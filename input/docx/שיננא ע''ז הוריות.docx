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8C8C" w14:textId="019BBBB2" w:rsidR="00910F84" w:rsidRDefault="00910F84" w:rsidP="00585932">
      <w:pPr>
        <w:pStyle w:val="aff8"/>
        <w:framePr w:h="170" w:hRule="exact" w:wrap="around"/>
        <w:rPr>
          <w:rtl/>
        </w:rPr>
      </w:pPr>
      <w:r>
        <w:rPr>
          <w:rFonts w:hint="cs"/>
          <w:rtl/>
        </w:rPr>
        <w:t xml:space="preserve">פרק ראשון </w:t>
      </w:r>
    </w:p>
    <w:p w14:paraId="0DB303B6" w14:textId="6F18DA69" w:rsidR="00910F84" w:rsidRDefault="00910F84" w:rsidP="00585932">
      <w:pPr>
        <w:pStyle w:val="aff9"/>
        <w:framePr w:h="113" w:hRule="exact" w:wrap="around"/>
        <w:rPr>
          <w:rtl/>
        </w:rPr>
      </w:pPr>
      <w:r>
        <w:rPr>
          <w:rFonts w:hint="cs"/>
          <w:rtl/>
        </w:rPr>
        <w:t>לפני אידיהן</w:t>
      </w:r>
    </w:p>
    <w:p w14:paraId="65A8D70F" w14:textId="4CDE8084" w:rsidR="00910F84" w:rsidRDefault="00910F84" w:rsidP="00910F84">
      <w:pPr>
        <w:pStyle w:val="affa"/>
        <w:framePr w:wrap="around"/>
        <w:rPr>
          <w:rtl/>
        </w:rPr>
      </w:pPr>
      <w:r>
        <w:rPr>
          <w:rFonts w:hint="cs"/>
          <w:rtl/>
        </w:rPr>
        <w:t>(ב.-כב.)</w:t>
      </w:r>
    </w:p>
    <w:p w14:paraId="2802720E" w14:textId="557C28A2" w:rsidR="00910F84" w:rsidRDefault="00910F84" w:rsidP="00BE0186">
      <w:pPr>
        <w:pStyle w:val="affff4"/>
        <w:framePr w:wrap="around"/>
        <w:rPr>
          <w:del w:id="20003" w:author="קלוד" w:date="2026-10-06T10:15:28Z"/>
          <w:rtl/>
        </w:rPr>
      </w:pPr>
      <w:ins w:id="9801" w:author="מספור קטעי משנה" w:date="2026-10-06T06:45:26Z">
        <w:del w:id="20001" w:author="קלוד" w:date="2026-10-06T10:15:28Z">
          <w:r>
            <w:rPr>
              <w:rStyle w:val="MisparKeta"/>
            </w:rPr>
            <w:delText xml:space="preserve">א. </w:delText>
          </w:r>
        </w:del>
      </w:ins>
      <w:del w:id="20002" w:author="קלוד" w:date="2026-10-06T10:15:28Z">
        <w:r w:rsidRPr="00C35A2C">
          <w:rPr>
            <w:rtl/>
          </w:rPr>
          <w:delText xml:space="preserve">מתני'.</w:delText>
        </w:r>
      </w:del>
    </w:p>
    <w:p w14:paraId="744294D8" w14:textId="3578F9E7" w:rsidR="00BE0186" w:rsidRDefault="00910F84" w:rsidP="00BE0186">
      <w:pPr>
        <w:pStyle w:val="affb"/>
        <w:jc w:val="center"/>
        <w:rPr>
          <w:rtl/>
        </w:rPr>
      </w:pPr>
      <w:ins w:id="20058" w:author="קלוד" w:date="2026-10-06T10:15:28Z">
        <w:r>
          <w:rPr>
            <w:rStyle w:val="MisparKeta"/>
          </w:rPr>
          <w:t xml:space="preserve">א. </w:t>
        </w:r>
      </w:ins>
      <w:r w:rsidRPr="00C35A2C">
        <w:rPr>
          <w:rtl/>
        </w:rPr>
        <w:t>לפני אידיהן של עובדי כוכבים שלשה ימים</w:t>
      </w:r>
    </w:p>
    <w:p w14:paraId="72AF1A49" w14:textId="48B21E56" w:rsidR="00910F84" w:rsidRDefault="00910F84" w:rsidP="00910F84">
      <w:pPr>
        <w:pStyle w:val="affb"/>
        <w:rPr>
          <w:rtl/>
        </w:rPr>
      </w:pPr>
      <w:r w:rsidRPr="00C35A2C">
        <w:rPr>
          <w:rtl/>
        </w:rPr>
        <w:t>- אסור לשאת ולתת עמהם, להשאילן ולשאול מהן, להלוותן וללוות מהן, לפורען ולפרוע מהן;</w:t>
      </w:r>
    </w:p>
    <w:p w14:paraId="4290656B" w14:textId="77777777" w:rsidR="00910F84" w:rsidRDefault="00910F84" w:rsidP="00910F84">
      <w:pPr>
        <w:pStyle w:val="affb"/>
        <w:rPr>
          <w:rtl/>
        </w:rPr>
      </w:pPr>
      <w:r w:rsidRPr="00BE0186">
        <w:rPr>
          <w:rStyle w:val="TanaimMishna"/>
          <w:rtl/>
          <w:rPrChange w:id="20001" w:author="קלוד" w:date="2026-10-06T10:07:24Z">
            <w:rPr>
              <w:rStyle w:val="affff1"/>
              <w:rtl/>
            </w:rPr>
          </w:rPrChange>
        </w:rPr>
        <w:t>רבי יהודה אומר:</w:t>
      </w:r>
      <w:r w:rsidRPr="00C35A2C">
        <w:rPr>
          <w:rtl/>
        </w:rPr>
        <w:t xml:space="preserve"> נפרעין מהן, מפני שמיצר הוא לו;</w:t>
      </w:r>
    </w:p>
    <w:p w14:paraId="388FA04D" w14:textId="77777777" w:rsidR="00910F84" w:rsidRPr="00C35A2C" w:rsidRDefault="00910F84" w:rsidP="00910F84">
      <w:pPr>
        <w:pStyle w:val="affb"/>
        <w:rPr>
          <w:rtl/>
        </w:rPr>
      </w:pPr>
      <w:r w:rsidRPr="00BE0186">
        <w:rPr>
          <w:rStyle w:val="TanaimMishna"/>
          <w:rtl/>
          <w:rPrChange w:id="20002" w:author="קלוד" w:date="2026-10-06T10:07:24Z">
            <w:rPr>
              <w:rStyle w:val="affff1"/>
              <w:rtl/>
            </w:rPr>
          </w:rPrChange>
        </w:rPr>
        <w:t>אמרו לו:</w:t>
      </w:r>
      <w:r w:rsidRPr="00C35A2C">
        <w:rPr>
          <w:rtl/>
        </w:rPr>
        <w:t xml:space="preserve"> אף על פי שמיצר הוא עכשיו, שמח הוא לאחר זמן.</w:t>
      </w:r>
    </w:p>
    <w:p w14:paraId="5F9C6267" w14:textId="0A7673B7" w:rsidR="00910F84" w:rsidRPr="00BE0186" w:rsidRDefault="00371869" w:rsidP="00805DC2">
      <w:pPr>
        <w:pStyle w:val="affff2"/>
        <w:rPr>
          <w:rtl/>
        </w:rPr>
      </w:pPr>
      <w:r>
        <w:rPr>
          <w:rStyle w:val="affff1"/>
          <w:rFonts w:hint="cs"/>
          <w:rtl/>
        </w:rPr>
        <w:t xml:space="preserve">רב ושמואל: </w:t>
      </w:r>
      <w:r w:rsidR="00910F84" w:rsidRPr="00BE0186">
        <w:rPr>
          <w:rStyle w:val="affff1"/>
          <w:rtl/>
        </w:rPr>
        <w:t>חד תני:</w:t>
      </w:r>
      <w:r w:rsidR="00910F84" w:rsidRPr="00BE0186">
        <w:rPr>
          <w:rtl/>
        </w:rPr>
        <w:t xml:space="preserve"> אידיהן, </w:t>
      </w:r>
      <w:r w:rsidR="00910F84" w:rsidRPr="00BE0186">
        <w:rPr>
          <w:rStyle w:val="affff1"/>
          <w:rtl/>
        </w:rPr>
        <w:t>וחד תני:</w:t>
      </w:r>
      <w:r w:rsidR="00910F84" w:rsidRPr="00BE0186">
        <w:rPr>
          <w:rtl/>
        </w:rPr>
        <w:t xml:space="preserve"> עידיהן.</w:t>
      </w:r>
    </w:p>
    <w:p w14:paraId="4576E29A" w14:textId="77777777" w:rsidR="00BE0186" w:rsidRDefault="00910F84" w:rsidP="00BE0186">
      <w:pPr>
        <w:pStyle w:val="36"/>
        <w:framePr w:wrap="notBeside"/>
        <w:rPr>
          <w:rtl/>
        </w:rPr>
      </w:pPr>
      <w:r w:rsidRPr="00C35A2C">
        <w:rPr>
          <w:rtl/>
        </w:rPr>
        <w:t>מאן דתני</w:t>
      </w:r>
    </w:p>
    <w:p w14:paraId="0D77F04C" w14:textId="3D936A81" w:rsidR="00910F84" w:rsidRPr="00371869" w:rsidRDefault="00910F84" w:rsidP="00910F84">
      <w:pPr>
        <w:rPr>
          <w:spacing w:val="-4"/>
          <w:rtl/>
        </w:rPr>
      </w:pPr>
      <w:r w:rsidRPr="00371869">
        <w:rPr>
          <w:rStyle w:val="afff"/>
          <w:spacing w:val="-4"/>
          <w:rtl/>
        </w:rPr>
        <w:t>אידיהן</w:t>
      </w:r>
      <w:r w:rsidRPr="00371869">
        <w:rPr>
          <w:spacing w:val="-4"/>
          <w:rtl/>
        </w:rPr>
        <w:t xml:space="preserve"> לא משתבש, </w:t>
      </w:r>
      <w:r w:rsidRPr="00371869">
        <w:rPr>
          <w:rStyle w:val="afffd"/>
          <w:spacing w:val="-4"/>
          <w:rtl/>
        </w:rPr>
        <w:t>ד</w:t>
      </w:r>
      <w:r w:rsidRPr="00371869">
        <w:rPr>
          <w:rStyle w:val="afffd"/>
          <w:rFonts w:hint="cs"/>
          <w:spacing w:val="-4"/>
          <w:rtl/>
        </w:rPr>
        <w:t>'</w:t>
      </w:r>
      <w:r w:rsidRPr="00371869">
        <w:rPr>
          <w:rStyle w:val="afffd"/>
          <w:spacing w:val="-4"/>
          <w:rtl/>
        </w:rPr>
        <w:t>כי קרוב יום אידם</w:t>
      </w:r>
      <w:r w:rsidRPr="00371869">
        <w:rPr>
          <w:rStyle w:val="afffd"/>
          <w:rFonts w:hint="cs"/>
          <w:spacing w:val="-4"/>
          <w:rtl/>
        </w:rPr>
        <w:t>'</w:t>
      </w:r>
      <w:r w:rsidRPr="00371869">
        <w:rPr>
          <w:rStyle w:val="afffd"/>
          <w:spacing w:val="-4"/>
          <w:rtl/>
        </w:rPr>
        <w:t>;</w:t>
      </w:r>
      <w:r w:rsidRPr="00371869">
        <w:rPr>
          <w:spacing w:val="-4"/>
          <w:rtl/>
        </w:rPr>
        <w:t xml:space="preserve"> </w:t>
      </w:r>
      <w:r w:rsidRPr="00371869">
        <w:rPr>
          <w:rFonts w:hint="cs"/>
          <w:spacing w:val="-4"/>
          <w:rtl/>
        </w:rPr>
        <w:t xml:space="preserve"> </w:t>
      </w:r>
      <w:r w:rsidRPr="00371869">
        <w:rPr>
          <w:rStyle w:val="affff1"/>
          <w:rFonts w:hint="cs"/>
          <w:spacing w:val="-4"/>
          <w:rtl/>
        </w:rPr>
        <w:t>ולא תני</w:t>
      </w:r>
      <w:r w:rsidRPr="00371869">
        <w:rPr>
          <w:rFonts w:hint="cs"/>
          <w:spacing w:val="-4"/>
          <w:rtl/>
        </w:rPr>
        <w:t xml:space="preserve"> עידיהן דתברא עדיף</w:t>
      </w:r>
    </w:p>
    <w:p w14:paraId="18C74D25" w14:textId="77777777" w:rsidR="00BE0186" w:rsidRDefault="00910F84" w:rsidP="00BE0186">
      <w:pPr>
        <w:pStyle w:val="36"/>
        <w:framePr w:wrap="notBeside"/>
        <w:rPr>
          <w:rtl/>
        </w:rPr>
      </w:pPr>
      <w:r w:rsidRPr="00C35A2C">
        <w:rPr>
          <w:rtl/>
        </w:rPr>
        <w:t>ומאן דתני</w:t>
      </w:r>
    </w:p>
    <w:p w14:paraId="2949DB39" w14:textId="77777777" w:rsidR="00371869" w:rsidRDefault="00910F84" w:rsidP="00910F84">
      <w:pPr>
        <w:rPr>
          <w:rtl/>
        </w:rPr>
      </w:pPr>
      <w:r w:rsidRPr="00371869">
        <w:rPr>
          <w:rStyle w:val="afff"/>
          <w:rtl/>
        </w:rPr>
        <w:t>עידיהן</w:t>
      </w:r>
      <w:r w:rsidRPr="00C35A2C">
        <w:rPr>
          <w:rtl/>
        </w:rPr>
        <w:t xml:space="preserve"> לא משתבש, </w:t>
      </w:r>
      <w:r w:rsidRPr="00434000">
        <w:rPr>
          <w:rStyle w:val="afffd"/>
          <w:rtl/>
        </w:rPr>
        <w:t>ד</w:t>
      </w:r>
      <w:r w:rsidRPr="00434000">
        <w:rPr>
          <w:rStyle w:val="afffd"/>
          <w:rFonts w:hint="cs"/>
          <w:rtl/>
        </w:rPr>
        <w:t>'</w:t>
      </w:r>
      <w:r w:rsidRPr="00434000">
        <w:rPr>
          <w:rStyle w:val="afffd"/>
          <w:rtl/>
        </w:rPr>
        <w:t>יתנו עידיהם ויצדקו</w:t>
      </w:r>
      <w:r w:rsidRPr="00434000">
        <w:rPr>
          <w:rStyle w:val="afffd"/>
          <w:rFonts w:hint="cs"/>
          <w:rtl/>
        </w:rPr>
        <w:t>'</w:t>
      </w:r>
      <w:r w:rsidRPr="00434000">
        <w:rPr>
          <w:rStyle w:val="afffd"/>
          <w:rtl/>
        </w:rPr>
        <w:t>.</w:t>
      </w:r>
      <w:r w:rsidRPr="00C35A2C">
        <w:rPr>
          <w:rFonts w:hint="cs"/>
          <w:rtl/>
        </w:rPr>
        <w:t xml:space="preserve"> </w:t>
      </w:r>
    </w:p>
    <w:p w14:paraId="50CB7665" w14:textId="77777777" w:rsidR="00371869" w:rsidRDefault="00910F84" w:rsidP="00371869">
      <w:pPr>
        <w:pStyle w:val="36"/>
        <w:framePr w:wrap="notBeside"/>
        <w:rPr>
          <w:rtl/>
        </w:rPr>
      </w:pPr>
      <w:r w:rsidRPr="00C35A2C">
        <w:rPr>
          <w:rFonts w:hint="cs"/>
          <w:rtl/>
        </w:rPr>
        <w:t>ולא תני</w:t>
      </w:r>
    </w:p>
    <w:p w14:paraId="4D4A5625" w14:textId="5D10E7CB" w:rsidR="00910F84" w:rsidRPr="00C35A2C" w:rsidRDefault="00910F84" w:rsidP="00910F84">
      <w:pPr>
        <w:rPr>
          <w:rtl/>
        </w:rPr>
      </w:pPr>
      <w:r w:rsidRPr="00C35A2C">
        <w:rPr>
          <w:rtl/>
        </w:rPr>
        <w:t>אידיהן</w:t>
      </w:r>
      <w:r w:rsidR="00371869">
        <w:rPr>
          <w:rFonts w:hint="cs"/>
          <w:rtl/>
        </w:rPr>
        <w:t>-</w:t>
      </w:r>
      <w:r w:rsidRPr="00C35A2C">
        <w:rPr>
          <w:rtl/>
        </w:rPr>
        <w:t xml:space="preserve"> </w:t>
      </w:r>
      <w:r w:rsidRPr="00C35A2C">
        <w:rPr>
          <w:rFonts w:hint="cs"/>
          <w:rtl/>
        </w:rPr>
        <w:t>ד</w:t>
      </w:r>
      <w:r w:rsidRPr="00C35A2C">
        <w:rPr>
          <w:rtl/>
        </w:rPr>
        <w:t>עדות שהעידו בעצמן</w:t>
      </w:r>
      <w:r w:rsidRPr="00C35A2C">
        <w:rPr>
          <w:rFonts w:hint="cs"/>
          <w:rtl/>
        </w:rPr>
        <w:t xml:space="preserve"> גרמה להן תברא</w:t>
      </w:r>
      <w:r w:rsidRPr="00C35A2C">
        <w:rPr>
          <w:rtl/>
        </w:rPr>
        <w:t>.</w:t>
      </w:r>
    </w:p>
    <w:p w14:paraId="640E95F9" w14:textId="77777777" w:rsidR="00BE0186" w:rsidRDefault="00910F84" w:rsidP="00BE0186">
      <w:pPr>
        <w:pStyle w:val="36"/>
        <w:framePr w:wrap="notBeside"/>
        <w:rPr>
          <w:rStyle w:val="afffd"/>
          <w:rtl/>
        </w:rPr>
      </w:pPr>
      <w:r w:rsidRPr="00C35A2C">
        <w:rPr>
          <w:rFonts w:hint="cs"/>
          <w:rtl/>
        </w:rPr>
        <w:t xml:space="preserve">ויקשה </w:t>
      </w:r>
    </w:p>
    <w:p w14:paraId="37D7AEAC" w14:textId="6C21731F" w:rsidR="00910F84" w:rsidRDefault="00910F84" w:rsidP="00910F84">
      <w:pPr>
        <w:rPr>
          <w:rtl/>
        </w:rPr>
      </w:pPr>
      <w:r w:rsidRPr="00434000">
        <w:rPr>
          <w:rStyle w:val="afffd"/>
          <w:rFonts w:hint="cs"/>
          <w:rtl/>
        </w:rPr>
        <w:t>ד'</w:t>
      </w:r>
      <w:r w:rsidRPr="00434000">
        <w:rPr>
          <w:rStyle w:val="afffd"/>
          <w:rtl/>
        </w:rPr>
        <w:t>יתנו עידיהם ויצדקו</w:t>
      </w:r>
      <w:r w:rsidRPr="00434000">
        <w:rPr>
          <w:rStyle w:val="afffd"/>
          <w:rFonts w:hint="cs"/>
          <w:rtl/>
        </w:rPr>
        <w:t>'</w:t>
      </w:r>
      <w:r w:rsidRPr="00434000">
        <w:rPr>
          <w:rStyle w:val="afffd"/>
          <w:rtl/>
        </w:rPr>
        <w:t xml:space="preserve"> </w:t>
      </w:r>
      <w:r w:rsidR="00585932" w:rsidRPr="00585932">
        <w:rPr>
          <w:rStyle w:val="affff1"/>
          <w:rFonts w:hint="cs"/>
          <w:rtl/>
        </w:rPr>
        <w:t>נאמר</w:t>
      </w:r>
      <w:r w:rsidR="00585932">
        <w:rPr>
          <w:rStyle w:val="afffd"/>
          <w:rFonts w:hint="cs"/>
          <w:rtl/>
        </w:rPr>
        <w:t xml:space="preserve"> </w:t>
      </w:r>
      <w:r w:rsidRPr="00C35A2C">
        <w:rPr>
          <w:rtl/>
        </w:rPr>
        <w:t xml:space="preserve">בישראל </w:t>
      </w:r>
      <w:r w:rsidRPr="00BE0186">
        <w:rPr>
          <w:rStyle w:val="affff1"/>
          <w:rtl/>
        </w:rPr>
        <w:t>דאריב"ל:</w:t>
      </w:r>
      <w:r w:rsidRPr="00C35A2C">
        <w:rPr>
          <w:rtl/>
        </w:rPr>
        <w:t xml:space="preserve"> כל מצות שישראל עושין בעו</w:t>
      </w:r>
      <w:r w:rsidRPr="00C35A2C">
        <w:rPr>
          <w:rFonts w:hint="cs"/>
          <w:rtl/>
        </w:rPr>
        <w:t>ה</w:t>
      </w:r>
      <w:r>
        <w:rPr>
          <w:rtl/>
        </w:rPr>
        <w:t>"</w:t>
      </w:r>
      <w:r w:rsidRPr="00C35A2C">
        <w:rPr>
          <w:rFonts w:hint="cs"/>
          <w:rtl/>
        </w:rPr>
        <w:t>ז</w:t>
      </w:r>
      <w:r w:rsidRPr="00C35A2C">
        <w:rPr>
          <w:rtl/>
        </w:rPr>
        <w:t>, באות ומעידות להם לעוה</w:t>
      </w:r>
      <w:r>
        <w:rPr>
          <w:rtl/>
        </w:rPr>
        <w:t>"</w:t>
      </w:r>
      <w:r w:rsidRPr="00C35A2C">
        <w:rPr>
          <w:rtl/>
        </w:rPr>
        <w:t xml:space="preserve">ב, </w:t>
      </w:r>
      <w:r w:rsidRPr="00BE0186">
        <w:rPr>
          <w:rStyle w:val="affff1"/>
          <w:rtl/>
        </w:rPr>
        <w:t>שנא</w:t>
      </w:r>
      <w:r w:rsidRPr="00BE0186">
        <w:rPr>
          <w:rStyle w:val="affff1"/>
          <w:rFonts w:hint="cs"/>
          <w:rtl/>
        </w:rPr>
        <w:t>'</w:t>
      </w:r>
      <w:r w:rsidRPr="00BE0186">
        <w:rPr>
          <w:rStyle w:val="affff1"/>
          <w:rtl/>
        </w:rPr>
        <w:t>:</w:t>
      </w:r>
      <w:r w:rsidRPr="00C35A2C">
        <w:rPr>
          <w:rtl/>
        </w:rPr>
        <w:t xml:space="preserve"> </w:t>
      </w:r>
      <w:r w:rsidRPr="00CC6E58">
        <w:rPr>
          <w:rStyle w:val="afffd"/>
          <w:rFonts w:hint="cs"/>
          <w:rtl/>
        </w:rPr>
        <w:t>'</w:t>
      </w:r>
      <w:r w:rsidRPr="00CC6E58">
        <w:rPr>
          <w:rStyle w:val="afffd"/>
          <w:rtl/>
        </w:rPr>
        <w:t>יתנו עידיהם ויצדקו</w:t>
      </w:r>
      <w:r w:rsidRPr="00CC6E58">
        <w:rPr>
          <w:rStyle w:val="afffd"/>
          <w:rFonts w:hint="cs"/>
          <w:rtl/>
        </w:rPr>
        <w:t>'</w:t>
      </w:r>
      <w:r w:rsidRPr="00CC6E58">
        <w:rPr>
          <w:rStyle w:val="afffd"/>
          <w:rtl/>
        </w:rPr>
        <w:t xml:space="preserve"> </w:t>
      </w:r>
      <w:r w:rsidRPr="00C35A2C">
        <w:rPr>
          <w:rtl/>
        </w:rPr>
        <w:t>- אלו ישראל,</w:t>
      </w:r>
      <w:r w:rsidRPr="00FF1C37">
        <w:rPr>
          <w:rStyle w:val="afffd"/>
          <w:rtl/>
        </w:rPr>
        <w:t xml:space="preserve"> </w:t>
      </w:r>
      <w:r w:rsidRPr="00FF1C37">
        <w:rPr>
          <w:rStyle w:val="afffd"/>
          <w:rFonts w:hint="cs"/>
          <w:rtl/>
        </w:rPr>
        <w:t>'</w:t>
      </w:r>
      <w:r w:rsidRPr="00FF1C37">
        <w:rPr>
          <w:rStyle w:val="afffd"/>
          <w:rtl/>
        </w:rPr>
        <w:t>ישמעו ויאמרו אמת</w:t>
      </w:r>
      <w:r w:rsidRPr="00FF1C37">
        <w:rPr>
          <w:rStyle w:val="afffd"/>
          <w:rFonts w:hint="cs"/>
          <w:rtl/>
        </w:rPr>
        <w:t>'</w:t>
      </w:r>
      <w:r w:rsidRPr="00FF1C37">
        <w:rPr>
          <w:rStyle w:val="afffd"/>
          <w:rtl/>
        </w:rPr>
        <w:t xml:space="preserve"> </w:t>
      </w:r>
      <w:r w:rsidRPr="00C35A2C">
        <w:rPr>
          <w:rtl/>
        </w:rPr>
        <w:t>- אלו ע</w:t>
      </w:r>
      <w:r w:rsidRPr="00C35A2C">
        <w:rPr>
          <w:rFonts w:hint="cs"/>
          <w:rtl/>
        </w:rPr>
        <w:t>כו</w:t>
      </w:r>
      <w:r>
        <w:rPr>
          <w:rtl/>
        </w:rPr>
        <w:t>"</w:t>
      </w:r>
      <w:r w:rsidRPr="00C35A2C">
        <w:rPr>
          <w:rFonts w:hint="cs"/>
          <w:rtl/>
        </w:rPr>
        <w:t>ם</w:t>
      </w:r>
      <w:r w:rsidRPr="00C35A2C">
        <w:rPr>
          <w:rtl/>
        </w:rPr>
        <w:t>!</w:t>
      </w:r>
    </w:p>
    <w:p w14:paraId="3EAE4062" w14:textId="373AE438" w:rsidR="00BE0186" w:rsidRDefault="00910F84" w:rsidP="00BE0186">
      <w:pPr>
        <w:pStyle w:val="36"/>
        <w:framePr w:wrap="notBeside"/>
        <w:rPr>
          <w:rtl/>
        </w:rPr>
      </w:pPr>
      <w:r w:rsidRPr="00A01138">
        <w:rPr>
          <w:rFonts w:hint="cs"/>
          <w:rtl/>
        </w:rPr>
        <w:t xml:space="preserve">אלא </w:t>
      </w:r>
      <w:r w:rsidR="00371869">
        <w:rPr>
          <w:rFonts w:hint="cs"/>
          <w:rtl/>
        </w:rPr>
        <w:t>למ''ד</w:t>
      </w:r>
      <w:r w:rsidRPr="00A01138">
        <w:rPr>
          <w:rFonts w:hint="cs"/>
          <w:rtl/>
        </w:rPr>
        <w:t>:</w:t>
      </w:r>
    </w:p>
    <w:p w14:paraId="1636C7CA" w14:textId="3BCBF3E7" w:rsidR="00910F84" w:rsidRPr="00371869" w:rsidRDefault="00910F84" w:rsidP="00371869">
      <w:pPr>
        <w:spacing w:after="120"/>
        <w:rPr>
          <w:spacing w:val="-4"/>
          <w:rtl/>
        </w:rPr>
      </w:pPr>
      <w:r w:rsidRPr="00371869">
        <w:rPr>
          <w:rStyle w:val="afff"/>
          <w:rtl/>
        </w:rPr>
        <w:t>עידיהן,</w:t>
      </w:r>
      <w:r w:rsidRPr="00A01138">
        <w:rPr>
          <w:spacing w:val="-4"/>
          <w:rtl/>
        </w:rPr>
        <w:t xml:space="preserve"> </w:t>
      </w:r>
      <w:r w:rsidRPr="00545F1D">
        <w:rPr>
          <w:rStyle w:val="afffd"/>
          <w:rtl/>
        </w:rPr>
        <w:t>מ</w:t>
      </w:r>
      <w:r w:rsidRPr="00545F1D">
        <w:rPr>
          <w:rStyle w:val="afffd"/>
          <w:rFonts w:hint="cs"/>
          <w:rtl/>
        </w:rPr>
        <w:t>'</w:t>
      </w:r>
      <w:r w:rsidRPr="00545F1D">
        <w:rPr>
          <w:rStyle w:val="afffd"/>
          <w:rtl/>
        </w:rPr>
        <w:t>יוצרי פסל כולם תוהו וחמודיהם בל יועילו ועידיהם המה</w:t>
      </w:r>
      <w:r w:rsidRPr="00545F1D">
        <w:rPr>
          <w:rStyle w:val="afffd"/>
          <w:rFonts w:hint="cs"/>
          <w:rtl/>
        </w:rPr>
        <w:t>'</w:t>
      </w:r>
      <w:r w:rsidRPr="00545F1D">
        <w:rPr>
          <w:rStyle w:val="afffd"/>
          <w:rtl/>
        </w:rPr>
        <w:t>.</w:t>
      </w:r>
    </w:p>
    <w:p w14:paraId="5239B4C1" w14:textId="77777777" w:rsidR="00371869" w:rsidRDefault="00910F84" w:rsidP="00371869">
      <w:pPr>
        <w:pStyle w:val="36"/>
        <w:framePr w:wrap="notBeside"/>
        <w:rPr>
          <w:rtl/>
        </w:rPr>
      </w:pPr>
      <w:r w:rsidRPr="00C35A2C">
        <w:rPr>
          <w:rtl/>
        </w:rPr>
        <w:t>דרש ר</w:t>
      </w:r>
      <w:r w:rsidRPr="00C35A2C">
        <w:rPr>
          <w:rFonts w:hint="cs"/>
          <w:rtl/>
        </w:rPr>
        <w:t>חב</w:t>
      </w:r>
      <w:r>
        <w:rPr>
          <w:rtl/>
        </w:rPr>
        <w:t>"</w:t>
      </w:r>
      <w:r w:rsidRPr="00C35A2C">
        <w:rPr>
          <w:rFonts w:hint="cs"/>
          <w:rtl/>
        </w:rPr>
        <w:t>פ[ר</w:t>
      </w:r>
      <w:r>
        <w:rPr>
          <w:rtl/>
        </w:rPr>
        <w:t>"</w:t>
      </w:r>
      <w:r w:rsidRPr="00C35A2C">
        <w:rPr>
          <w:rFonts w:hint="cs"/>
          <w:rtl/>
        </w:rPr>
        <w:t>ש]</w:t>
      </w:r>
      <w:r w:rsidRPr="00C35A2C">
        <w:rPr>
          <w:rtl/>
        </w:rPr>
        <w:t>:</w:t>
      </w:r>
    </w:p>
    <w:p w14:paraId="3C93301D" w14:textId="77777777" w:rsidR="00585932" w:rsidRDefault="00910F84" w:rsidP="00805DC2">
      <w:pPr>
        <w:pStyle w:val="affff2"/>
        <w:rPr>
          <w:rtl/>
        </w:rPr>
      </w:pPr>
      <w:r w:rsidRPr="00C35A2C">
        <w:rPr>
          <w:rtl/>
        </w:rPr>
        <w:t>לעתיד לבא מביא הק</w:t>
      </w:r>
      <w:r w:rsidRPr="00C35A2C">
        <w:rPr>
          <w:rFonts w:hint="cs"/>
          <w:rtl/>
        </w:rPr>
        <w:t>ב</w:t>
      </w:r>
      <w:r>
        <w:rPr>
          <w:rtl/>
        </w:rPr>
        <w:t>"</w:t>
      </w:r>
      <w:r w:rsidRPr="00C35A2C">
        <w:rPr>
          <w:rFonts w:hint="cs"/>
          <w:rtl/>
        </w:rPr>
        <w:t>ה</w:t>
      </w:r>
      <w:r w:rsidRPr="00C35A2C">
        <w:rPr>
          <w:rtl/>
        </w:rPr>
        <w:t xml:space="preserve"> ס</w:t>
      </w:r>
      <w:r>
        <w:rPr>
          <w:rtl/>
        </w:rPr>
        <w:t>"</w:t>
      </w:r>
      <w:r w:rsidRPr="00C35A2C">
        <w:rPr>
          <w:rtl/>
        </w:rPr>
        <w:t xml:space="preserve">ת ומניחו בחיקו, </w:t>
      </w:r>
    </w:p>
    <w:p w14:paraId="74980F4E" w14:textId="77777777" w:rsidR="00585932" w:rsidRDefault="00910F84" w:rsidP="00585932">
      <w:pPr>
        <w:pStyle w:val="36"/>
        <w:framePr w:wrap="notBeside"/>
        <w:rPr>
          <w:rtl/>
        </w:rPr>
      </w:pPr>
      <w:r w:rsidRPr="00371869">
        <w:rPr>
          <w:rStyle w:val="affff1"/>
          <w:rtl/>
        </w:rPr>
        <w:t>ואומר:</w:t>
      </w:r>
    </w:p>
    <w:p w14:paraId="36927491" w14:textId="6870CA79" w:rsidR="00910F84" w:rsidRDefault="00910F84" w:rsidP="00371869">
      <w:pPr>
        <w:rPr>
          <w:rtl/>
        </w:rPr>
      </w:pPr>
      <w:r w:rsidRPr="00C35A2C">
        <w:rPr>
          <w:rtl/>
        </w:rPr>
        <w:t>למי שעסק בה יבא ויטול שכרו.</w:t>
      </w:r>
      <w:r w:rsidR="00371869">
        <w:rPr>
          <w:rFonts w:hint="cs"/>
          <w:rtl/>
        </w:rPr>
        <w:t xml:space="preserve"> </w:t>
      </w:r>
      <w:r w:rsidRPr="00C35A2C">
        <w:rPr>
          <w:rtl/>
        </w:rPr>
        <w:t>מיד מתקבצין ובאין ע</w:t>
      </w:r>
      <w:r w:rsidRPr="00C35A2C">
        <w:rPr>
          <w:rFonts w:hint="cs"/>
          <w:rtl/>
        </w:rPr>
        <w:t>כו</w:t>
      </w:r>
      <w:r>
        <w:rPr>
          <w:rtl/>
        </w:rPr>
        <w:t>"</w:t>
      </w:r>
      <w:r w:rsidRPr="00C35A2C">
        <w:rPr>
          <w:rFonts w:hint="cs"/>
          <w:rtl/>
        </w:rPr>
        <w:t xml:space="preserve">ם </w:t>
      </w:r>
      <w:r w:rsidRPr="00C35A2C">
        <w:rPr>
          <w:rtl/>
        </w:rPr>
        <w:t xml:space="preserve">בערבוביא, </w:t>
      </w:r>
      <w:r w:rsidRPr="00371869">
        <w:rPr>
          <w:rStyle w:val="affff1"/>
          <w:rtl/>
        </w:rPr>
        <w:t>שנא</w:t>
      </w:r>
      <w:r w:rsidRPr="00371869">
        <w:rPr>
          <w:rStyle w:val="affff1"/>
          <w:rFonts w:hint="cs"/>
          <w:rtl/>
        </w:rPr>
        <w:t>'</w:t>
      </w:r>
      <w:r w:rsidRPr="00371869">
        <w:rPr>
          <w:rStyle w:val="affff1"/>
          <w:rtl/>
        </w:rPr>
        <w:t>:</w:t>
      </w:r>
      <w:r w:rsidRPr="00C35A2C">
        <w:rPr>
          <w:rtl/>
        </w:rPr>
        <w:t xml:space="preserve"> </w:t>
      </w:r>
      <w:r w:rsidRPr="00CC6E58">
        <w:rPr>
          <w:rStyle w:val="afffd"/>
          <w:rtl/>
        </w:rPr>
        <w:t>'כל הגוים נקבצו יחדו וגו',</w:t>
      </w:r>
    </w:p>
    <w:p w14:paraId="3D4C4496" w14:textId="77777777" w:rsidR="00585932" w:rsidRDefault="00910F84" w:rsidP="00585932">
      <w:pPr>
        <w:pStyle w:val="36"/>
        <w:framePr w:wrap="notBeside"/>
        <w:rPr>
          <w:rStyle w:val="affff1"/>
          <w:rtl/>
        </w:rPr>
      </w:pPr>
      <w:r w:rsidRPr="00371869">
        <w:rPr>
          <w:rStyle w:val="affff1"/>
          <w:rFonts w:hint="cs"/>
          <w:rtl/>
        </w:rPr>
        <w:t>א''ל</w:t>
      </w:r>
      <w:r w:rsidRPr="00371869">
        <w:rPr>
          <w:rStyle w:val="affff1"/>
          <w:rtl/>
        </w:rPr>
        <w:t xml:space="preserve"> הק</w:t>
      </w:r>
      <w:r w:rsidRPr="00371869">
        <w:rPr>
          <w:rStyle w:val="affff1"/>
          <w:rFonts w:hint="cs"/>
          <w:rtl/>
        </w:rPr>
        <w:t>ב</w:t>
      </w:r>
      <w:r w:rsidRPr="00371869">
        <w:rPr>
          <w:rStyle w:val="affff1"/>
          <w:rtl/>
        </w:rPr>
        <w:t>"</w:t>
      </w:r>
      <w:r w:rsidRPr="00371869">
        <w:rPr>
          <w:rStyle w:val="affff1"/>
          <w:rFonts w:hint="cs"/>
          <w:rtl/>
        </w:rPr>
        <w:t>ה</w:t>
      </w:r>
      <w:r w:rsidRPr="00371869">
        <w:rPr>
          <w:rStyle w:val="affff1"/>
          <w:rtl/>
        </w:rPr>
        <w:t>:</w:t>
      </w:r>
    </w:p>
    <w:p w14:paraId="1D4691C2" w14:textId="03E5FD12" w:rsidR="00910F84" w:rsidRPr="00C35A2C" w:rsidRDefault="00910F84" w:rsidP="00585932">
      <w:pPr>
        <w:rPr>
          <w:rtl/>
        </w:rPr>
      </w:pPr>
      <w:r w:rsidRPr="00C35A2C">
        <w:rPr>
          <w:rtl/>
        </w:rPr>
        <w:t xml:space="preserve">אל תכנסו לפני בערבוביא, אלא תכנס כל אומה ואומה וסופריה, </w:t>
      </w:r>
      <w:r w:rsidRPr="00371869">
        <w:rPr>
          <w:rStyle w:val="affff1"/>
          <w:rtl/>
        </w:rPr>
        <w:t>שנא</w:t>
      </w:r>
      <w:r w:rsidRPr="00371869">
        <w:rPr>
          <w:rStyle w:val="affff1"/>
          <w:rFonts w:hint="cs"/>
          <w:rtl/>
        </w:rPr>
        <w:t>'</w:t>
      </w:r>
      <w:r w:rsidRPr="00371869">
        <w:rPr>
          <w:rStyle w:val="affff1"/>
          <w:rtl/>
        </w:rPr>
        <w:t>:</w:t>
      </w:r>
      <w:r w:rsidRPr="00FF1C37">
        <w:rPr>
          <w:rStyle w:val="afffd"/>
          <w:rtl/>
        </w:rPr>
        <w:t xml:space="preserve"> </w:t>
      </w:r>
      <w:r w:rsidRPr="00FF1C37">
        <w:rPr>
          <w:rStyle w:val="afffd"/>
          <w:rFonts w:hint="cs"/>
          <w:rtl/>
        </w:rPr>
        <w:t>'</w:t>
      </w:r>
      <w:r w:rsidRPr="00FF1C37">
        <w:rPr>
          <w:rStyle w:val="afffd"/>
          <w:rtl/>
        </w:rPr>
        <w:t>ויאספו לאומים</w:t>
      </w:r>
      <w:r w:rsidRPr="00FF1C37">
        <w:rPr>
          <w:rStyle w:val="afffd"/>
          <w:rFonts w:hint="cs"/>
          <w:rtl/>
        </w:rPr>
        <w:t>'</w:t>
      </w:r>
      <w:r w:rsidR="00585932">
        <w:rPr>
          <w:rStyle w:val="afffd"/>
          <w:rFonts w:hint="cs"/>
          <w:rtl/>
        </w:rPr>
        <w:t xml:space="preserve"> </w:t>
      </w:r>
      <w:r w:rsidRPr="00C35A2C">
        <w:rPr>
          <w:rtl/>
        </w:rPr>
        <w:t xml:space="preserve">ואין לאום אלא מלכות, </w:t>
      </w:r>
      <w:r w:rsidRPr="00371869">
        <w:rPr>
          <w:rStyle w:val="affff1"/>
          <w:rtl/>
        </w:rPr>
        <w:t>שנא:</w:t>
      </w:r>
      <w:r w:rsidRPr="00C35A2C">
        <w:rPr>
          <w:rtl/>
        </w:rPr>
        <w:t xml:space="preserve"> </w:t>
      </w:r>
      <w:r w:rsidRPr="00A01138">
        <w:rPr>
          <w:rStyle w:val="afffd"/>
          <w:rtl/>
        </w:rPr>
        <w:t>ולאום מלאום יאמץ</w:t>
      </w:r>
      <w:r w:rsidRPr="00A01138">
        <w:rPr>
          <w:rStyle w:val="afffd"/>
          <w:rFonts w:hint="cs"/>
          <w:rtl/>
        </w:rPr>
        <w:t>'</w:t>
      </w:r>
      <w:r w:rsidRPr="00C35A2C">
        <w:rPr>
          <w:rtl/>
        </w:rPr>
        <w:t>.</w:t>
      </w:r>
    </w:p>
    <w:p w14:paraId="375276A0" w14:textId="77777777" w:rsidR="00910F84" w:rsidRPr="00C35A2C" w:rsidRDefault="00910F84" w:rsidP="00910F84">
      <w:pPr>
        <w:pStyle w:val="aff6"/>
        <w:framePr w:wrap="around"/>
        <w:rPr>
          <w:rtl/>
        </w:rPr>
      </w:pPr>
      <w:r w:rsidRPr="00C35A2C">
        <w:rPr>
          <w:rFonts w:hint="cs"/>
          <w:rtl/>
        </w:rPr>
        <w:t>ב:</w:t>
      </w:r>
    </w:p>
    <w:p w14:paraId="1D2393FD" w14:textId="2AEEE6BB" w:rsidR="00371869" w:rsidRDefault="00585932" w:rsidP="00371869">
      <w:pPr>
        <w:pStyle w:val="36"/>
        <w:framePr w:wrap="notBeside"/>
        <w:rPr>
          <w:rtl/>
        </w:rPr>
      </w:pPr>
      <w:r>
        <w:rPr>
          <w:rFonts w:hint="cs"/>
          <w:rtl/>
        </w:rPr>
        <w:t>וכ''ז</w:t>
      </w:r>
    </w:p>
    <w:p w14:paraId="47F53718" w14:textId="077AA63D" w:rsidR="00910F84" w:rsidRDefault="00910F84" w:rsidP="00910F84">
      <w:pPr>
        <w:rPr>
          <w:rtl/>
        </w:rPr>
      </w:pPr>
      <w:r>
        <w:rPr>
          <w:rFonts w:hint="cs"/>
          <w:rtl/>
        </w:rPr>
        <w:t>כדי שהם לא יתערבו בע</w:t>
      </w:r>
      <w:r w:rsidR="00585932">
        <w:rPr>
          <w:rFonts w:hint="cs"/>
          <w:rtl/>
        </w:rPr>
        <w:t>צ</w:t>
      </w:r>
      <w:r>
        <w:rPr>
          <w:rFonts w:hint="cs"/>
          <w:rtl/>
        </w:rPr>
        <w:t xml:space="preserve">מם שיוכלו לשמוע מה שנאמר להם </w:t>
      </w:r>
    </w:p>
    <w:p w14:paraId="254F7474" w14:textId="77777777" w:rsidR="00910F84" w:rsidRPr="00C35A2C" w:rsidRDefault="00910F84" w:rsidP="00910F84">
      <w:pPr>
        <w:rPr>
          <w:rtl/>
        </w:rPr>
      </w:pPr>
      <w:r w:rsidRPr="00C35A2C">
        <w:rPr>
          <w:rtl/>
        </w:rPr>
        <w:t>מיד נכנסה לפניו מלכות רומי תחלה.</w:t>
      </w:r>
      <w:r w:rsidRPr="00C35A2C">
        <w:rPr>
          <w:rFonts w:hint="cs"/>
          <w:rtl/>
        </w:rPr>
        <w:t xml:space="preserve"> -  </w:t>
      </w:r>
      <w:r w:rsidRPr="00C35A2C">
        <w:rPr>
          <w:rtl/>
        </w:rPr>
        <w:t>משום דחשיבא.</w:t>
      </w:r>
    </w:p>
    <w:p w14:paraId="6D35BA08" w14:textId="77777777" w:rsidR="00371869" w:rsidRDefault="00910F84" w:rsidP="00585932">
      <w:pPr>
        <w:spacing w:after="120"/>
        <w:rPr>
          <w:rtl/>
        </w:rPr>
      </w:pPr>
      <w:r w:rsidRPr="00434000">
        <w:rPr>
          <w:rStyle w:val="afffd"/>
          <w:rFonts w:hint="cs"/>
          <w:rtl/>
        </w:rPr>
        <w:t>ד'</w:t>
      </w:r>
      <w:r w:rsidRPr="00434000">
        <w:rPr>
          <w:rStyle w:val="afffd"/>
          <w:rtl/>
        </w:rPr>
        <w:t>ותאכל כל ארעא ותדושינה ותדוקינה</w:t>
      </w:r>
      <w:r w:rsidRPr="00434000">
        <w:rPr>
          <w:rStyle w:val="afffd"/>
          <w:rFonts w:hint="cs"/>
          <w:rtl/>
        </w:rPr>
        <w:t>'</w:t>
      </w:r>
      <w:r w:rsidRPr="00434000">
        <w:rPr>
          <w:rStyle w:val="afffd"/>
          <w:rtl/>
        </w:rPr>
        <w:t>,</w:t>
      </w:r>
      <w:r w:rsidRPr="00C35A2C">
        <w:rPr>
          <w:rtl/>
        </w:rPr>
        <w:t xml:space="preserve"> </w:t>
      </w:r>
    </w:p>
    <w:p w14:paraId="0297D72C" w14:textId="77777777" w:rsidR="00371869" w:rsidRDefault="00910F84" w:rsidP="00371869">
      <w:pPr>
        <w:pStyle w:val="36"/>
        <w:framePr w:wrap="notBeside"/>
        <w:rPr>
          <w:rtl/>
        </w:rPr>
      </w:pPr>
      <w:r w:rsidRPr="00C35A2C">
        <w:rPr>
          <w:rtl/>
        </w:rPr>
        <w:t>א</w:t>
      </w:r>
      <w:r w:rsidRPr="00C35A2C">
        <w:rPr>
          <w:rFonts w:hint="cs"/>
          <w:rtl/>
        </w:rPr>
        <w:t>רי</w:t>
      </w:r>
      <w:r>
        <w:rPr>
          <w:rtl/>
        </w:rPr>
        <w:t>"</w:t>
      </w:r>
      <w:r w:rsidRPr="00C35A2C">
        <w:rPr>
          <w:rFonts w:hint="cs"/>
          <w:rtl/>
        </w:rPr>
        <w:t>ו</w:t>
      </w:r>
      <w:r w:rsidRPr="00C35A2C">
        <w:rPr>
          <w:rtl/>
        </w:rPr>
        <w:t>:</w:t>
      </w:r>
    </w:p>
    <w:p w14:paraId="4E9BEA1F" w14:textId="1992F956" w:rsidR="00910F84" w:rsidRDefault="00910F84" w:rsidP="00585932">
      <w:pPr>
        <w:rPr>
          <w:rStyle w:val="afffd"/>
          <w:rtl/>
        </w:rPr>
      </w:pPr>
      <w:r w:rsidRPr="00C35A2C">
        <w:rPr>
          <w:rtl/>
        </w:rPr>
        <w:t>זו רומי חייבת, שטבעה יצא בכל העולם.</w:t>
      </w:r>
      <w:r w:rsidR="00585932">
        <w:rPr>
          <w:rFonts w:hint="cs"/>
          <w:rtl/>
        </w:rPr>
        <w:t xml:space="preserve"> והחשוב נכנס קודם </w:t>
      </w:r>
      <w:r w:rsidRPr="00371869">
        <w:rPr>
          <w:rStyle w:val="affff1"/>
          <w:rFonts w:hint="cs"/>
          <w:rtl/>
        </w:rPr>
        <w:t>כר</w:t>
      </w:r>
      <w:r w:rsidRPr="00371869">
        <w:rPr>
          <w:rStyle w:val="affff1"/>
          <w:rtl/>
        </w:rPr>
        <w:t>"</w:t>
      </w:r>
      <w:r w:rsidRPr="00371869">
        <w:rPr>
          <w:rStyle w:val="affff1"/>
          <w:rFonts w:hint="cs"/>
          <w:rtl/>
        </w:rPr>
        <w:t>ח:</w:t>
      </w:r>
      <w:r w:rsidRPr="00C35A2C">
        <w:rPr>
          <w:rtl/>
        </w:rPr>
        <w:t xml:space="preserve"> מלך וצבור </w:t>
      </w:r>
      <w:r w:rsidR="00371869">
        <w:rPr>
          <w:rFonts w:hint="cs"/>
          <w:rtl/>
        </w:rPr>
        <w:t xml:space="preserve">- </w:t>
      </w:r>
      <w:r w:rsidRPr="00585932">
        <w:rPr>
          <w:rtl/>
        </w:rPr>
        <w:t>מלך נכנס תחלה</w:t>
      </w:r>
      <w:r w:rsidRPr="00C35A2C">
        <w:rPr>
          <w:rtl/>
        </w:rPr>
        <w:t xml:space="preserve"> לדין, </w:t>
      </w:r>
      <w:r w:rsidRPr="00585932">
        <w:rPr>
          <w:rStyle w:val="affff1"/>
          <w:rtl/>
        </w:rPr>
        <w:t>שנא</w:t>
      </w:r>
      <w:r w:rsidRPr="00585932">
        <w:rPr>
          <w:rStyle w:val="affff1"/>
          <w:rFonts w:hint="cs"/>
          <w:rtl/>
        </w:rPr>
        <w:t>'</w:t>
      </w:r>
      <w:r w:rsidRPr="00585932">
        <w:rPr>
          <w:rStyle w:val="affff1"/>
          <w:rtl/>
        </w:rPr>
        <w:t>:</w:t>
      </w:r>
      <w:r w:rsidRPr="00C35A2C">
        <w:rPr>
          <w:rtl/>
        </w:rPr>
        <w:t xml:space="preserve"> </w:t>
      </w:r>
      <w:r w:rsidRPr="00CE2644">
        <w:rPr>
          <w:rStyle w:val="afffd"/>
          <w:rtl/>
        </w:rPr>
        <w:t>'לעשות משפט עבדו ומשפט עמו ישראל</w:t>
      </w:r>
    </w:p>
    <w:p w14:paraId="19FAA68B" w14:textId="77777777" w:rsidR="00371869" w:rsidRDefault="00910F84" w:rsidP="00371869">
      <w:pPr>
        <w:pStyle w:val="36"/>
        <w:framePr w:wrap="notBeside"/>
        <w:rPr>
          <w:rtl/>
        </w:rPr>
      </w:pPr>
      <w:r w:rsidRPr="00C35A2C">
        <w:rPr>
          <w:rFonts w:hint="cs"/>
          <w:rtl/>
        </w:rPr>
        <w:t>א.</w:t>
      </w:r>
    </w:p>
    <w:p w14:paraId="4E718F56" w14:textId="63462D62" w:rsidR="00910F84" w:rsidRPr="00C35A2C" w:rsidRDefault="00371869" w:rsidP="00910F84">
      <w:pPr>
        <w:rPr>
          <w:rtl/>
        </w:rPr>
      </w:pPr>
      <w:r>
        <w:rPr>
          <w:rFonts w:hint="cs"/>
          <w:rtl/>
        </w:rPr>
        <w:t xml:space="preserve">דאי'ז דרך ארץ שישי המלך מבחוץ </w:t>
      </w:r>
      <w:r w:rsidR="00910F84" w:rsidRPr="00371869">
        <w:rPr>
          <w:rStyle w:val="affff1"/>
          <w:rFonts w:hint="cs"/>
          <w:rtl/>
        </w:rPr>
        <w:t>ב.</w:t>
      </w:r>
      <w:r w:rsidR="00910F84" w:rsidRPr="00C35A2C">
        <w:rPr>
          <w:rFonts w:hint="cs"/>
          <w:rtl/>
        </w:rPr>
        <w:t xml:space="preserve"> </w:t>
      </w:r>
      <w:r w:rsidR="00910F84" w:rsidRPr="00C35A2C">
        <w:rPr>
          <w:rtl/>
        </w:rPr>
        <w:t>מקמי דליפוש חרון אף.</w:t>
      </w:r>
    </w:p>
    <w:p w14:paraId="56170DC8" w14:textId="77777777" w:rsidR="00371869" w:rsidRDefault="00910F84" w:rsidP="00371869">
      <w:pPr>
        <w:pStyle w:val="36"/>
        <w:framePr w:wrap="notBeside"/>
        <w:rPr>
          <w:rtl/>
        </w:rPr>
      </w:pPr>
      <w:r w:rsidRPr="00C35A2C">
        <w:rPr>
          <w:rtl/>
        </w:rPr>
        <w:t>א</w:t>
      </w:r>
      <w:r>
        <w:rPr>
          <w:rtl/>
        </w:rPr>
        <w:t>"</w:t>
      </w:r>
      <w:r w:rsidRPr="00C35A2C">
        <w:rPr>
          <w:rFonts w:hint="cs"/>
          <w:rtl/>
        </w:rPr>
        <w:t>ל הקב</w:t>
      </w:r>
      <w:r>
        <w:rPr>
          <w:rtl/>
        </w:rPr>
        <w:t>"</w:t>
      </w:r>
      <w:r w:rsidRPr="00C35A2C">
        <w:rPr>
          <w:rFonts w:hint="cs"/>
          <w:rtl/>
        </w:rPr>
        <w:t>ה</w:t>
      </w:r>
      <w:r w:rsidRPr="00C35A2C">
        <w:rPr>
          <w:rtl/>
        </w:rPr>
        <w:t>:</w:t>
      </w:r>
    </w:p>
    <w:p w14:paraId="7594BB8B" w14:textId="0920D3CF" w:rsidR="00910F84" w:rsidRPr="00C35A2C" w:rsidRDefault="00910F84" w:rsidP="00910F84">
      <w:pPr>
        <w:rPr>
          <w:rtl/>
        </w:rPr>
      </w:pPr>
      <w:r w:rsidRPr="00C35A2C">
        <w:rPr>
          <w:rtl/>
        </w:rPr>
        <w:t>במ</w:t>
      </w:r>
      <w:r w:rsidR="00585932">
        <w:rPr>
          <w:rFonts w:hint="cs"/>
          <w:rtl/>
        </w:rPr>
        <w:t>ה</w:t>
      </w:r>
      <w:r w:rsidRPr="00C35A2C">
        <w:rPr>
          <w:rtl/>
        </w:rPr>
        <w:t xml:space="preserve"> עסקתם? </w:t>
      </w:r>
      <w:r w:rsidRPr="00585932">
        <w:rPr>
          <w:rStyle w:val="affff1"/>
          <w:rtl/>
        </w:rPr>
        <w:t>אומרים לפניו:</w:t>
      </w:r>
      <w:r>
        <w:rPr>
          <w:rtl/>
        </w:rPr>
        <w:t xml:space="preserve"> </w:t>
      </w:r>
      <w:r>
        <w:rPr>
          <w:rStyle w:val="affff1"/>
          <w:rtl/>
          <w:rPrChange w:id="9001" w:author="מנוע אמוראים" w:date="2026-10-05T16:41:56Z">
            <w:rPr>
              <w:rtl/>
            </w:rPr>
          </w:rPrChange>
        </w:rPr>
        <w:t xml:space="preserve">רבש</w:t>
      </w:r>
      <w:r>
        <w:rPr>
          <w:rStyle w:val="affff1"/>
          <w:rtl/>
          <w:rPrChange w:id="9002" w:author="מנוע אמוראים" w:date="2026-10-05T16:41:56Z">
            <w:rPr>
              <w:rtl/>
            </w:rPr>
          </w:rPrChange>
        </w:rPr>
        <w:t xml:space="preserve">"</w:t>
      </w:r>
      <w:r>
        <w:rPr>
          <w:rStyle w:val="affff1"/>
          <w:rtl/>
          <w:rPrChange w:id="9003" w:author="מנוע אמוראים" w:date="2026-10-05T16:41:56Z">
            <w:rPr>
              <w:rtl/>
            </w:rPr>
          </w:rPrChange>
        </w:rPr>
        <w:t xml:space="preserve">ע</w:t>
      </w:r>
      <w:r>
        <w:rPr>
          <w:rtl/>
        </w:rPr>
        <w:t xml:space="preserve">, הרבה שווקים תקנינו, הרבה מרחצאות עשינו, הרבה כסף וזהב הרבינו, וכולם לא עשינו אלא בשביל ישראל כדי שיתעסקו בתורה.</w:t>
      </w:r>
    </w:p>
    <w:p w14:paraId="7BEE7B52" w14:textId="77777777" w:rsidR="00371869" w:rsidRDefault="00910F84" w:rsidP="00371869">
      <w:pPr>
        <w:pStyle w:val="36"/>
        <w:framePr w:wrap="notBeside"/>
        <w:rPr>
          <w:rtl/>
        </w:rPr>
      </w:pPr>
      <w:r w:rsidRPr="00C35A2C">
        <w:rPr>
          <w:rtl/>
        </w:rPr>
        <w:t>א</w:t>
      </w:r>
      <w:r>
        <w:rPr>
          <w:rtl/>
        </w:rPr>
        <w:t>"</w:t>
      </w:r>
      <w:r w:rsidRPr="00C35A2C">
        <w:rPr>
          <w:rFonts w:hint="cs"/>
          <w:rtl/>
        </w:rPr>
        <w:t>ל הקב</w:t>
      </w:r>
      <w:r>
        <w:rPr>
          <w:rtl/>
        </w:rPr>
        <w:t>"</w:t>
      </w:r>
      <w:r w:rsidRPr="00C35A2C">
        <w:rPr>
          <w:rFonts w:hint="cs"/>
          <w:rtl/>
        </w:rPr>
        <w:t>ה</w:t>
      </w:r>
      <w:r w:rsidRPr="00C35A2C">
        <w:rPr>
          <w:rtl/>
        </w:rPr>
        <w:t>:</w:t>
      </w:r>
    </w:p>
    <w:p w14:paraId="568EDC3B" w14:textId="77777777" w:rsidR="00371869" w:rsidRDefault="00910F84" w:rsidP="00371869">
      <w:pPr>
        <w:rPr>
          <w:rtl/>
        </w:rPr>
      </w:pPr>
      <w:r w:rsidRPr="00C35A2C">
        <w:rPr>
          <w:rtl/>
        </w:rPr>
        <w:t>שוטים שבעולם, כל מה שעשיתם - לצורך עצמכם עשיתם,</w:t>
      </w:r>
    </w:p>
    <w:p w14:paraId="61246E2E" w14:textId="7B5C66FC" w:rsidR="00371869" w:rsidRPr="00585932" w:rsidRDefault="00910F84" w:rsidP="00371869">
      <w:pPr>
        <w:rPr>
          <w:spacing w:val="-2"/>
          <w:rtl/>
        </w:rPr>
      </w:pPr>
      <w:r w:rsidRPr="00585932">
        <w:rPr>
          <w:spacing w:val="-2"/>
          <w:rtl/>
        </w:rPr>
        <w:t>תקנתם שווקים להושיב בהן זונות, מרחצאות לעדן בהן עצמכם,</w:t>
      </w:r>
    </w:p>
    <w:p w14:paraId="2020395E" w14:textId="77777777" w:rsidR="00371869" w:rsidRDefault="00910F84" w:rsidP="00371869">
      <w:pPr>
        <w:rPr>
          <w:rtl/>
        </w:rPr>
      </w:pPr>
      <w:r w:rsidRPr="00C35A2C">
        <w:rPr>
          <w:rtl/>
        </w:rPr>
        <w:t xml:space="preserve">כסף וזהב שלי הוא, </w:t>
      </w:r>
      <w:r w:rsidRPr="00371869">
        <w:rPr>
          <w:rStyle w:val="affff1"/>
          <w:rtl/>
        </w:rPr>
        <w:t>שנא</w:t>
      </w:r>
      <w:r w:rsidRPr="00371869">
        <w:rPr>
          <w:rStyle w:val="affff1"/>
          <w:rFonts w:hint="cs"/>
          <w:rtl/>
        </w:rPr>
        <w:t>'</w:t>
      </w:r>
      <w:r w:rsidRPr="00371869">
        <w:rPr>
          <w:rStyle w:val="affff1"/>
          <w:rtl/>
        </w:rPr>
        <w:t>:</w:t>
      </w:r>
      <w:r w:rsidRPr="00C35A2C">
        <w:rPr>
          <w:rtl/>
        </w:rPr>
        <w:t xml:space="preserve"> </w:t>
      </w:r>
      <w:r w:rsidRPr="00CC6E58">
        <w:rPr>
          <w:rStyle w:val="afffd"/>
          <w:rtl/>
        </w:rPr>
        <w:t>'לי הכסף ולי הזהב נאם ה' צבאות</w:t>
      </w:r>
      <w:r w:rsidRPr="00CC6E58">
        <w:rPr>
          <w:rStyle w:val="afffd"/>
          <w:rFonts w:hint="cs"/>
          <w:rtl/>
        </w:rPr>
        <w:t>'</w:t>
      </w:r>
      <w:r w:rsidRPr="00C35A2C">
        <w:rPr>
          <w:rtl/>
        </w:rPr>
        <w:t>,</w:t>
      </w:r>
    </w:p>
    <w:p w14:paraId="3502B156" w14:textId="791CB2DA" w:rsidR="00910F84" w:rsidRPr="00C35A2C" w:rsidRDefault="00910F84" w:rsidP="00585932">
      <w:pPr>
        <w:rPr>
          <w:rtl/>
        </w:rPr>
      </w:pPr>
      <w:r w:rsidRPr="00FF1C37">
        <w:rPr>
          <w:rStyle w:val="afffd"/>
          <w:rtl/>
        </w:rPr>
        <w:t>'מי בכם יגיד זאת</w:t>
      </w:r>
      <w:r w:rsidRPr="00FF1C37">
        <w:rPr>
          <w:rStyle w:val="afffd"/>
          <w:rFonts w:hint="cs"/>
          <w:rtl/>
        </w:rPr>
        <w:t>'</w:t>
      </w:r>
      <w:r w:rsidR="00585932">
        <w:rPr>
          <w:rStyle w:val="afffd"/>
          <w:rFonts w:hint="cs"/>
          <w:rtl/>
        </w:rPr>
        <w:t xml:space="preserve"> </w:t>
      </w:r>
      <w:r w:rsidR="00585932">
        <w:rPr>
          <w:rStyle w:val="affff8"/>
          <w:rFonts w:hint="cs"/>
          <w:rtl/>
        </w:rPr>
        <w:t>[</w:t>
      </w:r>
      <w:r w:rsidR="00585932" w:rsidRPr="00585932">
        <w:rPr>
          <w:rStyle w:val="affff8"/>
          <w:rFonts w:hint="cs"/>
          <w:rtl/>
        </w:rPr>
        <w:t>זאת – תורה 'זאת התורה']</w:t>
      </w:r>
      <w:r w:rsidRPr="00FF1C37">
        <w:rPr>
          <w:rStyle w:val="afffd"/>
          <w:rtl/>
        </w:rPr>
        <w:t>,</w:t>
      </w:r>
      <w:r w:rsidR="00585932">
        <w:rPr>
          <w:rFonts w:hint="cs"/>
          <w:rtl/>
        </w:rPr>
        <w:t xml:space="preserve"> </w:t>
      </w:r>
      <w:r w:rsidRPr="00C35A2C">
        <w:rPr>
          <w:rtl/>
        </w:rPr>
        <w:t>מיד יצאו בפחי נפש.</w:t>
      </w:r>
    </w:p>
    <w:p w14:paraId="4359F94C" w14:textId="77777777" w:rsidR="00910F84" w:rsidRPr="00C35A2C" w:rsidRDefault="00910F84" w:rsidP="00910F84">
      <w:pPr>
        <w:rPr>
          <w:rtl/>
        </w:rPr>
      </w:pPr>
      <w:r w:rsidRPr="00C35A2C">
        <w:rPr>
          <w:rtl/>
        </w:rPr>
        <w:t>יצאת מלכות רומי, ונכנסה מלכות פרס אחריה.</w:t>
      </w:r>
      <w:r w:rsidRPr="00C35A2C">
        <w:rPr>
          <w:rFonts w:hint="cs"/>
          <w:rtl/>
        </w:rPr>
        <w:t xml:space="preserve">  דחשובה אחריה </w:t>
      </w:r>
      <w:r w:rsidRPr="00460890">
        <w:rPr>
          <w:rStyle w:val="afffd"/>
          <w:rFonts w:hint="cs"/>
          <w:rtl/>
        </w:rPr>
        <w:t>'</w:t>
      </w:r>
      <w:r w:rsidRPr="00460890">
        <w:rPr>
          <w:rStyle w:val="afffd"/>
          <w:rtl/>
        </w:rPr>
        <w:t>וארו חיוא אחרי תנינא דמיא לדוב,</w:t>
      </w:r>
      <w:r w:rsidRPr="00C35A2C">
        <w:rPr>
          <w:rtl/>
        </w:rPr>
        <w:t xml:space="preserve"> </w:t>
      </w:r>
      <w:r w:rsidRPr="00371869">
        <w:rPr>
          <w:rStyle w:val="affff1"/>
          <w:rtl/>
        </w:rPr>
        <w:t>ותני רב יוסף:</w:t>
      </w:r>
      <w:r w:rsidRPr="00C35A2C">
        <w:rPr>
          <w:rtl/>
        </w:rPr>
        <w:t xml:space="preserve"> אלו פרסיים, שאוכלין ושותין כדוב, ומסורבלין בשר כדוב, ומגדלין שער כדוב, ואין להם מנוחה כדוב.</w:t>
      </w:r>
    </w:p>
    <w:p w14:paraId="0F96D226" w14:textId="187588A9" w:rsidR="00371869" w:rsidRDefault="00371869" w:rsidP="00371869">
      <w:pPr>
        <w:pStyle w:val="36"/>
        <w:framePr w:wrap="notBeside"/>
        <w:rPr>
          <w:rtl/>
        </w:rPr>
      </w:pPr>
      <w:r>
        <w:rPr>
          <w:rStyle w:val="affff1"/>
          <w:rFonts w:hint="cs"/>
          <w:rtl/>
        </w:rPr>
        <w:t xml:space="preserve">א''ל </w:t>
      </w:r>
      <w:r w:rsidR="00910F84" w:rsidRPr="00371869">
        <w:rPr>
          <w:rStyle w:val="affff1"/>
          <w:rtl/>
        </w:rPr>
        <w:t>הקב"ה:</w:t>
      </w:r>
    </w:p>
    <w:p w14:paraId="6DBDB644" w14:textId="21D16926" w:rsidR="00910F84" w:rsidRPr="00C35A2C" w:rsidRDefault="00910F84" w:rsidP="00910F84">
      <w:pPr>
        <w:rPr>
          <w:rtl/>
        </w:rPr>
      </w:pPr>
      <w:r>
        <w:rPr>
          <w:rtl/>
        </w:rPr>
        <w:t xml:space="preserve">במאי עסקתם? אומרים לפניו: </w:t>
      </w:r>
      <w:r>
        <w:rPr>
          <w:rStyle w:val="affff1"/>
          <w:rtl/>
          <w:rPrChange w:id="9004" w:author="מנוע אמוראים" w:date="2026-10-05T16:41:56Z">
            <w:rPr>
              <w:rtl/>
            </w:rPr>
          </w:rPrChange>
        </w:rPr>
        <w:t xml:space="preserve">רבש</w:t>
      </w:r>
      <w:r>
        <w:rPr>
          <w:rStyle w:val="affff1"/>
          <w:rtl/>
          <w:rPrChange w:id="9005" w:author="מנוע אמוראים" w:date="2026-10-05T16:41:56Z">
            <w:rPr>
              <w:rtl/>
            </w:rPr>
          </w:rPrChange>
        </w:rPr>
        <w:t xml:space="preserve">"</w:t>
      </w:r>
      <w:r>
        <w:rPr>
          <w:rStyle w:val="affff1"/>
          <w:rtl/>
          <w:rPrChange w:id="9006" w:author="מנוע אמוראים" w:date="2026-10-05T16:41:56Z">
            <w:rPr>
              <w:rtl/>
            </w:rPr>
          </w:rPrChange>
        </w:rPr>
        <w:t xml:space="preserve">ע</w:t>
      </w:r>
      <w:r>
        <w:rPr>
          <w:rtl/>
        </w:rPr>
        <w:t xml:space="preserve">, הרבה גשרים גשרנו, הרבה כרכים כבשנו, הרבה מלחמות עשינו, וכולם לא עשינו אלא בשביל ישראל כדי שיתעסקו בתורה.</w:t>
      </w:r>
    </w:p>
    <w:p w14:paraId="50F5536C" w14:textId="77777777" w:rsidR="00BE0186" w:rsidRPr="00585932" w:rsidRDefault="00BE0186" w:rsidP="00585932">
      <w:pPr>
        <w:pStyle w:val="aff7"/>
        <w:framePr w:w="227" w:h="227" w:hRule="exact" w:wrap="around" w:hAnchor="page" w:x="58" w:y="14686"/>
        <w:rPr>
          <w:sz w:val="10"/>
          <w:szCs w:val="10"/>
          <w:rtl/>
        </w:rPr>
      </w:pPr>
      <w:r w:rsidRPr="00585932">
        <w:rPr>
          <w:rFonts w:hint="cs"/>
          <w:sz w:val="10"/>
          <w:szCs w:val="10"/>
          <w:rtl/>
        </w:rPr>
        <w:t xml:space="preserve">עבודה זרה </w:t>
      </w:r>
    </w:p>
    <w:p w14:paraId="5A70C364" w14:textId="0D7400FF" w:rsidR="00371869" w:rsidRDefault="00371869" w:rsidP="00371869">
      <w:pPr>
        <w:pStyle w:val="36"/>
        <w:framePr w:wrap="notBeside"/>
        <w:rPr>
          <w:rtl/>
        </w:rPr>
      </w:pPr>
      <w:r>
        <w:rPr>
          <w:rFonts w:hint="cs"/>
          <w:rtl/>
        </w:rPr>
        <w:t xml:space="preserve">א''ל </w:t>
      </w:r>
      <w:r w:rsidR="00910F84" w:rsidRPr="00C35A2C">
        <w:rPr>
          <w:rtl/>
        </w:rPr>
        <w:t>הקב</w:t>
      </w:r>
      <w:r w:rsidR="00910F84">
        <w:rPr>
          <w:rtl/>
        </w:rPr>
        <w:t>"</w:t>
      </w:r>
      <w:r w:rsidR="00910F84" w:rsidRPr="00C35A2C">
        <w:rPr>
          <w:rtl/>
        </w:rPr>
        <w:t>ה:</w:t>
      </w:r>
    </w:p>
    <w:p w14:paraId="1B30954C" w14:textId="44612335" w:rsidR="00910F84" w:rsidRPr="00C35A2C" w:rsidRDefault="00910F84" w:rsidP="00371869">
      <w:pPr>
        <w:rPr>
          <w:rtl/>
        </w:rPr>
      </w:pPr>
      <w:r w:rsidRPr="00C35A2C">
        <w:rPr>
          <w:rtl/>
        </w:rPr>
        <w:t>כל מה שעשיתם לצורך עצמכם עשיתם,</w:t>
      </w:r>
      <w:r w:rsidR="00371869">
        <w:rPr>
          <w:rFonts w:hint="cs"/>
          <w:rtl/>
        </w:rPr>
        <w:t xml:space="preserve"> </w:t>
      </w:r>
      <w:r w:rsidRPr="00C35A2C">
        <w:rPr>
          <w:rtl/>
        </w:rPr>
        <w:t>תקנתם גשרים ליטול מהם מכס, כרכים - לעשות בהם אנגריא, מלחמות אני עשיתי,</w:t>
      </w:r>
      <w:r w:rsidR="00371869">
        <w:rPr>
          <w:rFonts w:hint="cs"/>
          <w:rtl/>
        </w:rPr>
        <w:t xml:space="preserve"> </w:t>
      </w:r>
      <w:r w:rsidRPr="00CC6E58">
        <w:rPr>
          <w:rStyle w:val="afffd"/>
          <w:rtl/>
        </w:rPr>
        <w:t>'ה' איש מלחמה</w:t>
      </w:r>
      <w:r w:rsidRPr="00CC6E58">
        <w:rPr>
          <w:rStyle w:val="afffd"/>
          <w:rFonts w:hint="cs"/>
          <w:rtl/>
        </w:rPr>
        <w:t>'</w:t>
      </w:r>
      <w:r w:rsidRPr="00CC6E58">
        <w:rPr>
          <w:rStyle w:val="afffd"/>
          <w:rtl/>
        </w:rPr>
        <w:t>,</w:t>
      </w:r>
      <w:r w:rsidRPr="00C35A2C">
        <w:rPr>
          <w:rtl/>
        </w:rPr>
        <w:t xml:space="preserve"> כלום יש בכם מגיד זאת? </w:t>
      </w:r>
      <w:r w:rsidRPr="00CC6E58">
        <w:rPr>
          <w:rStyle w:val="afffd"/>
          <w:rFonts w:hint="cs"/>
          <w:rtl/>
        </w:rPr>
        <w:t>'</w:t>
      </w:r>
      <w:r w:rsidRPr="00CC6E58">
        <w:rPr>
          <w:rStyle w:val="afffd"/>
          <w:rtl/>
        </w:rPr>
        <w:t>מי בכם יגיד זאת</w:t>
      </w:r>
      <w:r>
        <w:rPr>
          <w:rStyle w:val="afffd"/>
          <w:rFonts w:hint="cs"/>
          <w:rtl/>
        </w:rPr>
        <w:t>'</w:t>
      </w:r>
      <w:r w:rsidRPr="00C35A2C">
        <w:rPr>
          <w:rtl/>
        </w:rPr>
        <w:t>,</w:t>
      </w:r>
      <w:r w:rsidR="00371869">
        <w:rPr>
          <w:rFonts w:hint="cs"/>
          <w:rtl/>
        </w:rPr>
        <w:t xml:space="preserve">- </w:t>
      </w:r>
      <w:r w:rsidRPr="00C35A2C">
        <w:rPr>
          <w:rtl/>
        </w:rPr>
        <w:t xml:space="preserve">ואין זאת אלא תורה, </w:t>
      </w:r>
      <w:r w:rsidR="00371869">
        <w:rPr>
          <w:rStyle w:val="afffd"/>
          <w:rFonts w:hint="cs"/>
          <w:rtl/>
        </w:rPr>
        <w:t>ד</w:t>
      </w:r>
      <w:r w:rsidRPr="00CC6E58">
        <w:rPr>
          <w:rStyle w:val="afffd"/>
          <w:rFonts w:hint="cs"/>
          <w:rtl/>
        </w:rPr>
        <w:t>'</w:t>
      </w:r>
      <w:r w:rsidRPr="00CC6E58">
        <w:rPr>
          <w:rStyle w:val="afffd"/>
          <w:rtl/>
        </w:rPr>
        <w:t>וזאת התורה אשר שם משה</w:t>
      </w:r>
      <w:r w:rsidRPr="00CC6E58">
        <w:rPr>
          <w:rStyle w:val="afffd"/>
          <w:rFonts w:hint="cs"/>
          <w:rtl/>
        </w:rPr>
        <w:t>'</w:t>
      </w:r>
      <w:r w:rsidRPr="00CC6E58">
        <w:rPr>
          <w:rStyle w:val="afffd"/>
          <w:rtl/>
        </w:rPr>
        <w:t>!</w:t>
      </w:r>
      <w:r w:rsidRPr="00C35A2C">
        <w:rPr>
          <w:rtl/>
        </w:rPr>
        <w:t xml:space="preserve"> מיד יצאו מלפניו בפחי נפש.</w:t>
      </w:r>
    </w:p>
    <w:p w14:paraId="69D904B8" w14:textId="0DDFE310" w:rsidR="00910F84" w:rsidRPr="00C35A2C" w:rsidRDefault="00371869" w:rsidP="00371869">
      <w:pPr>
        <w:rPr>
          <w:rtl/>
        </w:rPr>
      </w:pPr>
      <w:r>
        <w:rPr>
          <w:rFonts w:hint="cs"/>
          <w:rtl/>
        </w:rPr>
        <w:t>ו</w:t>
      </w:r>
      <w:r w:rsidR="00910F84" w:rsidRPr="00C35A2C">
        <w:rPr>
          <w:rFonts w:hint="cs"/>
          <w:rtl/>
        </w:rPr>
        <w:t xml:space="preserve">מלכות </w:t>
      </w:r>
      <w:r w:rsidR="00910F84">
        <w:rPr>
          <w:rFonts w:hint="cs"/>
          <w:rtl/>
        </w:rPr>
        <w:t>פרס עולה א</w:t>
      </w:r>
      <w:r>
        <w:rPr>
          <w:rFonts w:hint="cs"/>
          <w:rtl/>
        </w:rPr>
        <w:t>ף</w:t>
      </w:r>
      <w:r w:rsidR="00910F84">
        <w:rPr>
          <w:rFonts w:hint="cs"/>
          <w:rtl/>
        </w:rPr>
        <w:t xml:space="preserve"> שראתה </w:t>
      </w:r>
      <w:r>
        <w:rPr>
          <w:rFonts w:hint="cs"/>
          <w:rtl/>
        </w:rPr>
        <w:t>ש</w:t>
      </w:r>
      <w:r w:rsidR="00910F84">
        <w:rPr>
          <w:rFonts w:hint="cs"/>
          <w:rtl/>
        </w:rPr>
        <w:t xml:space="preserve">לא עזר </w:t>
      </w:r>
      <w:r w:rsidR="00910F84" w:rsidRPr="00C35A2C">
        <w:rPr>
          <w:rFonts w:hint="cs"/>
          <w:rtl/>
        </w:rPr>
        <w:t xml:space="preserve">למלכות רומי </w:t>
      </w:r>
      <w:r>
        <w:rPr>
          <w:rStyle w:val="affff1"/>
          <w:rFonts w:hint="cs"/>
          <w:rtl/>
        </w:rPr>
        <w:t>-</w:t>
      </w:r>
      <w:r w:rsidRPr="00371869">
        <w:rPr>
          <w:rStyle w:val="affff1"/>
          <w:rFonts w:hint="cs"/>
          <w:spacing w:val="-2"/>
          <w:rtl/>
        </w:rPr>
        <w:t>שסבורים</w:t>
      </w:r>
      <w:r w:rsidRPr="00371869">
        <w:rPr>
          <w:rFonts w:hint="cs"/>
          <w:spacing w:val="-2"/>
          <w:rtl/>
        </w:rPr>
        <w:t xml:space="preserve"> </w:t>
      </w:r>
      <w:r w:rsidR="00910F84" w:rsidRPr="00371869">
        <w:rPr>
          <w:rFonts w:hint="cs"/>
          <w:spacing w:val="-2"/>
          <w:rtl/>
        </w:rPr>
        <w:t>דרומי סתרו ביהמ</w:t>
      </w:r>
      <w:r w:rsidR="00910F84" w:rsidRPr="00371869">
        <w:rPr>
          <w:spacing w:val="-2"/>
          <w:rtl/>
        </w:rPr>
        <w:t>"</w:t>
      </w:r>
      <w:r w:rsidR="00910F84" w:rsidRPr="00371869">
        <w:rPr>
          <w:rFonts w:hint="cs"/>
          <w:spacing w:val="-2"/>
          <w:rtl/>
        </w:rPr>
        <w:t>ק, ואנו בנינו</w:t>
      </w:r>
      <w:r w:rsidRPr="00371869">
        <w:rPr>
          <w:rFonts w:hint="cs"/>
          <w:spacing w:val="-2"/>
          <w:rtl/>
        </w:rPr>
        <w:t xml:space="preserve">, </w:t>
      </w:r>
      <w:r w:rsidR="00910F84" w:rsidRPr="00371869">
        <w:rPr>
          <w:spacing w:val="-2"/>
          <w:rtl/>
        </w:rPr>
        <w:t>וכן לכל אומה ואומה.</w:t>
      </w:r>
      <w:r>
        <w:rPr>
          <w:rFonts w:hint="cs"/>
          <w:rtl/>
        </w:rPr>
        <w:t xml:space="preserve"> </w:t>
      </w:r>
      <w:r w:rsidRPr="00371869">
        <w:rPr>
          <w:rStyle w:val="affff1"/>
          <w:rFonts w:hint="cs"/>
          <w:rtl/>
        </w:rPr>
        <w:t>שסבורים</w:t>
      </w:r>
    </w:p>
    <w:p w14:paraId="459703D3" w14:textId="0F26D862" w:rsidR="00910F84" w:rsidRPr="00C35A2C" w:rsidRDefault="00910F84" w:rsidP="00910F84">
      <w:pPr>
        <w:rPr>
          <w:rtl/>
        </w:rPr>
      </w:pPr>
      <w:r w:rsidRPr="00C35A2C">
        <w:rPr>
          <w:rtl/>
        </w:rPr>
        <w:t>ה</w:t>
      </w:r>
      <w:r>
        <w:rPr>
          <w:rFonts w:hint="cs"/>
          <w:rtl/>
        </w:rPr>
        <w:t>ם נשתעבדו</w:t>
      </w:r>
      <w:r>
        <w:rPr>
          <w:rtl/>
        </w:rPr>
        <w:t xml:space="preserve"> בישראל ואנ</w:t>
      </w:r>
      <w:r>
        <w:rPr>
          <w:rFonts w:hint="cs"/>
          <w:rtl/>
        </w:rPr>
        <w:t>ו</w:t>
      </w:r>
      <w:r w:rsidRPr="00C35A2C">
        <w:rPr>
          <w:rtl/>
        </w:rPr>
        <w:t xml:space="preserve"> לא שעבדנו בישראל.</w:t>
      </w:r>
    </w:p>
    <w:p w14:paraId="4D7A8E97" w14:textId="50644B0B" w:rsidR="00910F84" w:rsidRPr="00371869" w:rsidRDefault="00371869" w:rsidP="00910F84">
      <w:pPr>
        <w:rPr>
          <w:spacing w:val="-2"/>
          <w:rtl/>
        </w:rPr>
      </w:pPr>
      <w:r w:rsidRPr="00371869">
        <w:rPr>
          <w:rFonts w:hint="cs"/>
          <w:spacing w:val="-2"/>
          <w:rtl/>
        </w:rPr>
        <w:t xml:space="preserve">ואלו שלא הוחשבו </w:t>
      </w:r>
      <w:r w:rsidR="00910F84" w:rsidRPr="00371869">
        <w:rPr>
          <w:rFonts w:hint="cs"/>
          <w:spacing w:val="-2"/>
          <w:rtl/>
        </w:rPr>
        <w:t>-</w:t>
      </w:r>
      <w:r w:rsidR="00910F84" w:rsidRPr="00371869">
        <w:rPr>
          <w:spacing w:val="-2"/>
          <w:rtl/>
        </w:rPr>
        <w:t xml:space="preserve"> משום </w:t>
      </w:r>
      <w:r w:rsidRPr="00371869">
        <w:rPr>
          <w:rFonts w:hint="cs"/>
          <w:spacing w:val="-2"/>
          <w:rtl/>
        </w:rPr>
        <w:t>ש</w:t>
      </w:r>
      <w:r w:rsidR="00910F84" w:rsidRPr="00371869">
        <w:rPr>
          <w:rFonts w:hint="cs"/>
          <w:spacing w:val="-2"/>
          <w:rtl/>
        </w:rPr>
        <w:t>תמשך מלכותם עד שיבוא המשיח</w:t>
      </w:r>
    </w:p>
    <w:p w14:paraId="71BD27FF" w14:textId="77777777" w:rsidR="00910F84" w:rsidRDefault="00910F84" w:rsidP="00910F84">
      <w:pPr>
        <w:rPr>
          <w:rtl/>
        </w:rPr>
      </w:pPr>
      <w:r>
        <w:rPr>
          <w:rtl/>
        </w:rPr>
        <w:t xml:space="preserve">אומרים לפניו: </w:t>
      </w:r>
      <w:r>
        <w:rPr>
          <w:rStyle w:val="affff1"/>
          <w:rtl/>
          <w:rPrChange w:id="9007" w:author="מנוע אמוראים" w:date="2026-10-05T16:41:56Z">
            <w:rPr>
              <w:rtl/>
            </w:rPr>
          </w:rPrChange>
        </w:rPr>
        <w:t xml:space="preserve">רבש</w:t>
      </w:r>
      <w:r>
        <w:rPr>
          <w:rStyle w:val="affff1"/>
          <w:rtl/>
          <w:rPrChange w:id="9008" w:author="מנוע אמוראים" w:date="2026-10-05T16:41:56Z">
            <w:rPr>
              <w:rtl/>
            </w:rPr>
          </w:rPrChange>
        </w:rPr>
        <w:t xml:space="preserve">"</w:t>
      </w:r>
      <w:r>
        <w:rPr>
          <w:rStyle w:val="affff1"/>
          <w:rtl/>
          <w:rPrChange w:id="9009" w:author="מנוע אמוראים" w:date="2026-10-05T16:41:56Z">
            <w:rPr>
              <w:rtl/>
            </w:rPr>
          </w:rPrChange>
        </w:rPr>
        <w:t xml:space="preserve">ע</w:t>
      </w:r>
      <w:r>
        <w:rPr>
          <w:rtl/>
        </w:rPr>
        <w:t xml:space="preserve">, כלום נתת לנו ולא קיבלנוה?</w:t>
      </w:r>
    </w:p>
    <w:p w14:paraId="3BBF9505" w14:textId="77777777" w:rsidR="00371869" w:rsidRDefault="00371869" w:rsidP="00371869">
      <w:pPr>
        <w:pStyle w:val="36"/>
        <w:framePr w:wrap="notBeside"/>
        <w:rPr>
          <w:rStyle w:val="afffd"/>
          <w:rtl/>
        </w:rPr>
      </w:pPr>
      <w:r>
        <w:rPr>
          <w:rFonts w:hint="cs"/>
          <w:rtl/>
        </w:rPr>
        <w:t xml:space="preserve">והך </w:t>
      </w:r>
    </w:p>
    <w:p w14:paraId="00B4461F" w14:textId="3C7A5299" w:rsidR="00910F84" w:rsidRDefault="00910F84" w:rsidP="00910F84">
      <w:pPr>
        <w:rPr>
          <w:rtl/>
        </w:rPr>
      </w:pPr>
      <w:r w:rsidRPr="009C0B6E">
        <w:rPr>
          <w:rStyle w:val="afffd"/>
          <w:rFonts w:hint="cs"/>
          <w:rtl/>
        </w:rPr>
        <w:t>'</w:t>
      </w:r>
      <w:r w:rsidRPr="009C0B6E">
        <w:rPr>
          <w:rStyle w:val="afffd"/>
          <w:rtl/>
        </w:rPr>
        <w:t>ויאמר ה' מסיני בא וזרח משעיר למו</w:t>
      </w:r>
      <w:r w:rsidRPr="00C35A2C">
        <w:rPr>
          <w:rtl/>
        </w:rPr>
        <w:t xml:space="preserve">, וכתיב: </w:t>
      </w:r>
      <w:r w:rsidRPr="00CC6E58">
        <w:rPr>
          <w:rStyle w:val="afffd"/>
          <w:rFonts w:hint="cs"/>
          <w:rtl/>
        </w:rPr>
        <w:t>'</w:t>
      </w:r>
      <w:r w:rsidRPr="00CC6E58">
        <w:rPr>
          <w:rStyle w:val="afffd"/>
          <w:rtl/>
        </w:rPr>
        <w:t>אלוה מתימן יבוא וגו',</w:t>
      </w:r>
    </w:p>
    <w:p w14:paraId="11CFE160" w14:textId="2E5F2054" w:rsidR="00371869" w:rsidRDefault="00910F84" w:rsidP="00371869">
      <w:pPr>
        <w:rPr>
          <w:rtl/>
        </w:rPr>
      </w:pPr>
      <w:r w:rsidRPr="00C35A2C">
        <w:rPr>
          <w:rtl/>
        </w:rPr>
        <w:t>מלמד שהחזירה הקב</w:t>
      </w:r>
      <w:r>
        <w:rPr>
          <w:rtl/>
        </w:rPr>
        <w:t>"</w:t>
      </w:r>
      <w:r w:rsidRPr="00C35A2C">
        <w:rPr>
          <w:rtl/>
        </w:rPr>
        <w:t>ה על כל אומה ולשון ולא קבלוה, עד שבא אצל ישראל וקבלוה!</w:t>
      </w:r>
    </w:p>
    <w:p w14:paraId="22A79191" w14:textId="1DCF944E" w:rsidR="00371869" w:rsidRDefault="00371869" w:rsidP="00371869">
      <w:pPr>
        <w:pStyle w:val="36"/>
        <w:framePr w:wrap="notBeside"/>
        <w:rPr>
          <w:rtl/>
        </w:rPr>
      </w:pPr>
      <w:r>
        <w:rPr>
          <w:rFonts w:hint="cs"/>
          <w:rtl/>
        </w:rPr>
        <w:t>- אלא כך אמרו</w:t>
      </w:r>
    </w:p>
    <w:p w14:paraId="05E3F617" w14:textId="6270E630" w:rsidR="00910F84" w:rsidRDefault="00910F84" w:rsidP="00585932">
      <w:pPr>
        <w:rPr>
          <w:rtl/>
        </w:rPr>
      </w:pPr>
      <w:r>
        <w:rPr>
          <w:rStyle w:val="affff1"/>
          <w:rtl/>
          <w:rPrChange w:id="9010" w:author="מנוע אמוראים" w:date="2026-10-05T16:41:56Z">
            <w:rPr>
              <w:rtl/>
            </w:rPr>
          </w:rPrChange>
        </w:rPr>
        <w:t xml:space="preserve">רבש</w:t>
      </w:r>
      <w:r>
        <w:rPr>
          <w:rStyle w:val="affff1"/>
          <w:rtl/>
          <w:rPrChange w:id="9011" w:author="מנוע אמוראים" w:date="2026-10-05T16:41:56Z">
            <w:rPr>
              <w:rtl/>
            </w:rPr>
          </w:rPrChange>
        </w:rPr>
        <w:t xml:space="preserve">"ע</w:t>
      </w:r>
      <w:r>
        <w:rPr>
          <w:rtl/>
        </w:rPr>
        <w:t xml:space="preserve">, כלום כפית עלינו הר כגיגית ולא קבלנוה, כמו שעשית </w:t>
      </w:r>
      <w:r w:rsidRPr="00C35A2C">
        <w:rPr>
          <w:rtl/>
        </w:rPr>
        <w:t xml:space="preserve">לישראל? </w:t>
      </w:r>
      <w:r w:rsidRPr="00434000">
        <w:rPr>
          <w:rStyle w:val="afffd"/>
          <w:rtl/>
        </w:rPr>
        <w:t>ד</w:t>
      </w:r>
      <w:r w:rsidRPr="00434000">
        <w:rPr>
          <w:rStyle w:val="afffd"/>
          <w:rFonts w:hint="cs"/>
          <w:rtl/>
        </w:rPr>
        <w:t>'</w:t>
      </w:r>
      <w:r w:rsidRPr="00434000">
        <w:rPr>
          <w:rStyle w:val="afffd"/>
          <w:rtl/>
        </w:rPr>
        <w:t>ויתיצבו בתחתית ההר</w:t>
      </w:r>
      <w:r w:rsidRPr="00434000">
        <w:rPr>
          <w:rStyle w:val="afffd"/>
          <w:rFonts w:hint="cs"/>
          <w:rtl/>
        </w:rPr>
        <w:t>'</w:t>
      </w:r>
      <w:r w:rsidRPr="00434000">
        <w:rPr>
          <w:rStyle w:val="afffd"/>
          <w:rtl/>
        </w:rPr>
        <w:t>,</w:t>
      </w:r>
      <w:r w:rsidR="00585932">
        <w:rPr>
          <w:rFonts w:hint="cs"/>
          <w:rtl/>
        </w:rPr>
        <w:t xml:space="preserve"> </w:t>
      </w:r>
      <w:r w:rsidRPr="00C35A2C">
        <w:rPr>
          <w:rtl/>
        </w:rPr>
        <w:t xml:space="preserve"> </w:t>
      </w:r>
      <w:r w:rsidRPr="00371869">
        <w:rPr>
          <w:rStyle w:val="affff1"/>
          <w:rtl/>
        </w:rPr>
        <w:t>וא"</w:t>
      </w:r>
      <w:r w:rsidRPr="00371869">
        <w:rPr>
          <w:rStyle w:val="affff1"/>
          <w:rFonts w:hint="cs"/>
          <w:rtl/>
        </w:rPr>
        <w:t>ל</w:t>
      </w:r>
      <w:r w:rsidRPr="00371869">
        <w:rPr>
          <w:rStyle w:val="affff1"/>
          <w:rtl/>
        </w:rPr>
        <w:t>:</w:t>
      </w:r>
      <w:r w:rsidRPr="00C35A2C">
        <w:rPr>
          <w:rtl/>
        </w:rPr>
        <w:t xml:space="preserve"> אם אתם מקבלין את התורה מוטב, ואם לאו שם תהא קבורתכם</w:t>
      </w:r>
      <w:r w:rsidR="00585932">
        <w:rPr>
          <w:rFonts w:hint="cs"/>
          <w:rtl/>
        </w:rPr>
        <w:t>?</w:t>
      </w:r>
      <w:r w:rsidRPr="00C35A2C">
        <w:rPr>
          <w:rtl/>
        </w:rPr>
        <w:t>!</w:t>
      </w:r>
    </w:p>
    <w:p w14:paraId="3F60E05A" w14:textId="77777777" w:rsidR="00585932" w:rsidRDefault="00910F84" w:rsidP="00585932">
      <w:pPr>
        <w:pStyle w:val="36"/>
        <w:framePr w:wrap="notBeside"/>
        <w:rPr>
          <w:rtl/>
        </w:rPr>
      </w:pPr>
      <w:r w:rsidRPr="00371869">
        <w:rPr>
          <w:rStyle w:val="affff1"/>
          <w:rtl/>
        </w:rPr>
        <w:t xml:space="preserve">מיד </w:t>
      </w:r>
      <w:r w:rsidR="00371869" w:rsidRPr="00371869">
        <w:rPr>
          <w:rStyle w:val="affff1"/>
          <w:rFonts w:hint="cs"/>
          <w:rtl/>
        </w:rPr>
        <w:t xml:space="preserve">א''ל </w:t>
      </w:r>
      <w:r w:rsidRPr="00371869">
        <w:rPr>
          <w:rStyle w:val="affff1"/>
          <w:rtl/>
        </w:rPr>
        <w:t>הקב"ה:</w:t>
      </w:r>
    </w:p>
    <w:p w14:paraId="2035CA31" w14:textId="03780381" w:rsidR="00910F84" w:rsidRPr="00585932" w:rsidRDefault="00910F84" w:rsidP="00371869">
      <w:pPr>
        <w:rPr>
          <w:rStyle w:val="affff8"/>
          <w:rtl/>
        </w:rPr>
      </w:pPr>
      <w:r w:rsidRPr="00C35A2C">
        <w:rPr>
          <w:rtl/>
        </w:rPr>
        <w:t xml:space="preserve">הראשונות ישמיעונו </w:t>
      </w:r>
      <w:r w:rsidR="00371869">
        <w:rPr>
          <w:rFonts w:hint="cs"/>
          <w:rtl/>
        </w:rPr>
        <w:t>ד</w:t>
      </w:r>
      <w:r w:rsidRPr="00FF1C37">
        <w:rPr>
          <w:rStyle w:val="afffd"/>
          <w:rFonts w:hint="cs"/>
          <w:rtl/>
        </w:rPr>
        <w:t>'</w:t>
      </w:r>
      <w:r w:rsidRPr="00FF1C37">
        <w:rPr>
          <w:rStyle w:val="afffd"/>
          <w:rtl/>
        </w:rPr>
        <w:t>וראשונות ישמיענו</w:t>
      </w:r>
      <w:r w:rsidRPr="00FF1C37">
        <w:rPr>
          <w:rStyle w:val="afffd"/>
          <w:rFonts w:hint="cs"/>
          <w:rtl/>
        </w:rPr>
        <w:t>'</w:t>
      </w:r>
      <w:r w:rsidRPr="00FF1C37">
        <w:rPr>
          <w:rStyle w:val="afffd"/>
          <w:rtl/>
        </w:rPr>
        <w:t>,</w:t>
      </w:r>
      <w:r w:rsidRPr="00C35A2C">
        <w:rPr>
          <w:rtl/>
        </w:rPr>
        <w:t xml:space="preserve"> שבע מצות שקיבלתם היכן קיימתם!</w:t>
      </w:r>
      <w:r w:rsidR="00371869">
        <w:rPr>
          <w:rFonts w:hint="cs"/>
          <w:rtl/>
        </w:rPr>
        <w:t xml:space="preserve"> </w:t>
      </w:r>
      <w:r w:rsidRPr="00C35A2C">
        <w:rPr>
          <w:rtl/>
        </w:rPr>
        <w:t>ולא קיימום</w:t>
      </w:r>
      <w:r w:rsidRPr="00C35A2C">
        <w:rPr>
          <w:rFonts w:hint="cs"/>
          <w:rtl/>
        </w:rPr>
        <w:t>-</w:t>
      </w:r>
      <w:r w:rsidRPr="00C35A2C">
        <w:rPr>
          <w:rtl/>
        </w:rPr>
        <w:t xml:space="preserve"> </w:t>
      </w:r>
      <w:r w:rsidRPr="00C35A2C">
        <w:rPr>
          <w:rFonts w:hint="cs"/>
          <w:rtl/>
        </w:rPr>
        <w:t xml:space="preserve"> </w:t>
      </w:r>
      <w:r w:rsidRPr="009C0B6E">
        <w:rPr>
          <w:rStyle w:val="afffd"/>
          <w:rtl/>
        </w:rPr>
        <w:t>ד</w:t>
      </w:r>
      <w:r w:rsidRPr="009C0B6E">
        <w:rPr>
          <w:rStyle w:val="afffd"/>
          <w:rFonts w:hint="cs"/>
          <w:rtl/>
        </w:rPr>
        <w:t>'</w:t>
      </w:r>
      <w:r w:rsidRPr="009C0B6E">
        <w:rPr>
          <w:rStyle w:val="afffd"/>
          <w:rtl/>
        </w:rPr>
        <w:t>עמד וימודד ארץ ראה ויתר גוים</w:t>
      </w:r>
      <w:r w:rsidRPr="009C0B6E">
        <w:rPr>
          <w:rStyle w:val="afffd"/>
          <w:rFonts w:hint="cs"/>
          <w:rtl/>
        </w:rPr>
        <w:t>'</w:t>
      </w:r>
      <w:r w:rsidR="00371869">
        <w:rPr>
          <w:rFonts w:hint="cs"/>
          <w:rtl/>
        </w:rPr>
        <w:t xml:space="preserve"> - </w:t>
      </w:r>
      <w:r w:rsidRPr="00C35A2C">
        <w:rPr>
          <w:rtl/>
        </w:rPr>
        <w:t>ראה ז' מצות שקבלו עליהן בני נח ולא קיימום, כיון שלא קיימום עמד והתירן להן.</w:t>
      </w:r>
      <w:r w:rsidR="00371869">
        <w:rPr>
          <w:rFonts w:hint="cs"/>
          <w:rtl/>
        </w:rPr>
        <w:t xml:space="preserve"> </w:t>
      </w:r>
      <w:r w:rsidR="00371869" w:rsidRPr="00585932">
        <w:rPr>
          <w:rStyle w:val="affff8"/>
          <w:rFonts w:hint="cs"/>
          <w:rtl/>
        </w:rPr>
        <w:t xml:space="preserve">ואף אם יקיימום א אין מקבלין שכר. </w:t>
      </w:r>
    </w:p>
    <w:p w14:paraId="0B1CCD3B" w14:textId="0B50CD54" w:rsidR="00371869" w:rsidRDefault="00371869">
      <w:pPr>
        <w:bidi w:val="0"/>
        <w:spacing w:after="160" w:line="259" w:lineRule="auto"/>
        <w:jc w:val="left"/>
      </w:pPr>
      <w:r>
        <w:rPr>
          <w:rtl/>
        </w:rPr>
        <w:lastRenderedPageBreak/>
        <w:br w:type="page"/>
      </w:r>
    </w:p>
    <w:p w14:paraId="4A9A79B7" w14:textId="77777777" w:rsidR="00910F84" w:rsidRPr="00C35A2C" w:rsidRDefault="00910F84" w:rsidP="00910F84">
      <w:pPr>
        <w:pStyle w:val="aff6"/>
        <w:framePr w:wrap="around"/>
        <w:rPr>
          <w:rtl/>
        </w:rPr>
      </w:pPr>
      <w:r w:rsidRPr="00C35A2C">
        <w:rPr>
          <w:rFonts w:hint="cs"/>
          <w:rtl/>
        </w:rPr>
        <w:lastRenderedPageBreak/>
        <w:t>ג.</w:t>
      </w:r>
    </w:p>
    <w:p w14:paraId="33161EE4" w14:textId="77777777" w:rsidR="003423B8" w:rsidRDefault="00910F84" w:rsidP="003423B8">
      <w:pPr>
        <w:pStyle w:val="36"/>
        <w:framePr w:wrap="notBeside"/>
        <w:rPr>
          <w:rtl/>
        </w:rPr>
      </w:pPr>
      <w:r w:rsidRPr="00C35A2C">
        <w:rPr>
          <w:rFonts w:hint="cs"/>
          <w:rtl/>
        </w:rPr>
        <w:t>והך דר</w:t>
      </w:r>
      <w:r>
        <w:rPr>
          <w:rtl/>
        </w:rPr>
        <w:t>"</w:t>
      </w:r>
      <w:r w:rsidRPr="00C35A2C">
        <w:rPr>
          <w:rFonts w:hint="cs"/>
          <w:rtl/>
        </w:rPr>
        <w:t>מ</w:t>
      </w:r>
      <w:r w:rsidRPr="00C35A2C">
        <w:rPr>
          <w:rtl/>
        </w:rPr>
        <w:t>:</w:t>
      </w:r>
    </w:p>
    <w:p w14:paraId="7991D7A5" w14:textId="2424BA39" w:rsidR="00910F84" w:rsidRDefault="00910F84" w:rsidP="003423B8">
      <w:pPr>
        <w:rPr>
          <w:rtl/>
        </w:rPr>
      </w:pPr>
      <w:r w:rsidRPr="00CC6E58">
        <w:rPr>
          <w:rStyle w:val="afffd"/>
          <w:rFonts w:hint="cs"/>
          <w:rtl/>
        </w:rPr>
        <w:t>'</w:t>
      </w:r>
      <w:r w:rsidRPr="00CC6E58">
        <w:rPr>
          <w:rStyle w:val="afffd"/>
          <w:rtl/>
        </w:rPr>
        <w:t xml:space="preserve">אשר יעשה אותם </w:t>
      </w:r>
      <w:r w:rsidRPr="003423B8">
        <w:rPr>
          <w:rStyle w:val="afffd"/>
          <w:u w:val="single"/>
          <w:rtl/>
        </w:rPr>
        <w:t>האדם</w:t>
      </w:r>
      <w:r w:rsidRPr="00CC6E58">
        <w:rPr>
          <w:rStyle w:val="afffd"/>
          <w:rtl/>
        </w:rPr>
        <w:t xml:space="preserve"> וחי בהם</w:t>
      </w:r>
      <w:r w:rsidRPr="00CC6E58">
        <w:rPr>
          <w:rStyle w:val="afffd"/>
          <w:rFonts w:hint="cs"/>
          <w:rtl/>
        </w:rPr>
        <w:t>'</w:t>
      </w:r>
      <w:r w:rsidRPr="00CC6E58">
        <w:rPr>
          <w:rStyle w:val="afffd"/>
          <w:rtl/>
        </w:rPr>
        <w:t>,</w:t>
      </w:r>
      <w:r w:rsidR="003423B8">
        <w:rPr>
          <w:rStyle w:val="afffd"/>
          <w:rFonts w:hint="cs"/>
          <w:rtl/>
        </w:rPr>
        <w:t xml:space="preserve">- </w:t>
      </w:r>
      <w:r w:rsidRPr="00C35A2C">
        <w:rPr>
          <w:rtl/>
        </w:rPr>
        <w:t xml:space="preserve">כהנים לוים וישראלים לא נאמר </w:t>
      </w:r>
      <w:r w:rsidRPr="003423B8">
        <w:rPr>
          <w:rStyle w:val="affff1"/>
          <w:rtl/>
        </w:rPr>
        <w:t>הא למדת,</w:t>
      </w:r>
      <w:r w:rsidRPr="00C35A2C">
        <w:rPr>
          <w:rtl/>
        </w:rPr>
        <w:t xml:space="preserve"> </w:t>
      </w:r>
      <w:r w:rsidRPr="003423B8">
        <w:rPr>
          <w:rStyle w:val="afff"/>
          <w:rtl/>
        </w:rPr>
        <w:t>שאפילו ע</w:t>
      </w:r>
      <w:r w:rsidRPr="003423B8">
        <w:rPr>
          <w:rStyle w:val="afff"/>
          <w:rFonts w:hint="cs"/>
          <w:rtl/>
        </w:rPr>
        <w:t>כו</w:t>
      </w:r>
      <w:r w:rsidRPr="003423B8">
        <w:rPr>
          <w:rStyle w:val="afff"/>
          <w:rtl/>
        </w:rPr>
        <w:t>"</w:t>
      </w:r>
      <w:r w:rsidRPr="003423B8">
        <w:rPr>
          <w:rStyle w:val="afff"/>
          <w:rFonts w:hint="cs"/>
          <w:rtl/>
        </w:rPr>
        <w:t xml:space="preserve">ם </w:t>
      </w:r>
      <w:r w:rsidRPr="003423B8">
        <w:rPr>
          <w:rStyle w:val="afff"/>
          <w:rtl/>
        </w:rPr>
        <w:t>ועוסק בתורה הרי הוא ככה</w:t>
      </w:r>
      <w:r w:rsidRPr="003423B8">
        <w:rPr>
          <w:rStyle w:val="afff"/>
          <w:rFonts w:hint="cs"/>
          <w:rtl/>
        </w:rPr>
        <w:t>''ג</w:t>
      </w:r>
      <w:r w:rsidRPr="003423B8">
        <w:rPr>
          <w:rStyle w:val="afff"/>
          <w:rtl/>
        </w:rPr>
        <w:t>!</w:t>
      </w:r>
    </w:p>
    <w:p w14:paraId="398BD8ED" w14:textId="77777777" w:rsidR="003423B8" w:rsidRDefault="00910F84" w:rsidP="003423B8">
      <w:pPr>
        <w:pStyle w:val="36"/>
        <w:framePr w:wrap="notBeside"/>
        <w:rPr>
          <w:rtl/>
        </w:rPr>
      </w:pPr>
      <w:r w:rsidRPr="00C35A2C">
        <w:rPr>
          <w:rtl/>
        </w:rPr>
        <w:t>אלא לומר לך,</w:t>
      </w:r>
    </w:p>
    <w:p w14:paraId="6B0ABDEA" w14:textId="070E6B2D" w:rsidR="00910F84" w:rsidRPr="00C35A2C" w:rsidRDefault="00910F84" w:rsidP="003423B8">
      <w:pPr>
        <w:rPr>
          <w:rtl/>
        </w:rPr>
      </w:pPr>
      <w:r w:rsidRPr="00C35A2C">
        <w:rPr>
          <w:rtl/>
        </w:rPr>
        <w:t xml:space="preserve">שאין מקבלין עליהם שכר כמצווה ועושה אלא כמי שאינו מצווה ועושה, </w:t>
      </w:r>
      <w:r w:rsidRPr="003423B8">
        <w:rPr>
          <w:rStyle w:val="affff1"/>
          <w:rtl/>
        </w:rPr>
        <w:t>דא</w:t>
      </w:r>
      <w:r w:rsidRPr="003423B8">
        <w:rPr>
          <w:rStyle w:val="affff1"/>
          <w:rFonts w:hint="cs"/>
          <w:rtl/>
        </w:rPr>
        <w:t>ר</w:t>
      </w:r>
      <w:r w:rsidRPr="003423B8">
        <w:rPr>
          <w:rStyle w:val="affff1"/>
          <w:rtl/>
        </w:rPr>
        <w:t>"</w:t>
      </w:r>
      <w:r w:rsidRPr="003423B8">
        <w:rPr>
          <w:rStyle w:val="affff1"/>
          <w:rFonts w:hint="cs"/>
          <w:rtl/>
        </w:rPr>
        <w:t>ח</w:t>
      </w:r>
      <w:r w:rsidRPr="003423B8">
        <w:rPr>
          <w:rStyle w:val="affff1"/>
          <w:rtl/>
        </w:rPr>
        <w:t>:</w:t>
      </w:r>
      <w:r w:rsidRPr="00C35A2C">
        <w:rPr>
          <w:rtl/>
        </w:rPr>
        <w:t xml:space="preserve"> </w:t>
      </w:r>
      <w:r w:rsidRPr="003423B8">
        <w:rPr>
          <w:rStyle w:val="afff"/>
          <w:rtl/>
        </w:rPr>
        <w:t>גדול המצווה ועושה יותר משאינו מצווה ועושה.</w:t>
      </w:r>
    </w:p>
    <w:p w14:paraId="5C0EBD60" w14:textId="77777777" w:rsidR="003423B8" w:rsidRDefault="00910F84" w:rsidP="003423B8">
      <w:pPr>
        <w:pStyle w:val="36"/>
        <w:framePr w:wrap="notBeside"/>
        <w:rPr>
          <w:rtl/>
        </w:rPr>
      </w:pPr>
      <w:r w:rsidRPr="00C35A2C">
        <w:rPr>
          <w:rtl/>
        </w:rPr>
        <w:t>אלא</w:t>
      </w:r>
    </w:p>
    <w:p w14:paraId="1624A648" w14:textId="6DB0F0C8" w:rsidR="00910F84" w:rsidRDefault="00910F84" w:rsidP="00910F84">
      <w:pPr>
        <w:rPr>
          <w:rtl/>
        </w:rPr>
      </w:pPr>
      <w:r w:rsidRPr="003423B8">
        <w:rPr>
          <w:rStyle w:val="affff1"/>
          <w:rtl/>
        </w:rPr>
        <w:t xml:space="preserve">כך אומרים </w:t>
      </w:r>
      <w:r w:rsidR="003423B8">
        <w:rPr>
          <w:rStyle w:val="affff1"/>
          <w:rFonts w:hint="cs"/>
          <w:rtl/>
        </w:rPr>
        <w:t xml:space="preserve">הגויים </w:t>
      </w:r>
      <w:r w:rsidRPr="003423B8">
        <w:rPr>
          <w:rStyle w:val="affff1"/>
          <w:rtl/>
        </w:rPr>
        <w:t>לפני הקב"ה:</w:t>
      </w:r>
      <w:r w:rsidRPr="00C35A2C">
        <w:rPr>
          <w:rtl/>
        </w:rPr>
        <w:t xml:space="preserve"> ישראל שקיבלוה היכן קיימוה?</w:t>
      </w:r>
    </w:p>
    <w:p w14:paraId="170BDDC4" w14:textId="77777777" w:rsidR="00910F84" w:rsidRPr="00C35A2C" w:rsidRDefault="00910F84" w:rsidP="00910F84">
      <w:pPr>
        <w:rPr>
          <w:rtl/>
        </w:rPr>
      </w:pPr>
      <w:r w:rsidRPr="003423B8">
        <w:rPr>
          <w:rStyle w:val="affff1"/>
          <w:rtl/>
        </w:rPr>
        <w:t>אמר להם הקב"ה</w:t>
      </w:r>
      <w:r w:rsidRPr="00C35A2C">
        <w:rPr>
          <w:rtl/>
        </w:rPr>
        <w:t xml:space="preserve"> אני מעיד בהם שקיימו את התורה כולה.</w:t>
      </w:r>
    </w:p>
    <w:p w14:paraId="3D47783A" w14:textId="28E618E7" w:rsidR="00910F84" w:rsidRDefault="00910F84" w:rsidP="00910F84">
      <w:pPr>
        <w:rPr>
          <w:rtl/>
        </w:rPr>
      </w:pPr>
      <w:r w:rsidRPr="003423B8">
        <w:rPr>
          <w:rStyle w:val="affff1"/>
          <w:rtl/>
        </w:rPr>
        <w:t>אומרים לפניו:</w:t>
      </w:r>
      <w:r w:rsidRPr="00C35A2C">
        <w:rPr>
          <w:rtl/>
        </w:rPr>
        <w:t xml:space="preserve"> כלום יש אב שמעיד על בנו? </w:t>
      </w:r>
      <w:r w:rsidRPr="00433F0E">
        <w:rPr>
          <w:rStyle w:val="afffd"/>
          <w:rtl/>
        </w:rPr>
        <w:t>ד</w:t>
      </w:r>
      <w:r w:rsidRPr="00433F0E">
        <w:rPr>
          <w:rStyle w:val="afffd"/>
          <w:rFonts w:hint="cs"/>
          <w:rtl/>
        </w:rPr>
        <w:t>'</w:t>
      </w:r>
      <w:r w:rsidRPr="00433F0E">
        <w:rPr>
          <w:rStyle w:val="afffd"/>
          <w:rtl/>
        </w:rPr>
        <w:t>בני בכורי ישראל</w:t>
      </w:r>
      <w:r w:rsidRPr="00433F0E">
        <w:rPr>
          <w:rStyle w:val="afffd"/>
          <w:rFonts w:hint="cs"/>
          <w:rtl/>
        </w:rPr>
        <w:t>'</w:t>
      </w:r>
      <w:r w:rsidRPr="00C35A2C">
        <w:rPr>
          <w:rtl/>
        </w:rPr>
        <w:t>!</w:t>
      </w:r>
    </w:p>
    <w:p w14:paraId="79DC229B" w14:textId="6FD13A7D" w:rsidR="00910F84" w:rsidRPr="00C35A2C" w:rsidRDefault="003423B8" w:rsidP="00910F84">
      <w:pPr>
        <w:rPr>
          <w:rtl/>
        </w:rPr>
      </w:pPr>
      <w:r w:rsidRPr="003423B8">
        <w:rPr>
          <w:rStyle w:val="affff1"/>
          <w:rFonts w:hint="cs"/>
          <w:rtl/>
        </w:rPr>
        <w:t xml:space="preserve">א''ל </w:t>
      </w:r>
      <w:r w:rsidR="00910F84" w:rsidRPr="003423B8">
        <w:rPr>
          <w:rStyle w:val="affff1"/>
          <w:rtl/>
        </w:rPr>
        <w:t>הקב"ה:</w:t>
      </w:r>
      <w:r w:rsidR="00910F84" w:rsidRPr="00C35A2C">
        <w:rPr>
          <w:rtl/>
        </w:rPr>
        <w:t xml:space="preserve"> שמים וארץ יעידו בהם שקיימו את התורה כולה.</w:t>
      </w:r>
    </w:p>
    <w:p w14:paraId="0D2896D6" w14:textId="77777777" w:rsidR="00910F84" w:rsidRPr="00545F1D" w:rsidRDefault="00910F84" w:rsidP="00910F84">
      <w:pPr>
        <w:rPr>
          <w:rStyle w:val="afffd"/>
          <w:rtl/>
        </w:rPr>
      </w:pPr>
      <w:r w:rsidRPr="003423B8">
        <w:rPr>
          <w:rStyle w:val="affff1"/>
          <w:rtl/>
        </w:rPr>
        <w:t>אומרים לפניו:</w:t>
      </w:r>
      <w:r>
        <w:rPr>
          <w:rtl/>
        </w:rPr>
        <w:t xml:space="preserve"> </w:t>
      </w:r>
      <w:r>
        <w:rPr>
          <w:rStyle w:val="affff1"/>
          <w:rtl/>
          <w:rPrChange w:id="9012" w:author="מנוע אמוראים" w:date="2026-10-05T16:41:56Z">
            <w:rPr>
              <w:rtl/>
            </w:rPr>
          </w:rPrChange>
        </w:rPr>
        <w:t xml:space="preserve">רבש</w:t>
      </w:r>
      <w:r>
        <w:rPr>
          <w:rStyle w:val="affff1"/>
          <w:rtl/>
          <w:rPrChange w:id="9013" w:author="מנוע אמוראים" w:date="2026-10-05T16:41:56Z">
            <w:rPr>
              <w:rtl/>
            </w:rPr>
          </w:rPrChange>
        </w:rPr>
        <w:t xml:space="preserve">"ע</w:t>
      </w:r>
      <w:r>
        <w:rPr>
          <w:rtl/>
        </w:rPr>
        <w:t xml:space="preserve">, שמים וארץ נוגעין בעדותן, </w:t>
      </w:r>
      <w:r w:rsidRPr="003423B8">
        <w:rPr>
          <w:rStyle w:val="affff1"/>
          <w:rtl/>
        </w:rPr>
        <w:t>שנא':</w:t>
      </w:r>
      <w:r w:rsidRPr="00C35A2C">
        <w:rPr>
          <w:rtl/>
        </w:rPr>
        <w:t xml:space="preserve"> </w:t>
      </w:r>
      <w:r w:rsidRPr="00545F1D">
        <w:rPr>
          <w:rStyle w:val="afffd"/>
          <w:rFonts w:hint="cs"/>
          <w:rtl/>
        </w:rPr>
        <w:t>'</w:t>
      </w:r>
      <w:r w:rsidRPr="00545F1D">
        <w:rPr>
          <w:rStyle w:val="afffd"/>
          <w:rtl/>
        </w:rPr>
        <w:t>אם לא בריתי יומם ולילה חוקות שמים וארץ לא שמתי</w:t>
      </w:r>
      <w:r w:rsidRPr="00545F1D">
        <w:rPr>
          <w:rStyle w:val="afffd"/>
          <w:rFonts w:hint="cs"/>
          <w:rtl/>
        </w:rPr>
        <w:t>'</w:t>
      </w:r>
    </w:p>
    <w:p w14:paraId="16AE533C" w14:textId="77777777" w:rsidR="003423B8" w:rsidRDefault="00910F84" w:rsidP="003423B8">
      <w:pPr>
        <w:pStyle w:val="36"/>
        <w:framePr w:wrap="notBeside"/>
        <w:rPr>
          <w:rtl/>
        </w:rPr>
      </w:pPr>
      <w:r w:rsidRPr="00C35A2C">
        <w:rPr>
          <w:rFonts w:hint="cs"/>
          <w:rtl/>
        </w:rPr>
        <w:t>וארשב</w:t>
      </w:r>
      <w:r>
        <w:rPr>
          <w:rtl/>
        </w:rPr>
        <w:t>"</w:t>
      </w:r>
      <w:r w:rsidRPr="00C35A2C">
        <w:rPr>
          <w:rFonts w:hint="cs"/>
          <w:rtl/>
        </w:rPr>
        <w:t>ל</w:t>
      </w:r>
      <w:r w:rsidRPr="00C35A2C">
        <w:rPr>
          <w:rtl/>
        </w:rPr>
        <w:t>:</w:t>
      </w:r>
    </w:p>
    <w:p w14:paraId="41A03934" w14:textId="77777777" w:rsidR="003423B8" w:rsidRDefault="00910F84" w:rsidP="00910F84">
      <w:pPr>
        <w:rPr>
          <w:rtl/>
        </w:rPr>
      </w:pPr>
      <w:r w:rsidRPr="00CC6E58">
        <w:rPr>
          <w:rStyle w:val="afffd"/>
          <w:rFonts w:hint="cs"/>
          <w:rtl/>
        </w:rPr>
        <w:t>'</w:t>
      </w:r>
      <w:r w:rsidRPr="00CC6E58">
        <w:rPr>
          <w:rStyle w:val="afffd"/>
          <w:rtl/>
        </w:rPr>
        <w:t>ויהי ערב ויהי בקר יום הששי</w:t>
      </w:r>
      <w:r w:rsidRPr="00CC6E58">
        <w:rPr>
          <w:rStyle w:val="afffd"/>
          <w:rFonts w:hint="cs"/>
          <w:rtl/>
        </w:rPr>
        <w:t>'</w:t>
      </w:r>
      <w:r w:rsidRPr="00CC6E58">
        <w:rPr>
          <w:rStyle w:val="afffd"/>
          <w:rtl/>
        </w:rPr>
        <w:t xml:space="preserve"> </w:t>
      </w:r>
      <w:r w:rsidRPr="003423B8">
        <w:rPr>
          <w:rStyle w:val="afff"/>
          <w:rtl/>
        </w:rPr>
        <w:t>מלמד שהתנה הקב"ה עם מעשה בראשית,</w:t>
      </w:r>
      <w:r w:rsidRPr="00C35A2C">
        <w:rPr>
          <w:rtl/>
        </w:rPr>
        <w:t xml:space="preserve"> </w:t>
      </w:r>
    </w:p>
    <w:p w14:paraId="692F5366" w14:textId="368CFEEA" w:rsidR="00910F84" w:rsidRDefault="00910F84" w:rsidP="00910F84">
      <w:pPr>
        <w:rPr>
          <w:rtl/>
        </w:rPr>
      </w:pPr>
      <w:r w:rsidRPr="003423B8">
        <w:rPr>
          <w:rStyle w:val="affff1"/>
          <w:rtl/>
        </w:rPr>
        <w:t>ואמר:</w:t>
      </w:r>
      <w:r w:rsidRPr="00C35A2C">
        <w:rPr>
          <w:rtl/>
        </w:rPr>
        <w:t xml:space="preserve"> אם ישראל מקבלין את תורתי מוטב, ואם לאו אחזיר אתכם לתוהו ובוהו;</w:t>
      </w:r>
    </w:p>
    <w:p w14:paraId="1D3981E5" w14:textId="77777777" w:rsidR="003423B8" w:rsidRDefault="00910F84" w:rsidP="003423B8">
      <w:pPr>
        <w:pStyle w:val="36"/>
        <w:framePr w:wrap="notBeside"/>
        <w:rPr>
          <w:rtl/>
        </w:rPr>
      </w:pPr>
      <w:r w:rsidRPr="003423B8">
        <w:rPr>
          <w:rStyle w:val="affff1"/>
          <w:rtl/>
        </w:rPr>
        <w:t>ואמר חזקיה:</w:t>
      </w:r>
    </w:p>
    <w:p w14:paraId="579F7115" w14:textId="38236393" w:rsidR="00910F84" w:rsidRDefault="00910F84" w:rsidP="00910F84">
      <w:pPr>
        <w:rPr>
          <w:rtl/>
        </w:rPr>
      </w:pPr>
      <w:r w:rsidRPr="00CC6E58">
        <w:rPr>
          <w:rStyle w:val="afffd"/>
          <w:rFonts w:hint="cs"/>
          <w:rtl/>
        </w:rPr>
        <w:t>'</w:t>
      </w:r>
      <w:r w:rsidRPr="00CC6E58">
        <w:rPr>
          <w:rStyle w:val="afffd"/>
          <w:rtl/>
        </w:rPr>
        <w:t>משמים השמעת דין ארץ יראה ושקטה</w:t>
      </w:r>
      <w:r w:rsidRPr="00CC6E58">
        <w:rPr>
          <w:rStyle w:val="afffd"/>
          <w:rFonts w:hint="cs"/>
          <w:rtl/>
        </w:rPr>
        <w:t>'</w:t>
      </w:r>
      <w:r w:rsidRPr="00CC6E58">
        <w:rPr>
          <w:rStyle w:val="afffd"/>
          <w:rtl/>
        </w:rPr>
        <w:t xml:space="preserve"> </w:t>
      </w:r>
      <w:r w:rsidRPr="00C35A2C">
        <w:rPr>
          <w:rtl/>
        </w:rPr>
        <w:t>בתחלה יראה ולבסוף שקטה!</w:t>
      </w:r>
    </w:p>
    <w:p w14:paraId="0C7082BE" w14:textId="77777777" w:rsidR="003423B8" w:rsidRDefault="003423B8" w:rsidP="003423B8">
      <w:pPr>
        <w:pStyle w:val="36"/>
        <w:framePr w:wrap="notBeside"/>
        <w:rPr>
          <w:rtl/>
        </w:rPr>
      </w:pPr>
      <w:r w:rsidRPr="003423B8">
        <w:rPr>
          <w:rStyle w:val="affff1"/>
          <w:rFonts w:hint="cs"/>
          <w:rtl/>
        </w:rPr>
        <w:t xml:space="preserve">א''ל </w:t>
      </w:r>
      <w:r w:rsidR="00910F84" w:rsidRPr="003423B8">
        <w:rPr>
          <w:rStyle w:val="affff1"/>
          <w:rtl/>
        </w:rPr>
        <w:t>הקב"ה:</w:t>
      </w:r>
    </w:p>
    <w:p w14:paraId="03C7FB48" w14:textId="77777777" w:rsidR="003423B8" w:rsidRDefault="00910F84" w:rsidP="003423B8">
      <w:pPr>
        <w:rPr>
          <w:rtl/>
        </w:rPr>
      </w:pPr>
      <w:r w:rsidRPr="00C35A2C">
        <w:rPr>
          <w:rtl/>
        </w:rPr>
        <w:t>מכם יבאו ויעידו בהן בישראל שקיימו את התורה כולה,</w:t>
      </w:r>
      <w:r w:rsidR="003423B8">
        <w:rPr>
          <w:rFonts w:hint="cs"/>
          <w:rtl/>
        </w:rPr>
        <w:t xml:space="preserve"> </w:t>
      </w:r>
    </w:p>
    <w:p w14:paraId="2028F77E" w14:textId="27311B28" w:rsidR="00910F84" w:rsidRDefault="00910F84" w:rsidP="003423B8">
      <w:pPr>
        <w:rPr>
          <w:rtl/>
        </w:rPr>
      </w:pPr>
      <w:r w:rsidRPr="00C35A2C">
        <w:rPr>
          <w:rtl/>
        </w:rPr>
        <w:t xml:space="preserve">יבא נמרוד ויעיד באברהם שלא עבד </w:t>
      </w:r>
      <w:r w:rsidR="003423B8">
        <w:rPr>
          <w:rFonts w:hint="cs"/>
          <w:rtl/>
        </w:rPr>
        <w:t>ע''ז</w:t>
      </w:r>
    </w:p>
    <w:p w14:paraId="61F71B7E" w14:textId="77777777" w:rsidR="003423B8" w:rsidRDefault="00910F84" w:rsidP="003423B8">
      <w:pPr>
        <w:rPr>
          <w:rtl/>
        </w:rPr>
      </w:pPr>
      <w:r w:rsidRPr="00C35A2C">
        <w:rPr>
          <w:rtl/>
        </w:rPr>
        <w:t>יבא לבן ויעיד ביעקב שלא נחשד על הגזל,</w:t>
      </w:r>
    </w:p>
    <w:p w14:paraId="5E8037D7" w14:textId="77777777" w:rsidR="003423B8" w:rsidRDefault="00910F84" w:rsidP="003423B8">
      <w:pPr>
        <w:rPr>
          <w:rtl/>
        </w:rPr>
      </w:pPr>
      <w:r w:rsidRPr="00C35A2C">
        <w:rPr>
          <w:rtl/>
        </w:rPr>
        <w:t>תבא אשת פוטיפרע ותעיד ביוסף שלא נחשד על העבירה,</w:t>
      </w:r>
    </w:p>
    <w:p w14:paraId="3851F3BC" w14:textId="77777777" w:rsidR="003423B8" w:rsidRDefault="00910F84" w:rsidP="003423B8">
      <w:pPr>
        <w:rPr>
          <w:rtl/>
        </w:rPr>
      </w:pPr>
      <w:r>
        <w:rPr>
          <w:rtl/>
        </w:rPr>
        <w:t>יבא נבוכד</w:t>
      </w:r>
      <w:r w:rsidRPr="00C35A2C">
        <w:rPr>
          <w:rtl/>
        </w:rPr>
        <w:t>נצר ויעיד בחנניה מישאל ועזריה שלא השתחוו לצלם,</w:t>
      </w:r>
    </w:p>
    <w:p w14:paraId="34D0CC07" w14:textId="77777777" w:rsidR="003423B8" w:rsidRDefault="00910F84" w:rsidP="003423B8">
      <w:pPr>
        <w:rPr>
          <w:rtl/>
        </w:rPr>
      </w:pPr>
      <w:r w:rsidRPr="00C35A2C">
        <w:rPr>
          <w:rtl/>
        </w:rPr>
        <w:t>יבא דריוש ויעיד בדניאל שלא ביטל את התפלה,</w:t>
      </w:r>
    </w:p>
    <w:p w14:paraId="0F3E579A" w14:textId="5E893ABB" w:rsidR="00910F84" w:rsidRPr="00C35A2C" w:rsidRDefault="00910F84" w:rsidP="003423B8">
      <w:pPr>
        <w:rPr>
          <w:rtl/>
        </w:rPr>
      </w:pPr>
      <w:r w:rsidRPr="00C35A2C">
        <w:rPr>
          <w:rtl/>
        </w:rPr>
        <w:t xml:space="preserve">יבא בלדד השוחי וצופר הנעמתי ואליפז התימני ויעידו בהם בישראל שקיימו את כל התורה כולה, </w:t>
      </w:r>
      <w:r w:rsidR="003423B8">
        <w:rPr>
          <w:rFonts w:hint="cs"/>
          <w:rtl/>
        </w:rPr>
        <w:t>ד</w:t>
      </w:r>
      <w:r w:rsidRPr="00CC6E58">
        <w:rPr>
          <w:rStyle w:val="afffd"/>
          <w:rFonts w:hint="cs"/>
          <w:rtl/>
        </w:rPr>
        <w:t>'</w:t>
      </w:r>
      <w:r w:rsidRPr="00CC6E58">
        <w:rPr>
          <w:rStyle w:val="afffd"/>
          <w:rtl/>
        </w:rPr>
        <w:t>יתנו עידיהם ויצדקו</w:t>
      </w:r>
      <w:r w:rsidRPr="00CC6E58">
        <w:rPr>
          <w:rStyle w:val="afffd"/>
          <w:rFonts w:hint="cs"/>
          <w:rtl/>
        </w:rPr>
        <w:t>'</w:t>
      </w:r>
      <w:r w:rsidRPr="00CC6E58">
        <w:rPr>
          <w:rStyle w:val="afffd"/>
          <w:rtl/>
        </w:rPr>
        <w:t>.</w:t>
      </w:r>
    </w:p>
    <w:p w14:paraId="65B36E55" w14:textId="2C1D8E38" w:rsidR="00910F84" w:rsidRPr="00C35A2C" w:rsidRDefault="00910F84" w:rsidP="00910F84">
      <w:pPr>
        <w:rPr>
          <w:rtl/>
        </w:rPr>
      </w:pPr>
      <w:r w:rsidRPr="003423B8">
        <w:rPr>
          <w:rStyle w:val="affff1"/>
          <w:rtl/>
        </w:rPr>
        <w:t>אמרו לפניו:</w:t>
      </w:r>
      <w:r w:rsidRPr="00C35A2C">
        <w:rPr>
          <w:rtl/>
        </w:rPr>
        <w:t xml:space="preserve"> תנה לנו מראש ונעשנה, </w:t>
      </w:r>
      <w:r w:rsidR="003423B8">
        <w:rPr>
          <w:rStyle w:val="affff1"/>
          <w:rFonts w:hint="cs"/>
          <w:rtl/>
        </w:rPr>
        <w:t xml:space="preserve">א''ל </w:t>
      </w:r>
      <w:r w:rsidRPr="003423B8">
        <w:rPr>
          <w:rStyle w:val="affff1"/>
          <w:rtl/>
        </w:rPr>
        <w:t>הקב"ה</w:t>
      </w:r>
      <w:r w:rsidRPr="00C35A2C">
        <w:rPr>
          <w:rtl/>
        </w:rPr>
        <w:t xml:space="preserve"> שוטים שבעולם, מי שטרח </w:t>
      </w:r>
      <w:r w:rsidR="003423B8">
        <w:rPr>
          <w:rFonts w:hint="cs"/>
          <w:rtl/>
        </w:rPr>
        <w:t xml:space="preserve">בער''ש </w:t>
      </w:r>
      <w:r>
        <w:rPr>
          <w:rtl/>
        </w:rPr>
        <w:t xml:space="preserve">יאכל בשבת, מי שלא טרח </w:t>
      </w:r>
      <w:r>
        <w:rPr>
          <w:rStyle w:val="affff1"/>
          <w:rtl/>
          <w:rPrChange w:id="9014" w:author="מנוע אמוראים" w:date="2026-10-05T16:41:56Z">
            <w:rPr>
              <w:rtl/>
            </w:rPr>
          </w:rPrChange>
        </w:rPr>
        <w:t xml:space="preserve">בער</w:t>
      </w:r>
      <w:r>
        <w:rPr>
          <w:rStyle w:val="affff1"/>
          <w:rtl/>
          <w:rPrChange w:id="9015" w:author="מנוע אמוראים" w:date="2026-10-05T16:41:56Z">
            <w:rPr>
              <w:rtl/>
            </w:rPr>
          </w:rPrChange>
        </w:rPr>
        <w:t xml:space="preserve">"</w:t>
      </w:r>
      <w:r>
        <w:rPr>
          <w:rStyle w:val="affff1"/>
          <w:rFonts w:hint="cs"/>
          <w:rtl/>
          <w:rPrChange w:id="9016" w:author="מנוע אמוראים" w:date="2026-10-05T16:41:56Z">
            <w:rPr>
              <w:rFonts w:hint="cs"/>
              <w:rtl/>
            </w:rPr>
          </w:rPrChange>
        </w:rPr>
        <w:t xml:space="preserve">ש</w:t>
      </w:r>
      <w:r w:rsidRPr="00C35A2C">
        <w:rPr>
          <w:rtl/>
        </w:rPr>
        <w:t xml:space="preserve"> מהיכן יאכל בשבת אלא א</w:t>
      </w:r>
      <w:r w:rsidRPr="00C35A2C">
        <w:rPr>
          <w:rFonts w:hint="cs"/>
          <w:rtl/>
        </w:rPr>
        <w:t>עפ</w:t>
      </w:r>
      <w:r>
        <w:rPr>
          <w:rtl/>
        </w:rPr>
        <w:t>"</w:t>
      </w:r>
      <w:r w:rsidRPr="00C35A2C">
        <w:rPr>
          <w:rFonts w:hint="cs"/>
          <w:rtl/>
        </w:rPr>
        <w:t>כ</w:t>
      </w:r>
      <w:r w:rsidRPr="00C35A2C">
        <w:rPr>
          <w:rtl/>
        </w:rPr>
        <w:t>, מצוה קלה יש לי וסוכה שמה, לכו ועשו אותה.</w:t>
      </w:r>
    </w:p>
    <w:p w14:paraId="07D0DBAC" w14:textId="77777777" w:rsidR="003423B8" w:rsidRDefault="00910F84" w:rsidP="003423B8">
      <w:pPr>
        <w:pStyle w:val="36"/>
        <w:framePr w:wrap="notBeside"/>
        <w:rPr>
          <w:rtl/>
        </w:rPr>
      </w:pPr>
      <w:r w:rsidRPr="003423B8">
        <w:rPr>
          <w:rStyle w:val="affff1"/>
          <w:rFonts w:hint="cs"/>
          <w:rtl/>
        </w:rPr>
        <w:t>והא דאריב</w:t>
      </w:r>
      <w:r w:rsidRPr="003423B8">
        <w:rPr>
          <w:rStyle w:val="affff1"/>
          <w:rtl/>
        </w:rPr>
        <w:t>"</w:t>
      </w:r>
      <w:r w:rsidRPr="003423B8">
        <w:rPr>
          <w:rStyle w:val="affff1"/>
          <w:rFonts w:hint="cs"/>
          <w:rtl/>
        </w:rPr>
        <w:t>ל</w:t>
      </w:r>
      <w:r w:rsidRPr="003423B8">
        <w:rPr>
          <w:rStyle w:val="affff1"/>
          <w:rtl/>
        </w:rPr>
        <w:t>:</w:t>
      </w:r>
    </w:p>
    <w:p w14:paraId="2F9CA658" w14:textId="3C186FCD" w:rsidR="00910F84" w:rsidRDefault="00910F84" w:rsidP="00910F84">
      <w:pPr>
        <w:rPr>
          <w:rtl/>
        </w:rPr>
      </w:pPr>
      <w:r w:rsidRPr="00CC6E58">
        <w:rPr>
          <w:rStyle w:val="afffd"/>
          <w:rFonts w:hint="cs"/>
          <w:rtl/>
        </w:rPr>
        <w:t>'</w:t>
      </w:r>
      <w:r w:rsidRPr="00CC6E58">
        <w:rPr>
          <w:rStyle w:val="afffd"/>
          <w:rtl/>
        </w:rPr>
        <w:t>אשר אנכי מצוך היום</w:t>
      </w:r>
      <w:r w:rsidRPr="00CC6E58">
        <w:rPr>
          <w:rStyle w:val="afffd"/>
          <w:rFonts w:hint="cs"/>
          <w:rtl/>
        </w:rPr>
        <w:t>'-</w:t>
      </w:r>
      <w:r w:rsidRPr="00C35A2C">
        <w:rPr>
          <w:rtl/>
        </w:rPr>
        <w:t xml:space="preserve"> היום לעשותם - ולא למחר לעשותם,</w:t>
      </w:r>
    </w:p>
    <w:p w14:paraId="27A6544A" w14:textId="322AED5D" w:rsidR="00910F84" w:rsidRPr="00C35A2C" w:rsidRDefault="00910F84" w:rsidP="00910F84">
      <w:pPr>
        <w:rPr>
          <w:rtl/>
        </w:rPr>
      </w:pPr>
      <w:r w:rsidRPr="00C35A2C">
        <w:rPr>
          <w:rtl/>
        </w:rPr>
        <w:t xml:space="preserve">היום לעשותם ולא היום ליטול שכר! </w:t>
      </w:r>
      <w:r w:rsidRPr="003423B8">
        <w:rPr>
          <w:rStyle w:val="affff1"/>
          <w:rtl/>
        </w:rPr>
        <w:t>אלא,</w:t>
      </w:r>
      <w:r w:rsidRPr="00C35A2C">
        <w:rPr>
          <w:rtl/>
        </w:rPr>
        <w:t xml:space="preserve"> שאין הקב</w:t>
      </w:r>
      <w:r>
        <w:rPr>
          <w:rtl/>
        </w:rPr>
        <w:t>"</w:t>
      </w:r>
      <w:r w:rsidRPr="00C35A2C">
        <w:rPr>
          <w:rtl/>
        </w:rPr>
        <w:t>ה בא בטרוניא עם בריותיו.</w:t>
      </w:r>
    </w:p>
    <w:p w14:paraId="32FC57F3" w14:textId="012B4D08" w:rsidR="00910F84" w:rsidRPr="00C35A2C" w:rsidRDefault="003423B8" w:rsidP="00910F84">
      <w:pPr>
        <w:rPr>
          <w:rtl/>
        </w:rPr>
      </w:pPr>
      <w:r>
        <w:rPr>
          <w:rFonts w:hint="cs"/>
          <w:rtl/>
        </w:rPr>
        <w:t xml:space="preserve">- </w:t>
      </w:r>
      <w:r w:rsidR="00910F84" w:rsidRPr="00C35A2C">
        <w:rPr>
          <w:rFonts w:hint="cs"/>
          <w:rtl/>
        </w:rPr>
        <w:t>ו</w:t>
      </w:r>
      <w:r w:rsidR="00910F84" w:rsidRPr="00C35A2C">
        <w:rPr>
          <w:rtl/>
        </w:rPr>
        <w:t xml:space="preserve">קרי ליה מצוה קלה? משום </w:t>
      </w:r>
      <w:r>
        <w:rPr>
          <w:rFonts w:hint="cs"/>
          <w:rtl/>
        </w:rPr>
        <w:t xml:space="preserve">שאין בה </w:t>
      </w:r>
      <w:r w:rsidR="00910F84" w:rsidRPr="00C35A2C">
        <w:rPr>
          <w:rtl/>
        </w:rPr>
        <w:t>חסרון כיס.</w:t>
      </w:r>
    </w:p>
    <w:p w14:paraId="15C6E08B" w14:textId="613A1EEE" w:rsidR="00910F84" w:rsidRPr="00C35A2C" w:rsidRDefault="00910F84" w:rsidP="00910F84">
      <w:pPr>
        <w:rPr>
          <w:rtl/>
        </w:rPr>
      </w:pPr>
      <w:r w:rsidRPr="00C35A2C">
        <w:rPr>
          <w:rtl/>
        </w:rPr>
        <w:t>מיד כל אחד עושה סוכה בראש גגו, והקב</w:t>
      </w:r>
      <w:r>
        <w:rPr>
          <w:rtl/>
        </w:rPr>
        <w:t>"</w:t>
      </w:r>
      <w:r w:rsidRPr="00C35A2C">
        <w:rPr>
          <w:rtl/>
        </w:rPr>
        <w:t xml:space="preserve">ה מקדיר עליהם חמה בתקופת תמוז, וכל אחד מבעט בסוכתו ויוצא, </w:t>
      </w:r>
      <w:r w:rsidRPr="003423B8">
        <w:rPr>
          <w:rStyle w:val="affff1"/>
          <w:rtl/>
        </w:rPr>
        <w:t>שנא</w:t>
      </w:r>
      <w:r w:rsidRPr="003423B8">
        <w:rPr>
          <w:rStyle w:val="affff1"/>
          <w:rFonts w:hint="cs"/>
          <w:rtl/>
        </w:rPr>
        <w:t>'</w:t>
      </w:r>
      <w:r w:rsidRPr="003423B8">
        <w:rPr>
          <w:rStyle w:val="affff1"/>
          <w:rtl/>
        </w:rPr>
        <w:t>:</w:t>
      </w:r>
      <w:r w:rsidRPr="00C35A2C">
        <w:rPr>
          <w:rtl/>
        </w:rPr>
        <w:t xml:space="preserve"> </w:t>
      </w:r>
      <w:r w:rsidRPr="00CC6E58">
        <w:rPr>
          <w:rStyle w:val="afffd"/>
          <w:rFonts w:hint="cs"/>
          <w:rtl/>
        </w:rPr>
        <w:t>'</w:t>
      </w:r>
      <w:r w:rsidRPr="00CC6E58">
        <w:rPr>
          <w:rStyle w:val="afffd"/>
          <w:rtl/>
        </w:rPr>
        <w:t>ננתקה את מוסרותימו ונשליכה ממנו עבותימו</w:t>
      </w:r>
      <w:r w:rsidRPr="00CC6E58">
        <w:rPr>
          <w:rStyle w:val="afffd"/>
          <w:rFonts w:hint="cs"/>
          <w:rtl/>
        </w:rPr>
        <w:t>'</w:t>
      </w:r>
      <w:r w:rsidRPr="00CC6E58">
        <w:rPr>
          <w:rStyle w:val="afffd"/>
          <w:rtl/>
        </w:rPr>
        <w:t>.</w:t>
      </w:r>
    </w:p>
    <w:p w14:paraId="60B3A0EC" w14:textId="77777777" w:rsidR="003423B8" w:rsidRDefault="003423B8" w:rsidP="003423B8">
      <w:pPr>
        <w:pStyle w:val="36"/>
        <w:framePr w:wrap="notBeside"/>
        <w:rPr>
          <w:rtl/>
        </w:rPr>
      </w:pPr>
      <w:r>
        <w:rPr>
          <w:rFonts w:hint="cs"/>
          <w:rtl/>
        </w:rPr>
        <w:t xml:space="preserve">ואף </w:t>
      </w:r>
    </w:p>
    <w:p w14:paraId="1CDF0068" w14:textId="77777777" w:rsidR="003423B8" w:rsidRDefault="003423B8" w:rsidP="00910F84">
      <w:pPr>
        <w:rPr>
          <w:rtl/>
        </w:rPr>
      </w:pPr>
      <w:r>
        <w:rPr>
          <w:rFonts w:hint="cs"/>
          <w:rtl/>
        </w:rPr>
        <w:t>ש</w:t>
      </w:r>
      <w:r w:rsidR="00910F84" w:rsidRPr="00C35A2C">
        <w:rPr>
          <w:rtl/>
        </w:rPr>
        <w:t>אין הקב</w:t>
      </w:r>
      <w:r w:rsidR="00910F84">
        <w:rPr>
          <w:rtl/>
        </w:rPr>
        <w:t>"</w:t>
      </w:r>
      <w:r w:rsidR="00910F84" w:rsidRPr="00C35A2C">
        <w:rPr>
          <w:rtl/>
        </w:rPr>
        <w:t xml:space="preserve">ה בא בטרוניא עם בריותיו! </w:t>
      </w:r>
    </w:p>
    <w:p w14:paraId="0E05F76C" w14:textId="77777777" w:rsidR="003423B8" w:rsidRDefault="003423B8" w:rsidP="003423B8">
      <w:pPr>
        <w:pStyle w:val="36"/>
        <w:framePr w:wrap="notBeside"/>
        <w:rPr>
          <w:rtl/>
        </w:rPr>
      </w:pPr>
      <w:r>
        <w:rPr>
          <w:rFonts w:hint="cs"/>
          <w:rtl/>
        </w:rPr>
        <w:t>-</w:t>
      </w:r>
    </w:p>
    <w:p w14:paraId="09A0F11E" w14:textId="2870E4CB" w:rsidR="00910F84" w:rsidRDefault="003423B8" w:rsidP="00910F84">
      <w:pPr>
        <w:rPr>
          <w:rtl/>
        </w:rPr>
      </w:pPr>
      <w:r>
        <w:rPr>
          <w:rFonts w:hint="cs"/>
          <w:rtl/>
        </w:rPr>
        <w:t xml:space="preserve">גם </w:t>
      </w:r>
      <w:r w:rsidR="00910F84" w:rsidRPr="00C35A2C">
        <w:rPr>
          <w:rtl/>
        </w:rPr>
        <w:t xml:space="preserve">ישראל </w:t>
      </w:r>
      <w:r w:rsidR="00910F84" w:rsidRPr="00C35A2C">
        <w:rPr>
          <w:rFonts w:hint="cs"/>
          <w:rtl/>
        </w:rPr>
        <w:t>פעמים שנמשכת להם תקופת תמוז עד החג והו</w:t>
      </w:r>
      <w:r w:rsidR="00910F84">
        <w:rPr>
          <w:rtl/>
        </w:rPr>
        <w:t>"</w:t>
      </w:r>
      <w:r w:rsidR="00910F84" w:rsidRPr="00C35A2C">
        <w:rPr>
          <w:rFonts w:hint="cs"/>
          <w:rtl/>
        </w:rPr>
        <w:t>ל צער</w:t>
      </w:r>
    </w:p>
    <w:p w14:paraId="7E4EBD59" w14:textId="77777777" w:rsidR="00910F84" w:rsidRPr="00C35A2C" w:rsidRDefault="00910F84" w:rsidP="00910F84">
      <w:pPr>
        <w:pStyle w:val="aff6"/>
        <w:framePr w:wrap="around"/>
        <w:rPr>
          <w:rtl/>
        </w:rPr>
      </w:pPr>
      <w:r w:rsidRPr="00C35A2C">
        <w:rPr>
          <w:rFonts w:hint="cs"/>
          <w:rtl/>
        </w:rPr>
        <w:t>ג:</w:t>
      </w:r>
    </w:p>
    <w:p w14:paraId="5CAEE6D4" w14:textId="34E59891" w:rsidR="003423B8" w:rsidRDefault="00910F84" w:rsidP="003423B8">
      <w:pPr>
        <w:pStyle w:val="36"/>
        <w:framePr w:wrap="notBeside"/>
        <w:rPr>
          <w:rtl/>
        </w:rPr>
      </w:pPr>
      <w:r w:rsidRPr="00C35A2C">
        <w:rPr>
          <w:rtl/>
        </w:rPr>
        <w:t>ו</w:t>
      </w:r>
      <w:r w:rsidR="003423B8">
        <w:rPr>
          <w:rFonts w:hint="cs"/>
          <w:rtl/>
        </w:rPr>
        <w:t>אף</w:t>
      </w:r>
      <w:r w:rsidRPr="00C35A2C">
        <w:rPr>
          <w:rtl/>
        </w:rPr>
        <w:t xml:space="preserve"> רבא:</w:t>
      </w:r>
    </w:p>
    <w:p w14:paraId="2DC2FB0A" w14:textId="3143909A" w:rsidR="00910F84" w:rsidRPr="00C35A2C" w:rsidRDefault="00910F84" w:rsidP="00910F84">
      <w:pPr>
        <w:rPr>
          <w:rtl/>
        </w:rPr>
      </w:pPr>
      <w:r w:rsidRPr="00C35A2C">
        <w:rPr>
          <w:rtl/>
        </w:rPr>
        <w:t xml:space="preserve">מצטער פטור מן הסוכה! </w:t>
      </w:r>
      <w:r w:rsidR="003423B8">
        <w:rPr>
          <w:rFonts w:hint="cs"/>
          <w:rtl/>
        </w:rPr>
        <w:t xml:space="preserve">- </w:t>
      </w:r>
      <w:r w:rsidRPr="00C35A2C">
        <w:rPr>
          <w:rtl/>
        </w:rPr>
        <w:t>נהי דפטור, בעוטי מי מבעטי.</w:t>
      </w:r>
    </w:p>
    <w:p w14:paraId="365062DF" w14:textId="50A84B5D" w:rsidR="00910F84" w:rsidRPr="00C35A2C" w:rsidRDefault="00910F84" w:rsidP="003423B8">
      <w:pPr>
        <w:rPr>
          <w:rtl/>
        </w:rPr>
      </w:pPr>
      <w:r w:rsidRPr="00C35A2C">
        <w:rPr>
          <w:rtl/>
        </w:rPr>
        <w:t>מיד, הקב</w:t>
      </w:r>
      <w:r>
        <w:rPr>
          <w:rtl/>
        </w:rPr>
        <w:t>"</w:t>
      </w:r>
      <w:r w:rsidRPr="00C35A2C">
        <w:rPr>
          <w:rtl/>
        </w:rPr>
        <w:t xml:space="preserve">ה יושב ומשחק עליהן, </w:t>
      </w:r>
      <w:r w:rsidRPr="003423B8">
        <w:rPr>
          <w:rStyle w:val="affff1"/>
          <w:rtl/>
        </w:rPr>
        <w:t>שנא:</w:t>
      </w:r>
      <w:r w:rsidRPr="00FF1C37">
        <w:rPr>
          <w:rStyle w:val="afffd"/>
          <w:rFonts w:hint="cs"/>
          <w:rtl/>
        </w:rPr>
        <w:t>'</w:t>
      </w:r>
      <w:r w:rsidRPr="00FF1C37">
        <w:rPr>
          <w:rStyle w:val="afffd"/>
          <w:rtl/>
        </w:rPr>
        <w:t>יושב בשמים ישחק וגו'.</w:t>
      </w:r>
    </w:p>
    <w:p w14:paraId="5DBE0B4A" w14:textId="77777777" w:rsidR="003423B8" w:rsidRDefault="00910F84" w:rsidP="003423B8">
      <w:pPr>
        <w:pStyle w:val="36"/>
        <w:framePr w:wrap="notBeside"/>
        <w:rPr>
          <w:rtl/>
        </w:rPr>
      </w:pPr>
      <w:r w:rsidRPr="00C35A2C">
        <w:rPr>
          <w:rtl/>
        </w:rPr>
        <w:t>א</w:t>
      </w:r>
      <w:r>
        <w:rPr>
          <w:rtl/>
        </w:rPr>
        <w:t>"</w:t>
      </w:r>
      <w:r w:rsidRPr="00C35A2C">
        <w:rPr>
          <w:rtl/>
        </w:rPr>
        <w:t>ר יצחק:</w:t>
      </w:r>
    </w:p>
    <w:p w14:paraId="44EDDF00" w14:textId="0E0B2CB0" w:rsidR="00910F84" w:rsidRPr="00C35A2C" w:rsidRDefault="00910F84" w:rsidP="00910F84">
      <w:pPr>
        <w:rPr>
          <w:rtl/>
        </w:rPr>
      </w:pPr>
      <w:r w:rsidRPr="00C35A2C">
        <w:rPr>
          <w:rtl/>
        </w:rPr>
        <w:t xml:space="preserve"> אין שחוק לפני הקב</w:t>
      </w:r>
      <w:r>
        <w:rPr>
          <w:rtl/>
        </w:rPr>
        <w:t>"</w:t>
      </w:r>
      <w:r w:rsidRPr="00C35A2C">
        <w:rPr>
          <w:rtl/>
        </w:rPr>
        <w:t>ה אלא אותו היום בלבד.</w:t>
      </w:r>
    </w:p>
    <w:p w14:paraId="08646651" w14:textId="77777777" w:rsidR="003423B8" w:rsidRDefault="00910F84" w:rsidP="003423B8">
      <w:pPr>
        <w:pStyle w:val="36"/>
        <w:framePr w:wrap="notBeside"/>
        <w:rPr>
          <w:rtl/>
        </w:rPr>
      </w:pPr>
      <w:r w:rsidRPr="00C35A2C">
        <w:rPr>
          <w:rtl/>
        </w:rPr>
        <w:t xml:space="preserve">איכא דמתני </w:t>
      </w:r>
    </w:p>
    <w:p w14:paraId="7490E29B" w14:textId="282C90E6" w:rsidR="00910F84" w:rsidRPr="00C35A2C" w:rsidRDefault="003423B8" w:rsidP="00910F84">
      <w:pPr>
        <w:rPr>
          <w:rtl/>
        </w:rPr>
      </w:pPr>
      <w:r w:rsidRPr="003423B8">
        <w:rPr>
          <w:rStyle w:val="affff1"/>
          <w:rFonts w:hint="cs"/>
          <w:rtl/>
        </w:rPr>
        <w:t xml:space="preserve">לדרי''צ </w:t>
      </w:r>
      <w:r w:rsidR="00910F84" w:rsidRPr="003423B8">
        <w:rPr>
          <w:rStyle w:val="affff1"/>
          <w:rFonts w:hint="cs"/>
          <w:rtl/>
        </w:rPr>
        <w:t xml:space="preserve">אהה </w:t>
      </w:r>
      <w:r w:rsidR="00910F84" w:rsidRPr="003423B8">
        <w:rPr>
          <w:rStyle w:val="affff1"/>
          <w:rtl/>
        </w:rPr>
        <w:t>דתניא, רבי יוסי</w:t>
      </w:r>
      <w:r>
        <w:rPr>
          <w:rStyle w:val="affff1"/>
          <w:rFonts w:hint="cs"/>
          <w:rtl/>
        </w:rPr>
        <w:t>:</w:t>
      </w:r>
      <w:r w:rsidR="00910F84" w:rsidRPr="00C35A2C">
        <w:rPr>
          <w:rtl/>
        </w:rPr>
        <w:t xml:space="preserve"> לעת</w:t>
      </w:r>
      <w:r w:rsidR="00910F84">
        <w:rPr>
          <w:rFonts w:hint="cs"/>
          <w:rtl/>
        </w:rPr>
        <w:t xml:space="preserve">"ל </w:t>
      </w:r>
      <w:r w:rsidR="00910F84" w:rsidRPr="00C35A2C">
        <w:rPr>
          <w:rtl/>
        </w:rPr>
        <w:t>באין עובדי כוכבים ומתגיירין.</w:t>
      </w:r>
    </w:p>
    <w:p w14:paraId="75524BD1" w14:textId="3E2C174E" w:rsidR="00910F84" w:rsidRDefault="003423B8" w:rsidP="00910F84">
      <w:pPr>
        <w:rPr>
          <w:rtl/>
        </w:rPr>
      </w:pPr>
      <w:r>
        <w:rPr>
          <w:rFonts w:hint="cs"/>
          <w:rtl/>
        </w:rPr>
        <w:t xml:space="preserve">ואף דאין </w:t>
      </w:r>
      <w:r w:rsidR="00910F84" w:rsidRPr="00C35A2C">
        <w:rPr>
          <w:rFonts w:hint="cs"/>
          <w:rtl/>
        </w:rPr>
        <w:t>מק</w:t>
      </w:r>
      <w:r w:rsidR="00910F84" w:rsidRPr="00C35A2C">
        <w:rPr>
          <w:rtl/>
        </w:rPr>
        <w:t xml:space="preserve">בלין גרים לימות המשיח, </w:t>
      </w:r>
      <w:r w:rsidRPr="003423B8">
        <w:rPr>
          <w:rStyle w:val="affff1"/>
          <w:rFonts w:hint="cs"/>
          <w:rtl/>
        </w:rPr>
        <w:t>כיוצ''ב</w:t>
      </w:r>
      <w:r>
        <w:rPr>
          <w:rFonts w:hint="cs"/>
          <w:rtl/>
        </w:rPr>
        <w:t xml:space="preserve"> </w:t>
      </w:r>
      <w:r w:rsidR="00910F84" w:rsidRPr="00C35A2C">
        <w:rPr>
          <w:rtl/>
        </w:rPr>
        <w:t>לא קבלו גרים לא בימי דוד ולא בימי שלמה!</w:t>
      </w:r>
    </w:p>
    <w:p w14:paraId="75232AB3" w14:textId="77777777" w:rsidR="003423B8" w:rsidRDefault="00910F84" w:rsidP="003423B8">
      <w:pPr>
        <w:pStyle w:val="36"/>
        <w:framePr w:wrap="notBeside"/>
        <w:rPr>
          <w:rtl/>
        </w:rPr>
      </w:pPr>
      <w:r w:rsidRPr="00C35A2C">
        <w:rPr>
          <w:rtl/>
        </w:rPr>
        <w:t xml:space="preserve">אלא </w:t>
      </w:r>
    </w:p>
    <w:p w14:paraId="60B5835B" w14:textId="5BF81C7B" w:rsidR="00910F84" w:rsidRPr="00C35A2C" w:rsidRDefault="00910F84" w:rsidP="003423B8">
      <w:pPr>
        <w:rPr>
          <w:rtl/>
        </w:rPr>
      </w:pPr>
      <w:r w:rsidRPr="00C35A2C">
        <w:rPr>
          <w:rtl/>
        </w:rPr>
        <w:t xml:space="preserve">שנעשו גרים גרורים, ומניחין תפילין בראשיהן, תפילין בזרועותיהם, ציצית בבגדיהם, מזוזה בפתחיהם כיון שרואין מלחמת גוג ומגוג, </w:t>
      </w:r>
      <w:r w:rsidR="003423B8">
        <w:rPr>
          <w:rStyle w:val="affff1"/>
          <w:rFonts w:hint="cs"/>
          <w:rtl/>
        </w:rPr>
        <w:t>א''ל</w:t>
      </w:r>
      <w:r w:rsidRPr="003423B8">
        <w:rPr>
          <w:rStyle w:val="affff1"/>
          <w:rtl/>
        </w:rPr>
        <w:t>:</w:t>
      </w:r>
      <w:r w:rsidRPr="00C35A2C">
        <w:rPr>
          <w:rtl/>
        </w:rPr>
        <w:t xml:space="preserve"> על מה באתם? </w:t>
      </w:r>
      <w:r w:rsidRPr="003423B8">
        <w:rPr>
          <w:rStyle w:val="affff1"/>
          <w:rtl/>
        </w:rPr>
        <w:t>אומרים לו:</w:t>
      </w:r>
      <w:r w:rsidRPr="00C35A2C">
        <w:rPr>
          <w:rFonts w:hint="cs"/>
          <w:rtl/>
        </w:rPr>
        <w:t xml:space="preserve"> </w:t>
      </w:r>
      <w:r w:rsidRPr="00CC6E58">
        <w:rPr>
          <w:rStyle w:val="afffd"/>
          <w:rFonts w:hint="cs"/>
          <w:rtl/>
        </w:rPr>
        <w:t>'</w:t>
      </w:r>
      <w:r w:rsidRPr="00CC6E58">
        <w:rPr>
          <w:rStyle w:val="afffd"/>
          <w:rtl/>
        </w:rPr>
        <w:t>על ה' ועל משיחו</w:t>
      </w:r>
      <w:r w:rsidRPr="00C35A2C">
        <w:rPr>
          <w:rtl/>
        </w:rPr>
        <w:t xml:space="preserve">, </w:t>
      </w:r>
      <w:r w:rsidR="003423B8">
        <w:rPr>
          <w:rStyle w:val="affff1"/>
          <w:rFonts w:hint="cs"/>
          <w:rtl/>
        </w:rPr>
        <w:t>ד</w:t>
      </w:r>
      <w:r w:rsidRPr="00CC6E58">
        <w:rPr>
          <w:rStyle w:val="afffd"/>
          <w:rtl/>
        </w:rPr>
        <w:t>'למה רגשו גוים ולאומים יהגו ריק וגו',</w:t>
      </w:r>
      <w:r w:rsidRPr="00C35A2C">
        <w:rPr>
          <w:rtl/>
        </w:rPr>
        <w:t xml:space="preserve"> וכל אחד מנתק מצותו והולך, </w:t>
      </w:r>
      <w:r w:rsidR="003423B8">
        <w:rPr>
          <w:rStyle w:val="affff1"/>
          <w:rFonts w:hint="cs"/>
          <w:rtl/>
        </w:rPr>
        <w:t>ד</w:t>
      </w:r>
      <w:r w:rsidRPr="00CC6E58">
        <w:rPr>
          <w:rStyle w:val="afffd"/>
          <w:rFonts w:hint="cs"/>
          <w:rtl/>
        </w:rPr>
        <w:t>'</w:t>
      </w:r>
      <w:r w:rsidRPr="00CC6E58">
        <w:rPr>
          <w:rStyle w:val="afffd"/>
          <w:rtl/>
        </w:rPr>
        <w:t>ננתקה את מוסרותימו</w:t>
      </w:r>
      <w:r w:rsidRPr="00CC6E58">
        <w:rPr>
          <w:rStyle w:val="afffd"/>
          <w:rFonts w:hint="cs"/>
          <w:rtl/>
        </w:rPr>
        <w:t>'</w:t>
      </w:r>
      <w:r w:rsidRPr="00C35A2C">
        <w:rPr>
          <w:rtl/>
        </w:rPr>
        <w:t>, והקב</w:t>
      </w:r>
      <w:r>
        <w:rPr>
          <w:rtl/>
        </w:rPr>
        <w:t>"</w:t>
      </w:r>
      <w:r w:rsidRPr="00C35A2C">
        <w:rPr>
          <w:rtl/>
        </w:rPr>
        <w:t xml:space="preserve">ה יושב ומשחק, </w:t>
      </w:r>
      <w:r w:rsidRPr="003423B8">
        <w:rPr>
          <w:rStyle w:val="affff1"/>
          <w:rtl/>
        </w:rPr>
        <w:t>שנא</w:t>
      </w:r>
      <w:r w:rsidRPr="003423B8">
        <w:rPr>
          <w:rStyle w:val="affff1"/>
          <w:rFonts w:hint="cs"/>
          <w:rtl/>
        </w:rPr>
        <w:t>'</w:t>
      </w:r>
      <w:r w:rsidRPr="003423B8">
        <w:rPr>
          <w:rStyle w:val="affff1"/>
          <w:rtl/>
        </w:rPr>
        <w:t>:</w:t>
      </w:r>
      <w:r w:rsidRPr="00FF1C37">
        <w:rPr>
          <w:rStyle w:val="afffd"/>
          <w:rtl/>
        </w:rPr>
        <w:t xml:space="preserve"> </w:t>
      </w:r>
      <w:r w:rsidRPr="00FF1C37">
        <w:rPr>
          <w:rStyle w:val="afffd"/>
          <w:rFonts w:hint="cs"/>
          <w:rtl/>
        </w:rPr>
        <w:t>'</w:t>
      </w:r>
      <w:r w:rsidRPr="00FF1C37">
        <w:rPr>
          <w:rStyle w:val="afffd"/>
          <w:rtl/>
        </w:rPr>
        <w:t>יושב בשמים ישחק</w:t>
      </w:r>
      <w:r w:rsidRPr="00FF1C37">
        <w:rPr>
          <w:rStyle w:val="afffd"/>
          <w:rFonts w:hint="cs"/>
          <w:rtl/>
        </w:rPr>
        <w:t>'</w:t>
      </w:r>
      <w:r w:rsidRPr="00FF1C37">
        <w:rPr>
          <w:rStyle w:val="afffd"/>
          <w:rtl/>
        </w:rPr>
        <w:t>.</w:t>
      </w:r>
    </w:p>
    <w:p w14:paraId="2C4F890C" w14:textId="77777777" w:rsidR="003423B8" w:rsidRDefault="00910F84" w:rsidP="003423B8">
      <w:pPr>
        <w:pStyle w:val="36"/>
        <w:framePr w:wrap="notBeside"/>
        <w:rPr>
          <w:rtl/>
        </w:rPr>
      </w:pPr>
      <w:r w:rsidRPr="00C35A2C">
        <w:rPr>
          <w:rtl/>
        </w:rPr>
        <w:t>א</w:t>
      </w:r>
      <w:r>
        <w:rPr>
          <w:rtl/>
        </w:rPr>
        <w:t>"</w:t>
      </w:r>
      <w:r w:rsidRPr="00C35A2C">
        <w:rPr>
          <w:rtl/>
        </w:rPr>
        <w:t>ר יצחק:</w:t>
      </w:r>
    </w:p>
    <w:p w14:paraId="2E7D2C7A" w14:textId="4756BF2D" w:rsidR="00910F84" w:rsidRPr="00C35A2C" w:rsidRDefault="00910F84" w:rsidP="00910F84">
      <w:pPr>
        <w:rPr>
          <w:rtl/>
        </w:rPr>
      </w:pPr>
      <w:r w:rsidRPr="00C35A2C">
        <w:rPr>
          <w:rtl/>
        </w:rPr>
        <w:t>אין לו להקב</w:t>
      </w:r>
      <w:r>
        <w:rPr>
          <w:rtl/>
        </w:rPr>
        <w:t>"</w:t>
      </w:r>
      <w:r w:rsidRPr="00C35A2C">
        <w:rPr>
          <w:rtl/>
        </w:rPr>
        <w:t>ה שחוק אלא אותו היום בלבד.</w:t>
      </w:r>
    </w:p>
    <w:p w14:paraId="6AB11AB9" w14:textId="77777777" w:rsidR="003423B8" w:rsidRDefault="00910F84" w:rsidP="003423B8">
      <w:pPr>
        <w:pStyle w:val="36"/>
        <w:framePr w:wrap="notBeside"/>
        <w:rPr>
          <w:rtl/>
        </w:rPr>
      </w:pPr>
      <w:r w:rsidRPr="00C35A2C">
        <w:rPr>
          <w:rtl/>
        </w:rPr>
        <w:t xml:space="preserve">והא </w:t>
      </w:r>
      <w:r w:rsidRPr="00C35A2C">
        <w:rPr>
          <w:rFonts w:hint="cs"/>
          <w:rtl/>
        </w:rPr>
        <w:t>דאריא</w:t>
      </w:r>
      <w:r>
        <w:rPr>
          <w:rtl/>
        </w:rPr>
        <w:t>"</w:t>
      </w:r>
      <w:r w:rsidRPr="00C35A2C">
        <w:rPr>
          <w:rFonts w:hint="cs"/>
          <w:rtl/>
        </w:rPr>
        <w:t>ר</w:t>
      </w:r>
      <w:r w:rsidRPr="00C35A2C">
        <w:rPr>
          <w:rtl/>
        </w:rPr>
        <w:t>:</w:t>
      </w:r>
    </w:p>
    <w:p w14:paraId="132005D0" w14:textId="55641DD0" w:rsidR="00910F84" w:rsidRPr="003423B8" w:rsidRDefault="00910F84" w:rsidP="00910F84">
      <w:pPr>
        <w:rPr>
          <w:rStyle w:val="afff"/>
          <w:rtl/>
        </w:rPr>
      </w:pPr>
      <w:r w:rsidRPr="003423B8">
        <w:rPr>
          <w:rStyle w:val="afff"/>
          <w:rtl/>
        </w:rPr>
        <w:t>שתים עשרה שעות הוי היום,</w:t>
      </w:r>
    </w:p>
    <w:p w14:paraId="4E8BA699" w14:textId="77777777" w:rsidR="00910F84" w:rsidRDefault="00910F84" w:rsidP="00910F84">
      <w:pPr>
        <w:rPr>
          <w:rtl/>
        </w:rPr>
      </w:pPr>
      <w:r w:rsidRPr="00C35A2C">
        <w:rPr>
          <w:b/>
          <w:bCs/>
          <w:rtl/>
        </w:rPr>
        <w:t>שלש הראשונות</w:t>
      </w:r>
      <w:r w:rsidRPr="00C35A2C">
        <w:rPr>
          <w:rtl/>
        </w:rPr>
        <w:t xml:space="preserve"> הקב</w:t>
      </w:r>
      <w:r>
        <w:rPr>
          <w:rtl/>
        </w:rPr>
        <w:t>"</w:t>
      </w:r>
      <w:r w:rsidRPr="00C35A2C">
        <w:rPr>
          <w:rtl/>
        </w:rPr>
        <w:t>ה יושב ועוסק בתורה,</w:t>
      </w:r>
    </w:p>
    <w:p w14:paraId="5E831199" w14:textId="1E04FD2E" w:rsidR="00910F84" w:rsidRDefault="00910F84" w:rsidP="00910F84">
      <w:pPr>
        <w:rPr>
          <w:rtl/>
        </w:rPr>
      </w:pPr>
      <w:r w:rsidRPr="00C35A2C">
        <w:rPr>
          <w:b/>
          <w:bCs/>
          <w:rtl/>
        </w:rPr>
        <w:t>שניות</w:t>
      </w:r>
      <w:r w:rsidRPr="00C35A2C">
        <w:rPr>
          <w:rtl/>
        </w:rPr>
        <w:t xml:space="preserve"> </w:t>
      </w:r>
      <w:r w:rsidR="003423B8">
        <w:rPr>
          <w:rFonts w:hint="cs"/>
          <w:rtl/>
        </w:rPr>
        <w:t>-</w:t>
      </w:r>
      <w:r w:rsidRPr="00C35A2C">
        <w:rPr>
          <w:rtl/>
        </w:rPr>
        <w:t>יושב ודן את כל העולם כולו, כיון שרואה שנתחייב עולם כלייה, עומד מכסא הדין ויושב על כסא רחמים,</w:t>
      </w:r>
    </w:p>
    <w:p w14:paraId="65470880" w14:textId="77777777" w:rsidR="00910F84" w:rsidRDefault="00910F84" w:rsidP="00910F84">
      <w:pPr>
        <w:rPr>
          <w:rtl/>
        </w:rPr>
      </w:pPr>
      <w:r w:rsidRPr="003423B8">
        <w:rPr>
          <w:b/>
          <w:bCs/>
          <w:spacing w:val="-6"/>
          <w:rtl/>
        </w:rPr>
        <w:t>שלישיות</w:t>
      </w:r>
      <w:r w:rsidRPr="003423B8">
        <w:rPr>
          <w:spacing w:val="-6"/>
          <w:rtl/>
        </w:rPr>
        <w:t xml:space="preserve"> - יושב וזן את כל העולם כולו מקרני ראמים עד ביצי כנים</w:t>
      </w:r>
      <w:r w:rsidRPr="00C35A2C">
        <w:rPr>
          <w:rtl/>
        </w:rPr>
        <w:t>,</w:t>
      </w:r>
    </w:p>
    <w:p w14:paraId="43DD4858" w14:textId="4C387340" w:rsidR="003423B8" w:rsidRDefault="00910F84" w:rsidP="003423B8">
      <w:pPr>
        <w:rPr>
          <w:rtl/>
        </w:rPr>
      </w:pPr>
      <w:r w:rsidRPr="00C35A2C">
        <w:rPr>
          <w:b/>
          <w:bCs/>
          <w:rtl/>
        </w:rPr>
        <w:t>רביעיות</w:t>
      </w:r>
      <w:r w:rsidRPr="00C35A2C">
        <w:rPr>
          <w:rtl/>
        </w:rPr>
        <w:t xml:space="preserve"> </w:t>
      </w:r>
      <w:r w:rsidR="003423B8">
        <w:rPr>
          <w:rFonts w:hint="cs"/>
          <w:rtl/>
        </w:rPr>
        <w:t>-</w:t>
      </w:r>
      <w:r w:rsidRPr="00C35A2C">
        <w:rPr>
          <w:rtl/>
        </w:rPr>
        <w:t xml:space="preserve">יושב ומשחק עם לויתן, </w:t>
      </w:r>
      <w:r w:rsidRPr="003423B8">
        <w:rPr>
          <w:rStyle w:val="affff1"/>
          <w:rtl/>
        </w:rPr>
        <w:t>שנא:</w:t>
      </w:r>
      <w:r w:rsidRPr="00C35A2C">
        <w:rPr>
          <w:rtl/>
        </w:rPr>
        <w:t xml:space="preserve"> </w:t>
      </w:r>
      <w:r w:rsidRPr="003F072B">
        <w:rPr>
          <w:rStyle w:val="afffd"/>
          <w:rFonts w:hint="cs"/>
          <w:rtl/>
        </w:rPr>
        <w:t>'</w:t>
      </w:r>
      <w:r w:rsidRPr="003F072B">
        <w:rPr>
          <w:rStyle w:val="afffd"/>
          <w:rtl/>
        </w:rPr>
        <w:t>לויתן זה יצרת לשחק בו!</w:t>
      </w:r>
    </w:p>
    <w:p w14:paraId="138FE32F" w14:textId="7023D9AF" w:rsidR="003423B8" w:rsidRDefault="00A34C51" w:rsidP="003423B8">
      <w:pPr>
        <w:pStyle w:val="36"/>
        <w:framePr w:wrap="notBeside"/>
        <w:rPr>
          <w:rtl/>
        </w:rPr>
      </w:pPr>
      <w:r>
        <w:rPr>
          <w:rFonts w:hint="cs"/>
          <w:rtl/>
        </w:rPr>
        <w:t xml:space="preserve">- </w:t>
      </w:r>
      <w:r w:rsidR="00910F84" w:rsidRPr="00C35A2C">
        <w:rPr>
          <w:rFonts w:hint="cs"/>
          <w:rtl/>
        </w:rPr>
        <w:t>ארנב</w:t>
      </w:r>
      <w:r w:rsidR="00910F84">
        <w:rPr>
          <w:rtl/>
        </w:rPr>
        <w:t>"</w:t>
      </w:r>
      <w:r w:rsidR="00910F84" w:rsidRPr="00C35A2C">
        <w:rPr>
          <w:rFonts w:hint="cs"/>
          <w:rtl/>
        </w:rPr>
        <w:t>י</w:t>
      </w:r>
      <w:r w:rsidR="00910F84" w:rsidRPr="00C35A2C">
        <w:rPr>
          <w:rtl/>
        </w:rPr>
        <w:t>:</w:t>
      </w:r>
    </w:p>
    <w:p w14:paraId="3E811320" w14:textId="112F55FF" w:rsidR="003423B8" w:rsidRPr="003423B8" w:rsidRDefault="00910F84" w:rsidP="003423B8">
      <w:pPr>
        <w:spacing w:after="120"/>
        <w:rPr>
          <w:spacing w:val="-4"/>
          <w:rtl/>
        </w:rPr>
      </w:pPr>
      <w:r w:rsidRPr="003423B8">
        <w:rPr>
          <w:spacing w:val="-4"/>
          <w:rtl/>
        </w:rPr>
        <w:t>עם בריותיו משחק, ועל בריותיו אינו משחק אלא אותו היום בלבד.</w:t>
      </w:r>
    </w:p>
    <w:p w14:paraId="611FBF2F" w14:textId="77777777" w:rsidR="003423B8" w:rsidRDefault="00910F84" w:rsidP="003423B8">
      <w:pPr>
        <w:pStyle w:val="36"/>
        <w:framePr w:wrap="notBeside"/>
        <w:rPr>
          <w:rtl/>
        </w:rPr>
      </w:pPr>
      <w:r w:rsidRPr="00C35A2C">
        <w:rPr>
          <w:rtl/>
        </w:rPr>
        <w:t>ר</w:t>
      </w:r>
      <w:r>
        <w:rPr>
          <w:rtl/>
        </w:rPr>
        <w:t>"</w:t>
      </w:r>
      <w:r w:rsidRPr="00C35A2C">
        <w:rPr>
          <w:rFonts w:hint="cs"/>
          <w:rtl/>
        </w:rPr>
        <w:t>א לרנב'י:</w:t>
      </w:r>
    </w:p>
    <w:p w14:paraId="3D4A00AC" w14:textId="0202F86B" w:rsidR="003423B8" w:rsidRPr="00A34C51" w:rsidRDefault="00910F84" w:rsidP="003423B8">
      <w:pPr>
        <w:rPr>
          <w:rStyle w:val="afff"/>
          <w:rtl/>
        </w:rPr>
      </w:pPr>
      <w:r w:rsidRPr="00A34C51">
        <w:rPr>
          <w:rStyle w:val="afff"/>
          <w:rtl/>
        </w:rPr>
        <w:t>מיום שחרב בית המקדש אין שחוק להקב"ה</w:t>
      </w:r>
    </w:p>
    <w:p w14:paraId="648D97E8" w14:textId="77777777" w:rsidR="003423B8" w:rsidRDefault="00910F84" w:rsidP="003423B8">
      <w:pPr>
        <w:pStyle w:val="36"/>
        <w:framePr w:wrap="notBeside"/>
        <w:rPr>
          <w:rtl/>
        </w:rPr>
      </w:pPr>
      <w:r w:rsidRPr="00C35A2C">
        <w:rPr>
          <w:rFonts w:hint="cs"/>
          <w:rtl/>
        </w:rPr>
        <w:lastRenderedPageBreak/>
        <w:t>לאו</w:t>
      </w:r>
    </w:p>
    <w:p w14:paraId="765418E0" w14:textId="77777777" w:rsidR="003423B8" w:rsidRDefault="00910F84" w:rsidP="00910F84">
      <w:pPr>
        <w:rPr>
          <w:rtl/>
        </w:rPr>
      </w:pPr>
      <w:r w:rsidRPr="00C35A2C">
        <w:rPr>
          <w:rFonts w:hint="cs"/>
          <w:rtl/>
        </w:rPr>
        <w:t>מ</w:t>
      </w:r>
      <w:r w:rsidRPr="001B4A11">
        <w:rPr>
          <w:rStyle w:val="afffd"/>
          <w:rFonts w:hint="cs"/>
          <w:rtl/>
        </w:rPr>
        <w:t>'ו</w:t>
      </w:r>
      <w:r w:rsidRPr="001B4A11">
        <w:rPr>
          <w:rStyle w:val="afffd"/>
          <w:rtl/>
        </w:rPr>
        <w:t>יקרא ה' אלהים צבאות ביום ההוא לבכי ולמספד ולקרחה וגו',</w:t>
      </w:r>
      <w:r w:rsidRPr="00C35A2C">
        <w:rPr>
          <w:rtl/>
        </w:rPr>
        <w:t xml:space="preserve"> </w:t>
      </w:r>
    </w:p>
    <w:p w14:paraId="69BA90C5" w14:textId="77777777" w:rsidR="003423B8" w:rsidRDefault="003423B8" w:rsidP="003423B8">
      <w:pPr>
        <w:pStyle w:val="36"/>
        <w:framePr w:wrap="notBeside"/>
        <w:rPr>
          <w:rtl/>
        </w:rPr>
      </w:pPr>
      <w:r>
        <w:rPr>
          <w:rFonts w:hint="cs"/>
          <w:rtl/>
        </w:rPr>
        <w:t>-</w:t>
      </w:r>
    </w:p>
    <w:p w14:paraId="024801CF" w14:textId="086A1BD6" w:rsidR="00910F84" w:rsidRDefault="003423B8" w:rsidP="00910F84">
      <w:pPr>
        <w:rPr>
          <w:rtl/>
        </w:rPr>
      </w:pPr>
      <w:r>
        <w:rPr>
          <w:rFonts w:hint="cs"/>
          <w:rtl/>
        </w:rPr>
        <w:t xml:space="preserve"> </w:t>
      </w:r>
      <w:r w:rsidR="00910F84" w:rsidRPr="00C35A2C">
        <w:rPr>
          <w:rFonts w:hint="cs"/>
          <w:rtl/>
        </w:rPr>
        <w:t>דשמא רק אותו היום ולא יותר</w:t>
      </w:r>
    </w:p>
    <w:p w14:paraId="3A1BBA5D" w14:textId="4D0EC398" w:rsidR="003423B8" w:rsidRDefault="00910F84" w:rsidP="003423B8">
      <w:pPr>
        <w:pStyle w:val="36"/>
        <w:framePr w:wrap="notBeside"/>
        <w:rPr>
          <w:rtl/>
        </w:rPr>
      </w:pPr>
      <w:r w:rsidRPr="00C35A2C">
        <w:rPr>
          <w:rFonts w:hint="cs"/>
          <w:rtl/>
        </w:rPr>
        <w:t>ולא</w:t>
      </w:r>
    </w:p>
    <w:p w14:paraId="7CC670CB" w14:textId="77777777" w:rsidR="00A34C51" w:rsidRDefault="00910F84" w:rsidP="00910F84">
      <w:pPr>
        <w:rPr>
          <w:rtl/>
        </w:rPr>
      </w:pPr>
      <w:r w:rsidRPr="00FF1C37">
        <w:rPr>
          <w:rStyle w:val="afffd"/>
          <w:rFonts w:hint="cs"/>
          <w:rtl/>
        </w:rPr>
        <w:t>מ'</w:t>
      </w:r>
      <w:r w:rsidRPr="00FF1C37">
        <w:rPr>
          <w:rStyle w:val="afffd"/>
          <w:rtl/>
        </w:rPr>
        <w:t>אם אשכחך ירושלם תשכח ימיני, תדבק לשוני לחכי אם לא אזכרכי</w:t>
      </w:r>
      <w:r w:rsidRPr="00FF1C37">
        <w:rPr>
          <w:rStyle w:val="afffd"/>
          <w:rFonts w:hint="cs"/>
          <w:rtl/>
        </w:rPr>
        <w:t>'</w:t>
      </w:r>
      <w:r w:rsidRPr="00FF1C37">
        <w:rPr>
          <w:rStyle w:val="afffd"/>
          <w:rtl/>
        </w:rPr>
        <w:t>,</w:t>
      </w:r>
      <w:r w:rsidRPr="00C35A2C">
        <w:rPr>
          <w:rtl/>
        </w:rPr>
        <w:t xml:space="preserve"> </w:t>
      </w:r>
    </w:p>
    <w:p w14:paraId="7D627E65" w14:textId="77777777" w:rsidR="00A34C51" w:rsidRDefault="00A34C51" w:rsidP="00A34C51">
      <w:pPr>
        <w:pStyle w:val="36"/>
        <w:framePr w:wrap="notBeside"/>
        <w:rPr>
          <w:rtl/>
        </w:rPr>
      </w:pPr>
      <w:r>
        <w:rPr>
          <w:rFonts w:hint="cs"/>
          <w:rtl/>
        </w:rPr>
        <w:t>-</w:t>
      </w:r>
    </w:p>
    <w:p w14:paraId="55C80C9B" w14:textId="6C54698F" w:rsidR="00A34C51" w:rsidRDefault="00A34C51" w:rsidP="00910F84">
      <w:pPr>
        <w:rPr>
          <w:rtl/>
        </w:rPr>
      </w:pPr>
      <w:r>
        <w:rPr>
          <w:rFonts w:hint="cs"/>
          <w:rtl/>
        </w:rPr>
        <w:t xml:space="preserve"> </w:t>
      </w:r>
      <w:r w:rsidR="00910F84" w:rsidRPr="00C35A2C">
        <w:rPr>
          <w:rFonts w:hint="cs"/>
          <w:rtl/>
        </w:rPr>
        <w:t xml:space="preserve">דשמא שכחה אין אבל שחוק יש </w:t>
      </w:r>
    </w:p>
    <w:p w14:paraId="46C602B3" w14:textId="77777777" w:rsidR="00A34C51" w:rsidRDefault="00910F84" w:rsidP="00A34C51">
      <w:pPr>
        <w:pStyle w:val="36"/>
        <w:framePr w:wrap="notBeside"/>
        <w:rPr>
          <w:rtl/>
        </w:rPr>
      </w:pPr>
      <w:r w:rsidRPr="00C35A2C">
        <w:rPr>
          <w:rtl/>
        </w:rPr>
        <w:t>אלא</w:t>
      </w:r>
    </w:p>
    <w:p w14:paraId="1F7A2064" w14:textId="0F8D9CD3" w:rsidR="00910F84" w:rsidRPr="00C35A2C" w:rsidRDefault="00910F84" w:rsidP="00910F84">
      <w:pPr>
        <w:rPr>
          <w:rtl/>
        </w:rPr>
      </w:pPr>
      <w:r w:rsidRPr="00C35A2C">
        <w:rPr>
          <w:rtl/>
        </w:rPr>
        <w:t xml:space="preserve"> מ</w:t>
      </w:r>
      <w:r w:rsidRPr="00E717D5">
        <w:rPr>
          <w:rStyle w:val="afffd"/>
          <w:rFonts w:hint="cs"/>
          <w:rtl/>
        </w:rPr>
        <w:t>'</w:t>
      </w:r>
      <w:r w:rsidRPr="00E717D5">
        <w:rPr>
          <w:rStyle w:val="afffd"/>
          <w:rtl/>
        </w:rPr>
        <w:t>החשיתי מעולם אחריש אתאפק וגו'</w:t>
      </w:r>
      <w:r w:rsidRPr="00C35A2C">
        <w:rPr>
          <w:rtl/>
        </w:rPr>
        <w:t>.</w:t>
      </w:r>
    </w:p>
    <w:p w14:paraId="2185AA15" w14:textId="77777777" w:rsidR="003423B8" w:rsidRDefault="00910F84" w:rsidP="003423B8">
      <w:pPr>
        <w:pStyle w:val="36"/>
        <w:framePr w:wrap="notBeside"/>
        <w:rPr>
          <w:rtl/>
        </w:rPr>
      </w:pPr>
      <w:r w:rsidRPr="00C35A2C">
        <w:rPr>
          <w:rtl/>
        </w:rPr>
        <w:t>•</w:t>
      </w:r>
    </w:p>
    <w:p w14:paraId="2B396D08" w14:textId="414A938D" w:rsidR="00910F84" w:rsidRPr="00C35A2C" w:rsidRDefault="00910F84" w:rsidP="00910F84">
      <w:pPr>
        <w:rPr>
          <w:rtl/>
        </w:rPr>
      </w:pPr>
      <w:r w:rsidRPr="00C35A2C">
        <w:rPr>
          <w:rFonts w:ascii="Fb Fontext" w:hAnsi="Fb Fontext"/>
          <w:rtl/>
        </w:rPr>
        <w:t xml:space="preserve"> </w:t>
      </w:r>
      <w:r w:rsidRPr="00C35A2C">
        <w:rPr>
          <w:b/>
          <w:bCs/>
          <w:rtl/>
        </w:rPr>
        <w:t>ברביעיות</w:t>
      </w:r>
      <w:r w:rsidRPr="00C35A2C">
        <w:rPr>
          <w:rtl/>
        </w:rPr>
        <w:t xml:space="preserve"> </w:t>
      </w:r>
      <w:r w:rsidRPr="00C35A2C">
        <w:rPr>
          <w:rFonts w:hint="cs"/>
          <w:rtl/>
        </w:rPr>
        <w:t xml:space="preserve">- </w:t>
      </w:r>
      <w:r w:rsidRPr="00C35A2C">
        <w:rPr>
          <w:rtl/>
        </w:rPr>
        <w:t xml:space="preserve">יושב ומלמד </w:t>
      </w:r>
      <w:r w:rsidR="00A34C51">
        <w:rPr>
          <w:rFonts w:hint="cs"/>
          <w:rtl/>
        </w:rPr>
        <w:t>תשב''ר</w:t>
      </w:r>
      <w:r w:rsidRPr="00C35A2C">
        <w:rPr>
          <w:rtl/>
        </w:rPr>
        <w:t xml:space="preserve"> תורה, </w:t>
      </w:r>
      <w:r w:rsidRPr="00A34C51">
        <w:rPr>
          <w:rStyle w:val="affff1"/>
          <w:rtl/>
        </w:rPr>
        <w:t>שנא</w:t>
      </w:r>
      <w:r w:rsidRPr="00A34C51">
        <w:rPr>
          <w:rStyle w:val="affff1"/>
          <w:rFonts w:hint="cs"/>
          <w:rtl/>
        </w:rPr>
        <w:t>'</w:t>
      </w:r>
      <w:r w:rsidRPr="00A34C51">
        <w:rPr>
          <w:rStyle w:val="affff1"/>
          <w:rtl/>
        </w:rPr>
        <w:t>:</w:t>
      </w:r>
      <w:r w:rsidRPr="00C35A2C">
        <w:rPr>
          <w:rtl/>
        </w:rPr>
        <w:t xml:space="preserve"> </w:t>
      </w:r>
      <w:r w:rsidRPr="00CC6E58">
        <w:rPr>
          <w:rStyle w:val="afffd"/>
          <w:rFonts w:hint="cs"/>
          <w:rtl/>
        </w:rPr>
        <w:t>'</w:t>
      </w:r>
      <w:r w:rsidRPr="00CC6E58">
        <w:rPr>
          <w:rStyle w:val="afffd"/>
          <w:rtl/>
        </w:rPr>
        <w:t>את מי יורה דעה ואת מי יבין שמועה גמולי מחלב עתיקי משדים</w:t>
      </w:r>
      <w:r w:rsidRPr="00CC6E58">
        <w:rPr>
          <w:rStyle w:val="afffd"/>
          <w:rFonts w:hint="cs"/>
          <w:rtl/>
        </w:rPr>
        <w:t>'</w:t>
      </w:r>
      <w:r w:rsidRPr="00CC6E58">
        <w:rPr>
          <w:rStyle w:val="afffd"/>
          <w:rtl/>
        </w:rPr>
        <w:t xml:space="preserve"> </w:t>
      </w:r>
      <w:r w:rsidRPr="00C35A2C">
        <w:rPr>
          <w:rtl/>
        </w:rPr>
        <w:t>למי יורה דעה ולמי יבין שמועה? לגמולי מחלב ולעתיקי משדים.</w:t>
      </w:r>
    </w:p>
    <w:p w14:paraId="55188813" w14:textId="77777777" w:rsidR="00910F84" w:rsidRPr="00C35A2C" w:rsidRDefault="00910F84" w:rsidP="00910F84">
      <w:pPr>
        <w:rPr>
          <w:rtl/>
        </w:rPr>
      </w:pPr>
      <w:r w:rsidRPr="00C35A2C">
        <w:rPr>
          <w:rtl/>
        </w:rPr>
        <w:t xml:space="preserve">ומעיקרא מיגמר להו? </w:t>
      </w:r>
      <w:r w:rsidRPr="00C35A2C">
        <w:rPr>
          <w:rFonts w:hint="cs"/>
          <w:rtl/>
        </w:rPr>
        <w:t>א.</w:t>
      </w:r>
      <w:r w:rsidRPr="00C35A2C">
        <w:rPr>
          <w:rtl/>
        </w:rPr>
        <w:t xml:space="preserve"> מיטטרון; </w:t>
      </w:r>
      <w:r w:rsidRPr="00C35A2C">
        <w:rPr>
          <w:rFonts w:hint="cs"/>
          <w:rtl/>
        </w:rPr>
        <w:t xml:space="preserve">ב. </w:t>
      </w:r>
      <w:r>
        <w:rPr>
          <w:rFonts w:hint="cs"/>
          <w:rtl/>
        </w:rPr>
        <w:t>שניהם עושה</w:t>
      </w:r>
      <w:r w:rsidRPr="00C35A2C">
        <w:rPr>
          <w:rtl/>
        </w:rPr>
        <w:t>.</w:t>
      </w:r>
    </w:p>
    <w:p w14:paraId="43189D51" w14:textId="77777777" w:rsidR="00A34C51" w:rsidRPr="00A34C51" w:rsidRDefault="00910F84" w:rsidP="00910F84">
      <w:pPr>
        <w:rPr>
          <w:rStyle w:val="afff"/>
          <w:rtl/>
        </w:rPr>
      </w:pPr>
      <w:r w:rsidRPr="00A34C51">
        <w:rPr>
          <w:rStyle w:val="afff"/>
          <w:rtl/>
        </w:rPr>
        <w:t>ובליל</w:t>
      </w:r>
      <w:r w:rsidRPr="00A34C51">
        <w:rPr>
          <w:rStyle w:val="afff"/>
          <w:rFonts w:hint="cs"/>
          <w:rtl/>
        </w:rPr>
        <w:t xml:space="preserve">ה מה עושה </w:t>
      </w:r>
    </w:p>
    <w:p w14:paraId="4AF02D74" w14:textId="77777777" w:rsidR="00A34C51" w:rsidRDefault="00910F84" w:rsidP="00A34C51">
      <w:pPr>
        <w:pStyle w:val="36"/>
        <w:framePr w:wrap="notBeside"/>
        <w:rPr>
          <w:rtl/>
        </w:rPr>
      </w:pPr>
      <w:r w:rsidRPr="00C35A2C">
        <w:rPr>
          <w:rFonts w:hint="cs"/>
          <w:rtl/>
        </w:rPr>
        <w:t>א.</w:t>
      </w:r>
    </w:p>
    <w:p w14:paraId="29291546" w14:textId="3137F649" w:rsidR="00910F84" w:rsidRDefault="00910F84" w:rsidP="00910F84">
      <w:pPr>
        <w:rPr>
          <w:rtl/>
        </w:rPr>
      </w:pPr>
      <w:r w:rsidRPr="00C35A2C">
        <w:rPr>
          <w:rFonts w:hint="cs"/>
          <w:rtl/>
        </w:rPr>
        <w:t xml:space="preserve"> מעין יממא</w:t>
      </w:r>
    </w:p>
    <w:p w14:paraId="6F2D25A7" w14:textId="77777777" w:rsidR="00A34C51" w:rsidRDefault="00910F84" w:rsidP="00A34C51">
      <w:pPr>
        <w:pStyle w:val="36"/>
        <w:framePr w:wrap="notBeside"/>
        <w:rPr>
          <w:rtl/>
        </w:rPr>
      </w:pPr>
      <w:r w:rsidRPr="00C35A2C">
        <w:rPr>
          <w:rFonts w:hint="cs"/>
          <w:rtl/>
        </w:rPr>
        <w:t>ב.</w:t>
      </w:r>
    </w:p>
    <w:p w14:paraId="7A326EA9" w14:textId="77777777" w:rsidR="00A34C51" w:rsidRDefault="00910F84" w:rsidP="00910F84">
      <w:pPr>
        <w:rPr>
          <w:rtl/>
        </w:rPr>
      </w:pPr>
      <w:r w:rsidRPr="00C35A2C">
        <w:rPr>
          <w:rFonts w:hint="cs"/>
          <w:rtl/>
        </w:rPr>
        <w:t xml:space="preserve">רוכב על כרוב קל שלו </w:t>
      </w:r>
      <w:r w:rsidRPr="00C35A2C">
        <w:rPr>
          <w:rtl/>
        </w:rPr>
        <w:t>ושט ב</w:t>
      </w:r>
      <w:r w:rsidRPr="00C35A2C">
        <w:rPr>
          <w:rFonts w:hint="cs"/>
          <w:rtl/>
        </w:rPr>
        <w:t>ח</w:t>
      </w:r>
      <w:r>
        <w:rPr>
          <w:rtl/>
        </w:rPr>
        <w:t>"</w:t>
      </w:r>
      <w:r w:rsidRPr="00C35A2C">
        <w:rPr>
          <w:rFonts w:hint="cs"/>
          <w:rtl/>
        </w:rPr>
        <w:t>י</w:t>
      </w:r>
      <w:r w:rsidRPr="00C35A2C">
        <w:rPr>
          <w:rtl/>
        </w:rPr>
        <w:t xml:space="preserve"> אלף עולמות, </w:t>
      </w:r>
    </w:p>
    <w:p w14:paraId="2821E623" w14:textId="3C50966A" w:rsidR="00910F84" w:rsidRPr="00A675C8" w:rsidRDefault="00A34C51" w:rsidP="00910F84">
      <w:pPr>
        <w:rPr>
          <w:rtl/>
        </w:rPr>
      </w:pPr>
      <w:r>
        <w:rPr>
          <w:rFonts w:hint="cs"/>
          <w:rtl/>
        </w:rPr>
        <w:t>ד</w:t>
      </w:r>
      <w:r w:rsidR="00910F84" w:rsidRPr="00CC6E58">
        <w:rPr>
          <w:rStyle w:val="afffd"/>
          <w:rFonts w:hint="cs"/>
          <w:rtl/>
        </w:rPr>
        <w:t>'</w:t>
      </w:r>
      <w:r w:rsidR="00910F84" w:rsidRPr="00CC6E58">
        <w:rPr>
          <w:rStyle w:val="afffd"/>
          <w:rtl/>
        </w:rPr>
        <w:t>רכב אלהים רבותים אלפי שנאן</w:t>
      </w:r>
      <w:r w:rsidR="00910F84">
        <w:rPr>
          <w:rStyle w:val="afffd"/>
          <w:rFonts w:hint="cs"/>
          <w:rtl/>
        </w:rPr>
        <w:t>'</w:t>
      </w:r>
      <w:r w:rsidR="00910F84" w:rsidRPr="00CC6E58">
        <w:rPr>
          <w:rStyle w:val="afffd"/>
          <w:rtl/>
        </w:rPr>
        <w:t xml:space="preserve">, </w:t>
      </w:r>
      <w:r w:rsidR="00910F84" w:rsidRPr="00A675C8">
        <w:rPr>
          <w:rtl/>
        </w:rPr>
        <w:t>אל תקרי שנאן אלא שאינן</w:t>
      </w:r>
    </w:p>
    <w:p w14:paraId="10BB4F37" w14:textId="77777777" w:rsidR="00A34C51" w:rsidRDefault="00910F84" w:rsidP="00A34C51">
      <w:pPr>
        <w:pStyle w:val="36"/>
        <w:framePr w:wrap="notBeside"/>
        <w:rPr>
          <w:rtl/>
        </w:rPr>
      </w:pPr>
      <w:r w:rsidRPr="00C35A2C">
        <w:rPr>
          <w:rFonts w:hint="cs"/>
          <w:rtl/>
        </w:rPr>
        <w:t>ג.</w:t>
      </w:r>
    </w:p>
    <w:p w14:paraId="42B65282" w14:textId="1B01B18F" w:rsidR="00910F84" w:rsidRPr="00C35A2C" w:rsidRDefault="00910F84" w:rsidP="00A34C51">
      <w:pPr>
        <w:spacing w:after="120"/>
        <w:rPr>
          <w:rtl/>
        </w:rPr>
      </w:pPr>
      <w:r w:rsidRPr="00C35A2C">
        <w:rPr>
          <w:rtl/>
        </w:rPr>
        <w:t xml:space="preserve">יושב ושומע שירה מפי חיות, </w:t>
      </w:r>
      <w:r w:rsidR="00A34C51">
        <w:rPr>
          <w:rFonts w:hint="cs"/>
          <w:rtl/>
        </w:rPr>
        <w:t>ד</w:t>
      </w:r>
      <w:r w:rsidRPr="00CC6E58">
        <w:rPr>
          <w:rStyle w:val="afffd"/>
          <w:rFonts w:hint="cs"/>
          <w:rtl/>
        </w:rPr>
        <w:t>'</w:t>
      </w:r>
      <w:r w:rsidRPr="00CC6E58">
        <w:rPr>
          <w:rStyle w:val="afffd"/>
          <w:rtl/>
        </w:rPr>
        <w:t>יומם יצוה ה' חסדו ובלילה שירו עמי</w:t>
      </w:r>
      <w:r w:rsidRPr="00C35A2C">
        <w:rPr>
          <w:rFonts w:hint="cs"/>
          <w:rtl/>
        </w:rPr>
        <w:t>'</w:t>
      </w:r>
      <w:r w:rsidRPr="00C35A2C">
        <w:rPr>
          <w:rtl/>
        </w:rPr>
        <w:t>.</w:t>
      </w:r>
    </w:p>
    <w:p w14:paraId="0CEFA94E" w14:textId="77777777" w:rsidR="00A34C51" w:rsidRDefault="00910F84" w:rsidP="00A34C51">
      <w:pPr>
        <w:pStyle w:val="36"/>
        <w:framePr w:wrap="notBeside"/>
        <w:rPr>
          <w:rtl/>
        </w:rPr>
      </w:pPr>
      <w:r w:rsidRPr="00C35A2C">
        <w:rPr>
          <w:rtl/>
        </w:rPr>
        <w:t>רבי לוי:</w:t>
      </w:r>
    </w:p>
    <w:p w14:paraId="67882BE0" w14:textId="6CA6AF5B" w:rsidR="00910F84" w:rsidRPr="00C35A2C" w:rsidRDefault="00910F84" w:rsidP="00A34C51">
      <w:pPr>
        <w:rPr>
          <w:rtl/>
        </w:rPr>
      </w:pPr>
      <w:r w:rsidRPr="00A34C51">
        <w:rPr>
          <w:rStyle w:val="afff"/>
          <w:rtl/>
        </w:rPr>
        <w:t>כל הפוסק מדברי תורה ועוסק בדברי שיחה - מאכילין לו גחלי רתמים,</w:t>
      </w:r>
      <w:r w:rsidRPr="00C35A2C">
        <w:rPr>
          <w:rtl/>
        </w:rPr>
        <w:t xml:space="preserve"> </w:t>
      </w:r>
      <w:r w:rsidRPr="00A34C51">
        <w:rPr>
          <w:rStyle w:val="affff1"/>
          <w:rtl/>
        </w:rPr>
        <w:t>שנאמר:</w:t>
      </w:r>
      <w:r w:rsidRPr="00C35A2C">
        <w:rPr>
          <w:rtl/>
        </w:rPr>
        <w:t xml:space="preserve"> </w:t>
      </w:r>
      <w:r w:rsidRPr="00CC6E58">
        <w:rPr>
          <w:rStyle w:val="afffd"/>
          <w:rFonts w:hint="cs"/>
          <w:rtl/>
        </w:rPr>
        <w:t>'</w:t>
      </w:r>
      <w:r w:rsidRPr="00CC6E58">
        <w:rPr>
          <w:rStyle w:val="afffd"/>
          <w:rtl/>
        </w:rPr>
        <w:t>הקוטפים מלוח עלי שיח ושורש רתמים לחמם</w:t>
      </w:r>
      <w:r w:rsidRPr="00CC6E58">
        <w:rPr>
          <w:rStyle w:val="afffd"/>
          <w:rFonts w:hint="cs"/>
          <w:rtl/>
        </w:rPr>
        <w:t>'</w:t>
      </w:r>
      <w:r w:rsidRPr="00CC6E58">
        <w:rPr>
          <w:rStyle w:val="afffd"/>
          <w:rtl/>
        </w:rPr>
        <w:t>.</w:t>
      </w:r>
    </w:p>
    <w:p w14:paraId="2B37233C" w14:textId="77777777" w:rsidR="00A34C51" w:rsidRDefault="00910F84" w:rsidP="00A34C51">
      <w:pPr>
        <w:pStyle w:val="36"/>
        <w:framePr w:wrap="notBeside"/>
        <w:rPr>
          <w:rtl/>
        </w:rPr>
      </w:pPr>
      <w:r w:rsidRPr="00C35A2C">
        <w:rPr>
          <w:rFonts w:hint="cs"/>
          <w:rtl/>
        </w:rPr>
        <w:t>ר</w:t>
      </w:r>
      <w:r>
        <w:rPr>
          <w:rtl/>
        </w:rPr>
        <w:t>"</w:t>
      </w:r>
      <w:r w:rsidRPr="00C35A2C">
        <w:rPr>
          <w:rFonts w:hint="cs"/>
          <w:rtl/>
        </w:rPr>
        <w:t>ל</w:t>
      </w:r>
      <w:r w:rsidRPr="00C35A2C">
        <w:rPr>
          <w:rtl/>
        </w:rPr>
        <w:t>:</w:t>
      </w:r>
    </w:p>
    <w:p w14:paraId="6E082ABB" w14:textId="0D44A0D9" w:rsidR="00910F84" w:rsidRPr="00C35A2C" w:rsidRDefault="00910F84" w:rsidP="00910F84">
      <w:pPr>
        <w:rPr>
          <w:rtl/>
        </w:rPr>
      </w:pPr>
      <w:r w:rsidRPr="00A34C51">
        <w:rPr>
          <w:rStyle w:val="afff"/>
          <w:rtl/>
        </w:rPr>
        <w:t>כל העוסק בתורה בלילה - הקב"ה מושך עליו חוט של חסד ביום,</w:t>
      </w:r>
      <w:r w:rsidRPr="00CC6E58">
        <w:rPr>
          <w:rStyle w:val="afffd"/>
          <w:rtl/>
        </w:rPr>
        <w:t xml:space="preserve"> </w:t>
      </w:r>
      <w:r w:rsidR="00A34C51">
        <w:rPr>
          <w:rStyle w:val="afffd"/>
          <w:rFonts w:hint="cs"/>
          <w:rtl/>
        </w:rPr>
        <w:t>ד</w:t>
      </w:r>
      <w:r w:rsidRPr="00C35A2C">
        <w:rPr>
          <w:rtl/>
        </w:rPr>
        <w:t xml:space="preserve">מה טעם </w:t>
      </w:r>
      <w:r w:rsidRPr="00A34C51">
        <w:rPr>
          <w:rStyle w:val="afffd"/>
          <w:rtl/>
        </w:rPr>
        <w:t>יומם יצוה ה' חסדו</w:t>
      </w:r>
      <w:r w:rsidRPr="00C35A2C">
        <w:rPr>
          <w:rtl/>
        </w:rPr>
        <w:t xml:space="preserve">? משום </w:t>
      </w:r>
      <w:r w:rsidRPr="00A34C51">
        <w:rPr>
          <w:rStyle w:val="afffd"/>
          <w:rtl/>
        </w:rPr>
        <w:t>דבלילה שירו עמי</w:t>
      </w:r>
      <w:r w:rsidRPr="00C35A2C">
        <w:rPr>
          <w:rtl/>
        </w:rPr>
        <w:t>.</w:t>
      </w:r>
    </w:p>
    <w:p w14:paraId="62189D60" w14:textId="77777777" w:rsidR="00A34C51" w:rsidRDefault="00910F84" w:rsidP="00A34C51">
      <w:pPr>
        <w:pStyle w:val="36"/>
        <w:framePr w:wrap="notBeside"/>
        <w:rPr>
          <w:rtl/>
        </w:rPr>
      </w:pPr>
      <w:r w:rsidRPr="00C35A2C">
        <w:rPr>
          <w:rFonts w:hint="cs"/>
          <w:rtl/>
        </w:rPr>
        <w:t>א</w:t>
      </w:r>
      <w:r>
        <w:rPr>
          <w:rtl/>
        </w:rPr>
        <w:t>"</w:t>
      </w:r>
      <w:r w:rsidRPr="00C35A2C">
        <w:rPr>
          <w:rFonts w:hint="cs"/>
          <w:rtl/>
        </w:rPr>
        <w:t xml:space="preserve">ד </w:t>
      </w:r>
      <w:r w:rsidRPr="00C35A2C">
        <w:rPr>
          <w:rtl/>
        </w:rPr>
        <w:t>אר</w:t>
      </w:r>
      <w:r>
        <w:rPr>
          <w:rtl/>
        </w:rPr>
        <w:t>"</w:t>
      </w:r>
      <w:r w:rsidRPr="00C35A2C">
        <w:rPr>
          <w:rtl/>
        </w:rPr>
        <w:t>ל:</w:t>
      </w:r>
    </w:p>
    <w:p w14:paraId="4A5C3986" w14:textId="5C1E707E" w:rsidR="00910F84" w:rsidRPr="00C35A2C" w:rsidRDefault="00910F84" w:rsidP="00910F84">
      <w:pPr>
        <w:rPr>
          <w:rtl/>
        </w:rPr>
      </w:pPr>
      <w:r w:rsidRPr="00A34C51">
        <w:rPr>
          <w:rStyle w:val="afff"/>
          <w:rtl/>
        </w:rPr>
        <w:t xml:space="preserve">כל העוסק בתורה </w:t>
      </w:r>
      <w:r w:rsidR="00A34C51">
        <w:rPr>
          <w:rStyle w:val="afff"/>
          <w:rFonts w:hint="cs"/>
          <w:rtl/>
        </w:rPr>
        <w:t xml:space="preserve">בעוה''ז </w:t>
      </w:r>
      <w:r w:rsidRPr="00A34C51">
        <w:rPr>
          <w:rStyle w:val="afff"/>
          <w:rtl/>
        </w:rPr>
        <w:t>הדומה ללילה הקב"ה מושך עליו חוט של חסד בעו</w:t>
      </w:r>
      <w:r w:rsidRPr="00A34C51">
        <w:rPr>
          <w:rStyle w:val="afff"/>
          <w:rFonts w:hint="cs"/>
          <w:rtl/>
        </w:rPr>
        <w:t>ה</w:t>
      </w:r>
      <w:r w:rsidRPr="00A34C51">
        <w:rPr>
          <w:rStyle w:val="afff"/>
          <w:rtl/>
        </w:rPr>
        <w:t>"</w:t>
      </w:r>
      <w:r w:rsidRPr="00A34C51">
        <w:rPr>
          <w:rStyle w:val="afff"/>
          <w:rFonts w:hint="cs"/>
          <w:rtl/>
        </w:rPr>
        <w:t>ב</w:t>
      </w:r>
      <w:r w:rsidRPr="00C35A2C">
        <w:rPr>
          <w:rFonts w:hint="cs"/>
          <w:rtl/>
        </w:rPr>
        <w:t xml:space="preserve"> הדומה ליום </w:t>
      </w:r>
      <w:r w:rsidRPr="00434000">
        <w:rPr>
          <w:rStyle w:val="afffd"/>
          <w:rFonts w:hint="cs"/>
          <w:rtl/>
        </w:rPr>
        <w:t>ד'</w:t>
      </w:r>
      <w:r w:rsidRPr="00434000">
        <w:rPr>
          <w:rStyle w:val="afffd"/>
          <w:rtl/>
        </w:rPr>
        <w:t>יומם יצוה ה' חסדו וגו'</w:t>
      </w:r>
      <w:r w:rsidRPr="00C35A2C">
        <w:rPr>
          <w:rtl/>
        </w:rPr>
        <w:t>.</w:t>
      </w:r>
    </w:p>
    <w:p w14:paraId="4A97AE15" w14:textId="77777777" w:rsidR="00A34C51" w:rsidRDefault="00910F84" w:rsidP="00A34C51">
      <w:pPr>
        <w:pStyle w:val="36"/>
        <w:framePr w:wrap="notBeside"/>
        <w:rPr>
          <w:rtl/>
        </w:rPr>
      </w:pPr>
      <w:r w:rsidRPr="00C35A2C">
        <w:rPr>
          <w:rFonts w:hint="cs"/>
          <w:rtl/>
        </w:rPr>
        <w:t>ריא</w:t>
      </w:r>
      <w:r>
        <w:rPr>
          <w:rtl/>
        </w:rPr>
        <w:t>"</w:t>
      </w:r>
      <w:r w:rsidRPr="00C35A2C">
        <w:rPr>
          <w:rFonts w:hint="cs"/>
          <w:rtl/>
        </w:rPr>
        <w:t>ש</w:t>
      </w:r>
      <w:r w:rsidRPr="00C35A2C">
        <w:rPr>
          <w:rtl/>
        </w:rPr>
        <w:t>:</w:t>
      </w:r>
    </w:p>
    <w:p w14:paraId="01F483BE" w14:textId="77777777" w:rsidR="00A34C51" w:rsidRDefault="00910F84" w:rsidP="00A34C51">
      <w:pPr>
        <w:rPr>
          <w:rtl/>
        </w:rPr>
      </w:pPr>
      <w:r w:rsidRPr="00C35A2C">
        <w:rPr>
          <w:rtl/>
        </w:rPr>
        <w:t xml:space="preserve"> </w:t>
      </w:r>
      <w:r w:rsidRPr="00CC6E58">
        <w:rPr>
          <w:rStyle w:val="afffd"/>
          <w:rFonts w:hint="cs"/>
          <w:rtl/>
        </w:rPr>
        <w:t>'</w:t>
      </w:r>
      <w:r w:rsidRPr="00CC6E58">
        <w:rPr>
          <w:rStyle w:val="afffd"/>
          <w:rtl/>
        </w:rPr>
        <w:t>ותעשה אדם כדגי הים כרמש לא מושל בו</w:t>
      </w:r>
      <w:r w:rsidRPr="00CC6E58">
        <w:rPr>
          <w:rStyle w:val="afffd"/>
          <w:rFonts w:hint="cs"/>
          <w:rtl/>
        </w:rPr>
        <w:t>'</w:t>
      </w:r>
      <w:r w:rsidRPr="00CC6E58">
        <w:rPr>
          <w:rStyle w:val="afffd"/>
          <w:rtl/>
        </w:rPr>
        <w:t>,</w:t>
      </w:r>
      <w:r w:rsidRPr="00C35A2C">
        <w:rPr>
          <w:rtl/>
        </w:rPr>
        <w:t xml:space="preserve"> למה נמשלו בני אדם כדגי הים? </w:t>
      </w:r>
      <w:r w:rsidRPr="00A34C51">
        <w:rPr>
          <w:rStyle w:val="affff1"/>
          <w:rtl/>
        </w:rPr>
        <w:t>לומר לך:</w:t>
      </w:r>
      <w:r w:rsidRPr="00C35A2C">
        <w:rPr>
          <w:rtl/>
        </w:rPr>
        <w:t xml:space="preserve"> מה דגים שבים</w:t>
      </w:r>
      <w:r w:rsidR="00A34C51">
        <w:rPr>
          <w:rFonts w:hint="cs"/>
          <w:rtl/>
        </w:rPr>
        <w:t>-</w:t>
      </w:r>
      <w:r w:rsidRPr="00C35A2C">
        <w:rPr>
          <w:rtl/>
        </w:rPr>
        <w:t xml:space="preserve"> כיון שעולין ליבשה מיד מתים, </w:t>
      </w:r>
    </w:p>
    <w:p w14:paraId="5B055EAC" w14:textId="42B59055" w:rsidR="00910F84" w:rsidRPr="00C35A2C" w:rsidRDefault="00910F84" w:rsidP="00A34C51">
      <w:pPr>
        <w:rPr>
          <w:rtl/>
        </w:rPr>
      </w:pPr>
      <w:r w:rsidRPr="00C35A2C">
        <w:rPr>
          <w:rtl/>
        </w:rPr>
        <w:t>אף</w:t>
      </w:r>
      <w:r w:rsidR="00A34C51">
        <w:rPr>
          <w:rFonts w:hint="cs"/>
          <w:rtl/>
        </w:rPr>
        <w:t xml:space="preserve"> בנ''א</w:t>
      </w:r>
      <w:r w:rsidRPr="00C35A2C">
        <w:rPr>
          <w:rtl/>
        </w:rPr>
        <w:t>- כיון שפורשין מדברי תורה ומן המצות מיד מתים.</w:t>
      </w:r>
    </w:p>
    <w:p w14:paraId="780DE4BE" w14:textId="65728E25" w:rsidR="00910F84" w:rsidRPr="00C35A2C" w:rsidRDefault="00910F84" w:rsidP="00910F84">
      <w:pPr>
        <w:rPr>
          <w:rtl/>
        </w:rPr>
      </w:pPr>
      <w:r w:rsidRPr="00A34C51">
        <w:rPr>
          <w:rStyle w:val="affff1"/>
          <w:rtl/>
        </w:rPr>
        <w:t>דבר אחר:</w:t>
      </w:r>
      <w:r w:rsidRPr="00C35A2C">
        <w:rPr>
          <w:rtl/>
        </w:rPr>
        <w:t xml:space="preserve"> מה דגים שבים כיון שקדרה עליהם חמה מיד מתים, כך בני אדם  כיון שקדרה עליהם חמה מיד מתים.</w:t>
      </w:r>
    </w:p>
    <w:p w14:paraId="32AA98B1" w14:textId="4387F812" w:rsidR="00A34C51" w:rsidRDefault="00910F84" w:rsidP="00A34C51">
      <w:pPr>
        <w:pStyle w:val="36"/>
        <w:framePr w:wrap="notBeside"/>
        <w:rPr>
          <w:rtl/>
        </w:rPr>
      </w:pPr>
      <w:r w:rsidRPr="00C35A2C">
        <w:rPr>
          <w:rFonts w:hint="cs"/>
          <w:rtl/>
        </w:rPr>
        <w:t>אב</w:t>
      </w:r>
      <w:r>
        <w:rPr>
          <w:rtl/>
        </w:rPr>
        <w:t>"</w:t>
      </w:r>
      <w:r w:rsidRPr="00C35A2C">
        <w:rPr>
          <w:rFonts w:hint="cs"/>
          <w:rtl/>
        </w:rPr>
        <w:t>א</w:t>
      </w:r>
    </w:p>
    <w:p w14:paraId="480D3B51" w14:textId="64623B9D" w:rsidR="00910F84" w:rsidRPr="00DE3B47" w:rsidRDefault="00910F84" w:rsidP="00910F84">
      <w:pPr>
        <w:rPr>
          <w:rStyle w:val="afffd"/>
          <w:rtl/>
        </w:rPr>
      </w:pPr>
      <w:r w:rsidRPr="00C35A2C">
        <w:rPr>
          <w:rFonts w:hint="cs"/>
          <w:rtl/>
        </w:rPr>
        <w:t>בעוה</w:t>
      </w:r>
      <w:r>
        <w:rPr>
          <w:rtl/>
        </w:rPr>
        <w:t>"</w:t>
      </w:r>
      <w:r w:rsidRPr="00C35A2C">
        <w:rPr>
          <w:rFonts w:hint="cs"/>
          <w:rtl/>
        </w:rPr>
        <w:t xml:space="preserve">ז </w:t>
      </w:r>
      <w:r w:rsidRPr="00A34C51">
        <w:rPr>
          <w:rStyle w:val="affff1"/>
          <w:rFonts w:hint="cs"/>
          <w:rtl/>
        </w:rPr>
        <w:t>כר</w:t>
      </w:r>
      <w:r w:rsidRPr="00A34C51">
        <w:rPr>
          <w:rStyle w:val="affff1"/>
          <w:rtl/>
        </w:rPr>
        <w:t>"</w:t>
      </w:r>
      <w:r w:rsidRPr="00A34C51">
        <w:rPr>
          <w:rStyle w:val="affff1"/>
          <w:rFonts w:hint="cs"/>
          <w:rtl/>
        </w:rPr>
        <w:t>ח</w:t>
      </w:r>
      <w:r w:rsidRPr="00A34C51">
        <w:rPr>
          <w:rStyle w:val="affff1"/>
          <w:rtl/>
        </w:rPr>
        <w:t>:</w:t>
      </w:r>
      <w:r w:rsidRPr="00C35A2C">
        <w:rPr>
          <w:rtl/>
        </w:rPr>
        <w:t xml:space="preserve"> הכל בידי שמים חוץ מצנים פחים, </w:t>
      </w:r>
      <w:r w:rsidR="00A34C51">
        <w:rPr>
          <w:rFonts w:hint="cs"/>
          <w:rtl/>
        </w:rPr>
        <w:t>ד</w:t>
      </w:r>
      <w:r w:rsidRPr="00DE3B47">
        <w:rPr>
          <w:rStyle w:val="afffd"/>
          <w:rtl/>
        </w:rPr>
        <w:t>צנים פחים בדרך עקש שומר נפשו ירחק מהם.</w:t>
      </w:r>
    </w:p>
    <w:p w14:paraId="77DFAA1E" w14:textId="77777777" w:rsidR="00A34C51" w:rsidRDefault="00910F84" w:rsidP="00A34C51">
      <w:pPr>
        <w:pStyle w:val="36"/>
        <w:framePr w:wrap="notBeside"/>
        <w:rPr>
          <w:rtl/>
        </w:rPr>
      </w:pPr>
      <w:r w:rsidRPr="00C35A2C">
        <w:rPr>
          <w:rtl/>
        </w:rPr>
        <w:t>א</w:t>
      </w:r>
      <w:r w:rsidRPr="00C35A2C">
        <w:rPr>
          <w:rFonts w:hint="cs"/>
          <w:rtl/>
        </w:rPr>
        <w:t>ב</w:t>
      </w:r>
      <w:r>
        <w:rPr>
          <w:rtl/>
        </w:rPr>
        <w:t>"</w:t>
      </w:r>
      <w:r w:rsidRPr="00C35A2C">
        <w:rPr>
          <w:rFonts w:hint="cs"/>
          <w:rtl/>
        </w:rPr>
        <w:t>א</w:t>
      </w:r>
    </w:p>
    <w:p w14:paraId="3EA97AA7" w14:textId="1E7D4499" w:rsidR="000C6D0E" w:rsidRDefault="00910F84" w:rsidP="00A34C51">
      <w:pPr>
        <w:rPr>
          <w:b/>
          <w:bCs/>
          <w:rtl/>
        </w:rPr>
      </w:pPr>
      <w:r w:rsidRPr="00C35A2C">
        <w:rPr>
          <w:rFonts w:hint="cs"/>
          <w:rtl/>
        </w:rPr>
        <w:t>לעוה</w:t>
      </w:r>
      <w:r>
        <w:rPr>
          <w:rtl/>
        </w:rPr>
        <w:t>"</w:t>
      </w:r>
      <w:r w:rsidRPr="00C35A2C">
        <w:rPr>
          <w:rFonts w:hint="cs"/>
          <w:rtl/>
        </w:rPr>
        <w:t xml:space="preserve">ב </w:t>
      </w:r>
      <w:r w:rsidRPr="00A34C51">
        <w:rPr>
          <w:rStyle w:val="affff1"/>
          <w:rFonts w:hint="cs"/>
          <w:rtl/>
        </w:rPr>
        <w:t>כרשב</w:t>
      </w:r>
      <w:r w:rsidRPr="00A34C51">
        <w:rPr>
          <w:rStyle w:val="affff1"/>
          <w:rtl/>
        </w:rPr>
        <w:t>"</w:t>
      </w:r>
      <w:r w:rsidRPr="00A34C51">
        <w:rPr>
          <w:rStyle w:val="affff1"/>
          <w:rFonts w:hint="cs"/>
          <w:rtl/>
        </w:rPr>
        <w:t>ל</w:t>
      </w:r>
      <w:r w:rsidRPr="00A34C51">
        <w:rPr>
          <w:rStyle w:val="affff1"/>
          <w:rtl/>
        </w:rPr>
        <w:t>:</w:t>
      </w:r>
      <w:r w:rsidRPr="00C35A2C">
        <w:rPr>
          <w:rtl/>
        </w:rPr>
        <w:t xml:space="preserve"> אין גיהנם לעתיד לבא, אלא </w:t>
      </w:r>
      <w:r w:rsidRPr="00A34C51">
        <w:rPr>
          <w:rStyle w:val="afff"/>
          <w:rtl/>
        </w:rPr>
        <w:t>הקב"ה מוציא חמה מנרתיקה ומקדיר,</w:t>
      </w:r>
      <w:r w:rsidRPr="00C35A2C">
        <w:rPr>
          <w:rtl/>
        </w:rPr>
        <w:t xml:space="preserve"> רשעים נידונין בה וצדיקים מתרפאין בה;</w:t>
      </w:r>
    </w:p>
    <w:p w14:paraId="46BD5D4D" w14:textId="77777777" w:rsidR="000C6D0E" w:rsidRDefault="000C6D0E">
      <w:pPr>
        <w:bidi w:val="0"/>
        <w:spacing w:after="160" w:line="259" w:lineRule="auto"/>
        <w:jc w:val="left"/>
        <w:rPr>
          <w:b/>
          <w:bCs/>
          <w:rtl/>
        </w:rPr>
      </w:pPr>
      <w:r>
        <w:rPr>
          <w:b/>
          <w:bCs/>
          <w:rtl/>
        </w:rPr>
        <w:br w:type="page"/>
      </w:r>
    </w:p>
    <w:p w14:paraId="06D3258C" w14:textId="77777777" w:rsidR="00910F84" w:rsidRPr="00C35A2C" w:rsidRDefault="00910F84" w:rsidP="00910F84">
      <w:pPr>
        <w:pStyle w:val="aff6"/>
        <w:framePr w:wrap="around"/>
        <w:rPr>
          <w:rtl/>
        </w:rPr>
      </w:pPr>
      <w:r w:rsidRPr="00C35A2C">
        <w:rPr>
          <w:rFonts w:hint="cs"/>
          <w:rtl/>
        </w:rPr>
        <w:lastRenderedPageBreak/>
        <w:t>ד.</w:t>
      </w:r>
    </w:p>
    <w:p w14:paraId="6D542D45" w14:textId="6B7FBD08" w:rsidR="00910F84" w:rsidRDefault="00910F84" w:rsidP="00910F84">
      <w:pPr>
        <w:rPr>
          <w:rtl/>
        </w:rPr>
      </w:pPr>
      <w:r w:rsidRPr="00D64FEB">
        <w:rPr>
          <w:rStyle w:val="afff"/>
          <w:rtl/>
        </w:rPr>
        <w:t>רשעים נידונין  בה</w:t>
      </w:r>
      <w:r w:rsidRPr="00C35A2C">
        <w:rPr>
          <w:rtl/>
        </w:rPr>
        <w:t xml:space="preserve"> </w:t>
      </w:r>
      <w:r w:rsidRPr="00434000">
        <w:rPr>
          <w:rStyle w:val="afffd"/>
          <w:rtl/>
        </w:rPr>
        <w:t>ד</w:t>
      </w:r>
      <w:r w:rsidRPr="00434000">
        <w:rPr>
          <w:rStyle w:val="afffd"/>
          <w:rFonts w:hint="cs"/>
          <w:rtl/>
        </w:rPr>
        <w:t>'</w:t>
      </w:r>
      <w:r w:rsidRPr="00434000">
        <w:rPr>
          <w:rStyle w:val="afffd"/>
          <w:rtl/>
        </w:rPr>
        <w:t>כי הנה היום בא בוער כתנור והיו כל זדים וכל עושה רשעה קש ולהט אותם היום הבא אמר ה' צבאות אשר לא יעזוב להם שורש וענף</w:t>
      </w:r>
      <w:r>
        <w:rPr>
          <w:rStyle w:val="afffd"/>
          <w:rFonts w:hint="cs"/>
          <w:rtl/>
        </w:rPr>
        <w:t>'</w:t>
      </w:r>
      <w:r w:rsidRPr="00434000">
        <w:rPr>
          <w:rStyle w:val="afffd"/>
          <w:rtl/>
        </w:rPr>
        <w:t>,</w:t>
      </w:r>
      <w:r w:rsidRPr="00C35A2C">
        <w:rPr>
          <w:rtl/>
        </w:rPr>
        <w:t xml:space="preserve"> לא שורש בעולם הזה ולא ענף לעולם הבא;</w:t>
      </w:r>
    </w:p>
    <w:p w14:paraId="1E9BAFA9" w14:textId="419CBE81" w:rsidR="00A34C51" w:rsidRDefault="00910F84" w:rsidP="00A34C51">
      <w:pPr>
        <w:rPr>
          <w:rtl/>
        </w:rPr>
      </w:pPr>
      <w:r w:rsidRPr="005544F4">
        <w:rPr>
          <w:rStyle w:val="afff"/>
          <w:rtl/>
        </w:rPr>
        <w:t>צדיקים מתרפאין בה</w:t>
      </w:r>
      <w:r w:rsidRPr="00C35A2C">
        <w:rPr>
          <w:rtl/>
        </w:rPr>
        <w:t xml:space="preserve"> </w:t>
      </w:r>
      <w:r w:rsidRPr="00CE2644">
        <w:rPr>
          <w:rStyle w:val="afffd"/>
          <w:rtl/>
        </w:rPr>
        <w:t>ד</w:t>
      </w:r>
      <w:r w:rsidRPr="00CE2644">
        <w:rPr>
          <w:rStyle w:val="afffd"/>
          <w:rFonts w:hint="cs"/>
          <w:rtl/>
        </w:rPr>
        <w:t>'</w:t>
      </w:r>
      <w:r w:rsidRPr="00CE2644">
        <w:rPr>
          <w:rStyle w:val="afffd"/>
          <w:rtl/>
        </w:rPr>
        <w:t>וזרחה לכם יראי שמי שמש צדקה ומרפא בכנפיה וגו'</w:t>
      </w:r>
    </w:p>
    <w:p w14:paraId="67FC90EB" w14:textId="77777777" w:rsidR="00A34C51" w:rsidRDefault="00A34C51" w:rsidP="00A34C51">
      <w:pPr>
        <w:pStyle w:val="36"/>
        <w:framePr w:wrap="notBeside"/>
        <w:rPr>
          <w:rtl/>
        </w:rPr>
      </w:pPr>
      <w:r>
        <w:rPr>
          <w:rFonts w:hint="cs"/>
          <w:rtl/>
        </w:rPr>
        <w:t>ו</w:t>
      </w:r>
      <w:r w:rsidR="00910F84" w:rsidRPr="00C35A2C">
        <w:rPr>
          <w:rtl/>
        </w:rPr>
        <w:t>עוד</w:t>
      </w:r>
    </w:p>
    <w:p w14:paraId="7656950F" w14:textId="25260991" w:rsidR="00910F84" w:rsidRPr="00C35A2C" w:rsidRDefault="00910F84" w:rsidP="00A34C51">
      <w:pPr>
        <w:rPr>
          <w:rtl/>
        </w:rPr>
      </w:pPr>
      <w:r w:rsidRPr="00C35A2C">
        <w:rPr>
          <w:rtl/>
        </w:rPr>
        <w:t xml:space="preserve">שמתעדנין בה, </w:t>
      </w:r>
      <w:r w:rsidR="00A34C51">
        <w:rPr>
          <w:rFonts w:hint="cs"/>
          <w:rtl/>
        </w:rPr>
        <w:t>ד</w:t>
      </w:r>
      <w:r w:rsidRPr="00FF1C37">
        <w:rPr>
          <w:rStyle w:val="afffd"/>
          <w:rtl/>
        </w:rPr>
        <w:t>'ויצאתם ופשתם כעגלי מרבק</w:t>
      </w:r>
      <w:r w:rsidRPr="00FF1C37">
        <w:rPr>
          <w:rStyle w:val="afffd"/>
          <w:rFonts w:hint="cs"/>
          <w:rtl/>
        </w:rPr>
        <w:t>'</w:t>
      </w:r>
      <w:r w:rsidRPr="00FF1C37">
        <w:rPr>
          <w:rStyle w:val="afffd"/>
          <w:rtl/>
        </w:rPr>
        <w:t>.</w:t>
      </w:r>
    </w:p>
    <w:p w14:paraId="1EEF2FCF" w14:textId="77777777" w:rsidR="00A34C51" w:rsidRDefault="00910F84" w:rsidP="00A34C51">
      <w:pPr>
        <w:pStyle w:val="36"/>
        <w:framePr w:wrap="notBeside"/>
        <w:rPr>
          <w:rtl/>
        </w:rPr>
      </w:pPr>
      <w:r w:rsidRPr="00C35A2C">
        <w:rPr>
          <w:rtl/>
        </w:rPr>
        <w:t>דבר אחר:</w:t>
      </w:r>
    </w:p>
    <w:p w14:paraId="72A14DFE" w14:textId="4BCBCF43" w:rsidR="00910F84" w:rsidRPr="00C35A2C" w:rsidRDefault="00910F84" w:rsidP="00910F84">
      <w:pPr>
        <w:rPr>
          <w:rtl/>
        </w:rPr>
      </w:pPr>
      <w:r w:rsidRPr="00C35A2C">
        <w:rPr>
          <w:rtl/>
        </w:rPr>
        <w:t xml:space="preserve">מה דגים שבים כל הגדול מחבירו בולע את חבירו, אף </w:t>
      </w:r>
      <w:r w:rsidR="00A34C51">
        <w:rPr>
          <w:rFonts w:hint="cs"/>
          <w:rtl/>
        </w:rPr>
        <w:t>בנ''א</w:t>
      </w:r>
      <w:r w:rsidRPr="00C35A2C">
        <w:rPr>
          <w:rtl/>
        </w:rPr>
        <w:t>- אלמלא מוראה של מלכות, כל הגדול מחבירו בולע את חבירו.</w:t>
      </w:r>
    </w:p>
    <w:p w14:paraId="000A3049" w14:textId="77777777" w:rsidR="00A34C51" w:rsidRDefault="00910F84" w:rsidP="00A34C51">
      <w:pPr>
        <w:pStyle w:val="36"/>
        <w:framePr w:wrap="notBeside"/>
        <w:rPr>
          <w:rtl/>
        </w:rPr>
      </w:pPr>
      <w:r w:rsidRPr="00C35A2C">
        <w:rPr>
          <w:rtl/>
        </w:rPr>
        <w:t>והיינו דתנן</w:t>
      </w:r>
      <w:r w:rsidRPr="00C35A2C">
        <w:rPr>
          <w:rFonts w:hint="cs"/>
          <w:rtl/>
        </w:rPr>
        <w:t xml:space="preserve"> </w:t>
      </w:r>
    </w:p>
    <w:p w14:paraId="3139F8B1" w14:textId="01C86653" w:rsidR="00910F84" w:rsidRPr="00C35A2C" w:rsidRDefault="00910F84" w:rsidP="00A34C51">
      <w:pPr>
        <w:spacing w:after="120"/>
        <w:rPr>
          <w:rtl/>
        </w:rPr>
      </w:pPr>
      <w:r w:rsidRPr="00A34C51">
        <w:rPr>
          <w:rStyle w:val="affff1"/>
          <w:rFonts w:hint="cs"/>
          <w:rtl/>
        </w:rPr>
        <w:t>ר</w:t>
      </w:r>
      <w:r w:rsidRPr="00A34C51">
        <w:rPr>
          <w:rStyle w:val="affff1"/>
          <w:rtl/>
        </w:rPr>
        <w:t>"</w:t>
      </w:r>
      <w:r w:rsidRPr="00A34C51">
        <w:rPr>
          <w:rStyle w:val="affff1"/>
          <w:rFonts w:hint="cs"/>
          <w:rtl/>
        </w:rPr>
        <w:t>ח סגן הכהנים</w:t>
      </w:r>
      <w:r w:rsidRPr="00A34C51">
        <w:rPr>
          <w:rStyle w:val="affff1"/>
          <w:rtl/>
        </w:rPr>
        <w:t xml:space="preserve"> אומר:</w:t>
      </w:r>
      <w:r w:rsidRPr="00C35A2C">
        <w:rPr>
          <w:rtl/>
        </w:rPr>
        <w:t xml:space="preserve"> הוי מתפלל בשלומה של מלכות, שאלמלא מוראה של מלכות, </w:t>
      </w:r>
      <w:r w:rsidRPr="00CC6E58">
        <w:rPr>
          <w:rStyle w:val="afffd"/>
          <w:rFonts w:hint="cs"/>
          <w:rtl/>
        </w:rPr>
        <w:t>'</w:t>
      </w:r>
      <w:r w:rsidRPr="00CC6E58">
        <w:rPr>
          <w:rStyle w:val="afffd"/>
          <w:rtl/>
        </w:rPr>
        <w:t>איש את רעהו חיים בלעו</w:t>
      </w:r>
      <w:r w:rsidRPr="00CC6E58">
        <w:rPr>
          <w:rStyle w:val="afffd"/>
          <w:rFonts w:hint="cs"/>
          <w:rtl/>
        </w:rPr>
        <w:t>'</w:t>
      </w:r>
      <w:r w:rsidRPr="00CC6E58">
        <w:rPr>
          <w:rStyle w:val="afffd"/>
          <w:rtl/>
        </w:rPr>
        <w:t>.</w:t>
      </w:r>
    </w:p>
    <w:p w14:paraId="636BA2E5" w14:textId="77777777" w:rsidR="00A34C51" w:rsidRDefault="00910F84" w:rsidP="00A34C51">
      <w:pPr>
        <w:pStyle w:val="36"/>
        <w:framePr w:wrap="notBeside"/>
        <w:rPr>
          <w:rtl/>
        </w:rPr>
      </w:pPr>
      <w:r w:rsidRPr="00C35A2C">
        <w:rPr>
          <w:rFonts w:hint="cs"/>
          <w:rtl/>
        </w:rPr>
        <w:t>רחב</w:t>
      </w:r>
      <w:r>
        <w:rPr>
          <w:rtl/>
        </w:rPr>
        <w:t>"</w:t>
      </w:r>
      <w:r w:rsidRPr="00C35A2C">
        <w:rPr>
          <w:rFonts w:hint="cs"/>
          <w:rtl/>
        </w:rPr>
        <w:t>פ</w:t>
      </w:r>
      <w:r w:rsidRPr="00C35A2C">
        <w:rPr>
          <w:rtl/>
        </w:rPr>
        <w:t>,</w:t>
      </w:r>
    </w:p>
    <w:p w14:paraId="0BEA1227" w14:textId="77777777" w:rsidR="00A34C51" w:rsidRDefault="00910F84" w:rsidP="00910F84">
      <w:pPr>
        <w:rPr>
          <w:rStyle w:val="affff1"/>
          <w:rtl/>
        </w:rPr>
      </w:pPr>
      <w:r w:rsidRPr="00A34C51">
        <w:rPr>
          <w:rStyle w:val="affff1"/>
          <w:rtl/>
        </w:rPr>
        <w:t>כתיב</w:t>
      </w:r>
      <w:r w:rsidRPr="00C35A2C">
        <w:rPr>
          <w:rtl/>
        </w:rPr>
        <w:t xml:space="preserve"> </w:t>
      </w:r>
      <w:r w:rsidRPr="00CC6E58">
        <w:rPr>
          <w:rStyle w:val="afffd"/>
          <w:rFonts w:hint="cs"/>
          <w:rtl/>
        </w:rPr>
        <w:t>'</w:t>
      </w:r>
      <w:r w:rsidRPr="00CC6E58">
        <w:rPr>
          <w:rStyle w:val="afffd"/>
          <w:rtl/>
        </w:rPr>
        <w:t>שדי לא מצאנוהו שגיא כח</w:t>
      </w:r>
      <w:r w:rsidRPr="00CC6E58">
        <w:rPr>
          <w:rStyle w:val="afffd"/>
          <w:rFonts w:hint="cs"/>
          <w:rtl/>
        </w:rPr>
        <w:t>'</w:t>
      </w:r>
      <w:r w:rsidRPr="00CC6E58">
        <w:rPr>
          <w:rStyle w:val="afffd"/>
          <w:rtl/>
        </w:rPr>
        <w:t>,</w:t>
      </w:r>
      <w:r w:rsidRPr="00C35A2C">
        <w:rPr>
          <w:rtl/>
        </w:rPr>
        <w:t xml:space="preserve"> </w:t>
      </w:r>
      <w:r w:rsidRPr="00A34C51">
        <w:rPr>
          <w:rStyle w:val="affff1"/>
          <w:rtl/>
        </w:rPr>
        <w:t>וכתיב:</w:t>
      </w:r>
      <w:r w:rsidRPr="00FF1C37">
        <w:rPr>
          <w:rStyle w:val="afffd"/>
          <w:rtl/>
        </w:rPr>
        <w:t xml:space="preserve"> </w:t>
      </w:r>
      <w:r w:rsidRPr="00FF1C37">
        <w:rPr>
          <w:rStyle w:val="afffd"/>
          <w:rFonts w:hint="cs"/>
          <w:rtl/>
        </w:rPr>
        <w:t>'</w:t>
      </w:r>
      <w:r w:rsidRPr="00FF1C37">
        <w:rPr>
          <w:rStyle w:val="afffd"/>
          <w:rtl/>
        </w:rPr>
        <w:t>גדול אדונינו ורב כח</w:t>
      </w:r>
      <w:r w:rsidRPr="00FF1C37">
        <w:rPr>
          <w:rStyle w:val="afffd"/>
          <w:rFonts w:hint="cs"/>
          <w:rtl/>
        </w:rPr>
        <w:t>'</w:t>
      </w:r>
      <w:r w:rsidRPr="00FF1C37">
        <w:rPr>
          <w:rStyle w:val="afffd"/>
          <w:rtl/>
        </w:rPr>
        <w:t>,</w:t>
      </w:r>
      <w:r w:rsidRPr="00C35A2C">
        <w:rPr>
          <w:rtl/>
        </w:rPr>
        <w:t xml:space="preserve"> </w:t>
      </w:r>
    </w:p>
    <w:p w14:paraId="64FEBE1B" w14:textId="77777777" w:rsidR="00A34C51" w:rsidRDefault="00910F84" w:rsidP="00A34C51">
      <w:pPr>
        <w:rPr>
          <w:rtl/>
        </w:rPr>
      </w:pPr>
      <w:r w:rsidRPr="00A34C51">
        <w:rPr>
          <w:rStyle w:val="affff1"/>
          <w:rtl/>
        </w:rPr>
        <w:t>וכתיב:</w:t>
      </w:r>
      <w:r w:rsidRPr="00C35A2C">
        <w:rPr>
          <w:rtl/>
        </w:rPr>
        <w:t xml:space="preserve"> </w:t>
      </w:r>
      <w:r w:rsidRPr="00CC6E58">
        <w:rPr>
          <w:rStyle w:val="afffd"/>
          <w:rFonts w:hint="cs"/>
          <w:rtl/>
        </w:rPr>
        <w:t>'</w:t>
      </w:r>
      <w:r w:rsidRPr="00CC6E58">
        <w:rPr>
          <w:rStyle w:val="afffd"/>
          <w:rtl/>
        </w:rPr>
        <w:t>ימינך ה' נאדרי בכח</w:t>
      </w:r>
      <w:r w:rsidRPr="00CC6E58">
        <w:rPr>
          <w:rStyle w:val="afffd"/>
          <w:rFonts w:hint="cs"/>
          <w:rtl/>
        </w:rPr>
        <w:t>'</w:t>
      </w:r>
    </w:p>
    <w:p w14:paraId="4D2E928A" w14:textId="77777777" w:rsidR="00A34C51" w:rsidRDefault="00910F84" w:rsidP="00A34C51">
      <w:pPr>
        <w:pStyle w:val="36"/>
        <w:framePr w:wrap="notBeside"/>
        <w:rPr>
          <w:rtl/>
        </w:rPr>
      </w:pPr>
      <w:r>
        <w:rPr>
          <w:rtl/>
        </w:rPr>
        <w:t xml:space="preserve">- </w:t>
      </w:r>
      <w:r w:rsidRPr="00C35A2C">
        <w:rPr>
          <w:rtl/>
        </w:rPr>
        <w:t>לא קשיא:</w:t>
      </w:r>
    </w:p>
    <w:p w14:paraId="4BD14806" w14:textId="1E21ED0C" w:rsidR="00910F84" w:rsidRPr="00C35A2C" w:rsidRDefault="00910F84" w:rsidP="00A34C51">
      <w:pPr>
        <w:spacing w:after="120"/>
        <w:rPr>
          <w:rtl/>
        </w:rPr>
      </w:pPr>
      <w:r w:rsidRPr="00C35A2C">
        <w:rPr>
          <w:rtl/>
        </w:rPr>
        <w:t>כאן בשעת הדין, כאן בשעת מלחמה.</w:t>
      </w:r>
    </w:p>
    <w:p w14:paraId="135FA84F" w14:textId="77777777" w:rsidR="00A34C51" w:rsidRDefault="00910F84" w:rsidP="00A34C51">
      <w:pPr>
        <w:pStyle w:val="36"/>
        <w:framePr w:wrap="notBeside"/>
        <w:rPr>
          <w:rtl/>
        </w:rPr>
      </w:pPr>
      <w:r w:rsidRPr="00C35A2C">
        <w:rPr>
          <w:rtl/>
        </w:rPr>
        <w:t>ר</w:t>
      </w:r>
      <w:r w:rsidRPr="00C35A2C">
        <w:rPr>
          <w:rFonts w:hint="cs"/>
          <w:rtl/>
        </w:rPr>
        <w:t>חבר</w:t>
      </w:r>
      <w:r>
        <w:rPr>
          <w:rtl/>
        </w:rPr>
        <w:t>"</w:t>
      </w:r>
      <w:r w:rsidRPr="00C35A2C">
        <w:rPr>
          <w:rFonts w:hint="cs"/>
          <w:rtl/>
        </w:rPr>
        <w:t>ח</w:t>
      </w:r>
      <w:r w:rsidRPr="00C35A2C">
        <w:rPr>
          <w:rtl/>
        </w:rPr>
        <w:t>:</w:t>
      </w:r>
    </w:p>
    <w:p w14:paraId="36C4F774" w14:textId="0FEB21BA" w:rsidR="00910F84" w:rsidRPr="00C35A2C" w:rsidRDefault="00910F84" w:rsidP="00A34C51">
      <w:pPr>
        <w:spacing w:after="120"/>
        <w:rPr>
          <w:rtl/>
        </w:rPr>
      </w:pPr>
      <w:r w:rsidRPr="00C35A2C">
        <w:rPr>
          <w:rtl/>
        </w:rPr>
        <w:t xml:space="preserve">חימה אין לי, </w:t>
      </w:r>
      <w:r w:rsidRPr="00CC6E58">
        <w:rPr>
          <w:rStyle w:val="afffd"/>
          <w:rFonts w:hint="cs"/>
          <w:rtl/>
        </w:rPr>
        <w:t>'</w:t>
      </w:r>
      <w:r w:rsidRPr="00CC6E58">
        <w:rPr>
          <w:rStyle w:val="afffd"/>
          <w:rtl/>
        </w:rPr>
        <w:t>נוקם ה' ובעל חימה</w:t>
      </w:r>
      <w:r w:rsidRPr="00C35A2C">
        <w:rPr>
          <w:rFonts w:hint="cs"/>
          <w:rtl/>
        </w:rPr>
        <w:t xml:space="preserve">' </w:t>
      </w:r>
      <w:r w:rsidRPr="00C35A2C">
        <w:rPr>
          <w:rtl/>
        </w:rPr>
        <w:t xml:space="preserve"> </w:t>
      </w:r>
      <w:r w:rsidRPr="00A34C51">
        <w:rPr>
          <w:rStyle w:val="affff1"/>
          <w:rtl/>
        </w:rPr>
        <w:t>ל"</w:t>
      </w:r>
      <w:r w:rsidRPr="00A34C51">
        <w:rPr>
          <w:rStyle w:val="affff1"/>
          <w:rFonts w:hint="cs"/>
          <w:rtl/>
        </w:rPr>
        <w:t>ק</w:t>
      </w:r>
      <w:r w:rsidRPr="00A34C51">
        <w:rPr>
          <w:rStyle w:val="affff1"/>
          <w:rtl/>
        </w:rPr>
        <w:t>: כאן</w:t>
      </w:r>
      <w:r w:rsidRPr="00C35A2C">
        <w:rPr>
          <w:rtl/>
        </w:rPr>
        <w:t xml:space="preserve"> בישראל, </w:t>
      </w:r>
      <w:r w:rsidRPr="00A34C51">
        <w:rPr>
          <w:rStyle w:val="affff1"/>
          <w:rtl/>
        </w:rPr>
        <w:t>כאן</w:t>
      </w:r>
      <w:r w:rsidRPr="00C35A2C">
        <w:rPr>
          <w:rtl/>
        </w:rPr>
        <w:t xml:space="preserve"> </w:t>
      </w:r>
      <w:r w:rsidR="00A34C51">
        <w:rPr>
          <w:rFonts w:hint="cs"/>
          <w:rtl/>
        </w:rPr>
        <w:t>בע''ז</w:t>
      </w:r>
      <w:r w:rsidRPr="00C35A2C">
        <w:rPr>
          <w:rtl/>
        </w:rPr>
        <w:t>.</w:t>
      </w:r>
    </w:p>
    <w:p w14:paraId="45050A3F" w14:textId="77777777" w:rsidR="00A34C51" w:rsidRDefault="00910F84" w:rsidP="00A34C51">
      <w:pPr>
        <w:pStyle w:val="36"/>
        <w:framePr w:wrap="notBeside"/>
        <w:rPr>
          <w:rtl/>
        </w:rPr>
      </w:pPr>
      <w:r w:rsidRPr="00C35A2C">
        <w:rPr>
          <w:rtl/>
        </w:rPr>
        <w:t>ר</w:t>
      </w:r>
      <w:r w:rsidRPr="00C35A2C">
        <w:rPr>
          <w:rFonts w:hint="cs"/>
          <w:rtl/>
        </w:rPr>
        <w:t>חב</w:t>
      </w:r>
      <w:r>
        <w:rPr>
          <w:rtl/>
        </w:rPr>
        <w:t>"</w:t>
      </w:r>
      <w:r w:rsidRPr="00C35A2C">
        <w:rPr>
          <w:rFonts w:hint="cs"/>
          <w:rtl/>
        </w:rPr>
        <w:t>פ</w:t>
      </w:r>
      <w:r w:rsidRPr="00C35A2C">
        <w:rPr>
          <w:rtl/>
        </w:rPr>
        <w:t>:</w:t>
      </w:r>
    </w:p>
    <w:p w14:paraId="3D55FED9" w14:textId="253F70A2" w:rsidR="00910F84" w:rsidRPr="00C35A2C" w:rsidRDefault="00910F84" w:rsidP="00910F84">
      <w:pPr>
        <w:rPr>
          <w:rtl/>
        </w:rPr>
      </w:pPr>
      <w:r w:rsidRPr="00C35A2C">
        <w:rPr>
          <w:rtl/>
        </w:rPr>
        <w:t xml:space="preserve">חימה אין לי שכבר נשבעתי, </w:t>
      </w:r>
      <w:r w:rsidRPr="00CC6E58">
        <w:rPr>
          <w:rStyle w:val="afffd"/>
          <w:rFonts w:hint="cs"/>
          <w:rtl/>
        </w:rPr>
        <w:t>'</w:t>
      </w:r>
      <w:r w:rsidRPr="00CC6E58">
        <w:rPr>
          <w:rStyle w:val="afffd"/>
          <w:rtl/>
        </w:rPr>
        <w:t>מי יתנני שלא נשבעתי, אהיה שמיר ושית וגו'.</w:t>
      </w:r>
    </w:p>
    <w:p w14:paraId="34A2F4F9" w14:textId="77777777" w:rsidR="00A34C51" w:rsidRDefault="00910F84" w:rsidP="00A34C51">
      <w:pPr>
        <w:pStyle w:val="36"/>
        <w:framePr w:wrap="notBeside"/>
        <w:rPr>
          <w:rtl/>
        </w:rPr>
      </w:pPr>
      <w:r w:rsidRPr="00A34C51">
        <w:rPr>
          <w:rStyle w:val="affff1"/>
          <w:rtl/>
        </w:rPr>
        <w:t>והיינו דא</w:t>
      </w:r>
      <w:r w:rsidRPr="00A34C51">
        <w:rPr>
          <w:rStyle w:val="affff1"/>
          <w:rFonts w:hint="cs"/>
          <w:rtl/>
        </w:rPr>
        <w:t>ר</w:t>
      </w:r>
      <w:r w:rsidRPr="00A34C51">
        <w:rPr>
          <w:rStyle w:val="affff1"/>
          <w:rtl/>
        </w:rPr>
        <w:t>"</w:t>
      </w:r>
      <w:r w:rsidRPr="00A34C51">
        <w:rPr>
          <w:rStyle w:val="affff1"/>
          <w:rFonts w:hint="cs"/>
          <w:rtl/>
        </w:rPr>
        <w:t>א</w:t>
      </w:r>
      <w:r w:rsidRPr="00A34C51">
        <w:rPr>
          <w:rStyle w:val="affff1"/>
          <w:rtl/>
        </w:rPr>
        <w:t>:</w:t>
      </w:r>
    </w:p>
    <w:p w14:paraId="5CD13577" w14:textId="21E3151E" w:rsidR="00910F84" w:rsidRPr="00C35A2C" w:rsidRDefault="00910F84" w:rsidP="00D64FEB">
      <w:pPr>
        <w:spacing w:after="120"/>
        <w:rPr>
          <w:rtl/>
        </w:rPr>
      </w:pPr>
      <w:r w:rsidRPr="00CC6E58">
        <w:rPr>
          <w:rStyle w:val="afffd"/>
          <w:rFonts w:hint="cs"/>
          <w:rtl/>
        </w:rPr>
        <w:t>'</w:t>
      </w:r>
      <w:r w:rsidRPr="00CC6E58">
        <w:rPr>
          <w:rStyle w:val="afffd"/>
          <w:rtl/>
        </w:rPr>
        <w:t>והיה ביום ההוא אבקש להשמיד את כל הגוים</w:t>
      </w:r>
      <w:r w:rsidRPr="00CC6E58">
        <w:rPr>
          <w:rStyle w:val="afffd"/>
          <w:rFonts w:hint="cs"/>
          <w:rtl/>
        </w:rPr>
        <w:t>'</w:t>
      </w:r>
      <w:r w:rsidRPr="00CC6E58">
        <w:rPr>
          <w:rStyle w:val="afffd"/>
          <w:rtl/>
        </w:rPr>
        <w:t>,</w:t>
      </w:r>
      <w:r w:rsidR="00A34C51">
        <w:rPr>
          <w:rFonts w:hint="cs"/>
          <w:rtl/>
        </w:rPr>
        <w:t xml:space="preserve"> - </w:t>
      </w:r>
      <w:r w:rsidRPr="00C35A2C">
        <w:rPr>
          <w:rtl/>
        </w:rPr>
        <w:t xml:space="preserve">אבקש ממי? </w:t>
      </w:r>
      <w:r w:rsidRPr="00A34C51">
        <w:rPr>
          <w:rStyle w:val="affff1"/>
          <w:rtl/>
        </w:rPr>
        <w:t>אמר הקב"ה:</w:t>
      </w:r>
      <w:r w:rsidRPr="00C35A2C">
        <w:rPr>
          <w:rtl/>
        </w:rPr>
        <w:t xml:space="preserve"> אבקש בניגני שלהם, אם יש להם זכות אפדם, ואם לאו אשמידם.</w:t>
      </w:r>
    </w:p>
    <w:p w14:paraId="163B4D58" w14:textId="77777777" w:rsidR="00A34C51" w:rsidRDefault="00910F84" w:rsidP="00A34C51">
      <w:pPr>
        <w:pStyle w:val="36"/>
        <w:framePr w:wrap="notBeside"/>
        <w:rPr>
          <w:rtl/>
        </w:rPr>
      </w:pPr>
      <w:r w:rsidRPr="00C35A2C">
        <w:rPr>
          <w:rtl/>
        </w:rPr>
        <w:t xml:space="preserve">והיינו דרבא, </w:t>
      </w:r>
    </w:p>
    <w:p w14:paraId="66BA445C" w14:textId="2B2355D6" w:rsidR="00910F84" w:rsidRPr="00C35A2C" w:rsidRDefault="00910F84" w:rsidP="00663940">
      <w:pPr>
        <w:rPr>
          <w:rtl/>
        </w:rPr>
      </w:pPr>
      <w:r w:rsidRPr="00C35A2C">
        <w:rPr>
          <w:rFonts w:hint="cs"/>
          <w:rtl/>
        </w:rPr>
        <w:t>ד</w:t>
      </w:r>
      <w:r w:rsidR="00663940" w:rsidRPr="00663940">
        <w:rPr>
          <w:rFonts w:ascii="BA Franknatan Decor" w:hAnsi="BA Franknatan Decor" w:cs="BA TM • Tzlotana"/>
          <w:spacing w:val="4"/>
          <w:sz w:val="19"/>
          <w:szCs w:val="16"/>
          <w:rtl/>
        </w:rPr>
        <w:t>אַ֣ךְ לֹא־בְ֭עִי יִשְׁלַח־יָ֑ד אִם־בְּ֝פִיד֗וֹ לָהֶ֥ן שֽׁוּעַ:</w:t>
      </w:r>
      <w:r w:rsidR="00663940">
        <w:rPr>
          <w:rFonts w:hint="cs"/>
          <w:rtl/>
        </w:rPr>
        <w:t xml:space="preserve"> </w:t>
      </w:r>
      <w:r w:rsidR="00A34C51" w:rsidRPr="00663940">
        <w:rPr>
          <w:rStyle w:val="affff1"/>
          <w:rFonts w:hint="cs"/>
          <w:rtl/>
        </w:rPr>
        <w:t xml:space="preserve">א''ל </w:t>
      </w:r>
      <w:r w:rsidRPr="00663940">
        <w:rPr>
          <w:rStyle w:val="affff1"/>
          <w:rtl/>
        </w:rPr>
        <w:t>הקב"ה לישראל:</w:t>
      </w:r>
      <w:r w:rsidR="00663940">
        <w:rPr>
          <w:rFonts w:hint="cs"/>
          <w:rtl/>
        </w:rPr>
        <w:t xml:space="preserve"> </w:t>
      </w:r>
      <w:r w:rsidRPr="00C35A2C">
        <w:rPr>
          <w:rtl/>
        </w:rPr>
        <w:t>כשאני דן את ישראל, אין אני דן אותם כע</w:t>
      </w:r>
      <w:r w:rsidRPr="00C35A2C">
        <w:rPr>
          <w:rFonts w:hint="cs"/>
          <w:rtl/>
        </w:rPr>
        <w:t>כו</w:t>
      </w:r>
      <w:r>
        <w:rPr>
          <w:rtl/>
        </w:rPr>
        <w:t>"</w:t>
      </w:r>
      <w:r w:rsidRPr="00C35A2C">
        <w:rPr>
          <w:rFonts w:hint="cs"/>
          <w:rtl/>
        </w:rPr>
        <w:t xml:space="preserve">ם </w:t>
      </w:r>
      <w:r w:rsidRPr="00434000">
        <w:rPr>
          <w:rStyle w:val="afffd"/>
          <w:rtl/>
        </w:rPr>
        <w:t>ד</w:t>
      </w:r>
      <w:r w:rsidR="00663940" w:rsidRPr="00663940">
        <w:rPr>
          <w:rFonts w:ascii="BA Franknatan Decor" w:hAnsi="BA Franknatan Decor" w:cs="BA TM • Tzlotana"/>
          <w:spacing w:val="4"/>
          <w:sz w:val="19"/>
          <w:szCs w:val="16"/>
          <w:rtl/>
        </w:rPr>
        <w:t xml:space="preserve"> עַוָּ֥ה עַוָּ֖ה עַוָּ֣ה אֲשִׂימֶ֑נָּה</w:t>
      </w:r>
      <w:r w:rsidR="00663940">
        <w:rPr>
          <w:rFonts w:ascii="BA Franknatan Decor" w:hAnsi="BA Franknatan Decor" w:cs="BA TM • Tzlotana" w:hint="cs"/>
          <w:spacing w:val="4"/>
          <w:sz w:val="19"/>
          <w:szCs w:val="16"/>
          <w:rtl/>
        </w:rPr>
        <w:t>,</w:t>
      </w:r>
      <w:r w:rsidRPr="00C35A2C">
        <w:rPr>
          <w:rtl/>
        </w:rPr>
        <w:t xml:space="preserve"> אלא אני נפרע מהן כפיד של תרנגולת.</w:t>
      </w:r>
    </w:p>
    <w:p w14:paraId="3F85802F" w14:textId="3A1976C4" w:rsidR="00A34C51" w:rsidRDefault="00D64FEB" w:rsidP="00A34C51">
      <w:pPr>
        <w:pStyle w:val="36"/>
        <w:framePr w:wrap="notBeside"/>
        <w:rPr>
          <w:rtl/>
        </w:rPr>
      </w:pPr>
      <w:r>
        <w:rPr>
          <w:rFonts w:hint="cs"/>
          <w:rtl/>
        </w:rPr>
        <w:t xml:space="preserve">ב. </w:t>
      </w:r>
      <w:r w:rsidR="00910F84" w:rsidRPr="00C35A2C">
        <w:rPr>
          <w:rtl/>
        </w:rPr>
        <w:t>דבר אחר:</w:t>
      </w:r>
    </w:p>
    <w:p w14:paraId="12AE2646" w14:textId="77777777" w:rsidR="00A34C51" w:rsidRDefault="00910F84" w:rsidP="00A34C51">
      <w:pPr>
        <w:rPr>
          <w:rFonts w:ascii="Fb Fontext" w:hAnsi="Fb Fontext"/>
          <w:rtl/>
        </w:rPr>
      </w:pPr>
      <w:r w:rsidRPr="00C35A2C">
        <w:rPr>
          <w:rtl/>
        </w:rPr>
        <w:t xml:space="preserve">אפילו אין ישראל עושין מצוה לפני כי אם מעט, כפיד של תרנגולין שמנקרין באשפה, אני מצרפן לחשבון גדול, </w:t>
      </w:r>
      <w:r w:rsidRPr="00A34C51">
        <w:rPr>
          <w:rStyle w:val="affff1"/>
          <w:rtl/>
        </w:rPr>
        <w:t>שנא</w:t>
      </w:r>
      <w:r w:rsidRPr="00A34C51">
        <w:rPr>
          <w:rStyle w:val="affff1"/>
          <w:rFonts w:hint="cs"/>
          <w:rtl/>
        </w:rPr>
        <w:t>'</w:t>
      </w:r>
      <w:r w:rsidRPr="00A34C51">
        <w:rPr>
          <w:rStyle w:val="affff1"/>
          <w:rtl/>
        </w:rPr>
        <w:t>:</w:t>
      </w:r>
      <w:r w:rsidRPr="00C35A2C">
        <w:rPr>
          <w:rtl/>
        </w:rPr>
        <w:t xml:space="preserve"> </w:t>
      </w:r>
      <w:r w:rsidRPr="00CC6E58">
        <w:rPr>
          <w:rStyle w:val="afffd"/>
          <w:rtl/>
        </w:rPr>
        <w:t>'אם בפידו להן שוע</w:t>
      </w:r>
      <w:r w:rsidRPr="00CC6E58">
        <w:rPr>
          <w:rStyle w:val="afffd"/>
          <w:rFonts w:hint="cs"/>
          <w:rtl/>
        </w:rPr>
        <w:t>'</w:t>
      </w:r>
      <w:r w:rsidRPr="00CC6E58">
        <w:rPr>
          <w:rStyle w:val="afffd"/>
          <w:rtl/>
        </w:rPr>
        <w:t>.</w:t>
      </w:r>
    </w:p>
    <w:p w14:paraId="5EF45428" w14:textId="14681CA0" w:rsidR="00D64FEB" w:rsidRDefault="00D64FEB" w:rsidP="00D64FEB">
      <w:pPr>
        <w:pStyle w:val="36"/>
        <w:framePr w:wrap="notBeside"/>
        <w:rPr>
          <w:rStyle w:val="affff1"/>
          <w:rtl/>
        </w:rPr>
      </w:pPr>
      <w:r>
        <w:rPr>
          <w:rStyle w:val="affff1"/>
          <w:rFonts w:hint="cs"/>
          <w:rtl/>
        </w:rPr>
        <w:t xml:space="preserve">ג. </w:t>
      </w:r>
      <w:r w:rsidR="00910F84" w:rsidRPr="00A34C51">
        <w:rPr>
          <w:rStyle w:val="affff1"/>
          <w:rtl/>
        </w:rPr>
        <w:t>דבר אחר:</w:t>
      </w:r>
    </w:p>
    <w:p w14:paraId="51CDE6F9" w14:textId="7E8A4715" w:rsidR="00910F84" w:rsidRPr="00C35A2C" w:rsidRDefault="00910F84" w:rsidP="00A34C51">
      <w:pPr>
        <w:rPr>
          <w:rtl/>
        </w:rPr>
      </w:pPr>
      <w:r w:rsidRPr="00C35A2C">
        <w:rPr>
          <w:rtl/>
        </w:rPr>
        <w:t>בשכר שמשוועין לפני אני מושיע אותם.</w:t>
      </w:r>
    </w:p>
    <w:p w14:paraId="76119981" w14:textId="77777777" w:rsidR="00D64FEB" w:rsidRDefault="00910F84" w:rsidP="00D64FEB">
      <w:pPr>
        <w:pStyle w:val="36"/>
        <w:framePr w:wrap="notBeside"/>
        <w:rPr>
          <w:rStyle w:val="affff1"/>
          <w:rtl/>
        </w:rPr>
      </w:pPr>
      <w:r w:rsidRPr="00A34C51">
        <w:rPr>
          <w:rStyle w:val="affff1"/>
          <w:rtl/>
        </w:rPr>
        <w:t xml:space="preserve">והיינו </w:t>
      </w:r>
      <w:r w:rsidRPr="00A34C51">
        <w:rPr>
          <w:rStyle w:val="affff1"/>
          <w:rFonts w:hint="cs"/>
          <w:rtl/>
        </w:rPr>
        <w:t>כר</w:t>
      </w:r>
      <w:r w:rsidRPr="00A34C51">
        <w:rPr>
          <w:rStyle w:val="affff1"/>
          <w:rtl/>
        </w:rPr>
        <w:t>"</w:t>
      </w:r>
      <w:r w:rsidRPr="00A34C51">
        <w:rPr>
          <w:rStyle w:val="affff1"/>
          <w:rFonts w:hint="cs"/>
          <w:rtl/>
        </w:rPr>
        <w:t>א</w:t>
      </w:r>
    </w:p>
    <w:p w14:paraId="6322D1EB" w14:textId="7F18D0DD" w:rsidR="00910F84" w:rsidRPr="00C35A2C" w:rsidRDefault="00910F84" w:rsidP="00910F84">
      <w:pPr>
        <w:rPr>
          <w:rtl/>
        </w:rPr>
      </w:pPr>
      <w:r w:rsidRPr="00C35A2C">
        <w:rPr>
          <w:rFonts w:hint="cs"/>
          <w:rtl/>
        </w:rPr>
        <w:t xml:space="preserve"> </w:t>
      </w:r>
      <w:r w:rsidRPr="00434000">
        <w:rPr>
          <w:rStyle w:val="afffd"/>
          <w:rFonts w:hint="cs"/>
          <w:rtl/>
        </w:rPr>
        <w:t>ד'</w:t>
      </w:r>
      <w:r w:rsidRPr="00434000">
        <w:rPr>
          <w:rStyle w:val="afffd"/>
          <w:rtl/>
        </w:rPr>
        <w:t>ואנכי אפדם והמה דברו עלי כזבים</w:t>
      </w:r>
      <w:r w:rsidRPr="00434000">
        <w:rPr>
          <w:rStyle w:val="afffd"/>
          <w:rFonts w:hint="cs"/>
          <w:rtl/>
        </w:rPr>
        <w:t>'</w:t>
      </w:r>
      <w:r w:rsidRPr="00434000">
        <w:rPr>
          <w:rStyle w:val="afffd"/>
          <w:rtl/>
        </w:rPr>
        <w:t xml:space="preserve"> </w:t>
      </w:r>
      <w:r w:rsidRPr="00C35A2C">
        <w:rPr>
          <w:rtl/>
        </w:rPr>
        <w:t>אני אמרתי אפדם בממונם בעוה</w:t>
      </w:r>
      <w:r>
        <w:rPr>
          <w:rtl/>
        </w:rPr>
        <w:t>"</w:t>
      </w:r>
      <w:r w:rsidRPr="00C35A2C">
        <w:rPr>
          <w:rtl/>
        </w:rPr>
        <w:t>ז כדי שיזכו לעו</w:t>
      </w:r>
      <w:r w:rsidRPr="00C35A2C">
        <w:rPr>
          <w:rFonts w:hint="cs"/>
          <w:rtl/>
        </w:rPr>
        <w:t>ה</w:t>
      </w:r>
      <w:r>
        <w:rPr>
          <w:rtl/>
        </w:rPr>
        <w:t>"</w:t>
      </w:r>
      <w:r w:rsidRPr="00C35A2C">
        <w:rPr>
          <w:rFonts w:hint="cs"/>
          <w:rtl/>
        </w:rPr>
        <w:t>ב</w:t>
      </w:r>
      <w:r w:rsidRPr="00C35A2C">
        <w:rPr>
          <w:rtl/>
        </w:rPr>
        <w:t xml:space="preserve"> והמה דברו עלי כזבים.</w:t>
      </w:r>
    </w:p>
    <w:p w14:paraId="634DC284" w14:textId="77777777" w:rsidR="00D64FEB" w:rsidRDefault="00910F84" w:rsidP="00D64FEB">
      <w:pPr>
        <w:pStyle w:val="36"/>
        <w:framePr w:wrap="notBeside"/>
        <w:rPr>
          <w:rStyle w:val="affff1"/>
          <w:rtl/>
        </w:rPr>
      </w:pPr>
      <w:r w:rsidRPr="00A34C51">
        <w:rPr>
          <w:rStyle w:val="affff1"/>
          <w:rtl/>
        </w:rPr>
        <w:t xml:space="preserve">והיינו </w:t>
      </w:r>
      <w:r w:rsidRPr="00A34C51">
        <w:rPr>
          <w:rStyle w:val="affff1"/>
          <w:rFonts w:hint="cs"/>
          <w:rtl/>
        </w:rPr>
        <w:t>מרבא</w:t>
      </w:r>
    </w:p>
    <w:p w14:paraId="49DC210D" w14:textId="2463B957" w:rsidR="00910F84" w:rsidRPr="00C35A2C" w:rsidRDefault="00910F84" w:rsidP="00910F84">
      <w:pPr>
        <w:rPr>
          <w:rtl/>
        </w:rPr>
      </w:pPr>
      <w:r w:rsidRPr="00FF1C37">
        <w:rPr>
          <w:rStyle w:val="afffd"/>
          <w:rFonts w:hint="cs"/>
          <w:rtl/>
        </w:rPr>
        <w:t xml:space="preserve"> '</w:t>
      </w:r>
      <w:r w:rsidRPr="00FF1C37">
        <w:rPr>
          <w:rStyle w:val="afffd"/>
          <w:rtl/>
        </w:rPr>
        <w:t>ואני יסרתי חזקתי זרועותם ואלי יחשבו רע</w:t>
      </w:r>
      <w:r w:rsidRPr="00FF1C37">
        <w:rPr>
          <w:rStyle w:val="afffd"/>
          <w:rFonts w:hint="cs"/>
          <w:rtl/>
        </w:rPr>
        <w:t>'</w:t>
      </w:r>
      <w:r w:rsidRPr="00FF1C37">
        <w:rPr>
          <w:rStyle w:val="afffd"/>
          <w:rtl/>
        </w:rPr>
        <w:t xml:space="preserve"> </w:t>
      </w:r>
      <w:r w:rsidRPr="00A34C51">
        <w:rPr>
          <w:rStyle w:val="affff1"/>
          <w:rtl/>
        </w:rPr>
        <w:t>אמר הקב"ה:</w:t>
      </w:r>
      <w:r w:rsidRPr="00C35A2C">
        <w:rPr>
          <w:rtl/>
        </w:rPr>
        <w:t xml:space="preserve"> אני אמרתי איסרם ביסורין </w:t>
      </w:r>
      <w:r w:rsidR="00663940">
        <w:rPr>
          <w:rFonts w:hint="cs"/>
          <w:rtl/>
        </w:rPr>
        <w:t xml:space="preserve">בעוה''ז </w:t>
      </w:r>
      <w:r w:rsidRPr="00C35A2C">
        <w:rPr>
          <w:rtl/>
        </w:rPr>
        <w:t>כדי שיחזקו זרועותם לעוה</w:t>
      </w:r>
      <w:r>
        <w:rPr>
          <w:rtl/>
        </w:rPr>
        <w:t>"</w:t>
      </w:r>
      <w:r w:rsidRPr="00C35A2C">
        <w:rPr>
          <w:rtl/>
        </w:rPr>
        <w:t xml:space="preserve">ב, </w:t>
      </w:r>
      <w:r w:rsidRPr="00663940">
        <w:rPr>
          <w:rStyle w:val="afffd"/>
          <w:rtl/>
        </w:rPr>
        <w:t>ואלי יחשבו רע.</w:t>
      </w:r>
    </w:p>
    <w:p w14:paraId="1CECD328" w14:textId="1920F62D" w:rsidR="00910F84" w:rsidRPr="00C35A2C" w:rsidRDefault="00910F84" w:rsidP="00910F84">
      <w:pPr>
        <w:pStyle w:val="afffe"/>
        <w:rPr>
          <w:rtl/>
        </w:rPr>
      </w:pPr>
      <w:r w:rsidRPr="00A06291">
        <w:rPr>
          <w:rtl/>
        </w:rPr>
        <w:t>׻</w:t>
      </w:r>
      <w:r w:rsidR="00D64FEB">
        <w:rPr>
          <w:rFonts w:hint="cs"/>
          <w:rtl/>
        </w:rPr>
        <w:t>***</w:t>
      </w:r>
    </w:p>
    <w:p w14:paraId="51086015" w14:textId="77777777" w:rsidR="00A34C51" w:rsidRDefault="00A34C51" w:rsidP="00A34C51">
      <w:pPr>
        <w:pStyle w:val="36"/>
        <w:framePr w:wrap="notBeside"/>
        <w:rPr>
          <w:rtl/>
        </w:rPr>
      </w:pPr>
      <w:r>
        <w:rPr>
          <w:rFonts w:hint="cs"/>
          <w:rtl/>
        </w:rPr>
        <w:t>ר''א שיבח</w:t>
      </w:r>
    </w:p>
    <w:p w14:paraId="62DCC899" w14:textId="77777777" w:rsidR="005544F4" w:rsidRDefault="00910F84" w:rsidP="005544F4">
      <w:pPr>
        <w:rPr>
          <w:rtl/>
        </w:rPr>
      </w:pPr>
      <w:r w:rsidRPr="005544F4">
        <w:rPr>
          <w:rStyle w:val="affff1"/>
          <w:rtl/>
        </w:rPr>
        <w:t>למיני</w:t>
      </w:r>
      <w:r w:rsidR="005544F4" w:rsidRPr="005544F4">
        <w:rPr>
          <w:rStyle w:val="affff1"/>
          <w:rFonts w:hint="cs"/>
          <w:rtl/>
        </w:rPr>
        <w:t>ם</w:t>
      </w:r>
      <w:r w:rsidRPr="005544F4">
        <w:rPr>
          <w:rStyle w:val="affff1"/>
          <w:rtl/>
        </w:rPr>
        <w:t xml:space="preserve"> </w:t>
      </w:r>
      <w:r w:rsidR="00A34C51" w:rsidRPr="005544F4">
        <w:rPr>
          <w:rStyle w:val="affff1"/>
          <w:rFonts w:hint="cs"/>
          <w:rtl/>
        </w:rPr>
        <w:t xml:space="preserve">את </w:t>
      </w:r>
      <w:r w:rsidRPr="005544F4">
        <w:rPr>
          <w:rStyle w:val="affff1"/>
          <w:rtl/>
        </w:rPr>
        <w:t xml:space="preserve">רב ספרא דאדם גדול הוא, </w:t>
      </w:r>
      <w:r w:rsidR="00A34C51" w:rsidRPr="005544F4">
        <w:rPr>
          <w:rStyle w:val="affff1"/>
          <w:rFonts w:hint="cs"/>
          <w:rtl/>
        </w:rPr>
        <w:t xml:space="preserve">וויתרו לו מס של י''ג שנה, </w:t>
      </w:r>
      <w:r w:rsidRPr="005544F4">
        <w:rPr>
          <w:rStyle w:val="affff1"/>
          <w:rtl/>
        </w:rPr>
        <w:t>יו</w:t>
      </w:r>
      <w:r w:rsidRPr="005544F4">
        <w:rPr>
          <w:rStyle w:val="affff1"/>
          <w:rFonts w:hint="cs"/>
          <w:rtl/>
        </w:rPr>
        <w:t xml:space="preserve">ם אחד מצאוהו </w:t>
      </w:r>
      <w:r w:rsidR="00A34C51" w:rsidRPr="005544F4">
        <w:rPr>
          <w:rStyle w:val="affff1"/>
          <w:rFonts w:hint="cs"/>
          <w:rtl/>
        </w:rPr>
        <w:t>שאלוהו</w:t>
      </w:r>
      <w:r w:rsidRPr="005544F4">
        <w:rPr>
          <w:rStyle w:val="affff1"/>
          <w:rFonts w:hint="cs"/>
          <w:rtl/>
        </w:rPr>
        <w:t xml:space="preserve"> כתיב</w:t>
      </w:r>
      <w:r w:rsidRPr="00C35A2C">
        <w:rPr>
          <w:rFonts w:hint="cs"/>
          <w:rtl/>
        </w:rPr>
        <w:t xml:space="preserve"> </w:t>
      </w:r>
      <w:r w:rsidRPr="00CC6E58">
        <w:rPr>
          <w:rStyle w:val="afffd"/>
          <w:rFonts w:hint="cs"/>
          <w:rtl/>
        </w:rPr>
        <w:t>'</w:t>
      </w:r>
      <w:r w:rsidRPr="00CC6E58">
        <w:rPr>
          <w:rStyle w:val="afffd"/>
          <w:rtl/>
        </w:rPr>
        <w:t>רק אתכם ידעתי מכל משפחות האדמה על כן אפקוד עליכם את כל עונותיכם,</w:t>
      </w:r>
      <w:r w:rsidRPr="005544F4">
        <w:rPr>
          <w:rStyle w:val="affff1"/>
          <w:rFonts w:hint="cs"/>
          <w:rtl/>
        </w:rPr>
        <w:t>'</w:t>
      </w:r>
      <w:r w:rsidR="00A34C51" w:rsidRPr="005544F4">
        <w:rPr>
          <w:rStyle w:val="affff1"/>
          <w:rFonts w:hint="cs"/>
          <w:rtl/>
        </w:rPr>
        <w:t>וקשה</w:t>
      </w:r>
      <w:r w:rsidRPr="00CC6E58">
        <w:rPr>
          <w:rStyle w:val="afffd"/>
          <w:rtl/>
        </w:rPr>
        <w:t xml:space="preserve"> </w:t>
      </w:r>
      <w:r w:rsidR="00A34C51">
        <w:rPr>
          <w:rFonts w:hint="cs"/>
          <w:rtl/>
        </w:rPr>
        <w:t xml:space="preserve">מי שיש לו </w:t>
      </w:r>
      <w:r w:rsidRPr="00C35A2C">
        <w:rPr>
          <w:rFonts w:hint="cs"/>
          <w:rtl/>
        </w:rPr>
        <w:t xml:space="preserve">זעם מעלה עליו את אוהבו? </w:t>
      </w:r>
    </w:p>
    <w:p w14:paraId="19F2B00E" w14:textId="77777777" w:rsidR="005544F4" w:rsidRDefault="005544F4" w:rsidP="005544F4">
      <w:pPr>
        <w:pStyle w:val="36"/>
        <w:framePr w:wrap="notBeside"/>
        <w:rPr>
          <w:rtl/>
        </w:rPr>
      </w:pPr>
      <w:r>
        <w:rPr>
          <w:rFonts w:hint="cs"/>
          <w:rtl/>
        </w:rPr>
        <w:t>-</w:t>
      </w:r>
    </w:p>
    <w:p w14:paraId="6C1DC55D" w14:textId="311551DF" w:rsidR="00910F84" w:rsidRPr="00C35A2C" w:rsidRDefault="00A34C51" w:rsidP="005544F4">
      <w:pPr>
        <w:rPr>
          <w:rtl/>
        </w:rPr>
      </w:pPr>
      <w:r>
        <w:rPr>
          <w:rFonts w:hint="cs"/>
          <w:rtl/>
        </w:rPr>
        <w:t xml:space="preserve">שתק ולא השיב להם, </w:t>
      </w:r>
      <w:r w:rsidR="00910F84" w:rsidRPr="00C35A2C">
        <w:rPr>
          <w:rFonts w:hint="cs"/>
          <w:rtl/>
        </w:rPr>
        <w:t>הניחו סודר בצווארו וציערוהו</w:t>
      </w:r>
      <w:r w:rsidR="00910F84" w:rsidRPr="00C35A2C">
        <w:rPr>
          <w:rtl/>
        </w:rPr>
        <w:t>.</w:t>
      </w:r>
    </w:p>
    <w:p w14:paraId="247556D5" w14:textId="77777777" w:rsidR="00A34C51" w:rsidRDefault="00910F84" w:rsidP="00A34C51">
      <w:pPr>
        <w:pStyle w:val="36"/>
        <w:framePr w:wrap="notBeside"/>
        <w:rPr>
          <w:rtl/>
        </w:rPr>
      </w:pPr>
      <w:r w:rsidRPr="00C35A2C">
        <w:rPr>
          <w:rFonts w:hint="cs"/>
          <w:rtl/>
        </w:rPr>
        <w:t>מצאם ר</w:t>
      </w:r>
      <w:r>
        <w:rPr>
          <w:rtl/>
        </w:rPr>
        <w:t>"</w:t>
      </w:r>
      <w:r w:rsidRPr="00C35A2C">
        <w:rPr>
          <w:rFonts w:hint="cs"/>
          <w:rtl/>
        </w:rPr>
        <w:t>א</w:t>
      </w:r>
    </w:p>
    <w:p w14:paraId="4B99C36B" w14:textId="32B40B49" w:rsidR="00910F84" w:rsidRDefault="00910F84" w:rsidP="00A34C51">
      <w:pPr>
        <w:rPr>
          <w:rtl/>
        </w:rPr>
      </w:pPr>
      <w:r w:rsidRPr="00C35A2C">
        <w:rPr>
          <w:rFonts w:hint="cs"/>
          <w:rtl/>
        </w:rPr>
        <w:t xml:space="preserve">שאלם מדוע אתם מצערים אותו </w:t>
      </w:r>
      <w:r w:rsidRPr="00A34C51">
        <w:rPr>
          <w:rStyle w:val="affff1"/>
          <w:rFonts w:hint="cs"/>
          <w:rtl/>
        </w:rPr>
        <w:t>א</w:t>
      </w:r>
      <w:r w:rsidRPr="00A34C51">
        <w:rPr>
          <w:rStyle w:val="affff1"/>
          <w:rtl/>
        </w:rPr>
        <w:t>"</w:t>
      </w:r>
      <w:r w:rsidRPr="00A34C51">
        <w:rPr>
          <w:rStyle w:val="affff1"/>
          <w:rFonts w:hint="cs"/>
          <w:rtl/>
        </w:rPr>
        <w:t>ל</w:t>
      </w:r>
      <w:r w:rsidRPr="00C35A2C">
        <w:rPr>
          <w:rFonts w:hint="cs"/>
          <w:rtl/>
        </w:rPr>
        <w:t xml:space="preserve"> אמרת לנו שהוא אדם גדול ולא יכול לומר לנו פירוש הפסוק</w:t>
      </w:r>
      <w:r w:rsidR="005544F4">
        <w:rPr>
          <w:rFonts w:hint="cs"/>
          <w:rtl/>
        </w:rPr>
        <w:t>?</w:t>
      </w:r>
      <w:r w:rsidR="00A34C51">
        <w:rPr>
          <w:rFonts w:hint="cs"/>
          <w:rtl/>
        </w:rPr>
        <w:t xml:space="preserve"> </w:t>
      </w:r>
      <w:r w:rsidRPr="00A34C51">
        <w:rPr>
          <w:rStyle w:val="affff1"/>
          <w:rFonts w:hint="cs"/>
          <w:rtl/>
        </w:rPr>
        <w:t>א</w:t>
      </w:r>
      <w:r w:rsidRPr="00A34C51">
        <w:rPr>
          <w:rStyle w:val="affff1"/>
          <w:rtl/>
        </w:rPr>
        <w:t>"</w:t>
      </w:r>
      <w:r w:rsidRPr="00A34C51">
        <w:rPr>
          <w:rStyle w:val="affff1"/>
          <w:rFonts w:hint="cs"/>
          <w:rtl/>
        </w:rPr>
        <w:t>ל</w:t>
      </w:r>
      <w:r w:rsidRPr="00C35A2C">
        <w:rPr>
          <w:rFonts w:hint="cs"/>
          <w:rtl/>
        </w:rPr>
        <w:t xml:space="preserve"> אמרתיכם בתנאי, בקראי מי אמרתיכם? אנו </w:t>
      </w:r>
      <w:r w:rsidR="00A34C51">
        <w:rPr>
          <w:rFonts w:hint="cs"/>
          <w:rtl/>
        </w:rPr>
        <w:t xml:space="preserve">שמצויים </w:t>
      </w:r>
      <w:r w:rsidRPr="00C35A2C">
        <w:rPr>
          <w:rFonts w:hint="cs"/>
          <w:rtl/>
        </w:rPr>
        <w:t>אצלכם רמיא עלינו ומעיינים בזה אבל הם לא</w:t>
      </w:r>
    </w:p>
    <w:p w14:paraId="29F0B6F7" w14:textId="77777777" w:rsidR="00A34C51" w:rsidRDefault="00A34C51" w:rsidP="00A34C51">
      <w:pPr>
        <w:pStyle w:val="36"/>
        <w:framePr w:wrap="notBeside"/>
        <w:rPr>
          <w:rtl/>
        </w:rPr>
      </w:pPr>
      <w:r>
        <w:rPr>
          <w:rFonts w:hint="cs"/>
          <w:rtl/>
        </w:rPr>
        <w:t>אמרו לו</w:t>
      </w:r>
      <w:r w:rsidR="00910F84" w:rsidRPr="00C35A2C">
        <w:rPr>
          <w:rtl/>
        </w:rPr>
        <w:t>:</w:t>
      </w:r>
    </w:p>
    <w:p w14:paraId="64EAAAF3" w14:textId="28C160F1" w:rsidR="00910F84" w:rsidRPr="00C35A2C" w:rsidRDefault="00A34C51" w:rsidP="00910F84">
      <w:pPr>
        <w:rPr>
          <w:rtl/>
        </w:rPr>
      </w:pPr>
      <w:r>
        <w:rPr>
          <w:rFonts w:hint="cs"/>
          <w:rtl/>
        </w:rPr>
        <w:t>תאמר לנו אתה</w:t>
      </w:r>
      <w:r w:rsidR="00910F84" w:rsidRPr="00C35A2C">
        <w:rPr>
          <w:rtl/>
        </w:rPr>
        <w:t xml:space="preserve">, </w:t>
      </w:r>
      <w:r w:rsidRPr="00D64FEB">
        <w:rPr>
          <w:rStyle w:val="affff1"/>
          <w:rFonts w:hint="cs"/>
          <w:rtl/>
        </w:rPr>
        <w:t>א''ל:</w:t>
      </w:r>
      <w:r w:rsidRPr="00D64FEB">
        <w:rPr>
          <w:rStyle w:val="affff1"/>
        </w:rPr>
        <w:t xml:space="preserve"> </w:t>
      </w:r>
      <w:r w:rsidR="00910F84" w:rsidRPr="00D64FEB">
        <w:rPr>
          <w:rStyle w:val="affff1"/>
          <w:rtl/>
        </w:rPr>
        <w:t>אמשול לכם משל, למה"ד?</w:t>
      </w:r>
      <w:r w:rsidR="00910F84" w:rsidRPr="00C35A2C">
        <w:rPr>
          <w:rtl/>
        </w:rPr>
        <w:t xml:space="preserve"> לאדם שנושה משני בנ</w:t>
      </w:r>
      <w:r w:rsidR="00910F84">
        <w:rPr>
          <w:rtl/>
        </w:rPr>
        <w:t>"א, אחד אוהבו ואחד שונאו, אוהבו</w:t>
      </w:r>
      <w:r w:rsidR="00910F84" w:rsidRPr="00C35A2C">
        <w:rPr>
          <w:rtl/>
        </w:rPr>
        <w:t xml:space="preserve"> נפרע ממנו מעט מעט, שונאו - נפרע ממנו בבת אחת.</w:t>
      </w:r>
    </w:p>
    <w:p w14:paraId="0723822A" w14:textId="77777777" w:rsidR="00A34C51" w:rsidRDefault="00910F84" w:rsidP="00A34C51">
      <w:pPr>
        <w:pStyle w:val="36"/>
        <w:framePr w:wrap="notBeside"/>
        <w:rPr>
          <w:rtl/>
        </w:rPr>
      </w:pPr>
      <w:r w:rsidRPr="00C35A2C">
        <w:rPr>
          <w:rFonts w:hint="cs"/>
          <w:rtl/>
        </w:rPr>
        <w:t>ראב</w:t>
      </w:r>
      <w:r>
        <w:rPr>
          <w:rtl/>
        </w:rPr>
        <w:t>"</w:t>
      </w:r>
      <w:r w:rsidRPr="00C35A2C">
        <w:rPr>
          <w:rFonts w:hint="cs"/>
          <w:rtl/>
        </w:rPr>
        <w:t>כ</w:t>
      </w:r>
      <w:r w:rsidRPr="00C35A2C">
        <w:rPr>
          <w:rtl/>
        </w:rPr>
        <w:t>:</w:t>
      </w:r>
    </w:p>
    <w:p w14:paraId="19AD0645" w14:textId="6E5A8141" w:rsidR="00910F84" w:rsidRPr="00C35A2C" w:rsidRDefault="00910F84" w:rsidP="00910F84">
      <w:pPr>
        <w:rPr>
          <w:rtl/>
        </w:rPr>
      </w:pPr>
      <w:r w:rsidRPr="00CC6E58">
        <w:rPr>
          <w:rStyle w:val="afffd"/>
          <w:rFonts w:hint="cs"/>
          <w:rtl/>
        </w:rPr>
        <w:t>'</w:t>
      </w:r>
      <w:r w:rsidRPr="00CC6E58">
        <w:rPr>
          <w:rStyle w:val="afffd"/>
          <w:rtl/>
        </w:rPr>
        <w:t>חלילה לך מעשות כדבר הזה להמית צדיק עם רשע</w:t>
      </w:r>
      <w:r w:rsidRPr="00CC6E58">
        <w:rPr>
          <w:rStyle w:val="afffd"/>
          <w:rFonts w:hint="cs"/>
          <w:rtl/>
        </w:rPr>
        <w:t xml:space="preserve">' </w:t>
      </w:r>
      <w:r w:rsidRPr="00A34C51">
        <w:rPr>
          <w:rStyle w:val="affff1"/>
          <w:rtl/>
        </w:rPr>
        <w:t>אמר אברהם לפני הקב"ה:</w:t>
      </w:r>
      <w:r>
        <w:rPr>
          <w:rtl/>
        </w:rPr>
        <w:t xml:space="preserve"> </w:t>
      </w:r>
      <w:r>
        <w:rPr>
          <w:rStyle w:val="affff1"/>
          <w:rtl/>
          <w:rPrChange w:id="9017" w:author="מנוע אמוראים" w:date="2026-10-05T16:41:56Z">
            <w:rPr>
              <w:rtl/>
            </w:rPr>
          </w:rPrChange>
        </w:rPr>
        <w:t xml:space="preserve">רבש</w:t>
      </w:r>
      <w:r>
        <w:rPr>
          <w:rStyle w:val="affff1"/>
          <w:rtl/>
          <w:rPrChange w:id="9018" w:author="מנוע אמוראים" w:date="2026-10-05T16:41:56Z">
            <w:rPr>
              <w:rtl/>
            </w:rPr>
          </w:rPrChange>
        </w:rPr>
        <w:t xml:space="preserve">"</w:t>
      </w:r>
      <w:r>
        <w:rPr>
          <w:rStyle w:val="affff1"/>
          <w:rtl/>
          <w:rPrChange w:id="9019" w:author="מנוע אמוראים" w:date="2026-10-05T16:41:56Z">
            <w:rPr>
              <w:rtl/>
            </w:rPr>
          </w:rPrChange>
        </w:rPr>
        <w:t xml:space="preserve">ע</w:t>
      </w:r>
      <w:r>
        <w:rPr>
          <w:rtl/>
        </w:rPr>
        <w:t xml:space="preserve">, חולין הוא </w:t>
      </w:r>
      <w:r>
        <w:rPr>
          <w:rStyle w:val="afffd"/>
          <w:rtl/>
          <w:rPrChange w:id="9001" w:author="מנוע פסוקים" w:date="2026-10-05T16:41:59Z">
            <w:rPr>
              <w:rtl/>
            </w:rPr>
          </w:rPrChange>
        </w:rPr>
        <w:t xml:space="preserve">מעשות כדבר הזה להמית צדיק עם רשע</w:t>
      </w:r>
      <w:r>
        <w:rPr>
          <w:rtl/>
        </w:rPr>
        <w:t xml:space="preserve">.</w:t>
      </w:r>
    </w:p>
    <w:p w14:paraId="0AB92CCD" w14:textId="77777777" w:rsidR="00A34C51" w:rsidRDefault="00910F84" w:rsidP="00A34C51">
      <w:pPr>
        <w:pStyle w:val="36"/>
        <w:framePr w:wrap="notBeside"/>
        <w:rPr>
          <w:rtl/>
        </w:rPr>
      </w:pPr>
      <w:r w:rsidRPr="00C35A2C">
        <w:rPr>
          <w:rFonts w:hint="cs"/>
          <w:rtl/>
        </w:rPr>
        <w:t>והך</w:t>
      </w:r>
    </w:p>
    <w:p w14:paraId="1DD63E50" w14:textId="6104A84B" w:rsidR="00910F84" w:rsidRPr="00C35A2C" w:rsidRDefault="00910F84" w:rsidP="00910F84">
      <w:pPr>
        <w:rPr>
          <w:rtl/>
        </w:rPr>
      </w:pPr>
      <w:r w:rsidRPr="00C35A2C">
        <w:rPr>
          <w:rFonts w:hint="cs"/>
          <w:rtl/>
        </w:rPr>
        <w:t xml:space="preserve"> </w:t>
      </w:r>
      <w:r w:rsidRPr="00434000">
        <w:rPr>
          <w:rStyle w:val="afffd"/>
          <w:rFonts w:hint="cs"/>
          <w:rtl/>
        </w:rPr>
        <w:t>ד'</w:t>
      </w:r>
      <w:r w:rsidRPr="00434000">
        <w:rPr>
          <w:rStyle w:val="afffd"/>
          <w:rtl/>
        </w:rPr>
        <w:t>והכרתי ממך צדיק ורשע</w:t>
      </w:r>
      <w:r w:rsidRPr="00434000">
        <w:rPr>
          <w:rStyle w:val="afffd"/>
          <w:rFonts w:hint="cs"/>
          <w:rtl/>
        </w:rPr>
        <w:t>'-</w:t>
      </w:r>
      <w:r w:rsidRPr="00C35A2C">
        <w:rPr>
          <w:rtl/>
        </w:rPr>
        <w:t xml:space="preserve"> בצדיק שאינו גמור.</w:t>
      </w:r>
    </w:p>
    <w:p w14:paraId="37BEDFC0" w14:textId="77777777" w:rsidR="00A34C51" w:rsidRDefault="00910F84" w:rsidP="00A34C51">
      <w:pPr>
        <w:pStyle w:val="36"/>
        <w:framePr w:wrap="notBeside"/>
        <w:rPr>
          <w:rtl/>
        </w:rPr>
      </w:pPr>
      <w:r w:rsidRPr="00C35A2C">
        <w:rPr>
          <w:rFonts w:hint="cs"/>
          <w:rtl/>
        </w:rPr>
        <w:t>והך</w:t>
      </w:r>
    </w:p>
    <w:p w14:paraId="5854D4F9" w14:textId="77777777" w:rsidR="00A34C51" w:rsidRDefault="00910F84" w:rsidP="00A34C51">
      <w:pPr>
        <w:rPr>
          <w:rtl/>
        </w:rPr>
      </w:pPr>
      <w:r w:rsidRPr="00C35A2C">
        <w:rPr>
          <w:rtl/>
        </w:rPr>
        <w:t xml:space="preserve"> </w:t>
      </w:r>
      <w:r w:rsidRPr="00FF1C37">
        <w:rPr>
          <w:rStyle w:val="afffd"/>
          <w:rFonts w:hint="cs"/>
          <w:rtl/>
        </w:rPr>
        <w:t>ד'</w:t>
      </w:r>
      <w:r w:rsidRPr="00FF1C37">
        <w:rPr>
          <w:rStyle w:val="afffd"/>
          <w:rtl/>
        </w:rPr>
        <w:t>וממקדשי תחלו</w:t>
      </w:r>
      <w:r w:rsidRPr="00FF1C37">
        <w:rPr>
          <w:rStyle w:val="afffd"/>
          <w:rFonts w:hint="cs"/>
          <w:rtl/>
        </w:rPr>
        <w:t>'</w:t>
      </w:r>
      <w:r w:rsidRPr="00FF1C37">
        <w:rPr>
          <w:rStyle w:val="afffd"/>
          <w:rtl/>
        </w:rPr>
        <w:t>,</w:t>
      </w:r>
      <w:r w:rsidRPr="00C35A2C">
        <w:rPr>
          <w:rtl/>
        </w:rPr>
        <w:t xml:space="preserve"> </w:t>
      </w:r>
      <w:r w:rsidRPr="00A34C51">
        <w:rPr>
          <w:rStyle w:val="affff1"/>
          <w:rtl/>
        </w:rPr>
        <w:t>ותני רב יוסף:</w:t>
      </w:r>
      <w:r w:rsidRPr="00C35A2C">
        <w:rPr>
          <w:rtl/>
        </w:rPr>
        <w:t xml:space="preserve"> אל תקרי ממקדשי אלא ממקודשי, אלו בני אדם שקיימו את התורה מאל</w:t>
      </w:r>
      <w:r>
        <w:rPr>
          <w:rtl/>
        </w:rPr>
        <w:t>"</w:t>
      </w:r>
      <w:r w:rsidRPr="00C35A2C">
        <w:rPr>
          <w:rtl/>
        </w:rPr>
        <w:t>ף ועד תי</w:t>
      </w:r>
      <w:r>
        <w:rPr>
          <w:rtl/>
        </w:rPr>
        <w:t>"</w:t>
      </w:r>
      <w:r w:rsidRPr="00C35A2C">
        <w:rPr>
          <w:rtl/>
        </w:rPr>
        <w:t xml:space="preserve">ו! </w:t>
      </w:r>
    </w:p>
    <w:p w14:paraId="3FAE01A6" w14:textId="77777777" w:rsidR="00A34C51" w:rsidRDefault="00A34C51" w:rsidP="00A34C51">
      <w:pPr>
        <w:pStyle w:val="36"/>
        <w:framePr w:wrap="notBeside"/>
        <w:rPr>
          <w:rtl/>
        </w:rPr>
      </w:pPr>
      <w:r>
        <w:rPr>
          <w:rFonts w:hint="cs"/>
          <w:rtl/>
        </w:rPr>
        <w:t>שם גם</w:t>
      </w:r>
    </w:p>
    <w:p w14:paraId="7CA86A97" w14:textId="1E947089" w:rsidR="00910F84" w:rsidRPr="00C35A2C" w:rsidRDefault="00A34C51" w:rsidP="00A34C51">
      <w:pPr>
        <w:rPr>
          <w:rtl/>
        </w:rPr>
      </w:pPr>
      <w:r>
        <w:rPr>
          <w:rFonts w:hint="cs"/>
          <w:rtl/>
        </w:rPr>
        <w:t xml:space="preserve"> </w:t>
      </w:r>
      <w:r w:rsidR="00910F84" w:rsidRPr="00C35A2C">
        <w:rPr>
          <w:rtl/>
        </w:rPr>
        <w:t>כיון שהיה בידם למחות ולא מיחו, הוו להו כצדיקים שאינן גמורים.</w:t>
      </w:r>
    </w:p>
    <w:p w14:paraId="131A364D" w14:textId="6845D1DA" w:rsidR="00A34C51" w:rsidRDefault="00910F84" w:rsidP="00A34C51">
      <w:pPr>
        <w:pStyle w:val="36"/>
        <w:framePr w:wrap="notBeside"/>
        <w:rPr>
          <w:rtl/>
        </w:rPr>
      </w:pPr>
      <w:r w:rsidRPr="00C35A2C">
        <w:rPr>
          <w:rtl/>
        </w:rPr>
        <w:t>ר</w:t>
      </w:r>
      <w:r>
        <w:rPr>
          <w:rtl/>
        </w:rPr>
        <w:t>"</w:t>
      </w:r>
      <w:r w:rsidRPr="00C35A2C">
        <w:rPr>
          <w:rFonts w:hint="cs"/>
          <w:rtl/>
        </w:rPr>
        <w:t xml:space="preserve">פ </w:t>
      </w:r>
      <w:r w:rsidR="00663940">
        <w:rPr>
          <w:rFonts w:hint="cs"/>
          <w:rtl/>
        </w:rPr>
        <w:t>הקשה:</w:t>
      </w:r>
    </w:p>
    <w:p w14:paraId="7C946FA0" w14:textId="77777777" w:rsidR="00663940" w:rsidRDefault="00A34C51" w:rsidP="00910F84">
      <w:pPr>
        <w:rPr>
          <w:rStyle w:val="afffd"/>
          <w:rtl/>
        </w:rPr>
      </w:pPr>
      <w:r w:rsidRPr="00A34C51">
        <w:rPr>
          <w:rStyle w:val="affff1"/>
          <w:rFonts w:hint="cs"/>
          <w:rtl/>
        </w:rPr>
        <w:t>מחד כתוב</w:t>
      </w:r>
      <w:r w:rsidR="00910F84" w:rsidRPr="00C35A2C">
        <w:rPr>
          <w:rtl/>
        </w:rPr>
        <w:t>:</w:t>
      </w:r>
      <w:r w:rsidR="00910F84" w:rsidRPr="00FF1C37">
        <w:rPr>
          <w:rStyle w:val="afffd"/>
          <w:rtl/>
        </w:rPr>
        <w:t xml:space="preserve"> </w:t>
      </w:r>
      <w:r w:rsidR="00910F84" w:rsidRPr="00FF1C37">
        <w:rPr>
          <w:rStyle w:val="afffd"/>
          <w:rFonts w:hint="cs"/>
          <w:rtl/>
        </w:rPr>
        <w:t>'</w:t>
      </w:r>
      <w:r w:rsidR="00910F84" w:rsidRPr="00FF1C37">
        <w:rPr>
          <w:rStyle w:val="afffd"/>
          <w:rtl/>
        </w:rPr>
        <w:t>אל זועם</w:t>
      </w:r>
      <w:r w:rsidR="00910F84" w:rsidRPr="00FF1C37">
        <w:rPr>
          <w:rStyle w:val="afffd"/>
          <w:rFonts w:hint="cs"/>
          <w:rtl/>
        </w:rPr>
        <w:t>'</w:t>
      </w:r>
      <w:r w:rsidR="00910F84" w:rsidRPr="00FF1C37">
        <w:rPr>
          <w:rStyle w:val="afffd"/>
          <w:rtl/>
        </w:rPr>
        <w:t xml:space="preserve"> </w:t>
      </w:r>
      <w:r w:rsidR="00910F84" w:rsidRPr="00C35A2C">
        <w:rPr>
          <w:rtl/>
        </w:rPr>
        <w:t xml:space="preserve">בכל יום, </w:t>
      </w:r>
      <w:r w:rsidR="00910F84" w:rsidRPr="00A34C51">
        <w:rPr>
          <w:rStyle w:val="affff1"/>
          <w:rtl/>
        </w:rPr>
        <w:t>וכתיב:</w:t>
      </w:r>
      <w:r w:rsidR="00910F84" w:rsidRPr="00FF1C37">
        <w:rPr>
          <w:rStyle w:val="afffd"/>
          <w:rtl/>
        </w:rPr>
        <w:t xml:space="preserve"> </w:t>
      </w:r>
      <w:r w:rsidR="00910F84" w:rsidRPr="00FF1C37">
        <w:rPr>
          <w:rStyle w:val="afffd"/>
          <w:rFonts w:hint="cs"/>
          <w:rtl/>
        </w:rPr>
        <w:t>'</w:t>
      </w:r>
      <w:r w:rsidR="00910F84" w:rsidRPr="00FF1C37">
        <w:rPr>
          <w:rStyle w:val="afffd"/>
          <w:rtl/>
        </w:rPr>
        <w:t>לפני זעמו מי יעמוד</w:t>
      </w:r>
      <w:r w:rsidR="00910F84" w:rsidRPr="00FF1C37">
        <w:rPr>
          <w:rStyle w:val="afffd"/>
          <w:rFonts w:hint="cs"/>
          <w:rtl/>
        </w:rPr>
        <w:t xml:space="preserve">' </w:t>
      </w:r>
    </w:p>
    <w:p w14:paraId="47B6AB05" w14:textId="77777777" w:rsidR="00663940" w:rsidRDefault="00910F84" w:rsidP="00663940">
      <w:pPr>
        <w:pStyle w:val="36"/>
        <w:framePr w:wrap="notBeside"/>
        <w:rPr>
          <w:rtl/>
        </w:rPr>
      </w:pPr>
      <w:r w:rsidRPr="00C35A2C">
        <w:rPr>
          <w:rtl/>
        </w:rPr>
        <w:t>ל</w:t>
      </w:r>
      <w:r>
        <w:rPr>
          <w:rFonts w:hint="cs"/>
          <w:rtl/>
        </w:rPr>
        <w:t>"ק</w:t>
      </w:r>
      <w:r w:rsidRPr="00C35A2C">
        <w:rPr>
          <w:rtl/>
        </w:rPr>
        <w:t>:</w:t>
      </w:r>
    </w:p>
    <w:p w14:paraId="640E0DED" w14:textId="10527DF4" w:rsidR="00910F84" w:rsidRPr="00C35A2C" w:rsidRDefault="00910F84" w:rsidP="00663940">
      <w:pPr>
        <w:spacing w:after="120"/>
        <w:rPr>
          <w:b/>
          <w:bCs/>
          <w:rtl/>
        </w:rPr>
      </w:pPr>
      <w:r w:rsidRPr="00C35A2C">
        <w:rPr>
          <w:rtl/>
        </w:rPr>
        <w:t xml:space="preserve"> כאן ביחיד, כאן בצבור.</w:t>
      </w:r>
    </w:p>
    <w:p w14:paraId="2B5E1281" w14:textId="77777777" w:rsidR="00A34C51" w:rsidRDefault="00910F84" w:rsidP="00A34C51">
      <w:pPr>
        <w:pStyle w:val="36"/>
        <w:framePr w:wrap="notBeside"/>
        <w:rPr>
          <w:rStyle w:val="afffd"/>
          <w:rtl/>
        </w:rPr>
      </w:pPr>
      <w:r w:rsidRPr="00C35A2C">
        <w:rPr>
          <w:rtl/>
        </w:rPr>
        <w:t>ת</w:t>
      </w:r>
      <w:r>
        <w:rPr>
          <w:rtl/>
        </w:rPr>
        <w:t>"</w:t>
      </w:r>
      <w:r w:rsidRPr="00C35A2C">
        <w:rPr>
          <w:rtl/>
        </w:rPr>
        <w:t>ר:</w:t>
      </w:r>
    </w:p>
    <w:p w14:paraId="4E73615B" w14:textId="70009FAA" w:rsidR="00910F84" w:rsidRPr="00C35A2C" w:rsidRDefault="00910F84" w:rsidP="00A34C51">
      <w:pPr>
        <w:rPr>
          <w:b/>
          <w:bCs/>
          <w:rtl/>
        </w:rPr>
      </w:pPr>
      <w:r w:rsidRPr="00FF1C37">
        <w:rPr>
          <w:rStyle w:val="afffd"/>
          <w:rtl/>
        </w:rPr>
        <w:t xml:space="preserve"> </w:t>
      </w:r>
      <w:r w:rsidRPr="00FF1C37">
        <w:rPr>
          <w:rStyle w:val="afffd"/>
          <w:rFonts w:hint="cs"/>
          <w:rtl/>
        </w:rPr>
        <w:t>'</w:t>
      </w:r>
      <w:r w:rsidRPr="00FF1C37">
        <w:rPr>
          <w:rStyle w:val="afffd"/>
          <w:rtl/>
        </w:rPr>
        <w:t>אל זועם בכל יום</w:t>
      </w:r>
      <w:r w:rsidRPr="00FF1C37">
        <w:rPr>
          <w:rStyle w:val="afffd"/>
          <w:rFonts w:hint="cs"/>
          <w:rtl/>
        </w:rPr>
        <w:t>'</w:t>
      </w:r>
      <w:r w:rsidRPr="00FF1C37">
        <w:rPr>
          <w:rStyle w:val="afffd"/>
          <w:rtl/>
        </w:rPr>
        <w:t xml:space="preserve"> </w:t>
      </w:r>
      <w:r w:rsidRPr="00C35A2C">
        <w:rPr>
          <w:rtl/>
        </w:rPr>
        <w:t>- וכמה זעמו? רגע.</w:t>
      </w:r>
      <w:r w:rsidR="00A34C51">
        <w:rPr>
          <w:rFonts w:hint="cs"/>
          <w:rtl/>
        </w:rPr>
        <w:t xml:space="preserve"> </w:t>
      </w:r>
      <w:r w:rsidRPr="00C35A2C">
        <w:rPr>
          <w:rFonts w:hint="cs"/>
          <w:rtl/>
        </w:rPr>
        <w:t>-</w:t>
      </w:r>
      <w:r w:rsidRPr="00C35A2C">
        <w:rPr>
          <w:rtl/>
        </w:rPr>
        <w:t xml:space="preserve"> אח</w:t>
      </w:r>
      <w:r w:rsidRPr="00C35A2C">
        <w:rPr>
          <w:rFonts w:hint="cs"/>
          <w:rtl/>
        </w:rPr>
        <w:t>ד</w:t>
      </w:r>
      <w:r w:rsidRPr="00C35A2C">
        <w:rPr>
          <w:rtl/>
        </w:rPr>
        <w:t xml:space="preserve"> </w:t>
      </w:r>
      <w:r w:rsidRPr="00C35A2C">
        <w:rPr>
          <w:rFonts w:hint="cs"/>
          <w:rtl/>
        </w:rPr>
        <w:t>מ53848</w:t>
      </w:r>
      <w:r w:rsidRPr="00C35A2C">
        <w:rPr>
          <w:rtl/>
        </w:rPr>
        <w:t xml:space="preserve"> בשעה, ואין כל בריה יכולה לכוין אותה רגע חוץ מבלעם הרשע, </w:t>
      </w:r>
      <w:r w:rsidRPr="00FF1C37">
        <w:rPr>
          <w:rStyle w:val="afffd"/>
          <w:rtl/>
        </w:rPr>
        <w:t>ד</w:t>
      </w:r>
      <w:r w:rsidRPr="00FF1C37">
        <w:rPr>
          <w:rStyle w:val="afffd"/>
          <w:rFonts w:hint="cs"/>
          <w:rtl/>
        </w:rPr>
        <w:t>'</w:t>
      </w:r>
      <w:r w:rsidRPr="00FF1C37">
        <w:rPr>
          <w:rStyle w:val="afffd"/>
          <w:rtl/>
        </w:rPr>
        <w:t>ויודע דעת עליון</w:t>
      </w:r>
      <w:r w:rsidRPr="00FF1C37">
        <w:rPr>
          <w:rStyle w:val="afffd"/>
          <w:rFonts w:hint="cs"/>
          <w:rtl/>
        </w:rPr>
        <w:t>'</w:t>
      </w:r>
      <w:r w:rsidRPr="00FF1C37">
        <w:rPr>
          <w:rStyle w:val="afffd"/>
          <w:rtl/>
        </w:rPr>
        <w:t>.</w:t>
      </w:r>
    </w:p>
    <w:p w14:paraId="3B6AB39B" w14:textId="504AEC03" w:rsidR="00910F84" w:rsidRPr="00C35A2C" w:rsidRDefault="00910F84" w:rsidP="00910F84">
      <w:pPr>
        <w:pStyle w:val="aff6"/>
        <w:framePr w:wrap="around"/>
        <w:rPr>
          <w:rtl/>
        </w:rPr>
      </w:pPr>
      <w:r w:rsidRPr="00C35A2C">
        <w:rPr>
          <w:rFonts w:hint="cs"/>
          <w:rtl/>
        </w:rPr>
        <w:lastRenderedPageBreak/>
        <w:t>ד</w:t>
      </w:r>
      <w:r w:rsidR="000C6D0E">
        <w:rPr>
          <w:rFonts w:hint="cs"/>
          <w:rtl/>
        </w:rPr>
        <w:t>:</w:t>
      </w:r>
    </w:p>
    <w:p w14:paraId="07790918" w14:textId="77777777" w:rsidR="00910F84" w:rsidRDefault="00910F84" w:rsidP="00910F84">
      <w:pPr>
        <w:rPr>
          <w:rtl/>
        </w:rPr>
      </w:pPr>
      <w:r w:rsidRPr="00C35A2C">
        <w:rPr>
          <w:rtl/>
        </w:rPr>
        <w:t>אפשר, דעת בהמתו לא הוה ידע, דעת עליון מי הוה ידע?</w:t>
      </w:r>
    </w:p>
    <w:p w14:paraId="4C063C0F" w14:textId="4AA4F68D" w:rsidR="00910F84" w:rsidRDefault="00910F84" w:rsidP="00A34C51">
      <w:pPr>
        <w:rPr>
          <w:rtl/>
        </w:rPr>
      </w:pPr>
      <w:r w:rsidRPr="00A34C51">
        <w:rPr>
          <w:rStyle w:val="afff"/>
          <w:rtl/>
        </w:rPr>
        <w:t>דעת בהמתו לא ידע</w:t>
      </w:r>
      <w:r w:rsidRPr="00C35A2C">
        <w:rPr>
          <w:rFonts w:hint="cs"/>
          <w:rtl/>
        </w:rPr>
        <w:t xml:space="preserve"> דבזמן שראוהו רוכב על חמורו שאלוהו למה אינך רוכב על סוס </w:t>
      </w:r>
      <w:r w:rsidR="00A34C51">
        <w:rPr>
          <w:rFonts w:hint="cs"/>
          <w:rtl/>
        </w:rPr>
        <w:t xml:space="preserve"> </w:t>
      </w:r>
      <w:r w:rsidRPr="00A34C51">
        <w:rPr>
          <w:rStyle w:val="affff1"/>
          <w:rFonts w:hint="cs"/>
          <w:rtl/>
        </w:rPr>
        <w:t>א</w:t>
      </w:r>
      <w:r w:rsidRPr="00A34C51">
        <w:rPr>
          <w:rStyle w:val="affff1"/>
          <w:rtl/>
        </w:rPr>
        <w:t>"</w:t>
      </w:r>
      <w:r w:rsidRPr="00A34C51">
        <w:rPr>
          <w:rStyle w:val="affff1"/>
          <w:rFonts w:hint="cs"/>
          <w:rtl/>
        </w:rPr>
        <w:t>ל</w:t>
      </w:r>
      <w:r w:rsidRPr="00A34C51">
        <w:rPr>
          <w:rStyle w:val="affff1"/>
          <w:rtl/>
        </w:rPr>
        <w:t>:</w:t>
      </w:r>
      <w:r w:rsidRPr="00C35A2C">
        <w:rPr>
          <w:rtl/>
        </w:rPr>
        <w:t xml:space="preserve"> </w:t>
      </w:r>
      <w:r w:rsidRPr="00C35A2C">
        <w:rPr>
          <w:rFonts w:hint="cs"/>
          <w:rtl/>
        </w:rPr>
        <w:t>ששלחו לרעות באחו</w:t>
      </w:r>
    </w:p>
    <w:p w14:paraId="263AF27A" w14:textId="17C0E789" w:rsidR="00910F84" w:rsidRPr="00C35A2C" w:rsidRDefault="00910F84" w:rsidP="00910F84">
      <w:pPr>
        <w:rPr>
          <w:rtl/>
        </w:rPr>
      </w:pPr>
      <w:r w:rsidRPr="00C35A2C">
        <w:rPr>
          <w:rtl/>
        </w:rPr>
        <w:t xml:space="preserve">מיד: </w:t>
      </w:r>
      <w:r w:rsidRPr="003F072B">
        <w:rPr>
          <w:rStyle w:val="afffd"/>
          <w:rFonts w:hint="cs"/>
          <w:rtl/>
        </w:rPr>
        <w:t>'</w:t>
      </w:r>
      <w:r w:rsidRPr="003F072B">
        <w:rPr>
          <w:rStyle w:val="afffd"/>
          <w:rtl/>
        </w:rPr>
        <w:t>ותאמר האתון הלא אנכי אתונך</w:t>
      </w:r>
      <w:r w:rsidRPr="003F072B">
        <w:rPr>
          <w:rStyle w:val="afffd"/>
          <w:rFonts w:hint="cs"/>
          <w:rtl/>
        </w:rPr>
        <w:t>'</w:t>
      </w:r>
      <w:r w:rsidRPr="00C35A2C">
        <w:rPr>
          <w:rtl/>
        </w:rPr>
        <w:t xml:space="preserve">! </w:t>
      </w:r>
      <w:r w:rsidR="00A34C51" w:rsidRPr="00A34C51">
        <w:rPr>
          <w:rStyle w:val="affff1"/>
          <w:rFonts w:hint="cs"/>
          <w:rtl/>
        </w:rPr>
        <w:t>א''ל</w:t>
      </w:r>
      <w:r w:rsidRPr="00A34C51">
        <w:rPr>
          <w:rStyle w:val="affff1"/>
          <w:rtl/>
        </w:rPr>
        <w:t>:</w:t>
      </w:r>
      <w:r w:rsidRPr="00C35A2C">
        <w:rPr>
          <w:rtl/>
        </w:rPr>
        <w:t xml:space="preserve"> לטעינא בעלמא.</w:t>
      </w:r>
    </w:p>
    <w:p w14:paraId="3E7502CB" w14:textId="6F6E81B6" w:rsidR="00910F84" w:rsidRPr="00C35A2C" w:rsidRDefault="00910F84" w:rsidP="00910F84">
      <w:pPr>
        <w:rPr>
          <w:rtl/>
        </w:rPr>
      </w:pPr>
      <w:r w:rsidRPr="00A34C51">
        <w:rPr>
          <w:rStyle w:val="affff1"/>
          <w:rtl/>
        </w:rPr>
        <w:t xml:space="preserve">אמרה </w:t>
      </w:r>
      <w:r w:rsidR="00A34C51">
        <w:rPr>
          <w:rStyle w:val="affff1"/>
          <w:rFonts w:hint="cs"/>
          <w:rtl/>
        </w:rPr>
        <w:t>לו</w:t>
      </w:r>
      <w:r w:rsidRPr="00A34C51">
        <w:rPr>
          <w:rStyle w:val="affff1"/>
          <w:rtl/>
        </w:rPr>
        <w:t>:</w:t>
      </w:r>
      <w:r w:rsidRPr="00C35A2C">
        <w:rPr>
          <w:rtl/>
        </w:rPr>
        <w:t xml:space="preserve"> </w:t>
      </w:r>
      <w:r w:rsidRPr="003F072B">
        <w:rPr>
          <w:rStyle w:val="afffd"/>
          <w:rFonts w:hint="cs"/>
          <w:rtl/>
        </w:rPr>
        <w:t>'</w:t>
      </w:r>
      <w:r w:rsidRPr="003F072B">
        <w:rPr>
          <w:rStyle w:val="afffd"/>
          <w:rtl/>
        </w:rPr>
        <w:t>אשר רכבת עלי</w:t>
      </w:r>
      <w:r w:rsidRPr="003F072B">
        <w:rPr>
          <w:rStyle w:val="afffd"/>
          <w:rFonts w:hint="cs"/>
          <w:rtl/>
        </w:rPr>
        <w:t>'</w:t>
      </w:r>
      <w:r w:rsidRPr="00C35A2C">
        <w:rPr>
          <w:rtl/>
        </w:rPr>
        <w:t xml:space="preserve">! </w:t>
      </w:r>
      <w:r w:rsidRPr="00A34C51">
        <w:rPr>
          <w:rStyle w:val="affff1"/>
          <w:rtl/>
        </w:rPr>
        <w:t>אמר לה:</w:t>
      </w:r>
      <w:r w:rsidRPr="00C35A2C">
        <w:rPr>
          <w:rtl/>
        </w:rPr>
        <w:t xml:space="preserve"> אקראי בעלמא.</w:t>
      </w:r>
    </w:p>
    <w:p w14:paraId="50EAA9BB" w14:textId="478F8469" w:rsidR="00910F84" w:rsidRPr="00C35A2C" w:rsidRDefault="00910F84" w:rsidP="00A34C51">
      <w:pPr>
        <w:rPr>
          <w:rtl/>
        </w:rPr>
      </w:pPr>
      <w:r w:rsidRPr="00A34C51">
        <w:rPr>
          <w:rStyle w:val="affff1"/>
          <w:rtl/>
        </w:rPr>
        <w:t>אמרה ל</w:t>
      </w:r>
      <w:r w:rsidR="00A34C51">
        <w:rPr>
          <w:rStyle w:val="affff1"/>
          <w:rFonts w:hint="cs"/>
          <w:rtl/>
        </w:rPr>
        <w:t>ו</w:t>
      </w:r>
      <w:r w:rsidRPr="00A34C51">
        <w:rPr>
          <w:rStyle w:val="affff1"/>
          <w:rtl/>
        </w:rPr>
        <w:t>:</w:t>
      </w:r>
      <w:r w:rsidRPr="00C35A2C">
        <w:rPr>
          <w:rtl/>
        </w:rPr>
        <w:t xml:space="preserve"> </w:t>
      </w:r>
      <w:r w:rsidRPr="003F072B">
        <w:rPr>
          <w:rStyle w:val="afffd"/>
          <w:rFonts w:hint="cs"/>
          <w:rtl/>
        </w:rPr>
        <w:t>'</w:t>
      </w:r>
      <w:r w:rsidRPr="003F072B">
        <w:rPr>
          <w:rStyle w:val="afffd"/>
          <w:rtl/>
        </w:rPr>
        <w:t>מעודך ועד היום הזה</w:t>
      </w:r>
      <w:r w:rsidRPr="003F072B">
        <w:rPr>
          <w:rStyle w:val="afffd"/>
          <w:rFonts w:hint="cs"/>
          <w:rtl/>
        </w:rPr>
        <w:t>'</w:t>
      </w:r>
      <w:r w:rsidRPr="003F072B">
        <w:rPr>
          <w:rStyle w:val="afffd"/>
          <w:rtl/>
        </w:rPr>
        <w:t>!</w:t>
      </w:r>
      <w:r w:rsidR="00A34C51">
        <w:rPr>
          <w:rStyle w:val="afffd"/>
          <w:rFonts w:hint="cs"/>
          <w:rtl/>
        </w:rPr>
        <w:t xml:space="preserve"> </w:t>
      </w:r>
      <w:r w:rsidRPr="00A34C51">
        <w:rPr>
          <w:rStyle w:val="affff1"/>
          <w:rtl/>
        </w:rPr>
        <w:t>ולא עוד, אלא</w:t>
      </w:r>
      <w:r w:rsidRPr="00C35A2C">
        <w:rPr>
          <w:rtl/>
        </w:rPr>
        <w:t xml:space="preserve"> שאני עושה לך רכיבות ביום ואישות בלילה, </w:t>
      </w:r>
      <w:r w:rsidRPr="00A34C51">
        <w:rPr>
          <w:rStyle w:val="affff1"/>
          <w:rtl/>
        </w:rPr>
        <w:t>כתיב:</w:t>
      </w:r>
      <w:r w:rsidRPr="00BB7274">
        <w:rPr>
          <w:rStyle w:val="afffd"/>
          <w:rtl/>
        </w:rPr>
        <w:t xml:space="preserve"> </w:t>
      </w:r>
      <w:r w:rsidRPr="00BB7274">
        <w:rPr>
          <w:rStyle w:val="afffd"/>
          <w:rFonts w:hint="cs"/>
          <w:rtl/>
        </w:rPr>
        <w:t>'</w:t>
      </w:r>
      <w:r w:rsidRPr="00BB7274">
        <w:rPr>
          <w:rStyle w:val="afffd"/>
          <w:rtl/>
        </w:rPr>
        <w:t>ההסכן הסכנתי</w:t>
      </w:r>
      <w:r w:rsidRPr="00BB7274">
        <w:rPr>
          <w:rStyle w:val="afffd"/>
          <w:rFonts w:hint="cs"/>
          <w:rtl/>
        </w:rPr>
        <w:t>'</w:t>
      </w:r>
      <w:r w:rsidRPr="00BB7274">
        <w:rPr>
          <w:rStyle w:val="afffd"/>
          <w:rtl/>
        </w:rPr>
        <w:t>,</w:t>
      </w:r>
      <w:r w:rsidRPr="00C35A2C">
        <w:rPr>
          <w:rtl/>
        </w:rPr>
        <w:t xml:space="preserve"> </w:t>
      </w:r>
      <w:r w:rsidR="00D64FEB">
        <w:rPr>
          <w:rStyle w:val="affff1"/>
          <w:rFonts w:hint="cs"/>
          <w:rtl/>
        </w:rPr>
        <w:t>ושם</w:t>
      </w:r>
      <w:r w:rsidRPr="000C6D0E">
        <w:rPr>
          <w:rStyle w:val="affff1"/>
          <w:rtl/>
        </w:rPr>
        <w:t>:</w:t>
      </w:r>
      <w:r w:rsidRPr="00BB7274">
        <w:rPr>
          <w:rStyle w:val="afffd"/>
          <w:rtl/>
        </w:rPr>
        <w:t xml:space="preserve"> </w:t>
      </w:r>
      <w:r w:rsidRPr="00BB7274">
        <w:rPr>
          <w:rStyle w:val="afffd"/>
          <w:rFonts w:hint="cs"/>
          <w:rtl/>
        </w:rPr>
        <w:t>'</w:t>
      </w:r>
      <w:r w:rsidRPr="00BB7274">
        <w:rPr>
          <w:rStyle w:val="afffd"/>
          <w:rtl/>
        </w:rPr>
        <w:t>ותהי לו סוכנת</w:t>
      </w:r>
      <w:r w:rsidRPr="00BB7274">
        <w:rPr>
          <w:rStyle w:val="afffd"/>
          <w:rFonts w:hint="cs"/>
          <w:rtl/>
        </w:rPr>
        <w:t>'</w:t>
      </w:r>
      <w:r w:rsidRPr="00BB7274">
        <w:rPr>
          <w:rStyle w:val="afffd"/>
          <w:rtl/>
        </w:rPr>
        <w:t>.</w:t>
      </w:r>
    </w:p>
    <w:p w14:paraId="0C9CA01E" w14:textId="77777777" w:rsidR="000C6D0E" w:rsidRDefault="00910F84" w:rsidP="000C6D0E">
      <w:pPr>
        <w:pStyle w:val="36"/>
        <w:framePr w:wrap="notBeside"/>
        <w:rPr>
          <w:rtl/>
        </w:rPr>
      </w:pPr>
      <w:r w:rsidRPr="00C35A2C">
        <w:rPr>
          <w:rtl/>
        </w:rPr>
        <w:t>אלא</w:t>
      </w:r>
    </w:p>
    <w:p w14:paraId="557E570E" w14:textId="0FBE2650" w:rsidR="00910F84" w:rsidRPr="00C35A2C" w:rsidRDefault="00910F84" w:rsidP="00910F84">
      <w:pPr>
        <w:rPr>
          <w:rtl/>
        </w:rPr>
      </w:pPr>
      <w:r w:rsidRPr="000C6D0E">
        <w:rPr>
          <w:rStyle w:val="afff"/>
          <w:rtl/>
        </w:rPr>
        <w:t>ויודע דעת עליון</w:t>
      </w:r>
      <w:r w:rsidR="000C6D0E">
        <w:rPr>
          <w:rFonts w:hint="cs"/>
          <w:rtl/>
        </w:rPr>
        <w:t>-</w:t>
      </w:r>
      <w:r w:rsidRPr="00C35A2C">
        <w:rPr>
          <w:rtl/>
        </w:rPr>
        <w:t xml:space="preserve"> </w:t>
      </w:r>
      <w:r w:rsidR="000C6D0E">
        <w:rPr>
          <w:rFonts w:hint="cs"/>
          <w:rtl/>
        </w:rPr>
        <w:t>שי</w:t>
      </w:r>
      <w:r w:rsidRPr="00C35A2C">
        <w:rPr>
          <w:rtl/>
        </w:rPr>
        <w:t>דע לכוין אותה שעה שהקב</w:t>
      </w:r>
      <w:r>
        <w:rPr>
          <w:rtl/>
        </w:rPr>
        <w:t>"</w:t>
      </w:r>
      <w:r w:rsidRPr="00C35A2C">
        <w:rPr>
          <w:rtl/>
        </w:rPr>
        <w:t>ה כועס בה.</w:t>
      </w:r>
    </w:p>
    <w:p w14:paraId="627ED8B1" w14:textId="77777777" w:rsidR="000C6D0E" w:rsidRDefault="000C6D0E" w:rsidP="00D64FEB">
      <w:pPr>
        <w:spacing w:after="120"/>
        <w:rPr>
          <w:rtl/>
        </w:rPr>
      </w:pPr>
      <w:r w:rsidRPr="000C6D0E">
        <w:rPr>
          <w:rStyle w:val="affff1"/>
          <w:rFonts w:hint="cs"/>
          <w:rtl/>
        </w:rPr>
        <w:t>זהו שא''ל ה</w:t>
      </w:r>
      <w:r w:rsidR="00910F84" w:rsidRPr="000C6D0E">
        <w:rPr>
          <w:rStyle w:val="affff1"/>
          <w:rtl/>
        </w:rPr>
        <w:t>נביא:</w:t>
      </w:r>
      <w:r w:rsidR="00910F84" w:rsidRPr="00C35A2C">
        <w:rPr>
          <w:rtl/>
        </w:rPr>
        <w:t xml:space="preserve"> </w:t>
      </w:r>
      <w:r w:rsidR="00910F84" w:rsidRPr="00CC6E58">
        <w:rPr>
          <w:rStyle w:val="afffd"/>
          <w:rFonts w:hint="cs"/>
          <w:rtl/>
        </w:rPr>
        <w:t>'</w:t>
      </w:r>
      <w:r w:rsidR="00910F84" w:rsidRPr="00CC6E58">
        <w:rPr>
          <w:rStyle w:val="afffd"/>
          <w:rtl/>
        </w:rPr>
        <w:t xml:space="preserve">עמי זכר נא מה יעץ בלק מלך מואב ומה ענה אותו בלעם בן בעור מן השטים ועד הגלגל למען דעת צדקות ה' </w:t>
      </w:r>
      <w:r w:rsidR="00910F84" w:rsidRPr="00C35A2C">
        <w:rPr>
          <w:rtl/>
        </w:rPr>
        <w:t xml:space="preserve">– </w:t>
      </w:r>
    </w:p>
    <w:p w14:paraId="0A5445EE" w14:textId="77777777" w:rsidR="000C6D0E" w:rsidRDefault="00910F84" w:rsidP="000C6D0E">
      <w:pPr>
        <w:pStyle w:val="36"/>
        <w:framePr w:wrap="notBeside"/>
        <w:rPr>
          <w:rtl/>
        </w:rPr>
      </w:pPr>
      <w:r w:rsidRPr="00C35A2C">
        <w:rPr>
          <w:rtl/>
        </w:rPr>
        <w:t>א</w:t>
      </w:r>
      <w:r w:rsidRPr="00C35A2C">
        <w:rPr>
          <w:rFonts w:hint="cs"/>
          <w:rtl/>
        </w:rPr>
        <w:t>ר</w:t>
      </w:r>
      <w:r>
        <w:rPr>
          <w:rtl/>
        </w:rPr>
        <w:t>"</w:t>
      </w:r>
      <w:r w:rsidRPr="00C35A2C">
        <w:rPr>
          <w:rFonts w:hint="cs"/>
          <w:rtl/>
        </w:rPr>
        <w:t xml:space="preserve">א </w:t>
      </w:r>
    </w:p>
    <w:p w14:paraId="6ADE920B" w14:textId="713001DB" w:rsidR="00910F84" w:rsidRPr="00C35A2C" w:rsidRDefault="000C6D0E" w:rsidP="00910F84">
      <w:pPr>
        <w:rPr>
          <w:rtl/>
        </w:rPr>
      </w:pPr>
      <w:r w:rsidRPr="000C6D0E">
        <w:rPr>
          <w:rStyle w:val="affff1"/>
          <w:rFonts w:hint="cs"/>
          <w:rtl/>
        </w:rPr>
        <w:t xml:space="preserve">א''ל </w:t>
      </w:r>
      <w:r w:rsidR="00910F84" w:rsidRPr="000C6D0E">
        <w:rPr>
          <w:rStyle w:val="affff1"/>
          <w:rtl/>
        </w:rPr>
        <w:t>הקב"ה לישראל:</w:t>
      </w:r>
      <w:r w:rsidR="00910F84" w:rsidRPr="00C35A2C">
        <w:rPr>
          <w:rtl/>
        </w:rPr>
        <w:t xml:space="preserve"> עמי </w:t>
      </w:r>
      <w:r w:rsidR="00910F84" w:rsidRPr="00C35A2C">
        <w:rPr>
          <w:rFonts w:hint="cs"/>
          <w:rtl/>
        </w:rPr>
        <w:t>'</w:t>
      </w:r>
      <w:r w:rsidR="00910F84" w:rsidRPr="00C35A2C">
        <w:rPr>
          <w:rtl/>
        </w:rPr>
        <w:t>ראו כמה צדקות עשיתי עמכם שלא כעסתי עליכם כל אותן הימים, שאם כעסתי עליכם, לא נשתייר מע</w:t>
      </w:r>
      <w:r w:rsidR="00910F84" w:rsidRPr="00C35A2C">
        <w:rPr>
          <w:rFonts w:hint="cs"/>
          <w:rtl/>
        </w:rPr>
        <w:t>כו</w:t>
      </w:r>
      <w:r w:rsidR="00910F84">
        <w:rPr>
          <w:rtl/>
        </w:rPr>
        <w:t>"</w:t>
      </w:r>
      <w:r w:rsidR="00910F84" w:rsidRPr="00C35A2C">
        <w:rPr>
          <w:rFonts w:hint="cs"/>
          <w:rtl/>
        </w:rPr>
        <w:t xml:space="preserve">ם </w:t>
      </w:r>
      <w:r w:rsidR="00910F84" w:rsidRPr="00C35A2C">
        <w:rPr>
          <w:rtl/>
        </w:rPr>
        <w:t>משונאיהם של ישראל שריד ופליט.</w:t>
      </w:r>
    </w:p>
    <w:p w14:paraId="7795A7A7" w14:textId="031A10F4" w:rsidR="00910F84" w:rsidRPr="00C35A2C" w:rsidRDefault="00910F84" w:rsidP="00910F84">
      <w:pPr>
        <w:rPr>
          <w:rtl/>
        </w:rPr>
      </w:pPr>
      <w:r w:rsidRPr="000C6D0E">
        <w:rPr>
          <w:rStyle w:val="affff1"/>
          <w:rtl/>
        </w:rPr>
        <w:t xml:space="preserve">והיינו </w:t>
      </w:r>
      <w:r w:rsidR="00D64FEB">
        <w:rPr>
          <w:rStyle w:val="affff1"/>
          <w:rFonts w:hint="cs"/>
          <w:rtl/>
        </w:rPr>
        <w:t>דאמר</w:t>
      </w:r>
      <w:r w:rsidRPr="000C6D0E">
        <w:rPr>
          <w:rStyle w:val="affff1"/>
          <w:rFonts w:hint="cs"/>
          <w:rtl/>
        </w:rPr>
        <w:t xml:space="preserve"> </w:t>
      </w:r>
      <w:r w:rsidRPr="000C6D0E">
        <w:rPr>
          <w:rStyle w:val="affff1"/>
          <w:rtl/>
        </w:rPr>
        <w:t>בלעם לבלק:</w:t>
      </w:r>
      <w:r w:rsidRPr="00C35A2C">
        <w:rPr>
          <w:rtl/>
        </w:rPr>
        <w:t xml:space="preserve"> </w:t>
      </w:r>
      <w:r w:rsidRPr="00CC6E58">
        <w:rPr>
          <w:rStyle w:val="afffd"/>
          <w:rFonts w:hint="cs"/>
          <w:rtl/>
        </w:rPr>
        <w:t>'</w:t>
      </w:r>
      <w:r w:rsidRPr="00CC6E58">
        <w:rPr>
          <w:rStyle w:val="afffd"/>
          <w:rtl/>
        </w:rPr>
        <w:t>מה אקב לא קבה אל ומה אזעם לא זעם ה'.</w:t>
      </w:r>
    </w:p>
    <w:p w14:paraId="434DB504" w14:textId="77777777" w:rsidR="00910F84" w:rsidRPr="00C35A2C" w:rsidRDefault="00910F84" w:rsidP="00910F84">
      <w:pPr>
        <w:rPr>
          <w:rtl/>
        </w:rPr>
      </w:pPr>
      <w:r w:rsidRPr="00C35A2C">
        <w:rPr>
          <w:rtl/>
        </w:rPr>
        <w:t xml:space="preserve">וכמה זעמו? </w:t>
      </w:r>
      <w:r w:rsidRPr="000C6D0E">
        <w:rPr>
          <w:rStyle w:val="afff"/>
          <w:rtl/>
        </w:rPr>
        <w:t>רגע</w:t>
      </w:r>
      <w:r w:rsidRPr="000C6D0E">
        <w:rPr>
          <w:rStyle w:val="afff"/>
          <w:rFonts w:hint="cs"/>
          <w:rtl/>
        </w:rPr>
        <w:t xml:space="preserve"> </w:t>
      </w:r>
      <w:r w:rsidRPr="000C6D0E">
        <w:rPr>
          <w:rStyle w:val="afff"/>
          <w:rtl/>
        </w:rPr>
        <w:t>.</w:t>
      </w:r>
      <w:r w:rsidRPr="00C35A2C">
        <w:rPr>
          <w:rFonts w:hint="cs"/>
          <w:rtl/>
        </w:rPr>
        <w:t xml:space="preserve"> </w:t>
      </w:r>
      <w:r w:rsidRPr="000C6D0E">
        <w:rPr>
          <w:rStyle w:val="affff1"/>
          <w:rFonts w:hint="cs"/>
          <w:rtl/>
        </w:rPr>
        <w:t>[רבינא] -</w:t>
      </w:r>
      <w:r w:rsidRPr="00C35A2C">
        <w:rPr>
          <w:rFonts w:hint="cs"/>
          <w:rtl/>
        </w:rPr>
        <w:t xml:space="preserve"> </w:t>
      </w:r>
      <w:r w:rsidRPr="00C35A2C">
        <w:rPr>
          <w:rtl/>
        </w:rPr>
        <w:t xml:space="preserve"> כמימריה.</w:t>
      </w:r>
    </w:p>
    <w:p w14:paraId="1C5477B7" w14:textId="77777777" w:rsidR="000C6D0E" w:rsidRDefault="00910F84" w:rsidP="000C6D0E">
      <w:pPr>
        <w:pStyle w:val="36"/>
        <w:framePr w:wrap="notBeside"/>
        <w:rPr>
          <w:rtl/>
        </w:rPr>
      </w:pPr>
      <w:r w:rsidRPr="00C35A2C">
        <w:rPr>
          <w:rtl/>
        </w:rPr>
        <w:t>•</w:t>
      </w:r>
    </w:p>
    <w:p w14:paraId="17264454" w14:textId="61455BE5" w:rsidR="00910F84" w:rsidRPr="00C35A2C" w:rsidRDefault="005544F4" w:rsidP="00910F84">
      <w:pPr>
        <w:rPr>
          <w:rtl/>
        </w:rPr>
      </w:pPr>
      <w:r w:rsidRPr="005544F4">
        <w:rPr>
          <w:rStyle w:val="afff"/>
          <w:rFonts w:hint="cs"/>
          <w:rtl/>
        </w:rPr>
        <w:t xml:space="preserve">רתיחתו -רגע </w:t>
      </w:r>
      <w:r w:rsidR="00910F84" w:rsidRPr="005544F4">
        <w:rPr>
          <w:rStyle w:val="afff"/>
          <w:rtl/>
        </w:rPr>
        <w:t xml:space="preserve"> </w:t>
      </w:r>
      <w:r w:rsidR="00910F84" w:rsidRPr="000C6D0E">
        <w:rPr>
          <w:rStyle w:val="affff1"/>
          <w:rFonts w:hint="cs"/>
          <w:rtl/>
        </w:rPr>
        <w:t>א.</w:t>
      </w:r>
      <w:r w:rsidR="00910F84">
        <w:rPr>
          <w:rStyle w:val="afffd"/>
          <w:rFonts w:hint="cs"/>
          <w:rtl/>
        </w:rPr>
        <w:t xml:space="preserve"> </w:t>
      </w:r>
      <w:r w:rsidR="00910F84" w:rsidRPr="00FF1C37">
        <w:rPr>
          <w:rStyle w:val="afffd"/>
          <w:rtl/>
        </w:rPr>
        <w:t>ד</w:t>
      </w:r>
      <w:r w:rsidR="00910F84" w:rsidRPr="00FF1C37">
        <w:rPr>
          <w:rStyle w:val="afffd"/>
          <w:rFonts w:hint="cs"/>
          <w:rtl/>
        </w:rPr>
        <w:t>'</w:t>
      </w:r>
      <w:r w:rsidR="00910F84" w:rsidRPr="00FF1C37">
        <w:rPr>
          <w:rStyle w:val="afffd"/>
          <w:rtl/>
        </w:rPr>
        <w:t>כי רגע באפו</w:t>
      </w:r>
      <w:r w:rsidR="00910F84">
        <w:rPr>
          <w:rFonts w:hint="cs"/>
          <w:rtl/>
        </w:rPr>
        <w:t xml:space="preserve">  </w:t>
      </w:r>
      <w:r w:rsidR="000C6D0E" w:rsidRPr="000C6D0E">
        <w:rPr>
          <w:rStyle w:val="affff1"/>
          <w:rFonts w:hint="cs"/>
          <w:rtl/>
        </w:rPr>
        <w:t>ב.</w:t>
      </w:r>
      <w:r w:rsidR="00910F84" w:rsidRPr="004F0DBB">
        <w:rPr>
          <w:rStyle w:val="afffd"/>
          <w:rFonts w:hint="cs"/>
          <w:rtl/>
        </w:rPr>
        <w:t>'</w:t>
      </w:r>
      <w:r w:rsidR="00910F84" w:rsidRPr="004F0DBB">
        <w:rPr>
          <w:rStyle w:val="afffd"/>
          <w:rtl/>
        </w:rPr>
        <w:t>חבי כמעט רגע עד יעבור זעם</w:t>
      </w:r>
      <w:r w:rsidR="00910F84" w:rsidRPr="004F0DBB">
        <w:rPr>
          <w:rStyle w:val="afffd"/>
          <w:rFonts w:hint="cs"/>
          <w:rtl/>
        </w:rPr>
        <w:t>'</w:t>
      </w:r>
      <w:r w:rsidR="00910F84" w:rsidRPr="00C35A2C">
        <w:rPr>
          <w:rtl/>
        </w:rPr>
        <w:t>.</w:t>
      </w:r>
    </w:p>
    <w:p w14:paraId="2D72314A" w14:textId="77777777" w:rsidR="005544F4" w:rsidRDefault="00910F84" w:rsidP="005544F4">
      <w:pPr>
        <w:pStyle w:val="36"/>
        <w:framePr w:wrap="notBeside"/>
        <w:rPr>
          <w:rtl/>
        </w:rPr>
      </w:pPr>
      <w:r w:rsidRPr="004F0DBB">
        <w:rPr>
          <w:rtl/>
        </w:rPr>
        <w:t>אימת רתח</w:t>
      </w:r>
      <w:r>
        <w:rPr>
          <w:rFonts w:hint="cs"/>
          <w:rtl/>
        </w:rPr>
        <w:t>-</w:t>
      </w:r>
      <w:r w:rsidRPr="00C35A2C">
        <w:rPr>
          <w:rtl/>
        </w:rPr>
        <w:t xml:space="preserve"> </w:t>
      </w:r>
    </w:p>
    <w:p w14:paraId="3218173E" w14:textId="578C3D6E" w:rsidR="00910F84" w:rsidRPr="00C35A2C" w:rsidRDefault="00910F84" w:rsidP="00910F84">
      <w:pPr>
        <w:rPr>
          <w:rtl/>
        </w:rPr>
      </w:pPr>
      <w:r w:rsidRPr="00D64FEB">
        <w:rPr>
          <w:rStyle w:val="affff1"/>
          <w:rtl/>
        </w:rPr>
        <w:t>אביי:</w:t>
      </w:r>
      <w:r w:rsidRPr="00C35A2C">
        <w:rPr>
          <w:rtl/>
        </w:rPr>
        <w:t xml:space="preserve"> ב</w:t>
      </w:r>
      <w:r w:rsidRPr="00C35A2C">
        <w:rPr>
          <w:rFonts w:hint="cs"/>
          <w:rtl/>
        </w:rPr>
        <w:t xml:space="preserve">ג' שעות ראשונות </w:t>
      </w:r>
      <w:r w:rsidR="005544F4">
        <w:rPr>
          <w:rFonts w:hint="cs"/>
          <w:rtl/>
        </w:rPr>
        <w:t xml:space="preserve">שכרבולת </w:t>
      </w:r>
      <w:r w:rsidRPr="00C35A2C">
        <w:rPr>
          <w:rFonts w:hint="cs"/>
          <w:rtl/>
        </w:rPr>
        <w:t xml:space="preserve">התרנגול </w:t>
      </w:r>
      <w:r w:rsidR="005544F4">
        <w:rPr>
          <w:rFonts w:hint="cs"/>
          <w:rtl/>
        </w:rPr>
        <w:t xml:space="preserve">לבנה ואין בה </w:t>
      </w:r>
      <w:r w:rsidR="005544F4" w:rsidRPr="005544F4">
        <w:rPr>
          <w:rStyle w:val="affff8"/>
          <w:rFonts w:hint="cs"/>
          <w:rtl/>
        </w:rPr>
        <w:t>נימים</w:t>
      </w:r>
      <w:r w:rsidR="005544F4">
        <w:rPr>
          <w:rFonts w:hint="cs"/>
          <w:rtl/>
        </w:rPr>
        <w:t xml:space="preserve"> אדומים</w:t>
      </w:r>
    </w:p>
    <w:p w14:paraId="33C9F634" w14:textId="77777777" w:rsidR="000C6D0E" w:rsidRDefault="00910F84" w:rsidP="000C6D0E">
      <w:pPr>
        <w:pStyle w:val="36"/>
        <w:framePr w:wrap="notBeside"/>
        <w:rPr>
          <w:rtl/>
        </w:rPr>
      </w:pPr>
      <w:r w:rsidRPr="00C35A2C">
        <w:rPr>
          <w:rFonts w:hint="cs"/>
          <w:rtl/>
        </w:rPr>
        <w:t>ריב</w:t>
      </w:r>
      <w:r>
        <w:rPr>
          <w:rtl/>
        </w:rPr>
        <w:t>"</w:t>
      </w:r>
      <w:r w:rsidRPr="00C35A2C">
        <w:rPr>
          <w:rFonts w:hint="cs"/>
          <w:rtl/>
        </w:rPr>
        <w:t>ל</w:t>
      </w:r>
    </w:p>
    <w:p w14:paraId="61407F5C" w14:textId="0FEF0850" w:rsidR="00910F84" w:rsidRPr="00C35A2C" w:rsidRDefault="00910F84" w:rsidP="005544F4">
      <w:pPr>
        <w:spacing w:after="120"/>
        <w:rPr>
          <w:rtl/>
        </w:rPr>
      </w:pPr>
      <w:r w:rsidRPr="00C35A2C">
        <w:rPr>
          <w:rFonts w:hint="cs"/>
          <w:rtl/>
        </w:rPr>
        <w:t xml:space="preserve">היה מצערו מין אחד </w:t>
      </w:r>
      <w:r>
        <w:rPr>
          <w:rtl/>
        </w:rPr>
        <w:t>יומא חד נקט תרנגול</w:t>
      </w:r>
      <w:r w:rsidRPr="00C35A2C">
        <w:rPr>
          <w:rtl/>
        </w:rPr>
        <w:t xml:space="preserve"> </w:t>
      </w:r>
      <w:r w:rsidRPr="00C35A2C">
        <w:rPr>
          <w:rFonts w:hint="cs"/>
          <w:rtl/>
        </w:rPr>
        <w:t xml:space="preserve">והעמידו בכרעי המיטה ועיין בה סבר כשיגיע השעה אקללו וכשבאתה השעה נמנם </w:t>
      </w:r>
      <w:r w:rsidRPr="000C6D0E">
        <w:rPr>
          <w:rStyle w:val="affff1"/>
          <w:rFonts w:hint="cs"/>
          <w:rtl/>
        </w:rPr>
        <w:t>אמר ש</w:t>
      </w:r>
      <w:r w:rsidRPr="000C6D0E">
        <w:rPr>
          <w:rStyle w:val="affff1"/>
          <w:rtl/>
        </w:rPr>
        <w:t>"</w:t>
      </w:r>
      <w:r w:rsidRPr="000C6D0E">
        <w:rPr>
          <w:rStyle w:val="affff1"/>
          <w:rFonts w:hint="cs"/>
          <w:rtl/>
        </w:rPr>
        <w:t>מ</w:t>
      </w:r>
      <w:r w:rsidRPr="00C35A2C">
        <w:rPr>
          <w:rFonts w:hint="cs"/>
          <w:rtl/>
        </w:rPr>
        <w:t xml:space="preserve"> לאו דרך ארץ לנהוג כן ד</w:t>
      </w:r>
      <w:r w:rsidRPr="00433F0E">
        <w:rPr>
          <w:rStyle w:val="afffd"/>
          <w:rFonts w:hint="cs"/>
          <w:rtl/>
        </w:rPr>
        <w:t>'ורחמיו על כל מעשיו</w:t>
      </w:r>
      <w:r w:rsidRPr="00C35A2C">
        <w:rPr>
          <w:rFonts w:hint="cs"/>
          <w:rtl/>
        </w:rPr>
        <w:t xml:space="preserve"> וכתיב</w:t>
      </w:r>
      <w:r w:rsidRPr="00FF1C37">
        <w:rPr>
          <w:rStyle w:val="afffd"/>
          <w:rFonts w:hint="cs"/>
          <w:rtl/>
        </w:rPr>
        <w:t xml:space="preserve"> '</w:t>
      </w:r>
      <w:r w:rsidRPr="00FF1C37">
        <w:rPr>
          <w:rStyle w:val="afffd"/>
          <w:rtl/>
        </w:rPr>
        <w:t>גם ענוש לצדיק לא טוב</w:t>
      </w:r>
      <w:r w:rsidRPr="00FF1C37">
        <w:rPr>
          <w:rStyle w:val="afffd"/>
          <w:rFonts w:hint="cs"/>
          <w:rtl/>
        </w:rPr>
        <w:t>'</w:t>
      </w:r>
      <w:r w:rsidRPr="00FF1C37">
        <w:rPr>
          <w:rStyle w:val="afffd"/>
          <w:rtl/>
        </w:rPr>
        <w:t>.</w:t>
      </w:r>
    </w:p>
    <w:p w14:paraId="4439A9A0" w14:textId="77777777" w:rsidR="00D64FEB" w:rsidRDefault="00910F84" w:rsidP="00D64FEB">
      <w:pPr>
        <w:pStyle w:val="36"/>
        <w:framePr w:wrap="notBeside"/>
        <w:rPr>
          <w:rtl/>
        </w:rPr>
      </w:pPr>
      <w:r w:rsidRPr="000C6D0E">
        <w:rPr>
          <w:rStyle w:val="affff1"/>
          <w:rtl/>
        </w:rPr>
        <w:t>תנא מדר"מ:</w:t>
      </w:r>
    </w:p>
    <w:p w14:paraId="0262E476" w14:textId="05847B34" w:rsidR="00910F84" w:rsidRPr="00C35A2C" w:rsidRDefault="00910F84" w:rsidP="00910F84">
      <w:pPr>
        <w:rPr>
          <w:rtl/>
        </w:rPr>
      </w:pPr>
      <w:r w:rsidRPr="00C35A2C">
        <w:rPr>
          <w:rtl/>
        </w:rPr>
        <w:t>בשעה שהמלכים מניחין כתריהן בראשיהן ומשתחוין לחמה, מיד כועס [הקב</w:t>
      </w:r>
      <w:r>
        <w:rPr>
          <w:rtl/>
        </w:rPr>
        <w:t>"</w:t>
      </w:r>
      <w:r w:rsidRPr="00C35A2C">
        <w:rPr>
          <w:rtl/>
        </w:rPr>
        <w:t>ה].</w:t>
      </w:r>
    </w:p>
    <w:p w14:paraId="5087B615" w14:textId="77777777" w:rsidR="000C6D0E" w:rsidRDefault="00910F84" w:rsidP="000C6D0E">
      <w:pPr>
        <w:pStyle w:val="36"/>
        <w:framePr w:wrap="notBeside"/>
        <w:rPr>
          <w:rtl/>
        </w:rPr>
      </w:pPr>
      <w:r w:rsidRPr="00C35A2C">
        <w:rPr>
          <w:rtl/>
        </w:rPr>
        <w:t>אמר רב יוסף:</w:t>
      </w:r>
    </w:p>
    <w:p w14:paraId="26E335E5" w14:textId="0261CF25" w:rsidR="00910F84" w:rsidRPr="00C35A2C" w:rsidRDefault="00910F84" w:rsidP="000C6D0E">
      <w:pPr>
        <w:rPr>
          <w:rtl/>
        </w:rPr>
      </w:pPr>
      <w:r w:rsidRPr="00C35A2C">
        <w:rPr>
          <w:rtl/>
        </w:rPr>
        <w:t xml:space="preserve">לא </w:t>
      </w:r>
      <w:r>
        <w:rPr>
          <w:rFonts w:hint="cs"/>
          <w:rtl/>
        </w:rPr>
        <w:t xml:space="preserve">יתפלל אדם מוסף בג' שעות ראשונות של היום ביום ראשון </w:t>
      </w:r>
      <w:r>
        <w:rPr>
          <w:rStyle w:val="affff1"/>
          <w:rFonts w:hint="cs"/>
          <w:rtl/>
          <w:rPrChange w:id="9020" w:author="מנוע אמוראים" w:date="2026-10-05T16:41:56Z">
            <w:rPr>
              <w:rFonts w:hint="cs"/>
              <w:rtl/>
            </w:rPr>
          </w:rPrChange>
        </w:rPr>
        <w:t xml:space="preserve">דר</w:t>
      </w:r>
      <w:r>
        <w:rPr>
          <w:rStyle w:val="affff1"/>
          <w:rtl/>
          <w:rPrChange w:id="9021" w:author="מנוע אמוראים" w:date="2026-10-05T16:41:56Z">
            <w:rPr>
              <w:rtl/>
            </w:rPr>
          </w:rPrChange>
        </w:rPr>
        <w:t xml:space="preserve">"</w:t>
      </w:r>
      <w:r>
        <w:rPr>
          <w:rStyle w:val="affff1"/>
          <w:rFonts w:hint="cs"/>
          <w:rtl/>
          <w:rPrChange w:id="9022" w:author="מנוע אמוראים" w:date="2026-10-05T16:41:56Z">
            <w:rPr>
              <w:rFonts w:hint="cs"/>
              <w:rtl/>
            </w:rPr>
          </w:rPrChange>
        </w:rPr>
        <w:t xml:space="preserve">ה</w:t>
      </w:r>
      <w:r>
        <w:rPr>
          <w:rFonts w:hint="cs"/>
          <w:rtl/>
        </w:rPr>
        <w:t xml:space="preserve"> ביחידות דלמא </w:t>
      </w:r>
      <w:r w:rsidRPr="00C35A2C">
        <w:rPr>
          <w:rtl/>
        </w:rPr>
        <w:t xml:space="preserve">כיון דמפקיד דינא, </w:t>
      </w:r>
      <w:r w:rsidRPr="00C35A2C">
        <w:rPr>
          <w:rFonts w:hint="cs"/>
          <w:rtl/>
        </w:rPr>
        <w:t>שמא יעיינו במעשיו ו</w:t>
      </w:r>
      <w:r w:rsidRPr="00C35A2C">
        <w:rPr>
          <w:rtl/>
        </w:rPr>
        <w:t>דחפו ליה מידחי.</w:t>
      </w:r>
      <w:r w:rsidRPr="00C35A2C">
        <w:rPr>
          <w:rFonts w:hint="cs"/>
          <w:rtl/>
        </w:rPr>
        <w:t xml:space="preserve"> אבל דציבור </w:t>
      </w:r>
      <w:r w:rsidR="005544F4">
        <w:rPr>
          <w:rFonts w:hint="cs"/>
          <w:rtl/>
        </w:rPr>
        <w:t xml:space="preserve">מרובים זכויותיו, </w:t>
      </w:r>
    </w:p>
    <w:p w14:paraId="7597606A" w14:textId="27B5CC75" w:rsidR="00910F84" w:rsidRDefault="00910F84" w:rsidP="00910F84">
      <w:pPr>
        <w:rPr>
          <w:rtl/>
        </w:rPr>
      </w:pPr>
      <w:r w:rsidRPr="00C35A2C">
        <w:rPr>
          <w:rFonts w:hint="cs"/>
          <w:rtl/>
        </w:rPr>
        <w:t xml:space="preserve">ויחיד </w:t>
      </w:r>
      <w:r w:rsidR="005544F4">
        <w:rPr>
          <w:rFonts w:hint="cs"/>
          <w:rtl/>
        </w:rPr>
        <w:t xml:space="preserve">בבוקר </w:t>
      </w:r>
      <w:r w:rsidRPr="00C35A2C">
        <w:rPr>
          <w:rFonts w:hint="cs"/>
          <w:rtl/>
        </w:rPr>
        <w:t xml:space="preserve">כיון </w:t>
      </w:r>
      <w:r w:rsidR="000C6D0E">
        <w:rPr>
          <w:rFonts w:hint="cs"/>
          <w:rtl/>
        </w:rPr>
        <w:t xml:space="preserve">דיש </w:t>
      </w:r>
      <w:r w:rsidRPr="00C35A2C">
        <w:rPr>
          <w:rFonts w:hint="cs"/>
          <w:rtl/>
        </w:rPr>
        <w:t>צבור שמתפללים לא מדחו</w:t>
      </w:r>
    </w:p>
    <w:p w14:paraId="2E7DE96F" w14:textId="77777777" w:rsidR="00D64FEB" w:rsidRDefault="00910F84" w:rsidP="00D64FEB">
      <w:pPr>
        <w:pStyle w:val="36"/>
        <w:framePr w:wrap="notBeside"/>
        <w:rPr>
          <w:rtl/>
        </w:rPr>
      </w:pPr>
      <w:r w:rsidRPr="000C6D0E">
        <w:rPr>
          <w:rStyle w:val="affff1"/>
          <w:rFonts w:hint="cs"/>
          <w:rtl/>
        </w:rPr>
        <w:t>והך דאמרי'</w:t>
      </w:r>
      <w:r w:rsidRPr="000C6D0E">
        <w:rPr>
          <w:rStyle w:val="affff1"/>
          <w:rtl/>
        </w:rPr>
        <w:t>:</w:t>
      </w:r>
    </w:p>
    <w:p w14:paraId="4B5ACBA0" w14:textId="7DFEB434" w:rsidR="00910F84" w:rsidRPr="00C35A2C" w:rsidRDefault="00910F84" w:rsidP="00D64FEB">
      <w:pPr>
        <w:rPr>
          <w:b/>
          <w:bCs/>
          <w:rtl/>
        </w:rPr>
      </w:pPr>
      <w:r w:rsidRPr="00C35A2C">
        <w:rPr>
          <w:rtl/>
        </w:rPr>
        <w:t>שלש ראשונות הקב</w:t>
      </w:r>
      <w:r>
        <w:rPr>
          <w:rtl/>
        </w:rPr>
        <w:t>"</w:t>
      </w:r>
      <w:r w:rsidRPr="00C35A2C">
        <w:rPr>
          <w:rtl/>
        </w:rPr>
        <w:t xml:space="preserve">ה יושב ועוסק בתורה! </w:t>
      </w:r>
      <w:r w:rsidR="00D64FEB">
        <w:rPr>
          <w:rFonts w:hint="cs"/>
          <w:rtl/>
        </w:rPr>
        <w:t xml:space="preserve">- א. </w:t>
      </w:r>
      <w:r w:rsidRPr="00C35A2C">
        <w:rPr>
          <w:rtl/>
        </w:rPr>
        <w:t>איפוך.</w:t>
      </w:r>
    </w:p>
    <w:p w14:paraId="2C7401AF" w14:textId="77777777" w:rsidR="000C6D0E" w:rsidRDefault="00910F84" w:rsidP="000C6D0E">
      <w:pPr>
        <w:pStyle w:val="36"/>
        <w:framePr w:wrap="notBeside"/>
        <w:rPr>
          <w:rtl/>
        </w:rPr>
      </w:pPr>
      <w:r w:rsidRPr="00C35A2C">
        <w:rPr>
          <w:rFonts w:hint="cs"/>
          <w:rtl/>
        </w:rPr>
        <w:t>ב.</w:t>
      </w:r>
    </w:p>
    <w:p w14:paraId="1862C481" w14:textId="7EE54483" w:rsidR="00910F84" w:rsidRDefault="00910F84" w:rsidP="000C6D0E">
      <w:pPr>
        <w:spacing w:after="120"/>
        <w:rPr>
          <w:rtl/>
        </w:rPr>
      </w:pPr>
      <w:r w:rsidRPr="00C35A2C">
        <w:rPr>
          <w:rtl/>
        </w:rPr>
        <w:t xml:space="preserve">לעולם לא תיפוך, תורה </w:t>
      </w:r>
      <w:r w:rsidR="000C6D0E">
        <w:rPr>
          <w:rFonts w:hint="cs"/>
          <w:rtl/>
        </w:rPr>
        <w:t xml:space="preserve">שכתוב </w:t>
      </w:r>
      <w:r w:rsidRPr="00C35A2C">
        <w:rPr>
          <w:rtl/>
        </w:rPr>
        <w:t xml:space="preserve">בה אמת, </w:t>
      </w:r>
      <w:r w:rsidRPr="00434000">
        <w:rPr>
          <w:rStyle w:val="afffd"/>
          <w:rtl/>
        </w:rPr>
        <w:t>ד</w:t>
      </w:r>
      <w:r w:rsidRPr="00434000">
        <w:rPr>
          <w:rStyle w:val="afffd"/>
          <w:rFonts w:hint="cs"/>
          <w:rtl/>
        </w:rPr>
        <w:t>'</w:t>
      </w:r>
      <w:r w:rsidRPr="00434000">
        <w:rPr>
          <w:rStyle w:val="afffd"/>
          <w:rtl/>
        </w:rPr>
        <w:t>אמת קנה ואל תמכור</w:t>
      </w:r>
      <w:r w:rsidRPr="00434000">
        <w:rPr>
          <w:rStyle w:val="afffd"/>
          <w:rFonts w:hint="cs"/>
          <w:rtl/>
        </w:rPr>
        <w:t>'</w:t>
      </w:r>
      <w:r w:rsidRPr="00434000">
        <w:rPr>
          <w:rStyle w:val="afffd"/>
          <w:rtl/>
        </w:rPr>
        <w:t xml:space="preserve"> </w:t>
      </w:r>
      <w:r w:rsidRPr="00C35A2C">
        <w:rPr>
          <w:rtl/>
        </w:rPr>
        <w:t>- אין הקב</w:t>
      </w:r>
      <w:r>
        <w:rPr>
          <w:rtl/>
        </w:rPr>
        <w:t>"</w:t>
      </w:r>
      <w:r w:rsidRPr="00C35A2C">
        <w:rPr>
          <w:rtl/>
        </w:rPr>
        <w:t>ה עושה לפנים משורת הדין, דין דלא כתיב ביה אמת - הקב</w:t>
      </w:r>
      <w:r>
        <w:rPr>
          <w:rtl/>
        </w:rPr>
        <w:t>"</w:t>
      </w:r>
      <w:r w:rsidRPr="00C35A2C">
        <w:rPr>
          <w:rtl/>
        </w:rPr>
        <w:t>ה עושה לפנים משורת הדין.</w:t>
      </w:r>
    </w:p>
    <w:p w14:paraId="66D900D5" w14:textId="10F18259" w:rsidR="000C6D0E" w:rsidRDefault="000C6D0E" w:rsidP="000C6D0E">
      <w:pPr>
        <w:pStyle w:val="36"/>
        <w:framePr w:wrap="notBeside"/>
        <w:rPr>
          <w:rtl/>
        </w:rPr>
      </w:pPr>
      <w:r>
        <w:rPr>
          <w:rFonts w:hint="cs"/>
          <w:rtl/>
        </w:rPr>
        <w:t>אריב''ל:</w:t>
      </w:r>
    </w:p>
    <w:p w14:paraId="20195538" w14:textId="75F78835" w:rsidR="00910F84" w:rsidRPr="000C6D0E" w:rsidRDefault="00910F84" w:rsidP="00910F84">
      <w:pPr>
        <w:rPr>
          <w:rtl/>
        </w:rPr>
      </w:pPr>
      <w:r w:rsidRPr="00CC6E58">
        <w:rPr>
          <w:rStyle w:val="afffd"/>
          <w:rtl/>
        </w:rPr>
        <w:t xml:space="preserve">אשר אנכי מצוך היום לעשותם </w:t>
      </w:r>
      <w:r w:rsidRPr="000C6D0E">
        <w:rPr>
          <w:rtl/>
        </w:rPr>
        <w:t>ולא למחר לעשותם</w:t>
      </w:r>
    </w:p>
    <w:p w14:paraId="06E6FC58" w14:textId="59314389" w:rsidR="00910F84" w:rsidRPr="00C35A2C" w:rsidRDefault="00910F84" w:rsidP="000C6D0E">
      <w:pPr>
        <w:rPr>
          <w:rtl/>
        </w:rPr>
      </w:pPr>
      <w:r w:rsidRPr="00DE3B47">
        <w:rPr>
          <w:rStyle w:val="afffd"/>
          <w:rtl/>
        </w:rPr>
        <w:t>היום לעשותם -</w:t>
      </w:r>
      <w:r w:rsidRPr="00C35A2C">
        <w:rPr>
          <w:rtl/>
        </w:rPr>
        <w:t xml:space="preserve"> ולא היום ליטול שכרן.</w:t>
      </w:r>
    </w:p>
    <w:p w14:paraId="056B6721" w14:textId="77777777" w:rsidR="000C6D0E" w:rsidRDefault="00910F84" w:rsidP="000C6D0E">
      <w:pPr>
        <w:pStyle w:val="36"/>
        <w:framePr w:wrap="notBeside"/>
        <w:rPr>
          <w:rtl/>
        </w:rPr>
      </w:pPr>
      <w:r w:rsidRPr="00C35A2C">
        <w:rPr>
          <w:rFonts w:hint="cs"/>
          <w:rtl/>
        </w:rPr>
        <w:t>ריב</w:t>
      </w:r>
      <w:r>
        <w:rPr>
          <w:rtl/>
        </w:rPr>
        <w:t>"</w:t>
      </w:r>
      <w:r w:rsidRPr="00C35A2C">
        <w:rPr>
          <w:rFonts w:hint="cs"/>
          <w:rtl/>
        </w:rPr>
        <w:t>ל</w:t>
      </w:r>
      <w:r w:rsidRPr="00C35A2C">
        <w:rPr>
          <w:rtl/>
        </w:rPr>
        <w:t>:</w:t>
      </w:r>
    </w:p>
    <w:p w14:paraId="51A1A529" w14:textId="77777777" w:rsidR="000C6D0E" w:rsidRPr="00D64FEB" w:rsidRDefault="00910F84" w:rsidP="00910F84">
      <w:pPr>
        <w:rPr>
          <w:spacing w:val="-2"/>
          <w:rtl/>
        </w:rPr>
      </w:pPr>
      <w:r w:rsidRPr="00D64FEB">
        <w:rPr>
          <w:spacing w:val="-2"/>
          <w:rtl/>
        </w:rPr>
        <w:t xml:space="preserve">כל מצות שישראל עושין </w:t>
      </w:r>
      <w:r w:rsidR="000C6D0E" w:rsidRPr="00D64FEB">
        <w:rPr>
          <w:rFonts w:hint="cs"/>
          <w:spacing w:val="-2"/>
          <w:rtl/>
        </w:rPr>
        <w:t>בעוה''ז</w:t>
      </w:r>
      <w:r w:rsidRPr="00D64FEB">
        <w:rPr>
          <w:spacing w:val="-2"/>
          <w:rtl/>
        </w:rPr>
        <w:t xml:space="preserve"> באות ומעידות אותם </w:t>
      </w:r>
      <w:r w:rsidR="000C6D0E" w:rsidRPr="00D64FEB">
        <w:rPr>
          <w:rFonts w:hint="cs"/>
          <w:spacing w:val="-2"/>
          <w:rtl/>
        </w:rPr>
        <w:t>לעוה''ב</w:t>
      </w:r>
      <w:r w:rsidRPr="00D64FEB">
        <w:rPr>
          <w:spacing w:val="-2"/>
          <w:rtl/>
        </w:rPr>
        <w:t xml:space="preserve">, </w:t>
      </w:r>
    </w:p>
    <w:p w14:paraId="666B7BE1" w14:textId="3FBAF73E" w:rsidR="00910F84" w:rsidRPr="00D64FEB" w:rsidRDefault="00910F84" w:rsidP="00910F84">
      <w:pPr>
        <w:rPr>
          <w:rtl/>
        </w:rPr>
      </w:pPr>
      <w:r w:rsidRPr="00D64FEB">
        <w:rPr>
          <w:rStyle w:val="afffd"/>
          <w:rFonts w:hint="cs"/>
          <w:spacing w:val="0"/>
          <w:rtl/>
        </w:rPr>
        <w:t>'</w:t>
      </w:r>
      <w:r w:rsidRPr="00D64FEB">
        <w:rPr>
          <w:rStyle w:val="afffd"/>
          <w:spacing w:val="0"/>
          <w:rtl/>
        </w:rPr>
        <w:t>יתנו עידיהם ויצדקו</w:t>
      </w:r>
      <w:r w:rsidRPr="00D64FEB">
        <w:rPr>
          <w:rStyle w:val="afffd"/>
          <w:rFonts w:hint="cs"/>
          <w:spacing w:val="0"/>
          <w:rtl/>
        </w:rPr>
        <w:t>'</w:t>
      </w:r>
      <w:r w:rsidRPr="00D64FEB">
        <w:rPr>
          <w:rStyle w:val="afffd"/>
          <w:spacing w:val="0"/>
          <w:rtl/>
        </w:rPr>
        <w:t xml:space="preserve"> </w:t>
      </w:r>
      <w:r w:rsidRPr="00D64FEB">
        <w:rPr>
          <w:rtl/>
        </w:rPr>
        <w:t>אלו ישראל,</w:t>
      </w:r>
      <w:r w:rsidRPr="00D64FEB">
        <w:rPr>
          <w:rStyle w:val="afffd"/>
          <w:spacing w:val="0"/>
          <w:rtl/>
        </w:rPr>
        <w:t xml:space="preserve"> </w:t>
      </w:r>
      <w:r w:rsidRPr="00D64FEB">
        <w:rPr>
          <w:rStyle w:val="afffd"/>
          <w:rFonts w:hint="cs"/>
          <w:spacing w:val="0"/>
          <w:rtl/>
        </w:rPr>
        <w:t>'</w:t>
      </w:r>
      <w:r w:rsidRPr="00D64FEB">
        <w:rPr>
          <w:rStyle w:val="afffd"/>
          <w:spacing w:val="0"/>
          <w:rtl/>
        </w:rPr>
        <w:t>ישמעו ויאמרו אמת</w:t>
      </w:r>
      <w:r w:rsidRPr="00D64FEB">
        <w:rPr>
          <w:rStyle w:val="afffd"/>
          <w:rFonts w:hint="cs"/>
          <w:spacing w:val="0"/>
          <w:rtl/>
        </w:rPr>
        <w:t>'</w:t>
      </w:r>
      <w:r w:rsidRPr="00D64FEB">
        <w:rPr>
          <w:rStyle w:val="afffd"/>
          <w:spacing w:val="0"/>
          <w:rtl/>
        </w:rPr>
        <w:t xml:space="preserve"> </w:t>
      </w:r>
      <w:r w:rsidRPr="00D64FEB">
        <w:rPr>
          <w:rtl/>
        </w:rPr>
        <w:t xml:space="preserve">- אלו </w:t>
      </w:r>
      <w:r w:rsidR="000C6D0E" w:rsidRPr="00D64FEB">
        <w:rPr>
          <w:rFonts w:hint="cs"/>
          <w:rtl/>
        </w:rPr>
        <w:t>נכרים</w:t>
      </w:r>
      <w:r w:rsidRPr="00D64FEB">
        <w:rPr>
          <w:rtl/>
        </w:rPr>
        <w:t>.</w:t>
      </w:r>
    </w:p>
    <w:p w14:paraId="594BCF16" w14:textId="77777777" w:rsidR="000C6D0E" w:rsidRDefault="00910F84" w:rsidP="000C6D0E">
      <w:pPr>
        <w:pStyle w:val="36"/>
        <w:framePr w:wrap="notBeside"/>
        <w:rPr>
          <w:rtl/>
        </w:rPr>
      </w:pPr>
      <w:r w:rsidRPr="00C35A2C">
        <w:rPr>
          <w:rtl/>
        </w:rPr>
        <w:t>וא</w:t>
      </w:r>
      <w:r w:rsidRPr="00C35A2C">
        <w:rPr>
          <w:rFonts w:hint="cs"/>
          <w:rtl/>
        </w:rPr>
        <w:t>ריב</w:t>
      </w:r>
      <w:r>
        <w:rPr>
          <w:rtl/>
        </w:rPr>
        <w:t>"</w:t>
      </w:r>
      <w:r w:rsidRPr="00C35A2C">
        <w:rPr>
          <w:rFonts w:hint="cs"/>
          <w:rtl/>
        </w:rPr>
        <w:t>ל</w:t>
      </w:r>
      <w:r w:rsidRPr="00C35A2C">
        <w:rPr>
          <w:rtl/>
        </w:rPr>
        <w:t>:</w:t>
      </w:r>
    </w:p>
    <w:p w14:paraId="447C649E" w14:textId="093DF1AC" w:rsidR="00910F84" w:rsidRPr="00C35A2C" w:rsidRDefault="00910F84" w:rsidP="000C6D0E">
      <w:pPr>
        <w:spacing w:after="120"/>
        <w:rPr>
          <w:rtl/>
        </w:rPr>
      </w:pPr>
      <w:r w:rsidRPr="00C35A2C">
        <w:rPr>
          <w:rtl/>
        </w:rPr>
        <w:t xml:space="preserve">כל מצות שישראל עושין </w:t>
      </w:r>
      <w:r w:rsidR="000C6D0E">
        <w:rPr>
          <w:rFonts w:hint="cs"/>
          <w:rtl/>
        </w:rPr>
        <w:t>בעוה''ז</w:t>
      </w:r>
      <w:r w:rsidRPr="00C35A2C">
        <w:rPr>
          <w:rtl/>
        </w:rPr>
        <w:t xml:space="preserve"> באות וטורפות אותם </w:t>
      </w:r>
      <w:r w:rsidR="000C6D0E">
        <w:rPr>
          <w:rFonts w:hint="cs"/>
          <w:rtl/>
        </w:rPr>
        <w:t xml:space="preserve">לגויים לעוה''ב </w:t>
      </w:r>
      <w:r w:rsidRPr="00C35A2C">
        <w:rPr>
          <w:rtl/>
        </w:rPr>
        <w:t xml:space="preserve">על פניהם, </w:t>
      </w:r>
      <w:r w:rsidR="000C6D0E">
        <w:rPr>
          <w:rFonts w:hint="cs"/>
          <w:rtl/>
        </w:rPr>
        <w:t>ד</w:t>
      </w:r>
      <w:r w:rsidRPr="00CC6E58">
        <w:rPr>
          <w:rStyle w:val="afffd"/>
          <w:rFonts w:hint="cs"/>
          <w:rtl/>
        </w:rPr>
        <w:t>'</w:t>
      </w:r>
      <w:r w:rsidRPr="00CC6E58">
        <w:rPr>
          <w:rStyle w:val="afffd"/>
          <w:rtl/>
        </w:rPr>
        <w:t>ושמרתם ועשיתם כי היא חכמתכם ובינתכם לעיני העמים</w:t>
      </w:r>
      <w:r w:rsidRPr="00CC6E58">
        <w:rPr>
          <w:rStyle w:val="afffd"/>
          <w:rFonts w:hint="cs"/>
          <w:rtl/>
        </w:rPr>
        <w:t>'</w:t>
      </w:r>
      <w:r w:rsidRPr="000C6D0E">
        <w:rPr>
          <w:rStyle w:val="affff8"/>
          <w:rtl/>
        </w:rPr>
        <w:t>,</w:t>
      </w:r>
      <w:r w:rsidR="00D64FEB">
        <w:rPr>
          <w:rStyle w:val="affff8"/>
          <w:rFonts w:hint="cs"/>
          <w:rtl/>
        </w:rPr>
        <w:t xml:space="preserve"> </w:t>
      </w:r>
      <w:r w:rsidRPr="000C6D0E">
        <w:rPr>
          <w:rStyle w:val="affff8"/>
          <w:rFonts w:hint="cs"/>
          <w:rtl/>
        </w:rPr>
        <w:t>[ולא נגד]</w:t>
      </w:r>
      <w:r w:rsidRPr="000C6D0E">
        <w:rPr>
          <w:rStyle w:val="affff8"/>
          <w:rtl/>
        </w:rPr>
        <w:t>,</w:t>
      </w:r>
      <w:r w:rsidRPr="00C35A2C">
        <w:rPr>
          <w:rtl/>
        </w:rPr>
        <w:t xml:space="preserve"> </w:t>
      </w:r>
    </w:p>
    <w:p w14:paraId="36AB25FD" w14:textId="77777777" w:rsidR="000C6D0E" w:rsidRDefault="00910F84" w:rsidP="000C6D0E">
      <w:pPr>
        <w:pStyle w:val="36"/>
        <w:framePr w:wrap="notBeside"/>
        <w:rPr>
          <w:rtl/>
        </w:rPr>
      </w:pPr>
      <w:r w:rsidRPr="00C35A2C">
        <w:rPr>
          <w:rtl/>
        </w:rPr>
        <w:t>וא</w:t>
      </w:r>
      <w:r w:rsidRPr="00C35A2C">
        <w:rPr>
          <w:rFonts w:hint="cs"/>
          <w:rtl/>
        </w:rPr>
        <w:t>ריב'ל</w:t>
      </w:r>
      <w:r w:rsidRPr="00C35A2C">
        <w:rPr>
          <w:rtl/>
        </w:rPr>
        <w:t xml:space="preserve">: </w:t>
      </w:r>
    </w:p>
    <w:p w14:paraId="3F0FE6E1" w14:textId="77777777" w:rsidR="000C6D0E" w:rsidRDefault="00910F84" w:rsidP="000C6D0E">
      <w:pPr>
        <w:rPr>
          <w:rtl/>
        </w:rPr>
      </w:pPr>
      <w:r w:rsidRPr="000C6D0E">
        <w:rPr>
          <w:rtl/>
        </w:rPr>
        <w:t xml:space="preserve">לא עשו ישראל את העגל אלא ליתן פתחון פה לבעלי תשובה, </w:t>
      </w:r>
    </w:p>
    <w:p w14:paraId="1BC97A7D" w14:textId="48B767A4" w:rsidR="00910F84" w:rsidRPr="00C35A2C" w:rsidRDefault="00910F84" w:rsidP="000C6D0E">
      <w:pPr>
        <w:spacing w:after="60"/>
        <w:rPr>
          <w:rtl/>
        </w:rPr>
      </w:pPr>
      <w:r w:rsidRPr="000C6D0E">
        <w:rPr>
          <w:rStyle w:val="affff1"/>
          <w:rtl/>
        </w:rPr>
        <w:t>שנא:</w:t>
      </w:r>
      <w:r w:rsidRPr="00C35A2C">
        <w:rPr>
          <w:rtl/>
        </w:rPr>
        <w:t xml:space="preserve"> </w:t>
      </w:r>
      <w:r w:rsidRPr="00CC6E58">
        <w:rPr>
          <w:rStyle w:val="afffd"/>
          <w:rFonts w:hint="cs"/>
          <w:rtl/>
        </w:rPr>
        <w:t>'</w:t>
      </w:r>
      <w:r w:rsidRPr="00CC6E58">
        <w:rPr>
          <w:rStyle w:val="afffd"/>
          <w:rtl/>
        </w:rPr>
        <w:t>מי יתן והיה לבבם זה להם ליראה אותי כל הימים וגו'.</w:t>
      </w:r>
    </w:p>
    <w:p w14:paraId="229BD589" w14:textId="29F334E5" w:rsidR="000C6D0E" w:rsidRDefault="00910F84" w:rsidP="000C6D0E">
      <w:pPr>
        <w:pStyle w:val="36"/>
        <w:framePr w:wrap="notBeside"/>
        <w:rPr>
          <w:rtl/>
        </w:rPr>
      </w:pPr>
      <w:r w:rsidRPr="00C35A2C">
        <w:rPr>
          <w:rtl/>
        </w:rPr>
        <w:t xml:space="preserve">והיינו </w:t>
      </w:r>
      <w:r w:rsidR="000C6D0E">
        <w:rPr>
          <w:rFonts w:hint="cs"/>
          <w:rtl/>
        </w:rPr>
        <w:t>ד</w:t>
      </w:r>
      <w:r w:rsidRPr="00C35A2C">
        <w:rPr>
          <w:rFonts w:hint="cs"/>
          <w:rtl/>
        </w:rPr>
        <w:t>רשב</w:t>
      </w:r>
      <w:r>
        <w:rPr>
          <w:rtl/>
        </w:rPr>
        <w:t>"</w:t>
      </w:r>
      <w:r w:rsidRPr="00C35A2C">
        <w:rPr>
          <w:rFonts w:hint="cs"/>
          <w:rtl/>
        </w:rPr>
        <w:t>י</w:t>
      </w:r>
      <w:r w:rsidRPr="00C35A2C">
        <w:rPr>
          <w:rtl/>
        </w:rPr>
        <w:t>:</w:t>
      </w:r>
    </w:p>
    <w:p w14:paraId="690DEA63" w14:textId="77777777" w:rsidR="000C6D0E" w:rsidRDefault="00910F84" w:rsidP="000C6D0E">
      <w:pPr>
        <w:rPr>
          <w:rtl/>
        </w:rPr>
      </w:pPr>
      <w:r w:rsidRPr="00C35A2C">
        <w:rPr>
          <w:rtl/>
        </w:rPr>
        <w:t xml:space="preserve">לא דוד ראוי לאותו מעשה, </w:t>
      </w:r>
      <w:r w:rsidRPr="00433F0E">
        <w:rPr>
          <w:rStyle w:val="afffd"/>
          <w:rtl/>
        </w:rPr>
        <w:t>ד</w:t>
      </w:r>
      <w:r w:rsidRPr="00433F0E">
        <w:rPr>
          <w:rStyle w:val="afffd"/>
          <w:rFonts w:hint="cs"/>
          <w:rtl/>
        </w:rPr>
        <w:t>'</w:t>
      </w:r>
      <w:r w:rsidRPr="00433F0E">
        <w:rPr>
          <w:rStyle w:val="afffd"/>
          <w:rtl/>
        </w:rPr>
        <w:t>ולבי חלל בקרבי</w:t>
      </w:r>
      <w:r w:rsidRPr="00433F0E">
        <w:rPr>
          <w:rStyle w:val="afffd"/>
          <w:rFonts w:hint="cs"/>
          <w:rtl/>
        </w:rPr>
        <w:t>'</w:t>
      </w:r>
      <w:r w:rsidRPr="00433F0E">
        <w:rPr>
          <w:rStyle w:val="afffd"/>
          <w:rtl/>
        </w:rPr>
        <w:t>;</w:t>
      </w:r>
      <w:r w:rsidRPr="00C35A2C">
        <w:rPr>
          <w:rtl/>
        </w:rPr>
        <w:t xml:space="preserve"> </w:t>
      </w:r>
    </w:p>
    <w:p w14:paraId="6118F7CC" w14:textId="526E35AC" w:rsidR="00910F84" w:rsidRDefault="00910F84" w:rsidP="000C6D0E">
      <w:pPr>
        <w:rPr>
          <w:rtl/>
        </w:rPr>
      </w:pPr>
      <w:r w:rsidRPr="00C35A2C">
        <w:rPr>
          <w:rtl/>
        </w:rPr>
        <w:t xml:space="preserve">ולא ישראל ראוין לאותו מעשה, </w:t>
      </w:r>
      <w:r w:rsidRPr="00434000">
        <w:rPr>
          <w:rStyle w:val="afffd"/>
          <w:rtl/>
        </w:rPr>
        <w:t>ד</w:t>
      </w:r>
      <w:r w:rsidRPr="00434000">
        <w:rPr>
          <w:rStyle w:val="afffd"/>
          <w:rFonts w:hint="cs"/>
          <w:rtl/>
        </w:rPr>
        <w:t>'</w:t>
      </w:r>
      <w:r w:rsidRPr="00434000">
        <w:rPr>
          <w:rStyle w:val="afffd"/>
          <w:rtl/>
        </w:rPr>
        <w:t>מי יתן והיה לבבם זה להם ליראה אותי כל הימים</w:t>
      </w:r>
      <w:r w:rsidRPr="00434000">
        <w:rPr>
          <w:rStyle w:val="afffd"/>
          <w:rFonts w:hint="cs"/>
          <w:rtl/>
        </w:rPr>
        <w:t>'</w:t>
      </w:r>
      <w:r w:rsidRPr="00434000">
        <w:rPr>
          <w:rStyle w:val="afffd"/>
          <w:rtl/>
        </w:rPr>
        <w:t>,</w:t>
      </w:r>
    </w:p>
    <w:p w14:paraId="15E74167" w14:textId="77777777" w:rsidR="00910F84" w:rsidRPr="00C35A2C" w:rsidRDefault="00910F84" w:rsidP="00910F84">
      <w:pPr>
        <w:pStyle w:val="aff6"/>
        <w:framePr w:wrap="around"/>
        <w:rPr>
          <w:rtl/>
        </w:rPr>
      </w:pPr>
      <w:r w:rsidRPr="00C35A2C">
        <w:rPr>
          <w:rFonts w:hint="cs"/>
          <w:rtl/>
        </w:rPr>
        <w:t>ה.</w:t>
      </w:r>
    </w:p>
    <w:p w14:paraId="63C4BC4C" w14:textId="77777777" w:rsidR="00910F84" w:rsidRPr="00C35A2C" w:rsidRDefault="00910F84" w:rsidP="00910F84">
      <w:pPr>
        <w:rPr>
          <w:rtl/>
        </w:rPr>
      </w:pPr>
      <w:r w:rsidRPr="000C6D0E">
        <w:rPr>
          <w:rStyle w:val="affff1"/>
          <w:rFonts w:hint="cs"/>
          <w:rtl/>
        </w:rPr>
        <w:t>ועשו</w:t>
      </w:r>
      <w:r w:rsidRPr="00C35A2C">
        <w:rPr>
          <w:rFonts w:hint="cs"/>
          <w:rtl/>
        </w:rPr>
        <w:t xml:space="preserve"> לומר לך </w:t>
      </w:r>
      <w:r>
        <w:rPr>
          <w:rtl/>
        </w:rPr>
        <w:t>שאם חטא יחיד</w:t>
      </w:r>
      <w:r w:rsidRPr="00C35A2C">
        <w:rPr>
          <w:rtl/>
        </w:rPr>
        <w:t xml:space="preserve"> אומרים לו</w:t>
      </w:r>
      <w:r>
        <w:rPr>
          <w:rtl/>
        </w:rPr>
        <w:t xml:space="preserve">: כלך אצל יחיד, ואם חטאו צבור </w:t>
      </w:r>
      <w:r w:rsidRPr="00C35A2C">
        <w:rPr>
          <w:rtl/>
        </w:rPr>
        <w:t>אומרים להו לכו</w:t>
      </w:r>
      <w:r w:rsidRPr="00C35A2C">
        <w:rPr>
          <w:rFonts w:hint="cs"/>
          <w:rtl/>
        </w:rPr>
        <w:t xml:space="preserve"> </w:t>
      </w:r>
      <w:r w:rsidRPr="00C35A2C">
        <w:rPr>
          <w:rtl/>
        </w:rPr>
        <w:t>אצל צבור.</w:t>
      </w:r>
    </w:p>
    <w:p w14:paraId="26072455" w14:textId="77777777" w:rsidR="000C6D0E" w:rsidRDefault="00910F84" w:rsidP="000C6D0E">
      <w:pPr>
        <w:pStyle w:val="36"/>
        <w:framePr w:wrap="notBeside"/>
        <w:rPr>
          <w:rtl/>
        </w:rPr>
      </w:pPr>
      <w:r w:rsidRPr="00C35A2C">
        <w:rPr>
          <w:rtl/>
        </w:rPr>
        <w:t>וצריכא,</w:t>
      </w:r>
    </w:p>
    <w:p w14:paraId="465FD957" w14:textId="298984E4" w:rsidR="00910F84" w:rsidRPr="00C35A2C" w:rsidRDefault="00910F84" w:rsidP="000C6D0E">
      <w:pPr>
        <w:rPr>
          <w:rtl/>
        </w:rPr>
      </w:pPr>
      <w:r w:rsidRPr="00C35A2C">
        <w:rPr>
          <w:rtl/>
        </w:rPr>
        <w:t xml:space="preserve"> </w:t>
      </w:r>
      <w:r w:rsidR="000C6D0E">
        <w:rPr>
          <w:rFonts w:hint="cs"/>
          <w:rtl/>
        </w:rPr>
        <w:t xml:space="preserve">ציבור אף דמפרסם החטא, יחיד אף דלא אלימא זכותו </w:t>
      </w:r>
    </w:p>
    <w:p w14:paraId="2DE2CD80" w14:textId="2B1BF483" w:rsidR="000C6D0E" w:rsidRDefault="00910F84" w:rsidP="000C6D0E">
      <w:pPr>
        <w:pStyle w:val="36"/>
        <w:framePr w:wrap="notBeside"/>
        <w:rPr>
          <w:rtl/>
        </w:rPr>
      </w:pPr>
      <w:r w:rsidRPr="00C35A2C">
        <w:rPr>
          <w:rFonts w:hint="cs"/>
          <w:rtl/>
        </w:rPr>
        <w:t>והיינו ד</w:t>
      </w:r>
      <w:r w:rsidR="000C6D0E">
        <w:rPr>
          <w:rFonts w:hint="cs"/>
          <w:rtl/>
        </w:rPr>
        <w:t>דרי''ונ</w:t>
      </w:r>
    </w:p>
    <w:p w14:paraId="6621B9F1" w14:textId="069A2C5E" w:rsidR="00D64FEB" w:rsidRDefault="00910F84" w:rsidP="00910F84">
      <w:pPr>
        <w:rPr>
          <w:rtl/>
        </w:rPr>
      </w:pPr>
      <w:r w:rsidRPr="003F072B">
        <w:rPr>
          <w:rStyle w:val="afffd"/>
          <w:rtl/>
        </w:rPr>
        <w:t>ונאם הגבר הוקם על</w:t>
      </w:r>
      <w:r w:rsidRPr="00C35A2C">
        <w:rPr>
          <w:rtl/>
        </w:rPr>
        <w:t xml:space="preserve"> נאם דוד בן ישי שהקים עולה של תשובה.</w:t>
      </w:r>
    </w:p>
    <w:p w14:paraId="05757871" w14:textId="2BB2A662" w:rsidR="00910F84" w:rsidRPr="00C35A2C" w:rsidRDefault="00D64FEB" w:rsidP="00851CCB">
      <w:pPr>
        <w:bidi w:val="0"/>
        <w:spacing w:after="160" w:line="259" w:lineRule="auto"/>
        <w:jc w:val="left"/>
        <w:rPr>
          <w:rtl/>
        </w:rPr>
      </w:pPr>
      <w:r>
        <w:rPr>
          <w:rtl/>
        </w:rPr>
        <w:br w:type="page"/>
      </w:r>
    </w:p>
    <w:p w14:paraId="35F2FC12" w14:textId="77777777" w:rsidR="000C6D0E" w:rsidRDefault="00910F84" w:rsidP="000C6D0E">
      <w:pPr>
        <w:pStyle w:val="36"/>
        <w:framePr w:wrap="notBeside"/>
        <w:rPr>
          <w:rtl/>
        </w:rPr>
      </w:pPr>
      <w:r w:rsidRPr="00C35A2C">
        <w:rPr>
          <w:rFonts w:hint="cs"/>
          <w:rtl/>
        </w:rPr>
        <w:lastRenderedPageBreak/>
        <w:t>מרי'ונ:</w:t>
      </w:r>
    </w:p>
    <w:p w14:paraId="36E73C80" w14:textId="65996B8A" w:rsidR="00910F84" w:rsidRPr="00CD480F" w:rsidRDefault="00910F84" w:rsidP="00910F84">
      <w:pPr>
        <w:rPr>
          <w:rStyle w:val="afff"/>
          <w:rtl/>
        </w:rPr>
      </w:pPr>
      <w:r w:rsidRPr="00CD480F">
        <w:rPr>
          <w:rStyle w:val="afff"/>
          <w:rtl/>
        </w:rPr>
        <w:t>כל העושה מצוה אחת בעו</w:t>
      </w:r>
      <w:r w:rsidRPr="00CD480F">
        <w:rPr>
          <w:rStyle w:val="afff"/>
          <w:rFonts w:hint="cs"/>
          <w:rtl/>
        </w:rPr>
        <w:t>ה</w:t>
      </w:r>
      <w:r w:rsidRPr="00CD480F">
        <w:rPr>
          <w:rStyle w:val="afff"/>
          <w:rtl/>
        </w:rPr>
        <w:t>"</w:t>
      </w:r>
      <w:r w:rsidRPr="00CD480F">
        <w:rPr>
          <w:rStyle w:val="afff"/>
          <w:rFonts w:hint="cs"/>
          <w:rtl/>
        </w:rPr>
        <w:t>ז</w:t>
      </w:r>
      <w:r w:rsidRPr="00CD480F">
        <w:rPr>
          <w:rStyle w:val="afff"/>
          <w:rtl/>
        </w:rPr>
        <w:t>, מקדמתו והולכת לפניו לעו</w:t>
      </w:r>
      <w:r w:rsidRPr="00CD480F">
        <w:rPr>
          <w:rStyle w:val="afff"/>
          <w:rFonts w:hint="cs"/>
          <w:rtl/>
        </w:rPr>
        <w:t>ה</w:t>
      </w:r>
      <w:r w:rsidRPr="00CD480F">
        <w:rPr>
          <w:rStyle w:val="afff"/>
          <w:rtl/>
        </w:rPr>
        <w:t>"</w:t>
      </w:r>
      <w:r w:rsidRPr="00CD480F">
        <w:rPr>
          <w:rStyle w:val="afff"/>
          <w:rFonts w:hint="cs"/>
          <w:rtl/>
        </w:rPr>
        <w:t>ב</w:t>
      </w:r>
      <w:r w:rsidRPr="00CD480F">
        <w:rPr>
          <w:rStyle w:val="afff"/>
          <w:rtl/>
        </w:rPr>
        <w:t xml:space="preserve">, </w:t>
      </w:r>
    </w:p>
    <w:p w14:paraId="6008CE31" w14:textId="77777777" w:rsidR="00910F84" w:rsidRPr="00C35A2C" w:rsidRDefault="00910F84" w:rsidP="00910F84">
      <w:pPr>
        <w:rPr>
          <w:rtl/>
        </w:rPr>
      </w:pPr>
      <w:r w:rsidRPr="000C6D0E">
        <w:rPr>
          <w:rStyle w:val="affff1"/>
          <w:rtl/>
        </w:rPr>
        <w:t>שנא</w:t>
      </w:r>
      <w:r w:rsidRPr="000C6D0E">
        <w:rPr>
          <w:rStyle w:val="affff1"/>
          <w:rFonts w:hint="cs"/>
          <w:rtl/>
        </w:rPr>
        <w:t>'</w:t>
      </w:r>
      <w:r w:rsidRPr="000C6D0E">
        <w:rPr>
          <w:rStyle w:val="affff1"/>
          <w:rtl/>
        </w:rPr>
        <w:t>:</w:t>
      </w:r>
      <w:r w:rsidRPr="00C35A2C">
        <w:rPr>
          <w:rtl/>
        </w:rPr>
        <w:t xml:space="preserve"> </w:t>
      </w:r>
      <w:r w:rsidRPr="00CC6E58">
        <w:rPr>
          <w:rStyle w:val="afffd"/>
          <w:rtl/>
        </w:rPr>
        <w:t>'והלך לפניך צדקך וכבוד ה' יאספך</w:t>
      </w:r>
      <w:r w:rsidRPr="00CC6E58">
        <w:rPr>
          <w:rStyle w:val="afffd"/>
          <w:rFonts w:hint="cs"/>
          <w:rtl/>
        </w:rPr>
        <w:t>'</w:t>
      </w:r>
      <w:r w:rsidRPr="00CC6E58">
        <w:rPr>
          <w:rStyle w:val="afffd"/>
          <w:rtl/>
        </w:rPr>
        <w:t>;</w:t>
      </w:r>
      <w:r w:rsidRPr="00C35A2C">
        <w:rPr>
          <w:rtl/>
        </w:rPr>
        <w:t xml:space="preserve"> וכל העובר עבירה אחת, מלפפתו ומוליכתו ליום הדין, </w:t>
      </w:r>
      <w:r w:rsidRPr="000C6D0E">
        <w:rPr>
          <w:rStyle w:val="affff1"/>
          <w:rtl/>
        </w:rPr>
        <w:t>שנאמר:</w:t>
      </w:r>
      <w:r w:rsidRPr="00FF1C37">
        <w:rPr>
          <w:rStyle w:val="afffd"/>
          <w:rtl/>
        </w:rPr>
        <w:t xml:space="preserve"> </w:t>
      </w:r>
      <w:r w:rsidRPr="00FF1C37">
        <w:rPr>
          <w:rStyle w:val="afffd"/>
          <w:rFonts w:hint="cs"/>
          <w:rtl/>
        </w:rPr>
        <w:t>'</w:t>
      </w:r>
      <w:r w:rsidRPr="00FF1C37">
        <w:rPr>
          <w:rStyle w:val="afffd"/>
          <w:rtl/>
        </w:rPr>
        <w:t>ילפתו ארחות דרכם וגו'.</w:t>
      </w:r>
    </w:p>
    <w:p w14:paraId="7F4DCBCD" w14:textId="77777777" w:rsidR="000C6D0E" w:rsidRDefault="00910F84" w:rsidP="000C6D0E">
      <w:pPr>
        <w:pStyle w:val="36"/>
        <w:framePr w:wrap="notBeside"/>
        <w:rPr>
          <w:rtl/>
        </w:rPr>
      </w:pPr>
      <w:r w:rsidRPr="00C35A2C">
        <w:rPr>
          <w:rtl/>
        </w:rPr>
        <w:t>ר</w:t>
      </w:r>
      <w:r>
        <w:rPr>
          <w:rtl/>
        </w:rPr>
        <w:t>"</w:t>
      </w:r>
      <w:r w:rsidRPr="00C35A2C">
        <w:rPr>
          <w:rtl/>
        </w:rPr>
        <w:t>א:</w:t>
      </w:r>
    </w:p>
    <w:p w14:paraId="4CDB29E2" w14:textId="5CA616DE" w:rsidR="00910F84" w:rsidRPr="00C35A2C" w:rsidRDefault="00910F84" w:rsidP="000C6D0E">
      <w:pPr>
        <w:spacing w:after="120"/>
        <w:rPr>
          <w:rtl/>
        </w:rPr>
      </w:pPr>
      <w:r w:rsidRPr="00CD480F">
        <w:rPr>
          <w:rStyle w:val="afff"/>
          <w:rtl/>
        </w:rPr>
        <w:t xml:space="preserve">קשורה בו ככלב </w:t>
      </w:r>
      <w:r w:rsidRPr="00CD480F">
        <w:rPr>
          <w:rStyle w:val="afff"/>
          <w:rFonts w:hint="cs"/>
          <w:rtl/>
        </w:rPr>
        <w:t>'</w:t>
      </w:r>
      <w:r w:rsidR="00CD480F">
        <w:rPr>
          <w:rStyle w:val="afffd"/>
          <w:rFonts w:hint="cs"/>
          <w:rtl/>
        </w:rPr>
        <w:t>..</w:t>
      </w:r>
      <w:r w:rsidRPr="00CC6E58">
        <w:rPr>
          <w:rStyle w:val="afffd"/>
          <w:rtl/>
        </w:rPr>
        <w:t xml:space="preserve">לשכב אצלה </w:t>
      </w:r>
      <w:r w:rsidR="000C6D0E">
        <w:rPr>
          <w:rStyle w:val="afffd"/>
          <w:rtl/>
        </w:rPr>
        <w:t>–</w:t>
      </w:r>
      <w:r w:rsidR="000C6D0E">
        <w:rPr>
          <w:rStyle w:val="afffd"/>
          <w:rFonts w:hint="cs"/>
          <w:rtl/>
        </w:rPr>
        <w:t xml:space="preserve"> </w:t>
      </w:r>
      <w:r w:rsidR="000C6D0E" w:rsidRPr="000C6D0E">
        <w:rPr>
          <w:rFonts w:hint="cs"/>
          <w:rtl/>
        </w:rPr>
        <w:t>בעוה'''ז</w:t>
      </w:r>
      <w:r w:rsidR="000C6D0E">
        <w:rPr>
          <w:rFonts w:hint="cs"/>
          <w:rtl/>
        </w:rPr>
        <w:t xml:space="preserve"> </w:t>
      </w:r>
      <w:r w:rsidRPr="00CC6E58">
        <w:rPr>
          <w:rStyle w:val="afffd"/>
          <w:rtl/>
        </w:rPr>
        <w:t>להיות עמה</w:t>
      </w:r>
      <w:r w:rsidR="000C6D0E">
        <w:rPr>
          <w:rStyle w:val="afffd"/>
          <w:rFonts w:hint="cs"/>
          <w:rtl/>
        </w:rPr>
        <w:t xml:space="preserve">- </w:t>
      </w:r>
      <w:r w:rsidR="000C6D0E" w:rsidRPr="000C6D0E">
        <w:rPr>
          <w:rFonts w:hint="cs"/>
          <w:rtl/>
        </w:rPr>
        <w:t>לעוה'ב</w:t>
      </w:r>
      <w:r w:rsidR="000C6D0E">
        <w:rPr>
          <w:rStyle w:val="afffd"/>
          <w:rFonts w:hint="cs"/>
          <w:rtl/>
        </w:rPr>
        <w:t>.</w:t>
      </w:r>
    </w:p>
    <w:p w14:paraId="7C973F6C" w14:textId="77777777" w:rsidR="000C6D0E" w:rsidRDefault="00910F84" w:rsidP="000C6D0E">
      <w:pPr>
        <w:pStyle w:val="36"/>
        <w:framePr w:wrap="notBeside"/>
        <w:rPr>
          <w:rtl/>
        </w:rPr>
      </w:pPr>
      <w:r w:rsidRPr="00C35A2C">
        <w:rPr>
          <w:rtl/>
        </w:rPr>
        <w:t>ר</w:t>
      </w:r>
      <w:r>
        <w:rPr>
          <w:rtl/>
        </w:rPr>
        <w:t>"</w:t>
      </w:r>
      <w:r w:rsidRPr="00C35A2C">
        <w:rPr>
          <w:rtl/>
        </w:rPr>
        <w:t>ל:</w:t>
      </w:r>
    </w:p>
    <w:p w14:paraId="2580A8AD" w14:textId="4D1157DA" w:rsidR="00910F84" w:rsidRPr="00C35A2C" w:rsidRDefault="00910F84" w:rsidP="000C6D0E">
      <w:pPr>
        <w:rPr>
          <w:rtl/>
        </w:rPr>
      </w:pPr>
      <w:r w:rsidRPr="00CD480F">
        <w:rPr>
          <w:rStyle w:val="afff"/>
          <w:rtl/>
        </w:rPr>
        <w:t>בואו ונחזיק טובה לאבותינו, שאלמלא הן לא חטאו - אנו לא באנו לעולם,</w:t>
      </w:r>
      <w:r w:rsidRPr="00C35A2C">
        <w:rPr>
          <w:rtl/>
        </w:rPr>
        <w:t xml:space="preserve"> </w:t>
      </w:r>
      <w:r w:rsidR="000C6D0E">
        <w:rPr>
          <w:rFonts w:hint="cs"/>
          <w:rtl/>
        </w:rPr>
        <w:t>ד</w:t>
      </w:r>
      <w:r w:rsidRPr="00CC6E58">
        <w:rPr>
          <w:rStyle w:val="afffd"/>
          <w:rFonts w:hint="cs"/>
          <w:rtl/>
        </w:rPr>
        <w:t>'</w:t>
      </w:r>
      <w:r w:rsidRPr="00CC6E58">
        <w:rPr>
          <w:rStyle w:val="afffd"/>
          <w:rtl/>
        </w:rPr>
        <w:t>אני אמרתי אלהים אתם ובני עליון כלכם, חבלתם מעשיכם אכן כאדם תמותון וגו'.</w:t>
      </w:r>
    </w:p>
    <w:p w14:paraId="7AD8FF37" w14:textId="21E9C02C" w:rsidR="00910F84" w:rsidRPr="00C35A2C" w:rsidRDefault="00851CCB" w:rsidP="00851CCB">
      <w:pPr>
        <w:rPr>
          <w:rtl/>
        </w:rPr>
      </w:pPr>
      <w:r>
        <w:rPr>
          <w:rFonts w:hint="cs"/>
          <w:rtl/>
        </w:rPr>
        <w:t xml:space="preserve">משמע </w:t>
      </w:r>
      <w:r w:rsidR="00910F84" w:rsidRPr="00C35A2C">
        <w:rPr>
          <w:rtl/>
        </w:rPr>
        <w:t xml:space="preserve">דאי לא חטאו לא </w:t>
      </w:r>
      <w:r>
        <w:rPr>
          <w:rFonts w:hint="cs"/>
          <w:rtl/>
        </w:rPr>
        <w:t>היו מולידים</w:t>
      </w:r>
      <w:r w:rsidR="00910F84" w:rsidRPr="00C35A2C">
        <w:rPr>
          <w:rtl/>
        </w:rPr>
        <w:t xml:space="preserve">, </w:t>
      </w:r>
      <w:r w:rsidR="00910F84" w:rsidRPr="00851CCB">
        <w:rPr>
          <w:rStyle w:val="affff1"/>
          <w:rtl/>
        </w:rPr>
        <w:t>והכתיב:</w:t>
      </w:r>
      <w:r w:rsidR="00910F84" w:rsidRPr="00C35A2C">
        <w:rPr>
          <w:rtl/>
        </w:rPr>
        <w:t xml:space="preserve"> </w:t>
      </w:r>
      <w:r w:rsidR="00910F84" w:rsidRPr="003F072B">
        <w:rPr>
          <w:rStyle w:val="afffd"/>
          <w:rFonts w:hint="cs"/>
          <w:rtl/>
        </w:rPr>
        <w:t>'</w:t>
      </w:r>
      <w:r w:rsidR="00910F84" w:rsidRPr="003F072B">
        <w:rPr>
          <w:rStyle w:val="afffd"/>
          <w:rtl/>
        </w:rPr>
        <w:t>ואתם פרו ורבו</w:t>
      </w:r>
      <w:r w:rsidR="00910F84" w:rsidRPr="003F072B">
        <w:rPr>
          <w:rStyle w:val="afffd"/>
          <w:rFonts w:hint="cs"/>
          <w:rtl/>
        </w:rPr>
        <w:t>'</w:t>
      </w:r>
      <w:r w:rsidR="00910F84" w:rsidRPr="003F072B">
        <w:rPr>
          <w:rStyle w:val="afffd"/>
          <w:rtl/>
        </w:rPr>
        <w:t>!</w:t>
      </w:r>
      <w:r w:rsidR="00910F84" w:rsidRPr="00C35A2C">
        <w:rPr>
          <w:rtl/>
        </w:rPr>
        <w:t xml:space="preserve"> </w:t>
      </w:r>
      <w:r>
        <w:rPr>
          <w:rFonts w:hint="cs"/>
          <w:rtl/>
        </w:rPr>
        <w:t xml:space="preserve">- </w:t>
      </w:r>
      <w:r w:rsidR="00910F84" w:rsidRPr="00C35A2C">
        <w:rPr>
          <w:rtl/>
        </w:rPr>
        <w:t>עד סיני.</w:t>
      </w:r>
      <w:r>
        <w:rPr>
          <w:rFonts w:hint="cs"/>
          <w:rtl/>
        </w:rPr>
        <w:t xml:space="preserve"> ומה שכתוב בסיני </w:t>
      </w:r>
      <w:r w:rsidR="00910F84" w:rsidRPr="003F072B">
        <w:rPr>
          <w:rStyle w:val="afffd"/>
          <w:rFonts w:hint="cs"/>
          <w:rtl/>
        </w:rPr>
        <w:t>'</w:t>
      </w:r>
      <w:r w:rsidR="00910F84" w:rsidRPr="003F072B">
        <w:rPr>
          <w:rStyle w:val="afffd"/>
          <w:rtl/>
        </w:rPr>
        <w:t>לך אמור להם שובו לכם לאהליכם</w:t>
      </w:r>
      <w:r w:rsidR="00910F84" w:rsidRPr="003F072B">
        <w:rPr>
          <w:rStyle w:val="afffd"/>
          <w:rFonts w:hint="cs"/>
          <w:rtl/>
        </w:rPr>
        <w:t>'</w:t>
      </w:r>
      <w:r w:rsidR="00910F84" w:rsidRPr="003F072B">
        <w:rPr>
          <w:rStyle w:val="afffd"/>
          <w:rtl/>
        </w:rPr>
        <w:t xml:space="preserve">! </w:t>
      </w:r>
      <w:r w:rsidRPr="00851CCB">
        <w:rPr>
          <w:rStyle w:val="affff1"/>
          <w:rFonts w:hint="cs"/>
          <w:rtl/>
        </w:rPr>
        <w:t>-היינו</w:t>
      </w:r>
      <w:r>
        <w:rPr>
          <w:rFonts w:hint="cs"/>
          <w:rtl/>
        </w:rPr>
        <w:t xml:space="preserve"> </w:t>
      </w:r>
      <w:r w:rsidR="00910F84" w:rsidRPr="00C35A2C">
        <w:rPr>
          <w:rtl/>
        </w:rPr>
        <w:t>לשמחת עונה.</w:t>
      </w:r>
    </w:p>
    <w:p w14:paraId="3A4A53AE" w14:textId="77777777" w:rsidR="00851CCB" w:rsidRDefault="00851CCB" w:rsidP="00851CCB">
      <w:pPr>
        <w:pStyle w:val="36"/>
        <w:framePr w:wrap="notBeside"/>
        <w:rPr>
          <w:rtl/>
        </w:rPr>
      </w:pPr>
      <w:r>
        <w:rPr>
          <w:rFonts w:hint="cs"/>
          <w:rtl/>
        </w:rPr>
        <w:t>והך ד</w:t>
      </w:r>
    </w:p>
    <w:p w14:paraId="71C3E813" w14:textId="105C26D4" w:rsidR="00910F84" w:rsidRPr="00C35A2C" w:rsidRDefault="00910F84" w:rsidP="00910F84">
      <w:pPr>
        <w:rPr>
          <w:rtl/>
        </w:rPr>
      </w:pPr>
      <w:r w:rsidRPr="003F072B">
        <w:rPr>
          <w:rStyle w:val="afffd"/>
          <w:rFonts w:hint="cs"/>
          <w:rtl/>
        </w:rPr>
        <w:t>'</w:t>
      </w:r>
      <w:r w:rsidRPr="003F072B">
        <w:rPr>
          <w:rStyle w:val="afffd"/>
          <w:rtl/>
        </w:rPr>
        <w:t>למען ייטב להם ולבניהם וגו'!</w:t>
      </w:r>
      <w:r w:rsidRPr="00C35A2C">
        <w:rPr>
          <w:rtl/>
        </w:rPr>
        <w:t xml:space="preserve"> לאותן העומדים על הר סיני.</w:t>
      </w:r>
    </w:p>
    <w:p w14:paraId="30992F81" w14:textId="77777777" w:rsidR="00851CCB" w:rsidRDefault="00910F84" w:rsidP="00851CCB">
      <w:pPr>
        <w:pStyle w:val="36"/>
        <w:framePr w:wrap="notBeside"/>
        <w:rPr>
          <w:rtl/>
        </w:rPr>
      </w:pPr>
      <w:r w:rsidRPr="00C35A2C">
        <w:rPr>
          <w:rtl/>
        </w:rPr>
        <w:t>ו</w:t>
      </w:r>
      <w:r w:rsidRPr="00C35A2C">
        <w:rPr>
          <w:rFonts w:hint="cs"/>
          <w:rtl/>
        </w:rPr>
        <w:t>א</w:t>
      </w:r>
      <w:r w:rsidRPr="00C35A2C">
        <w:rPr>
          <w:rtl/>
        </w:rPr>
        <w:t>ר</w:t>
      </w:r>
      <w:r>
        <w:rPr>
          <w:rtl/>
        </w:rPr>
        <w:t>"</w:t>
      </w:r>
      <w:r w:rsidRPr="00C35A2C">
        <w:rPr>
          <w:rtl/>
        </w:rPr>
        <w:t>ל</w:t>
      </w:r>
      <w:r w:rsidRPr="00C35A2C">
        <w:rPr>
          <w:rFonts w:hint="cs"/>
          <w:rtl/>
        </w:rPr>
        <w:t>:</w:t>
      </w:r>
    </w:p>
    <w:p w14:paraId="03AB0DED" w14:textId="557F7EEA" w:rsidR="00910F84" w:rsidRDefault="00910F84" w:rsidP="00910F84">
      <w:pPr>
        <w:rPr>
          <w:rtl/>
        </w:rPr>
      </w:pPr>
      <w:r w:rsidRPr="00C35A2C">
        <w:rPr>
          <w:rFonts w:hint="cs"/>
          <w:rtl/>
        </w:rPr>
        <w:t xml:space="preserve"> </w:t>
      </w:r>
      <w:r w:rsidRPr="003F072B">
        <w:rPr>
          <w:rStyle w:val="afffd"/>
          <w:rFonts w:hint="cs"/>
          <w:rtl/>
        </w:rPr>
        <w:t>'</w:t>
      </w:r>
      <w:r w:rsidRPr="003F072B">
        <w:rPr>
          <w:rStyle w:val="afffd"/>
          <w:rtl/>
        </w:rPr>
        <w:t xml:space="preserve">זה ספר תולדות אדם וגו' </w:t>
      </w:r>
      <w:r w:rsidRPr="00C35A2C">
        <w:rPr>
          <w:rtl/>
        </w:rPr>
        <w:t>וכי ספר היה לו לאדם הראשון? מלמד שהראה הקב</w:t>
      </w:r>
      <w:r>
        <w:rPr>
          <w:rtl/>
        </w:rPr>
        <w:t>"</w:t>
      </w:r>
      <w:r>
        <w:rPr>
          <w:rtl/>
        </w:rPr>
        <w:t xml:space="preserve">ה לאדם הראשון דור דור ודורשיו, דור דור וחכמיו, דור דור ופרנסיו, כיון שהגיע לדורו של </w:t>
      </w:r>
      <w:r>
        <w:rPr>
          <w:rStyle w:val="affff1"/>
          <w:rtl/>
          <w:rPrChange w:id="9023" w:author="מנוע אמוראים" w:date="2026-10-05T16:41:56Z">
            <w:rPr>
              <w:rtl/>
            </w:rPr>
          </w:rPrChange>
        </w:rPr>
        <w:t xml:space="preserve">ר</w:t>
      </w:r>
      <w:r>
        <w:rPr>
          <w:rStyle w:val="affff1"/>
          <w:rtl/>
          <w:rPrChange w:id="9024" w:author="מנוע אמוראים" w:date="2026-10-05T16:41:56Z">
            <w:rPr>
              <w:rtl/>
            </w:rPr>
          </w:rPrChange>
        </w:rPr>
        <w:t xml:space="preserve">"</w:t>
      </w:r>
      <w:r>
        <w:rPr>
          <w:rStyle w:val="affff1"/>
          <w:rtl/>
          <w:rPrChange w:id="9025" w:author="מנוע אמוראים" w:date="2026-10-05T16:41:56Z">
            <w:rPr>
              <w:rtl/>
            </w:rPr>
          </w:rPrChange>
        </w:rPr>
        <w:t xml:space="preserve">ע</w:t>
      </w:r>
      <w:r>
        <w:rPr>
          <w:rtl/>
        </w:rPr>
        <w:t xml:space="preserve">, שמח בתורתו ונתעצב במיתתו, אמר: </w:t>
      </w:r>
      <w:r w:rsidRPr="00851CCB">
        <w:rPr>
          <w:rStyle w:val="afffd"/>
          <w:rtl/>
        </w:rPr>
        <w:t>ולי מה יקרו רעיך אל</w:t>
      </w:r>
    </w:p>
    <w:p w14:paraId="0B7D6180" w14:textId="77777777" w:rsidR="00851CCB" w:rsidRDefault="00910F84" w:rsidP="00851CCB">
      <w:pPr>
        <w:pStyle w:val="36"/>
        <w:framePr w:wrap="notBeside"/>
        <w:rPr>
          <w:rtl/>
        </w:rPr>
      </w:pPr>
      <w:r w:rsidRPr="00C35A2C">
        <w:rPr>
          <w:rtl/>
        </w:rPr>
        <w:t>וא</w:t>
      </w:r>
      <w:r>
        <w:rPr>
          <w:rtl/>
        </w:rPr>
        <w:t>"</w:t>
      </w:r>
      <w:r w:rsidRPr="00C35A2C">
        <w:rPr>
          <w:rtl/>
        </w:rPr>
        <w:t>ר יוסי:</w:t>
      </w:r>
    </w:p>
    <w:p w14:paraId="16D88089" w14:textId="30700648" w:rsidR="00851CCB" w:rsidRDefault="00910F84" w:rsidP="00910F84">
      <w:pPr>
        <w:rPr>
          <w:rStyle w:val="afffd"/>
          <w:rtl/>
        </w:rPr>
      </w:pPr>
      <w:r w:rsidRPr="00851CCB">
        <w:rPr>
          <w:rStyle w:val="afff"/>
          <w:rtl/>
        </w:rPr>
        <w:t>אין בן דוד בא</w:t>
      </w:r>
      <w:r w:rsidRPr="00CD480F">
        <w:rPr>
          <w:rStyle w:val="afff"/>
          <w:rtl/>
        </w:rPr>
        <w:t xml:space="preserve"> עד שיכלו נשמות שבגוף,</w:t>
      </w:r>
      <w:r w:rsidR="00851CCB" w:rsidRPr="00CD480F">
        <w:rPr>
          <w:rStyle w:val="affff8"/>
          <w:rFonts w:hint="cs"/>
          <w:rtl/>
        </w:rPr>
        <w:t>אוצר נשמות ושמו 'גוף'</w:t>
      </w:r>
      <w:r w:rsidRPr="00CD480F">
        <w:rPr>
          <w:rtl/>
        </w:rPr>
        <w:t xml:space="preserve"> </w:t>
      </w:r>
      <w:r w:rsidR="00851CCB" w:rsidRPr="00CD480F">
        <w:rPr>
          <w:rFonts w:hint="cs"/>
          <w:rtl/>
        </w:rPr>
        <w:t>ד</w:t>
      </w:r>
      <w:r w:rsidRPr="00CD480F">
        <w:rPr>
          <w:rStyle w:val="afffd"/>
          <w:spacing w:val="0"/>
          <w:rtl/>
        </w:rPr>
        <w:t>'כי לא לעולם אריב ולא לנצח אקצוף כי רוח מלפני יעטוף ונשמות אני עשיתי</w:t>
      </w:r>
      <w:r w:rsidRPr="00CD480F">
        <w:rPr>
          <w:rStyle w:val="afffd"/>
          <w:rFonts w:hint="cs"/>
          <w:spacing w:val="0"/>
          <w:rtl/>
        </w:rPr>
        <w:t>'</w:t>
      </w:r>
      <w:r w:rsidRPr="00CD480F">
        <w:rPr>
          <w:rStyle w:val="afffd"/>
          <w:spacing w:val="0"/>
          <w:rtl/>
        </w:rPr>
        <w:t xml:space="preserve"> </w:t>
      </w:r>
    </w:p>
    <w:p w14:paraId="653E3B75" w14:textId="77777777" w:rsidR="00851CCB" w:rsidRDefault="00851CCB" w:rsidP="00851CCB">
      <w:pPr>
        <w:pStyle w:val="36"/>
        <w:framePr w:wrap="notBeside"/>
        <w:rPr>
          <w:rtl/>
        </w:rPr>
      </w:pPr>
      <w:r>
        <w:rPr>
          <w:rStyle w:val="afffd"/>
          <w:rFonts w:hint="cs"/>
          <w:rtl/>
        </w:rPr>
        <w:t xml:space="preserve">- </w:t>
      </w:r>
      <w:r w:rsidR="00910F84" w:rsidRPr="00C35A2C">
        <w:rPr>
          <w:rtl/>
        </w:rPr>
        <w:t>לא תימא</w:t>
      </w:r>
    </w:p>
    <w:p w14:paraId="2FA92EF9" w14:textId="77777777" w:rsidR="00851CCB" w:rsidRDefault="00910F84" w:rsidP="00CD480F">
      <w:pPr>
        <w:spacing w:after="120"/>
        <w:rPr>
          <w:rStyle w:val="affff8"/>
          <w:rtl/>
        </w:rPr>
      </w:pPr>
      <w:r w:rsidRPr="00C35A2C">
        <w:rPr>
          <w:rtl/>
        </w:rPr>
        <w:t xml:space="preserve">אנו לא באנו לעולם, אלא </w:t>
      </w:r>
      <w:r w:rsidRPr="00851CCB">
        <w:rPr>
          <w:rStyle w:val="afff"/>
          <w:rtl/>
        </w:rPr>
        <w:t>כמי שלא באנו לעולם.</w:t>
      </w:r>
      <w:r w:rsidR="00851CCB">
        <w:rPr>
          <w:rStyle w:val="afff"/>
          <w:rFonts w:hint="cs"/>
          <w:rtl/>
        </w:rPr>
        <w:t xml:space="preserve"> </w:t>
      </w:r>
    </w:p>
    <w:p w14:paraId="7387BEA4" w14:textId="77777777" w:rsidR="00851CCB" w:rsidRDefault="00851CCB" w:rsidP="00851CCB">
      <w:pPr>
        <w:rPr>
          <w:rtl/>
        </w:rPr>
      </w:pPr>
      <w:r>
        <w:rPr>
          <w:rStyle w:val="affff8"/>
          <w:rFonts w:hint="cs"/>
          <w:rtl/>
        </w:rPr>
        <w:t>ו</w:t>
      </w:r>
      <w:r w:rsidRPr="00851CCB">
        <w:rPr>
          <w:rStyle w:val="affff8"/>
          <w:rFonts w:hint="cs"/>
          <w:rtl/>
        </w:rPr>
        <w:t>אי לא חטאו לא מתו</w:t>
      </w:r>
      <w:r>
        <w:rPr>
          <w:rStyle w:val="affff8"/>
          <w:rFonts w:hint="cs"/>
          <w:rtl/>
        </w:rPr>
        <w:t xml:space="preserve"> </w:t>
      </w:r>
      <w:r>
        <w:rPr>
          <w:rFonts w:hint="cs"/>
          <w:rtl/>
        </w:rPr>
        <w:t>ו</w:t>
      </w:r>
      <w:r w:rsidRPr="00851CCB">
        <w:rPr>
          <w:rFonts w:hint="cs"/>
          <w:rtl/>
        </w:rPr>
        <w:t>פרשת</w:t>
      </w:r>
      <w:r>
        <w:rPr>
          <w:rFonts w:ascii="BA TM • Vilna Extra-Bold" w:hAnsi="BA TM • Vilna Extra-Bold" w:cs="BA TM • Vilna Extra-Bold" w:hint="cs"/>
          <w:color w:val="767171" w:themeColor="background2" w:themeShade="80"/>
          <w:spacing w:val="2"/>
          <w:sz w:val="14"/>
          <w:szCs w:val="14"/>
          <w:rtl/>
        </w:rPr>
        <w:t xml:space="preserve"> </w:t>
      </w:r>
      <w:r w:rsidR="00910F84" w:rsidRPr="00C35A2C">
        <w:rPr>
          <w:rFonts w:hint="cs"/>
          <w:rtl/>
        </w:rPr>
        <w:t>יבמות ופרשת נחלות על תנאי הן</w:t>
      </w:r>
      <w:r>
        <w:rPr>
          <w:rFonts w:hint="cs"/>
          <w:rtl/>
        </w:rPr>
        <w:t>!</w:t>
      </w:r>
      <w:r w:rsidR="00910F84" w:rsidRPr="00C35A2C">
        <w:rPr>
          <w:rFonts w:hint="cs"/>
          <w:rtl/>
        </w:rPr>
        <w:t xml:space="preserve"> </w:t>
      </w:r>
    </w:p>
    <w:p w14:paraId="6544E31D" w14:textId="77777777" w:rsidR="00851CCB" w:rsidRDefault="00910F84" w:rsidP="00851CCB">
      <w:pPr>
        <w:pStyle w:val="36"/>
        <w:framePr w:wrap="notBeside"/>
        <w:rPr>
          <w:rtl/>
        </w:rPr>
      </w:pPr>
      <w:r w:rsidRPr="00851CCB">
        <w:rPr>
          <w:rStyle w:val="affff1"/>
          <w:rFonts w:hint="cs"/>
          <w:rtl/>
        </w:rPr>
        <w:t>כדרשב</w:t>
      </w:r>
      <w:r w:rsidRPr="00851CCB">
        <w:rPr>
          <w:rStyle w:val="affff1"/>
          <w:rtl/>
        </w:rPr>
        <w:t>"</w:t>
      </w:r>
      <w:r w:rsidRPr="00851CCB">
        <w:rPr>
          <w:rStyle w:val="affff1"/>
          <w:rFonts w:hint="cs"/>
          <w:rtl/>
        </w:rPr>
        <w:t>ל</w:t>
      </w:r>
      <w:r w:rsidRPr="00851CCB">
        <w:rPr>
          <w:rStyle w:val="affff1"/>
          <w:rtl/>
        </w:rPr>
        <w:t>:</w:t>
      </w:r>
    </w:p>
    <w:p w14:paraId="49992F1C" w14:textId="1677D203" w:rsidR="00910F84" w:rsidRPr="00C35A2C" w:rsidRDefault="00910F84" w:rsidP="00851CCB">
      <w:pPr>
        <w:rPr>
          <w:rtl/>
        </w:rPr>
      </w:pPr>
      <w:r w:rsidRPr="00522051">
        <w:rPr>
          <w:rStyle w:val="afffd"/>
          <w:rFonts w:hint="cs"/>
          <w:rtl/>
        </w:rPr>
        <w:t>'</w:t>
      </w:r>
      <w:r w:rsidRPr="00522051">
        <w:rPr>
          <w:rStyle w:val="afffd"/>
          <w:rtl/>
        </w:rPr>
        <w:t>ויהי ערב ויהי בקר יום הששי</w:t>
      </w:r>
      <w:r w:rsidRPr="00522051">
        <w:rPr>
          <w:rStyle w:val="afffd"/>
          <w:rFonts w:hint="cs"/>
          <w:rtl/>
        </w:rPr>
        <w:t>'</w:t>
      </w:r>
      <w:r w:rsidRPr="00C35A2C">
        <w:rPr>
          <w:rtl/>
        </w:rPr>
        <w:t xml:space="preserve"> </w:t>
      </w:r>
      <w:r w:rsidR="00851CCB">
        <w:rPr>
          <w:rFonts w:hint="cs"/>
          <w:rtl/>
        </w:rPr>
        <w:t>-</w:t>
      </w:r>
      <w:r w:rsidRPr="00C35A2C">
        <w:rPr>
          <w:rtl/>
        </w:rPr>
        <w:t>שהתנה הקב</w:t>
      </w:r>
      <w:r>
        <w:rPr>
          <w:rtl/>
        </w:rPr>
        <w:t>"</w:t>
      </w:r>
      <w:r w:rsidRPr="00C35A2C">
        <w:rPr>
          <w:rtl/>
        </w:rPr>
        <w:t>ה עם מעשה בראשית, ואמר: אם מקבלין ישראל את התורה מוטב, ואם לאו אחזיר אתכם לתוהו ובוהו.</w:t>
      </w:r>
      <w:r w:rsidR="00851CCB">
        <w:rPr>
          <w:rFonts w:hint="cs"/>
          <w:rtl/>
        </w:rPr>
        <w:t xml:space="preserve"> </w:t>
      </w:r>
    </w:p>
    <w:p w14:paraId="5E3CB50E" w14:textId="77777777" w:rsidR="00851CCB" w:rsidRDefault="00910F84" w:rsidP="00851CCB">
      <w:pPr>
        <w:pStyle w:val="36"/>
        <w:framePr w:wrap="notBeside"/>
        <w:rPr>
          <w:rtl/>
        </w:rPr>
      </w:pPr>
      <w:r w:rsidRPr="00C35A2C">
        <w:rPr>
          <w:rtl/>
        </w:rPr>
        <w:t>מיתיבי:</w:t>
      </w:r>
    </w:p>
    <w:p w14:paraId="66D9B975" w14:textId="41A595CC" w:rsidR="00A52ECE" w:rsidRDefault="00910F84" w:rsidP="00A52ECE">
      <w:pPr>
        <w:rPr>
          <w:rStyle w:val="afffd"/>
          <w:rtl/>
        </w:rPr>
      </w:pPr>
      <w:r w:rsidRPr="00CC6E58">
        <w:rPr>
          <w:rStyle w:val="afffd"/>
          <w:rFonts w:hint="cs"/>
          <w:rtl/>
        </w:rPr>
        <w:t>'</w:t>
      </w:r>
      <w:r w:rsidRPr="00CC6E58">
        <w:rPr>
          <w:rStyle w:val="afffd"/>
          <w:rtl/>
        </w:rPr>
        <w:t>מי יתן והיה לבבם זה להם</w:t>
      </w:r>
      <w:r w:rsidRPr="00CC6E58">
        <w:rPr>
          <w:rStyle w:val="afffd"/>
          <w:rFonts w:hint="cs"/>
          <w:rtl/>
        </w:rPr>
        <w:t>'</w:t>
      </w:r>
      <w:r w:rsidRPr="00CC6E58">
        <w:rPr>
          <w:rStyle w:val="afffd"/>
          <w:rtl/>
        </w:rPr>
        <w:t xml:space="preserve"> </w:t>
      </w:r>
      <w:r w:rsidRPr="00C35A2C">
        <w:rPr>
          <w:rtl/>
        </w:rPr>
        <w:t>- לבטל מהם מלאך המות א</w:t>
      </w:r>
      <w:r>
        <w:rPr>
          <w:rtl/>
        </w:rPr>
        <w:t>"</w:t>
      </w:r>
      <w:r w:rsidRPr="00C35A2C">
        <w:rPr>
          <w:rtl/>
        </w:rPr>
        <w:t>א שכבר נגזרה גזרה,</w:t>
      </w:r>
      <w:r w:rsidR="00851CCB">
        <w:rPr>
          <w:rFonts w:hint="cs"/>
          <w:rtl/>
        </w:rPr>
        <w:t xml:space="preserve"> </w:t>
      </w:r>
      <w:r w:rsidRPr="00C35A2C">
        <w:rPr>
          <w:rtl/>
        </w:rPr>
        <w:t xml:space="preserve">הא </w:t>
      </w:r>
      <w:r w:rsidRPr="00A52ECE">
        <w:rPr>
          <w:rStyle w:val="afff"/>
          <w:rtl/>
        </w:rPr>
        <w:t>לא קיבלו ישראל את התורה אלא כדי שלא תהא אומה ולשון שולטת בהן</w:t>
      </w:r>
      <w:r w:rsidRPr="00C35A2C">
        <w:rPr>
          <w:rtl/>
        </w:rPr>
        <w:t>,</w:t>
      </w:r>
      <w:r w:rsidR="00851CCB">
        <w:rPr>
          <w:rFonts w:hint="cs"/>
          <w:rtl/>
        </w:rPr>
        <w:t xml:space="preserve"> </w:t>
      </w:r>
      <w:r w:rsidRPr="00851CCB">
        <w:rPr>
          <w:rStyle w:val="affff1"/>
          <w:rtl/>
        </w:rPr>
        <w:t>שנא</w:t>
      </w:r>
      <w:r w:rsidRPr="00851CCB">
        <w:rPr>
          <w:rStyle w:val="affff1"/>
          <w:rFonts w:hint="cs"/>
          <w:rtl/>
        </w:rPr>
        <w:t>'</w:t>
      </w:r>
      <w:r w:rsidRPr="00851CCB">
        <w:rPr>
          <w:rStyle w:val="affff1"/>
          <w:rtl/>
        </w:rPr>
        <w:t>:</w:t>
      </w:r>
      <w:r w:rsidRPr="00C35A2C">
        <w:rPr>
          <w:rtl/>
        </w:rPr>
        <w:t xml:space="preserve"> </w:t>
      </w:r>
      <w:r w:rsidRPr="00CC6E58">
        <w:rPr>
          <w:rStyle w:val="afffd"/>
          <w:rFonts w:hint="cs"/>
          <w:rtl/>
        </w:rPr>
        <w:t>'</w:t>
      </w:r>
      <w:r w:rsidRPr="00CC6E58">
        <w:rPr>
          <w:rStyle w:val="afffd"/>
          <w:rtl/>
        </w:rPr>
        <w:t>למען ייטב להם ולבניהם עד עולם</w:t>
      </w:r>
      <w:r w:rsidRPr="00CC6E58">
        <w:rPr>
          <w:rStyle w:val="afffd"/>
          <w:rFonts w:hint="cs"/>
          <w:rtl/>
        </w:rPr>
        <w:t>'</w:t>
      </w:r>
    </w:p>
    <w:p w14:paraId="3D1C78E7" w14:textId="77777777" w:rsidR="00851CCB" w:rsidRDefault="00910F84" w:rsidP="00851CCB">
      <w:pPr>
        <w:pStyle w:val="36"/>
        <w:framePr w:wrap="notBeside"/>
        <w:rPr>
          <w:rtl/>
        </w:rPr>
      </w:pPr>
      <w:r w:rsidRPr="00C35A2C">
        <w:rPr>
          <w:rtl/>
        </w:rPr>
        <w:t>כרבי יוסי:</w:t>
      </w:r>
    </w:p>
    <w:p w14:paraId="008A09F9" w14:textId="481B7F1E" w:rsidR="00910F84" w:rsidRPr="00C35A2C" w:rsidRDefault="00910F84" w:rsidP="00910F84">
      <w:pPr>
        <w:rPr>
          <w:rtl/>
        </w:rPr>
      </w:pPr>
      <w:r w:rsidRPr="00C35A2C">
        <w:rPr>
          <w:rtl/>
        </w:rPr>
        <w:t xml:space="preserve">לא קיבלו ישראל את התורה אלא </w:t>
      </w:r>
      <w:r w:rsidRPr="00A52ECE">
        <w:rPr>
          <w:rStyle w:val="afff"/>
          <w:rtl/>
        </w:rPr>
        <w:t>כדי שלא יהא מלאך המות שולט בהן,</w:t>
      </w:r>
      <w:r w:rsidRPr="00C35A2C">
        <w:rPr>
          <w:rtl/>
        </w:rPr>
        <w:t xml:space="preserve"> </w:t>
      </w:r>
      <w:r w:rsidRPr="00851CCB">
        <w:rPr>
          <w:rStyle w:val="affff1"/>
          <w:rtl/>
        </w:rPr>
        <w:t>שנא</w:t>
      </w:r>
      <w:r w:rsidRPr="00851CCB">
        <w:rPr>
          <w:rStyle w:val="affff1"/>
          <w:rFonts w:hint="cs"/>
          <w:rtl/>
        </w:rPr>
        <w:t>'</w:t>
      </w:r>
      <w:r w:rsidRPr="00851CCB">
        <w:rPr>
          <w:rStyle w:val="affff1"/>
          <w:rtl/>
        </w:rPr>
        <w:t>:</w:t>
      </w:r>
      <w:r w:rsidRPr="00C35A2C">
        <w:rPr>
          <w:rtl/>
        </w:rPr>
        <w:t xml:space="preserve"> </w:t>
      </w:r>
      <w:r w:rsidRPr="00CC6E58">
        <w:rPr>
          <w:rStyle w:val="afffd"/>
          <w:rFonts w:hint="cs"/>
          <w:rtl/>
        </w:rPr>
        <w:t>'</w:t>
      </w:r>
      <w:r w:rsidRPr="00CC6E58">
        <w:rPr>
          <w:rStyle w:val="afffd"/>
          <w:rtl/>
        </w:rPr>
        <w:t>אני אמרתי אלהים אתם ובני עליון כלכם, חבלתם מעשיכם אכן כאדם תמותון</w:t>
      </w:r>
      <w:r w:rsidRPr="00CC6E58">
        <w:rPr>
          <w:rStyle w:val="afffd"/>
          <w:rFonts w:hint="cs"/>
          <w:rtl/>
        </w:rPr>
        <w:t>'</w:t>
      </w:r>
      <w:r w:rsidRPr="00CC6E58">
        <w:rPr>
          <w:rStyle w:val="afffd"/>
          <w:rtl/>
        </w:rPr>
        <w:t>.</w:t>
      </w:r>
    </w:p>
    <w:p w14:paraId="135F8A77" w14:textId="77777777" w:rsidR="00851CCB" w:rsidRDefault="00910F84" w:rsidP="00851CCB">
      <w:pPr>
        <w:pStyle w:val="36"/>
        <w:framePr w:wrap="notBeside"/>
        <w:rPr>
          <w:rtl/>
        </w:rPr>
      </w:pPr>
      <w:r w:rsidRPr="00C35A2C">
        <w:rPr>
          <w:rtl/>
        </w:rPr>
        <w:t>ורבי יוסי</w:t>
      </w:r>
    </w:p>
    <w:p w14:paraId="0F8C9430" w14:textId="4DE56B9B" w:rsidR="00851CCB" w:rsidRPr="00CD480F" w:rsidRDefault="00910F84" w:rsidP="00A52ECE">
      <w:pPr>
        <w:rPr>
          <w:spacing w:val="-2"/>
          <w:rtl/>
        </w:rPr>
      </w:pPr>
      <w:r w:rsidRPr="00CD480F">
        <w:rPr>
          <w:rStyle w:val="afffd"/>
          <w:spacing w:val="-2"/>
          <w:rtl/>
        </w:rPr>
        <w:t>למען ייטב להם ולבניהם עד עולם</w:t>
      </w:r>
      <w:r w:rsidR="00CD480F" w:rsidRPr="00CD480F">
        <w:rPr>
          <w:rStyle w:val="afffd"/>
          <w:rFonts w:hint="cs"/>
          <w:spacing w:val="-2"/>
          <w:rtl/>
        </w:rPr>
        <w:t xml:space="preserve"> </w:t>
      </w:r>
      <w:r w:rsidR="00CD480F" w:rsidRPr="00CD480F">
        <w:rPr>
          <w:rFonts w:hint="cs"/>
          <w:spacing w:val="-2"/>
          <w:rtl/>
        </w:rPr>
        <w:t>כיון שאין מיתה</w:t>
      </w:r>
      <w:r w:rsidR="00CD480F" w:rsidRPr="00CD480F">
        <w:rPr>
          <w:rStyle w:val="afffd"/>
          <w:rFonts w:hint="cs"/>
          <w:spacing w:val="-2"/>
          <w:rtl/>
        </w:rPr>
        <w:t xml:space="preserve"> </w:t>
      </w:r>
      <w:r w:rsidR="00CD480F" w:rsidRPr="00CD480F">
        <w:rPr>
          <w:rFonts w:hint="cs"/>
          <w:spacing w:val="-2"/>
          <w:rtl/>
        </w:rPr>
        <w:t>אין טובה גולה מזו</w:t>
      </w:r>
    </w:p>
    <w:p w14:paraId="19C6F585" w14:textId="77777777" w:rsidR="00851CCB" w:rsidRDefault="00910F84" w:rsidP="00851CCB">
      <w:pPr>
        <w:pStyle w:val="36"/>
        <w:framePr w:wrap="notBeside"/>
        <w:rPr>
          <w:rtl/>
        </w:rPr>
      </w:pPr>
      <w:r>
        <w:rPr>
          <w:rtl/>
        </w:rPr>
        <w:t xml:space="preserve">- </w:t>
      </w:r>
      <w:r w:rsidRPr="00C35A2C">
        <w:rPr>
          <w:rtl/>
        </w:rPr>
        <w:t>ות</w:t>
      </w:r>
      <w:r>
        <w:rPr>
          <w:rtl/>
        </w:rPr>
        <w:t>"</w:t>
      </w:r>
      <w:r w:rsidRPr="00C35A2C">
        <w:rPr>
          <w:rtl/>
        </w:rPr>
        <w:t xml:space="preserve">ק </w:t>
      </w:r>
      <w:r w:rsidRPr="00C35A2C">
        <w:rPr>
          <w:rFonts w:hint="cs"/>
          <w:rtl/>
        </w:rPr>
        <w:t>הך</w:t>
      </w:r>
    </w:p>
    <w:p w14:paraId="594722B1" w14:textId="77777777" w:rsidR="00A52ECE" w:rsidRDefault="00910F84" w:rsidP="00851CCB">
      <w:pPr>
        <w:rPr>
          <w:rtl/>
        </w:rPr>
      </w:pPr>
      <w:r w:rsidRPr="00C35A2C">
        <w:rPr>
          <w:rFonts w:hint="cs"/>
          <w:rtl/>
        </w:rPr>
        <w:t xml:space="preserve"> </w:t>
      </w:r>
      <w:r w:rsidRPr="00FF1C37">
        <w:rPr>
          <w:rStyle w:val="afffd"/>
          <w:rFonts w:hint="cs"/>
          <w:rtl/>
        </w:rPr>
        <w:t>ד'</w:t>
      </w:r>
      <w:r w:rsidRPr="00FF1C37">
        <w:rPr>
          <w:rStyle w:val="afffd"/>
          <w:rtl/>
        </w:rPr>
        <w:t>אכן כאדם תמותון</w:t>
      </w:r>
      <w:r w:rsidRPr="00FF1C37">
        <w:rPr>
          <w:rStyle w:val="afffd"/>
          <w:rFonts w:hint="cs"/>
          <w:rtl/>
        </w:rPr>
        <w:t xml:space="preserve">' </w:t>
      </w:r>
      <w:r w:rsidRPr="00C35A2C">
        <w:rPr>
          <w:rtl/>
        </w:rPr>
        <w:t xml:space="preserve">עניות, </w:t>
      </w:r>
    </w:p>
    <w:p w14:paraId="0B72FC7B" w14:textId="3FD7EA5F" w:rsidR="00910F84" w:rsidRPr="00C35A2C" w:rsidRDefault="00910F84" w:rsidP="00851CCB">
      <w:pPr>
        <w:rPr>
          <w:rtl/>
        </w:rPr>
      </w:pPr>
      <w:r w:rsidRPr="00C35A2C">
        <w:rPr>
          <w:rtl/>
        </w:rPr>
        <w:t xml:space="preserve">ארבעה חשובים כמתים, </w:t>
      </w:r>
      <w:r w:rsidRPr="00A52ECE">
        <w:rPr>
          <w:rStyle w:val="afff"/>
          <w:rtl/>
        </w:rPr>
        <w:t>עני, סומא, ומצורע, ומי שאין לו בנים</w:t>
      </w:r>
      <w:r w:rsidRPr="00C35A2C">
        <w:rPr>
          <w:rtl/>
        </w:rPr>
        <w:t>.</w:t>
      </w:r>
    </w:p>
    <w:p w14:paraId="554CB1C1" w14:textId="34EE8F03" w:rsidR="00910F84" w:rsidRPr="00C35A2C" w:rsidRDefault="00910F84" w:rsidP="00A52ECE">
      <w:pPr>
        <w:rPr>
          <w:rtl/>
        </w:rPr>
      </w:pPr>
      <w:r w:rsidRPr="00A52ECE">
        <w:rPr>
          <w:rStyle w:val="afff"/>
          <w:rtl/>
        </w:rPr>
        <w:t>עני,</w:t>
      </w:r>
      <w:r w:rsidRPr="00C35A2C">
        <w:rPr>
          <w:rtl/>
        </w:rPr>
        <w:t xml:space="preserve"> </w:t>
      </w:r>
      <w:r w:rsidRPr="00CC6E58">
        <w:rPr>
          <w:rStyle w:val="afffd"/>
          <w:rtl/>
        </w:rPr>
        <w:t>ד</w:t>
      </w:r>
      <w:r w:rsidRPr="00CC6E58">
        <w:rPr>
          <w:rStyle w:val="afffd"/>
          <w:rFonts w:hint="cs"/>
          <w:rtl/>
        </w:rPr>
        <w:t>'</w:t>
      </w:r>
      <w:r w:rsidRPr="00CC6E58">
        <w:rPr>
          <w:rStyle w:val="afffd"/>
          <w:rtl/>
        </w:rPr>
        <w:t>כי מתו כל האנשים</w:t>
      </w:r>
      <w:r w:rsidRPr="00CC6E58">
        <w:rPr>
          <w:rStyle w:val="afffd"/>
          <w:rFonts w:hint="cs"/>
          <w:rtl/>
        </w:rPr>
        <w:t>'</w:t>
      </w:r>
      <w:r w:rsidRPr="00C35A2C">
        <w:rPr>
          <w:rtl/>
        </w:rPr>
        <w:t>,</w:t>
      </w:r>
      <w:r w:rsidRPr="00C35A2C">
        <w:rPr>
          <w:rFonts w:hint="cs"/>
          <w:rtl/>
        </w:rPr>
        <w:t xml:space="preserve"> </w:t>
      </w:r>
      <w:r w:rsidRPr="00A52ECE">
        <w:rPr>
          <w:rStyle w:val="affff8"/>
          <w:rFonts w:hint="cs"/>
          <w:rtl/>
        </w:rPr>
        <w:t>והיינו ד</w:t>
      </w:r>
      <w:r w:rsidRPr="00A52ECE">
        <w:rPr>
          <w:rStyle w:val="affff8"/>
          <w:rtl/>
        </w:rPr>
        <w:t>תן ואבירם</w:t>
      </w:r>
      <w:r w:rsidRPr="00A52ECE">
        <w:rPr>
          <w:rStyle w:val="affff8"/>
          <w:rFonts w:hint="cs"/>
          <w:rtl/>
        </w:rPr>
        <w:t xml:space="preserve"> </w:t>
      </w:r>
      <w:r w:rsidR="00A52ECE">
        <w:rPr>
          <w:rStyle w:val="affff8"/>
          <w:rFonts w:hint="cs"/>
          <w:rtl/>
        </w:rPr>
        <w:t>ש</w:t>
      </w:r>
      <w:r w:rsidRPr="00A52ECE">
        <w:rPr>
          <w:rStyle w:val="affff8"/>
          <w:rFonts w:hint="cs"/>
          <w:rtl/>
        </w:rPr>
        <w:t>ירדו מנכסיהם</w:t>
      </w:r>
    </w:p>
    <w:p w14:paraId="7A4C265B" w14:textId="77777777" w:rsidR="00910F84" w:rsidRDefault="00910F84" w:rsidP="00A52ECE">
      <w:pPr>
        <w:rPr>
          <w:rtl/>
        </w:rPr>
      </w:pPr>
      <w:r w:rsidRPr="00A52ECE">
        <w:rPr>
          <w:rStyle w:val="afff"/>
          <w:rtl/>
        </w:rPr>
        <w:t>סומא</w:t>
      </w:r>
      <w:r w:rsidRPr="00A52ECE">
        <w:rPr>
          <w:rStyle w:val="afff"/>
          <w:rFonts w:hint="cs"/>
          <w:rtl/>
        </w:rPr>
        <w:t xml:space="preserve"> </w:t>
      </w:r>
      <w:r w:rsidRPr="00434000">
        <w:rPr>
          <w:rStyle w:val="afffd"/>
          <w:rFonts w:hint="cs"/>
          <w:rtl/>
        </w:rPr>
        <w:t>ד'</w:t>
      </w:r>
      <w:r w:rsidRPr="00434000">
        <w:rPr>
          <w:rStyle w:val="afffd"/>
          <w:rtl/>
        </w:rPr>
        <w:t>במחשכים הושיבני כמתי עולם</w:t>
      </w:r>
      <w:r w:rsidRPr="00434000">
        <w:rPr>
          <w:rStyle w:val="afffd"/>
          <w:rFonts w:hint="cs"/>
          <w:rtl/>
        </w:rPr>
        <w:t>'</w:t>
      </w:r>
    </w:p>
    <w:p w14:paraId="56686AD1" w14:textId="77777777" w:rsidR="00910F84" w:rsidRPr="00C35A2C" w:rsidRDefault="00910F84" w:rsidP="00A52ECE">
      <w:pPr>
        <w:rPr>
          <w:rtl/>
        </w:rPr>
      </w:pPr>
      <w:r w:rsidRPr="00A52ECE">
        <w:rPr>
          <w:rStyle w:val="afff"/>
          <w:rtl/>
        </w:rPr>
        <w:t>מצורע</w:t>
      </w:r>
      <w:r w:rsidRPr="00C35A2C">
        <w:rPr>
          <w:rFonts w:hint="cs"/>
          <w:rtl/>
        </w:rPr>
        <w:t xml:space="preserve"> </w:t>
      </w:r>
      <w:r w:rsidRPr="00434000">
        <w:rPr>
          <w:rStyle w:val="afffd"/>
          <w:rFonts w:hint="cs"/>
          <w:rtl/>
        </w:rPr>
        <w:t>ד'</w:t>
      </w:r>
      <w:r w:rsidRPr="00434000">
        <w:rPr>
          <w:rStyle w:val="afffd"/>
          <w:rtl/>
        </w:rPr>
        <w:t>אל נא תהי כמת</w:t>
      </w:r>
      <w:r w:rsidRPr="00434000">
        <w:rPr>
          <w:rStyle w:val="afffd"/>
          <w:rFonts w:hint="cs"/>
          <w:rtl/>
        </w:rPr>
        <w:t>'</w:t>
      </w:r>
    </w:p>
    <w:p w14:paraId="0DCC3EC2" w14:textId="657199D5" w:rsidR="00910F84" w:rsidRPr="00CD480F" w:rsidRDefault="00910F84" w:rsidP="00CD480F">
      <w:pPr>
        <w:spacing w:after="120"/>
        <w:rPr>
          <w:rtl/>
        </w:rPr>
      </w:pPr>
      <w:r w:rsidRPr="00A52ECE">
        <w:rPr>
          <w:rStyle w:val="afff"/>
          <w:rtl/>
        </w:rPr>
        <w:t>ומי שאין לו בנים</w:t>
      </w:r>
      <w:r w:rsidRPr="00C35A2C">
        <w:rPr>
          <w:rtl/>
        </w:rPr>
        <w:t xml:space="preserve"> </w:t>
      </w:r>
      <w:r w:rsidRPr="00434000">
        <w:rPr>
          <w:rStyle w:val="afffd"/>
          <w:rtl/>
        </w:rPr>
        <w:t>ד</w:t>
      </w:r>
      <w:r w:rsidRPr="00434000">
        <w:rPr>
          <w:rStyle w:val="afffd"/>
          <w:rFonts w:hint="cs"/>
          <w:rtl/>
        </w:rPr>
        <w:t>'</w:t>
      </w:r>
      <w:r w:rsidRPr="00434000">
        <w:rPr>
          <w:rStyle w:val="afffd"/>
          <w:rtl/>
        </w:rPr>
        <w:t>הבה לי בנים ואם אין מתה אנכי</w:t>
      </w:r>
      <w:r w:rsidRPr="00434000">
        <w:rPr>
          <w:rStyle w:val="afffd"/>
          <w:rFonts w:hint="cs"/>
          <w:rtl/>
        </w:rPr>
        <w:t>'</w:t>
      </w:r>
      <w:r w:rsidRPr="00434000">
        <w:rPr>
          <w:rStyle w:val="afffd"/>
          <w:rtl/>
        </w:rPr>
        <w:t>.</w:t>
      </w:r>
    </w:p>
    <w:p w14:paraId="1308E054" w14:textId="44D874E1" w:rsidR="00A52ECE" w:rsidRDefault="00910F84" w:rsidP="00A52ECE">
      <w:pPr>
        <w:pStyle w:val="36"/>
        <w:framePr w:wrap="notBeside"/>
        <w:rPr>
          <w:rtl/>
        </w:rPr>
      </w:pPr>
      <w:r w:rsidRPr="00C35A2C">
        <w:rPr>
          <w:rFonts w:hint="cs"/>
          <w:rtl/>
        </w:rPr>
        <w:t>ת</w:t>
      </w:r>
      <w:r>
        <w:rPr>
          <w:rtl/>
        </w:rPr>
        <w:t>"</w:t>
      </w:r>
      <w:r w:rsidRPr="00C35A2C">
        <w:rPr>
          <w:rFonts w:hint="cs"/>
          <w:rtl/>
        </w:rPr>
        <w:t>ר</w:t>
      </w:r>
      <w:r w:rsidRPr="00C35A2C">
        <w:rPr>
          <w:rtl/>
        </w:rPr>
        <w:t>:</w:t>
      </w:r>
    </w:p>
    <w:p w14:paraId="6F90425C" w14:textId="607C139A" w:rsidR="00910F84" w:rsidRDefault="00910F84" w:rsidP="00910F84">
      <w:pPr>
        <w:rPr>
          <w:rtl/>
        </w:rPr>
      </w:pPr>
      <w:r w:rsidRPr="00FF1C37">
        <w:rPr>
          <w:rStyle w:val="afffd"/>
          <w:rtl/>
        </w:rPr>
        <w:t xml:space="preserve"> </w:t>
      </w:r>
      <w:r w:rsidRPr="00CD480F">
        <w:rPr>
          <w:rStyle w:val="afffd"/>
          <w:rFonts w:hint="cs"/>
          <w:u w:val="single"/>
          <w:rtl/>
        </w:rPr>
        <w:t>'</w:t>
      </w:r>
      <w:r w:rsidRPr="00CD480F">
        <w:rPr>
          <w:rStyle w:val="afffd"/>
          <w:u w:val="single"/>
          <w:rtl/>
        </w:rPr>
        <w:t>אם</w:t>
      </w:r>
      <w:r w:rsidRPr="00FF1C37">
        <w:rPr>
          <w:rStyle w:val="afffd"/>
          <w:rtl/>
        </w:rPr>
        <w:t xml:space="preserve"> בחקתי תלכו</w:t>
      </w:r>
      <w:r w:rsidRPr="00FF1C37">
        <w:rPr>
          <w:rStyle w:val="afffd"/>
          <w:rFonts w:hint="cs"/>
          <w:rtl/>
        </w:rPr>
        <w:t>'</w:t>
      </w:r>
      <w:r w:rsidRPr="00FF1C37">
        <w:rPr>
          <w:rStyle w:val="afffd"/>
          <w:rtl/>
        </w:rPr>
        <w:t xml:space="preserve"> </w:t>
      </w:r>
      <w:r w:rsidRPr="00C35A2C">
        <w:rPr>
          <w:rtl/>
        </w:rPr>
        <w:t>- אין אם אלא לשון תחנונים,</w:t>
      </w:r>
    </w:p>
    <w:p w14:paraId="420A6199" w14:textId="0F6ED329" w:rsidR="00910F84" w:rsidRPr="00C35A2C" w:rsidRDefault="00910F84" w:rsidP="00CD480F">
      <w:pPr>
        <w:spacing w:after="120"/>
        <w:rPr>
          <w:b/>
          <w:bCs/>
          <w:rtl/>
        </w:rPr>
      </w:pPr>
      <w:r w:rsidRPr="00A52ECE">
        <w:rPr>
          <w:rStyle w:val="affff1"/>
          <w:rtl/>
        </w:rPr>
        <w:t>וכן אומר:</w:t>
      </w:r>
      <w:r w:rsidRPr="00C35A2C">
        <w:rPr>
          <w:rtl/>
        </w:rPr>
        <w:t xml:space="preserve"> </w:t>
      </w:r>
      <w:r w:rsidRPr="00522051">
        <w:rPr>
          <w:rStyle w:val="afffd"/>
          <w:rtl/>
        </w:rPr>
        <w:t>לו עמי שומע לי וגו' כמעט אויביהם אכניע</w:t>
      </w:r>
      <w:r>
        <w:rPr>
          <w:rStyle w:val="afffd"/>
          <w:rFonts w:hint="cs"/>
          <w:rtl/>
        </w:rPr>
        <w:t>'</w:t>
      </w:r>
      <w:r w:rsidR="00CD480F">
        <w:rPr>
          <w:rStyle w:val="affff1"/>
          <w:rFonts w:hint="cs"/>
          <w:rtl/>
        </w:rPr>
        <w:t xml:space="preserve"> </w:t>
      </w:r>
      <w:r w:rsidRPr="00A52ECE">
        <w:rPr>
          <w:rStyle w:val="affff1"/>
          <w:rtl/>
        </w:rPr>
        <w:t>ואומר:</w:t>
      </w:r>
      <w:r w:rsidRPr="00C35A2C">
        <w:rPr>
          <w:rtl/>
        </w:rPr>
        <w:t xml:space="preserve"> </w:t>
      </w:r>
      <w:r w:rsidRPr="00CC6E58">
        <w:rPr>
          <w:rStyle w:val="afffd"/>
          <w:rFonts w:hint="cs"/>
          <w:rtl/>
        </w:rPr>
        <w:t>'</w:t>
      </w:r>
      <w:r w:rsidRPr="00CC6E58">
        <w:rPr>
          <w:rStyle w:val="afffd"/>
          <w:rtl/>
        </w:rPr>
        <w:t xml:space="preserve">לו הקשבת למצותי ויהי כנהר שלומך וגו' </w:t>
      </w:r>
      <w:r w:rsidRPr="00CC6E58">
        <w:rPr>
          <w:rStyle w:val="afffd"/>
          <w:rFonts w:hint="cs"/>
          <w:rtl/>
        </w:rPr>
        <w:t>'</w:t>
      </w:r>
      <w:r w:rsidRPr="00CC6E58">
        <w:rPr>
          <w:rStyle w:val="afffd"/>
          <w:rtl/>
        </w:rPr>
        <w:t>ויהי כחול זרעך וצאצאי מעיך וגו'.</w:t>
      </w:r>
    </w:p>
    <w:p w14:paraId="0930FA54" w14:textId="77777777" w:rsidR="00A52ECE" w:rsidRDefault="00910F84" w:rsidP="00A52ECE">
      <w:pPr>
        <w:pStyle w:val="36"/>
        <w:framePr w:wrap="notBeside"/>
        <w:rPr>
          <w:rtl/>
        </w:rPr>
      </w:pPr>
      <w:r w:rsidRPr="00C35A2C">
        <w:rPr>
          <w:rtl/>
        </w:rPr>
        <w:t>ת</w:t>
      </w:r>
      <w:r>
        <w:rPr>
          <w:rtl/>
        </w:rPr>
        <w:t>"</w:t>
      </w:r>
      <w:r w:rsidRPr="00C35A2C">
        <w:rPr>
          <w:rtl/>
        </w:rPr>
        <w:t>ר:</w:t>
      </w:r>
    </w:p>
    <w:p w14:paraId="234EFD28" w14:textId="1C195999" w:rsidR="00910F84" w:rsidRPr="00C35A2C" w:rsidRDefault="00910F84" w:rsidP="00910F84">
      <w:pPr>
        <w:rPr>
          <w:rtl/>
        </w:rPr>
      </w:pPr>
      <w:r w:rsidRPr="00095FC3">
        <w:rPr>
          <w:rStyle w:val="afffd"/>
          <w:rFonts w:hint="cs"/>
          <w:rtl/>
        </w:rPr>
        <w:t>'</w:t>
      </w:r>
      <w:r w:rsidRPr="00095FC3">
        <w:rPr>
          <w:rStyle w:val="afffd"/>
          <w:rtl/>
        </w:rPr>
        <w:t>מי יתן והיה לבבם זה להם</w:t>
      </w:r>
      <w:r w:rsidRPr="00095FC3">
        <w:rPr>
          <w:rStyle w:val="afffd"/>
          <w:rFonts w:hint="cs"/>
          <w:rtl/>
        </w:rPr>
        <w:t>'</w:t>
      </w:r>
      <w:r w:rsidRPr="00095FC3">
        <w:rPr>
          <w:rStyle w:val="afffd"/>
          <w:rtl/>
        </w:rPr>
        <w:t xml:space="preserve"> </w:t>
      </w:r>
      <w:r w:rsidRPr="00A52ECE">
        <w:rPr>
          <w:rStyle w:val="affff1"/>
          <w:rtl/>
        </w:rPr>
        <w:t>- אמר משה לישראל:</w:t>
      </w:r>
      <w:r w:rsidRPr="00C35A2C">
        <w:rPr>
          <w:rtl/>
        </w:rPr>
        <w:t xml:space="preserve"> כפויי טובה בני כפויי טובה, בשעה שאמר הקב</w:t>
      </w:r>
      <w:r>
        <w:rPr>
          <w:rtl/>
        </w:rPr>
        <w:t>"</w:t>
      </w:r>
      <w:r w:rsidRPr="00C35A2C">
        <w:rPr>
          <w:rtl/>
        </w:rPr>
        <w:t xml:space="preserve">ה לישראל: </w:t>
      </w:r>
      <w:r w:rsidRPr="00095FC3">
        <w:rPr>
          <w:rStyle w:val="afffd"/>
          <w:rFonts w:hint="cs"/>
          <w:rtl/>
        </w:rPr>
        <w:t>'</w:t>
      </w:r>
      <w:r w:rsidRPr="00095FC3">
        <w:rPr>
          <w:rStyle w:val="afffd"/>
          <w:rtl/>
        </w:rPr>
        <w:t>מי יתן והיה לבבם זה להם</w:t>
      </w:r>
      <w:r w:rsidRPr="00095FC3">
        <w:rPr>
          <w:rStyle w:val="afffd"/>
          <w:rFonts w:hint="cs"/>
          <w:rtl/>
        </w:rPr>
        <w:t>'</w:t>
      </w:r>
      <w:r w:rsidRPr="00095FC3">
        <w:rPr>
          <w:rStyle w:val="afffd"/>
          <w:rtl/>
        </w:rPr>
        <w:t>,</w:t>
      </w:r>
      <w:r w:rsidRPr="00C35A2C">
        <w:rPr>
          <w:rtl/>
        </w:rPr>
        <w:t xml:space="preserve"> היה להם לומר: תן אתה.</w:t>
      </w:r>
    </w:p>
    <w:p w14:paraId="2852A174" w14:textId="77777777" w:rsidR="00910F84" w:rsidRPr="00C35A2C" w:rsidRDefault="00910F84" w:rsidP="00910F84">
      <w:pPr>
        <w:pStyle w:val="aff6"/>
        <w:framePr w:wrap="around"/>
        <w:rPr>
          <w:rtl/>
        </w:rPr>
      </w:pPr>
      <w:r w:rsidRPr="00C35A2C">
        <w:rPr>
          <w:rFonts w:hint="cs"/>
          <w:rtl/>
        </w:rPr>
        <w:t>ה:</w:t>
      </w:r>
    </w:p>
    <w:p w14:paraId="0508A248" w14:textId="77777777" w:rsidR="00910F84" w:rsidRDefault="00910F84" w:rsidP="00910F84">
      <w:pPr>
        <w:rPr>
          <w:rtl/>
        </w:rPr>
      </w:pPr>
      <w:r w:rsidRPr="00C35A2C">
        <w:rPr>
          <w:rtl/>
        </w:rPr>
        <w:t xml:space="preserve">כפויי טובה, </w:t>
      </w:r>
      <w:r w:rsidRPr="00522051">
        <w:rPr>
          <w:rStyle w:val="afffd"/>
          <w:rtl/>
        </w:rPr>
        <w:t>ד</w:t>
      </w:r>
      <w:r w:rsidRPr="00522051">
        <w:rPr>
          <w:rStyle w:val="afffd"/>
          <w:rFonts w:hint="cs"/>
          <w:rtl/>
        </w:rPr>
        <w:t>'</w:t>
      </w:r>
      <w:r w:rsidRPr="00522051">
        <w:rPr>
          <w:rStyle w:val="afffd"/>
          <w:rtl/>
        </w:rPr>
        <w:t>ונפשנו קצה בלחם הקלוקל</w:t>
      </w:r>
      <w:r w:rsidRPr="00522051">
        <w:rPr>
          <w:rStyle w:val="afffd"/>
          <w:rFonts w:hint="cs"/>
          <w:rtl/>
        </w:rPr>
        <w:t>'</w:t>
      </w:r>
      <w:r w:rsidRPr="00C35A2C">
        <w:rPr>
          <w:rtl/>
        </w:rPr>
        <w:t>;</w:t>
      </w:r>
    </w:p>
    <w:p w14:paraId="37464E0B" w14:textId="4D5BF921" w:rsidR="00910F84" w:rsidRPr="00CD480F" w:rsidRDefault="00910F84" w:rsidP="00910F84">
      <w:pPr>
        <w:rPr>
          <w:rtl/>
        </w:rPr>
      </w:pPr>
      <w:r w:rsidRPr="00CD480F">
        <w:rPr>
          <w:rtl/>
        </w:rPr>
        <w:t xml:space="preserve">בני כפויי טובה </w:t>
      </w:r>
      <w:r w:rsidRPr="00CD480F">
        <w:rPr>
          <w:rStyle w:val="afffd"/>
          <w:spacing w:val="0"/>
          <w:rtl/>
        </w:rPr>
        <w:t>דהאשה אשר נתתה עמדי היא נתנה לי מן העץ ואוכל</w:t>
      </w:r>
    </w:p>
    <w:p w14:paraId="0B6167D0" w14:textId="5C27F363" w:rsidR="00910F84" w:rsidRPr="00C35A2C" w:rsidRDefault="00910F84" w:rsidP="00CD480F">
      <w:pPr>
        <w:rPr>
          <w:rtl/>
        </w:rPr>
      </w:pPr>
      <w:r w:rsidRPr="00C35A2C">
        <w:rPr>
          <w:rtl/>
        </w:rPr>
        <w:t>אף משה רבינו לא רמזה לישראל אלא לאחר ארבעים שנה,</w:t>
      </w:r>
      <w:r w:rsidR="00CD480F">
        <w:rPr>
          <w:rStyle w:val="affff1"/>
          <w:rFonts w:hint="cs"/>
          <w:rtl/>
        </w:rPr>
        <w:t xml:space="preserve"> ד</w:t>
      </w:r>
      <w:r w:rsidRPr="00095FC3">
        <w:rPr>
          <w:rStyle w:val="afffd"/>
          <w:rtl/>
        </w:rPr>
        <w:t>ואולך אתכם במדבר ארבעים שנה</w:t>
      </w:r>
      <w:r w:rsidRPr="00C35A2C">
        <w:rPr>
          <w:rtl/>
        </w:rPr>
        <w:t xml:space="preserve"> </w:t>
      </w:r>
      <w:r w:rsidRPr="00A52ECE">
        <w:rPr>
          <w:rStyle w:val="affff1"/>
          <w:rtl/>
        </w:rPr>
        <w:t>וכתיב:</w:t>
      </w:r>
      <w:r w:rsidRPr="00C35A2C">
        <w:rPr>
          <w:rtl/>
        </w:rPr>
        <w:t xml:space="preserve"> </w:t>
      </w:r>
      <w:r w:rsidRPr="00095FC3">
        <w:rPr>
          <w:rStyle w:val="afffd"/>
          <w:rFonts w:hint="cs"/>
          <w:rtl/>
        </w:rPr>
        <w:t>'</w:t>
      </w:r>
      <w:r w:rsidRPr="00095FC3">
        <w:rPr>
          <w:rStyle w:val="afffd"/>
          <w:rtl/>
        </w:rPr>
        <w:t xml:space="preserve">ולא נתן ה' </w:t>
      </w:r>
      <w:r w:rsidRPr="00C35A2C">
        <w:rPr>
          <w:rtl/>
        </w:rPr>
        <w:t>לכם לב וגו'.</w:t>
      </w:r>
    </w:p>
    <w:p w14:paraId="10B01988" w14:textId="7C12EA1F" w:rsidR="00A52ECE" w:rsidRDefault="00910F84" w:rsidP="00A52ECE">
      <w:pPr>
        <w:pStyle w:val="36"/>
        <w:framePr w:wrap="notBeside"/>
        <w:rPr>
          <w:rtl/>
        </w:rPr>
      </w:pPr>
      <w:r w:rsidRPr="00C35A2C">
        <w:rPr>
          <w:rtl/>
        </w:rPr>
        <w:t xml:space="preserve">רבה, </w:t>
      </w:r>
      <w:r w:rsidRPr="00507DB9">
        <w:rPr>
          <w:b/>
          <w:bCs/>
          <w:rtl/>
        </w:rPr>
        <w:t>ש</w:t>
      </w:r>
      <w:r>
        <w:rPr>
          <w:b/>
          <w:bCs/>
          <w:rtl/>
        </w:rPr>
        <w:t>"</w:t>
      </w:r>
      <w:r w:rsidRPr="00507DB9">
        <w:rPr>
          <w:b/>
          <w:bCs/>
          <w:rtl/>
        </w:rPr>
        <w:t>מ</w:t>
      </w:r>
      <w:r w:rsidRPr="00C35A2C">
        <w:rPr>
          <w:rtl/>
        </w:rPr>
        <w:t>:</w:t>
      </w:r>
    </w:p>
    <w:p w14:paraId="32D858BA" w14:textId="004911EB" w:rsidR="00910F84" w:rsidRPr="00CD480F" w:rsidRDefault="00CD480F" w:rsidP="00CD480F">
      <w:pPr>
        <w:spacing w:after="120"/>
        <w:rPr>
          <w:rStyle w:val="afff"/>
          <w:rtl/>
        </w:rPr>
      </w:pPr>
      <w:r w:rsidRPr="00CD480F">
        <w:rPr>
          <w:rStyle w:val="afff"/>
          <w:rFonts w:hint="cs"/>
          <w:rtl/>
        </w:rPr>
        <w:t xml:space="preserve">אין אדם </w:t>
      </w:r>
      <w:r w:rsidR="00910F84" w:rsidRPr="00CD480F">
        <w:rPr>
          <w:rStyle w:val="afff"/>
          <w:rFonts w:hint="cs"/>
          <w:rtl/>
        </w:rPr>
        <w:t>עומד על דעת רבו עד מ' שנה</w:t>
      </w:r>
      <w:r w:rsidR="00910F84" w:rsidRPr="00CD480F">
        <w:rPr>
          <w:rStyle w:val="afff"/>
          <w:rtl/>
        </w:rPr>
        <w:t>.</w:t>
      </w:r>
    </w:p>
    <w:p w14:paraId="168B2E3D" w14:textId="77777777" w:rsidR="00A52ECE" w:rsidRDefault="00910F84" w:rsidP="00A52ECE">
      <w:pPr>
        <w:pStyle w:val="36"/>
        <w:framePr w:wrap="notBeside"/>
        <w:rPr>
          <w:rtl/>
        </w:rPr>
      </w:pPr>
      <w:r w:rsidRPr="00C35A2C">
        <w:rPr>
          <w:rFonts w:hint="cs"/>
          <w:rtl/>
        </w:rPr>
        <w:t>ארי</w:t>
      </w:r>
      <w:r>
        <w:rPr>
          <w:rtl/>
        </w:rPr>
        <w:t>"</w:t>
      </w:r>
      <w:r w:rsidRPr="00C35A2C">
        <w:rPr>
          <w:rFonts w:hint="cs"/>
          <w:rtl/>
        </w:rPr>
        <w:t>ו מר</w:t>
      </w:r>
      <w:r>
        <w:rPr>
          <w:rtl/>
        </w:rPr>
        <w:t>"</w:t>
      </w:r>
      <w:r w:rsidRPr="00C35A2C">
        <w:rPr>
          <w:rFonts w:hint="cs"/>
          <w:rtl/>
        </w:rPr>
        <w:t>ב</w:t>
      </w:r>
      <w:r w:rsidRPr="00C35A2C">
        <w:rPr>
          <w:rtl/>
        </w:rPr>
        <w:t>:</w:t>
      </w:r>
    </w:p>
    <w:p w14:paraId="0B114472" w14:textId="3EA131C3" w:rsidR="00A52ECE" w:rsidRDefault="00910F84" w:rsidP="00A52ECE">
      <w:pPr>
        <w:rPr>
          <w:rtl/>
        </w:rPr>
      </w:pPr>
      <w:r w:rsidRPr="00522051">
        <w:rPr>
          <w:rStyle w:val="afffd"/>
          <w:rFonts w:hint="cs"/>
          <w:rtl/>
        </w:rPr>
        <w:t>'</w:t>
      </w:r>
      <w:r w:rsidRPr="00522051">
        <w:rPr>
          <w:rStyle w:val="afffd"/>
          <w:rtl/>
        </w:rPr>
        <w:t>אשריכם זורעי על כל מים משלחי רגל השור והחמור</w:t>
      </w:r>
      <w:r w:rsidRPr="00522051">
        <w:rPr>
          <w:rStyle w:val="afffd"/>
          <w:rFonts w:hint="cs"/>
          <w:rtl/>
        </w:rPr>
        <w:t>'</w:t>
      </w:r>
    </w:p>
    <w:p w14:paraId="4DAF234B" w14:textId="0F572C46" w:rsidR="00910F84" w:rsidRDefault="00910F84" w:rsidP="00A52ECE">
      <w:pPr>
        <w:rPr>
          <w:rtl/>
        </w:rPr>
      </w:pPr>
      <w:r w:rsidRPr="00A52ECE">
        <w:rPr>
          <w:rStyle w:val="afff"/>
          <w:rtl/>
        </w:rPr>
        <w:t>אשריהם ישראל, בזמן שעוסקין בתורה ובגמילות חסדים - יצרם מסור בידם ואין הם מסורים ביד יצרם</w:t>
      </w:r>
      <w:r w:rsidRPr="00C35A2C">
        <w:rPr>
          <w:rtl/>
        </w:rPr>
        <w:t>,</w:t>
      </w:r>
    </w:p>
    <w:p w14:paraId="52E9E589" w14:textId="77777777" w:rsidR="00910F84" w:rsidRDefault="00910F84" w:rsidP="00A52ECE">
      <w:pPr>
        <w:rPr>
          <w:rStyle w:val="afffd"/>
          <w:rtl/>
        </w:rPr>
      </w:pPr>
      <w:r w:rsidRPr="00C35A2C">
        <w:rPr>
          <w:rtl/>
        </w:rPr>
        <w:t xml:space="preserve">ואין זריעה אלא צדקה, </w:t>
      </w:r>
      <w:r w:rsidRPr="00522051">
        <w:rPr>
          <w:rStyle w:val="afffd"/>
          <w:rFonts w:hint="cs"/>
          <w:rtl/>
        </w:rPr>
        <w:t>ד'</w:t>
      </w:r>
      <w:r w:rsidRPr="00522051">
        <w:rPr>
          <w:rStyle w:val="afffd"/>
          <w:rtl/>
        </w:rPr>
        <w:t>זרעו לכם לצדקה וקצרו לפי חסד</w:t>
      </w:r>
      <w:r>
        <w:rPr>
          <w:rStyle w:val="afffd"/>
          <w:rFonts w:hint="cs"/>
          <w:rtl/>
        </w:rPr>
        <w:t>'</w:t>
      </w:r>
      <w:r w:rsidRPr="00522051">
        <w:rPr>
          <w:rStyle w:val="afffd"/>
          <w:rtl/>
        </w:rPr>
        <w:t>,</w:t>
      </w:r>
    </w:p>
    <w:p w14:paraId="7217AB2F" w14:textId="77777777" w:rsidR="00910F84" w:rsidRPr="00C35A2C" w:rsidRDefault="00910F84" w:rsidP="00A52ECE">
      <w:pPr>
        <w:rPr>
          <w:rtl/>
        </w:rPr>
      </w:pPr>
      <w:r w:rsidRPr="00522051">
        <w:rPr>
          <w:rtl/>
        </w:rPr>
        <w:t>ואין מים אלא תורה,</w:t>
      </w:r>
      <w:r w:rsidRPr="00522051">
        <w:rPr>
          <w:rStyle w:val="afffd"/>
          <w:rtl/>
        </w:rPr>
        <w:t xml:space="preserve"> </w:t>
      </w:r>
      <w:r w:rsidRPr="00522051">
        <w:rPr>
          <w:rStyle w:val="afffd"/>
          <w:rFonts w:hint="cs"/>
          <w:rtl/>
        </w:rPr>
        <w:t>ד'</w:t>
      </w:r>
      <w:r w:rsidRPr="00522051">
        <w:rPr>
          <w:rStyle w:val="afffd"/>
          <w:rtl/>
        </w:rPr>
        <w:t>הוי כל צמא לכו למים</w:t>
      </w:r>
      <w:r>
        <w:rPr>
          <w:rStyle w:val="afffd"/>
          <w:rFonts w:hint="cs"/>
          <w:rtl/>
        </w:rPr>
        <w:t>'</w:t>
      </w:r>
      <w:r w:rsidRPr="00522051">
        <w:rPr>
          <w:rStyle w:val="afffd"/>
          <w:rtl/>
        </w:rPr>
        <w:t>.</w:t>
      </w:r>
    </w:p>
    <w:p w14:paraId="21D4E811" w14:textId="7713CE52" w:rsidR="00A52ECE" w:rsidRDefault="00A52ECE" w:rsidP="00A52ECE">
      <w:pPr>
        <w:pStyle w:val="36"/>
        <w:framePr w:wrap="notBeside"/>
        <w:rPr>
          <w:rtl/>
        </w:rPr>
      </w:pPr>
      <w:r>
        <w:rPr>
          <w:rFonts w:hint="cs"/>
          <w:rtl/>
        </w:rPr>
        <w:t>תד''א:</w:t>
      </w:r>
    </w:p>
    <w:p w14:paraId="0A2F81A6" w14:textId="4CDBECD5" w:rsidR="00910F84" w:rsidRDefault="00910F84" w:rsidP="00CD480F">
      <w:pPr>
        <w:rPr>
          <w:rtl/>
        </w:rPr>
      </w:pPr>
      <w:r w:rsidRPr="00522051">
        <w:rPr>
          <w:rStyle w:val="afffd"/>
          <w:rFonts w:hint="cs"/>
          <w:rtl/>
        </w:rPr>
        <w:t>'</w:t>
      </w:r>
      <w:r w:rsidRPr="00522051">
        <w:rPr>
          <w:rStyle w:val="afffd"/>
          <w:rtl/>
        </w:rPr>
        <w:t>משלחי רגל השור והחמור</w:t>
      </w:r>
      <w:r w:rsidRPr="00522051">
        <w:rPr>
          <w:rStyle w:val="afffd"/>
          <w:rFonts w:hint="cs"/>
          <w:rtl/>
        </w:rPr>
        <w:t>'</w:t>
      </w:r>
      <w:r w:rsidRPr="00C35A2C">
        <w:rPr>
          <w:rtl/>
        </w:rPr>
        <w:t xml:space="preserve"> </w:t>
      </w:r>
      <w:r>
        <w:rPr>
          <w:rFonts w:hint="cs"/>
          <w:rtl/>
        </w:rPr>
        <w:t>-</w:t>
      </w:r>
      <w:r w:rsidRPr="00C35A2C">
        <w:rPr>
          <w:rtl/>
        </w:rPr>
        <w:t xml:space="preserve"> לעולם ישים אדם עצמו על דברי תורה כשור לעול וכחמור למשאוי.</w:t>
      </w:r>
    </w:p>
    <w:p w14:paraId="5B8D7AE5" w14:textId="77777777" w:rsidR="00910F84" w:rsidRPr="00C35A2C" w:rsidRDefault="00910F84" w:rsidP="00910F84">
      <w:pPr>
        <w:pStyle w:val="afff2"/>
        <w:rPr>
          <w:rtl/>
        </w:rPr>
      </w:pPr>
      <w:ins w:id="9801" w:author="מספור קטעי משנה" w:date="2026-10-06T06:44:54Z">
        <w:r>
          <w:rPr>
            <w:rStyle w:val="MisparKeta"/>
          </w:rPr>
          <w:t xml:space="preserve">א. </w:t>
        </w:r>
      </w:ins>
      <w:r w:rsidRPr="00C35A2C">
        <w:rPr>
          <w:rtl/>
        </w:rPr>
        <w:t>ג' ימים אסור לשאת ולתת עמהם וכו'.</w:t>
      </w:r>
    </w:p>
    <w:p w14:paraId="5DB088DE" w14:textId="77777777" w:rsidR="00910F84" w:rsidRDefault="00910F84" w:rsidP="00910F84">
      <w:pPr>
        <w:rPr>
          <w:rtl/>
        </w:rPr>
      </w:pPr>
      <w:r w:rsidRPr="00C35A2C">
        <w:rPr>
          <w:rFonts w:hint="cs"/>
          <w:b/>
          <w:bCs/>
          <w:rtl/>
        </w:rPr>
        <w:t>להקרבה</w:t>
      </w:r>
      <w:r w:rsidRPr="00C35A2C">
        <w:rPr>
          <w:rFonts w:hint="cs"/>
          <w:rtl/>
        </w:rPr>
        <w:t xml:space="preserve"> בעי' ג' ימים</w:t>
      </w:r>
    </w:p>
    <w:p w14:paraId="587F9925" w14:textId="77777777" w:rsidR="00910F84" w:rsidRPr="00C35A2C" w:rsidRDefault="00910F84" w:rsidP="00A52ECE">
      <w:pPr>
        <w:spacing w:after="120"/>
        <w:rPr>
          <w:rtl/>
        </w:rPr>
      </w:pPr>
      <w:r w:rsidRPr="00C35A2C">
        <w:rPr>
          <w:rFonts w:hint="cs"/>
          <w:b/>
          <w:bCs/>
          <w:rtl/>
        </w:rPr>
        <w:t>ולאכילה</w:t>
      </w:r>
      <w:r w:rsidRPr="00C35A2C">
        <w:rPr>
          <w:rFonts w:hint="cs"/>
          <w:rtl/>
        </w:rPr>
        <w:t xml:space="preserve"> סגי יום אחד כדת</w:t>
      </w:r>
      <w:r w:rsidRPr="00C35A2C">
        <w:rPr>
          <w:rtl/>
        </w:rPr>
        <w:t xml:space="preserve">נן: בארבעה פרקים בשנה, המוכר בהמה לחבירו צריך להודיעו אמה מכרתי לשחוט בתה מכרתי </w:t>
      </w:r>
      <w:r w:rsidRPr="00C35A2C">
        <w:rPr>
          <w:rtl/>
        </w:rPr>
        <w:lastRenderedPageBreak/>
        <w:t>לשחוט, ואלו הן: עיו</w:t>
      </w:r>
      <w:r>
        <w:rPr>
          <w:rtl/>
        </w:rPr>
        <w:t>"</w:t>
      </w:r>
      <w:r w:rsidRPr="00C35A2C">
        <w:rPr>
          <w:rtl/>
        </w:rPr>
        <w:t>ט האחרון של חג, עיו</w:t>
      </w:r>
      <w:r>
        <w:rPr>
          <w:rtl/>
        </w:rPr>
        <w:t>"</w:t>
      </w:r>
      <w:r>
        <w:rPr>
          <w:rtl/>
        </w:rPr>
        <w:t xml:space="preserve">ט הראשון של פסח, וערב עצרת, וערב </w:t>
      </w:r>
      <w:r>
        <w:rPr>
          <w:rStyle w:val="affff1"/>
          <w:rtl/>
          <w:rPrChange w:id="9026" w:author="מנוע אמוראים" w:date="2026-10-05T16:41:56Z">
            <w:rPr>
              <w:rtl/>
            </w:rPr>
          </w:rPrChange>
        </w:rPr>
        <w:t xml:space="preserve">ר</w:t>
      </w:r>
      <w:r>
        <w:rPr>
          <w:rStyle w:val="affff1"/>
          <w:rtl/>
          <w:rPrChange w:id="9027" w:author="מנוע אמוראים" w:date="2026-10-05T16:41:56Z">
            <w:rPr>
              <w:rtl/>
            </w:rPr>
          </w:rPrChange>
        </w:rPr>
        <w:t xml:space="preserve">"</w:t>
      </w:r>
      <w:r>
        <w:rPr>
          <w:rStyle w:val="affff1"/>
          <w:rtl/>
          <w:rPrChange w:id="9028" w:author="מנוע אמוראים" w:date="2026-10-05T16:41:56Z">
            <w:rPr>
              <w:rtl/>
            </w:rPr>
          </w:rPrChange>
        </w:rPr>
        <w:t xml:space="preserve">ה</w:t>
      </w:r>
      <w:r>
        <w:rPr>
          <w:rtl/>
        </w:rPr>
        <w:t xml:space="preserve">, </w:t>
      </w:r>
      <w:r>
        <w:rPr>
          <w:rStyle w:val="affff1"/>
          <w:rtl/>
          <w:rPrChange w:id="9029" w:author="מנוע אמוראים" w:date="2026-10-05T16:41:56Z">
            <w:rPr>
              <w:rtl/>
            </w:rPr>
          </w:rPrChange>
        </w:rPr>
        <w:t xml:space="preserve">וכ</w:t>
      </w:r>
      <w:r>
        <w:rPr>
          <w:rStyle w:val="affff1"/>
          <w:rFonts w:hint="cs"/>
          <w:rtl/>
          <w:rPrChange w:id="9030" w:author="מנוע אמוראים" w:date="2026-10-05T16:41:56Z">
            <w:rPr>
              <w:rFonts w:hint="cs"/>
              <w:rtl/>
            </w:rPr>
          </w:rPrChange>
        </w:rPr>
        <w:t xml:space="preserve">ריה</w:t>
      </w:r>
      <w:r>
        <w:rPr>
          <w:rStyle w:val="affff1"/>
          <w:rtl/>
          <w:rPrChange w:id="9031" w:author="מנוע אמוראים" w:date="2026-10-05T16:41:56Z">
            <w:rPr>
              <w:rtl/>
            </w:rPr>
          </w:rPrChange>
        </w:rPr>
        <w:t xml:space="preserve">"</w:t>
      </w:r>
      <w:r>
        <w:rPr>
          <w:rStyle w:val="affff1"/>
          <w:rFonts w:hint="cs"/>
          <w:rtl/>
          <w:rPrChange w:id="9032" w:author="מנוע אמוראים" w:date="2026-10-05T16:41:56Z">
            <w:rPr>
              <w:rFonts w:hint="cs"/>
              <w:rtl/>
            </w:rPr>
          </w:rPrChange>
        </w:rPr>
        <w:t xml:space="preserve">ג</w:t>
      </w:r>
      <w:r>
        <w:rPr>
          <w:rFonts w:hint="cs"/>
          <w:rtl/>
        </w:rPr>
        <w:t xml:space="preserve"> אף עיוה'כ בגליל</w:t>
      </w:r>
      <w:r w:rsidRPr="00C35A2C">
        <w:rPr>
          <w:rtl/>
        </w:rPr>
        <w:t>.</w:t>
      </w:r>
    </w:p>
    <w:p w14:paraId="3A83114F" w14:textId="77777777" w:rsidR="00A52ECE" w:rsidRDefault="00910F84" w:rsidP="00A52ECE">
      <w:pPr>
        <w:pStyle w:val="36"/>
        <w:framePr w:wrap="notBeside"/>
        <w:rPr>
          <w:rtl/>
        </w:rPr>
      </w:pPr>
      <w:r w:rsidRPr="00C35A2C">
        <w:rPr>
          <w:rtl/>
        </w:rPr>
        <w:t>•</w:t>
      </w:r>
    </w:p>
    <w:p w14:paraId="632EF806" w14:textId="77777777" w:rsidR="00A52ECE" w:rsidRDefault="00910F84" w:rsidP="00A52ECE">
      <w:pPr>
        <w:rPr>
          <w:rtl/>
        </w:rPr>
      </w:pPr>
      <w:r w:rsidRPr="00C35A2C">
        <w:rPr>
          <w:b/>
          <w:bCs/>
          <w:rtl/>
        </w:rPr>
        <w:t>ולהקרבה</w:t>
      </w:r>
      <w:r w:rsidRPr="00C35A2C">
        <w:rPr>
          <w:rtl/>
        </w:rPr>
        <w:t xml:space="preserve"> סגי ב</w:t>
      </w:r>
      <w:r w:rsidRPr="00C35A2C">
        <w:rPr>
          <w:rFonts w:hint="cs"/>
          <w:rtl/>
        </w:rPr>
        <w:t xml:space="preserve">ג' </w:t>
      </w:r>
      <w:r w:rsidRPr="00C35A2C">
        <w:rPr>
          <w:rtl/>
        </w:rPr>
        <w:t xml:space="preserve">יומי </w:t>
      </w:r>
      <w:r w:rsidRPr="00C35A2C">
        <w:rPr>
          <w:rFonts w:hint="cs"/>
          <w:rtl/>
        </w:rPr>
        <w:t>והך ד</w:t>
      </w:r>
      <w:r w:rsidRPr="00C35A2C">
        <w:rPr>
          <w:rtl/>
        </w:rPr>
        <w:t xml:space="preserve">שואלין בהלכות הפסח קודם הפסח שלשים יום, </w:t>
      </w:r>
      <w:r w:rsidR="00A52ECE">
        <w:rPr>
          <w:rFonts w:hint="cs"/>
          <w:rtl/>
        </w:rPr>
        <w:t xml:space="preserve"> </w:t>
      </w:r>
      <w:r w:rsidRPr="00A52ECE">
        <w:rPr>
          <w:rStyle w:val="affff1"/>
          <w:rtl/>
        </w:rPr>
        <w:t>רשב"ג אומר:</w:t>
      </w:r>
      <w:r w:rsidRPr="00C35A2C">
        <w:rPr>
          <w:rtl/>
        </w:rPr>
        <w:t xml:space="preserve"> שתי שבתות!</w:t>
      </w:r>
    </w:p>
    <w:p w14:paraId="67B4FC4A" w14:textId="77777777" w:rsidR="00A52ECE" w:rsidRDefault="00910F84" w:rsidP="00A52ECE">
      <w:pPr>
        <w:pStyle w:val="36"/>
        <w:framePr w:wrap="notBeside"/>
        <w:rPr>
          <w:rtl/>
        </w:rPr>
      </w:pPr>
      <w:r>
        <w:rPr>
          <w:rtl/>
        </w:rPr>
        <w:t xml:space="preserve">- </w:t>
      </w:r>
    </w:p>
    <w:p w14:paraId="1D49C9D2" w14:textId="77777777" w:rsidR="00A52ECE" w:rsidRDefault="00910F84" w:rsidP="00A52ECE">
      <w:pPr>
        <w:rPr>
          <w:rtl/>
        </w:rPr>
      </w:pPr>
      <w:r w:rsidRPr="00C35A2C">
        <w:rPr>
          <w:rtl/>
        </w:rPr>
        <w:t xml:space="preserve">אנן דשכיחי מומין דפסלי אפילו בדוקין שבעין - בעינן </w:t>
      </w:r>
      <w:r w:rsidRPr="00C35A2C">
        <w:rPr>
          <w:rFonts w:hint="cs"/>
          <w:rtl/>
        </w:rPr>
        <w:t>ל' יום הם דבודקים רק מחוסר אבר סגי בג' יום</w:t>
      </w:r>
    </w:p>
    <w:p w14:paraId="45B7DABC" w14:textId="77777777" w:rsidR="00A52ECE" w:rsidRDefault="00910F84" w:rsidP="00A52ECE">
      <w:pPr>
        <w:pStyle w:val="36"/>
        <w:framePr w:wrap="notBeside"/>
        <w:rPr>
          <w:rtl/>
        </w:rPr>
      </w:pPr>
      <w:r>
        <w:rPr>
          <w:rtl/>
        </w:rPr>
        <w:t xml:space="preserve">- </w:t>
      </w:r>
      <w:r w:rsidRPr="00C35A2C">
        <w:rPr>
          <w:rFonts w:hint="cs"/>
          <w:rtl/>
        </w:rPr>
        <w:t>דאר</w:t>
      </w:r>
      <w:r>
        <w:rPr>
          <w:rtl/>
        </w:rPr>
        <w:t>"</w:t>
      </w:r>
      <w:r w:rsidRPr="00C35A2C">
        <w:rPr>
          <w:rFonts w:hint="cs"/>
          <w:rtl/>
        </w:rPr>
        <w:t>א</w:t>
      </w:r>
      <w:r w:rsidRPr="00C35A2C">
        <w:rPr>
          <w:rtl/>
        </w:rPr>
        <w:t>:</w:t>
      </w:r>
    </w:p>
    <w:p w14:paraId="681EE0A1" w14:textId="387EA8A0" w:rsidR="00910F84" w:rsidRPr="00C35A2C" w:rsidRDefault="00910F84" w:rsidP="00A52ECE">
      <w:pPr>
        <w:rPr>
          <w:rtl/>
        </w:rPr>
      </w:pPr>
      <w:r w:rsidRPr="00D34DE3">
        <w:rPr>
          <w:rStyle w:val="afff"/>
          <w:rtl/>
        </w:rPr>
        <w:t>מנין למחוסר אבר דאסור לבני נח?</w:t>
      </w:r>
      <w:r w:rsidRPr="00C35A2C">
        <w:rPr>
          <w:rtl/>
        </w:rPr>
        <w:t xml:space="preserve"> </w:t>
      </w:r>
      <w:r w:rsidRPr="00522051">
        <w:rPr>
          <w:rStyle w:val="afffd"/>
          <w:rtl/>
        </w:rPr>
        <w:t>ד</w:t>
      </w:r>
      <w:r w:rsidRPr="00522051">
        <w:rPr>
          <w:rStyle w:val="afffd"/>
          <w:rFonts w:hint="cs"/>
          <w:rtl/>
        </w:rPr>
        <w:t>'</w:t>
      </w:r>
      <w:r w:rsidRPr="00522051">
        <w:rPr>
          <w:rStyle w:val="afffd"/>
          <w:rtl/>
        </w:rPr>
        <w:t>ומכל החי מכל בשר שנים מכל וגו',</w:t>
      </w:r>
      <w:r w:rsidRPr="00C35A2C">
        <w:rPr>
          <w:rtl/>
        </w:rPr>
        <w:t xml:space="preserve"> אמרה תורה: הבא בהמה שחיין ראשי אברים שלה.</w:t>
      </w:r>
    </w:p>
    <w:p w14:paraId="039C6D70" w14:textId="77777777" w:rsidR="00910F84" w:rsidRPr="00C35A2C" w:rsidRDefault="00910F84" w:rsidP="00910F84">
      <w:pPr>
        <w:rPr>
          <w:b/>
          <w:bCs/>
          <w:rtl/>
        </w:rPr>
      </w:pPr>
      <w:r w:rsidRPr="00C35A2C">
        <w:rPr>
          <w:rtl/>
        </w:rPr>
        <w:t>האי מיבעי למעוטי טריפה דלא! טריפה מ</w:t>
      </w:r>
      <w:r w:rsidRPr="00DE3B47">
        <w:rPr>
          <w:rStyle w:val="afffd"/>
          <w:rtl/>
        </w:rPr>
        <w:t>לחיות זרע</w:t>
      </w:r>
      <w:r w:rsidRPr="00C35A2C">
        <w:rPr>
          <w:rtl/>
        </w:rPr>
        <w:t xml:space="preserve"> נפקא.</w:t>
      </w:r>
    </w:p>
    <w:p w14:paraId="231F1936" w14:textId="77777777" w:rsidR="00910F84" w:rsidRDefault="00910F84" w:rsidP="00910F84">
      <w:pPr>
        <w:pStyle w:val="aff6"/>
        <w:framePr w:wrap="around"/>
        <w:rPr>
          <w:rtl/>
        </w:rPr>
      </w:pPr>
      <w:r w:rsidRPr="00C35A2C">
        <w:rPr>
          <w:rFonts w:hint="cs"/>
          <w:rtl/>
        </w:rPr>
        <w:t>ו.</w:t>
      </w:r>
    </w:p>
    <w:p w14:paraId="7B16F6F1" w14:textId="77777777" w:rsidR="00910F84" w:rsidRPr="00C35A2C" w:rsidRDefault="00910F84" w:rsidP="00910F84">
      <w:pPr>
        <w:rPr>
          <w:rtl/>
        </w:rPr>
      </w:pPr>
      <w:r w:rsidRPr="00924B7E">
        <w:rPr>
          <w:rStyle w:val="affff1"/>
          <w:rtl/>
        </w:rPr>
        <w:t>הניחא למ"</w:t>
      </w:r>
      <w:r w:rsidRPr="00924B7E">
        <w:rPr>
          <w:rStyle w:val="affff1"/>
          <w:rFonts w:hint="cs"/>
          <w:rtl/>
        </w:rPr>
        <w:t>ד</w:t>
      </w:r>
      <w:r w:rsidRPr="00924B7E">
        <w:rPr>
          <w:rStyle w:val="affff1"/>
          <w:rtl/>
        </w:rPr>
        <w:t>:</w:t>
      </w:r>
      <w:r w:rsidRPr="00C35A2C">
        <w:rPr>
          <w:rtl/>
        </w:rPr>
        <w:t xml:space="preserve"> טריפה אינה יולדת, </w:t>
      </w:r>
      <w:r w:rsidRPr="00C35A2C">
        <w:rPr>
          <w:rFonts w:hint="cs"/>
          <w:rtl/>
        </w:rPr>
        <w:t>ואפי' למ</w:t>
      </w:r>
      <w:r>
        <w:rPr>
          <w:rtl/>
        </w:rPr>
        <w:t>"</w:t>
      </w:r>
      <w:r w:rsidRPr="00C35A2C">
        <w:rPr>
          <w:rFonts w:hint="cs"/>
          <w:rtl/>
        </w:rPr>
        <w:t xml:space="preserve">ד </w:t>
      </w:r>
      <w:r w:rsidRPr="00C35A2C">
        <w:rPr>
          <w:rtl/>
        </w:rPr>
        <w:t>טריפה יולדת,</w:t>
      </w:r>
      <w:r w:rsidRPr="00FF1C37">
        <w:rPr>
          <w:rStyle w:val="afffd"/>
          <w:rtl/>
        </w:rPr>
        <w:t xml:space="preserve"> </w:t>
      </w:r>
      <w:r w:rsidRPr="00FF1C37">
        <w:rPr>
          <w:rStyle w:val="afffd"/>
          <w:rFonts w:hint="cs"/>
          <w:rtl/>
        </w:rPr>
        <w:t>'</w:t>
      </w:r>
      <w:r w:rsidRPr="00FF1C37">
        <w:rPr>
          <w:rStyle w:val="afffd"/>
          <w:rtl/>
        </w:rPr>
        <w:t>אתך</w:t>
      </w:r>
      <w:r w:rsidRPr="00FF1C37">
        <w:rPr>
          <w:rStyle w:val="afffd"/>
          <w:rFonts w:hint="cs"/>
          <w:rtl/>
        </w:rPr>
        <w:t>'</w:t>
      </w:r>
      <w:r w:rsidRPr="00FF1C37">
        <w:rPr>
          <w:rStyle w:val="afffd"/>
          <w:rtl/>
        </w:rPr>
        <w:t xml:space="preserve"> </w:t>
      </w:r>
      <w:r w:rsidRPr="00C35A2C">
        <w:rPr>
          <w:rtl/>
        </w:rPr>
        <w:t>- בדומין לך.</w:t>
      </w:r>
    </w:p>
    <w:p w14:paraId="3B0C82F2" w14:textId="77777777" w:rsidR="00910F84" w:rsidRDefault="00910F84" w:rsidP="00910F84">
      <w:pPr>
        <w:rPr>
          <w:rtl/>
        </w:rPr>
      </w:pPr>
      <w:r w:rsidRPr="00C35A2C">
        <w:rPr>
          <w:rFonts w:hint="cs"/>
          <w:rtl/>
        </w:rPr>
        <w:t>ונמח לא היה טריפה ולא תמים דנח איש צדיק</w:t>
      </w:r>
    </w:p>
    <w:p w14:paraId="6946CCEC" w14:textId="77777777" w:rsidR="00924B7E" w:rsidRDefault="00910F84" w:rsidP="00924B7E">
      <w:pPr>
        <w:rPr>
          <w:rStyle w:val="afffd"/>
          <w:rtl/>
        </w:rPr>
      </w:pPr>
      <w:r w:rsidRPr="00C35A2C">
        <w:rPr>
          <w:rFonts w:hint="cs"/>
          <w:rtl/>
        </w:rPr>
        <w:t>וא</w:t>
      </w:r>
      <w:r>
        <w:rPr>
          <w:rtl/>
        </w:rPr>
        <w:t>"</w:t>
      </w:r>
      <w:r w:rsidRPr="00C35A2C">
        <w:rPr>
          <w:rFonts w:hint="cs"/>
          <w:rtl/>
        </w:rPr>
        <w:t xml:space="preserve">א דתמים </w:t>
      </w:r>
      <w:r w:rsidRPr="00C35A2C">
        <w:rPr>
          <w:rtl/>
        </w:rPr>
        <w:t xml:space="preserve">בדרכיו, </w:t>
      </w:r>
      <w:r w:rsidRPr="00C35A2C">
        <w:rPr>
          <w:rFonts w:hint="cs"/>
          <w:rtl/>
        </w:rPr>
        <w:t>ו</w:t>
      </w:r>
      <w:r w:rsidRPr="00C35A2C">
        <w:rPr>
          <w:rtl/>
        </w:rPr>
        <w:t xml:space="preserve">צדיק במעשיו </w:t>
      </w:r>
      <w:r w:rsidRPr="00C35A2C">
        <w:rPr>
          <w:rFonts w:hint="cs"/>
          <w:rtl/>
        </w:rPr>
        <w:t xml:space="preserve">והיה טריפה </w:t>
      </w:r>
      <w:r w:rsidRPr="00FF1C37">
        <w:rPr>
          <w:rStyle w:val="afffd"/>
          <w:rFonts w:hint="cs"/>
          <w:rtl/>
        </w:rPr>
        <w:t xml:space="preserve">ד'כוותך' </w:t>
      </w:r>
      <w:r w:rsidRPr="00C35A2C">
        <w:rPr>
          <w:rtl/>
        </w:rPr>
        <w:t>כוותך עייל, שלמין לא תעייל?</w:t>
      </w:r>
    </w:p>
    <w:p w14:paraId="5E68C9C8" w14:textId="270AED85" w:rsidR="00910F84" w:rsidRPr="00C35A2C" w:rsidRDefault="00910F84" w:rsidP="00924B7E">
      <w:pPr>
        <w:rPr>
          <w:rtl/>
        </w:rPr>
      </w:pPr>
      <w:r w:rsidRPr="00095FC3">
        <w:rPr>
          <w:rStyle w:val="afffd"/>
          <w:rFonts w:hint="cs"/>
          <w:rtl/>
        </w:rPr>
        <w:t xml:space="preserve">'לחיות זרע' </w:t>
      </w:r>
      <w:r w:rsidRPr="00C35A2C">
        <w:rPr>
          <w:rFonts w:hint="cs"/>
          <w:rtl/>
        </w:rPr>
        <w:t xml:space="preserve"> דלא לימא לצוותא בעלמא ואפי' זקן ואפי סריס</w:t>
      </w:r>
    </w:p>
    <w:p w14:paraId="710C42E3" w14:textId="77777777" w:rsidR="00B63C5C" w:rsidRDefault="00B63C5C">
      <w:pPr>
        <w:bidi w:val="0"/>
        <w:spacing w:after="160" w:line="259" w:lineRule="auto"/>
        <w:jc w:val="left"/>
        <w:rPr>
          <w:rFonts w:ascii="BA חניכי הישיבות" w:hAnsi="BA חניכי הישיבות" w:cs="BA TM • Vilna Extra-Bold"/>
          <w:color w:val="806000" w:themeColor="accent4" w:themeShade="80"/>
          <w:sz w:val="24"/>
          <w:rtl/>
        </w:rPr>
      </w:pPr>
      <w:r>
        <w:rPr>
          <w:rFonts w:ascii="BA חניכי הישיבות" w:hAnsi="BA חניכי הישיבות"/>
          <w:color w:val="806000" w:themeColor="accent4" w:themeShade="80"/>
          <w:sz w:val="24"/>
          <w:rtl/>
        </w:rPr>
        <w:br w:type="page"/>
      </w:r>
    </w:p>
    <w:p w14:paraId="5435A2F9" w14:textId="72C0FF3A" w:rsidR="00924B7E" w:rsidRDefault="00910F84" w:rsidP="00924B7E">
      <w:pPr>
        <w:pStyle w:val="36"/>
        <w:framePr w:wrap="notBeside"/>
        <w:rPr>
          <w:rtl/>
        </w:rPr>
      </w:pPr>
      <w:r w:rsidRPr="00FF3D4F">
        <w:rPr>
          <w:rtl/>
        </w:rPr>
        <w:lastRenderedPageBreak/>
        <w:t xml:space="preserve">איבעיא </w:t>
      </w:r>
    </w:p>
    <w:p w14:paraId="4B8D11E4" w14:textId="038964A3" w:rsidR="00910F84" w:rsidRDefault="00910F84" w:rsidP="00805DC2">
      <w:pPr>
        <w:pStyle w:val="affff2"/>
        <w:rPr>
          <w:rtl/>
        </w:rPr>
      </w:pPr>
      <w:r w:rsidRPr="00C35A2C">
        <w:rPr>
          <w:rtl/>
        </w:rPr>
        <w:t xml:space="preserve">שלשה ימים הן ואידיהן, </w:t>
      </w:r>
      <w:r w:rsidR="00924B7E">
        <w:rPr>
          <w:rFonts w:hint="cs"/>
          <w:b/>
          <w:bCs/>
          <w:rtl/>
        </w:rPr>
        <w:t xml:space="preserve">או </w:t>
      </w:r>
      <w:r w:rsidRPr="00C35A2C">
        <w:rPr>
          <w:rtl/>
        </w:rPr>
        <w:t>הן בלא אידיהן?</w:t>
      </w:r>
      <w:r w:rsidR="00D34DE3">
        <w:rPr>
          <w:rFonts w:hint="cs"/>
          <w:rtl/>
        </w:rPr>
        <w:t xml:space="preserve"> </w:t>
      </w:r>
      <w:r w:rsidR="00D34DE3" w:rsidRPr="00D34DE3">
        <w:rPr>
          <w:rStyle w:val="affff8"/>
          <w:rFonts w:hint="cs"/>
          <w:rtl/>
        </w:rPr>
        <w:t>זמן האיסור</w:t>
      </w:r>
    </w:p>
    <w:p w14:paraId="4B37DF75" w14:textId="77777777" w:rsidR="00924B7E" w:rsidRDefault="00910F84" w:rsidP="00924B7E">
      <w:pPr>
        <w:pStyle w:val="36"/>
        <w:framePr w:wrap="notBeside"/>
        <w:rPr>
          <w:rtl/>
        </w:rPr>
      </w:pPr>
      <w:r w:rsidRPr="00C35A2C">
        <w:rPr>
          <w:rFonts w:hint="cs"/>
          <w:rtl/>
        </w:rPr>
        <w:t>אין להוכיח</w:t>
      </w:r>
    </w:p>
    <w:p w14:paraId="219F793B" w14:textId="19E262B8" w:rsidR="00B63C5C" w:rsidRDefault="00924B7E" w:rsidP="00910F84">
      <w:pPr>
        <w:rPr>
          <w:rtl/>
        </w:rPr>
      </w:pPr>
      <w:r w:rsidRPr="00D34DE3">
        <w:rPr>
          <w:rStyle w:val="affff1"/>
          <w:rFonts w:hint="cs"/>
          <w:rtl/>
        </w:rPr>
        <w:t>מ</w:t>
      </w:r>
      <w:r w:rsidR="00910F84" w:rsidRPr="00D34DE3">
        <w:rPr>
          <w:rStyle w:val="affff1"/>
          <w:rFonts w:hint="cs"/>
          <w:rtl/>
        </w:rPr>
        <w:t>רי</w:t>
      </w:r>
      <w:r w:rsidR="00910F84" w:rsidRPr="00D34DE3">
        <w:rPr>
          <w:rStyle w:val="affff1"/>
          <w:rtl/>
        </w:rPr>
        <w:t>"</w:t>
      </w:r>
      <w:r w:rsidR="00910F84" w:rsidRPr="00D34DE3">
        <w:rPr>
          <w:rStyle w:val="affff1"/>
          <w:rFonts w:hint="cs"/>
          <w:rtl/>
        </w:rPr>
        <w:t xml:space="preserve">ש </w:t>
      </w:r>
      <w:r w:rsidR="00910F84" w:rsidRPr="00B63C5C">
        <w:rPr>
          <w:rFonts w:hint="cs"/>
          <w:rtl/>
        </w:rPr>
        <w:t>ג' לפניהם</w:t>
      </w:r>
      <w:r w:rsidR="00910F84" w:rsidRPr="00C35A2C">
        <w:rPr>
          <w:rFonts w:hint="cs"/>
          <w:rtl/>
        </w:rPr>
        <w:t xml:space="preserve"> וג' אחריהן אסור </w:t>
      </w:r>
      <w:r w:rsidR="00910F84" w:rsidRPr="00B63C5C">
        <w:rPr>
          <w:rStyle w:val="affff8"/>
          <w:rFonts w:hint="cs"/>
          <w:rtl/>
        </w:rPr>
        <w:t>וא</w:t>
      </w:r>
      <w:r w:rsidR="00910F84" w:rsidRPr="00B63C5C">
        <w:rPr>
          <w:rStyle w:val="affff8"/>
          <w:rtl/>
        </w:rPr>
        <w:t>"</w:t>
      </w:r>
      <w:r w:rsidR="00910F84" w:rsidRPr="00B63C5C">
        <w:rPr>
          <w:rStyle w:val="affff8"/>
          <w:rFonts w:hint="cs"/>
          <w:rtl/>
        </w:rPr>
        <w:t>א דחשיב אותו היום גם לבסוף</w:t>
      </w:r>
      <w:r w:rsidR="00910F84" w:rsidRPr="00C35A2C">
        <w:rPr>
          <w:rFonts w:hint="cs"/>
          <w:rtl/>
        </w:rPr>
        <w:t xml:space="preserve"> </w:t>
      </w:r>
    </w:p>
    <w:p w14:paraId="1CF58D89" w14:textId="77777777" w:rsidR="00B63C5C" w:rsidRDefault="00910F84" w:rsidP="00B63C5C">
      <w:pPr>
        <w:pStyle w:val="36"/>
        <w:framePr w:wrap="notBeside"/>
        <w:rPr>
          <w:rtl/>
        </w:rPr>
      </w:pPr>
      <w:r w:rsidRPr="00C35A2C">
        <w:rPr>
          <w:rtl/>
        </w:rPr>
        <w:t>–</w:t>
      </w:r>
    </w:p>
    <w:p w14:paraId="7DF43110" w14:textId="1609E0E7" w:rsidR="00910F84" w:rsidRPr="00C35A2C" w:rsidRDefault="00910F84" w:rsidP="00910F84">
      <w:pPr>
        <w:rPr>
          <w:rtl/>
        </w:rPr>
      </w:pPr>
      <w:r w:rsidRPr="00C35A2C">
        <w:rPr>
          <w:rFonts w:hint="cs"/>
          <w:rtl/>
        </w:rPr>
        <w:t xml:space="preserve"> דאיידי </w:t>
      </w:r>
      <w:r w:rsidR="00D34DE3" w:rsidRPr="00B63C5C">
        <w:rPr>
          <w:rStyle w:val="affff1"/>
          <w:rFonts w:hint="cs"/>
          <w:rtl/>
        </w:rPr>
        <w:t>ד</w:t>
      </w:r>
      <w:r w:rsidR="00B63C5C">
        <w:rPr>
          <w:rStyle w:val="affff1"/>
          <w:rFonts w:hint="cs"/>
          <w:rtl/>
        </w:rPr>
        <w:t xml:space="preserve">תני </w:t>
      </w:r>
      <w:r w:rsidRPr="00C35A2C">
        <w:rPr>
          <w:rFonts w:hint="cs"/>
          <w:rtl/>
        </w:rPr>
        <w:t xml:space="preserve">ג' לפניהם </w:t>
      </w:r>
      <w:r w:rsidR="00B63C5C">
        <w:rPr>
          <w:rStyle w:val="affff1"/>
          <w:rFonts w:hint="cs"/>
          <w:rtl/>
        </w:rPr>
        <w:t xml:space="preserve">תני </w:t>
      </w:r>
      <w:r w:rsidRPr="00C35A2C">
        <w:rPr>
          <w:rFonts w:hint="cs"/>
          <w:rtl/>
        </w:rPr>
        <w:t>ג' אחריהם</w:t>
      </w:r>
      <w:r w:rsidRPr="00C35A2C">
        <w:rPr>
          <w:rtl/>
        </w:rPr>
        <w:t>.</w:t>
      </w:r>
    </w:p>
    <w:p w14:paraId="496F4C03" w14:textId="77777777" w:rsidR="00924B7E" w:rsidRDefault="00924B7E" w:rsidP="00924B7E">
      <w:pPr>
        <w:pStyle w:val="36"/>
        <w:framePr w:wrap="notBeside"/>
        <w:rPr>
          <w:rtl/>
        </w:rPr>
      </w:pPr>
      <w:r>
        <w:rPr>
          <w:rFonts w:ascii="Fb Fontext" w:hAnsi="Fb Fontext" w:hint="cs"/>
          <w:rtl/>
        </w:rPr>
        <w:t>ולא מ</w:t>
      </w:r>
      <w:r w:rsidR="00910F84" w:rsidRPr="00C35A2C">
        <w:rPr>
          <w:rtl/>
        </w:rPr>
        <w:t>שמואל:</w:t>
      </w:r>
    </w:p>
    <w:p w14:paraId="005A0BE7" w14:textId="7407E766" w:rsidR="00924B7E" w:rsidRPr="00B63C5C" w:rsidRDefault="00910F84" w:rsidP="00924B7E">
      <w:pPr>
        <w:rPr>
          <w:spacing w:val="-2"/>
          <w:rtl/>
        </w:rPr>
      </w:pPr>
      <w:r w:rsidRPr="00B63C5C">
        <w:rPr>
          <w:spacing w:val="-2"/>
          <w:rtl/>
        </w:rPr>
        <w:t xml:space="preserve">יום א' </w:t>
      </w:r>
      <w:r w:rsidR="00D34DE3" w:rsidRPr="00B63C5C">
        <w:rPr>
          <w:rStyle w:val="affff1"/>
          <w:rFonts w:hint="cs"/>
          <w:spacing w:val="-2"/>
          <w:rtl/>
        </w:rPr>
        <w:t xml:space="preserve">לרי''ש </w:t>
      </w:r>
      <w:r w:rsidRPr="00B63C5C">
        <w:rPr>
          <w:spacing w:val="-2"/>
          <w:rtl/>
        </w:rPr>
        <w:t xml:space="preserve">לעולם אסור; </w:t>
      </w:r>
      <w:r w:rsidRPr="00B63C5C">
        <w:rPr>
          <w:rStyle w:val="affff1"/>
          <w:spacing w:val="-2"/>
          <w:rtl/>
        </w:rPr>
        <w:t>ואי ס"ד</w:t>
      </w:r>
      <w:r w:rsidRPr="00B63C5C">
        <w:rPr>
          <w:spacing w:val="-2"/>
          <w:rtl/>
        </w:rPr>
        <w:t xml:space="preserve"> הן ואידיהן, </w:t>
      </w:r>
      <w:r w:rsidRPr="00B63C5C">
        <w:rPr>
          <w:rStyle w:val="affff1"/>
          <w:spacing w:val="-2"/>
          <w:rtl/>
        </w:rPr>
        <w:t>האיכא</w:t>
      </w:r>
      <w:r w:rsidRPr="00B63C5C">
        <w:rPr>
          <w:spacing w:val="-2"/>
          <w:rtl/>
        </w:rPr>
        <w:t xml:space="preserve"> </w:t>
      </w:r>
      <w:r w:rsidRPr="00B63C5C">
        <w:rPr>
          <w:rFonts w:hint="cs"/>
          <w:spacing w:val="-2"/>
          <w:rtl/>
        </w:rPr>
        <w:t>ד' וה' דשרי</w:t>
      </w:r>
    </w:p>
    <w:p w14:paraId="5DBFB742" w14:textId="77777777" w:rsidR="00924B7E" w:rsidRDefault="00910F84" w:rsidP="00924B7E">
      <w:pPr>
        <w:pStyle w:val="36"/>
        <w:framePr w:wrap="notBeside"/>
        <w:rPr>
          <w:rtl/>
        </w:rPr>
      </w:pPr>
      <w:r>
        <w:rPr>
          <w:rtl/>
        </w:rPr>
        <w:t xml:space="preserve">- </w:t>
      </w:r>
      <w:r w:rsidRPr="00C35A2C">
        <w:rPr>
          <w:rFonts w:hint="cs"/>
          <w:rtl/>
        </w:rPr>
        <w:t>דאליבא דרי</w:t>
      </w:r>
      <w:r>
        <w:rPr>
          <w:rtl/>
        </w:rPr>
        <w:t>"</w:t>
      </w:r>
      <w:r w:rsidRPr="00C35A2C">
        <w:rPr>
          <w:rFonts w:hint="cs"/>
          <w:rtl/>
        </w:rPr>
        <w:t>ש</w:t>
      </w:r>
    </w:p>
    <w:p w14:paraId="769C7C28" w14:textId="374B45C0" w:rsidR="00910F84" w:rsidRDefault="00910F84" w:rsidP="00924B7E">
      <w:pPr>
        <w:rPr>
          <w:rtl/>
        </w:rPr>
      </w:pPr>
      <w:r w:rsidRPr="00C35A2C">
        <w:rPr>
          <w:rFonts w:hint="cs"/>
          <w:rtl/>
        </w:rPr>
        <w:t xml:space="preserve"> לא קשה דוודאי הן בלא אידיהן </w:t>
      </w:r>
      <w:r w:rsidRPr="00D34DE3">
        <w:rPr>
          <w:rStyle w:val="affff1"/>
          <w:rFonts w:hint="cs"/>
          <w:rtl/>
        </w:rPr>
        <w:t>וקשה</w:t>
      </w:r>
      <w:r w:rsidRPr="00C35A2C">
        <w:rPr>
          <w:rFonts w:hint="cs"/>
          <w:rtl/>
        </w:rPr>
        <w:t xml:space="preserve"> אליבא דרבנן</w:t>
      </w:r>
      <w:r w:rsidRPr="00C35A2C">
        <w:rPr>
          <w:rtl/>
        </w:rPr>
        <w:t>,</w:t>
      </w:r>
    </w:p>
    <w:p w14:paraId="30AB350C" w14:textId="6DAA851A" w:rsidR="00924B7E" w:rsidRDefault="00D34DE3" w:rsidP="00924B7E">
      <w:pPr>
        <w:pStyle w:val="36"/>
        <w:framePr w:wrap="notBeside"/>
        <w:rPr>
          <w:rtl/>
        </w:rPr>
      </w:pPr>
      <w:r>
        <w:rPr>
          <w:rFonts w:hint="cs"/>
          <w:rtl/>
        </w:rPr>
        <w:t xml:space="preserve">א. </w:t>
      </w:r>
      <w:r w:rsidR="00910F84" w:rsidRPr="00C35A2C">
        <w:rPr>
          <w:rtl/>
        </w:rPr>
        <w:t>רבינא</w:t>
      </w:r>
      <w:r>
        <w:rPr>
          <w:rFonts w:hint="cs"/>
          <w:rtl/>
        </w:rPr>
        <w:t xml:space="preserve"> ת''ש</w:t>
      </w:r>
      <w:r w:rsidR="00910F84" w:rsidRPr="00C35A2C">
        <w:rPr>
          <w:rtl/>
        </w:rPr>
        <w:t>:</w:t>
      </w:r>
    </w:p>
    <w:p w14:paraId="333FE6AE" w14:textId="3326BAA6" w:rsidR="00D34DE3" w:rsidRDefault="00910F84" w:rsidP="00B63C5C">
      <w:pPr>
        <w:rPr>
          <w:rtl/>
        </w:rPr>
      </w:pPr>
      <w:r w:rsidRPr="00C35A2C">
        <w:rPr>
          <w:rtl/>
        </w:rPr>
        <w:t xml:space="preserve">ואלו הן אידיהן של </w:t>
      </w:r>
      <w:r w:rsidR="00B63C5C">
        <w:rPr>
          <w:rFonts w:hint="cs"/>
          <w:rtl/>
        </w:rPr>
        <w:t>ע''ז</w:t>
      </w:r>
      <w:r w:rsidRPr="00C35A2C">
        <w:rPr>
          <w:rtl/>
        </w:rPr>
        <w:t xml:space="preserve">: </w:t>
      </w:r>
      <w:r w:rsidRPr="00D34DE3">
        <w:rPr>
          <w:rStyle w:val="afff"/>
          <w:rtl/>
        </w:rPr>
        <w:t>קלנדא -</w:t>
      </w:r>
      <w:r w:rsidRPr="00C35A2C">
        <w:rPr>
          <w:rtl/>
        </w:rPr>
        <w:t xml:space="preserve"> ח' ימים אחר תקופה</w:t>
      </w:r>
      <w:r w:rsidR="00D34DE3">
        <w:rPr>
          <w:rFonts w:hint="cs"/>
          <w:rtl/>
        </w:rPr>
        <w:t xml:space="preserve"> </w:t>
      </w:r>
      <w:r w:rsidR="00D34DE3" w:rsidRPr="00B63C5C">
        <w:rPr>
          <w:rStyle w:val="affff1"/>
          <w:rFonts w:hint="cs"/>
          <w:rtl/>
        </w:rPr>
        <w:t>[טבת]</w:t>
      </w:r>
      <w:r w:rsidRPr="00B63C5C">
        <w:rPr>
          <w:rStyle w:val="affff1"/>
          <w:rtl/>
        </w:rPr>
        <w:t>,</w:t>
      </w:r>
      <w:r w:rsidRPr="00C35A2C">
        <w:rPr>
          <w:rtl/>
        </w:rPr>
        <w:t xml:space="preserve"> </w:t>
      </w:r>
    </w:p>
    <w:p w14:paraId="338A79D9" w14:textId="114F88CD" w:rsidR="00924B7E" w:rsidRDefault="00910F84" w:rsidP="00924B7E">
      <w:pPr>
        <w:rPr>
          <w:rtl/>
        </w:rPr>
      </w:pPr>
      <w:r w:rsidRPr="00D34DE3">
        <w:rPr>
          <w:rStyle w:val="afff"/>
          <w:rtl/>
        </w:rPr>
        <w:t>סטרונייא -</w:t>
      </w:r>
      <w:r w:rsidRPr="00C35A2C">
        <w:rPr>
          <w:rtl/>
        </w:rPr>
        <w:t xml:space="preserve"> שמונה ימים לפני תקופה, </w:t>
      </w:r>
      <w:r w:rsidRPr="00B63C5C">
        <w:rPr>
          <w:rStyle w:val="affff1"/>
          <w:rtl/>
        </w:rPr>
        <w:t>וסימנך:</w:t>
      </w:r>
      <w:r w:rsidRPr="00C35A2C">
        <w:rPr>
          <w:rtl/>
        </w:rPr>
        <w:t xml:space="preserve"> </w:t>
      </w:r>
      <w:r w:rsidRPr="00DE3B47">
        <w:rPr>
          <w:rStyle w:val="afffd"/>
          <w:rtl/>
        </w:rPr>
        <w:t>אחור וקדם צרתני</w:t>
      </w:r>
    </w:p>
    <w:p w14:paraId="2FDAB3EB" w14:textId="77777777" w:rsidR="00924B7E" w:rsidRDefault="00910F84" w:rsidP="00924B7E">
      <w:pPr>
        <w:pStyle w:val="36"/>
        <w:framePr w:wrap="notBeside"/>
        <w:rPr>
          <w:rtl/>
        </w:rPr>
      </w:pPr>
      <w:r w:rsidRPr="00C35A2C">
        <w:rPr>
          <w:rtl/>
        </w:rPr>
        <w:t>ואי ס</w:t>
      </w:r>
      <w:r>
        <w:rPr>
          <w:rtl/>
        </w:rPr>
        <w:t>"</w:t>
      </w:r>
      <w:r w:rsidRPr="00C35A2C">
        <w:rPr>
          <w:rFonts w:hint="cs"/>
          <w:rtl/>
        </w:rPr>
        <w:t>ד</w:t>
      </w:r>
    </w:p>
    <w:p w14:paraId="3D8DCD49" w14:textId="01956528" w:rsidR="00910F84" w:rsidRPr="00C35A2C" w:rsidRDefault="00910F84" w:rsidP="00924B7E">
      <w:pPr>
        <w:rPr>
          <w:rtl/>
        </w:rPr>
      </w:pPr>
      <w:r w:rsidRPr="00C35A2C">
        <w:rPr>
          <w:rtl/>
        </w:rPr>
        <w:t xml:space="preserve">הן ואידיהן, עשרה הוו! </w:t>
      </w:r>
      <w:r w:rsidRPr="00B63C5C">
        <w:rPr>
          <w:rStyle w:val="affff1"/>
          <w:rFonts w:hint="cs"/>
          <w:rtl/>
        </w:rPr>
        <w:t xml:space="preserve">- </w:t>
      </w:r>
      <w:r w:rsidRPr="00B63C5C">
        <w:rPr>
          <w:rStyle w:val="affff1"/>
          <w:rtl/>
        </w:rPr>
        <w:t>תנא,</w:t>
      </w:r>
      <w:r w:rsidRPr="00C35A2C">
        <w:rPr>
          <w:rtl/>
        </w:rPr>
        <w:t xml:space="preserve"> כוליה קלנדא </w:t>
      </w:r>
      <w:r w:rsidR="00B63C5C">
        <w:rPr>
          <w:rFonts w:hint="cs"/>
          <w:rtl/>
        </w:rPr>
        <w:t>נחשב יום אחד</w:t>
      </w:r>
      <w:r>
        <w:rPr>
          <w:rFonts w:hint="cs"/>
          <w:rtl/>
        </w:rPr>
        <w:t>.</w:t>
      </w:r>
    </w:p>
    <w:p w14:paraId="5872577D" w14:textId="1E99444C" w:rsidR="00924B7E" w:rsidRDefault="00D34DE3" w:rsidP="00924B7E">
      <w:pPr>
        <w:pStyle w:val="36"/>
        <w:framePr w:wrap="notBeside"/>
        <w:rPr>
          <w:rtl/>
        </w:rPr>
      </w:pPr>
      <w:r>
        <w:rPr>
          <w:rFonts w:hint="cs"/>
          <w:rtl/>
        </w:rPr>
        <w:t xml:space="preserve">ב. </w:t>
      </w:r>
      <w:r w:rsidR="00910F84" w:rsidRPr="00C35A2C">
        <w:rPr>
          <w:rtl/>
        </w:rPr>
        <w:t>רב אשי</w:t>
      </w:r>
      <w:r>
        <w:rPr>
          <w:rFonts w:hint="cs"/>
          <w:rtl/>
        </w:rPr>
        <w:t xml:space="preserve"> ת''ש:</w:t>
      </w:r>
      <w:r w:rsidR="00910F84" w:rsidRPr="00C35A2C">
        <w:rPr>
          <w:rtl/>
        </w:rPr>
        <w:t xml:space="preserve"> </w:t>
      </w:r>
    </w:p>
    <w:p w14:paraId="0409332E" w14:textId="500922BB" w:rsidR="00910F84" w:rsidRDefault="00910F84" w:rsidP="00910F84">
      <w:pPr>
        <w:rPr>
          <w:rtl/>
        </w:rPr>
      </w:pPr>
      <w:r w:rsidRPr="00C35A2C">
        <w:rPr>
          <w:rtl/>
        </w:rPr>
        <w:t>לפני אידיהן של ע</w:t>
      </w:r>
      <w:r w:rsidRPr="00C35A2C">
        <w:rPr>
          <w:rFonts w:hint="cs"/>
          <w:rtl/>
        </w:rPr>
        <w:t>כו</w:t>
      </w:r>
      <w:r>
        <w:rPr>
          <w:rtl/>
        </w:rPr>
        <w:t>"</w:t>
      </w:r>
      <w:r w:rsidRPr="00C35A2C">
        <w:rPr>
          <w:rFonts w:hint="cs"/>
          <w:rtl/>
        </w:rPr>
        <w:t xml:space="preserve">ם ג' ימים </w:t>
      </w:r>
      <w:r w:rsidRPr="00C35A2C">
        <w:rPr>
          <w:rtl/>
        </w:rPr>
        <w:t>; ואי ס</w:t>
      </w:r>
      <w:r>
        <w:rPr>
          <w:rtl/>
        </w:rPr>
        <w:t>"</w:t>
      </w:r>
      <w:r w:rsidRPr="00C35A2C">
        <w:rPr>
          <w:rtl/>
        </w:rPr>
        <w:t xml:space="preserve">ד הן ואידיהן, </w:t>
      </w:r>
      <w:r w:rsidRPr="00B63C5C">
        <w:rPr>
          <w:rStyle w:val="affff1"/>
          <w:rtl/>
        </w:rPr>
        <w:t>ליתני:</w:t>
      </w:r>
      <w:r w:rsidRPr="00C35A2C">
        <w:rPr>
          <w:rtl/>
        </w:rPr>
        <w:t xml:space="preserve"> אידיהן של ע</w:t>
      </w:r>
      <w:r w:rsidRPr="00C35A2C">
        <w:rPr>
          <w:rFonts w:hint="cs"/>
          <w:rtl/>
        </w:rPr>
        <w:t>כו</w:t>
      </w:r>
      <w:r>
        <w:rPr>
          <w:rtl/>
        </w:rPr>
        <w:t>"</w:t>
      </w:r>
      <w:r w:rsidRPr="00C35A2C">
        <w:rPr>
          <w:rFonts w:hint="cs"/>
          <w:rtl/>
        </w:rPr>
        <w:t>ם ג'</w:t>
      </w:r>
      <w:r w:rsidRPr="00C35A2C">
        <w:rPr>
          <w:rtl/>
        </w:rPr>
        <w:t xml:space="preserve"> ימים!</w:t>
      </w:r>
    </w:p>
    <w:p w14:paraId="417504AD" w14:textId="77777777" w:rsidR="00B63C5C" w:rsidRDefault="00910F84" w:rsidP="00B63C5C">
      <w:pPr>
        <w:pStyle w:val="36"/>
        <w:framePr w:wrap="notBeside"/>
        <w:rPr>
          <w:rtl/>
        </w:rPr>
      </w:pPr>
      <w:r w:rsidRPr="00C35A2C">
        <w:rPr>
          <w:rtl/>
        </w:rPr>
        <w:t xml:space="preserve">וכי תימא, </w:t>
      </w:r>
    </w:p>
    <w:p w14:paraId="5A1003B9" w14:textId="689197CC" w:rsidR="00910F84" w:rsidRPr="00D34DE3" w:rsidRDefault="00910F84" w:rsidP="00B63C5C">
      <w:pPr>
        <w:spacing w:after="120"/>
        <w:rPr>
          <w:b/>
          <w:bCs/>
          <w:rtl/>
        </w:rPr>
      </w:pPr>
      <w:r w:rsidRPr="00C35A2C">
        <w:rPr>
          <w:rtl/>
        </w:rPr>
        <w:t xml:space="preserve">האי דתני לפני אידיהן - למעוטי לאחר אידיהן, </w:t>
      </w:r>
      <w:r w:rsidRPr="00B63C5C">
        <w:rPr>
          <w:rStyle w:val="affff1"/>
          <w:rtl/>
        </w:rPr>
        <w:t>ליתני:</w:t>
      </w:r>
      <w:r w:rsidRPr="00C35A2C">
        <w:rPr>
          <w:rtl/>
        </w:rPr>
        <w:t xml:space="preserve"> אידם של עובדי כוכבים ג' ימים לפניהם</w:t>
      </w:r>
      <w:r w:rsidRPr="00B63C5C">
        <w:rPr>
          <w:rStyle w:val="affff1"/>
          <w:rFonts w:hint="cs"/>
          <w:rtl/>
        </w:rPr>
        <w:t xml:space="preserve">- </w:t>
      </w:r>
      <w:r w:rsidRPr="00B63C5C">
        <w:rPr>
          <w:rStyle w:val="affff1"/>
          <w:rtl/>
        </w:rPr>
        <w:t xml:space="preserve"> אלא ש"מ:</w:t>
      </w:r>
      <w:r w:rsidRPr="00C35A2C">
        <w:rPr>
          <w:b/>
          <w:bCs/>
          <w:rtl/>
        </w:rPr>
        <w:t xml:space="preserve"> </w:t>
      </w:r>
      <w:r w:rsidRPr="00B63C5C">
        <w:rPr>
          <w:rStyle w:val="afff"/>
          <w:rtl/>
        </w:rPr>
        <w:t>הן בלא אידיהן, ש"מ.</w:t>
      </w:r>
    </w:p>
    <w:p w14:paraId="48360F46" w14:textId="77777777" w:rsidR="00924B7E" w:rsidRDefault="00910F84" w:rsidP="00924B7E">
      <w:pPr>
        <w:pStyle w:val="36"/>
        <w:framePr w:wrap="notBeside"/>
        <w:rPr>
          <w:rtl/>
        </w:rPr>
      </w:pPr>
      <w:r w:rsidRPr="00DE3B47">
        <w:rPr>
          <w:rtl/>
        </w:rPr>
        <w:t>איבעיא:</w:t>
      </w:r>
    </w:p>
    <w:p w14:paraId="336BC0AD" w14:textId="7EB9D2B4" w:rsidR="00910F84" w:rsidRPr="00B63C5C" w:rsidRDefault="00910F84" w:rsidP="00805DC2">
      <w:pPr>
        <w:pStyle w:val="affff2"/>
        <w:rPr>
          <w:rtl/>
        </w:rPr>
      </w:pPr>
      <w:r w:rsidRPr="00B63C5C">
        <w:rPr>
          <w:rtl/>
        </w:rPr>
        <w:t>משום הרווחה, או משום לפני עור לא תתן מכשול</w:t>
      </w:r>
      <w:r w:rsidR="00D34DE3" w:rsidRPr="00B63C5C">
        <w:rPr>
          <w:rFonts w:hint="cs"/>
          <w:rtl/>
        </w:rPr>
        <w:t xml:space="preserve"> </w:t>
      </w:r>
      <w:r w:rsidR="00D34DE3" w:rsidRPr="00B63C5C">
        <w:rPr>
          <w:rStyle w:val="affff8"/>
          <w:rFonts w:hint="cs"/>
          <w:rtl/>
        </w:rPr>
        <w:t>טעם האיסור</w:t>
      </w:r>
    </w:p>
    <w:p w14:paraId="7E76D8FE" w14:textId="77777777" w:rsidR="00924B7E" w:rsidRDefault="00910F84" w:rsidP="00924B7E">
      <w:pPr>
        <w:pStyle w:val="36"/>
        <w:framePr w:wrap="notBeside"/>
        <w:rPr>
          <w:rtl/>
        </w:rPr>
      </w:pPr>
      <w:r w:rsidRPr="00C35A2C">
        <w:rPr>
          <w:rFonts w:hint="cs"/>
          <w:rtl/>
        </w:rPr>
        <w:t>נפק</w:t>
      </w:r>
      <w:r>
        <w:rPr>
          <w:rtl/>
        </w:rPr>
        <w:t>"</w:t>
      </w:r>
      <w:r w:rsidRPr="00C35A2C">
        <w:rPr>
          <w:rFonts w:hint="cs"/>
          <w:rtl/>
        </w:rPr>
        <w:t xml:space="preserve">מ </w:t>
      </w:r>
    </w:p>
    <w:p w14:paraId="47CB78FA" w14:textId="414B7EE2" w:rsidR="00910F84" w:rsidRPr="00C35A2C" w:rsidRDefault="00910F84" w:rsidP="00D34DE3">
      <w:pPr>
        <w:rPr>
          <w:rtl/>
        </w:rPr>
      </w:pPr>
      <w:r w:rsidRPr="00C35A2C">
        <w:rPr>
          <w:rFonts w:hint="cs"/>
          <w:rtl/>
        </w:rPr>
        <w:t>דיש ל</w:t>
      </w:r>
      <w:r w:rsidR="00D34DE3">
        <w:rPr>
          <w:rFonts w:hint="cs"/>
          <w:rtl/>
        </w:rPr>
        <w:t>ג</w:t>
      </w:r>
      <w:r w:rsidRPr="00C35A2C">
        <w:rPr>
          <w:rFonts w:hint="cs"/>
          <w:rtl/>
        </w:rPr>
        <w:t>ו</w:t>
      </w:r>
      <w:r w:rsidR="00D34DE3">
        <w:rPr>
          <w:rFonts w:hint="cs"/>
          <w:rtl/>
        </w:rPr>
        <w:t>י</w:t>
      </w:r>
      <w:r w:rsidRPr="00C35A2C">
        <w:rPr>
          <w:rFonts w:hint="cs"/>
          <w:rtl/>
        </w:rPr>
        <w:t xml:space="preserve"> בהמה אי משום</w:t>
      </w:r>
      <w:r w:rsidRPr="00C35A2C">
        <w:rPr>
          <w:rtl/>
        </w:rPr>
        <w:t xml:space="preserve"> הרווחה </w:t>
      </w:r>
      <w:r w:rsidRPr="00C35A2C">
        <w:rPr>
          <w:rFonts w:hint="cs"/>
          <w:rtl/>
        </w:rPr>
        <w:t>מ</w:t>
      </w:r>
      <w:r>
        <w:rPr>
          <w:rtl/>
        </w:rPr>
        <w:t>רווח</w:t>
      </w:r>
      <w:r w:rsidRPr="00C35A2C">
        <w:rPr>
          <w:rtl/>
        </w:rPr>
        <w:t xml:space="preserve">, אי משום </w:t>
      </w:r>
      <w:r>
        <w:rPr>
          <w:rFonts w:hint="cs"/>
          <w:rtl/>
        </w:rPr>
        <w:t xml:space="preserve">לפני עיור </w:t>
      </w:r>
      <w:r w:rsidRPr="00C35A2C">
        <w:rPr>
          <w:rtl/>
        </w:rPr>
        <w:t xml:space="preserve">- הא </w:t>
      </w:r>
      <w:r w:rsidRPr="00C35A2C">
        <w:rPr>
          <w:rFonts w:hint="cs"/>
          <w:rtl/>
        </w:rPr>
        <w:t>יש לו את שלו</w:t>
      </w:r>
      <w:r w:rsidRPr="00C35A2C">
        <w:rPr>
          <w:rtl/>
        </w:rPr>
        <w:t>.</w:t>
      </w:r>
      <w:r w:rsidR="00D34DE3">
        <w:rPr>
          <w:rFonts w:hint="cs"/>
          <w:rtl/>
        </w:rPr>
        <w:t xml:space="preserve"> ולא עובר. </w:t>
      </w:r>
    </w:p>
    <w:p w14:paraId="63ECD746" w14:textId="77777777" w:rsidR="00910F84" w:rsidRPr="00C35A2C" w:rsidRDefault="00910F84" w:rsidP="00910F84">
      <w:pPr>
        <w:pStyle w:val="aff6"/>
        <w:framePr w:wrap="around"/>
        <w:rPr>
          <w:rtl/>
        </w:rPr>
      </w:pPr>
      <w:r w:rsidRPr="00C35A2C">
        <w:rPr>
          <w:rFonts w:hint="cs"/>
          <w:rtl/>
        </w:rPr>
        <w:t>ו:</w:t>
      </w:r>
    </w:p>
    <w:p w14:paraId="2A59751F" w14:textId="77777777" w:rsidR="00924B7E" w:rsidRDefault="00910F84" w:rsidP="00924B7E">
      <w:pPr>
        <w:pStyle w:val="36"/>
        <w:framePr w:wrap="notBeside"/>
        <w:rPr>
          <w:rtl/>
        </w:rPr>
      </w:pPr>
      <w:r w:rsidRPr="00DE3B47">
        <w:rPr>
          <w:rFonts w:hint="cs"/>
          <w:rtl/>
        </w:rPr>
        <w:t>והך דר</w:t>
      </w:r>
      <w:r w:rsidRPr="00DE3B47">
        <w:rPr>
          <w:rtl/>
        </w:rPr>
        <w:t>"</w:t>
      </w:r>
      <w:r w:rsidRPr="00DE3B47">
        <w:rPr>
          <w:rFonts w:hint="cs"/>
          <w:rtl/>
        </w:rPr>
        <w:t>נ</w:t>
      </w:r>
    </w:p>
    <w:p w14:paraId="25E307EF" w14:textId="6C4E576B" w:rsidR="00910F84" w:rsidRPr="00B63C5C" w:rsidRDefault="00910F84" w:rsidP="00910F84">
      <w:pPr>
        <w:rPr>
          <w:rStyle w:val="affff8"/>
          <w:rtl/>
        </w:rPr>
      </w:pPr>
      <w:r w:rsidRPr="00D34DE3">
        <w:rPr>
          <w:rtl/>
        </w:rPr>
        <w:t xml:space="preserve">מנין שלא יושיט כוס יין לנזיר, ואבר מן החי לבני נח? </w:t>
      </w:r>
      <w:r w:rsidRPr="00D34DE3">
        <w:rPr>
          <w:rStyle w:val="afffd"/>
          <w:rtl/>
        </w:rPr>
        <w:t>ולפני עור לא תתן מכשול</w:t>
      </w:r>
      <w:r w:rsidR="00B63C5C">
        <w:rPr>
          <w:rStyle w:val="afffd"/>
          <w:rFonts w:hint="cs"/>
          <w:rtl/>
        </w:rPr>
        <w:t xml:space="preserve"> </w:t>
      </w:r>
      <w:r w:rsidR="00B63C5C">
        <w:rPr>
          <w:rStyle w:val="affff8"/>
          <w:rFonts w:hint="cs"/>
          <w:rtl/>
        </w:rPr>
        <w:t xml:space="preserve">ומשמע דגם ביש לו עובר. </w:t>
      </w:r>
    </w:p>
    <w:p w14:paraId="1DF24DD1" w14:textId="1988DAE6" w:rsidR="00D34DE3" w:rsidRDefault="00910F84" w:rsidP="00D34DE3">
      <w:pPr>
        <w:pStyle w:val="36"/>
        <w:framePr w:wrap="notBeside"/>
        <w:rPr>
          <w:rtl/>
        </w:rPr>
      </w:pPr>
      <w:r w:rsidRPr="00C35A2C">
        <w:rPr>
          <w:rFonts w:hint="cs"/>
          <w:rtl/>
        </w:rPr>
        <w:t>- שם</w:t>
      </w:r>
      <w:r w:rsidR="00B63C5C">
        <w:rPr>
          <w:rFonts w:hint="cs"/>
          <w:rtl/>
        </w:rPr>
        <w:t xml:space="preserve"> מיירי:</w:t>
      </w:r>
    </w:p>
    <w:p w14:paraId="46371210" w14:textId="0102A028" w:rsidR="00910F84" w:rsidRPr="00C35A2C" w:rsidRDefault="00910F84" w:rsidP="00B63C5C">
      <w:pPr>
        <w:spacing w:after="120"/>
        <w:rPr>
          <w:rtl/>
        </w:rPr>
      </w:pPr>
      <w:r w:rsidRPr="00C35A2C">
        <w:rPr>
          <w:rFonts w:hint="cs"/>
          <w:rtl/>
        </w:rPr>
        <w:t xml:space="preserve">שעומד בשני צידי הנהר </w:t>
      </w:r>
      <w:r w:rsidRPr="00D34DE3">
        <w:rPr>
          <w:rStyle w:val="affff1"/>
          <w:rFonts w:hint="cs"/>
          <w:rtl/>
        </w:rPr>
        <w:t>דייקא נמי</w:t>
      </w:r>
      <w:r w:rsidRPr="00C35A2C">
        <w:rPr>
          <w:rFonts w:hint="cs"/>
          <w:rtl/>
        </w:rPr>
        <w:t xml:space="preserve"> דתני לא </w:t>
      </w:r>
      <w:r w:rsidRPr="00C35A2C">
        <w:rPr>
          <w:rFonts w:hint="cs"/>
          <w:b/>
          <w:bCs/>
          <w:rtl/>
        </w:rPr>
        <w:t>יושיט</w:t>
      </w:r>
      <w:r w:rsidRPr="00C35A2C">
        <w:rPr>
          <w:rFonts w:hint="cs"/>
          <w:rtl/>
        </w:rPr>
        <w:t xml:space="preserve"> ולא לא יתן</w:t>
      </w:r>
    </w:p>
    <w:p w14:paraId="21614844" w14:textId="77777777" w:rsidR="00924B7E" w:rsidRDefault="00910F84" w:rsidP="00924B7E">
      <w:pPr>
        <w:pStyle w:val="36"/>
        <w:framePr w:wrap="notBeside"/>
        <w:rPr>
          <w:rtl/>
        </w:rPr>
      </w:pPr>
      <w:r w:rsidRPr="00DE3B47">
        <w:rPr>
          <w:rtl/>
        </w:rPr>
        <w:t xml:space="preserve">איבעיא להו: </w:t>
      </w:r>
    </w:p>
    <w:p w14:paraId="052CA630" w14:textId="77777777" w:rsidR="00924B7E" w:rsidRDefault="00910F84" w:rsidP="00805DC2">
      <w:pPr>
        <w:pStyle w:val="affff2"/>
        <w:rPr>
          <w:rtl/>
        </w:rPr>
      </w:pPr>
      <w:r w:rsidRPr="00DE3B47">
        <w:rPr>
          <w:rtl/>
        </w:rPr>
        <w:t>נשא ונתן, מאי?</w:t>
      </w:r>
      <w:r w:rsidRPr="00C35A2C">
        <w:rPr>
          <w:rtl/>
        </w:rPr>
        <w:t xml:space="preserve"> </w:t>
      </w:r>
    </w:p>
    <w:p w14:paraId="49BCD32B" w14:textId="42AF928F" w:rsidR="00910F84" w:rsidRPr="00C35A2C" w:rsidRDefault="00924B7E" w:rsidP="00910F84">
      <w:pPr>
        <w:rPr>
          <w:rtl/>
        </w:rPr>
      </w:pPr>
      <w:r w:rsidRPr="00F9419D">
        <w:rPr>
          <w:rStyle w:val="affff1"/>
          <w:rFonts w:hint="cs"/>
          <w:rtl/>
        </w:rPr>
        <w:t>רי''ו</w:t>
      </w:r>
      <w:r w:rsidR="00910F84" w:rsidRPr="00F9419D">
        <w:rPr>
          <w:rStyle w:val="affff1"/>
          <w:rtl/>
        </w:rPr>
        <w:t>:</w:t>
      </w:r>
      <w:r w:rsidR="00910F84" w:rsidRPr="00C35A2C">
        <w:rPr>
          <w:rtl/>
        </w:rPr>
        <w:t xml:space="preserve"> נשא ונתן </w:t>
      </w:r>
      <w:r w:rsidR="00F9419D">
        <w:rPr>
          <w:rtl/>
        </w:rPr>
        <w:t>–</w:t>
      </w:r>
      <w:r w:rsidR="00910F84" w:rsidRPr="00C35A2C">
        <w:rPr>
          <w:rtl/>
        </w:rPr>
        <w:t xml:space="preserve"> אסור</w:t>
      </w:r>
      <w:r w:rsidR="00F9419D">
        <w:rPr>
          <w:rFonts w:hint="cs"/>
          <w:rtl/>
        </w:rPr>
        <w:t xml:space="preserve"> </w:t>
      </w:r>
      <w:r w:rsidR="00B63C5C">
        <w:rPr>
          <w:rStyle w:val="affff8"/>
          <w:rFonts w:hint="cs"/>
          <w:rtl/>
        </w:rPr>
        <w:t>ב</w:t>
      </w:r>
      <w:r w:rsidR="00F9419D" w:rsidRPr="00F9419D">
        <w:rPr>
          <w:rStyle w:val="affff8"/>
          <w:rFonts w:hint="cs"/>
          <w:rtl/>
        </w:rPr>
        <w:t>הנאה</w:t>
      </w:r>
      <w:r w:rsidR="00910F84" w:rsidRPr="00C35A2C">
        <w:rPr>
          <w:rtl/>
        </w:rPr>
        <w:t xml:space="preserve">, </w:t>
      </w:r>
      <w:r w:rsidR="00B63C5C">
        <w:rPr>
          <w:rtl/>
        </w:rPr>
        <w:tab/>
      </w:r>
      <w:r w:rsidR="00B63C5C">
        <w:rPr>
          <w:rtl/>
        </w:rPr>
        <w:tab/>
      </w:r>
      <w:r w:rsidR="00910F84" w:rsidRPr="00924B7E">
        <w:rPr>
          <w:rStyle w:val="affff1"/>
          <w:rtl/>
        </w:rPr>
        <w:t>ר"ל</w:t>
      </w:r>
      <w:r w:rsidR="00910F84" w:rsidRPr="00C35A2C">
        <w:rPr>
          <w:rtl/>
        </w:rPr>
        <w:t>: נשא מותר.</w:t>
      </w:r>
    </w:p>
    <w:p w14:paraId="57B9532E" w14:textId="77777777" w:rsidR="00924B7E" w:rsidRDefault="00924B7E" w:rsidP="00924B7E">
      <w:pPr>
        <w:pStyle w:val="36"/>
        <w:framePr w:wrap="notBeside"/>
        <w:rPr>
          <w:rtl/>
        </w:rPr>
      </w:pPr>
      <w:r>
        <w:rPr>
          <w:rFonts w:hint="cs"/>
          <w:rtl/>
        </w:rPr>
        <w:t xml:space="preserve">הקשה </w:t>
      </w:r>
      <w:r w:rsidR="00910F84" w:rsidRPr="00C35A2C">
        <w:rPr>
          <w:rtl/>
        </w:rPr>
        <w:t>ר</w:t>
      </w:r>
      <w:r w:rsidR="00910F84" w:rsidRPr="00C35A2C">
        <w:rPr>
          <w:rFonts w:hint="cs"/>
          <w:rtl/>
        </w:rPr>
        <w:t>י</w:t>
      </w:r>
      <w:r w:rsidR="00910F84">
        <w:rPr>
          <w:rtl/>
        </w:rPr>
        <w:t>"</w:t>
      </w:r>
      <w:r w:rsidR="00910F84" w:rsidRPr="00C35A2C">
        <w:rPr>
          <w:rFonts w:hint="cs"/>
          <w:rtl/>
        </w:rPr>
        <w:t>ו לר</w:t>
      </w:r>
      <w:r w:rsidR="00910F84">
        <w:rPr>
          <w:rtl/>
        </w:rPr>
        <w:t>"</w:t>
      </w:r>
      <w:r w:rsidR="00910F84" w:rsidRPr="00C35A2C">
        <w:rPr>
          <w:rFonts w:hint="cs"/>
          <w:rtl/>
        </w:rPr>
        <w:t>ל</w:t>
      </w:r>
      <w:r w:rsidR="00910F84" w:rsidRPr="00C35A2C">
        <w:rPr>
          <w:rtl/>
        </w:rPr>
        <w:t>:</w:t>
      </w:r>
    </w:p>
    <w:p w14:paraId="155B7F6B" w14:textId="77777777" w:rsidR="00F9419D" w:rsidRDefault="00910F84" w:rsidP="00910F84">
      <w:pPr>
        <w:rPr>
          <w:rtl/>
        </w:rPr>
      </w:pPr>
      <w:r w:rsidRPr="00C35A2C">
        <w:rPr>
          <w:rtl/>
        </w:rPr>
        <w:t xml:space="preserve">אידיהן של </w:t>
      </w:r>
      <w:r w:rsidR="00F9419D">
        <w:rPr>
          <w:rFonts w:hint="cs"/>
          <w:rtl/>
        </w:rPr>
        <w:t xml:space="preserve">ע'ז </w:t>
      </w:r>
      <w:r w:rsidRPr="00C35A2C">
        <w:rPr>
          <w:rtl/>
        </w:rPr>
        <w:t xml:space="preserve">נשא ונתן - אסורין; מאי לאו לפני אידיהן! </w:t>
      </w:r>
    </w:p>
    <w:p w14:paraId="55C41DF1" w14:textId="77777777" w:rsidR="00F9419D" w:rsidRDefault="00F9419D" w:rsidP="00F9419D">
      <w:pPr>
        <w:pStyle w:val="36"/>
        <w:framePr w:wrap="notBeside"/>
        <w:rPr>
          <w:rtl/>
        </w:rPr>
      </w:pPr>
      <w:r>
        <w:rPr>
          <w:rFonts w:hint="cs"/>
          <w:rtl/>
        </w:rPr>
        <w:t xml:space="preserve">- </w:t>
      </w:r>
    </w:p>
    <w:p w14:paraId="6BFDECEA" w14:textId="1F09CB2C" w:rsidR="00910F84" w:rsidRPr="00C35A2C" w:rsidRDefault="00910F84" w:rsidP="00910F84">
      <w:pPr>
        <w:rPr>
          <w:rtl/>
        </w:rPr>
      </w:pPr>
      <w:r w:rsidRPr="00C35A2C">
        <w:rPr>
          <w:rtl/>
        </w:rPr>
        <w:t>לא, אידיהן דוקא.</w:t>
      </w:r>
    </w:p>
    <w:p w14:paraId="335B7C08" w14:textId="01AA9C8A" w:rsidR="00924B7E" w:rsidRDefault="00910F84" w:rsidP="00924B7E">
      <w:pPr>
        <w:pStyle w:val="36"/>
        <w:framePr w:wrap="notBeside"/>
        <w:rPr>
          <w:rtl/>
        </w:rPr>
      </w:pPr>
      <w:r w:rsidRPr="00C35A2C">
        <w:rPr>
          <w:rtl/>
        </w:rPr>
        <w:t>א</w:t>
      </w:r>
      <w:r>
        <w:rPr>
          <w:rtl/>
        </w:rPr>
        <w:t>"</w:t>
      </w:r>
      <w:r w:rsidRPr="00C35A2C">
        <w:rPr>
          <w:rtl/>
        </w:rPr>
        <w:t>ד</w:t>
      </w:r>
      <w:r w:rsidR="00F9419D">
        <w:rPr>
          <w:rFonts w:hint="cs"/>
          <w:rtl/>
        </w:rPr>
        <w:t xml:space="preserve"> שהקשה ר''ל</w:t>
      </w:r>
      <w:r w:rsidRPr="00C35A2C">
        <w:rPr>
          <w:rtl/>
        </w:rPr>
        <w:t>,</w:t>
      </w:r>
    </w:p>
    <w:p w14:paraId="0776B41D" w14:textId="2F263E5F" w:rsidR="00910F84" w:rsidRDefault="00F9419D" w:rsidP="00F9419D">
      <w:pPr>
        <w:spacing w:after="120"/>
        <w:rPr>
          <w:rtl/>
        </w:rPr>
      </w:pPr>
      <w:r>
        <w:rPr>
          <w:rFonts w:hint="cs"/>
          <w:rtl/>
        </w:rPr>
        <w:t xml:space="preserve">דמשמע </w:t>
      </w:r>
      <w:r w:rsidR="00910F84" w:rsidRPr="00C35A2C">
        <w:rPr>
          <w:rFonts w:hint="cs"/>
          <w:rtl/>
        </w:rPr>
        <w:t>באידיהן ולא לפני ודחאו דאידי ואידי אידיהן קרי ליה</w:t>
      </w:r>
    </w:p>
    <w:p w14:paraId="4AE6DFB3" w14:textId="77777777" w:rsidR="00924B7E" w:rsidRDefault="00910F84" w:rsidP="00924B7E">
      <w:pPr>
        <w:pStyle w:val="36"/>
        <w:framePr w:wrap="notBeside"/>
        <w:rPr>
          <w:rtl/>
        </w:rPr>
      </w:pPr>
      <w:r w:rsidRPr="00C35A2C">
        <w:rPr>
          <w:rFonts w:hint="cs"/>
          <w:rtl/>
        </w:rPr>
        <w:t>ת</w:t>
      </w:r>
      <w:r>
        <w:rPr>
          <w:rtl/>
        </w:rPr>
        <w:t>"</w:t>
      </w:r>
      <w:r w:rsidRPr="00C35A2C">
        <w:rPr>
          <w:rFonts w:hint="cs"/>
          <w:rtl/>
        </w:rPr>
        <w:t>כ דר</w:t>
      </w:r>
      <w:r>
        <w:rPr>
          <w:rtl/>
        </w:rPr>
        <w:t>"</w:t>
      </w:r>
      <w:r w:rsidRPr="00C35A2C">
        <w:rPr>
          <w:rFonts w:hint="cs"/>
          <w:rtl/>
        </w:rPr>
        <w:t>ל</w:t>
      </w:r>
      <w:r w:rsidRPr="00C35A2C">
        <w:rPr>
          <w:rtl/>
        </w:rPr>
        <w:t>:</w:t>
      </w:r>
    </w:p>
    <w:p w14:paraId="34F527B3" w14:textId="505C9BDE" w:rsidR="00F9419D" w:rsidRPr="00B63C5C" w:rsidRDefault="00910F84" w:rsidP="00910F84">
      <w:pPr>
        <w:rPr>
          <w:rStyle w:val="afff"/>
          <w:rtl/>
        </w:rPr>
      </w:pPr>
      <w:r w:rsidRPr="00C35A2C">
        <w:rPr>
          <w:rtl/>
        </w:rPr>
        <w:t xml:space="preserve">אסור לשאת ולתת עמהם </w:t>
      </w:r>
      <w:r w:rsidR="00F9419D">
        <w:rPr>
          <w:rFonts w:hint="cs"/>
          <w:rtl/>
        </w:rPr>
        <w:t xml:space="preserve">רק </w:t>
      </w:r>
      <w:r w:rsidRPr="00C35A2C">
        <w:rPr>
          <w:rtl/>
        </w:rPr>
        <w:t xml:space="preserve">בדבר המתקיים, </w:t>
      </w:r>
      <w:r w:rsidR="00B63C5C">
        <w:rPr>
          <w:rFonts w:hint="cs"/>
          <w:rtl/>
        </w:rPr>
        <w:t xml:space="preserve"> </w:t>
      </w:r>
      <w:r w:rsidR="00B63C5C" w:rsidRPr="00B63C5C">
        <w:rPr>
          <w:rStyle w:val="afff"/>
          <w:rFonts w:hint="cs"/>
          <w:rtl/>
        </w:rPr>
        <w:t>ואם נשא מותר</w:t>
      </w:r>
    </w:p>
    <w:p w14:paraId="6FE86D9C" w14:textId="490E48CF" w:rsidR="00910F84" w:rsidRPr="00C35A2C" w:rsidRDefault="00910F84" w:rsidP="00B63C5C">
      <w:pPr>
        <w:rPr>
          <w:rtl/>
        </w:rPr>
      </w:pPr>
      <w:r w:rsidRPr="00C35A2C">
        <w:rPr>
          <w:rtl/>
        </w:rPr>
        <w:t xml:space="preserve">אבל בדבר שאינו מתקיים </w:t>
      </w:r>
      <w:r w:rsidR="00B63C5C">
        <w:rPr>
          <w:rFonts w:hint="cs"/>
          <w:rtl/>
        </w:rPr>
        <w:t xml:space="preserve">מותר </w:t>
      </w:r>
      <w:r w:rsidR="00B63C5C" w:rsidRPr="00B63C5C">
        <w:rPr>
          <w:rStyle w:val="affff8"/>
          <w:rFonts w:hint="cs"/>
          <w:rtl/>
        </w:rPr>
        <w:t>לשאת ולתת עמהם</w:t>
      </w:r>
      <w:r w:rsidR="00B63C5C">
        <w:rPr>
          <w:rFonts w:hint="cs"/>
          <w:rtl/>
        </w:rPr>
        <w:t xml:space="preserve"> </w:t>
      </w:r>
    </w:p>
    <w:p w14:paraId="303191FF" w14:textId="77777777" w:rsidR="00924B7E" w:rsidRDefault="00910F84" w:rsidP="00924B7E">
      <w:pPr>
        <w:pStyle w:val="36"/>
        <w:framePr w:wrap="notBeside"/>
        <w:rPr>
          <w:rtl/>
        </w:rPr>
      </w:pPr>
      <w:r w:rsidRPr="00C35A2C">
        <w:rPr>
          <w:rFonts w:hint="cs"/>
          <w:rtl/>
        </w:rPr>
        <w:t>-</w:t>
      </w:r>
      <w:r w:rsidRPr="00C35A2C">
        <w:rPr>
          <w:rtl/>
        </w:rPr>
        <w:t>תני ר</w:t>
      </w:r>
      <w:r>
        <w:rPr>
          <w:rtl/>
        </w:rPr>
        <w:t>"</w:t>
      </w:r>
      <w:r w:rsidRPr="00C35A2C">
        <w:rPr>
          <w:rFonts w:hint="cs"/>
          <w:rtl/>
        </w:rPr>
        <w:t>ז בדר</w:t>
      </w:r>
      <w:r>
        <w:rPr>
          <w:rtl/>
        </w:rPr>
        <w:t>"</w:t>
      </w:r>
      <w:r w:rsidRPr="00C35A2C">
        <w:rPr>
          <w:rFonts w:hint="cs"/>
          <w:rtl/>
        </w:rPr>
        <w:t>א</w:t>
      </w:r>
      <w:r w:rsidRPr="00C35A2C">
        <w:rPr>
          <w:rtl/>
        </w:rPr>
        <w:t>:</w:t>
      </w:r>
    </w:p>
    <w:p w14:paraId="42C1F8E6" w14:textId="0B6AD007" w:rsidR="00910F84" w:rsidRPr="00C35A2C" w:rsidRDefault="00910F84" w:rsidP="00B63C5C">
      <w:pPr>
        <w:spacing w:after="120"/>
        <w:rPr>
          <w:rtl/>
        </w:rPr>
      </w:pPr>
      <w:r w:rsidRPr="00C35A2C">
        <w:rPr>
          <w:rtl/>
        </w:rPr>
        <w:t xml:space="preserve"> דבר שאין מתקיים מוכרין להם, אבל אין לוקחין מהם</w:t>
      </w:r>
      <w:r w:rsidR="00F9419D">
        <w:rPr>
          <w:rFonts w:hint="cs"/>
          <w:rtl/>
        </w:rPr>
        <w:t xml:space="preserve"> </w:t>
      </w:r>
      <w:r w:rsidR="00F9419D">
        <w:rPr>
          <w:rStyle w:val="affff8"/>
          <w:rFonts w:hint="cs"/>
          <w:rtl/>
        </w:rPr>
        <w:t>שהגוי מתאווה למכור מפני שאינו מתקיים</w:t>
      </w:r>
      <w:r w:rsidRPr="00C35A2C">
        <w:rPr>
          <w:rtl/>
        </w:rPr>
        <w:t>.</w:t>
      </w:r>
    </w:p>
    <w:p w14:paraId="43AFF430" w14:textId="77777777" w:rsidR="00F9419D" w:rsidRDefault="00F9419D" w:rsidP="00F9419D">
      <w:pPr>
        <w:pStyle w:val="36"/>
        <w:framePr w:wrap="notBeside"/>
        <w:rPr>
          <w:rtl/>
        </w:rPr>
      </w:pPr>
      <w:r>
        <w:rPr>
          <w:rFonts w:hint="cs"/>
          <w:rtl/>
        </w:rPr>
        <w:t>מעשה ב</w:t>
      </w:r>
      <w:r w:rsidR="00910F84" w:rsidRPr="00C35A2C">
        <w:rPr>
          <w:rFonts w:hint="cs"/>
          <w:rtl/>
        </w:rPr>
        <w:t>מין</w:t>
      </w:r>
    </w:p>
    <w:p w14:paraId="2A2E7CEA" w14:textId="44920FAF" w:rsidR="00910F84" w:rsidRPr="00F9419D" w:rsidRDefault="00F9419D" w:rsidP="00924B7E">
      <w:pPr>
        <w:rPr>
          <w:rStyle w:val="affff8"/>
          <w:rtl/>
        </w:rPr>
      </w:pPr>
      <w:r>
        <w:rPr>
          <w:rStyle w:val="affff8"/>
          <w:rFonts w:hint="cs"/>
          <w:rtl/>
        </w:rPr>
        <w:t xml:space="preserve">נוצרי </w:t>
      </w:r>
      <w:r>
        <w:rPr>
          <w:rFonts w:hint="cs"/>
          <w:rtl/>
        </w:rPr>
        <w:t xml:space="preserve">ששלח דינר קיסרנאה </w:t>
      </w:r>
      <w:r>
        <w:rPr>
          <w:rStyle w:val="affff1"/>
          <w:rFonts w:hint="cs"/>
          <w:rtl/>
          <w:rPrChange w:id="9033" w:author="מנוע אמוראים" w:date="2026-10-05T16:41:56Z">
            <w:rPr>
              <w:rFonts w:hint="cs"/>
              <w:rtl/>
            </w:rPr>
          </w:rPrChange>
        </w:rPr>
        <w:t xml:space="preserve">לר</w:t>
      </w:r>
      <w:r>
        <w:rPr>
          <w:rStyle w:val="affff1"/>
          <w:rtl/>
          <w:rPrChange w:id="9034" w:author="מנוע אמוראים" w:date="2026-10-05T16:41:56Z">
            <w:rPr>
              <w:rtl/>
            </w:rPr>
          </w:rPrChange>
        </w:rPr>
        <w:t xml:space="preserve">"</w:t>
      </w:r>
      <w:r>
        <w:rPr>
          <w:rStyle w:val="affff1"/>
          <w:rFonts w:hint="cs"/>
          <w:rtl/>
          <w:rPrChange w:id="9035" w:author="מנוע אמוראים" w:date="2026-10-05T16:41:56Z">
            <w:rPr>
              <w:rFonts w:hint="cs"/>
              <w:rtl/>
            </w:rPr>
          </w:rPrChange>
        </w:rPr>
        <w:t xml:space="preserve">י</w:t>
      </w:r>
      <w:r>
        <w:rPr>
          <w:rFonts w:hint="cs"/>
          <w:rtl/>
        </w:rPr>
        <w:t xml:space="preserve"> הנשיא ביום אידו </w:t>
      </w:r>
      <w:r w:rsidR="00910F84" w:rsidRPr="00F9419D">
        <w:rPr>
          <w:rStyle w:val="affff1"/>
          <w:rFonts w:hint="cs"/>
          <w:rtl/>
        </w:rPr>
        <w:t>וישב ר'ל לפניו שאלו</w:t>
      </w:r>
      <w:r w:rsidR="00910F84" w:rsidRPr="00C35A2C">
        <w:rPr>
          <w:rFonts w:hint="cs"/>
          <w:rtl/>
        </w:rPr>
        <w:t xml:space="preserve"> איך יעשה אם יקח ילך ויודה ואם לא הו</w:t>
      </w:r>
      <w:r w:rsidR="00910F84">
        <w:rPr>
          <w:rtl/>
        </w:rPr>
        <w:t>"</w:t>
      </w:r>
      <w:r w:rsidR="00910F84" w:rsidRPr="00C35A2C">
        <w:rPr>
          <w:rFonts w:hint="cs"/>
          <w:rtl/>
        </w:rPr>
        <w:t>ל איבה</w:t>
      </w:r>
      <w:r>
        <w:rPr>
          <w:rFonts w:hint="cs"/>
          <w:rtl/>
        </w:rPr>
        <w:t>,</w:t>
      </w:r>
      <w:r w:rsidR="00910F84" w:rsidRPr="00C35A2C">
        <w:rPr>
          <w:rFonts w:hint="cs"/>
          <w:rtl/>
        </w:rPr>
        <w:t xml:space="preserve"> </w:t>
      </w:r>
      <w:r w:rsidR="00910F84" w:rsidRPr="00924B7E">
        <w:rPr>
          <w:rStyle w:val="affff1"/>
          <w:rFonts w:hint="cs"/>
          <w:rtl/>
        </w:rPr>
        <w:t>א</w:t>
      </w:r>
      <w:r w:rsidR="00910F84" w:rsidRPr="00924B7E">
        <w:rPr>
          <w:rStyle w:val="affff1"/>
          <w:rtl/>
        </w:rPr>
        <w:t>"</w:t>
      </w:r>
      <w:r w:rsidR="00910F84" w:rsidRPr="00924B7E">
        <w:rPr>
          <w:rStyle w:val="affff1"/>
          <w:rFonts w:hint="cs"/>
          <w:rtl/>
        </w:rPr>
        <w:t>ל ר</w:t>
      </w:r>
      <w:r w:rsidR="00910F84" w:rsidRPr="00924B7E">
        <w:rPr>
          <w:rStyle w:val="affff1"/>
          <w:rtl/>
        </w:rPr>
        <w:t>"</w:t>
      </w:r>
      <w:r w:rsidR="00910F84" w:rsidRPr="00924B7E">
        <w:rPr>
          <w:rStyle w:val="affff1"/>
          <w:rFonts w:hint="cs"/>
          <w:rtl/>
        </w:rPr>
        <w:t>ל</w:t>
      </w:r>
      <w:r w:rsidR="00910F84" w:rsidRPr="00924B7E">
        <w:rPr>
          <w:rStyle w:val="affff1"/>
          <w:rtl/>
        </w:rPr>
        <w:t>:</w:t>
      </w:r>
      <w:r w:rsidR="00910F84" w:rsidRPr="00C35A2C">
        <w:rPr>
          <w:rtl/>
        </w:rPr>
        <w:t xml:space="preserve"> טול וזרוק אותו לבור בפניו</w:t>
      </w:r>
      <w:r>
        <w:rPr>
          <w:rFonts w:hint="cs"/>
          <w:rtl/>
        </w:rPr>
        <w:t>,</w:t>
      </w:r>
      <w:r w:rsidR="00910F84" w:rsidRPr="00C35A2C">
        <w:rPr>
          <w:rFonts w:hint="cs"/>
          <w:rtl/>
        </w:rPr>
        <w:t xml:space="preserve"> וכלאחר יד </w:t>
      </w:r>
      <w:r w:rsidR="00910F84" w:rsidRPr="00F9419D">
        <w:rPr>
          <w:rStyle w:val="affff8"/>
          <w:rFonts w:hint="cs"/>
          <w:rtl/>
        </w:rPr>
        <w:t>[דאל</w:t>
      </w:r>
      <w:r w:rsidR="00910F84" w:rsidRPr="00F9419D">
        <w:rPr>
          <w:rStyle w:val="affff8"/>
          <w:rtl/>
        </w:rPr>
        <w:t>"</w:t>
      </w:r>
      <w:r w:rsidRPr="00F9419D">
        <w:rPr>
          <w:rStyle w:val="affff8"/>
          <w:rFonts w:hint="cs"/>
          <w:rtl/>
        </w:rPr>
        <w:t>כ</w:t>
      </w:r>
      <w:r w:rsidR="00910F84" w:rsidRPr="00F9419D">
        <w:rPr>
          <w:rStyle w:val="affff8"/>
          <w:rFonts w:hint="cs"/>
          <w:rtl/>
        </w:rPr>
        <w:t xml:space="preserve"> כ</w:t>
      </w:r>
      <w:r w:rsidR="00910F84" w:rsidRPr="00F9419D">
        <w:rPr>
          <w:rStyle w:val="affff8"/>
          <w:rtl/>
        </w:rPr>
        <w:t>"</w:t>
      </w:r>
      <w:r w:rsidR="00910F84" w:rsidRPr="00F9419D">
        <w:rPr>
          <w:rStyle w:val="affff8"/>
          <w:rFonts w:hint="cs"/>
          <w:rtl/>
        </w:rPr>
        <w:t>ש שיש איבה]</w:t>
      </w:r>
    </w:p>
    <w:p w14:paraId="547ADE1F" w14:textId="77777777" w:rsidR="00910F84" w:rsidRPr="00C35A2C" w:rsidRDefault="00910F84" w:rsidP="00910F84">
      <w:pPr>
        <w:pStyle w:val="afff2"/>
        <w:rPr>
          <w:rtl/>
        </w:rPr>
      </w:pPr>
      <w:ins w:id="9802" w:author="מספור קטעי משנה" w:date="2026-10-06T06:44:54Z">
        <w:r>
          <w:rPr>
            <w:rStyle w:val="MisparKeta"/>
          </w:rPr>
          <w:t xml:space="preserve">ב. </w:t>
        </w:r>
      </w:ins>
      <w:r w:rsidRPr="00C35A2C">
        <w:rPr>
          <w:rtl/>
        </w:rPr>
        <w:t>להשאילן ולשאול מהן כו'.</w:t>
      </w:r>
    </w:p>
    <w:p w14:paraId="0F2BFFB8" w14:textId="77777777" w:rsidR="00B63C5C" w:rsidRDefault="00910F84" w:rsidP="00924B7E">
      <w:pPr>
        <w:rPr>
          <w:b/>
          <w:bCs/>
          <w:rtl/>
        </w:rPr>
      </w:pPr>
      <w:r w:rsidRPr="00C35A2C">
        <w:rPr>
          <w:b/>
          <w:bCs/>
          <w:rtl/>
        </w:rPr>
        <w:t>להשאילן</w:t>
      </w:r>
      <w:r w:rsidRPr="00C35A2C">
        <w:rPr>
          <w:rtl/>
        </w:rPr>
        <w:t xml:space="preserve"> - דמרווח להו, </w:t>
      </w:r>
      <w:r w:rsidRPr="00C35A2C">
        <w:rPr>
          <w:rtl/>
        </w:rPr>
        <w:tab/>
      </w:r>
    </w:p>
    <w:p w14:paraId="4583EE1C" w14:textId="13CF34DF" w:rsidR="00924B7E" w:rsidRDefault="00910F84" w:rsidP="00924B7E">
      <w:pPr>
        <w:rPr>
          <w:b/>
          <w:bCs/>
          <w:rtl/>
        </w:rPr>
      </w:pPr>
      <w:r w:rsidRPr="00C35A2C">
        <w:rPr>
          <w:b/>
          <w:bCs/>
          <w:rtl/>
        </w:rPr>
        <w:t>לשאול</w:t>
      </w:r>
      <w:r w:rsidRPr="00C35A2C">
        <w:rPr>
          <w:rtl/>
        </w:rPr>
        <w:t xml:space="preserve"> </w:t>
      </w:r>
      <w:r w:rsidRPr="00C35A2C">
        <w:rPr>
          <w:b/>
          <w:bCs/>
          <w:rtl/>
        </w:rPr>
        <w:t>מהן</w:t>
      </w:r>
      <w:r w:rsidRPr="00C35A2C">
        <w:rPr>
          <w:rFonts w:hint="cs"/>
          <w:b/>
          <w:bCs/>
          <w:rtl/>
        </w:rPr>
        <w:t xml:space="preserve">- </w:t>
      </w:r>
      <w:r w:rsidRPr="00C35A2C">
        <w:rPr>
          <w:rtl/>
        </w:rPr>
        <w:t xml:space="preserve"> </w:t>
      </w:r>
      <w:r w:rsidRPr="00C35A2C">
        <w:rPr>
          <w:rFonts w:hint="cs"/>
          <w:rtl/>
        </w:rPr>
        <w:t>אפי' דממעט גזרה לשאול אטו להשאילן</w:t>
      </w:r>
    </w:p>
    <w:p w14:paraId="7666E268" w14:textId="77777777" w:rsidR="00924B7E" w:rsidRDefault="00910F84" w:rsidP="00924B7E">
      <w:pPr>
        <w:pStyle w:val="36"/>
        <w:framePr w:wrap="notBeside"/>
        <w:rPr>
          <w:rtl/>
        </w:rPr>
      </w:pPr>
      <w:r w:rsidRPr="00C35A2C">
        <w:rPr>
          <w:b/>
          <w:bCs/>
          <w:rtl/>
        </w:rPr>
        <w:t>רבא</w:t>
      </w:r>
      <w:r w:rsidRPr="00C35A2C">
        <w:rPr>
          <w:rtl/>
        </w:rPr>
        <w:t xml:space="preserve"> אמר:</w:t>
      </w:r>
    </w:p>
    <w:p w14:paraId="6DE932EC" w14:textId="22A8C211" w:rsidR="00910F84" w:rsidRDefault="00B63C5C" w:rsidP="00924B7E">
      <w:pPr>
        <w:rPr>
          <w:rtl/>
        </w:rPr>
      </w:pPr>
      <w:r>
        <w:rPr>
          <w:rFonts w:hint="cs"/>
          <w:rtl/>
        </w:rPr>
        <w:t>בכולם משום שיך ויודה לאלוהיו</w:t>
      </w:r>
    </w:p>
    <w:p w14:paraId="26538517" w14:textId="77777777" w:rsidR="00910F84" w:rsidRPr="00C35A2C" w:rsidRDefault="00910F84" w:rsidP="00910F84">
      <w:pPr>
        <w:pStyle w:val="afff2"/>
        <w:rPr>
          <w:rtl/>
        </w:rPr>
      </w:pPr>
      <w:ins w:id="9803" w:author="מספור קטעי משנה" w:date="2026-10-06T06:44:54Z">
        <w:r>
          <w:rPr>
            <w:rStyle w:val="MisparKeta"/>
          </w:rPr>
          <w:t xml:space="preserve">ב. </w:t>
        </w:r>
      </w:ins>
      <w:r w:rsidRPr="00C35A2C">
        <w:rPr>
          <w:rtl/>
        </w:rPr>
        <w:t>להלוותם וללוות מהן.</w:t>
      </w:r>
    </w:p>
    <w:p w14:paraId="19B835B4" w14:textId="77777777" w:rsidR="00924B7E" w:rsidRDefault="00910F84" w:rsidP="00924B7E">
      <w:pPr>
        <w:rPr>
          <w:rtl/>
        </w:rPr>
      </w:pPr>
      <w:r w:rsidRPr="00C35A2C">
        <w:rPr>
          <w:b/>
          <w:bCs/>
          <w:rtl/>
        </w:rPr>
        <w:t>לה</w:t>
      </w:r>
      <w:r w:rsidRPr="00C35A2C">
        <w:rPr>
          <w:rFonts w:hint="cs"/>
          <w:b/>
          <w:bCs/>
          <w:rtl/>
        </w:rPr>
        <w:t>לוותם</w:t>
      </w:r>
      <w:r w:rsidRPr="00C35A2C">
        <w:rPr>
          <w:rtl/>
        </w:rPr>
        <w:t xml:space="preserve"> - דמרווח להו, </w:t>
      </w:r>
      <w:r w:rsidRPr="00C35A2C">
        <w:rPr>
          <w:rtl/>
        </w:rPr>
        <w:tab/>
      </w:r>
    </w:p>
    <w:p w14:paraId="7AD56713" w14:textId="2E9EB5FB" w:rsidR="00924B7E" w:rsidRDefault="00910F84" w:rsidP="00924B7E">
      <w:pPr>
        <w:rPr>
          <w:b/>
          <w:bCs/>
          <w:rtl/>
        </w:rPr>
      </w:pPr>
      <w:r w:rsidRPr="00C35A2C">
        <w:rPr>
          <w:b/>
          <w:bCs/>
          <w:rtl/>
        </w:rPr>
        <w:t>ל</w:t>
      </w:r>
      <w:r w:rsidRPr="00C35A2C">
        <w:rPr>
          <w:rFonts w:hint="cs"/>
          <w:b/>
          <w:bCs/>
          <w:rtl/>
        </w:rPr>
        <w:t>לוות</w:t>
      </w:r>
      <w:r w:rsidRPr="00C35A2C">
        <w:rPr>
          <w:rtl/>
        </w:rPr>
        <w:t xml:space="preserve"> </w:t>
      </w:r>
      <w:r w:rsidRPr="00C35A2C">
        <w:rPr>
          <w:b/>
          <w:bCs/>
          <w:rtl/>
        </w:rPr>
        <w:t>מהן</w:t>
      </w:r>
      <w:r w:rsidRPr="00C35A2C">
        <w:rPr>
          <w:rFonts w:hint="cs"/>
          <w:b/>
          <w:bCs/>
          <w:rtl/>
        </w:rPr>
        <w:t xml:space="preserve">- </w:t>
      </w:r>
      <w:r w:rsidRPr="00C35A2C">
        <w:rPr>
          <w:rtl/>
        </w:rPr>
        <w:t xml:space="preserve"> </w:t>
      </w:r>
      <w:r w:rsidRPr="00C35A2C">
        <w:rPr>
          <w:rFonts w:hint="cs"/>
          <w:rtl/>
        </w:rPr>
        <w:t>אפי' דממעט גזרה ללוות אטו להלוותן</w:t>
      </w:r>
    </w:p>
    <w:p w14:paraId="212B6DB3" w14:textId="77777777" w:rsidR="00924B7E" w:rsidRDefault="00910F84" w:rsidP="00924B7E">
      <w:pPr>
        <w:pStyle w:val="36"/>
        <w:framePr w:wrap="notBeside"/>
        <w:rPr>
          <w:rtl/>
        </w:rPr>
      </w:pPr>
      <w:r w:rsidRPr="00C35A2C">
        <w:rPr>
          <w:rtl/>
        </w:rPr>
        <w:t xml:space="preserve">רבא </w:t>
      </w:r>
    </w:p>
    <w:p w14:paraId="13C4E57A" w14:textId="0270599C" w:rsidR="00910F84" w:rsidRDefault="00910F84" w:rsidP="00924B7E">
      <w:pPr>
        <w:rPr>
          <w:rtl/>
        </w:rPr>
      </w:pPr>
      <w:r w:rsidRPr="00C35A2C">
        <w:rPr>
          <w:rtl/>
        </w:rPr>
        <w:t>כולה משום דאזיל ומודה הוא.</w:t>
      </w:r>
    </w:p>
    <w:p w14:paraId="03A431D2" w14:textId="77777777" w:rsidR="00910F84" w:rsidRPr="00C35A2C" w:rsidRDefault="00910F84" w:rsidP="00910F84">
      <w:pPr>
        <w:pStyle w:val="afff2"/>
        <w:rPr>
          <w:rtl/>
        </w:rPr>
      </w:pPr>
      <w:ins w:id="9804" w:author="מספור קטעי משנה" w:date="2026-10-06T06:44:54Z">
        <w:r>
          <w:rPr>
            <w:rStyle w:val="MisparKeta"/>
          </w:rPr>
          <w:t xml:space="preserve">ב. </w:t>
        </w:r>
      </w:ins>
      <w:r w:rsidRPr="00C35A2C">
        <w:rPr>
          <w:rtl/>
        </w:rPr>
        <w:t>לפורען ולפרוע מהן כו'.</w:t>
      </w:r>
    </w:p>
    <w:p w14:paraId="4D17F71E" w14:textId="77777777" w:rsidR="00910F84" w:rsidRDefault="00910F84" w:rsidP="00910F84">
      <w:pPr>
        <w:rPr>
          <w:rtl/>
        </w:rPr>
      </w:pPr>
      <w:r w:rsidRPr="00C35A2C">
        <w:rPr>
          <w:rFonts w:hint="cs"/>
          <w:rtl/>
        </w:rPr>
        <w:t>ל</w:t>
      </w:r>
      <w:r w:rsidRPr="00C35A2C">
        <w:rPr>
          <w:rtl/>
        </w:rPr>
        <w:t xml:space="preserve">פורען - </w:t>
      </w:r>
      <w:r w:rsidRPr="00C35A2C">
        <w:rPr>
          <w:rFonts w:hint="cs"/>
          <w:rtl/>
        </w:rPr>
        <w:t>ד</w:t>
      </w:r>
      <w:r>
        <w:rPr>
          <w:rtl/>
        </w:rPr>
        <w:t xml:space="preserve">מרווח להו, </w:t>
      </w:r>
      <w:r w:rsidRPr="00C35A2C">
        <w:rPr>
          <w:rtl/>
        </w:rPr>
        <w:t xml:space="preserve">לפרוע מהן – </w:t>
      </w:r>
      <w:r w:rsidRPr="00C35A2C">
        <w:rPr>
          <w:rFonts w:hint="cs"/>
          <w:rtl/>
        </w:rPr>
        <w:t>אפי' ד</w:t>
      </w:r>
      <w:r w:rsidRPr="00C35A2C">
        <w:rPr>
          <w:rtl/>
        </w:rPr>
        <w:t>ממעט להו</w:t>
      </w:r>
      <w:r w:rsidRPr="00C35A2C">
        <w:rPr>
          <w:rFonts w:hint="cs"/>
          <w:rtl/>
        </w:rPr>
        <w:t>-</w:t>
      </w:r>
    </w:p>
    <w:p w14:paraId="4DF7F6A1" w14:textId="77777777" w:rsidR="00924B7E" w:rsidRDefault="00910F84" w:rsidP="00924B7E">
      <w:pPr>
        <w:pStyle w:val="36"/>
        <w:framePr w:wrap="notBeside"/>
        <w:rPr>
          <w:rtl/>
        </w:rPr>
      </w:pPr>
      <w:r w:rsidRPr="00C35A2C">
        <w:rPr>
          <w:rtl/>
        </w:rPr>
        <w:t>אביי:</w:t>
      </w:r>
    </w:p>
    <w:p w14:paraId="2B700BB9" w14:textId="1A6324FC" w:rsidR="00910F84" w:rsidRPr="00C35A2C" w:rsidRDefault="00910F84" w:rsidP="00910F84">
      <w:pPr>
        <w:rPr>
          <w:rtl/>
        </w:rPr>
      </w:pPr>
      <w:r w:rsidRPr="00C35A2C">
        <w:rPr>
          <w:rtl/>
        </w:rPr>
        <w:t>גזירה לפרוע מהן, אטו לפורען.</w:t>
      </w:r>
    </w:p>
    <w:p w14:paraId="092661A6" w14:textId="77777777" w:rsidR="00924B7E" w:rsidRDefault="00910F84" w:rsidP="00924B7E">
      <w:pPr>
        <w:pStyle w:val="36"/>
        <w:framePr w:wrap="notBeside"/>
        <w:rPr>
          <w:rtl/>
        </w:rPr>
      </w:pPr>
      <w:r w:rsidRPr="00C35A2C">
        <w:rPr>
          <w:rtl/>
        </w:rPr>
        <w:t xml:space="preserve">רבא: </w:t>
      </w:r>
    </w:p>
    <w:p w14:paraId="047E792C" w14:textId="0C8298A3" w:rsidR="00910F84" w:rsidRPr="00C35A2C" w:rsidRDefault="00910F84" w:rsidP="00910F84">
      <w:pPr>
        <w:rPr>
          <w:rtl/>
        </w:rPr>
      </w:pPr>
      <w:r w:rsidRPr="00C35A2C">
        <w:rPr>
          <w:rtl/>
        </w:rPr>
        <w:t>כולה משום דאזיל ומודה הוא.</w:t>
      </w:r>
    </w:p>
    <w:p w14:paraId="01451AB8" w14:textId="77777777" w:rsidR="00924B7E" w:rsidRDefault="00910F84" w:rsidP="00924B7E">
      <w:pPr>
        <w:pStyle w:val="36"/>
        <w:framePr w:wrap="notBeside"/>
        <w:rPr>
          <w:rtl/>
        </w:rPr>
      </w:pPr>
      <w:r w:rsidRPr="00C35A2C">
        <w:rPr>
          <w:rtl/>
        </w:rPr>
        <w:t>וצריכי,</w:t>
      </w:r>
    </w:p>
    <w:p w14:paraId="4A3C38CD" w14:textId="77777777" w:rsidR="00B63C5C" w:rsidRDefault="00910F84" w:rsidP="00924B7E">
      <w:pPr>
        <w:rPr>
          <w:b/>
          <w:bCs/>
          <w:rtl/>
        </w:rPr>
      </w:pPr>
      <w:r w:rsidRPr="00C35A2C">
        <w:rPr>
          <w:rFonts w:hint="cs"/>
          <w:b/>
          <w:bCs/>
          <w:rtl/>
        </w:rPr>
        <w:t>לשאול</w:t>
      </w:r>
      <w:r w:rsidRPr="00C35A2C">
        <w:rPr>
          <w:rFonts w:hint="cs"/>
          <w:rtl/>
        </w:rPr>
        <w:t xml:space="preserve"> אפי' דממעט, </w:t>
      </w:r>
      <w:r w:rsidRPr="00C35A2C">
        <w:rPr>
          <w:b/>
          <w:bCs/>
          <w:rtl/>
        </w:rPr>
        <w:tab/>
      </w:r>
      <w:r w:rsidRPr="00C35A2C">
        <w:rPr>
          <w:rFonts w:hint="cs"/>
          <w:b/>
          <w:bCs/>
          <w:rtl/>
        </w:rPr>
        <w:t>ללות</w:t>
      </w:r>
      <w:r w:rsidRPr="00C35A2C">
        <w:rPr>
          <w:rFonts w:hint="cs"/>
          <w:rtl/>
        </w:rPr>
        <w:t xml:space="preserve"> אפי' דצער בעלמא, </w:t>
      </w:r>
      <w:r w:rsidRPr="00C35A2C">
        <w:rPr>
          <w:b/>
          <w:bCs/>
          <w:rtl/>
        </w:rPr>
        <w:tab/>
      </w:r>
    </w:p>
    <w:p w14:paraId="7EAAC098" w14:textId="69F3D4EB" w:rsidR="00910F84" w:rsidRDefault="00910F84" w:rsidP="00924B7E">
      <w:pPr>
        <w:rPr>
          <w:rtl/>
        </w:rPr>
      </w:pPr>
      <w:r w:rsidRPr="00C35A2C">
        <w:rPr>
          <w:rFonts w:hint="cs"/>
          <w:b/>
          <w:bCs/>
          <w:rtl/>
        </w:rPr>
        <w:t>ליפרע</w:t>
      </w:r>
      <w:r w:rsidRPr="00C35A2C">
        <w:rPr>
          <w:rFonts w:hint="cs"/>
          <w:rtl/>
        </w:rPr>
        <w:t xml:space="preserve"> אפי דתו לא הדרי זוזי ולא ילד ויודה</w:t>
      </w:r>
    </w:p>
    <w:p w14:paraId="77AB7284" w14:textId="77777777" w:rsidR="00910F84" w:rsidRPr="00C35A2C" w:rsidRDefault="00910F84" w:rsidP="00910F84">
      <w:pPr>
        <w:pStyle w:val="afff2"/>
        <w:rPr>
          <w:rtl/>
        </w:rPr>
      </w:pPr>
      <w:ins w:id="9805" w:author="מספור קטעי משנה" w:date="2026-10-06T06:44:54Z">
        <w:r>
          <w:rPr>
            <w:rStyle w:val="MisparKeta"/>
          </w:rPr>
          <w:t xml:space="preserve">ג. </w:t>
        </w:r>
      </w:ins>
      <w:r w:rsidRPr="00C35A2C">
        <w:rPr>
          <w:rtl/>
        </w:rPr>
        <w:t>רבי יהודה אומר: נפרעין מהן כו'.</w:t>
      </w:r>
    </w:p>
    <w:p w14:paraId="35F7313F" w14:textId="77777777" w:rsidR="00DB2A70" w:rsidRDefault="00DB2A70" w:rsidP="00DB2A70">
      <w:pPr>
        <w:pStyle w:val="36"/>
        <w:framePr w:wrap="notBeside"/>
        <w:rPr>
          <w:rtl/>
        </w:rPr>
      </w:pPr>
      <w:r>
        <w:rPr>
          <w:rFonts w:hint="cs"/>
          <w:rtl/>
        </w:rPr>
        <w:t>ולא ס''ל כ</w:t>
      </w:r>
      <w:r w:rsidR="00910F84" w:rsidRPr="00C35A2C">
        <w:rPr>
          <w:rtl/>
        </w:rPr>
        <w:t>ר</w:t>
      </w:r>
      <w:r w:rsidR="00910F84">
        <w:rPr>
          <w:rtl/>
        </w:rPr>
        <w:t>"</w:t>
      </w:r>
      <w:r w:rsidR="00910F84" w:rsidRPr="00C35A2C">
        <w:rPr>
          <w:rFonts w:hint="cs"/>
          <w:rtl/>
        </w:rPr>
        <w:t>י</w:t>
      </w:r>
    </w:p>
    <w:p w14:paraId="54C54054" w14:textId="3F9B58B6" w:rsidR="00924B7E" w:rsidRDefault="00DB2A70" w:rsidP="00924B7E">
      <w:pPr>
        <w:rPr>
          <w:rtl/>
        </w:rPr>
      </w:pPr>
      <w:r>
        <w:rPr>
          <w:rFonts w:hint="cs"/>
          <w:rtl/>
        </w:rPr>
        <w:t xml:space="preserve">דאף </w:t>
      </w:r>
      <w:r w:rsidR="00910F84" w:rsidRPr="00C35A2C">
        <w:rPr>
          <w:rtl/>
        </w:rPr>
        <w:t>שמיצר עכשיו שמח הוא לאחר זמן</w:t>
      </w:r>
      <w:r>
        <w:rPr>
          <w:rFonts w:hint="cs"/>
          <w:rtl/>
        </w:rPr>
        <w:t xml:space="preserve"> </w:t>
      </w:r>
      <w:r>
        <w:rPr>
          <w:rStyle w:val="affff1"/>
          <w:rFonts w:hint="cs"/>
          <w:rtl/>
          <w:rPrChange w:id="9036" w:author="מנוע אמוראים" w:date="2026-10-05T16:41:56Z">
            <w:rPr>
              <w:rFonts w:hint="cs"/>
              <w:rtl/>
            </w:rPr>
          </w:rPrChange>
        </w:rPr>
        <w:t xml:space="preserve">דר</w:t>
      </w:r>
      <w:r>
        <w:rPr>
          <w:rStyle w:val="affff1"/>
          <w:rtl/>
          <w:rPrChange w:id="9037" w:author="מנוע אמוראים" w:date="2026-10-05T16:41:56Z">
            <w:rPr>
              <w:rtl/>
            </w:rPr>
          </w:rPrChange>
        </w:rPr>
        <w:t xml:space="preserve">"</w:t>
      </w:r>
      <w:r>
        <w:rPr>
          <w:rStyle w:val="affff1"/>
          <w:rFonts w:hint="cs"/>
          <w:rtl/>
          <w:rPrChange w:id="9038" w:author="מנוע אמוראים" w:date="2026-10-05T16:41:56Z">
            <w:rPr>
              <w:rFonts w:hint="cs"/>
              <w:rtl/>
            </w:rPr>
          </w:rPrChange>
        </w:rPr>
        <w:t xml:space="preserve">י</w:t>
      </w:r>
      <w:r w:rsidR="00910F84" w:rsidRPr="00C35A2C">
        <w:rPr>
          <w:rtl/>
        </w:rPr>
        <w:t xml:space="preserve">: אשה לא תסוד במועד מפני שניוול הוא לה, </w:t>
      </w:r>
      <w:r w:rsidR="00910F84" w:rsidRPr="00DB2A70">
        <w:rPr>
          <w:rStyle w:val="affff1"/>
          <w:rtl/>
        </w:rPr>
        <w:t>ומודה ר"</w:t>
      </w:r>
      <w:r w:rsidR="00910F84" w:rsidRPr="00DB2A70">
        <w:rPr>
          <w:rStyle w:val="affff1"/>
          <w:rFonts w:hint="cs"/>
          <w:rtl/>
        </w:rPr>
        <w:t>י</w:t>
      </w:r>
      <w:r w:rsidR="00910F84" w:rsidRPr="00C35A2C">
        <w:rPr>
          <w:rtl/>
        </w:rPr>
        <w:t xml:space="preserve"> בסיד שיכולה לקפלו במועד שטופלתו במועד, </w:t>
      </w:r>
      <w:r>
        <w:rPr>
          <w:rFonts w:hint="cs"/>
          <w:rtl/>
        </w:rPr>
        <w:t xml:space="preserve">אף </w:t>
      </w:r>
      <w:r w:rsidR="00910F84" w:rsidRPr="00C35A2C">
        <w:rPr>
          <w:rtl/>
        </w:rPr>
        <w:t>שמצירה עכשיו, שמחה היא לאחר זמן!</w:t>
      </w:r>
    </w:p>
    <w:p w14:paraId="3935116D" w14:textId="77777777" w:rsidR="00924B7E" w:rsidRDefault="00910F84" w:rsidP="00924B7E">
      <w:pPr>
        <w:pStyle w:val="36"/>
        <w:framePr w:wrap="notBeside"/>
        <w:rPr>
          <w:rtl/>
        </w:rPr>
      </w:pPr>
      <w:r>
        <w:rPr>
          <w:rtl/>
        </w:rPr>
        <w:t>אר"</w:t>
      </w:r>
      <w:r w:rsidRPr="00C35A2C">
        <w:rPr>
          <w:rtl/>
        </w:rPr>
        <w:t>נ בר יצחק:</w:t>
      </w:r>
    </w:p>
    <w:p w14:paraId="21D55804" w14:textId="77777777" w:rsidR="00DB2A70" w:rsidRDefault="00910F84" w:rsidP="00DB2A70">
      <w:pPr>
        <w:rPr>
          <w:rtl/>
        </w:rPr>
      </w:pPr>
      <w:r w:rsidRPr="00C35A2C">
        <w:rPr>
          <w:rtl/>
        </w:rPr>
        <w:t xml:space="preserve"> הנח להלכות מועד, דכולהו מיצר עכשיו שמחה לאחר זמן.</w:t>
      </w:r>
    </w:p>
    <w:p w14:paraId="5F8AE9A8" w14:textId="77777777" w:rsidR="00DB2A70" w:rsidRDefault="00910F84" w:rsidP="00DB2A70">
      <w:pPr>
        <w:pStyle w:val="36"/>
        <w:framePr w:wrap="notBeside"/>
        <w:rPr>
          <w:rtl/>
        </w:rPr>
      </w:pPr>
      <w:r w:rsidRPr="00C35A2C">
        <w:rPr>
          <w:rtl/>
        </w:rPr>
        <w:t>רבינא אמר:</w:t>
      </w:r>
    </w:p>
    <w:p w14:paraId="51688EA2" w14:textId="51074165" w:rsidR="00910F84" w:rsidRPr="00C35A2C" w:rsidRDefault="00910F84" w:rsidP="00B63C5C">
      <w:pPr>
        <w:rPr>
          <w:rtl/>
        </w:rPr>
      </w:pPr>
      <w:r w:rsidRPr="00C35A2C">
        <w:rPr>
          <w:rtl/>
        </w:rPr>
        <w:t>עכו</w:t>
      </w:r>
      <w:r>
        <w:rPr>
          <w:rtl/>
        </w:rPr>
        <w:t>"</w:t>
      </w:r>
      <w:r w:rsidRPr="00C35A2C">
        <w:rPr>
          <w:rtl/>
        </w:rPr>
        <w:t>ם לענין פרעון לעולם מיצר.</w:t>
      </w:r>
    </w:p>
    <w:p w14:paraId="1F45319E" w14:textId="77777777" w:rsidR="00B63C5C" w:rsidRDefault="00910F84" w:rsidP="00B63C5C">
      <w:pPr>
        <w:pStyle w:val="36"/>
        <w:framePr w:wrap="notBeside"/>
        <w:rPr>
          <w:rtl/>
        </w:rPr>
      </w:pPr>
      <w:r w:rsidRPr="00C35A2C">
        <w:rPr>
          <w:rtl/>
        </w:rPr>
        <w:t xml:space="preserve">• מתניתין </w:t>
      </w:r>
    </w:p>
    <w:p w14:paraId="5EB2DF00" w14:textId="0CE6AC73" w:rsidR="00B63C5C" w:rsidRDefault="00910F84" w:rsidP="00910F84">
      <w:pPr>
        <w:rPr>
          <w:rtl/>
        </w:rPr>
      </w:pPr>
      <w:r w:rsidRPr="00B63C5C">
        <w:rPr>
          <w:rStyle w:val="affff1"/>
          <w:rtl/>
        </w:rPr>
        <w:t>דלא כר</w:t>
      </w:r>
      <w:r w:rsidRPr="00B63C5C">
        <w:rPr>
          <w:rStyle w:val="affff1"/>
          <w:rFonts w:hint="cs"/>
          <w:rtl/>
        </w:rPr>
        <w:t>יב</w:t>
      </w:r>
      <w:r w:rsidRPr="00B63C5C">
        <w:rPr>
          <w:rStyle w:val="affff1"/>
          <w:rtl/>
        </w:rPr>
        <w:t>"</w:t>
      </w:r>
      <w:r w:rsidRPr="00B63C5C">
        <w:rPr>
          <w:rStyle w:val="affff1"/>
          <w:rFonts w:hint="cs"/>
          <w:rtl/>
        </w:rPr>
        <w:t>ק:</w:t>
      </w:r>
      <w:r w:rsidRPr="00C35A2C">
        <w:rPr>
          <w:rtl/>
        </w:rPr>
        <w:t xml:space="preserve"> </w:t>
      </w:r>
      <w:r w:rsidR="00B63C5C">
        <w:rPr>
          <w:rFonts w:hint="cs"/>
          <w:rtl/>
        </w:rPr>
        <w:t>ד</w:t>
      </w:r>
      <w:r w:rsidRPr="00B63C5C">
        <w:rPr>
          <w:rStyle w:val="afff"/>
          <w:rtl/>
        </w:rPr>
        <w:t>מלוה בשטר</w:t>
      </w:r>
      <w:r w:rsidRPr="00C35A2C">
        <w:rPr>
          <w:rtl/>
        </w:rPr>
        <w:t xml:space="preserve"> אין נפרעין מהן, </w:t>
      </w:r>
    </w:p>
    <w:p w14:paraId="2B602706" w14:textId="29132659" w:rsidR="00910F84" w:rsidRPr="00C35A2C" w:rsidRDefault="00910F84" w:rsidP="00910F84">
      <w:pPr>
        <w:rPr>
          <w:rtl/>
        </w:rPr>
      </w:pPr>
      <w:r w:rsidRPr="00B63C5C">
        <w:rPr>
          <w:rStyle w:val="afff"/>
          <w:rtl/>
        </w:rPr>
        <w:t>מלוה על פה</w:t>
      </w:r>
      <w:r w:rsidRPr="00C35A2C">
        <w:rPr>
          <w:rtl/>
        </w:rPr>
        <w:t xml:space="preserve"> נפרעין מהן, מפני שהוא כמציל מידם.</w:t>
      </w:r>
    </w:p>
    <w:p w14:paraId="05CD1FEC" w14:textId="77777777" w:rsidR="00B63C5C" w:rsidRDefault="00B63C5C">
      <w:pPr>
        <w:bidi w:val="0"/>
        <w:spacing w:after="160" w:line="259" w:lineRule="auto"/>
        <w:jc w:val="left"/>
      </w:pPr>
      <w:r>
        <w:rPr>
          <w:rtl/>
        </w:rPr>
        <w:br w:type="page"/>
      </w:r>
    </w:p>
    <w:p w14:paraId="696667ED" w14:textId="0CB1B772" w:rsidR="008E28B8" w:rsidRPr="008E28B8" w:rsidRDefault="008E28B8" w:rsidP="00805DC2">
      <w:pPr>
        <w:pStyle w:val="affff2"/>
        <w:rPr>
          <w:rtl/>
        </w:rPr>
      </w:pPr>
      <w:r>
        <w:rPr>
          <w:rFonts w:hint="cs"/>
          <w:rtl/>
        </w:rPr>
        <w:lastRenderedPageBreak/>
        <w:t xml:space="preserve">ד' סוגיות שהלכה כריב''ק </w:t>
      </w:r>
    </w:p>
    <w:p w14:paraId="2100F97C" w14:textId="442DFB31" w:rsidR="008E28B8" w:rsidRDefault="008E28B8" w:rsidP="008E28B8">
      <w:pPr>
        <w:pStyle w:val="affff0"/>
        <w:rPr>
          <w:rtl/>
        </w:rPr>
      </w:pPr>
      <w:r>
        <w:rPr>
          <w:rFonts w:hint="cs"/>
          <w:rtl/>
        </w:rPr>
        <w:t xml:space="preserve">א. </w:t>
      </w:r>
      <w:r w:rsidR="00910F84" w:rsidRPr="00C35A2C">
        <w:rPr>
          <w:rtl/>
        </w:rPr>
        <w:t>י</w:t>
      </w:r>
      <w:r>
        <w:rPr>
          <w:rFonts w:hint="cs"/>
          <w:rtl/>
        </w:rPr>
        <w:t>שב</w:t>
      </w:r>
      <w:r w:rsidR="00910F84" w:rsidRPr="00C35A2C">
        <w:rPr>
          <w:rtl/>
        </w:rPr>
        <w:t xml:space="preserve"> רב יוסף </w:t>
      </w:r>
      <w:r>
        <w:rPr>
          <w:rFonts w:hint="cs"/>
          <w:rtl/>
        </w:rPr>
        <w:t>אחרי</w:t>
      </w:r>
      <w:r>
        <w:rPr>
          <w:rFonts w:hint="cs"/>
          <w:rtl/>
        </w:rPr>
        <w:t xml:space="preserve"> </w:t>
      </w:r>
      <w:r>
        <w:rPr>
          <w:rStyle w:val="affff1"/>
          <w:rFonts w:hint="cs"/>
          <w:rtl/>
          <w:rPrChange w:id="9039" w:author="מנוע אמוראים" w:date="2026-10-05T16:41:56Z">
            <w:rPr>
              <w:rFonts w:hint="cs"/>
              <w:rtl/>
            </w:rPr>
          </w:rPrChange>
        </w:rPr>
        <w:t xml:space="preserve">ר</w:t>
      </w:r>
      <w:r>
        <w:rPr>
          <w:rStyle w:val="affff1"/>
          <w:rtl/>
          <w:rPrChange w:id="9040" w:author="מנוע אמוראים" w:date="2026-10-05T16:41:56Z">
            <w:rPr>
              <w:rtl/>
            </w:rPr>
          </w:rPrChange>
        </w:rPr>
        <w:t xml:space="preserve">"</w:t>
      </w:r>
      <w:r>
        <w:rPr>
          <w:rStyle w:val="affff1"/>
          <w:rFonts w:hint="cs"/>
          <w:rtl/>
          <w:rPrChange w:id="9041" w:author="מנוע אמוראים" w:date="2026-10-05T16:41:56Z">
            <w:rPr>
              <w:rFonts w:hint="cs"/>
              <w:rtl/>
            </w:rPr>
          </w:rPrChange>
        </w:rPr>
        <w:t xml:space="preserve">א</w:t>
      </w:r>
      <w:r>
        <w:rPr>
          <w:rFonts w:hint="cs"/>
          <w:rtl/>
        </w:rPr>
        <w:t xml:space="preserve"> </w:t>
      </w:r>
      <w:r>
        <w:rPr>
          <w:rFonts w:hint="cs"/>
          <w:rtl/>
        </w:rPr>
        <w:t xml:space="preserve">שישבו </w:t>
      </w:r>
      <w:r>
        <w:rPr>
          <w:rFonts w:hint="cs"/>
          <w:rtl/>
        </w:rPr>
        <w:t xml:space="preserve">לפני </w:t>
      </w:r>
      <w:r>
        <w:rPr>
          <w:rStyle w:val="affff1"/>
          <w:rFonts w:hint="cs"/>
          <w:rtl/>
          <w:rPrChange w:id="9042" w:author="מנוע אמוראים" w:date="2026-10-05T16:41:56Z">
            <w:rPr>
              <w:rFonts w:hint="cs"/>
              <w:rtl/>
            </w:rPr>
          </w:rPrChange>
        </w:rPr>
        <w:t xml:space="preserve">ר</w:t>
      </w:r>
      <w:r>
        <w:rPr>
          <w:rStyle w:val="affff1"/>
          <w:rtl/>
          <w:rPrChange w:id="9043" w:author="מנוע אמוראים" w:date="2026-10-05T16:41:56Z">
            <w:rPr>
              <w:rtl/>
            </w:rPr>
          </w:rPrChange>
        </w:rPr>
        <w:t xml:space="preserve">"</w:t>
      </w:r>
      <w:r>
        <w:rPr>
          <w:rStyle w:val="affff1"/>
          <w:rFonts w:hint="cs"/>
          <w:rtl/>
          <w:rPrChange w:id="9044" w:author="מנוע אמוראים" w:date="2026-10-05T16:41:56Z">
            <w:rPr>
              <w:rFonts w:hint="cs"/>
              <w:rtl/>
            </w:rPr>
          </w:rPrChange>
        </w:rPr>
        <w:t xml:space="preserve">ה</w:t>
      </w:r>
      <w:r>
        <w:rPr>
          <w:rFonts w:hint="cs"/>
          <w:rtl/>
        </w:rPr>
        <w:t xml:space="preserve"> </w:t>
      </w:r>
    </w:p>
    <w:p w14:paraId="0163154F" w14:textId="2D04DFED" w:rsidR="008E28B8" w:rsidRDefault="008E28B8" w:rsidP="008E28B8">
      <w:pPr>
        <w:pStyle w:val="36"/>
        <w:framePr w:wrap="notBeside"/>
        <w:rPr>
          <w:rtl/>
        </w:rPr>
      </w:pPr>
      <w:r>
        <w:rPr>
          <w:rFonts w:hint="cs"/>
          <w:rtl/>
        </w:rPr>
        <w:t>ואמר ר''ה:</w:t>
      </w:r>
    </w:p>
    <w:p w14:paraId="195B0418" w14:textId="1D372D83" w:rsidR="00910F84" w:rsidRPr="00C35A2C" w:rsidRDefault="00910F84" w:rsidP="008E28B8">
      <w:pPr>
        <w:rPr>
          <w:rtl/>
        </w:rPr>
      </w:pPr>
      <w:r w:rsidRPr="008E28B8">
        <w:rPr>
          <w:rStyle w:val="afff"/>
          <w:rtl/>
        </w:rPr>
        <w:t>הלכ</w:t>
      </w:r>
      <w:r w:rsidR="008E28B8">
        <w:rPr>
          <w:rStyle w:val="afff"/>
          <w:rFonts w:hint="cs"/>
          <w:rtl/>
        </w:rPr>
        <w:t xml:space="preserve">ה </w:t>
      </w:r>
      <w:r w:rsidRPr="008E28B8">
        <w:rPr>
          <w:rStyle w:val="afff"/>
          <w:rtl/>
        </w:rPr>
        <w:t>כרבי יהושע בן קרחה</w:t>
      </w:r>
      <w:r w:rsidRPr="00C35A2C">
        <w:rPr>
          <w:rtl/>
        </w:rPr>
        <w:t xml:space="preserve">, </w:t>
      </w:r>
      <w:r w:rsidR="008E28B8">
        <w:rPr>
          <w:rFonts w:hint="cs"/>
          <w:rtl/>
        </w:rPr>
        <w:t xml:space="preserve">- </w:t>
      </w:r>
      <w:r w:rsidRPr="00C35A2C">
        <w:rPr>
          <w:rtl/>
        </w:rPr>
        <w:t>הא דאמרן.</w:t>
      </w:r>
      <w:r w:rsidR="008E28B8">
        <w:rPr>
          <w:rFonts w:hint="cs"/>
          <w:rtl/>
        </w:rPr>
        <w:t xml:space="preserve"> </w:t>
      </w:r>
      <w:r w:rsidR="008E28B8" w:rsidRPr="008E28B8">
        <w:rPr>
          <w:rStyle w:val="affff8"/>
          <w:rFonts w:hint="cs"/>
          <w:rtl/>
        </w:rPr>
        <w:t>וקמ''ל שהלכה כיחיד</w:t>
      </w:r>
      <w:r w:rsidR="008E28B8">
        <w:rPr>
          <w:rStyle w:val="affff8"/>
          <w:rFonts w:hint="cs"/>
          <w:rtl/>
        </w:rPr>
        <w:t>.</w:t>
      </w:r>
    </w:p>
    <w:p w14:paraId="26D2A540" w14:textId="77777777" w:rsidR="008E28B8" w:rsidRPr="008E28B8" w:rsidRDefault="008E28B8" w:rsidP="008E28B8">
      <w:pPr>
        <w:rPr>
          <w:rStyle w:val="affff8"/>
          <w:spacing w:val="-4"/>
          <w:rtl/>
        </w:rPr>
      </w:pPr>
      <w:r w:rsidRPr="008E28B8">
        <w:rPr>
          <w:rStyle w:val="afff"/>
          <w:rFonts w:hint="cs"/>
          <w:spacing w:val="-4"/>
          <w:rtl/>
        </w:rPr>
        <w:t>והלכה כר''י</w:t>
      </w:r>
      <w:r w:rsidR="00910F84" w:rsidRPr="008E28B8">
        <w:rPr>
          <w:rStyle w:val="affff1"/>
          <w:spacing w:val="-4"/>
          <w:rtl/>
        </w:rPr>
        <w:t xml:space="preserve"> דתניא:</w:t>
      </w:r>
      <w:r w:rsidR="00910F84" w:rsidRPr="008E28B8">
        <w:rPr>
          <w:spacing w:val="-4"/>
          <w:rtl/>
        </w:rPr>
        <w:t xml:space="preserve"> הנותן צמר לצבוע לו אדום וצבעו שחור, </w:t>
      </w:r>
      <w:r w:rsidRPr="008E28B8">
        <w:rPr>
          <w:rStyle w:val="affff8"/>
          <w:rFonts w:hint="cs"/>
          <w:spacing w:val="-4"/>
          <w:rtl/>
        </w:rPr>
        <w:t xml:space="preserve">ולהיפך </w:t>
      </w:r>
    </w:p>
    <w:p w14:paraId="30A0549C" w14:textId="2DDDE9E6" w:rsidR="008E28B8" w:rsidRDefault="008E28B8" w:rsidP="008E28B8">
      <w:pPr>
        <w:rPr>
          <w:rtl/>
        </w:rPr>
      </w:pPr>
      <w:r>
        <w:rPr>
          <w:rStyle w:val="affff1"/>
          <w:rFonts w:hint="cs"/>
          <w:rtl/>
        </w:rPr>
        <w:t>ל</w:t>
      </w:r>
      <w:r w:rsidR="00910F84" w:rsidRPr="006D5ACB">
        <w:rPr>
          <w:rStyle w:val="affff1"/>
          <w:rtl/>
        </w:rPr>
        <w:t>ר"מ:</w:t>
      </w:r>
      <w:r w:rsidR="00910F84" w:rsidRPr="00C35A2C">
        <w:rPr>
          <w:rtl/>
        </w:rPr>
        <w:t xml:space="preserve"> נותן לו דמי צמרו; </w:t>
      </w:r>
    </w:p>
    <w:p w14:paraId="53B8BA6D" w14:textId="60B15086" w:rsidR="00910F84" w:rsidRPr="00C35A2C" w:rsidRDefault="008E28B8" w:rsidP="008E28B8">
      <w:pPr>
        <w:rPr>
          <w:b/>
          <w:bCs/>
          <w:rtl/>
        </w:rPr>
      </w:pPr>
      <w:r>
        <w:rPr>
          <w:rStyle w:val="affff1"/>
          <w:rFonts w:hint="cs"/>
          <w:rtl/>
        </w:rPr>
        <w:t>ולר''י</w:t>
      </w:r>
      <w:r w:rsidR="00910F84" w:rsidRPr="006D5ACB">
        <w:rPr>
          <w:rStyle w:val="affff1"/>
          <w:rtl/>
        </w:rPr>
        <w:t>:</w:t>
      </w:r>
      <w:r w:rsidR="00910F84" w:rsidRPr="00C35A2C">
        <w:rPr>
          <w:rtl/>
        </w:rPr>
        <w:t xml:space="preserve"> </w:t>
      </w:r>
      <w:r>
        <w:rPr>
          <w:rFonts w:hint="cs"/>
          <w:rtl/>
        </w:rPr>
        <w:t xml:space="preserve">נותן לו היציאה או השבח </w:t>
      </w:r>
      <w:r>
        <w:rPr>
          <w:rtl/>
        </w:rPr>
        <w:t>–</w:t>
      </w:r>
      <w:r>
        <w:rPr>
          <w:rFonts w:hint="cs"/>
          <w:rtl/>
        </w:rPr>
        <w:t xml:space="preserve"> הפחות מביניהם</w:t>
      </w:r>
    </w:p>
    <w:p w14:paraId="70D4B9CB" w14:textId="77777777" w:rsidR="00910F84" w:rsidRPr="00C35A2C" w:rsidRDefault="00910F84" w:rsidP="00910F84">
      <w:pPr>
        <w:pStyle w:val="aff6"/>
        <w:framePr w:wrap="around"/>
        <w:rPr>
          <w:rtl/>
        </w:rPr>
      </w:pPr>
      <w:r w:rsidRPr="00C35A2C">
        <w:rPr>
          <w:rFonts w:hint="cs"/>
          <w:rtl/>
        </w:rPr>
        <w:t>ז.</w:t>
      </w:r>
    </w:p>
    <w:p w14:paraId="350E93E5" w14:textId="00380309" w:rsidR="008E28B8" w:rsidRDefault="008E28B8" w:rsidP="008E28B8">
      <w:pPr>
        <w:pStyle w:val="36"/>
        <w:framePr w:wrap="notBeside"/>
        <w:rPr>
          <w:rtl/>
        </w:rPr>
      </w:pPr>
      <w:r>
        <w:rPr>
          <w:rFonts w:hint="cs"/>
          <w:rtl/>
        </w:rPr>
        <w:t xml:space="preserve">וקמ''ל </w:t>
      </w:r>
    </w:p>
    <w:p w14:paraId="1231ECF8" w14:textId="1948AB57" w:rsidR="00910F84" w:rsidRPr="00C35A2C" w:rsidRDefault="008E28B8" w:rsidP="008E28B8">
      <w:pPr>
        <w:rPr>
          <w:rtl/>
        </w:rPr>
      </w:pPr>
      <w:r>
        <w:rPr>
          <w:rFonts w:hint="cs"/>
          <w:rtl/>
        </w:rPr>
        <w:t xml:space="preserve">אף שבשני מסכתות </w:t>
      </w:r>
      <w:r w:rsidR="00910F84" w:rsidRPr="00C35A2C">
        <w:rPr>
          <w:rtl/>
        </w:rPr>
        <w:t xml:space="preserve">מחלוקת ואחר כך סתם </w:t>
      </w:r>
      <w:r>
        <w:rPr>
          <w:rFonts w:hint="cs"/>
          <w:b/>
          <w:bCs/>
          <w:rtl/>
        </w:rPr>
        <w:t xml:space="preserve">הלכה </w:t>
      </w:r>
      <w:r w:rsidR="00910F84" w:rsidRPr="00C35A2C">
        <w:rPr>
          <w:rtl/>
        </w:rPr>
        <w:t xml:space="preserve">כסתם, </w:t>
      </w:r>
    </w:p>
    <w:p w14:paraId="205C8E1C" w14:textId="23D60C4B" w:rsidR="00910F84" w:rsidRDefault="008E28B8" w:rsidP="008E28B8">
      <w:pPr>
        <w:rPr>
          <w:rtl/>
        </w:rPr>
      </w:pPr>
      <w:r>
        <w:rPr>
          <w:rFonts w:hint="cs"/>
          <w:rtl/>
        </w:rPr>
        <w:t xml:space="preserve">והחידוש דאף במסכת דנזיקין </w:t>
      </w:r>
      <w:r w:rsidRPr="008E28B8">
        <w:rPr>
          <w:rStyle w:val="affff8"/>
          <w:rFonts w:hint="cs"/>
          <w:rtl/>
        </w:rPr>
        <w:t xml:space="preserve">ב''ק וב''מ </w:t>
      </w:r>
    </w:p>
    <w:p w14:paraId="7C1BDD45" w14:textId="77777777" w:rsidR="006D5ACB" w:rsidRDefault="00910F84" w:rsidP="006D5ACB">
      <w:pPr>
        <w:pStyle w:val="36"/>
        <w:framePr w:wrap="notBeside"/>
        <w:rPr>
          <w:rtl/>
        </w:rPr>
      </w:pPr>
      <w:r w:rsidRPr="00C35A2C">
        <w:rPr>
          <w:rFonts w:hint="cs"/>
          <w:rtl/>
        </w:rPr>
        <w:t xml:space="preserve">ולרב יוסף </w:t>
      </w:r>
    </w:p>
    <w:p w14:paraId="19C47B80" w14:textId="2136D78D" w:rsidR="00910F84" w:rsidRPr="00C35A2C" w:rsidRDefault="00910F84" w:rsidP="008E28B8">
      <w:pPr>
        <w:rPr>
          <w:rtl/>
        </w:rPr>
      </w:pPr>
      <w:r w:rsidRPr="00C35A2C">
        <w:rPr>
          <w:rtl/>
        </w:rPr>
        <w:t xml:space="preserve">כולה נזיקין </w:t>
      </w:r>
      <w:r w:rsidR="008E28B8">
        <w:rPr>
          <w:rStyle w:val="affff8"/>
          <w:rFonts w:hint="cs"/>
          <w:rtl/>
        </w:rPr>
        <w:t xml:space="preserve">בק במ ב''ב </w:t>
      </w:r>
      <w:r w:rsidR="008E28B8">
        <w:rPr>
          <w:rFonts w:hint="cs"/>
          <w:rtl/>
        </w:rPr>
        <w:t xml:space="preserve">מסכת אחת היא, ויש סדר. </w:t>
      </w:r>
    </w:p>
    <w:p w14:paraId="055F70EE" w14:textId="4368E2F0" w:rsidR="006D5ACB" w:rsidRDefault="008E28B8" w:rsidP="006D5ACB">
      <w:pPr>
        <w:pStyle w:val="36"/>
        <w:framePr w:wrap="notBeside"/>
        <w:rPr>
          <w:rtl/>
        </w:rPr>
      </w:pPr>
      <w:r>
        <w:rPr>
          <w:rFonts w:hint="cs"/>
          <w:rtl/>
        </w:rPr>
        <w:t>ב.</w:t>
      </w:r>
    </w:p>
    <w:p w14:paraId="7579EC51" w14:textId="77777777" w:rsidR="008E28B8" w:rsidRDefault="00910F84" w:rsidP="008E28B8">
      <w:pPr>
        <w:rPr>
          <w:rtl/>
        </w:rPr>
      </w:pPr>
      <w:r w:rsidRPr="00C35A2C">
        <w:rPr>
          <w:rtl/>
        </w:rPr>
        <w:t xml:space="preserve">משום דתני </w:t>
      </w:r>
      <w:r w:rsidR="008E28B8">
        <w:rPr>
          <w:rFonts w:hint="cs"/>
          <w:rtl/>
        </w:rPr>
        <w:t>בלשון הלכה פסוקה</w:t>
      </w:r>
      <w:r w:rsidRPr="00C35A2C">
        <w:rPr>
          <w:rtl/>
        </w:rPr>
        <w:t xml:space="preserve">: </w:t>
      </w:r>
    </w:p>
    <w:p w14:paraId="42B05C6E" w14:textId="1260FEA5" w:rsidR="00910F84" w:rsidRPr="008E28B8" w:rsidRDefault="008E28B8" w:rsidP="008E28B8">
      <w:pPr>
        <w:spacing w:after="120"/>
        <w:rPr>
          <w:rtl/>
        </w:rPr>
      </w:pPr>
      <w:r>
        <w:rPr>
          <w:rFonts w:hint="cs"/>
          <w:rtl/>
        </w:rPr>
        <w:t>'</w:t>
      </w:r>
      <w:r w:rsidR="00910F84" w:rsidRPr="008E28B8">
        <w:rPr>
          <w:b/>
          <w:bCs/>
          <w:rtl/>
        </w:rPr>
        <w:t>כל</w:t>
      </w:r>
      <w:r w:rsidR="00910F84" w:rsidRPr="00C35A2C">
        <w:rPr>
          <w:rtl/>
        </w:rPr>
        <w:t xml:space="preserve"> המשנה ידו על התחתונה, וכל החוזר בו ידו על התחתונה</w:t>
      </w:r>
      <w:r>
        <w:rPr>
          <w:rFonts w:hint="cs"/>
          <w:rtl/>
        </w:rPr>
        <w:t>'</w:t>
      </w:r>
      <w:r w:rsidR="00910F84" w:rsidRPr="00C35A2C">
        <w:rPr>
          <w:rtl/>
        </w:rPr>
        <w:t>.</w:t>
      </w:r>
    </w:p>
    <w:p w14:paraId="0E781DF3" w14:textId="049151E6" w:rsidR="006D5ACB" w:rsidRDefault="008E28B8" w:rsidP="006D5ACB">
      <w:pPr>
        <w:pStyle w:val="36"/>
        <w:framePr w:wrap="notBeside"/>
        <w:rPr>
          <w:rtl/>
        </w:rPr>
      </w:pPr>
      <w:r>
        <w:rPr>
          <w:rFonts w:hint="cs"/>
          <w:rtl/>
        </w:rPr>
        <w:t xml:space="preserve">ב. </w:t>
      </w:r>
      <w:r w:rsidR="00910F84" w:rsidRPr="00C35A2C">
        <w:rPr>
          <w:rtl/>
        </w:rPr>
        <w:t>ת</w:t>
      </w:r>
      <w:r w:rsidR="00910F84">
        <w:rPr>
          <w:rtl/>
        </w:rPr>
        <w:t>"</w:t>
      </w:r>
      <w:r w:rsidR="00910F84" w:rsidRPr="00C35A2C">
        <w:rPr>
          <w:rtl/>
        </w:rPr>
        <w:t>ר:</w:t>
      </w:r>
    </w:p>
    <w:p w14:paraId="1C51E0EB" w14:textId="7B45AF78" w:rsidR="006D5ACB" w:rsidRDefault="00910F84" w:rsidP="00910F84">
      <w:pPr>
        <w:rPr>
          <w:rtl/>
        </w:rPr>
      </w:pPr>
      <w:r w:rsidRPr="00C35A2C">
        <w:rPr>
          <w:rtl/>
        </w:rPr>
        <w:t xml:space="preserve">לא יאמר אדם לחבירו הנראה שתעמוד עמי לערב; </w:t>
      </w:r>
    </w:p>
    <w:p w14:paraId="3370CEEB" w14:textId="5BF24B5B" w:rsidR="006D5ACB" w:rsidRDefault="00910F84" w:rsidP="006D5ACB">
      <w:pPr>
        <w:pStyle w:val="36"/>
        <w:framePr w:wrap="notBeside"/>
        <w:rPr>
          <w:rtl/>
        </w:rPr>
      </w:pPr>
      <w:r w:rsidRPr="00C35A2C">
        <w:rPr>
          <w:rFonts w:hint="cs"/>
          <w:rtl/>
        </w:rPr>
        <w:t>ולריב</w:t>
      </w:r>
      <w:r>
        <w:rPr>
          <w:rtl/>
        </w:rPr>
        <w:t>"</w:t>
      </w:r>
      <w:r w:rsidR="008E28B8">
        <w:rPr>
          <w:rFonts w:hint="cs"/>
          <w:rtl/>
        </w:rPr>
        <w:t>ק</w:t>
      </w:r>
      <w:r w:rsidRPr="00C35A2C">
        <w:rPr>
          <w:rtl/>
        </w:rPr>
        <w:t>:</w:t>
      </w:r>
    </w:p>
    <w:p w14:paraId="02D6B571" w14:textId="7DE3D104" w:rsidR="00910F84" w:rsidRPr="008E28B8" w:rsidRDefault="00910F84" w:rsidP="00910F84">
      <w:pPr>
        <w:rPr>
          <w:rStyle w:val="afff"/>
          <w:rtl/>
        </w:rPr>
      </w:pPr>
      <w:r w:rsidRPr="008E28B8">
        <w:rPr>
          <w:rStyle w:val="afff"/>
          <w:rtl/>
        </w:rPr>
        <w:t>אומר אדם לחבירו הנראה שתעמוד עמי לערב.</w:t>
      </w:r>
    </w:p>
    <w:p w14:paraId="4E9117AB" w14:textId="597A5829" w:rsidR="006D5ACB" w:rsidRDefault="00910F84" w:rsidP="006D5ACB">
      <w:pPr>
        <w:pStyle w:val="36"/>
        <w:framePr w:wrap="notBeside"/>
        <w:rPr>
          <w:rtl/>
        </w:rPr>
      </w:pPr>
      <w:r w:rsidRPr="00C35A2C">
        <w:rPr>
          <w:rFonts w:hint="cs"/>
          <w:rtl/>
        </w:rPr>
        <w:t>מרי</w:t>
      </w:r>
      <w:r>
        <w:rPr>
          <w:rtl/>
        </w:rPr>
        <w:t>"</w:t>
      </w:r>
      <w:r w:rsidRPr="00C35A2C">
        <w:rPr>
          <w:rFonts w:hint="cs"/>
          <w:rtl/>
        </w:rPr>
        <w:t>ו</w:t>
      </w:r>
      <w:r w:rsidRPr="00C35A2C">
        <w:rPr>
          <w:rtl/>
        </w:rPr>
        <w:t>:</w:t>
      </w:r>
    </w:p>
    <w:p w14:paraId="01FB5C7D" w14:textId="2B97ED0F" w:rsidR="00910F84" w:rsidRPr="008E28B8" w:rsidRDefault="008E28B8" w:rsidP="008E28B8">
      <w:pPr>
        <w:pStyle w:val="afffa"/>
        <w:spacing w:after="120"/>
        <w:ind w:left="0" w:firstLine="0"/>
        <w:rPr>
          <w:rStyle w:val="afff"/>
          <w:rtl/>
        </w:rPr>
      </w:pPr>
      <w:r w:rsidRPr="008E28B8">
        <w:rPr>
          <w:rStyle w:val="afff"/>
          <w:rFonts w:hint="cs"/>
          <w:rtl/>
        </w:rPr>
        <w:t xml:space="preserve">הלכה </w:t>
      </w:r>
      <w:r w:rsidR="00910F84" w:rsidRPr="008E28B8">
        <w:rPr>
          <w:rStyle w:val="afff"/>
          <w:rtl/>
        </w:rPr>
        <w:t>כרבי יהושע בן קרחה.</w:t>
      </w:r>
    </w:p>
    <w:p w14:paraId="6D804CBA" w14:textId="3B2BA114" w:rsidR="006D5ACB" w:rsidRDefault="008E28B8" w:rsidP="006D5ACB">
      <w:pPr>
        <w:pStyle w:val="36"/>
        <w:framePr w:wrap="notBeside"/>
        <w:rPr>
          <w:rtl/>
        </w:rPr>
      </w:pPr>
      <w:r>
        <w:rPr>
          <w:rFonts w:hint="cs"/>
          <w:rtl/>
        </w:rPr>
        <w:t xml:space="preserve">ג. </w:t>
      </w:r>
      <w:r w:rsidR="00910F84" w:rsidRPr="00C35A2C">
        <w:rPr>
          <w:rtl/>
        </w:rPr>
        <w:t>ת</w:t>
      </w:r>
      <w:r w:rsidR="00910F84">
        <w:rPr>
          <w:rtl/>
        </w:rPr>
        <w:t>"</w:t>
      </w:r>
      <w:r w:rsidR="00910F84" w:rsidRPr="00C35A2C">
        <w:rPr>
          <w:rtl/>
        </w:rPr>
        <w:t>ר:</w:t>
      </w:r>
    </w:p>
    <w:p w14:paraId="774FB1B9" w14:textId="77777777" w:rsidR="008E28B8" w:rsidRDefault="00910F84" w:rsidP="006D5ACB">
      <w:pPr>
        <w:rPr>
          <w:rtl/>
        </w:rPr>
      </w:pPr>
      <w:r w:rsidRPr="00C35A2C">
        <w:rPr>
          <w:rtl/>
        </w:rPr>
        <w:t xml:space="preserve">הנשאל לחכם וטימא - לא ישאל לחכם ויטהר, </w:t>
      </w:r>
    </w:p>
    <w:p w14:paraId="3EAC39B0" w14:textId="04B0378C" w:rsidR="006D5ACB" w:rsidRDefault="00910F84" w:rsidP="006D5ACB">
      <w:pPr>
        <w:rPr>
          <w:rtl/>
        </w:rPr>
      </w:pPr>
      <w:r w:rsidRPr="00C35A2C">
        <w:rPr>
          <w:rtl/>
        </w:rPr>
        <w:t>לחכם ואסר - לא ישאל לחכם ויתיר;</w:t>
      </w:r>
    </w:p>
    <w:p w14:paraId="638E9225" w14:textId="179EB5AC" w:rsidR="00910F84" w:rsidRDefault="00910F84" w:rsidP="006D5ACB">
      <w:pPr>
        <w:rPr>
          <w:rtl/>
        </w:rPr>
      </w:pPr>
      <w:r w:rsidRPr="00C35A2C">
        <w:rPr>
          <w:rtl/>
        </w:rPr>
        <w:t>היו שנים, אחד מטמא ואחד מטהר, אחד אוסר ואחד מתיר,</w:t>
      </w:r>
    </w:p>
    <w:p w14:paraId="6F897C77" w14:textId="77777777" w:rsidR="00910F84" w:rsidRDefault="00910F84" w:rsidP="006D5ACB">
      <w:pPr>
        <w:rPr>
          <w:rtl/>
        </w:rPr>
      </w:pPr>
      <w:r w:rsidRPr="00C35A2C">
        <w:rPr>
          <w:rtl/>
        </w:rPr>
        <w:t>אם היה אחד מהם גדול מחבירו בחכמה ובמ</w:t>
      </w:r>
      <w:r>
        <w:rPr>
          <w:rtl/>
        </w:rPr>
        <w:t xml:space="preserve">נין הלך אחריו, ואם לאו </w:t>
      </w:r>
      <w:r w:rsidRPr="00C35A2C">
        <w:rPr>
          <w:rtl/>
        </w:rPr>
        <w:t>הלך אחר המחמיר;</w:t>
      </w:r>
    </w:p>
    <w:p w14:paraId="6C3C9118" w14:textId="47F61D7B" w:rsidR="006D5ACB" w:rsidRDefault="00910F84" w:rsidP="006D5ACB">
      <w:pPr>
        <w:pStyle w:val="36"/>
        <w:framePr w:wrap="notBeside"/>
        <w:rPr>
          <w:rtl/>
        </w:rPr>
      </w:pPr>
      <w:r>
        <w:rPr>
          <w:rFonts w:hint="cs"/>
          <w:rtl/>
        </w:rPr>
        <w:t>ריב</w:t>
      </w:r>
      <w:r>
        <w:rPr>
          <w:rtl/>
        </w:rPr>
        <w:t>"</w:t>
      </w:r>
      <w:r>
        <w:rPr>
          <w:rFonts w:hint="cs"/>
          <w:rtl/>
        </w:rPr>
        <w:t>ק</w:t>
      </w:r>
      <w:r w:rsidRPr="00C35A2C">
        <w:rPr>
          <w:rtl/>
        </w:rPr>
        <w:t>:</w:t>
      </w:r>
    </w:p>
    <w:p w14:paraId="0878D812" w14:textId="65CF380D" w:rsidR="00910F84" w:rsidRPr="008E28B8" w:rsidRDefault="00910F84" w:rsidP="006D5ACB">
      <w:pPr>
        <w:rPr>
          <w:rStyle w:val="afff"/>
          <w:rtl/>
        </w:rPr>
      </w:pPr>
      <w:r w:rsidRPr="008E28B8">
        <w:rPr>
          <w:rStyle w:val="afff"/>
          <w:rtl/>
        </w:rPr>
        <w:t>בשל תורה הלך אחר המחמיר, בשל סופרים הלך אחר המיקל.</w:t>
      </w:r>
    </w:p>
    <w:p w14:paraId="53945166" w14:textId="77777777" w:rsidR="008E28B8" w:rsidRDefault="00910F84" w:rsidP="008E28B8">
      <w:pPr>
        <w:pStyle w:val="36"/>
        <w:framePr w:wrap="notBeside"/>
        <w:rPr>
          <w:rtl/>
        </w:rPr>
      </w:pPr>
      <w:r w:rsidRPr="00C35A2C">
        <w:rPr>
          <w:rtl/>
        </w:rPr>
        <w:t>א</w:t>
      </w:r>
      <w:r>
        <w:rPr>
          <w:rtl/>
        </w:rPr>
        <w:t>"</w:t>
      </w:r>
      <w:r w:rsidRPr="00C35A2C">
        <w:rPr>
          <w:rtl/>
        </w:rPr>
        <w:t>ר יוסף:</w:t>
      </w:r>
    </w:p>
    <w:p w14:paraId="3FA18B6F" w14:textId="79D82E10" w:rsidR="00910F84" w:rsidRPr="008E28B8" w:rsidRDefault="008E28B8" w:rsidP="008E28B8">
      <w:pPr>
        <w:pStyle w:val="afffa"/>
        <w:spacing w:after="120"/>
        <w:ind w:left="0" w:firstLine="0"/>
        <w:rPr>
          <w:rFonts w:cs="PFT_Frank"/>
          <w:bCs/>
          <w:szCs w:val="14"/>
          <w:rtl/>
        </w:rPr>
      </w:pPr>
      <w:r w:rsidRPr="008E28B8">
        <w:rPr>
          <w:rStyle w:val="afff"/>
          <w:rFonts w:hint="cs"/>
          <w:rtl/>
        </w:rPr>
        <w:t xml:space="preserve">הלכה </w:t>
      </w:r>
      <w:r w:rsidRPr="008E28B8">
        <w:rPr>
          <w:rStyle w:val="afff"/>
          <w:rtl/>
        </w:rPr>
        <w:t>כרבי יהושע בן קרחה.</w:t>
      </w:r>
    </w:p>
    <w:p w14:paraId="2BBB4CB8" w14:textId="280FCE6D" w:rsidR="008E28B8" w:rsidRDefault="008E28B8" w:rsidP="008E28B8">
      <w:pPr>
        <w:pStyle w:val="36"/>
        <w:framePr w:wrap="notBeside"/>
        <w:rPr>
          <w:rtl/>
        </w:rPr>
      </w:pPr>
      <w:r>
        <w:rPr>
          <w:rFonts w:hint="cs"/>
          <w:rtl/>
        </w:rPr>
        <w:t xml:space="preserve">ד. </w:t>
      </w:r>
      <w:r w:rsidR="00910F84" w:rsidRPr="00C35A2C">
        <w:rPr>
          <w:rtl/>
        </w:rPr>
        <w:t>ת</w:t>
      </w:r>
      <w:r w:rsidR="00910F84">
        <w:rPr>
          <w:rtl/>
        </w:rPr>
        <w:t>"</w:t>
      </w:r>
      <w:r w:rsidR="00910F84" w:rsidRPr="00C35A2C">
        <w:rPr>
          <w:rtl/>
        </w:rPr>
        <w:t>ר:</w:t>
      </w:r>
      <w:r>
        <w:rPr>
          <w:rFonts w:hint="cs"/>
          <w:rtl/>
        </w:rPr>
        <w:t xml:space="preserve"> לר''מ:</w:t>
      </w:r>
    </w:p>
    <w:p w14:paraId="336F0534" w14:textId="7500649C" w:rsidR="00910F84" w:rsidRDefault="00910F84" w:rsidP="00910F84">
      <w:pPr>
        <w:rPr>
          <w:rtl/>
        </w:rPr>
      </w:pPr>
      <w:r w:rsidRPr="00C35A2C">
        <w:rPr>
          <w:rtl/>
        </w:rPr>
        <w:t xml:space="preserve">וכולן שחזרו בהן </w:t>
      </w:r>
      <w:r w:rsidR="008E28B8">
        <w:rPr>
          <w:rStyle w:val="affff8"/>
          <w:rFonts w:hint="cs"/>
          <w:rtl/>
        </w:rPr>
        <w:t>גזלנים ועמי ארצות</w:t>
      </w:r>
      <w:r w:rsidRPr="00C35A2C">
        <w:rPr>
          <w:rtl/>
        </w:rPr>
        <w:t>- אין מקבלין אותן עולמית,</w:t>
      </w:r>
    </w:p>
    <w:p w14:paraId="46FFA5B5" w14:textId="77777777" w:rsidR="008E28B8" w:rsidRDefault="008E28B8" w:rsidP="008E28B8">
      <w:pPr>
        <w:pStyle w:val="36"/>
        <w:framePr w:wrap="notBeside"/>
        <w:rPr>
          <w:rtl/>
        </w:rPr>
      </w:pPr>
      <w:r>
        <w:rPr>
          <w:rStyle w:val="affff1"/>
          <w:rFonts w:hint="cs"/>
          <w:rtl/>
        </w:rPr>
        <w:t>ל</w:t>
      </w:r>
      <w:r w:rsidR="00910F84" w:rsidRPr="008E28B8">
        <w:rPr>
          <w:rStyle w:val="affff1"/>
          <w:rtl/>
        </w:rPr>
        <w:t>ר"י</w:t>
      </w:r>
      <w:r w:rsidR="00910F84" w:rsidRPr="00C35A2C">
        <w:rPr>
          <w:rtl/>
        </w:rPr>
        <w:t>:</w:t>
      </w:r>
    </w:p>
    <w:p w14:paraId="45277A9A" w14:textId="47FE2A47" w:rsidR="00910F84" w:rsidRPr="008E28B8" w:rsidRDefault="00910F84" w:rsidP="008E28B8">
      <w:pPr>
        <w:rPr>
          <w:spacing w:val="-2"/>
          <w:rtl/>
        </w:rPr>
      </w:pPr>
      <w:r w:rsidRPr="008E28B8">
        <w:rPr>
          <w:spacing w:val="-2"/>
          <w:rtl/>
        </w:rPr>
        <w:t xml:space="preserve">חזרו בהן </w:t>
      </w:r>
      <w:r w:rsidRPr="008E28B8">
        <w:rPr>
          <w:rStyle w:val="afff"/>
          <w:spacing w:val="-2"/>
          <w:rtl/>
        </w:rPr>
        <w:t>במטמוניות</w:t>
      </w:r>
      <w:r w:rsidRPr="008E28B8">
        <w:rPr>
          <w:spacing w:val="-2"/>
          <w:rtl/>
        </w:rPr>
        <w:t xml:space="preserve"> אין מקבלין אותן, </w:t>
      </w:r>
      <w:r w:rsidRPr="008E28B8">
        <w:rPr>
          <w:rStyle w:val="afff"/>
          <w:spacing w:val="-2"/>
          <w:rtl/>
        </w:rPr>
        <w:t>בפרהסיא</w:t>
      </w:r>
      <w:r w:rsidRPr="008E28B8">
        <w:rPr>
          <w:spacing w:val="-2"/>
          <w:rtl/>
        </w:rPr>
        <w:t xml:space="preserve"> מקבלין אותן.</w:t>
      </w:r>
    </w:p>
    <w:p w14:paraId="16973034" w14:textId="77777777" w:rsidR="00910F84" w:rsidRPr="00C35A2C" w:rsidRDefault="00910F84" w:rsidP="00910F84">
      <w:pPr>
        <w:pStyle w:val="aff6"/>
        <w:framePr w:wrap="around"/>
        <w:rPr>
          <w:rtl/>
        </w:rPr>
      </w:pPr>
      <w:r w:rsidRPr="00C35A2C">
        <w:rPr>
          <w:rFonts w:hint="cs"/>
          <w:rtl/>
        </w:rPr>
        <w:t>ז:</w:t>
      </w:r>
    </w:p>
    <w:p w14:paraId="473E8662" w14:textId="77777777" w:rsidR="006D5ACB" w:rsidRDefault="00910F84" w:rsidP="006D5ACB">
      <w:pPr>
        <w:pStyle w:val="36"/>
        <w:framePr w:wrap="notBeside"/>
        <w:rPr>
          <w:rtl/>
        </w:rPr>
      </w:pPr>
      <w:r w:rsidRPr="00C35A2C">
        <w:rPr>
          <w:rtl/>
        </w:rPr>
        <w:t>א</w:t>
      </w:r>
      <w:r>
        <w:rPr>
          <w:rtl/>
        </w:rPr>
        <w:t>"</w:t>
      </w:r>
      <w:r w:rsidRPr="00C35A2C">
        <w:rPr>
          <w:rtl/>
        </w:rPr>
        <w:t>ד:</w:t>
      </w:r>
    </w:p>
    <w:p w14:paraId="4120EE97" w14:textId="545FEC52" w:rsidR="00910F84" w:rsidRDefault="00910F84" w:rsidP="00910F84">
      <w:pPr>
        <w:rPr>
          <w:rtl/>
        </w:rPr>
      </w:pPr>
      <w:r w:rsidRPr="008E28B8">
        <w:rPr>
          <w:spacing w:val="-4"/>
          <w:rtl/>
        </w:rPr>
        <w:t xml:space="preserve">עשו דבריהם </w:t>
      </w:r>
      <w:r w:rsidRPr="008E28B8">
        <w:rPr>
          <w:rStyle w:val="afff"/>
          <w:spacing w:val="-4"/>
          <w:rtl/>
        </w:rPr>
        <w:t>במטמוניות</w:t>
      </w:r>
      <w:r w:rsidRPr="008E28B8">
        <w:rPr>
          <w:spacing w:val="-4"/>
          <w:rtl/>
        </w:rPr>
        <w:t xml:space="preserve"> מקבלין אותן, </w:t>
      </w:r>
      <w:r w:rsidRPr="008E28B8">
        <w:rPr>
          <w:rStyle w:val="afff"/>
          <w:spacing w:val="-4"/>
          <w:rtl/>
        </w:rPr>
        <w:t>בפרהסיא</w:t>
      </w:r>
      <w:r w:rsidRPr="008E28B8">
        <w:rPr>
          <w:spacing w:val="-4"/>
          <w:rtl/>
        </w:rPr>
        <w:t xml:space="preserve"> אין מקבלין אותן</w:t>
      </w:r>
    </w:p>
    <w:p w14:paraId="5773B66A" w14:textId="77777777" w:rsidR="006D5ACB" w:rsidRDefault="00910F84" w:rsidP="006D5ACB">
      <w:pPr>
        <w:pStyle w:val="36"/>
        <w:framePr w:wrap="notBeside"/>
        <w:rPr>
          <w:rtl/>
        </w:rPr>
      </w:pPr>
      <w:r w:rsidRPr="00C35A2C">
        <w:rPr>
          <w:rtl/>
        </w:rPr>
        <w:t>ר</w:t>
      </w:r>
      <w:r>
        <w:rPr>
          <w:rtl/>
        </w:rPr>
        <w:t>"</w:t>
      </w:r>
      <w:r w:rsidRPr="00C35A2C">
        <w:rPr>
          <w:rtl/>
        </w:rPr>
        <w:t>ש ור</w:t>
      </w:r>
      <w:r w:rsidRPr="00C35A2C">
        <w:rPr>
          <w:rFonts w:hint="cs"/>
          <w:rtl/>
        </w:rPr>
        <w:t>יב</w:t>
      </w:r>
      <w:r>
        <w:rPr>
          <w:rtl/>
        </w:rPr>
        <w:t>"</w:t>
      </w:r>
      <w:r w:rsidRPr="00C35A2C">
        <w:rPr>
          <w:rFonts w:hint="cs"/>
          <w:rtl/>
        </w:rPr>
        <w:t>ק</w:t>
      </w:r>
      <w:r w:rsidRPr="00C35A2C">
        <w:rPr>
          <w:rtl/>
        </w:rPr>
        <w:t>:</w:t>
      </w:r>
    </w:p>
    <w:p w14:paraId="276DFD6F" w14:textId="767A9359" w:rsidR="00910F84" w:rsidRPr="00C35A2C" w:rsidRDefault="00910F84" w:rsidP="00910F84">
      <w:pPr>
        <w:rPr>
          <w:rtl/>
        </w:rPr>
      </w:pPr>
      <w:r w:rsidRPr="00C35A2C">
        <w:rPr>
          <w:rtl/>
        </w:rPr>
        <w:t xml:space="preserve"> </w:t>
      </w:r>
      <w:r w:rsidRPr="008E28B8">
        <w:rPr>
          <w:rStyle w:val="afff"/>
          <w:rtl/>
        </w:rPr>
        <w:t>בין כך ובין כך מקבלין,</w:t>
      </w:r>
      <w:r w:rsidRPr="00C35A2C">
        <w:rPr>
          <w:rtl/>
        </w:rPr>
        <w:t xml:space="preserve"> </w:t>
      </w:r>
      <w:r w:rsidRPr="008E28B8">
        <w:rPr>
          <w:rStyle w:val="affff1"/>
          <w:rtl/>
        </w:rPr>
        <w:t>שנאמר:</w:t>
      </w:r>
      <w:r w:rsidRPr="00FF1C37">
        <w:rPr>
          <w:rStyle w:val="afffd"/>
          <w:rtl/>
        </w:rPr>
        <w:t xml:space="preserve"> </w:t>
      </w:r>
      <w:r w:rsidRPr="00FF1C37">
        <w:rPr>
          <w:rStyle w:val="afffd"/>
          <w:rFonts w:hint="cs"/>
          <w:rtl/>
        </w:rPr>
        <w:t>'</w:t>
      </w:r>
      <w:r w:rsidRPr="00FF1C37">
        <w:rPr>
          <w:rStyle w:val="afffd"/>
          <w:rtl/>
        </w:rPr>
        <w:t>שובו בנים שובבים</w:t>
      </w:r>
      <w:r w:rsidRPr="00FF1C37">
        <w:rPr>
          <w:rStyle w:val="afffd"/>
          <w:rFonts w:hint="cs"/>
          <w:rtl/>
        </w:rPr>
        <w:t>'</w:t>
      </w:r>
      <w:r w:rsidRPr="00FF1C37">
        <w:rPr>
          <w:rStyle w:val="afffd"/>
          <w:rtl/>
        </w:rPr>
        <w:t>.</w:t>
      </w:r>
    </w:p>
    <w:p w14:paraId="0F1BD7BC" w14:textId="77777777" w:rsidR="006D5ACB" w:rsidRDefault="006D5ACB" w:rsidP="006D5ACB">
      <w:pPr>
        <w:pStyle w:val="36"/>
        <w:framePr w:wrap="notBeside"/>
        <w:rPr>
          <w:rtl/>
        </w:rPr>
      </w:pPr>
      <w:r>
        <w:rPr>
          <w:rFonts w:hint="cs"/>
          <w:rtl/>
        </w:rPr>
        <w:t>מ</w:t>
      </w:r>
      <w:r w:rsidR="00910F84" w:rsidRPr="00C35A2C">
        <w:rPr>
          <w:rtl/>
        </w:rPr>
        <w:t>א</w:t>
      </w:r>
      <w:r w:rsidR="00910F84">
        <w:rPr>
          <w:rtl/>
        </w:rPr>
        <w:t>"</w:t>
      </w:r>
      <w:r w:rsidR="00910F84" w:rsidRPr="00C35A2C">
        <w:rPr>
          <w:rtl/>
        </w:rPr>
        <w:t>ר יוחנן:</w:t>
      </w:r>
    </w:p>
    <w:p w14:paraId="3F6A440B" w14:textId="4609B37E" w:rsidR="00910F84" w:rsidRDefault="00910F84" w:rsidP="008E28B8">
      <w:pPr>
        <w:rPr>
          <w:rtl/>
        </w:rPr>
      </w:pPr>
      <w:r w:rsidRPr="00C35A2C">
        <w:rPr>
          <w:rtl/>
        </w:rPr>
        <w:t xml:space="preserve"> </w:t>
      </w:r>
      <w:r w:rsidRPr="008E28B8">
        <w:rPr>
          <w:rStyle w:val="afff"/>
          <w:rtl/>
        </w:rPr>
        <w:t>הלכ</w:t>
      </w:r>
      <w:r w:rsidR="008E28B8">
        <w:rPr>
          <w:rStyle w:val="afff"/>
          <w:rFonts w:hint="cs"/>
          <w:rtl/>
        </w:rPr>
        <w:t>ה</w:t>
      </w:r>
      <w:r w:rsidRPr="008E28B8">
        <w:rPr>
          <w:rStyle w:val="afff"/>
          <w:rtl/>
        </w:rPr>
        <w:t xml:space="preserve"> כאותו הזוג.</w:t>
      </w:r>
      <w:r w:rsidR="008E28B8">
        <w:rPr>
          <w:rFonts w:hint="cs"/>
          <w:rtl/>
        </w:rPr>
        <w:t xml:space="preserve"> </w:t>
      </w:r>
      <w:r w:rsidR="008E28B8" w:rsidRPr="008E28B8">
        <w:rPr>
          <w:rStyle w:val="affff8"/>
          <w:rFonts w:hint="cs"/>
          <w:rtl/>
        </w:rPr>
        <w:t>ר''ש וריב''ק</w:t>
      </w:r>
    </w:p>
    <w:p>
      <w:pPr>
        <w:pStyle w:val="affff4"/>
        <w:rPr>
          <w:ins w:id="20139" w:author="קלוד" w:date="2026-10-06T10:07:24Z"/>
        </w:rPr>
      </w:pPr>
      <w:ins w:id="20138" w:author="קלוד" w:date="2026-10-06T10:07:24Z">
        <w:r>
          <w:t xml:space="preserve">משנה ב</w:t>
        </w:r>
      </w:ins>
    </w:p>
    <w:p w14:paraId="6AC1418B" w14:textId="77777777" w:rsidR="00910F84" w:rsidRPr="00C35A2C" w:rsidRDefault="00910F84" w:rsidP="00910F84">
      <w:pPr>
        <w:pStyle w:val="affb"/>
        <w:rPr>
          <w:del w:id="20003" w:author="קלוד" w:date="2026-10-06T10:12:09Z"/>
          <w:rtl/>
        </w:rPr>
      </w:pPr>
      <w:ins w:id="9806" w:author="מספור קטעי משנה" w:date="2026-10-06T06:44:54Z">
        <w:del w:id="20001" w:author="קלוד" w:date="2026-10-06T10:12:09Z">
          <w:r>
            <w:rPr>
              <w:rStyle w:val="MisparKeta"/>
            </w:rPr>
            <w:delText xml:space="preserve">א. </w:delText>
          </w:r>
        </w:del>
      </w:ins>
      <w:del w:id="20002" w:author="קלוד" w:date="2026-10-06T10:12:09Z">
        <w:r w:rsidRPr="00C35A2C">
          <w:rPr>
            <w:rtl/>
          </w:rPr>
          <w:delText xml:space="preserve">מתני'.</w:delText>
        </w:r>
      </w:del>
    </w:p>
    <w:p w14:paraId="12FC72C0" w14:textId="4AF265A2" w:rsidR="00910F84" w:rsidRDefault="00910F84" w:rsidP="00910F84">
      <w:pPr>
        <w:pStyle w:val="affb"/>
        <w:rPr>
          <w:rtl/>
        </w:rPr>
      </w:pPr>
      <w:ins w:id="20091" w:author="קלוד" w:date="2026-10-06T10:12:09Z">
        <w:r>
          <w:rPr>
            <w:rStyle w:val="MisparKeta"/>
          </w:rPr>
          <w:t xml:space="preserve">א. </w:t>
        </w:r>
      </w:ins>
      <w:r w:rsidRPr="00BC4287">
        <w:rPr>
          <w:rStyle w:val="TanaimMishna"/>
          <w:rtl/>
          <w:rPrChange w:id="20003" w:author="קלוד" w:date="2026-10-06T10:07:24Z">
            <w:rPr>
              <w:rStyle w:val="affff1"/>
              <w:rtl/>
            </w:rPr>
          </w:rPrChange>
        </w:rPr>
        <w:t>רבי ישמעאל:</w:t>
      </w:r>
      <w:r w:rsidRPr="00C35A2C">
        <w:rPr>
          <w:rtl/>
        </w:rPr>
        <w:t xml:space="preserve"> שלשה לפניהם ושלשה לאחריהם אסור;</w:t>
      </w:r>
    </w:p>
    <w:p w14:paraId="7961C3E2" w14:textId="733ECFA0" w:rsidR="00910F84" w:rsidRDefault="00910F84" w:rsidP="006D5ACB">
      <w:pPr>
        <w:pStyle w:val="affb"/>
        <w:rPr>
          <w:rtl/>
        </w:rPr>
      </w:pPr>
      <w:r w:rsidRPr="00BC4287">
        <w:rPr>
          <w:rStyle w:val="TanaimMishna"/>
          <w:rtl/>
          <w:rPrChange w:id="20004" w:author="קלוד" w:date="2026-10-06T10:07:24Z">
            <w:rPr>
              <w:rStyle w:val="affff1"/>
              <w:rtl/>
            </w:rPr>
          </w:rPrChange>
        </w:rPr>
        <w:t>וחכ"א:</w:t>
      </w:r>
      <w:r w:rsidRPr="00C35A2C">
        <w:rPr>
          <w:rtl/>
        </w:rPr>
        <w:t xml:space="preserve"> לפני אידיהן אסור, לאחר אידיהן מותר.</w:t>
      </w:r>
    </w:p>
    <w:p w14:paraId="125EA89B" w14:textId="77777777" w:rsidR="006D5ACB" w:rsidRDefault="00910F84" w:rsidP="006D5ACB">
      <w:pPr>
        <w:pStyle w:val="36"/>
        <w:framePr w:wrap="notBeside"/>
        <w:rPr>
          <w:rtl/>
        </w:rPr>
      </w:pPr>
      <w:r w:rsidRPr="00C35A2C">
        <w:rPr>
          <w:rFonts w:hint="cs"/>
          <w:rtl/>
        </w:rPr>
        <w:t>רתב</w:t>
      </w:r>
      <w:r>
        <w:rPr>
          <w:rtl/>
        </w:rPr>
        <w:t>"</w:t>
      </w:r>
      <w:r w:rsidRPr="00C35A2C">
        <w:rPr>
          <w:rFonts w:hint="cs"/>
          <w:rtl/>
        </w:rPr>
        <w:t>א מ</w:t>
      </w:r>
      <w:r w:rsidRPr="00C35A2C">
        <w:rPr>
          <w:rtl/>
        </w:rPr>
        <w:t xml:space="preserve">שמואל: </w:t>
      </w:r>
    </w:p>
    <w:p w14:paraId="66DACDF2" w14:textId="12E1C249" w:rsidR="00910F84" w:rsidRDefault="00910F84" w:rsidP="006D5ACB">
      <w:pPr>
        <w:rPr>
          <w:rtl/>
        </w:rPr>
      </w:pPr>
      <w:r w:rsidRPr="00C35A2C">
        <w:rPr>
          <w:rtl/>
        </w:rPr>
        <w:t xml:space="preserve">יום </w:t>
      </w:r>
      <w:r w:rsidR="00BC4287">
        <w:rPr>
          <w:rFonts w:hint="cs"/>
          <w:rtl/>
        </w:rPr>
        <w:t>ראשון</w:t>
      </w:r>
      <w:r w:rsidRPr="00C35A2C">
        <w:rPr>
          <w:rtl/>
        </w:rPr>
        <w:t xml:space="preserve"> לדברי ר' ישמעאל לעולם אסור.</w:t>
      </w:r>
    </w:p>
    <w:p w14:paraId="731B9E2B" w14:textId="77777777" w:rsidR="00910F84" w:rsidRPr="00C35A2C" w:rsidRDefault="00910F84" w:rsidP="00910F84">
      <w:pPr>
        <w:pStyle w:val="afff2"/>
        <w:rPr>
          <w:rtl/>
        </w:rPr>
      </w:pPr>
      <w:ins w:id="9807" w:author="מספור קטעי משנה" w:date="2026-10-06T06:44:54Z">
        <w:r>
          <w:rPr>
            <w:rStyle w:val="MisparKeta"/>
          </w:rPr>
          <w:t xml:space="preserve">ב. </w:t>
        </w:r>
      </w:ins>
      <w:r w:rsidRPr="00C35A2C">
        <w:rPr>
          <w:rtl/>
        </w:rPr>
        <w:t>וחכ</w:t>
      </w:r>
      <w:r>
        <w:rPr>
          <w:rtl/>
        </w:rPr>
        <w:t>"</w:t>
      </w:r>
      <w:r w:rsidRPr="00C35A2C">
        <w:rPr>
          <w:rtl/>
        </w:rPr>
        <w:t>א: לפני אידיהן אסור, לאחר אידיהן מותר כו'.</w:t>
      </w:r>
    </w:p>
    <w:p w14:paraId="058FCEFC" w14:textId="77777777" w:rsidR="00910F84" w:rsidRDefault="00910F84" w:rsidP="00910F84">
      <w:pPr>
        <w:rPr>
          <w:rtl/>
        </w:rPr>
      </w:pPr>
      <w:r w:rsidRPr="00C35A2C">
        <w:rPr>
          <w:rtl/>
        </w:rPr>
        <w:t xml:space="preserve">חכמים </w:t>
      </w:r>
      <w:r w:rsidRPr="00C35A2C">
        <w:rPr>
          <w:rFonts w:hint="cs"/>
          <w:rtl/>
        </w:rPr>
        <w:t xml:space="preserve">לאו </w:t>
      </w:r>
      <w:r w:rsidRPr="00C35A2C">
        <w:rPr>
          <w:rtl/>
        </w:rPr>
        <w:t>היינו ת</w:t>
      </w:r>
      <w:r>
        <w:rPr>
          <w:rtl/>
        </w:rPr>
        <w:t>"</w:t>
      </w:r>
      <w:r w:rsidRPr="00C35A2C">
        <w:rPr>
          <w:rtl/>
        </w:rPr>
        <w:t>ק!</w:t>
      </w:r>
    </w:p>
    <w:p w14:paraId="244750FB" w14:textId="3F73EB17" w:rsidR="006D5ACB" w:rsidRDefault="00BC4287" w:rsidP="006D5ACB">
      <w:pPr>
        <w:pStyle w:val="36"/>
        <w:framePr w:wrap="notBeside"/>
        <w:rPr>
          <w:rtl/>
        </w:rPr>
      </w:pPr>
      <w:r>
        <w:rPr>
          <w:rFonts w:hint="cs"/>
          <w:b/>
          <w:bCs/>
          <w:rtl/>
        </w:rPr>
        <w:t xml:space="preserve">נפק''מ </w:t>
      </w:r>
      <w:r w:rsidR="00910F84" w:rsidRPr="00C35A2C">
        <w:rPr>
          <w:rFonts w:hint="cs"/>
          <w:b/>
          <w:bCs/>
          <w:rtl/>
        </w:rPr>
        <w:t>א.</w:t>
      </w:r>
      <w:r w:rsidR="00910F84" w:rsidRPr="00C35A2C">
        <w:rPr>
          <w:rFonts w:hint="cs"/>
          <w:rtl/>
        </w:rPr>
        <w:t xml:space="preserve"> </w:t>
      </w:r>
    </w:p>
    <w:p w14:paraId="79045AA8" w14:textId="0ED1DE3C" w:rsidR="00910F84" w:rsidRDefault="00910F84" w:rsidP="00910F84">
      <w:pPr>
        <w:rPr>
          <w:rtl/>
        </w:rPr>
      </w:pPr>
      <w:r w:rsidRPr="00C35A2C">
        <w:rPr>
          <w:rtl/>
        </w:rPr>
        <w:t>הן בלא אידיהן</w:t>
      </w:r>
      <w:r w:rsidRPr="00C35A2C">
        <w:rPr>
          <w:rFonts w:hint="cs"/>
          <w:rtl/>
        </w:rPr>
        <w:t xml:space="preserve">, </w:t>
      </w:r>
      <w:r w:rsidRPr="00BC4287">
        <w:rPr>
          <w:rStyle w:val="affff1"/>
          <w:rFonts w:hint="cs"/>
          <w:rtl/>
        </w:rPr>
        <w:t>לת</w:t>
      </w:r>
      <w:r w:rsidRPr="00BC4287">
        <w:rPr>
          <w:rStyle w:val="affff1"/>
          <w:rtl/>
        </w:rPr>
        <w:t>"</w:t>
      </w:r>
      <w:r w:rsidRPr="00BC4287">
        <w:rPr>
          <w:rStyle w:val="affff1"/>
          <w:rFonts w:hint="cs"/>
          <w:rtl/>
        </w:rPr>
        <w:t>ק</w:t>
      </w:r>
      <w:r w:rsidRPr="00C35A2C">
        <w:rPr>
          <w:rFonts w:hint="cs"/>
          <w:rtl/>
        </w:rPr>
        <w:t xml:space="preserve"> הן בלא אידיהן </w:t>
      </w:r>
      <w:r w:rsidRPr="00BC4287">
        <w:rPr>
          <w:rStyle w:val="affff1"/>
          <w:rFonts w:hint="cs"/>
          <w:rtl/>
        </w:rPr>
        <w:t>ורבנן ס</w:t>
      </w:r>
      <w:r w:rsidRPr="00BC4287">
        <w:rPr>
          <w:rStyle w:val="affff1"/>
          <w:rtl/>
        </w:rPr>
        <w:t>"</w:t>
      </w:r>
      <w:r w:rsidRPr="00BC4287">
        <w:rPr>
          <w:rStyle w:val="affff1"/>
          <w:rFonts w:hint="cs"/>
          <w:rtl/>
        </w:rPr>
        <w:t>ל</w:t>
      </w:r>
      <w:r w:rsidRPr="00C35A2C">
        <w:rPr>
          <w:rFonts w:hint="cs"/>
          <w:rtl/>
        </w:rPr>
        <w:t xml:space="preserve"> הן ואידיהן</w:t>
      </w:r>
    </w:p>
    <w:p w14:paraId="64F09F64" w14:textId="298AA6F3" w:rsidR="006D5ACB" w:rsidRDefault="00910F84" w:rsidP="006D5ACB">
      <w:pPr>
        <w:pStyle w:val="36"/>
        <w:framePr w:wrap="notBeside"/>
        <w:rPr>
          <w:rtl/>
        </w:rPr>
      </w:pPr>
      <w:r w:rsidRPr="00C35A2C">
        <w:rPr>
          <w:rFonts w:hint="cs"/>
          <w:b/>
          <w:bCs/>
          <w:rtl/>
        </w:rPr>
        <w:t>ב.</w:t>
      </w:r>
      <w:r w:rsidRPr="00C35A2C">
        <w:rPr>
          <w:rFonts w:hint="cs"/>
          <w:rtl/>
        </w:rPr>
        <w:t xml:space="preserve"> </w:t>
      </w:r>
    </w:p>
    <w:p w14:paraId="3716D951" w14:textId="48CC6022" w:rsidR="00910F84" w:rsidRPr="00C35A2C" w:rsidRDefault="00910F84" w:rsidP="00910F84">
      <w:pPr>
        <w:rPr>
          <w:b/>
          <w:bCs/>
          <w:rtl/>
        </w:rPr>
      </w:pPr>
      <w:r w:rsidRPr="006D5ACB">
        <w:rPr>
          <w:rStyle w:val="afff"/>
          <w:rtl/>
        </w:rPr>
        <w:t>נשא ונתן</w:t>
      </w:r>
      <w:r w:rsidRPr="00C35A2C">
        <w:rPr>
          <w:rtl/>
        </w:rPr>
        <w:t xml:space="preserve"> </w:t>
      </w:r>
      <w:r w:rsidRPr="00BC4287">
        <w:rPr>
          <w:rStyle w:val="affff1"/>
          <w:rFonts w:hint="cs"/>
          <w:rtl/>
        </w:rPr>
        <w:t>ת</w:t>
      </w:r>
      <w:r w:rsidRPr="00BC4287">
        <w:rPr>
          <w:rStyle w:val="affff1"/>
          <w:rtl/>
        </w:rPr>
        <w:t>"</w:t>
      </w:r>
      <w:r w:rsidRPr="00BC4287">
        <w:rPr>
          <w:rStyle w:val="affff1"/>
          <w:rFonts w:hint="cs"/>
          <w:rtl/>
        </w:rPr>
        <w:t>ק</w:t>
      </w:r>
      <w:r w:rsidRPr="00BC4287">
        <w:rPr>
          <w:rStyle w:val="affff1"/>
          <w:rtl/>
        </w:rPr>
        <w:t xml:space="preserve"> סבר:</w:t>
      </w:r>
      <w:r>
        <w:rPr>
          <w:rtl/>
        </w:rPr>
        <w:t xml:space="preserve"> נשא ונתן </w:t>
      </w:r>
      <w:r w:rsidRPr="00C35A2C">
        <w:rPr>
          <w:rtl/>
        </w:rPr>
        <w:t>מ</w:t>
      </w:r>
      <w:r>
        <w:rPr>
          <w:rtl/>
        </w:rPr>
        <w:t xml:space="preserve">ותר, </w:t>
      </w:r>
      <w:r w:rsidRPr="00BC4287">
        <w:rPr>
          <w:rStyle w:val="affff1"/>
          <w:rtl/>
        </w:rPr>
        <w:t>ורבנן בתראי</w:t>
      </w:r>
      <w:r>
        <w:rPr>
          <w:rtl/>
        </w:rPr>
        <w:t>: נשא ונתן</w:t>
      </w:r>
      <w:r>
        <w:rPr>
          <w:rFonts w:hint="cs"/>
          <w:rtl/>
        </w:rPr>
        <w:t xml:space="preserve"> </w:t>
      </w:r>
      <w:r w:rsidRPr="00C35A2C">
        <w:rPr>
          <w:rtl/>
        </w:rPr>
        <w:t>אסור.</w:t>
      </w:r>
    </w:p>
    <w:p w14:paraId="67031A83" w14:textId="7F477015" w:rsidR="006D5ACB" w:rsidRDefault="00910F84" w:rsidP="006D5ACB">
      <w:pPr>
        <w:pStyle w:val="36"/>
        <w:framePr w:wrap="notBeside"/>
        <w:rPr>
          <w:rtl/>
        </w:rPr>
      </w:pPr>
      <w:r w:rsidRPr="00C35A2C">
        <w:rPr>
          <w:rFonts w:hint="cs"/>
          <w:rtl/>
        </w:rPr>
        <w:t xml:space="preserve">ג. </w:t>
      </w:r>
    </w:p>
    <w:p w14:paraId="029BBCB1" w14:textId="52570CAB" w:rsidR="00910F84" w:rsidRDefault="00BC4287" w:rsidP="00910F84">
      <w:pPr>
        <w:rPr>
          <w:rtl/>
        </w:rPr>
      </w:pPr>
      <w:r>
        <w:rPr>
          <w:rStyle w:val="affff1"/>
          <w:rFonts w:hint="cs"/>
          <w:rtl/>
        </w:rPr>
        <w:t xml:space="preserve">לת''ק אית </w:t>
      </w:r>
      <w:r w:rsidR="00910F84" w:rsidRPr="00BC4287">
        <w:rPr>
          <w:rStyle w:val="affff1"/>
          <w:rtl/>
        </w:rPr>
        <w:t>דשמואל</w:t>
      </w:r>
      <w:r w:rsidR="00910F84" w:rsidRPr="00C35A2C">
        <w:rPr>
          <w:rtl/>
        </w:rPr>
        <w:t xml:space="preserve"> </w:t>
      </w:r>
      <w:r w:rsidR="00910F84" w:rsidRPr="00C35A2C">
        <w:rPr>
          <w:rFonts w:hint="cs"/>
          <w:rtl/>
        </w:rPr>
        <w:t>ד</w:t>
      </w:r>
      <w:r w:rsidR="00910F84" w:rsidRPr="00C35A2C">
        <w:rPr>
          <w:rtl/>
        </w:rPr>
        <w:t>בגולה אין אסור אלא יום אידם,</w:t>
      </w:r>
      <w:r w:rsidR="00910F84" w:rsidRPr="00BC4287">
        <w:rPr>
          <w:rStyle w:val="affff1"/>
          <w:rtl/>
        </w:rPr>
        <w:t xml:space="preserve"> </w:t>
      </w:r>
      <w:r w:rsidRPr="00BC4287">
        <w:rPr>
          <w:rStyle w:val="affff1"/>
          <w:rFonts w:hint="cs"/>
          <w:rtl/>
        </w:rPr>
        <w:t>ולרבנן</w:t>
      </w:r>
      <w:r>
        <w:rPr>
          <w:rFonts w:hint="cs"/>
          <w:rtl/>
        </w:rPr>
        <w:t xml:space="preserve"> לא </w:t>
      </w:r>
    </w:p>
    <w:p w14:paraId="41BEEBDE" w14:textId="2C76DEBD" w:rsidR="006D5ACB" w:rsidRDefault="00910F84" w:rsidP="006D5ACB">
      <w:pPr>
        <w:pStyle w:val="36"/>
        <w:framePr w:wrap="notBeside"/>
        <w:rPr>
          <w:rtl/>
        </w:rPr>
      </w:pPr>
      <w:r w:rsidRPr="00C35A2C">
        <w:rPr>
          <w:rFonts w:hint="cs"/>
          <w:b/>
          <w:bCs/>
          <w:rtl/>
        </w:rPr>
        <w:t>ד.</w:t>
      </w:r>
      <w:r w:rsidRPr="00C35A2C">
        <w:rPr>
          <w:rFonts w:hint="cs"/>
          <w:rtl/>
        </w:rPr>
        <w:t xml:space="preserve"> </w:t>
      </w:r>
    </w:p>
    <w:p w14:paraId="67AF5388" w14:textId="77AC9888" w:rsidR="00910F84" w:rsidRPr="00C35A2C" w:rsidRDefault="00BC4287" w:rsidP="00BC4287">
      <w:pPr>
        <w:rPr>
          <w:rtl/>
        </w:rPr>
      </w:pPr>
      <w:r w:rsidRPr="00BC4287">
        <w:rPr>
          <w:rStyle w:val="affff1"/>
          <w:rFonts w:hint="cs"/>
          <w:rtl/>
        </w:rPr>
        <w:t>ת'ק</w:t>
      </w:r>
      <w:r>
        <w:rPr>
          <w:rFonts w:hint="cs"/>
          <w:rtl/>
        </w:rPr>
        <w:t xml:space="preserve"> לא ס''ל </w:t>
      </w:r>
      <w:r>
        <w:rPr>
          <w:rStyle w:val="affff1"/>
          <w:rFonts w:hint="cs"/>
          <w:rtl/>
        </w:rPr>
        <w:t>כ</w:t>
      </w:r>
      <w:r w:rsidRPr="00BC4287">
        <w:rPr>
          <w:rStyle w:val="affff1"/>
          <w:rFonts w:hint="cs"/>
          <w:rtl/>
        </w:rPr>
        <w:t>נחום</w:t>
      </w:r>
      <w:r>
        <w:rPr>
          <w:rFonts w:hint="cs"/>
          <w:rtl/>
        </w:rPr>
        <w:t xml:space="preserve"> המדי דרק יום אחד לפני אסור </w:t>
      </w:r>
      <w:r w:rsidRPr="00BC4287">
        <w:rPr>
          <w:rStyle w:val="affff1"/>
          <w:rFonts w:hint="cs"/>
          <w:rtl/>
        </w:rPr>
        <w:t>ורבנן</w:t>
      </w:r>
      <w:r>
        <w:rPr>
          <w:rFonts w:hint="cs"/>
          <w:rtl/>
        </w:rPr>
        <w:t xml:space="preserve"> כן ס''ל </w:t>
      </w:r>
    </w:p>
    <w:p w14:paraId="4C24823D" w14:textId="113BFC0C" w:rsidR="00910F84" w:rsidRDefault="00BC4287" w:rsidP="00805DC2">
      <w:pPr>
        <w:pStyle w:val="affff2"/>
        <w:rPr>
          <w:rtl/>
        </w:rPr>
      </w:pPr>
      <w:r>
        <w:rPr>
          <w:rFonts w:hint="cs"/>
          <w:rtl/>
        </w:rPr>
        <w:t xml:space="preserve">א. </w:t>
      </w:r>
      <w:r w:rsidR="00910F84" w:rsidRPr="006B569B">
        <w:rPr>
          <w:rtl/>
        </w:rPr>
        <w:t>נחום המדי אומר: אינו אסור אלא יום אחד לפני אידיהן;</w:t>
      </w:r>
    </w:p>
    <w:p w14:paraId="68B0594F" w14:textId="77777777" w:rsidR="00BC4287" w:rsidRDefault="00910F84" w:rsidP="00BC4287">
      <w:pPr>
        <w:pStyle w:val="36"/>
        <w:framePr w:wrap="notBeside"/>
        <w:rPr>
          <w:rtl/>
        </w:rPr>
      </w:pPr>
      <w:r w:rsidRPr="00C35A2C">
        <w:rPr>
          <w:rtl/>
        </w:rPr>
        <w:t>אמרו לו:</w:t>
      </w:r>
    </w:p>
    <w:p w14:paraId="2FA54556" w14:textId="031070A5" w:rsidR="00910F84" w:rsidRDefault="00910F84" w:rsidP="00BC4287">
      <w:pPr>
        <w:rPr>
          <w:rtl/>
        </w:rPr>
      </w:pPr>
      <w:r w:rsidRPr="00C35A2C">
        <w:rPr>
          <w:rtl/>
        </w:rPr>
        <w:t>נשתקע הדבר ולא נאמר.</w:t>
      </w:r>
      <w:r w:rsidR="00BC4287">
        <w:rPr>
          <w:rFonts w:hint="cs"/>
          <w:rtl/>
        </w:rPr>
        <w:t xml:space="preserve"> </w:t>
      </w:r>
      <w:r w:rsidR="00BC4287" w:rsidRPr="00BC4287">
        <w:rPr>
          <w:rStyle w:val="affff8"/>
          <w:rFonts w:hint="cs"/>
          <w:rtl/>
        </w:rPr>
        <w:t>א. מעולם ב. לעתיד</w:t>
      </w:r>
      <w:r w:rsidR="00BC4287">
        <w:rPr>
          <w:rStyle w:val="affff8"/>
          <w:rFonts w:hint="cs"/>
          <w:rtl/>
        </w:rPr>
        <w:t>.</w:t>
      </w:r>
    </w:p>
    <w:p w14:paraId="7261D2A6" w14:textId="424745E9" w:rsidR="00910F84" w:rsidRPr="00C35A2C" w:rsidRDefault="00BC4287" w:rsidP="00BC4287">
      <w:pPr>
        <w:spacing w:after="120"/>
        <w:rPr>
          <w:rtl/>
        </w:rPr>
      </w:pPr>
      <w:r>
        <w:rPr>
          <w:rFonts w:hint="cs"/>
          <w:rtl/>
        </w:rPr>
        <w:t>וחכמים שס''ל כמותו זה נחום המדי עצמו</w:t>
      </w:r>
    </w:p>
    <w:p w14:paraId="08C5EEBF" w14:textId="35B1BF42" w:rsidR="006D5ACB" w:rsidRDefault="00BC4287" w:rsidP="006D5ACB">
      <w:pPr>
        <w:pStyle w:val="36"/>
        <w:framePr w:wrap="notBeside"/>
        <w:rPr>
          <w:rtl/>
        </w:rPr>
      </w:pPr>
      <w:r>
        <w:rPr>
          <w:rFonts w:hint="cs"/>
          <w:rtl/>
        </w:rPr>
        <w:t xml:space="preserve">ב. נחום המדי </w:t>
      </w:r>
    </w:p>
    <w:p w14:paraId="2ACB1ACA" w14:textId="77777777" w:rsidR="00BC4287" w:rsidRDefault="00910F84" w:rsidP="00910F84">
      <w:pPr>
        <w:rPr>
          <w:rStyle w:val="affff1"/>
          <w:rtl/>
        </w:rPr>
      </w:pPr>
      <w:r w:rsidRPr="00C35A2C">
        <w:rPr>
          <w:rtl/>
        </w:rPr>
        <w:t xml:space="preserve">מוכרין להן סוס זכר </w:t>
      </w:r>
      <w:r w:rsidR="00BC4287" w:rsidRPr="00BC4287">
        <w:rPr>
          <w:rStyle w:val="affff8"/>
          <w:rFonts w:hint="cs"/>
          <w:rtl/>
        </w:rPr>
        <w:t>[</w:t>
      </w:r>
      <w:r w:rsidRPr="00BC4287">
        <w:rPr>
          <w:rStyle w:val="affff8"/>
          <w:rtl/>
        </w:rPr>
        <w:t>ו</w:t>
      </w:r>
      <w:r w:rsidR="00BC4287" w:rsidRPr="00BC4287">
        <w:rPr>
          <w:rStyle w:val="affff8"/>
          <w:rFonts w:hint="cs"/>
          <w:rtl/>
        </w:rPr>
        <w:t xml:space="preserve">] </w:t>
      </w:r>
      <w:r w:rsidRPr="00C35A2C">
        <w:rPr>
          <w:rtl/>
        </w:rPr>
        <w:t xml:space="preserve">זקן במלחמה; </w:t>
      </w:r>
    </w:p>
    <w:p w14:paraId="2AAA852F" w14:textId="77777777" w:rsidR="00BC4287" w:rsidRDefault="00910F84" w:rsidP="00BC4287">
      <w:pPr>
        <w:pStyle w:val="36"/>
        <w:framePr w:wrap="notBeside"/>
        <w:rPr>
          <w:rtl/>
        </w:rPr>
      </w:pPr>
      <w:r w:rsidRPr="00BC4287">
        <w:rPr>
          <w:rStyle w:val="affff1"/>
          <w:rtl/>
        </w:rPr>
        <w:t>אמרו לו:</w:t>
      </w:r>
    </w:p>
    <w:p w14:paraId="2DDB256A" w14:textId="173827B0" w:rsidR="00910F84" w:rsidRPr="00C35A2C" w:rsidRDefault="00910F84" w:rsidP="00910F84">
      <w:pPr>
        <w:rPr>
          <w:rtl/>
        </w:rPr>
      </w:pPr>
      <w:r w:rsidRPr="00C35A2C">
        <w:rPr>
          <w:rtl/>
        </w:rPr>
        <w:t>נשתקע הדבר ולא נאמר.</w:t>
      </w:r>
    </w:p>
    <w:p w14:paraId="15A5F52A" w14:textId="77777777" w:rsidR="00BC4287" w:rsidRDefault="00BC4287" w:rsidP="00BC4287">
      <w:pPr>
        <w:pStyle w:val="36"/>
        <w:framePr w:wrap="notBeside"/>
        <w:rPr>
          <w:rtl/>
        </w:rPr>
      </w:pPr>
      <w:r>
        <w:rPr>
          <w:rFonts w:hint="cs"/>
          <w:rtl/>
        </w:rPr>
        <w:t xml:space="preserve">ואף </w:t>
      </w:r>
    </w:p>
    <w:p w14:paraId="1B97A641" w14:textId="22223708" w:rsidR="00910F84" w:rsidRPr="00C35A2C" w:rsidRDefault="00BC4287" w:rsidP="00BC4287">
      <w:pPr>
        <w:spacing w:after="120"/>
        <w:rPr>
          <w:rtl/>
        </w:rPr>
      </w:pPr>
      <w:r>
        <w:rPr>
          <w:rFonts w:hint="cs"/>
          <w:rtl/>
        </w:rPr>
        <w:t xml:space="preserve">דבן בתירא מתיר בסוס </w:t>
      </w:r>
      <w:r>
        <w:rPr>
          <w:rtl/>
        </w:rPr>
        <w:t>–</w:t>
      </w:r>
      <w:r>
        <w:rPr>
          <w:rFonts w:hint="cs"/>
          <w:rtl/>
        </w:rPr>
        <w:t xml:space="preserve"> לא חילק בין זכרים לנקבות </w:t>
      </w:r>
    </w:p>
    <w:p w14:paraId="1D4DEF41" w14:textId="64638E81" w:rsidR="00BC4287" w:rsidRDefault="00BC4287" w:rsidP="00BC4287">
      <w:pPr>
        <w:pStyle w:val="36"/>
        <w:framePr w:wrap="notBeside"/>
        <w:rPr>
          <w:rtl/>
        </w:rPr>
      </w:pPr>
      <w:r>
        <w:rPr>
          <w:rFonts w:hint="cs"/>
          <w:rtl/>
        </w:rPr>
        <w:t>ג. נחום המדי</w:t>
      </w:r>
    </w:p>
    <w:p w14:paraId="6026780A" w14:textId="77777777" w:rsidR="00BC4287" w:rsidRDefault="00910F84" w:rsidP="006D5ACB">
      <w:pPr>
        <w:rPr>
          <w:rtl/>
        </w:rPr>
      </w:pPr>
      <w:r w:rsidRPr="00C35A2C">
        <w:rPr>
          <w:rtl/>
        </w:rPr>
        <w:t xml:space="preserve">השבת </w:t>
      </w:r>
      <w:r w:rsidR="00BC4287" w:rsidRPr="00BC4287">
        <w:rPr>
          <w:rStyle w:val="affff8"/>
          <w:rFonts w:hint="cs"/>
          <w:rtl/>
        </w:rPr>
        <w:t>ניס</w:t>
      </w:r>
      <w:r w:rsidR="00BC4287">
        <w:rPr>
          <w:rFonts w:hint="cs"/>
          <w:rtl/>
        </w:rPr>
        <w:t xml:space="preserve"> </w:t>
      </w:r>
      <w:r w:rsidRPr="00C35A2C">
        <w:rPr>
          <w:rtl/>
        </w:rPr>
        <w:t xml:space="preserve">מתעשר זרע וירק וזירין; </w:t>
      </w:r>
    </w:p>
    <w:p w14:paraId="05803658" w14:textId="77777777" w:rsidR="00BC4287" w:rsidRDefault="00910F84" w:rsidP="00BC4287">
      <w:pPr>
        <w:pStyle w:val="36"/>
        <w:framePr w:wrap="notBeside"/>
        <w:rPr>
          <w:rtl/>
        </w:rPr>
      </w:pPr>
      <w:r w:rsidRPr="00C35A2C">
        <w:rPr>
          <w:rtl/>
        </w:rPr>
        <w:t>אמרו לו:</w:t>
      </w:r>
    </w:p>
    <w:p w14:paraId="23D1BC3E" w14:textId="441C6F7F" w:rsidR="00910F84" w:rsidRPr="00C35A2C" w:rsidRDefault="00910F84" w:rsidP="006D5ACB">
      <w:pPr>
        <w:rPr>
          <w:rtl/>
        </w:rPr>
      </w:pPr>
      <w:r w:rsidRPr="00C35A2C">
        <w:rPr>
          <w:rtl/>
        </w:rPr>
        <w:t>נשתקע הדבר ולא נאמר.</w:t>
      </w:r>
    </w:p>
    <w:p w14:paraId="26310196" w14:textId="77777777" w:rsidR="00BC4287" w:rsidRDefault="00BC4287" w:rsidP="00BC4287">
      <w:pPr>
        <w:pStyle w:val="36"/>
        <w:framePr w:wrap="notBeside"/>
        <w:rPr>
          <w:rtl/>
        </w:rPr>
      </w:pPr>
      <w:r>
        <w:rPr>
          <w:rFonts w:hint="cs"/>
          <w:rtl/>
        </w:rPr>
        <w:t>והך דר''א</w:t>
      </w:r>
      <w:r w:rsidR="00910F84" w:rsidRPr="00C35A2C">
        <w:rPr>
          <w:rtl/>
        </w:rPr>
        <w:t>:</w:t>
      </w:r>
    </w:p>
    <w:p w14:paraId="402F6BF1" w14:textId="25AF9AF5" w:rsidR="00910F84" w:rsidRPr="00C35A2C" w:rsidRDefault="00910F84" w:rsidP="00910F84">
      <w:pPr>
        <w:rPr>
          <w:rtl/>
        </w:rPr>
      </w:pPr>
      <w:r w:rsidRPr="00C35A2C">
        <w:rPr>
          <w:rtl/>
        </w:rPr>
        <w:t xml:space="preserve">השבת מתעשרת זרע וירק וזירין! </w:t>
      </w:r>
      <w:r w:rsidR="00BC4287">
        <w:rPr>
          <w:rStyle w:val="affff1"/>
          <w:rFonts w:hint="cs"/>
          <w:rtl/>
        </w:rPr>
        <w:t xml:space="preserve">- </w:t>
      </w:r>
      <w:r w:rsidR="00BC4287" w:rsidRPr="00BC4287">
        <w:rPr>
          <w:rStyle w:val="affff1"/>
          <w:rFonts w:hint="cs"/>
          <w:rtl/>
        </w:rPr>
        <w:t>שם מדובר</w:t>
      </w:r>
      <w:r w:rsidR="00BC4287">
        <w:rPr>
          <w:rFonts w:hint="cs"/>
          <w:rtl/>
        </w:rPr>
        <w:t xml:space="preserve"> בשגדל בגינה.</w:t>
      </w:r>
    </w:p>
    <w:p w14:paraId="764CD916" w14:textId="77777777" w:rsidR="00910F84" w:rsidRPr="00C35A2C" w:rsidRDefault="00910F84" w:rsidP="00910F84">
      <w:pPr>
        <w:rPr>
          <w:rtl/>
        </w:rPr>
      </w:pPr>
    </w:p>
    <w:p w14:paraId="3EDE91E8" w14:textId="29FAE8AE" w:rsidR="006D5ACB" w:rsidRDefault="00910F84" w:rsidP="006D5ACB">
      <w:pPr>
        <w:pStyle w:val="36"/>
        <w:framePr w:wrap="notBeside"/>
        <w:rPr>
          <w:rtl/>
        </w:rPr>
      </w:pPr>
      <w:r w:rsidRPr="00C35A2C">
        <w:rPr>
          <w:rFonts w:hint="cs"/>
          <w:rtl/>
        </w:rPr>
        <w:t>ראב</w:t>
      </w:r>
      <w:r>
        <w:rPr>
          <w:rtl/>
        </w:rPr>
        <w:t>"</w:t>
      </w:r>
      <w:r w:rsidRPr="00C35A2C">
        <w:rPr>
          <w:rFonts w:hint="cs"/>
          <w:rtl/>
        </w:rPr>
        <w:t>מ</w:t>
      </w:r>
      <w:r w:rsidRPr="00C35A2C">
        <w:rPr>
          <w:rtl/>
        </w:rPr>
        <w:t xml:space="preserve"> לאביי:</w:t>
      </w:r>
    </w:p>
    <w:p w14:paraId="7D310757" w14:textId="2807ACAA" w:rsidR="00910F84" w:rsidRDefault="006D5ACB" w:rsidP="00BC4287">
      <w:pPr>
        <w:rPr>
          <w:rtl/>
        </w:rPr>
      </w:pPr>
      <w:r>
        <w:rPr>
          <w:rFonts w:hint="cs"/>
          <w:rtl/>
        </w:rPr>
        <w:t xml:space="preserve">אדם גדול </w:t>
      </w:r>
      <w:r w:rsidR="00BC4287">
        <w:rPr>
          <w:rStyle w:val="affff8"/>
          <w:rFonts w:hint="cs"/>
          <w:rtl/>
        </w:rPr>
        <w:t xml:space="preserve">נחום המדי </w:t>
      </w:r>
      <w:r w:rsidR="00910F84" w:rsidRPr="00C35A2C">
        <w:rPr>
          <w:rFonts w:hint="cs"/>
          <w:rtl/>
        </w:rPr>
        <w:t xml:space="preserve">בא ממקומנו </w:t>
      </w:r>
      <w:r w:rsidR="00910F84" w:rsidRPr="00C35A2C">
        <w:rPr>
          <w:rtl/>
        </w:rPr>
        <w:t xml:space="preserve"> כל </w:t>
      </w:r>
      <w:r w:rsidR="00910F84" w:rsidRPr="00C35A2C">
        <w:rPr>
          <w:rFonts w:hint="cs"/>
          <w:rtl/>
        </w:rPr>
        <w:t>דבר שאומר אומרים לו</w:t>
      </w:r>
      <w:r w:rsidR="00910F84" w:rsidRPr="00C35A2C">
        <w:rPr>
          <w:rtl/>
        </w:rPr>
        <w:t>: נשתקע הדבר ולא נאמר!</w:t>
      </w:r>
    </w:p>
    <w:p w14:paraId="18D362EE" w14:textId="4BD7A957" w:rsidR="00BC4287" w:rsidRDefault="00BC4287" w:rsidP="00BC4287">
      <w:pPr>
        <w:pStyle w:val="36"/>
        <w:framePr w:wrap="notBeside"/>
        <w:rPr>
          <w:rtl/>
        </w:rPr>
      </w:pPr>
      <w:r>
        <w:rPr>
          <w:rFonts w:hint="cs"/>
          <w:rtl/>
        </w:rPr>
        <w:t>השיבו אביי</w:t>
      </w:r>
      <w:r w:rsidR="00910F84" w:rsidRPr="00C35A2C">
        <w:rPr>
          <w:rtl/>
        </w:rPr>
        <w:t>:</w:t>
      </w:r>
    </w:p>
    <w:p w14:paraId="049338FD" w14:textId="77777777" w:rsidR="00BC4287" w:rsidRDefault="00BC4287" w:rsidP="00910F84">
      <w:pPr>
        <w:rPr>
          <w:rtl/>
        </w:rPr>
      </w:pPr>
      <w:r>
        <w:rPr>
          <w:rFonts w:hint="cs"/>
          <w:rtl/>
        </w:rPr>
        <w:t>דבר אחד כן עושים כמותו</w:t>
      </w:r>
    </w:p>
    <w:p w14:paraId="16603CA8" w14:textId="1844A494" w:rsidR="00BC4287" w:rsidRDefault="00BC4287" w:rsidP="00BC4287">
      <w:pPr>
        <w:pStyle w:val="36"/>
        <w:framePr w:wrap="notBeside"/>
        <w:rPr>
          <w:rtl/>
        </w:rPr>
      </w:pPr>
      <w:r>
        <w:rPr>
          <w:rFonts w:hint="cs"/>
          <w:rtl/>
        </w:rPr>
        <w:t xml:space="preserve">ד. </w:t>
      </w:r>
      <w:r w:rsidR="00910F84" w:rsidRPr="00C35A2C">
        <w:rPr>
          <w:rtl/>
        </w:rPr>
        <w:t xml:space="preserve">דתניא, </w:t>
      </w:r>
    </w:p>
    <w:p w14:paraId="5CF3999A" w14:textId="268AF350" w:rsidR="00910F84" w:rsidRPr="00C35A2C" w:rsidRDefault="00910F84" w:rsidP="00910F84">
      <w:pPr>
        <w:rPr>
          <w:rtl/>
        </w:rPr>
      </w:pPr>
      <w:r w:rsidRPr="00BC4287">
        <w:rPr>
          <w:rStyle w:val="affff1"/>
          <w:rtl/>
        </w:rPr>
        <w:t>נחום המדי</w:t>
      </w:r>
      <w:r w:rsidRPr="00C35A2C">
        <w:rPr>
          <w:rtl/>
        </w:rPr>
        <w:t xml:space="preserve"> שואל אדם צרכיו בשומע תפלה.</w:t>
      </w:r>
    </w:p>
    <w:p w14:paraId="42A5C486" w14:textId="35D5C869" w:rsidR="00BC4287" w:rsidRDefault="00BC4287" w:rsidP="00BC4287">
      <w:pPr>
        <w:pStyle w:val="36"/>
        <w:framePr w:wrap="notBeside"/>
        <w:rPr>
          <w:rtl/>
        </w:rPr>
      </w:pPr>
      <w:r>
        <w:rPr>
          <w:rFonts w:hint="cs"/>
          <w:rtl/>
        </w:rPr>
        <w:t>דחאו:</w:t>
      </w:r>
    </w:p>
    <w:p w14:paraId="48FF8F46" w14:textId="0B622BA4" w:rsidR="00910F84" w:rsidRDefault="00BC4287" w:rsidP="00BC4287">
      <w:pPr>
        <w:rPr>
          <w:rStyle w:val="afffd"/>
          <w:rtl/>
        </w:rPr>
      </w:pPr>
      <w:r>
        <w:rPr>
          <w:rFonts w:hint="cs"/>
          <w:rtl/>
        </w:rPr>
        <w:t xml:space="preserve">דשם משום שכבר קדמוהו גדולים </w:t>
      </w:r>
      <w:r w:rsidRPr="00BC4287">
        <w:rPr>
          <w:rStyle w:val="affff1"/>
          <w:rFonts w:hint="cs"/>
          <w:rtl/>
        </w:rPr>
        <w:t>דתניא ר''א</w:t>
      </w:r>
      <w:r>
        <w:rPr>
          <w:rFonts w:hint="cs"/>
          <w:rtl/>
        </w:rPr>
        <w:t xml:space="preserve"> </w:t>
      </w:r>
      <w:r w:rsidR="00910F84" w:rsidRPr="00BC4287">
        <w:rPr>
          <w:rStyle w:val="afff"/>
          <w:rtl/>
        </w:rPr>
        <w:t xml:space="preserve"> שואל אדם צרכיו </w:t>
      </w:r>
      <w:r>
        <w:rPr>
          <w:rStyle w:val="afff"/>
          <w:rFonts w:hint="cs"/>
          <w:rtl/>
        </w:rPr>
        <w:t xml:space="preserve">ואח'כ </w:t>
      </w:r>
      <w:r w:rsidR="00910F84" w:rsidRPr="00BC4287">
        <w:rPr>
          <w:rStyle w:val="afff"/>
          <w:rtl/>
        </w:rPr>
        <w:t>יתפלל,</w:t>
      </w:r>
      <w:r w:rsidR="00910F84" w:rsidRPr="00C35A2C">
        <w:rPr>
          <w:rtl/>
        </w:rPr>
        <w:t xml:space="preserve"> </w:t>
      </w:r>
      <w:r w:rsidR="00910F84" w:rsidRPr="00BC4287">
        <w:rPr>
          <w:rStyle w:val="affff1"/>
          <w:rtl/>
        </w:rPr>
        <w:t>שנא</w:t>
      </w:r>
      <w:r w:rsidR="00910F84" w:rsidRPr="00BC4287">
        <w:rPr>
          <w:rStyle w:val="affff1"/>
          <w:rFonts w:hint="cs"/>
          <w:rtl/>
        </w:rPr>
        <w:t>'</w:t>
      </w:r>
      <w:r w:rsidR="00910F84" w:rsidRPr="00BC4287">
        <w:rPr>
          <w:rStyle w:val="affff1"/>
          <w:rtl/>
        </w:rPr>
        <w:t>:</w:t>
      </w:r>
      <w:r w:rsidR="00910F84" w:rsidRPr="00C35A2C">
        <w:rPr>
          <w:rtl/>
        </w:rPr>
        <w:t xml:space="preserve"> </w:t>
      </w:r>
      <w:r w:rsidR="00910F84" w:rsidRPr="00095FC3">
        <w:rPr>
          <w:rStyle w:val="afffd"/>
          <w:rtl/>
        </w:rPr>
        <w:t>'תפלה לעני כי יעטוף ולפני ה' ישפוך שיחו וגו',</w:t>
      </w:r>
    </w:p>
    <w:p w14:paraId="0F285284" w14:textId="77777777" w:rsidR="00910F84" w:rsidRDefault="00910F84" w:rsidP="00910F84">
      <w:pPr>
        <w:rPr>
          <w:rtl/>
        </w:rPr>
      </w:pPr>
      <w:r w:rsidRPr="00C35A2C">
        <w:rPr>
          <w:rtl/>
        </w:rPr>
        <w:t>אין שיחה אלא תפלה</w:t>
      </w:r>
      <w:r w:rsidRPr="00BC4287">
        <w:rPr>
          <w:rStyle w:val="affff1"/>
          <w:rtl/>
        </w:rPr>
        <w:t>, שנא</w:t>
      </w:r>
      <w:r w:rsidRPr="00BC4287">
        <w:rPr>
          <w:rStyle w:val="affff1"/>
          <w:rFonts w:hint="cs"/>
          <w:rtl/>
        </w:rPr>
        <w:t>'</w:t>
      </w:r>
      <w:r w:rsidRPr="00BC4287">
        <w:rPr>
          <w:rStyle w:val="affff1"/>
          <w:rtl/>
        </w:rPr>
        <w:t>:</w:t>
      </w:r>
      <w:r w:rsidRPr="00C35A2C">
        <w:rPr>
          <w:rtl/>
        </w:rPr>
        <w:t xml:space="preserve"> </w:t>
      </w:r>
      <w:r w:rsidRPr="003F072B">
        <w:rPr>
          <w:rStyle w:val="afffd"/>
          <w:rFonts w:hint="cs"/>
          <w:rtl/>
        </w:rPr>
        <w:t>'</w:t>
      </w:r>
      <w:r w:rsidRPr="003F072B">
        <w:rPr>
          <w:rStyle w:val="afffd"/>
          <w:rtl/>
        </w:rPr>
        <w:t>ויצא יצחק לשוח בשדה</w:t>
      </w:r>
      <w:r w:rsidRPr="003F072B">
        <w:rPr>
          <w:rStyle w:val="afffd"/>
          <w:rFonts w:hint="cs"/>
          <w:rtl/>
        </w:rPr>
        <w:t>'</w:t>
      </w:r>
      <w:r w:rsidRPr="003F072B">
        <w:rPr>
          <w:rStyle w:val="afffd"/>
          <w:rtl/>
        </w:rPr>
        <w:t>;</w:t>
      </w:r>
    </w:p>
    <w:p w14:paraId="16D0D815" w14:textId="77777777" w:rsidR="006D5ACB" w:rsidRDefault="00910F84" w:rsidP="006D5ACB">
      <w:pPr>
        <w:pStyle w:val="36"/>
        <w:framePr w:wrap="notBeside"/>
        <w:rPr>
          <w:rtl/>
        </w:rPr>
      </w:pPr>
      <w:r w:rsidRPr="00C35A2C">
        <w:rPr>
          <w:rtl/>
        </w:rPr>
        <w:t xml:space="preserve">ר' יהושע: </w:t>
      </w:r>
    </w:p>
    <w:p w14:paraId="18F23C84" w14:textId="138CACE0" w:rsidR="00910F84" w:rsidRPr="00C35A2C" w:rsidRDefault="00910F84" w:rsidP="00910F84">
      <w:pPr>
        <w:rPr>
          <w:rtl/>
        </w:rPr>
      </w:pPr>
      <w:r w:rsidRPr="00C35A2C">
        <w:rPr>
          <w:rtl/>
        </w:rPr>
        <w:t>יתפלל ואח</w:t>
      </w:r>
      <w:r>
        <w:rPr>
          <w:rtl/>
        </w:rPr>
        <w:t>"</w:t>
      </w:r>
      <w:r w:rsidRPr="00C35A2C">
        <w:rPr>
          <w:rtl/>
        </w:rPr>
        <w:t xml:space="preserve">כ ישאל צרכיו, </w:t>
      </w:r>
      <w:r w:rsidRPr="00BC4287">
        <w:rPr>
          <w:rStyle w:val="affff1"/>
          <w:rtl/>
        </w:rPr>
        <w:t>שנא</w:t>
      </w:r>
      <w:r w:rsidRPr="00BC4287">
        <w:rPr>
          <w:rStyle w:val="affff1"/>
          <w:rFonts w:hint="cs"/>
          <w:rtl/>
        </w:rPr>
        <w:t>'</w:t>
      </w:r>
      <w:r w:rsidRPr="00BC4287">
        <w:rPr>
          <w:rStyle w:val="affff1"/>
          <w:rtl/>
        </w:rPr>
        <w:t>:</w:t>
      </w:r>
      <w:r w:rsidRPr="00FF1C37">
        <w:rPr>
          <w:rStyle w:val="afffd"/>
          <w:rtl/>
        </w:rPr>
        <w:t xml:space="preserve"> 'אשפוך לפניו שיחי צרתי לפניו אגיד</w:t>
      </w:r>
      <w:r w:rsidRPr="00FF1C37">
        <w:rPr>
          <w:rStyle w:val="afffd"/>
          <w:rFonts w:hint="cs"/>
          <w:rtl/>
        </w:rPr>
        <w:t>'</w:t>
      </w:r>
      <w:r w:rsidRPr="00FF1C37">
        <w:rPr>
          <w:rStyle w:val="afffd"/>
          <w:rtl/>
        </w:rPr>
        <w:t>.</w:t>
      </w:r>
    </w:p>
    <w:p w14:paraId="16FA1983" w14:textId="089AD6D7" w:rsidR="006D5ACB" w:rsidRDefault="00910F84" w:rsidP="006D5ACB">
      <w:pPr>
        <w:pStyle w:val="36"/>
        <w:framePr w:wrap="notBeside"/>
        <w:rPr>
          <w:rtl/>
        </w:rPr>
      </w:pPr>
      <w:r w:rsidRPr="00C35A2C">
        <w:rPr>
          <w:rtl/>
        </w:rPr>
        <w:t>ור</w:t>
      </w:r>
      <w:r>
        <w:rPr>
          <w:rtl/>
        </w:rPr>
        <w:t>"</w:t>
      </w:r>
      <w:r w:rsidRPr="00C35A2C">
        <w:rPr>
          <w:rtl/>
        </w:rPr>
        <w:t>א</w:t>
      </w:r>
      <w:r w:rsidR="00BC4287">
        <w:rPr>
          <w:rFonts w:hint="cs"/>
          <w:rtl/>
        </w:rPr>
        <w:t>: הך ד</w:t>
      </w:r>
      <w:r w:rsidRPr="00C35A2C">
        <w:rPr>
          <w:rtl/>
        </w:rPr>
        <w:t xml:space="preserve"> </w:t>
      </w:r>
    </w:p>
    <w:p w14:paraId="20084E06" w14:textId="6DE39A60" w:rsidR="00910F84" w:rsidRPr="00C35A2C" w:rsidRDefault="00910F84" w:rsidP="00910F84">
      <w:pPr>
        <w:rPr>
          <w:rtl/>
        </w:rPr>
      </w:pPr>
      <w:r w:rsidRPr="00FF1C37">
        <w:rPr>
          <w:rStyle w:val="afffd"/>
          <w:rFonts w:hint="cs"/>
          <w:rtl/>
        </w:rPr>
        <w:t>'</w:t>
      </w:r>
      <w:r w:rsidRPr="00FF1C37">
        <w:rPr>
          <w:rStyle w:val="afffd"/>
          <w:rtl/>
        </w:rPr>
        <w:t>אשפוך לפניו שיחי</w:t>
      </w:r>
      <w:r w:rsidRPr="00FF1C37">
        <w:rPr>
          <w:rStyle w:val="afffd"/>
          <w:rFonts w:hint="cs"/>
          <w:rtl/>
        </w:rPr>
        <w:t>'</w:t>
      </w:r>
      <w:r w:rsidRPr="00FF1C37">
        <w:rPr>
          <w:rStyle w:val="afffd"/>
          <w:rtl/>
        </w:rPr>
        <w:t xml:space="preserve"> </w:t>
      </w:r>
      <w:r w:rsidRPr="00BC4287">
        <w:rPr>
          <w:rStyle w:val="affff1"/>
          <w:rtl/>
        </w:rPr>
        <w:t>ה"</w:t>
      </w:r>
      <w:r w:rsidRPr="00BC4287">
        <w:rPr>
          <w:rStyle w:val="affff1"/>
          <w:rFonts w:hint="cs"/>
          <w:rtl/>
        </w:rPr>
        <w:t>ק</w:t>
      </w:r>
      <w:r w:rsidRPr="00BC4287">
        <w:rPr>
          <w:rStyle w:val="affff1"/>
          <w:rtl/>
        </w:rPr>
        <w:t xml:space="preserve">: </w:t>
      </w:r>
      <w:r w:rsidR="00BC4287">
        <w:rPr>
          <w:rFonts w:hint="cs"/>
          <w:rtl/>
        </w:rPr>
        <w:t xml:space="preserve">- </w:t>
      </w:r>
      <w:r w:rsidRPr="00C35A2C">
        <w:rPr>
          <w:rtl/>
        </w:rPr>
        <w:t>בזמן שצרתי לפניו אגיד.</w:t>
      </w:r>
    </w:p>
    <w:p w14:paraId="38739892" w14:textId="77777777" w:rsidR="00BC4287" w:rsidRDefault="00910F84" w:rsidP="00BC4287">
      <w:pPr>
        <w:pStyle w:val="36"/>
        <w:framePr w:wrap="notBeside"/>
        <w:rPr>
          <w:rtl/>
        </w:rPr>
      </w:pPr>
      <w:r w:rsidRPr="00C35A2C">
        <w:rPr>
          <w:rtl/>
        </w:rPr>
        <w:t xml:space="preserve">ור' יהושע </w:t>
      </w:r>
    </w:p>
    <w:p w14:paraId="79A60D40" w14:textId="4BEB23E1" w:rsidR="00910F84" w:rsidRPr="00C35A2C" w:rsidRDefault="00BC4287" w:rsidP="00910F84">
      <w:pPr>
        <w:rPr>
          <w:rtl/>
        </w:rPr>
      </w:pPr>
      <w:r>
        <w:rPr>
          <w:rFonts w:hint="cs"/>
          <w:rtl/>
        </w:rPr>
        <w:t xml:space="preserve">אימתי </w:t>
      </w:r>
      <w:r w:rsidR="00910F84" w:rsidRPr="00522051">
        <w:rPr>
          <w:rStyle w:val="afffd"/>
          <w:rFonts w:hint="cs"/>
          <w:rtl/>
        </w:rPr>
        <w:t>'</w:t>
      </w:r>
      <w:r w:rsidR="00910F84" w:rsidRPr="00522051">
        <w:rPr>
          <w:rStyle w:val="afffd"/>
          <w:rtl/>
        </w:rPr>
        <w:t>תפלה לעני כי יעטוף</w:t>
      </w:r>
      <w:r w:rsidR="00910F84" w:rsidRPr="00522051">
        <w:rPr>
          <w:rStyle w:val="afffd"/>
          <w:rFonts w:hint="cs"/>
          <w:rtl/>
        </w:rPr>
        <w:t xml:space="preserve">' </w:t>
      </w:r>
      <w:r>
        <w:rPr>
          <w:rFonts w:hint="cs"/>
          <w:rtl/>
        </w:rPr>
        <w:t xml:space="preserve">- </w:t>
      </w:r>
      <w:r w:rsidR="00910F84" w:rsidRPr="00C35A2C">
        <w:rPr>
          <w:rtl/>
        </w:rPr>
        <w:t xml:space="preserve">בזמן </w:t>
      </w:r>
      <w:r w:rsidR="00910F84" w:rsidRPr="00BC4287">
        <w:rPr>
          <w:rStyle w:val="afffd"/>
          <w:rtl/>
        </w:rPr>
        <w:t>שלפני ה' ישפוך שיחו</w:t>
      </w:r>
      <w:r w:rsidR="00910F84" w:rsidRPr="00C35A2C">
        <w:rPr>
          <w:rtl/>
        </w:rPr>
        <w:t>.</w:t>
      </w:r>
    </w:p>
    <w:p w14:paraId="72573E9E" w14:textId="77777777" w:rsidR="00910F84" w:rsidRPr="00C35A2C" w:rsidRDefault="00910F84" w:rsidP="00910F84">
      <w:pPr>
        <w:rPr>
          <w:rtl/>
        </w:rPr>
      </w:pPr>
    </w:p>
    <w:p w14:paraId="3EB0ACBE" w14:textId="77777777" w:rsidR="00BC4287" w:rsidRDefault="00BC4287" w:rsidP="00910F84">
      <w:pPr>
        <w:rPr>
          <w:rtl/>
        </w:rPr>
      </w:pPr>
    </w:p>
    <w:p w14:paraId="03F2E6CD" w14:textId="59F8FEA2" w:rsidR="00BC4287" w:rsidRDefault="00910F84" w:rsidP="00BC4287">
      <w:pPr>
        <w:pStyle w:val="36"/>
        <w:framePr w:wrap="notBeside"/>
        <w:rPr>
          <w:rtl/>
        </w:rPr>
      </w:pPr>
      <w:r w:rsidRPr="00C35A2C">
        <w:rPr>
          <w:rFonts w:hint="cs"/>
          <w:rtl/>
        </w:rPr>
        <w:t>ו</w:t>
      </w:r>
      <w:r w:rsidR="00BC4287">
        <w:rPr>
          <w:rFonts w:hint="cs"/>
          <w:rtl/>
        </w:rPr>
        <w:t>חלקו</w:t>
      </w:r>
      <w:r w:rsidRPr="00C35A2C">
        <w:rPr>
          <w:rFonts w:hint="cs"/>
          <w:rtl/>
        </w:rPr>
        <w:t xml:space="preserve"> </w:t>
      </w:r>
    </w:p>
    <w:p w14:paraId="180A22AB" w14:textId="1466C0F8" w:rsidR="00910F84" w:rsidRPr="003F072B" w:rsidRDefault="00910F84" w:rsidP="00910F84">
      <w:pPr>
        <w:rPr>
          <w:rStyle w:val="afffd"/>
          <w:rtl/>
        </w:rPr>
      </w:pPr>
      <w:r w:rsidRPr="00BC4287">
        <w:rPr>
          <w:rStyle w:val="affff1"/>
          <w:rFonts w:hint="cs"/>
          <w:rtl/>
        </w:rPr>
        <w:t>בדר' שמלאי</w:t>
      </w:r>
      <w:r w:rsidRPr="00C35A2C">
        <w:rPr>
          <w:rFonts w:hint="cs"/>
          <w:rtl/>
        </w:rPr>
        <w:t xml:space="preserve"> דלעולם </w:t>
      </w:r>
      <w:r w:rsidRPr="00C35A2C">
        <w:rPr>
          <w:rtl/>
        </w:rPr>
        <w:t>יסדר אדם שבחו של מקום ואח</w:t>
      </w:r>
      <w:r>
        <w:rPr>
          <w:rtl/>
        </w:rPr>
        <w:t>"</w:t>
      </w:r>
      <w:r w:rsidRPr="00C35A2C">
        <w:rPr>
          <w:rtl/>
        </w:rPr>
        <w:t xml:space="preserve">כ יתפלל, ממשה רבינו, </w:t>
      </w:r>
      <w:r w:rsidRPr="00522051">
        <w:rPr>
          <w:rStyle w:val="afffd"/>
          <w:rtl/>
        </w:rPr>
        <w:t>ד</w:t>
      </w:r>
      <w:r w:rsidRPr="00522051">
        <w:rPr>
          <w:rStyle w:val="afffd"/>
          <w:rFonts w:hint="cs"/>
          <w:rtl/>
        </w:rPr>
        <w:t>'</w:t>
      </w:r>
      <w:r w:rsidRPr="00522051">
        <w:rPr>
          <w:rStyle w:val="afffd"/>
          <w:rtl/>
        </w:rPr>
        <w:t>ה' אלהים אתה החלות להראות את עבדך וגו'</w:t>
      </w:r>
      <w:r w:rsidRPr="00C35A2C">
        <w:rPr>
          <w:rtl/>
        </w:rPr>
        <w:t xml:space="preserve">, וכתיב </w:t>
      </w:r>
      <w:r w:rsidR="00BC4287">
        <w:rPr>
          <w:rFonts w:hint="cs"/>
          <w:rtl/>
        </w:rPr>
        <w:t xml:space="preserve">אח''כ </w:t>
      </w:r>
      <w:r w:rsidRPr="00C35A2C">
        <w:rPr>
          <w:rtl/>
        </w:rPr>
        <w:t xml:space="preserve">: </w:t>
      </w:r>
      <w:r w:rsidRPr="003F072B">
        <w:rPr>
          <w:rStyle w:val="afffd"/>
          <w:rFonts w:hint="cs"/>
          <w:rtl/>
        </w:rPr>
        <w:t>'</w:t>
      </w:r>
      <w:r w:rsidRPr="003F072B">
        <w:rPr>
          <w:rStyle w:val="afffd"/>
          <w:rtl/>
        </w:rPr>
        <w:t>אעברה נא ואראה את הארץ הטובה</w:t>
      </w:r>
      <w:r w:rsidRPr="003F072B">
        <w:rPr>
          <w:rStyle w:val="afffd"/>
          <w:rFonts w:hint="cs"/>
          <w:rtl/>
        </w:rPr>
        <w:t>'</w:t>
      </w:r>
      <w:r w:rsidRPr="003F072B">
        <w:rPr>
          <w:rStyle w:val="afffd"/>
          <w:rtl/>
        </w:rPr>
        <w:t>;</w:t>
      </w:r>
    </w:p>
    <w:p w14:paraId="57E0C9EB" w14:textId="77777777" w:rsidR="00910F84" w:rsidRPr="00C35A2C" w:rsidRDefault="00910F84" w:rsidP="00910F84">
      <w:pPr>
        <w:pStyle w:val="aff6"/>
        <w:framePr w:wrap="around"/>
        <w:rPr>
          <w:rtl/>
        </w:rPr>
      </w:pPr>
      <w:r w:rsidRPr="00C35A2C">
        <w:rPr>
          <w:rFonts w:hint="cs"/>
          <w:rtl/>
        </w:rPr>
        <w:t>ח.</w:t>
      </w:r>
    </w:p>
    <w:p w14:paraId="55298D91" w14:textId="77777777" w:rsidR="00BC4287" w:rsidRDefault="00910F84" w:rsidP="00BC4287">
      <w:pPr>
        <w:pStyle w:val="36"/>
        <w:framePr w:wrap="notBeside"/>
        <w:rPr>
          <w:rtl/>
        </w:rPr>
      </w:pPr>
      <w:r w:rsidRPr="00C35A2C">
        <w:rPr>
          <w:rtl/>
        </w:rPr>
        <w:t xml:space="preserve">רבי יהושע </w:t>
      </w:r>
    </w:p>
    <w:p w14:paraId="65AF275E" w14:textId="2576BA98" w:rsidR="00910F84" w:rsidRPr="00BC4287" w:rsidRDefault="00910F84" w:rsidP="00910F84">
      <w:pPr>
        <w:rPr>
          <w:rStyle w:val="affff8"/>
          <w:rtl/>
        </w:rPr>
      </w:pPr>
      <w:r w:rsidRPr="00C35A2C">
        <w:rPr>
          <w:rtl/>
        </w:rPr>
        <w:t xml:space="preserve">ילפינן ממשה, </w:t>
      </w:r>
      <w:r w:rsidRPr="00BC4287">
        <w:rPr>
          <w:rStyle w:val="affff1"/>
          <w:rtl/>
        </w:rPr>
        <w:t>ו</w:t>
      </w:r>
      <w:r w:rsidR="00BC4287">
        <w:rPr>
          <w:rStyle w:val="affff1"/>
          <w:rFonts w:hint="cs"/>
          <w:rtl/>
        </w:rPr>
        <w:t>ל</w:t>
      </w:r>
      <w:r w:rsidRPr="00BC4287">
        <w:rPr>
          <w:rStyle w:val="affff1"/>
          <w:rtl/>
        </w:rPr>
        <w:t>ר"א</w:t>
      </w:r>
      <w:r w:rsidRPr="00C35A2C">
        <w:rPr>
          <w:rtl/>
        </w:rPr>
        <w:t xml:space="preserve">: </w:t>
      </w:r>
      <w:r w:rsidR="00BC4287">
        <w:rPr>
          <w:rFonts w:hint="cs"/>
          <w:rtl/>
        </w:rPr>
        <w:t xml:space="preserve">שאני </w:t>
      </w:r>
      <w:r w:rsidRPr="00C35A2C">
        <w:rPr>
          <w:rtl/>
        </w:rPr>
        <w:t>משה דרב גובריה.</w:t>
      </w:r>
      <w:r w:rsidR="00BC4287">
        <w:rPr>
          <w:rFonts w:hint="cs"/>
          <w:rtl/>
        </w:rPr>
        <w:t xml:space="preserve"> </w:t>
      </w:r>
      <w:r w:rsidR="00BC4287">
        <w:rPr>
          <w:rStyle w:val="affff8"/>
          <w:rFonts w:hint="cs"/>
          <w:rtl/>
        </w:rPr>
        <w:t>ולא ילפי ממנו</w:t>
      </w:r>
    </w:p>
    <w:p w14:paraId="1E7495F8" w14:textId="77777777" w:rsidR="00BC4287" w:rsidRDefault="00910F84" w:rsidP="00BC4287">
      <w:pPr>
        <w:pStyle w:val="36"/>
        <w:framePr w:wrap="notBeside"/>
        <w:rPr>
          <w:rtl/>
        </w:rPr>
      </w:pPr>
      <w:r w:rsidRPr="00C35A2C">
        <w:rPr>
          <w:b/>
          <w:bCs/>
          <w:rtl/>
        </w:rPr>
        <w:t>וחכ</w:t>
      </w:r>
      <w:r>
        <w:rPr>
          <w:rtl/>
        </w:rPr>
        <w:t>"</w:t>
      </w:r>
      <w:r w:rsidRPr="00C35A2C">
        <w:rPr>
          <w:rtl/>
        </w:rPr>
        <w:t>א:</w:t>
      </w:r>
    </w:p>
    <w:p w14:paraId="0B8629AD" w14:textId="4BB60FFE" w:rsidR="00910F84" w:rsidRDefault="00910F84" w:rsidP="00910F84">
      <w:pPr>
        <w:rPr>
          <w:rtl/>
        </w:rPr>
      </w:pPr>
      <w:r w:rsidRPr="00C35A2C">
        <w:rPr>
          <w:rtl/>
        </w:rPr>
        <w:t xml:space="preserve">לא כדברי זה </w:t>
      </w:r>
      <w:r w:rsidR="00BC4287">
        <w:rPr>
          <w:rFonts w:hint="cs"/>
          <w:rtl/>
        </w:rPr>
        <w:t>ו</w:t>
      </w:r>
      <w:r w:rsidRPr="00C35A2C">
        <w:rPr>
          <w:rtl/>
        </w:rPr>
        <w:t>זה, אלא שואל אדם צרכיו בשומע תפלה.</w:t>
      </w:r>
    </w:p>
    <w:p w14:paraId="4CFDD46F" w14:textId="77777777" w:rsidR="00BC4287" w:rsidRDefault="00910F84" w:rsidP="00BC4287">
      <w:pPr>
        <w:pStyle w:val="36"/>
        <w:framePr w:wrap="notBeside"/>
        <w:rPr>
          <w:rtl/>
        </w:rPr>
      </w:pPr>
      <w:r>
        <w:rPr>
          <w:rtl/>
        </w:rPr>
        <w:t>ר</w:t>
      </w:r>
      <w:r w:rsidRPr="00C35A2C">
        <w:rPr>
          <w:rFonts w:hint="cs"/>
          <w:rtl/>
        </w:rPr>
        <w:t>יא</w:t>
      </w:r>
      <w:r>
        <w:rPr>
          <w:rtl/>
        </w:rPr>
        <w:t>"</w:t>
      </w:r>
      <w:r w:rsidRPr="00C35A2C">
        <w:rPr>
          <w:rFonts w:hint="cs"/>
          <w:rtl/>
        </w:rPr>
        <w:t xml:space="preserve">ש </w:t>
      </w:r>
    </w:p>
    <w:p w14:paraId="34F9943C" w14:textId="685794A9" w:rsidR="00910F84" w:rsidRPr="00C35A2C" w:rsidRDefault="00910F84" w:rsidP="00910F84">
      <w:pPr>
        <w:rPr>
          <w:rtl/>
        </w:rPr>
      </w:pPr>
      <w:r w:rsidRPr="00C35A2C">
        <w:rPr>
          <w:rtl/>
        </w:rPr>
        <w:t>הלכה כדברי חכמים</w:t>
      </w:r>
      <w:r w:rsidR="00BC4287">
        <w:rPr>
          <w:rFonts w:hint="cs"/>
          <w:rtl/>
        </w:rPr>
        <w:t>.</w:t>
      </w:r>
    </w:p>
    <w:p w14:paraId="53B8131A" w14:textId="07A8966C" w:rsidR="00BC4287" w:rsidRDefault="00910F84" w:rsidP="00BC4287">
      <w:pPr>
        <w:pStyle w:val="36"/>
        <w:framePr w:wrap="notBeside"/>
        <w:rPr>
          <w:rtl/>
        </w:rPr>
      </w:pPr>
      <w:r w:rsidRPr="00C35A2C">
        <w:rPr>
          <w:rFonts w:hint="cs"/>
          <w:rtl/>
        </w:rPr>
        <w:t>ריבדרשב</w:t>
      </w:r>
      <w:r>
        <w:rPr>
          <w:rtl/>
        </w:rPr>
        <w:t>"</w:t>
      </w:r>
      <w:r w:rsidRPr="00C35A2C">
        <w:rPr>
          <w:rFonts w:hint="cs"/>
          <w:rtl/>
        </w:rPr>
        <w:t>ש</w:t>
      </w:r>
      <w:r w:rsidR="00BC4287">
        <w:rPr>
          <w:rFonts w:hint="cs"/>
          <w:rtl/>
        </w:rPr>
        <w:t xml:space="preserve"> מרב:</w:t>
      </w:r>
    </w:p>
    <w:p w14:paraId="65B89916" w14:textId="2A4C2D97" w:rsidR="00910F84" w:rsidRPr="00C35A2C" w:rsidRDefault="00910F84" w:rsidP="00910F84">
      <w:pPr>
        <w:rPr>
          <w:rtl/>
        </w:rPr>
      </w:pPr>
      <w:r w:rsidRPr="00C35A2C">
        <w:rPr>
          <w:rFonts w:hint="cs"/>
          <w:rtl/>
        </w:rPr>
        <w:t>מדרב</w:t>
      </w:r>
      <w:r w:rsidRPr="00C35A2C">
        <w:rPr>
          <w:rtl/>
        </w:rPr>
        <w:t xml:space="preserve"> א</w:t>
      </w:r>
      <w:r w:rsidRPr="00C35A2C">
        <w:rPr>
          <w:rFonts w:hint="cs"/>
          <w:rtl/>
        </w:rPr>
        <w:t>ע</w:t>
      </w:r>
      <w:r>
        <w:rPr>
          <w:rtl/>
        </w:rPr>
        <w:t>"</w:t>
      </w:r>
      <w:r w:rsidRPr="00C35A2C">
        <w:rPr>
          <w:rFonts w:hint="cs"/>
          <w:rtl/>
        </w:rPr>
        <w:t xml:space="preserve">פ </w:t>
      </w:r>
      <w:r w:rsidRPr="00C35A2C">
        <w:rPr>
          <w:rtl/>
        </w:rPr>
        <w:t>שאמרו: שואל אדם צרכיו בשומע תפלה, אבל אם בא לומר בסוף כל ברכה וברכה מעין כל ברכה וברכה - אומר.</w:t>
      </w:r>
    </w:p>
    <w:p w14:paraId="74761022" w14:textId="77777777" w:rsidR="00BC4287" w:rsidRDefault="00910F84" w:rsidP="00BC4287">
      <w:pPr>
        <w:pStyle w:val="36"/>
        <w:framePr w:wrap="notBeside"/>
        <w:rPr>
          <w:rtl/>
        </w:rPr>
      </w:pPr>
      <w:r w:rsidRPr="00C35A2C">
        <w:rPr>
          <w:rFonts w:hint="cs"/>
          <w:rtl/>
        </w:rPr>
        <w:t>ארחבר</w:t>
      </w:r>
      <w:r>
        <w:rPr>
          <w:rtl/>
        </w:rPr>
        <w:t>"</w:t>
      </w:r>
      <w:r w:rsidRPr="00C35A2C">
        <w:rPr>
          <w:rFonts w:hint="cs"/>
          <w:rtl/>
        </w:rPr>
        <w:t>א מרב</w:t>
      </w:r>
    </w:p>
    <w:p w14:paraId="75D5D248" w14:textId="5E27E3F6" w:rsidR="00910F84" w:rsidRPr="00C35A2C" w:rsidRDefault="00BC4287" w:rsidP="00910F84">
      <w:pPr>
        <w:rPr>
          <w:rtl/>
        </w:rPr>
      </w:pPr>
      <w:r>
        <w:rPr>
          <w:rFonts w:hint="cs"/>
          <w:rtl/>
        </w:rPr>
        <w:t>אף</w:t>
      </w:r>
      <w:r w:rsidR="00910F84" w:rsidRPr="00C35A2C">
        <w:rPr>
          <w:rtl/>
        </w:rPr>
        <w:t xml:space="preserve"> שאמרו: שואל אדם צרכיו בשומע תפלה, אם יש לו חולה בתוך ביתו - אומר בברכת חולים, ואם צריך לפרנסה אומר בברכת השנים.</w:t>
      </w:r>
    </w:p>
    <w:p w14:paraId="7E631BB3" w14:textId="1A9D2DC5" w:rsidR="006D5ACB" w:rsidRDefault="00910F84" w:rsidP="00BC4287">
      <w:pPr>
        <w:pStyle w:val="36"/>
        <w:framePr w:wrap="notBeside"/>
        <w:jc w:val="center"/>
        <w:rPr>
          <w:rtl/>
        </w:rPr>
      </w:pPr>
      <w:r w:rsidRPr="00C35A2C">
        <w:rPr>
          <w:rFonts w:hint="cs"/>
          <w:rtl/>
        </w:rPr>
        <w:t>ריב</w:t>
      </w:r>
      <w:r>
        <w:rPr>
          <w:rtl/>
        </w:rPr>
        <w:t>"</w:t>
      </w:r>
      <w:r w:rsidRPr="00C35A2C">
        <w:rPr>
          <w:rFonts w:hint="cs"/>
          <w:rtl/>
        </w:rPr>
        <w:t>ל</w:t>
      </w:r>
      <w:r w:rsidR="00BC4287">
        <w:rPr>
          <w:rFonts w:hint="cs"/>
          <w:rtl/>
        </w:rPr>
        <w:t>:</w:t>
      </w:r>
    </w:p>
    <w:p w14:paraId="26F10693" w14:textId="382CF52E" w:rsidR="00910F84" w:rsidRPr="00C35A2C" w:rsidRDefault="00910F84" w:rsidP="00910F84">
      <w:pPr>
        <w:rPr>
          <w:rtl/>
        </w:rPr>
      </w:pPr>
      <w:r w:rsidRPr="00BC4287">
        <w:rPr>
          <w:rStyle w:val="affff1"/>
          <w:rFonts w:hint="cs"/>
          <w:rtl/>
        </w:rPr>
        <w:t>אע</w:t>
      </w:r>
      <w:r w:rsidRPr="00BC4287">
        <w:rPr>
          <w:rStyle w:val="affff1"/>
          <w:rtl/>
        </w:rPr>
        <w:t>"</w:t>
      </w:r>
      <w:r w:rsidRPr="00BC4287">
        <w:rPr>
          <w:rStyle w:val="affff1"/>
          <w:rFonts w:hint="cs"/>
          <w:rtl/>
        </w:rPr>
        <w:t>פ</w:t>
      </w:r>
      <w:r w:rsidRPr="00BC4287">
        <w:rPr>
          <w:rStyle w:val="affff1"/>
          <w:rtl/>
        </w:rPr>
        <w:t xml:space="preserve"> שאמרו:</w:t>
      </w:r>
      <w:r w:rsidRPr="00C35A2C">
        <w:rPr>
          <w:rtl/>
        </w:rPr>
        <w:t xml:space="preserve"> שואל אדם צרכיו בשומע תפלה, אבל אם בא לומר אחר תפלתו, אפילו כסדר יוה</w:t>
      </w:r>
      <w:r>
        <w:rPr>
          <w:rtl/>
        </w:rPr>
        <w:t>"</w:t>
      </w:r>
      <w:r w:rsidRPr="00C35A2C">
        <w:rPr>
          <w:rtl/>
        </w:rPr>
        <w:t>כ</w:t>
      </w:r>
      <w:r w:rsidRPr="00C35A2C">
        <w:rPr>
          <w:rFonts w:hint="cs"/>
          <w:rtl/>
        </w:rPr>
        <w:t xml:space="preserve"> </w:t>
      </w:r>
      <w:r w:rsidRPr="00C35A2C">
        <w:rPr>
          <w:rtl/>
        </w:rPr>
        <w:t>אומר.</w:t>
      </w:r>
    </w:p>
    <w:p w14:paraId="0795F6F8" w14:textId="476A25BE" w:rsidR="00910F84" w:rsidRDefault="00910F84" w:rsidP="00910F84">
      <w:pPr>
        <w:pStyle w:val="afffe"/>
        <w:rPr>
          <w:rtl/>
        </w:rPr>
      </w:pPr>
      <w:r w:rsidRPr="00A06291">
        <w:rPr>
          <w:rtl/>
        </w:rPr>
        <w:t>׻</w:t>
      </w:r>
      <w:r w:rsidR="00BC4287">
        <w:rPr>
          <w:rFonts w:hint="cs"/>
          <w:rtl/>
        </w:rPr>
        <w:t>****</w:t>
      </w:r>
    </w:p>
    <w:p>
      <w:pPr>
        <w:pStyle w:val="affff4"/>
        <w:rPr>
          <w:ins w:id="20141" w:author="קלוד" w:date="2026-10-06T10:07:24Z"/>
        </w:rPr>
      </w:pPr>
      <w:ins w:id="20140" w:author="קלוד" w:date="2026-10-06T10:07:24Z">
        <w:r>
          <w:t xml:space="preserve">משנה ג</w:t>
        </w:r>
      </w:ins>
    </w:p>
    <w:p w14:paraId="1F303919" w14:textId="77777777" w:rsidR="00910F84" w:rsidRPr="00C35A2C" w:rsidRDefault="00910F84" w:rsidP="00910F84">
      <w:pPr>
        <w:pStyle w:val="affb"/>
        <w:rPr>
          <w:del w:id="20006" w:author="קלוד" w:date="2026-10-06T10:12:09Z"/>
          <w:rtl/>
        </w:rPr>
      </w:pPr>
      <w:ins w:id="9808" w:author="מספור קטעי משנה" w:date="2026-10-06T06:44:54Z">
        <w:del w:id="20004" w:author="קלוד" w:date="2026-10-06T10:12:09Z">
          <w:r>
            <w:rPr>
              <w:rStyle w:val="MisparKeta"/>
            </w:rPr>
            <w:delText xml:space="preserve">א. </w:delText>
          </w:r>
        </w:del>
      </w:ins>
      <w:del w:id="20005" w:author="קלוד" w:date="2026-10-06T10:12:09Z">
        <w:r w:rsidRPr="00C35A2C">
          <w:rPr>
            <w:rtl/>
          </w:rPr>
          <w:delText xml:space="preserve">מתני'.</w:delText>
        </w:r>
      </w:del>
    </w:p>
    <w:p w14:paraId="180B45FB" w14:textId="1AA5D03F" w:rsidR="00910F84" w:rsidRPr="00863536" w:rsidRDefault="00910F84" w:rsidP="00863536">
      <w:pPr>
        <w:pStyle w:val="affb"/>
        <w:rPr>
          <w:rStyle w:val="affff1"/>
          <w:rtl/>
        </w:rPr>
      </w:pPr>
      <w:ins w:id="20092" w:author="קלוד" w:date="2026-10-06T10:12:09Z">
        <w:r>
          <w:rPr>
            <w:rStyle w:val="MisparKeta"/>
          </w:rPr>
          <w:t xml:space="preserve">א. </w:t>
        </w:r>
      </w:ins>
      <w:r w:rsidRPr="00C35A2C">
        <w:rPr>
          <w:rtl/>
        </w:rPr>
        <w:t xml:space="preserve">ואלו אידיהן של עובדי כוכבים: קלנדא, וסטרנורא, וקרטיסים, ויום גנוסיא של מלכיהם, ויום הלידה, ויום המיתה, </w:t>
      </w:r>
      <w:r w:rsidRPr="00863536">
        <w:rPr>
          <w:rStyle w:val="TanaimMishna"/>
          <w:rtl/>
          <w:rPrChange w:id="20005" w:author="קלוד" w:date="2026-10-06T10:07:24Z">
            <w:rPr>
              <w:rStyle w:val="affff1"/>
              <w:rtl/>
            </w:rPr>
          </w:rPrChange>
        </w:rPr>
        <w:t>דברי רבי מאיר;</w:t>
      </w:r>
    </w:p>
    <w:p w14:paraId="0388761E" w14:textId="16096864" w:rsidR="00910F84" w:rsidRDefault="00910F84" w:rsidP="00910F84">
      <w:pPr>
        <w:pStyle w:val="affb"/>
        <w:rPr>
          <w:rtl/>
        </w:rPr>
      </w:pPr>
      <w:r w:rsidRPr="00863536">
        <w:rPr>
          <w:rStyle w:val="TanaimMishna"/>
          <w:rtl/>
          <w:rPrChange w:id="20006" w:author="קלוד" w:date="2026-10-06T10:07:24Z">
            <w:rPr>
              <w:rStyle w:val="affff1"/>
              <w:rtl/>
            </w:rPr>
          </w:rPrChange>
        </w:rPr>
        <w:t>וחכ"</w:t>
      </w:r>
      <w:r w:rsidRPr="00863536">
        <w:rPr>
          <w:rStyle w:val="TanaimMishna"/>
          <w:rFonts w:hint="cs"/>
          <w:rtl/>
          <w:rPrChange w:id="20007" w:author="קלוד" w:date="2026-10-06T10:07:24Z">
            <w:rPr>
              <w:rStyle w:val="affff1"/>
              <w:rFonts w:hint="cs"/>
              <w:rtl/>
            </w:rPr>
          </w:rPrChange>
        </w:rPr>
        <w:t>א</w:t>
      </w:r>
      <w:r w:rsidRPr="00863536">
        <w:rPr>
          <w:rStyle w:val="TanaimMishna"/>
          <w:rtl/>
          <w:rPrChange w:id="20008" w:author="קלוד" w:date="2026-10-06T10:07:24Z">
            <w:rPr>
              <w:rStyle w:val="affff1"/>
              <w:rtl/>
            </w:rPr>
          </w:rPrChange>
        </w:rPr>
        <w:t>:</w:t>
      </w:r>
      <w:r w:rsidRPr="00C35A2C">
        <w:rPr>
          <w:rtl/>
        </w:rPr>
        <w:t xml:space="preserve"> כל מיתה שיש בה שריפה יש בה </w:t>
      </w:r>
      <w:r w:rsidR="00863536">
        <w:rPr>
          <w:rFonts w:hint="cs"/>
          <w:rtl/>
        </w:rPr>
        <w:t xml:space="preserve">ע''ז, </w:t>
      </w:r>
      <w:r w:rsidRPr="00C35A2C">
        <w:rPr>
          <w:rtl/>
        </w:rPr>
        <w:t>ושאין בה שריפה אין בה ע</w:t>
      </w:r>
      <w:r w:rsidRPr="00C35A2C">
        <w:rPr>
          <w:rFonts w:hint="cs"/>
          <w:rtl/>
        </w:rPr>
        <w:t>כו</w:t>
      </w:r>
      <w:r>
        <w:rPr>
          <w:rtl/>
        </w:rPr>
        <w:t>"</w:t>
      </w:r>
      <w:r w:rsidRPr="00C35A2C">
        <w:rPr>
          <w:rFonts w:hint="cs"/>
          <w:rtl/>
        </w:rPr>
        <w:t>ם</w:t>
      </w:r>
    </w:p>
    <w:p w14:paraId="0F30EBB8" w14:textId="1D2C3282" w:rsidR="00910F84" w:rsidRDefault="00910F84" w:rsidP="00863536">
      <w:pPr>
        <w:pStyle w:val="affb"/>
        <w:rPr>
          <w:rtl/>
        </w:rPr>
      </w:pPr>
      <w:r w:rsidRPr="00C35A2C">
        <w:rPr>
          <w:rtl/>
        </w:rPr>
        <w:t>אבל יום תגלחת זקנו ובלוריתו, ויום שעלה בו מן הים, ויום שיצא מבית האסורין, ועכו</w:t>
      </w:r>
      <w:r>
        <w:rPr>
          <w:rtl/>
        </w:rPr>
        <w:t>"</w:t>
      </w:r>
      <w:r w:rsidRPr="00C35A2C">
        <w:rPr>
          <w:rtl/>
        </w:rPr>
        <w:t>ם שעשה משתה לבנו - אינו אסור אלא אותו היום ואותו האיש בלבד.</w:t>
      </w:r>
    </w:p>
    <w:p w14:paraId="030F968E" w14:textId="77777777" w:rsidR="00863536" w:rsidRDefault="00910F84" w:rsidP="00863536">
      <w:pPr>
        <w:pStyle w:val="36"/>
        <w:framePr w:wrap="notBeside"/>
        <w:rPr>
          <w:rtl/>
        </w:rPr>
      </w:pPr>
      <w:r w:rsidRPr="00C35A2C">
        <w:rPr>
          <w:rFonts w:hint="cs"/>
          <w:rtl/>
        </w:rPr>
        <w:t>רחב</w:t>
      </w:r>
      <w:r>
        <w:rPr>
          <w:rtl/>
        </w:rPr>
        <w:t>"</w:t>
      </w:r>
      <w:r w:rsidRPr="00C35A2C">
        <w:rPr>
          <w:rFonts w:hint="cs"/>
          <w:rtl/>
        </w:rPr>
        <w:t>ר</w:t>
      </w:r>
      <w:r w:rsidRPr="00C35A2C">
        <w:rPr>
          <w:rtl/>
        </w:rPr>
        <w:t>:</w:t>
      </w:r>
    </w:p>
    <w:p w14:paraId="62CFB341" w14:textId="2C70723D" w:rsidR="00910F84" w:rsidRPr="007D200F" w:rsidRDefault="00910F84" w:rsidP="00910F84">
      <w:pPr>
        <w:rPr>
          <w:rStyle w:val="afffd"/>
          <w:rtl/>
        </w:rPr>
      </w:pPr>
      <w:r w:rsidRPr="00C35A2C">
        <w:rPr>
          <w:rtl/>
        </w:rPr>
        <w:t xml:space="preserve">קלנדא - ח' ימים אחר תקופה, סטרנורא - ח' ימים לפני תקופה, וסימנך: </w:t>
      </w:r>
      <w:r w:rsidRPr="007D200F">
        <w:rPr>
          <w:rStyle w:val="afffd"/>
          <w:rtl/>
        </w:rPr>
        <w:t>אחור וקדם צרתני וגו'.</w:t>
      </w:r>
    </w:p>
    <w:p w14:paraId="1647B39C" w14:textId="77777777" w:rsidR="00863536" w:rsidRDefault="00910F84" w:rsidP="00863536">
      <w:pPr>
        <w:pStyle w:val="36"/>
        <w:framePr w:wrap="notBeside"/>
        <w:rPr>
          <w:rtl/>
        </w:rPr>
      </w:pPr>
      <w:r w:rsidRPr="00C35A2C">
        <w:rPr>
          <w:rtl/>
        </w:rPr>
        <w:t>ת</w:t>
      </w:r>
      <w:r>
        <w:rPr>
          <w:rtl/>
        </w:rPr>
        <w:t>"</w:t>
      </w:r>
      <w:r w:rsidRPr="00C35A2C">
        <w:rPr>
          <w:rtl/>
        </w:rPr>
        <w:t>ר:</w:t>
      </w:r>
    </w:p>
    <w:p w14:paraId="1A2B0D14" w14:textId="77777777" w:rsidR="00863536" w:rsidRDefault="00910F84" w:rsidP="00910F84">
      <w:pPr>
        <w:rPr>
          <w:rtl/>
        </w:rPr>
      </w:pPr>
      <w:r w:rsidRPr="00C35A2C">
        <w:rPr>
          <w:rtl/>
        </w:rPr>
        <w:t xml:space="preserve"> לפי שראה אדם הראשון יום שמתמעט והולך, אמר: אוי לי, שמא בשביל שסרחתי עולם חשוך בעדי וחוזר לתוהו ובוהו, וזו היא מיתה שנקנסה עלי מן השמים, עמד וישב ח' ימים בתענית ובתפלה, כיון שראה תקופת טבת וראה יום שמאריך והולך, אמר: מנהגו של עולם הוא, הלך ועשה שמונה ימים טובים, </w:t>
      </w:r>
    </w:p>
    <w:p w14:paraId="551CB468" w14:textId="06F2581D" w:rsidR="00910F84" w:rsidRPr="00C35A2C" w:rsidRDefault="00910F84" w:rsidP="00910F84">
      <w:pPr>
        <w:rPr>
          <w:rtl/>
        </w:rPr>
      </w:pPr>
      <w:r w:rsidRPr="00C35A2C">
        <w:rPr>
          <w:rtl/>
        </w:rPr>
        <w:t>לשנה האחרת עשאן לאלו ולאלו ימים טובים, הוא קבעם לשם שמים, והם קבעום לשם עבודת כוכבים.</w:t>
      </w:r>
    </w:p>
    <w:p w14:paraId="5C41CBDF" w14:textId="77777777" w:rsidR="00863536" w:rsidRDefault="00910F84" w:rsidP="00863536">
      <w:pPr>
        <w:pStyle w:val="36"/>
        <w:framePr w:wrap="notBeside"/>
        <w:rPr>
          <w:rtl/>
        </w:rPr>
      </w:pPr>
      <w:r w:rsidRPr="00C35A2C">
        <w:rPr>
          <w:rFonts w:hint="cs"/>
          <w:rtl/>
        </w:rPr>
        <w:t>ל</w:t>
      </w:r>
      <w:r w:rsidRPr="00C35A2C">
        <w:rPr>
          <w:rtl/>
        </w:rPr>
        <w:t>מ</w:t>
      </w:r>
      <w:r>
        <w:rPr>
          <w:rtl/>
        </w:rPr>
        <w:t>"</w:t>
      </w:r>
      <w:r w:rsidRPr="00C35A2C">
        <w:rPr>
          <w:rtl/>
        </w:rPr>
        <w:t>ד:</w:t>
      </w:r>
    </w:p>
    <w:p w14:paraId="4941D3EB" w14:textId="6C0378E5" w:rsidR="00910F84" w:rsidRDefault="00910F84" w:rsidP="00910F84">
      <w:pPr>
        <w:rPr>
          <w:rtl/>
        </w:rPr>
      </w:pPr>
      <w:r w:rsidRPr="00C35A2C">
        <w:rPr>
          <w:rtl/>
        </w:rPr>
        <w:t xml:space="preserve"> בתשרי נברא העולם, יומי זוטי חזא, יו</w:t>
      </w:r>
      <w:r w:rsidRPr="00C35A2C">
        <w:rPr>
          <w:rFonts w:hint="cs"/>
          <w:rtl/>
        </w:rPr>
        <w:t>ם ארוך לא ראה</w:t>
      </w:r>
    </w:p>
    <w:p w14:paraId="313D83C2" w14:textId="77777777" w:rsidR="00863536" w:rsidRDefault="00910F84" w:rsidP="00863536">
      <w:pPr>
        <w:pStyle w:val="36"/>
        <w:framePr w:wrap="notBeside"/>
        <w:rPr>
          <w:rtl/>
        </w:rPr>
      </w:pPr>
      <w:r w:rsidRPr="00C35A2C">
        <w:rPr>
          <w:rFonts w:hint="cs"/>
          <w:rtl/>
        </w:rPr>
        <w:t>ולמ</w:t>
      </w:r>
      <w:r>
        <w:rPr>
          <w:rtl/>
        </w:rPr>
        <w:t>"</w:t>
      </w:r>
      <w:r w:rsidRPr="00C35A2C">
        <w:rPr>
          <w:rFonts w:hint="cs"/>
          <w:rtl/>
        </w:rPr>
        <w:t>ד</w:t>
      </w:r>
      <w:r w:rsidRPr="00C35A2C">
        <w:rPr>
          <w:rtl/>
        </w:rPr>
        <w:t>:</w:t>
      </w:r>
    </w:p>
    <w:p w14:paraId="7D6BCBEA" w14:textId="19857DF3" w:rsidR="00910F84" w:rsidRDefault="00910F84" w:rsidP="00910F84">
      <w:pPr>
        <w:rPr>
          <w:rtl/>
        </w:rPr>
      </w:pPr>
      <w:r w:rsidRPr="00C35A2C">
        <w:rPr>
          <w:rtl/>
        </w:rPr>
        <w:t xml:space="preserve"> בניסן נברא העולם, </w:t>
      </w:r>
      <w:r w:rsidRPr="00C35A2C">
        <w:rPr>
          <w:rFonts w:hint="cs"/>
          <w:rtl/>
        </w:rPr>
        <w:t xml:space="preserve"> אפי' שראה יום קצר ויום ארוך מ</w:t>
      </w:r>
      <w:r>
        <w:rPr>
          <w:rtl/>
        </w:rPr>
        <w:t>"</w:t>
      </w:r>
      <w:r w:rsidRPr="00C35A2C">
        <w:rPr>
          <w:rFonts w:hint="cs"/>
          <w:rtl/>
        </w:rPr>
        <w:t>מ לא ראה יום קצר כ</w:t>
      </w:r>
      <w:r>
        <w:rPr>
          <w:rtl/>
        </w:rPr>
        <w:t>"</w:t>
      </w:r>
      <w:r w:rsidRPr="00C35A2C">
        <w:rPr>
          <w:rFonts w:hint="cs"/>
          <w:rtl/>
        </w:rPr>
        <w:t>כ כמו בטבת</w:t>
      </w:r>
    </w:p>
    <w:p w14:paraId="2B7ABF47" w14:textId="77777777" w:rsidR="00910F84" w:rsidRPr="00C35A2C" w:rsidRDefault="00910F84" w:rsidP="00910F84">
      <w:pPr>
        <w:rPr>
          <w:b/>
          <w:bCs/>
          <w:rtl/>
        </w:rPr>
      </w:pPr>
    </w:p>
    <w:p w14:paraId="1DB9B80D" w14:textId="77777777" w:rsidR="00863536" w:rsidRDefault="00910F84" w:rsidP="00863536">
      <w:pPr>
        <w:pStyle w:val="36"/>
        <w:framePr w:wrap="notBeside"/>
        <w:rPr>
          <w:rtl/>
        </w:rPr>
      </w:pPr>
      <w:r w:rsidRPr="00C35A2C">
        <w:rPr>
          <w:rtl/>
        </w:rPr>
        <w:t>ת</w:t>
      </w:r>
      <w:r>
        <w:rPr>
          <w:rtl/>
        </w:rPr>
        <w:t>"</w:t>
      </w:r>
      <w:r w:rsidRPr="00C35A2C">
        <w:rPr>
          <w:rtl/>
        </w:rPr>
        <w:t>ר:</w:t>
      </w:r>
    </w:p>
    <w:p w14:paraId="1F08D698" w14:textId="77D767E5" w:rsidR="00910F84" w:rsidRPr="00C35A2C" w:rsidRDefault="00910F84" w:rsidP="00910F84">
      <w:pPr>
        <w:rPr>
          <w:rtl/>
        </w:rPr>
      </w:pPr>
      <w:r w:rsidRPr="00C35A2C">
        <w:rPr>
          <w:rtl/>
        </w:rPr>
        <w:t xml:space="preserve"> יום שנברא בו אדם הראשון, כיון ששקעה עליו חמה, אמר: אוי לי, שבשביל שסרחתי עולם חשוך בעדי ויחזור עולם לתוהו ובוהו, וזו היא מיתה שנקנסה עלי מן השמים, היה יושב [בתענית] ובוכה כל הלילה וחוה בוכה כנגדו, כיון שעלה עמוד השחר, אמר: מנהגו של עולם הוא, עמד והקריב שור שקרניו קודמין לפרסותיו, שנא</w:t>
      </w:r>
      <w:r w:rsidRPr="00C35A2C">
        <w:rPr>
          <w:rFonts w:hint="cs"/>
          <w:rtl/>
        </w:rPr>
        <w:t>'</w:t>
      </w:r>
      <w:r w:rsidRPr="00C35A2C">
        <w:rPr>
          <w:rtl/>
        </w:rPr>
        <w:t xml:space="preserve">: </w:t>
      </w:r>
      <w:r w:rsidRPr="00095FC3">
        <w:rPr>
          <w:rStyle w:val="afffd"/>
          <w:rFonts w:hint="cs"/>
          <w:rtl/>
        </w:rPr>
        <w:t>'</w:t>
      </w:r>
      <w:r w:rsidRPr="00095FC3">
        <w:rPr>
          <w:rStyle w:val="afffd"/>
          <w:rtl/>
        </w:rPr>
        <w:t>ותיטב לה' משור פר מקרין מפריס</w:t>
      </w:r>
      <w:r w:rsidRPr="00095FC3">
        <w:rPr>
          <w:rStyle w:val="afffd"/>
          <w:rFonts w:hint="cs"/>
          <w:rtl/>
        </w:rPr>
        <w:t>'</w:t>
      </w:r>
      <w:r w:rsidRPr="00095FC3">
        <w:rPr>
          <w:rStyle w:val="afffd"/>
          <w:rtl/>
        </w:rPr>
        <w:t>.</w:t>
      </w:r>
    </w:p>
    <w:p w14:paraId="3F0576C5" w14:textId="77777777" w:rsidR="00863536" w:rsidRDefault="00910F84" w:rsidP="00863536">
      <w:pPr>
        <w:pStyle w:val="36"/>
        <w:framePr w:wrap="notBeside"/>
        <w:rPr>
          <w:rtl/>
        </w:rPr>
      </w:pPr>
      <w:r w:rsidRPr="00C35A2C">
        <w:rPr>
          <w:rtl/>
        </w:rPr>
        <w:t>וא</w:t>
      </w:r>
      <w:r w:rsidRPr="00C35A2C">
        <w:rPr>
          <w:rFonts w:hint="cs"/>
          <w:rtl/>
        </w:rPr>
        <w:t>ריא</w:t>
      </w:r>
      <w:r>
        <w:rPr>
          <w:rtl/>
        </w:rPr>
        <w:t>"</w:t>
      </w:r>
      <w:r w:rsidRPr="00C35A2C">
        <w:rPr>
          <w:rFonts w:hint="cs"/>
          <w:rtl/>
        </w:rPr>
        <w:t>ש</w:t>
      </w:r>
      <w:r w:rsidRPr="00C35A2C">
        <w:rPr>
          <w:rtl/>
        </w:rPr>
        <w:t>:</w:t>
      </w:r>
    </w:p>
    <w:p w14:paraId="311D49DB" w14:textId="0E9D2E4A" w:rsidR="00910F84" w:rsidRPr="00095FC3" w:rsidRDefault="00910F84" w:rsidP="00910F84">
      <w:pPr>
        <w:rPr>
          <w:rStyle w:val="afffd"/>
          <w:rtl/>
        </w:rPr>
      </w:pPr>
      <w:r w:rsidRPr="00C35A2C">
        <w:rPr>
          <w:rtl/>
        </w:rPr>
        <w:t xml:space="preserve"> שור שהקריב אדם הראשון קרן אחת היתה </w:t>
      </w:r>
      <w:r w:rsidRPr="00C35A2C">
        <w:rPr>
          <w:rFonts w:hint="cs"/>
          <w:rtl/>
        </w:rPr>
        <w:t xml:space="preserve">לו </w:t>
      </w:r>
      <w:r w:rsidRPr="00C35A2C">
        <w:rPr>
          <w:rtl/>
        </w:rPr>
        <w:t xml:space="preserve">במצחו, שנאמר: </w:t>
      </w:r>
      <w:r w:rsidRPr="00095FC3">
        <w:rPr>
          <w:rStyle w:val="afffd"/>
          <w:rFonts w:hint="cs"/>
          <w:rtl/>
        </w:rPr>
        <w:t>'</w:t>
      </w:r>
      <w:r w:rsidRPr="00095FC3">
        <w:rPr>
          <w:rStyle w:val="afffd"/>
          <w:rtl/>
        </w:rPr>
        <w:t>ותיטב לה' משור פר מקרין מפריס</w:t>
      </w:r>
      <w:r w:rsidRPr="00095FC3">
        <w:rPr>
          <w:rStyle w:val="afffd"/>
          <w:rFonts w:hint="cs"/>
          <w:rtl/>
        </w:rPr>
        <w:t>'</w:t>
      </w:r>
      <w:r w:rsidRPr="00095FC3">
        <w:rPr>
          <w:rStyle w:val="afffd"/>
          <w:rtl/>
        </w:rPr>
        <w:t>.</w:t>
      </w:r>
    </w:p>
    <w:p w14:paraId="4BA718B8" w14:textId="77777777" w:rsidR="00910F84" w:rsidRPr="00C35A2C" w:rsidRDefault="00910F84" w:rsidP="00910F84">
      <w:pPr>
        <w:ind w:firstLine="266"/>
        <w:rPr>
          <w:rtl/>
        </w:rPr>
      </w:pPr>
      <w:r>
        <w:rPr>
          <w:rtl/>
        </w:rPr>
        <w:t xml:space="preserve">מקרין תרתי משמע! </w:t>
      </w:r>
      <w:r>
        <w:rPr>
          <w:rStyle w:val="affff1"/>
          <w:rtl/>
          <w:rPrChange w:id="9045" w:author="מנוע אמוראים" w:date="2026-10-05T16:41:56Z">
            <w:rPr>
              <w:rtl/>
            </w:rPr>
          </w:rPrChange>
        </w:rPr>
        <w:t xml:space="preserve">א</w:t>
      </w:r>
      <w:r>
        <w:rPr>
          <w:rStyle w:val="affff1"/>
          <w:rFonts w:hint="cs"/>
          <w:rtl/>
          <w:rPrChange w:id="9046" w:author="מנוע אמוראים" w:date="2026-10-05T16:41:56Z">
            <w:rPr>
              <w:rFonts w:hint="cs"/>
              <w:rtl/>
            </w:rPr>
          </w:rPrChange>
        </w:rPr>
        <w:t xml:space="preserve">רנב</w:t>
      </w:r>
      <w:r>
        <w:rPr>
          <w:rStyle w:val="affff1"/>
          <w:rtl/>
          <w:rPrChange w:id="9047" w:author="מנוע אמוראים" w:date="2026-10-05T16:41:56Z">
            <w:rPr>
              <w:rtl/>
            </w:rPr>
          </w:rPrChange>
        </w:rPr>
        <w:t xml:space="preserve">"</w:t>
      </w:r>
      <w:r>
        <w:rPr>
          <w:rStyle w:val="affff1"/>
          <w:rFonts w:hint="cs"/>
          <w:rtl/>
          <w:rPrChange w:id="9048" w:author="מנוע אמוראים" w:date="2026-10-05T16:41:56Z">
            <w:rPr>
              <w:rFonts w:hint="cs"/>
              <w:rtl/>
            </w:rPr>
          </w:rPrChange>
        </w:rPr>
        <w:t xml:space="preserve">י</w:t>
      </w:r>
      <w:r w:rsidRPr="00C35A2C">
        <w:rPr>
          <w:rtl/>
        </w:rPr>
        <w:t>: מקרן כתיב.</w:t>
      </w:r>
    </w:p>
    <w:p w14:paraId="646C3397" w14:textId="77777777" w:rsidR="00910F84" w:rsidRDefault="00910F84" w:rsidP="00910F84">
      <w:pPr>
        <w:rPr>
          <w:b/>
          <w:bCs/>
          <w:rtl/>
        </w:rPr>
      </w:pPr>
    </w:p>
    <w:p w14:paraId="0E53573C" w14:textId="77777777" w:rsidR="00863536" w:rsidRDefault="00910F84" w:rsidP="00863536">
      <w:pPr>
        <w:pStyle w:val="36"/>
        <w:framePr w:wrap="notBeside"/>
        <w:rPr>
          <w:rtl/>
        </w:rPr>
      </w:pPr>
      <w:r w:rsidRPr="00B912E7">
        <w:rPr>
          <w:rtl/>
        </w:rPr>
        <w:t>בעי</w:t>
      </w:r>
      <w:r w:rsidRPr="00B912E7">
        <w:rPr>
          <w:rFonts w:hint="cs"/>
          <w:rtl/>
        </w:rPr>
        <w:t xml:space="preserve"> </w:t>
      </w:r>
      <w:r w:rsidRPr="00B912E7">
        <w:rPr>
          <w:rtl/>
        </w:rPr>
        <w:t>רב מתנה</w:t>
      </w:r>
      <w:r w:rsidRPr="00C35A2C">
        <w:rPr>
          <w:rtl/>
        </w:rPr>
        <w:t>:</w:t>
      </w:r>
    </w:p>
    <w:p w14:paraId="26042583" w14:textId="0E23CBEF" w:rsidR="00910F84" w:rsidRDefault="00910F84" w:rsidP="00910F84">
      <w:pPr>
        <w:rPr>
          <w:rtl/>
        </w:rPr>
      </w:pPr>
      <w:r w:rsidRPr="00C35A2C">
        <w:rPr>
          <w:rtl/>
        </w:rPr>
        <w:t xml:space="preserve"> רומי שעשתה קלנדא, וכל העיירות הסמוכות לה משתעבדות לה, אותן עיירות אסורות או מותרות?</w:t>
      </w:r>
    </w:p>
    <w:p w14:paraId="2959EC8F" w14:textId="77777777" w:rsidR="00863536" w:rsidRDefault="00910F84" w:rsidP="00863536">
      <w:pPr>
        <w:pStyle w:val="36"/>
        <w:framePr w:wrap="notBeside"/>
        <w:rPr>
          <w:rtl/>
        </w:rPr>
      </w:pPr>
      <w:r w:rsidRPr="00C35A2C">
        <w:rPr>
          <w:rFonts w:hint="cs"/>
          <w:rtl/>
        </w:rPr>
        <w:t>ריב</w:t>
      </w:r>
      <w:r>
        <w:rPr>
          <w:rtl/>
        </w:rPr>
        <w:t>"</w:t>
      </w:r>
      <w:r w:rsidRPr="00C35A2C">
        <w:rPr>
          <w:rFonts w:hint="cs"/>
          <w:rtl/>
        </w:rPr>
        <w:t>ל</w:t>
      </w:r>
      <w:r w:rsidRPr="00C35A2C">
        <w:rPr>
          <w:rtl/>
        </w:rPr>
        <w:t xml:space="preserve"> אמר:</w:t>
      </w:r>
    </w:p>
    <w:p w14:paraId="081FDD86" w14:textId="487BCAE6" w:rsidR="00910F84" w:rsidRPr="00C35A2C" w:rsidRDefault="00910F84" w:rsidP="00863536">
      <w:pPr>
        <w:spacing w:after="120"/>
        <w:rPr>
          <w:rtl/>
        </w:rPr>
      </w:pPr>
      <w:r w:rsidRPr="00C35A2C">
        <w:rPr>
          <w:rtl/>
        </w:rPr>
        <w:t xml:space="preserve"> קלנדא אסורה לכל היא; </w:t>
      </w:r>
      <w:r w:rsidRPr="00863536">
        <w:rPr>
          <w:rStyle w:val="affff1"/>
          <w:rtl/>
        </w:rPr>
        <w:tab/>
      </w:r>
      <w:r w:rsidRPr="00863536">
        <w:rPr>
          <w:rStyle w:val="affff1"/>
          <w:rFonts w:hint="cs"/>
          <w:rtl/>
        </w:rPr>
        <w:t>רי</w:t>
      </w:r>
      <w:r w:rsidRPr="00863536">
        <w:rPr>
          <w:rStyle w:val="affff1"/>
          <w:rtl/>
        </w:rPr>
        <w:t>"</w:t>
      </w:r>
      <w:r w:rsidRPr="00863536">
        <w:rPr>
          <w:rStyle w:val="affff1"/>
          <w:rFonts w:hint="cs"/>
          <w:rtl/>
        </w:rPr>
        <w:t>ו</w:t>
      </w:r>
      <w:r w:rsidRPr="00C35A2C">
        <w:rPr>
          <w:rtl/>
        </w:rPr>
        <w:t xml:space="preserve">: אסורה </w:t>
      </w:r>
      <w:r w:rsidR="00863536">
        <w:rPr>
          <w:rFonts w:hint="cs"/>
          <w:rtl/>
        </w:rPr>
        <w:t xml:space="preserve">רק </w:t>
      </w:r>
      <w:r w:rsidRPr="00C35A2C">
        <w:rPr>
          <w:rtl/>
        </w:rPr>
        <w:t>לעובדיה.</w:t>
      </w:r>
    </w:p>
    <w:p w14:paraId="009E8730" w14:textId="77777777" w:rsidR="00863536" w:rsidRDefault="00910F84" w:rsidP="00863536">
      <w:pPr>
        <w:pStyle w:val="36"/>
        <w:framePr w:wrap="notBeside"/>
        <w:rPr>
          <w:rtl/>
        </w:rPr>
      </w:pPr>
      <w:r w:rsidRPr="00C35A2C">
        <w:rPr>
          <w:rtl/>
        </w:rPr>
        <w:t>ת</w:t>
      </w:r>
      <w:r>
        <w:rPr>
          <w:rtl/>
        </w:rPr>
        <w:t>"</w:t>
      </w:r>
      <w:r w:rsidRPr="00C35A2C">
        <w:rPr>
          <w:rFonts w:hint="cs"/>
          <w:rtl/>
        </w:rPr>
        <w:t>כ דרי</w:t>
      </w:r>
      <w:r>
        <w:rPr>
          <w:rtl/>
        </w:rPr>
        <w:t>"</w:t>
      </w:r>
      <w:r w:rsidRPr="00C35A2C">
        <w:rPr>
          <w:rFonts w:hint="cs"/>
          <w:rtl/>
        </w:rPr>
        <w:t>ו</w:t>
      </w:r>
    </w:p>
    <w:p w14:paraId="4982035E" w14:textId="1BE70448" w:rsidR="00910F84" w:rsidRDefault="00863536" w:rsidP="00910F84">
      <w:pPr>
        <w:rPr>
          <w:rtl/>
        </w:rPr>
      </w:pPr>
      <w:r>
        <w:rPr>
          <w:rFonts w:hint="cs"/>
          <w:rtl/>
        </w:rPr>
        <w:t xml:space="preserve">אף </w:t>
      </w:r>
      <w:r w:rsidR="00910F84" w:rsidRPr="00C35A2C">
        <w:rPr>
          <w:rtl/>
        </w:rPr>
        <w:t>שאמרו: רומי עשתה קלנדא, וכל עיירות הסמוכות לה משתעבדות לה, היא עצמה אינה אסורה אלא לעובדיה בלבד;</w:t>
      </w:r>
    </w:p>
    <w:p w14:paraId="1BC81500" w14:textId="77777777" w:rsidR="00910F84" w:rsidRDefault="00910F84" w:rsidP="00910F84">
      <w:pPr>
        <w:rPr>
          <w:rtl/>
        </w:rPr>
      </w:pPr>
      <w:r w:rsidRPr="00C35A2C">
        <w:rPr>
          <w:rtl/>
        </w:rPr>
        <w:t>סטרנליא וקרטסים, ויום גנוסיא של מלכיהם, ויום שהומלך בו מלך - לפניו אסור, אחריו מותר;</w:t>
      </w:r>
    </w:p>
    <w:p w14:paraId="65DA7165" w14:textId="77777777" w:rsidR="00910F84" w:rsidRPr="00C35A2C" w:rsidRDefault="00910F84" w:rsidP="00910F84">
      <w:pPr>
        <w:rPr>
          <w:rtl/>
        </w:rPr>
      </w:pPr>
      <w:r w:rsidRPr="00C35A2C">
        <w:rPr>
          <w:rtl/>
        </w:rPr>
        <w:t>ועכו</w:t>
      </w:r>
      <w:r>
        <w:rPr>
          <w:rtl/>
        </w:rPr>
        <w:t>"</w:t>
      </w:r>
      <w:r w:rsidRPr="00C35A2C">
        <w:rPr>
          <w:rtl/>
        </w:rPr>
        <w:t>ם שעשה משתה לבנו - אין אסור אלא אותו היום ואותו האיש.</w:t>
      </w:r>
    </w:p>
    <w:p w14:paraId="51A69156" w14:textId="77777777" w:rsidR="00863536" w:rsidRDefault="00910F84" w:rsidP="00863536">
      <w:pPr>
        <w:pStyle w:val="36"/>
        <w:framePr w:wrap="notBeside"/>
        <w:rPr>
          <w:rtl/>
        </w:rPr>
      </w:pPr>
      <w:r w:rsidRPr="00C35A2C">
        <w:rPr>
          <w:rFonts w:hint="cs"/>
          <w:rtl/>
        </w:rPr>
        <w:t>ר</w:t>
      </w:r>
      <w:r>
        <w:rPr>
          <w:rtl/>
        </w:rPr>
        <w:t>"</w:t>
      </w:r>
      <w:r w:rsidRPr="00C35A2C">
        <w:rPr>
          <w:rFonts w:hint="cs"/>
          <w:rtl/>
        </w:rPr>
        <w:t>א</w:t>
      </w:r>
      <w:r w:rsidRPr="00C35A2C">
        <w:rPr>
          <w:rtl/>
        </w:rPr>
        <w:t>:</w:t>
      </w:r>
    </w:p>
    <w:p w14:paraId="083D2C13" w14:textId="70B9F69E" w:rsidR="00910F84" w:rsidRDefault="00910F84" w:rsidP="00910F84">
      <w:pPr>
        <w:rPr>
          <w:rtl/>
        </w:rPr>
      </w:pPr>
      <w:r w:rsidRPr="00863536">
        <w:rPr>
          <w:rStyle w:val="affff1"/>
          <w:rtl/>
        </w:rPr>
        <w:t>אף נמי תנינא, דקתני:</w:t>
      </w:r>
      <w:r w:rsidRPr="00C35A2C">
        <w:rPr>
          <w:rtl/>
        </w:rPr>
        <w:t xml:space="preserve"> יום תגלחת זקנו ובלוריתו, ויום שעלה בו מן הים, ויום שיצא בו מבית האסורין - אין אסור אלא אותו היום בלבד ואותו האיש;</w:t>
      </w:r>
    </w:p>
    <w:p w14:paraId="2DD09C76" w14:textId="77777777" w:rsidR="00910F84" w:rsidRPr="00C35A2C" w:rsidRDefault="00910F84" w:rsidP="00910F84">
      <w:pPr>
        <w:rPr>
          <w:rtl/>
        </w:rPr>
      </w:pPr>
      <w:r>
        <w:rPr>
          <w:rtl/>
        </w:rPr>
        <w:lastRenderedPageBreak/>
        <w:t xml:space="preserve">אותו היום </w:t>
      </w:r>
      <w:r w:rsidRPr="00C35A2C">
        <w:rPr>
          <w:rtl/>
        </w:rPr>
        <w:t xml:space="preserve">לאפוקי לפניו ולאחריו, אותו האיש לאפוקי </w:t>
      </w:r>
      <w:r w:rsidRPr="00C35A2C">
        <w:rPr>
          <w:rFonts w:hint="cs"/>
          <w:rtl/>
        </w:rPr>
        <w:t>המשועבדים לו שאינם אסורים</w:t>
      </w:r>
      <w:r w:rsidRPr="00C35A2C">
        <w:rPr>
          <w:rtl/>
        </w:rPr>
        <w:t xml:space="preserve">, </w:t>
      </w:r>
      <w:r w:rsidRPr="00507DB9">
        <w:rPr>
          <w:b/>
          <w:bCs/>
          <w:rtl/>
        </w:rPr>
        <w:t>ש</w:t>
      </w:r>
      <w:r>
        <w:rPr>
          <w:b/>
          <w:bCs/>
          <w:rtl/>
        </w:rPr>
        <w:t>"</w:t>
      </w:r>
      <w:r w:rsidRPr="00507DB9">
        <w:rPr>
          <w:b/>
          <w:bCs/>
          <w:rtl/>
        </w:rPr>
        <w:t>מ</w:t>
      </w:r>
      <w:r w:rsidRPr="00C35A2C">
        <w:rPr>
          <w:rtl/>
        </w:rPr>
        <w:t>.</w:t>
      </w:r>
    </w:p>
    <w:p w14:paraId="43DAF765" w14:textId="77777777" w:rsidR="00863536" w:rsidRDefault="00910F84" w:rsidP="00863536">
      <w:pPr>
        <w:pStyle w:val="36"/>
        <w:framePr w:wrap="notBeside"/>
        <w:rPr>
          <w:rtl/>
        </w:rPr>
      </w:pPr>
      <w:r w:rsidRPr="00C35A2C">
        <w:rPr>
          <w:rtl/>
        </w:rPr>
        <w:t xml:space="preserve">תניא רבי ישמעאל: </w:t>
      </w:r>
    </w:p>
    <w:p w14:paraId="370F2040" w14:textId="4ACA097E" w:rsidR="00910F84" w:rsidRPr="00C35A2C" w:rsidRDefault="00910F84" w:rsidP="00910F84">
      <w:pPr>
        <w:rPr>
          <w:rtl/>
        </w:rPr>
      </w:pPr>
      <w:r w:rsidRPr="00C35A2C">
        <w:rPr>
          <w:rtl/>
        </w:rPr>
        <w:t>ישראל שבחו</w:t>
      </w:r>
      <w:r>
        <w:rPr>
          <w:rtl/>
        </w:rPr>
        <w:t>"</w:t>
      </w:r>
      <w:r w:rsidRPr="00C35A2C">
        <w:rPr>
          <w:rFonts w:hint="cs"/>
          <w:rtl/>
        </w:rPr>
        <w:t xml:space="preserve">ל </w:t>
      </w:r>
      <w:r w:rsidRPr="00C35A2C">
        <w:rPr>
          <w:rtl/>
        </w:rPr>
        <w:t>עובדי ע</w:t>
      </w:r>
      <w:r w:rsidRPr="00C35A2C">
        <w:rPr>
          <w:rFonts w:hint="cs"/>
          <w:rtl/>
        </w:rPr>
        <w:t>כו</w:t>
      </w:r>
      <w:r>
        <w:rPr>
          <w:rtl/>
        </w:rPr>
        <w:t>"</w:t>
      </w:r>
      <w:r w:rsidRPr="00C35A2C">
        <w:rPr>
          <w:rFonts w:hint="cs"/>
          <w:rtl/>
        </w:rPr>
        <w:t xml:space="preserve">ם </w:t>
      </w:r>
      <w:r w:rsidRPr="00C35A2C">
        <w:rPr>
          <w:rtl/>
        </w:rPr>
        <w:t>בטהרה הן, כיצד? ע</w:t>
      </w:r>
      <w:r w:rsidRPr="00C35A2C">
        <w:rPr>
          <w:rFonts w:hint="cs"/>
          <w:rtl/>
        </w:rPr>
        <w:t>כו</w:t>
      </w:r>
      <w:r>
        <w:rPr>
          <w:rtl/>
        </w:rPr>
        <w:t>"</w:t>
      </w:r>
      <w:r w:rsidRPr="00C35A2C">
        <w:rPr>
          <w:rFonts w:hint="cs"/>
          <w:rtl/>
        </w:rPr>
        <w:t xml:space="preserve">ם </w:t>
      </w:r>
      <w:r w:rsidRPr="00C35A2C">
        <w:rPr>
          <w:rtl/>
        </w:rPr>
        <w:t>שעשה משתה לבנו וזימן כל היהודים שבעירו, א</w:t>
      </w:r>
      <w:r w:rsidRPr="00C35A2C">
        <w:rPr>
          <w:rFonts w:hint="cs"/>
          <w:rtl/>
        </w:rPr>
        <w:t>ע</w:t>
      </w:r>
      <w:r>
        <w:rPr>
          <w:rtl/>
        </w:rPr>
        <w:t>"</w:t>
      </w:r>
      <w:r w:rsidRPr="00C35A2C">
        <w:rPr>
          <w:rFonts w:hint="cs"/>
          <w:rtl/>
        </w:rPr>
        <w:t>פ</w:t>
      </w:r>
      <w:r w:rsidRPr="00C35A2C">
        <w:rPr>
          <w:rtl/>
        </w:rPr>
        <w:t xml:space="preserve"> שאוכלין משלהן ושותין משלהן ושמש שלהן עומד לפניהם, מעלה עליהם הכתוב כאילו אכלו מזבחי מתים, שנא</w:t>
      </w:r>
      <w:r w:rsidRPr="00C35A2C">
        <w:rPr>
          <w:rFonts w:hint="cs"/>
          <w:rtl/>
        </w:rPr>
        <w:t>'</w:t>
      </w:r>
      <w:r w:rsidRPr="00FF1C37">
        <w:rPr>
          <w:rStyle w:val="afffd"/>
          <w:rtl/>
        </w:rPr>
        <w:t xml:space="preserve"> </w:t>
      </w:r>
      <w:r w:rsidRPr="00FF1C37">
        <w:rPr>
          <w:rStyle w:val="afffd"/>
          <w:rFonts w:hint="cs"/>
          <w:rtl/>
        </w:rPr>
        <w:t>'</w:t>
      </w:r>
      <w:r w:rsidRPr="00FF1C37">
        <w:rPr>
          <w:rStyle w:val="afffd"/>
          <w:rtl/>
        </w:rPr>
        <w:t>וקרא לך ואכלת מזבחו</w:t>
      </w:r>
      <w:r w:rsidRPr="00FF1C37">
        <w:rPr>
          <w:rStyle w:val="afffd"/>
          <w:rFonts w:hint="cs"/>
          <w:rtl/>
        </w:rPr>
        <w:t>'</w:t>
      </w:r>
      <w:r w:rsidRPr="00FF1C37">
        <w:rPr>
          <w:rStyle w:val="afffd"/>
          <w:rtl/>
        </w:rPr>
        <w:t>.</w:t>
      </w:r>
      <w:r w:rsidRPr="00C35A2C">
        <w:rPr>
          <w:rFonts w:hint="cs"/>
          <w:rtl/>
        </w:rPr>
        <w:t xml:space="preserve"> משעת קריאה</w:t>
      </w:r>
    </w:p>
    <w:p w14:paraId="5A5518BB" w14:textId="77777777" w:rsidR="00910F84" w:rsidRPr="00C35A2C" w:rsidRDefault="00910F84" w:rsidP="00910F84">
      <w:pPr>
        <w:pStyle w:val="aff6"/>
        <w:framePr w:wrap="around"/>
        <w:rPr>
          <w:rtl/>
        </w:rPr>
      </w:pPr>
      <w:r w:rsidRPr="00C35A2C">
        <w:rPr>
          <w:rFonts w:hint="cs"/>
          <w:rtl/>
        </w:rPr>
        <w:t>ח:</w:t>
      </w:r>
    </w:p>
    <w:p w14:paraId="5C5278B9" w14:textId="77777777" w:rsidR="00863536" w:rsidRDefault="00910F84" w:rsidP="00863536">
      <w:pPr>
        <w:pStyle w:val="36"/>
        <w:framePr w:wrap="notBeside"/>
        <w:rPr>
          <w:rtl/>
        </w:rPr>
      </w:pPr>
      <w:r w:rsidRPr="00863536">
        <w:rPr>
          <w:rtl/>
        </w:rPr>
        <w:t>- הלכך,</w:t>
      </w:r>
    </w:p>
    <w:p w14:paraId="0DA2A3D7" w14:textId="57B881A5" w:rsidR="00910F84" w:rsidRPr="00863536" w:rsidRDefault="00910F84" w:rsidP="00863536">
      <w:pPr>
        <w:rPr>
          <w:rtl/>
        </w:rPr>
      </w:pPr>
      <w:r w:rsidRPr="00863536">
        <w:rPr>
          <w:rtl/>
        </w:rPr>
        <w:t xml:space="preserve"> כל </w:t>
      </w:r>
      <w:r w:rsidRPr="00863536">
        <w:rPr>
          <w:rFonts w:hint="cs"/>
          <w:rtl/>
        </w:rPr>
        <w:t>ל' יום</w:t>
      </w:r>
      <w:r w:rsidRPr="00863536">
        <w:rPr>
          <w:rtl/>
        </w:rPr>
        <w:t>, בין א"ל מחמת הלולא ובין לא א"ל מחמת הלולא - אסור;</w:t>
      </w:r>
    </w:p>
    <w:p w14:paraId="76D56A88" w14:textId="77777777" w:rsidR="00863536" w:rsidRDefault="00910F84" w:rsidP="00863536">
      <w:pPr>
        <w:pStyle w:val="36"/>
        <w:framePr w:wrap="notBeside"/>
        <w:rPr>
          <w:rtl/>
        </w:rPr>
      </w:pPr>
      <w:r w:rsidRPr="00C35A2C">
        <w:rPr>
          <w:rtl/>
        </w:rPr>
        <w:t>מכאן ואילך,</w:t>
      </w:r>
    </w:p>
    <w:p w14:paraId="337423C8" w14:textId="553109F2" w:rsidR="00910F84" w:rsidRPr="00C35A2C" w:rsidRDefault="00910F84" w:rsidP="00910F84">
      <w:pPr>
        <w:rPr>
          <w:rtl/>
        </w:rPr>
      </w:pPr>
      <w:r w:rsidRPr="00C35A2C">
        <w:rPr>
          <w:rtl/>
        </w:rPr>
        <w:t xml:space="preserve"> אי א</w:t>
      </w:r>
      <w:r>
        <w:rPr>
          <w:rtl/>
        </w:rPr>
        <w:t>"</w:t>
      </w:r>
      <w:r w:rsidRPr="00C35A2C">
        <w:rPr>
          <w:rtl/>
        </w:rPr>
        <w:t xml:space="preserve">ל מחמת הלולא - אסור, ואי לא </w:t>
      </w:r>
      <w:r w:rsidR="00863536">
        <w:rPr>
          <w:rFonts w:hint="cs"/>
          <w:rtl/>
        </w:rPr>
        <w:t xml:space="preserve">אמר </w:t>
      </w:r>
      <w:r w:rsidRPr="00C35A2C">
        <w:rPr>
          <w:rtl/>
        </w:rPr>
        <w:t>מחמת הלולא - שרי.</w:t>
      </w:r>
    </w:p>
    <w:p w14:paraId="098D7DBC" w14:textId="77777777" w:rsidR="00910F84" w:rsidRDefault="00910F84" w:rsidP="00910F84">
      <w:pPr>
        <w:rPr>
          <w:rtl/>
        </w:rPr>
      </w:pPr>
      <w:r w:rsidRPr="00C35A2C">
        <w:rPr>
          <w:rtl/>
        </w:rPr>
        <w:t>וכ</w:t>
      </w:r>
      <w:r w:rsidRPr="00C35A2C">
        <w:rPr>
          <w:rFonts w:hint="cs"/>
          <w:rtl/>
        </w:rPr>
        <w:t>שא</w:t>
      </w:r>
      <w:r>
        <w:rPr>
          <w:rtl/>
        </w:rPr>
        <w:t>"</w:t>
      </w:r>
      <w:r w:rsidRPr="00C35A2C">
        <w:rPr>
          <w:rFonts w:hint="cs"/>
          <w:rtl/>
        </w:rPr>
        <w:t xml:space="preserve">ל מחמת הלולא </w:t>
      </w:r>
      <w:r w:rsidRPr="00C35A2C">
        <w:rPr>
          <w:rtl/>
        </w:rPr>
        <w:t>–</w:t>
      </w:r>
      <w:r>
        <w:rPr>
          <w:rFonts w:hint="cs"/>
          <w:rtl/>
        </w:rPr>
        <w:t xml:space="preserve"> </w:t>
      </w:r>
      <w:r>
        <w:rPr>
          <w:rStyle w:val="affff1"/>
          <w:rFonts w:hint="cs"/>
          <w:rtl/>
          <w:rPrChange w:id="9049" w:author="מנוע אמוראים" w:date="2026-10-05T16:41:56Z">
            <w:rPr>
              <w:rFonts w:hint="cs"/>
              <w:rtl/>
            </w:rPr>
          </w:rPrChange>
        </w:rPr>
        <w:t xml:space="preserve">אר</w:t>
      </w:r>
      <w:r>
        <w:rPr>
          <w:rStyle w:val="affff1"/>
          <w:rtl/>
          <w:rPrChange w:id="9050" w:author="מנוע אמוראים" w:date="2026-10-05T16:41:56Z">
            <w:rPr>
              <w:rtl/>
            </w:rPr>
          </w:rPrChange>
        </w:rPr>
        <w:t xml:space="preserve">"</w:t>
      </w:r>
      <w:r>
        <w:rPr>
          <w:rStyle w:val="affff1"/>
          <w:rFonts w:hint="cs"/>
          <w:rtl/>
          <w:rPrChange w:id="9051" w:author="מנוע אמוראים" w:date="2026-10-05T16:41:56Z">
            <w:rPr>
              <w:rFonts w:hint="cs"/>
              <w:rtl/>
            </w:rPr>
          </w:rPrChange>
        </w:rPr>
        <w:t xml:space="preserve">פ</w:t>
      </w:r>
      <w:r>
        <w:rPr>
          <w:rFonts w:hint="cs"/>
          <w:rtl/>
        </w:rPr>
        <w:t xml:space="preserve"> עד י</w:t>
      </w:r>
      <w:r>
        <w:rPr>
          <w:rtl/>
        </w:rPr>
        <w:t>"</w:t>
      </w:r>
      <w:r w:rsidRPr="00C35A2C">
        <w:rPr>
          <w:rFonts w:hint="cs"/>
          <w:rtl/>
        </w:rPr>
        <w:t>ב חודש</w:t>
      </w:r>
    </w:p>
    <w:p w14:paraId="141D531E" w14:textId="77777777" w:rsidR="00910F84" w:rsidRPr="00C35A2C" w:rsidRDefault="00910F84" w:rsidP="00910F84">
      <w:pPr>
        <w:rPr>
          <w:rtl/>
        </w:rPr>
      </w:pPr>
      <w:r w:rsidRPr="00C35A2C">
        <w:rPr>
          <w:rtl/>
        </w:rPr>
        <w:t>ומעיקרא אסור</w:t>
      </w:r>
      <w:r>
        <w:rPr>
          <w:rFonts w:hint="cs"/>
          <w:rtl/>
        </w:rPr>
        <w:t xml:space="preserve">- </w:t>
      </w:r>
      <w:r>
        <w:rPr>
          <w:rStyle w:val="affff1"/>
          <w:rFonts w:hint="cs"/>
          <w:rtl/>
          <w:rPrChange w:id="9052" w:author="מנוע אמוראים" w:date="2026-10-05T16:41:56Z">
            <w:rPr>
              <w:rFonts w:hint="cs"/>
              <w:rtl/>
            </w:rPr>
          </w:rPrChange>
        </w:rPr>
        <w:t xml:space="preserve">ר</w:t>
      </w:r>
      <w:r>
        <w:rPr>
          <w:rStyle w:val="affff1"/>
          <w:rtl/>
          <w:rPrChange w:id="9053" w:author="מנוע אמוראים" w:date="2026-10-05T16:41:56Z">
            <w:rPr>
              <w:rtl/>
            </w:rPr>
          </w:rPrChange>
        </w:rPr>
        <w:t xml:space="preserve">"</w:t>
      </w:r>
      <w:r>
        <w:rPr>
          <w:rStyle w:val="affff1"/>
          <w:rFonts w:hint="cs"/>
          <w:rtl/>
          <w:rPrChange w:id="9054" w:author="מנוע אמוראים" w:date="2026-10-05T16:41:56Z">
            <w:rPr>
              <w:rFonts w:hint="cs"/>
              <w:rtl/>
            </w:rPr>
          </w:rPrChange>
        </w:rPr>
        <w:t xml:space="preserve">פ</w:t>
      </w:r>
      <w:r>
        <w:rPr>
          <w:rFonts w:hint="cs"/>
          <w:rtl/>
        </w:rPr>
        <w:t xml:space="preserve"> מדרבא </w:t>
      </w:r>
      <w:r w:rsidRPr="00C35A2C">
        <w:rPr>
          <w:rtl/>
        </w:rPr>
        <w:t>מכ</w:t>
      </w:r>
      <w:r w:rsidRPr="00C35A2C">
        <w:rPr>
          <w:rFonts w:hint="cs"/>
          <w:rtl/>
        </w:rPr>
        <w:t>ששמים השעורים בערבות לשכר [או לפני חתן וכלה]</w:t>
      </w:r>
      <w:r w:rsidRPr="00C35A2C">
        <w:rPr>
          <w:rtl/>
        </w:rPr>
        <w:t>.</w:t>
      </w:r>
    </w:p>
    <w:p w14:paraId="13EEBA54" w14:textId="77777777" w:rsidR="00863536" w:rsidRDefault="00863536" w:rsidP="00863536">
      <w:pPr>
        <w:rPr>
          <w:rtl/>
        </w:rPr>
      </w:pPr>
      <w:r>
        <w:rPr>
          <w:rFonts w:hint="cs"/>
          <w:rtl/>
        </w:rPr>
        <w:t xml:space="preserve">ואחר </w:t>
      </w:r>
      <w:r w:rsidR="00910F84" w:rsidRPr="00C35A2C">
        <w:rPr>
          <w:rFonts w:hint="cs"/>
          <w:rtl/>
        </w:rPr>
        <w:t>י</w:t>
      </w:r>
      <w:r w:rsidR="00910F84">
        <w:rPr>
          <w:rtl/>
        </w:rPr>
        <w:t>"</w:t>
      </w:r>
      <w:r w:rsidR="00910F84" w:rsidRPr="00C35A2C">
        <w:rPr>
          <w:rFonts w:hint="cs"/>
          <w:rtl/>
        </w:rPr>
        <w:t xml:space="preserve">ב חודש שרי </w:t>
      </w:r>
      <w:r w:rsidR="00910F84" w:rsidRPr="00863536">
        <w:rPr>
          <w:rStyle w:val="affff1"/>
          <w:rFonts w:hint="cs"/>
          <w:rtl/>
        </w:rPr>
        <w:t>והא דריבדר</w:t>
      </w:r>
      <w:r w:rsidR="00910F84" w:rsidRPr="00863536">
        <w:rPr>
          <w:rStyle w:val="affff1"/>
          <w:rtl/>
        </w:rPr>
        <w:t>"</w:t>
      </w:r>
      <w:r w:rsidR="00910F84" w:rsidRPr="00863536">
        <w:rPr>
          <w:rStyle w:val="affff1"/>
          <w:rFonts w:hint="cs"/>
          <w:rtl/>
        </w:rPr>
        <w:t>מ</w:t>
      </w:r>
      <w:r w:rsidR="00910F84" w:rsidRPr="00C35A2C">
        <w:rPr>
          <w:rFonts w:hint="cs"/>
          <w:rtl/>
        </w:rPr>
        <w:t xml:space="preserve"> הזדמן לבית עכו</w:t>
      </w:r>
      <w:r w:rsidR="00910F84">
        <w:rPr>
          <w:rtl/>
        </w:rPr>
        <w:t>"</w:t>
      </w:r>
      <w:r w:rsidR="00910F84" w:rsidRPr="00C35A2C">
        <w:rPr>
          <w:rFonts w:hint="cs"/>
          <w:rtl/>
        </w:rPr>
        <w:t>ם לאחר י'ב חודש ושמע דהודה ופירש ולא אכל</w:t>
      </w:r>
    </w:p>
    <w:p w14:paraId="6A6764A7" w14:textId="77777777" w:rsidR="00863536" w:rsidRDefault="00910F84" w:rsidP="00863536">
      <w:pPr>
        <w:pStyle w:val="36"/>
        <w:framePr w:wrap="notBeside"/>
        <w:rPr>
          <w:rtl/>
        </w:rPr>
      </w:pPr>
      <w:r>
        <w:rPr>
          <w:rtl/>
        </w:rPr>
        <w:t xml:space="preserve">- </w:t>
      </w:r>
      <w:r w:rsidRPr="00C35A2C">
        <w:rPr>
          <w:rFonts w:hint="cs"/>
          <w:rtl/>
        </w:rPr>
        <w:t>שאני ריבדר</w:t>
      </w:r>
      <w:r>
        <w:rPr>
          <w:rtl/>
        </w:rPr>
        <w:t>"</w:t>
      </w:r>
      <w:r w:rsidRPr="00C35A2C">
        <w:rPr>
          <w:rFonts w:hint="cs"/>
          <w:rtl/>
        </w:rPr>
        <w:t>מ</w:t>
      </w:r>
    </w:p>
    <w:p w14:paraId="25EF9373" w14:textId="21AB02B3" w:rsidR="00910F84" w:rsidRDefault="00910F84" w:rsidP="00863536">
      <w:pPr>
        <w:rPr>
          <w:rtl/>
        </w:rPr>
      </w:pPr>
      <w:r w:rsidRPr="00C35A2C">
        <w:rPr>
          <w:rFonts w:hint="cs"/>
          <w:rtl/>
        </w:rPr>
        <w:t xml:space="preserve"> דאדם חשוב הוא ושמח עליו מאוד</w:t>
      </w:r>
      <w:r w:rsidRPr="00C35A2C">
        <w:rPr>
          <w:rtl/>
        </w:rPr>
        <w:t>.</w:t>
      </w:r>
    </w:p>
    <w:p w14:paraId="72F87B44" w14:textId="77777777" w:rsidR="00910F84" w:rsidRPr="00C35A2C" w:rsidRDefault="00910F84" w:rsidP="00910F84">
      <w:pPr>
        <w:pStyle w:val="afff2"/>
        <w:rPr>
          <w:rtl/>
        </w:rPr>
      </w:pPr>
      <w:ins w:id="9809" w:author="מספור קטעי משנה" w:date="2026-10-06T06:44:54Z">
        <w:r>
          <w:rPr>
            <w:rStyle w:val="MisparKeta"/>
          </w:rPr>
          <w:t xml:space="preserve">א. </w:t>
        </w:r>
      </w:ins>
      <w:r w:rsidRPr="00C35A2C">
        <w:rPr>
          <w:rtl/>
        </w:rPr>
        <w:t>וקרטסים וכו'.</w:t>
      </w:r>
    </w:p>
    <w:p w14:paraId="419DCD66" w14:textId="77777777" w:rsidR="00910F84" w:rsidRPr="00C35A2C" w:rsidRDefault="00910F84" w:rsidP="00910F84">
      <w:pPr>
        <w:rPr>
          <w:rtl/>
        </w:rPr>
      </w:pPr>
      <w:r w:rsidRPr="00C35A2C">
        <w:rPr>
          <w:b/>
          <w:bCs/>
          <w:rtl/>
        </w:rPr>
        <w:t>קרטסים</w:t>
      </w:r>
      <w:r>
        <w:rPr>
          <w:rtl/>
        </w:rPr>
        <w:t xml:space="preserve"> </w:t>
      </w:r>
      <w:r>
        <w:rPr>
          <w:rStyle w:val="affff1"/>
          <w:rtl/>
          <w:rPrChange w:id="9055" w:author="מנוע אמוראים" w:date="2026-10-05T16:41:56Z">
            <w:rPr>
              <w:rtl/>
            </w:rPr>
          </w:rPrChange>
        </w:rPr>
        <w:t xml:space="preserve">אריא</w:t>
      </w:r>
      <w:r>
        <w:rPr>
          <w:rStyle w:val="affff1"/>
          <w:rtl/>
          <w:rPrChange w:id="9056" w:author="מנוע אמוראים" w:date="2026-10-05T16:41:56Z">
            <w:rPr>
              <w:rtl/>
            </w:rPr>
          </w:rPrChange>
        </w:rPr>
        <w:t xml:space="preserve">"</w:t>
      </w:r>
      <w:r>
        <w:rPr>
          <w:rStyle w:val="affff1"/>
          <w:rtl/>
          <w:rPrChange w:id="9057" w:author="מנוע אמוראים" w:date="2026-10-05T16:41:56Z">
            <w:rPr>
              <w:rtl/>
            </w:rPr>
          </w:rPrChange>
        </w:rPr>
        <w:t xml:space="preserve">ש</w:t>
      </w:r>
      <w:r>
        <w:rPr>
          <w:rtl/>
        </w:rPr>
        <w:t xml:space="preserve">: יום שתפסה בו רומי מלכות.</w:t>
      </w:r>
    </w:p>
    <w:p w14:paraId="451F5E1C" w14:textId="77777777" w:rsidR="00863536" w:rsidRDefault="00910F84" w:rsidP="00863536">
      <w:pPr>
        <w:pStyle w:val="36"/>
        <w:framePr w:wrap="notBeside"/>
        <w:rPr>
          <w:rtl/>
        </w:rPr>
      </w:pPr>
      <w:r w:rsidRPr="00C35A2C">
        <w:rPr>
          <w:rtl/>
        </w:rPr>
        <w:t xml:space="preserve">והתניא: </w:t>
      </w:r>
    </w:p>
    <w:p w14:paraId="5DDD98E5" w14:textId="1D619F0C" w:rsidR="00910F84" w:rsidRDefault="00910F84" w:rsidP="00910F84">
      <w:pPr>
        <w:rPr>
          <w:rtl/>
        </w:rPr>
      </w:pPr>
      <w:r w:rsidRPr="00C35A2C">
        <w:rPr>
          <w:rtl/>
        </w:rPr>
        <w:t xml:space="preserve">קרטסים </w:t>
      </w:r>
      <w:r w:rsidRPr="00C35A2C">
        <w:rPr>
          <w:b/>
          <w:bCs/>
          <w:rtl/>
        </w:rPr>
        <w:t>ו</w:t>
      </w:r>
      <w:r w:rsidRPr="00C35A2C">
        <w:rPr>
          <w:rtl/>
        </w:rPr>
        <w:t>יום שתפסה בו רומי מלכות!</w:t>
      </w:r>
    </w:p>
    <w:p w14:paraId="1DF66365" w14:textId="77777777" w:rsidR="00863536" w:rsidRDefault="00910F84" w:rsidP="00863536">
      <w:pPr>
        <w:pStyle w:val="36"/>
        <w:framePr w:wrap="notBeside"/>
        <w:rPr>
          <w:rtl/>
        </w:rPr>
      </w:pPr>
      <w:r w:rsidRPr="00863536">
        <w:rPr>
          <w:rtl/>
        </w:rPr>
        <w:t>- אמר רב יוסף:</w:t>
      </w:r>
    </w:p>
    <w:p w14:paraId="193F770A" w14:textId="405BD490" w:rsidR="00910F84" w:rsidRPr="00863536" w:rsidRDefault="00910F84" w:rsidP="00863536">
      <w:pPr>
        <w:rPr>
          <w:rtl/>
        </w:rPr>
      </w:pPr>
      <w:r w:rsidRPr="00863536">
        <w:rPr>
          <w:rtl/>
        </w:rPr>
        <w:t xml:space="preserve"> שתי תפיסות תפסה רומי, אחת בימי קלפטרא מלכתא, ואחת שתפסה בימי יונים;</w:t>
      </w:r>
    </w:p>
    <w:p w14:paraId="48E00504" w14:textId="77777777" w:rsidR="00863536" w:rsidRDefault="00910F84" w:rsidP="00863536">
      <w:pPr>
        <w:pStyle w:val="36"/>
        <w:framePr w:wrap="notBeside"/>
        <w:rPr>
          <w:rtl/>
        </w:rPr>
      </w:pPr>
      <w:r w:rsidRPr="00C35A2C">
        <w:rPr>
          <w:rtl/>
        </w:rPr>
        <w:t>דכ</w:t>
      </w:r>
      <w:r>
        <w:rPr>
          <w:rFonts w:hint="cs"/>
          <w:rtl/>
        </w:rPr>
        <w:t xml:space="preserve">שבא </w:t>
      </w:r>
      <w:r w:rsidRPr="00C35A2C">
        <w:rPr>
          <w:rtl/>
        </w:rPr>
        <w:t xml:space="preserve">רב דימי </w:t>
      </w:r>
    </w:p>
    <w:p w14:paraId="32C6790D" w14:textId="41753787" w:rsidR="00910F84" w:rsidRDefault="00910F84" w:rsidP="00910F84">
      <w:pPr>
        <w:rPr>
          <w:rtl/>
        </w:rPr>
      </w:pPr>
      <w:r w:rsidRPr="00C35A2C">
        <w:rPr>
          <w:rtl/>
        </w:rPr>
        <w:t xml:space="preserve">אמר: </w:t>
      </w:r>
      <w:r w:rsidRPr="00C35A2C">
        <w:rPr>
          <w:rFonts w:hint="cs"/>
          <w:rtl/>
        </w:rPr>
        <w:t>ל</w:t>
      </w:r>
      <w:r>
        <w:rPr>
          <w:rtl/>
        </w:rPr>
        <w:t>"</w:t>
      </w:r>
      <w:r w:rsidRPr="00C35A2C">
        <w:rPr>
          <w:rFonts w:hint="cs"/>
          <w:rtl/>
        </w:rPr>
        <w:t>ב קרבות עשו רומאים יחד עם יוונים ולא יכלו להם עד ששיתפו ישראל עמם</w:t>
      </w:r>
    </w:p>
    <w:p w14:paraId="74C68426" w14:textId="77777777" w:rsidR="00863536" w:rsidRDefault="00863536" w:rsidP="00863536">
      <w:pPr>
        <w:pStyle w:val="36"/>
        <w:framePr w:wrap="notBeside"/>
        <w:rPr>
          <w:rtl/>
        </w:rPr>
      </w:pPr>
      <w:r>
        <w:rPr>
          <w:rFonts w:hint="cs"/>
          <w:rtl/>
        </w:rPr>
        <w:t xml:space="preserve">וכך </w:t>
      </w:r>
      <w:r w:rsidR="00910F84" w:rsidRPr="00C35A2C">
        <w:rPr>
          <w:rtl/>
        </w:rPr>
        <w:t xml:space="preserve">תנו בהדייהו: </w:t>
      </w:r>
    </w:p>
    <w:p w14:paraId="031EA6F7" w14:textId="7DE5D26C" w:rsidR="00910F84" w:rsidRDefault="00910F84" w:rsidP="00910F84">
      <w:pPr>
        <w:rPr>
          <w:rtl/>
        </w:rPr>
      </w:pPr>
      <w:r w:rsidRPr="00C35A2C">
        <w:rPr>
          <w:rtl/>
        </w:rPr>
        <w:t>אי מינן מלכי, מנייכו הפרכי, אי מנייכו מלכי, מינן הפרכי;</w:t>
      </w:r>
    </w:p>
    <w:p w14:paraId="49F810E5" w14:textId="77777777" w:rsidR="00910F84" w:rsidRDefault="00910F84" w:rsidP="00910F84">
      <w:pPr>
        <w:rPr>
          <w:rtl/>
        </w:rPr>
      </w:pPr>
      <w:r w:rsidRPr="00C35A2C">
        <w:rPr>
          <w:rtl/>
        </w:rPr>
        <w:t xml:space="preserve">ושלחו רומאי ליונאי: עד </w:t>
      </w:r>
      <w:r w:rsidRPr="00C35A2C">
        <w:rPr>
          <w:rFonts w:hint="cs"/>
          <w:rtl/>
        </w:rPr>
        <w:t>עכשיו עשינו בקרב ועכשיו בדין</w:t>
      </w:r>
    </w:p>
    <w:p w14:paraId="4CACFFC1" w14:textId="77777777" w:rsidR="00910F84" w:rsidRPr="00C35A2C" w:rsidRDefault="00910F84" w:rsidP="00910F84">
      <w:pPr>
        <w:rPr>
          <w:rtl/>
        </w:rPr>
      </w:pPr>
      <w:r w:rsidRPr="00C35A2C">
        <w:rPr>
          <w:rFonts w:hint="cs"/>
          <w:rtl/>
        </w:rPr>
        <w:t>מרגלית ואבן טובה איזה מהן יעשה בסיס לחבירו שלחו להם:</w:t>
      </w:r>
      <w:r w:rsidRPr="00C35A2C">
        <w:rPr>
          <w:rtl/>
        </w:rPr>
        <w:t xml:space="preserve"> מרגלית לאבן טובה.</w:t>
      </w:r>
    </w:p>
    <w:p w14:paraId="23DC6270" w14:textId="77777777" w:rsidR="00910F84" w:rsidRPr="00C35A2C" w:rsidRDefault="00910F84" w:rsidP="00910F84">
      <w:pPr>
        <w:rPr>
          <w:rtl/>
        </w:rPr>
      </w:pPr>
      <w:r w:rsidRPr="00C35A2C">
        <w:rPr>
          <w:rtl/>
        </w:rPr>
        <w:t>אבן טובה ואנך</w:t>
      </w:r>
      <w:r w:rsidRPr="00C35A2C">
        <w:rPr>
          <w:rFonts w:hint="cs"/>
          <w:rtl/>
        </w:rPr>
        <w:t xml:space="preserve"> </w:t>
      </w:r>
      <w:r w:rsidRPr="00C35A2C">
        <w:rPr>
          <w:rtl/>
        </w:rPr>
        <w:t>איזו מהן יעשה בסיס לחבירו? אבן טובה לאינך.</w:t>
      </w:r>
    </w:p>
    <w:p w14:paraId="58B91590" w14:textId="77777777" w:rsidR="00910F84" w:rsidRPr="00C35A2C" w:rsidRDefault="00910F84" w:rsidP="00910F84">
      <w:pPr>
        <w:rPr>
          <w:rtl/>
        </w:rPr>
      </w:pPr>
      <w:r w:rsidRPr="00C35A2C">
        <w:rPr>
          <w:rtl/>
        </w:rPr>
        <w:t>אינך וספר תורה, איזו מהן יעשה בסיס לחבירו? אינך לספר תורה.</w:t>
      </w:r>
    </w:p>
    <w:p w14:paraId="4F7D1BF7" w14:textId="77777777" w:rsidR="00910F84" w:rsidRPr="00C35A2C" w:rsidRDefault="00910F84" w:rsidP="00910F84">
      <w:pPr>
        <w:rPr>
          <w:rtl/>
        </w:rPr>
      </w:pPr>
      <w:r w:rsidRPr="00C35A2C">
        <w:rPr>
          <w:rtl/>
        </w:rPr>
        <w:t xml:space="preserve">שלחו להו: </w:t>
      </w:r>
      <w:r w:rsidRPr="00C35A2C">
        <w:rPr>
          <w:rFonts w:hint="cs"/>
          <w:rtl/>
        </w:rPr>
        <w:t>א</w:t>
      </w:r>
      <w:r>
        <w:rPr>
          <w:rtl/>
        </w:rPr>
        <w:t>"</w:t>
      </w:r>
      <w:r w:rsidRPr="00C35A2C">
        <w:rPr>
          <w:rFonts w:hint="cs"/>
          <w:rtl/>
        </w:rPr>
        <w:t>כ</w:t>
      </w:r>
      <w:r w:rsidRPr="00C35A2C">
        <w:rPr>
          <w:rtl/>
        </w:rPr>
        <w:t xml:space="preserve"> אנן ספר תורה גבן וישראל בהדן, כפו להו.</w:t>
      </w:r>
    </w:p>
    <w:p w14:paraId="0DA6A6BA" w14:textId="77777777" w:rsidR="00910F84" w:rsidRDefault="00910F84" w:rsidP="00910F84">
      <w:pPr>
        <w:rPr>
          <w:rtl/>
        </w:rPr>
      </w:pPr>
      <w:r w:rsidRPr="00C35A2C">
        <w:rPr>
          <w:rFonts w:hint="cs"/>
          <w:rtl/>
        </w:rPr>
        <w:t>כ</w:t>
      </w:r>
      <w:r>
        <w:rPr>
          <w:rtl/>
        </w:rPr>
        <w:t>"</w:t>
      </w:r>
      <w:r w:rsidRPr="00C35A2C">
        <w:rPr>
          <w:rFonts w:hint="cs"/>
          <w:rtl/>
        </w:rPr>
        <w:t>ב שנה עמדו בנאמנותם לישראל ואח'כ השתעבדו בהם</w:t>
      </w:r>
    </w:p>
    <w:p w14:paraId="4D56F8CC" w14:textId="77777777" w:rsidR="00910F84" w:rsidRPr="00C35A2C" w:rsidRDefault="00910F84" w:rsidP="00910F84">
      <w:pPr>
        <w:rPr>
          <w:rtl/>
        </w:rPr>
      </w:pPr>
      <w:r w:rsidRPr="00C35A2C">
        <w:rPr>
          <w:rtl/>
        </w:rPr>
        <w:t xml:space="preserve">מעיקרא דרוש: </w:t>
      </w:r>
      <w:r w:rsidRPr="00956096">
        <w:rPr>
          <w:rStyle w:val="afffd"/>
          <w:rtl/>
        </w:rPr>
        <w:t>נסעה ונלכה ואלכה לנגדך</w:t>
      </w:r>
      <w:r w:rsidRPr="00C35A2C">
        <w:rPr>
          <w:rtl/>
        </w:rPr>
        <w:t>, ולבסוף דרוש:</w:t>
      </w:r>
      <w:r w:rsidRPr="00FF1C37">
        <w:rPr>
          <w:rStyle w:val="afffd"/>
          <w:rtl/>
        </w:rPr>
        <w:t xml:space="preserve"> </w:t>
      </w:r>
      <w:r w:rsidRPr="00FF1C37">
        <w:rPr>
          <w:rStyle w:val="afffd"/>
          <w:rFonts w:hint="cs"/>
          <w:rtl/>
        </w:rPr>
        <w:t>'</w:t>
      </w:r>
      <w:r w:rsidRPr="00FF1C37">
        <w:rPr>
          <w:rStyle w:val="afffd"/>
          <w:rtl/>
        </w:rPr>
        <w:t>יעבר נא אדני לפני עבדו</w:t>
      </w:r>
      <w:r w:rsidRPr="00FF1C37">
        <w:rPr>
          <w:rStyle w:val="afffd"/>
          <w:rFonts w:hint="cs"/>
          <w:rtl/>
        </w:rPr>
        <w:t>'</w:t>
      </w:r>
      <w:r w:rsidRPr="00FF1C37">
        <w:rPr>
          <w:rStyle w:val="afffd"/>
          <w:rtl/>
        </w:rPr>
        <w:t>.</w:t>
      </w:r>
    </w:p>
    <w:p w14:paraId="32FB4E90" w14:textId="77777777" w:rsidR="00863536" w:rsidRDefault="00910F84" w:rsidP="00910F84">
      <w:pPr>
        <w:rPr>
          <w:rtl/>
        </w:rPr>
      </w:pPr>
      <w:r w:rsidRPr="00C35A2C">
        <w:rPr>
          <w:rFonts w:hint="cs"/>
          <w:rtl/>
        </w:rPr>
        <w:t>כ</w:t>
      </w:r>
      <w:r>
        <w:rPr>
          <w:rtl/>
        </w:rPr>
        <w:t>"</w:t>
      </w:r>
      <w:r w:rsidRPr="00C35A2C">
        <w:rPr>
          <w:rFonts w:hint="cs"/>
          <w:rtl/>
        </w:rPr>
        <w:t xml:space="preserve">ב שנה עמדו בנאמנותם </w:t>
      </w:r>
    </w:p>
    <w:p w14:paraId="5ED5384F" w14:textId="77777777" w:rsidR="00863536" w:rsidRDefault="00910F84" w:rsidP="00863536">
      <w:pPr>
        <w:pStyle w:val="36"/>
        <w:framePr w:wrap="notBeside"/>
        <w:rPr>
          <w:rtl/>
        </w:rPr>
      </w:pPr>
      <w:r w:rsidRPr="00C35A2C">
        <w:rPr>
          <w:rFonts w:hint="cs"/>
          <w:rtl/>
        </w:rPr>
        <w:t>-דאר</w:t>
      </w:r>
      <w:r>
        <w:rPr>
          <w:rtl/>
        </w:rPr>
        <w:t>"</w:t>
      </w:r>
      <w:r w:rsidRPr="00C35A2C">
        <w:rPr>
          <w:rFonts w:hint="cs"/>
          <w:rtl/>
        </w:rPr>
        <w:t xml:space="preserve">כ: </w:t>
      </w:r>
    </w:p>
    <w:p w14:paraId="1C93920A" w14:textId="09C4D2BC" w:rsidR="00910F84" w:rsidRPr="00C35A2C" w:rsidRDefault="00910F84" w:rsidP="00910F84">
      <w:pPr>
        <w:rPr>
          <w:rtl/>
        </w:rPr>
      </w:pPr>
      <w:r w:rsidRPr="00863536">
        <w:rPr>
          <w:rStyle w:val="affff1"/>
          <w:rFonts w:hint="cs"/>
          <w:rtl/>
        </w:rPr>
        <w:t>כשחלה ריבר</w:t>
      </w:r>
      <w:r w:rsidRPr="00863536">
        <w:rPr>
          <w:rStyle w:val="affff1"/>
          <w:rtl/>
        </w:rPr>
        <w:t>"</w:t>
      </w:r>
      <w:r w:rsidRPr="00863536">
        <w:rPr>
          <w:rStyle w:val="affff1"/>
          <w:rFonts w:hint="cs"/>
          <w:rtl/>
        </w:rPr>
        <w:t>י שלחו לו רבי אמור לנו</w:t>
      </w:r>
      <w:r w:rsidRPr="00C35A2C">
        <w:rPr>
          <w:rFonts w:hint="cs"/>
          <w:rtl/>
        </w:rPr>
        <w:t xml:space="preserve"> ב' וג' דברים </w:t>
      </w:r>
      <w:r w:rsidRPr="00C35A2C">
        <w:rPr>
          <w:rtl/>
        </w:rPr>
        <w:t>שאמרת לנו משום אביך.</w:t>
      </w:r>
    </w:p>
    <w:p w14:paraId="1B146BA6" w14:textId="77777777" w:rsidR="00863536" w:rsidRDefault="00910F84" w:rsidP="00863536">
      <w:pPr>
        <w:pStyle w:val="36"/>
        <w:framePr w:wrap="notBeside"/>
        <w:rPr>
          <w:rtl/>
        </w:rPr>
      </w:pPr>
      <w:r w:rsidRPr="00C35A2C">
        <w:rPr>
          <w:rFonts w:hint="cs"/>
          <w:rtl/>
        </w:rPr>
        <w:t>א</w:t>
      </w:r>
      <w:r>
        <w:rPr>
          <w:rtl/>
        </w:rPr>
        <w:t>"</w:t>
      </w:r>
      <w:r w:rsidRPr="00C35A2C">
        <w:rPr>
          <w:rFonts w:hint="cs"/>
          <w:rtl/>
        </w:rPr>
        <w:t>ל</w:t>
      </w:r>
      <w:r w:rsidRPr="00C35A2C">
        <w:rPr>
          <w:rtl/>
        </w:rPr>
        <w:t>:</w:t>
      </w:r>
    </w:p>
    <w:p w14:paraId="64563AA2" w14:textId="527DA12C" w:rsidR="00910F84" w:rsidRDefault="00910F84" w:rsidP="00863536">
      <w:pPr>
        <w:rPr>
          <w:rtl/>
        </w:rPr>
      </w:pPr>
      <w:r w:rsidRPr="00C35A2C">
        <w:rPr>
          <w:rtl/>
        </w:rPr>
        <w:t>מאה ושמנים שנה קודם שנחרב הבית - פשטה מלכות הרשעה על ישראל,</w:t>
      </w:r>
    </w:p>
    <w:p w14:paraId="5B14511C" w14:textId="77777777" w:rsidR="00910F84" w:rsidRDefault="00910F84" w:rsidP="00863536">
      <w:pPr>
        <w:rPr>
          <w:rtl/>
        </w:rPr>
      </w:pPr>
      <w:r w:rsidRPr="00C35A2C">
        <w:rPr>
          <w:rtl/>
        </w:rPr>
        <w:t>פ' שנה עד לא חרב הבית - גזרו טומאה על ארץ העמים ועל כלי זכוכית,</w:t>
      </w:r>
    </w:p>
    <w:p w14:paraId="35788D78" w14:textId="77777777" w:rsidR="00910F84" w:rsidRPr="00C35A2C" w:rsidRDefault="00910F84" w:rsidP="00863536">
      <w:pPr>
        <w:rPr>
          <w:rtl/>
        </w:rPr>
      </w:pPr>
      <w:r w:rsidRPr="00C35A2C">
        <w:rPr>
          <w:rtl/>
        </w:rPr>
        <w:t>מ' שנה עד לא חרב הבית - גלתה סנהדרין וישבה לה בחנות.</w:t>
      </w:r>
    </w:p>
    <w:p w14:paraId="6CD7F674" w14:textId="77777777" w:rsidR="00910F84" w:rsidRPr="00C35A2C" w:rsidRDefault="00910F84" w:rsidP="00910F84">
      <w:pPr>
        <w:rPr>
          <w:rtl/>
        </w:rPr>
      </w:pPr>
      <w:r w:rsidRPr="00280F6D">
        <w:rPr>
          <w:rFonts w:hint="cs"/>
          <w:b/>
          <w:bCs/>
          <w:rtl/>
        </w:rPr>
        <w:t>הלכתא</w:t>
      </w:r>
      <w:r>
        <w:rPr>
          <w:rFonts w:hint="cs"/>
          <w:rtl/>
        </w:rPr>
        <w:t xml:space="preserve"> </w:t>
      </w:r>
      <w:r>
        <w:rPr>
          <w:rStyle w:val="affff1"/>
          <w:rFonts w:hint="cs"/>
          <w:rtl/>
          <w:rPrChange w:id="9058" w:author="מנוע אמוראים" w:date="2026-10-05T16:41:56Z">
            <w:rPr>
              <w:rFonts w:hint="cs"/>
              <w:rtl/>
            </w:rPr>
          </w:rPrChange>
        </w:rPr>
        <w:t xml:space="preserve">כריב</w:t>
      </w:r>
      <w:r>
        <w:rPr>
          <w:rStyle w:val="affff1"/>
          <w:rtl/>
          <w:rPrChange w:id="9059" w:author="מנוע אמוראים" w:date="2026-10-05T16:41:56Z">
            <w:rPr>
              <w:rtl/>
            </w:rPr>
          </w:rPrChange>
        </w:rPr>
        <w:t xml:space="preserve">"</w:t>
      </w:r>
      <w:r>
        <w:rPr>
          <w:rStyle w:val="affff1"/>
          <w:rFonts w:hint="cs"/>
          <w:rtl/>
          <w:rPrChange w:id="9060" w:author="מנוע אמוראים" w:date="2026-10-05T16:41:56Z">
            <w:rPr>
              <w:rFonts w:hint="cs"/>
              <w:rtl/>
            </w:rPr>
          </w:rPrChange>
        </w:rPr>
        <w:t xml:space="preserve">א</w:t>
      </w:r>
      <w:r w:rsidRPr="00C35A2C">
        <w:rPr>
          <w:rtl/>
        </w:rPr>
        <w:t>: לומר, שלא דנו דיני קנסות.</w:t>
      </w:r>
    </w:p>
    <w:p w14:paraId="02869DF4" w14:textId="77777777" w:rsidR="00863536" w:rsidRDefault="00910F84" w:rsidP="00863536">
      <w:pPr>
        <w:pStyle w:val="36"/>
        <w:framePr w:wrap="notBeside"/>
        <w:rPr>
          <w:rtl/>
        </w:rPr>
      </w:pPr>
      <w:r w:rsidRPr="00C35A2C">
        <w:rPr>
          <w:rFonts w:hint="cs"/>
          <w:rtl/>
        </w:rPr>
        <w:t>והך דארי</w:t>
      </w:r>
      <w:r>
        <w:rPr>
          <w:rtl/>
        </w:rPr>
        <w:t>"</w:t>
      </w:r>
      <w:r w:rsidRPr="00C35A2C">
        <w:rPr>
          <w:rFonts w:hint="cs"/>
          <w:rtl/>
        </w:rPr>
        <w:t>ר</w:t>
      </w:r>
      <w:r w:rsidRPr="00C35A2C">
        <w:rPr>
          <w:rtl/>
        </w:rPr>
        <w:t>:</w:t>
      </w:r>
    </w:p>
    <w:p w14:paraId="3416B362" w14:textId="53FF41A8" w:rsidR="00910F84" w:rsidRDefault="00910F84" w:rsidP="00910F84">
      <w:pPr>
        <w:rPr>
          <w:rtl/>
        </w:rPr>
      </w:pPr>
      <w:r>
        <w:rPr>
          <w:rtl/>
        </w:rPr>
        <w:t xml:space="preserve"> ברם זכור אותו האיש לטוב </w:t>
      </w:r>
      <w:r>
        <w:rPr>
          <w:rStyle w:val="affff1"/>
          <w:rtl/>
          <w:rPrChange w:id="9061" w:author="מנוע אמוראים" w:date="2026-10-05T16:41:56Z">
            <w:rPr>
              <w:rtl/>
            </w:rPr>
          </w:rPrChange>
        </w:rPr>
        <w:t xml:space="preserve">ור</w:t>
      </w:r>
      <w:r>
        <w:rPr>
          <w:rStyle w:val="affff1"/>
          <w:rFonts w:hint="cs"/>
          <w:rtl/>
          <w:rPrChange w:id="9062" w:author="מנוע אמוראים" w:date="2026-10-05T16:41:56Z">
            <w:rPr>
              <w:rFonts w:hint="cs"/>
              <w:rtl/>
            </w:rPr>
          </w:rPrChange>
        </w:rPr>
        <w:t xml:space="preserve">יב</w:t>
      </w:r>
      <w:r>
        <w:rPr>
          <w:rStyle w:val="affff1"/>
          <w:rtl/>
          <w:rPrChange w:id="9063" w:author="מנוע אמוראים" w:date="2026-10-05T16:41:56Z">
            <w:rPr>
              <w:rtl/>
            </w:rPr>
          </w:rPrChange>
        </w:rPr>
        <w:t xml:space="preserve">"</w:t>
      </w:r>
      <w:r>
        <w:rPr>
          <w:rStyle w:val="affff1"/>
          <w:rFonts w:hint="cs"/>
          <w:rtl/>
          <w:rPrChange w:id="9064" w:author="מנוע אמוראים" w:date="2026-10-05T16:41:56Z">
            <w:rPr>
              <w:rFonts w:hint="cs"/>
              <w:rtl/>
            </w:rPr>
          </w:rPrChange>
        </w:rPr>
        <w:t xml:space="preserve">ב</w:t>
      </w:r>
      <w:r>
        <w:rPr>
          <w:rFonts w:hint="cs"/>
          <w:rtl/>
        </w:rPr>
        <w:t xml:space="preserve"> שמו</w:t>
      </w:r>
      <w:r w:rsidRPr="00C35A2C">
        <w:rPr>
          <w:rtl/>
        </w:rPr>
        <w:t>, שאלמלא הוא נ</w:t>
      </w:r>
      <w:r w:rsidRPr="00C35A2C">
        <w:rPr>
          <w:rFonts w:hint="cs"/>
          <w:rtl/>
        </w:rPr>
        <w:t xml:space="preserve">תבטלו </w:t>
      </w:r>
      <w:r w:rsidRPr="00C35A2C">
        <w:rPr>
          <w:rtl/>
        </w:rPr>
        <w:t>דיני קנסות מישראל; שגזרה מלכות הרשעה גזרה: כל הסומך יהרג, וכל הנסמך יהרג, ועיר שסומכין בה תחרב, ותחום שסומכין בו יעקר;</w:t>
      </w:r>
    </w:p>
    <w:p w14:paraId="65EC7829" w14:textId="77777777" w:rsidR="00910F84" w:rsidRDefault="00910F84" w:rsidP="00910F84">
      <w:pPr>
        <w:rPr>
          <w:rtl/>
        </w:rPr>
      </w:pPr>
      <w:r w:rsidRPr="00863536">
        <w:rPr>
          <w:rStyle w:val="affff1"/>
          <w:rtl/>
        </w:rPr>
        <w:t>מה עשה רבי יהודה בן בבא?</w:t>
      </w:r>
      <w:r>
        <w:rPr>
          <w:rtl/>
        </w:rPr>
        <w:t xml:space="preserve"> הלך וישב בין שני הרים גדולים ובין שתי עיירות גדולות בין ב' תחומי שבת, בין אושא לשפרעם, וסמך שם חמשה זקנים: </w:t>
      </w:r>
      <w:r>
        <w:rPr>
          <w:rStyle w:val="affff1"/>
          <w:rtl/>
          <w:rPrChange w:id="9065" w:author="מנוע אמוראים" w:date="2026-10-05T16:41:56Z">
            <w:rPr>
              <w:rtl/>
            </w:rPr>
          </w:rPrChange>
        </w:rPr>
        <w:t xml:space="preserve">ר</w:t>
      </w:r>
      <w:r>
        <w:rPr>
          <w:rStyle w:val="affff1"/>
          <w:rtl/>
          <w:rPrChange w:id="9066" w:author="מנוע אמוראים" w:date="2026-10-05T16:41:56Z">
            <w:rPr>
              <w:rtl/>
            </w:rPr>
          </w:rPrChange>
        </w:rPr>
        <w:t xml:space="preserve">"</w:t>
      </w:r>
      <w:r>
        <w:rPr>
          <w:rStyle w:val="affff1"/>
          <w:rtl/>
          <w:rPrChange w:id="9067" w:author="מנוע אמוראים" w:date="2026-10-05T16:41:56Z">
            <w:rPr>
              <w:rtl/>
            </w:rPr>
          </w:rPrChange>
        </w:rPr>
        <w:t xml:space="preserve">מ</w:t>
      </w:r>
      <w:r>
        <w:rPr>
          <w:rtl/>
        </w:rPr>
        <w:t xml:space="preserve"> ור' יהודה ור' יוסי </w:t>
      </w:r>
      <w:r>
        <w:rPr>
          <w:rStyle w:val="affff1"/>
          <w:rtl/>
          <w:rPrChange w:id="9068" w:author="מנוע אמוראים" w:date="2026-10-05T16:41:56Z">
            <w:rPr>
              <w:rtl/>
            </w:rPr>
          </w:rPrChange>
        </w:rPr>
        <w:t xml:space="preserve">ור</w:t>
      </w:r>
      <w:r>
        <w:rPr>
          <w:rStyle w:val="affff1"/>
          <w:rtl/>
          <w:rPrChange w:id="9069" w:author="מנוע אמוראים" w:date="2026-10-05T16:41:56Z">
            <w:rPr>
              <w:rtl/>
            </w:rPr>
          </w:rPrChange>
        </w:rPr>
        <w:t xml:space="preserve">"</w:t>
      </w:r>
      <w:r>
        <w:rPr>
          <w:rStyle w:val="affff1"/>
          <w:rtl/>
          <w:rPrChange w:id="9070" w:author="מנוע אמוראים" w:date="2026-10-05T16:41:56Z">
            <w:rPr>
              <w:rtl/>
            </w:rPr>
          </w:rPrChange>
        </w:rPr>
        <w:t xml:space="preserve">ש</w:t>
      </w:r>
      <w:r>
        <w:rPr>
          <w:rtl/>
        </w:rPr>
        <w:t xml:space="preserve"> ורבי אלעזר בן שמוע, ורב אויא מוסיף: אף רבי נחמיה; </w:t>
      </w:r>
    </w:p>
    <w:p w14:paraId="3BCABAA0" w14:textId="77777777" w:rsidR="00910F84" w:rsidRDefault="00910F84" w:rsidP="00910F84">
      <w:pPr>
        <w:rPr>
          <w:rtl/>
        </w:rPr>
      </w:pPr>
      <w:r w:rsidRPr="00C35A2C">
        <w:rPr>
          <w:rtl/>
        </w:rPr>
        <w:t>כיון שהכירו בהם אויבים, אמר להם: בני, רוצו!</w:t>
      </w:r>
    </w:p>
    <w:p w14:paraId="6B665E05" w14:textId="77777777" w:rsidR="00910F84" w:rsidRDefault="00910F84" w:rsidP="00910F84">
      <w:pPr>
        <w:rPr>
          <w:rtl/>
        </w:rPr>
      </w:pPr>
      <w:r w:rsidRPr="00C35A2C">
        <w:rPr>
          <w:rtl/>
        </w:rPr>
        <w:t>אמרו לו: רבי, ואתה מה תהא עליך? אמר להם: הריני מוטל לפניהם כאבן שאין לה הופכין;</w:t>
      </w:r>
    </w:p>
    <w:p w14:paraId="5131D41C" w14:textId="77777777" w:rsidR="00910F84" w:rsidRDefault="00910F84" w:rsidP="00910F84">
      <w:pPr>
        <w:rPr>
          <w:rtl/>
        </w:rPr>
      </w:pPr>
      <w:r w:rsidRPr="00C35A2C">
        <w:rPr>
          <w:rtl/>
        </w:rPr>
        <w:t>אמרו: לא זזו משם עד שנעצו לגופו ג' מאות לולניאות של ברזל ועשאוהו לגופו ככברה!</w:t>
      </w:r>
    </w:p>
    <w:p w14:paraId="0ADC3AF8" w14:textId="77777777" w:rsidR="00863536" w:rsidRDefault="00910F84" w:rsidP="00863536">
      <w:pPr>
        <w:pStyle w:val="36"/>
        <w:framePr w:wrap="notBeside"/>
        <w:rPr>
          <w:rtl/>
        </w:rPr>
      </w:pPr>
      <w:r>
        <w:rPr>
          <w:rtl/>
        </w:rPr>
        <w:t>אר</w:t>
      </w:r>
      <w:r w:rsidRPr="00C35A2C">
        <w:rPr>
          <w:rFonts w:hint="cs"/>
          <w:rtl/>
        </w:rPr>
        <w:t>נב</w:t>
      </w:r>
      <w:r>
        <w:rPr>
          <w:rtl/>
        </w:rPr>
        <w:t>"</w:t>
      </w:r>
      <w:r w:rsidRPr="00C35A2C">
        <w:rPr>
          <w:rFonts w:hint="cs"/>
          <w:rtl/>
        </w:rPr>
        <w:t>י</w:t>
      </w:r>
      <w:r w:rsidRPr="00C35A2C">
        <w:rPr>
          <w:rtl/>
        </w:rPr>
        <w:t>:</w:t>
      </w:r>
    </w:p>
    <w:p w14:paraId="7FA31E65" w14:textId="579BB0D8" w:rsidR="00910F84" w:rsidRPr="00C35A2C" w:rsidRDefault="00910F84" w:rsidP="00910F84">
      <w:pPr>
        <w:rPr>
          <w:rtl/>
        </w:rPr>
      </w:pPr>
      <w:r w:rsidRPr="00C35A2C">
        <w:rPr>
          <w:rtl/>
        </w:rPr>
        <w:t xml:space="preserve"> לא תימא דיני קנסות, אלא שלא דנו דיני נפשות.</w:t>
      </w:r>
    </w:p>
    <w:p w14:paraId="2FD1FBEF" w14:textId="77777777" w:rsidR="00910F84" w:rsidRPr="00863536" w:rsidRDefault="00910F84" w:rsidP="00863536">
      <w:pPr>
        <w:rPr>
          <w:rtl/>
        </w:rPr>
      </w:pPr>
      <w:r w:rsidRPr="00863536">
        <w:rPr>
          <w:rtl/>
        </w:rPr>
        <w:lastRenderedPageBreak/>
        <w:t xml:space="preserve">- </w:t>
      </w:r>
      <w:r w:rsidRPr="00863536">
        <w:rPr>
          <w:rFonts w:hint="cs"/>
          <w:rtl/>
        </w:rPr>
        <w:t>כיון שראו שרבו רוצחין וא</w:t>
      </w:r>
      <w:r w:rsidRPr="00863536">
        <w:rPr>
          <w:rtl/>
        </w:rPr>
        <w:t>"</w:t>
      </w:r>
      <w:r w:rsidRPr="00863536">
        <w:rPr>
          <w:rFonts w:hint="cs"/>
          <w:rtl/>
        </w:rPr>
        <w:t xml:space="preserve">א לדונם אמרו </w:t>
      </w:r>
      <w:r w:rsidRPr="00863536">
        <w:rPr>
          <w:rtl/>
        </w:rPr>
        <w:t xml:space="preserve">מוטב נגלי ממקום למקום </w:t>
      </w:r>
      <w:r w:rsidRPr="00863536">
        <w:rPr>
          <w:rFonts w:hint="cs"/>
          <w:rtl/>
        </w:rPr>
        <w:t>שלא יתחייבו</w:t>
      </w:r>
      <w:r w:rsidRPr="00863536">
        <w:rPr>
          <w:rtl/>
        </w:rPr>
        <w:t xml:space="preserve">, דכתיב: </w:t>
      </w:r>
      <w:r w:rsidRPr="00863536">
        <w:rPr>
          <w:rFonts w:hint="cs"/>
          <w:rtl/>
        </w:rPr>
        <w:t>'</w:t>
      </w:r>
      <w:r>
        <w:rPr>
          <w:rStyle w:val="afffd"/>
          <w:rtl/>
          <w:rPrChange w:id="9001" w:author="מנוע פסוקים" w:date="2026-10-05T16:38:36Z">
            <w:rPr>
              <w:rtl/>
            </w:rPr>
          </w:rPrChange>
        </w:rPr>
        <w:t xml:space="preserve">ועשית על פי הדבר אשר יגידו לך מן המקום ההוא</w:t>
      </w:r>
      <w:r w:rsidRPr="00863536">
        <w:rPr>
          <w:rFonts w:hint="cs"/>
          <w:rtl/>
        </w:rPr>
        <w:t>'</w:t>
      </w:r>
      <w:r w:rsidRPr="00863536">
        <w:rPr>
          <w:rtl/>
        </w:rPr>
        <w:t>, מלמד שהמקום גורם.</w:t>
      </w:r>
    </w:p>
    <w:p w14:paraId="25BAC163" w14:textId="77777777" w:rsidR="00910F84" w:rsidRDefault="00910F84" w:rsidP="00910F84">
      <w:pPr>
        <w:pStyle w:val="afffe"/>
        <w:rPr>
          <w:rtl/>
        </w:rPr>
      </w:pPr>
      <w:r w:rsidRPr="00A06291">
        <w:rPr>
          <w:rtl/>
        </w:rPr>
        <w:t>׻</w:t>
      </w:r>
    </w:p>
    <w:p w14:paraId="0899CA56" w14:textId="77777777" w:rsidR="00910F84" w:rsidRDefault="00910F84" w:rsidP="00910F84">
      <w:pPr>
        <w:pStyle w:val="aff6"/>
        <w:framePr w:wrap="around"/>
        <w:rPr>
          <w:rtl/>
        </w:rPr>
      </w:pPr>
      <w:r w:rsidRPr="00C35A2C">
        <w:rPr>
          <w:rFonts w:hint="cs"/>
          <w:rtl/>
        </w:rPr>
        <w:t>ט.</w:t>
      </w:r>
    </w:p>
    <w:p w14:paraId="0EF3F0C7" w14:textId="77777777" w:rsidR="00910F84" w:rsidRDefault="00910F84" w:rsidP="00910F84">
      <w:pPr>
        <w:rPr>
          <w:rtl/>
        </w:rPr>
      </w:pPr>
      <w:r w:rsidRPr="00C35A2C">
        <w:rPr>
          <w:rtl/>
        </w:rPr>
        <w:t xml:space="preserve">• </w:t>
      </w:r>
      <w:r w:rsidRPr="00C35A2C">
        <w:rPr>
          <w:rFonts w:hint="cs"/>
          <w:rtl/>
        </w:rPr>
        <w:t>ק</w:t>
      </w:r>
      <w:r>
        <w:rPr>
          <w:rtl/>
        </w:rPr>
        <w:t>"</w:t>
      </w:r>
      <w:r w:rsidRPr="00C35A2C">
        <w:rPr>
          <w:rFonts w:hint="cs"/>
          <w:rtl/>
        </w:rPr>
        <w:t>פ שנה</w:t>
      </w:r>
      <w:r w:rsidRPr="00C35A2C">
        <w:rPr>
          <w:rtl/>
        </w:rPr>
        <w:t xml:space="preserve"> ותו לא</w:t>
      </w:r>
      <w:r>
        <w:rPr>
          <w:rFonts w:hint="cs"/>
          <w:rtl/>
        </w:rPr>
        <w:t xml:space="preserve">ו והך דתני </w:t>
      </w:r>
      <w:r>
        <w:rPr>
          <w:rStyle w:val="affff1"/>
          <w:rFonts w:hint="cs"/>
          <w:rtl/>
          <w:rPrChange w:id="9071" w:author="מנוע אמוראים" w:date="2026-10-05T16:41:56Z">
            <w:rPr>
              <w:rFonts w:hint="cs"/>
              <w:rtl/>
            </w:rPr>
          </w:rPrChange>
        </w:rPr>
        <w:t xml:space="preserve">ריב</w:t>
      </w:r>
      <w:r>
        <w:rPr>
          <w:rStyle w:val="affff1"/>
          <w:rtl/>
          <w:rPrChange w:id="9072" w:author="מנוע אמוראים" w:date="2026-10-05T16:41:56Z">
            <w:rPr>
              <w:rtl/>
            </w:rPr>
          </w:rPrChange>
        </w:rPr>
        <w:t xml:space="preserve">"</w:t>
      </w:r>
      <w:r>
        <w:rPr>
          <w:rStyle w:val="affff1"/>
          <w:rFonts w:hint="cs"/>
          <w:rtl/>
          <w:rPrChange w:id="9073" w:author="מנוע אמוראים" w:date="2026-10-05T16:41:56Z">
            <w:rPr>
              <w:rFonts w:hint="cs"/>
              <w:rtl/>
            </w:rPr>
          </w:rPrChange>
        </w:rPr>
        <w:t xml:space="preserve">ב</w:t>
      </w:r>
      <w:r w:rsidRPr="00C35A2C">
        <w:rPr>
          <w:rtl/>
        </w:rPr>
        <w:t xml:space="preserve">: מלכות פרס בפני הבית </w:t>
      </w:r>
      <w:r w:rsidRPr="00C35A2C">
        <w:rPr>
          <w:rFonts w:hint="cs"/>
          <w:rtl/>
        </w:rPr>
        <w:t>ל</w:t>
      </w:r>
      <w:r>
        <w:rPr>
          <w:rtl/>
        </w:rPr>
        <w:t>"</w:t>
      </w:r>
      <w:r w:rsidRPr="00C35A2C">
        <w:rPr>
          <w:rFonts w:hint="cs"/>
          <w:rtl/>
        </w:rPr>
        <w:t>ד</w:t>
      </w:r>
      <w:r w:rsidRPr="00C35A2C">
        <w:rPr>
          <w:rtl/>
        </w:rPr>
        <w:t xml:space="preserve"> שנה, מלכות יון בפני הבית </w:t>
      </w:r>
      <w:r w:rsidRPr="00C35A2C">
        <w:rPr>
          <w:rFonts w:hint="cs"/>
          <w:rtl/>
        </w:rPr>
        <w:t>ק</w:t>
      </w:r>
      <w:r>
        <w:rPr>
          <w:rtl/>
        </w:rPr>
        <w:t>"</w:t>
      </w:r>
      <w:r w:rsidRPr="00C35A2C">
        <w:rPr>
          <w:rFonts w:hint="cs"/>
          <w:rtl/>
        </w:rPr>
        <w:t>פ</w:t>
      </w:r>
      <w:r w:rsidRPr="00C35A2C">
        <w:rPr>
          <w:rtl/>
        </w:rPr>
        <w:t xml:space="preserve"> שנה, מלכות חשמונאי בפני הבית </w:t>
      </w:r>
      <w:r w:rsidRPr="00C35A2C">
        <w:rPr>
          <w:rFonts w:hint="cs"/>
          <w:rtl/>
        </w:rPr>
        <w:t>קג'</w:t>
      </w:r>
      <w:r w:rsidRPr="00C35A2C">
        <w:rPr>
          <w:rtl/>
        </w:rPr>
        <w:t xml:space="preserve">, מלכות בית הורדוס </w:t>
      </w:r>
      <w:r w:rsidRPr="00C35A2C">
        <w:rPr>
          <w:rFonts w:hint="cs"/>
          <w:rtl/>
        </w:rPr>
        <w:t>קג'</w:t>
      </w:r>
      <w:r w:rsidRPr="00C35A2C">
        <w:rPr>
          <w:rtl/>
        </w:rPr>
        <w:t xml:space="preserve">, מכאן ואילך צא וחשוב כמה שנים אחר חורבן הבית; אלמא </w:t>
      </w:r>
      <w:r w:rsidRPr="00C35A2C">
        <w:rPr>
          <w:rFonts w:hint="cs"/>
          <w:rtl/>
        </w:rPr>
        <w:t xml:space="preserve">מאתים ושש </w:t>
      </w:r>
      <w:r w:rsidRPr="00C35A2C">
        <w:rPr>
          <w:rtl/>
        </w:rPr>
        <w:t>, ואת אמרת: מאה ושמונים הוו!</w:t>
      </w:r>
    </w:p>
    <w:p w14:paraId="3F68CA39" w14:textId="77777777" w:rsidR="00910F84" w:rsidRPr="00C35A2C" w:rsidRDefault="00910F84" w:rsidP="00910F84">
      <w:pPr>
        <w:pStyle w:val="afffa"/>
      </w:pPr>
      <w:r>
        <w:rPr>
          <w:rtl/>
        </w:rPr>
        <w:t xml:space="preserve">- </w:t>
      </w:r>
      <w:r w:rsidRPr="00C35A2C">
        <w:rPr>
          <w:rtl/>
        </w:rPr>
        <w:t xml:space="preserve">אלא </w:t>
      </w:r>
      <w:r w:rsidRPr="00C35A2C">
        <w:rPr>
          <w:rFonts w:hint="cs"/>
          <w:rtl/>
        </w:rPr>
        <w:t>כ</w:t>
      </w:r>
      <w:r>
        <w:rPr>
          <w:rtl/>
        </w:rPr>
        <w:t>"</w:t>
      </w:r>
      <w:r w:rsidRPr="00C35A2C">
        <w:rPr>
          <w:rFonts w:hint="cs"/>
          <w:rtl/>
        </w:rPr>
        <w:t xml:space="preserve">ב שנה </w:t>
      </w:r>
      <w:r w:rsidRPr="00C35A2C">
        <w:rPr>
          <w:rtl/>
        </w:rPr>
        <w:t xml:space="preserve">קמו בהימנותייהו בהדי ישראל ולא </w:t>
      </w:r>
      <w:r w:rsidRPr="00C35A2C">
        <w:rPr>
          <w:rFonts w:hint="cs"/>
          <w:rtl/>
        </w:rPr>
        <w:t xml:space="preserve">השתעבדו בהם ולהכי לא חשיב </w:t>
      </w:r>
      <w:r w:rsidRPr="00C35A2C">
        <w:rPr>
          <w:rtl/>
        </w:rPr>
        <w:t>להו כשפשטה מלכות הרשעה על ישראל.</w:t>
      </w:r>
    </w:p>
    <w:p w14:paraId="3222D4EF" w14:textId="77777777" w:rsidR="00910F84" w:rsidRDefault="00910F84" w:rsidP="00910F84">
      <w:pPr>
        <w:rPr>
          <w:rtl/>
        </w:rPr>
      </w:pPr>
      <w:r w:rsidRPr="00C35A2C">
        <w:rPr>
          <w:rtl/>
        </w:rPr>
        <w:t xml:space="preserve">• </w:t>
      </w:r>
      <w:r>
        <w:rPr>
          <w:rStyle w:val="affff1"/>
          <w:rFonts w:hint="cs"/>
          <w:rtl/>
          <w:rPrChange w:id="9074" w:author="מנוע אמוראים" w:date="2026-10-05T16:41:56Z">
            <w:rPr>
              <w:rFonts w:hint="cs"/>
              <w:rtl/>
            </w:rPr>
          </w:rPrChange>
        </w:rPr>
        <w:t xml:space="preserve">אר</w:t>
      </w:r>
      <w:r>
        <w:rPr>
          <w:rStyle w:val="affff1"/>
          <w:rtl/>
          <w:rPrChange w:id="9075" w:author="מנוע אמוראים" w:date="2026-10-05T16:41:56Z">
            <w:rPr>
              <w:rtl/>
            </w:rPr>
          </w:rPrChange>
        </w:rPr>
        <w:t xml:space="preserve">"</w:t>
      </w:r>
      <w:r>
        <w:rPr>
          <w:rStyle w:val="affff1"/>
          <w:rFonts w:hint="cs"/>
          <w:rtl/>
          <w:rPrChange w:id="9076" w:author="מנוע אמוראים" w:date="2026-10-05T16:41:56Z">
            <w:rPr>
              <w:rFonts w:hint="cs"/>
              <w:rtl/>
            </w:rPr>
          </w:rPrChange>
        </w:rPr>
        <w:t xml:space="preserve">פ</w:t>
      </w:r>
      <w:r>
        <w:rPr>
          <w:rFonts w:hint="cs"/>
          <w:rtl/>
        </w:rPr>
        <w:t xml:space="preserve">:</w:t>
      </w:r>
      <w:r w:rsidRPr="00C35A2C">
        <w:rPr>
          <w:rtl/>
        </w:rPr>
        <w:t xml:space="preserve"> אי טעי האי תנא ולא ידע פרטי כמה הוה, </w:t>
      </w:r>
      <w:r w:rsidRPr="00C35A2C">
        <w:rPr>
          <w:rFonts w:hint="cs"/>
          <w:rtl/>
        </w:rPr>
        <w:t xml:space="preserve">ישאל לסופר </w:t>
      </w:r>
      <w:r w:rsidRPr="00C35A2C">
        <w:rPr>
          <w:rtl/>
        </w:rPr>
        <w:t>כמה כתיב ו</w:t>
      </w:r>
      <w:r w:rsidRPr="00C35A2C">
        <w:rPr>
          <w:rFonts w:hint="cs"/>
          <w:rtl/>
        </w:rPr>
        <w:t xml:space="preserve">יוסיף עליהם עוד כ' שנה וימצא ההפרש וסימנך </w:t>
      </w:r>
      <w:r w:rsidRPr="003F072B">
        <w:rPr>
          <w:rStyle w:val="afffd"/>
          <w:rFonts w:hint="cs"/>
          <w:rtl/>
        </w:rPr>
        <w:t>'</w:t>
      </w:r>
      <w:r w:rsidRPr="003F072B">
        <w:rPr>
          <w:rStyle w:val="afffd"/>
          <w:rtl/>
        </w:rPr>
        <w:t>זה לי עשרים שנה בביתך</w:t>
      </w:r>
      <w:r w:rsidRPr="003F072B">
        <w:rPr>
          <w:rStyle w:val="afffd"/>
          <w:rFonts w:hint="cs"/>
          <w:rtl/>
        </w:rPr>
        <w:t>'</w:t>
      </w:r>
      <w:r w:rsidRPr="003F072B">
        <w:rPr>
          <w:rStyle w:val="afffd"/>
          <w:rtl/>
        </w:rPr>
        <w:t>;</w:t>
      </w:r>
    </w:p>
    <w:p w14:paraId="7D4FA1B2" w14:textId="77777777" w:rsidR="00910F84" w:rsidRPr="008C5772" w:rsidRDefault="00910F84" w:rsidP="00910F84">
      <w:pPr>
        <w:rPr>
          <w:rtl/>
        </w:rPr>
      </w:pPr>
      <w:r w:rsidRPr="008C5772">
        <w:rPr>
          <w:rtl/>
        </w:rPr>
        <w:t>אי טעי ספרא, נשייליה לתנא כמה חשיב ו</w:t>
      </w:r>
      <w:r w:rsidRPr="008C5772">
        <w:rPr>
          <w:rFonts w:hint="cs"/>
          <w:rtl/>
        </w:rPr>
        <w:t xml:space="preserve">יוריד מהם כ' שנה ויפחית מהם כ' שנה וימצא להפרש: וסימנך </w:t>
      </w:r>
      <w:r w:rsidRPr="008C5772">
        <w:rPr>
          <w:rtl/>
        </w:rPr>
        <w:t>ספרא בצירא, תנא תוספאה.</w:t>
      </w:r>
    </w:p>
    <w:p w14:paraId="72FB37CD" w14:textId="77777777" w:rsidR="00910F84" w:rsidRPr="00C35A2C" w:rsidRDefault="00910F84" w:rsidP="00910F84">
      <w:pPr>
        <w:rPr>
          <w:rtl/>
        </w:rPr>
      </w:pPr>
      <w:r w:rsidRPr="00C35A2C">
        <w:rPr>
          <w:rtl/>
        </w:rPr>
        <w:t>• תנא דבי אליהו: ששת אלפים שנה הוי העולם, שני אלפים תוהו, שני אלפים תורה, שני אלפים ימות המשיח, בעונותינו שרבו יצאו מהן מה שיצאו מהן.</w:t>
      </w:r>
    </w:p>
    <w:p w14:paraId="2A98A358" w14:textId="77777777" w:rsidR="00910F84" w:rsidRPr="00C35A2C" w:rsidRDefault="00910F84" w:rsidP="00910F84">
      <w:pPr>
        <w:rPr>
          <w:rtl/>
        </w:rPr>
      </w:pPr>
      <w:r w:rsidRPr="00C35A2C">
        <w:rPr>
          <w:b/>
          <w:bCs/>
          <w:rtl/>
        </w:rPr>
        <w:t>שני אלפים תורה</w:t>
      </w:r>
      <w:r w:rsidRPr="00C35A2C">
        <w:rPr>
          <w:rFonts w:hint="cs"/>
          <w:rtl/>
        </w:rPr>
        <w:t>-</w:t>
      </w:r>
      <w:r w:rsidRPr="00C35A2C">
        <w:rPr>
          <w:rtl/>
        </w:rPr>
        <w:t xml:space="preserve"> מ</w:t>
      </w:r>
      <w:r w:rsidRPr="001B4A11">
        <w:rPr>
          <w:rStyle w:val="afffd"/>
          <w:rFonts w:hint="cs"/>
          <w:rtl/>
        </w:rPr>
        <w:t>'</w:t>
      </w:r>
      <w:r w:rsidRPr="001B4A11">
        <w:rPr>
          <w:rStyle w:val="afffd"/>
          <w:rtl/>
        </w:rPr>
        <w:t>ואת הנפש אשר עשו בחרן</w:t>
      </w:r>
      <w:r w:rsidRPr="001B4A11">
        <w:rPr>
          <w:rStyle w:val="afffd"/>
          <w:rFonts w:hint="cs"/>
          <w:rtl/>
        </w:rPr>
        <w:t>'</w:t>
      </w:r>
      <w:r w:rsidRPr="001B4A11">
        <w:rPr>
          <w:rStyle w:val="afffd"/>
          <w:rtl/>
        </w:rPr>
        <w:t xml:space="preserve">, </w:t>
      </w:r>
      <w:r w:rsidRPr="00C35A2C">
        <w:rPr>
          <w:rtl/>
        </w:rPr>
        <w:t xml:space="preserve">וגמירי, דאברהם </w:t>
      </w:r>
      <w:r w:rsidRPr="00C35A2C">
        <w:rPr>
          <w:rFonts w:hint="cs"/>
          <w:rtl/>
        </w:rPr>
        <w:t>באותו הזמן היה בן נ</w:t>
      </w:r>
      <w:r>
        <w:rPr>
          <w:rtl/>
        </w:rPr>
        <w:t>"</w:t>
      </w:r>
      <w:r w:rsidRPr="00C35A2C">
        <w:rPr>
          <w:rFonts w:hint="cs"/>
          <w:rtl/>
        </w:rPr>
        <w:t>ב והיינו פחות מתנא 448 שנה וזהו מ</w:t>
      </w:r>
      <w:r w:rsidRPr="001B4A11">
        <w:rPr>
          <w:rStyle w:val="afffd"/>
          <w:rFonts w:hint="cs"/>
          <w:rtl/>
        </w:rPr>
        <w:t>'</w:t>
      </w:r>
      <w:r w:rsidRPr="001B4A11">
        <w:rPr>
          <w:rStyle w:val="afffd"/>
          <w:rtl/>
        </w:rPr>
        <w:t>הנפש אשר עשו בחרן</w:t>
      </w:r>
      <w:r w:rsidRPr="001B4A11">
        <w:rPr>
          <w:rStyle w:val="afffd"/>
          <w:rFonts w:hint="cs"/>
          <w:rtl/>
        </w:rPr>
        <w:t>'</w:t>
      </w:r>
      <w:r w:rsidRPr="001B4A11">
        <w:rPr>
          <w:rStyle w:val="afffd"/>
          <w:rtl/>
        </w:rPr>
        <w:t xml:space="preserve"> </w:t>
      </w:r>
      <w:r w:rsidRPr="00C35A2C">
        <w:rPr>
          <w:rtl/>
        </w:rPr>
        <w:t>עד מתן תורה.</w:t>
      </w:r>
    </w:p>
    <w:p w14:paraId="3CBF21CA" w14:textId="77777777" w:rsidR="00910F84" w:rsidRPr="003F072B" w:rsidRDefault="00910F84" w:rsidP="00910F84">
      <w:pPr>
        <w:rPr>
          <w:rStyle w:val="afffd"/>
          <w:rtl/>
        </w:rPr>
      </w:pPr>
      <w:r w:rsidRPr="00C35A2C">
        <w:rPr>
          <w:rtl/>
        </w:rPr>
        <w:t xml:space="preserve">• </w:t>
      </w:r>
      <w:r>
        <w:rPr>
          <w:rStyle w:val="affff1"/>
          <w:rFonts w:hint="cs"/>
          <w:rtl/>
          <w:rPrChange w:id="9077" w:author="מנוע אמוראים" w:date="2026-10-05T16:41:56Z">
            <w:rPr>
              <w:rFonts w:hint="cs"/>
              <w:rtl/>
            </w:rPr>
          </w:rPrChange>
        </w:rPr>
        <w:t xml:space="preserve">אר</w:t>
      </w:r>
      <w:r>
        <w:rPr>
          <w:rStyle w:val="affff1"/>
          <w:rtl/>
          <w:rPrChange w:id="9078" w:author="מנוע אמוראים" w:date="2026-10-05T16:41:56Z">
            <w:rPr>
              <w:rtl/>
            </w:rPr>
          </w:rPrChange>
        </w:rPr>
        <w:t xml:space="preserve">"</w:t>
      </w:r>
      <w:r>
        <w:rPr>
          <w:rStyle w:val="affff1"/>
          <w:rFonts w:hint="cs"/>
          <w:rtl/>
          <w:rPrChange w:id="9079" w:author="מנוע אמוראים" w:date="2026-10-05T16:41:56Z">
            <w:rPr>
              <w:rFonts w:hint="cs"/>
              <w:rtl/>
            </w:rPr>
          </w:rPrChange>
        </w:rPr>
        <w:t xml:space="preserve">פ</w:t>
      </w:r>
      <w:r>
        <w:rPr>
          <w:rFonts w:hint="cs"/>
          <w:rtl/>
        </w:rPr>
        <w:t xml:space="preserve">:</w:t>
      </w:r>
      <w:r w:rsidRPr="00C35A2C">
        <w:rPr>
          <w:rtl/>
        </w:rPr>
        <w:t xml:space="preserve"> אי טעי תנא ולא ידע פרטיה כמה הוי, לישייליה לספרא כמה כתיב ו</w:t>
      </w:r>
      <w:r w:rsidRPr="00C35A2C">
        <w:rPr>
          <w:rFonts w:hint="cs"/>
          <w:rtl/>
        </w:rPr>
        <w:t>יוסיף עליהם מ</w:t>
      </w:r>
      <w:r>
        <w:rPr>
          <w:rtl/>
        </w:rPr>
        <w:t>"</w:t>
      </w:r>
      <w:r w:rsidRPr="00C35A2C">
        <w:rPr>
          <w:rFonts w:hint="cs"/>
          <w:rtl/>
        </w:rPr>
        <w:t xml:space="preserve">ח שנה וימצא ההפרש וסימנך </w:t>
      </w:r>
      <w:r w:rsidRPr="003F072B">
        <w:rPr>
          <w:rStyle w:val="afffd"/>
          <w:rFonts w:hint="cs"/>
          <w:rtl/>
        </w:rPr>
        <w:t>'</w:t>
      </w:r>
      <w:r w:rsidRPr="003F072B">
        <w:rPr>
          <w:rStyle w:val="afffd"/>
          <w:rtl/>
        </w:rPr>
        <w:t>ארבעים ושמונה עיר</w:t>
      </w:r>
      <w:r w:rsidRPr="003F072B">
        <w:rPr>
          <w:rStyle w:val="afffd"/>
          <w:rFonts w:hint="cs"/>
          <w:rtl/>
        </w:rPr>
        <w:t>'</w:t>
      </w:r>
      <w:r w:rsidRPr="003F072B">
        <w:rPr>
          <w:rStyle w:val="afffd"/>
          <w:rtl/>
        </w:rPr>
        <w:t>;</w:t>
      </w:r>
    </w:p>
    <w:p w14:paraId="0B800C6A" w14:textId="77777777" w:rsidR="00910F84" w:rsidRPr="00C35A2C" w:rsidRDefault="00910F84" w:rsidP="00910F84">
      <w:pPr>
        <w:pStyle w:val="aff6"/>
        <w:framePr w:wrap="around"/>
        <w:rPr>
          <w:rtl/>
        </w:rPr>
      </w:pPr>
      <w:r w:rsidRPr="00C35A2C">
        <w:rPr>
          <w:rFonts w:hint="cs"/>
          <w:rtl/>
        </w:rPr>
        <w:t>ט:</w:t>
      </w:r>
    </w:p>
    <w:p w14:paraId="4A6903AB" w14:textId="77777777" w:rsidR="00910F84" w:rsidRPr="00C35A2C" w:rsidRDefault="00910F84" w:rsidP="00910F84">
      <w:pPr>
        <w:rPr>
          <w:rtl/>
        </w:rPr>
      </w:pPr>
      <w:r w:rsidRPr="00C35A2C">
        <w:rPr>
          <w:rtl/>
        </w:rPr>
        <w:t xml:space="preserve">ואי טעי ספרא, </w:t>
      </w:r>
      <w:r w:rsidRPr="00C35A2C">
        <w:rPr>
          <w:rFonts w:hint="cs"/>
          <w:rtl/>
        </w:rPr>
        <w:t>ישאל לתנא כ</w:t>
      </w:r>
      <w:r w:rsidRPr="00C35A2C">
        <w:rPr>
          <w:rtl/>
        </w:rPr>
        <w:t>מה קתני ו</w:t>
      </w:r>
      <w:r w:rsidRPr="00C35A2C">
        <w:rPr>
          <w:rFonts w:hint="cs"/>
          <w:rtl/>
        </w:rPr>
        <w:t>יורידם מהם מ</w:t>
      </w:r>
      <w:r>
        <w:rPr>
          <w:rtl/>
        </w:rPr>
        <w:t>"</w:t>
      </w:r>
      <w:r w:rsidRPr="00C35A2C">
        <w:rPr>
          <w:rFonts w:hint="cs"/>
          <w:rtl/>
        </w:rPr>
        <w:t xml:space="preserve">ח וימצא ההפרש וסימנך: </w:t>
      </w:r>
      <w:r w:rsidRPr="00C35A2C">
        <w:rPr>
          <w:rtl/>
        </w:rPr>
        <w:t>ספרא בצירא, תנא תוספאה.</w:t>
      </w:r>
    </w:p>
    <w:p w14:paraId="39BE83B3" w14:textId="77777777" w:rsidR="00910F84" w:rsidRDefault="00910F84" w:rsidP="00910F84">
      <w:pPr>
        <w:rPr>
          <w:rtl/>
        </w:rPr>
      </w:pPr>
      <w:r w:rsidRPr="00C35A2C">
        <w:rPr>
          <w:rtl/>
        </w:rPr>
        <w:t xml:space="preserve">• </w:t>
      </w:r>
      <w:r>
        <w:rPr>
          <w:rStyle w:val="affff1"/>
          <w:rFonts w:hint="cs"/>
          <w:rtl/>
          <w:rPrChange w:id="9080" w:author="מנוע אמוראים" w:date="2026-10-05T16:41:56Z">
            <w:rPr>
              <w:rFonts w:hint="cs"/>
              <w:rtl/>
            </w:rPr>
          </w:rPrChange>
        </w:rPr>
        <w:t xml:space="preserve">רהבדר</w:t>
      </w:r>
      <w:r>
        <w:rPr>
          <w:rStyle w:val="affff1"/>
          <w:rtl/>
          <w:rPrChange w:id="9081" w:author="מנוע אמוראים" w:date="2026-10-05T16:41:56Z">
            <w:rPr>
              <w:rtl/>
            </w:rPr>
          </w:rPrChange>
        </w:rPr>
        <w:t xml:space="preserve">"</w:t>
      </w:r>
      <w:r>
        <w:rPr>
          <w:rStyle w:val="affff1"/>
          <w:rFonts w:hint="cs"/>
          <w:rtl/>
          <w:rPrChange w:id="9082" w:author="מנוע אמוראים" w:date="2026-10-05T16:41:56Z">
            <w:rPr>
              <w:rFonts w:hint="cs"/>
              <w:rtl/>
            </w:rPr>
          </w:rPrChange>
        </w:rPr>
        <w:t xml:space="preserve">י</w:t>
      </w:r>
      <w:r w:rsidRPr="00C35A2C">
        <w:rPr>
          <w:rtl/>
        </w:rPr>
        <w:t xml:space="preserve">: </w:t>
      </w:r>
      <w:r w:rsidRPr="00C35A2C">
        <w:rPr>
          <w:rFonts w:hint="cs"/>
          <w:rtl/>
        </w:rPr>
        <w:t xml:space="preserve">מי שלא יודע איזה שזה בשמיטה עומד יוסיף שנה אחות ויחשב </w:t>
      </w:r>
      <w:r w:rsidRPr="00C35A2C">
        <w:rPr>
          <w:rtl/>
        </w:rPr>
        <w:t>כללי ביובלי ופרטי בשבועי, ו</w:t>
      </w:r>
      <w:r w:rsidRPr="00C35A2C">
        <w:rPr>
          <w:rFonts w:hint="cs"/>
          <w:rtl/>
        </w:rPr>
        <w:t>יקח ממאה וישים בפרטי ויחשיבם לפרטי בשבועי וידע כמה שני בשבוע,</w:t>
      </w:r>
    </w:p>
    <w:p w14:paraId="5CCF35EE" w14:textId="77777777" w:rsidR="00910F84" w:rsidRPr="00C35A2C" w:rsidRDefault="00910F84" w:rsidP="00910F84">
      <w:pPr>
        <w:rPr>
          <w:rtl/>
        </w:rPr>
      </w:pPr>
      <w:r w:rsidRPr="00C35A2C">
        <w:rPr>
          <w:rtl/>
        </w:rPr>
        <w:t xml:space="preserve">וסימניך: </w:t>
      </w:r>
      <w:r w:rsidRPr="00095FC3">
        <w:rPr>
          <w:rStyle w:val="afffd"/>
          <w:rFonts w:hint="cs"/>
          <w:rtl/>
        </w:rPr>
        <w:t>'</w:t>
      </w:r>
      <w:r w:rsidRPr="00095FC3">
        <w:rPr>
          <w:rStyle w:val="afffd"/>
          <w:rtl/>
        </w:rPr>
        <w:t>כי זה שנתים הרעב בקרב הארץ</w:t>
      </w:r>
      <w:r w:rsidRPr="00095FC3">
        <w:rPr>
          <w:rStyle w:val="afffd"/>
          <w:rFonts w:hint="cs"/>
          <w:rtl/>
        </w:rPr>
        <w:t>'</w:t>
      </w:r>
      <w:r w:rsidRPr="00095FC3">
        <w:rPr>
          <w:rStyle w:val="afffd"/>
          <w:rtl/>
        </w:rPr>
        <w:t>.</w:t>
      </w:r>
    </w:p>
    <w:p w14:paraId="1454C561" w14:textId="77777777" w:rsidR="00910F84" w:rsidRPr="00C35A2C" w:rsidRDefault="00910F84" w:rsidP="00910F84">
      <w:pPr>
        <w:rPr>
          <w:rtl/>
        </w:rPr>
      </w:pPr>
      <w:r w:rsidRPr="00C35A2C">
        <w:rPr>
          <w:rtl/>
        </w:rPr>
        <w:t xml:space="preserve">• </w:t>
      </w:r>
      <w:r>
        <w:rPr>
          <w:rStyle w:val="affff1"/>
          <w:rFonts w:hint="cs"/>
          <w:rtl/>
          <w:rPrChange w:id="9083" w:author="מנוע אמוראים" w:date="2026-10-05T16:41:56Z">
            <w:rPr>
              <w:rFonts w:hint="cs"/>
              <w:rtl/>
            </w:rPr>
          </w:rPrChange>
        </w:rPr>
        <w:t xml:space="preserve">אר</w:t>
      </w:r>
      <w:r>
        <w:rPr>
          <w:rStyle w:val="affff1"/>
          <w:rtl/>
          <w:rPrChange w:id="9084" w:author="מנוע אמוראים" w:date="2026-10-05T16:41:56Z">
            <w:rPr>
              <w:rtl/>
            </w:rPr>
          </w:rPrChange>
        </w:rPr>
        <w:t xml:space="preserve">"</w:t>
      </w:r>
      <w:r>
        <w:rPr>
          <w:rStyle w:val="affff1"/>
          <w:rFonts w:hint="cs"/>
          <w:rtl/>
          <w:rPrChange w:id="9085" w:author="מנוע אמוראים" w:date="2026-10-05T16:41:56Z">
            <w:rPr>
              <w:rFonts w:hint="cs"/>
              <w:rtl/>
            </w:rPr>
          </w:rPrChange>
        </w:rPr>
        <w:t xml:space="preserve">ח</w:t>
      </w:r>
      <w:r w:rsidRPr="00C35A2C">
        <w:rPr>
          <w:rtl/>
        </w:rPr>
        <w:t>: אחר ארבע מאות לחורבן הבית, אם יאמר לך אדם קח שדה שוה אלף דינרים בדינר אחד - לא תקח.</w:t>
      </w:r>
    </w:p>
    <w:p w14:paraId="1324CC85" w14:textId="77777777" w:rsidR="00910F84" w:rsidRPr="00C35A2C" w:rsidRDefault="00910F84" w:rsidP="00910F84">
      <w:pPr>
        <w:rPr>
          <w:rtl/>
        </w:rPr>
      </w:pPr>
      <w:r w:rsidRPr="00C35A2C">
        <w:rPr>
          <w:rtl/>
        </w:rPr>
        <w:t xml:space="preserve">במתניתא תנא: אחר </w:t>
      </w:r>
      <w:r w:rsidRPr="00C35A2C">
        <w:rPr>
          <w:rFonts w:hint="cs"/>
          <w:rtl/>
        </w:rPr>
        <w:t xml:space="preserve">4231 לבריאת העולם אם יאמר לך אדם </w:t>
      </w:r>
      <w:r w:rsidRPr="00C35A2C">
        <w:rPr>
          <w:rtl/>
        </w:rPr>
        <w:t>קח לך שדה שוה אלף דינרים בדינר אחד אל תקח.</w:t>
      </w:r>
    </w:p>
    <w:p w14:paraId="05C6B93A" w14:textId="77777777" w:rsidR="00910F84" w:rsidRPr="00C35A2C" w:rsidRDefault="00910F84" w:rsidP="00910F84">
      <w:pPr>
        <w:pStyle w:val="afffa"/>
        <w:rPr>
          <w:b/>
          <w:bCs/>
          <w:rtl/>
        </w:rPr>
      </w:pPr>
      <w:r>
        <w:rPr>
          <w:rtl/>
        </w:rPr>
        <w:t xml:space="preserve">- </w:t>
      </w:r>
      <w:r w:rsidRPr="00C35A2C">
        <w:rPr>
          <w:rtl/>
        </w:rPr>
        <w:t>איכא בינייהו תלת שנין, דמתניתא טפיא תלת שני.</w:t>
      </w:r>
    </w:p>
    <w:p w14:paraId="33BC8E4F" w14:textId="77777777" w:rsidR="00910F84" w:rsidRPr="00C35A2C" w:rsidRDefault="00910F84" w:rsidP="00910F84">
      <w:pPr>
        <w:pStyle w:val="aff6"/>
        <w:framePr w:wrap="around"/>
        <w:rPr>
          <w:rtl/>
        </w:rPr>
      </w:pPr>
      <w:r w:rsidRPr="00C35A2C">
        <w:rPr>
          <w:rFonts w:hint="cs"/>
          <w:rtl/>
        </w:rPr>
        <w:t>י.</w:t>
      </w:r>
    </w:p>
    <w:p w14:paraId="63AC34EE" w14:textId="77777777" w:rsidR="00910F84" w:rsidRDefault="00910F84" w:rsidP="00910F84">
      <w:pPr>
        <w:rPr>
          <w:rtl/>
        </w:rPr>
      </w:pPr>
      <w:r w:rsidRPr="00C35A2C">
        <w:rPr>
          <w:rFonts w:ascii="Fb Fontext" w:hAnsi="Fb Fontext"/>
          <w:rtl/>
        </w:rPr>
        <w:t xml:space="preserve">• </w:t>
      </w:r>
      <w:r w:rsidRPr="00C35A2C">
        <w:rPr>
          <w:rFonts w:hint="cs"/>
          <w:rtl/>
        </w:rPr>
        <w:t>אותו שטר שהיה כתוב בו שש שנים יתרות</w:t>
      </w:r>
      <w:r w:rsidRPr="00C35A2C">
        <w:rPr>
          <w:rtl/>
        </w:rPr>
        <w:t xml:space="preserve">, סבור רבנן </w:t>
      </w:r>
      <w:r w:rsidRPr="00C35A2C">
        <w:rPr>
          <w:rFonts w:hint="cs"/>
          <w:rtl/>
        </w:rPr>
        <w:t>ד</w:t>
      </w:r>
      <w:r w:rsidRPr="00C35A2C">
        <w:rPr>
          <w:rtl/>
        </w:rPr>
        <w:t>שטר מאוחר הוא, נ</w:t>
      </w:r>
      <w:r w:rsidRPr="00C35A2C">
        <w:rPr>
          <w:rFonts w:hint="cs"/>
          <w:rtl/>
        </w:rPr>
        <w:t>עכבו עד שיגיע זמנו ולא יגבה</w:t>
      </w:r>
    </w:p>
    <w:p w14:paraId="60776C32" w14:textId="77777777" w:rsidR="00910F84" w:rsidRDefault="00910F84" w:rsidP="00910F84">
      <w:pPr>
        <w:rPr>
          <w:rtl/>
        </w:rPr>
      </w:pPr>
      <w:r w:rsidRPr="00C35A2C">
        <w:rPr>
          <w:rFonts w:ascii="Fb Fontext" w:hAnsi="Fb Fontext"/>
          <w:rtl/>
        </w:rPr>
        <w:t xml:space="preserve">• </w:t>
      </w:r>
      <w:r>
        <w:rPr>
          <w:rStyle w:val="affff1"/>
          <w:rFonts w:hint="cs"/>
          <w:rtl/>
          <w:rPrChange w:id="9086" w:author="מנוע אמוראים" w:date="2026-10-05T16:41:56Z">
            <w:rPr>
              <w:rFonts w:hint="cs"/>
              <w:rtl/>
            </w:rPr>
          </w:rPrChange>
        </w:rPr>
        <w:t xml:space="preserve">אר</w:t>
      </w:r>
      <w:r>
        <w:rPr>
          <w:rStyle w:val="affff1"/>
          <w:rtl/>
          <w:rPrChange w:id="9087" w:author="מנוע אמוראים" w:date="2026-10-05T16:41:56Z">
            <w:rPr>
              <w:rtl/>
            </w:rPr>
          </w:rPrChange>
        </w:rPr>
        <w:t xml:space="preserve">"</w:t>
      </w:r>
      <w:r>
        <w:rPr>
          <w:rStyle w:val="affff1"/>
          <w:rFonts w:hint="cs"/>
          <w:rtl/>
          <w:rPrChange w:id="9088" w:author="מנוע אמוראים" w:date="2026-10-05T16:41:56Z">
            <w:rPr>
              <w:rFonts w:hint="cs"/>
              <w:rtl/>
            </w:rPr>
          </w:rPrChange>
        </w:rPr>
        <w:t xml:space="preserve">נ</w:t>
      </w:r>
      <w:r w:rsidRPr="00C35A2C">
        <w:rPr>
          <w:rtl/>
        </w:rPr>
        <w:t xml:space="preserve">: האי ספרא דוקנא כתביה, והנך </w:t>
      </w:r>
      <w:r w:rsidRPr="00C35A2C">
        <w:rPr>
          <w:rFonts w:hint="cs"/>
          <w:rtl/>
        </w:rPr>
        <w:t>שש שמלכו בעילם דאנן לא חשבינן להוא הוא חשיב ליה ובזמנו כתבו</w:t>
      </w:r>
    </w:p>
    <w:p w14:paraId="607E9CEB" w14:textId="77777777" w:rsidR="00910F84" w:rsidRPr="00C35A2C" w:rsidRDefault="00910F84" w:rsidP="00910F84">
      <w:pPr>
        <w:ind w:firstLine="266"/>
        <w:rPr>
          <w:rtl/>
        </w:rPr>
      </w:pPr>
      <w:r w:rsidRPr="00C35A2C">
        <w:rPr>
          <w:rFonts w:hint="cs"/>
          <w:rtl/>
        </w:rPr>
        <w:t>דתניא ר' יוסי אומר</w:t>
      </w:r>
      <w:r w:rsidRPr="00C35A2C">
        <w:rPr>
          <w:rtl/>
        </w:rPr>
        <w:t>: שש שנים מלכו בעילם, ואח</w:t>
      </w:r>
      <w:r>
        <w:rPr>
          <w:rtl/>
        </w:rPr>
        <w:t>"</w:t>
      </w:r>
      <w:r w:rsidRPr="00C35A2C">
        <w:rPr>
          <w:rtl/>
        </w:rPr>
        <w:t>כ פשטה מלכותן בכל העולם כולו.</w:t>
      </w:r>
    </w:p>
    <w:p w14:paraId="7456CCA4" w14:textId="77777777" w:rsidR="00910F84" w:rsidRPr="00C35A2C" w:rsidRDefault="00910F84" w:rsidP="00910F84">
      <w:pPr>
        <w:rPr>
          <w:rtl/>
        </w:rPr>
      </w:pPr>
      <w:r w:rsidRPr="00C35A2C">
        <w:rPr>
          <w:rtl/>
        </w:rPr>
        <w:t xml:space="preserve">• מתקיף </w:t>
      </w:r>
      <w:r>
        <w:rPr>
          <w:rStyle w:val="affff1"/>
          <w:rFonts w:hint="cs"/>
          <w:rtl/>
          <w:rPrChange w:id="9089" w:author="מנוע אמוראים" w:date="2026-10-05T16:41:56Z">
            <w:rPr>
              <w:rFonts w:hint="cs"/>
              <w:rtl/>
            </w:rPr>
          </w:rPrChange>
        </w:rPr>
        <w:t xml:space="preserve">ראב</w:t>
      </w:r>
      <w:r>
        <w:rPr>
          <w:rStyle w:val="affff1"/>
          <w:rtl/>
          <w:rPrChange w:id="9090" w:author="מנוע אמוראים" w:date="2026-10-05T16:41:56Z">
            <w:rPr>
              <w:rtl/>
            </w:rPr>
          </w:rPrChange>
        </w:rPr>
        <w:t xml:space="preserve">"</w:t>
      </w:r>
      <w:r>
        <w:rPr>
          <w:rStyle w:val="affff1"/>
          <w:rFonts w:hint="cs"/>
          <w:rtl/>
          <w:rPrChange w:id="9091" w:author="מנוע אמוראים" w:date="2026-10-05T16:41:56Z">
            <w:rPr>
              <w:rFonts w:hint="cs"/>
              <w:rtl/>
            </w:rPr>
          </w:rPrChange>
        </w:rPr>
        <w:t xml:space="preserve">י</w:t>
      </w:r>
      <w:r w:rsidRPr="00C35A2C">
        <w:rPr>
          <w:rtl/>
        </w:rPr>
        <w:t xml:space="preserve">: ממאי דלמלכות יונים מנינן? דלמא ליציאת מצרים מנינן, ושבקיה לאלפא קמא ונקטיה אלפא בתרא, והאי מאוחר הוא! </w:t>
      </w:r>
      <w:r>
        <w:rPr>
          <w:rStyle w:val="affff1"/>
          <w:rFonts w:hint="cs"/>
          <w:rtl/>
          <w:rPrChange w:id="9092" w:author="מנוע אמוראים" w:date="2026-10-05T16:41:56Z">
            <w:rPr>
              <w:rFonts w:hint="cs"/>
              <w:rtl/>
            </w:rPr>
          </w:rPrChange>
        </w:rPr>
        <w:t xml:space="preserve">אר</w:t>
      </w:r>
      <w:r>
        <w:rPr>
          <w:rStyle w:val="affff1"/>
          <w:rtl/>
          <w:rPrChange w:id="9093" w:author="מנוע אמוראים" w:date="2026-10-05T16:41:56Z">
            <w:rPr>
              <w:rtl/>
            </w:rPr>
          </w:rPrChange>
        </w:rPr>
        <w:t xml:space="preserve">"</w:t>
      </w:r>
      <w:r>
        <w:rPr>
          <w:rStyle w:val="affff1"/>
          <w:rFonts w:hint="cs"/>
          <w:rtl/>
          <w:rPrChange w:id="9094" w:author="מנוע אמוראים" w:date="2026-10-05T16:41:56Z">
            <w:rPr>
              <w:rFonts w:hint="cs"/>
              <w:rtl/>
            </w:rPr>
          </w:rPrChange>
        </w:rPr>
        <w:t xml:space="preserve">נ</w:t>
      </w:r>
      <w:r w:rsidRPr="00C35A2C">
        <w:rPr>
          <w:rtl/>
        </w:rPr>
        <w:t>: בגולה אין מונין אלא למלכי יונים בלבד.</w:t>
      </w:r>
    </w:p>
    <w:p w14:paraId="40F5B7A6" w14:textId="77777777" w:rsidR="00910F84" w:rsidRPr="00C35A2C" w:rsidRDefault="00910F84" w:rsidP="00910F84">
      <w:pPr>
        <w:rPr>
          <w:rtl/>
        </w:rPr>
      </w:pPr>
      <w:r w:rsidRPr="00C35A2C">
        <w:rPr>
          <w:rtl/>
        </w:rPr>
        <w:t xml:space="preserve">הוא סבר: דחויי מדחי ליה, </w:t>
      </w:r>
      <w:r>
        <w:rPr>
          <w:rtl/>
        </w:rPr>
        <w:t>יצא בדק ומצא</w:t>
      </w:r>
      <w:r w:rsidRPr="00C35A2C">
        <w:rPr>
          <w:rtl/>
        </w:rPr>
        <w:t>, דתניא: בגולה אין מונין אלא למלכי יונים בלבד.</w:t>
      </w:r>
    </w:p>
    <w:p w14:paraId="2D932FC0" w14:textId="77777777" w:rsidR="00910F84" w:rsidRDefault="00910F84" w:rsidP="00910F84">
      <w:pPr>
        <w:rPr>
          <w:rtl/>
        </w:rPr>
      </w:pPr>
      <w:r w:rsidRPr="00C35A2C">
        <w:rPr>
          <w:rtl/>
        </w:rPr>
        <w:t>רבינא: מתני</w:t>
      </w:r>
      <w:r w:rsidRPr="00C35A2C">
        <w:rPr>
          <w:rFonts w:hint="cs"/>
          <w:rtl/>
        </w:rPr>
        <w:t xml:space="preserve">' </w:t>
      </w:r>
      <w:r>
        <w:rPr>
          <w:rtl/>
        </w:rPr>
        <w:t xml:space="preserve">נמי דיקא, דתנן: באחד בניסן </w:t>
      </w:r>
      <w:r>
        <w:rPr>
          <w:rStyle w:val="affff1"/>
          <w:rtl/>
          <w:rPrChange w:id="9095" w:author="מנוע אמוראים" w:date="2026-10-05T16:41:56Z">
            <w:rPr>
              <w:rtl/>
            </w:rPr>
          </w:rPrChange>
        </w:rPr>
        <w:t xml:space="preserve">ר</w:t>
      </w:r>
      <w:r>
        <w:rPr>
          <w:rStyle w:val="affff1"/>
          <w:rtl/>
          <w:rPrChange w:id="9096" w:author="מנוע אמוראים" w:date="2026-10-05T16:41:56Z">
            <w:rPr>
              <w:rtl/>
            </w:rPr>
          </w:rPrChange>
        </w:rPr>
        <w:t xml:space="preserve">"</w:t>
      </w:r>
      <w:r>
        <w:rPr>
          <w:rStyle w:val="affff1"/>
          <w:rtl/>
          <w:rPrChange w:id="9097" w:author="מנוע אמוראים" w:date="2026-10-05T16:41:56Z">
            <w:rPr>
              <w:rtl/>
            </w:rPr>
          </w:rPrChange>
        </w:rPr>
        <w:t xml:space="preserve">ה</w:t>
      </w:r>
      <w:r>
        <w:rPr>
          <w:rtl/>
        </w:rPr>
        <w:t xml:space="preserve"> למלכים ולרגלים, ואמרינן: למלכים - למאי </w:t>
      </w:r>
      <w:r w:rsidRPr="00280F6D">
        <w:rPr>
          <w:b/>
          <w:bCs/>
          <w:rtl/>
        </w:rPr>
        <w:t>הלכתא</w:t>
      </w:r>
      <w:r w:rsidRPr="00C35A2C">
        <w:rPr>
          <w:rtl/>
        </w:rPr>
        <w:t>?</w:t>
      </w:r>
    </w:p>
    <w:p w14:paraId="029BA76E" w14:textId="77777777" w:rsidR="00910F84" w:rsidRDefault="00910F84" w:rsidP="00910F84">
      <w:pPr>
        <w:rPr>
          <w:rtl/>
        </w:rPr>
      </w:pPr>
      <w:r>
        <w:rPr>
          <w:rtl/>
        </w:rPr>
        <w:t xml:space="preserve">• </w:t>
      </w:r>
      <w:r>
        <w:rPr>
          <w:rStyle w:val="affff1"/>
          <w:rtl/>
          <w:rPrChange w:id="9098" w:author="מנוע אמוראים" w:date="2026-10-05T16:41:56Z">
            <w:rPr>
              <w:rtl/>
            </w:rPr>
          </w:rPrChange>
        </w:rPr>
        <w:t xml:space="preserve">אר"</w:t>
      </w:r>
      <w:r>
        <w:rPr>
          <w:rStyle w:val="affff1"/>
          <w:rFonts w:hint="cs"/>
          <w:rtl/>
          <w:rPrChange w:id="9099" w:author="מנוע אמוראים" w:date="2026-10-05T16:41:56Z">
            <w:rPr>
              <w:rFonts w:hint="cs"/>
              <w:rtl/>
            </w:rPr>
          </w:rPrChange>
        </w:rPr>
        <w:t xml:space="preserve">ח</w:t>
      </w:r>
      <w:r>
        <w:rPr>
          <w:rtl/>
        </w:rPr>
        <w:t xml:space="preserve">: לשטרות, ותנן: באחד בתשרי </w:t>
      </w:r>
      <w:r>
        <w:rPr>
          <w:rStyle w:val="affff1"/>
          <w:rtl/>
          <w:rPrChange w:id="9100" w:author="מנוע אמוראים" w:date="2026-10-05T16:41:56Z">
            <w:rPr>
              <w:rtl/>
            </w:rPr>
          </w:rPrChange>
        </w:rPr>
        <w:t xml:space="preserve">ר</w:t>
      </w:r>
      <w:r>
        <w:rPr>
          <w:rStyle w:val="affff1"/>
          <w:rtl/>
          <w:rPrChange w:id="9101" w:author="מנוע אמוראים" w:date="2026-10-05T16:41:56Z">
            <w:rPr>
              <w:rtl/>
            </w:rPr>
          </w:rPrChange>
        </w:rPr>
        <w:t xml:space="preserve">"</w:t>
      </w:r>
      <w:r>
        <w:rPr>
          <w:rStyle w:val="affff1"/>
          <w:rtl/>
          <w:rPrChange w:id="9102" w:author="מנוע אמוראים" w:date="2026-10-05T16:41:56Z">
            <w:rPr>
              <w:rtl/>
            </w:rPr>
          </w:rPrChange>
        </w:rPr>
        <w:t xml:space="preserve">ה</w:t>
      </w:r>
      <w:r>
        <w:rPr>
          <w:rtl/>
        </w:rPr>
        <w:t xml:space="preserve"> לשנים ולשמיטין, ואמרינן: לשנים למאי </w:t>
      </w:r>
      <w:r w:rsidRPr="00280F6D">
        <w:rPr>
          <w:b/>
          <w:bCs/>
          <w:rtl/>
        </w:rPr>
        <w:t>הלכתא</w:t>
      </w:r>
      <w:r w:rsidRPr="00C35A2C">
        <w:rPr>
          <w:rtl/>
        </w:rPr>
        <w:t>?</w:t>
      </w:r>
    </w:p>
    <w:p w14:paraId="2872CFCC" w14:textId="77777777" w:rsidR="00910F84" w:rsidRDefault="00910F84" w:rsidP="00910F84">
      <w:pPr>
        <w:rPr>
          <w:rtl/>
        </w:rPr>
      </w:pPr>
      <w:r>
        <w:rPr>
          <w:rStyle w:val="affff1"/>
          <w:rtl/>
          <w:rPrChange w:id="9103" w:author="מנוע אמוראים" w:date="2026-10-05T16:41:56Z">
            <w:rPr>
              <w:rtl/>
            </w:rPr>
          </w:rPrChange>
        </w:rPr>
        <w:t xml:space="preserve">וא</w:t>
      </w:r>
      <w:r>
        <w:rPr>
          <w:rStyle w:val="affff1"/>
          <w:rFonts w:hint="cs"/>
          <w:rtl/>
          <w:rPrChange w:id="9104" w:author="מנוע אמוראים" w:date="2026-10-05T16:41:56Z">
            <w:rPr>
              <w:rFonts w:hint="cs"/>
              <w:rtl/>
            </w:rPr>
          </w:rPrChange>
        </w:rPr>
        <w:t xml:space="preserve">ר</w:t>
      </w:r>
      <w:r>
        <w:rPr>
          <w:rStyle w:val="affff1"/>
          <w:rtl/>
          <w:rPrChange w:id="9105" w:author="מנוע אמוראים" w:date="2026-10-05T16:41:56Z">
            <w:rPr>
              <w:rtl/>
            </w:rPr>
          </w:rPrChange>
        </w:rPr>
        <w:t xml:space="preserve">"</w:t>
      </w:r>
      <w:r>
        <w:rPr>
          <w:rStyle w:val="affff1"/>
          <w:rFonts w:hint="cs"/>
          <w:rtl/>
          <w:rPrChange w:id="9106" w:author="מנוע אמוראים" w:date="2026-10-05T16:41:56Z">
            <w:rPr>
              <w:rFonts w:hint="cs"/>
              <w:rtl/>
            </w:rPr>
          </w:rPrChange>
        </w:rPr>
        <w:t xml:space="preserve">ח</w:t>
      </w:r>
      <w:r w:rsidRPr="00C35A2C">
        <w:rPr>
          <w:rtl/>
        </w:rPr>
        <w:t xml:space="preserve">: לשטרות; </w:t>
      </w:r>
      <w:r w:rsidRPr="00C35A2C">
        <w:rPr>
          <w:rFonts w:hint="cs"/>
          <w:rtl/>
        </w:rPr>
        <w:t>ומשני' ד</w:t>
      </w:r>
      <w:r w:rsidRPr="00C35A2C">
        <w:rPr>
          <w:rtl/>
        </w:rPr>
        <w:t>למלכי ע</w:t>
      </w:r>
      <w:r w:rsidRPr="00C35A2C">
        <w:rPr>
          <w:rFonts w:hint="cs"/>
          <w:rtl/>
        </w:rPr>
        <w:t>כו</w:t>
      </w:r>
      <w:r>
        <w:rPr>
          <w:rtl/>
        </w:rPr>
        <w:t>"</w:t>
      </w:r>
      <w:r w:rsidRPr="00C35A2C">
        <w:rPr>
          <w:rFonts w:hint="cs"/>
          <w:rtl/>
        </w:rPr>
        <w:t>ם מונים מתשרי ולמלכי ישראל מונים מניסן, ואנו מונים היום מתשרי ואי ס</w:t>
      </w:r>
      <w:r>
        <w:rPr>
          <w:rtl/>
        </w:rPr>
        <w:t>"</w:t>
      </w:r>
      <w:r w:rsidRPr="00C35A2C">
        <w:rPr>
          <w:rFonts w:hint="cs"/>
          <w:rtl/>
        </w:rPr>
        <w:t>ד ליציאת מצרים מנינן א</w:t>
      </w:r>
      <w:r>
        <w:rPr>
          <w:rtl/>
        </w:rPr>
        <w:t>"</w:t>
      </w:r>
      <w:r w:rsidRPr="00C35A2C">
        <w:rPr>
          <w:rFonts w:hint="cs"/>
          <w:rtl/>
        </w:rPr>
        <w:t xml:space="preserve">כ מניסן בעי למנות אלא בהכרח </w:t>
      </w:r>
      <w:r w:rsidRPr="00507DB9">
        <w:rPr>
          <w:rFonts w:hint="cs"/>
          <w:b/>
          <w:bCs/>
          <w:rtl/>
        </w:rPr>
        <w:t>ש</w:t>
      </w:r>
      <w:r>
        <w:rPr>
          <w:b/>
          <w:bCs/>
          <w:rtl/>
        </w:rPr>
        <w:t>"</w:t>
      </w:r>
      <w:r w:rsidRPr="00507DB9">
        <w:rPr>
          <w:rFonts w:hint="cs"/>
          <w:b/>
          <w:bCs/>
          <w:rtl/>
        </w:rPr>
        <w:t>מ</w:t>
      </w:r>
      <w:r w:rsidRPr="00C35A2C">
        <w:rPr>
          <w:rFonts w:hint="cs"/>
          <w:rtl/>
        </w:rPr>
        <w:t xml:space="preserve"> דלמלכי יונים מנינן</w:t>
      </w:r>
    </w:p>
    <w:p w14:paraId="579A9EBA" w14:textId="77777777" w:rsidR="00910F84" w:rsidRDefault="00910F84" w:rsidP="00910F84">
      <w:pPr>
        <w:pStyle w:val="afffe"/>
        <w:rPr>
          <w:rtl/>
        </w:rPr>
      </w:pPr>
      <w:r w:rsidRPr="00A06291">
        <w:rPr>
          <w:rtl/>
        </w:rPr>
        <w:t>׻</w:t>
      </w:r>
    </w:p>
    <w:p w14:paraId="61C81957" w14:textId="77777777" w:rsidR="00910F84" w:rsidRPr="00C35A2C" w:rsidRDefault="00910F84" w:rsidP="00910F84">
      <w:pPr>
        <w:pStyle w:val="afff2"/>
        <w:rPr>
          <w:rtl/>
        </w:rPr>
      </w:pPr>
      <w:ins w:id="9810" w:author="מספור קטעי משנה" w:date="2026-10-06T06:44:54Z">
        <w:r>
          <w:rPr>
            <w:rStyle w:val="MisparKeta"/>
          </w:rPr>
          <w:t xml:space="preserve">א. </w:t>
        </w:r>
      </w:ins>
      <w:r w:rsidRPr="00C35A2C">
        <w:rPr>
          <w:rtl/>
        </w:rPr>
        <w:t>ויום גינוסיא של מלכיהם וכו'.</w:t>
      </w:r>
    </w:p>
    <w:p w14:paraId="5480FB4A" w14:textId="77777777" w:rsidR="00910F84" w:rsidRPr="00C35A2C" w:rsidRDefault="00910F84" w:rsidP="00910F84">
      <w:pPr>
        <w:rPr>
          <w:rtl/>
        </w:rPr>
      </w:pPr>
      <w:r>
        <w:rPr>
          <w:rtl/>
        </w:rPr>
        <w:t xml:space="preserve">• ויום גינוסיא של מלכיהם? </w:t>
      </w:r>
      <w:r>
        <w:rPr>
          <w:rStyle w:val="affff1"/>
          <w:rtl/>
          <w:rPrChange w:id="9107" w:author="מנוע אמוראים" w:date="2026-10-05T16:41:56Z">
            <w:rPr>
              <w:rtl/>
            </w:rPr>
          </w:rPrChange>
        </w:rPr>
        <w:t xml:space="preserve">א</w:t>
      </w:r>
      <w:r>
        <w:rPr>
          <w:rStyle w:val="affff1"/>
          <w:rFonts w:hint="cs"/>
          <w:rtl/>
          <w:rPrChange w:id="9108" w:author="מנוע אמוראים" w:date="2026-10-05T16:41:56Z">
            <w:rPr>
              <w:rFonts w:hint="cs"/>
              <w:rtl/>
            </w:rPr>
          </w:rPrChange>
        </w:rPr>
        <w:t xml:space="preserve">ר</w:t>
      </w:r>
      <w:r>
        <w:rPr>
          <w:rStyle w:val="affff1"/>
          <w:rtl/>
          <w:rPrChange w:id="9109" w:author="מנוע אמוראים" w:date="2026-10-05T16:41:56Z">
            <w:rPr>
              <w:rtl/>
            </w:rPr>
          </w:rPrChange>
        </w:rPr>
        <w:t xml:space="preserve">"</w:t>
      </w:r>
      <w:r>
        <w:rPr>
          <w:rStyle w:val="affff1"/>
          <w:rFonts w:hint="cs"/>
          <w:rtl/>
          <w:rPrChange w:id="9110" w:author="מנוע אמוראים" w:date="2026-10-05T16:41:56Z">
            <w:rPr>
              <w:rFonts w:hint="cs"/>
              <w:rtl/>
            </w:rPr>
          </w:rPrChange>
        </w:rPr>
        <w:t xml:space="preserve">י</w:t>
      </w:r>
      <w:r w:rsidRPr="00C35A2C">
        <w:rPr>
          <w:rtl/>
        </w:rPr>
        <w:t>: יום שמעמידין בו עובדי כוכבים את מלכם.</w:t>
      </w:r>
    </w:p>
    <w:p w14:paraId="73353A2B" w14:textId="77777777" w:rsidR="00910F84" w:rsidRPr="00C35A2C" w:rsidRDefault="00910F84" w:rsidP="00910F84">
      <w:pPr>
        <w:rPr>
          <w:rtl/>
        </w:rPr>
      </w:pPr>
      <w:r w:rsidRPr="00C35A2C">
        <w:rPr>
          <w:rFonts w:hint="cs"/>
          <w:rtl/>
        </w:rPr>
        <w:t>והך ד</w:t>
      </w:r>
      <w:r w:rsidRPr="00C35A2C">
        <w:rPr>
          <w:rtl/>
        </w:rPr>
        <w:t xml:space="preserve">יום גינוסיא </w:t>
      </w:r>
      <w:r w:rsidRPr="00C35A2C">
        <w:rPr>
          <w:b/>
          <w:bCs/>
          <w:rtl/>
        </w:rPr>
        <w:t>ו</w:t>
      </w:r>
      <w:r w:rsidRPr="00C35A2C">
        <w:rPr>
          <w:rtl/>
        </w:rPr>
        <w:t>יום שמעמידין בו את מלכם! –</w:t>
      </w:r>
      <w:r w:rsidRPr="00C35A2C">
        <w:rPr>
          <w:rFonts w:hint="cs"/>
          <w:rtl/>
        </w:rPr>
        <w:t xml:space="preserve"> </w:t>
      </w:r>
      <w:r w:rsidRPr="00C35A2C">
        <w:rPr>
          <w:rtl/>
        </w:rPr>
        <w:t>ל</w:t>
      </w:r>
      <w:r>
        <w:rPr>
          <w:rtl/>
        </w:rPr>
        <w:t>"</w:t>
      </w:r>
      <w:r w:rsidRPr="00C35A2C">
        <w:rPr>
          <w:rFonts w:hint="cs"/>
          <w:rtl/>
        </w:rPr>
        <w:t>ק</w:t>
      </w:r>
      <w:r w:rsidRPr="00C35A2C">
        <w:rPr>
          <w:rtl/>
        </w:rPr>
        <w:t>: הא דידיה, הא דבריה.</w:t>
      </w:r>
    </w:p>
    <w:p w14:paraId="5C05803A" w14:textId="77777777" w:rsidR="00910F84" w:rsidRDefault="00910F84" w:rsidP="00910F84">
      <w:pPr>
        <w:rPr>
          <w:rtl/>
        </w:rPr>
      </w:pPr>
      <w:r w:rsidRPr="00C35A2C">
        <w:rPr>
          <w:rtl/>
        </w:rPr>
        <w:t xml:space="preserve">ומי מוקמי מלכא בר מלכא? והתני רב יוסף: </w:t>
      </w:r>
      <w:r w:rsidRPr="00956096">
        <w:rPr>
          <w:rStyle w:val="afffd"/>
          <w:rtl/>
        </w:rPr>
        <w:t>הנה קטן נתתיך בגוים</w:t>
      </w:r>
      <w:r w:rsidRPr="00C35A2C">
        <w:rPr>
          <w:rtl/>
        </w:rPr>
        <w:t xml:space="preserve"> - שאין מושיבין מלך בן מלך,</w:t>
      </w:r>
    </w:p>
    <w:p w14:paraId="5A150D9B" w14:textId="77777777" w:rsidR="00910F84" w:rsidRDefault="00910F84" w:rsidP="00910F84">
      <w:pPr>
        <w:ind w:hanging="114"/>
        <w:rPr>
          <w:rtl/>
        </w:rPr>
      </w:pPr>
      <w:r w:rsidRPr="00095FC3">
        <w:rPr>
          <w:rStyle w:val="afffd"/>
          <w:rFonts w:hint="cs"/>
          <w:rtl/>
        </w:rPr>
        <w:t>'</w:t>
      </w:r>
      <w:r w:rsidRPr="00095FC3">
        <w:rPr>
          <w:rStyle w:val="afffd"/>
          <w:rtl/>
        </w:rPr>
        <w:t>בזוי אתה מאד</w:t>
      </w:r>
      <w:r w:rsidRPr="00095FC3">
        <w:rPr>
          <w:rStyle w:val="afffd"/>
          <w:rFonts w:hint="cs"/>
          <w:rtl/>
        </w:rPr>
        <w:t>'</w:t>
      </w:r>
      <w:r w:rsidRPr="00095FC3">
        <w:rPr>
          <w:rStyle w:val="afffd"/>
          <w:rtl/>
        </w:rPr>
        <w:t xml:space="preserve"> </w:t>
      </w:r>
      <w:r w:rsidRPr="00C35A2C">
        <w:rPr>
          <w:rtl/>
        </w:rPr>
        <w:t>- שאין להן לא כתב ולא לשון!</w:t>
      </w:r>
    </w:p>
    <w:p w14:paraId="74B7D9A8" w14:textId="77777777" w:rsidR="00910F84" w:rsidRPr="00C35A2C" w:rsidRDefault="00910F84" w:rsidP="00910F84">
      <w:pPr>
        <w:rPr>
          <w:rtl/>
        </w:rPr>
      </w:pPr>
      <w:r w:rsidRPr="00C35A2C">
        <w:rPr>
          <w:rFonts w:hint="cs"/>
          <w:b/>
          <w:bCs/>
          <w:rtl/>
        </w:rPr>
        <w:t>ב.</w:t>
      </w:r>
      <w:r w:rsidRPr="00C35A2C">
        <w:rPr>
          <w:rFonts w:hint="cs"/>
          <w:rtl/>
        </w:rPr>
        <w:t xml:space="preserve"> </w:t>
      </w:r>
      <w:r w:rsidRPr="00C35A2C">
        <w:rPr>
          <w:rtl/>
        </w:rPr>
        <w:t>אלא מאי יום גינוסיא</w:t>
      </w:r>
      <w:r w:rsidRPr="00C35A2C">
        <w:rPr>
          <w:rFonts w:hint="cs"/>
          <w:rtl/>
        </w:rPr>
        <w:t>-</w:t>
      </w:r>
      <w:r w:rsidRPr="00C35A2C">
        <w:rPr>
          <w:rtl/>
        </w:rPr>
        <w:t xml:space="preserve"> יום הלידה.</w:t>
      </w:r>
    </w:p>
    <w:p w14:paraId="4C2606E1" w14:textId="77777777" w:rsidR="00910F84" w:rsidRPr="00C35A2C" w:rsidRDefault="00910F84" w:rsidP="00910F84">
      <w:pPr>
        <w:rPr>
          <w:rtl/>
        </w:rPr>
      </w:pPr>
      <w:r w:rsidRPr="00C35A2C">
        <w:rPr>
          <w:rtl/>
        </w:rPr>
        <w:t>וה</w:t>
      </w:r>
      <w:r w:rsidRPr="00C35A2C">
        <w:rPr>
          <w:rFonts w:hint="cs"/>
          <w:rtl/>
        </w:rPr>
        <w:t>ך</w:t>
      </w:r>
      <w:r w:rsidRPr="00C35A2C">
        <w:rPr>
          <w:rtl/>
        </w:rPr>
        <w:t xml:space="preserve"> יום גינוסיא </w:t>
      </w:r>
      <w:r w:rsidRPr="00C35A2C">
        <w:rPr>
          <w:b/>
          <w:bCs/>
          <w:rtl/>
        </w:rPr>
        <w:t>ו</w:t>
      </w:r>
      <w:r w:rsidRPr="00C35A2C">
        <w:rPr>
          <w:rtl/>
        </w:rPr>
        <w:t>יום הלידה! לא קשיא: הא דידיה, הא דבריה.</w:t>
      </w:r>
    </w:p>
    <w:p w14:paraId="69E2C186" w14:textId="77777777" w:rsidR="00910F84" w:rsidRDefault="00910F84" w:rsidP="00910F84">
      <w:pPr>
        <w:rPr>
          <w:rtl/>
        </w:rPr>
      </w:pPr>
      <w:r w:rsidRPr="00C35A2C">
        <w:rPr>
          <w:rtl/>
        </w:rPr>
        <w:t>וה</w:t>
      </w:r>
      <w:r w:rsidRPr="00C35A2C">
        <w:rPr>
          <w:rFonts w:hint="cs"/>
          <w:rtl/>
        </w:rPr>
        <w:t>ך ד</w:t>
      </w:r>
      <w:r w:rsidRPr="00C35A2C">
        <w:rPr>
          <w:rtl/>
        </w:rPr>
        <w:t>יום גינוסיא שלו, יום גינוסיא של בנו, ויום הלידה שלו ויום הלידה של בנו!</w:t>
      </w:r>
    </w:p>
    <w:p w14:paraId="3B271F13" w14:textId="77777777" w:rsidR="00910F84" w:rsidRDefault="00910F84" w:rsidP="00910F84">
      <w:pPr>
        <w:rPr>
          <w:rtl/>
        </w:rPr>
      </w:pPr>
      <w:r w:rsidRPr="00C35A2C">
        <w:rPr>
          <w:rFonts w:hint="cs"/>
          <w:rtl/>
        </w:rPr>
        <w:t xml:space="preserve">אלא </w:t>
      </w:r>
      <w:r w:rsidRPr="00C35A2C">
        <w:rPr>
          <w:rtl/>
        </w:rPr>
        <w:t>יום שמעמידין בו מלכם, ול</w:t>
      </w:r>
      <w:r>
        <w:rPr>
          <w:rtl/>
        </w:rPr>
        <w:t>"</w:t>
      </w:r>
      <w:r w:rsidRPr="00C35A2C">
        <w:rPr>
          <w:rFonts w:hint="cs"/>
          <w:rtl/>
        </w:rPr>
        <w:t>ק</w:t>
      </w:r>
      <w:r w:rsidRPr="00C35A2C">
        <w:rPr>
          <w:rtl/>
        </w:rPr>
        <w:t xml:space="preserve"> הא דידיה, הא דבריה, ואי קשיא לך דלא מוקמי מלכא בר מלכא!</w:t>
      </w:r>
    </w:p>
    <w:p w14:paraId="66DFFD3B" w14:textId="77777777" w:rsidR="00910F84" w:rsidRPr="00C35A2C" w:rsidRDefault="00910F84" w:rsidP="00910F84">
      <w:pPr>
        <w:pStyle w:val="afffa"/>
      </w:pPr>
      <w:r>
        <w:rPr>
          <w:rtl/>
        </w:rPr>
        <w:t xml:space="preserve">- </w:t>
      </w:r>
      <w:r w:rsidRPr="00C35A2C">
        <w:rPr>
          <w:rtl/>
        </w:rPr>
        <w:t>ע</w:t>
      </w:r>
      <w:r>
        <w:rPr>
          <w:rtl/>
        </w:rPr>
        <w:t>"</w:t>
      </w:r>
      <w:r w:rsidRPr="00C35A2C">
        <w:rPr>
          <w:rtl/>
        </w:rPr>
        <w:t>י שאלה מוקמי, כגון אסוירוס בר אנטונינוס דמלך.</w:t>
      </w:r>
    </w:p>
    <w:p w14:paraId="3A02BEC3" w14:textId="77777777" w:rsidR="00910F84" w:rsidRDefault="00910F84" w:rsidP="00910F84">
      <w:pPr>
        <w:rPr>
          <w:rtl/>
        </w:rPr>
      </w:pPr>
      <w:r w:rsidRPr="00C35A2C">
        <w:rPr>
          <w:rtl/>
        </w:rPr>
        <w:t>• א</w:t>
      </w:r>
      <w:r>
        <w:rPr>
          <w:rtl/>
        </w:rPr>
        <w:t>"</w:t>
      </w:r>
      <w:r w:rsidRPr="00C35A2C">
        <w:rPr>
          <w:rtl/>
        </w:rPr>
        <w:t xml:space="preserve">ל אנטונינוס לרבי: בעינא דימלוך אסוירוס </w:t>
      </w:r>
      <w:r w:rsidRPr="00C35A2C">
        <w:rPr>
          <w:rFonts w:hint="cs"/>
          <w:rtl/>
        </w:rPr>
        <w:t>בני תחתי ותעשה טבריה פטורה ממס מפני ת</w:t>
      </w:r>
      <w:r>
        <w:rPr>
          <w:rtl/>
        </w:rPr>
        <w:t>"</w:t>
      </w:r>
      <w:r w:rsidRPr="00C35A2C">
        <w:rPr>
          <w:rFonts w:hint="cs"/>
          <w:rtl/>
        </w:rPr>
        <w:t>ח שבה</w:t>
      </w:r>
    </w:p>
    <w:p w14:paraId="165D221F" w14:textId="77777777" w:rsidR="00910F84" w:rsidRDefault="00910F84" w:rsidP="00910F84">
      <w:pPr>
        <w:rPr>
          <w:rtl/>
        </w:rPr>
      </w:pPr>
      <w:r w:rsidRPr="00C35A2C">
        <w:rPr>
          <w:rFonts w:hint="cs"/>
          <w:rtl/>
        </w:rPr>
        <w:t>ואי אומר להם חד יעשו ואי אומר שנים לא יעשו</w:t>
      </w:r>
    </w:p>
    <w:p w14:paraId="0DF2CC97" w14:textId="77777777" w:rsidR="00910F84" w:rsidRDefault="00910F84" w:rsidP="00910F84">
      <w:pPr>
        <w:rPr>
          <w:rtl/>
        </w:rPr>
      </w:pPr>
      <w:r w:rsidRPr="00C35A2C">
        <w:rPr>
          <w:rFonts w:hint="cs"/>
          <w:rtl/>
        </w:rPr>
        <w:t>רמז לו רבי והביא אדם מורכב על חבירו ויונה בידו ותחתון אמר לעליון שיפריח היונה מידו</w:t>
      </w:r>
    </w:p>
    <w:p w14:paraId="369F81B7" w14:textId="77777777" w:rsidR="00910F84" w:rsidRDefault="00910F84" w:rsidP="00910F84">
      <w:pPr>
        <w:rPr>
          <w:rtl/>
        </w:rPr>
      </w:pPr>
      <w:r w:rsidRPr="00C35A2C">
        <w:rPr>
          <w:rFonts w:hint="cs"/>
          <w:rtl/>
        </w:rPr>
        <w:t>והבין אנטונינוס את הרמז שאחר שבנו ימונה לקיסר יוכל מעצמו לפטרם ממס</w:t>
      </w:r>
    </w:p>
    <w:p w14:paraId="2040208D" w14:textId="77777777" w:rsidR="00910F84" w:rsidRPr="00C35A2C" w:rsidRDefault="00910F84" w:rsidP="00910F84">
      <w:pPr>
        <w:rPr>
          <w:rtl/>
        </w:rPr>
      </w:pPr>
    </w:p>
    <w:p w14:paraId="572D773F" w14:textId="77777777" w:rsidR="00910F84" w:rsidRPr="00C35A2C" w:rsidRDefault="00910F84" w:rsidP="00910F84">
      <w:pPr>
        <w:rPr>
          <w:rtl/>
        </w:rPr>
      </w:pPr>
      <w:r w:rsidRPr="00C35A2C">
        <w:rPr>
          <w:rtl/>
        </w:rPr>
        <w:t>• א</w:t>
      </w:r>
      <w:r>
        <w:rPr>
          <w:rtl/>
        </w:rPr>
        <w:t>"</w:t>
      </w:r>
      <w:r w:rsidRPr="00C35A2C">
        <w:rPr>
          <w:rtl/>
        </w:rPr>
        <w:t>ל</w:t>
      </w:r>
      <w:r w:rsidRPr="00C35A2C">
        <w:rPr>
          <w:rFonts w:hint="cs"/>
          <w:rtl/>
        </w:rPr>
        <w:t xml:space="preserve"> אנטונינוס</w:t>
      </w:r>
      <w:r w:rsidRPr="00C35A2C">
        <w:rPr>
          <w:rtl/>
        </w:rPr>
        <w:t>: מצערין לי חשובי רומאי</w:t>
      </w:r>
      <w:r w:rsidRPr="00C35A2C">
        <w:rPr>
          <w:rFonts w:hint="cs"/>
          <w:rtl/>
        </w:rPr>
        <w:t xml:space="preserve"> רמז לו רבי במה שנכנס לגינתו וכל יום עקר צנון מערוגתו</w:t>
      </w:r>
    </w:p>
    <w:p w14:paraId="0644844E" w14:textId="77777777" w:rsidR="00910F84" w:rsidRPr="00C35A2C" w:rsidRDefault="00910F84" w:rsidP="00910F84">
      <w:pPr>
        <w:rPr>
          <w:rtl/>
        </w:rPr>
      </w:pPr>
      <w:r w:rsidRPr="00C35A2C">
        <w:rPr>
          <w:rtl/>
        </w:rPr>
        <w:t xml:space="preserve">אמר, </w:t>
      </w:r>
      <w:r w:rsidRPr="00507DB9">
        <w:rPr>
          <w:b/>
          <w:bCs/>
          <w:rtl/>
        </w:rPr>
        <w:t>ש</w:t>
      </w:r>
      <w:r>
        <w:rPr>
          <w:b/>
          <w:bCs/>
          <w:rtl/>
        </w:rPr>
        <w:t>"</w:t>
      </w:r>
      <w:r w:rsidRPr="00507DB9">
        <w:rPr>
          <w:b/>
          <w:bCs/>
          <w:rtl/>
        </w:rPr>
        <w:t>מ</w:t>
      </w:r>
      <w:r w:rsidRPr="00C35A2C">
        <w:rPr>
          <w:rtl/>
        </w:rPr>
        <w:t xml:space="preserve"> הכי קא</w:t>
      </w:r>
      <w:r>
        <w:rPr>
          <w:rtl/>
        </w:rPr>
        <w:t>"</w:t>
      </w:r>
      <w:r w:rsidRPr="00C35A2C">
        <w:rPr>
          <w:rFonts w:hint="cs"/>
          <w:rtl/>
        </w:rPr>
        <w:t>ל</w:t>
      </w:r>
      <w:r w:rsidRPr="00C35A2C">
        <w:rPr>
          <w:rtl/>
        </w:rPr>
        <w:t>: את קטול חד חד מינייהו, ולא תתגרה בהו בכולהו.</w:t>
      </w:r>
    </w:p>
    <w:p w14:paraId="0D9464B4" w14:textId="77777777" w:rsidR="00910F84" w:rsidRPr="00C35A2C" w:rsidRDefault="00910F84" w:rsidP="00910F84">
      <w:pPr>
        <w:pStyle w:val="aff6"/>
        <w:framePr w:wrap="around"/>
        <w:rPr>
          <w:rtl/>
        </w:rPr>
      </w:pPr>
      <w:r w:rsidRPr="00C35A2C">
        <w:rPr>
          <w:rFonts w:hint="cs"/>
          <w:rtl/>
        </w:rPr>
        <w:t>י:</w:t>
      </w:r>
    </w:p>
    <w:p w14:paraId="10E801FE" w14:textId="77777777" w:rsidR="00910F84" w:rsidRPr="00433F0E" w:rsidRDefault="00910F84" w:rsidP="00910F84">
      <w:pPr>
        <w:rPr>
          <w:rStyle w:val="afffd"/>
          <w:rtl/>
        </w:rPr>
      </w:pPr>
      <w:r w:rsidRPr="00C35A2C">
        <w:rPr>
          <w:rFonts w:hint="cs"/>
          <w:rtl/>
        </w:rPr>
        <w:t xml:space="preserve">ולא אמר בהדיא שחשש שמא ישמעו חשובי רבי ויצערוהו, וגם לא בלחש </w:t>
      </w:r>
      <w:r w:rsidRPr="00433F0E">
        <w:rPr>
          <w:rStyle w:val="afffd"/>
          <w:rFonts w:hint="cs"/>
          <w:rtl/>
        </w:rPr>
        <w:t>ד'</w:t>
      </w:r>
      <w:r w:rsidRPr="00433F0E">
        <w:rPr>
          <w:rStyle w:val="afffd"/>
          <w:rtl/>
        </w:rPr>
        <w:t>כי עוף השמים יוליך את הקול.</w:t>
      </w:r>
    </w:p>
    <w:p w14:paraId="2FA13462" w14:textId="77777777" w:rsidR="00910F84" w:rsidRDefault="00910F84" w:rsidP="00910F84">
      <w:pPr>
        <w:rPr>
          <w:rtl/>
        </w:rPr>
      </w:pPr>
      <w:r w:rsidRPr="00C35A2C">
        <w:rPr>
          <w:rFonts w:hint="cs"/>
          <w:rtl/>
        </w:rPr>
        <w:t xml:space="preserve">היתה לו בת ושמה גירא וזינתה שלח לו </w:t>
      </w:r>
      <w:r w:rsidRPr="00C35A2C">
        <w:rPr>
          <w:rtl/>
        </w:rPr>
        <w:t>גרגירא</w:t>
      </w:r>
      <w:r w:rsidRPr="00C35A2C">
        <w:rPr>
          <w:rFonts w:hint="cs"/>
          <w:rtl/>
        </w:rPr>
        <w:t>[שנגרר ליבה]</w:t>
      </w:r>
      <w:r w:rsidRPr="00C35A2C">
        <w:rPr>
          <w:rtl/>
        </w:rPr>
        <w:t>, שדר ליה כוסברתא</w:t>
      </w:r>
      <w:r w:rsidRPr="00C35A2C">
        <w:rPr>
          <w:rFonts w:hint="cs"/>
          <w:rtl/>
        </w:rPr>
        <w:t>[שחוט אותה]</w:t>
      </w:r>
      <w:r w:rsidRPr="00C35A2C">
        <w:rPr>
          <w:rtl/>
        </w:rPr>
        <w:t>;</w:t>
      </w:r>
    </w:p>
    <w:p w14:paraId="5663558A" w14:textId="77777777" w:rsidR="00910F84" w:rsidRDefault="00910F84" w:rsidP="00910F84">
      <w:pPr>
        <w:rPr>
          <w:rtl/>
        </w:rPr>
      </w:pPr>
      <w:r w:rsidRPr="00C35A2C">
        <w:rPr>
          <w:rFonts w:hint="cs"/>
          <w:rtl/>
        </w:rPr>
        <w:t>שלח לו כרתי [שיכרת זרעו] שלח לו חסא [שיחוס עליה]</w:t>
      </w:r>
    </w:p>
    <w:p w14:paraId="3BD562FA" w14:textId="77777777" w:rsidR="00910F84" w:rsidRPr="00C35A2C" w:rsidRDefault="00910F84" w:rsidP="00910F84">
      <w:pPr>
        <w:rPr>
          <w:rtl/>
        </w:rPr>
      </w:pPr>
    </w:p>
    <w:p w14:paraId="0442F47B" w14:textId="77777777" w:rsidR="00910F84" w:rsidRDefault="00910F84" w:rsidP="00910F84">
      <w:pPr>
        <w:rPr>
          <w:rtl/>
        </w:rPr>
      </w:pPr>
      <w:r w:rsidRPr="00C35A2C">
        <w:rPr>
          <w:rtl/>
        </w:rPr>
        <w:t xml:space="preserve">• </w:t>
      </w:r>
      <w:r w:rsidRPr="00C35A2C">
        <w:rPr>
          <w:rFonts w:hint="cs"/>
          <w:rtl/>
        </w:rPr>
        <w:t>כל יום היה שולח אנוטנינוס לרבי פרורי זהב בשקי עור, וחיטים בפתח השק</w:t>
      </w:r>
    </w:p>
    <w:p w14:paraId="17A9B621" w14:textId="77777777" w:rsidR="00910F84" w:rsidRPr="00C35A2C" w:rsidRDefault="00910F84" w:rsidP="00910F84">
      <w:pPr>
        <w:rPr>
          <w:rtl/>
        </w:rPr>
      </w:pPr>
      <w:r w:rsidRPr="00C35A2C">
        <w:rPr>
          <w:rFonts w:hint="cs"/>
          <w:rtl/>
        </w:rPr>
        <w:t>א</w:t>
      </w:r>
      <w:r>
        <w:rPr>
          <w:rtl/>
        </w:rPr>
        <w:t>"</w:t>
      </w:r>
      <w:r w:rsidRPr="00C35A2C">
        <w:rPr>
          <w:rFonts w:hint="cs"/>
          <w:rtl/>
        </w:rPr>
        <w:t>ל א</w:t>
      </w:r>
      <w:r>
        <w:rPr>
          <w:rtl/>
        </w:rPr>
        <w:t>"</w:t>
      </w:r>
      <w:r w:rsidRPr="00C35A2C">
        <w:rPr>
          <w:rFonts w:hint="cs"/>
          <w:rtl/>
        </w:rPr>
        <w:t>צ שיש לי הרבה, א</w:t>
      </w:r>
      <w:r>
        <w:rPr>
          <w:rtl/>
        </w:rPr>
        <w:t>"</w:t>
      </w:r>
      <w:r w:rsidRPr="00C35A2C">
        <w:rPr>
          <w:rFonts w:hint="cs"/>
          <w:rtl/>
        </w:rPr>
        <w:t>ל הביאם לבניך שיביאו לבניהם שיביאו לבני בניהם שיוכלו לשלם מס לבאים אחרי</w:t>
      </w:r>
    </w:p>
    <w:p w14:paraId="64BCC03D" w14:textId="77777777" w:rsidR="00910F84" w:rsidRPr="00C35A2C" w:rsidRDefault="00910F84" w:rsidP="00910F84">
      <w:pPr>
        <w:rPr>
          <w:rtl/>
        </w:rPr>
      </w:pPr>
    </w:p>
    <w:p w14:paraId="3827E377" w14:textId="77777777" w:rsidR="00910F84" w:rsidRDefault="00910F84" w:rsidP="00910F84">
      <w:pPr>
        <w:rPr>
          <w:rtl/>
        </w:rPr>
      </w:pPr>
      <w:r w:rsidRPr="00C35A2C">
        <w:rPr>
          <w:rtl/>
        </w:rPr>
        <w:t>• ה</w:t>
      </w:r>
      <w:r>
        <w:rPr>
          <w:rtl/>
        </w:rPr>
        <w:t>"</w:t>
      </w:r>
      <w:r w:rsidRPr="00C35A2C">
        <w:rPr>
          <w:rtl/>
        </w:rPr>
        <w:t xml:space="preserve">ל </w:t>
      </w:r>
      <w:r w:rsidRPr="00C35A2C">
        <w:rPr>
          <w:rFonts w:hint="cs"/>
          <w:rtl/>
        </w:rPr>
        <w:t>אותה מערה מביתו לבית רבי בכל יום היה מביא ב' עבדים חד הרגו בפתח רבי ואחד הרגו בפתח ביתו א</w:t>
      </w:r>
      <w:r>
        <w:rPr>
          <w:rtl/>
        </w:rPr>
        <w:t>"</w:t>
      </w:r>
      <w:r w:rsidRPr="00C35A2C">
        <w:rPr>
          <w:rFonts w:hint="cs"/>
          <w:rtl/>
        </w:rPr>
        <w:t>ל בזמן שאני בא שלא יהיה אדם אצלך</w:t>
      </w:r>
    </w:p>
    <w:p w14:paraId="6D4E1702" w14:textId="77777777" w:rsidR="00910F84" w:rsidRDefault="00910F84" w:rsidP="00910F84">
      <w:pPr>
        <w:rPr>
          <w:rtl/>
        </w:rPr>
      </w:pPr>
      <w:r>
        <w:rPr>
          <w:rFonts w:hint="cs"/>
          <w:rtl/>
        </w:rPr>
        <w:t xml:space="preserve">יום אחד מצא </w:t>
      </w:r>
      <w:r>
        <w:rPr>
          <w:rStyle w:val="affff1"/>
          <w:rFonts w:hint="cs"/>
          <w:rtl/>
          <w:rPrChange w:id="9111" w:author="מנוע אמוראים" w:date="2026-10-05T16:41:56Z">
            <w:rPr>
              <w:rFonts w:hint="cs"/>
              <w:rtl/>
            </w:rPr>
          </w:rPrChange>
        </w:rPr>
        <w:t xml:space="preserve">לרחב</w:t>
      </w:r>
      <w:r>
        <w:rPr>
          <w:rStyle w:val="affff1"/>
          <w:rtl/>
          <w:rPrChange w:id="9112" w:author="מנוע אמוראים" w:date="2026-10-05T16:41:56Z">
            <w:rPr>
              <w:rtl/>
            </w:rPr>
          </w:rPrChange>
        </w:rPr>
        <w:t xml:space="preserve">"</w:t>
      </w:r>
      <w:r>
        <w:rPr>
          <w:rStyle w:val="affff1"/>
          <w:rFonts w:hint="cs"/>
          <w:rtl/>
          <w:rPrChange w:id="9113" w:author="מנוע אמוראים" w:date="2026-10-05T16:41:56Z">
            <w:rPr>
              <w:rFonts w:hint="cs"/>
              <w:rtl/>
            </w:rPr>
          </w:rPrChange>
        </w:rPr>
        <w:t xml:space="preserve">ח</w:t>
      </w:r>
      <w:r>
        <w:rPr>
          <w:rFonts w:hint="cs"/>
          <w:rtl/>
        </w:rPr>
        <w:t xml:space="preserve"> שישב שאלו לא אמרתי לך שיהא אדם אצלך כשאני בא א</w:t>
      </w:r>
      <w:r>
        <w:rPr>
          <w:rtl/>
        </w:rPr>
        <w:t>"</w:t>
      </w:r>
      <w:r w:rsidRPr="00C35A2C">
        <w:rPr>
          <w:rFonts w:hint="cs"/>
          <w:rtl/>
        </w:rPr>
        <w:t>ל אין לו דין אדם</w:t>
      </w:r>
    </w:p>
    <w:p w14:paraId="67D58C34" w14:textId="77777777" w:rsidR="00910F84" w:rsidRDefault="00910F84" w:rsidP="00910F84">
      <w:pPr>
        <w:pStyle w:val="afffa"/>
        <w:rPr>
          <w:rtl/>
        </w:rPr>
      </w:pPr>
      <w:r>
        <w:rPr>
          <w:rtl/>
        </w:rPr>
        <w:t xml:space="preserve">- </w:t>
      </w:r>
      <w:r w:rsidRPr="00C35A2C">
        <w:rPr>
          <w:rtl/>
        </w:rPr>
        <w:t>א</w:t>
      </w:r>
      <w:r>
        <w:rPr>
          <w:rtl/>
        </w:rPr>
        <w:t>"</w:t>
      </w:r>
      <w:r w:rsidRPr="00C35A2C">
        <w:rPr>
          <w:rtl/>
        </w:rPr>
        <w:t xml:space="preserve">ל: </w:t>
      </w:r>
      <w:r>
        <w:rPr>
          <w:rFonts w:hint="cs"/>
          <w:rtl/>
        </w:rPr>
        <w:t xml:space="preserve">לך וקרא לעבד בפתח הבית שיגיע לכאן, הלך </w:t>
      </w:r>
      <w:r>
        <w:rPr>
          <w:rStyle w:val="affff1"/>
          <w:rFonts w:hint="cs"/>
          <w:rtl/>
          <w:rPrChange w:id="9114" w:author="מנוע אמוראים" w:date="2026-10-05T16:41:56Z">
            <w:rPr>
              <w:rFonts w:hint="cs"/>
              <w:rtl/>
            </w:rPr>
          </w:rPrChange>
        </w:rPr>
        <w:t xml:space="preserve">רחב</w:t>
      </w:r>
      <w:r>
        <w:rPr>
          <w:rStyle w:val="affff1"/>
          <w:rtl/>
          <w:rPrChange w:id="9115" w:author="מנוע אמוראים" w:date="2026-10-05T16:41:56Z">
            <w:rPr>
              <w:rtl/>
            </w:rPr>
          </w:rPrChange>
        </w:rPr>
        <w:t xml:space="preserve">"</w:t>
      </w:r>
      <w:r>
        <w:rPr>
          <w:rStyle w:val="affff1"/>
          <w:rFonts w:hint="cs"/>
          <w:rtl/>
          <w:rPrChange w:id="9116" w:author="מנוע אמוראים" w:date="2026-10-05T16:41:56Z">
            <w:rPr>
              <w:rFonts w:hint="cs"/>
              <w:rtl/>
            </w:rPr>
          </w:rPrChange>
        </w:rPr>
        <w:t xml:space="preserve">ח</w:t>
      </w:r>
      <w:r>
        <w:rPr>
          <w:rFonts w:hint="cs"/>
          <w:rtl/>
        </w:rPr>
        <w:t xml:space="preserve"> וראהו שמת, אמר איך אעשה אי אחזור ואומר שמת הא </w:t>
      </w:r>
      <w:r w:rsidRPr="00C35A2C">
        <w:rPr>
          <w:rtl/>
        </w:rPr>
        <w:t>אין משיבין על הקלקלה! א</w:t>
      </w:r>
      <w:r w:rsidRPr="00C35A2C">
        <w:rPr>
          <w:rFonts w:hint="cs"/>
          <w:rtl/>
        </w:rPr>
        <w:t>עזבו ואלך מזלזל במלכות הוא אלא ביקש רחמים החייהו ושלחו</w:t>
      </w:r>
    </w:p>
    <w:p w14:paraId="06709710" w14:textId="77777777" w:rsidR="00910F84" w:rsidRPr="00C35A2C" w:rsidRDefault="00910F84" w:rsidP="00910F84">
      <w:pPr>
        <w:rPr>
          <w:rtl/>
        </w:rPr>
      </w:pPr>
      <w:r w:rsidRPr="00C35A2C">
        <w:rPr>
          <w:rtl/>
        </w:rPr>
        <w:t xml:space="preserve">אמר: </w:t>
      </w:r>
      <w:r w:rsidRPr="00C35A2C">
        <w:rPr>
          <w:rFonts w:hint="cs"/>
          <w:rtl/>
        </w:rPr>
        <w:t>יודעני כי קטנים שבכם מחיה מתים מיהו בזמן שאני בא שלא ימצא אדם אצלך</w:t>
      </w:r>
    </w:p>
    <w:p w14:paraId="285FF111" w14:textId="77777777" w:rsidR="00910F84" w:rsidRPr="00C35A2C" w:rsidRDefault="00910F84" w:rsidP="00910F84">
      <w:pPr>
        <w:rPr>
          <w:rtl/>
        </w:rPr>
      </w:pPr>
    </w:p>
    <w:p w14:paraId="03AFF21F" w14:textId="77777777" w:rsidR="00910F84" w:rsidRPr="00C35A2C" w:rsidRDefault="00910F84" w:rsidP="00910F84">
      <w:pPr>
        <w:rPr>
          <w:rtl/>
        </w:rPr>
      </w:pPr>
      <w:r w:rsidRPr="00C35A2C">
        <w:rPr>
          <w:rtl/>
        </w:rPr>
        <w:t>• כל יו</w:t>
      </w:r>
      <w:r>
        <w:rPr>
          <w:rFonts w:hint="cs"/>
          <w:rtl/>
        </w:rPr>
        <w:t>ם הי</w:t>
      </w:r>
      <w:r w:rsidRPr="00C35A2C">
        <w:rPr>
          <w:rFonts w:hint="cs"/>
          <w:rtl/>
        </w:rPr>
        <w:t>ה משמש לרבי מאכילו ומשקהו כשהיה רוצה להעלות רבי למיטתו היה גוחן לפני מיטתו וא</w:t>
      </w:r>
      <w:r>
        <w:rPr>
          <w:rtl/>
        </w:rPr>
        <w:t>"</w:t>
      </w:r>
      <w:r w:rsidRPr="00C35A2C">
        <w:rPr>
          <w:rFonts w:hint="cs"/>
          <w:rtl/>
        </w:rPr>
        <w:t>ל עלה עלי למיטתך א</w:t>
      </w:r>
      <w:r>
        <w:rPr>
          <w:rtl/>
        </w:rPr>
        <w:t>"</w:t>
      </w:r>
      <w:r w:rsidRPr="00C35A2C">
        <w:rPr>
          <w:rFonts w:hint="cs"/>
          <w:rtl/>
        </w:rPr>
        <w:t>ל אין דרך ארץ לזלזל במלכות כ</w:t>
      </w:r>
      <w:r>
        <w:rPr>
          <w:rtl/>
        </w:rPr>
        <w:t>"</w:t>
      </w:r>
      <w:r w:rsidRPr="00C35A2C">
        <w:rPr>
          <w:rFonts w:hint="cs"/>
          <w:rtl/>
        </w:rPr>
        <w:t>כ אמר</w:t>
      </w:r>
      <w:r w:rsidRPr="00C35A2C">
        <w:rPr>
          <w:rtl/>
        </w:rPr>
        <w:t>: מי ישימני מצע תחתיך לעולם הבא.</w:t>
      </w:r>
    </w:p>
    <w:p w14:paraId="0FE833AE" w14:textId="77777777" w:rsidR="00910F84" w:rsidRPr="00C35A2C" w:rsidRDefault="00910F84" w:rsidP="00910F84">
      <w:pPr>
        <w:rPr>
          <w:rtl/>
        </w:rPr>
      </w:pPr>
      <w:r w:rsidRPr="00C35A2C">
        <w:rPr>
          <w:rtl/>
        </w:rPr>
        <w:t>• א</w:t>
      </w:r>
      <w:r>
        <w:rPr>
          <w:rtl/>
        </w:rPr>
        <w:t>"</w:t>
      </w:r>
      <w:r w:rsidRPr="00C35A2C">
        <w:rPr>
          <w:rtl/>
        </w:rPr>
        <w:t xml:space="preserve">ל: </w:t>
      </w:r>
      <w:r w:rsidRPr="00C35A2C">
        <w:rPr>
          <w:rFonts w:hint="cs"/>
          <w:rtl/>
        </w:rPr>
        <w:t>אגיע לעולם הבא? א</w:t>
      </w:r>
      <w:r>
        <w:rPr>
          <w:rtl/>
        </w:rPr>
        <w:t>"</w:t>
      </w:r>
      <w:r w:rsidRPr="00C35A2C">
        <w:rPr>
          <w:rFonts w:hint="cs"/>
          <w:rtl/>
        </w:rPr>
        <w:t>ל הן. והא דלא יהיה שריד לבית עשיו' בעושה מעשה עשו ו</w:t>
      </w:r>
      <w:r w:rsidRPr="00280F6D">
        <w:rPr>
          <w:rFonts w:hint="cs"/>
          <w:b/>
          <w:bCs/>
          <w:rtl/>
        </w:rPr>
        <w:t>תנ</w:t>
      </w:r>
      <w:r>
        <w:rPr>
          <w:b/>
          <w:bCs/>
          <w:rtl/>
        </w:rPr>
        <w:t>"</w:t>
      </w:r>
      <w:r w:rsidRPr="00280F6D">
        <w:rPr>
          <w:rFonts w:hint="cs"/>
          <w:b/>
          <w:bCs/>
          <w:rtl/>
        </w:rPr>
        <w:t>ה</w:t>
      </w:r>
    </w:p>
    <w:p w14:paraId="5A135853" w14:textId="77777777" w:rsidR="00910F84" w:rsidRDefault="00910F84" w:rsidP="00910F84">
      <w:pPr>
        <w:rPr>
          <w:rtl/>
        </w:rPr>
      </w:pPr>
      <w:r w:rsidRPr="00C35A2C">
        <w:rPr>
          <w:rFonts w:hint="cs"/>
          <w:rtl/>
        </w:rPr>
        <w:t xml:space="preserve">והך </w:t>
      </w:r>
      <w:r w:rsidRPr="00522051">
        <w:rPr>
          <w:rStyle w:val="afffd"/>
          <w:rFonts w:hint="cs"/>
          <w:rtl/>
        </w:rPr>
        <w:t>ד'</w:t>
      </w:r>
      <w:r w:rsidRPr="00522051">
        <w:rPr>
          <w:rStyle w:val="afffd"/>
          <w:rtl/>
        </w:rPr>
        <w:t>שמה אדום מלכיה וכל נשיאיה</w:t>
      </w:r>
      <w:r w:rsidRPr="00522051">
        <w:rPr>
          <w:rStyle w:val="afffd"/>
          <w:rFonts w:hint="cs"/>
          <w:rtl/>
        </w:rPr>
        <w:t>'</w:t>
      </w:r>
      <w:r w:rsidRPr="00522051">
        <w:rPr>
          <w:rStyle w:val="afffd"/>
          <w:rtl/>
        </w:rPr>
        <w:t xml:space="preserve"> </w:t>
      </w:r>
      <w:r w:rsidRPr="00C35A2C">
        <w:rPr>
          <w:rtl/>
        </w:rPr>
        <w:t>א</w:t>
      </w:r>
      <w:r>
        <w:rPr>
          <w:rtl/>
        </w:rPr>
        <w:t>"</w:t>
      </w:r>
      <w:r w:rsidRPr="00C35A2C">
        <w:rPr>
          <w:rtl/>
        </w:rPr>
        <w:t>ל: מלכיה ולא כל מלכיה, כל נשיאיה ולא כל שריה.</w:t>
      </w:r>
      <w:r w:rsidRPr="00C35A2C">
        <w:rPr>
          <w:rFonts w:hint="cs"/>
          <w:rtl/>
        </w:rPr>
        <w:t xml:space="preserve"> ו</w:t>
      </w:r>
      <w:r w:rsidRPr="00280F6D">
        <w:rPr>
          <w:rFonts w:hint="cs"/>
          <w:b/>
          <w:bCs/>
          <w:rtl/>
        </w:rPr>
        <w:t>תנ</w:t>
      </w:r>
      <w:r>
        <w:rPr>
          <w:b/>
          <w:bCs/>
          <w:rtl/>
        </w:rPr>
        <w:t>"</w:t>
      </w:r>
      <w:r w:rsidRPr="00280F6D">
        <w:rPr>
          <w:rFonts w:hint="cs"/>
          <w:b/>
          <w:bCs/>
          <w:rtl/>
        </w:rPr>
        <w:t>ה</w:t>
      </w:r>
    </w:p>
    <w:p w14:paraId="3330583F" w14:textId="77777777" w:rsidR="00910F84" w:rsidRPr="00C35A2C" w:rsidRDefault="00910F84" w:rsidP="00910F84">
      <w:pPr>
        <w:rPr>
          <w:rtl/>
        </w:rPr>
      </w:pPr>
      <w:r w:rsidRPr="00C35A2C">
        <w:rPr>
          <w:rtl/>
        </w:rPr>
        <w:t>מלכיה ולא כל מלכיה - פרט לאנטונינוס בן אסוירוס, כל נשיאיה ולא כל שריה - פרט לקטיעה בר שלום.</w:t>
      </w:r>
    </w:p>
    <w:p w14:paraId="60B63889" w14:textId="77777777" w:rsidR="00910F84" w:rsidRPr="00C35A2C" w:rsidRDefault="00910F84" w:rsidP="00910F84">
      <w:pPr>
        <w:rPr>
          <w:rtl/>
        </w:rPr>
      </w:pPr>
    </w:p>
    <w:p w14:paraId="49A3BCD5" w14:textId="77777777" w:rsidR="00910F84" w:rsidRDefault="00910F84" w:rsidP="00910F84">
      <w:pPr>
        <w:rPr>
          <w:rtl/>
        </w:rPr>
      </w:pPr>
      <w:r w:rsidRPr="00C35A2C">
        <w:rPr>
          <w:rtl/>
        </w:rPr>
        <w:lastRenderedPageBreak/>
        <w:t xml:space="preserve">• </w:t>
      </w:r>
      <w:r w:rsidRPr="00C35A2C">
        <w:rPr>
          <w:b/>
          <w:bCs/>
          <w:rtl/>
        </w:rPr>
        <w:t>קטיעה בר שלום</w:t>
      </w:r>
      <w:r w:rsidRPr="00C35A2C">
        <w:rPr>
          <w:rtl/>
        </w:rPr>
        <w:t xml:space="preserve"> –</w:t>
      </w:r>
      <w:r w:rsidRPr="00C35A2C">
        <w:rPr>
          <w:rFonts w:hint="cs"/>
          <w:rtl/>
        </w:rPr>
        <w:t xml:space="preserve"> מעשה באותו קיסר שהיה שונא ליהודים ושאל לחשובים שבמלכות</w:t>
      </w:r>
      <w:r w:rsidRPr="00C35A2C">
        <w:rPr>
          <w:rtl/>
        </w:rPr>
        <w:t>:</w:t>
      </w:r>
    </w:p>
    <w:p w14:paraId="299001C9" w14:textId="77777777" w:rsidR="00910F84" w:rsidRPr="00C35A2C" w:rsidRDefault="00910F84" w:rsidP="00910F84">
      <w:pPr>
        <w:rPr>
          <w:rtl/>
        </w:rPr>
      </w:pPr>
      <w:r w:rsidRPr="00C35A2C">
        <w:rPr>
          <w:rtl/>
        </w:rPr>
        <w:t>מי שעלה לו נימא ברגלו, יקטענה ויחיה או יניחנה ויצטער? אמרו לו: יקטענה ויחיה.</w:t>
      </w:r>
    </w:p>
    <w:p w14:paraId="14A13DA9" w14:textId="77777777" w:rsidR="00910F84" w:rsidRPr="00C35A2C" w:rsidRDefault="00910F84" w:rsidP="00910F84">
      <w:pPr>
        <w:rPr>
          <w:rtl/>
        </w:rPr>
      </w:pPr>
      <w:r w:rsidRPr="00C35A2C">
        <w:rPr>
          <w:rFonts w:hint="cs"/>
          <w:rtl/>
        </w:rPr>
        <w:t>א</w:t>
      </w:r>
      <w:r>
        <w:rPr>
          <w:rtl/>
        </w:rPr>
        <w:t>"</w:t>
      </w:r>
      <w:r w:rsidRPr="00C35A2C">
        <w:rPr>
          <w:rFonts w:hint="cs"/>
          <w:rtl/>
        </w:rPr>
        <w:t>ל קב</w:t>
      </w:r>
      <w:r>
        <w:rPr>
          <w:rtl/>
        </w:rPr>
        <w:t>"</w:t>
      </w:r>
      <w:r w:rsidRPr="00C35A2C">
        <w:rPr>
          <w:rFonts w:hint="cs"/>
          <w:rtl/>
        </w:rPr>
        <w:t>ש</w:t>
      </w:r>
      <w:r w:rsidRPr="00C35A2C">
        <w:rPr>
          <w:rtl/>
        </w:rPr>
        <w:t xml:space="preserve">: חדא, דלא יכלת לכולהו, </w:t>
      </w:r>
      <w:r w:rsidRPr="00522051">
        <w:rPr>
          <w:rStyle w:val="afffd"/>
          <w:rtl/>
        </w:rPr>
        <w:t>ד</w:t>
      </w:r>
      <w:r w:rsidRPr="00522051">
        <w:rPr>
          <w:rStyle w:val="afffd"/>
          <w:rFonts w:hint="cs"/>
          <w:rtl/>
        </w:rPr>
        <w:t>'</w:t>
      </w:r>
      <w:r w:rsidRPr="00522051">
        <w:rPr>
          <w:rStyle w:val="afffd"/>
          <w:rtl/>
        </w:rPr>
        <w:t>כי כארבע רוחות השמים פרשתי אתכם</w:t>
      </w:r>
      <w:r w:rsidRPr="00522051">
        <w:rPr>
          <w:rStyle w:val="afffd"/>
          <w:rFonts w:hint="cs"/>
          <w:rtl/>
        </w:rPr>
        <w:t>'</w:t>
      </w:r>
      <w:r w:rsidRPr="00522051">
        <w:rPr>
          <w:rStyle w:val="afffd"/>
          <w:rtl/>
        </w:rPr>
        <w:t>,</w:t>
      </w:r>
      <w:r w:rsidRPr="00C35A2C">
        <w:rPr>
          <w:rtl/>
        </w:rPr>
        <w:t xml:space="preserve"> </w:t>
      </w:r>
      <w:r w:rsidRPr="00C35A2C">
        <w:rPr>
          <w:rFonts w:hint="cs"/>
          <w:rtl/>
        </w:rPr>
        <w:t>ד</w:t>
      </w:r>
      <w:r w:rsidRPr="00C35A2C">
        <w:rPr>
          <w:rtl/>
        </w:rPr>
        <w:t>כשם שא</w:t>
      </w:r>
      <w:r>
        <w:rPr>
          <w:rtl/>
        </w:rPr>
        <w:t>"</w:t>
      </w:r>
      <w:r w:rsidRPr="00C35A2C">
        <w:rPr>
          <w:rtl/>
        </w:rPr>
        <w:t>א לעולם בלא רוחות, כך א</w:t>
      </w:r>
      <w:r>
        <w:rPr>
          <w:rtl/>
        </w:rPr>
        <w:t>"</w:t>
      </w:r>
      <w:r w:rsidRPr="00C35A2C">
        <w:rPr>
          <w:rtl/>
        </w:rPr>
        <w:t>א לעולם בלא ישראל; ועוד, קרו לך מלכותא קטיעה.</w:t>
      </w:r>
    </w:p>
    <w:p w14:paraId="08C7345F" w14:textId="77777777" w:rsidR="00910F84" w:rsidRDefault="00910F84" w:rsidP="00910F84">
      <w:pPr>
        <w:rPr>
          <w:rtl/>
        </w:rPr>
      </w:pPr>
      <w:r w:rsidRPr="00C35A2C">
        <w:rPr>
          <w:rtl/>
        </w:rPr>
        <w:t>א</w:t>
      </w:r>
      <w:r>
        <w:rPr>
          <w:rtl/>
        </w:rPr>
        <w:t>"</w:t>
      </w:r>
      <w:r w:rsidRPr="00C35A2C">
        <w:rPr>
          <w:rtl/>
        </w:rPr>
        <w:t xml:space="preserve">ל: </w:t>
      </w:r>
      <w:r w:rsidRPr="00C35A2C">
        <w:rPr>
          <w:rFonts w:hint="cs"/>
          <w:rtl/>
        </w:rPr>
        <w:t>נכון אמרת</w:t>
      </w:r>
      <w:r w:rsidRPr="00C35A2C">
        <w:rPr>
          <w:rtl/>
        </w:rPr>
        <w:t>, מיהו כל ד</w:t>
      </w:r>
      <w:r w:rsidRPr="00C35A2C">
        <w:rPr>
          <w:rFonts w:hint="cs"/>
          <w:rtl/>
        </w:rPr>
        <w:t>מנצח הויכוח עם המלך צריך להשליכו חי לבית מלא אפר[מיתת חנק] [אפי שצדק]</w:t>
      </w:r>
    </w:p>
    <w:p w14:paraId="5D30C7EC" w14:textId="77777777" w:rsidR="00910F84" w:rsidRDefault="00910F84" w:rsidP="00910F84">
      <w:pPr>
        <w:rPr>
          <w:rtl/>
        </w:rPr>
      </w:pPr>
      <w:r w:rsidRPr="00C35A2C">
        <w:rPr>
          <w:rFonts w:hint="cs"/>
          <w:rtl/>
        </w:rPr>
        <w:t>כשבאו להשליכו, א</w:t>
      </w:r>
      <w:r>
        <w:rPr>
          <w:rtl/>
        </w:rPr>
        <w:t>"</w:t>
      </w:r>
      <w:r w:rsidRPr="00C35A2C">
        <w:rPr>
          <w:rFonts w:hint="cs"/>
          <w:rtl/>
        </w:rPr>
        <w:t>ל אותה רומית</w:t>
      </w:r>
      <w:r w:rsidRPr="00C35A2C">
        <w:rPr>
          <w:rtl/>
        </w:rPr>
        <w:t xml:space="preserve">: </w:t>
      </w:r>
      <w:r w:rsidRPr="00C35A2C">
        <w:rPr>
          <w:rFonts w:hint="cs"/>
          <w:rtl/>
        </w:rPr>
        <w:t>אוי לספינה שהולכת בלא מס [שלא מלת עצמת ותלך עמהן]</w:t>
      </w:r>
    </w:p>
    <w:p w14:paraId="33729768" w14:textId="77777777" w:rsidR="00910F84" w:rsidRPr="00C35A2C" w:rsidRDefault="00910F84" w:rsidP="00910F84">
      <w:pPr>
        <w:rPr>
          <w:rtl/>
        </w:rPr>
      </w:pPr>
      <w:r w:rsidRPr="00C35A2C">
        <w:rPr>
          <w:rtl/>
        </w:rPr>
        <w:t>נפל על ר</w:t>
      </w:r>
      <w:r w:rsidRPr="00C35A2C">
        <w:rPr>
          <w:rFonts w:hint="cs"/>
          <w:rtl/>
        </w:rPr>
        <w:t>אש עורלתו וקטעה בשיניו,</w:t>
      </w:r>
      <w:r w:rsidRPr="00C35A2C">
        <w:rPr>
          <w:rtl/>
        </w:rPr>
        <w:t xml:space="preserve"> אמר: </w:t>
      </w:r>
      <w:r w:rsidRPr="00C35A2C">
        <w:rPr>
          <w:rFonts w:hint="cs"/>
          <w:rtl/>
        </w:rPr>
        <w:t>הבאתי מס ואוכל לעבור מעוה</w:t>
      </w:r>
      <w:r>
        <w:rPr>
          <w:rtl/>
        </w:rPr>
        <w:t>"</w:t>
      </w:r>
      <w:r w:rsidRPr="00C35A2C">
        <w:rPr>
          <w:rFonts w:hint="cs"/>
          <w:rtl/>
        </w:rPr>
        <w:t>ז לעוה</w:t>
      </w:r>
      <w:r>
        <w:rPr>
          <w:rtl/>
        </w:rPr>
        <w:t>"</w:t>
      </w:r>
      <w:r w:rsidRPr="00C35A2C">
        <w:rPr>
          <w:rFonts w:hint="cs"/>
          <w:rtl/>
        </w:rPr>
        <w:t>ב</w:t>
      </w:r>
    </w:p>
    <w:p w14:paraId="4E272F1F" w14:textId="77777777" w:rsidR="00910F84" w:rsidRPr="00C35A2C" w:rsidRDefault="00910F84" w:rsidP="00910F84">
      <w:pPr>
        <w:rPr>
          <w:rtl/>
        </w:rPr>
      </w:pPr>
      <w:r w:rsidRPr="00C35A2C">
        <w:rPr>
          <w:rtl/>
        </w:rPr>
        <w:t>כ</w:t>
      </w:r>
      <w:r>
        <w:rPr>
          <w:rFonts w:hint="cs"/>
          <w:rtl/>
        </w:rPr>
        <w:t xml:space="preserve">שזרקוהו, אמר כל נכסי </w:t>
      </w:r>
      <w:r>
        <w:rPr>
          <w:rStyle w:val="affff1"/>
          <w:rFonts w:hint="cs"/>
          <w:rtl/>
          <w:rPrChange w:id="9117" w:author="מנוע אמוראים" w:date="2026-10-05T16:41:56Z">
            <w:rPr>
              <w:rFonts w:hint="cs"/>
              <w:rtl/>
            </w:rPr>
          </w:rPrChange>
        </w:rPr>
        <w:t xml:space="preserve">לר</w:t>
      </w:r>
      <w:r>
        <w:rPr>
          <w:rStyle w:val="affff1"/>
          <w:rtl/>
          <w:rPrChange w:id="9118" w:author="מנוע אמוראים" w:date="2026-10-05T16:41:56Z">
            <w:rPr>
              <w:rtl/>
            </w:rPr>
          </w:rPrChange>
        </w:rPr>
        <w:t xml:space="preserve">"</w:t>
      </w:r>
      <w:r>
        <w:rPr>
          <w:rStyle w:val="affff1"/>
          <w:rFonts w:hint="cs"/>
          <w:rtl/>
          <w:rPrChange w:id="9119" w:author="מנוע אמוראים" w:date="2026-10-05T16:41:56Z">
            <w:rPr>
              <w:rFonts w:hint="cs"/>
              <w:rtl/>
            </w:rPr>
          </w:rPrChange>
        </w:rPr>
        <w:t xml:space="preserve">ע</w:t>
      </w:r>
      <w:r>
        <w:rPr>
          <w:rFonts w:hint="cs"/>
          <w:rtl/>
        </w:rPr>
        <w:t xml:space="preserve"> וחביר</w:t>
      </w:r>
      <w:r w:rsidRPr="00C35A2C">
        <w:rPr>
          <w:rtl/>
        </w:rPr>
        <w:t>י</w:t>
      </w:r>
      <w:r w:rsidRPr="00C35A2C">
        <w:rPr>
          <w:rFonts w:hint="cs"/>
          <w:rtl/>
        </w:rPr>
        <w:t>ו.</w:t>
      </w:r>
    </w:p>
    <w:p w14:paraId="504796E5" w14:textId="77777777" w:rsidR="00910F84" w:rsidRPr="00C35A2C" w:rsidRDefault="00910F84" w:rsidP="00910F84">
      <w:pPr>
        <w:rPr>
          <w:rtl/>
        </w:rPr>
      </w:pPr>
      <w:r>
        <w:rPr>
          <w:rtl/>
        </w:rPr>
        <w:t xml:space="preserve">יצא </w:t>
      </w:r>
      <w:r>
        <w:rPr>
          <w:rStyle w:val="affff1"/>
          <w:rtl/>
          <w:rPrChange w:id="9120" w:author="מנוע אמוראים" w:date="2026-10-05T16:41:56Z">
            <w:rPr>
              <w:rtl/>
            </w:rPr>
          </w:rPrChange>
        </w:rPr>
        <w:t xml:space="preserve">ר</w:t>
      </w:r>
      <w:r>
        <w:rPr>
          <w:rStyle w:val="affff1"/>
          <w:rtl/>
          <w:rPrChange w:id="9121" w:author="מנוע אמוראים" w:date="2026-10-05T16:41:56Z">
            <w:rPr>
              <w:rtl/>
            </w:rPr>
          </w:rPrChange>
        </w:rPr>
        <w:t xml:space="preserve">"</w:t>
      </w:r>
      <w:r>
        <w:rPr>
          <w:rStyle w:val="affff1"/>
          <w:rtl/>
          <w:rPrChange w:id="9122" w:author="מנוע אמוראים" w:date="2026-10-05T16:41:56Z">
            <w:rPr>
              <w:rtl/>
            </w:rPr>
          </w:rPrChange>
        </w:rPr>
        <w:t xml:space="preserve">ע</w:t>
      </w:r>
      <w:r>
        <w:rPr>
          <w:rtl/>
        </w:rPr>
        <w:t xml:space="preserve"> ודרש: </w:t>
      </w:r>
      <w:r w:rsidRPr="00095FC3">
        <w:rPr>
          <w:rStyle w:val="afffd"/>
          <w:rFonts w:hint="cs"/>
          <w:rtl/>
        </w:rPr>
        <w:t>'</w:t>
      </w:r>
      <w:r w:rsidRPr="00095FC3">
        <w:rPr>
          <w:rStyle w:val="afffd"/>
          <w:rtl/>
        </w:rPr>
        <w:t>והיה לאהרן ולבניו</w:t>
      </w:r>
      <w:r w:rsidRPr="00095FC3">
        <w:rPr>
          <w:rStyle w:val="afffd"/>
          <w:rFonts w:hint="cs"/>
          <w:rtl/>
        </w:rPr>
        <w:t>'</w:t>
      </w:r>
      <w:r w:rsidRPr="00095FC3">
        <w:rPr>
          <w:rStyle w:val="afffd"/>
          <w:rtl/>
        </w:rPr>
        <w:t xml:space="preserve"> </w:t>
      </w:r>
      <w:r w:rsidRPr="00C35A2C">
        <w:rPr>
          <w:rtl/>
        </w:rPr>
        <w:t>- מחצה לאהרן ומחצה לבניו</w:t>
      </w:r>
      <w:r>
        <w:rPr>
          <w:rFonts w:hint="cs"/>
          <w:rtl/>
        </w:rPr>
        <w:t xml:space="preserve">[והיינו חצי </w:t>
      </w:r>
      <w:r>
        <w:rPr>
          <w:rStyle w:val="affff1"/>
          <w:rFonts w:hint="cs"/>
          <w:rtl/>
          <w:rPrChange w:id="9123" w:author="מנוע אמוראים" w:date="2026-10-05T16:41:56Z">
            <w:rPr>
              <w:rFonts w:hint="cs"/>
              <w:rtl/>
            </w:rPr>
          </w:rPrChange>
        </w:rPr>
        <w:t xml:space="preserve">לר</w:t>
      </w:r>
      <w:r>
        <w:rPr>
          <w:rStyle w:val="affff1"/>
          <w:rtl/>
          <w:rPrChange w:id="9124" w:author="מנוע אמוראים" w:date="2026-10-05T16:41:56Z">
            <w:rPr>
              <w:rtl/>
            </w:rPr>
          </w:rPrChange>
        </w:rPr>
        <w:t xml:space="preserve">"</w:t>
      </w:r>
      <w:r>
        <w:rPr>
          <w:rStyle w:val="affff1"/>
          <w:rFonts w:hint="cs"/>
          <w:rtl/>
          <w:rPrChange w:id="9125" w:author="מנוע אמוראים" w:date="2026-10-05T16:41:56Z">
            <w:rPr>
              <w:rFonts w:hint="cs"/>
              <w:rtl/>
            </w:rPr>
          </w:rPrChange>
        </w:rPr>
        <w:t xml:space="preserve">ע</w:t>
      </w:r>
      <w:r>
        <w:rPr>
          <w:rFonts w:hint="cs"/>
          <w:rtl/>
        </w:rPr>
        <w:t xml:space="preserve"> וחצי לחביריו]</w:t>
      </w:r>
      <w:r w:rsidRPr="00C35A2C">
        <w:rPr>
          <w:rtl/>
        </w:rPr>
        <w:t>.</w:t>
      </w:r>
    </w:p>
    <w:p w14:paraId="6574B8D7" w14:textId="77777777" w:rsidR="00910F84" w:rsidRPr="00C35A2C" w:rsidRDefault="00910F84" w:rsidP="00910F84">
      <w:pPr>
        <w:rPr>
          <w:rtl/>
        </w:rPr>
      </w:pPr>
      <w:r w:rsidRPr="00C35A2C">
        <w:rPr>
          <w:rtl/>
        </w:rPr>
        <w:t>יצתה בת קול ואמרה: קטיעה בר שלום מזומן לחיי העוה</w:t>
      </w:r>
      <w:r>
        <w:rPr>
          <w:rtl/>
        </w:rPr>
        <w:t>"</w:t>
      </w:r>
      <w:r w:rsidRPr="00C35A2C">
        <w:rPr>
          <w:rtl/>
        </w:rPr>
        <w:t>ב.</w:t>
      </w:r>
    </w:p>
    <w:p w14:paraId="49E3EE4A" w14:textId="77777777" w:rsidR="00910F84" w:rsidRPr="00C35A2C" w:rsidRDefault="00910F84" w:rsidP="00910F84">
      <w:pPr>
        <w:rPr>
          <w:rtl/>
        </w:rPr>
      </w:pPr>
      <w:r w:rsidRPr="00C35A2C">
        <w:rPr>
          <w:rtl/>
        </w:rPr>
        <w:t>בכה רבי ואמר: יש קונה עולמו בשעה אחת, ויש קונה עולמו בכמה שנים.</w:t>
      </w:r>
    </w:p>
    <w:p w14:paraId="48397316" w14:textId="77777777" w:rsidR="00910F84" w:rsidRPr="00C35A2C" w:rsidRDefault="00910F84" w:rsidP="00910F84">
      <w:pPr>
        <w:rPr>
          <w:rtl/>
        </w:rPr>
      </w:pPr>
      <w:r w:rsidRPr="00C35A2C">
        <w:rPr>
          <w:rtl/>
        </w:rPr>
        <w:t>• אנטונינוס שמשיה לרבי; אדרכן</w:t>
      </w:r>
      <w:r w:rsidRPr="00C35A2C">
        <w:rPr>
          <w:rFonts w:hint="cs"/>
          <w:rtl/>
        </w:rPr>
        <w:t>[שר עכו</w:t>
      </w:r>
      <w:r>
        <w:rPr>
          <w:rtl/>
        </w:rPr>
        <w:t>"</w:t>
      </w:r>
      <w:r w:rsidRPr="00C35A2C">
        <w:rPr>
          <w:rFonts w:hint="cs"/>
          <w:rtl/>
        </w:rPr>
        <w:t>ם]</w:t>
      </w:r>
      <w:r w:rsidRPr="00C35A2C">
        <w:rPr>
          <w:rtl/>
        </w:rPr>
        <w:t xml:space="preserve"> שמשיה לרב.</w:t>
      </w:r>
    </w:p>
    <w:p w14:paraId="5F00E38A" w14:textId="77777777" w:rsidR="00910F84" w:rsidRPr="00C35A2C" w:rsidRDefault="00910F84" w:rsidP="00910F84">
      <w:pPr>
        <w:rPr>
          <w:rtl/>
        </w:rPr>
      </w:pPr>
      <w:r>
        <w:rPr>
          <w:rtl/>
        </w:rPr>
        <w:t>כ</w:t>
      </w:r>
      <w:r>
        <w:rPr>
          <w:rFonts w:hint="cs"/>
          <w:rtl/>
        </w:rPr>
        <w:t>ש</w:t>
      </w:r>
      <w:r>
        <w:rPr>
          <w:rtl/>
        </w:rPr>
        <w:t>נפטר</w:t>
      </w:r>
      <w:r w:rsidRPr="00C35A2C">
        <w:rPr>
          <w:rtl/>
        </w:rPr>
        <w:t xml:space="preserve"> אנטונינוס, א</w:t>
      </w:r>
      <w:r w:rsidRPr="00C35A2C">
        <w:rPr>
          <w:rFonts w:hint="cs"/>
          <w:rtl/>
        </w:rPr>
        <w:t>מר רבי:</w:t>
      </w:r>
      <w:r w:rsidRPr="00C35A2C">
        <w:rPr>
          <w:rtl/>
        </w:rPr>
        <w:t xml:space="preserve"> נתפרדה חבילה; </w:t>
      </w:r>
      <w:r w:rsidRPr="00C35A2C">
        <w:rPr>
          <w:rtl/>
        </w:rPr>
        <w:tab/>
        <w:t xml:space="preserve">כי </w:t>
      </w:r>
      <w:r>
        <w:rPr>
          <w:rtl/>
        </w:rPr>
        <w:t>נפטר</w:t>
      </w:r>
      <w:r w:rsidRPr="00C35A2C">
        <w:rPr>
          <w:rtl/>
        </w:rPr>
        <w:t xml:space="preserve"> אדרכן, אמר רב: נתפרדה חבילה.</w:t>
      </w:r>
    </w:p>
    <w:p w14:paraId="40260916" w14:textId="77777777" w:rsidR="00910F84" w:rsidRPr="00C35A2C" w:rsidRDefault="00910F84" w:rsidP="00910F84">
      <w:pPr>
        <w:pStyle w:val="aff6"/>
        <w:framePr w:wrap="around"/>
        <w:rPr>
          <w:rtl/>
        </w:rPr>
      </w:pPr>
      <w:r w:rsidRPr="00C35A2C">
        <w:rPr>
          <w:rFonts w:hint="cs"/>
          <w:rtl/>
        </w:rPr>
        <w:t>יא.</w:t>
      </w:r>
    </w:p>
    <w:p w14:paraId="28373582" w14:textId="77777777" w:rsidR="009E3026" w:rsidRDefault="009E3026">
      <w:pPr>
        <w:bidi w:val="0"/>
        <w:spacing w:after="160" w:line="259" w:lineRule="auto"/>
        <w:jc w:val="left"/>
      </w:pPr>
      <w:r>
        <w:rPr>
          <w:rtl/>
        </w:rPr>
        <w:br w:type="page"/>
      </w:r>
    </w:p>
    <w:p w14:paraId="0E3776AC" w14:textId="312B76DE" w:rsidR="00910F84" w:rsidRPr="00C35A2C" w:rsidRDefault="00F907FA" w:rsidP="00805DC2">
      <w:pPr>
        <w:pStyle w:val="affff2"/>
        <w:rPr>
          <w:rtl/>
        </w:rPr>
      </w:pPr>
      <w:r>
        <w:rPr>
          <w:rFonts w:hint="cs"/>
          <w:rtl/>
        </w:rPr>
        <w:lastRenderedPageBreak/>
        <w:t xml:space="preserve">כשנתגייר </w:t>
      </w:r>
      <w:r w:rsidR="00910F84" w:rsidRPr="00C35A2C">
        <w:rPr>
          <w:rtl/>
        </w:rPr>
        <w:t>אונקלוס בר קלונימוס.</w:t>
      </w:r>
    </w:p>
    <w:p w14:paraId="12D33B23" w14:textId="77777777" w:rsidR="00F907FA" w:rsidRDefault="00910F84" w:rsidP="00F907FA">
      <w:pPr>
        <w:pStyle w:val="36"/>
        <w:framePr w:wrap="notBeside"/>
        <w:rPr>
          <w:rtl/>
        </w:rPr>
      </w:pPr>
      <w:r w:rsidRPr="00C35A2C">
        <w:rPr>
          <w:rFonts w:hint="cs"/>
          <w:rtl/>
        </w:rPr>
        <w:t xml:space="preserve">שלח </w:t>
      </w:r>
    </w:p>
    <w:p w14:paraId="00D06A9F" w14:textId="026C6109" w:rsidR="00910F84" w:rsidRDefault="00910F84" w:rsidP="00910F84">
      <w:pPr>
        <w:rPr>
          <w:rtl/>
        </w:rPr>
      </w:pPr>
      <w:r w:rsidRPr="00C35A2C">
        <w:rPr>
          <w:rFonts w:hint="cs"/>
          <w:rtl/>
        </w:rPr>
        <w:t>גדוד רומאים אחריו</w:t>
      </w:r>
      <w:r w:rsidR="00F907FA">
        <w:rPr>
          <w:rFonts w:hint="cs"/>
          <w:rtl/>
        </w:rPr>
        <w:t>,</w:t>
      </w:r>
      <w:r w:rsidRPr="00C35A2C">
        <w:rPr>
          <w:rFonts w:hint="cs"/>
          <w:rtl/>
        </w:rPr>
        <w:t xml:space="preserve"> משכם בפסוקים ונתגיירו</w:t>
      </w:r>
    </w:p>
    <w:p w14:paraId="421678E9" w14:textId="77777777" w:rsidR="00F907FA" w:rsidRDefault="00910F84" w:rsidP="00F907FA">
      <w:pPr>
        <w:pStyle w:val="36"/>
        <w:framePr w:wrap="notBeside"/>
        <w:rPr>
          <w:rtl/>
        </w:rPr>
      </w:pPr>
      <w:r w:rsidRPr="00C35A2C">
        <w:rPr>
          <w:rFonts w:hint="cs"/>
          <w:rtl/>
        </w:rPr>
        <w:t xml:space="preserve">חזר ושלח </w:t>
      </w:r>
    </w:p>
    <w:p w14:paraId="569709D6" w14:textId="3C8CEFC0" w:rsidR="00910F84" w:rsidRPr="00C35A2C" w:rsidRDefault="00910F84" w:rsidP="00910F84">
      <w:r w:rsidRPr="00C35A2C">
        <w:rPr>
          <w:rFonts w:hint="cs"/>
          <w:rtl/>
        </w:rPr>
        <w:t xml:space="preserve">גדוד רומאים אחר אחריו </w:t>
      </w:r>
      <w:r w:rsidR="00F907FA">
        <w:rPr>
          <w:rFonts w:hint="cs"/>
          <w:rtl/>
        </w:rPr>
        <w:t>וביקשם ש</w:t>
      </w:r>
      <w:r w:rsidRPr="00C35A2C">
        <w:rPr>
          <w:rFonts w:hint="cs"/>
          <w:rtl/>
        </w:rPr>
        <w:t xml:space="preserve">לא </w:t>
      </w:r>
      <w:r w:rsidR="00F907FA">
        <w:rPr>
          <w:rFonts w:hint="cs"/>
          <w:rtl/>
        </w:rPr>
        <w:t xml:space="preserve">ידברו איתו מאומה </w:t>
      </w:r>
      <w:r w:rsidRPr="00F907FA">
        <w:rPr>
          <w:rStyle w:val="affff1"/>
          <w:rFonts w:hint="cs"/>
          <w:rtl/>
        </w:rPr>
        <w:t>כשלקחוהו והלכו</w:t>
      </w:r>
      <w:r w:rsidR="00F907FA">
        <w:rPr>
          <w:rStyle w:val="affff1"/>
          <w:rFonts w:hint="cs"/>
          <w:rtl/>
        </w:rPr>
        <w:t>,</w:t>
      </w:r>
      <w:r w:rsidRPr="00F907FA">
        <w:rPr>
          <w:rStyle w:val="affff1"/>
          <w:rFonts w:hint="cs"/>
          <w:rtl/>
        </w:rPr>
        <w:t xml:space="preserve"> א</w:t>
      </w:r>
      <w:r w:rsidR="00F907FA">
        <w:rPr>
          <w:rStyle w:val="affff1"/>
          <w:rFonts w:hint="cs"/>
          <w:rtl/>
        </w:rPr>
        <w:t>מר להם</w:t>
      </w:r>
      <w:r w:rsidR="00F907FA">
        <w:rPr>
          <w:rFonts w:hint="cs"/>
          <w:rtl/>
        </w:rPr>
        <w:t>:</w:t>
      </w:r>
      <w:r w:rsidRPr="00C35A2C">
        <w:rPr>
          <w:rFonts w:hint="cs"/>
          <w:rtl/>
        </w:rPr>
        <w:t xml:space="preserve"> אומר לכם דבר בעלמא</w:t>
      </w:r>
      <w:r w:rsidR="00F907FA">
        <w:rPr>
          <w:rFonts w:hint="cs"/>
          <w:rtl/>
        </w:rPr>
        <w:t xml:space="preserve"> </w:t>
      </w:r>
      <w:r w:rsidR="00F907FA" w:rsidRPr="00F907FA">
        <w:rPr>
          <w:rStyle w:val="affff8"/>
          <w:rFonts w:hint="cs"/>
          <w:rtl/>
        </w:rPr>
        <w:t>שאינו ד''ת]</w:t>
      </w:r>
    </w:p>
    <w:p w14:paraId="0ABC86AB" w14:textId="2C905DFA" w:rsidR="006B5A70" w:rsidRDefault="00910F84" w:rsidP="00910F84">
      <w:pPr>
        <w:rPr>
          <w:rtl/>
        </w:rPr>
      </w:pPr>
      <w:r w:rsidRPr="00C35A2C">
        <w:rPr>
          <w:rtl/>
        </w:rPr>
        <w:t xml:space="preserve">ניפיורא </w:t>
      </w:r>
      <w:r w:rsidRPr="00C35A2C">
        <w:rPr>
          <w:rFonts w:hint="cs"/>
          <w:rtl/>
        </w:rPr>
        <w:t xml:space="preserve">לוקח אש לפני </w:t>
      </w:r>
      <w:r w:rsidRPr="00C35A2C">
        <w:rPr>
          <w:rtl/>
        </w:rPr>
        <w:t>פיפיור, פיפיור לדוכס, דוכס להגמו</w:t>
      </w:r>
      <w:r w:rsidRPr="00C35A2C">
        <w:rPr>
          <w:rFonts w:hint="cs"/>
          <w:rtl/>
        </w:rPr>
        <w:t>ן</w:t>
      </w:r>
      <w:r w:rsidRPr="00C35A2C">
        <w:rPr>
          <w:rtl/>
        </w:rPr>
        <w:t>, הגמו</w:t>
      </w:r>
      <w:r w:rsidRPr="00C35A2C">
        <w:rPr>
          <w:rFonts w:hint="cs"/>
          <w:rtl/>
        </w:rPr>
        <w:t xml:space="preserve">ן </w:t>
      </w:r>
      <w:r w:rsidRPr="00C35A2C">
        <w:rPr>
          <w:rtl/>
        </w:rPr>
        <w:t xml:space="preserve"> ל</w:t>
      </w:r>
      <w:r w:rsidRPr="00C35A2C">
        <w:rPr>
          <w:rFonts w:hint="cs"/>
          <w:rtl/>
        </w:rPr>
        <w:t xml:space="preserve">מלך, מלך </w:t>
      </w:r>
      <w:r w:rsidR="00F907FA">
        <w:rPr>
          <w:rFonts w:hint="cs"/>
          <w:rtl/>
        </w:rPr>
        <w:t xml:space="preserve">האם </w:t>
      </w:r>
      <w:r w:rsidRPr="00C35A2C">
        <w:rPr>
          <w:rFonts w:hint="cs"/>
          <w:rtl/>
        </w:rPr>
        <w:t>לוקח אש לפני אנשים</w:t>
      </w:r>
      <w:r w:rsidR="00F907FA">
        <w:rPr>
          <w:rFonts w:hint="cs"/>
          <w:rtl/>
        </w:rPr>
        <w:t>?</w:t>
      </w:r>
      <w:r w:rsidRPr="00C35A2C">
        <w:rPr>
          <w:rFonts w:hint="cs"/>
          <w:rtl/>
        </w:rPr>
        <w:t xml:space="preserve"> </w:t>
      </w:r>
      <w:r w:rsidRPr="00F907FA">
        <w:rPr>
          <w:rStyle w:val="affff1"/>
          <w:rFonts w:hint="cs"/>
          <w:rtl/>
        </w:rPr>
        <w:t>אמרו לו</w:t>
      </w:r>
      <w:r w:rsidR="00F907FA">
        <w:rPr>
          <w:rFonts w:hint="cs"/>
          <w:rtl/>
        </w:rPr>
        <w:t>- לא.</w:t>
      </w:r>
    </w:p>
    <w:p w14:paraId="7CAB5190" w14:textId="77777777" w:rsidR="006B5A70" w:rsidRDefault="00910F84" w:rsidP="006B5A70">
      <w:pPr>
        <w:pStyle w:val="36"/>
        <w:framePr w:wrap="notBeside"/>
        <w:rPr>
          <w:rtl/>
        </w:rPr>
      </w:pPr>
      <w:r w:rsidRPr="00C35A2C">
        <w:rPr>
          <w:rFonts w:hint="cs"/>
          <w:rtl/>
        </w:rPr>
        <w:t>א</w:t>
      </w:r>
      <w:r>
        <w:rPr>
          <w:rtl/>
        </w:rPr>
        <w:t>"</w:t>
      </w:r>
      <w:r w:rsidRPr="00C35A2C">
        <w:rPr>
          <w:rFonts w:hint="cs"/>
          <w:rtl/>
        </w:rPr>
        <w:t xml:space="preserve">ל </w:t>
      </w:r>
    </w:p>
    <w:p w14:paraId="7B6139CC" w14:textId="41620678" w:rsidR="00910F84" w:rsidRPr="00F907FA" w:rsidRDefault="00910F84" w:rsidP="00910F84">
      <w:pPr>
        <w:rPr>
          <w:spacing w:val="-2"/>
          <w:rtl/>
        </w:rPr>
      </w:pPr>
      <w:r w:rsidRPr="00F907FA">
        <w:rPr>
          <w:rFonts w:hint="cs"/>
          <w:spacing w:val="-2"/>
          <w:rtl/>
        </w:rPr>
        <w:t>הקב</w:t>
      </w:r>
      <w:r w:rsidRPr="00F907FA">
        <w:rPr>
          <w:spacing w:val="-2"/>
          <w:rtl/>
        </w:rPr>
        <w:t>"</w:t>
      </w:r>
      <w:r w:rsidRPr="00F907FA">
        <w:rPr>
          <w:rFonts w:hint="cs"/>
          <w:spacing w:val="-2"/>
          <w:rtl/>
        </w:rPr>
        <w:t xml:space="preserve">ה לוקח לפני ישראל </w:t>
      </w:r>
      <w:r w:rsidRPr="00F907FA">
        <w:rPr>
          <w:rStyle w:val="afffd"/>
          <w:rFonts w:hint="cs"/>
          <w:spacing w:val="-2"/>
          <w:rtl/>
        </w:rPr>
        <w:t>ד'ו</w:t>
      </w:r>
      <w:r w:rsidRPr="00F907FA">
        <w:rPr>
          <w:rStyle w:val="afffd"/>
          <w:spacing w:val="-2"/>
          <w:rtl/>
        </w:rPr>
        <w:t>ה' הולך לפניהם יומם וגו',</w:t>
      </w:r>
      <w:r w:rsidRPr="00F907FA">
        <w:rPr>
          <w:spacing w:val="-2"/>
          <w:rtl/>
        </w:rPr>
        <w:t xml:space="preserve"> </w:t>
      </w:r>
      <w:r w:rsidRPr="00F907FA">
        <w:rPr>
          <w:rFonts w:hint="cs"/>
          <w:spacing w:val="-2"/>
          <w:rtl/>
        </w:rPr>
        <w:t>התגיירו כולם</w:t>
      </w:r>
    </w:p>
    <w:p w14:paraId="69514EE4" w14:textId="77777777" w:rsidR="00F907FA" w:rsidRDefault="00910F84" w:rsidP="00F907FA">
      <w:pPr>
        <w:pStyle w:val="36"/>
        <w:framePr w:wrap="notBeside"/>
        <w:rPr>
          <w:rtl/>
        </w:rPr>
      </w:pPr>
      <w:r w:rsidRPr="00C35A2C">
        <w:rPr>
          <w:rFonts w:hint="cs"/>
          <w:rtl/>
        </w:rPr>
        <w:t xml:space="preserve">שוב שלח </w:t>
      </w:r>
    </w:p>
    <w:p w14:paraId="1BB95FC7" w14:textId="6E02E3C5" w:rsidR="00910F84" w:rsidRDefault="00910F84" w:rsidP="00F907FA">
      <w:pPr>
        <w:rPr>
          <w:rtl/>
        </w:rPr>
      </w:pPr>
      <w:r w:rsidRPr="00C35A2C">
        <w:rPr>
          <w:rFonts w:hint="cs"/>
          <w:rtl/>
        </w:rPr>
        <w:t xml:space="preserve">גדוד אחר אחריו </w:t>
      </w:r>
      <w:r w:rsidRPr="00F907FA">
        <w:rPr>
          <w:rStyle w:val="affff1"/>
          <w:rFonts w:hint="cs"/>
          <w:rtl/>
        </w:rPr>
        <w:t>אמר להם</w:t>
      </w:r>
      <w:r w:rsidRPr="00C35A2C">
        <w:rPr>
          <w:rFonts w:hint="cs"/>
          <w:rtl/>
        </w:rPr>
        <w:t xml:space="preserve"> אל תדברו איתו מאומה</w:t>
      </w:r>
      <w:r w:rsidRPr="00C35A2C">
        <w:rPr>
          <w:rtl/>
        </w:rPr>
        <w:t>.</w:t>
      </w:r>
      <w:r w:rsidR="00F907FA">
        <w:rPr>
          <w:rFonts w:hint="cs"/>
          <w:rtl/>
        </w:rPr>
        <w:t xml:space="preserve"> </w:t>
      </w:r>
      <w:r w:rsidRPr="00F907FA">
        <w:rPr>
          <w:rStyle w:val="affff1"/>
          <w:rtl/>
        </w:rPr>
        <w:t>כ</w:t>
      </w:r>
      <w:r w:rsidRPr="00F907FA">
        <w:rPr>
          <w:rStyle w:val="affff1"/>
          <w:rFonts w:hint="cs"/>
          <w:rtl/>
        </w:rPr>
        <w:t>שבאו לקחתו</w:t>
      </w:r>
      <w:r w:rsidRPr="00C35A2C">
        <w:rPr>
          <w:rFonts w:hint="cs"/>
          <w:rtl/>
        </w:rPr>
        <w:t xml:space="preserve"> </w:t>
      </w:r>
      <w:r w:rsidR="00F907FA">
        <w:rPr>
          <w:rFonts w:hint="cs"/>
          <w:rtl/>
        </w:rPr>
        <w:t xml:space="preserve">הניח ידו על המזוזה בפתח הבית </w:t>
      </w:r>
      <w:r w:rsidRPr="00F907FA">
        <w:rPr>
          <w:rStyle w:val="affff1"/>
          <w:rFonts w:hint="cs"/>
          <w:rtl/>
        </w:rPr>
        <w:t>וא</w:t>
      </w:r>
      <w:r w:rsidRPr="00F907FA">
        <w:rPr>
          <w:rStyle w:val="affff1"/>
          <w:rtl/>
        </w:rPr>
        <w:t>"</w:t>
      </w:r>
      <w:r w:rsidRPr="00F907FA">
        <w:rPr>
          <w:rStyle w:val="affff1"/>
          <w:rFonts w:hint="cs"/>
          <w:rtl/>
        </w:rPr>
        <w:t>ל</w:t>
      </w:r>
      <w:r w:rsidRPr="00C35A2C">
        <w:rPr>
          <w:rFonts w:hint="cs"/>
          <w:rtl/>
        </w:rPr>
        <w:t xml:space="preserve"> מה זה </w:t>
      </w:r>
      <w:r w:rsidR="00F907FA">
        <w:rPr>
          <w:rStyle w:val="affff1"/>
          <w:rFonts w:hint="cs"/>
          <w:rtl/>
        </w:rPr>
        <w:t>א''ל</w:t>
      </w:r>
      <w:r w:rsidR="00F907FA">
        <w:rPr>
          <w:rFonts w:hint="cs"/>
          <w:rtl/>
        </w:rPr>
        <w:t xml:space="preserve"> </w:t>
      </w:r>
      <w:r w:rsidRPr="00C35A2C">
        <w:rPr>
          <w:rFonts w:hint="cs"/>
          <w:rtl/>
        </w:rPr>
        <w:t>תגיד אתה</w:t>
      </w:r>
    </w:p>
    <w:p w14:paraId="319C2877" w14:textId="39FD3F55" w:rsidR="00910F84" w:rsidRPr="00C35A2C" w:rsidRDefault="00F907FA" w:rsidP="00910F84">
      <w:pPr>
        <w:rPr>
          <w:rtl/>
        </w:rPr>
      </w:pPr>
      <w:r>
        <w:rPr>
          <w:rStyle w:val="affff1"/>
          <w:rFonts w:hint="cs"/>
          <w:rtl/>
        </w:rPr>
        <w:t xml:space="preserve">א''ל </w:t>
      </w:r>
      <w:r>
        <w:rPr>
          <w:rFonts w:hint="cs"/>
          <w:rtl/>
        </w:rPr>
        <w:t>מ</w:t>
      </w:r>
      <w:r w:rsidR="00910F84" w:rsidRPr="00C35A2C">
        <w:rPr>
          <w:rtl/>
        </w:rPr>
        <w:t xml:space="preserve">נהגו של עולם, מלך </w:t>
      </w:r>
      <w:r>
        <w:rPr>
          <w:rFonts w:hint="cs"/>
          <w:rtl/>
        </w:rPr>
        <w:t xml:space="preserve">ב''ו </w:t>
      </w:r>
      <w:r w:rsidR="00910F84" w:rsidRPr="00C35A2C">
        <w:rPr>
          <w:rtl/>
        </w:rPr>
        <w:t>יושב מבפנים ועבדיו משמרים אותו מבחוץ, ואילו הקב</w:t>
      </w:r>
      <w:r w:rsidR="00910F84">
        <w:rPr>
          <w:rtl/>
        </w:rPr>
        <w:t>"</w:t>
      </w:r>
      <w:r w:rsidR="00910F84" w:rsidRPr="00C35A2C">
        <w:rPr>
          <w:rtl/>
        </w:rPr>
        <w:t xml:space="preserve">ה, עבדיו מבפנים והוא משמרן מבחוץ, </w:t>
      </w:r>
      <w:r w:rsidR="00910F84" w:rsidRPr="006B5A70">
        <w:rPr>
          <w:rStyle w:val="affff1"/>
          <w:rtl/>
        </w:rPr>
        <w:t>שנ</w:t>
      </w:r>
      <w:r>
        <w:rPr>
          <w:rStyle w:val="affff1"/>
          <w:rFonts w:hint="cs"/>
          <w:rtl/>
        </w:rPr>
        <w:t>'</w:t>
      </w:r>
      <w:r w:rsidR="00910F84" w:rsidRPr="006B5A70">
        <w:rPr>
          <w:rStyle w:val="affff1"/>
          <w:rtl/>
        </w:rPr>
        <w:t>:</w:t>
      </w:r>
      <w:r w:rsidR="00910F84" w:rsidRPr="00C35A2C">
        <w:rPr>
          <w:rtl/>
        </w:rPr>
        <w:t xml:space="preserve"> </w:t>
      </w:r>
      <w:r w:rsidR="00910F84" w:rsidRPr="00095FC3">
        <w:rPr>
          <w:rStyle w:val="afffd"/>
          <w:rFonts w:hint="cs"/>
          <w:rtl/>
        </w:rPr>
        <w:t>'</w:t>
      </w:r>
      <w:r w:rsidR="00910F84" w:rsidRPr="00095FC3">
        <w:rPr>
          <w:rStyle w:val="afffd"/>
          <w:rtl/>
        </w:rPr>
        <w:t>ה' ישמר צאתך ובואך מעתה ועד עולם</w:t>
      </w:r>
      <w:r>
        <w:rPr>
          <w:rStyle w:val="afffd"/>
          <w:rFonts w:hint="cs"/>
          <w:rtl/>
        </w:rPr>
        <w:t>'</w:t>
      </w:r>
      <w:r w:rsidR="00910F84" w:rsidRPr="00095FC3">
        <w:rPr>
          <w:rStyle w:val="afffd"/>
          <w:rtl/>
        </w:rPr>
        <w:t xml:space="preserve"> </w:t>
      </w:r>
      <w:r w:rsidR="00910F84" w:rsidRPr="00095FC3">
        <w:rPr>
          <w:rStyle w:val="afffd"/>
          <w:rFonts w:hint="cs"/>
          <w:rtl/>
        </w:rPr>
        <w:t>-</w:t>
      </w:r>
      <w:r w:rsidR="00910F84" w:rsidRPr="00C35A2C">
        <w:rPr>
          <w:rFonts w:hint="cs"/>
          <w:rtl/>
        </w:rPr>
        <w:t xml:space="preserve"> התגיירו.</w:t>
      </w:r>
    </w:p>
    <w:p w14:paraId="4EC92888" w14:textId="77777777" w:rsidR="00910F84" w:rsidRPr="00C35A2C" w:rsidRDefault="00910F84" w:rsidP="00910F84">
      <w:pPr>
        <w:rPr>
          <w:rtl/>
        </w:rPr>
      </w:pPr>
      <w:r w:rsidRPr="00C35A2C">
        <w:rPr>
          <w:rFonts w:hint="cs"/>
          <w:rtl/>
        </w:rPr>
        <w:t>שוב לא שלח אחריו</w:t>
      </w:r>
      <w:r w:rsidRPr="00C35A2C">
        <w:rPr>
          <w:rtl/>
        </w:rPr>
        <w:t>.</w:t>
      </w:r>
    </w:p>
    <w:p w14:paraId="1624D84E" w14:textId="77777777" w:rsidR="00910F84" w:rsidRPr="00C35A2C" w:rsidRDefault="00910F84" w:rsidP="00910F84">
      <w:pPr>
        <w:rPr>
          <w:rtl/>
        </w:rPr>
      </w:pPr>
    </w:p>
    <w:p w14:paraId="4F97648C" w14:textId="77777777" w:rsidR="006B5A70" w:rsidRDefault="006B5A70" w:rsidP="006B5A70">
      <w:pPr>
        <w:pStyle w:val="36"/>
        <w:framePr w:wrap="notBeside"/>
        <w:rPr>
          <w:rStyle w:val="afffd"/>
          <w:rtl/>
        </w:rPr>
      </w:pPr>
      <w:r>
        <w:rPr>
          <w:rStyle w:val="afffd"/>
          <w:rFonts w:hint="cs"/>
          <w:rtl/>
        </w:rPr>
        <w:t>אריא''ר</w:t>
      </w:r>
    </w:p>
    <w:p w14:paraId="4F22979D" w14:textId="7B8EE592" w:rsidR="00910F84" w:rsidRPr="00F907FA" w:rsidRDefault="00910F84" w:rsidP="006B5A70">
      <w:pPr>
        <w:rPr>
          <w:rStyle w:val="affff8"/>
          <w:rtl/>
        </w:rPr>
      </w:pPr>
      <w:r w:rsidRPr="00CE2644">
        <w:rPr>
          <w:rStyle w:val="afffd"/>
          <w:rtl/>
        </w:rPr>
        <w:t>ויאמר ה' לה שני גוים בבטנך</w:t>
      </w:r>
      <w:r w:rsidRPr="00C35A2C">
        <w:rPr>
          <w:rtl/>
        </w:rPr>
        <w:t xml:space="preserve"> </w:t>
      </w:r>
      <w:r w:rsidR="006B5A70">
        <w:rPr>
          <w:rFonts w:hint="cs"/>
          <w:rtl/>
        </w:rPr>
        <w:t>-</w:t>
      </w:r>
      <w:r w:rsidRPr="00C35A2C">
        <w:rPr>
          <w:rtl/>
        </w:rPr>
        <w:t xml:space="preserve"> אל תקרי גוים אלא גיים, </w:t>
      </w:r>
      <w:r w:rsidRPr="00F907FA">
        <w:rPr>
          <w:rStyle w:val="afff"/>
          <w:rtl/>
        </w:rPr>
        <w:t xml:space="preserve">זה אנטונינוס ורבי, שלא פסקו מעל שולחנם לא חזרת </w:t>
      </w:r>
      <w:r w:rsidR="00F907FA">
        <w:rPr>
          <w:rStyle w:val="affff8"/>
          <w:rFonts w:hint="cs"/>
          <w:rtl/>
        </w:rPr>
        <w:t xml:space="preserve">מחתך האוכל </w:t>
      </w:r>
      <w:r w:rsidRPr="00F907FA">
        <w:rPr>
          <w:rStyle w:val="afff"/>
          <w:rtl/>
        </w:rPr>
        <w:t xml:space="preserve">ולא קישות </w:t>
      </w:r>
      <w:r w:rsidR="00F907FA" w:rsidRPr="00F907FA">
        <w:rPr>
          <w:rStyle w:val="affff8"/>
          <w:rFonts w:hint="cs"/>
          <w:rtl/>
        </w:rPr>
        <w:t>מרחיב מעיים</w:t>
      </w:r>
      <w:r w:rsidR="00F907FA">
        <w:rPr>
          <w:rStyle w:val="afff"/>
          <w:rFonts w:hint="cs"/>
          <w:rtl/>
        </w:rPr>
        <w:t xml:space="preserve"> </w:t>
      </w:r>
      <w:r w:rsidRPr="00F907FA">
        <w:rPr>
          <w:rStyle w:val="afff"/>
          <w:rtl/>
        </w:rPr>
        <w:t>ולא צנון</w:t>
      </w:r>
      <w:r w:rsidRPr="00C35A2C">
        <w:rPr>
          <w:rtl/>
        </w:rPr>
        <w:t xml:space="preserve"> </w:t>
      </w:r>
      <w:r w:rsidR="00F907FA" w:rsidRPr="00F907FA">
        <w:rPr>
          <w:rStyle w:val="affff8"/>
          <w:rFonts w:hint="cs"/>
          <w:rtl/>
        </w:rPr>
        <w:t>מחתך אוכל</w:t>
      </w:r>
      <w:r w:rsidR="00F907FA">
        <w:rPr>
          <w:rStyle w:val="affff8"/>
          <w:rFonts w:hint="cs"/>
          <w:rtl/>
        </w:rPr>
        <w:t xml:space="preserve"> </w:t>
      </w:r>
      <w:r w:rsidRPr="00C35A2C">
        <w:rPr>
          <w:rtl/>
        </w:rPr>
        <w:t xml:space="preserve">לא בימות החמה ולא בימות הגשמים, </w:t>
      </w:r>
      <w:r w:rsidRPr="00F907FA">
        <w:rPr>
          <w:rStyle w:val="affff8"/>
          <w:rFonts w:hint="cs"/>
          <w:rtl/>
        </w:rPr>
        <w:t xml:space="preserve">[והך דקשין לגופו של אדם כחרבות </w:t>
      </w:r>
      <w:r w:rsidRPr="00F907FA">
        <w:rPr>
          <w:rStyle w:val="affff8"/>
          <w:rtl/>
        </w:rPr>
        <w:t>–</w:t>
      </w:r>
      <w:r w:rsidRPr="00F907FA">
        <w:rPr>
          <w:rStyle w:val="affff8"/>
          <w:rFonts w:hint="cs"/>
          <w:rtl/>
        </w:rPr>
        <w:t xml:space="preserve"> היינו בגדולים]</w:t>
      </w:r>
    </w:p>
    <w:p w14:paraId="7D1F4CCE" w14:textId="77777777" w:rsidR="00910F84" w:rsidRPr="00C35A2C" w:rsidRDefault="00910F84" w:rsidP="00910F84">
      <w:pPr>
        <w:pStyle w:val="afff2"/>
        <w:rPr>
          <w:rtl/>
        </w:rPr>
      </w:pPr>
      <w:ins w:id="9811" w:author="מספור קטעי משנה" w:date="2026-10-06T06:44:54Z">
        <w:r>
          <w:rPr>
            <w:rStyle w:val="MisparKeta"/>
          </w:rPr>
          <w:t xml:space="preserve">ב. </w:t>
        </w:r>
      </w:ins>
      <w:r w:rsidRPr="00C35A2C">
        <w:rPr>
          <w:rtl/>
        </w:rPr>
        <w:t>יום הלידה ויום המיתה.</w:t>
      </w:r>
    </w:p>
    <w:p w14:paraId="34D274D2" w14:textId="77777777" w:rsidR="00910F84" w:rsidRDefault="00910F84" w:rsidP="00910F84">
      <w:pPr>
        <w:rPr>
          <w:rtl/>
        </w:rPr>
      </w:pPr>
      <w:r w:rsidRPr="00C35A2C">
        <w:rPr>
          <w:rFonts w:hint="cs"/>
          <w:b/>
          <w:bCs/>
          <w:rtl/>
        </w:rPr>
        <w:t>ל</w:t>
      </w:r>
      <w:r w:rsidRPr="00C35A2C">
        <w:rPr>
          <w:b/>
          <w:bCs/>
          <w:rtl/>
        </w:rPr>
        <w:t>כ</w:t>
      </w:r>
      <w:r>
        <w:rPr>
          <w:b/>
          <w:bCs/>
          <w:rtl/>
        </w:rPr>
        <w:t>"</w:t>
      </w:r>
      <w:r w:rsidRPr="00C35A2C">
        <w:rPr>
          <w:b/>
          <w:bCs/>
          <w:rtl/>
        </w:rPr>
        <w:t>ע</w:t>
      </w:r>
      <w:r w:rsidRPr="00C35A2C">
        <w:rPr>
          <w:rtl/>
        </w:rPr>
        <w:t xml:space="preserve"> - שריפה לאו חוקה היא, אלא חשיבות,</w:t>
      </w:r>
    </w:p>
    <w:p w14:paraId="5E11BAD9" w14:textId="77777777" w:rsidR="006B5A70" w:rsidRDefault="00910F84" w:rsidP="006B5A70">
      <w:pPr>
        <w:pStyle w:val="36"/>
        <w:framePr w:wrap="notBeside"/>
        <w:rPr>
          <w:rtl/>
        </w:rPr>
      </w:pPr>
      <w:r w:rsidRPr="00C35A2C">
        <w:rPr>
          <w:rFonts w:hint="cs"/>
          <w:b/>
          <w:bCs/>
          <w:rtl/>
        </w:rPr>
        <w:t>ור'מ</w:t>
      </w:r>
      <w:r w:rsidRPr="00C35A2C">
        <w:rPr>
          <w:rFonts w:hint="cs"/>
          <w:rtl/>
        </w:rPr>
        <w:t xml:space="preserve"> ס</w:t>
      </w:r>
      <w:r>
        <w:rPr>
          <w:rtl/>
        </w:rPr>
        <w:t>"</w:t>
      </w:r>
      <w:r w:rsidRPr="00C35A2C">
        <w:rPr>
          <w:rFonts w:hint="cs"/>
          <w:rtl/>
        </w:rPr>
        <w:t>ל</w:t>
      </w:r>
    </w:p>
    <w:p w14:paraId="08D86B0B" w14:textId="065F5F4E" w:rsidR="00910F84" w:rsidRDefault="00F907FA" w:rsidP="006B5A70">
      <w:pPr>
        <w:rPr>
          <w:rtl/>
        </w:rPr>
      </w:pPr>
      <w:r>
        <w:rPr>
          <w:rFonts w:hint="cs"/>
          <w:rtl/>
        </w:rPr>
        <w:t xml:space="preserve">אף מיתה </w:t>
      </w:r>
      <w:r w:rsidR="00910F84" w:rsidRPr="00C35A2C">
        <w:rPr>
          <w:rFonts w:hint="cs"/>
          <w:rtl/>
        </w:rPr>
        <w:t xml:space="preserve">שאין בה שריפה </w:t>
      </w:r>
      <w:r>
        <w:rPr>
          <w:rFonts w:hint="cs"/>
          <w:rtl/>
        </w:rPr>
        <w:t xml:space="preserve">עובדים </w:t>
      </w:r>
      <w:r w:rsidR="00910F84" w:rsidRPr="00C35A2C">
        <w:rPr>
          <w:rFonts w:hint="cs"/>
          <w:rtl/>
        </w:rPr>
        <w:t>לעכו</w:t>
      </w:r>
      <w:r w:rsidR="00910F84">
        <w:rPr>
          <w:rtl/>
        </w:rPr>
        <w:t>"</w:t>
      </w:r>
      <w:r w:rsidR="00910F84" w:rsidRPr="00C35A2C">
        <w:rPr>
          <w:rFonts w:hint="cs"/>
          <w:rtl/>
        </w:rPr>
        <w:t>ם</w:t>
      </w:r>
    </w:p>
    <w:p w14:paraId="06E36A61" w14:textId="77777777" w:rsidR="006B5A70" w:rsidRDefault="00910F84" w:rsidP="006B5A70">
      <w:pPr>
        <w:pStyle w:val="36"/>
        <w:framePr w:wrap="notBeside"/>
        <w:rPr>
          <w:rtl/>
        </w:rPr>
      </w:pPr>
      <w:r w:rsidRPr="00C35A2C">
        <w:rPr>
          <w:rFonts w:hint="cs"/>
          <w:rtl/>
        </w:rPr>
        <w:t>ורבנן ס</w:t>
      </w:r>
      <w:r>
        <w:rPr>
          <w:rtl/>
        </w:rPr>
        <w:t>"</w:t>
      </w:r>
      <w:r w:rsidRPr="00C35A2C">
        <w:rPr>
          <w:rFonts w:hint="cs"/>
          <w:rtl/>
        </w:rPr>
        <w:t>ל</w:t>
      </w:r>
    </w:p>
    <w:p w14:paraId="1DE971F8" w14:textId="6931AE33" w:rsidR="00910F84" w:rsidRPr="00C35A2C" w:rsidRDefault="00F907FA" w:rsidP="00F907FA">
      <w:pPr>
        <w:spacing w:after="120"/>
        <w:rPr>
          <w:rtl/>
        </w:rPr>
      </w:pPr>
      <w:r>
        <w:rPr>
          <w:rFonts w:hint="cs"/>
          <w:rtl/>
        </w:rPr>
        <w:t xml:space="preserve">מיתה </w:t>
      </w:r>
      <w:r w:rsidR="00910F84" w:rsidRPr="00C35A2C">
        <w:rPr>
          <w:rFonts w:hint="cs"/>
          <w:rtl/>
        </w:rPr>
        <w:t xml:space="preserve">שאין בה שריפה לא </w:t>
      </w:r>
      <w:r>
        <w:rPr>
          <w:rFonts w:hint="cs"/>
          <w:rtl/>
        </w:rPr>
        <w:t>חשובה ולא עובדים לה.</w:t>
      </w:r>
    </w:p>
    <w:p w14:paraId="782AA39C" w14:textId="77777777" w:rsidR="006B5A70" w:rsidRDefault="00910F84" w:rsidP="006B5A70">
      <w:pPr>
        <w:pStyle w:val="36"/>
        <w:framePr w:wrap="notBeside"/>
        <w:rPr>
          <w:rtl/>
        </w:rPr>
      </w:pPr>
      <w:r w:rsidRPr="006B569B">
        <w:rPr>
          <w:rtl/>
        </w:rPr>
        <w:t xml:space="preserve">גופא: </w:t>
      </w:r>
    </w:p>
    <w:p w14:paraId="00B82744" w14:textId="77777777" w:rsidR="00F907FA" w:rsidRDefault="00910F84" w:rsidP="00805DC2">
      <w:pPr>
        <w:pStyle w:val="affff2"/>
        <w:rPr>
          <w:rtl/>
        </w:rPr>
      </w:pPr>
      <w:r w:rsidRPr="006B569B">
        <w:rPr>
          <w:rtl/>
        </w:rPr>
        <w:t>שורפין על המלכים ואין בו משום דרכי האמורי</w:t>
      </w:r>
      <w:r w:rsidRPr="00C35A2C">
        <w:rPr>
          <w:rtl/>
        </w:rPr>
        <w:t>,</w:t>
      </w:r>
    </w:p>
    <w:p w14:paraId="083A63E7" w14:textId="102F6156" w:rsidR="00910F84" w:rsidRDefault="00910F84" w:rsidP="00F907FA">
      <w:pPr>
        <w:rPr>
          <w:rtl/>
        </w:rPr>
      </w:pPr>
      <w:r w:rsidRPr="00C35A2C">
        <w:rPr>
          <w:rtl/>
        </w:rPr>
        <w:t xml:space="preserve"> </w:t>
      </w:r>
      <w:r w:rsidRPr="003F072B">
        <w:rPr>
          <w:rStyle w:val="afffd"/>
          <w:rFonts w:hint="cs"/>
          <w:rtl/>
        </w:rPr>
        <w:t>'</w:t>
      </w:r>
      <w:r w:rsidRPr="003F072B">
        <w:rPr>
          <w:rStyle w:val="afffd"/>
          <w:rtl/>
        </w:rPr>
        <w:t>בשלום תמות ובמשרפות אבותיך המלכים וגו';</w:t>
      </w:r>
      <w:r w:rsidR="00F907FA">
        <w:rPr>
          <w:rStyle w:val="afffd"/>
          <w:rFonts w:hint="cs"/>
          <w:rtl/>
        </w:rPr>
        <w:t xml:space="preserve">- </w:t>
      </w:r>
      <w:r w:rsidRPr="00F907FA">
        <w:rPr>
          <w:rStyle w:val="afff"/>
          <w:rtl/>
        </w:rPr>
        <w:t>וכשם ששורפין על המלכים</w:t>
      </w:r>
      <w:r w:rsidR="00F907FA">
        <w:rPr>
          <w:rFonts w:hint="cs"/>
          <w:rtl/>
        </w:rPr>
        <w:t xml:space="preserve"> </w:t>
      </w:r>
      <w:r w:rsidR="00F907FA" w:rsidRPr="00F907FA">
        <w:rPr>
          <w:rStyle w:val="affff8"/>
          <w:rFonts w:hint="cs"/>
          <w:rtl/>
        </w:rPr>
        <w:t>מיטתן וכלי תשמישן</w:t>
      </w:r>
      <w:r w:rsidRPr="00C35A2C">
        <w:rPr>
          <w:rtl/>
        </w:rPr>
        <w:t xml:space="preserve">, </w:t>
      </w:r>
      <w:r w:rsidRPr="00F907FA">
        <w:rPr>
          <w:rStyle w:val="afff"/>
          <w:rtl/>
        </w:rPr>
        <w:t>כך שורפין על הנשיאים</w:t>
      </w:r>
    </w:p>
    <w:p w14:paraId="49DA01AA" w14:textId="77777777" w:rsidR="00F907FA" w:rsidRDefault="00910F84" w:rsidP="00F907FA">
      <w:pPr>
        <w:pStyle w:val="36"/>
        <w:framePr w:wrap="notBeside"/>
        <w:rPr>
          <w:rStyle w:val="affff1"/>
          <w:rtl/>
        </w:rPr>
      </w:pPr>
      <w:r w:rsidRPr="00F907FA">
        <w:rPr>
          <w:rStyle w:val="affff1"/>
          <w:rtl/>
        </w:rPr>
        <w:t>ומעשה</w:t>
      </w:r>
    </w:p>
    <w:p w14:paraId="4317494B" w14:textId="2AA05C4D" w:rsidR="00910F84" w:rsidRPr="00C35A2C" w:rsidRDefault="00910F84" w:rsidP="00910F84">
      <w:pPr>
        <w:rPr>
          <w:rtl/>
        </w:rPr>
      </w:pPr>
      <w:r w:rsidRPr="00F907FA">
        <w:rPr>
          <w:rStyle w:val="affff1"/>
          <w:rtl/>
        </w:rPr>
        <w:t>שמת ר"ג</w:t>
      </w:r>
      <w:r w:rsidRPr="00C35A2C">
        <w:rPr>
          <w:rtl/>
        </w:rPr>
        <w:t xml:space="preserve"> ושרף עליו אונקלוס הגר </w:t>
      </w:r>
      <w:r w:rsidRPr="00C35A2C">
        <w:rPr>
          <w:rFonts w:hint="cs"/>
          <w:rtl/>
        </w:rPr>
        <w:t>ב</w:t>
      </w:r>
      <w:r w:rsidRPr="00C35A2C">
        <w:rPr>
          <w:rtl/>
        </w:rPr>
        <w:t>שבעים מנה צורי</w:t>
      </w:r>
      <w:r w:rsidR="00F907FA">
        <w:rPr>
          <w:rFonts w:hint="cs"/>
          <w:rtl/>
        </w:rPr>
        <w:t xml:space="preserve"> </w:t>
      </w:r>
      <w:r w:rsidR="00F907FA" w:rsidRPr="00F907FA">
        <w:rPr>
          <w:rStyle w:val="affff8"/>
          <w:rFonts w:hint="cs"/>
          <w:rtl/>
        </w:rPr>
        <w:t>ולא דבר אחר</w:t>
      </w:r>
    </w:p>
    <w:p w14:paraId="6EF7743E" w14:textId="77777777" w:rsidR="00F907FA" w:rsidRDefault="00F907FA" w:rsidP="00F907FA">
      <w:pPr>
        <w:pStyle w:val="36"/>
        <w:framePr w:wrap="notBeside"/>
        <w:rPr>
          <w:rtl/>
        </w:rPr>
      </w:pPr>
      <w:r w:rsidRPr="00F907FA">
        <w:rPr>
          <w:rStyle w:val="affff1"/>
          <w:rFonts w:hint="cs"/>
          <w:rtl/>
        </w:rPr>
        <w:t>ואף דתניא</w:t>
      </w:r>
    </w:p>
    <w:p w14:paraId="0C488B02" w14:textId="77777777" w:rsidR="00F907FA" w:rsidRDefault="00910F84" w:rsidP="00910F84">
      <w:pPr>
        <w:rPr>
          <w:rtl/>
        </w:rPr>
      </w:pPr>
      <w:r w:rsidRPr="00C35A2C">
        <w:rPr>
          <w:rtl/>
        </w:rPr>
        <w:t xml:space="preserve">עוקרין על המלכים ואין בו משום דרכי האמורי! </w:t>
      </w:r>
      <w:r w:rsidRPr="00C35A2C">
        <w:rPr>
          <w:rFonts w:hint="cs"/>
          <w:rtl/>
        </w:rPr>
        <w:t xml:space="preserve"> </w:t>
      </w:r>
    </w:p>
    <w:p w14:paraId="53CEC25C" w14:textId="77777777" w:rsidR="00F907FA" w:rsidRDefault="00910F84" w:rsidP="00F907FA">
      <w:pPr>
        <w:pStyle w:val="36"/>
        <w:framePr w:wrap="notBeside"/>
        <w:rPr>
          <w:rtl/>
        </w:rPr>
      </w:pPr>
      <w:r w:rsidRPr="00F907FA">
        <w:rPr>
          <w:rStyle w:val="affff1"/>
          <w:rFonts w:hint="cs"/>
          <w:rtl/>
        </w:rPr>
        <w:t>- אר</w:t>
      </w:r>
      <w:r w:rsidRPr="00F907FA">
        <w:rPr>
          <w:rStyle w:val="affff1"/>
          <w:rtl/>
        </w:rPr>
        <w:t>"</w:t>
      </w:r>
      <w:r w:rsidRPr="00F907FA">
        <w:rPr>
          <w:rStyle w:val="affff1"/>
          <w:rFonts w:hint="cs"/>
          <w:rtl/>
        </w:rPr>
        <w:t>פ</w:t>
      </w:r>
      <w:r w:rsidRPr="00F907FA">
        <w:rPr>
          <w:rStyle w:val="affff1"/>
          <w:rtl/>
        </w:rPr>
        <w:t>:</w:t>
      </w:r>
      <w:r w:rsidRPr="00C35A2C">
        <w:rPr>
          <w:rtl/>
        </w:rPr>
        <w:t xml:space="preserve"> </w:t>
      </w:r>
    </w:p>
    <w:p w14:paraId="6F639ACF" w14:textId="29DBF23E" w:rsidR="00910F84" w:rsidRPr="00C35A2C" w:rsidRDefault="00F907FA" w:rsidP="00910F84">
      <w:pPr>
        <w:rPr>
          <w:rtl/>
        </w:rPr>
      </w:pPr>
      <w:r>
        <w:rPr>
          <w:rFonts w:hint="cs"/>
          <w:rtl/>
        </w:rPr>
        <w:t xml:space="preserve">היינו </w:t>
      </w:r>
      <w:r w:rsidR="00910F84" w:rsidRPr="00C35A2C">
        <w:rPr>
          <w:rtl/>
        </w:rPr>
        <w:t>סוס שרכב עליו.</w:t>
      </w:r>
      <w:r>
        <w:rPr>
          <w:rFonts w:hint="cs"/>
          <w:rtl/>
        </w:rPr>
        <w:t xml:space="preserve"> </w:t>
      </w:r>
      <w:r w:rsidRPr="00F907FA">
        <w:rPr>
          <w:rStyle w:val="affff8"/>
          <w:rFonts w:hint="cs"/>
          <w:rtl/>
        </w:rPr>
        <w:t>[</w:t>
      </w:r>
      <w:r>
        <w:rPr>
          <w:rStyle w:val="affff8"/>
          <w:rFonts w:hint="cs"/>
          <w:rtl/>
        </w:rPr>
        <w:t xml:space="preserve">משום </w:t>
      </w:r>
      <w:r w:rsidRPr="00F907FA">
        <w:rPr>
          <w:rStyle w:val="affff8"/>
          <w:rFonts w:hint="cs"/>
          <w:rtl/>
        </w:rPr>
        <w:t>כבוד רבים]</w:t>
      </w:r>
      <w:r>
        <w:rPr>
          <w:rFonts w:hint="cs"/>
          <w:rtl/>
        </w:rPr>
        <w:t xml:space="preserve"> </w:t>
      </w:r>
    </w:p>
    <w:p w14:paraId="43417ED4" w14:textId="77777777" w:rsidR="006B5A70" w:rsidRDefault="00910F84" w:rsidP="006B5A70">
      <w:pPr>
        <w:pStyle w:val="36"/>
        <w:framePr w:wrap="notBeside"/>
        <w:rPr>
          <w:rtl/>
        </w:rPr>
      </w:pPr>
      <w:r w:rsidRPr="00C35A2C">
        <w:rPr>
          <w:rtl/>
        </w:rPr>
        <w:t>ו</w:t>
      </w:r>
      <w:r w:rsidRPr="00C35A2C">
        <w:rPr>
          <w:rFonts w:hint="cs"/>
          <w:rtl/>
        </w:rPr>
        <w:t xml:space="preserve">הך </w:t>
      </w:r>
    </w:p>
    <w:p w14:paraId="3C3E7B98" w14:textId="77777777" w:rsidR="00F907FA" w:rsidRDefault="00910F84" w:rsidP="00F907FA">
      <w:pPr>
        <w:rPr>
          <w:rtl/>
        </w:rPr>
      </w:pPr>
      <w:r w:rsidRPr="00C35A2C">
        <w:rPr>
          <w:rFonts w:hint="cs"/>
          <w:rtl/>
        </w:rPr>
        <w:t xml:space="preserve">דמנשר פרסותיהן מן הארכובה ולמטה ואפי' בבהמה טהורה </w:t>
      </w:r>
    </w:p>
    <w:p w14:paraId="50E295D2" w14:textId="77777777" w:rsidR="00F907FA" w:rsidRDefault="00F907FA" w:rsidP="00F907FA">
      <w:pPr>
        <w:pStyle w:val="36"/>
        <w:framePr w:wrap="notBeside"/>
        <w:rPr>
          <w:rtl/>
        </w:rPr>
      </w:pPr>
      <w:r>
        <w:rPr>
          <w:rFonts w:hint="cs"/>
          <w:rtl/>
        </w:rPr>
        <w:t xml:space="preserve">- </w:t>
      </w:r>
      <w:r w:rsidR="00910F84" w:rsidRPr="00C35A2C">
        <w:rPr>
          <w:rFonts w:hint="cs"/>
          <w:rtl/>
        </w:rPr>
        <w:t>היינו</w:t>
      </w:r>
    </w:p>
    <w:p w14:paraId="296EF546" w14:textId="3DD582F6" w:rsidR="006B5A70" w:rsidRDefault="00910F84" w:rsidP="00F907FA">
      <w:pPr>
        <w:rPr>
          <w:rtl/>
        </w:rPr>
      </w:pPr>
      <w:r w:rsidRPr="00C35A2C">
        <w:rPr>
          <w:rFonts w:hint="cs"/>
          <w:rtl/>
        </w:rPr>
        <w:t>בעגלה המושכת בקרון ומצד כלי תשמישו</w:t>
      </w:r>
    </w:p>
    <w:p w14:paraId="65035014" w14:textId="77777777" w:rsidR="00910F84" w:rsidRDefault="00910F84" w:rsidP="00910F84">
      <w:pPr>
        <w:pStyle w:val="aff6"/>
        <w:framePr w:wrap="around"/>
        <w:rPr>
          <w:rtl/>
        </w:rPr>
      </w:pPr>
      <w:r w:rsidRPr="00C35A2C">
        <w:rPr>
          <w:rFonts w:hint="cs"/>
          <w:rtl/>
        </w:rPr>
        <w:t>יא:</w:t>
      </w:r>
    </w:p>
    <w:p w14:paraId="3FCBB347" w14:textId="026A475C" w:rsidR="00910F84" w:rsidRPr="00C35A2C" w:rsidRDefault="00910F84" w:rsidP="006B5A70">
      <w:pPr>
        <w:pStyle w:val="afffe"/>
        <w:rPr>
          <w:rtl/>
        </w:rPr>
      </w:pPr>
      <w:r w:rsidRPr="00A06291">
        <w:rPr>
          <w:rFonts w:ascii="BA TM • Vilna Extra-Bold" w:hAnsi="BA TM • Vilna Extra-Bold" w:hint="cs"/>
          <w:rtl/>
        </w:rPr>
        <w:t>׻</w:t>
      </w:r>
      <w:r w:rsidRPr="00C35A2C">
        <w:rPr>
          <w:rtl/>
        </w:rPr>
        <w:t>יום תגלחת זקנו.</w:t>
      </w:r>
    </w:p>
    <w:p w14:paraId="2913AB49" w14:textId="77777777" w:rsidR="006B5A70" w:rsidRDefault="00910F84" w:rsidP="006B5A70">
      <w:pPr>
        <w:pStyle w:val="36"/>
        <w:framePr w:wrap="notBeside"/>
        <w:rPr>
          <w:rtl/>
        </w:rPr>
      </w:pPr>
      <w:r w:rsidRPr="00FF3D4F">
        <w:rPr>
          <w:rtl/>
        </w:rPr>
        <w:t>איבעיא להו</w:t>
      </w:r>
      <w:r w:rsidRPr="00C35A2C">
        <w:rPr>
          <w:rtl/>
        </w:rPr>
        <w:t xml:space="preserve">: </w:t>
      </w:r>
    </w:p>
    <w:p w14:paraId="04A97C2B" w14:textId="2E005736" w:rsidR="00910F84" w:rsidRDefault="00910F84" w:rsidP="00910F84">
      <w:pPr>
        <w:rPr>
          <w:rtl/>
        </w:rPr>
      </w:pPr>
      <w:r w:rsidRPr="00C35A2C">
        <w:rPr>
          <w:rtl/>
        </w:rPr>
        <w:t xml:space="preserve">יום תגלחת זקנו </w:t>
      </w:r>
      <w:r w:rsidRPr="00F907FA">
        <w:rPr>
          <w:rStyle w:val="afff"/>
          <w:rtl/>
        </w:rPr>
        <w:t>והנחת</w:t>
      </w:r>
      <w:r w:rsidRPr="00C35A2C">
        <w:rPr>
          <w:rtl/>
        </w:rPr>
        <w:t xml:space="preserve"> בלוריתו, </w:t>
      </w:r>
      <w:r w:rsidR="00F907FA">
        <w:rPr>
          <w:rFonts w:hint="cs"/>
          <w:b/>
          <w:bCs/>
          <w:rtl/>
        </w:rPr>
        <w:t xml:space="preserve">או </w:t>
      </w:r>
      <w:r w:rsidRPr="00F907FA">
        <w:rPr>
          <w:rStyle w:val="afff"/>
          <w:rtl/>
        </w:rPr>
        <w:t>והעברת</w:t>
      </w:r>
      <w:r w:rsidRPr="00C35A2C">
        <w:rPr>
          <w:rtl/>
        </w:rPr>
        <w:t xml:space="preserve"> בלוריתו?</w:t>
      </w:r>
    </w:p>
    <w:p w14:paraId="1DD0ADCF" w14:textId="77777777" w:rsidR="006B5A70" w:rsidRDefault="00910F84" w:rsidP="006B5A70">
      <w:pPr>
        <w:pStyle w:val="36"/>
        <w:framePr w:wrap="notBeside"/>
        <w:rPr>
          <w:rtl/>
        </w:rPr>
      </w:pPr>
      <w:r w:rsidRPr="00C35A2C">
        <w:rPr>
          <w:rtl/>
        </w:rPr>
        <w:t>ת</w:t>
      </w:r>
      <w:r>
        <w:rPr>
          <w:rtl/>
        </w:rPr>
        <w:t>"</w:t>
      </w:r>
      <w:r w:rsidRPr="00C35A2C">
        <w:rPr>
          <w:rtl/>
        </w:rPr>
        <w:t xml:space="preserve">ש, </w:t>
      </w:r>
    </w:p>
    <w:p w14:paraId="750D3B22" w14:textId="6D7FF234" w:rsidR="00910F84" w:rsidRPr="00F907FA" w:rsidRDefault="00910F84" w:rsidP="00F907FA">
      <w:pPr>
        <w:spacing w:after="120"/>
        <w:rPr>
          <w:spacing w:val="-4"/>
          <w:rtl/>
        </w:rPr>
      </w:pPr>
      <w:r w:rsidRPr="00F907FA">
        <w:rPr>
          <w:spacing w:val="-4"/>
          <w:rtl/>
        </w:rPr>
        <w:t xml:space="preserve">יום תגלחת זקנו </w:t>
      </w:r>
      <w:r w:rsidRPr="00F907FA">
        <w:rPr>
          <w:rStyle w:val="afff"/>
          <w:spacing w:val="-4"/>
          <w:rtl/>
        </w:rPr>
        <w:t>והנחת</w:t>
      </w:r>
      <w:r w:rsidRPr="00F907FA">
        <w:rPr>
          <w:spacing w:val="-4"/>
          <w:rtl/>
        </w:rPr>
        <w:t xml:space="preserve"> בלוריתו, יום תגלחת זקנו </w:t>
      </w:r>
      <w:r w:rsidRPr="00F907FA">
        <w:rPr>
          <w:rStyle w:val="afff"/>
          <w:spacing w:val="-4"/>
          <w:rtl/>
        </w:rPr>
        <w:t>והעברת</w:t>
      </w:r>
      <w:r w:rsidRPr="00F907FA">
        <w:rPr>
          <w:spacing w:val="-4"/>
          <w:rtl/>
        </w:rPr>
        <w:t xml:space="preserve"> בלוריתו.</w:t>
      </w:r>
    </w:p>
    <w:p w14:paraId="13821526" w14:textId="431712F2" w:rsidR="006B5A70" w:rsidRDefault="00F907FA" w:rsidP="006B5A70">
      <w:pPr>
        <w:pStyle w:val="36"/>
        <w:framePr w:wrap="notBeside"/>
        <w:rPr>
          <w:rtl/>
        </w:rPr>
      </w:pPr>
      <w:r>
        <w:rPr>
          <w:rFonts w:hint="cs"/>
          <w:rtl/>
        </w:rPr>
        <w:t>חגי דרומי</w:t>
      </w:r>
      <w:r w:rsidR="00910F84" w:rsidRPr="00C35A2C">
        <w:rPr>
          <w:rtl/>
        </w:rPr>
        <w:t xml:space="preserve">: </w:t>
      </w:r>
    </w:p>
    <w:p w14:paraId="0E5B7C8F" w14:textId="3BA83829" w:rsidR="00F907FA" w:rsidRDefault="00910F84" w:rsidP="00910F84">
      <w:pPr>
        <w:rPr>
          <w:rtl/>
        </w:rPr>
      </w:pPr>
      <w:r w:rsidRPr="00F907FA">
        <w:rPr>
          <w:rStyle w:val="affff1"/>
          <w:rtl/>
        </w:rPr>
        <w:t>עוד אחרת יש להם ברומי,</w:t>
      </w:r>
      <w:r w:rsidRPr="00C35A2C">
        <w:rPr>
          <w:rtl/>
        </w:rPr>
        <w:t xml:space="preserve"> אחת לשבעים שנה מביאין אדם שלם ומרכיבין אותו על חיגר, ומלבישין אותו בגדי אדם הראשון, ומניחין לו בראשו </w:t>
      </w:r>
      <w:r w:rsidRPr="00F907FA">
        <w:rPr>
          <w:rFonts w:hint="cs"/>
          <w:rtl/>
        </w:rPr>
        <w:t>עור פניו</w:t>
      </w:r>
      <w:r w:rsidRPr="00C35A2C">
        <w:rPr>
          <w:rtl/>
        </w:rPr>
        <w:t xml:space="preserve"> </w:t>
      </w:r>
      <w:r w:rsidRPr="00F907FA">
        <w:rPr>
          <w:rStyle w:val="affff1"/>
          <w:rtl/>
        </w:rPr>
        <w:t>של רבי ישמעאל,</w:t>
      </w:r>
      <w:r w:rsidRPr="00C35A2C">
        <w:rPr>
          <w:rtl/>
        </w:rPr>
        <w:t xml:space="preserve"> ותלו </w:t>
      </w:r>
      <w:r w:rsidRPr="00C35A2C">
        <w:rPr>
          <w:rFonts w:hint="cs"/>
          <w:rtl/>
        </w:rPr>
        <w:t xml:space="preserve">בצווארו אבן </w:t>
      </w:r>
      <w:r w:rsidR="00F907FA">
        <w:rPr>
          <w:rFonts w:hint="cs"/>
          <w:rtl/>
        </w:rPr>
        <w:t xml:space="preserve">משקל </w:t>
      </w:r>
      <w:r w:rsidRPr="00C35A2C">
        <w:rPr>
          <w:rFonts w:hint="cs"/>
          <w:rtl/>
        </w:rPr>
        <w:t xml:space="preserve">ד' זוזי </w:t>
      </w:r>
      <w:r w:rsidR="00F907FA">
        <w:rPr>
          <w:rFonts w:hint="cs"/>
          <w:rtl/>
        </w:rPr>
        <w:t>פז</w:t>
      </w:r>
      <w:r w:rsidRPr="00C35A2C">
        <w:rPr>
          <w:rFonts w:hint="cs"/>
          <w:rtl/>
        </w:rPr>
        <w:t>,</w:t>
      </w:r>
      <w:r w:rsidRPr="00C35A2C">
        <w:rPr>
          <w:rtl/>
        </w:rPr>
        <w:t xml:space="preserve"> ומחפין את השווקים </w:t>
      </w:r>
      <w:r w:rsidR="00F907FA">
        <w:rPr>
          <w:rFonts w:hint="cs"/>
          <w:rtl/>
        </w:rPr>
        <w:t>בנופך'</w:t>
      </w:r>
      <w:r w:rsidRPr="00C35A2C">
        <w:rPr>
          <w:rtl/>
        </w:rPr>
        <w:t xml:space="preserve">, </w:t>
      </w:r>
      <w:r w:rsidRPr="00F907FA">
        <w:rPr>
          <w:rStyle w:val="affff1"/>
          <w:rtl/>
        </w:rPr>
        <w:t>ומכריזין לפניו:</w:t>
      </w:r>
      <w:r w:rsidRPr="00C35A2C">
        <w:rPr>
          <w:rtl/>
        </w:rPr>
        <w:t xml:space="preserve"> </w:t>
      </w:r>
    </w:p>
    <w:p w14:paraId="17A28C6D" w14:textId="7B888DE0" w:rsidR="00910F84" w:rsidRDefault="00F907FA" w:rsidP="00910F84">
      <w:pPr>
        <w:rPr>
          <w:rtl/>
        </w:rPr>
      </w:pPr>
      <w:r w:rsidRPr="00F907FA">
        <w:rPr>
          <w:rStyle w:val="affff1"/>
          <w:rFonts w:hint="cs"/>
          <w:rtl/>
        </w:rPr>
        <w:t>א.</w:t>
      </w:r>
      <w:r>
        <w:rPr>
          <w:rFonts w:hint="cs"/>
          <w:rtl/>
        </w:rPr>
        <w:t xml:space="preserve"> </w:t>
      </w:r>
      <w:r w:rsidR="00910F84" w:rsidRPr="00C35A2C">
        <w:rPr>
          <w:rFonts w:hint="cs"/>
          <w:rtl/>
        </w:rPr>
        <w:t xml:space="preserve">נבואת יעקב לבניו פלסתר, </w:t>
      </w:r>
      <w:r w:rsidRPr="00F907FA">
        <w:rPr>
          <w:rStyle w:val="affff1"/>
          <w:rFonts w:hint="cs"/>
          <w:rtl/>
        </w:rPr>
        <w:t>ב.</w:t>
      </w:r>
      <w:r>
        <w:rPr>
          <w:rFonts w:hint="cs"/>
          <w:rtl/>
        </w:rPr>
        <w:t xml:space="preserve"> </w:t>
      </w:r>
      <w:r w:rsidR="00910F84" w:rsidRPr="00C35A2C">
        <w:rPr>
          <w:rtl/>
        </w:rPr>
        <w:t>אח</w:t>
      </w:r>
      <w:r w:rsidR="00910F84" w:rsidRPr="00C35A2C">
        <w:rPr>
          <w:rFonts w:hint="cs"/>
          <w:rtl/>
        </w:rPr>
        <w:t xml:space="preserve">י אדוננו </w:t>
      </w:r>
      <w:r w:rsidR="00910F84" w:rsidRPr="00F907FA">
        <w:rPr>
          <w:rStyle w:val="affff8"/>
          <w:rFonts w:hint="cs"/>
          <w:rtl/>
        </w:rPr>
        <w:t>[יעקב</w:t>
      </w:r>
      <w:r>
        <w:rPr>
          <w:rStyle w:val="affff8"/>
          <w:rFonts w:hint="cs"/>
          <w:rtl/>
        </w:rPr>
        <w:t>,</w:t>
      </w:r>
      <w:r w:rsidRPr="00F907FA">
        <w:rPr>
          <w:rStyle w:val="affff8"/>
          <w:rFonts w:hint="cs"/>
          <w:rtl/>
        </w:rPr>
        <w:t xml:space="preserve"> תוס יצחק</w:t>
      </w:r>
      <w:r w:rsidR="00910F84" w:rsidRPr="00F907FA">
        <w:rPr>
          <w:rStyle w:val="affff8"/>
          <w:rFonts w:hint="cs"/>
          <w:rtl/>
        </w:rPr>
        <w:t>]</w:t>
      </w:r>
      <w:r w:rsidR="00910F84" w:rsidRPr="00C35A2C">
        <w:rPr>
          <w:rFonts w:hint="cs"/>
          <w:rtl/>
        </w:rPr>
        <w:t xml:space="preserve"> זייפן הוא</w:t>
      </w:r>
      <w:r>
        <w:rPr>
          <w:rFonts w:hint="cs"/>
          <w:rtl/>
        </w:rPr>
        <w:t>,</w:t>
      </w:r>
      <w:r w:rsidR="00910F84" w:rsidRPr="00C35A2C">
        <w:rPr>
          <w:rFonts w:hint="cs"/>
          <w:rtl/>
        </w:rPr>
        <w:t xml:space="preserve"> </w:t>
      </w:r>
      <w:r w:rsidRPr="00F907FA">
        <w:rPr>
          <w:rStyle w:val="affff8"/>
          <w:rFonts w:hint="cs"/>
          <w:rtl/>
        </w:rPr>
        <w:t>ג.</w:t>
      </w:r>
      <w:r>
        <w:rPr>
          <w:rFonts w:hint="cs"/>
          <w:rtl/>
        </w:rPr>
        <w:t xml:space="preserve"> </w:t>
      </w:r>
      <w:r w:rsidR="00910F84" w:rsidRPr="00C35A2C">
        <w:rPr>
          <w:rFonts w:hint="cs"/>
          <w:rtl/>
        </w:rPr>
        <w:t>מי שראה מחזה זה עכשיו ראהו ומי שלא ראהו היום לא יראהו</w:t>
      </w:r>
      <w:r w:rsidR="00910F84" w:rsidRPr="00C35A2C">
        <w:rPr>
          <w:rtl/>
        </w:rPr>
        <w:t xml:space="preserve"> </w:t>
      </w:r>
      <w:r w:rsidRPr="00F907FA">
        <w:rPr>
          <w:rStyle w:val="affff8"/>
          <w:rFonts w:hint="cs"/>
          <w:rtl/>
        </w:rPr>
        <w:t>ד.</w:t>
      </w:r>
      <w:r>
        <w:rPr>
          <w:rFonts w:hint="cs"/>
          <w:rtl/>
        </w:rPr>
        <w:t xml:space="preserve"> </w:t>
      </w:r>
      <w:r w:rsidR="00910F84" w:rsidRPr="00C35A2C">
        <w:rPr>
          <w:rFonts w:hint="cs"/>
          <w:rtl/>
        </w:rPr>
        <w:t xml:space="preserve">מה תועלת לרמאי ברמאותו ולזייפן בזייפנותו  </w:t>
      </w:r>
      <w:r w:rsidRPr="00F907FA">
        <w:rPr>
          <w:rStyle w:val="affff8"/>
          <w:rFonts w:hint="cs"/>
          <w:rtl/>
        </w:rPr>
        <w:t xml:space="preserve">ה. </w:t>
      </w:r>
      <w:r w:rsidR="00910F84" w:rsidRPr="00F907FA">
        <w:rPr>
          <w:rStyle w:val="affff8"/>
          <w:rFonts w:hint="cs"/>
          <w:rtl/>
        </w:rPr>
        <w:t>ומסיימים-</w:t>
      </w:r>
      <w:r w:rsidR="00910F84" w:rsidRPr="00C35A2C">
        <w:rPr>
          <w:rFonts w:hint="cs"/>
          <w:rtl/>
        </w:rPr>
        <w:t xml:space="preserve"> אוי לו לדין [עשיו] כשיעמוד יעקב.</w:t>
      </w:r>
    </w:p>
    <w:p w14:paraId="2A07F478" w14:textId="5F2253D9" w:rsidR="006B5A70" w:rsidRDefault="00910F84" w:rsidP="00F907FA">
      <w:pPr>
        <w:pStyle w:val="36"/>
        <w:framePr w:wrap="notBeside"/>
        <w:jc w:val="both"/>
        <w:rPr>
          <w:rtl/>
        </w:rPr>
      </w:pPr>
      <w:r w:rsidRPr="00C35A2C">
        <w:rPr>
          <w:rtl/>
        </w:rPr>
        <w:t xml:space="preserve"> רב אשי: </w:t>
      </w:r>
    </w:p>
    <w:p w14:paraId="6478267F" w14:textId="76D66273" w:rsidR="006B5A70" w:rsidRDefault="00910F84" w:rsidP="006B5A70">
      <w:pPr>
        <w:rPr>
          <w:rtl/>
        </w:rPr>
      </w:pPr>
      <w:r w:rsidRPr="00C35A2C">
        <w:rPr>
          <w:rtl/>
        </w:rPr>
        <w:t xml:space="preserve">הכשילן פיהם לרשעים, </w:t>
      </w:r>
      <w:r w:rsidRPr="00F907FA">
        <w:rPr>
          <w:rStyle w:val="affff1"/>
          <w:rFonts w:hint="cs"/>
          <w:rtl/>
        </w:rPr>
        <w:t>דמשמע מדבריהם</w:t>
      </w:r>
      <w:r w:rsidRPr="00C35A2C">
        <w:rPr>
          <w:rFonts w:hint="cs"/>
          <w:rtl/>
        </w:rPr>
        <w:t xml:space="preserve"> שאדונם עצמו זייפן</w:t>
      </w:r>
    </w:p>
    <w:p w14:paraId="6D5CD229" w14:textId="38BE1DB1" w:rsidR="006B5A70" w:rsidRDefault="00910F84" w:rsidP="006B5A70">
      <w:pPr>
        <w:pStyle w:val="36"/>
        <w:framePr w:wrap="notBeside"/>
        <w:rPr>
          <w:rtl/>
        </w:rPr>
      </w:pPr>
      <w:r>
        <w:rPr>
          <w:rtl/>
        </w:rPr>
        <w:t xml:space="preserve">- </w:t>
      </w:r>
      <w:r w:rsidR="00F907FA">
        <w:rPr>
          <w:rFonts w:hint="cs"/>
          <w:rtl/>
        </w:rPr>
        <w:t xml:space="preserve">ותנא שלנו </w:t>
      </w:r>
    </w:p>
    <w:p w14:paraId="4B57B442" w14:textId="1B93B703" w:rsidR="00910F84" w:rsidRDefault="00910F84" w:rsidP="00F907FA">
      <w:pPr>
        <w:spacing w:after="120"/>
        <w:rPr>
          <w:rtl/>
        </w:rPr>
      </w:pPr>
      <w:r w:rsidRPr="00F907FA">
        <w:rPr>
          <w:rStyle w:val="affff1"/>
          <w:rFonts w:hint="cs"/>
          <w:rtl/>
        </w:rPr>
        <w:t>חשיב</w:t>
      </w:r>
      <w:r w:rsidRPr="00C35A2C">
        <w:rPr>
          <w:rFonts w:hint="cs"/>
          <w:rtl/>
        </w:rPr>
        <w:t xml:space="preserve"> רק מה שיש כל שנה ושנה</w:t>
      </w:r>
    </w:p>
    <w:p w14:paraId="23C78299" w14:textId="2FAAC66F" w:rsidR="006B5A70" w:rsidRDefault="00F907FA" w:rsidP="006B5A70">
      <w:pPr>
        <w:pStyle w:val="36"/>
        <w:framePr w:wrap="notBeside"/>
        <w:rPr>
          <w:rtl/>
        </w:rPr>
      </w:pPr>
      <w:r>
        <w:rPr>
          <w:rFonts w:hint="cs"/>
          <w:rtl/>
        </w:rPr>
        <w:t>חגי דפרסאי</w:t>
      </w:r>
      <w:r w:rsidR="00910F84" w:rsidRPr="00C35A2C">
        <w:rPr>
          <w:rtl/>
        </w:rPr>
        <w:t xml:space="preserve"> </w:t>
      </w:r>
    </w:p>
    <w:p w14:paraId="7EAB2E8D" w14:textId="6241CDB5" w:rsidR="00910F84" w:rsidRPr="00C35A2C" w:rsidRDefault="00910F84" w:rsidP="00910F84">
      <w:pPr>
        <w:rPr>
          <w:rtl/>
        </w:rPr>
      </w:pPr>
      <w:r w:rsidRPr="00C35A2C">
        <w:rPr>
          <w:rtl/>
        </w:rPr>
        <w:t>מוטרדי וטוריסקי, מוהרנקי ומוהרין.</w:t>
      </w:r>
    </w:p>
    <w:p w14:paraId="5DE11EC0" w14:textId="60D2DE7C" w:rsidR="006B5A70" w:rsidRDefault="00F907FA" w:rsidP="006B5A70">
      <w:pPr>
        <w:pStyle w:val="36"/>
        <w:framePr w:wrap="notBeside"/>
        <w:rPr>
          <w:rtl/>
        </w:rPr>
      </w:pPr>
      <w:r>
        <w:rPr>
          <w:rFonts w:hint="cs"/>
          <w:rtl/>
        </w:rPr>
        <w:t>חגי דבבלאי</w:t>
      </w:r>
    </w:p>
    <w:p w14:paraId="1EB6DCF3" w14:textId="757708A3" w:rsidR="006B5A70" w:rsidRDefault="00910F84" w:rsidP="00F907FA">
      <w:pPr>
        <w:spacing w:after="120"/>
        <w:rPr>
          <w:rtl/>
        </w:rPr>
      </w:pPr>
      <w:r w:rsidRPr="00C35A2C">
        <w:rPr>
          <w:rtl/>
        </w:rPr>
        <w:t>מוהרנקי ואקניתי', בחנוני ועשר באדר.</w:t>
      </w:r>
    </w:p>
    <w:p w14:paraId="67E81259" w14:textId="77777777" w:rsidR="006B5A70" w:rsidRDefault="00910F84" w:rsidP="006B5A70">
      <w:pPr>
        <w:pStyle w:val="36"/>
        <w:framePr w:wrap="notBeside"/>
        <w:rPr>
          <w:rtl/>
        </w:rPr>
      </w:pPr>
      <w:r w:rsidRPr="00C35A2C">
        <w:rPr>
          <w:rFonts w:hint="cs"/>
          <w:rtl/>
        </w:rPr>
        <w:t>מ</w:t>
      </w:r>
      <w:r w:rsidRPr="00C35A2C">
        <w:rPr>
          <w:rtl/>
        </w:rPr>
        <w:t>רב:</w:t>
      </w:r>
    </w:p>
    <w:p w14:paraId="2CDAB863" w14:textId="70845610" w:rsidR="00910F84" w:rsidRPr="00C35A2C" w:rsidRDefault="00910F84" w:rsidP="00910F84">
      <w:pPr>
        <w:rPr>
          <w:rtl/>
        </w:rPr>
      </w:pPr>
      <w:r w:rsidRPr="00F907FA">
        <w:rPr>
          <w:rStyle w:val="afff"/>
          <w:rtl/>
        </w:rPr>
        <w:t>חמשה בתי עבודת כוכבים קבועין</w:t>
      </w:r>
      <w:r w:rsidRPr="00C35A2C">
        <w:rPr>
          <w:rtl/>
        </w:rPr>
        <w:t>: בית בל בבבל, בית נבו בכורסי, תרעתא שבמפג, צריפא שבאשקלון, נשרא שבערביא.</w:t>
      </w:r>
    </w:p>
    <w:p w14:paraId="5A4C1A1B" w14:textId="79A48865" w:rsidR="006B5A70" w:rsidRDefault="00910F84" w:rsidP="006B5A70">
      <w:pPr>
        <w:pStyle w:val="36"/>
        <w:framePr w:wrap="notBeside"/>
        <w:rPr>
          <w:rtl/>
        </w:rPr>
      </w:pPr>
      <w:r w:rsidRPr="00C35A2C">
        <w:rPr>
          <w:rtl/>
        </w:rPr>
        <w:t>רב דימי,</w:t>
      </w:r>
    </w:p>
    <w:p w14:paraId="0615060F" w14:textId="5E42EDB9" w:rsidR="00910F84" w:rsidRPr="00C35A2C" w:rsidRDefault="00F907FA" w:rsidP="00F907FA">
      <w:pPr>
        <w:rPr>
          <w:rtl/>
        </w:rPr>
      </w:pPr>
      <w:r>
        <w:rPr>
          <w:rFonts w:hint="cs"/>
          <w:rtl/>
        </w:rPr>
        <w:t xml:space="preserve">ו. </w:t>
      </w:r>
      <w:r w:rsidR="00910F84" w:rsidRPr="00C35A2C">
        <w:rPr>
          <w:rtl/>
        </w:rPr>
        <w:t xml:space="preserve">יריד שבעין בכי, </w:t>
      </w:r>
      <w:r w:rsidRPr="00F907FA">
        <w:rPr>
          <w:rStyle w:val="affff1"/>
          <w:rFonts w:hint="cs"/>
          <w:rtl/>
        </w:rPr>
        <w:t>ז.</w:t>
      </w:r>
      <w:r>
        <w:rPr>
          <w:rFonts w:hint="cs"/>
          <w:rtl/>
        </w:rPr>
        <w:t xml:space="preserve"> </w:t>
      </w:r>
      <w:r w:rsidR="00910F84" w:rsidRPr="00C35A2C">
        <w:rPr>
          <w:rtl/>
        </w:rPr>
        <w:t>נדבכה</w:t>
      </w:r>
      <w:r>
        <w:rPr>
          <w:rFonts w:hint="cs"/>
          <w:rtl/>
        </w:rPr>
        <w:t xml:space="preserve"> </w:t>
      </w:r>
      <w:r w:rsidRPr="00F907FA">
        <w:rPr>
          <w:rStyle w:val="affff1"/>
          <w:rFonts w:hint="cs"/>
          <w:rtl/>
        </w:rPr>
        <w:t>[א"ד.</w:t>
      </w:r>
      <w:r>
        <w:rPr>
          <w:rFonts w:hint="cs"/>
          <w:rtl/>
        </w:rPr>
        <w:t xml:space="preserve"> נתברא</w:t>
      </w:r>
      <w:r w:rsidRPr="00F907FA">
        <w:rPr>
          <w:rStyle w:val="affff1"/>
          <w:rFonts w:hint="cs"/>
          <w:rtl/>
        </w:rPr>
        <w:t>]</w:t>
      </w:r>
      <w:r w:rsidR="00910F84" w:rsidRPr="00C35A2C">
        <w:rPr>
          <w:rtl/>
        </w:rPr>
        <w:t xml:space="preserve"> שבעכו.</w:t>
      </w:r>
      <w:r>
        <w:rPr>
          <w:rFonts w:hint="cs"/>
          <w:rtl/>
        </w:rPr>
        <w:t xml:space="preserve"> </w:t>
      </w:r>
    </w:p>
    <w:p w14:paraId="23164D84" w14:textId="3D52B89E" w:rsidR="006B5A70" w:rsidRDefault="00910F84" w:rsidP="006B5A70">
      <w:pPr>
        <w:pStyle w:val="36"/>
        <w:framePr w:wrap="notBeside"/>
        <w:rPr>
          <w:rtl/>
        </w:rPr>
      </w:pPr>
      <w:r w:rsidRPr="00C35A2C">
        <w:rPr>
          <w:rtl/>
        </w:rPr>
        <w:t>רב דימי</w:t>
      </w:r>
      <w:r w:rsidR="00F907FA">
        <w:rPr>
          <w:rFonts w:hint="cs"/>
          <w:rtl/>
        </w:rPr>
        <w:t xml:space="preserve"> מנהרדעא</w:t>
      </w:r>
      <w:r w:rsidRPr="00C35A2C">
        <w:rPr>
          <w:rtl/>
        </w:rPr>
        <w:t xml:space="preserve"> </w:t>
      </w:r>
    </w:p>
    <w:p w14:paraId="6F962D96" w14:textId="485519DD" w:rsidR="00910F84" w:rsidRPr="00C35A2C" w:rsidRDefault="00910F84" w:rsidP="00910F84">
      <w:pPr>
        <w:rPr>
          <w:rtl/>
        </w:rPr>
      </w:pPr>
      <w:r w:rsidRPr="006B5A70">
        <w:rPr>
          <w:rStyle w:val="affff1"/>
          <w:rtl/>
        </w:rPr>
        <w:t>איפכא:</w:t>
      </w:r>
      <w:r w:rsidRPr="00C35A2C">
        <w:rPr>
          <w:rtl/>
        </w:rPr>
        <w:t xml:space="preserve"> יריד שבעכו, נדבכה שבעין בכי.</w:t>
      </w:r>
    </w:p>
    <w:p w14:paraId="46F8E506" w14:textId="4FF5F278" w:rsidR="006B5A70" w:rsidRDefault="00910F84" w:rsidP="006B5A70">
      <w:pPr>
        <w:pStyle w:val="36"/>
        <w:framePr w:wrap="notBeside"/>
        <w:rPr>
          <w:rtl/>
        </w:rPr>
      </w:pPr>
      <w:r w:rsidRPr="00C35A2C">
        <w:rPr>
          <w:rFonts w:hint="cs"/>
          <w:rtl/>
        </w:rPr>
        <w:t>ר</w:t>
      </w:r>
      <w:r>
        <w:rPr>
          <w:rtl/>
        </w:rPr>
        <w:t>"</w:t>
      </w:r>
      <w:r w:rsidRPr="00C35A2C">
        <w:rPr>
          <w:rFonts w:hint="cs"/>
          <w:rtl/>
        </w:rPr>
        <w:t>ח</w:t>
      </w:r>
      <w:r w:rsidRPr="00C35A2C">
        <w:rPr>
          <w:rtl/>
        </w:rPr>
        <w:t>:</w:t>
      </w:r>
    </w:p>
    <w:p w14:paraId="38239710" w14:textId="7095127F" w:rsidR="006B5A70" w:rsidRPr="00C35A2C" w:rsidRDefault="00910F84" w:rsidP="00F907FA">
      <w:pPr>
        <w:rPr>
          <w:rtl/>
        </w:rPr>
      </w:pPr>
      <w:r w:rsidRPr="00C35A2C">
        <w:rPr>
          <w:rtl/>
        </w:rPr>
        <w:t xml:space="preserve">קבועין הן לעולם, </w:t>
      </w:r>
      <w:r w:rsidRPr="00C35A2C">
        <w:rPr>
          <w:rFonts w:hint="cs"/>
          <w:rtl/>
        </w:rPr>
        <w:t>כל השנה כולה עובדים להם</w:t>
      </w:r>
    </w:p>
    <w:p w14:paraId="3E907D04" w14:textId="4B9C4331" w:rsidR="006B5A70" w:rsidRDefault="00910F84" w:rsidP="006B5A70">
      <w:pPr>
        <w:pStyle w:val="36"/>
        <w:framePr w:wrap="notBeside"/>
        <w:rPr>
          <w:rtl/>
        </w:rPr>
      </w:pPr>
      <w:r w:rsidRPr="00C35A2C">
        <w:rPr>
          <w:rtl/>
        </w:rPr>
        <w:t xml:space="preserve">שמואל: </w:t>
      </w:r>
    </w:p>
    <w:p w14:paraId="3A8FDA71" w14:textId="5944C6EE" w:rsidR="00910F84" w:rsidRPr="00C35A2C" w:rsidRDefault="00910F84" w:rsidP="00910F84">
      <w:pPr>
        <w:rPr>
          <w:rtl/>
        </w:rPr>
      </w:pPr>
      <w:r w:rsidRPr="00C35A2C">
        <w:rPr>
          <w:rtl/>
        </w:rPr>
        <w:t>בגולה אינו אסור אלא יום אידם בלבד.</w:t>
      </w:r>
    </w:p>
    <w:p w14:paraId="6A5CD214" w14:textId="77777777" w:rsidR="006B5A70" w:rsidRDefault="00910F84" w:rsidP="006B5A70">
      <w:pPr>
        <w:pStyle w:val="36"/>
        <w:framePr w:wrap="notBeside"/>
        <w:rPr>
          <w:rtl/>
        </w:rPr>
      </w:pPr>
      <w:r w:rsidRPr="00C35A2C">
        <w:rPr>
          <w:rtl/>
        </w:rPr>
        <w:t>וה</w:t>
      </w:r>
      <w:r w:rsidRPr="00C35A2C">
        <w:rPr>
          <w:rFonts w:hint="cs"/>
          <w:rtl/>
        </w:rPr>
        <w:t>ך דר</w:t>
      </w:r>
      <w:r>
        <w:rPr>
          <w:rtl/>
        </w:rPr>
        <w:t>"</w:t>
      </w:r>
      <w:r w:rsidRPr="00C35A2C">
        <w:rPr>
          <w:rFonts w:hint="cs"/>
          <w:rtl/>
        </w:rPr>
        <w:t>י</w:t>
      </w:r>
    </w:p>
    <w:p w14:paraId="3BBC024F" w14:textId="227BABB6" w:rsidR="00910F84" w:rsidRPr="00F907FA" w:rsidRDefault="00F907FA" w:rsidP="00F907FA">
      <w:pPr>
        <w:rPr>
          <w:spacing w:val="-2"/>
          <w:rtl/>
        </w:rPr>
      </w:pPr>
      <w:r w:rsidRPr="00F907FA">
        <w:rPr>
          <w:rFonts w:hint="cs"/>
          <w:spacing w:val="-2"/>
          <w:rtl/>
        </w:rPr>
        <w:t xml:space="preserve">התיר </w:t>
      </w:r>
      <w:r w:rsidRPr="00F907FA">
        <w:rPr>
          <w:rStyle w:val="affff1"/>
          <w:rFonts w:hint="cs"/>
          <w:spacing w:val="-2"/>
          <w:rtl/>
        </w:rPr>
        <w:t>לר''ב</w:t>
      </w:r>
      <w:r w:rsidRPr="00F907FA">
        <w:rPr>
          <w:rFonts w:hint="cs"/>
          <w:spacing w:val="-2"/>
          <w:rtl/>
        </w:rPr>
        <w:t xml:space="preserve"> למכור יין </w:t>
      </w:r>
      <w:r w:rsidRPr="00F907FA">
        <w:rPr>
          <w:rStyle w:val="affff1"/>
          <w:rFonts w:hint="cs"/>
          <w:spacing w:val="-2"/>
          <w:rtl/>
        </w:rPr>
        <w:t>ולר''ג</w:t>
      </w:r>
      <w:r w:rsidRPr="00F907FA">
        <w:rPr>
          <w:rFonts w:hint="cs"/>
          <w:spacing w:val="-2"/>
          <w:rtl/>
        </w:rPr>
        <w:t xml:space="preserve"> חיטים בחג דטייעא -משום שלא קבוע</w:t>
      </w:r>
    </w:p>
    <w:p w14:paraId="36B161B3" w14:textId="0D70EBE3" w:rsidR="00910F84" w:rsidRDefault="00910F84" w:rsidP="00910F84">
      <w:pPr>
        <w:pStyle w:val="afffe"/>
        <w:rPr>
          <w:rtl/>
        </w:rPr>
      </w:pPr>
      <w:r w:rsidRPr="00A06291">
        <w:rPr>
          <w:rtl/>
        </w:rPr>
        <w:t>׻</w:t>
      </w:r>
      <w:r w:rsidR="00183781">
        <w:rPr>
          <w:rFonts w:hint="cs"/>
          <w:rtl/>
        </w:rPr>
        <w:t>****</w:t>
      </w:r>
    </w:p>
    <w:p w14:paraId="3F811C0F" w14:textId="77777777" w:rsidR="00183781" w:rsidRDefault="00183781">
      <w:pPr>
        <w:bidi w:val="0"/>
        <w:spacing w:after="160" w:line="259" w:lineRule="auto"/>
        <w:jc w:val="left"/>
        <w:rPr>
          <w:rFonts w:cs="BA Vilna Bold"/>
          <w:spacing w:val="4"/>
          <w:rtl/>
        </w:rPr>
      </w:pPr>
      <w:r>
        <w:rPr>
          <w:rtl/>
        </w:rPr>
        <w:br w:type="page"/>
      </w:r>
    </w:p>
    <w:p w14:paraId="4DFDD111" w14:textId="40134D16" w:rsidR="00910F84" w:rsidRPr="00C35A2C" w:rsidRDefault="00910F84" w:rsidP="00025049">
      <w:pPr>
        <w:pStyle w:val="affff4"/>
        <w:framePr w:wrap="around"/>
        <w:rPr>
          <w:rtl/>
        </w:rPr>
      </w:pPr>
      <w:del w:id="20098" w:author="קלוד" w:date="2026-10-06T10:07:24Z">
        <w:r>
          <w:rPr>
            <w:rtl/>
          </w:rPr>
          <w:delText xml:space="preserve">מתני'.</w:delText>
        </w:r>
      </w:del>
      <w:ins w:id="20099" w:author="קלוד" w:date="2026-10-06T10:07:24Z">
        <w:r>
          <w:rPr>
            <w:rtl/>
          </w:rPr>
          <w:t xml:space="preserve">משנה ד</w:t>
        </w:r>
      </w:ins>
    </w:p>
    <w:p w14:paraId="1D4A4621" w14:textId="77777777" w:rsidR="00910F84" w:rsidRPr="00C35A2C" w:rsidRDefault="00910F84" w:rsidP="00910F84">
      <w:pPr>
        <w:pStyle w:val="affb"/>
        <w:rPr>
          <w:rtl/>
        </w:rPr>
      </w:pPr>
      <w:ins w:id="9812" w:author="מספור קטעי משנה" w:date="2026-10-06T06:44:54Z">
        <w:r>
          <w:rPr>
            <w:rStyle w:val="MisparKeta"/>
          </w:rPr>
          <w:t xml:space="preserve">ה. </w:t>
        </w:r>
      </w:ins>
      <w:r w:rsidRPr="00C35A2C">
        <w:rPr>
          <w:rtl/>
        </w:rPr>
        <w:t>עיר שיש בה עבודת כוכבים - חוצה לה מותר.</w:t>
      </w:r>
    </w:p>
    <w:p w14:paraId="4571285E" w14:textId="77777777" w:rsidR="00910F84" w:rsidRPr="00C35A2C" w:rsidRDefault="00910F84" w:rsidP="00910F84">
      <w:pPr>
        <w:pStyle w:val="affb"/>
        <w:rPr>
          <w:rtl/>
        </w:rPr>
      </w:pPr>
      <w:r w:rsidRPr="00C35A2C">
        <w:rPr>
          <w:rtl/>
        </w:rPr>
        <w:t>היה חוצה לה עבודת כוכבים - תוכה לה מותר.</w:t>
      </w:r>
    </w:p>
    <w:p w14:paraId="6751B3AE" w14:textId="0BC34E06" w:rsidR="007D2B12" w:rsidRDefault="00910F84" w:rsidP="007D2B12">
      <w:pPr>
        <w:pStyle w:val="affb"/>
        <w:rPr>
          <w:rtl/>
        </w:rPr>
      </w:pPr>
      <w:r w:rsidRPr="00C35A2C">
        <w:rPr>
          <w:rtl/>
        </w:rPr>
        <w:t xml:space="preserve">מהו לילך לשם? </w:t>
      </w:r>
      <w:r w:rsidR="007D2B12">
        <w:rPr>
          <w:rtl/>
        </w:rPr>
        <w:tab/>
      </w:r>
      <w:r w:rsidRPr="00C35A2C">
        <w:rPr>
          <w:rtl/>
        </w:rPr>
        <w:t xml:space="preserve">בזמן שהדרך מיוחדת לאותו מקום - אסור, </w:t>
      </w:r>
    </w:p>
    <w:p w14:paraId="5E8217CD" w14:textId="1074B71B" w:rsidR="00910F84" w:rsidRDefault="007D2B12" w:rsidP="007D2B12">
      <w:pPr>
        <w:pStyle w:val="affb"/>
        <w:rPr>
          <w:rtl/>
        </w:rPr>
      </w:pPr>
      <w:r>
        <w:rPr>
          <w:rFonts w:hint="cs"/>
          <w:rtl/>
        </w:rPr>
        <w:t xml:space="preserve"> </w:t>
      </w:r>
      <w:r>
        <w:rPr>
          <w:rtl/>
        </w:rPr>
        <w:tab/>
      </w:r>
      <w:r>
        <w:rPr>
          <w:rtl/>
        </w:rPr>
        <w:tab/>
      </w:r>
      <w:r>
        <w:rPr>
          <w:rtl/>
        </w:rPr>
        <w:tab/>
      </w:r>
      <w:r>
        <w:rPr>
          <w:rtl/>
        </w:rPr>
        <w:tab/>
      </w:r>
      <w:r>
        <w:rPr>
          <w:rtl/>
        </w:rPr>
        <w:tab/>
      </w:r>
      <w:r>
        <w:rPr>
          <w:rtl/>
        </w:rPr>
        <w:tab/>
      </w:r>
      <w:r>
        <w:rPr>
          <w:rtl/>
        </w:rPr>
        <w:tab/>
      </w:r>
      <w:r>
        <w:rPr>
          <w:rtl/>
        </w:rPr>
        <w:tab/>
      </w:r>
      <w:r w:rsidR="00910F84" w:rsidRPr="00C35A2C">
        <w:rPr>
          <w:rtl/>
        </w:rPr>
        <w:t>ואם היה יכול להלך בה למקום אחר - מותר.</w:t>
      </w:r>
    </w:p>
    <w:p w14:paraId="338DDBD5" w14:textId="77777777" w:rsidR="007D2B12" w:rsidRDefault="00910F84" w:rsidP="007D2B12">
      <w:pPr>
        <w:pStyle w:val="afff2"/>
        <w:rPr>
          <w:rtl/>
        </w:rPr>
      </w:pPr>
      <w:ins w:id="9813" w:author="מספור קטעי משנה" w:date="2026-10-06T06:44:54Z">
        <w:r>
          <w:rPr>
            <w:rStyle w:val="MisparKeta"/>
          </w:rPr>
          <w:t xml:space="preserve">ו. </w:t>
        </w:r>
      </w:ins>
      <w:r w:rsidRPr="00C35A2C">
        <w:rPr>
          <w:rtl/>
        </w:rPr>
        <w:t>חוצה לה</w:t>
      </w:r>
    </w:p>
    <w:p w14:paraId="2EC72737" w14:textId="77777777" w:rsidR="007D2B12" w:rsidRDefault="00910F84" w:rsidP="007D2B12">
      <w:pPr>
        <w:pStyle w:val="36"/>
        <w:framePr w:wrap="notBeside"/>
        <w:rPr>
          <w:rtl/>
        </w:rPr>
      </w:pPr>
      <w:r w:rsidRPr="00C35A2C">
        <w:rPr>
          <w:rFonts w:hint="cs"/>
          <w:rtl/>
        </w:rPr>
        <w:t>א</w:t>
      </w:r>
      <w:r w:rsidRPr="00C35A2C">
        <w:rPr>
          <w:rtl/>
        </w:rPr>
        <w:t>רשב</w:t>
      </w:r>
      <w:r>
        <w:rPr>
          <w:rtl/>
        </w:rPr>
        <w:t>"</w:t>
      </w:r>
      <w:r w:rsidRPr="00C35A2C">
        <w:rPr>
          <w:rtl/>
        </w:rPr>
        <w:t>ל מ</w:t>
      </w:r>
      <w:r w:rsidRPr="00C35A2C">
        <w:rPr>
          <w:rFonts w:hint="cs"/>
          <w:rtl/>
        </w:rPr>
        <w:t>ר</w:t>
      </w:r>
      <w:r>
        <w:rPr>
          <w:rtl/>
        </w:rPr>
        <w:t>"</w:t>
      </w:r>
      <w:r w:rsidRPr="00C35A2C">
        <w:rPr>
          <w:rFonts w:hint="cs"/>
          <w:rtl/>
        </w:rPr>
        <w:t>ח</w:t>
      </w:r>
      <w:r w:rsidRPr="00C35A2C">
        <w:rPr>
          <w:rtl/>
        </w:rPr>
        <w:t>:</w:t>
      </w:r>
    </w:p>
    <w:p w14:paraId="3FD7FD7F" w14:textId="5CC22D45" w:rsidR="00910F84" w:rsidRPr="00C35A2C" w:rsidRDefault="007D2B12" w:rsidP="00910F84">
      <w:pPr>
        <w:rPr>
          <w:rtl/>
        </w:rPr>
      </w:pPr>
      <w:r>
        <w:rPr>
          <w:rFonts w:hint="cs"/>
          <w:rtl/>
        </w:rPr>
        <w:t xml:space="preserve">כגון איטליז </w:t>
      </w:r>
      <w:r w:rsidR="00910F84" w:rsidRPr="00C35A2C">
        <w:rPr>
          <w:rtl/>
        </w:rPr>
        <w:t>של עזה.</w:t>
      </w:r>
    </w:p>
    <w:p w14:paraId="133F86F8" w14:textId="77777777" w:rsidR="007D2B12" w:rsidRDefault="00910F84" w:rsidP="007D2B12">
      <w:pPr>
        <w:pStyle w:val="36"/>
        <w:framePr w:wrap="notBeside"/>
        <w:rPr>
          <w:rtl/>
        </w:rPr>
      </w:pPr>
      <w:r w:rsidRPr="00C35A2C">
        <w:rPr>
          <w:rtl/>
        </w:rPr>
        <w:t>וא</w:t>
      </w:r>
      <w:r>
        <w:rPr>
          <w:rtl/>
        </w:rPr>
        <w:t>"</w:t>
      </w:r>
      <w:r w:rsidRPr="00C35A2C">
        <w:rPr>
          <w:rtl/>
        </w:rPr>
        <w:t>ד,</w:t>
      </w:r>
    </w:p>
    <w:p w14:paraId="24FF95E7" w14:textId="0CA8EFEE" w:rsidR="007D2B12" w:rsidRDefault="007D2B12" w:rsidP="007D2B12">
      <w:pPr>
        <w:rPr>
          <w:rtl/>
        </w:rPr>
      </w:pPr>
      <w:r>
        <w:rPr>
          <w:rFonts w:hint="cs"/>
          <w:rtl/>
        </w:rPr>
        <w:t xml:space="preserve">ששאלו מה דין איטליז עזה </w:t>
      </w:r>
      <w:r w:rsidRPr="007D2B12">
        <w:rPr>
          <w:rStyle w:val="affff1"/>
          <w:rFonts w:hint="cs"/>
          <w:rtl/>
        </w:rPr>
        <w:t>וא''ל</w:t>
      </w:r>
      <w:r w:rsidR="00910F84" w:rsidRPr="007D2B12">
        <w:rPr>
          <w:rStyle w:val="affff1"/>
          <w:rtl/>
        </w:rPr>
        <w:t>:</w:t>
      </w:r>
      <w:r w:rsidR="00910F84" w:rsidRPr="00C35A2C">
        <w:rPr>
          <w:rtl/>
        </w:rPr>
        <w:t xml:space="preserve"> לא הלכת לצור מימיך, וראית ישראל ועכו</w:t>
      </w:r>
      <w:r w:rsidR="00910F84">
        <w:rPr>
          <w:rtl/>
        </w:rPr>
        <w:t>"</w:t>
      </w:r>
      <w:r w:rsidR="00910F84" w:rsidRPr="00C35A2C">
        <w:rPr>
          <w:rtl/>
        </w:rPr>
        <w:t>ם ששפתו שתי קדירות על גבי כירה אחת, ולא חשו להם חכמים</w:t>
      </w:r>
      <w:r w:rsidR="00910F84" w:rsidRPr="00C35A2C">
        <w:rPr>
          <w:rFonts w:hint="cs"/>
          <w:rtl/>
        </w:rPr>
        <w:t xml:space="preserve"> משום נבילה דשמא יחזיר פניו ישראל לאחוריו ויזרוק העכו</w:t>
      </w:r>
      <w:r w:rsidR="00910F84">
        <w:rPr>
          <w:rtl/>
        </w:rPr>
        <w:t>"</w:t>
      </w:r>
      <w:r w:rsidR="00910F84" w:rsidRPr="00C35A2C">
        <w:rPr>
          <w:rFonts w:hint="cs"/>
          <w:rtl/>
        </w:rPr>
        <w:t>ם הנבלה בקדירה,</w:t>
      </w:r>
      <w:r>
        <w:rPr>
          <w:rFonts w:hint="cs"/>
          <w:rtl/>
        </w:rPr>
        <w:t xml:space="preserve"> </w:t>
      </w:r>
    </w:p>
    <w:p w14:paraId="354F32E2" w14:textId="77777777" w:rsidR="007D2B12" w:rsidRDefault="00910F84" w:rsidP="007D2B12">
      <w:pPr>
        <w:pStyle w:val="36"/>
        <w:framePr w:wrap="notBeside"/>
        <w:rPr>
          <w:rtl/>
        </w:rPr>
      </w:pPr>
      <w:r w:rsidRPr="00C35A2C">
        <w:rPr>
          <w:rFonts w:hint="cs"/>
          <w:rtl/>
        </w:rPr>
        <w:t>אלא</w:t>
      </w:r>
    </w:p>
    <w:p w14:paraId="0AAB4913" w14:textId="4ABAC896" w:rsidR="00910F84" w:rsidRPr="00C35A2C" w:rsidRDefault="00910F84" w:rsidP="007D2B12">
      <w:pPr>
        <w:rPr>
          <w:rtl/>
        </w:rPr>
      </w:pPr>
      <w:r w:rsidRPr="00C35A2C">
        <w:rPr>
          <w:rFonts w:hint="cs"/>
          <w:rtl/>
        </w:rPr>
        <w:t xml:space="preserve"> לא חששו משום דמי עכו</w:t>
      </w:r>
      <w:r>
        <w:rPr>
          <w:rtl/>
        </w:rPr>
        <w:t>"</w:t>
      </w:r>
      <w:r w:rsidRPr="00C35A2C">
        <w:rPr>
          <w:rFonts w:hint="cs"/>
          <w:rtl/>
        </w:rPr>
        <w:t>ם.</w:t>
      </w:r>
      <w:r w:rsidR="007D2B12">
        <w:rPr>
          <w:rFonts w:hint="cs"/>
          <w:rtl/>
        </w:rPr>
        <w:t>[דמי הבהמה \ האלילים]</w:t>
      </w:r>
    </w:p>
    <w:p w14:paraId="681F09F5" w14:textId="77777777" w:rsidR="00910F84" w:rsidRPr="00C35A2C" w:rsidRDefault="00910F84" w:rsidP="00910F84">
      <w:pPr>
        <w:pStyle w:val="aff6"/>
        <w:framePr w:wrap="around"/>
        <w:rPr>
          <w:rtl/>
        </w:rPr>
      </w:pPr>
      <w:r w:rsidRPr="00C35A2C">
        <w:rPr>
          <w:rFonts w:hint="cs"/>
          <w:rtl/>
        </w:rPr>
        <w:t>יב.</w:t>
      </w:r>
    </w:p>
    <w:p w14:paraId="425B4116" w14:textId="77777777" w:rsidR="007D2B12" w:rsidRDefault="00910F84" w:rsidP="007D2B12">
      <w:pPr>
        <w:pStyle w:val="36"/>
        <w:framePr w:wrap="notBeside"/>
        <w:rPr>
          <w:rtl/>
        </w:rPr>
      </w:pPr>
      <w:r w:rsidRPr="00C35A2C">
        <w:rPr>
          <w:rtl/>
        </w:rPr>
        <w:t>רבא:</w:t>
      </w:r>
    </w:p>
    <w:p w14:paraId="09CDF4B8" w14:textId="538B5F74" w:rsidR="00910F84" w:rsidRPr="00C35A2C" w:rsidRDefault="00910F84" w:rsidP="00910F84">
      <w:pPr>
        <w:rPr>
          <w:rtl/>
        </w:rPr>
      </w:pPr>
      <w:r w:rsidRPr="00C35A2C">
        <w:rPr>
          <w:rtl/>
        </w:rPr>
        <w:t>משום בישולי ע</w:t>
      </w:r>
      <w:r w:rsidRPr="00C35A2C">
        <w:rPr>
          <w:rFonts w:hint="cs"/>
          <w:rtl/>
        </w:rPr>
        <w:t>כו</w:t>
      </w:r>
      <w:r>
        <w:rPr>
          <w:rtl/>
        </w:rPr>
        <w:t>"</w:t>
      </w:r>
      <w:r w:rsidRPr="00C35A2C">
        <w:rPr>
          <w:rFonts w:hint="cs"/>
          <w:rtl/>
        </w:rPr>
        <w:t>ם</w:t>
      </w:r>
      <w:r w:rsidRPr="00C35A2C">
        <w:rPr>
          <w:rtl/>
        </w:rPr>
        <w:t>, דכוותה ה</w:t>
      </w:r>
      <w:r>
        <w:rPr>
          <w:rtl/>
        </w:rPr>
        <w:t>"</w:t>
      </w:r>
      <w:r w:rsidRPr="00C35A2C">
        <w:rPr>
          <w:rtl/>
        </w:rPr>
        <w:t>נ לא חשו משום יום אידם.</w:t>
      </w:r>
    </w:p>
    <w:p w14:paraId="7DBC6A47" w14:textId="77777777" w:rsidR="007D2B12" w:rsidRDefault="00910F84" w:rsidP="007D2B12">
      <w:pPr>
        <w:pStyle w:val="36"/>
        <w:framePr w:wrap="notBeside"/>
        <w:rPr>
          <w:rtl/>
        </w:rPr>
      </w:pPr>
      <w:r w:rsidRPr="00C35A2C">
        <w:rPr>
          <w:rtl/>
        </w:rPr>
        <w:t>ר</w:t>
      </w:r>
      <w:r w:rsidRPr="00C35A2C">
        <w:rPr>
          <w:rFonts w:hint="cs"/>
          <w:rtl/>
        </w:rPr>
        <w:t>ב</w:t>
      </w:r>
      <w:r>
        <w:rPr>
          <w:rtl/>
        </w:rPr>
        <w:t>"</w:t>
      </w:r>
      <w:r w:rsidRPr="00C35A2C">
        <w:rPr>
          <w:rFonts w:hint="cs"/>
          <w:rtl/>
        </w:rPr>
        <w:t>ע</w:t>
      </w:r>
      <w:r w:rsidRPr="00C35A2C">
        <w:rPr>
          <w:rtl/>
        </w:rPr>
        <w:t>:</w:t>
      </w:r>
    </w:p>
    <w:p w14:paraId="3D31DBDC" w14:textId="2E599A80" w:rsidR="00910F84" w:rsidRPr="00C35A2C" w:rsidRDefault="00910F84" w:rsidP="00910F84">
      <w:pPr>
        <w:rPr>
          <w:rtl/>
        </w:rPr>
      </w:pPr>
      <w:r w:rsidRPr="00C35A2C">
        <w:rPr>
          <w:rtl/>
        </w:rPr>
        <w:t>משום צינורא</w:t>
      </w:r>
      <w:r w:rsidR="00641667">
        <w:rPr>
          <w:rFonts w:hint="cs"/>
          <w:rtl/>
        </w:rPr>
        <w:t xml:space="preserve">  </w:t>
      </w:r>
      <w:r w:rsidR="00641667" w:rsidRPr="00641667">
        <w:rPr>
          <w:rStyle w:val="affff8"/>
          <w:rFonts w:hint="cs"/>
          <w:rtl/>
        </w:rPr>
        <w:t>שנטף</w:t>
      </w:r>
      <w:r w:rsidRPr="00C35A2C">
        <w:rPr>
          <w:rtl/>
        </w:rPr>
        <w:t>, דכוותה ה</w:t>
      </w:r>
      <w:r>
        <w:rPr>
          <w:rtl/>
        </w:rPr>
        <w:t>"</w:t>
      </w:r>
      <w:r w:rsidRPr="00C35A2C">
        <w:rPr>
          <w:rtl/>
        </w:rPr>
        <w:t>נ לא חשו משום לפני אידיהן.</w:t>
      </w:r>
    </w:p>
    <w:p w14:paraId="061C3C5D" w14:textId="77777777" w:rsidR="00910F84" w:rsidRPr="00C35A2C" w:rsidRDefault="00910F84" w:rsidP="00910F84">
      <w:pPr>
        <w:pStyle w:val="afff2"/>
        <w:rPr>
          <w:b/>
          <w:rtl/>
        </w:rPr>
      </w:pPr>
      <w:ins w:id="9814" w:author="מספור קטעי משנה" w:date="2026-10-06T06:44:54Z">
        <w:r>
          <w:rPr>
            <w:rStyle w:val="MisparKeta"/>
          </w:rPr>
          <w:t xml:space="preserve">א. </w:t>
        </w:r>
      </w:ins>
      <w:r w:rsidRPr="00C35A2C">
        <w:rPr>
          <w:rtl/>
        </w:rPr>
        <w:t>מהו לילך לשם וכו'.</w:t>
      </w:r>
    </w:p>
    <w:p w14:paraId="68B2FCD6" w14:textId="3BF6EE3C" w:rsidR="00641667" w:rsidRDefault="00910F84" w:rsidP="00641667">
      <w:pPr>
        <w:pStyle w:val="36"/>
        <w:framePr w:wrap="notBeside"/>
        <w:rPr>
          <w:rtl/>
        </w:rPr>
      </w:pPr>
      <w:r w:rsidRPr="00C35A2C">
        <w:rPr>
          <w:rtl/>
        </w:rPr>
        <w:t>ת</w:t>
      </w:r>
      <w:r>
        <w:rPr>
          <w:rtl/>
        </w:rPr>
        <w:t>"</w:t>
      </w:r>
      <w:r w:rsidRPr="00C35A2C">
        <w:rPr>
          <w:rtl/>
        </w:rPr>
        <w:t>ר:</w:t>
      </w:r>
      <w:r w:rsidR="00641667">
        <w:rPr>
          <w:rFonts w:hint="cs"/>
          <w:rtl/>
        </w:rPr>
        <w:t xml:space="preserve"> לר''מ:</w:t>
      </w:r>
    </w:p>
    <w:p w14:paraId="04446812" w14:textId="58C63DEA" w:rsidR="00910F84" w:rsidRDefault="00910F84" w:rsidP="00910F84">
      <w:pPr>
        <w:rPr>
          <w:rtl/>
        </w:rPr>
      </w:pPr>
      <w:r w:rsidRPr="00641667">
        <w:rPr>
          <w:rStyle w:val="afff"/>
          <w:rtl/>
        </w:rPr>
        <w:t xml:space="preserve">עיר שיש בה </w:t>
      </w:r>
      <w:r w:rsidR="00641667" w:rsidRPr="00641667">
        <w:rPr>
          <w:rStyle w:val="afff"/>
          <w:rFonts w:hint="cs"/>
          <w:rtl/>
        </w:rPr>
        <w:t>ע''ז</w:t>
      </w:r>
      <w:r w:rsidR="00641667">
        <w:rPr>
          <w:rFonts w:hint="cs"/>
          <w:rtl/>
        </w:rPr>
        <w:t xml:space="preserve"> </w:t>
      </w:r>
      <w:r w:rsidRPr="00C35A2C">
        <w:rPr>
          <w:rtl/>
        </w:rPr>
        <w:t>אסור ליכנס לתוכה ולא מתוכה לעיר אחרת,</w:t>
      </w:r>
    </w:p>
    <w:p w14:paraId="36CAC733" w14:textId="77777777" w:rsidR="00641667" w:rsidRDefault="00910F84" w:rsidP="00641667">
      <w:pPr>
        <w:pStyle w:val="36"/>
        <w:framePr w:wrap="notBeside"/>
        <w:rPr>
          <w:rtl/>
        </w:rPr>
      </w:pPr>
      <w:r w:rsidRPr="00C35A2C">
        <w:rPr>
          <w:rtl/>
        </w:rPr>
        <w:t>וחכ</w:t>
      </w:r>
      <w:r>
        <w:rPr>
          <w:rtl/>
        </w:rPr>
        <w:t>"</w:t>
      </w:r>
      <w:r w:rsidRPr="00C35A2C">
        <w:rPr>
          <w:rtl/>
        </w:rPr>
        <w:t>א:</w:t>
      </w:r>
    </w:p>
    <w:p w14:paraId="2783CC89" w14:textId="77777777" w:rsidR="001F0FC2" w:rsidRDefault="00910F84" w:rsidP="00910F84">
      <w:pPr>
        <w:rPr>
          <w:rtl/>
        </w:rPr>
      </w:pPr>
      <w:r w:rsidRPr="00C35A2C">
        <w:rPr>
          <w:rtl/>
        </w:rPr>
        <w:t xml:space="preserve">כל זמן שהדרך מיוחדת לאותו מקום - אסור, </w:t>
      </w:r>
    </w:p>
    <w:p w14:paraId="4F593B6D" w14:textId="5CD30C18" w:rsidR="00910F84" w:rsidRPr="00C35A2C" w:rsidRDefault="00910F84" w:rsidP="00910F84">
      <w:pPr>
        <w:rPr>
          <w:rtl/>
        </w:rPr>
      </w:pPr>
      <w:r w:rsidRPr="00C35A2C">
        <w:rPr>
          <w:rtl/>
        </w:rPr>
        <w:t>אין הדרך מיוחדת לאותו מקום - מותר.</w:t>
      </w:r>
    </w:p>
    <w:p w14:paraId="7ADB110E" w14:textId="54E61737" w:rsidR="001F0FC2" w:rsidRDefault="001F0FC2" w:rsidP="00910F84">
      <w:pPr>
        <w:rPr>
          <w:rtl/>
        </w:rPr>
      </w:pPr>
      <w:r>
        <w:rPr>
          <w:rStyle w:val="afff"/>
          <w:rFonts w:hint="cs"/>
          <w:rtl/>
        </w:rPr>
        <w:t xml:space="preserve">א. </w:t>
      </w:r>
      <w:r w:rsidR="00910F84" w:rsidRPr="00025049">
        <w:rPr>
          <w:rStyle w:val="afff"/>
          <w:rtl/>
        </w:rPr>
        <w:t xml:space="preserve">ישב לו קוץ בפני </w:t>
      </w:r>
      <w:r w:rsidR="00C63AA3">
        <w:rPr>
          <w:rStyle w:val="afff"/>
          <w:rFonts w:hint="cs"/>
          <w:rtl/>
        </w:rPr>
        <w:t>ע''ז</w:t>
      </w:r>
      <w:r w:rsidR="00910F84" w:rsidRPr="00C35A2C">
        <w:rPr>
          <w:rFonts w:hint="cs"/>
          <w:rtl/>
        </w:rPr>
        <w:t xml:space="preserve"> </w:t>
      </w:r>
      <w:r w:rsidR="00910F84" w:rsidRPr="00C35A2C">
        <w:rPr>
          <w:rtl/>
        </w:rPr>
        <w:t xml:space="preserve">- לא ישחה ויטלנה, </w:t>
      </w:r>
    </w:p>
    <w:p w14:paraId="21453A46" w14:textId="1959163C" w:rsidR="001F0FC2" w:rsidRDefault="001F0FC2" w:rsidP="00910F84">
      <w:pPr>
        <w:rPr>
          <w:rtl/>
        </w:rPr>
      </w:pPr>
      <w:r>
        <w:rPr>
          <w:rStyle w:val="afff"/>
          <w:rFonts w:hint="cs"/>
          <w:rtl/>
        </w:rPr>
        <w:t xml:space="preserve">ב. </w:t>
      </w:r>
      <w:r w:rsidR="00910F84" w:rsidRPr="00025049">
        <w:rPr>
          <w:rStyle w:val="afff"/>
          <w:rtl/>
        </w:rPr>
        <w:t xml:space="preserve">נתפזרו לו מעותיו בפני </w:t>
      </w:r>
      <w:r w:rsidR="00C63AA3">
        <w:rPr>
          <w:rStyle w:val="afff"/>
          <w:rFonts w:hint="cs"/>
          <w:rtl/>
        </w:rPr>
        <w:t>ע''ז</w:t>
      </w:r>
      <w:r w:rsidR="00910F84" w:rsidRPr="00C35A2C">
        <w:rPr>
          <w:rtl/>
        </w:rPr>
        <w:t xml:space="preserve">- לא ישחה ויטלם, </w:t>
      </w:r>
    </w:p>
    <w:p w14:paraId="1B5018F1" w14:textId="26802D23" w:rsidR="001F0FC2" w:rsidRDefault="001F0FC2" w:rsidP="00910F84">
      <w:pPr>
        <w:rPr>
          <w:rtl/>
        </w:rPr>
      </w:pPr>
      <w:r>
        <w:rPr>
          <w:rStyle w:val="afff"/>
          <w:rFonts w:hint="cs"/>
          <w:rtl/>
        </w:rPr>
        <w:t xml:space="preserve">ג. </w:t>
      </w:r>
      <w:r w:rsidR="00910F84" w:rsidRPr="00025049">
        <w:rPr>
          <w:rStyle w:val="afff"/>
          <w:rtl/>
        </w:rPr>
        <w:t xml:space="preserve">מעיין המושך לפני </w:t>
      </w:r>
      <w:r w:rsidR="00025049">
        <w:rPr>
          <w:rStyle w:val="afff"/>
          <w:rFonts w:hint="cs"/>
          <w:rtl/>
        </w:rPr>
        <w:t>ע''ז</w:t>
      </w:r>
      <w:r w:rsidR="00910F84" w:rsidRPr="00C35A2C">
        <w:rPr>
          <w:rtl/>
        </w:rPr>
        <w:t xml:space="preserve">- לא ישחה וישתה, </w:t>
      </w:r>
    </w:p>
    <w:p w14:paraId="7A8655F8" w14:textId="07BDE6E8" w:rsidR="00910F84" w:rsidRPr="00C35A2C" w:rsidRDefault="00910F84" w:rsidP="00910F84">
      <w:pPr>
        <w:rPr>
          <w:rtl/>
        </w:rPr>
      </w:pPr>
      <w:r w:rsidRPr="00C35A2C">
        <w:rPr>
          <w:rtl/>
        </w:rPr>
        <w:t xml:space="preserve">מפני שנראה כמשתחוה </w:t>
      </w:r>
      <w:r w:rsidR="00025049">
        <w:rPr>
          <w:rFonts w:hint="cs"/>
          <w:rtl/>
        </w:rPr>
        <w:t>לע''ז</w:t>
      </w:r>
      <w:r w:rsidRPr="00C35A2C">
        <w:rPr>
          <w:rtl/>
        </w:rPr>
        <w:t>, ואם אינו נראה - מותר.</w:t>
      </w:r>
    </w:p>
    <w:p w14:paraId="0E9D1318" w14:textId="295B1987" w:rsidR="00910F84" w:rsidRDefault="001F0FC2" w:rsidP="00910F84">
      <w:pPr>
        <w:rPr>
          <w:rtl/>
        </w:rPr>
      </w:pPr>
      <w:r>
        <w:rPr>
          <w:rStyle w:val="afff"/>
          <w:rFonts w:hint="cs"/>
          <w:rtl/>
        </w:rPr>
        <w:t xml:space="preserve">ד. </w:t>
      </w:r>
      <w:r w:rsidR="00910F84" w:rsidRPr="001F0FC2">
        <w:rPr>
          <w:rStyle w:val="afff"/>
          <w:rtl/>
        </w:rPr>
        <w:t>פרצופות המקלחין מים לכרכין -</w:t>
      </w:r>
      <w:r w:rsidR="00910F84" w:rsidRPr="00C35A2C">
        <w:rPr>
          <w:rtl/>
        </w:rPr>
        <w:t xml:space="preserve"> לא יניח פיו על פיהם וישתה, מפני שנראה כמנשק </w:t>
      </w:r>
      <w:r w:rsidR="00C63AA3">
        <w:rPr>
          <w:rFonts w:hint="cs"/>
          <w:rtl/>
        </w:rPr>
        <w:t>לע''ז</w:t>
      </w:r>
      <w:r w:rsidR="00910F84" w:rsidRPr="00C35A2C">
        <w:rPr>
          <w:rtl/>
        </w:rPr>
        <w:t>;</w:t>
      </w:r>
    </w:p>
    <w:p w14:paraId="3AF226E8" w14:textId="77777777" w:rsidR="00910F84" w:rsidRPr="00C35A2C" w:rsidRDefault="00910F84" w:rsidP="00910F84">
      <w:pPr>
        <w:rPr>
          <w:rtl/>
        </w:rPr>
      </w:pPr>
      <w:r w:rsidRPr="00025049">
        <w:rPr>
          <w:rStyle w:val="affff1"/>
          <w:rtl/>
        </w:rPr>
        <w:t>כיוצא בו</w:t>
      </w:r>
      <w:r w:rsidRPr="00C35A2C">
        <w:rPr>
          <w:rtl/>
        </w:rPr>
        <w:t xml:space="preserve"> לא יניח פיו על סילון וישתה, מפני הסכנה.</w:t>
      </w:r>
    </w:p>
    <w:p w14:paraId="76CB6C0B" w14:textId="6D2D3ABE" w:rsidR="00910F84" w:rsidRDefault="00910F84" w:rsidP="001F0FC2">
      <w:pPr>
        <w:rPr>
          <w:rtl/>
        </w:rPr>
      </w:pPr>
      <w:r w:rsidRPr="001F0FC2">
        <w:rPr>
          <w:rStyle w:val="afff"/>
          <w:rtl/>
        </w:rPr>
        <w:t>- אינו נראה</w:t>
      </w:r>
      <w:r w:rsidRPr="00C35A2C">
        <w:rPr>
          <w:rFonts w:hint="cs"/>
          <w:rtl/>
        </w:rPr>
        <w:t xml:space="preserve"> היינו </w:t>
      </w:r>
      <w:r w:rsidR="001F0FC2">
        <w:rPr>
          <w:rFonts w:hint="cs"/>
          <w:rtl/>
        </w:rPr>
        <w:t xml:space="preserve">שלא נראה </w:t>
      </w:r>
      <w:r w:rsidRPr="00C35A2C">
        <w:rPr>
          <w:rFonts w:hint="cs"/>
          <w:rtl/>
        </w:rPr>
        <w:t xml:space="preserve">כמשתחווה </w:t>
      </w:r>
      <w:r w:rsidR="00C63AA3">
        <w:rPr>
          <w:rFonts w:hint="cs"/>
          <w:rtl/>
        </w:rPr>
        <w:t>לע''ז</w:t>
      </w:r>
      <w:r w:rsidR="001F0FC2">
        <w:rPr>
          <w:rFonts w:hint="cs"/>
          <w:rtl/>
        </w:rPr>
        <w:t xml:space="preserve"> </w:t>
      </w:r>
      <w:r w:rsidRPr="00C35A2C">
        <w:rPr>
          <w:rFonts w:hint="cs"/>
          <w:rtl/>
        </w:rPr>
        <w:t>אז מותר.</w:t>
      </w:r>
    </w:p>
    <w:p w14:paraId="74FCD30F" w14:textId="77777777" w:rsidR="00910F84" w:rsidRDefault="00910F84" w:rsidP="00910F84">
      <w:pPr>
        <w:rPr>
          <w:rtl/>
        </w:rPr>
      </w:pPr>
      <w:r w:rsidRPr="00C35A2C">
        <w:rPr>
          <w:rFonts w:hint="cs"/>
          <w:rtl/>
        </w:rPr>
        <w:t xml:space="preserve">דאי רק לא רואים אותו הא כל מקום </w:t>
      </w:r>
      <w:r w:rsidRPr="00C35A2C">
        <w:rPr>
          <w:rtl/>
        </w:rPr>
        <w:t>שאסרו חכמים מפני מראית העין, אפילו בחדרי חדרים אסור!</w:t>
      </w:r>
    </w:p>
    <w:p w14:paraId="7A74D69F" w14:textId="77777777" w:rsidR="00025049" w:rsidRDefault="00910F84" w:rsidP="00025049">
      <w:pPr>
        <w:pStyle w:val="36"/>
        <w:framePr w:wrap="notBeside"/>
        <w:rPr>
          <w:rtl/>
        </w:rPr>
      </w:pPr>
      <w:r w:rsidRPr="00C35A2C">
        <w:rPr>
          <w:rtl/>
        </w:rPr>
        <w:t>וצריכא</w:t>
      </w:r>
      <w:r w:rsidRPr="00C35A2C">
        <w:rPr>
          <w:rFonts w:hint="cs"/>
          <w:rtl/>
        </w:rPr>
        <w:t>:</w:t>
      </w:r>
    </w:p>
    <w:p w14:paraId="1286EB01" w14:textId="77777777" w:rsidR="00C63AA3" w:rsidRDefault="00910F84" w:rsidP="00910F84">
      <w:pPr>
        <w:rPr>
          <w:rtl/>
        </w:rPr>
      </w:pPr>
      <w:r w:rsidRPr="00025049">
        <w:rPr>
          <w:rStyle w:val="afff"/>
          <w:rFonts w:hint="cs"/>
          <w:rtl/>
        </w:rPr>
        <w:t>מעות</w:t>
      </w:r>
      <w:r w:rsidRPr="00C35A2C">
        <w:rPr>
          <w:rFonts w:hint="cs"/>
          <w:rtl/>
        </w:rPr>
        <w:t xml:space="preserve"> דאפי' דא</w:t>
      </w:r>
      <w:r>
        <w:rPr>
          <w:rtl/>
        </w:rPr>
        <w:t>"</w:t>
      </w:r>
      <w:r w:rsidRPr="00C35A2C">
        <w:rPr>
          <w:rFonts w:hint="cs"/>
          <w:rtl/>
        </w:rPr>
        <w:t xml:space="preserve">א ללכת </w:t>
      </w:r>
      <w:r w:rsidR="00C63AA3">
        <w:rPr>
          <w:rFonts w:hint="cs"/>
          <w:rtl/>
        </w:rPr>
        <w:t xml:space="preserve">לפניו </w:t>
      </w:r>
      <w:r w:rsidRPr="00C35A2C">
        <w:rPr>
          <w:rFonts w:hint="cs"/>
          <w:rtl/>
        </w:rPr>
        <w:t xml:space="preserve">וליטלם. </w:t>
      </w:r>
    </w:p>
    <w:p w14:paraId="2239EA66" w14:textId="267FDE7B" w:rsidR="00910F84" w:rsidRPr="00C35A2C" w:rsidRDefault="00910F84" w:rsidP="00910F84">
      <w:pPr>
        <w:rPr>
          <w:rtl/>
        </w:rPr>
      </w:pPr>
      <w:r w:rsidRPr="00025049">
        <w:rPr>
          <w:rStyle w:val="afff"/>
          <w:rFonts w:hint="cs"/>
          <w:rtl/>
        </w:rPr>
        <w:t>קוץ</w:t>
      </w:r>
      <w:r w:rsidRPr="00C35A2C">
        <w:rPr>
          <w:rFonts w:hint="cs"/>
          <w:rtl/>
        </w:rPr>
        <w:t xml:space="preserve"> אפי' דצער הוא ולא ממון</w:t>
      </w:r>
      <w:r w:rsidRPr="00C35A2C">
        <w:rPr>
          <w:rtl/>
        </w:rPr>
        <w:t>,</w:t>
      </w:r>
    </w:p>
    <w:p w14:paraId="22E21FF3" w14:textId="780B5FE9" w:rsidR="00910F84" w:rsidRPr="00C35A2C" w:rsidRDefault="00910F84" w:rsidP="00910F84">
      <w:pPr>
        <w:rPr>
          <w:rtl/>
        </w:rPr>
      </w:pPr>
      <w:r w:rsidRPr="00025049">
        <w:rPr>
          <w:rStyle w:val="afff"/>
          <w:rFonts w:hint="cs"/>
          <w:rtl/>
        </w:rPr>
        <w:t>מעיין</w:t>
      </w:r>
      <w:r w:rsidRPr="00C35A2C">
        <w:rPr>
          <w:rFonts w:hint="cs"/>
          <w:rtl/>
        </w:rPr>
        <w:t xml:space="preserve"> אפי' דיש סכנה שאם לא ישתה ימות</w:t>
      </w:r>
    </w:p>
    <w:p w14:paraId="57F07F66" w14:textId="77777777" w:rsidR="00910F84" w:rsidRPr="00C35A2C" w:rsidRDefault="00910F84" w:rsidP="00910F84">
      <w:pPr>
        <w:pStyle w:val="aff6"/>
        <w:framePr w:wrap="around"/>
        <w:rPr>
          <w:rtl/>
        </w:rPr>
      </w:pPr>
      <w:r w:rsidRPr="00C35A2C">
        <w:rPr>
          <w:rFonts w:hint="cs"/>
          <w:rtl/>
        </w:rPr>
        <w:t>יב:</w:t>
      </w:r>
    </w:p>
    <w:p w14:paraId="7C7D2EB0" w14:textId="29D0B392" w:rsidR="00910F84" w:rsidRDefault="00910F84" w:rsidP="00C63AA3">
      <w:pPr>
        <w:rPr>
          <w:rtl/>
        </w:rPr>
      </w:pPr>
      <w:r w:rsidRPr="00025049">
        <w:rPr>
          <w:rStyle w:val="afff"/>
          <w:rtl/>
        </w:rPr>
        <w:t xml:space="preserve">פרצופות </w:t>
      </w:r>
      <w:r w:rsidRPr="00025049">
        <w:rPr>
          <w:rStyle w:val="afff"/>
          <w:rFonts w:hint="cs"/>
          <w:rtl/>
        </w:rPr>
        <w:t>-</w:t>
      </w:r>
      <w:r w:rsidRPr="00C35A2C">
        <w:rPr>
          <w:rFonts w:hint="cs"/>
          <w:rtl/>
        </w:rPr>
        <w:t xml:space="preserve"> </w:t>
      </w:r>
      <w:r w:rsidRPr="00025049">
        <w:rPr>
          <w:rStyle w:val="affff1"/>
          <w:rtl/>
        </w:rPr>
        <w:t>משום דבעי למיתני:</w:t>
      </w:r>
      <w:r w:rsidRPr="00C35A2C">
        <w:rPr>
          <w:rtl/>
        </w:rPr>
        <w:t xml:space="preserve"> </w:t>
      </w:r>
      <w:r w:rsidR="00C63AA3">
        <w:rPr>
          <w:rStyle w:val="affff1"/>
          <w:rFonts w:hint="cs"/>
          <w:rtl/>
        </w:rPr>
        <w:t>כיוצ''ב</w:t>
      </w:r>
      <w:r w:rsidR="00C63AA3">
        <w:rPr>
          <w:rFonts w:hint="cs"/>
          <w:rtl/>
        </w:rPr>
        <w:t xml:space="preserve"> </w:t>
      </w:r>
      <w:r w:rsidRPr="00C35A2C">
        <w:rPr>
          <w:rtl/>
        </w:rPr>
        <w:t>לא יניח פיו על גבי הסילון וישתה, מפני הסכנה</w:t>
      </w:r>
      <w:r w:rsidRPr="00C35A2C">
        <w:rPr>
          <w:rFonts w:hint="cs"/>
          <w:rtl/>
        </w:rPr>
        <w:t>- והיינו</w:t>
      </w:r>
      <w:r w:rsidRPr="00C35A2C">
        <w:rPr>
          <w:rtl/>
        </w:rPr>
        <w:t xml:space="preserve"> עלוקה.</w:t>
      </w:r>
    </w:p>
    <w:p w14:paraId="07FCED1B" w14:textId="23116694" w:rsidR="00C63AA3" w:rsidRPr="00C63AA3" w:rsidRDefault="00C63AA3" w:rsidP="00C63AA3">
      <w:pPr>
        <w:pStyle w:val="afffe"/>
        <w:rPr>
          <w:rtl/>
        </w:rPr>
      </w:pPr>
      <w:r>
        <w:rPr>
          <w:rFonts w:hint="cs"/>
          <w:rtl/>
        </w:rPr>
        <w:t>***</w:t>
      </w:r>
    </w:p>
    <w:p w14:paraId="43F42860" w14:textId="77777777" w:rsidR="00025049" w:rsidRDefault="00910F84" w:rsidP="00025049">
      <w:pPr>
        <w:pStyle w:val="36"/>
        <w:framePr w:wrap="notBeside"/>
        <w:rPr>
          <w:rtl/>
        </w:rPr>
      </w:pPr>
      <w:r w:rsidRPr="00C35A2C">
        <w:rPr>
          <w:rtl/>
        </w:rPr>
        <w:t>ת</w:t>
      </w:r>
      <w:r>
        <w:rPr>
          <w:rtl/>
        </w:rPr>
        <w:t>"</w:t>
      </w:r>
      <w:r w:rsidRPr="00C35A2C">
        <w:rPr>
          <w:rtl/>
        </w:rPr>
        <w:t>ר:</w:t>
      </w:r>
    </w:p>
    <w:p w14:paraId="69750A4D" w14:textId="28C3D056" w:rsidR="00910F84" w:rsidRPr="00C35A2C" w:rsidRDefault="00910F84" w:rsidP="00910F84">
      <w:pPr>
        <w:rPr>
          <w:rtl/>
        </w:rPr>
      </w:pPr>
      <w:r w:rsidRPr="00C35A2C">
        <w:rPr>
          <w:rtl/>
        </w:rPr>
        <w:t>לא ישתה אדם מים לא מן הנהרות ולא מן האגמים, לא בפיו ולא בידו אחת, ואם שתה דמו בראשו, מפני הסכנה.</w:t>
      </w:r>
      <w:r w:rsidRPr="00C35A2C">
        <w:rPr>
          <w:rFonts w:hint="cs"/>
          <w:rtl/>
        </w:rPr>
        <w:t xml:space="preserve"> - והיינו </w:t>
      </w:r>
      <w:r w:rsidRPr="00C35A2C">
        <w:rPr>
          <w:rtl/>
        </w:rPr>
        <w:t>סכנת עלוקה.</w:t>
      </w:r>
    </w:p>
    <w:p w14:paraId="25953D42" w14:textId="77777777" w:rsidR="00025049" w:rsidRDefault="00910F84" w:rsidP="00025049">
      <w:pPr>
        <w:pStyle w:val="36"/>
        <w:framePr w:wrap="notBeside"/>
        <w:rPr>
          <w:rtl/>
        </w:rPr>
      </w:pPr>
      <w:r w:rsidRPr="00C35A2C">
        <w:rPr>
          <w:rtl/>
        </w:rPr>
        <w:t>מסייע ל</w:t>
      </w:r>
      <w:r w:rsidRPr="00C35A2C">
        <w:rPr>
          <w:rFonts w:hint="cs"/>
          <w:rtl/>
        </w:rPr>
        <w:t>ר</w:t>
      </w:r>
      <w:r>
        <w:rPr>
          <w:rtl/>
        </w:rPr>
        <w:t>"</w:t>
      </w:r>
      <w:r w:rsidRPr="00C35A2C">
        <w:rPr>
          <w:rFonts w:hint="cs"/>
          <w:rtl/>
        </w:rPr>
        <w:t>ח</w:t>
      </w:r>
      <w:r w:rsidRPr="00C35A2C">
        <w:rPr>
          <w:rtl/>
        </w:rPr>
        <w:t>:</w:t>
      </w:r>
    </w:p>
    <w:p w14:paraId="4A190942" w14:textId="77650141" w:rsidR="00910F84" w:rsidRDefault="00910F84" w:rsidP="00025049">
      <w:pPr>
        <w:rPr>
          <w:rtl/>
        </w:rPr>
      </w:pPr>
      <w:r w:rsidRPr="00C35A2C">
        <w:rPr>
          <w:rtl/>
        </w:rPr>
        <w:t>הבולע נימא של מים - מותר להחם לו חמין בשבת</w:t>
      </w:r>
      <w:r w:rsidRPr="00C63AA3">
        <w:rPr>
          <w:rStyle w:val="affff8"/>
          <w:rtl/>
        </w:rPr>
        <w:t>;</w:t>
      </w:r>
      <w:r w:rsidR="00C63AA3" w:rsidRPr="00C63AA3">
        <w:rPr>
          <w:rStyle w:val="affff8"/>
          <w:rFonts w:hint="cs"/>
          <w:rtl/>
        </w:rPr>
        <w:t xml:space="preserve"> וכן עשה ר''נ</w:t>
      </w:r>
    </w:p>
    <w:p w14:paraId="339BB428" w14:textId="77777777" w:rsidR="00910F84" w:rsidRPr="00C35A2C" w:rsidRDefault="00910F84" w:rsidP="00025049">
      <w:pPr>
        <w:rPr>
          <w:rtl/>
        </w:rPr>
      </w:pPr>
      <w:r w:rsidRPr="00C63AA3">
        <w:rPr>
          <w:rStyle w:val="affff1"/>
          <w:rtl/>
        </w:rPr>
        <w:t>אדהכי והכי, א</w:t>
      </w:r>
      <w:r w:rsidRPr="00C63AA3">
        <w:rPr>
          <w:rStyle w:val="affff1"/>
          <w:rFonts w:hint="cs"/>
          <w:rtl/>
        </w:rPr>
        <w:t>רהבדר</w:t>
      </w:r>
      <w:r w:rsidRPr="00C63AA3">
        <w:rPr>
          <w:rStyle w:val="affff1"/>
          <w:rtl/>
        </w:rPr>
        <w:t>"</w:t>
      </w:r>
      <w:r w:rsidRPr="00C63AA3">
        <w:rPr>
          <w:rStyle w:val="affff1"/>
          <w:rFonts w:hint="cs"/>
          <w:rtl/>
        </w:rPr>
        <w:t>י</w:t>
      </w:r>
      <w:r w:rsidRPr="00C63AA3">
        <w:rPr>
          <w:rStyle w:val="affff1"/>
          <w:rtl/>
        </w:rPr>
        <w:t>:</w:t>
      </w:r>
      <w:r w:rsidRPr="00C35A2C">
        <w:rPr>
          <w:rtl/>
        </w:rPr>
        <w:t xml:space="preserve"> ליגמע </w:t>
      </w:r>
      <w:r>
        <w:rPr>
          <w:rFonts w:hint="cs"/>
          <w:rtl/>
        </w:rPr>
        <w:t>חומץ</w:t>
      </w:r>
      <w:r w:rsidRPr="00C35A2C">
        <w:rPr>
          <w:rtl/>
        </w:rPr>
        <w:t>.</w:t>
      </w:r>
    </w:p>
    <w:p w14:paraId="073AEB94" w14:textId="77777777" w:rsidR="00025049" w:rsidRDefault="00910F84" w:rsidP="00025049">
      <w:pPr>
        <w:pStyle w:val="36"/>
        <w:framePr w:wrap="notBeside"/>
        <w:rPr>
          <w:rtl/>
        </w:rPr>
      </w:pPr>
      <w:r w:rsidRPr="00C35A2C">
        <w:rPr>
          <w:rFonts w:hint="cs"/>
          <w:rtl/>
        </w:rPr>
        <w:t>אראב</w:t>
      </w:r>
      <w:r>
        <w:rPr>
          <w:rtl/>
        </w:rPr>
        <w:t>"</w:t>
      </w:r>
      <w:r w:rsidRPr="00C35A2C">
        <w:rPr>
          <w:rFonts w:hint="cs"/>
          <w:rtl/>
        </w:rPr>
        <w:t>א:</w:t>
      </w:r>
    </w:p>
    <w:p w14:paraId="775B41FD" w14:textId="72E2579F" w:rsidR="00910F84" w:rsidRDefault="00910F84" w:rsidP="00C63AA3">
      <w:pPr>
        <w:spacing w:after="120"/>
        <w:rPr>
          <w:rtl/>
        </w:rPr>
      </w:pPr>
      <w:r w:rsidRPr="00C35A2C">
        <w:rPr>
          <w:rFonts w:hint="cs"/>
          <w:rtl/>
        </w:rPr>
        <w:t>מי שבלע</w:t>
      </w:r>
      <w:r w:rsidRPr="00C35A2C">
        <w:rPr>
          <w:rtl/>
        </w:rPr>
        <w:t xml:space="preserve"> </w:t>
      </w:r>
      <w:r w:rsidR="00C63AA3">
        <w:rPr>
          <w:rFonts w:hint="cs"/>
          <w:rtl/>
        </w:rPr>
        <w:t xml:space="preserve">צרעה </w:t>
      </w:r>
      <w:r w:rsidRPr="00C35A2C">
        <w:rPr>
          <w:rFonts w:hint="cs"/>
          <w:rtl/>
        </w:rPr>
        <w:t>לא יחיה</w:t>
      </w:r>
      <w:r w:rsidR="00C63AA3">
        <w:rPr>
          <w:rFonts w:hint="cs"/>
          <w:rtl/>
        </w:rPr>
        <w:t>,</w:t>
      </w:r>
      <w:r w:rsidRPr="00C35A2C">
        <w:rPr>
          <w:rFonts w:hint="cs"/>
          <w:rtl/>
        </w:rPr>
        <w:t xml:space="preserve"> מיהו ישקוהו רביעית חומץ חזק אפשר שיחייה מעט </w:t>
      </w:r>
      <w:r w:rsidR="001F0FC2">
        <w:rPr>
          <w:rFonts w:hint="cs"/>
          <w:rtl/>
        </w:rPr>
        <w:t xml:space="preserve">ויספיק </w:t>
      </w:r>
      <w:r w:rsidRPr="00C35A2C">
        <w:rPr>
          <w:rFonts w:hint="cs"/>
          <w:rtl/>
        </w:rPr>
        <w:t>לצוות לבני ביתו</w:t>
      </w:r>
    </w:p>
    <w:p w14:paraId="21DB1FE4" w14:textId="77777777" w:rsidR="00025049" w:rsidRDefault="00910F84" w:rsidP="00025049">
      <w:pPr>
        <w:pStyle w:val="36"/>
        <w:framePr w:wrap="notBeside"/>
        <w:rPr>
          <w:rtl/>
        </w:rPr>
      </w:pPr>
      <w:r w:rsidRPr="00C35A2C">
        <w:rPr>
          <w:rtl/>
        </w:rPr>
        <w:t>ת</w:t>
      </w:r>
      <w:r>
        <w:rPr>
          <w:rtl/>
        </w:rPr>
        <w:t>"</w:t>
      </w:r>
      <w:r w:rsidRPr="00C35A2C">
        <w:rPr>
          <w:rtl/>
        </w:rPr>
        <w:t>ר:</w:t>
      </w:r>
    </w:p>
    <w:p w14:paraId="02FF707D" w14:textId="14BED46E" w:rsidR="00910F84" w:rsidRPr="00C35A2C" w:rsidRDefault="00910F84" w:rsidP="00910F84">
      <w:pPr>
        <w:rPr>
          <w:rtl/>
        </w:rPr>
      </w:pPr>
      <w:r w:rsidRPr="001F0FC2">
        <w:rPr>
          <w:rStyle w:val="afff"/>
          <w:rtl/>
        </w:rPr>
        <w:t xml:space="preserve"> לא ישתה אדם מים בלילה</w:t>
      </w:r>
      <w:r w:rsidRPr="00C35A2C">
        <w:rPr>
          <w:rtl/>
        </w:rPr>
        <w:t>, ואם שתה דמו בראשו, מפני סכנת שברירי</w:t>
      </w:r>
      <w:r>
        <w:rPr>
          <w:rFonts w:hint="cs"/>
          <w:rtl/>
        </w:rPr>
        <w:t xml:space="preserve"> </w:t>
      </w:r>
      <w:r w:rsidRPr="00C35A2C">
        <w:rPr>
          <w:rFonts w:hint="cs"/>
          <w:rtl/>
        </w:rPr>
        <w:t>[שד עוורון]</w:t>
      </w:r>
      <w:r w:rsidRPr="00C35A2C">
        <w:rPr>
          <w:rtl/>
        </w:rPr>
        <w:t>.</w:t>
      </w:r>
    </w:p>
    <w:p w14:paraId="1FCB008A" w14:textId="7F9D722A" w:rsidR="00910F84" w:rsidRDefault="00910F84" w:rsidP="00025049">
      <w:pPr>
        <w:rPr>
          <w:rtl/>
        </w:rPr>
      </w:pPr>
      <w:r w:rsidRPr="00C35A2C">
        <w:rPr>
          <w:rtl/>
        </w:rPr>
        <w:t>ואם צ</w:t>
      </w:r>
      <w:r w:rsidRPr="00C35A2C">
        <w:rPr>
          <w:rFonts w:hint="cs"/>
          <w:rtl/>
        </w:rPr>
        <w:t>מא אי יש עמו מישהו יעירנו ויאמר לו אני צמא,</w:t>
      </w:r>
      <w:r w:rsidRPr="00C35A2C">
        <w:rPr>
          <w:rtl/>
        </w:rPr>
        <w:t xml:space="preserve"> ואי לא, </w:t>
      </w:r>
      <w:r w:rsidRPr="00C35A2C">
        <w:rPr>
          <w:rFonts w:hint="cs"/>
          <w:rtl/>
        </w:rPr>
        <w:t xml:space="preserve">יקשקש במכסה מהים על הכד </w:t>
      </w:r>
      <w:r w:rsidRPr="00025049">
        <w:rPr>
          <w:rStyle w:val="affff1"/>
          <w:rFonts w:hint="cs"/>
          <w:rtl/>
        </w:rPr>
        <w:t>ויאמר לעצמו</w:t>
      </w:r>
      <w:r w:rsidRPr="00025049">
        <w:rPr>
          <w:rStyle w:val="affff1"/>
          <w:rtl/>
        </w:rPr>
        <w:t>:</w:t>
      </w:r>
      <w:r w:rsidRPr="00C35A2C">
        <w:rPr>
          <w:rtl/>
        </w:rPr>
        <w:t xml:space="preserve"> פל</w:t>
      </w:r>
      <w:r w:rsidRPr="00C35A2C">
        <w:rPr>
          <w:rFonts w:hint="cs"/>
          <w:rtl/>
        </w:rPr>
        <w:t>וני בן פלונית</w:t>
      </w:r>
      <w:r w:rsidR="00025049">
        <w:rPr>
          <w:rFonts w:hint="cs"/>
          <w:rtl/>
        </w:rPr>
        <w:t xml:space="preserve"> </w:t>
      </w:r>
      <w:r w:rsidRPr="00025049">
        <w:rPr>
          <w:rStyle w:val="affff8"/>
          <w:rFonts w:hint="cs"/>
          <w:rtl/>
        </w:rPr>
        <w:t>שמו</w:t>
      </w:r>
      <w:r w:rsidRPr="00025049">
        <w:rPr>
          <w:rStyle w:val="affff8"/>
          <w:rtl/>
        </w:rPr>
        <w:t>,</w:t>
      </w:r>
      <w:r w:rsidRPr="00C35A2C">
        <w:rPr>
          <w:rtl/>
        </w:rPr>
        <w:t xml:space="preserve"> </w:t>
      </w:r>
      <w:r w:rsidRPr="00025049">
        <w:rPr>
          <w:spacing w:val="-2"/>
          <w:rtl/>
        </w:rPr>
        <w:t xml:space="preserve">אמרה לך אימך </w:t>
      </w:r>
      <w:r w:rsidRPr="00025049">
        <w:rPr>
          <w:rFonts w:hint="cs"/>
          <w:spacing w:val="-2"/>
          <w:rtl/>
        </w:rPr>
        <w:t>הזהר</w:t>
      </w:r>
      <w:r w:rsidRPr="00025049">
        <w:rPr>
          <w:spacing w:val="-2"/>
          <w:rtl/>
        </w:rPr>
        <w:t xml:space="preserve"> משברירי ברירי רירי ירי רי בכ</w:t>
      </w:r>
      <w:r w:rsidRPr="00025049">
        <w:rPr>
          <w:rFonts w:hint="cs"/>
          <w:spacing w:val="-2"/>
          <w:rtl/>
        </w:rPr>
        <w:t>וסות לבנות</w:t>
      </w:r>
      <w:r w:rsidRPr="00025049">
        <w:rPr>
          <w:spacing w:val="-2"/>
          <w:rtl/>
        </w:rPr>
        <w:t>.</w:t>
      </w:r>
    </w:p>
    <w:p w14:paraId="6ED5B937" w14:textId="44AD0731" w:rsidR="003E77DF" w:rsidRDefault="00025049" w:rsidP="00025049">
      <w:pPr>
        <w:pStyle w:val="afffe"/>
        <w:rPr>
          <w:rtl/>
        </w:rPr>
      </w:pPr>
      <w:r>
        <w:rPr>
          <w:rFonts w:hint="cs"/>
          <w:rtl/>
        </w:rPr>
        <w:t>****</w:t>
      </w:r>
    </w:p>
    <w:p w14:paraId="3CF9AAA8" w14:textId="77777777" w:rsidR="003E77DF" w:rsidRDefault="003E77DF">
      <w:pPr>
        <w:bidi w:val="0"/>
        <w:spacing w:after="160" w:line="259" w:lineRule="auto"/>
        <w:jc w:val="left"/>
        <w:rPr>
          <w:rFonts w:ascii="BA חניכי הישיבות" w:hAnsi="BA חניכי הישיבות" w:cs="BA TM • Vilna Extra-Bold"/>
          <w:color w:val="806000" w:themeColor="accent4" w:themeShade="80"/>
          <w:sz w:val="24"/>
          <w:rtl/>
        </w:rPr>
      </w:pPr>
      <w:r>
        <w:rPr>
          <w:rtl/>
        </w:rPr>
        <w:br w:type="page"/>
      </w:r>
    </w:p>
    <w:p w14:paraId="49E06AD3" w14:textId="77777777" w:rsidR="00910F84" w:rsidRPr="00C35A2C" w:rsidRDefault="00910F84" w:rsidP="00025049">
      <w:pPr>
        <w:pStyle w:val="affff4"/>
        <w:framePr w:wrap="around"/>
        <w:rPr>
          <w:rtl/>
        </w:rPr>
      </w:pPr>
      <w:del w:id="20100" w:author="קלוד" w:date="2026-10-06T10:07:24Z">
        <w:r>
          <w:rPr>
            <w:rtl/>
          </w:rPr>
          <w:delText xml:space="preserve">מתני'.</w:delText>
        </w:r>
      </w:del>
      <w:ins w:id="20101" w:author="קלוד" w:date="2026-10-06T10:07:24Z">
        <w:r>
          <w:rPr>
            <w:rtl/>
          </w:rPr>
          <w:t xml:space="preserve">משנה ד</w:t>
        </w:r>
      </w:ins>
    </w:p>
    <w:p w14:paraId="416EFF70" w14:textId="77777777" w:rsidR="00910F84" w:rsidRDefault="00910F84" w:rsidP="00910F84">
      <w:pPr>
        <w:pStyle w:val="affb"/>
        <w:rPr>
          <w:rtl/>
        </w:rPr>
      </w:pPr>
      <w:ins w:id="9815" w:author="מספור קטעי משנה" w:date="2026-10-06T06:44:54Z">
        <w:r>
          <w:rPr>
            <w:rStyle w:val="MisparKeta"/>
          </w:rPr>
          <w:t xml:space="preserve">א. </w:t>
        </w:r>
      </w:ins>
      <w:r w:rsidRPr="00C35A2C">
        <w:rPr>
          <w:rtl/>
        </w:rPr>
        <w:t xml:space="preserve">עיר שיש בה עבודת כוכבים, והיו בה חנויות מעוטרות ושאינן מעוטרות, זה היה מעשה בבית שאן, </w:t>
      </w:r>
    </w:p>
    <w:p w14:paraId="6D0F8C96" w14:textId="5C65B225" w:rsidR="00910F84" w:rsidRDefault="00910F84" w:rsidP="003E77DF">
      <w:pPr>
        <w:pStyle w:val="affb"/>
        <w:spacing w:after="120"/>
        <w:rPr>
          <w:rtl/>
        </w:rPr>
      </w:pPr>
      <w:r>
        <w:rPr>
          <w:rtl/>
        </w:rPr>
        <w:t xml:space="preserve">ואמרו </w:t>
      </w:r>
      <w:r>
        <w:rPr>
          <w:rStyle w:val="TanaimMishna"/>
          <w:rtl/>
          <w:rPrChange w:id="20009" w:author="קלוד" w:date="2026-10-06T10:07:24Z">
            <w:rPr>
              <w:rtl/>
            </w:rPr>
          </w:rPrChange>
        </w:rPr>
        <w:t xml:space="preserve">חכמים</w:t>
      </w:r>
      <w:r>
        <w:rPr>
          <w:rtl/>
        </w:rPr>
        <w:t xml:space="preserve">: המעוטר</w:t>
      </w:r>
      <w:r w:rsidR="003E77DF">
        <w:rPr>
          <w:rFonts w:hint="cs"/>
          <w:rtl/>
        </w:rPr>
        <w:t>-</w:t>
      </w:r>
      <w:r w:rsidRPr="00C35A2C">
        <w:rPr>
          <w:rtl/>
        </w:rPr>
        <w:t>ות אסורות, ושאינן מעוטרות מותרות.</w:t>
      </w:r>
    </w:p>
    <w:p w14:paraId="753C49F1" w14:textId="53402369" w:rsidR="00025049" w:rsidRDefault="00595EDF" w:rsidP="00025049">
      <w:pPr>
        <w:pStyle w:val="36"/>
        <w:framePr w:wrap="notBeside"/>
        <w:rPr>
          <w:rtl/>
        </w:rPr>
      </w:pPr>
      <w:r>
        <w:rPr>
          <w:rFonts w:hint="cs"/>
          <w:rtl/>
        </w:rPr>
        <w:t>ר''ל</w:t>
      </w:r>
    </w:p>
    <w:p w14:paraId="08913D73" w14:textId="528B5241" w:rsidR="00910F84" w:rsidRDefault="00025049" w:rsidP="00910F84">
      <w:pPr>
        <w:rPr>
          <w:rtl/>
        </w:rPr>
      </w:pPr>
      <w:r>
        <w:rPr>
          <w:rFonts w:hint="cs"/>
          <w:rtl/>
        </w:rPr>
        <w:t xml:space="preserve">דווקא </w:t>
      </w:r>
      <w:r w:rsidR="00910F84" w:rsidRPr="00C35A2C">
        <w:rPr>
          <w:rtl/>
        </w:rPr>
        <w:t xml:space="preserve">מעוטרות בוורד והדס, </w:t>
      </w:r>
      <w:r w:rsidR="003E77DF">
        <w:rPr>
          <w:rFonts w:hint="cs"/>
          <w:rtl/>
        </w:rPr>
        <w:t>שנהנה מן הריח</w:t>
      </w:r>
      <w:r w:rsidR="00910F84" w:rsidRPr="00C35A2C">
        <w:rPr>
          <w:rtl/>
        </w:rPr>
        <w:t>,</w:t>
      </w:r>
    </w:p>
    <w:p w14:paraId="3168CA88" w14:textId="6DF522DC" w:rsidR="00595EDF" w:rsidRDefault="00910F84" w:rsidP="00910F84">
      <w:pPr>
        <w:rPr>
          <w:rtl/>
        </w:rPr>
      </w:pPr>
      <w:r w:rsidRPr="00C35A2C">
        <w:rPr>
          <w:rtl/>
        </w:rPr>
        <w:t xml:space="preserve">אבל מעוטרות בפירות מותרות </w:t>
      </w:r>
      <w:r w:rsidRPr="00433F0E">
        <w:rPr>
          <w:rStyle w:val="afffd"/>
          <w:rFonts w:hint="cs"/>
          <w:rtl/>
        </w:rPr>
        <w:t>ד'</w:t>
      </w:r>
      <w:r w:rsidRPr="00433F0E">
        <w:rPr>
          <w:rStyle w:val="afffd"/>
          <w:rtl/>
        </w:rPr>
        <w:t>לא ידבק בידך מאומה מן החרם</w:t>
      </w:r>
    </w:p>
    <w:p w14:paraId="46EF0812" w14:textId="6A1E8F35" w:rsidR="00910F84" w:rsidRPr="00C35A2C" w:rsidRDefault="00910F84" w:rsidP="00910F84">
      <w:pPr>
        <w:rPr>
          <w:rtl/>
        </w:rPr>
      </w:pPr>
      <w:r w:rsidRPr="00595EDF">
        <w:rPr>
          <w:rStyle w:val="afff"/>
          <w:rtl/>
        </w:rPr>
        <w:t>נהנה אסור, אבל מהנה</w:t>
      </w:r>
      <w:r w:rsidRPr="00C35A2C">
        <w:rPr>
          <w:rtl/>
        </w:rPr>
        <w:t xml:space="preserve"> </w:t>
      </w:r>
      <w:r w:rsidR="003E77DF">
        <w:rPr>
          <w:rStyle w:val="affff8"/>
          <w:rFonts w:hint="cs"/>
          <w:rtl/>
        </w:rPr>
        <w:t xml:space="preserve">את הע''ז </w:t>
      </w:r>
      <w:r w:rsidR="003E77DF" w:rsidRPr="00595EDF">
        <w:rPr>
          <w:rStyle w:val="afff"/>
          <w:rFonts w:hint="cs"/>
          <w:rtl/>
        </w:rPr>
        <w:t>מותר</w:t>
      </w:r>
      <w:r w:rsidRPr="00595EDF">
        <w:rPr>
          <w:rStyle w:val="afff"/>
          <w:rtl/>
        </w:rPr>
        <w:t>.</w:t>
      </w:r>
    </w:p>
    <w:p w14:paraId="5B156338" w14:textId="77777777" w:rsidR="00910F84" w:rsidRPr="00C35A2C" w:rsidRDefault="00910F84" w:rsidP="00910F84">
      <w:pPr>
        <w:pStyle w:val="aff6"/>
        <w:framePr w:wrap="around"/>
        <w:rPr>
          <w:rtl/>
        </w:rPr>
      </w:pPr>
      <w:r w:rsidRPr="00C35A2C">
        <w:rPr>
          <w:rFonts w:hint="cs"/>
          <w:rtl/>
        </w:rPr>
        <w:t>יג.</w:t>
      </w:r>
    </w:p>
    <w:p w14:paraId="2289665E" w14:textId="77777777" w:rsidR="00025049" w:rsidRDefault="00910F84" w:rsidP="00025049">
      <w:pPr>
        <w:pStyle w:val="36"/>
        <w:framePr w:wrap="notBeside"/>
        <w:rPr>
          <w:rtl/>
        </w:rPr>
      </w:pPr>
      <w:r w:rsidRPr="00C35A2C">
        <w:rPr>
          <w:rtl/>
        </w:rPr>
        <w:t>ור</w:t>
      </w:r>
      <w:r w:rsidRPr="00C35A2C">
        <w:rPr>
          <w:rFonts w:hint="cs"/>
          <w:rtl/>
        </w:rPr>
        <w:t>י</w:t>
      </w:r>
      <w:r>
        <w:rPr>
          <w:rtl/>
        </w:rPr>
        <w:t>"</w:t>
      </w:r>
      <w:r w:rsidRPr="00C35A2C">
        <w:rPr>
          <w:rFonts w:hint="cs"/>
          <w:rtl/>
        </w:rPr>
        <w:t xml:space="preserve">ו </w:t>
      </w:r>
      <w:r w:rsidRPr="00C35A2C">
        <w:rPr>
          <w:rtl/>
        </w:rPr>
        <w:t>אמר:</w:t>
      </w:r>
    </w:p>
    <w:p w14:paraId="44FAD112" w14:textId="6FA4A721" w:rsidR="00910F84" w:rsidRPr="00C35A2C" w:rsidRDefault="00910F84" w:rsidP="00595EDF">
      <w:pPr>
        <w:spacing w:after="120"/>
        <w:rPr>
          <w:rtl/>
        </w:rPr>
      </w:pPr>
      <w:r w:rsidRPr="00C35A2C">
        <w:rPr>
          <w:rtl/>
        </w:rPr>
        <w:t xml:space="preserve">אפילו מעוטרות בפירות אסור, </w:t>
      </w:r>
      <w:r w:rsidRPr="00025049">
        <w:rPr>
          <w:rStyle w:val="affff1"/>
          <w:rtl/>
        </w:rPr>
        <w:t>ק"ו:</w:t>
      </w:r>
      <w:r w:rsidRPr="00C35A2C">
        <w:rPr>
          <w:rtl/>
        </w:rPr>
        <w:t xml:space="preserve"> נהנה אסור, </w:t>
      </w:r>
      <w:r w:rsidRPr="00C35A2C">
        <w:rPr>
          <w:rFonts w:hint="cs"/>
          <w:rtl/>
        </w:rPr>
        <w:t>כ</w:t>
      </w:r>
      <w:r>
        <w:rPr>
          <w:rtl/>
        </w:rPr>
        <w:t>"</w:t>
      </w:r>
      <w:r w:rsidRPr="00C35A2C">
        <w:rPr>
          <w:rFonts w:hint="cs"/>
          <w:rtl/>
        </w:rPr>
        <w:t>ש מהנה</w:t>
      </w:r>
      <w:r w:rsidRPr="00C35A2C">
        <w:rPr>
          <w:rtl/>
        </w:rPr>
        <w:t>.</w:t>
      </w:r>
    </w:p>
    <w:p w14:paraId="36525A8A" w14:textId="77777777" w:rsidR="003E77DF" w:rsidRDefault="00910F84" w:rsidP="003E77DF">
      <w:pPr>
        <w:pStyle w:val="36"/>
        <w:framePr w:wrap="notBeside"/>
        <w:rPr>
          <w:rtl/>
        </w:rPr>
      </w:pPr>
      <w:r w:rsidRPr="00C35A2C">
        <w:rPr>
          <w:rtl/>
        </w:rPr>
        <w:t xml:space="preserve">מיתיבי </w:t>
      </w:r>
    </w:p>
    <w:p w14:paraId="65338B0F" w14:textId="6FAD92F2" w:rsidR="00910F84" w:rsidRDefault="003E77DF" w:rsidP="00910F84">
      <w:pPr>
        <w:rPr>
          <w:rtl/>
        </w:rPr>
      </w:pPr>
      <w:r w:rsidRPr="003E77DF">
        <w:rPr>
          <w:rStyle w:val="affff1"/>
          <w:rFonts w:hint="cs"/>
          <w:rtl/>
        </w:rPr>
        <w:t>ר''נ</w:t>
      </w:r>
      <w:r w:rsidR="00910F84" w:rsidRPr="003E77DF">
        <w:rPr>
          <w:rStyle w:val="affff1"/>
          <w:rtl/>
        </w:rPr>
        <w:t>:</w:t>
      </w:r>
      <w:r w:rsidR="00910F84" w:rsidRPr="00C35A2C">
        <w:rPr>
          <w:rtl/>
        </w:rPr>
        <w:t xml:space="preserve"> יום </w:t>
      </w:r>
      <w:r>
        <w:rPr>
          <w:rFonts w:hint="cs"/>
          <w:rtl/>
        </w:rPr>
        <w:t xml:space="preserve">שע''ז </w:t>
      </w:r>
      <w:r w:rsidR="00910F84" w:rsidRPr="00C35A2C">
        <w:rPr>
          <w:rtl/>
        </w:rPr>
        <w:t xml:space="preserve">מנחת </w:t>
      </w:r>
      <w:r>
        <w:rPr>
          <w:rStyle w:val="affff8"/>
          <w:rFonts w:hint="cs"/>
          <w:rtl/>
        </w:rPr>
        <w:t xml:space="preserve">מוותרים </w:t>
      </w:r>
      <w:r>
        <w:rPr>
          <w:rFonts w:hint="cs"/>
          <w:rtl/>
        </w:rPr>
        <w:t xml:space="preserve">על </w:t>
      </w:r>
      <w:r w:rsidR="00910F84" w:rsidRPr="00C35A2C">
        <w:rPr>
          <w:rtl/>
        </w:rPr>
        <w:t xml:space="preserve">המכס, </w:t>
      </w:r>
      <w:r w:rsidR="00910F84" w:rsidRPr="003E77DF">
        <w:rPr>
          <w:rStyle w:val="affff1"/>
          <w:rtl/>
        </w:rPr>
        <w:t>מכריזין ואומרים:</w:t>
      </w:r>
      <w:r w:rsidR="00910F84" w:rsidRPr="00C35A2C">
        <w:rPr>
          <w:rtl/>
        </w:rPr>
        <w:t xml:space="preserve"> כל מי שנוטל עטרה ויניח בראשו ובראש חמורו לכבוד </w:t>
      </w:r>
      <w:r>
        <w:rPr>
          <w:rFonts w:hint="cs"/>
          <w:rtl/>
        </w:rPr>
        <w:t xml:space="preserve">ע''ז </w:t>
      </w:r>
      <w:r w:rsidR="00910F84" w:rsidRPr="00C35A2C">
        <w:rPr>
          <w:rtl/>
        </w:rPr>
        <w:t xml:space="preserve"> יניח לו את המכס, ואם לאו אל יניח לו את המכס, יהודי שנמצא שם מה יעשה? </w:t>
      </w:r>
      <w:r w:rsidR="00910F84" w:rsidRPr="003E77DF">
        <w:rPr>
          <w:rStyle w:val="afff"/>
          <w:rtl/>
        </w:rPr>
        <w:t>יניח - נמצא נהנה! לא יניח - נמצא מהנה!</w:t>
      </w:r>
    </w:p>
    <w:p w14:paraId="284F5259" w14:textId="6E62611C" w:rsidR="00910F84" w:rsidRDefault="00910F84" w:rsidP="003E77DF">
      <w:pPr>
        <w:rPr>
          <w:rtl/>
        </w:rPr>
      </w:pPr>
      <w:r w:rsidRPr="003E77DF">
        <w:rPr>
          <w:rStyle w:val="affff1"/>
          <w:rtl/>
        </w:rPr>
        <w:t>מכאן אמרו:</w:t>
      </w:r>
      <w:r w:rsidRPr="00C35A2C">
        <w:rPr>
          <w:rtl/>
        </w:rPr>
        <w:t xml:space="preserve"> הנושא ונותן בשוק של </w:t>
      </w:r>
      <w:r w:rsidR="003E77DF">
        <w:rPr>
          <w:rFonts w:hint="cs"/>
          <w:rtl/>
        </w:rPr>
        <w:t xml:space="preserve">ע''ז </w:t>
      </w:r>
      <w:r w:rsidRPr="00C35A2C">
        <w:rPr>
          <w:rtl/>
        </w:rPr>
        <w:t>בהמה תיעקר</w:t>
      </w:r>
      <w:r w:rsidRPr="00C35A2C">
        <w:rPr>
          <w:rFonts w:hint="cs"/>
          <w:rtl/>
        </w:rPr>
        <w:t xml:space="preserve"> </w:t>
      </w:r>
      <w:r w:rsidRPr="003E77DF">
        <w:rPr>
          <w:rStyle w:val="affff8"/>
          <w:rFonts w:hint="cs"/>
          <w:rtl/>
        </w:rPr>
        <w:t>[מנשר פרסותיה מן הארכובה ולמטה]</w:t>
      </w:r>
      <w:r w:rsidRPr="003E77DF">
        <w:rPr>
          <w:rStyle w:val="affff8"/>
          <w:rtl/>
        </w:rPr>
        <w:t>,</w:t>
      </w:r>
      <w:r w:rsidR="003E77DF">
        <w:rPr>
          <w:rFonts w:hint="cs"/>
          <w:rtl/>
        </w:rPr>
        <w:t xml:space="preserve"> </w:t>
      </w:r>
      <w:r w:rsidRPr="00C35A2C">
        <w:rPr>
          <w:rtl/>
        </w:rPr>
        <w:t>פירות כסות וכלים ירקבו, מעות וכלי מתכות יוליכם לים המלח, ואיזהו עיקור?</w:t>
      </w:r>
      <w:r w:rsidR="003E77DF">
        <w:rPr>
          <w:rFonts w:hint="cs"/>
          <w:rtl/>
        </w:rPr>
        <w:t xml:space="preserve"> </w:t>
      </w:r>
      <w:r w:rsidRPr="003E77DF">
        <w:rPr>
          <w:rStyle w:val="affff1"/>
          <w:rtl/>
        </w:rPr>
        <w:t>תני מיהת:</w:t>
      </w:r>
      <w:r w:rsidRPr="00C35A2C">
        <w:rPr>
          <w:rtl/>
        </w:rPr>
        <w:t xml:space="preserve"> יניח נמצא נהנה, לא יניח נמצא מהנה!</w:t>
      </w:r>
    </w:p>
    <w:p w14:paraId="2A11390F" w14:textId="398E1FB6" w:rsidR="003E77DF" w:rsidRDefault="003E77DF" w:rsidP="003E77DF">
      <w:pPr>
        <w:pStyle w:val="36"/>
        <w:framePr w:wrap="notBeside"/>
        <w:rPr>
          <w:rtl/>
        </w:rPr>
      </w:pPr>
      <w:r>
        <w:rPr>
          <w:rFonts w:hint="cs"/>
          <w:rtl/>
        </w:rPr>
        <w:t xml:space="preserve">- </w:t>
      </w:r>
      <w:r w:rsidR="00910F84" w:rsidRPr="00C35A2C">
        <w:rPr>
          <w:rFonts w:hint="cs"/>
          <w:rtl/>
        </w:rPr>
        <w:t>רמבדר</w:t>
      </w:r>
      <w:r w:rsidR="00910F84">
        <w:rPr>
          <w:rtl/>
        </w:rPr>
        <w:t>"</w:t>
      </w:r>
      <w:r w:rsidR="00910F84" w:rsidRPr="00C35A2C">
        <w:rPr>
          <w:rFonts w:hint="cs"/>
          <w:rtl/>
        </w:rPr>
        <w:t>א</w:t>
      </w:r>
      <w:r w:rsidR="00910F84" w:rsidRPr="00C35A2C">
        <w:rPr>
          <w:rtl/>
        </w:rPr>
        <w:t xml:space="preserve"> </w:t>
      </w:r>
    </w:p>
    <w:p w14:paraId="0616F8FA" w14:textId="21159304" w:rsidR="00910F84" w:rsidRPr="00C35A2C" w:rsidRDefault="003E77DF" w:rsidP="00595EDF">
      <w:pPr>
        <w:spacing w:after="120"/>
        <w:rPr>
          <w:rtl/>
        </w:rPr>
      </w:pPr>
      <w:r w:rsidRPr="003E77DF">
        <w:rPr>
          <w:rStyle w:val="affff1"/>
          <w:rFonts w:hint="cs"/>
          <w:rtl/>
        </w:rPr>
        <w:t>לרשב'ל</w:t>
      </w:r>
      <w:r>
        <w:rPr>
          <w:rFonts w:hint="cs"/>
          <w:b/>
          <w:bCs/>
          <w:rtl/>
        </w:rPr>
        <w:t xml:space="preserve"> </w:t>
      </w:r>
      <w:r w:rsidRPr="003E77DF">
        <w:rPr>
          <w:rFonts w:hint="cs"/>
          <w:rtl/>
        </w:rPr>
        <w:t>חלקו רבנן אר''נ</w:t>
      </w:r>
      <w:r w:rsidR="00910F84" w:rsidRPr="003E77DF">
        <w:rPr>
          <w:rtl/>
        </w:rPr>
        <w:t>,</w:t>
      </w:r>
      <w:r w:rsidR="00910F84" w:rsidRPr="00C35A2C">
        <w:rPr>
          <w:rtl/>
        </w:rPr>
        <w:t xml:space="preserve"> ואנא כרבנן, </w:t>
      </w:r>
      <w:r w:rsidR="00910F84" w:rsidRPr="003E77DF">
        <w:rPr>
          <w:rStyle w:val="affff1"/>
          <w:rtl/>
        </w:rPr>
        <w:t>ו</w:t>
      </w:r>
      <w:r w:rsidRPr="003E77DF">
        <w:rPr>
          <w:rStyle w:val="affff1"/>
          <w:rFonts w:hint="cs"/>
          <w:rtl/>
        </w:rPr>
        <w:t>ל</w:t>
      </w:r>
      <w:r w:rsidR="00910F84" w:rsidRPr="003E77DF">
        <w:rPr>
          <w:rStyle w:val="affff1"/>
          <w:rtl/>
        </w:rPr>
        <w:t>ר</w:t>
      </w:r>
      <w:r w:rsidR="00910F84" w:rsidRPr="003E77DF">
        <w:rPr>
          <w:rStyle w:val="affff1"/>
          <w:rFonts w:hint="cs"/>
          <w:rtl/>
        </w:rPr>
        <w:t>י</w:t>
      </w:r>
      <w:r w:rsidR="00910F84" w:rsidRPr="003E77DF">
        <w:rPr>
          <w:rStyle w:val="affff1"/>
          <w:rtl/>
        </w:rPr>
        <w:t>"</w:t>
      </w:r>
      <w:r w:rsidR="00910F84" w:rsidRPr="003E77DF">
        <w:rPr>
          <w:rStyle w:val="affff1"/>
          <w:rFonts w:hint="cs"/>
          <w:rtl/>
        </w:rPr>
        <w:t>ו</w:t>
      </w:r>
      <w:r w:rsidR="00910F84" w:rsidRPr="003E77DF">
        <w:rPr>
          <w:rStyle w:val="affff1"/>
          <w:rtl/>
        </w:rPr>
        <w:t>:</w:t>
      </w:r>
      <w:r w:rsidR="00910F84" w:rsidRPr="00C35A2C">
        <w:rPr>
          <w:rtl/>
        </w:rPr>
        <w:t xml:space="preserve"> לא </w:t>
      </w:r>
      <w:r w:rsidRPr="003E77DF">
        <w:rPr>
          <w:rFonts w:hint="cs"/>
          <w:rtl/>
        </w:rPr>
        <w:t>חלקו</w:t>
      </w:r>
    </w:p>
    <w:p w14:paraId="3D1505ED" w14:textId="77777777" w:rsidR="003E77DF" w:rsidRDefault="00910F84" w:rsidP="003E77DF">
      <w:pPr>
        <w:pStyle w:val="36"/>
        <w:framePr w:wrap="notBeside"/>
        <w:rPr>
          <w:rtl/>
        </w:rPr>
      </w:pPr>
      <w:r w:rsidRPr="00C35A2C">
        <w:rPr>
          <w:rFonts w:hint="cs"/>
          <w:rtl/>
        </w:rPr>
        <w:t>והך ד</w:t>
      </w:r>
      <w:r w:rsidRPr="00C35A2C">
        <w:rPr>
          <w:rtl/>
        </w:rPr>
        <w:t xml:space="preserve">תניא: </w:t>
      </w:r>
    </w:p>
    <w:p w14:paraId="3A5A3DBA" w14:textId="5186241A" w:rsidR="00910F84" w:rsidRDefault="00910F84" w:rsidP="00910F84">
      <w:pPr>
        <w:rPr>
          <w:rtl/>
        </w:rPr>
      </w:pPr>
      <w:r w:rsidRPr="00C35A2C">
        <w:rPr>
          <w:rtl/>
        </w:rPr>
        <w:t xml:space="preserve">הולכין ליריד של </w:t>
      </w:r>
      <w:r w:rsidR="003E77DF">
        <w:rPr>
          <w:rFonts w:hint="cs"/>
          <w:rtl/>
        </w:rPr>
        <w:t>ע''ז</w:t>
      </w:r>
      <w:r w:rsidRPr="00C35A2C">
        <w:rPr>
          <w:rtl/>
        </w:rPr>
        <w:t>, ולוקחין מהם בהמה עבדים ושפחות, בתים ושדות וכרמים, וכותב ומעלה בערכאות שלהן, מפני שהוא כמציל מידם;</w:t>
      </w:r>
    </w:p>
    <w:p w14:paraId="6930CAB7" w14:textId="78DE3CAA" w:rsidR="00910F84" w:rsidRPr="00595EDF" w:rsidRDefault="00910F84" w:rsidP="00E3303A">
      <w:pPr>
        <w:rPr>
          <w:spacing w:val="-4"/>
          <w:rtl/>
        </w:rPr>
      </w:pPr>
      <w:r w:rsidRPr="00595EDF">
        <w:rPr>
          <w:spacing w:val="-4"/>
          <w:rtl/>
        </w:rPr>
        <w:t xml:space="preserve">ואם היה כהן </w:t>
      </w:r>
      <w:r w:rsidRPr="00595EDF">
        <w:rPr>
          <w:rFonts w:hint="cs"/>
          <w:spacing w:val="-4"/>
          <w:rtl/>
        </w:rPr>
        <w:t>מ</w:t>
      </w:r>
      <w:r w:rsidRPr="00595EDF">
        <w:rPr>
          <w:spacing w:val="-4"/>
          <w:rtl/>
        </w:rPr>
        <w:t>טמא בחו"</w:t>
      </w:r>
      <w:r w:rsidRPr="00595EDF">
        <w:rPr>
          <w:rFonts w:hint="cs"/>
          <w:spacing w:val="-4"/>
          <w:rtl/>
        </w:rPr>
        <w:t xml:space="preserve">ל </w:t>
      </w:r>
      <w:r w:rsidR="00E3303A" w:rsidRPr="00595EDF">
        <w:rPr>
          <w:rFonts w:hint="cs"/>
          <w:spacing w:val="-4"/>
          <w:rtl/>
        </w:rPr>
        <w:t xml:space="preserve">ובבית הפרס </w:t>
      </w:r>
      <w:r w:rsidR="00E3303A" w:rsidRPr="00595EDF">
        <w:rPr>
          <w:rStyle w:val="affff8"/>
          <w:rFonts w:hint="cs"/>
          <w:spacing w:val="-4"/>
          <w:rtl/>
        </w:rPr>
        <w:t xml:space="preserve">דרבנן, </w:t>
      </w:r>
      <w:r w:rsidRPr="00595EDF">
        <w:rPr>
          <w:spacing w:val="-4"/>
          <w:rtl/>
        </w:rPr>
        <w:t>לדון ולערער עמהם</w:t>
      </w:r>
    </w:p>
    <w:p w14:paraId="33EF8FE9" w14:textId="77777777" w:rsidR="003E77DF" w:rsidRDefault="00910F84" w:rsidP="00910F84">
      <w:pPr>
        <w:rPr>
          <w:rtl/>
        </w:rPr>
      </w:pPr>
      <w:r w:rsidRPr="00C35A2C">
        <w:rPr>
          <w:b/>
          <w:bCs/>
          <w:rtl/>
        </w:rPr>
        <w:t>ומטמא ללמוד תורה ולישא אשה</w:t>
      </w:r>
      <w:r w:rsidRPr="00C35A2C">
        <w:rPr>
          <w:rtl/>
        </w:rPr>
        <w:t xml:space="preserve">, </w:t>
      </w:r>
    </w:p>
    <w:p w14:paraId="18204CB4" w14:textId="77777777" w:rsidR="003E77DF" w:rsidRDefault="00910F84" w:rsidP="003E77DF">
      <w:pPr>
        <w:pStyle w:val="36"/>
        <w:framePr w:wrap="notBeside"/>
        <w:rPr>
          <w:rtl/>
        </w:rPr>
      </w:pPr>
      <w:r w:rsidRPr="003E77DF">
        <w:rPr>
          <w:rStyle w:val="affff1"/>
          <w:rtl/>
        </w:rPr>
        <w:t>א</w:t>
      </w:r>
      <w:r w:rsidRPr="003E77DF">
        <w:rPr>
          <w:rStyle w:val="affff1"/>
          <w:rFonts w:hint="cs"/>
          <w:rtl/>
        </w:rPr>
        <w:t>ר</w:t>
      </w:r>
      <w:r w:rsidRPr="003E77DF">
        <w:rPr>
          <w:rStyle w:val="affff1"/>
          <w:rtl/>
        </w:rPr>
        <w:t>"</w:t>
      </w:r>
      <w:r w:rsidRPr="003E77DF">
        <w:rPr>
          <w:rStyle w:val="affff1"/>
          <w:rFonts w:hint="cs"/>
          <w:rtl/>
        </w:rPr>
        <w:t>י</w:t>
      </w:r>
      <w:r w:rsidRPr="003E77DF">
        <w:rPr>
          <w:rStyle w:val="affff1"/>
          <w:rtl/>
        </w:rPr>
        <w:t>:</w:t>
      </w:r>
    </w:p>
    <w:p w14:paraId="0FDDB150" w14:textId="07BCAA57" w:rsidR="00910F84" w:rsidRDefault="00910F84" w:rsidP="00910F84">
      <w:pPr>
        <w:rPr>
          <w:rtl/>
        </w:rPr>
      </w:pPr>
      <w:r w:rsidRPr="00595EDF">
        <w:rPr>
          <w:spacing w:val="-4"/>
          <w:rtl/>
        </w:rPr>
        <w:t xml:space="preserve">בזמן שאין מוצא ללמוד, אבל בזמן שמוצא </w:t>
      </w:r>
      <w:r w:rsidRPr="00595EDF">
        <w:rPr>
          <w:rFonts w:hint="cs"/>
          <w:spacing w:val="-4"/>
          <w:rtl/>
        </w:rPr>
        <w:t xml:space="preserve">רב </w:t>
      </w:r>
      <w:r w:rsidRPr="00595EDF">
        <w:rPr>
          <w:spacing w:val="-4"/>
          <w:rtl/>
        </w:rPr>
        <w:t>ללמוד  אינו מטמא</w:t>
      </w:r>
    </w:p>
    <w:p w14:paraId="0AF57603" w14:textId="77777777" w:rsidR="003E77DF" w:rsidRDefault="00910F84" w:rsidP="003E77DF">
      <w:pPr>
        <w:pStyle w:val="36"/>
        <w:framePr w:wrap="notBeside"/>
        <w:rPr>
          <w:rtl/>
        </w:rPr>
      </w:pPr>
      <w:r w:rsidRPr="00C35A2C">
        <w:rPr>
          <w:rtl/>
        </w:rPr>
        <w:t xml:space="preserve">רבי יוסי </w:t>
      </w:r>
    </w:p>
    <w:p w14:paraId="46E813F1" w14:textId="66C11B29" w:rsidR="00910F84" w:rsidRPr="00595EDF" w:rsidRDefault="00910F84" w:rsidP="00910F84">
      <w:pPr>
        <w:rPr>
          <w:spacing w:val="-4"/>
          <w:rtl/>
        </w:rPr>
      </w:pPr>
      <w:r w:rsidRPr="00595EDF">
        <w:rPr>
          <w:spacing w:val="-4"/>
          <w:rtl/>
        </w:rPr>
        <w:t>אפילו בזמן שמוצא ללמוד יטמא, לפי שאין אדם זוכה ללמוד מכל</w:t>
      </w:r>
    </w:p>
    <w:p w14:paraId="5B860792" w14:textId="77777777" w:rsidR="003E77DF" w:rsidRDefault="00910F84" w:rsidP="003E77DF">
      <w:pPr>
        <w:pStyle w:val="36"/>
        <w:framePr w:wrap="notBeside"/>
        <w:rPr>
          <w:rtl/>
        </w:rPr>
      </w:pPr>
      <w:r w:rsidRPr="00C35A2C">
        <w:rPr>
          <w:rtl/>
        </w:rPr>
        <w:t>א</w:t>
      </w:r>
      <w:r>
        <w:rPr>
          <w:rtl/>
        </w:rPr>
        <w:t>"</w:t>
      </w:r>
      <w:r w:rsidRPr="00C35A2C">
        <w:rPr>
          <w:rtl/>
        </w:rPr>
        <w:t>ר יוסי:</w:t>
      </w:r>
    </w:p>
    <w:p w14:paraId="187C12A2" w14:textId="77777777" w:rsidR="003E77DF" w:rsidRDefault="00910F84" w:rsidP="00910F84">
      <w:pPr>
        <w:rPr>
          <w:rtl/>
        </w:rPr>
      </w:pPr>
      <w:r w:rsidRPr="00C35A2C">
        <w:rPr>
          <w:rtl/>
        </w:rPr>
        <w:t>מעשה ביוסף הכהן שהלך אחר רבו לצידן ללמוד תורה;</w:t>
      </w:r>
    </w:p>
    <w:p w14:paraId="34819AE6" w14:textId="77777777" w:rsidR="003E77DF" w:rsidRDefault="00910F84" w:rsidP="003E77DF">
      <w:pPr>
        <w:pStyle w:val="36"/>
        <w:framePr w:wrap="notBeside"/>
        <w:rPr>
          <w:rtl/>
        </w:rPr>
      </w:pPr>
      <w:r w:rsidRPr="00C35A2C">
        <w:rPr>
          <w:rtl/>
        </w:rPr>
        <w:t>וא</w:t>
      </w:r>
      <w:r w:rsidRPr="00C35A2C">
        <w:rPr>
          <w:rFonts w:hint="cs"/>
          <w:rtl/>
        </w:rPr>
        <w:t>רי</w:t>
      </w:r>
      <w:r>
        <w:rPr>
          <w:rtl/>
        </w:rPr>
        <w:t>"</w:t>
      </w:r>
      <w:r w:rsidRPr="00C35A2C">
        <w:rPr>
          <w:rFonts w:hint="cs"/>
          <w:rtl/>
        </w:rPr>
        <w:t>ו</w:t>
      </w:r>
      <w:r w:rsidRPr="00C35A2C">
        <w:rPr>
          <w:rtl/>
        </w:rPr>
        <w:t>:</w:t>
      </w:r>
    </w:p>
    <w:p w14:paraId="5051E223" w14:textId="29714EB6" w:rsidR="00910F84" w:rsidRDefault="00910F84" w:rsidP="00910F84">
      <w:pPr>
        <w:rPr>
          <w:rtl/>
        </w:rPr>
      </w:pPr>
      <w:r w:rsidRPr="00C35A2C">
        <w:rPr>
          <w:rtl/>
        </w:rPr>
        <w:t xml:space="preserve">הלכה כרבי יוסי, </w:t>
      </w:r>
      <w:r w:rsidR="003E77DF">
        <w:rPr>
          <w:rFonts w:hint="cs"/>
          <w:rtl/>
        </w:rPr>
        <w:t>משמע שחלקו.</w:t>
      </w:r>
    </w:p>
    <w:p w14:paraId="31FEFDB7" w14:textId="77777777" w:rsidR="003E77DF" w:rsidRDefault="00910F84" w:rsidP="003E77DF">
      <w:pPr>
        <w:pStyle w:val="36"/>
        <w:framePr w:wrap="notBeside"/>
        <w:rPr>
          <w:rtl/>
        </w:rPr>
      </w:pPr>
      <w:r w:rsidRPr="00C35A2C">
        <w:rPr>
          <w:rFonts w:hint="cs"/>
          <w:rtl/>
        </w:rPr>
        <w:t>א</w:t>
      </w:r>
      <w:r>
        <w:rPr>
          <w:rtl/>
        </w:rPr>
        <w:t>"</w:t>
      </w:r>
      <w:r w:rsidRPr="00C35A2C">
        <w:rPr>
          <w:rFonts w:hint="cs"/>
          <w:rtl/>
        </w:rPr>
        <w:t>ל רי</w:t>
      </w:r>
      <w:r>
        <w:rPr>
          <w:rtl/>
        </w:rPr>
        <w:t>"</w:t>
      </w:r>
      <w:r w:rsidRPr="00C35A2C">
        <w:rPr>
          <w:rFonts w:hint="cs"/>
          <w:rtl/>
        </w:rPr>
        <w:t>ו</w:t>
      </w:r>
      <w:r w:rsidRPr="00C35A2C">
        <w:rPr>
          <w:rtl/>
        </w:rPr>
        <w:t>:</w:t>
      </w:r>
    </w:p>
    <w:p w14:paraId="5E6A5A27" w14:textId="77777777" w:rsidR="00595EDF" w:rsidRDefault="00910F84" w:rsidP="00910F84">
      <w:pPr>
        <w:rPr>
          <w:rtl/>
        </w:rPr>
      </w:pPr>
      <w:r w:rsidRPr="00C35A2C">
        <w:rPr>
          <w:rFonts w:hint="cs"/>
          <w:rtl/>
        </w:rPr>
        <w:t xml:space="preserve">לא </w:t>
      </w:r>
      <w:r w:rsidR="003E77DF">
        <w:rPr>
          <w:rFonts w:hint="cs"/>
          <w:b/>
          <w:bCs/>
          <w:rtl/>
        </w:rPr>
        <w:t xml:space="preserve">חלקו </w:t>
      </w:r>
      <w:r w:rsidRPr="003E77DF">
        <w:rPr>
          <w:rStyle w:val="affff1"/>
          <w:rtl/>
        </w:rPr>
        <w:t>ול"</w:t>
      </w:r>
      <w:r w:rsidRPr="003E77DF">
        <w:rPr>
          <w:rStyle w:val="affff1"/>
          <w:rFonts w:hint="cs"/>
          <w:rtl/>
        </w:rPr>
        <w:t>ק</w:t>
      </w:r>
      <w:r w:rsidRPr="003E77DF">
        <w:rPr>
          <w:rStyle w:val="affff1"/>
          <w:rtl/>
        </w:rPr>
        <w:t>:</w:t>
      </w:r>
      <w:r w:rsidRPr="00C35A2C">
        <w:rPr>
          <w:rtl/>
        </w:rPr>
        <w:t xml:space="preserve"> בלוקח </w:t>
      </w:r>
      <w:r w:rsidR="00E3303A">
        <w:rPr>
          <w:rFonts w:hint="cs"/>
          <w:rtl/>
        </w:rPr>
        <w:t xml:space="preserve">מהסוחר </w:t>
      </w:r>
      <w:r w:rsidRPr="00595EDF">
        <w:rPr>
          <w:rStyle w:val="affff8"/>
          <w:rFonts w:hint="cs"/>
          <w:rtl/>
        </w:rPr>
        <w:t>שלוקחים הכמרים מכס ממנו</w:t>
      </w:r>
      <w:r w:rsidRPr="00C35A2C">
        <w:rPr>
          <w:rFonts w:hint="cs"/>
          <w:rtl/>
        </w:rPr>
        <w:t xml:space="preserve"> ואסור</w:t>
      </w:r>
    </w:p>
    <w:p w14:paraId="41A8ABEC" w14:textId="37EF9C43" w:rsidR="00910F84" w:rsidRPr="00C35A2C" w:rsidRDefault="00595EDF" w:rsidP="00595EDF">
      <w:pPr>
        <w:spacing w:after="120"/>
        <w:rPr>
          <w:rtl/>
        </w:rPr>
      </w:pPr>
      <w:r>
        <w:rPr>
          <w:rFonts w:hint="cs"/>
          <w:rtl/>
        </w:rPr>
        <w:t>וכ</w:t>
      </w:r>
      <w:r w:rsidR="00910F84" w:rsidRPr="00C35A2C">
        <w:rPr>
          <w:rFonts w:hint="cs"/>
          <w:rtl/>
        </w:rPr>
        <w:t>שלא לוקחים</w:t>
      </w:r>
      <w:r>
        <w:rPr>
          <w:rFonts w:hint="cs"/>
          <w:rtl/>
        </w:rPr>
        <w:t xml:space="preserve"> ומותר.</w:t>
      </w:r>
    </w:p>
    <w:p w14:paraId="6CD039D6" w14:textId="77777777" w:rsidR="003E77DF" w:rsidRDefault="00910F84" w:rsidP="003E77DF">
      <w:pPr>
        <w:pStyle w:val="36"/>
        <w:framePr w:wrap="notBeside"/>
        <w:rPr>
          <w:b/>
          <w:bCs/>
          <w:rtl/>
        </w:rPr>
      </w:pPr>
      <w:r w:rsidRPr="00C35A2C">
        <w:rPr>
          <w:rtl/>
        </w:rPr>
        <w:t xml:space="preserve">• </w:t>
      </w:r>
    </w:p>
    <w:p w14:paraId="38DFD855" w14:textId="77777777" w:rsidR="003E77DF" w:rsidRDefault="00910F84" w:rsidP="00910F84">
      <w:pPr>
        <w:rPr>
          <w:rStyle w:val="affff1"/>
          <w:rtl/>
        </w:rPr>
      </w:pPr>
      <w:r w:rsidRPr="00595EDF">
        <w:rPr>
          <w:rStyle w:val="afff"/>
          <w:rtl/>
        </w:rPr>
        <w:t>בהמה תיעקר.</w:t>
      </w:r>
      <w:r w:rsidRPr="00C35A2C">
        <w:rPr>
          <w:rFonts w:hint="cs"/>
          <w:b/>
          <w:bCs/>
          <w:rtl/>
        </w:rPr>
        <w:t xml:space="preserve"> </w:t>
      </w:r>
      <w:r w:rsidRPr="00C35A2C">
        <w:rPr>
          <w:rFonts w:hint="cs"/>
          <w:rtl/>
        </w:rPr>
        <w:t>ואין צעב</w:t>
      </w:r>
      <w:r>
        <w:rPr>
          <w:rtl/>
        </w:rPr>
        <w:t>"</w:t>
      </w:r>
      <w:r w:rsidRPr="00C35A2C">
        <w:rPr>
          <w:rFonts w:hint="cs"/>
          <w:rtl/>
        </w:rPr>
        <w:t xml:space="preserve">ח </w:t>
      </w:r>
      <w:r w:rsidRPr="003E77DF">
        <w:rPr>
          <w:rStyle w:val="affff1"/>
          <w:rFonts w:hint="cs"/>
          <w:rtl/>
        </w:rPr>
        <w:t>כאביי</w:t>
      </w:r>
      <w:r w:rsidRPr="00C35A2C">
        <w:rPr>
          <w:rFonts w:hint="cs"/>
          <w:rtl/>
        </w:rPr>
        <w:t xml:space="preserve"> </w:t>
      </w:r>
      <w:r w:rsidRPr="00522051">
        <w:rPr>
          <w:rStyle w:val="afffd"/>
          <w:rFonts w:hint="cs"/>
          <w:rtl/>
        </w:rPr>
        <w:t>ד'</w:t>
      </w:r>
      <w:r w:rsidRPr="00522051">
        <w:rPr>
          <w:rStyle w:val="afffd"/>
          <w:rtl/>
        </w:rPr>
        <w:t>את סוסיהם תעקר</w:t>
      </w:r>
      <w:r w:rsidRPr="00522051">
        <w:rPr>
          <w:rStyle w:val="afffd"/>
          <w:rFonts w:hint="cs"/>
          <w:rtl/>
        </w:rPr>
        <w:t xml:space="preserve">' </w:t>
      </w:r>
    </w:p>
    <w:p w14:paraId="7ED85DC3" w14:textId="4265078F" w:rsidR="00910F84" w:rsidRPr="00C35A2C" w:rsidRDefault="00910F84" w:rsidP="00910F84">
      <w:pPr>
        <w:rPr>
          <w:rtl/>
        </w:rPr>
      </w:pPr>
      <w:r w:rsidRPr="003E77DF">
        <w:rPr>
          <w:rStyle w:val="affff1"/>
          <w:rFonts w:hint="cs"/>
          <w:rtl/>
        </w:rPr>
        <w:t>והיינו</w:t>
      </w:r>
      <w:r w:rsidRPr="00C35A2C">
        <w:rPr>
          <w:rFonts w:hint="cs"/>
          <w:rtl/>
        </w:rPr>
        <w:t xml:space="preserve"> </w:t>
      </w:r>
      <w:r w:rsidRPr="00C35A2C">
        <w:rPr>
          <w:rtl/>
        </w:rPr>
        <w:t>מנשר פרסותיה מן הארכובה ולמטה.</w:t>
      </w:r>
    </w:p>
    <w:p w14:paraId="37787D26" w14:textId="77777777" w:rsidR="003E77DF" w:rsidRDefault="00910F84" w:rsidP="003E77DF">
      <w:pPr>
        <w:pStyle w:val="36"/>
        <w:framePr w:wrap="notBeside"/>
        <w:rPr>
          <w:rtl/>
        </w:rPr>
      </w:pPr>
      <w:r w:rsidRPr="00C35A2C">
        <w:rPr>
          <w:rtl/>
        </w:rPr>
        <w:t xml:space="preserve">ורמינהי: </w:t>
      </w:r>
    </w:p>
    <w:p w14:paraId="4D920AA9" w14:textId="4E47E712" w:rsidR="00910F84" w:rsidRDefault="00910F84" w:rsidP="00910F84">
      <w:pPr>
        <w:rPr>
          <w:rtl/>
        </w:rPr>
      </w:pPr>
      <w:r w:rsidRPr="00C35A2C">
        <w:rPr>
          <w:rtl/>
        </w:rPr>
        <w:t>אין מקדישין ואין מחרימין ואין מעריכין בזה</w:t>
      </w:r>
      <w:r>
        <w:rPr>
          <w:rtl/>
        </w:rPr>
        <w:t>"</w:t>
      </w:r>
      <w:r w:rsidRPr="00C35A2C">
        <w:rPr>
          <w:rtl/>
        </w:rPr>
        <w:t>ז, ואם הקדיש והחרים והעריך בהמה תיעקר, פירות כסות וכלים ירקבו, מעות וכלי מתכות יוליכם לים המלח,</w:t>
      </w:r>
    </w:p>
    <w:p w14:paraId="56D86CAE" w14:textId="77777777" w:rsidR="003E77DF" w:rsidRDefault="00910F84" w:rsidP="00910F84">
      <w:pPr>
        <w:rPr>
          <w:rtl/>
        </w:rPr>
      </w:pPr>
      <w:r w:rsidRPr="00C35A2C">
        <w:rPr>
          <w:rtl/>
        </w:rPr>
        <w:t xml:space="preserve">ואיזהו עיקור? נועל דלת בפניה והיא מתה מאיליה! </w:t>
      </w:r>
    </w:p>
    <w:p w14:paraId="7CE0A635" w14:textId="77777777" w:rsidR="003E77DF" w:rsidRDefault="00910F84" w:rsidP="003E77DF">
      <w:pPr>
        <w:pStyle w:val="36"/>
        <w:framePr w:wrap="notBeside"/>
        <w:rPr>
          <w:rtl/>
        </w:rPr>
      </w:pPr>
      <w:r w:rsidRPr="00C35A2C">
        <w:rPr>
          <w:rtl/>
        </w:rPr>
        <w:t xml:space="preserve">אמר אביי: </w:t>
      </w:r>
    </w:p>
    <w:p w14:paraId="76AFC2F1" w14:textId="68815DBB" w:rsidR="00910F84" w:rsidRPr="00C35A2C" w:rsidRDefault="00910F84" w:rsidP="00910F84">
      <w:pPr>
        <w:rPr>
          <w:rtl/>
        </w:rPr>
      </w:pPr>
      <w:r w:rsidRPr="00C35A2C">
        <w:rPr>
          <w:rtl/>
        </w:rPr>
        <w:t xml:space="preserve">שאני </w:t>
      </w:r>
      <w:r w:rsidR="00E3303A">
        <w:rPr>
          <w:rFonts w:hint="cs"/>
          <w:rtl/>
        </w:rPr>
        <w:t>ש</w:t>
      </w:r>
      <w:r w:rsidRPr="00C35A2C">
        <w:rPr>
          <w:rtl/>
        </w:rPr>
        <w:t>ם, משום בזיון קדשים.</w:t>
      </w:r>
      <w:r w:rsidR="00E3303A" w:rsidRPr="00E3303A">
        <w:rPr>
          <w:rStyle w:val="affff8"/>
          <w:rFonts w:hint="cs"/>
          <w:rtl/>
        </w:rPr>
        <w:t>[שתמות אחר הרבה זמן</w:t>
      </w:r>
      <w:r w:rsidR="00E3303A">
        <w:rPr>
          <w:rStyle w:val="affff8"/>
          <w:rFonts w:hint="cs"/>
          <w:rtl/>
        </w:rPr>
        <w:t>]</w:t>
      </w:r>
      <w:r w:rsidR="00E3303A" w:rsidRPr="00E3303A">
        <w:rPr>
          <w:rStyle w:val="affff8"/>
          <w:rFonts w:hint="cs"/>
          <w:rtl/>
        </w:rPr>
        <w:t xml:space="preserve"> </w:t>
      </w:r>
    </w:p>
    <w:p w14:paraId="4FD697AD" w14:textId="56F73E4C" w:rsidR="00910F84" w:rsidRPr="00E3303A" w:rsidRDefault="00910F84" w:rsidP="00595EDF">
      <w:pPr>
        <w:pStyle w:val="aff6"/>
        <w:framePr w:wrap="around"/>
        <w:rPr>
          <w:rtl/>
        </w:rPr>
      </w:pPr>
      <w:r w:rsidRPr="00595EDF">
        <w:rPr>
          <w:rFonts w:hint="cs"/>
          <w:rtl/>
        </w:rPr>
        <w:t>יג</w:t>
      </w:r>
      <w:r w:rsidR="00595EDF">
        <w:rPr>
          <w:rFonts w:hint="cs"/>
          <w:rtl/>
        </w:rPr>
        <w:t>:</w:t>
      </w:r>
    </w:p>
    <w:p w14:paraId="5275DB16" w14:textId="77777777" w:rsidR="00E3303A" w:rsidRDefault="00910F84" w:rsidP="00910F84">
      <w:pPr>
        <w:rPr>
          <w:rtl/>
        </w:rPr>
      </w:pPr>
      <w:r w:rsidRPr="00C35A2C">
        <w:rPr>
          <w:rtl/>
        </w:rPr>
        <w:t>ו</w:t>
      </w:r>
      <w:r w:rsidRPr="00C35A2C">
        <w:rPr>
          <w:rFonts w:hint="cs"/>
          <w:rtl/>
        </w:rPr>
        <w:t xml:space="preserve">לא שוחטים </w:t>
      </w:r>
      <w:r w:rsidR="00E3303A">
        <w:rPr>
          <w:rFonts w:hint="cs"/>
          <w:rtl/>
        </w:rPr>
        <w:t xml:space="preserve">שאז </w:t>
      </w:r>
      <w:r w:rsidRPr="00C35A2C">
        <w:rPr>
          <w:rFonts w:hint="cs"/>
          <w:rtl/>
        </w:rPr>
        <w:t>יבואו לידי תקלה</w:t>
      </w:r>
      <w:r w:rsidR="00E3303A">
        <w:rPr>
          <w:rFonts w:hint="cs"/>
          <w:rtl/>
        </w:rPr>
        <w:t>,</w:t>
      </w:r>
      <w:r w:rsidRPr="00C35A2C">
        <w:rPr>
          <w:rFonts w:hint="cs"/>
          <w:rtl/>
        </w:rPr>
        <w:t xml:space="preserve"> </w:t>
      </w:r>
    </w:p>
    <w:p w14:paraId="7685B910" w14:textId="483C40C6" w:rsidR="00910F84" w:rsidRPr="003B19D3" w:rsidRDefault="00910F84" w:rsidP="00910F84">
      <w:pPr>
        <w:rPr>
          <w:rStyle w:val="afffd"/>
          <w:rtl/>
        </w:rPr>
      </w:pPr>
      <w:r w:rsidRPr="00C35A2C">
        <w:rPr>
          <w:rFonts w:hint="cs"/>
          <w:rtl/>
        </w:rPr>
        <w:t>ולא חותכי</w:t>
      </w:r>
      <w:r w:rsidR="00E3303A">
        <w:rPr>
          <w:rFonts w:hint="cs"/>
          <w:rtl/>
        </w:rPr>
        <w:t>ם</w:t>
      </w:r>
      <w:r w:rsidRPr="00C35A2C">
        <w:rPr>
          <w:rFonts w:hint="cs"/>
          <w:rtl/>
        </w:rPr>
        <w:t xml:space="preserve"> לשנים </w:t>
      </w:r>
      <w:r w:rsidRPr="00FF1C37">
        <w:rPr>
          <w:rStyle w:val="afffd"/>
          <w:rFonts w:hint="cs"/>
          <w:rtl/>
        </w:rPr>
        <w:t>ד</w:t>
      </w:r>
      <w:r w:rsidR="00595EDF">
        <w:rPr>
          <w:rStyle w:val="afffd"/>
          <w:rFonts w:hint="cs"/>
          <w:rtl/>
        </w:rPr>
        <w:t>'</w:t>
      </w:r>
      <w:r w:rsidRPr="003B19D3">
        <w:rPr>
          <w:rStyle w:val="afffd"/>
          <w:rtl/>
        </w:rPr>
        <w:t xml:space="preserve"> לא תעשון כן לה' אלהיכם.</w:t>
      </w:r>
    </w:p>
    <w:p w14:paraId="2587A89A" w14:textId="77777777" w:rsidR="00E3303A" w:rsidRDefault="00910F84" w:rsidP="00E3303A">
      <w:pPr>
        <w:pStyle w:val="36"/>
        <w:framePr w:wrap="notBeside"/>
        <w:rPr>
          <w:rtl/>
        </w:rPr>
      </w:pPr>
      <w:r w:rsidRPr="00C35A2C">
        <w:rPr>
          <w:rFonts w:hint="cs"/>
          <w:rtl/>
        </w:rPr>
        <w:t xml:space="preserve">ולא מצד </w:t>
      </w:r>
    </w:p>
    <w:p w14:paraId="03198644" w14:textId="280149A5" w:rsidR="00910F84" w:rsidRPr="00C35A2C" w:rsidRDefault="00910F84" w:rsidP="00595EDF">
      <w:pPr>
        <w:rPr>
          <w:rtl/>
        </w:rPr>
      </w:pPr>
      <w:r w:rsidRPr="00C35A2C">
        <w:rPr>
          <w:rFonts w:hint="cs"/>
          <w:rtl/>
        </w:rPr>
        <w:t>דנראה כמ</w:t>
      </w:r>
      <w:r w:rsidRPr="00C35A2C">
        <w:rPr>
          <w:rtl/>
        </w:rPr>
        <w:t>טיל מום בקדשים</w:t>
      </w:r>
      <w:r w:rsidR="00595EDF">
        <w:rPr>
          <w:rFonts w:hint="cs"/>
          <w:rtl/>
        </w:rPr>
        <w:t xml:space="preserve">- </w:t>
      </w:r>
      <w:r w:rsidRPr="00C35A2C">
        <w:rPr>
          <w:rFonts w:hint="cs"/>
          <w:rtl/>
        </w:rPr>
        <w:t xml:space="preserve"> דה</w:t>
      </w:r>
      <w:r>
        <w:rPr>
          <w:rtl/>
        </w:rPr>
        <w:t>"</w:t>
      </w:r>
      <w:r w:rsidRPr="00C35A2C">
        <w:rPr>
          <w:rFonts w:hint="cs"/>
          <w:rtl/>
        </w:rPr>
        <w:t>מ בזמן שביהמ</w:t>
      </w:r>
      <w:r>
        <w:rPr>
          <w:rtl/>
        </w:rPr>
        <w:t>"</w:t>
      </w:r>
      <w:r w:rsidRPr="00C35A2C">
        <w:rPr>
          <w:rFonts w:hint="cs"/>
          <w:rtl/>
        </w:rPr>
        <w:t>ק קיים</w:t>
      </w:r>
      <w:r w:rsidR="00595EDF">
        <w:rPr>
          <w:rFonts w:hint="cs"/>
          <w:rtl/>
        </w:rPr>
        <w:t>.</w:t>
      </w:r>
      <w:r>
        <w:rPr>
          <w:rFonts w:hint="cs"/>
          <w:rtl/>
        </w:rPr>
        <w:t xml:space="preserve"> </w:t>
      </w:r>
    </w:p>
    <w:p w14:paraId="24C6FF18" w14:textId="77777777" w:rsidR="00E3303A" w:rsidRDefault="00E3303A" w:rsidP="00E3303A">
      <w:pPr>
        <w:pStyle w:val="36"/>
        <w:framePr w:wrap="notBeside"/>
        <w:rPr>
          <w:rtl/>
        </w:rPr>
      </w:pPr>
      <w:r>
        <w:rPr>
          <w:rFonts w:hint="cs"/>
          <w:rtl/>
        </w:rPr>
        <w:t>ואינו</w:t>
      </w:r>
    </w:p>
    <w:p w14:paraId="769748A7" w14:textId="77777777" w:rsidR="00E3303A" w:rsidRDefault="00910F84" w:rsidP="00E3303A">
      <w:pPr>
        <w:rPr>
          <w:rtl/>
        </w:rPr>
      </w:pPr>
      <w:r w:rsidRPr="00C35A2C">
        <w:rPr>
          <w:rtl/>
        </w:rPr>
        <w:t xml:space="preserve">כמטיל מום בבעל מום, </w:t>
      </w:r>
      <w:r w:rsidR="00E3303A">
        <w:rPr>
          <w:rFonts w:hint="cs"/>
          <w:rtl/>
        </w:rPr>
        <w:t>דאף שאינו ראוי להקרבה אסור.</w:t>
      </w:r>
    </w:p>
    <w:p w14:paraId="686AB18C" w14:textId="77777777" w:rsidR="00E3303A" w:rsidRDefault="00E3303A" w:rsidP="00E3303A">
      <w:pPr>
        <w:pStyle w:val="36"/>
        <w:framePr w:wrap="notBeside"/>
        <w:rPr>
          <w:rtl/>
        </w:rPr>
      </w:pPr>
      <w:r>
        <w:rPr>
          <w:rFonts w:hint="cs"/>
          <w:rtl/>
        </w:rPr>
        <w:t>-</w:t>
      </w:r>
    </w:p>
    <w:p w14:paraId="0DCB8113" w14:textId="242EBF7B" w:rsidR="00E3303A" w:rsidRDefault="00E3303A" w:rsidP="00E3303A">
      <w:pPr>
        <w:rPr>
          <w:rtl/>
        </w:rPr>
      </w:pPr>
      <w:r>
        <w:rPr>
          <w:rFonts w:hint="cs"/>
          <w:rtl/>
        </w:rPr>
        <w:t xml:space="preserve"> דבעל מום אף שאינו ראוי להקרבה דמיו ראויים</w:t>
      </w:r>
      <w:r w:rsidR="00910F84" w:rsidRPr="00C35A2C">
        <w:rPr>
          <w:rtl/>
        </w:rPr>
        <w:t xml:space="preserve"> </w:t>
      </w:r>
    </w:p>
    <w:p w14:paraId="05407E1A" w14:textId="73205699" w:rsidR="00910F84" w:rsidRPr="00E3303A" w:rsidRDefault="00E3303A" w:rsidP="00595EDF">
      <w:pPr>
        <w:spacing w:after="120"/>
        <w:rPr>
          <w:rStyle w:val="affff8"/>
          <w:rtl/>
        </w:rPr>
      </w:pPr>
      <w:r w:rsidRPr="00E3303A">
        <w:rPr>
          <w:rStyle w:val="affff8"/>
          <w:rFonts w:hint="cs"/>
          <w:rtl/>
        </w:rPr>
        <w:t xml:space="preserve">משא''כ במקריב בזה''ז שלא הוא ולא דמיו ראוים לקרבן </w:t>
      </w:r>
    </w:p>
    <w:p w14:paraId="65BA9136" w14:textId="77777777" w:rsidR="00E3303A" w:rsidRDefault="00910F84" w:rsidP="00E3303A">
      <w:pPr>
        <w:pStyle w:val="36"/>
        <w:framePr w:wrap="notBeside"/>
        <w:rPr>
          <w:rtl/>
        </w:rPr>
      </w:pPr>
      <w:r w:rsidRPr="00C35A2C">
        <w:rPr>
          <w:rFonts w:hint="cs"/>
          <w:rtl/>
        </w:rPr>
        <w:t>מצאו ר' יונה לר</w:t>
      </w:r>
      <w:r>
        <w:rPr>
          <w:rtl/>
        </w:rPr>
        <w:t>"</w:t>
      </w:r>
      <w:r w:rsidRPr="00C35A2C">
        <w:rPr>
          <w:rFonts w:hint="cs"/>
          <w:rtl/>
        </w:rPr>
        <w:t>א</w:t>
      </w:r>
    </w:p>
    <w:p w14:paraId="260E854A" w14:textId="057A0A9E" w:rsidR="00910F84" w:rsidRPr="00E3303A" w:rsidRDefault="00910F84" w:rsidP="00595EDF">
      <w:pPr>
        <w:spacing w:after="120"/>
        <w:rPr>
          <w:rStyle w:val="affff8"/>
          <w:rtl/>
        </w:rPr>
      </w:pPr>
      <w:r w:rsidRPr="00595EDF">
        <w:rPr>
          <w:rStyle w:val="affff1"/>
          <w:rFonts w:hint="cs"/>
          <w:rtl/>
        </w:rPr>
        <w:t xml:space="preserve">שעומד בפתח העיר צור </w:t>
      </w:r>
      <w:r w:rsidR="00595EDF">
        <w:rPr>
          <w:rStyle w:val="affff1"/>
          <w:rFonts w:hint="cs"/>
          <w:rtl/>
        </w:rPr>
        <w:t xml:space="preserve">שאלו </w:t>
      </w:r>
      <w:r w:rsidRPr="00595EDF">
        <w:rPr>
          <w:rStyle w:val="afff"/>
          <w:rFonts w:hint="cs"/>
          <w:rtl/>
        </w:rPr>
        <w:t>מה דין ב</w:t>
      </w:r>
      <w:r w:rsidR="00595EDF">
        <w:rPr>
          <w:rStyle w:val="afff"/>
          <w:rFonts w:hint="cs"/>
          <w:rtl/>
        </w:rPr>
        <w:t xml:space="preserve">קנה </w:t>
      </w:r>
      <w:r w:rsidRPr="00595EDF">
        <w:rPr>
          <w:rStyle w:val="afff"/>
          <w:rFonts w:hint="cs"/>
          <w:rtl/>
        </w:rPr>
        <w:t xml:space="preserve">עבד </w:t>
      </w:r>
      <w:r w:rsidR="00E3303A" w:rsidRPr="00595EDF">
        <w:rPr>
          <w:rStyle w:val="afff"/>
          <w:rFonts w:hint="cs"/>
          <w:rtl/>
        </w:rPr>
        <w:t xml:space="preserve">גוי </w:t>
      </w:r>
      <w:r w:rsidRPr="00595EDF">
        <w:rPr>
          <w:rStyle w:val="afff"/>
          <w:rFonts w:hint="cs"/>
          <w:rtl/>
        </w:rPr>
        <w:t xml:space="preserve">של </w:t>
      </w:r>
      <w:r w:rsidR="00E3303A" w:rsidRPr="00595EDF">
        <w:rPr>
          <w:rStyle w:val="afff"/>
          <w:rFonts w:hint="cs"/>
          <w:rtl/>
        </w:rPr>
        <w:t>ע''ז,</w:t>
      </w:r>
      <w:r w:rsidR="00E3303A">
        <w:rPr>
          <w:rFonts w:hint="cs"/>
          <w:rtl/>
        </w:rPr>
        <w:t xml:space="preserve"> </w:t>
      </w:r>
      <w:r w:rsidRPr="00E3303A">
        <w:rPr>
          <w:rStyle w:val="affff1"/>
          <w:rFonts w:hint="cs"/>
          <w:rtl/>
        </w:rPr>
        <w:t>א</w:t>
      </w:r>
      <w:r w:rsidRPr="00E3303A">
        <w:rPr>
          <w:rStyle w:val="affff1"/>
          <w:rtl/>
        </w:rPr>
        <w:t>"</w:t>
      </w:r>
      <w:r w:rsidRPr="00E3303A">
        <w:rPr>
          <w:rStyle w:val="affff1"/>
          <w:rFonts w:hint="cs"/>
          <w:rtl/>
        </w:rPr>
        <w:t>ל</w:t>
      </w:r>
      <w:r w:rsidRPr="00C35A2C">
        <w:rPr>
          <w:rFonts w:hint="cs"/>
          <w:rtl/>
        </w:rPr>
        <w:t xml:space="preserve"> תני </w:t>
      </w:r>
      <w:r w:rsidRPr="00595EDF">
        <w:rPr>
          <w:rFonts w:hint="cs"/>
          <w:spacing w:val="-4"/>
          <w:rtl/>
        </w:rPr>
        <w:t>העכו</w:t>
      </w:r>
      <w:r w:rsidRPr="00595EDF">
        <w:rPr>
          <w:spacing w:val="-4"/>
          <w:rtl/>
        </w:rPr>
        <w:t>"</w:t>
      </w:r>
      <w:r w:rsidRPr="00595EDF">
        <w:rPr>
          <w:rFonts w:hint="cs"/>
          <w:spacing w:val="-4"/>
          <w:rtl/>
        </w:rPr>
        <w:t>ם</w:t>
      </w:r>
      <w:r w:rsidRPr="00595EDF">
        <w:rPr>
          <w:spacing w:val="-4"/>
          <w:rtl/>
        </w:rPr>
        <w:t xml:space="preserve"> והרועי בהמה דקה לא מעלין ולא מורידין.</w:t>
      </w:r>
      <w:r w:rsidR="00E3303A" w:rsidRPr="00595EDF">
        <w:rPr>
          <w:rFonts w:hint="cs"/>
          <w:spacing w:val="-4"/>
          <w:rtl/>
        </w:rPr>
        <w:t xml:space="preserve"> </w:t>
      </w:r>
      <w:r w:rsidRPr="00595EDF">
        <w:rPr>
          <w:rStyle w:val="affff8"/>
          <w:rFonts w:hint="cs"/>
          <w:spacing w:val="-4"/>
          <w:rtl/>
        </w:rPr>
        <w:t>וא</w:t>
      </w:r>
      <w:r w:rsidRPr="00595EDF">
        <w:rPr>
          <w:rStyle w:val="affff8"/>
          <w:spacing w:val="-4"/>
          <w:rtl/>
        </w:rPr>
        <w:t>"</w:t>
      </w:r>
      <w:r w:rsidRPr="00595EDF">
        <w:rPr>
          <w:rStyle w:val="affff8"/>
          <w:rFonts w:hint="cs"/>
          <w:spacing w:val="-4"/>
          <w:rtl/>
        </w:rPr>
        <w:t>כ אסור להרגם]</w:t>
      </w:r>
    </w:p>
    <w:p w14:paraId="613BDB64" w14:textId="77777777" w:rsidR="00E3303A" w:rsidRDefault="00910F84" w:rsidP="00E3303A">
      <w:pPr>
        <w:pStyle w:val="36"/>
        <w:framePr w:wrap="notBeside"/>
        <w:rPr>
          <w:rtl/>
        </w:rPr>
      </w:pPr>
      <w:r w:rsidRPr="00C35A2C">
        <w:rPr>
          <w:rtl/>
        </w:rPr>
        <w:t>ר</w:t>
      </w:r>
      <w:r w:rsidRPr="00C35A2C">
        <w:rPr>
          <w:rFonts w:hint="cs"/>
          <w:rtl/>
        </w:rPr>
        <w:t>י'ר לר</w:t>
      </w:r>
      <w:r>
        <w:rPr>
          <w:rtl/>
        </w:rPr>
        <w:t>"</w:t>
      </w:r>
      <w:r w:rsidRPr="00C35A2C">
        <w:rPr>
          <w:rFonts w:hint="cs"/>
          <w:rtl/>
        </w:rPr>
        <w:t>ז</w:t>
      </w:r>
      <w:r w:rsidRPr="00C35A2C">
        <w:rPr>
          <w:rtl/>
        </w:rPr>
        <w:t>:</w:t>
      </w:r>
    </w:p>
    <w:p w14:paraId="161C2C7C" w14:textId="0841918F" w:rsidR="00910F84" w:rsidRDefault="00910F84" w:rsidP="00595EDF">
      <w:pPr>
        <w:rPr>
          <w:rtl/>
        </w:rPr>
      </w:pPr>
      <w:r w:rsidRPr="00595EDF">
        <w:rPr>
          <w:rStyle w:val="affff1"/>
          <w:rtl/>
        </w:rPr>
        <w:t>תני</w:t>
      </w:r>
      <w:r w:rsidRPr="00C35A2C">
        <w:rPr>
          <w:rtl/>
        </w:rPr>
        <w:t xml:space="preserve"> לוקחין </w:t>
      </w:r>
      <w:r w:rsidR="00595EDF">
        <w:rPr>
          <w:rFonts w:hint="cs"/>
          <w:rtl/>
        </w:rPr>
        <w:t xml:space="preserve">מהם </w:t>
      </w:r>
      <w:r w:rsidRPr="00C35A2C">
        <w:rPr>
          <w:rtl/>
        </w:rPr>
        <w:t xml:space="preserve">עבדים, </w:t>
      </w:r>
      <w:r w:rsidRPr="00595EDF">
        <w:rPr>
          <w:rStyle w:val="afff"/>
          <w:rtl/>
        </w:rPr>
        <w:t>עבד ישראל או</w:t>
      </w:r>
      <w:r w:rsidRPr="00595EDF">
        <w:rPr>
          <w:rStyle w:val="afff"/>
          <w:rFonts w:hint="cs"/>
          <w:rtl/>
        </w:rPr>
        <w:t xml:space="preserve"> </w:t>
      </w:r>
      <w:r w:rsidRPr="00595EDF">
        <w:rPr>
          <w:rStyle w:val="afff"/>
          <w:rtl/>
        </w:rPr>
        <w:t xml:space="preserve">אפי' עבד </w:t>
      </w:r>
      <w:r w:rsidR="00595EDF" w:rsidRPr="00595EDF">
        <w:rPr>
          <w:rStyle w:val="afff"/>
          <w:rFonts w:hint="cs"/>
          <w:rtl/>
        </w:rPr>
        <w:t>ע''ז</w:t>
      </w:r>
      <w:r w:rsidRPr="00595EDF">
        <w:rPr>
          <w:rStyle w:val="afff"/>
          <w:rtl/>
        </w:rPr>
        <w:t>?</w:t>
      </w:r>
    </w:p>
    <w:p w14:paraId="1B76C0E9" w14:textId="77777777" w:rsidR="004076D8" w:rsidRDefault="00910F84" w:rsidP="004076D8">
      <w:pPr>
        <w:pStyle w:val="36"/>
        <w:framePr w:wrap="notBeside"/>
        <w:rPr>
          <w:rtl/>
        </w:rPr>
      </w:pPr>
      <w:r w:rsidRPr="00C35A2C">
        <w:rPr>
          <w:rtl/>
        </w:rPr>
        <w:t>א</w:t>
      </w:r>
      <w:r>
        <w:rPr>
          <w:rtl/>
        </w:rPr>
        <w:t>"</w:t>
      </w:r>
      <w:r w:rsidRPr="00C35A2C">
        <w:rPr>
          <w:rtl/>
        </w:rPr>
        <w:t>ל:</w:t>
      </w:r>
    </w:p>
    <w:p w14:paraId="51E33C8B" w14:textId="741D173A" w:rsidR="00910F84" w:rsidRDefault="00910F84" w:rsidP="00910F84">
      <w:pPr>
        <w:rPr>
          <w:rtl/>
        </w:rPr>
      </w:pPr>
      <w:r w:rsidRPr="00595EDF">
        <w:rPr>
          <w:rStyle w:val="afff"/>
          <w:rtl/>
        </w:rPr>
        <w:t>מסתבר עבד ישראל,</w:t>
      </w:r>
      <w:r w:rsidRPr="00C35A2C">
        <w:rPr>
          <w:rtl/>
        </w:rPr>
        <w:t xml:space="preserve"> דאי עבד </w:t>
      </w:r>
      <w:r w:rsidR="00595EDF">
        <w:rPr>
          <w:rFonts w:hint="cs"/>
          <w:rtl/>
        </w:rPr>
        <w:t>ע''ז למה הוא צריך אותו ?</w:t>
      </w:r>
    </w:p>
    <w:p w14:paraId="4FD4876B" w14:textId="3E280DAF" w:rsidR="00E058AE" w:rsidRDefault="00910F84" w:rsidP="00595EDF">
      <w:pPr>
        <w:pStyle w:val="36"/>
        <w:framePr w:wrap="notBeside"/>
        <w:jc w:val="center"/>
        <w:rPr>
          <w:rtl/>
        </w:rPr>
      </w:pPr>
      <w:r w:rsidRPr="00C35A2C">
        <w:rPr>
          <w:rFonts w:hint="cs"/>
          <w:rtl/>
        </w:rPr>
        <w:t>רשב</w:t>
      </w:r>
      <w:r>
        <w:rPr>
          <w:rtl/>
        </w:rPr>
        <w:t>"</w:t>
      </w:r>
      <w:r w:rsidRPr="00C35A2C">
        <w:rPr>
          <w:rFonts w:hint="cs"/>
          <w:rtl/>
        </w:rPr>
        <w:t>ל</w:t>
      </w:r>
      <w:r w:rsidRPr="00C35A2C">
        <w:rPr>
          <w:rtl/>
        </w:rPr>
        <w:t>:</w:t>
      </w:r>
    </w:p>
    <w:p w14:paraId="15967821" w14:textId="09A66E1E" w:rsidR="00910F84" w:rsidRPr="00C35A2C" w:rsidRDefault="00910F84" w:rsidP="00910F84">
      <w:pPr>
        <w:rPr>
          <w:rtl/>
        </w:rPr>
      </w:pPr>
      <w:r w:rsidRPr="00595EDF">
        <w:rPr>
          <w:rStyle w:val="afff"/>
          <w:rtl/>
        </w:rPr>
        <w:t>אפילו עבד ע</w:t>
      </w:r>
      <w:r w:rsidRPr="00595EDF">
        <w:rPr>
          <w:rStyle w:val="afff"/>
          <w:rFonts w:hint="cs"/>
          <w:rtl/>
        </w:rPr>
        <w:t>כו</w:t>
      </w:r>
      <w:r w:rsidRPr="00595EDF">
        <w:rPr>
          <w:rStyle w:val="afff"/>
          <w:rtl/>
        </w:rPr>
        <w:t>"</w:t>
      </w:r>
      <w:r w:rsidRPr="00595EDF">
        <w:rPr>
          <w:rStyle w:val="afff"/>
          <w:rFonts w:hint="cs"/>
          <w:rtl/>
        </w:rPr>
        <w:t>ם</w:t>
      </w:r>
      <w:r w:rsidRPr="00595EDF">
        <w:rPr>
          <w:rStyle w:val="afff"/>
          <w:rtl/>
        </w:rPr>
        <w:t>,</w:t>
      </w:r>
      <w:r w:rsidRPr="00C35A2C">
        <w:rPr>
          <w:rtl/>
        </w:rPr>
        <w:t xml:space="preserve"> מפני שמכניסו תחת כנפי השכינה.</w:t>
      </w:r>
    </w:p>
    <w:p w14:paraId="10115A25" w14:textId="77777777" w:rsidR="00E058AE" w:rsidRDefault="00910F84" w:rsidP="00E058AE">
      <w:pPr>
        <w:pStyle w:val="36"/>
        <w:framePr w:wrap="notBeside"/>
        <w:rPr>
          <w:rtl/>
        </w:rPr>
      </w:pPr>
      <w:r w:rsidRPr="00C35A2C">
        <w:rPr>
          <w:rtl/>
        </w:rPr>
        <w:t>רב אשי:</w:t>
      </w:r>
    </w:p>
    <w:p w14:paraId="488B3AB1" w14:textId="2D70B852" w:rsidR="00910F84" w:rsidRPr="00C35A2C" w:rsidRDefault="00595EDF" w:rsidP="00595EDF">
      <w:pPr>
        <w:rPr>
          <w:rtl/>
        </w:rPr>
      </w:pPr>
      <w:r>
        <w:rPr>
          <w:rFonts w:hint="cs"/>
          <w:rtl/>
        </w:rPr>
        <w:t>ובהמה שמותרת - משום דממעט מהם.</w:t>
      </w:r>
    </w:p>
    <w:p w14:paraId="3E8E941E" w14:textId="77777777" w:rsidR="00E058AE" w:rsidRDefault="00910F84" w:rsidP="00E058AE">
      <w:pPr>
        <w:pStyle w:val="36"/>
        <w:framePr w:wrap="notBeside"/>
        <w:rPr>
          <w:rtl/>
        </w:rPr>
      </w:pPr>
      <w:r w:rsidRPr="00C35A2C">
        <w:rPr>
          <w:rtl/>
        </w:rPr>
        <w:t xml:space="preserve">רבי יעקב </w:t>
      </w:r>
    </w:p>
    <w:p w14:paraId="7CDD3D32" w14:textId="7B89D93A" w:rsidR="00910F84" w:rsidRDefault="00910F84" w:rsidP="00595EDF">
      <w:pPr>
        <w:rPr>
          <w:rtl/>
        </w:rPr>
      </w:pPr>
      <w:r w:rsidRPr="00C35A2C">
        <w:rPr>
          <w:rFonts w:hint="cs"/>
          <w:rtl/>
        </w:rPr>
        <w:t xml:space="preserve">קנה סנדל ביריד </w:t>
      </w:r>
      <w:r>
        <w:rPr>
          <w:rFonts w:hint="cs"/>
          <w:rtl/>
        </w:rPr>
        <w:t>עכו</w:t>
      </w:r>
      <w:r>
        <w:rPr>
          <w:rtl/>
        </w:rPr>
        <w:t>"</w:t>
      </w:r>
      <w:r>
        <w:rPr>
          <w:rFonts w:hint="cs"/>
          <w:rtl/>
        </w:rPr>
        <w:t>ם</w:t>
      </w:r>
      <w:r w:rsidRPr="00C35A2C">
        <w:rPr>
          <w:rFonts w:hint="cs"/>
          <w:rtl/>
        </w:rPr>
        <w:t xml:space="preserve"> </w:t>
      </w:r>
      <w:r w:rsidRPr="00E058AE">
        <w:rPr>
          <w:rStyle w:val="affff1"/>
          <w:rFonts w:hint="cs"/>
          <w:rtl/>
        </w:rPr>
        <w:t>רי</w:t>
      </w:r>
      <w:r w:rsidRPr="00E058AE">
        <w:rPr>
          <w:rStyle w:val="affff1"/>
          <w:rtl/>
        </w:rPr>
        <w:t>"</w:t>
      </w:r>
      <w:r w:rsidRPr="00E058AE">
        <w:rPr>
          <w:rStyle w:val="affff1"/>
          <w:rFonts w:hint="cs"/>
          <w:rtl/>
        </w:rPr>
        <w:t>ר</w:t>
      </w:r>
      <w:r w:rsidRPr="00C35A2C">
        <w:rPr>
          <w:rFonts w:hint="cs"/>
          <w:rtl/>
        </w:rPr>
        <w:t xml:space="preserve"> קנה לחם </w:t>
      </w:r>
      <w:r w:rsidR="00595EDF">
        <w:rPr>
          <w:rFonts w:hint="cs"/>
          <w:rtl/>
        </w:rPr>
        <w:t xml:space="preserve">וכל אחד היה סבור שרבו </w:t>
      </w:r>
      <w:r w:rsidR="00595EDF" w:rsidRPr="00595EDF">
        <w:rPr>
          <w:rStyle w:val="affff8"/>
          <w:rFonts w:hint="cs"/>
          <w:spacing w:val="-4"/>
          <w:rtl/>
        </w:rPr>
        <w:t>של השני</w:t>
      </w:r>
      <w:r w:rsidR="00595EDF" w:rsidRPr="00595EDF">
        <w:rPr>
          <w:rFonts w:hint="cs"/>
          <w:spacing w:val="-4"/>
          <w:rtl/>
        </w:rPr>
        <w:t xml:space="preserve"> קנה מתגר ולא כן שקנו מבעה''ב </w:t>
      </w:r>
      <w:r w:rsidR="00595EDF" w:rsidRPr="00595EDF">
        <w:rPr>
          <w:rStyle w:val="affff8"/>
          <w:rFonts w:hint="cs"/>
          <w:rtl/>
        </w:rPr>
        <w:t xml:space="preserve">שלא </w:t>
      </w:r>
      <w:r w:rsidR="00595EDF">
        <w:rPr>
          <w:rStyle w:val="affff8"/>
          <w:rFonts w:hint="cs"/>
          <w:rtl/>
        </w:rPr>
        <w:t xml:space="preserve">משלמים </w:t>
      </w:r>
      <w:r w:rsidR="00595EDF" w:rsidRPr="00595EDF">
        <w:rPr>
          <w:rStyle w:val="affff8"/>
          <w:rFonts w:hint="cs"/>
          <w:rtl/>
        </w:rPr>
        <w:t>מס</w:t>
      </w:r>
      <w:r w:rsidR="00595EDF">
        <w:rPr>
          <w:rStyle w:val="affff8"/>
          <w:rFonts w:hint="cs"/>
          <w:rtl/>
        </w:rPr>
        <w:t xml:space="preserve"> לע'ז</w:t>
      </w:r>
      <w:r w:rsidR="00595EDF" w:rsidRPr="00595EDF">
        <w:rPr>
          <w:rFonts w:hint="cs"/>
          <w:spacing w:val="-4"/>
          <w:rtl/>
        </w:rPr>
        <w:t xml:space="preserve"> ושרי</w:t>
      </w:r>
    </w:p>
    <w:p w14:paraId="0A654838" w14:textId="4491EB94" w:rsidR="00E058AE" w:rsidRDefault="00910F84" w:rsidP="00E058AE">
      <w:pPr>
        <w:pStyle w:val="36"/>
        <w:framePr w:wrap="notBeside"/>
        <w:rPr>
          <w:rtl/>
        </w:rPr>
      </w:pPr>
      <w:r w:rsidRPr="00C35A2C">
        <w:rPr>
          <w:rtl/>
        </w:rPr>
        <w:t>ר</w:t>
      </w:r>
      <w:r w:rsidRPr="00C35A2C">
        <w:rPr>
          <w:rFonts w:hint="cs"/>
          <w:rtl/>
        </w:rPr>
        <w:t>י</w:t>
      </w:r>
      <w:r>
        <w:rPr>
          <w:rtl/>
        </w:rPr>
        <w:t>"</w:t>
      </w:r>
      <w:r w:rsidRPr="00C35A2C">
        <w:rPr>
          <w:rFonts w:hint="cs"/>
          <w:rtl/>
        </w:rPr>
        <w:t>ו</w:t>
      </w:r>
    </w:p>
    <w:p w14:paraId="5C2FF33A" w14:textId="5C563A55" w:rsidR="00910F84" w:rsidRPr="00C35A2C" w:rsidRDefault="00595EDF" w:rsidP="00595EDF">
      <w:pPr>
        <w:rPr>
          <w:rtl/>
        </w:rPr>
      </w:pPr>
      <w:r w:rsidRPr="00595EDF">
        <w:rPr>
          <w:rStyle w:val="affff1"/>
          <w:rFonts w:hint="cs"/>
          <w:rtl/>
        </w:rPr>
        <w:t>אילו היה שם</w:t>
      </w:r>
      <w:r>
        <w:rPr>
          <w:rFonts w:hint="cs"/>
          <w:rtl/>
        </w:rPr>
        <w:t xml:space="preserve"> היה אוסר אפי' מבעה''ב, ומתיר רק בשאינו קבוע </w:t>
      </w:r>
    </w:p>
    <w:p w14:paraId="3692D2E2" w14:textId="712D4437" w:rsidR="00595EDF" w:rsidRDefault="00910F84" w:rsidP="00910F84">
      <w:pPr>
        <w:pStyle w:val="afffe"/>
        <w:rPr>
          <w:rtl/>
        </w:rPr>
      </w:pPr>
      <w:r w:rsidRPr="00A06291">
        <w:rPr>
          <w:rFonts w:ascii="BA TM • Vilna Extra-Bold" w:hAnsi="BA TM • Vilna Extra-Bold" w:hint="cs"/>
          <w:rtl/>
        </w:rPr>
        <w:t>׻</w:t>
      </w:r>
    </w:p>
    <w:p w14:paraId="08098B2F" w14:textId="1F741632" w:rsidR="00910F84" w:rsidRPr="00C941DE" w:rsidRDefault="00595EDF" w:rsidP="00C941DE">
      <w:pPr>
        <w:bidi w:val="0"/>
        <w:spacing w:after="160" w:line="259" w:lineRule="auto"/>
        <w:jc w:val="left"/>
        <w:rPr>
          <w:rFonts w:ascii="BA חניכי הישיבות" w:hAnsi="BA חניכי הישיבות" w:cs="BA TM • Vilna Extra-Bold"/>
          <w:color w:val="806000" w:themeColor="accent4" w:themeShade="80"/>
          <w:sz w:val="24"/>
          <w:rtl/>
        </w:rPr>
      </w:pPr>
      <w:r>
        <w:rPr>
          <w:rtl/>
        </w:rPr>
        <w:br w:type="page"/>
      </w:r>
    </w:p>
    <w:p w14:paraId="39B107A3" w14:textId="77777777" w:rsidR="00910F84" w:rsidRPr="00C35A2C" w:rsidRDefault="00910F84" w:rsidP="00C941DE">
      <w:pPr>
        <w:pStyle w:val="affff4"/>
        <w:framePr w:wrap="around"/>
        <w:rPr>
          <w:rtl/>
        </w:rPr>
      </w:pPr>
      <w:del w:id="20102" w:author="קלוד" w:date="2026-10-06T10:07:24Z">
        <w:r>
          <w:rPr>
            <w:rtl/>
          </w:rPr>
          <w:delText xml:space="preserve">מתני'.</w:delText>
        </w:r>
      </w:del>
      <w:ins w:id="20103" w:author="קלוד" w:date="2026-10-06T10:07:24Z">
        <w:r>
          <w:rPr>
            <w:rtl/>
          </w:rPr>
          <w:t xml:space="preserve">משנה ה</w:t>
        </w:r>
      </w:ins>
    </w:p>
    <w:p w14:paraId="31478AE5" w14:textId="77777777" w:rsidR="00967015" w:rsidRDefault="00910F84" w:rsidP="00910F84">
      <w:pPr>
        <w:pStyle w:val="affb"/>
        <w:rPr>
          <w:rtl/>
        </w:rPr>
      </w:pPr>
      <w:ins w:id="9816" w:author="מספור קטעי משנה" w:date="2026-10-06T06:44:54Z">
        <w:r>
          <w:rPr>
            <w:rStyle w:val="MisparKeta"/>
          </w:rPr>
          <w:t xml:space="preserve">ב. </w:t>
        </w:r>
      </w:ins>
      <w:r w:rsidRPr="00C35A2C">
        <w:rPr>
          <w:rtl/>
        </w:rPr>
        <w:t>אלו דברים אסורים למכור לעכו</w:t>
      </w:r>
      <w:r>
        <w:rPr>
          <w:rtl/>
        </w:rPr>
        <w:t>"</w:t>
      </w:r>
      <w:r w:rsidRPr="00C35A2C">
        <w:rPr>
          <w:rtl/>
        </w:rPr>
        <w:t xml:space="preserve">ם: </w:t>
      </w:r>
    </w:p>
    <w:p w14:paraId="577EC265" w14:textId="5BC1B4F2" w:rsidR="00910F84" w:rsidRDefault="00910F84" w:rsidP="00910F84">
      <w:pPr>
        <w:pStyle w:val="affb"/>
        <w:rPr>
          <w:rtl/>
        </w:rPr>
      </w:pPr>
      <w:r w:rsidRPr="00C35A2C">
        <w:rPr>
          <w:rtl/>
        </w:rPr>
        <w:t xml:space="preserve">אצטרובלין, ובנות שוח, ופטוטרות, ולבונה, ותרנגול הלבן; </w:t>
      </w:r>
    </w:p>
    <w:p w14:paraId="43E4BB85" w14:textId="77777777" w:rsidR="00967015" w:rsidRDefault="00910F84" w:rsidP="00967015">
      <w:pPr>
        <w:pStyle w:val="affb"/>
        <w:spacing w:after="120"/>
        <w:rPr>
          <w:rtl/>
        </w:rPr>
      </w:pPr>
      <w:r w:rsidRPr="00967015">
        <w:rPr>
          <w:rStyle w:val="TanaimMishna"/>
          <w:rtl/>
          <w:rPrChange w:id="20010" w:author="קלוד" w:date="2026-10-06T10:07:24Z">
            <w:rPr>
              <w:rStyle w:val="affff1"/>
              <w:rtl/>
            </w:rPr>
          </w:rPrChange>
        </w:rPr>
        <w:t>רבי יהודה:</w:t>
      </w:r>
      <w:r w:rsidRPr="00C35A2C">
        <w:rPr>
          <w:rtl/>
        </w:rPr>
        <w:t xml:space="preserve"> מותר למכור לו תרנגול לבן בין התרנגולין; </w:t>
      </w:r>
    </w:p>
    <w:p w14:paraId="34F46FCA" w14:textId="6DB13FAD" w:rsidR="00910F84" w:rsidRPr="00C35A2C" w:rsidRDefault="00910F84" w:rsidP="00910F84">
      <w:pPr>
        <w:pStyle w:val="affb"/>
        <w:rPr>
          <w:rtl/>
        </w:rPr>
      </w:pPr>
      <w:r w:rsidRPr="00C35A2C">
        <w:rPr>
          <w:rtl/>
        </w:rPr>
        <w:t>ובזמן שהוא בפני עצמו - קוטע את אצבעו ומוכרו לו, לפי שאין מקריבים חסר לעבודת כוכבים.</w:t>
      </w:r>
    </w:p>
    <w:p w14:paraId="20715CB8" w14:textId="77777777" w:rsidR="00910F84" w:rsidRDefault="00910F84" w:rsidP="00910F84">
      <w:pPr>
        <w:pStyle w:val="affb"/>
        <w:rPr>
          <w:rtl/>
        </w:rPr>
      </w:pPr>
      <w:r w:rsidRPr="00C35A2C">
        <w:rPr>
          <w:rtl/>
        </w:rPr>
        <w:t>ושאר כל הדברים - סתמן מותר, ופירושן אסור;</w:t>
      </w:r>
    </w:p>
    <w:p w14:paraId="37FECB7F" w14:textId="15CBC01B" w:rsidR="00910F84" w:rsidRPr="00C35A2C" w:rsidRDefault="00910F84" w:rsidP="0036283C">
      <w:pPr>
        <w:pStyle w:val="affb"/>
        <w:spacing w:after="120"/>
        <w:rPr>
          <w:rtl/>
        </w:rPr>
      </w:pPr>
      <w:r w:rsidRPr="00967015">
        <w:rPr>
          <w:rStyle w:val="TanaimMishna"/>
          <w:rtl/>
          <w:rPrChange w:id="20011" w:author="קלוד" w:date="2026-10-06T10:07:24Z">
            <w:rPr>
              <w:rStyle w:val="affff1"/>
              <w:rtl/>
            </w:rPr>
          </w:rPrChange>
        </w:rPr>
        <w:t>ר"מ אומר:</w:t>
      </w:r>
      <w:r w:rsidRPr="00C35A2C">
        <w:rPr>
          <w:rtl/>
        </w:rPr>
        <w:t xml:space="preserve"> </w:t>
      </w:r>
      <w:r>
        <w:rPr>
          <w:rtl/>
        </w:rPr>
        <w:t xml:space="preserve">אף דקל טב וחצב ונקלס, ונקליבם </w:t>
      </w:r>
      <w:r w:rsidRPr="00C35A2C">
        <w:rPr>
          <w:rtl/>
        </w:rPr>
        <w:t xml:space="preserve">אסור למכור </w:t>
      </w:r>
      <w:r w:rsidR="00967015">
        <w:rPr>
          <w:rFonts w:hint="cs"/>
          <w:rtl/>
        </w:rPr>
        <w:t>לעכו''ם</w:t>
      </w:r>
    </w:p>
    <w:p w14:paraId="380E1485" w14:textId="77777777" w:rsidR="00910F84" w:rsidRPr="00C35A2C" w:rsidRDefault="00910F84" w:rsidP="00910F84">
      <w:pPr>
        <w:pStyle w:val="aff6"/>
        <w:framePr w:wrap="around"/>
        <w:rPr>
          <w:rtl/>
        </w:rPr>
      </w:pPr>
      <w:r w:rsidRPr="00C35A2C">
        <w:rPr>
          <w:rFonts w:hint="cs"/>
          <w:rtl/>
        </w:rPr>
        <w:t>יד.</w:t>
      </w:r>
    </w:p>
    <w:p w14:paraId="275D8DA1" w14:textId="7406EA17" w:rsidR="00910F84" w:rsidRDefault="00910F84" w:rsidP="00C941DE">
      <w:pPr>
        <w:rPr>
          <w:rtl/>
        </w:rPr>
      </w:pPr>
      <w:r w:rsidRPr="00C35A2C">
        <w:rPr>
          <w:rStyle w:val="afff3"/>
          <w:rtl/>
        </w:rPr>
        <w:t>איצטרובלין</w:t>
      </w:r>
      <w:r w:rsidRPr="00C35A2C">
        <w:rPr>
          <w:rFonts w:cs="Guttman Vilna"/>
          <w:rtl/>
        </w:rPr>
        <w:t xml:space="preserve"> </w:t>
      </w:r>
      <w:r w:rsidRPr="007368BB">
        <w:rPr>
          <w:rFonts w:hint="cs"/>
          <w:rtl/>
        </w:rPr>
        <w:t>פירי דארז</w:t>
      </w:r>
      <w:r w:rsidR="00967015">
        <w:rPr>
          <w:rFonts w:hint="cs"/>
          <w:rtl/>
        </w:rPr>
        <w:t xml:space="preserve"> </w:t>
      </w:r>
      <w:r w:rsidR="00967015" w:rsidRPr="00C941DE">
        <w:rPr>
          <w:rStyle w:val="affff8"/>
          <w:rFonts w:hint="cs"/>
          <w:rtl/>
        </w:rPr>
        <w:t xml:space="preserve">ולא ארז, שאין לו עיקר </w:t>
      </w:r>
      <w:r w:rsidRPr="00C941DE">
        <w:rPr>
          <w:rStyle w:val="affff8"/>
          <w:rFonts w:hint="cs"/>
          <w:rtl/>
        </w:rPr>
        <w:t xml:space="preserve">וממילא אין לו שביעית </w:t>
      </w:r>
    </w:p>
    <w:p w14:paraId="53003DCE" w14:textId="77777777" w:rsidR="00967015" w:rsidRDefault="00967015" w:rsidP="00967015">
      <w:pPr>
        <w:pStyle w:val="36"/>
        <w:framePr w:wrap="notBeside"/>
        <w:rPr>
          <w:rStyle w:val="afff3"/>
          <w:rtl/>
        </w:rPr>
      </w:pPr>
      <w:r w:rsidRPr="007368BB">
        <w:rPr>
          <w:rFonts w:hint="cs"/>
          <w:rtl/>
        </w:rPr>
        <w:t>רבב</w:t>
      </w:r>
      <w:r>
        <w:rPr>
          <w:rtl/>
        </w:rPr>
        <w:t>"</w:t>
      </w:r>
      <w:r w:rsidRPr="007368BB">
        <w:rPr>
          <w:rFonts w:hint="cs"/>
          <w:rtl/>
        </w:rPr>
        <w:t>ח מרי</w:t>
      </w:r>
      <w:r>
        <w:rPr>
          <w:rtl/>
        </w:rPr>
        <w:t>"</w:t>
      </w:r>
      <w:r w:rsidRPr="007368BB">
        <w:rPr>
          <w:rFonts w:hint="cs"/>
          <w:rtl/>
        </w:rPr>
        <w:t>ו</w:t>
      </w:r>
      <w:r w:rsidRPr="00C35A2C">
        <w:rPr>
          <w:rStyle w:val="afff3"/>
          <w:rtl/>
        </w:rPr>
        <w:t xml:space="preserve"> </w:t>
      </w:r>
    </w:p>
    <w:p w14:paraId="4B0F137C" w14:textId="2B220400" w:rsidR="00910F84" w:rsidRDefault="00910F84" w:rsidP="00910F84">
      <w:pPr>
        <w:rPr>
          <w:rtl/>
        </w:rPr>
      </w:pPr>
      <w:r w:rsidRPr="00C35A2C">
        <w:rPr>
          <w:rStyle w:val="afff3"/>
          <w:rtl/>
        </w:rPr>
        <w:t>בנות שוח</w:t>
      </w:r>
      <w:r w:rsidRPr="00C35A2C">
        <w:rPr>
          <w:rFonts w:cs="Guttman Vilna"/>
          <w:rtl/>
        </w:rPr>
        <w:t>.</w:t>
      </w:r>
      <w:r w:rsidRPr="00C35A2C">
        <w:rPr>
          <w:rFonts w:cs="Guttman Vilna" w:hint="cs"/>
          <w:rtl/>
        </w:rPr>
        <w:t xml:space="preserve"> </w:t>
      </w:r>
      <w:r w:rsidRPr="007368BB">
        <w:rPr>
          <w:rFonts w:hint="cs"/>
          <w:rtl/>
        </w:rPr>
        <w:t>תאנים לבנות</w:t>
      </w:r>
    </w:p>
    <w:p w14:paraId="4CFCCB65" w14:textId="77777777" w:rsidR="0036283C" w:rsidRDefault="00910F84" w:rsidP="0036283C">
      <w:pPr>
        <w:rPr>
          <w:rtl/>
        </w:rPr>
      </w:pPr>
      <w:r w:rsidRPr="00C35A2C">
        <w:rPr>
          <w:rStyle w:val="afff3"/>
          <w:rtl/>
        </w:rPr>
        <w:t>ופטוטרות</w:t>
      </w:r>
      <w:r w:rsidR="00967015">
        <w:rPr>
          <w:rFonts w:hint="cs"/>
          <w:rtl/>
        </w:rPr>
        <w:t xml:space="preserve"> </w:t>
      </w:r>
      <w:r w:rsidRPr="00C941DE">
        <w:rPr>
          <w:rFonts w:hint="cs"/>
          <w:rtl/>
        </w:rPr>
        <w:t>עוקציהן</w:t>
      </w:r>
      <w:r w:rsidRPr="007368BB">
        <w:rPr>
          <w:rtl/>
        </w:rPr>
        <w:t xml:space="preserve"> </w:t>
      </w:r>
      <w:r w:rsidR="0036283C">
        <w:rPr>
          <w:rFonts w:hint="cs"/>
          <w:rtl/>
        </w:rPr>
        <w:t>של אותן אצטרובלין ובנות שוח</w:t>
      </w:r>
    </w:p>
    <w:p w14:paraId="4B45BB7B" w14:textId="77777777" w:rsidR="0036283C" w:rsidRDefault="0036283C" w:rsidP="0036283C">
      <w:pPr>
        <w:pStyle w:val="36"/>
        <w:framePr w:wrap="notBeside"/>
        <w:rPr>
          <w:rtl/>
        </w:rPr>
      </w:pPr>
      <w:r>
        <w:rPr>
          <w:rFonts w:hint="cs"/>
          <w:rtl/>
        </w:rPr>
        <w:t xml:space="preserve">רי''צ מרשב''ל </w:t>
      </w:r>
    </w:p>
    <w:p w14:paraId="78DE7673" w14:textId="28C2804E" w:rsidR="00910F84" w:rsidRPr="00C35A2C" w:rsidRDefault="00910F84" w:rsidP="0036283C">
      <w:pPr>
        <w:spacing w:after="120"/>
        <w:rPr>
          <w:rtl/>
        </w:rPr>
      </w:pPr>
      <w:r w:rsidRPr="0036283C">
        <w:rPr>
          <w:rStyle w:val="afff3"/>
          <w:rtl/>
        </w:rPr>
        <w:t>לבונה</w:t>
      </w:r>
      <w:r w:rsidR="0036283C" w:rsidRPr="0036283C">
        <w:rPr>
          <w:rStyle w:val="afff3"/>
          <w:rFonts w:hint="cs"/>
          <w:rtl/>
        </w:rPr>
        <w:t xml:space="preserve"> - </w:t>
      </w:r>
      <w:r w:rsidR="0036283C">
        <w:rPr>
          <w:rFonts w:hint="cs"/>
          <w:rtl/>
        </w:rPr>
        <w:t>לבו</w:t>
      </w:r>
      <w:r w:rsidRPr="00C35A2C">
        <w:rPr>
          <w:rtl/>
        </w:rPr>
        <w:t>נה זכה.</w:t>
      </w:r>
    </w:p>
    <w:p w14:paraId="520BC28B" w14:textId="77777777" w:rsidR="00967015" w:rsidRDefault="00910F84" w:rsidP="00967015">
      <w:pPr>
        <w:pStyle w:val="36"/>
        <w:framePr w:wrap="notBeside"/>
        <w:rPr>
          <w:rtl/>
        </w:rPr>
      </w:pPr>
      <w:r w:rsidRPr="00C35A2C">
        <w:rPr>
          <w:rtl/>
        </w:rPr>
        <w:t xml:space="preserve">תנא: </w:t>
      </w:r>
    </w:p>
    <w:p w14:paraId="097316B0" w14:textId="6734075F" w:rsidR="00910F84" w:rsidRDefault="00910F84" w:rsidP="00910F84">
      <w:pPr>
        <w:rPr>
          <w:rtl/>
        </w:rPr>
      </w:pPr>
      <w:r w:rsidRPr="00C35A2C">
        <w:rPr>
          <w:rtl/>
        </w:rPr>
        <w:t>ומכולן מוכרין להן חבילה.</w:t>
      </w:r>
      <w:r w:rsidRPr="00C35A2C">
        <w:rPr>
          <w:rFonts w:hint="cs"/>
          <w:rtl/>
        </w:rPr>
        <w:t xml:space="preserve"> ואין חבילה פחותה מג' מינין</w:t>
      </w:r>
    </w:p>
    <w:p w14:paraId="6C7E4D72" w14:textId="77777777" w:rsidR="00967015" w:rsidRDefault="00910F84" w:rsidP="00967015">
      <w:pPr>
        <w:pStyle w:val="36"/>
        <w:framePr w:wrap="notBeside"/>
        <w:rPr>
          <w:rtl/>
        </w:rPr>
      </w:pPr>
      <w:r w:rsidRPr="00C35A2C">
        <w:rPr>
          <w:rFonts w:hint="cs"/>
          <w:rtl/>
        </w:rPr>
        <w:t xml:space="preserve">ולא חיישי </w:t>
      </w:r>
    </w:p>
    <w:p w14:paraId="108FEEA2" w14:textId="5018BD3D" w:rsidR="00910F84" w:rsidRPr="0036283C" w:rsidRDefault="0036283C" w:rsidP="00967015">
      <w:pPr>
        <w:rPr>
          <w:spacing w:val="-6"/>
          <w:rtl/>
        </w:rPr>
      </w:pPr>
      <w:r w:rsidRPr="0036283C">
        <w:rPr>
          <w:rFonts w:hint="cs"/>
          <w:spacing w:val="-6"/>
          <w:rtl/>
        </w:rPr>
        <w:t>ש</w:t>
      </w:r>
      <w:r w:rsidR="00910F84" w:rsidRPr="0036283C">
        <w:rPr>
          <w:rFonts w:hint="cs"/>
          <w:spacing w:val="-6"/>
          <w:rtl/>
        </w:rPr>
        <w:t>ימכור לאחרים ויקטירו דאנו מצווים אלפני עוור ולא אלפני דלפני</w:t>
      </w:r>
    </w:p>
    <w:p w14:paraId="7CC27678" w14:textId="77777777" w:rsidR="00910F84" w:rsidRPr="00C35A2C" w:rsidRDefault="00910F84" w:rsidP="00910F84">
      <w:pPr>
        <w:pStyle w:val="afff2"/>
        <w:rPr>
          <w:rtl/>
        </w:rPr>
      </w:pPr>
      <w:ins w:id="9817" w:author="מספור קטעי משנה" w:date="2026-10-06T06:44:54Z">
        <w:r>
          <w:rPr>
            <w:rStyle w:val="MisparKeta"/>
          </w:rPr>
          <w:t xml:space="preserve">ב. </w:t>
        </w:r>
      </w:ins>
      <w:r w:rsidRPr="00C35A2C">
        <w:rPr>
          <w:rtl/>
        </w:rPr>
        <w:t>ותרנגול לבן.</w:t>
      </w:r>
    </w:p>
    <w:p w14:paraId="2EA653BF" w14:textId="77777777" w:rsidR="00967015" w:rsidRDefault="00910F84" w:rsidP="00967015">
      <w:pPr>
        <w:pStyle w:val="36"/>
        <w:framePr w:wrap="notBeside"/>
        <w:rPr>
          <w:rtl/>
        </w:rPr>
      </w:pPr>
      <w:r w:rsidRPr="00C35A2C">
        <w:rPr>
          <w:rFonts w:hint="cs"/>
          <w:rtl/>
        </w:rPr>
        <w:t>רימר</w:t>
      </w:r>
      <w:r>
        <w:rPr>
          <w:rtl/>
        </w:rPr>
        <w:t>"</w:t>
      </w:r>
      <w:r w:rsidRPr="00C35A2C">
        <w:rPr>
          <w:rFonts w:hint="cs"/>
          <w:rtl/>
        </w:rPr>
        <w:t>ז מר</w:t>
      </w:r>
      <w:r>
        <w:rPr>
          <w:rtl/>
        </w:rPr>
        <w:t>"</w:t>
      </w:r>
      <w:r w:rsidRPr="00C35A2C">
        <w:rPr>
          <w:rFonts w:hint="cs"/>
          <w:rtl/>
        </w:rPr>
        <w:t>ז</w:t>
      </w:r>
      <w:r w:rsidRPr="00C35A2C">
        <w:rPr>
          <w:rtl/>
        </w:rPr>
        <w:t>:</w:t>
      </w:r>
    </w:p>
    <w:p w14:paraId="4845E791" w14:textId="0D84AEAD" w:rsidR="00967015" w:rsidRDefault="00910F84" w:rsidP="00910F84">
      <w:pPr>
        <w:rPr>
          <w:rtl/>
        </w:rPr>
      </w:pPr>
      <w:r w:rsidRPr="00C35A2C">
        <w:rPr>
          <w:rFonts w:hint="cs"/>
          <w:rtl/>
        </w:rPr>
        <w:t xml:space="preserve">אם ביקש </w:t>
      </w:r>
      <w:r w:rsidR="0036283C">
        <w:rPr>
          <w:rFonts w:hint="cs"/>
          <w:rtl/>
        </w:rPr>
        <w:t>'</w:t>
      </w:r>
      <w:r>
        <w:rPr>
          <w:rtl/>
        </w:rPr>
        <w:t>תרנגול</w:t>
      </w:r>
      <w:r w:rsidR="0036283C">
        <w:rPr>
          <w:rFonts w:hint="cs"/>
          <w:rtl/>
        </w:rPr>
        <w:t>'</w:t>
      </w:r>
      <w:r>
        <w:rPr>
          <w:rtl/>
        </w:rPr>
        <w:t xml:space="preserve"> </w:t>
      </w:r>
      <w:r w:rsidR="0036283C">
        <w:rPr>
          <w:rtl/>
        </w:rPr>
        <w:tab/>
      </w:r>
      <w:r w:rsidR="0036283C">
        <w:rPr>
          <w:rtl/>
        </w:rPr>
        <w:tab/>
      </w:r>
      <w:r w:rsidR="0036283C">
        <w:rPr>
          <w:rtl/>
        </w:rPr>
        <w:tab/>
      </w:r>
      <w:r w:rsidRPr="00C35A2C">
        <w:rPr>
          <w:rtl/>
        </w:rPr>
        <w:t xml:space="preserve">מותר למכור לו תרנגול לבן, </w:t>
      </w:r>
    </w:p>
    <w:p w14:paraId="4B47CD95" w14:textId="1F5B7760" w:rsidR="00910F84" w:rsidRPr="00C35A2C" w:rsidRDefault="00910F84" w:rsidP="00910F84">
      <w:pPr>
        <w:rPr>
          <w:rtl/>
        </w:rPr>
      </w:pPr>
      <w:r w:rsidRPr="00C35A2C">
        <w:rPr>
          <w:rFonts w:hint="cs"/>
          <w:rtl/>
        </w:rPr>
        <w:t xml:space="preserve">ואם ביקש </w:t>
      </w:r>
      <w:r w:rsidR="0036283C">
        <w:rPr>
          <w:rFonts w:hint="cs"/>
          <w:rtl/>
        </w:rPr>
        <w:t>'</w:t>
      </w:r>
      <w:r w:rsidRPr="00C35A2C">
        <w:rPr>
          <w:rFonts w:hint="cs"/>
          <w:rtl/>
        </w:rPr>
        <w:t>תרנגול לבן</w:t>
      </w:r>
      <w:r w:rsidR="0036283C">
        <w:rPr>
          <w:rFonts w:hint="cs"/>
          <w:rtl/>
        </w:rPr>
        <w:t>'</w:t>
      </w:r>
      <w:r w:rsidRPr="00C35A2C">
        <w:rPr>
          <w:rFonts w:hint="cs"/>
          <w:rtl/>
        </w:rPr>
        <w:t xml:space="preserve"> אסור </w:t>
      </w:r>
      <w:r w:rsidRPr="00C35A2C">
        <w:rPr>
          <w:rtl/>
        </w:rPr>
        <w:t>למכור לו תרנגול לבן.</w:t>
      </w:r>
    </w:p>
    <w:p w14:paraId="62BAF55B" w14:textId="7F998B50" w:rsidR="00967015" w:rsidRDefault="00910F84" w:rsidP="00967015">
      <w:pPr>
        <w:pStyle w:val="36"/>
        <w:framePr w:wrap="notBeside"/>
        <w:rPr>
          <w:rtl/>
        </w:rPr>
      </w:pPr>
      <w:r w:rsidRPr="00C35A2C">
        <w:rPr>
          <w:rFonts w:hint="cs"/>
          <w:rtl/>
        </w:rPr>
        <w:t>והך ד</w:t>
      </w:r>
      <w:r w:rsidRPr="00C35A2C">
        <w:rPr>
          <w:rtl/>
        </w:rPr>
        <w:t>תנן</w:t>
      </w:r>
      <w:r w:rsidRPr="00C35A2C">
        <w:rPr>
          <w:rFonts w:hint="cs"/>
          <w:rtl/>
        </w:rPr>
        <w:t xml:space="preserve"> </w:t>
      </w:r>
      <w:r w:rsidR="00967015">
        <w:rPr>
          <w:rFonts w:hint="cs"/>
          <w:rtl/>
        </w:rPr>
        <w:t>דר''י</w:t>
      </w:r>
    </w:p>
    <w:p w14:paraId="4168BDDE" w14:textId="194EF71D" w:rsidR="00910F84" w:rsidRDefault="00910F84" w:rsidP="0036283C">
      <w:pPr>
        <w:rPr>
          <w:rtl/>
        </w:rPr>
      </w:pPr>
      <w:r w:rsidRPr="00C35A2C">
        <w:rPr>
          <w:rtl/>
        </w:rPr>
        <w:t>מוכר הוא לו תרנגול לבן בין התרנגולין.</w:t>
      </w:r>
      <w:r w:rsidR="0036283C">
        <w:rPr>
          <w:rFonts w:hint="cs"/>
          <w:rtl/>
        </w:rPr>
        <w:t xml:space="preserve"> </w:t>
      </w:r>
      <w:r w:rsidRPr="00C35A2C">
        <w:rPr>
          <w:rFonts w:hint="cs"/>
          <w:rtl/>
        </w:rPr>
        <w:t>אין מדובר כשביקש תרנגול סתם ומשמע בפנ</w:t>
      </w:r>
      <w:r>
        <w:rPr>
          <w:rtl/>
        </w:rPr>
        <w:t>"</w:t>
      </w:r>
      <w:r w:rsidRPr="00C35A2C">
        <w:rPr>
          <w:rFonts w:hint="cs"/>
          <w:rtl/>
        </w:rPr>
        <w:t xml:space="preserve">ע אסור, </w:t>
      </w:r>
      <w:r w:rsidRPr="0036283C">
        <w:rPr>
          <w:rStyle w:val="affff1"/>
          <w:rtl/>
        </w:rPr>
        <w:t>ולת"ק</w:t>
      </w:r>
      <w:r w:rsidRPr="00C35A2C">
        <w:rPr>
          <w:rtl/>
        </w:rPr>
        <w:t xml:space="preserve"> א</w:t>
      </w:r>
      <w:r w:rsidR="0036283C">
        <w:rPr>
          <w:rFonts w:hint="cs"/>
          <w:rtl/>
        </w:rPr>
        <w:t>ף</w:t>
      </w:r>
      <w:r w:rsidRPr="00C35A2C">
        <w:rPr>
          <w:rtl/>
        </w:rPr>
        <w:t xml:space="preserve"> בין התרנגולין לא!</w:t>
      </w:r>
      <w:r w:rsidR="0036283C">
        <w:rPr>
          <w:rFonts w:hint="cs"/>
          <w:rtl/>
        </w:rPr>
        <w:t xml:space="preserve"> </w:t>
      </w:r>
    </w:p>
    <w:p w14:paraId="4CD02816" w14:textId="77777777" w:rsidR="00967015" w:rsidRDefault="00910F84" w:rsidP="00967015">
      <w:pPr>
        <w:pStyle w:val="36"/>
        <w:framePr w:wrap="notBeside"/>
        <w:rPr>
          <w:rtl/>
        </w:rPr>
      </w:pPr>
      <w:r>
        <w:rPr>
          <w:rtl/>
        </w:rPr>
        <w:t xml:space="preserve">- </w:t>
      </w:r>
      <w:r w:rsidRPr="00C35A2C">
        <w:rPr>
          <w:rFonts w:hint="cs"/>
          <w:rtl/>
        </w:rPr>
        <w:t>כרנב</w:t>
      </w:r>
      <w:r>
        <w:rPr>
          <w:rtl/>
        </w:rPr>
        <w:t>"</w:t>
      </w:r>
      <w:r w:rsidRPr="00C35A2C">
        <w:rPr>
          <w:rFonts w:hint="cs"/>
          <w:rtl/>
        </w:rPr>
        <w:t>י</w:t>
      </w:r>
    </w:p>
    <w:p w14:paraId="6A48CB88" w14:textId="5EC80747" w:rsidR="00910F84" w:rsidRPr="00C35A2C" w:rsidRDefault="00910F84" w:rsidP="00967015">
      <w:pPr>
        <w:rPr>
          <w:rtl/>
        </w:rPr>
      </w:pPr>
      <w:r w:rsidRPr="00C35A2C">
        <w:rPr>
          <w:rFonts w:hint="cs"/>
          <w:rtl/>
        </w:rPr>
        <w:t xml:space="preserve"> ש</w:t>
      </w:r>
      <w:r w:rsidRPr="00C35A2C">
        <w:rPr>
          <w:rtl/>
        </w:rPr>
        <w:t>אמר זה וזה.</w:t>
      </w:r>
    </w:p>
    <w:p w14:paraId="094F2961" w14:textId="77777777" w:rsidR="00967015" w:rsidRDefault="00910F84" w:rsidP="00967015">
      <w:pPr>
        <w:pStyle w:val="36"/>
        <w:framePr w:wrap="notBeside"/>
        <w:rPr>
          <w:rtl/>
        </w:rPr>
      </w:pPr>
      <w:r w:rsidRPr="00C35A2C">
        <w:rPr>
          <w:rFonts w:hint="cs"/>
          <w:rtl/>
        </w:rPr>
        <w:t>ו</w:t>
      </w:r>
      <w:r w:rsidRPr="00280F6D">
        <w:rPr>
          <w:rFonts w:hint="cs"/>
          <w:b/>
          <w:bCs/>
          <w:rtl/>
        </w:rPr>
        <w:t>תנ</w:t>
      </w:r>
      <w:r>
        <w:rPr>
          <w:b/>
          <w:bCs/>
          <w:rtl/>
        </w:rPr>
        <w:t>"</w:t>
      </w:r>
      <w:r w:rsidRPr="00280F6D">
        <w:rPr>
          <w:rFonts w:hint="cs"/>
          <w:b/>
          <w:bCs/>
          <w:rtl/>
        </w:rPr>
        <w:t>ה</w:t>
      </w:r>
      <w:r w:rsidRPr="00C35A2C">
        <w:rPr>
          <w:rFonts w:hint="cs"/>
          <w:rtl/>
        </w:rPr>
        <w:t xml:space="preserve"> אר</w:t>
      </w:r>
      <w:r>
        <w:rPr>
          <w:rtl/>
        </w:rPr>
        <w:t>"</w:t>
      </w:r>
      <w:r w:rsidRPr="00C35A2C">
        <w:rPr>
          <w:rFonts w:hint="cs"/>
          <w:rtl/>
        </w:rPr>
        <w:t>י</w:t>
      </w:r>
      <w:r w:rsidRPr="00C35A2C">
        <w:rPr>
          <w:rtl/>
        </w:rPr>
        <w:t>:</w:t>
      </w:r>
    </w:p>
    <w:p w14:paraId="5F0A2CA2" w14:textId="77777777" w:rsidR="0036283C" w:rsidRDefault="00910F84" w:rsidP="00910F84">
      <w:pPr>
        <w:rPr>
          <w:rtl/>
        </w:rPr>
      </w:pPr>
      <w:r w:rsidRPr="00C35A2C">
        <w:rPr>
          <w:rtl/>
        </w:rPr>
        <w:t xml:space="preserve">אימתי? בזמן שאמר תרנגול זה לבן, </w:t>
      </w:r>
    </w:p>
    <w:p w14:paraId="05B5111A" w14:textId="0823C35B" w:rsidR="00910F84" w:rsidRDefault="00910F84" w:rsidP="00910F84">
      <w:pPr>
        <w:rPr>
          <w:rtl/>
        </w:rPr>
      </w:pPr>
      <w:r w:rsidRPr="00C35A2C">
        <w:rPr>
          <w:rtl/>
        </w:rPr>
        <w:t>אבל אם אמר זה וזה מותר, ואפילו אמר תרנגול זה,</w:t>
      </w:r>
    </w:p>
    <w:p w14:paraId="0E5DCD1E" w14:textId="77777777" w:rsidR="00910F84" w:rsidRPr="0036283C" w:rsidRDefault="00910F84" w:rsidP="00910F84">
      <w:pPr>
        <w:rPr>
          <w:spacing w:val="-2"/>
          <w:rtl/>
        </w:rPr>
      </w:pPr>
      <w:r w:rsidRPr="0036283C">
        <w:rPr>
          <w:spacing w:val="-2"/>
          <w:rtl/>
        </w:rPr>
        <w:t>ע</w:t>
      </w:r>
      <w:r w:rsidRPr="0036283C">
        <w:rPr>
          <w:rFonts w:hint="cs"/>
          <w:spacing w:val="-2"/>
          <w:rtl/>
        </w:rPr>
        <w:t>כו</w:t>
      </w:r>
      <w:r w:rsidRPr="0036283C">
        <w:rPr>
          <w:spacing w:val="-2"/>
          <w:rtl/>
        </w:rPr>
        <w:t>"</w:t>
      </w:r>
      <w:r w:rsidRPr="0036283C">
        <w:rPr>
          <w:rFonts w:hint="cs"/>
          <w:spacing w:val="-2"/>
          <w:rtl/>
        </w:rPr>
        <w:t xml:space="preserve">ם </w:t>
      </w:r>
      <w:r w:rsidRPr="0036283C">
        <w:rPr>
          <w:spacing w:val="-2"/>
          <w:rtl/>
        </w:rPr>
        <w:t>שעשה משתה לבנו או שהיה לו חולה בתוך ביתו - מותר.</w:t>
      </w:r>
    </w:p>
    <w:p w14:paraId="7316E160" w14:textId="77777777" w:rsidR="00967015" w:rsidRDefault="00910F84" w:rsidP="00967015">
      <w:pPr>
        <w:pStyle w:val="36"/>
        <w:framePr w:wrap="notBeside"/>
        <w:rPr>
          <w:rtl/>
        </w:rPr>
      </w:pPr>
      <w:r w:rsidRPr="00C35A2C">
        <w:rPr>
          <w:rFonts w:hint="cs"/>
          <w:rtl/>
        </w:rPr>
        <w:t xml:space="preserve">והך </w:t>
      </w:r>
    </w:p>
    <w:p w14:paraId="3F92B3FE" w14:textId="214327F3" w:rsidR="00910F84" w:rsidRDefault="00910F84" w:rsidP="00910F84">
      <w:pPr>
        <w:rPr>
          <w:rtl/>
        </w:rPr>
      </w:pPr>
      <w:r w:rsidRPr="0036283C">
        <w:rPr>
          <w:rFonts w:hint="cs"/>
          <w:spacing w:val="-4"/>
          <w:rtl/>
        </w:rPr>
        <w:t>דעכו</w:t>
      </w:r>
      <w:r w:rsidRPr="0036283C">
        <w:rPr>
          <w:spacing w:val="-4"/>
          <w:rtl/>
        </w:rPr>
        <w:t>"</w:t>
      </w:r>
      <w:r w:rsidRPr="0036283C">
        <w:rPr>
          <w:rFonts w:hint="cs"/>
          <w:spacing w:val="-4"/>
          <w:rtl/>
        </w:rPr>
        <w:t xml:space="preserve">ם </w:t>
      </w:r>
      <w:r w:rsidRPr="0036283C">
        <w:rPr>
          <w:spacing w:val="-4"/>
          <w:rtl/>
        </w:rPr>
        <w:t>שעשה משתה לבנו, אסור אותו היום ואותו האיש בלבד</w:t>
      </w:r>
      <w:r w:rsidRPr="00C35A2C">
        <w:rPr>
          <w:rtl/>
        </w:rPr>
        <w:t xml:space="preserve">; </w:t>
      </w:r>
    </w:p>
    <w:p w14:paraId="04E18F61" w14:textId="77777777" w:rsidR="00967015" w:rsidRDefault="00910F84" w:rsidP="00967015">
      <w:pPr>
        <w:pStyle w:val="36"/>
        <w:framePr w:wrap="notBeside"/>
        <w:rPr>
          <w:rtl/>
        </w:rPr>
      </w:pPr>
      <w:r w:rsidRPr="00C35A2C">
        <w:rPr>
          <w:rFonts w:hint="cs"/>
          <w:rtl/>
        </w:rPr>
        <w:t>- ריב</w:t>
      </w:r>
      <w:r>
        <w:rPr>
          <w:rtl/>
        </w:rPr>
        <w:t>"</w:t>
      </w:r>
      <w:r w:rsidRPr="00C35A2C">
        <w:rPr>
          <w:rFonts w:hint="cs"/>
          <w:rtl/>
        </w:rPr>
        <w:t>רמ</w:t>
      </w:r>
      <w:r w:rsidRPr="00C35A2C">
        <w:rPr>
          <w:rtl/>
        </w:rPr>
        <w:t>:</w:t>
      </w:r>
    </w:p>
    <w:p w14:paraId="7A0FE4AC" w14:textId="31F7A77F" w:rsidR="00910F84" w:rsidRPr="00C35A2C" w:rsidRDefault="00910F84" w:rsidP="00910F84">
      <w:pPr>
        <w:rPr>
          <w:rtl/>
        </w:rPr>
      </w:pPr>
      <w:r w:rsidRPr="00C35A2C">
        <w:rPr>
          <w:rtl/>
        </w:rPr>
        <w:t xml:space="preserve"> </w:t>
      </w:r>
      <w:r w:rsidRPr="00C35A2C">
        <w:rPr>
          <w:rFonts w:hint="cs"/>
          <w:rtl/>
        </w:rPr>
        <w:t>מיירי בסעודת מרעים</w:t>
      </w:r>
    </w:p>
    <w:p w14:paraId="49F80CBF" w14:textId="77777777" w:rsidR="00967015" w:rsidRDefault="00910F84" w:rsidP="00967015">
      <w:pPr>
        <w:pStyle w:val="36"/>
        <w:framePr w:wrap="notBeside"/>
        <w:rPr>
          <w:rtl/>
        </w:rPr>
      </w:pPr>
      <w:r w:rsidRPr="00C35A2C">
        <w:rPr>
          <w:rtl/>
        </w:rPr>
        <w:t>• תנן:</w:t>
      </w:r>
    </w:p>
    <w:p w14:paraId="4EC48CAD" w14:textId="6209AD03" w:rsidR="00910F84" w:rsidRDefault="00910F84" w:rsidP="00910F84">
      <w:pPr>
        <w:rPr>
          <w:rtl/>
        </w:rPr>
      </w:pPr>
      <w:r w:rsidRPr="00C35A2C">
        <w:rPr>
          <w:rtl/>
        </w:rPr>
        <w:t xml:space="preserve"> ושאר כל הדברים - סתמן </w:t>
      </w:r>
      <w:r w:rsidR="00967015" w:rsidRPr="00967015">
        <w:rPr>
          <w:rStyle w:val="affff8"/>
          <w:rFonts w:hint="cs"/>
          <w:rtl/>
        </w:rPr>
        <w:t>חיטים לבנות</w:t>
      </w:r>
      <w:r w:rsidR="00967015">
        <w:rPr>
          <w:rFonts w:hint="cs"/>
          <w:rtl/>
        </w:rPr>
        <w:t xml:space="preserve"> </w:t>
      </w:r>
      <w:r w:rsidRPr="00C35A2C">
        <w:rPr>
          <w:rtl/>
        </w:rPr>
        <w:t xml:space="preserve">מותר, ופירושן </w:t>
      </w:r>
      <w:r w:rsidR="00967015" w:rsidRPr="00967015">
        <w:rPr>
          <w:rStyle w:val="affff8"/>
          <w:rFonts w:hint="cs"/>
          <w:rtl/>
        </w:rPr>
        <w:t>לע''ז</w:t>
      </w:r>
      <w:r w:rsidR="00967015">
        <w:rPr>
          <w:rFonts w:hint="cs"/>
          <w:rtl/>
        </w:rPr>
        <w:t xml:space="preserve"> </w:t>
      </w:r>
      <w:r w:rsidRPr="00C35A2C">
        <w:rPr>
          <w:rtl/>
        </w:rPr>
        <w:t>אסור</w:t>
      </w:r>
    </w:p>
    <w:p w14:paraId="65559BCB" w14:textId="77777777" w:rsidR="00910F84" w:rsidRPr="00C35A2C" w:rsidRDefault="00910F84" w:rsidP="00910F84">
      <w:pPr>
        <w:pStyle w:val="aff6"/>
        <w:framePr w:wrap="around"/>
        <w:rPr>
          <w:rtl/>
        </w:rPr>
      </w:pPr>
      <w:r w:rsidRPr="00C35A2C">
        <w:rPr>
          <w:rFonts w:hint="cs"/>
          <w:rtl/>
        </w:rPr>
        <w:t>יד:</w:t>
      </w:r>
    </w:p>
    <w:p w14:paraId="4C1DCC4E" w14:textId="77777777" w:rsidR="00967015" w:rsidRDefault="00910F84" w:rsidP="00967015">
      <w:pPr>
        <w:pStyle w:val="36"/>
        <w:framePr w:wrap="notBeside"/>
        <w:rPr>
          <w:rtl/>
        </w:rPr>
      </w:pPr>
      <w:r w:rsidRPr="00C35A2C">
        <w:rPr>
          <w:rtl/>
        </w:rPr>
        <w:t>ו</w:t>
      </w:r>
      <w:r w:rsidRPr="00C35A2C">
        <w:rPr>
          <w:rFonts w:hint="cs"/>
          <w:rtl/>
        </w:rPr>
        <w:t>קמ</w:t>
      </w:r>
      <w:r>
        <w:rPr>
          <w:rtl/>
        </w:rPr>
        <w:t>"</w:t>
      </w:r>
      <w:r w:rsidRPr="00C35A2C">
        <w:rPr>
          <w:rFonts w:hint="cs"/>
          <w:rtl/>
        </w:rPr>
        <w:t xml:space="preserve">ל </w:t>
      </w:r>
    </w:p>
    <w:p w14:paraId="5F961662" w14:textId="63564CE6" w:rsidR="00910F84" w:rsidRDefault="00910F84" w:rsidP="00967015">
      <w:pPr>
        <w:spacing w:after="120"/>
        <w:rPr>
          <w:rtl/>
        </w:rPr>
      </w:pPr>
      <w:r w:rsidRPr="00C35A2C">
        <w:rPr>
          <w:rtl/>
        </w:rPr>
        <w:t xml:space="preserve">פירושן </w:t>
      </w:r>
      <w:r w:rsidRPr="00C35A2C">
        <w:rPr>
          <w:rFonts w:hint="cs"/>
          <w:rtl/>
        </w:rPr>
        <w:t>דס</w:t>
      </w:r>
      <w:r>
        <w:rPr>
          <w:rtl/>
        </w:rPr>
        <w:t>"</w:t>
      </w:r>
      <w:r w:rsidRPr="00C35A2C">
        <w:rPr>
          <w:rFonts w:hint="cs"/>
          <w:rtl/>
        </w:rPr>
        <w:t xml:space="preserve">ד כמו שהוא דבוק </w:t>
      </w:r>
      <w:r w:rsidR="00967015">
        <w:rPr>
          <w:rFonts w:hint="cs"/>
          <w:rtl/>
        </w:rPr>
        <w:t xml:space="preserve">בע''ז </w:t>
      </w:r>
      <w:r w:rsidRPr="00C35A2C">
        <w:rPr>
          <w:rFonts w:hint="cs"/>
          <w:rtl/>
        </w:rPr>
        <w:t>כך כולם דבוקים בזה אומר כן שיוזילו קמ</w:t>
      </w:r>
      <w:r>
        <w:rPr>
          <w:rtl/>
        </w:rPr>
        <w:t>"</w:t>
      </w:r>
      <w:r w:rsidRPr="00C35A2C">
        <w:rPr>
          <w:rFonts w:hint="cs"/>
          <w:rtl/>
        </w:rPr>
        <w:t>ל שאסור</w:t>
      </w:r>
    </w:p>
    <w:p w14:paraId="3450F050" w14:textId="77777777" w:rsidR="00967015" w:rsidRDefault="00910F84" w:rsidP="00967015">
      <w:pPr>
        <w:pStyle w:val="36"/>
        <w:framePr w:wrap="notBeside"/>
        <w:rPr>
          <w:rtl/>
        </w:rPr>
      </w:pPr>
      <w:r w:rsidRPr="00B912E7">
        <w:rPr>
          <w:rtl/>
        </w:rPr>
        <w:t>בעי רב אשי</w:t>
      </w:r>
      <w:r w:rsidRPr="00C35A2C">
        <w:rPr>
          <w:rtl/>
        </w:rPr>
        <w:t>:</w:t>
      </w:r>
    </w:p>
    <w:p w14:paraId="1BE58A71" w14:textId="77668178" w:rsidR="00910F84" w:rsidRDefault="00910F84" w:rsidP="00910F84">
      <w:pPr>
        <w:rPr>
          <w:rtl/>
        </w:rPr>
      </w:pPr>
      <w:r w:rsidRPr="00C35A2C">
        <w:rPr>
          <w:rFonts w:hint="cs"/>
          <w:rtl/>
        </w:rPr>
        <w:t xml:space="preserve">ביקש תרנגול קטוע אם מותר למכור לו תרנגול לבן </w:t>
      </w:r>
      <w:r w:rsidRPr="00C35A2C">
        <w:rPr>
          <w:rtl/>
        </w:rPr>
        <w:t xml:space="preserve">מי אמרינן: מדקאמר קטוע </w:t>
      </w:r>
      <w:r w:rsidR="00967015">
        <w:rPr>
          <w:rFonts w:hint="cs"/>
          <w:rtl/>
        </w:rPr>
        <w:t xml:space="preserve">א''צ לע''ז </w:t>
      </w:r>
      <w:r w:rsidRPr="00967015">
        <w:rPr>
          <w:rStyle w:val="affff1"/>
          <w:rFonts w:hint="cs"/>
          <w:rtl/>
        </w:rPr>
        <w:t>או</w:t>
      </w:r>
      <w:r w:rsidRPr="00967015">
        <w:rPr>
          <w:rStyle w:val="affff1"/>
          <w:rtl/>
        </w:rPr>
        <w:t>"</w:t>
      </w:r>
      <w:r w:rsidRPr="00967015">
        <w:rPr>
          <w:rStyle w:val="affff1"/>
          <w:rFonts w:hint="cs"/>
          <w:rtl/>
        </w:rPr>
        <w:t>ד</w:t>
      </w:r>
      <w:r w:rsidRPr="00C35A2C">
        <w:rPr>
          <w:rFonts w:hint="cs"/>
          <w:rtl/>
        </w:rPr>
        <w:t xml:space="preserve"> שמערים הוא</w:t>
      </w:r>
      <w:r w:rsidR="0036283C">
        <w:rPr>
          <w:rFonts w:hint="cs"/>
          <w:rtl/>
        </w:rPr>
        <w:t>?</w:t>
      </w:r>
    </w:p>
    <w:p w14:paraId="7349D42D" w14:textId="77777777" w:rsidR="00967015" w:rsidRDefault="00910F84" w:rsidP="00967015">
      <w:pPr>
        <w:pStyle w:val="36"/>
        <w:framePr w:wrap="notBeside"/>
        <w:rPr>
          <w:rtl/>
        </w:rPr>
      </w:pPr>
      <w:r w:rsidRPr="00C35A2C">
        <w:rPr>
          <w:rtl/>
        </w:rPr>
        <w:t>את</w:t>
      </w:r>
      <w:r>
        <w:rPr>
          <w:rtl/>
        </w:rPr>
        <w:t>"</w:t>
      </w:r>
      <w:r w:rsidRPr="00C35A2C">
        <w:rPr>
          <w:rtl/>
        </w:rPr>
        <w:t xml:space="preserve">ל </w:t>
      </w:r>
    </w:p>
    <w:p w14:paraId="4FFCC68D" w14:textId="1DD8C813" w:rsidR="00910F84" w:rsidRDefault="00910F84" w:rsidP="00910F84">
      <w:pPr>
        <w:rPr>
          <w:rtl/>
        </w:rPr>
      </w:pPr>
      <w:r w:rsidRPr="00C35A2C">
        <w:rPr>
          <w:rFonts w:hint="cs"/>
          <w:rtl/>
        </w:rPr>
        <w:t>שרק מערים, מה דין ביקש תרנגול לבן והביאו לו שחור ולקח</w:t>
      </w:r>
      <w:r w:rsidR="00967015">
        <w:rPr>
          <w:rFonts w:hint="cs"/>
          <w:rtl/>
        </w:rPr>
        <w:t>,</w:t>
      </w:r>
      <w:r w:rsidRPr="00C35A2C">
        <w:rPr>
          <w:rFonts w:hint="cs"/>
          <w:rtl/>
        </w:rPr>
        <w:t xml:space="preserve"> אדום ולקח, אם מותר למכור לו לבן</w:t>
      </w:r>
      <w:r w:rsidR="0036283C">
        <w:rPr>
          <w:rFonts w:hint="cs"/>
          <w:rtl/>
        </w:rPr>
        <w:t>?</w:t>
      </w:r>
    </w:p>
    <w:p w14:paraId="2588B0EB" w14:textId="7848F280" w:rsidR="00910F84" w:rsidRDefault="00910F84" w:rsidP="00967015">
      <w:pPr>
        <w:rPr>
          <w:rtl/>
        </w:rPr>
      </w:pPr>
      <w:r w:rsidRPr="00C35A2C">
        <w:rPr>
          <w:rFonts w:hint="cs"/>
          <w:rtl/>
        </w:rPr>
        <w:t xml:space="preserve">אם כיוון שלקח אדום ושחור </w:t>
      </w:r>
      <w:r w:rsidR="00967015">
        <w:rPr>
          <w:rFonts w:hint="cs"/>
          <w:rtl/>
        </w:rPr>
        <w:t>א''צ לע''ז או שהוא מערים</w:t>
      </w:r>
      <w:r w:rsidR="0036283C">
        <w:rPr>
          <w:rFonts w:hint="cs"/>
          <w:rtl/>
        </w:rPr>
        <w:t xml:space="preserve"> </w:t>
      </w:r>
      <w:r w:rsidRPr="00280F6D">
        <w:rPr>
          <w:b/>
          <w:bCs/>
          <w:rtl/>
        </w:rPr>
        <w:t>תיקו</w:t>
      </w:r>
      <w:r w:rsidRPr="00C35A2C">
        <w:rPr>
          <w:rtl/>
        </w:rPr>
        <w:t>.</w:t>
      </w:r>
    </w:p>
    <w:p w14:paraId="07F7FFB7" w14:textId="77777777" w:rsidR="00910F84" w:rsidRPr="00C35A2C" w:rsidRDefault="00910F84" w:rsidP="00910F84">
      <w:pPr>
        <w:pStyle w:val="afff2"/>
        <w:rPr>
          <w:rtl/>
        </w:rPr>
      </w:pPr>
      <w:ins w:id="9818" w:author="מספור קטעי משנה" w:date="2026-10-06T06:44:54Z">
        <w:r>
          <w:rPr>
            <w:rStyle w:val="MisparKeta"/>
          </w:rPr>
          <w:t xml:space="preserve">א. </w:t>
        </w:r>
      </w:ins>
      <w:r w:rsidRPr="00C35A2C">
        <w:rPr>
          <w:rtl/>
        </w:rPr>
        <w:t>ר</w:t>
      </w:r>
      <w:r>
        <w:rPr>
          <w:rtl/>
        </w:rPr>
        <w:t>"</w:t>
      </w:r>
      <w:r w:rsidRPr="00C35A2C">
        <w:rPr>
          <w:rtl/>
        </w:rPr>
        <w:t>מ אומר: אף דקל וכו'.</w:t>
      </w:r>
    </w:p>
    <w:p w14:paraId="65DEC745" w14:textId="77777777" w:rsidR="00967015" w:rsidRDefault="00910F84" w:rsidP="00967015">
      <w:pPr>
        <w:pStyle w:val="36"/>
        <w:framePr w:wrap="notBeside"/>
        <w:rPr>
          <w:rtl/>
        </w:rPr>
      </w:pPr>
      <w:r w:rsidRPr="00C35A2C">
        <w:rPr>
          <w:rtl/>
        </w:rPr>
        <w:t>ר</w:t>
      </w:r>
      <w:r>
        <w:rPr>
          <w:rtl/>
        </w:rPr>
        <w:t>"</w:t>
      </w:r>
      <w:r w:rsidRPr="00C35A2C">
        <w:rPr>
          <w:rFonts w:hint="cs"/>
          <w:rtl/>
        </w:rPr>
        <w:t>ח לא</w:t>
      </w:r>
      <w:r w:rsidRPr="00C35A2C">
        <w:rPr>
          <w:rtl/>
        </w:rPr>
        <w:t>בימי:</w:t>
      </w:r>
    </w:p>
    <w:p w14:paraId="5019C8E0" w14:textId="6C931BB3" w:rsidR="00910F84" w:rsidRDefault="00910F84" w:rsidP="00910F84">
      <w:pPr>
        <w:rPr>
          <w:rtl/>
        </w:rPr>
      </w:pPr>
      <w:r w:rsidRPr="00C35A2C">
        <w:rPr>
          <w:rtl/>
        </w:rPr>
        <w:t>גמירי, ד</w:t>
      </w:r>
      <w:r w:rsidRPr="00C35A2C">
        <w:rPr>
          <w:rFonts w:hint="cs"/>
          <w:rtl/>
        </w:rPr>
        <w:t>מסכת ע</w:t>
      </w:r>
      <w:r>
        <w:rPr>
          <w:rtl/>
        </w:rPr>
        <w:t>"</w:t>
      </w:r>
      <w:r w:rsidRPr="00C35A2C">
        <w:rPr>
          <w:rFonts w:hint="cs"/>
          <w:rtl/>
        </w:rPr>
        <w:t>ז דאברהם אבינו ד' מאה פרקים היתה ואנו שנינו חמשה ואין אנו מבינים</w:t>
      </w:r>
    </w:p>
    <w:p w14:paraId="67823368" w14:textId="62F6CCD5" w:rsidR="00967015" w:rsidRDefault="00910F84" w:rsidP="00967015">
      <w:pPr>
        <w:pStyle w:val="36"/>
        <w:framePr w:wrap="notBeside"/>
        <w:rPr>
          <w:rtl/>
        </w:rPr>
      </w:pPr>
      <w:r w:rsidRPr="00C35A2C">
        <w:rPr>
          <w:rFonts w:hint="cs"/>
          <w:rtl/>
        </w:rPr>
        <w:t>כדוגמת</w:t>
      </w:r>
      <w:r w:rsidR="00967015">
        <w:rPr>
          <w:rFonts w:hint="cs"/>
          <w:rtl/>
        </w:rPr>
        <w:t>ר''מ דמתני'</w:t>
      </w:r>
      <w:r w:rsidRPr="00C35A2C">
        <w:rPr>
          <w:rFonts w:hint="cs"/>
          <w:rtl/>
        </w:rPr>
        <w:t xml:space="preserve"> </w:t>
      </w:r>
    </w:p>
    <w:p w14:paraId="3F8F81DE" w14:textId="51300086" w:rsidR="00910F84" w:rsidRDefault="00910F84" w:rsidP="00A70DBD">
      <w:pPr>
        <w:rPr>
          <w:rtl/>
        </w:rPr>
      </w:pPr>
      <w:r w:rsidRPr="00C35A2C">
        <w:rPr>
          <w:rtl/>
        </w:rPr>
        <w:t xml:space="preserve">אף דקל </w:t>
      </w:r>
      <w:r w:rsidRPr="00C35A2C">
        <w:rPr>
          <w:b/>
          <w:bCs/>
          <w:rtl/>
        </w:rPr>
        <w:t>טב</w:t>
      </w:r>
      <w:r w:rsidR="00A70DBD">
        <w:rPr>
          <w:rFonts w:hint="cs"/>
          <w:b/>
          <w:bCs/>
          <w:rtl/>
        </w:rPr>
        <w:t xml:space="preserve"> </w:t>
      </w:r>
      <w:r w:rsidR="00A70DBD" w:rsidRPr="00A70DBD">
        <w:rPr>
          <w:rStyle w:val="affff8"/>
          <w:rFonts w:hint="cs"/>
          <w:rtl/>
        </w:rPr>
        <w:t>פירות</w:t>
      </w:r>
      <w:r w:rsidR="00A70DBD">
        <w:rPr>
          <w:rStyle w:val="affff8"/>
          <w:rFonts w:hint="cs"/>
          <w:rtl/>
        </w:rPr>
        <w:t>,</w:t>
      </w:r>
      <w:r w:rsidRPr="00C35A2C">
        <w:rPr>
          <w:rtl/>
        </w:rPr>
        <w:t xml:space="preserve"> חצב </w:t>
      </w:r>
      <w:r w:rsidR="0036283C">
        <w:rPr>
          <w:rStyle w:val="affff8"/>
          <w:rFonts w:hint="cs"/>
          <w:rtl/>
        </w:rPr>
        <w:t>שב</w:t>
      </w:r>
      <w:r w:rsidR="00A70DBD" w:rsidRPr="00A70DBD">
        <w:rPr>
          <w:rStyle w:val="affff8"/>
          <w:rFonts w:hint="cs"/>
          <w:rtl/>
        </w:rPr>
        <w:t>גבולות</w:t>
      </w:r>
      <w:r w:rsidR="00A70DBD">
        <w:rPr>
          <w:rFonts w:hint="cs"/>
          <w:rtl/>
        </w:rPr>
        <w:t xml:space="preserve">, </w:t>
      </w:r>
      <w:r w:rsidRPr="00C35A2C">
        <w:rPr>
          <w:rtl/>
        </w:rPr>
        <w:t xml:space="preserve">ונקלס </w:t>
      </w:r>
      <w:r w:rsidR="0036283C" w:rsidRPr="0036283C">
        <w:rPr>
          <w:rStyle w:val="affff8"/>
          <w:rFonts w:hint="cs"/>
          <w:rtl/>
        </w:rPr>
        <w:t>[קורייטי]</w:t>
      </w:r>
      <w:r w:rsidR="0036283C">
        <w:rPr>
          <w:rStyle w:val="affff8"/>
          <w:rFonts w:hint="cs"/>
          <w:rtl/>
        </w:rPr>
        <w:t xml:space="preserve"> </w:t>
      </w:r>
      <w:r w:rsidR="00A70DBD" w:rsidRPr="00A70DBD">
        <w:rPr>
          <w:rStyle w:val="affff8"/>
          <w:rFonts w:hint="cs"/>
          <w:rtl/>
        </w:rPr>
        <w:t>מן תמר חשוב</w:t>
      </w:r>
      <w:r w:rsidR="00A70DBD">
        <w:rPr>
          <w:rFonts w:hint="cs"/>
          <w:rtl/>
        </w:rPr>
        <w:t xml:space="preserve"> </w:t>
      </w:r>
      <w:r w:rsidRPr="00C35A2C">
        <w:rPr>
          <w:rtl/>
        </w:rPr>
        <w:t xml:space="preserve">אסור למכור </w:t>
      </w:r>
      <w:r w:rsidR="00967015">
        <w:rPr>
          <w:rFonts w:hint="cs"/>
          <w:rtl/>
        </w:rPr>
        <w:t>לגוי</w:t>
      </w:r>
      <w:r w:rsidR="00A70DBD">
        <w:rPr>
          <w:rFonts w:hint="cs"/>
          <w:rtl/>
        </w:rPr>
        <w:t>,</w:t>
      </w:r>
      <w:r w:rsidR="00967015">
        <w:rPr>
          <w:rFonts w:hint="cs"/>
          <w:rtl/>
        </w:rPr>
        <w:t xml:space="preserve"> </w:t>
      </w:r>
      <w:r w:rsidRPr="00C35A2C">
        <w:rPr>
          <w:rFonts w:hint="cs"/>
          <w:rtl/>
        </w:rPr>
        <w:t>הא דקל רע מוכרים</w:t>
      </w:r>
    </w:p>
    <w:p w14:paraId="268F1B2E" w14:textId="77777777" w:rsidR="0036283C" w:rsidRDefault="0036283C">
      <w:pPr>
        <w:bidi w:val="0"/>
        <w:spacing w:after="160" w:line="259" w:lineRule="auto"/>
        <w:jc w:val="left"/>
        <w:rPr>
          <w:rFonts w:ascii="BA חניכי הישיבות" w:hAnsi="BA חניכי הישיבות" w:cs="BA TM • Vilna Extra-Bold"/>
          <w:color w:val="806000" w:themeColor="accent4" w:themeShade="80"/>
          <w:sz w:val="24"/>
        </w:rPr>
      </w:pPr>
      <w:r>
        <w:rPr>
          <w:rtl/>
        </w:rPr>
        <w:br w:type="page"/>
      </w:r>
    </w:p>
    <w:p w14:paraId="0195029D" w14:textId="77777777" w:rsidR="00910F84" w:rsidRPr="00C35A2C" w:rsidRDefault="00910F84" w:rsidP="006054D5">
      <w:pPr>
        <w:pStyle w:val="affff4"/>
        <w:framePr w:wrap="around"/>
        <w:rPr>
          <w:rtl/>
        </w:rPr>
      </w:pPr>
      <w:del w:id="20104" w:author="קלוד" w:date="2026-10-06T10:07:24Z">
        <w:r>
          <w:rPr>
            <w:rtl/>
          </w:rPr>
          <w:delText xml:space="preserve">מתני'.</w:delText>
        </w:r>
      </w:del>
      <w:ins w:id="20105" w:author="קלוד" w:date="2026-10-06T10:07:24Z">
        <w:r>
          <w:rPr>
            <w:rtl/>
          </w:rPr>
          <w:t xml:space="preserve">משנה ו</w:t>
        </w:r>
      </w:ins>
    </w:p>
    <w:p w14:paraId="33BBC99F" w14:textId="1CD00BF8" w:rsidR="006054D5" w:rsidRDefault="00910F84" w:rsidP="00910F84">
      <w:pPr>
        <w:pStyle w:val="affb"/>
        <w:rPr>
          <w:rtl/>
        </w:rPr>
      </w:pPr>
      <w:ins w:id="9801" w:author="מספור קטעי משנה" w:date="2026-10-06T10:02:05Z">
        <w:r>
          <w:rPr>
            <w:rStyle w:val="MisparKeta"/>
          </w:rPr>
          <w:t xml:space="preserve">ב. </w:t>
        </w:r>
      </w:ins>
      <w:r w:rsidRPr="00C35A2C">
        <w:rPr>
          <w:rtl/>
        </w:rPr>
        <w:t xml:space="preserve">מקום שנהגו למכור בהמה דקה </w:t>
      </w:r>
      <w:r w:rsidR="00967015">
        <w:rPr>
          <w:rFonts w:hint="cs"/>
          <w:rtl/>
        </w:rPr>
        <w:t xml:space="preserve">לנכרים </w:t>
      </w:r>
      <w:r w:rsidR="006054D5">
        <w:rPr>
          <w:rtl/>
        </w:rPr>
        <w:tab/>
      </w:r>
      <w:r w:rsidRPr="00C35A2C">
        <w:rPr>
          <w:rtl/>
        </w:rPr>
        <w:t xml:space="preserve">מוכרין, </w:t>
      </w:r>
    </w:p>
    <w:p w14:paraId="4C91F7BB" w14:textId="5F7AEEDA" w:rsidR="00910F84" w:rsidRPr="00C35A2C" w:rsidRDefault="00910F84" w:rsidP="00910F84">
      <w:pPr>
        <w:pStyle w:val="affb"/>
        <w:rPr>
          <w:rtl/>
        </w:rPr>
      </w:pPr>
      <w:r w:rsidRPr="00C35A2C">
        <w:rPr>
          <w:rtl/>
        </w:rPr>
        <w:t xml:space="preserve">מקום שנהגו שלא למכור </w:t>
      </w:r>
      <w:r w:rsidR="006054D5">
        <w:rPr>
          <w:rtl/>
        </w:rPr>
        <w:tab/>
      </w:r>
      <w:r w:rsidRPr="00C35A2C">
        <w:rPr>
          <w:rtl/>
        </w:rPr>
        <w:t>אין מוכרין.</w:t>
      </w:r>
    </w:p>
    <w:p w14:paraId="16D9B1B4" w14:textId="6690F92A" w:rsidR="00910F84" w:rsidRDefault="00910F84" w:rsidP="00910F84">
      <w:pPr>
        <w:pStyle w:val="affb"/>
        <w:rPr>
          <w:rtl/>
        </w:rPr>
      </w:pPr>
      <w:r w:rsidRPr="00C35A2C">
        <w:rPr>
          <w:rtl/>
        </w:rPr>
        <w:t>ובכל מקום אין מוכרין להם בהמה גסה</w:t>
      </w:r>
      <w:r w:rsidR="00A30F75">
        <w:rPr>
          <w:rStyle w:val="HesberMishna"/>
          <w:rFonts w:hint="cs"/>
          <w:rtl/>
          <w:rPrChange w:id="20012" w:author="קלוד" w:date="2026-10-06T10:07:24Z">
            <w:rPr>
              <w:rStyle w:val="affff8"/>
              <w:rFonts w:hint="cs"/>
              <w:rtl/>
            </w:rPr>
          </w:rPrChange>
        </w:rPr>
        <w:t xml:space="preserve"> </w:t>
      </w:r>
      <w:r w:rsidR="00A30F75" w:rsidRPr="00A30F75">
        <w:rPr>
          <w:rStyle w:val="HesberMishna"/>
          <w:rFonts w:hint="cs"/>
          <w:sz w:val="12"/>
          <w:szCs w:val="10"/>
          <w:rtl/>
          <w:rPrChange w:id="20013" w:author="קלוד" w:date="2026-10-06T10:07:24Z">
            <w:rPr>
              <w:rStyle w:val="affff8"/>
              <w:rFonts w:hint="cs"/>
              <w:sz w:val="12"/>
              <w:szCs w:val="10"/>
              <w:rtl/>
            </w:rPr>
          </w:rPrChange>
        </w:rPr>
        <w:t>חילול שבת</w:t>
      </w:r>
      <w:r w:rsidRPr="00A30F75">
        <w:rPr>
          <w:sz w:val="14"/>
          <w:szCs w:val="14"/>
          <w:rtl/>
        </w:rPr>
        <w:t xml:space="preserve">, </w:t>
      </w:r>
      <w:r w:rsidRPr="00C35A2C">
        <w:rPr>
          <w:rtl/>
        </w:rPr>
        <w:t>עגלים וסייחים, שלמין ושבורין</w:t>
      </w:r>
      <w:r w:rsidR="00A30F75">
        <w:rPr>
          <w:rStyle w:val="HesberMishna"/>
          <w:rFonts w:hint="cs"/>
          <w:rtl/>
          <w:rPrChange w:id="20014" w:author="קלוד" w:date="2026-10-06T10:07:24Z">
            <w:rPr>
              <w:rStyle w:val="affff8"/>
              <w:rFonts w:hint="cs"/>
              <w:rtl/>
            </w:rPr>
          </w:rPrChange>
        </w:rPr>
        <w:t xml:space="preserve"> </w:t>
      </w:r>
      <w:r w:rsidR="006054D5" w:rsidRPr="00A30F75">
        <w:rPr>
          <w:rStyle w:val="HesberMishna"/>
          <w:rFonts w:hint="cs"/>
          <w:rtl/>
          <w:rPrChange w:id="20015" w:author="קלוד" w:date="2026-10-06T10:07:24Z">
            <w:rPr>
              <w:rStyle w:val="affff8"/>
              <w:rFonts w:hint="cs"/>
              <w:rtl/>
            </w:rPr>
          </w:rPrChange>
        </w:rPr>
        <w:t>גזירה</w:t>
      </w:r>
      <w:r w:rsidRPr="00A30F75">
        <w:rPr>
          <w:rStyle w:val="HesberMishna"/>
          <w:rtl/>
          <w:rPrChange w:id="20016" w:author="קלוד" w:date="2026-10-06T10:07:24Z">
            <w:rPr>
              <w:rStyle w:val="affff8"/>
              <w:rtl/>
            </w:rPr>
          </w:rPrChange>
        </w:rPr>
        <w:t>;</w:t>
      </w:r>
    </w:p>
    <w:p w14:paraId="178F9F18" w14:textId="0652C4AA" w:rsidR="00910F84" w:rsidRDefault="00910F84" w:rsidP="00967015">
      <w:pPr>
        <w:pStyle w:val="affb"/>
        <w:spacing w:after="120"/>
        <w:rPr>
          <w:rtl/>
        </w:rPr>
      </w:pPr>
      <w:r w:rsidRPr="00967015">
        <w:rPr>
          <w:rStyle w:val="TanaimMishna"/>
          <w:rtl/>
          <w:rPrChange w:id="20017" w:author="קלוד" w:date="2026-10-06T10:07:24Z">
            <w:rPr>
              <w:rStyle w:val="affff1"/>
              <w:rtl/>
            </w:rPr>
          </w:rPrChange>
        </w:rPr>
        <w:t xml:space="preserve">ר' יהודה </w:t>
      </w:r>
      <w:r w:rsidRPr="00C35A2C">
        <w:rPr>
          <w:rtl/>
        </w:rPr>
        <w:t xml:space="preserve">מתיר בשבורה, </w:t>
      </w:r>
      <w:r w:rsidRPr="00967015">
        <w:rPr>
          <w:rStyle w:val="TanaimMishna"/>
          <w:rtl/>
          <w:rPrChange w:id="20018" w:author="קלוד" w:date="2026-10-06T10:07:24Z">
            <w:rPr>
              <w:rStyle w:val="affff1"/>
              <w:rtl/>
            </w:rPr>
          </w:rPrChange>
        </w:rPr>
        <w:t>ובן בתירא</w:t>
      </w:r>
      <w:r w:rsidRPr="00C35A2C">
        <w:rPr>
          <w:rtl/>
        </w:rPr>
        <w:t xml:space="preserve"> מתיר בסוס.</w:t>
      </w:r>
    </w:p>
    <w:p w14:paraId="3C08A326" w14:textId="77777777" w:rsidR="006054D5" w:rsidRPr="00C35A2C" w:rsidRDefault="006054D5" w:rsidP="006054D5">
      <w:pPr>
        <w:pStyle w:val="aff6"/>
        <w:framePr w:wrap="around" w:x="4294" w:y="177"/>
        <w:rPr>
          <w:rtl/>
        </w:rPr>
      </w:pPr>
      <w:r w:rsidRPr="00C35A2C">
        <w:rPr>
          <w:rFonts w:hint="cs"/>
          <w:rtl/>
        </w:rPr>
        <w:t>טו.</w:t>
      </w:r>
    </w:p>
    <w:p w14:paraId="7BD718C8" w14:textId="71E9EBC7" w:rsidR="00910F84" w:rsidRPr="00C568DD" w:rsidRDefault="00C568DD" w:rsidP="00910F84">
      <w:pPr>
        <w:rPr>
          <w:spacing w:val="-2"/>
          <w:rtl/>
        </w:rPr>
      </w:pPr>
      <w:r w:rsidRPr="00C568DD">
        <w:rPr>
          <w:rFonts w:hint="cs"/>
          <w:spacing w:val="-2"/>
          <w:rtl/>
        </w:rPr>
        <w:t xml:space="preserve">תלוי במנהג </w:t>
      </w:r>
      <w:r w:rsidR="006054D5" w:rsidRPr="00C568DD">
        <w:rPr>
          <w:rFonts w:hint="cs"/>
          <w:spacing w:val="-2"/>
          <w:rtl/>
        </w:rPr>
        <w:t xml:space="preserve">ומקום </w:t>
      </w:r>
      <w:r w:rsidR="00910F84" w:rsidRPr="00C568DD">
        <w:rPr>
          <w:rFonts w:hint="cs"/>
          <w:spacing w:val="-2"/>
          <w:rtl/>
        </w:rPr>
        <w:t xml:space="preserve">שאסרו לייחד </w:t>
      </w:r>
      <w:r w:rsidR="00910F84" w:rsidRPr="00C568DD">
        <w:rPr>
          <w:rStyle w:val="affff8"/>
          <w:rFonts w:hint="cs"/>
          <w:spacing w:val="-2"/>
          <w:rtl/>
        </w:rPr>
        <w:t>שחשודין על הרביעה</w:t>
      </w:r>
      <w:r w:rsidR="00910F84" w:rsidRPr="00C568DD">
        <w:rPr>
          <w:rFonts w:hint="cs"/>
          <w:spacing w:val="-2"/>
          <w:rtl/>
        </w:rPr>
        <w:t xml:space="preserve"> </w:t>
      </w:r>
      <w:r w:rsidRPr="00C568DD">
        <w:rPr>
          <w:rFonts w:hint="cs"/>
          <w:spacing w:val="-2"/>
          <w:rtl/>
        </w:rPr>
        <w:t>א</w:t>
      </w:r>
      <w:r w:rsidR="00910F84" w:rsidRPr="00C568DD">
        <w:rPr>
          <w:rFonts w:hint="cs"/>
          <w:spacing w:val="-2"/>
          <w:rtl/>
        </w:rPr>
        <w:t>סרו למכור</w:t>
      </w:r>
    </w:p>
    <w:p w14:paraId="1297F7BE" w14:textId="77777777" w:rsidR="00967015" w:rsidRDefault="00910F84" w:rsidP="00967015">
      <w:pPr>
        <w:pStyle w:val="36"/>
        <w:framePr w:wrap="notBeside"/>
        <w:rPr>
          <w:rtl/>
        </w:rPr>
      </w:pPr>
      <w:r w:rsidRPr="00C35A2C">
        <w:rPr>
          <w:rtl/>
        </w:rPr>
        <w:t>ור</w:t>
      </w:r>
      <w:r>
        <w:rPr>
          <w:rtl/>
        </w:rPr>
        <w:t>"</w:t>
      </w:r>
      <w:r w:rsidRPr="00C35A2C">
        <w:rPr>
          <w:rtl/>
        </w:rPr>
        <w:t>א:</w:t>
      </w:r>
    </w:p>
    <w:p w14:paraId="49A37146" w14:textId="7FA3D2B2" w:rsidR="00910F84" w:rsidRPr="00C568DD" w:rsidRDefault="00910F84" w:rsidP="006054D5">
      <w:pPr>
        <w:rPr>
          <w:spacing w:val="-4"/>
          <w:rtl/>
        </w:rPr>
      </w:pPr>
      <w:r w:rsidRPr="00C568DD">
        <w:rPr>
          <w:spacing w:val="-4"/>
          <w:rtl/>
        </w:rPr>
        <w:t xml:space="preserve">מותר למכור; </w:t>
      </w:r>
      <w:r w:rsidR="006054D5" w:rsidRPr="00C568DD">
        <w:rPr>
          <w:rFonts w:hint="cs"/>
          <w:spacing w:val="-4"/>
          <w:rtl/>
        </w:rPr>
        <w:t xml:space="preserve">שגוי </w:t>
      </w:r>
      <w:r w:rsidRPr="00C568DD">
        <w:rPr>
          <w:spacing w:val="-4"/>
          <w:rtl/>
        </w:rPr>
        <w:t>חס על בהמתו שלא תעקר</w:t>
      </w:r>
      <w:r w:rsidR="00967015" w:rsidRPr="00C568DD">
        <w:rPr>
          <w:rFonts w:hint="cs"/>
          <w:spacing w:val="-4"/>
          <w:rtl/>
        </w:rPr>
        <w:t xml:space="preserve"> </w:t>
      </w:r>
      <w:r w:rsidRPr="00C568DD">
        <w:rPr>
          <w:rStyle w:val="affff8"/>
          <w:rFonts w:hint="cs"/>
          <w:spacing w:val="-4"/>
          <w:rtl/>
        </w:rPr>
        <w:t>וגם רב חזר בו וסבר כן</w:t>
      </w:r>
      <w:r w:rsidRPr="00C568DD">
        <w:rPr>
          <w:rStyle w:val="affff8"/>
          <w:spacing w:val="-4"/>
          <w:rtl/>
        </w:rPr>
        <w:t>.</w:t>
      </w:r>
    </w:p>
    <w:p w14:paraId="1E3D5789" w14:textId="77777777" w:rsidR="00910F84" w:rsidRPr="00C35A2C" w:rsidRDefault="00910F84" w:rsidP="00910F84">
      <w:pPr>
        <w:pStyle w:val="afff2"/>
        <w:rPr>
          <w:rtl/>
        </w:rPr>
      </w:pPr>
      <w:ins w:id="9819" w:author="מספור קטעי משנה" w:date="2026-10-06T06:44:54Z">
        <w:r>
          <w:rPr>
            <w:rStyle w:val="MisparKeta"/>
          </w:rPr>
          <w:t xml:space="preserve">א. </w:t>
        </w:r>
      </w:ins>
      <w:r w:rsidRPr="00C35A2C">
        <w:rPr>
          <w:rtl/>
        </w:rPr>
        <w:t>ובכל מקום אין מוכרין בהמה גסה כו'.</w:t>
      </w:r>
    </w:p>
    <w:p w14:paraId="3253D2BA" w14:textId="736A2F25" w:rsidR="00910F84" w:rsidRDefault="00910F84" w:rsidP="00910F84">
      <w:pPr>
        <w:rPr>
          <w:rtl/>
        </w:rPr>
      </w:pPr>
      <w:r w:rsidRPr="00C35A2C">
        <w:rPr>
          <w:rFonts w:hint="cs"/>
          <w:rtl/>
        </w:rPr>
        <w:t>אין מוכ</w:t>
      </w:r>
      <w:r>
        <w:rPr>
          <w:rFonts w:hint="cs"/>
          <w:rtl/>
        </w:rPr>
        <w:t xml:space="preserve">רין אפי' </w:t>
      </w:r>
      <w:r w:rsidR="006054D5">
        <w:rPr>
          <w:rFonts w:hint="cs"/>
          <w:rtl/>
        </w:rPr>
        <w:t>ש</w:t>
      </w:r>
      <w:r>
        <w:rPr>
          <w:rFonts w:hint="cs"/>
          <w:rtl/>
        </w:rPr>
        <w:t>לא חיישי לרביעה</w:t>
      </w:r>
      <w:r w:rsidR="006054D5">
        <w:rPr>
          <w:rFonts w:hint="cs"/>
          <w:rtl/>
        </w:rPr>
        <w:t>,</w:t>
      </w:r>
      <w:r>
        <w:rPr>
          <w:rFonts w:hint="cs"/>
          <w:rtl/>
        </w:rPr>
        <w:t xml:space="preserve"> ולא ח</w:t>
      </w:r>
      <w:r w:rsidRPr="00C35A2C">
        <w:rPr>
          <w:rFonts w:hint="cs"/>
          <w:rtl/>
        </w:rPr>
        <w:t>ייש</w:t>
      </w:r>
      <w:r>
        <w:rPr>
          <w:rFonts w:hint="cs"/>
          <w:rtl/>
        </w:rPr>
        <w:t>י</w:t>
      </w:r>
      <w:r w:rsidRPr="00C35A2C">
        <w:rPr>
          <w:rFonts w:hint="cs"/>
          <w:rtl/>
        </w:rPr>
        <w:t xml:space="preserve"> שיעשה בה מלאכה </w:t>
      </w:r>
      <w:r w:rsidR="006054D5">
        <w:rPr>
          <w:rFonts w:hint="cs"/>
          <w:rtl/>
        </w:rPr>
        <w:t xml:space="preserve">לע''ז - </w:t>
      </w:r>
      <w:r w:rsidRPr="00C35A2C">
        <w:rPr>
          <w:rFonts w:hint="cs"/>
          <w:rtl/>
        </w:rPr>
        <w:t>שהרי כבר קנה את זה</w:t>
      </w:r>
    </w:p>
    <w:p w14:paraId="01C426A8" w14:textId="77777777" w:rsidR="006054D5" w:rsidRDefault="006054D5" w:rsidP="006054D5">
      <w:pPr>
        <w:pStyle w:val="36"/>
        <w:framePr w:wrap="notBeside"/>
        <w:rPr>
          <w:rtl/>
        </w:rPr>
      </w:pPr>
      <w:r>
        <w:rPr>
          <w:rFonts w:hint="cs"/>
          <w:rtl/>
        </w:rPr>
        <w:t>-</w:t>
      </w:r>
    </w:p>
    <w:p w14:paraId="464D082C" w14:textId="467E198F" w:rsidR="006054D5" w:rsidRPr="00C568DD" w:rsidRDefault="00C568DD" w:rsidP="006054D5">
      <w:pPr>
        <w:rPr>
          <w:rStyle w:val="afff"/>
          <w:rtl/>
        </w:rPr>
      </w:pPr>
      <w:r w:rsidRPr="00C568DD">
        <w:rPr>
          <w:rStyle w:val="afff"/>
          <w:rFonts w:hint="cs"/>
          <w:rtl/>
        </w:rPr>
        <w:t xml:space="preserve">גזירה </w:t>
      </w:r>
      <w:r w:rsidR="00910F84" w:rsidRPr="00C568DD">
        <w:rPr>
          <w:rStyle w:val="afff"/>
          <w:rFonts w:hint="cs"/>
          <w:rtl/>
        </w:rPr>
        <w:t xml:space="preserve">משום </w:t>
      </w:r>
      <w:r w:rsidR="006054D5" w:rsidRPr="00C568DD">
        <w:rPr>
          <w:rStyle w:val="afff"/>
          <w:rFonts w:hint="cs"/>
          <w:rtl/>
        </w:rPr>
        <w:t xml:space="preserve">ניסיוני. </w:t>
      </w:r>
    </w:p>
    <w:p w14:paraId="401BE94D" w14:textId="1C47AD49" w:rsidR="00910F84" w:rsidRPr="006054D5" w:rsidRDefault="006054D5" w:rsidP="00C61137">
      <w:pPr>
        <w:spacing w:after="120"/>
        <w:rPr>
          <w:rStyle w:val="affff8"/>
          <w:rtl/>
        </w:rPr>
      </w:pPr>
      <w:r w:rsidRPr="006054D5">
        <w:rPr>
          <w:rStyle w:val="affff8"/>
          <w:rFonts w:hint="cs"/>
          <w:b/>
          <w:bCs/>
          <w:rtl/>
        </w:rPr>
        <w:t xml:space="preserve">משום נסיוני </w:t>
      </w:r>
      <w:r>
        <w:rPr>
          <w:rStyle w:val="affff8"/>
          <w:rFonts w:hint="cs"/>
          <w:rtl/>
        </w:rPr>
        <w:t xml:space="preserve">שינסה </w:t>
      </w:r>
      <w:r>
        <w:rPr>
          <w:rStyle w:val="affff8"/>
          <w:rFonts w:hint="cs"/>
          <w:rtl/>
        </w:rPr>
        <w:t xml:space="preserve">הבהמה </w:t>
      </w:r>
      <w:r>
        <w:rPr>
          <w:rStyle w:val="affff1"/>
          <w:rFonts w:hint="cs"/>
          <w:rtl/>
          <w:rPrChange w:id="9126" w:author="מנוע אמוראים" w:date="2026-10-05T16:41:56Z">
            <w:rPr>
              <w:rStyle w:val="affff8"/>
              <w:rFonts w:hint="cs"/>
              <w:rtl/>
            </w:rPr>
          </w:rPrChange>
        </w:rPr>
        <w:t xml:space="preserve">ער</w:t>
      </w:r>
      <w:r>
        <w:rPr>
          <w:rStyle w:val="affff1"/>
          <w:rtl/>
          <w:rPrChange w:id="9127" w:author="מנוע אמוראים" w:date="2026-10-05T16:41:56Z">
            <w:rPr>
              <w:rStyle w:val="affff8"/>
              <w:rtl/>
            </w:rPr>
          </w:rPrChange>
        </w:rPr>
        <w:t xml:space="preserve">"</w:t>
      </w:r>
      <w:r>
        <w:rPr>
          <w:rStyle w:val="affff1"/>
          <w:rFonts w:hint="cs"/>
          <w:rtl/>
          <w:rPrChange w:id="9128" w:author="מנוע אמוראים" w:date="2026-10-05T16:41:56Z">
            <w:rPr>
              <w:rStyle w:val="affff8"/>
              <w:rFonts w:hint="cs"/>
              <w:rtl/>
            </w:rPr>
          </w:rPrChange>
        </w:rPr>
        <w:t xml:space="preserve">ש</w:t>
      </w:r>
      <w:r>
        <w:rPr>
          <w:rStyle w:val="affff8"/>
          <w:rFonts w:hint="cs"/>
          <w:rtl/>
        </w:rPr>
        <w:t xml:space="preserve"> עם חשיכה</w:t>
      </w:r>
      <w:r w:rsidRPr="006054D5">
        <w:rPr>
          <w:rStyle w:val="affff8"/>
          <w:rFonts w:hint="cs"/>
          <w:rtl/>
        </w:rPr>
        <w:t xml:space="preserve"> ש</w:t>
      </w:r>
      <w:r>
        <w:rPr>
          <w:rStyle w:val="affff8"/>
          <w:rFonts w:hint="cs"/>
          <w:rtl/>
        </w:rPr>
        <w:t xml:space="preserve">פעמים ימכור סמוך לשקיעה </w:t>
      </w:r>
      <w:r>
        <w:rPr>
          <w:rStyle w:val="affff1"/>
          <w:rFonts w:hint="cs"/>
          <w:rtl/>
          <w:rPrChange w:id="9129" w:author="מנוע אמוראים" w:date="2026-10-05T16:41:56Z">
            <w:rPr>
              <w:rStyle w:val="affff8"/>
              <w:rFonts w:hint="cs"/>
              <w:rtl/>
            </w:rPr>
          </w:rPrChange>
        </w:rPr>
        <w:t xml:space="preserve">בער</w:t>
      </w:r>
      <w:r>
        <w:rPr>
          <w:rStyle w:val="affff1"/>
          <w:rtl/>
          <w:rPrChange w:id="9130" w:author="מנוע אמוראים" w:date="2026-10-05T16:41:56Z">
            <w:rPr>
              <w:rStyle w:val="affff8"/>
              <w:rtl/>
            </w:rPr>
          </w:rPrChange>
        </w:rPr>
        <w:t xml:space="preserve">"</w:t>
      </w:r>
      <w:r>
        <w:rPr>
          <w:rStyle w:val="affff1"/>
          <w:rFonts w:hint="cs"/>
          <w:rtl/>
          <w:rPrChange w:id="9131" w:author="מנוע אמוראים" w:date="2026-10-05T16:41:56Z">
            <w:rPr>
              <w:rStyle w:val="affff8"/>
              <w:rFonts w:hint="cs"/>
              <w:rtl/>
            </w:rPr>
          </w:rPrChange>
        </w:rPr>
        <w:t xml:space="preserve">ש</w:t>
      </w:r>
      <w:r>
        <w:rPr>
          <w:rStyle w:val="affff8"/>
          <w:rFonts w:hint="cs"/>
          <w:rtl/>
        </w:rPr>
        <w:t xml:space="preserve"> וא</w:t>
      </w:r>
      <w:r w:rsidR="00910F84" w:rsidRPr="006054D5">
        <w:rPr>
          <w:rStyle w:val="affff8"/>
          <w:rtl/>
        </w:rPr>
        <w:t>"</w:t>
      </w:r>
      <w:r w:rsidR="00910F84" w:rsidRPr="006054D5">
        <w:rPr>
          <w:rStyle w:val="affff8"/>
          <w:rFonts w:hint="cs"/>
          <w:rtl/>
        </w:rPr>
        <w:t>ל שינסה בטעינת משא ושמעה בקולו והולכת מחמתו וניח</w:t>
      </w:r>
      <w:r w:rsidR="00910F84" w:rsidRPr="006054D5">
        <w:rPr>
          <w:rStyle w:val="affff8"/>
          <w:rtl/>
        </w:rPr>
        <w:t>"</w:t>
      </w:r>
      <w:r w:rsidR="00910F84" w:rsidRPr="006054D5">
        <w:rPr>
          <w:rStyle w:val="affff8"/>
          <w:rFonts w:hint="cs"/>
          <w:rtl/>
        </w:rPr>
        <w:t>ל בהליכה זו והו</w:t>
      </w:r>
      <w:r w:rsidR="00910F84" w:rsidRPr="006054D5">
        <w:rPr>
          <w:rStyle w:val="affff8"/>
          <w:rtl/>
        </w:rPr>
        <w:t>"</w:t>
      </w:r>
      <w:r w:rsidR="00910F84" w:rsidRPr="006054D5">
        <w:rPr>
          <w:rStyle w:val="affff8"/>
          <w:rFonts w:hint="cs"/>
          <w:rtl/>
        </w:rPr>
        <w:t>ל מחמר אחר בהמתו בשבת שחייב חטאת</w:t>
      </w:r>
    </w:p>
    <w:p w14:paraId="09D206CB" w14:textId="77777777" w:rsidR="00910F84" w:rsidRPr="00C61137" w:rsidRDefault="00910F84" w:rsidP="00910F84">
      <w:pPr>
        <w:rPr>
          <w:rStyle w:val="afff"/>
          <w:rtl/>
        </w:rPr>
      </w:pPr>
      <w:r w:rsidRPr="00C61137">
        <w:rPr>
          <w:rStyle w:val="afff"/>
          <w:rFonts w:hint="cs"/>
          <w:rtl/>
        </w:rPr>
        <w:t>וגזירה משום שכירות ושאלה</w:t>
      </w:r>
    </w:p>
    <w:p w14:paraId="595B48BA" w14:textId="00CCC8CE" w:rsidR="00910F84" w:rsidRPr="00C35A2C" w:rsidRDefault="00C568DD" w:rsidP="00910F84">
      <w:pPr>
        <w:rPr>
          <w:rtl/>
        </w:rPr>
      </w:pPr>
      <w:r>
        <w:rPr>
          <w:rFonts w:hint="cs"/>
          <w:rtl/>
        </w:rPr>
        <w:t>אף אי שכירות קונה בע''ז החמירו</w:t>
      </w:r>
      <w:r>
        <w:rPr>
          <w:rStyle w:val="afffd"/>
          <w:rFonts w:hint="cs"/>
          <w:rtl/>
        </w:rPr>
        <w:t xml:space="preserve"> </w:t>
      </w:r>
      <w:r w:rsidR="00910F84" w:rsidRPr="00522051">
        <w:rPr>
          <w:rStyle w:val="afffd"/>
          <w:rFonts w:hint="cs"/>
          <w:rtl/>
        </w:rPr>
        <w:t>'</w:t>
      </w:r>
      <w:r w:rsidR="00910F84" w:rsidRPr="00522051">
        <w:rPr>
          <w:rStyle w:val="afffd"/>
          <w:rtl/>
        </w:rPr>
        <w:t>ולא תביא תועבה אל ביתך</w:t>
      </w:r>
      <w:r w:rsidR="00910F84" w:rsidRPr="00522051">
        <w:rPr>
          <w:rStyle w:val="afffd"/>
          <w:rFonts w:hint="cs"/>
          <w:rtl/>
        </w:rPr>
        <w:t>'</w:t>
      </w:r>
      <w:r w:rsidR="00910F84" w:rsidRPr="00522051">
        <w:rPr>
          <w:rStyle w:val="afffd"/>
          <w:rtl/>
        </w:rPr>
        <w:t>.</w:t>
      </w:r>
    </w:p>
    <w:p w14:paraId="72444533" w14:textId="77777777" w:rsidR="006054D5" w:rsidRDefault="00910F84" w:rsidP="006054D5">
      <w:pPr>
        <w:pStyle w:val="36"/>
        <w:framePr w:wrap="notBeside"/>
        <w:rPr>
          <w:rtl/>
        </w:rPr>
      </w:pPr>
      <w:r w:rsidRPr="00C35A2C">
        <w:rPr>
          <w:rtl/>
        </w:rPr>
        <w:t>מ</w:t>
      </w:r>
      <w:r>
        <w:rPr>
          <w:rtl/>
        </w:rPr>
        <w:t>"</w:t>
      </w:r>
      <w:r w:rsidRPr="00C35A2C">
        <w:rPr>
          <w:rFonts w:hint="cs"/>
          <w:rtl/>
        </w:rPr>
        <w:t xml:space="preserve">מ יקשה </w:t>
      </w:r>
    </w:p>
    <w:p w14:paraId="59391214" w14:textId="77777777" w:rsidR="00C568DD" w:rsidRPr="00C568DD" w:rsidRDefault="00910F84" w:rsidP="00C61137">
      <w:pPr>
        <w:rPr>
          <w:spacing w:val="-2"/>
          <w:rtl/>
        </w:rPr>
      </w:pPr>
      <w:r w:rsidRPr="00C568DD">
        <w:rPr>
          <w:rStyle w:val="affff1"/>
          <w:rFonts w:hint="cs"/>
          <w:spacing w:val="-2"/>
          <w:rtl/>
        </w:rPr>
        <w:t>ד</w:t>
      </w:r>
      <w:r w:rsidRPr="00C568DD">
        <w:rPr>
          <w:rStyle w:val="affff1"/>
          <w:spacing w:val="-2"/>
          <w:rtl/>
        </w:rPr>
        <w:t>תנן:</w:t>
      </w:r>
      <w:r w:rsidRPr="00C568DD">
        <w:rPr>
          <w:spacing w:val="-2"/>
          <w:rtl/>
        </w:rPr>
        <w:t xml:space="preserve"> ישראל ששכר פרה מכהן יאכילנה כרשיני תרומה</w:t>
      </w:r>
      <w:r w:rsidR="00C568DD" w:rsidRPr="00C568DD">
        <w:rPr>
          <w:rFonts w:hint="cs"/>
          <w:spacing w:val="-2"/>
          <w:rtl/>
        </w:rPr>
        <w:t xml:space="preserve"> </w:t>
      </w:r>
      <w:r w:rsidR="00C568DD" w:rsidRPr="00C568DD">
        <w:rPr>
          <w:rStyle w:val="affff8"/>
          <w:rFonts w:hint="cs"/>
          <w:spacing w:val="-2"/>
          <w:rtl/>
        </w:rPr>
        <w:t>נח''ל לכהן</w:t>
      </w:r>
      <w:r w:rsidRPr="00C568DD">
        <w:rPr>
          <w:spacing w:val="-2"/>
          <w:rtl/>
        </w:rPr>
        <w:t xml:space="preserve"> </w:t>
      </w:r>
    </w:p>
    <w:p w14:paraId="488D7230" w14:textId="6448D5A5" w:rsidR="00910F84" w:rsidRPr="00C61137" w:rsidRDefault="00910F84" w:rsidP="00C61137">
      <w:pPr>
        <w:rPr>
          <w:rStyle w:val="afff"/>
          <w:rtl/>
        </w:rPr>
      </w:pPr>
      <w:r w:rsidRPr="00C35A2C">
        <w:rPr>
          <w:rtl/>
        </w:rPr>
        <w:t xml:space="preserve">וכהן ששכר פרה מישראל, </w:t>
      </w:r>
      <w:r w:rsidR="00A30F75">
        <w:rPr>
          <w:rFonts w:hint="cs"/>
          <w:rtl/>
        </w:rPr>
        <w:t xml:space="preserve">אף </w:t>
      </w:r>
      <w:r w:rsidRPr="00C35A2C">
        <w:rPr>
          <w:rtl/>
        </w:rPr>
        <w:t>שמזונותיה עליו לא יאכילנה כרשיני תרומה:</w:t>
      </w:r>
      <w:r w:rsidR="00C61137">
        <w:rPr>
          <w:rFonts w:hint="cs"/>
          <w:rtl/>
        </w:rPr>
        <w:t xml:space="preserve"> </w:t>
      </w:r>
      <w:r w:rsidRPr="00C35A2C">
        <w:rPr>
          <w:rtl/>
        </w:rPr>
        <w:t xml:space="preserve">ואי שכירות </w:t>
      </w:r>
      <w:r w:rsidR="00A30F75">
        <w:rPr>
          <w:rFonts w:hint="cs"/>
          <w:rtl/>
        </w:rPr>
        <w:t xml:space="preserve">קונה למה </w:t>
      </w:r>
      <w:r w:rsidRPr="00C35A2C">
        <w:rPr>
          <w:rtl/>
        </w:rPr>
        <w:t xml:space="preserve">לא יאכילנה? </w:t>
      </w:r>
      <w:r w:rsidRPr="00C35A2C">
        <w:rPr>
          <w:rFonts w:hint="cs"/>
          <w:rtl/>
        </w:rPr>
        <w:t xml:space="preserve">הא פרתו היא </w:t>
      </w:r>
      <w:r w:rsidRPr="00C61137">
        <w:rPr>
          <w:rStyle w:val="afff"/>
          <w:rFonts w:hint="cs"/>
          <w:rtl/>
        </w:rPr>
        <w:t xml:space="preserve">- </w:t>
      </w:r>
      <w:r w:rsidRPr="00C61137">
        <w:rPr>
          <w:rStyle w:val="afff"/>
          <w:rtl/>
        </w:rPr>
        <w:t>אלא ש"מ, שכירות לא קניא.</w:t>
      </w:r>
    </w:p>
    <w:p w14:paraId="41BFDF20" w14:textId="77777777" w:rsidR="00C61137" w:rsidRDefault="00910F84" w:rsidP="00C61137">
      <w:pPr>
        <w:pStyle w:val="36"/>
        <w:framePr w:wrap="notBeside"/>
        <w:rPr>
          <w:rtl/>
        </w:rPr>
      </w:pPr>
      <w:r w:rsidRPr="00C35A2C">
        <w:rPr>
          <w:rtl/>
        </w:rPr>
        <w:t xml:space="preserve">והשתא </w:t>
      </w:r>
    </w:p>
    <w:p w14:paraId="5B7BA8B4" w14:textId="6EACEDB3" w:rsidR="00A30F75" w:rsidRPr="00C35A2C" w:rsidRDefault="00910F84" w:rsidP="004A1F4F">
      <w:pPr>
        <w:spacing w:after="120"/>
        <w:rPr>
          <w:rtl/>
        </w:rPr>
      </w:pPr>
      <w:r w:rsidRPr="00C35A2C">
        <w:rPr>
          <w:rtl/>
        </w:rPr>
        <w:t>ד</w:t>
      </w:r>
      <w:r w:rsidRPr="00C35A2C">
        <w:rPr>
          <w:rFonts w:hint="cs"/>
          <w:rtl/>
        </w:rPr>
        <w:t>ש</w:t>
      </w:r>
      <w:r w:rsidRPr="00C35A2C">
        <w:rPr>
          <w:rtl/>
        </w:rPr>
        <w:t>כירו</w:t>
      </w:r>
      <w:r w:rsidR="00A30F75">
        <w:rPr>
          <w:rFonts w:hint="cs"/>
          <w:rtl/>
        </w:rPr>
        <w:t>ת</w:t>
      </w:r>
      <w:r w:rsidRPr="00C35A2C">
        <w:rPr>
          <w:rtl/>
        </w:rPr>
        <w:t xml:space="preserve"> לא </w:t>
      </w:r>
      <w:r w:rsidR="00A30F75">
        <w:rPr>
          <w:rFonts w:hint="cs"/>
          <w:rtl/>
        </w:rPr>
        <w:t>קונה</w:t>
      </w:r>
      <w:r w:rsidRPr="00C35A2C">
        <w:rPr>
          <w:rtl/>
        </w:rPr>
        <w:t xml:space="preserve">, </w:t>
      </w:r>
      <w:r w:rsidRPr="00C35A2C">
        <w:rPr>
          <w:b/>
          <w:bCs/>
          <w:rtl/>
        </w:rPr>
        <w:t>גזירה משום שכירות, וגזירה משום שאלה, וגזירה משום נסיוני.</w:t>
      </w:r>
    </w:p>
    <w:p w14:paraId="23AA2FDC" w14:textId="77777777" w:rsidR="00C61137" w:rsidRDefault="00910F84" w:rsidP="00C61137">
      <w:pPr>
        <w:pStyle w:val="36"/>
        <w:framePr w:wrap="notBeside"/>
        <w:rPr>
          <w:rtl/>
        </w:rPr>
      </w:pPr>
      <w:r w:rsidRPr="00C35A2C">
        <w:rPr>
          <w:rtl/>
        </w:rPr>
        <w:t xml:space="preserve">רב אדא </w:t>
      </w:r>
    </w:p>
    <w:p w14:paraId="215EA077" w14:textId="132F966B" w:rsidR="00910F84" w:rsidRDefault="00910F84" w:rsidP="00910F84">
      <w:pPr>
        <w:rPr>
          <w:rtl/>
        </w:rPr>
      </w:pPr>
      <w:r w:rsidRPr="00C35A2C">
        <w:rPr>
          <w:rFonts w:hint="cs"/>
          <w:rtl/>
        </w:rPr>
        <w:t>התיר למכור חמור ע</w:t>
      </w:r>
      <w:r>
        <w:rPr>
          <w:rtl/>
        </w:rPr>
        <w:t>"</w:t>
      </w:r>
      <w:r w:rsidRPr="00C35A2C">
        <w:rPr>
          <w:rFonts w:hint="cs"/>
          <w:rtl/>
        </w:rPr>
        <w:t>י ספסר יהודי,</w:t>
      </w:r>
    </w:p>
    <w:p w14:paraId="463EB96A" w14:textId="1B194785" w:rsidR="00910F84" w:rsidRDefault="00910F84" w:rsidP="00910F84">
      <w:pPr>
        <w:rPr>
          <w:rtl/>
        </w:rPr>
      </w:pPr>
      <w:r w:rsidRPr="00C35A2C">
        <w:rPr>
          <w:rtl/>
        </w:rPr>
        <w:t xml:space="preserve">אי משום נסיוני - </w:t>
      </w:r>
      <w:r w:rsidRPr="00C35A2C">
        <w:rPr>
          <w:rFonts w:hint="cs"/>
          <w:rtl/>
        </w:rPr>
        <w:t>אינה יודעת לקולו שתלך מחמתו</w:t>
      </w:r>
    </w:p>
    <w:p w14:paraId="36F5E19B" w14:textId="19F6CF5C" w:rsidR="00910F84" w:rsidRPr="00C35A2C" w:rsidRDefault="00910F84" w:rsidP="004A1F4F">
      <w:pPr>
        <w:spacing w:after="120"/>
        <w:rPr>
          <w:rtl/>
        </w:rPr>
      </w:pPr>
      <w:r>
        <w:rPr>
          <w:rtl/>
        </w:rPr>
        <w:t xml:space="preserve">ואי משום שאלה ושכירות </w:t>
      </w:r>
      <w:r w:rsidRPr="00C35A2C">
        <w:rPr>
          <w:rtl/>
        </w:rPr>
        <w:t xml:space="preserve">כיון </w:t>
      </w:r>
      <w:r w:rsidRPr="00C35A2C">
        <w:rPr>
          <w:rFonts w:hint="cs"/>
          <w:rtl/>
        </w:rPr>
        <w:t>שאינה שלו לא משאיל ולא משכיר</w:t>
      </w:r>
      <w:r w:rsidR="00C61137">
        <w:rPr>
          <w:rFonts w:hint="cs"/>
          <w:rtl/>
        </w:rPr>
        <w:t>,</w:t>
      </w:r>
      <w:r w:rsidRPr="00C35A2C">
        <w:rPr>
          <w:rFonts w:hint="cs"/>
          <w:rtl/>
        </w:rPr>
        <w:t xml:space="preserve"> </w:t>
      </w:r>
      <w:r w:rsidRPr="00C61137">
        <w:rPr>
          <w:rStyle w:val="affff1"/>
          <w:rFonts w:hint="cs"/>
          <w:rtl/>
        </w:rPr>
        <w:t>ועוד</w:t>
      </w:r>
      <w:r w:rsidRPr="00C35A2C">
        <w:rPr>
          <w:rFonts w:hint="cs"/>
          <w:rtl/>
        </w:rPr>
        <w:t xml:space="preserve"> משום שלא יראו בה מום</w:t>
      </w:r>
    </w:p>
    <w:p w14:paraId="17D449B6" w14:textId="77777777" w:rsidR="00C61137" w:rsidRDefault="00910F84" w:rsidP="00C61137">
      <w:pPr>
        <w:pStyle w:val="36"/>
        <w:framePr w:wrap="notBeside"/>
        <w:rPr>
          <w:rtl/>
        </w:rPr>
      </w:pPr>
      <w:r w:rsidRPr="00C35A2C">
        <w:rPr>
          <w:rFonts w:hint="cs"/>
          <w:rtl/>
        </w:rPr>
        <w:t>ר</w:t>
      </w:r>
      <w:r>
        <w:rPr>
          <w:rtl/>
        </w:rPr>
        <w:t>"</w:t>
      </w:r>
      <w:r w:rsidRPr="00C35A2C">
        <w:rPr>
          <w:rFonts w:hint="cs"/>
          <w:rtl/>
        </w:rPr>
        <w:t>ה</w:t>
      </w:r>
    </w:p>
    <w:p w14:paraId="11DCCC5B" w14:textId="5F3B4CED" w:rsidR="00910F84" w:rsidRDefault="00910F84" w:rsidP="00910F84">
      <w:pPr>
        <w:rPr>
          <w:rtl/>
        </w:rPr>
      </w:pPr>
      <w:r w:rsidRPr="00C35A2C">
        <w:rPr>
          <w:rFonts w:hint="cs"/>
          <w:rtl/>
        </w:rPr>
        <w:t xml:space="preserve">מכר </w:t>
      </w:r>
      <w:r w:rsidRPr="00C35A2C">
        <w:rPr>
          <w:rtl/>
        </w:rPr>
        <w:t>פרה לעכו</w:t>
      </w:r>
      <w:r>
        <w:rPr>
          <w:rtl/>
        </w:rPr>
        <w:t>"</w:t>
      </w:r>
      <w:r w:rsidRPr="00C35A2C">
        <w:rPr>
          <w:rtl/>
        </w:rPr>
        <w:t xml:space="preserve">ם, </w:t>
      </w:r>
      <w:r w:rsidRPr="00C61137">
        <w:rPr>
          <w:rStyle w:val="affff1"/>
          <w:rtl/>
        </w:rPr>
        <w:t>א"</w:t>
      </w:r>
      <w:r w:rsidRPr="00C61137">
        <w:rPr>
          <w:rStyle w:val="affff1"/>
          <w:rFonts w:hint="cs"/>
          <w:rtl/>
        </w:rPr>
        <w:t>ל ר</w:t>
      </w:r>
      <w:r w:rsidRPr="00C61137">
        <w:rPr>
          <w:rStyle w:val="affff1"/>
          <w:rtl/>
        </w:rPr>
        <w:t>"</w:t>
      </w:r>
      <w:r w:rsidRPr="00C61137">
        <w:rPr>
          <w:rStyle w:val="affff1"/>
          <w:rFonts w:hint="cs"/>
          <w:rtl/>
        </w:rPr>
        <w:t>ח</w:t>
      </w:r>
      <w:r w:rsidRPr="00C61137">
        <w:rPr>
          <w:rStyle w:val="affff1"/>
          <w:rtl/>
        </w:rPr>
        <w:t>:</w:t>
      </w:r>
      <w:r w:rsidRPr="00C35A2C">
        <w:rPr>
          <w:rtl/>
        </w:rPr>
        <w:t xml:space="preserve"> מ</w:t>
      </w:r>
      <w:r>
        <w:rPr>
          <w:rtl/>
        </w:rPr>
        <w:t>"</w:t>
      </w:r>
      <w:r w:rsidRPr="00C35A2C">
        <w:rPr>
          <w:rtl/>
        </w:rPr>
        <w:t xml:space="preserve">ט </w:t>
      </w:r>
      <w:r w:rsidRPr="00C35A2C">
        <w:rPr>
          <w:rFonts w:hint="cs"/>
          <w:rtl/>
        </w:rPr>
        <w:t xml:space="preserve">נהגת כן </w:t>
      </w:r>
      <w:r w:rsidRPr="00C61137">
        <w:rPr>
          <w:rStyle w:val="affff1"/>
          <w:rFonts w:hint="cs"/>
          <w:rtl/>
        </w:rPr>
        <w:t>א</w:t>
      </w:r>
      <w:r w:rsidRPr="00C61137">
        <w:rPr>
          <w:rStyle w:val="affff1"/>
          <w:rtl/>
        </w:rPr>
        <w:t>"</w:t>
      </w:r>
      <w:r w:rsidRPr="00C61137">
        <w:rPr>
          <w:rStyle w:val="affff1"/>
          <w:rFonts w:hint="cs"/>
          <w:rtl/>
        </w:rPr>
        <w:t>ל</w:t>
      </w:r>
      <w:r w:rsidRPr="00C35A2C">
        <w:rPr>
          <w:rFonts w:hint="cs"/>
          <w:rtl/>
        </w:rPr>
        <w:t xml:space="preserve"> לשחיטה הוא קנה</w:t>
      </w:r>
    </w:p>
    <w:p w14:paraId="5E9878C0" w14:textId="77777777" w:rsidR="00910F84" w:rsidRPr="00C35A2C" w:rsidRDefault="00910F84" w:rsidP="00910F84">
      <w:pPr>
        <w:pStyle w:val="aff6"/>
        <w:framePr w:wrap="around"/>
        <w:rPr>
          <w:rtl/>
        </w:rPr>
      </w:pPr>
      <w:r w:rsidRPr="00C35A2C">
        <w:rPr>
          <w:rFonts w:hint="cs"/>
          <w:rtl/>
        </w:rPr>
        <w:t>טו.</w:t>
      </w:r>
    </w:p>
    <w:p w14:paraId="1A5D58B6" w14:textId="77777777" w:rsidR="00910F84" w:rsidRPr="00C35A2C" w:rsidRDefault="00910F84" w:rsidP="00910F84">
      <w:pPr>
        <w:rPr>
          <w:rtl/>
        </w:rPr>
      </w:pPr>
      <w:r w:rsidRPr="00C61137">
        <w:rPr>
          <w:rStyle w:val="affff1"/>
          <w:rtl/>
        </w:rPr>
        <w:t>דתנן, בש"א:</w:t>
      </w:r>
      <w:r w:rsidRPr="00C35A2C">
        <w:rPr>
          <w:rtl/>
        </w:rPr>
        <w:t xml:space="preserve"> לא ימכור אדם פרה החורשת בשביעית, </w:t>
      </w:r>
      <w:r w:rsidRPr="00C61137">
        <w:rPr>
          <w:rStyle w:val="affff1"/>
          <w:rtl/>
        </w:rPr>
        <w:t>וב"ה</w:t>
      </w:r>
      <w:r w:rsidRPr="00C35A2C">
        <w:rPr>
          <w:rtl/>
        </w:rPr>
        <w:t xml:space="preserve"> מתירין, מפני שיכול לשוחטה.</w:t>
      </w:r>
    </w:p>
    <w:p w14:paraId="247EBF14" w14:textId="77777777" w:rsidR="00C61137" w:rsidRDefault="00910F84" w:rsidP="00C61137">
      <w:pPr>
        <w:pStyle w:val="36"/>
        <w:framePr w:wrap="notBeside"/>
        <w:rPr>
          <w:rtl/>
        </w:rPr>
      </w:pPr>
      <w:r w:rsidRPr="00C35A2C">
        <w:rPr>
          <w:rFonts w:hint="cs"/>
          <w:rtl/>
        </w:rPr>
        <w:t>שאלו ר</w:t>
      </w:r>
      <w:r w:rsidRPr="00C35A2C">
        <w:rPr>
          <w:rtl/>
        </w:rPr>
        <w:t xml:space="preserve">בה: </w:t>
      </w:r>
    </w:p>
    <w:p w14:paraId="6EFBE929" w14:textId="77777777" w:rsidR="00C61137" w:rsidRDefault="00910F84" w:rsidP="00910F84">
      <w:pPr>
        <w:rPr>
          <w:rtl/>
        </w:rPr>
      </w:pPr>
      <w:r w:rsidRPr="00C35A2C">
        <w:rPr>
          <w:rtl/>
        </w:rPr>
        <w:t xml:space="preserve">מי דמי? </w:t>
      </w:r>
      <w:r w:rsidR="00C61137">
        <w:rPr>
          <w:rFonts w:hint="cs"/>
          <w:rtl/>
        </w:rPr>
        <w:t>ש</w:t>
      </w:r>
      <w:r w:rsidRPr="00C35A2C">
        <w:rPr>
          <w:rtl/>
        </w:rPr>
        <w:t xml:space="preserve">ם אין אדם מצווה על שביתת בהמתו בשביעית, </w:t>
      </w:r>
    </w:p>
    <w:p w14:paraId="0A20F45E" w14:textId="6B066274" w:rsidR="00910F84" w:rsidRDefault="00C61137" w:rsidP="00C61137">
      <w:pPr>
        <w:ind w:left="452" w:firstLine="113"/>
        <w:rPr>
          <w:rtl/>
        </w:rPr>
      </w:pPr>
      <w:r>
        <w:rPr>
          <w:rFonts w:hint="cs"/>
          <w:rtl/>
        </w:rPr>
        <w:t xml:space="preserve">כאן </w:t>
      </w:r>
      <w:r w:rsidR="00910F84" w:rsidRPr="00C35A2C">
        <w:rPr>
          <w:rtl/>
        </w:rPr>
        <w:t>אדם מצווה על שביתת בהמתו בשבת!</w:t>
      </w:r>
    </w:p>
    <w:p w14:paraId="609EA263" w14:textId="77777777" w:rsidR="00C61137" w:rsidRDefault="00910F84" w:rsidP="00C61137">
      <w:pPr>
        <w:pStyle w:val="36"/>
        <w:framePr w:wrap="notBeside"/>
        <w:rPr>
          <w:rtl/>
        </w:rPr>
      </w:pPr>
      <w:r w:rsidRPr="00C35A2C">
        <w:rPr>
          <w:rtl/>
        </w:rPr>
        <w:t>א</w:t>
      </w:r>
      <w:r>
        <w:rPr>
          <w:rtl/>
        </w:rPr>
        <w:t>"</w:t>
      </w:r>
      <w:r w:rsidRPr="00C35A2C">
        <w:rPr>
          <w:rtl/>
        </w:rPr>
        <w:t>ל אביי:</w:t>
      </w:r>
    </w:p>
    <w:p w14:paraId="44A4C32C" w14:textId="4965F52F" w:rsidR="00910F84" w:rsidRDefault="00910F84" w:rsidP="00C61137">
      <w:pPr>
        <w:rPr>
          <w:rtl/>
        </w:rPr>
      </w:pPr>
      <w:r w:rsidRPr="00C35A2C">
        <w:rPr>
          <w:rtl/>
        </w:rPr>
        <w:t xml:space="preserve">וכל </w:t>
      </w:r>
      <w:r w:rsidR="00C61137">
        <w:rPr>
          <w:rFonts w:hint="cs"/>
          <w:rtl/>
        </w:rPr>
        <w:t xml:space="preserve">מקום </w:t>
      </w:r>
      <w:r w:rsidRPr="00C35A2C">
        <w:rPr>
          <w:rtl/>
        </w:rPr>
        <w:t>שאדם מצווה אסור? והרי שדה, דאדם מצווה על שביתת שדהו בשביעית,</w:t>
      </w:r>
      <w:r w:rsidR="00C61137">
        <w:rPr>
          <w:rFonts w:hint="cs"/>
          <w:rtl/>
        </w:rPr>
        <w:t xml:space="preserve"> </w:t>
      </w:r>
      <w:r w:rsidRPr="00C61137">
        <w:rPr>
          <w:rStyle w:val="affff1"/>
          <w:rtl/>
        </w:rPr>
        <w:t>ותנן, בש"א:</w:t>
      </w:r>
      <w:r w:rsidRPr="00C35A2C">
        <w:rPr>
          <w:rtl/>
        </w:rPr>
        <w:t xml:space="preserve"> לא ימכור אדם שדה ניר בשביעית, </w:t>
      </w:r>
      <w:r w:rsidRPr="00C61137">
        <w:rPr>
          <w:rStyle w:val="affff1"/>
          <w:rtl/>
        </w:rPr>
        <w:t>וב"ה</w:t>
      </w:r>
      <w:r w:rsidRPr="00C35A2C">
        <w:rPr>
          <w:rtl/>
        </w:rPr>
        <w:t xml:space="preserve"> מתירין, מפני שיכול להובירה!</w:t>
      </w:r>
    </w:p>
    <w:p w14:paraId="71CB2F99" w14:textId="77777777" w:rsidR="00C61137" w:rsidRDefault="00910F84" w:rsidP="00C61137">
      <w:pPr>
        <w:pStyle w:val="36"/>
        <w:framePr w:wrap="notBeside"/>
        <w:rPr>
          <w:rtl/>
        </w:rPr>
      </w:pPr>
      <w:r w:rsidRPr="00C35A2C">
        <w:rPr>
          <w:rtl/>
        </w:rPr>
        <w:t xml:space="preserve">מתקיף רב אשי: </w:t>
      </w:r>
    </w:p>
    <w:p w14:paraId="7FE04B11" w14:textId="291E03D4" w:rsidR="00910F84" w:rsidRPr="00C61137" w:rsidRDefault="00910F84" w:rsidP="00910F84">
      <w:pPr>
        <w:rPr>
          <w:spacing w:val="-2"/>
          <w:rtl/>
        </w:rPr>
      </w:pPr>
      <w:r w:rsidRPr="00C35A2C">
        <w:rPr>
          <w:rtl/>
        </w:rPr>
        <w:t xml:space="preserve">וכל שאין אדם מצווה </w:t>
      </w:r>
      <w:r w:rsidR="00A30F75">
        <w:rPr>
          <w:rFonts w:hint="cs"/>
          <w:rtl/>
        </w:rPr>
        <w:t xml:space="preserve">מותר </w:t>
      </w:r>
      <w:r w:rsidRPr="00C35A2C">
        <w:rPr>
          <w:rtl/>
        </w:rPr>
        <w:t xml:space="preserve">? והרי כלים, דאין אדם מצווה על שביתת כלים בשביעית, </w:t>
      </w:r>
      <w:r w:rsidRPr="00C61137">
        <w:rPr>
          <w:rStyle w:val="affff1"/>
          <w:rtl/>
        </w:rPr>
        <w:t>ותנן,</w:t>
      </w:r>
      <w:r w:rsidRPr="00C35A2C">
        <w:rPr>
          <w:rtl/>
        </w:rPr>
        <w:t xml:space="preserve"> אלו הן כלים שאין אדם רשאי </w:t>
      </w:r>
      <w:r w:rsidRPr="00C61137">
        <w:rPr>
          <w:spacing w:val="-2"/>
          <w:rtl/>
        </w:rPr>
        <w:t>למוכרן בשביעית: המחרישה וכל כליה, העול והמזרה והדקר!</w:t>
      </w:r>
    </w:p>
    <w:p w14:paraId="1A0463B7" w14:textId="02F2F194" w:rsidR="00C61137" w:rsidRDefault="00910F84" w:rsidP="00C61137">
      <w:pPr>
        <w:pStyle w:val="36"/>
        <w:framePr w:wrap="notBeside"/>
        <w:rPr>
          <w:rtl/>
        </w:rPr>
      </w:pPr>
      <w:r>
        <w:rPr>
          <w:rFonts w:hint="cs"/>
          <w:rtl/>
        </w:rPr>
        <w:t>א</w:t>
      </w:r>
      <w:r w:rsidRPr="00C35A2C">
        <w:rPr>
          <w:rtl/>
        </w:rPr>
        <w:t>לא רב אשי:</w:t>
      </w:r>
    </w:p>
    <w:p w14:paraId="5AACD471" w14:textId="55AC13E0" w:rsidR="00910F84" w:rsidRDefault="00C61137" w:rsidP="00C61137">
      <w:pPr>
        <w:rPr>
          <w:rtl/>
        </w:rPr>
      </w:pPr>
      <w:r>
        <w:rPr>
          <w:rFonts w:hint="cs"/>
          <w:rtl/>
        </w:rPr>
        <w:t xml:space="preserve">כל מקום שאפשר לתלות </w:t>
      </w:r>
      <w:r w:rsidR="00910F84" w:rsidRPr="00C35A2C">
        <w:rPr>
          <w:rtl/>
        </w:rPr>
        <w:t>תלינן וא</w:t>
      </w:r>
      <w:r w:rsidR="00910F84" w:rsidRPr="00C35A2C">
        <w:rPr>
          <w:rFonts w:hint="cs"/>
          <w:rtl/>
        </w:rPr>
        <w:t>ע</w:t>
      </w:r>
      <w:r w:rsidR="00910F84">
        <w:rPr>
          <w:rtl/>
        </w:rPr>
        <w:t>"</w:t>
      </w:r>
      <w:r w:rsidR="00910F84" w:rsidRPr="00C35A2C">
        <w:rPr>
          <w:rFonts w:hint="cs"/>
          <w:rtl/>
        </w:rPr>
        <w:t xml:space="preserve">ג </w:t>
      </w:r>
      <w:r w:rsidR="00910F84" w:rsidRPr="00C35A2C">
        <w:rPr>
          <w:rtl/>
        </w:rPr>
        <w:t xml:space="preserve">דמצווה, </w:t>
      </w:r>
    </w:p>
    <w:p w14:paraId="5B4DE5CE" w14:textId="7175D0AA" w:rsidR="00910F84" w:rsidRPr="00C35A2C" w:rsidRDefault="00C61137" w:rsidP="00A30F75">
      <w:pPr>
        <w:spacing w:after="120"/>
        <w:rPr>
          <w:rtl/>
        </w:rPr>
      </w:pPr>
      <w:r>
        <w:rPr>
          <w:rFonts w:hint="cs"/>
          <w:rtl/>
        </w:rPr>
        <w:t xml:space="preserve">וכל מקום שא''א לתלות </w:t>
      </w:r>
      <w:r w:rsidR="00910F84" w:rsidRPr="00C35A2C">
        <w:rPr>
          <w:rtl/>
        </w:rPr>
        <w:t xml:space="preserve">לא </w:t>
      </w:r>
      <w:r>
        <w:rPr>
          <w:rFonts w:hint="cs"/>
          <w:rtl/>
        </w:rPr>
        <w:t xml:space="preserve">תולים </w:t>
      </w:r>
      <w:r w:rsidR="00910F84" w:rsidRPr="00C35A2C">
        <w:rPr>
          <w:rtl/>
        </w:rPr>
        <w:t>א</w:t>
      </w:r>
      <w:r w:rsidR="00910F84" w:rsidRPr="00C35A2C">
        <w:rPr>
          <w:rFonts w:hint="cs"/>
          <w:rtl/>
        </w:rPr>
        <w:t>ע</w:t>
      </w:r>
      <w:r w:rsidR="00910F84">
        <w:rPr>
          <w:rtl/>
        </w:rPr>
        <w:t>"</w:t>
      </w:r>
      <w:r w:rsidR="00910F84" w:rsidRPr="00C35A2C">
        <w:rPr>
          <w:rFonts w:hint="cs"/>
          <w:rtl/>
        </w:rPr>
        <w:t>ג</w:t>
      </w:r>
      <w:r w:rsidR="00910F84" w:rsidRPr="00C35A2C">
        <w:rPr>
          <w:rtl/>
        </w:rPr>
        <w:t xml:space="preserve"> דאינו מצווה.</w:t>
      </w:r>
    </w:p>
    <w:p w14:paraId="497B094A" w14:textId="77777777" w:rsidR="00C61137" w:rsidRDefault="00910F84" w:rsidP="00C61137">
      <w:pPr>
        <w:pStyle w:val="36"/>
        <w:framePr w:wrap="notBeside"/>
        <w:rPr>
          <w:rtl/>
        </w:rPr>
      </w:pPr>
      <w:r w:rsidRPr="00C35A2C">
        <w:rPr>
          <w:rtl/>
        </w:rPr>
        <w:t xml:space="preserve">רבה </w:t>
      </w:r>
    </w:p>
    <w:p w14:paraId="5675E507" w14:textId="0B4DF9F6" w:rsidR="00910F84" w:rsidRDefault="00910F84" w:rsidP="00C61137">
      <w:pPr>
        <w:rPr>
          <w:rtl/>
        </w:rPr>
      </w:pPr>
      <w:r w:rsidRPr="00C35A2C">
        <w:rPr>
          <w:rFonts w:hint="cs"/>
          <w:rtl/>
        </w:rPr>
        <w:t>מכר חמור לישראל החשוד למכור לעכו</w:t>
      </w:r>
      <w:r>
        <w:rPr>
          <w:rtl/>
        </w:rPr>
        <w:t>"</w:t>
      </w:r>
      <w:r w:rsidRPr="00C35A2C">
        <w:rPr>
          <w:rFonts w:hint="cs"/>
          <w:rtl/>
        </w:rPr>
        <w:t>ם</w:t>
      </w:r>
      <w:r w:rsidRPr="00C61137">
        <w:rPr>
          <w:rStyle w:val="affff1"/>
          <w:rFonts w:hint="cs"/>
          <w:rtl/>
        </w:rPr>
        <w:t>, שאלו אביי</w:t>
      </w:r>
      <w:r w:rsidRPr="00C35A2C">
        <w:rPr>
          <w:rFonts w:hint="cs"/>
          <w:rtl/>
        </w:rPr>
        <w:t xml:space="preserve"> מדוע עשית כן </w:t>
      </w:r>
      <w:r w:rsidRPr="00C61137">
        <w:rPr>
          <w:rStyle w:val="affff1"/>
          <w:rFonts w:hint="cs"/>
          <w:rtl/>
        </w:rPr>
        <w:t>א</w:t>
      </w:r>
      <w:r w:rsidRPr="00C61137">
        <w:rPr>
          <w:rStyle w:val="affff1"/>
          <w:rtl/>
        </w:rPr>
        <w:t>"</w:t>
      </w:r>
      <w:r w:rsidRPr="00C61137">
        <w:rPr>
          <w:rStyle w:val="affff1"/>
          <w:rFonts w:hint="cs"/>
          <w:rtl/>
        </w:rPr>
        <w:t>ל</w:t>
      </w:r>
      <w:r w:rsidRPr="00C35A2C">
        <w:rPr>
          <w:rFonts w:hint="cs"/>
          <w:rtl/>
        </w:rPr>
        <w:t xml:space="preserve"> אני מכרתי לישראל וימכרו לישראל בדיוק כפי שיתכן וימכור ל</w:t>
      </w:r>
      <w:r>
        <w:rPr>
          <w:rFonts w:hint="cs"/>
          <w:rtl/>
        </w:rPr>
        <w:t>עכו</w:t>
      </w:r>
      <w:r>
        <w:rPr>
          <w:rtl/>
        </w:rPr>
        <w:t>"</w:t>
      </w:r>
      <w:r>
        <w:rPr>
          <w:rFonts w:hint="cs"/>
          <w:rtl/>
        </w:rPr>
        <w:t>ם</w:t>
      </w:r>
    </w:p>
    <w:p w14:paraId="5F175875" w14:textId="77777777" w:rsidR="00C61137" w:rsidRDefault="00910F84" w:rsidP="00C61137">
      <w:pPr>
        <w:pStyle w:val="36"/>
        <w:framePr w:wrap="notBeside"/>
        <w:rPr>
          <w:rtl/>
        </w:rPr>
      </w:pPr>
      <w:r w:rsidRPr="00C35A2C">
        <w:rPr>
          <w:rtl/>
        </w:rPr>
        <w:t xml:space="preserve">איתיביה: </w:t>
      </w:r>
    </w:p>
    <w:p w14:paraId="03E02B8B" w14:textId="5BF1B8C5" w:rsidR="00910F84" w:rsidRDefault="00C568DD" w:rsidP="00C568DD">
      <w:pPr>
        <w:rPr>
          <w:rtl/>
        </w:rPr>
      </w:pPr>
      <w:r>
        <w:rPr>
          <w:rFonts w:hint="cs"/>
          <w:rtl/>
        </w:rPr>
        <w:t xml:space="preserve">שרק </w:t>
      </w:r>
      <w:r w:rsidR="00910F84" w:rsidRPr="00C35A2C">
        <w:rPr>
          <w:rtl/>
        </w:rPr>
        <w:t xml:space="preserve">מקום שנהגו למכור בהמה דקה לכותים - מוכרין, </w:t>
      </w:r>
    </w:p>
    <w:p w14:paraId="49F3197C" w14:textId="76327528" w:rsidR="00910F84" w:rsidRDefault="00910F84" w:rsidP="00910F84">
      <w:pPr>
        <w:rPr>
          <w:rtl/>
        </w:rPr>
      </w:pPr>
      <w:r w:rsidRPr="00C35A2C">
        <w:rPr>
          <w:rFonts w:hint="cs"/>
          <w:rtl/>
        </w:rPr>
        <w:t xml:space="preserve">ולא </w:t>
      </w:r>
      <w:r w:rsidR="00A30F75">
        <w:rPr>
          <w:rFonts w:hint="cs"/>
          <w:rtl/>
        </w:rPr>
        <w:t>מצד ש</w:t>
      </w:r>
      <w:r w:rsidRPr="00C35A2C">
        <w:rPr>
          <w:rFonts w:hint="cs"/>
          <w:rtl/>
        </w:rPr>
        <w:t>חשודים על הרביעה שהרי אינם חשודים</w:t>
      </w:r>
    </w:p>
    <w:p w14:paraId="0948C1A0" w14:textId="77777777" w:rsidR="00C61137" w:rsidRDefault="00910F84" w:rsidP="00C61137">
      <w:pPr>
        <w:pStyle w:val="36"/>
        <w:framePr w:wrap="notBeside"/>
        <w:rPr>
          <w:rtl/>
        </w:rPr>
      </w:pPr>
      <w:r w:rsidRPr="00C35A2C">
        <w:rPr>
          <w:rFonts w:hint="cs"/>
          <w:rtl/>
        </w:rPr>
        <w:t>ד</w:t>
      </w:r>
      <w:r w:rsidRPr="00C35A2C">
        <w:rPr>
          <w:rtl/>
        </w:rPr>
        <w:t xml:space="preserve">תניא: </w:t>
      </w:r>
    </w:p>
    <w:p w14:paraId="149D8437" w14:textId="77777777" w:rsidR="00A30F75" w:rsidRDefault="00910F84" w:rsidP="00910F84">
      <w:pPr>
        <w:rPr>
          <w:rtl/>
        </w:rPr>
      </w:pPr>
      <w:r w:rsidRPr="00C35A2C">
        <w:rPr>
          <w:rtl/>
        </w:rPr>
        <w:t>אין מעמידין בהמה בפונדקאות של ע</w:t>
      </w:r>
      <w:r w:rsidRPr="00C35A2C">
        <w:rPr>
          <w:rFonts w:hint="cs"/>
          <w:rtl/>
        </w:rPr>
        <w:t>כו</w:t>
      </w:r>
      <w:r>
        <w:rPr>
          <w:rtl/>
        </w:rPr>
        <w:t>"</w:t>
      </w:r>
      <w:r w:rsidRPr="00C35A2C">
        <w:rPr>
          <w:rFonts w:hint="cs"/>
          <w:rtl/>
        </w:rPr>
        <w:t>ם</w:t>
      </w:r>
      <w:r w:rsidRPr="00C35A2C">
        <w:rPr>
          <w:rtl/>
        </w:rPr>
        <w:t xml:space="preserve">, </w:t>
      </w:r>
    </w:p>
    <w:p w14:paraId="0E258769" w14:textId="19D62FED" w:rsidR="00910F84" w:rsidRDefault="00910F84" w:rsidP="00910F84">
      <w:pPr>
        <w:rPr>
          <w:rtl/>
        </w:rPr>
      </w:pPr>
      <w:r w:rsidRPr="00C35A2C">
        <w:rPr>
          <w:rtl/>
        </w:rPr>
        <w:t>זכרים אצל זכרים</w:t>
      </w:r>
      <w:r w:rsidR="004A1F4F">
        <w:rPr>
          <w:rStyle w:val="affff8"/>
          <w:rFonts w:hint="cs"/>
          <w:rtl/>
        </w:rPr>
        <w:t xml:space="preserve"> </w:t>
      </w:r>
      <w:r w:rsidR="004A1F4F" w:rsidRPr="004A1F4F">
        <w:rPr>
          <w:rStyle w:val="affff8"/>
          <w:rFonts w:hint="cs"/>
          <w:rtl/>
        </w:rPr>
        <w:t>וק''</w:t>
      </w:r>
      <w:r w:rsidR="004A1F4F">
        <w:rPr>
          <w:rStyle w:val="affff8"/>
          <w:rFonts w:hint="cs"/>
          <w:rtl/>
        </w:rPr>
        <w:t>ו</w:t>
      </w:r>
      <w:r w:rsidR="004A1F4F" w:rsidRPr="004A1F4F">
        <w:rPr>
          <w:rStyle w:val="affff8"/>
          <w:rFonts w:hint="cs"/>
          <w:rtl/>
        </w:rPr>
        <w:t xml:space="preserve"> אצל נקבות</w:t>
      </w:r>
      <w:r w:rsidRPr="00C35A2C">
        <w:rPr>
          <w:rtl/>
        </w:rPr>
        <w:t xml:space="preserve"> ונקבות אצל נקבות</w:t>
      </w:r>
      <w:r w:rsidR="004A1F4F" w:rsidRPr="004A1F4F">
        <w:rPr>
          <w:rStyle w:val="affff8"/>
          <w:rFonts w:hint="cs"/>
          <w:rtl/>
        </w:rPr>
        <w:t xml:space="preserve"> וק''</w:t>
      </w:r>
      <w:r w:rsidR="004A1F4F">
        <w:rPr>
          <w:rStyle w:val="affff8"/>
          <w:rFonts w:hint="cs"/>
          <w:rtl/>
        </w:rPr>
        <w:t>ו</w:t>
      </w:r>
      <w:r w:rsidR="004A1F4F" w:rsidRPr="004A1F4F">
        <w:rPr>
          <w:rStyle w:val="affff8"/>
          <w:rFonts w:hint="cs"/>
          <w:rtl/>
        </w:rPr>
        <w:t xml:space="preserve"> אצל </w:t>
      </w:r>
      <w:r w:rsidR="004A1F4F">
        <w:rPr>
          <w:rStyle w:val="affff8"/>
          <w:rFonts w:hint="cs"/>
          <w:rtl/>
        </w:rPr>
        <w:t>זכר</w:t>
      </w:r>
    </w:p>
    <w:p w14:paraId="407E9DEB" w14:textId="77777777" w:rsidR="00A30F75" w:rsidRDefault="00910F84" w:rsidP="00910F84">
      <w:pPr>
        <w:rPr>
          <w:rtl/>
        </w:rPr>
      </w:pPr>
      <w:r w:rsidRPr="00C35A2C">
        <w:rPr>
          <w:rtl/>
        </w:rPr>
        <w:t xml:space="preserve">ואין מוסרין בהמה לרועה שלהן, ואין מייחדין עמהם, </w:t>
      </w:r>
    </w:p>
    <w:p w14:paraId="37F221F7" w14:textId="73F6072F" w:rsidR="00910F84" w:rsidRDefault="00910F84" w:rsidP="00910F84">
      <w:pPr>
        <w:rPr>
          <w:rtl/>
        </w:rPr>
      </w:pPr>
      <w:r w:rsidRPr="00C35A2C">
        <w:rPr>
          <w:rtl/>
        </w:rPr>
        <w:t>ואין מוסרין להם תינוק ללמדו ספר וללמדו אומנות;</w:t>
      </w:r>
    </w:p>
    <w:p w14:paraId="2832C0BA" w14:textId="77777777" w:rsidR="00A30F75" w:rsidRDefault="00910F84" w:rsidP="00910F84">
      <w:pPr>
        <w:rPr>
          <w:rtl/>
        </w:rPr>
      </w:pPr>
      <w:r w:rsidRPr="00C35A2C">
        <w:rPr>
          <w:rtl/>
        </w:rPr>
        <w:t xml:space="preserve">אבל מעמידין בהמה בפונדקאות של כותים, </w:t>
      </w:r>
    </w:p>
    <w:p w14:paraId="7A859BE8" w14:textId="77777777" w:rsidR="004A1F4F" w:rsidRPr="004A1F4F" w:rsidRDefault="00910F84" w:rsidP="00910F84">
      <w:pPr>
        <w:rPr>
          <w:rStyle w:val="affff8"/>
          <w:spacing w:val="-2"/>
          <w:rtl/>
        </w:rPr>
      </w:pPr>
      <w:r w:rsidRPr="004A1F4F">
        <w:rPr>
          <w:spacing w:val="-2"/>
          <w:rtl/>
        </w:rPr>
        <w:t xml:space="preserve">זכרים אצל נקבות </w:t>
      </w:r>
      <w:r w:rsidR="004A1F4F" w:rsidRPr="004A1F4F">
        <w:rPr>
          <w:rStyle w:val="affff8"/>
          <w:rFonts w:hint="cs"/>
          <w:spacing w:val="-2"/>
          <w:rtl/>
        </w:rPr>
        <w:t xml:space="preserve">וק''ו אצל זכרים </w:t>
      </w:r>
      <w:r w:rsidRPr="004A1F4F">
        <w:rPr>
          <w:spacing w:val="-2"/>
          <w:rtl/>
        </w:rPr>
        <w:t>ונקבות אצל זכרים</w:t>
      </w:r>
      <w:r w:rsidR="004A1F4F" w:rsidRPr="004A1F4F">
        <w:rPr>
          <w:rStyle w:val="affff8"/>
          <w:rFonts w:hint="cs"/>
          <w:spacing w:val="-2"/>
          <w:rtl/>
        </w:rPr>
        <w:t xml:space="preserve"> וק''ו אצל נקבות</w:t>
      </w:r>
    </w:p>
    <w:p w14:paraId="0A63A0AD" w14:textId="0B64CE9F" w:rsidR="00910F84" w:rsidRDefault="00910F84" w:rsidP="00C61137">
      <w:pPr>
        <w:rPr>
          <w:rtl/>
        </w:rPr>
      </w:pPr>
      <w:r w:rsidRPr="00C35A2C">
        <w:rPr>
          <w:b/>
          <w:bCs/>
          <w:rtl/>
        </w:rPr>
        <w:t>ומוסרין</w:t>
      </w:r>
      <w:r w:rsidRPr="00C35A2C">
        <w:rPr>
          <w:rtl/>
        </w:rPr>
        <w:t xml:space="preserve"> </w:t>
      </w:r>
      <w:r w:rsidRPr="00C35A2C">
        <w:rPr>
          <w:b/>
          <w:bCs/>
          <w:rtl/>
        </w:rPr>
        <w:t>בהמה</w:t>
      </w:r>
      <w:r w:rsidRPr="00C35A2C">
        <w:rPr>
          <w:rtl/>
        </w:rPr>
        <w:t xml:space="preserve"> </w:t>
      </w:r>
      <w:r w:rsidRPr="00C35A2C">
        <w:rPr>
          <w:b/>
          <w:bCs/>
          <w:rtl/>
        </w:rPr>
        <w:t>לרועה</w:t>
      </w:r>
      <w:r w:rsidRPr="00C35A2C">
        <w:rPr>
          <w:rtl/>
        </w:rPr>
        <w:t xml:space="preserve"> </w:t>
      </w:r>
      <w:r w:rsidRPr="00C35A2C">
        <w:rPr>
          <w:b/>
          <w:bCs/>
          <w:rtl/>
        </w:rPr>
        <w:t>שלהן</w:t>
      </w:r>
      <w:r w:rsidRPr="00C35A2C">
        <w:rPr>
          <w:rtl/>
        </w:rPr>
        <w:t>, ומייחדין עמהם, ומוסרין להם תינוק ללמדו ספר וללמדו אומנות;</w:t>
      </w:r>
      <w:r w:rsidR="00C61137">
        <w:rPr>
          <w:rFonts w:hint="cs"/>
          <w:rtl/>
        </w:rPr>
        <w:t xml:space="preserve">  </w:t>
      </w:r>
      <w:r>
        <w:rPr>
          <w:rtl/>
        </w:rPr>
        <w:t xml:space="preserve">- </w:t>
      </w:r>
      <w:r w:rsidRPr="00C35A2C">
        <w:rPr>
          <w:rtl/>
        </w:rPr>
        <w:t>אלמא לא חשידי!</w:t>
      </w:r>
    </w:p>
    <w:p w14:paraId="72E8302D" w14:textId="77777777" w:rsidR="00C61137" w:rsidRDefault="00910F84" w:rsidP="00C61137">
      <w:pPr>
        <w:pStyle w:val="36"/>
        <w:framePr w:wrap="notBeside"/>
        <w:rPr>
          <w:rtl/>
        </w:rPr>
      </w:pPr>
      <w:r w:rsidRPr="00C35A2C">
        <w:rPr>
          <w:rtl/>
        </w:rPr>
        <w:t xml:space="preserve">ועוד תניא: </w:t>
      </w:r>
    </w:p>
    <w:p w14:paraId="4AE36EAF" w14:textId="7B8A068E" w:rsidR="00910F84" w:rsidRDefault="00910F84" w:rsidP="004A1F4F">
      <w:pPr>
        <w:rPr>
          <w:rtl/>
        </w:rPr>
      </w:pPr>
      <w:r w:rsidRPr="00C35A2C">
        <w:rPr>
          <w:rtl/>
        </w:rPr>
        <w:t xml:space="preserve">אין מוכרין להם לא </w:t>
      </w:r>
      <w:r w:rsidR="00A30F75">
        <w:rPr>
          <w:rFonts w:hint="cs"/>
          <w:rtl/>
        </w:rPr>
        <w:t>חרב ולא כלי חרב ואין משחיזין להם חרב</w:t>
      </w:r>
      <w:r>
        <w:rPr>
          <w:rtl/>
        </w:rPr>
        <w:t>, ואין מוכרין</w:t>
      </w:r>
      <w:r>
        <w:rPr>
          <w:rFonts w:hint="cs"/>
          <w:rtl/>
        </w:rPr>
        <w:t xml:space="preserve"> </w:t>
      </w:r>
      <w:r w:rsidRPr="00C35A2C">
        <w:rPr>
          <w:rtl/>
        </w:rPr>
        <w:t>להן סדן</w:t>
      </w:r>
      <w:r w:rsidR="004A1F4F">
        <w:rPr>
          <w:rStyle w:val="affff8"/>
          <w:rFonts w:hint="cs"/>
          <w:rtl/>
        </w:rPr>
        <w:t>לרגליים</w:t>
      </w:r>
      <w:r w:rsidRPr="00C35A2C">
        <w:rPr>
          <w:rtl/>
        </w:rPr>
        <w:t xml:space="preserve"> ולא קולרין</w:t>
      </w:r>
      <w:r w:rsidR="004A1F4F">
        <w:rPr>
          <w:rStyle w:val="affff8"/>
          <w:rFonts w:hint="cs"/>
          <w:rtl/>
        </w:rPr>
        <w:t xml:space="preserve"> </w:t>
      </w:r>
      <w:r w:rsidR="004A1F4F" w:rsidRPr="004A1F4F">
        <w:rPr>
          <w:rStyle w:val="affff8"/>
          <w:rFonts w:hint="cs"/>
          <w:rtl/>
        </w:rPr>
        <w:t>תלייה</w:t>
      </w:r>
      <w:r w:rsidRPr="00C35A2C">
        <w:rPr>
          <w:rtl/>
        </w:rPr>
        <w:t xml:space="preserve">, ולא כבלים </w:t>
      </w:r>
      <w:r w:rsidR="004A1F4F">
        <w:rPr>
          <w:rStyle w:val="affff8"/>
          <w:rFonts w:hint="cs"/>
          <w:rtl/>
        </w:rPr>
        <w:t xml:space="preserve">חניקה </w:t>
      </w:r>
      <w:r w:rsidRPr="00C35A2C">
        <w:rPr>
          <w:rtl/>
        </w:rPr>
        <w:t>ולא שלשלאות ברזל</w:t>
      </w:r>
      <w:r w:rsidR="004A1F4F">
        <w:rPr>
          <w:rFonts w:hint="cs"/>
          <w:rtl/>
        </w:rPr>
        <w:t xml:space="preserve"> </w:t>
      </w:r>
      <w:r w:rsidR="004A1F4F">
        <w:rPr>
          <w:rStyle w:val="affff8"/>
          <w:rFonts w:hint="cs"/>
          <w:rtl/>
        </w:rPr>
        <w:t>לידיים</w:t>
      </w:r>
      <w:r w:rsidRPr="00C35A2C">
        <w:rPr>
          <w:rtl/>
        </w:rPr>
        <w:t xml:space="preserve">, אחד </w:t>
      </w:r>
      <w:r w:rsidR="004A1F4F">
        <w:rPr>
          <w:rFonts w:hint="cs"/>
          <w:rtl/>
        </w:rPr>
        <w:t>גוי</w:t>
      </w:r>
      <w:r w:rsidRPr="00C35A2C">
        <w:rPr>
          <w:rtl/>
        </w:rPr>
        <w:t xml:space="preserve"> </w:t>
      </w:r>
      <w:r w:rsidR="004A1F4F">
        <w:rPr>
          <w:rFonts w:hint="cs"/>
          <w:rtl/>
        </w:rPr>
        <w:t xml:space="preserve">ואף לכותי שמא ימכור לגוי </w:t>
      </w:r>
      <w:r w:rsidR="004A1F4F">
        <w:rPr>
          <w:rStyle w:val="affff8"/>
          <w:rFonts w:hint="cs"/>
          <w:rtl/>
        </w:rPr>
        <w:t>ולא מצד שפ''ד דהא מייחדין עמהם</w:t>
      </w:r>
    </w:p>
    <w:p w14:paraId="121A0CDD" w14:textId="5D42C2D4" w:rsidR="00910F84" w:rsidRDefault="004A1F4F" w:rsidP="004A1F4F">
      <w:pPr>
        <w:rPr>
          <w:rtl/>
        </w:rPr>
      </w:pPr>
      <w:r>
        <w:rPr>
          <w:rFonts w:hint="cs"/>
          <w:rtl/>
        </w:rPr>
        <w:t>ואף לא לישראל החשוד למכור לגוי.</w:t>
      </w:r>
    </w:p>
    <w:p w14:paraId="466825AE" w14:textId="77777777" w:rsidR="00A30F75" w:rsidRDefault="00A30F75" w:rsidP="00A30F75">
      <w:pPr>
        <w:pStyle w:val="36"/>
        <w:framePr w:wrap="notBeside"/>
        <w:rPr>
          <w:rtl/>
        </w:rPr>
      </w:pPr>
      <w:r>
        <w:rPr>
          <w:rFonts w:hint="cs"/>
          <w:rtl/>
        </w:rPr>
        <w:t>ו</w:t>
      </w:r>
      <w:r w:rsidR="00910F84" w:rsidRPr="00C35A2C">
        <w:rPr>
          <w:rFonts w:hint="cs"/>
          <w:rtl/>
        </w:rPr>
        <w:t xml:space="preserve">רבה רץ </w:t>
      </w:r>
    </w:p>
    <w:p w14:paraId="0C6C333C" w14:textId="05E82DF8" w:rsidR="00910F84" w:rsidRDefault="00910F84" w:rsidP="00910F84">
      <w:pPr>
        <w:rPr>
          <w:rtl/>
        </w:rPr>
      </w:pPr>
      <w:r w:rsidRPr="00C35A2C">
        <w:rPr>
          <w:rFonts w:hint="cs"/>
          <w:rtl/>
        </w:rPr>
        <w:t xml:space="preserve">אחרי המוכר ג' פרסאות </w:t>
      </w:r>
      <w:r w:rsidRPr="00C61137">
        <w:rPr>
          <w:rStyle w:val="affff1"/>
          <w:rFonts w:hint="cs"/>
          <w:rtl/>
        </w:rPr>
        <w:t>וא</w:t>
      </w:r>
      <w:r w:rsidRPr="00C61137">
        <w:rPr>
          <w:rStyle w:val="affff1"/>
          <w:rtl/>
        </w:rPr>
        <w:t>"</w:t>
      </w:r>
      <w:r w:rsidRPr="00C61137">
        <w:rPr>
          <w:rStyle w:val="affff1"/>
          <w:rFonts w:hint="cs"/>
          <w:rtl/>
        </w:rPr>
        <w:t>ד</w:t>
      </w:r>
      <w:r w:rsidRPr="00C35A2C">
        <w:rPr>
          <w:rFonts w:hint="cs"/>
          <w:rtl/>
        </w:rPr>
        <w:t xml:space="preserve"> פרסה בחול! ולא השיגו</w:t>
      </w:r>
    </w:p>
    <w:p w14:paraId="2DF63A13" w14:textId="77777777" w:rsidR="00910F84" w:rsidRPr="00C35A2C" w:rsidRDefault="00910F84" w:rsidP="00910F84">
      <w:pPr>
        <w:rPr>
          <w:rtl/>
        </w:rPr>
      </w:pPr>
    </w:p>
    <w:p w14:paraId="5E669350" w14:textId="77777777" w:rsidR="00C61137" w:rsidRDefault="00910F84" w:rsidP="00C61137">
      <w:pPr>
        <w:pStyle w:val="36"/>
        <w:framePr w:wrap="notBeside"/>
        <w:rPr>
          <w:rtl/>
        </w:rPr>
      </w:pPr>
      <w:r w:rsidRPr="00C35A2C">
        <w:rPr>
          <w:rtl/>
        </w:rPr>
        <w:t>א</w:t>
      </w:r>
      <w:r>
        <w:rPr>
          <w:rFonts w:hint="cs"/>
          <w:rtl/>
        </w:rPr>
        <w:t>רדב''א</w:t>
      </w:r>
      <w:r w:rsidRPr="00C35A2C">
        <w:rPr>
          <w:rtl/>
        </w:rPr>
        <w:t xml:space="preserve">: </w:t>
      </w:r>
    </w:p>
    <w:p w14:paraId="5A1EA3FF" w14:textId="6CC7AD6B" w:rsidR="00910F84" w:rsidRPr="00C35A2C" w:rsidRDefault="00910F84" w:rsidP="00910F84">
      <w:pPr>
        <w:rPr>
          <w:rtl/>
        </w:rPr>
      </w:pPr>
      <w:r w:rsidRPr="00C35A2C">
        <w:rPr>
          <w:rtl/>
        </w:rPr>
        <w:t xml:space="preserve">כדרך שאסור למכור </w:t>
      </w:r>
      <w:r w:rsidR="004A1F4F">
        <w:rPr>
          <w:rFonts w:hint="cs"/>
          <w:rtl/>
        </w:rPr>
        <w:t>לגוי</w:t>
      </w:r>
      <w:r w:rsidRPr="00C35A2C">
        <w:rPr>
          <w:rtl/>
        </w:rPr>
        <w:t>, אסור למכור ללסטים ישראל.</w:t>
      </w:r>
    </w:p>
    <w:p w14:paraId="10CC89D6" w14:textId="4D0C8A4F" w:rsidR="00910F84" w:rsidRPr="004A1F4F" w:rsidRDefault="00C61137" w:rsidP="004A1F4F">
      <w:pPr>
        <w:spacing w:after="120"/>
        <w:rPr>
          <w:rtl/>
        </w:rPr>
      </w:pPr>
      <w:r>
        <w:rPr>
          <w:rFonts w:hint="cs"/>
          <w:rtl/>
        </w:rPr>
        <w:t xml:space="preserve">ומדובר כשלא הרג, </w:t>
      </w:r>
      <w:r w:rsidRPr="004A1F4F">
        <w:rPr>
          <w:rStyle w:val="affff1"/>
          <w:rFonts w:hint="cs"/>
          <w:rtl/>
        </w:rPr>
        <w:t>וכאן מדובר</w:t>
      </w:r>
      <w:r>
        <w:rPr>
          <w:rFonts w:hint="cs"/>
          <w:rtl/>
        </w:rPr>
        <w:t xml:space="preserve"> </w:t>
      </w:r>
      <w:r w:rsidR="00910F84" w:rsidRPr="00C35A2C">
        <w:rPr>
          <w:rFonts w:hint="cs"/>
          <w:rtl/>
        </w:rPr>
        <w:t>בגנב השומט עצמו מיד בעליו</w:t>
      </w:r>
      <w:r w:rsidR="00910F84" w:rsidRPr="00C35A2C">
        <w:rPr>
          <w:rtl/>
        </w:rPr>
        <w:t xml:space="preserve"> ד</w:t>
      </w:r>
      <w:r w:rsidR="00910F84" w:rsidRPr="00C35A2C">
        <w:rPr>
          <w:rFonts w:hint="cs"/>
          <w:rtl/>
        </w:rPr>
        <w:t>פעמים יהרוג כדי להציל עצמו</w:t>
      </w:r>
      <w:r w:rsidR="00910F84" w:rsidRPr="00C35A2C">
        <w:rPr>
          <w:rtl/>
        </w:rPr>
        <w:t>.</w:t>
      </w:r>
    </w:p>
    <w:p w14:paraId="78C7C903" w14:textId="77777777" w:rsidR="00C61137" w:rsidRDefault="00910F84" w:rsidP="00C61137">
      <w:pPr>
        <w:pStyle w:val="36"/>
        <w:framePr w:wrap="notBeside"/>
        <w:rPr>
          <w:rtl/>
        </w:rPr>
      </w:pPr>
      <w:r w:rsidRPr="00C35A2C">
        <w:rPr>
          <w:rtl/>
        </w:rPr>
        <w:t>ת</w:t>
      </w:r>
      <w:r>
        <w:rPr>
          <w:rtl/>
        </w:rPr>
        <w:t>"</w:t>
      </w:r>
      <w:r w:rsidRPr="00C35A2C">
        <w:rPr>
          <w:rtl/>
        </w:rPr>
        <w:t>ר:</w:t>
      </w:r>
    </w:p>
    <w:p w14:paraId="11D09AB5" w14:textId="1C6CBCA9" w:rsidR="00910F84" w:rsidRPr="00C35A2C" w:rsidRDefault="00910F84" w:rsidP="00910F84">
      <w:pPr>
        <w:rPr>
          <w:rtl/>
        </w:rPr>
      </w:pPr>
      <w:r w:rsidRPr="00C35A2C">
        <w:rPr>
          <w:rtl/>
        </w:rPr>
        <w:t>אין מוכרין להן תריסין</w:t>
      </w:r>
      <w:r w:rsidR="00C61137">
        <w:rPr>
          <w:rFonts w:hint="cs"/>
          <w:rtl/>
        </w:rPr>
        <w:t xml:space="preserve"> </w:t>
      </w:r>
      <w:r w:rsidRPr="00C61137">
        <w:rPr>
          <w:rStyle w:val="affff8"/>
          <w:rFonts w:hint="cs"/>
          <w:rtl/>
        </w:rPr>
        <w:t>[מגינים]</w:t>
      </w:r>
      <w:r w:rsidRPr="00C61137">
        <w:rPr>
          <w:rStyle w:val="affff8"/>
          <w:rtl/>
        </w:rPr>
        <w:t>,</w:t>
      </w:r>
      <w:r w:rsidRPr="00C35A2C">
        <w:rPr>
          <w:rtl/>
        </w:rPr>
        <w:t xml:space="preserve"> </w:t>
      </w:r>
      <w:r w:rsidRPr="00C61137">
        <w:rPr>
          <w:rStyle w:val="affff1"/>
          <w:rtl/>
        </w:rPr>
        <w:t>וי"א:</w:t>
      </w:r>
      <w:r w:rsidRPr="00C35A2C">
        <w:rPr>
          <w:rtl/>
        </w:rPr>
        <w:t xml:space="preserve"> מוכרין להן תריסין.</w:t>
      </w:r>
    </w:p>
    <w:p w14:paraId="0ACBBB91" w14:textId="77777777" w:rsidR="00910F84" w:rsidRDefault="00910F84" w:rsidP="00910F84">
      <w:pPr>
        <w:rPr>
          <w:rtl/>
        </w:rPr>
      </w:pPr>
      <w:r w:rsidRPr="00C35A2C">
        <w:rPr>
          <w:rtl/>
        </w:rPr>
        <w:t>מ</w:t>
      </w:r>
      <w:r w:rsidRPr="00C35A2C">
        <w:rPr>
          <w:rFonts w:hint="cs"/>
          <w:rtl/>
        </w:rPr>
        <w:t>שום שזה מגן על העכו</w:t>
      </w:r>
      <w:r>
        <w:rPr>
          <w:rtl/>
        </w:rPr>
        <w:t>"</w:t>
      </w:r>
      <w:r w:rsidRPr="00C35A2C">
        <w:rPr>
          <w:rFonts w:hint="cs"/>
          <w:rtl/>
        </w:rPr>
        <w:t>ם ואפי' חיטי ושערי אם אפשר להמנע מהם שימנע</w:t>
      </w:r>
    </w:p>
    <w:p w14:paraId="44E76ACA" w14:textId="77777777" w:rsidR="00910F84" w:rsidRPr="00C35A2C" w:rsidRDefault="00910F84" w:rsidP="00910F84">
      <w:pPr>
        <w:pStyle w:val="aff6"/>
        <w:framePr w:wrap="around"/>
        <w:rPr>
          <w:rtl/>
        </w:rPr>
      </w:pPr>
      <w:r w:rsidRPr="00C35A2C">
        <w:rPr>
          <w:rFonts w:hint="cs"/>
          <w:rtl/>
        </w:rPr>
        <w:t>טז.</w:t>
      </w:r>
    </w:p>
    <w:p w14:paraId="254AD5F2" w14:textId="77777777" w:rsidR="00C61137" w:rsidRDefault="00910F84" w:rsidP="00C61137">
      <w:pPr>
        <w:pStyle w:val="36"/>
        <w:framePr w:wrap="notBeside"/>
        <w:rPr>
          <w:rtl/>
        </w:rPr>
      </w:pPr>
      <w:r w:rsidRPr="00C35A2C">
        <w:rPr>
          <w:rFonts w:hint="cs"/>
          <w:rtl/>
        </w:rPr>
        <w:t>א</w:t>
      </w:r>
      <w:r>
        <w:rPr>
          <w:rtl/>
        </w:rPr>
        <w:t>"</w:t>
      </w:r>
      <w:r w:rsidRPr="00C35A2C">
        <w:rPr>
          <w:rFonts w:hint="cs"/>
          <w:rtl/>
        </w:rPr>
        <w:t>ד</w:t>
      </w:r>
      <w:r w:rsidRPr="00C35A2C">
        <w:rPr>
          <w:rtl/>
        </w:rPr>
        <w:t>:</w:t>
      </w:r>
    </w:p>
    <w:p w14:paraId="7CF89B4D" w14:textId="1F48AE6D" w:rsidR="00910F84" w:rsidRDefault="00910F84" w:rsidP="00910F84">
      <w:pPr>
        <w:rPr>
          <w:rtl/>
        </w:rPr>
      </w:pPr>
      <w:r w:rsidRPr="00C35A2C">
        <w:rPr>
          <w:rtl/>
        </w:rPr>
        <w:t xml:space="preserve">תריסין </w:t>
      </w:r>
      <w:r w:rsidRPr="00C35A2C">
        <w:rPr>
          <w:rFonts w:hint="cs"/>
          <w:rtl/>
        </w:rPr>
        <w:t>טעם שאסור דכשנגמר הקרב הם הורגים במגינהם</w:t>
      </w:r>
    </w:p>
    <w:p w14:paraId="7E1019DC" w14:textId="77777777" w:rsidR="00C61137" w:rsidRDefault="00910F84" w:rsidP="00C61137">
      <w:pPr>
        <w:pStyle w:val="36"/>
        <w:framePr w:wrap="notBeside"/>
        <w:rPr>
          <w:rtl/>
        </w:rPr>
      </w:pPr>
      <w:r w:rsidRPr="00C35A2C">
        <w:rPr>
          <w:rFonts w:hint="cs"/>
          <w:rtl/>
        </w:rPr>
        <w:t>וא</w:t>
      </w:r>
      <w:r>
        <w:rPr>
          <w:rtl/>
        </w:rPr>
        <w:t>"</w:t>
      </w:r>
      <w:r w:rsidRPr="00C35A2C">
        <w:rPr>
          <w:rFonts w:hint="cs"/>
          <w:rtl/>
        </w:rPr>
        <w:t xml:space="preserve">ד </w:t>
      </w:r>
    </w:p>
    <w:p w14:paraId="686AC398" w14:textId="38E9ADC8" w:rsidR="00910F84" w:rsidRDefault="00910F84" w:rsidP="00910F84">
      <w:pPr>
        <w:rPr>
          <w:rtl/>
        </w:rPr>
      </w:pPr>
      <w:r w:rsidRPr="00C35A2C">
        <w:rPr>
          <w:rFonts w:hint="cs"/>
          <w:rtl/>
        </w:rPr>
        <w:t xml:space="preserve">תריסין טעם </w:t>
      </w:r>
      <w:r w:rsidR="00A30F75">
        <w:rPr>
          <w:rFonts w:hint="cs"/>
          <w:rtl/>
        </w:rPr>
        <w:t>ש</w:t>
      </w:r>
      <w:r w:rsidRPr="00C35A2C">
        <w:rPr>
          <w:rFonts w:hint="cs"/>
          <w:rtl/>
        </w:rPr>
        <w:t>מוכרים שכשנגמר הקרב הם בורחים</w:t>
      </w:r>
    </w:p>
    <w:p w14:paraId="5555FFD1" w14:textId="77777777" w:rsidR="00C61137" w:rsidRDefault="00910F84" w:rsidP="00C61137">
      <w:pPr>
        <w:pStyle w:val="36"/>
        <w:framePr w:wrap="notBeside"/>
        <w:rPr>
          <w:rtl/>
        </w:rPr>
      </w:pPr>
      <w:r w:rsidRPr="00C35A2C">
        <w:rPr>
          <w:rFonts w:hint="cs"/>
          <w:rtl/>
        </w:rPr>
        <w:t>ר</w:t>
      </w:r>
      <w:r>
        <w:rPr>
          <w:rtl/>
        </w:rPr>
        <w:t>"</w:t>
      </w:r>
      <w:r w:rsidRPr="00C35A2C">
        <w:rPr>
          <w:rFonts w:hint="cs"/>
          <w:rtl/>
        </w:rPr>
        <w:t>נ מרב</w:t>
      </w:r>
      <w:r>
        <w:rPr>
          <w:rtl/>
        </w:rPr>
        <w:t>"</w:t>
      </w:r>
      <w:r w:rsidRPr="00C35A2C">
        <w:rPr>
          <w:rFonts w:hint="cs"/>
          <w:rtl/>
        </w:rPr>
        <w:t xml:space="preserve">א </w:t>
      </w:r>
    </w:p>
    <w:p w14:paraId="62DE8A57" w14:textId="47DF32D9" w:rsidR="00910F84" w:rsidRDefault="00910F84" w:rsidP="00910F84">
      <w:pPr>
        <w:rPr>
          <w:rtl/>
        </w:rPr>
      </w:pPr>
      <w:r w:rsidRPr="00C35A2C">
        <w:rPr>
          <w:rtl/>
        </w:rPr>
        <w:t>הלכה כיש אומרים.</w:t>
      </w:r>
    </w:p>
    <w:p w14:paraId="086EB642" w14:textId="77777777" w:rsidR="00C61137" w:rsidRDefault="00C61137">
      <w:pPr>
        <w:bidi w:val="0"/>
        <w:spacing w:after="160" w:line="259" w:lineRule="auto"/>
        <w:jc w:val="left"/>
        <w:rPr>
          <w:rtl/>
        </w:rPr>
      </w:pPr>
      <w:r>
        <w:rPr>
          <w:rtl/>
        </w:rPr>
        <w:br w:type="page"/>
      </w:r>
    </w:p>
    <w:p w14:paraId="0E6E0992" w14:textId="00319005" w:rsidR="00910F84" w:rsidRPr="00C35A2C" w:rsidRDefault="00910F84" w:rsidP="00910F84">
      <w:pPr>
        <w:rPr>
          <w:rtl/>
        </w:rPr>
      </w:pPr>
      <w:r>
        <w:rPr>
          <w:rtl/>
        </w:rPr>
        <w:t xml:space="preserve">• </w:t>
      </w:r>
      <w:r>
        <w:rPr>
          <w:rStyle w:val="affff1"/>
          <w:rtl/>
          <w:rPrChange w:id="9132" w:author="מנוע אמוראים" w:date="2026-10-05T16:41:56Z">
            <w:rPr>
              <w:rtl/>
            </w:rPr>
          </w:rPrChange>
        </w:rPr>
        <w:t xml:space="preserve">אר</w:t>
      </w:r>
      <w:r>
        <w:rPr>
          <w:rStyle w:val="affff1"/>
          <w:rFonts w:hint="cs"/>
          <w:rtl/>
          <w:rPrChange w:id="9133" w:author="מנוע אמוראים" w:date="2026-10-05T16:41:56Z">
            <w:rPr>
              <w:rFonts w:hint="cs"/>
              <w:rtl/>
            </w:rPr>
          </w:rPrChange>
        </w:rPr>
        <w:t xml:space="preserve">ב</w:t>
      </w:r>
      <w:r>
        <w:rPr>
          <w:rStyle w:val="affff1"/>
          <w:rtl/>
          <w:rPrChange w:id="9134" w:author="מנוע אמוראים" w:date="2026-10-05T16:41:56Z">
            <w:rPr>
              <w:rtl/>
            </w:rPr>
          </w:rPrChange>
        </w:rPr>
        <w:t xml:space="preserve">"</w:t>
      </w:r>
      <w:r>
        <w:rPr>
          <w:rStyle w:val="affff1"/>
          <w:rFonts w:hint="cs"/>
          <w:rtl/>
          <w:rPrChange w:id="9135" w:author="מנוע אמוראים" w:date="2026-10-05T16:41:56Z">
            <w:rPr>
              <w:rFonts w:hint="cs"/>
              <w:rtl/>
            </w:rPr>
          </w:rPrChange>
        </w:rPr>
        <w:t xml:space="preserve">א</w:t>
      </w:r>
      <w:r w:rsidRPr="00C35A2C">
        <w:rPr>
          <w:rtl/>
        </w:rPr>
        <w:t>: אין מוכרין להן עששיות של ברזל</w:t>
      </w:r>
      <w:r w:rsidRPr="00C35A2C">
        <w:rPr>
          <w:rFonts w:hint="cs"/>
          <w:rtl/>
        </w:rPr>
        <w:t xml:space="preserve"> ובברזל של הודו</w:t>
      </w:r>
      <w:r w:rsidRPr="00C35A2C">
        <w:rPr>
          <w:rtl/>
        </w:rPr>
        <w:t xml:space="preserve">; </w:t>
      </w:r>
      <w:r w:rsidRPr="00C35A2C">
        <w:rPr>
          <w:rFonts w:hint="cs"/>
          <w:rtl/>
        </w:rPr>
        <w:t>אבל לכלים מותר</w:t>
      </w:r>
    </w:p>
    <w:p w14:paraId="2E71D0F9" w14:textId="77777777" w:rsidR="00910F84" w:rsidRDefault="00910F84" w:rsidP="00910F84">
      <w:pPr>
        <w:rPr>
          <w:rtl/>
        </w:rPr>
      </w:pPr>
      <w:r w:rsidRPr="00C35A2C">
        <w:rPr>
          <w:rFonts w:hint="cs"/>
          <w:rtl/>
        </w:rPr>
        <w:t>והשתא שאנו כן מוכרים [ברזל של הודו] זה רק לפרסיים שמגינים עלינו</w:t>
      </w:r>
    </w:p>
    <w:p w14:paraId="5F6ABD5E" w14:textId="77777777" w:rsidR="00910F84" w:rsidRDefault="00910F84" w:rsidP="00910F84">
      <w:pPr>
        <w:pStyle w:val="afffe"/>
        <w:rPr>
          <w:rtl/>
        </w:rPr>
      </w:pPr>
      <w:r w:rsidRPr="00A06291">
        <w:rPr>
          <w:rtl/>
        </w:rPr>
        <w:t>׻</w:t>
      </w:r>
    </w:p>
    <w:p w14:paraId="1CEFA1FB" w14:textId="77777777" w:rsidR="00910F84" w:rsidRPr="00C35A2C" w:rsidRDefault="00910F84" w:rsidP="00910F84">
      <w:pPr>
        <w:pStyle w:val="afff2"/>
        <w:rPr>
          <w:rtl/>
        </w:rPr>
      </w:pPr>
      <w:ins w:id="9820" w:author="מספור קטעי משנה" w:date="2026-10-06T06:44:54Z">
        <w:r>
          <w:rPr>
            <w:rStyle w:val="MisparKeta"/>
          </w:rPr>
          <w:t xml:space="preserve">א. </w:t>
        </w:r>
      </w:ins>
      <w:r w:rsidRPr="00C35A2C">
        <w:rPr>
          <w:rtl/>
        </w:rPr>
        <w:t>עגלים וסייחים.</w:t>
      </w:r>
    </w:p>
    <w:p w14:paraId="3025E410" w14:textId="77777777" w:rsidR="00910F84" w:rsidRPr="00C35A2C" w:rsidRDefault="00910F84" w:rsidP="00910F84">
      <w:pPr>
        <w:rPr>
          <w:rtl/>
        </w:rPr>
      </w:pPr>
      <w:r w:rsidRPr="00C35A2C">
        <w:rPr>
          <w:rtl/>
        </w:rPr>
        <w:t>• תניא: רבי יהודה מתיר בשבורה, מפני שאינה יכולה להתרפאות ולחיות.</w:t>
      </w:r>
    </w:p>
    <w:p w14:paraId="38AB1766" w14:textId="77777777" w:rsidR="00910F84" w:rsidRDefault="00910F84" w:rsidP="00910F84">
      <w:pPr>
        <w:rPr>
          <w:rtl/>
        </w:rPr>
      </w:pPr>
      <w:r w:rsidRPr="00C35A2C">
        <w:rPr>
          <w:rtl/>
        </w:rPr>
        <w:t xml:space="preserve">אמרו לו: והלא מרביעין עליה ויולדת, וכיון דמרביעין עליה ויולדת אתו לשהויה! </w:t>
      </w:r>
    </w:p>
    <w:p w14:paraId="16AD78E0" w14:textId="77777777" w:rsidR="00910F84" w:rsidRPr="00C35A2C" w:rsidRDefault="00910F84" w:rsidP="00910F84">
      <w:pPr>
        <w:rPr>
          <w:rtl/>
        </w:rPr>
      </w:pPr>
      <w:r w:rsidRPr="00C35A2C">
        <w:rPr>
          <w:rtl/>
        </w:rPr>
        <w:t>אמר להן: לכשתלד.</w:t>
      </w:r>
    </w:p>
    <w:p w14:paraId="1802F488" w14:textId="77777777" w:rsidR="00910F84" w:rsidRPr="00C35A2C" w:rsidRDefault="00910F84" w:rsidP="00910F84">
      <w:pPr>
        <w:rPr>
          <w:rtl/>
        </w:rPr>
      </w:pPr>
      <w:r w:rsidRPr="00C35A2C">
        <w:rPr>
          <w:rtl/>
        </w:rPr>
        <w:t>אלמא, לא מקבלת זכר.</w:t>
      </w:r>
    </w:p>
    <w:p w14:paraId="446BC000" w14:textId="77777777" w:rsidR="00910F84" w:rsidRDefault="00910F84" w:rsidP="00910F84">
      <w:pPr>
        <w:pStyle w:val="afffe"/>
        <w:rPr>
          <w:rtl/>
        </w:rPr>
      </w:pPr>
      <w:r w:rsidRPr="00A06291">
        <w:rPr>
          <w:rtl/>
        </w:rPr>
        <w:t>׻</w:t>
      </w:r>
    </w:p>
    <w:p w14:paraId="74B19B7C" w14:textId="77777777" w:rsidR="00910F84" w:rsidRPr="00C35A2C" w:rsidRDefault="00910F84" w:rsidP="00910F84">
      <w:pPr>
        <w:pStyle w:val="afff2"/>
        <w:rPr>
          <w:rtl/>
        </w:rPr>
      </w:pPr>
      <w:ins w:id="9821" w:author="מספור קטעי משנה" w:date="2026-10-06T06:44:54Z">
        <w:r>
          <w:rPr>
            <w:rStyle w:val="MisparKeta"/>
          </w:rPr>
          <w:t xml:space="preserve">א. </w:t>
        </w:r>
      </w:ins>
      <w:r w:rsidRPr="00C35A2C">
        <w:rPr>
          <w:rtl/>
        </w:rPr>
        <w:t>בן בתירא מתיר בסוס.</w:t>
      </w:r>
    </w:p>
    <w:p w14:paraId="5CA6DBEE" w14:textId="77777777" w:rsidR="00910F84" w:rsidRDefault="00910F84" w:rsidP="00910F84">
      <w:pPr>
        <w:rPr>
          <w:rtl/>
        </w:rPr>
      </w:pPr>
      <w:r w:rsidRPr="00C35A2C">
        <w:rPr>
          <w:rtl/>
        </w:rPr>
        <w:t>תניא: בן בתירא מתיר בסוס, מפני שהוא עושה בו מלאכה שאין חייבין עליה חטאת;</w:t>
      </w:r>
    </w:p>
    <w:p w14:paraId="08502B48" w14:textId="77777777" w:rsidR="00910F84" w:rsidRDefault="00910F84" w:rsidP="00910F84">
      <w:pPr>
        <w:rPr>
          <w:rtl/>
        </w:rPr>
      </w:pPr>
      <w:r w:rsidRPr="00C35A2C">
        <w:rPr>
          <w:rtl/>
        </w:rPr>
        <w:t>ורבי אוסר מפני ב' דברים, אחד משום תורת כלי זיין</w:t>
      </w:r>
      <w:r w:rsidRPr="00C35A2C">
        <w:rPr>
          <w:rFonts w:hint="cs"/>
          <w:rtl/>
        </w:rPr>
        <w:t xml:space="preserve"> שהורג בדרך ריצתו</w:t>
      </w:r>
      <w:r w:rsidRPr="00C35A2C">
        <w:rPr>
          <w:rtl/>
        </w:rPr>
        <w:t>,</w:t>
      </w:r>
    </w:p>
    <w:p w14:paraId="06991944" w14:textId="77777777" w:rsidR="00910F84" w:rsidRDefault="00910F84" w:rsidP="00910F84">
      <w:pPr>
        <w:rPr>
          <w:rtl/>
        </w:rPr>
      </w:pPr>
      <w:r>
        <w:rPr>
          <w:rtl/>
        </w:rPr>
        <w:tab/>
      </w:r>
      <w:r w:rsidRPr="00C35A2C">
        <w:rPr>
          <w:rtl/>
        </w:rPr>
        <w:t>ואחד משום תורת בהמה גסה</w:t>
      </w:r>
      <w:r w:rsidRPr="00C35A2C">
        <w:rPr>
          <w:rFonts w:hint="cs"/>
          <w:rtl/>
        </w:rPr>
        <w:t xml:space="preserve"> לכשיזקין מטחינו בריחיים</w:t>
      </w:r>
    </w:p>
    <w:p w14:paraId="3A6AEA58" w14:textId="77777777" w:rsidR="00910F84" w:rsidRPr="00C35A2C" w:rsidRDefault="00910F84" w:rsidP="00910F84">
      <w:pPr>
        <w:rPr>
          <w:rtl/>
        </w:rPr>
      </w:pPr>
      <w:r>
        <w:rPr>
          <w:rtl/>
        </w:rPr>
        <w:t xml:space="preserve">• </w:t>
      </w:r>
      <w:r>
        <w:rPr>
          <w:rStyle w:val="affff1"/>
          <w:rtl/>
          <w:rPrChange w:id="9136" w:author="מנוע אמוראים" w:date="2026-10-05T16:41:56Z">
            <w:rPr>
              <w:rtl/>
            </w:rPr>
          </w:rPrChange>
        </w:rPr>
        <w:t xml:space="preserve">אר</w:t>
      </w:r>
      <w:r>
        <w:rPr>
          <w:rStyle w:val="affff1"/>
          <w:rFonts w:hint="cs"/>
          <w:rtl/>
          <w:rPrChange w:id="9137" w:author="מנוע אמוראים" w:date="2026-10-05T16:41:56Z">
            <w:rPr>
              <w:rFonts w:hint="cs"/>
              <w:rtl/>
            </w:rPr>
          </w:rPrChange>
        </w:rPr>
        <w:t xml:space="preserve">י</w:t>
      </w:r>
      <w:r>
        <w:rPr>
          <w:rStyle w:val="affff1"/>
          <w:rtl/>
          <w:rPrChange w:id="9138" w:author="מנוע אמוראים" w:date="2026-10-05T16:41:56Z">
            <w:rPr>
              <w:rtl/>
            </w:rPr>
          </w:rPrChange>
        </w:rPr>
        <w:t xml:space="preserve">"</w:t>
      </w:r>
      <w:r>
        <w:rPr>
          <w:rStyle w:val="affff1"/>
          <w:rFonts w:hint="cs"/>
          <w:rtl/>
          <w:rPrChange w:id="9139" w:author="מנוע אמוראים" w:date="2026-10-05T16:41:56Z">
            <w:rPr>
              <w:rFonts w:hint="cs"/>
              <w:rtl/>
            </w:rPr>
          </w:rPrChange>
        </w:rPr>
        <w:t xml:space="preserve">ו</w:t>
      </w:r>
      <w:r w:rsidRPr="00C35A2C">
        <w:rPr>
          <w:rtl/>
        </w:rPr>
        <w:t>: הלכה כבן בתירא.</w:t>
      </w:r>
    </w:p>
    <w:p w14:paraId="32AD04FE" w14:textId="77777777" w:rsidR="00910F84" w:rsidRDefault="00910F84" w:rsidP="00910F84">
      <w:pPr>
        <w:pStyle w:val="afffe"/>
        <w:rPr>
          <w:rtl/>
        </w:rPr>
      </w:pPr>
      <w:r w:rsidRPr="00A06291">
        <w:rPr>
          <w:rtl/>
        </w:rPr>
        <w:t>׻</w:t>
      </w:r>
    </w:p>
    <w:p w14:paraId="32A541A4" w14:textId="77777777" w:rsidR="00910F84" w:rsidRDefault="00910F84" w:rsidP="00910F84">
      <w:pPr>
        <w:rPr>
          <w:rtl/>
        </w:rPr>
      </w:pPr>
      <w:r w:rsidRPr="00C35A2C">
        <w:rPr>
          <w:rtl/>
        </w:rPr>
        <w:t xml:space="preserve">• </w:t>
      </w:r>
      <w:r w:rsidRPr="00FF3D4F">
        <w:rPr>
          <w:b/>
          <w:bCs/>
          <w:rtl/>
        </w:rPr>
        <w:t>איבעיא להו</w:t>
      </w:r>
      <w:r w:rsidRPr="00C35A2C">
        <w:rPr>
          <w:rtl/>
        </w:rPr>
        <w:t>: שור של פטם, מהו? תיבעי לרבי יהודה, תיבעי לרבנן;</w:t>
      </w:r>
    </w:p>
    <w:p w14:paraId="08D4015B" w14:textId="77777777" w:rsidR="00910F84" w:rsidRDefault="00910F84" w:rsidP="00910F84">
      <w:pPr>
        <w:rPr>
          <w:rtl/>
        </w:rPr>
      </w:pPr>
      <w:r>
        <w:rPr>
          <w:rFonts w:hint="cs"/>
          <w:rtl/>
        </w:rPr>
        <w:t xml:space="preserve">תיבעי </w:t>
      </w:r>
      <w:r>
        <w:rPr>
          <w:rStyle w:val="affff1"/>
          <w:rFonts w:hint="cs"/>
          <w:rtl/>
          <w:rPrChange w:id="9140" w:author="מנוע אמוראים" w:date="2026-10-05T16:41:56Z">
            <w:rPr>
              <w:rFonts w:hint="cs"/>
              <w:rtl/>
            </w:rPr>
          </w:rPrChange>
        </w:rPr>
        <w:t xml:space="preserve">לר</w:t>
      </w:r>
      <w:r>
        <w:rPr>
          <w:rStyle w:val="affff1"/>
          <w:rtl/>
          <w:rPrChange w:id="9141" w:author="מנוע אמוראים" w:date="2026-10-05T16:41:56Z">
            <w:rPr>
              <w:rtl/>
            </w:rPr>
          </w:rPrChange>
        </w:rPr>
        <w:t xml:space="preserve">"</w:t>
      </w:r>
      <w:r>
        <w:rPr>
          <w:rStyle w:val="affff1"/>
          <w:rFonts w:hint="cs"/>
          <w:rtl/>
          <w:rPrChange w:id="9142" w:author="מנוע אמוראים" w:date="2026-10-05T16:41:56Z">
            <w:rPr>
              <w:rFonts w:hint="cs"/>
              <w:rtl/>
            </w:rPr>
          </w:rPrChange>
        </w:rPr>
        <w:t xml:space="preserve">י</w:t>
      </w:r>
      <w:r>
        <w:rPr>
          <w:rFonts w:hint="cs"/>
          <w:rtl/>
        </w:rPr>
        <w:t xml:space="preserve"> דעד כאן לא שרי </w:t>
      </w:r>
      <w:r>
        <w:rPr>
          <w:rStyle w:val="affff1"/>
          <w:rFonts w:hint="cs"/>
          <w:rtl/>
          <w:rPrChange w:id="9143" w:author="מנוע אמוראים" w:date="2026-10-05T16:41:56Z">
            <w:rPr>
              <w:rFonts w:hint="cs"/>
              <w:rtl/>
            </w:rPr>
          </w:rPrChange>
        </w:rPr>
        <w:t xml:space="preserve">ר</w:t>
      </w:r>
      <w:r>
        <w:rPr>
          <w:rStyle w:val="affff1"/>
          <w:rtl/>
          <w:rPrChange w:id="9144" w:author="מנוע אמוראים" w:date="2026-10-05T16:41:56Z">
            <w:rPr>
              <w:rtl/>
            </w:rPr>
          </w:rPrChange>
        </w:rPr>
        <w:t xml:space="preserve">"</w:t>
      </w:r>
      <w:r>
        <w:rPr>
          <w:rStyle w:val="affff1"/>
          <w:rFonts w:hint="cs"/>
          <w:rtl/>
          <w:rPrChange w:id="9145" w:author="מנוע אמוראים" w:date="2026-10-05T16:41:56Z">
            <w:rPr>
              <w:rFonts w:hint="cs"/>
              <w:rtl/>
            </w:rPr>
          </w:rPrChange>
        </w:rPr>
        <w:t xml:space="preserve">י</w:t>
      </w:r>
      <w:r>
        <w:rPr>
          <w:rFonts w:hint="cs"/>
          <w:rtl/>
        </w:rPr>
        <w:t xml:space="preserve"> אלא בשבורה דלא בא</w:t>
      </w:r>
      <w:r w:rsidRPr="00C35A2C">
        <w:rPr>
          <w:rFonts w:hint="cs"/>
          <w:rtl/>
        </w:rPr>
        <w:t xml:space="preserve"> לכלל מלאכה אבל האי ד</w:t>
      </w:r>
      <w:r>
        <w:rPr>
          <w:rFonts w:hint="cs"/>
          <w:rtl/>
        </w:rPr>
        <w:t>ב</w:t>
      </w:r>
      <w:r>
        <w:rPr>
          <w:rtl/>
        </w:rPr>
        <w:t>א</w:t>
      </w:r>
      <w:r w:rsidRPr="00C35A2C">
        <w:rPr>
          <w:rtl/>
        </w:rPr>
        <w:t xml:space="preserve"> לכלל מלאכה - אסור,</w:t>
      </w:r>
    </w:p>
    <w:p w14:paraId="4844AC31" w14:textId="77777777" w:rsidR="00910F84" w:rsidRPr="00C35A2C" w:rsidRDefault="00910F84" w:rsidP="00910F84">
      <w:pPr>
        <w:rPr>
          <w:rtl/>
        </w:rPr>
      </w:pPr>
      <w:r w:rsidRPr="00280F6D">
        <w:rPr>
          <w:rFonts w:hint="cs"/>
          <w:b/>
          <w:bCs/>
          <w:rtl/>
        </w:rPr>
        <w:t>או</w:t>
      </w:r>
      <w:r>
        <w:rPr>
          <w:b/>
          <w:bCs/>
          <w:rtl/>
        </w:rPr>
        <w:t>"</w:t>
      </w:r>
      <w:r w:rsidRPr="00280F6D">
        <w:rPr>
          <w:rFonts w:hint="cs"/>
          <w:b/>
          <w:bCs/>
          <w:rtl/>
        </w:rPr>
        <w:t>ד</w:t>
      </w:r>
      <w:r w:rsidRPr="00C35A2C">
        <w:rPr>
          <w:rFonts w:hint="cs"/>
          <w:b/>
          <w:bCs/>
          <w:rtl/>
        </w:rPr>
        <w:t xml:space="preserve"> </w:t>
      </w:r>
      <w:r w:rsidRPr="00C35A2C">
        <w:rPr>
          <w:b/>
          <w:bCs/>
          <w:rtl/>
        </w:rPr>
        <w:t>אפי</w:t>
      </w:r>
      <w:r w:rsidRPr="00C35A2C">
        <w:rPr>
          <w:rFonts w:hint="cs"/>
          <w:b/>
          <w:bCs/>
          <w:rtl/>
        </w:rPr>
        <w:t>' רבנן</w:t>
      </w:r>
      <w:r w:rsidRPr="00C35A2C">
        <w:rPr>
          <w:rFonts w:hint="cs"/>
          <w:rtl/>
        </w:rPr>
        <w:t xml:space="preserve"> אסרו רק היכן דלא לשחיטה עומד אבל היכן דסתם לשחיטה עומד התירו</w:t>
      </w:r>
    </w:p>
    <w:p w14:paraId="0D8EAD1E" w14:textId="77777777" w:rsidR="00910F84" w:rsidRDefault="00910F84" w:rsidP="00910F84">
      <w:pPr>
        <w:rPr>
          <w:rtl/>
        </w:rPr>
      </w:pPr>
      <w:r>
        <w:rPr>
          <w:rFonts w:hint="cs"/>
          <w:rtl/>
        </w:rPr>
        <w:t xml:space="preserve">ואין להוכיח מהא </w:t>
      </w:r>
      <w:r>
        <w:rPr>
          <w:rStyle w:val="affff1"/>
          <w:rFonts w:hint="cs"/>
          <w:rtl/>
          <w:rPrChange w:id="9146" w:author="מנוע אמוראים" w:date="2026-10-05T16:41:56Z">
            <w:rPr>
              <w:rFonts w:hint="cs"/>
              <w:rtl/>
            </w:rPr>
          </w:rPrChange>
        </w:rPr>
        <w:t xml:space="preserve">ד</w:t>
      </w:r>
      <w:r>
        <w:rPr>
          <w:rStyle w:val="affff1"/>
          <w:rtl/>
          <w:rPrChange w:id="9147" w:author="מנוע אמוראים" w:date="2026-10-05T16:41:56Z">
            <w:rPr>
              <w:rtl/>
            </w:rPr>
          </w:rPrChange>
        </w:rPr>
        <w:t xml:space="preserve">אריא</w:t>
      </w:r>
      <w:r>
        <w:rPr>
          <w:rStyle w:val="affff1"/>
          <w:rtl/>
          <w:rPrChange w:id="9148" w:author="מנוע אמוראים" w:date="2026-10-05T16:41:56Z">
            <w:rPr>
              <w:rtl/>
            </w:rPr>
          </w:rPrChange>
        </w:rPr>
        <w:t xml:space="preserve">"</w:t>
      </w:r>
      <w:r>
        <w:rPr>
          <w:rStyle w:val="affff1"/>
          <w:rtl/>
          <w:rPrChange w:id="9149" w:author="מנוע אמוראים" w:date="2026-10-05T16:41:56Z">
            <w:rPr>
              <w:rtl/>
            </w:rPr>
          </w:rPrChange>
        </w:rPr>
        <w:t xml:space="preserve">ש</w:t>
      </w:r>
      <w:r>
        <w:rPr>
          <w:rtl/>
        </w:rPr>
        <w:t xml:space="preserve">: של בית רבי היו מקריבין שור של פטם ביום אידם,</w:t>
      </w:r>
    </w:p>
    <w:p w14:paraId="35941F28" w14:textId="77777777" w:rsidR="00910F84" w:rsidRDefault="00910F84" w:rsidP="00910F84">
      <w:pPr>
        <w:rPr>
          <w:rtl/>
        </w:rPr>
      </w:pPr>
      <w:r w:rsidRPr="00C35A2C">
        <w:rPr>
          <w:rFonts w:hint="cs"/>
          <w:rtl/>
        </w:rPr>
        <w:t xml:space="preserve">חיסר רבי מאלף מטבעות שלא יקריבו </w:t>
      </w:r>
      <w:r w:rsidRPr="00C35A2C">
        <w:rPr>
          <w:rtl/>
        </w:rPr>
        <w:t>אותו היום אלא למחר,</w:t>
      </w:r>
    </w:p>
    <w:p w14:paraId="0E7C1168" w14:textId="77777777" w:rsidR="00910F84" w:rsidRDefault="00910F84" w:rsidP="00910F84">
      <w:pPr>
        <w:rPr>
          <w:rtl/>
        </w:rPr>
      </w:pPr>
      <w:r w:rsidRPr="00C35A2C">
        <w:rPr>
          <w:rFonts w:hint="cs"/>
          <w:rtl/>
        </w:rPr>
        <w:t xml:space="preserve">חיסר רבי מאלף מטבעות שלא יקריבו </w:t>
      </w:r>
      <w:r w:rsidRPr="00C35A2C">
        <w:rPr>
          <w:rtl/>
        </w:rPr>
        <w:t>אותו חי אלא שחוט,</w:t>
      </w:r>
    </w:p>
    <w:p w14:paraId="48B48E62" w14:textId="77777777" w:rsidR="00910F84" w:rsidRPr="00C35A2C" w:rsidRDefault="00910F84" w:rsidP="00910F84">
      <w:pPr>
        <w:rPr>
          <w:rtl/>
        </w:rPr>
      </w:pPr>
      <w:r w:rsidRPr="00C35A2C">
        <w:rPr>
          <w:rFonts w:hint="cs"/>
          <w:rtl/>
        </w:rPr>
        <w:t xml:space="preserve">חיסר רבי מאלף מטבעות שלא יקריבו </w:t>
      </w:r>
      <w:r w:rsidRPr="00C35A2C">
        <w:rPr>
          <w:rtl/>
        </w:rPr>
        <w:t xml:space="preserve">אותו כל עיקר, </w:t>
      </w:r>
      <w:r w:rsidRPr="00C35A2C">
        <w:rPr>
          <w:rFonts w:hint="cs"/>
          <w:rtl/>
        </w:rPr>
        <w:t xml:space="preserve">- </w:t>
      </w:r>
      <w:r w:rsidRPr="00C35A2C">
        <w:rPr>
          <w:rtl/>
        </w:rPr>
        <w:t>משום דלמא אתי לשהויי.</w:t>
      </w:r>
    </w:p>
    <w:p w14:paraId="51C72A01" w14:textId="77777777" w:rsidR="00910F84" w:rsidRPr="00C35A2C" w:rsidRDefault="00910F84" w:rsidP="00910F84">
      <w:pPr>
        <w:rPr>
          <w:rtl/>
        </w:rPr>
      </w:pPr>
    </w:p>
    <w:p w14:paraId="60A3517C" w14:textId="77777777" w:rsidR="00910F84" w:rsidRDefault="00910F84" w:rsidP="00910F84">
      <w:pPr>
        <w:rPr>
          <w:rtl/>
        </w:rPr>
      </w:pPr>
      <w:r w:rsidRPr="00A675C8">
        <w:rPr>
          <w:rFonts w:hint="cs"/>
          <w:b/>
          <w:bCs/>
          <w:rtl/>
        </w:rPr>
        <w:t>ודחי'</w:t>
      </w:r>
      <w:r w:rsidRPr="00C35A2C">
        <w:rPr>
          <w:rFonts w:hint="cs"/>
          <w:rtl/>
        </w:rPr>
        <w:t xml:space="preserve"> דלט</w:t>
      </w:r>
      <w:r w:rsidRPr="00C35A2C">
        <w:rPr>
          <w:rtl/>
        </w:rPr>
        <w:t>עמיך שאין מקריבין אותו היום אלא למחר</w:t>
      </w:r>
    </w:p>
    <w:p w14:paraId="7479FC2D" w14:textId="77777777" w:rsidR="00910F84" w:rsidRDefault="00910F84" w:rsidP="00910F84">
      <w:pPr>
        <w:rPr>
          <w:rtl/>
        </w:rPr>
      </w:pPr>
      <w:r w:rsidRPr="00C35A2C">
        <w:rPr>
          <w:rFonts w:hint="cs"/>
          <w:rtl/>
        </w:rPr>
        <w:t>-</w:t>
      </w:r>
      <w:r w:rsidRPr="00C35A2C">
        <w:rPr>
          <w:rtl/>
        </w:rPr>
        <w:t xml:space="preserve"> אלא </w:t>
      </w:r>
      <w:r w:rsidRPr="00C35A2C">
        <w:rPr>
          <w:rFonts w:hint="cs"/>
          <w:rtl/>
        </w:rPr>
        <w:t xml:space="preserve">רבי ביקש לעקור מס המלך וסבר לעקור מעט מעט </w:t>
      </w:r>
      <w:r>
        <w:rPr>
          <w:rFonts w:hint="cs"/>
          <w:rtl/>
        </w:rPr>
        <w:t>וכשמשהה</w:t>
      </w:r>
      <w:r w:rsidRPr="00C35A2C">
        <w:rPr>
          <w:rtl/>
        </w:rPr>
        <w:t xml:space="preserve"> בריא ו</w:t>
      </w:r>
      <w:r>
        <w:rPr>
          <w:rFonts w:hint="cs"/>
          <w:rtl/>
        </w:rPr>
        <w:t>עושה</w:t>
      </w:r>
      <w:r w:rsidRPr="00C35A2C">
        <w:rPr>
          <w:rtl/>
        </w:rPr>
        <w:t xml:space="preserve"> מלאכה! </w:t>
      </w:r>
    </w:p>
    <w:p w14:paraId="06CC4D67" w14:textId="77777777" w:rsidR="00910F84" w:rsidRPr="00C35A2C" w:rsidRDefault="00910F84" w:rsidP="00910F84">
      <w:pPr>
        <w:rPr>
          <w:rtl/>
        </w:rPr>
      </w:pPr>
      <w:r>
        <w:rPr>
          <w:rStyle w:val="affff1"/>
          <w:rFonts w:hint="cs"/>
          <w:rtl/>
          <w:rPrChange w:id="9150" w:author="מנוע אמוראים" w:date="2026-10-05T16:41:56Z">
            <w:rPr>
              <w:rFonts w:hint="cs"/>
              <w:rtl/>
            </w:rPr>
          </w:rPrChange>
        </w:rPr>
        <w:t xml:space="preserve">אר</w:t>
      </w:r>
      <w:r>
        <w:rPr>
          <w:rStyle w:val="affff1"/>
          <w:rtl/>
          <w:rPrChange w:id="9151" w:author="מנוע אמוראים" w:date="2026-10-05T16:41:56Z">
            <w:rPr>
              <w:rtl/>
            </w:rPr>
          </w:rPrChange>
        </w:rPr>
        <w:t xml:space="preserve">"</w:t>
      </w:r>
      <w:r>
        <w:rPr>
          <w:rStyle w:val="affff1"/>
          <w:rFonts w:hint="cs"/>
          <w:rtl/>
          <w:rPrChange w:id="9152" w:author="מנוע אמוראים" w:date="2026-10-05T16:41:56Z">
            <w:rPr>
              <w:rFonts w:hint="cs"/>
              <w:rtl/>
            </w:rPr>
          </w:rPrChange>
        </w:rPr>
        <w:t xml:space="preserve">א</w:t>
      </w:r>
      <w:r>
        <w:rPr>
          <w:rFonts w:hint="cs"/>
          <w:rtl/>
        </w:rPr>
        <w:t>:</w:t>
      </w:r>
      <w:r w:rsidRPr="00C35A2C">
        <w:rPr>
          <w:rFonts w:hint="cs"/>
          <w:rtl/>
        </w:rPr>
        <w:t xml:space="preserve"> א</w:t>
      </w:r>
      <w:r>
        <w:rPr>
          <w:rtl/>
        </w:rPr>
        <w:t>"</w:t>
      </w:r>
      <w:r w:rsidRPr="00C35A2C">
        <w:rPr>
          <w:rFonts w:hint="cs"/>
          <w:rtl/>
        </w:rPr>
        <w:t>ל זבדא אני משהים שור כזה עד שנכחש ועושה כפול.</w:t>
      </w:r>
    </w:p>
    <w:p w14:paraId="66C2100E" w14:textId="77777777" w:rsidR="00910F84" w:rsidRDefault="00910F84" w:rsidP="00910F84">
      <w:pPr>
        <w:pStyle w:val="afffe"/>
        <w:rPr>
          <w:rtl/>
        </w:rPr>
      </w:pPr>
      <w:r w:rsidRPr="00A06291">
        <w:rPr>
          <w:rtl/>
        </w:rPr>
        <w:t>׻</w:t>
      </w:r>
    </w:p>
    <w:p>
      <w:pPr>
        <w:pStyle w:val="affff4"/>
        <w:rPr>
          <w:ins w:id="20143" w:author="קלוד" w:date="2026-10-06T10:07:24Z"/>
        </w:rPr>
      </w:pPr>
      <w:ins w:id="20142" w:author="קלוד" w:date="2026-10-06T10:07:24Z">
        <w:r>
          <w:t xml:space="preserve">משנה ז</w:t>
        </w:r>
      </w:ins>
    </w:p>
    <w:p w14:paraId="3DEEC64C" w14:textId="77777777" w:rsidR="00910F84" w:rsidRPr="00C35A2C" w:rsidRDefault="00910F84" w:rsidP="00910F84">
      <w:pPr>
        <w:pStyle w:val="affb"/>
        <w:rPr>
          <w:del w:id="20009" w:author="קלוד" w:date="2026-10-06T10:12:09Z"/>
          <w:rtl/>
        </w:rPr>
      </w:pPr>
      <w:ins w:id="9822" w:author="מספור קטעי משנה" w:date="2026-10-06T06:44:54Z">
        <w:del w:id="20007" w:author="קלוד" w:date="2026-10-06T10:12:09Z">
          <w:r>
            <w:rPr>
              <w:rStyle w:val="MisparKeta"/>
            </w:rPr>
            <w:delText xml:space="preserve">ב. </w:delText>
          </w:r>
        </w:del>
      </w:ins>
      <w:del w:id="20008" w:author="קלוד" w:date="2026-10-06T10:12:09Z">
        <w:r w:rsidRPr="00C35A2C">
          <w:rPr>
            <w:rtl/>
          </w:rPr>
          <w:delText xml:space="preserve">מתני'.</w:delText>
        </w:r>
      </w:del>
    </w:p>
    <w:p w14:paraId="0C3A29F4" w14:textId="77777777" w:rsidR="00910F84" w:rsidRPr="00C35A2C" w:rsidRDefault="00910F84" w:rsidP="00910F84">
      <w:pPr>
        <w:pStyle w:val="affb"/>
        <w:rPr>
          <w:rtl/>
        </w:rPr>
      </w:pPr>
      <w:ins w:id="20093" w:author="קלוד" w:date="2026-10-06T10:12:09Z">
        <w:r>
          <w:rPr>
            <w:rStyle w:val="MisparKeta"/>
          </w:rPr>
          <w:t xml:space="preserve">ב. </w:t>
        </w:r>
      </w:ins>
      <w:r w:rsidRPr="00C35A2C">
        <w:rPr>
          <w:rtl/>
        </w:rPr>
        <w:t>אין מוכרין להם דובין ואריות וכל דבר שיש בו נזק לרבים.</w:t>
      </w:r>
    </w:p>
    <w:p w14:paraId="2E682F09" w14:textId="77777777" w:rsidR="00910F84" w:rsidRPr="00C35A2C" w:rsidRDefault="00910F84" w:rsidP="00910F84">
      <w:pPr>
        <w:pStyle w:val="affb"/>
        <w:rPr>
          <w:rtl/>
        </w:rPr>
      </w:pPr>
      <w:r w:rsidRPr="00C35A2C">
        <w:rPr>
          <w:rtl/>
        </w:rPr>
        <w:t>אין בונין עמהם בסילקי, גרדום, איצטדייא ובימה, אבל בונין עמהם בימוסיאות ובית מרחצאות.</w:t>
      </w:r>
    </w:p>
    <w:p w14:paraId="6DE14B5A" w14:textId="77777777" w:rsidR="00910F84" w:rsidRPr="00C35A2C" w:rsidRDefault="00910F84" w:rsidP="00910F84">
      <w:pPr>
        <w:pStyle w:val="affb"/>
        <w:rPr>
          <w:rtl/>
        </w:rPr>
      </w:pPr>
      <w:r w:rsidRPr="00C35A2C">
        <w:rPr>
          <w:rtl/>
        </w:rPr>
        <w:t>הגיע לכיפה שמעמידין בה עבודת כוכבים - אסור לבנות.</w:t>
      </w:r>
    </w:p>
    <w:p w14:paraId="7714A8CA" w14:textId="77777777" w:rsidR="00910F84" w:rsidRDefault="00910F84" w:rsidP="00910F84">
      <w:pPr>
        <w:pStyle w:val="afffe"/>
        <w:rPr>
          <w:rtl/>
        </w:rPr>
      </w:pPr>
      <w:r w:rsidRPr="00A06291">
        <w:rPr>
          <w:rtl/>
        </w:rPr>
        <w:t>׻</w:t>
      </w:r>
    </w:p>
    <w:p w14:paraId="6E9C3934" w14:textId="77777777" w:rsidR="00910F84" w:rsidRDefault="00910F84" w:rsidP="00910F84">
      <w:pPr>
        <w:rPr>
          <w:rtl/>
        </w:rPr>
      </w:pPr>
      <w:r w:rsidRPr="00C35A2C">
        <w:rPr>
          <w:rtl/>
        </w:rPr>
        <w:t xml:space="preserve">• </w:t>
      </w:r>
      <w:r>
        <w:rPr>
          <w:rStyle w:val="affff1"/>
          <w:rFonts w:hint="cs"/>
          <w:rtl/>
          <w:rPrChange w:id="9153" w:author="מנוע אמוראים" w:date="2026-10-05T16:41:56Z">
            <w:rPr>
              <w:rFonts w:hint="cs"/>
              <w:rtl/>
            </w:rPr>
          </w:rPrChange>
        </w:rPr>
        <w:t xml:space="preserve">ארחבר</w:t>
      </w:r>
      <w:r>
        <w:rPr>
          <w:rStyle w:val="affff1"/>
          <w:rtl/>
          <w:rPrChange w:id="9154" w:author="מנוע אמוראים" w:date="2026-10-05T16:41:56Z">
            <w:rPr>
              <w:rtl/>
            </w:rPr>
          </w:rPrChange>
        </w:rPr>
        <w:t xml:space="preserve">"</w:t>
      </w:r>
      <w:r>
        <w:rPr>
          <w:rStyle w:val="affff1"/>
          <w:rFonts w:hint="cs"/>
          <w:rtl/>
          <w:rPrChange w:id="9155" w:author="מנוע אמוראים" w:date="2026-10-05T16:41:56Z">
            <w:rPr>
              <w:rFonts w:hint="cs"/>
              <w:rtl/>
            </w:rPr>
          </w:rPrChange>
        </w:rPr>
        <w:t xml:space="preserve">ח</w:t>
      </w:r>
      <w:r>
        <w:rPr>
          <w:rFonts w:hint="cs"/>
          <w:rtl/>
        </w:rPr>
        <w:t xml:space="preserve"> מרב</w:t>
      </w:r>
      <w:r w:rsidRPr="00C35A2C">
        <w:rPr>
          <w:rtl/>
        </w:rPr>
        <w:t>: חיה גסה הרי היא כבהמה דקה לפירכוס, אבל לא למכירה,</w:t>
      </w:r>
    </w:p>
    <w:p w14:paraId="7A4B686A" w14:textId="77777777" w:rsidR="00910F84" w:rsidRPr="00C35A2C" w:rsidRDefault="00910F84" w:rsidP="00910F84">
      <w:pPr>
        <w:rPr>
          <w:rtl/>
        </w:rPr>
      </w:pPr>
      <w:r w:rsidRPr="00C35A2C">
        <w:rPr>
          <w:rFonts w:hint="cs"/>
          <w:rtl/>
        </w:rPr>
        <w:t xml:space="preserve">  </w:t>
      </w:r>
      <w:r w:rsidRPr="00C35A2C">
        <w:rPr>
          <w:rtl/>
        </w:rPr>
        <w:t>ואני אומר: אף למכירה, מקום שנהגו למכור - מוכרין, שלא למכור - אין מוכרין.</w:t>
      </w:r>
    </w:p>
    <w:p w14:paraId="39F19355" w14:textId="77777777" w:rsidR="00910F84" w:rsidRDefault="00910F84" w:rsidP="00910F84">
      <w:pPr>
        <w:rPr>
          <w:rtl/>
        </w:rPr>
      </w:pPr>
      <w:r w:rsidRPr="00C35A2C">
        <w:rPr>
          <w:rFonts w:hint="cs"/>
          <w:rtl/>
        </w:rPr>
        <w:t>והך ד</w:t>
      </w:r>
      <w:r w:rsidRPr="00C35A2C">
        <w:rPr>
          <w:rtl/>
        </w:rPr>
        <w:t>תנן: אין מוכרין להן דובין ואריות ולא כל דבר שיש בו נזק לרבים, הא לית ביה נזק לרבים שרי!</w:t>
      </w:r>
    </w:p>
    <w:p w14:paraId="03AE0238" w14:textId="77777777" w:rsidR="00910F84" w:rsidRPr="00C35A2C" w:rsidRDefault="00910F84" w:rsidP="00910F84">
      <w:pPr>
        <w:pStyle w:val="afffa"/>
        <w:rPr>
          <w:rtl/>
        </w:rPr>
      </w:pPr>
      <w:r>
        <w:rPr>
          <w:rtl/>
        </w:rPr>
        <w:t xml:space="preserve">- </w:t>
      </w:r>
      <w:r>
        <w:rPr>
          <w:rStyle w:val="affff1"/>
          <w:rFonts w:hint="cs"/>
          <w:rtl/>
          <w:rPrChange w:id="9156" w:author="מנוע אמוראים" w:date="2026-10-05T16:41:56Z">
            <w:rPr>
              <w:rFonts w:hint="cs"/>
              <w:rtl/>
            </w:rPr>
          </w:rPrChange>
        </w:rPr>
        <w:t xml:space="preserve">רב</w:t>
      </w:r>
      <w:r>
        <w:rPr>
          <w:rStyle w:val="affff1"/>
          <w:rtl/>
          <w:rPrChange w:id="9157" w:author="מנוע אמוראים" w:date="2026-10-05T16:41:56Z">
            <w:rPr>
              <w:rtl/>
            </w:rPr>
          </w:rPrChange>
        </w:rPr>
        <w:t xml:space="preserve">"</w:t>
      </w:r>
      <w:r>
        <w:rPr>
          <w:rStyle w:val="affff1"/>
          <w:rFonts w:hint="cs"/>
          <w:rtl/>
          <w:rPrChange w:id="9158" w:author="מנוע אמוראים" w:date="2026-10-05T16:41:56Z">
            <w:rPr>
              <w:rFonts w:hint="cs"/>
              <w:rtl/>
            </w:rPr>
          </w:rPrChange>
        </w:rPr>
        <w:t xml:space="preserve">ע</w:t>
      </w:r>
      <w:r w:rsidRPr="00C35A2C">
        <w:rPr>
          <w:rtl/>
        </w:rPr>
        <w:t xml:space="preserve">: </w:t>
      </w:r>
      <w:r w:rsidRPr="00C35A2C">
        <w:rPr>
          <w:rFonts w:hint="cs"/>
          <w:rtl/>
        </w:rPr>
        <w:t xml:space="preserve">הכא מיירי </w:t>
      </w:r>
      <w:r>
        <w:rPr>
          <w:rtl/>
        </w:rPr>
        <w:t xml:space="preserve">בארי שבור, ואליבא </w:t>
      </w:r>
      <w:r>
        <w:rPr>
          <w:rStyle w:val="affff1"/>
          <w:rtl/>
          <w:rPrChange w:id="9159" w:author="מנוע אמוראים" w:date="2026-10-05T16:41:56Z">
            <w:rPr>
              <w:rtl/>
            </w:rPr>
          </w:rPrChange>
        </w:rPr>
        <w:t xml:space="preserve">דר</w:t>
      </w:r>
      <w:r>
        <w:rPr>
          <w:rStyle w:val="affff1"/>
          <w:rtl/>
          <w:rPrChange w:id="9160" w:author="מנוע אמוראים" w:date="2026-10-05T16:41:56Z">
            <w:rPr>
              <w:rtl/>
            </w:rPr>
          </w:rPrChange>
        </w:rPr>
        <w:t xml:space="preserve">"</w:t>
      </w:r>
      <w:r>
        <w:rPr>
          <w:rStyle w:val="affff1"/>
          <w:rFonts w:hint="cs"/>
          <w:rtl/>
          <w:rPrChange w:id="9161" w:author="מנוע אמוראים" w:date="2026-10-05T16:41:56Z">
            <w:rPr>
              <w:rFonts w:hint="cs"/>
              <w:rtl/>
            </w:rPr>
          </w:rPrChange>
        </w:rPr>
        <w:t xml:space="preserve">י</w:t>
      </w:r>
    </w:p>
    <w:p w14:paraId="4597C5C2" w14:textId="77777777" w:rsidR="00910F84" w:rsidRPr="00C35A2C" w:rsidRDefault="00910F84" w:rsidP="00910F84">
      <w:pPr>
        <w:pStyle w:val="aff6"/>
        <w:framePr w:wrap="around"/>
        <w:rPr>
          <w:rtl/>
        </w:rPr>
      </w:pPr>
      <w:r w:rsidRPr="00C35A2C">
        <w:rPr>
          <w:rFonts w:hint="cs"/>
          <w:rtl/>
        </w:rPr>
        <w:t>טז:</w:t>
      </w:r>
    </w:p>
    <w:p w14:paraId="6A8A6BC8" w14:textId="77777777" w:rsidR="00910F84" w:rsidRPr="00C35A2C" w:rsidRDefault="00910F84" w:rsidP="00910F84">
      <w:pPr>
        <w:pStyle w:val="afffa"/>
        <w:rPr>
          <w:rtl/>
        </w:rPr>
      </w:pPr>
      <w:r>
        <w:rPr>
          <w:rtl/>
        </w:rPr>
        <w:t xml:space="preserve">- </w:t>
      </w:r>
      <w:r w:rsidRPr="00C35A2C">
        <w:rPr>
          <w:rtl/>
        </w:rPr>
        <w:t>רב אשי אמר: סתם ארי שבור הוא אצל מלאכה.</w:t>
      </w:r>
    </w:p>
    <w:p w14:paraId="5B55BC5C" w14:textId="77777777" w:rsidR="00910F84" w:rsidRDefault="00910F84" w:rsidP="00910F84">
      <w:pPr>
        <w:rPr>
          <w:rtl/>
        </w:rPr>
      </w:pPr>
      <w:r w:rsidRPr="00C35A2C">
        <w:rPr>
          <w:rtl/>
        </w:rPr>
        <w:t>מיתיבי: כשם שאין מוכרין להן בהמה גסה, כך אין מוכרין להן חיה גסה;</w:t>
      </w:r>
    </w:p>
    <w:p w14:paraId="0327F40F" w14:textId="77777777" w:rsidR="00910F84" w:rsidRDefault="00910F84" w:rsidP="00910F84">
      <w:pPr>
        <w:ind w:firstLine="266"/>
        <w:rPr>
          <w:rtl/>
        </w:rPr>
      </w:pPr>
      <w:r w:rsidRPr="00C35A2C">
        <w:rPr>
          <w:rtl/>
        </w:rPr>
        <w:t>ואפילו במקום שמוכרין להן בהמה דקה, חיה גסה אין מוכרין להן;</w:t>
      </w:r>
    </w:p>
    <w:p w14:paraId="2ECAA6BC" w14:textId="77777777" w:rsidR="00910F84" w:rsidRDefault="00910F84" w:rsidP="00910F84">
      <w:pPr>
        <w:rPr>
          <w:rtl/>
        </w:rPr>
      </w:pPr>
      <w:r w:rsidRPr="00C35A2C">
        <w:rPr>
          <w:b/>
          <w:bCs/>
          <w:rtl/>
        </w:rPr>
        <w:t>תיובתא</w:t>
      </w:r>
      <w:r w:rsidRPr="00C35A2C">
        <w:rPr>
          <w:rtl/>
        </w:rPr>
        <w:t xml:space="preserve"> דרב חנן בר רבא! תיובתא.</w:t>
      </w:r>
    </w:p>
    <w:p w14:paraId="2F6B587C" w14:textId="77777777" w:rsidR="00910F84" w:rsidRPr="00C35A2C" w:rsidRDefault="00910F84" w:rsidP="00910F84">
      <w:pPr>
        <w:rPr>
          <w:rtl/>
        </w:rPr>
      </w:pPr>
    </w:p>
    <w:p w14:paraId="442E63E4" w14:textId="77777777" w:rsidR="00910F84" w:rsidRDefault="00910F84" w:rsidP="00910F84">
      <w:pPr>
        <w:rPr>
          <w:rtl/>
        </w:rPr>
      </w:pPr>
      <w:r w:rsidRPr="00C35A2C">
        <w:rPr>
          <w:rtl/>
        </w:rPr>
        <w:t>• רבינא רמי מתני</w:t>
      </w:r>
      <w:r w:rsidRPr="00C35A2C">
        <w:rPr>
          <w:rFonts w:hint="cs"/>
          <w:rtl/>
        </w:rPr>
        <w:t>'</w:t>
      </w:r>
      <w:r w:rsidRPr="00C35A2C">
        <w:rPr>
          <w:rtl/>
        </w:rPr>
        <w:t xml:space="preserve"> אברייתא ומשני </w:t>
      </w:r>
      <w:r w:rsidRPr="00C35A2C">
        <w:rPr>
          <w:rFonts w:hint="cs"/>
          <w:rtl/>
        </w:rPr>
        <w:t>ד</w:t>
      </w:r>
      <w:r w:rsidRPr="00C35A2C">
        <w:rPr>
          <w:rtl/>
        </w:rPr>
        <w:t xml:space="preserve">תנן: </w:t>
      </w:r>
      <w:r w:rsidRPr="00C35A2C">
        <w:rPr>
          <w:rFonts w:hint="cs"/>
          <w:rtl/>
        </w:rPr>
        <w:t xml:space="preserve">שאין מוכרין </w:t>
      </w:r>
      <w:r w:rsidRPr="00C35A2C">
        <w:rPr>
          <w:rtl/>
        </w:rPr>
        <w:t xml:space="preserve">כל דבר שיש בו נזק לרבים </w:t>
      </w:r>
      <w:r w:rsidRPr="00C35A2C">
        <w:rPr>
          <w:rFonts w:hint="cs"/>
          <w:rtl/>
        </w:rPr>
        <w:t>-</w:t>
      </w:r>
      <w:r w:rsidRPr="00C35A2C">
        <w:rPr>
          <w:rtl/>
        </w:rPr>
        <w:t xml:space="preserve"> הא לית ביה נזק - מוכרין;</w:t>
      </w:r>
    </w:p>
    <w:p w14:paraId="42BAE94F" w14:textId="77777777" w:rsidR="00910F84" w:rsidRDefault="00910F84" w:rsidP="00910F84">
      <w:pPr>
        <w:rPr>
          <w:rtl/>
        </w:rPr>
      </w:pPr>
      <w:r w:rsidRPr="00C35A2C">
        <w:rPr>
          <w:rtl/>
        </w:rPr>
        <w:t>ו</w:t>
      </w:r>
      <w:r w:rsidRPr="00C35A2C">
        <w:rPr>
          <w:rFonts w:hint="cs"/>
          <w:rtl/>
        </w:rPr>
        <w:t>הך ד</w:t>
      </w:r>
      <w:r w:rsidRPr="00C35A2C">
        <w:rPr>
          <w:rtl/>
        </w:rPr>
        <w:t>כשם שאין מוכרין בהמה גסה, כך אין מוכרין חיה גסה, ואפילו במקום שמוכרין בהמה דקה, חיה גסה אין מוכרין!</w:t>
      </w:r>
    </w:p>
    <w:p w14:paraId="1795607B" w14:textId="77777777" w:rsidR="00910F84" w:rsidRPr="00C35A2C" w:rsidRDefault="00910F84" w:rsidP="00910F84">
      <w:pPr>
        <w:pStyle w:val="afffa"/>
        <w:rPr>
          <w:rtl/>
        </w:rPr>
      </w:pPr>
      <w:r>
        <w:rPr>
          <w:rtl/>
        </w:rPr>
        <w:t xml:space="preserve">- </w:t>
      </w:r>
      <w:r>
        <w:rPr>
          <w:rtl/>
        </w:rPr>
        <w:t xml:space="preserve">ומשני: בארי שבור, ואליבא </w:t>
      </w:r>
      <w:r>
        <w:rPr>
          <w:rStyle w:val="affff1"/>
          <w:rtl/>
          <w:rPrChange w:id="9162" w:author="מנוע אמוראים" w:date="2026-10-05T16:41:56Z">
            <w:rPr>
              <w:rtl/>
            </w:rPr>
          </w:rPrChange>
        </w:rPr>
        <w:t xml:space="preserve">דר</w:t>
      </w:r>
      <w:r>
        <w:rPr>
          <w:rStyle w:val="affff1"/>
          <w:rtl/>
          <w:rPrChange w:id="9163" w:author="מנוע אמוראים" w:date="2026-10-05T16:41:56Z">
            <w:rPr>
              <w:rtl/>
            </w:rPr>
          </w:rPrChange>
        </w:rPr>
        <w:t xml:space="preserve">"</w:t>
      </w:r>
      <w:r>
        <w:rPr>
          <w:rStyle w:val="affff1"/>
          <w:rFonts w:hint="cs"/>
          <w:rtl/>
          <w:rPrChange w:id="9164" w:author="מנוע אמוראים" w:date="2026-10-05T16:41:56Z">
            <w:rPr>
              <w:rFonts w:hint="cs"/>
              <w:rtl/>
            </w:rPr>
          </w:rPrChange>
        </w:rPr>
        <w:t xml:space="preserve">י</w:t>
      </w:r>
      <w:r w:rsidRPr="00C35A2C">
        <w:rPr>
          <w:rtl/>
        </w:rPr>
        <w:t>.</w:t>
      </w:r>
    </w:p>
    <w:p w14:paraId="58A30DEC" w14:textId="77777777" w:rsidR="00910F84" w:rsidRPr="00C35A2C" w:rsidRDefault="00910F84" w:rsidP="00910F84">
      <w:pPr>
        <w:pStyle w:val="afffa"/>
        <w:rPr>
          <w:rtl/>
        </w:rPr>
      </w:pPr>
      <w:r>
        <w:rPr>
          <w:rtl/>
        </w:rPr>
        <w:t xml:space="preserve">- </w:t>
      </w:r>
      <w:r w:rsidRPr="00C35A2C">
        <w:rPr>
          <w:rtl/>
        </w:rPr>
        <w:t>רב אשי אמר: סתם ארי שבור הוא אצל מלאכה.</w:t>
      </w:r>
    </w:p>
    <w:p w14:paraId="0259FC44" w14:textId="77777777" w:rsidR="00910F84" w:rsidRPr="00C35A2C" w:rsidRDefault="00910F84" w:rsidP="00910F84">
      <w:pPr>
        <w:rPr>
          <w:rtl/>
        </w:rPr>
      </w:pPr>
      <w:r w:rsidRPr="00C35A2C">
        <w:rPr>
          <w:rtl/>
        </w:rPr>
        <w:t xml:space="preserve">• מתקיף </w:t>
      </w:r>
      <w:r>
        <w:rPr>
          <w:rStyle w:val="affff1"/>
          <w:rFonts w:hint="cs"/>
          <w:rtl/>
          <w:rPrChange w:id="9165" w:author="מנוע אמוראים" w:date="2026-10-05T16:41:56Z">
            <w:rPr>
              <w:rFonts w:hint="cs"/>
              <w:rtl/>
            </w:rPr>
          </w:rPrChange>
        </w:rPr>
        <w:t xml:space="preserve">ר</w:t>
      </w:r>
      <w:r>
        <w:rPr>
          <w:rStyle w:val="affff1"/>
          <w:rtl/>
          <w:rPrChange w:id="9166" w:author="מנוע אמוראים" w:date="2026-10-05T16:41:56Z">
            <w:rPr>
              <w:rtl/>
            </w:rPr>
          </w:rPrChange>
        </w:rPr>
        <w:t xml:space="preserve">"</w:t>
      </w:r>
      <w:r>
        <w:rPr>
          <w:rStyle w:val="affff1"/>
          <w:rFonts w:hint="cs"/>
          <w:rtl/>
          <w:rPrChange w:id="9167" w:author="מנוע אמוראים" w:date="2026-10-05T16:41:56Z">
            <w:rPr>
              <w:rFonts w:hint="cs"/>
              <w:rtl/>
            </w:rPr>
          </w:rPrChange>
        </w:rPr>
        <w:t xml:space="preserve">נ</w:t>
      </w:r>
      <w:r w:rsidRPr="00C35A2C">
        <w:rPr>
          <w:rtl/>
        </w:rPr>
        <w:t>: מאן לימא לן דארי חיה גסה היא? דלמא חיה דקה היא.</w:t>
      </w:r>
    </w:p>
    <w:p w14:paraId="512F74E6" w14:textId="77777777" w:rsidR="00910F84" w:rsidRDefault="00910F84" w:rsidP="00910F84">
      <w:pPr>
        <w:rPr>
          <w:rtl/>
        </w:rPr>
      </w:pPr>
      <w:r w:rsidRPr="00C35A2C">
        <w:rPr>
          <w:rtl/>
        </w:rPr>
        <w:t>רב אשי דייק מתני</w:t>
      </w:r>
      <w:r w:rsidRPr="00C35A2C">
        <w:rPr>
          <w:rFonts w:hint="cs"/>
          <w:rtl/>
        </w:rPr>
        <w:t>'</w:t>
      </w:r>
      <w:r w:rsidRPr="00C35A2C">
        <w:rPr>
          <w:rtl/>
        </w:rPr>
        <w:t xml:space="preserve"> ומותיב תיובתא; תנן: אין מוכרין להן דובים ואריות ולא כל דבר שיש בו נזק לרבים, טעמא דאית ביה נזק, הא לית ביה נזק מוכרין, וטעמא ארי, דסתם ארי שבור הוא אצל מלאכה, אבל מידי אחרינא דעביד מלאכה לא,</w:t>
      </w:r>
    </w:p>
    <w:p w14:paraId="24A47E3D" w14:textId="77777777" w:rsidR="00910F84" w:rsidRPr="00C35A2C" w:rsidRDefault="00910F84" w:rsidP="00910F84">
      <w:pPr>
        <w:pStyle w:val="afffa"/>
        <w:rPr>
          <w:rtl/>
        </w:rPr>
      </w:pPr>
      <w:r>
        <w:rPr>
          <w:rtl/>
        </w:rPr>
        <w:t xml:space="preserve">- </w:t>
      </w:r>
      <w:r w:rsidRPr="00C35A2C">
        <w:rPr>
          <w:rtl/>
        </w:rPr>
        <w:t>תיובתא דרב חנן בר רבא! תיובתא.</w:t>
      </w:r>
    </w:p>
    <w:p w14:paraId="558BBD1B" w14:textId="77777777" w:rsidR="00910F84" w:rsidRDefault="00910F84" w:rsidP="00910F84">
      <w:pPr>
        <w:rPr>
          <w:rtl/>
        </w:rPr>
      </w:pPr>
      <w:r w:rsidRPr="00C35A2C">
        <w:rPr>
          <w:rtl/>
        </w:rPr>
        <w:t xml:space="preserve">וחיה גסה </w:t>
      </w:r>
      <w:r w:rsidRPr="00C35A2C">
        <w:rPr>
          <w:rFonts w:hint="cs"/>
          <w:rtl/>
        </w:rPr>
        <w:t>יכולה לעשות מלאכה שטוחנת ריחיים בערוד</w:t>
      </w:r>
    </w:p>
    <w:p w14:paraId="6CE29191" w14:textId="77777777" w:rsidR="00910F84" w:rsidRPr="00C35A2C" w:rsidRDefault="00910F84" w:rsidP="00910F84">
      <w:pPr>
        <w:rPr>
          <w:rtl/>
        </w:rPr>
      </w:pPr>
    </w:p>
    <w:p w14:paraId="4AF762EF" w14:textId="77777777" w:rsidR="00910F84" w:rsidRPr="00C35A2C" w:rsidRDefault="00910F84" w:rsidP="00910F84">
      <w:pPr>
        <w:rPr>
          <w:rtl/>
        </w:rPr>
      </w:pPr>
      <w:r w:rsidRPr="00C35A2C">
        <w:rPr>
          <w:rtl/>
        </w:rPr>
        <w:t xml:space="preserve">• </w:t>
      </w:r>
      <w:r>
        <w:rPr>
          <w:rStyle w:val="affff1"/>
          <w:rFonts w:hint="cs"/>
          <w:rtl/>
          <w:rPrChange w:id="9168" w:author="מנוע אמוראים" w:date="2026-10-05T16:41:56Z">
            <w:rPr>
              <w:rFonts w:hint="cs"/>
              <w:rtl/>
            </w:rPr>
          </w:rPrChange>
        </w:rPr>
        <w:t xml:space="preserve">אר</w:t>
      </w:r>
      <w:r>
        <w:rPr>
          <w:rStyle w:val="affff1"/>
          <w:rtl/>
          <w:rPrChange w:id="9169" w:author="מנוע אמוראים" w:date="2026-10-05T16:41:56Z">
            <w:rPr>
              <w:rtl/>
            </w:rPr>
          </w:rPrChange>
        </w:rPr>
        <w:t xml:space="preserve">"</w:t>
      </w:r>
      <w:r>
        <w:rPr>
          <w:rStyle w:val="affff1"/>
          <w:rFonts w:hint="cs"/>
          <w:rtl/>
          <w:rPrChange w:id="9170" w:author="מנוע אמוראים" w:date="2026-10-05T16:41:56Z">
            <w:rPr>
              <w:rFonts w:hint="cs"/>
              <w:rtl/>
            </w:rPr>
          </w:rPrChange>
        </w:rPr>
        <w:t xml:space="preserve">ז</w:t>
      </w:r>
      <w:r w:rsidRPr="00C35A2C">
        <w:rPr>
          <w:rtl/>
        </w:rPr>
        <w:t>: כ</w:t>
      </w:r>
      <w:r w:rsidRPr="00C35A2C">
        <w:rPr>
          <w:rFonts w:hint="cs"/>
          <w:rtl/>
        </w:rPr>
        <w:t xml:space="preserve">שהייתי אצל </w:t>
      </w:r>
      <w:r>
        <w:rPr>
          <w:rStyle w:val="affff1"/>
          <w:rtl/>
          <w:rPrChange w:id="9171" w:author="מנוע אמוראים" w:date="2026-10-05T16:41:56Z">
            <w:rPr>
              <w:rtl/>
            </w:rPr>
          </w:rPrChange>
        </w:rPr>
        <w:t xml:space="preserve">ר</w:t>
      </w:r>
      <w:r>
        <w:rPr>
          <w:rStyle w:val="affff1"/>
          <w:rtl/>
          <w:rPrChange w:id="9172" w:author="מנוע אמוראים" w:date="2026-10-05T16:41:56Z">
            <w:rPr>
              <w:rtl/>
            </w:rPr>
          </w:rPrChange>
        </w:rPr>
        <w:t xml:space="preserve">"</w:t>
      </w:r>
      <w:r>
        <w:rPr>
          <w:rStyle w:val="affff1"/>
          <w:rFonts w:hint="cs"/>
          <w:rtl/>
          <w:rPrChange w:id="9173" w:author="מנוע אמוראים" w:date="2026-10-05T16:41:56Z">
            <w:rPr>
              <w:rFonts w:hint="cs"/>
              <w:rtl/>
            </w:rPr>
          </w:rPrChange>
        </w:rPr>
        <w:t xml:space="preserve">י</w:t>
      </w:r>
      <w:r w:rsidRPr="00C35A2C">
        <w:rPr>
          <w:rtl/>
        </w:rPr>
        <w:t xml:space="preserve"> א</w:t>
      </w:r>
      <w:r>
        <w:rPr>
          <w:rtl/>
        </w:rPr>
        <w:t>"</w:t>
      </w:r>
      <w:r w:rsidRPr="00C35A2C">
        <w:rPr>
          <w:rFonts w:hint="cs"/>
          <w:rtl/>
        </w:rPr>
        <w:t>ל: למדו ממני דבר זה דמאדם גדול שמעתי וא</w:t>
      </w:r>
      <w:r>
        <w:rPr>
          <w:rtl/>
        </w:rPr>
        <w:t>"</w:t>
      </w:r>
      <w:r w:rsidRPr="00C35A2C">
        <w:rPr>
          <w:rFonts w:hint="cs"/>
          <w:rtl/>
        </w:rPr>
        <w:t xml:space="preserve">י אי מרב או שמואל </w:t>
      </w:r>
      <w:r>
        <w:rPr>
          <w:rFonts w:hint="cs"/>
          <w:rtl/>
        </w:rPr>
        <w:t>ד</w:t>
      </w:r>
      <w:r w:rsidRPr="00C35A2C">
        <w:rPr>
          <w:rtl/>
        </w:rPr>
        <w:t>חיה גסה הרי היא כבהמה דקה לפירכוס.</w:t>
      </w:r>
    </w:p>
    <w:p w14:paraId="0F9B3D06" w14:textId="77777777" w:rsidR="00910F84" w:rsidRPr="00C35A2C" w:rsidRDefault="00910F84" w:rsidP="00910F84">
      <w:pPr>
        <w:rPr>
          <w:rtl/>
        </w:rPr>
      </w:pPr>
      <w:r w:rsidRPr="00C35A2C">
        <w:rPr>
          <w:rFonts w:hint="cs"/>
          <w:rtl/>
        </w:rPr>
        <w:t>כשבאתי</w:t>
      </w:r>
      <w:r w:rsidRPr="00C35A2C">
        <w:rPr>
          <w:rtl/>
        </w:rPr>
        <w:t xml:space="preserve"> לקורקוניא</w:t>
      </w:r>
      <w:r>
        <w:rPr>
          <w:rFonts w:hint="cs"/>
          <w:rtl/>
        </w:rPr>
        <w:t xml:space="preserve"> </w:t>
      </w:r>
      <w:r>
        <w:rPr>
          <w:rStyle w:val="affff1"/>
          <w:rFonts w:hint="cs"/>
          <w:rtl/>
          <w:rPrChange w:id="9174" w:author="מנוע אמוראים" w:date="2026-10-05T16:41:56Z">
            <w:rPr>
              <w:rFonts w:hint="cs"/>
              <w:rtl/>
            </w:rPr>
          </w:rPrChange>
        </w:rPr>
        <w:t xml:space="preserve">ארחב</w:t>
      </w:r>
      <w:r>
        <w:rPr>
          <w:rStyle w:val="affff1"/>
          <w:rtl/>
          <w:rPrChange w:id="9175" w:author="מנוע אמוראים" w:date="2026-10-05T16:41:56Z">
            <w:rPr>
              <w:rtl/>
            </w:rPr>
          </w:rPrChange>
        </w:rPr>
        <w:t xml:space="preserve">"</w:t>
      </w:r>
      <w:r>
        <w:rPr>
          <w:rStyle w:val="affff1"/>
          <w:rFonts w:hint="cs"/>
          <w:rtl/>
          <w:rPrChange w:id="9176" w:author="מנוע אמוראים" w:date="2026-10-05T16:41:56Z">
            <w:rPr>
              <w:rFonts w:hint="cs"/>
              <w:rtl/>
            </w:rPr>
          </w:rPrChange>
        </w:rPr>
        <w:t xml:space="preserve">א</w:t>
      </w:r>
      <w:r>
        <w:rPr>
          <w:rFonts w:hint="cs"/>
          <w:rtl/>
        </w:rPr>
        <w:t xml:space="preserve"> דשמואל: </w:t>
      </w:r>
      <w:r w:rsidRPr="00C35A2C">
        <w:rPr>
          <w:rtl/>
        </w:rPr>
        <w:t xml:space="preserve">חיה גסה הרי היא כבהמה דקה לפירכוס, </w:t>
      </w:r>
      <w:r w:rsidRPr="00C35A2C">
        <w:rPr>
          <w:rFonts w:hint="cs"/>
          <w:rtl/>
        </w:rPr>
        <w:t>חשבתי</w:t>
      </w:r>
      <w:r w:rsidRPr="00C35A2C">
        <w:rPr>
          <w:rtl/>
        </w:rPr>
        <w:t xml:space="preserve"> </w:t>
      </w:r>
      <w:r w:rsidRPr="00507DB9">
        <w:rPr>
          <w:b/>
          <w:bCs/>
          <w:rtl/>
        </w:rPr>
        <w:t>ש</w:t>
      </w:r>
      <w:r>
        <w:rPr>
          <w:b/>
          <w:bCs/>
          <w:rtl/>
        </w:rPr>
        <w:t>"</w:t>
      </w:r>
      <w:r w:rsidRPr="00507DB9">
        <w:rPr>
          <w:b/>
          <w:bCs/>
          <w:rtl/>
        </w:rPr>
        <w:t>מ</w:t>
      </w:r>
      <w:r w:rsidRPr="00C35A2C">
        <w:rPr>
          <w:rtl/>
        </w:rPr>
        <w:t xml:space="preserve"> </w:t>
      </w:r>
      <w:r w:rsidRPr="00C35A2C">
        <w:rPr>
          <w:rFonts w:hint="cs"/>
          <w:rtl/>
        </w:rPr>
        <w:t>ד</w:t>
      </w:r>
      <w:r w:rsidRPr="00C35A2C">
        <w:rPr>
          <w:rtl/>
        </w:rPr>
        <w:t>מדשמואל איתמר</w:t>
      </w:r>
    </w:p>
    <w:p w14:paraId="5180CC9F" w14:textId="77777777" w:rsidR="00910F84" w:rsidRDefault="00910F84" w:rsidP="00910F84">
      <w:pPr>
        <w:rPr>
          <w:rtl/>
        </w:rPr>
      </w:pPr>
      <w:r>
        <w:rPr>
          <w:rFonts w:hint="cs"/>
          <w:rtl/>
        </w:rPr>
        <w:t xml:space="preserve">וכשבאתי לסורא מצאתי </w:t>
      </w:r>
      <w:r>
        <w:rPr>
          <w:rStyle w:val="affff1"/>
          <w:rFonts w:hint="cs"/>
          <w:rtl/>
          <w:rPrChange w:id="9177" w:author="מנוע אמוראים" w:date="2026-10-05T16:41:56Z">
            <w:rPr>
              <w:rFonts w:hint="cs"/>
              <w:rtl/>
            </w:rPr>
          </w:rPrChange>
        </w:rPr>
        <w:t xml:space="preserve">לרבר</w:t>
      </w:r>
      <w:r>
        <w:rPr>
          <w:rStyle w:val="affff1"/>
          <w:rtl/>
          <w:rPrChange w:id="9178" w:author="מנוע אמוראים" w:date="2026-10-05T16:41:56Z">
            <w:rPr>
              <w:rtl/>
            </w:rPr>
          </w:rPrChange>
        </w:rPr>
        <w:t xml:space="preserve">"</w:t>
      </w:r>
      <w:r>
        <w:rPr>
          <w:rStyle w:val="affff1"/>
          <w:rFonts w:hint="cs"/>
          <w:rtl/>
          <w:rPrChange w:id="9179" w:author="מנוע אמוראים" w:date="2026-10-05T16:41:56Z">
            <w:rPr>
              <w:rFonts w:hint="cs"/>
              <w:rtl/>
            </w:rPr>
          </w:rPrChange>
        </w:rPr>
        <w:t xml:space="preserve">י</w:t>
      </w:r>
      <w:r>
        <w:rPr>
          <w:rFonts w:hint="cs"/>
          <w:rtl/>
        </w:rPr>
        <w:t xml:space="preserve"> שישב ואמר מדרב</w:t>
      </w:r>
      <w:r w:rsidRPr="00C35A2C">
        <w:rPr>
          <w:rtl/>
        </w:rPr>
        <w:t>: חיה גסה הרי היא כבהמה דקה לפירכוס,</w:t>
      </w:r>
    </w:p>
    <w:p w14:paraId="5536C780" w14:textId="77777777" w:rsidR="00910F84" w:rsidRPr="00C35A2C" w:rsidRDefault="00910F84" w:rsidP="00910F84">
      <w:pPr>
        <w:rPr>
          <w:rtl/>
        </w:rPr>
      </w:pPr>
      <w:r w:rsidRPr="00C35A2C">
        <w:rPr>
          <w:rFonts w:hint="cs"/>
          <w:rtl/>
        </w:rPr>
        <w:t>אמרתי</w:t>
      </w:r>
      <w:r w:rsidRPr="00C35A2C">
        <w:rPr>
          <w:rtl/>
        </w:rPr>
        <w:t xml:space="preserve">: </w:t>
      </w:r>
      <w:r w:rsidRPr="00507DB9">
        <w:rPr>
          <w:b/>
          <w:bCs/>
          <w:rtl/>
        </w:rPr>
        <w:t>ש</w:t>
      </w:r>
      <w:r>
        <w:rPr>
          <w:b/>
          <w:bCs/>
          <w:rtl/>
        </w:rPr>
        <w:t>"</w:t>
      </w:r>
      <w:r w:rsidRPr="00507DB9">
        <w:rPr>
          <w:b/>
          <w:bCs/>
          <w:rtl/>
        </w:rPr>
        <w:t>מ</w:t>
      </w:r>
      <w:r w:rsidRPr="00C35A2C">
        <w:rPr>
          <w:rtl/>
        </w:rPr>
        <w:t>, איתמר מדרב ואיתמר מדשמואל.</w:t>
      </w:r>
    </w:p>
    <w:p w14:paraId="31906E3D" w14:textId="77777777" w:rsidR="00910F84" w:rsidRPr="00C35A2C" w:rsidRDefault="00910F84" w:rsidP="00910F84">
      <w:pPr>
        <w:rPr>
          <w:rtl/>
        </w:rPr>
      </w:pPr>
    </w:p>
    <w:p w14:paraId="0CE1F3DA" w14:textId="77777777" w:rsidR="00910F84" w:rsidRDefault="00910F84" w:rsidP="00910F84">
      <w:pPr>
        <w:rPr>
          <w:rtl/>
        </w:rPr>
      </w:pPr>
      <w:r>
        <w:rPr>
          <w:rFonts w:hint="cs"/>
          <w:rtl/>
        </w:rPr>
        <w:t xml:space="preserve">שהלכתי לשם מצאתי </w:t>
      </w:r>
      <w:r>
        <w:rPr>
          <w:rStyle w:val="affff1"/>
          <w:rFonts w:hint="cs"/>
          <w:rtl/>
          <w:rPrChange w:id="9180" w:author="מנוע אמוראים" w:date="2026-10-05T16:41:56Z">
            <w:rPr>
              <w:rFonts w:hint="cs"/>
              <w:rtl/>
            </w:rPr>
          </w:rPrChange>
        </w:rPr>
        <w:t xml:space="preserve">לר</w:t>
      </w:r>
      <w:r>
        <w:rPr>
          <w:rStyle w:val="affff1"/>
          <w:rtl/>
          <w:rPrChange w:id="9181" w:author="מנוע אמוראים" w:date="2026-10-05T16:41:56Z">
            <w:rPr>
              <w:rtl/>
            </w:rPr>
          </w:rPrChange>
        </w:rPr>
        <w:t xml:space="preserve">"</w:t>
      </w:r>
      <w:r>
        <w:rPr>
          <w:rStyle w:val="affff1"/>
          <w:rFonts w:hint="cs"/>
          <w:rtl/>
          <w:rPrChange w:id="9182" w:author="מנוע אמוראים" w:date="2026-10-05T16:41:56Z">
            <w:rPr>
              <w:rFonts w:hint="cs"/>
              <w:rtl/>
            </w:rPr>
          </w:rPrChange>
        </w:rPr>
        <w:t xml:space="preserve">א</w:t>
      </w:r>
      <w:r>
        <w:rPr>
          <w:rFonts w:hint="cs"/>
          <w:rtl/>
        </w:rPr>
        <w:t xml:space="preserve"> שישב ואמר </w:t>
      </w:r>
      <w:r>
        <w:rPr>
          <w:rStyle w:val="affff1"/>
          <w:rFonts w:hint="cs"/>
          <w:rtl/>
          <w:rPrChange w:id="9183" w:author="מנוע אמוראים" w:date="2026-10-05T16:41:56Z">
            <w:rPr>
              <w:rFonts w:hint="cs"/>
              <w:rtl/>
            </w:rPr>
          </w:rPrChange>
        </w:rPr>
        <w:t xml:space="preserve">מרחב</w:t>
      </w:r>
      <w:r>
        <w:rPr>
          <w:rStyle w:val="affff1"/>
          <w:rtl/>
          <w:rPrChange w:id="9184" w:author="מנוע אמוראים" w:date="2026-10-05T16:41:56Z">
            <w:rPr>
              <w:rtl/>
            </w:rPr>
          </w:rPrChange>
        </w:rPr>
        <w:t xml:space="preserve">"</w:t>
      </w:r>
      <w:r>
        <w:rPr>
          <w:rStyle w:val="affff1"/>
          <w:rFonts w:hint="cs"/>
          <w:rtl/>
          <w:rPrChange w:id="9185" w:author="מנוע אמוראים" w:date="2026-10-05T16:41:56Z">
            <w:rPr>
              <w:rFonts w:hint="cs"/>
              <w:rtl/>
            </w:rPr>
          </w:rPrChange>
        </w:rPr>
        <w:t xml:space="preserve">ג</w:t>
      </w:r>
      <w:r>
        <w:rPr>
          <w:rFonts w:hint="cs"/>
          <w:rtl/>
        </w:rPr>
        <w:t xml:space="preserve"> מרב</w:t>
      </w:r>
      <w:r w:rsidRPr="00C35A2C">
        <w:rPr>
          <w:rtl/>
        </w:rPr>
        <w:t>: חיה גסה הרי היא כבהמה דקה לפירכוס,</w:t>
      </w:r>
    </w:p>
    <w:p w14:paraId="5354B5EE" w14:textId="77777777" w:rsidR="00910F84" w:rsidRPr="00C35A2C" w:rsidRDefault="00910F84" w:rsidP="00910F84">
      <w:pPr>
        <w:rPr>
          <w:rtl/>
        </w:rPr>
      </w:pPr>
      <w:r w:rsidRPr="00C35A2C">
        <w:rPr>
          <w:rFonts w:hint="cs"/>
          <w:rtl/>
        </w:rPr>
        <w:t>א</w:t>
      </w:r>
      <w:r>
        <w:rPr>
          <w:rtl/>
        </w:rPr>
        <w:t>"</w:t>
      </w:r>
      <w:r w:rsidRPr="00C35A2C">
        <w:rPr>
          <w:rFonts w:hint="cs"/>
          <w:rtl/>
        </w:rPr>
        <w:t>ל</w:t>
      </w:r>
      <w:r>
        <w:rPr>
          <w:rtl/>
        </w:rPr>
        <w:t xml:space="preserve">: ולא סבר לה מר דמאן מרא דשמעתתא </w:t>
      </w:r>
      <w:r>
        <w:rPr>
          <w:rStyle w:val="affff1"/>
          <w:rtl/>
          <w:rPrChange w:id="9186" w:author="מנוע אמוראים" w:date="2026-10-05T16:41:56Z">
            <w:rPr>
              <w:rtl/>
            </w:rPr>
          </w:rPrChange>
        </w:rPr>
        <w:t xml:space="preserve">רב</w:t>
      </w:r>
      <w:r>
        <w:rPr>
          <w:rStyle w:val="affff1"/>
          <w:rtl/>
          <w:rPrChange w:id="9187" w:author="מנוע אמוראים" w:date="2026-10-05T16:41:56Z">
            <w:rPr>
              <w:rtl/>
            </w:rPr>
          </w:rPrChange>
        </w:rPr>
        <w:t xml:space="preserve">"</w:t>
      </w:r>
      <w:r>
        <w:rPr>
          <w:rStyle w:val="affff1"/>
          <w:rFonts w:hint="cs"/>
          <w:rtl/>
          <w:rPrChange w:id="9188" w:author="מנוע אמוראים" w:date="2026-10-05T16:41:56Z">
            <w:rPr>
              <w:rFonts w:hint="cs"/>
              <w:rtl/>
            </w:rPr>
          </w:rPrChange>
        </w:rPr>
        <w:t xml:space="preserve">י</w:t>
      </w:r>
      <w:r w:rsidRPr="00C35A2C">
        <w:rPr>
          <w:rtl/>
        </w:rPr>
        <w:t>? א</w:t>
      </w:r>
      <w:r>
        <w:rPr>
          <w:rtl/>
        </w:rPr>
        <w:t>"</w:t>
      </w:r>
      <w:r w:rsidRPr="00C35A2C">
        <w:rPr>
          <w:rtl/>
        </w:rPr>
        <w:t xml:space="preserve">ל: פתיא אוכמא, </w:t>
      </w:r>
      <w:r>
        <w:rPr>
          <w:rtl/>
        </w:rPr>
        <w:t>ממני</w:t>
      </w:r>
      <w:r w:rsidRPr="00C35A2C">
        <w:rPr>
          <w:rtl/>
        </w:rPr>
        <w:t xml:space="preserve"> ומינך תסתיים שמעתא.</w:t>
      </w:r>
    </w:p>
    <w:p w14:paraId="73D44D17" w14:textId="77777777" w:rsidR="00910F84" w:rsidRPr="00C35A2C" w:rsidRDefault="00910F84" w:rsidP="00910F84">
      <w:pPr>
        <w:rPr>
          <w:rtl/>
        </w:rPr>
      </w:pPr>
      <w:r w:rsidRPr="00C35A2C">
        <w:rPr>
          <w:rtl/>
        </w:rPr>
        <w:t xml:space="preserve">• איתמר נמי, </w:t>
      </w:r>
      <w:r>
        <w:rPr>
          <w:rStyle w:val="affff1"/>
          <w:rFonts w:hint="cs"/>
          <w:rtl/>
          <w:rPrChange w:id="9189" w:author="מנוע אמוראים" w:date="2026-10-05T16:41:56Z">
            <w:rPr>
              <w:rFonts w:hint="cs"/>
              <w:rtl/>
            </w:rPr>
          </w:rPrChange>
        </w:rPr>
        <w:t xml:space="preserve">ר</w:t>
      </w:r>
      <w:r>
        <w:rPr>
          <w:rStyle w:val="affff1"/>
          <w:rtl/>
          <w:rPrChange w:id="9190" w:author="מנוע אמוראים" w:date="2026-10-05T16:41:56Z">
            <w:rPr>
              <w:rtl/>
            </w:rPr>
          </w:rPrChange>
        </w:rPr>
        <w:t xml:space="preserve">"</w:t>
      </w:r>
      <w:r>
        <w:rPr>
          <w:rStyle w:val="affff1"/>
          <w:rFonts w:hint="cs"/>
          <w:rtl/>
          <w:rPrChange w:id="9191" w:author="מנוע אמוראים" w:date="2026-10-05T16:41:56Z">
            <w:rPr>
              <w:rFonts w:hint="cs"/>
              <w:rtl/>
            </w:rPr>
          </w:rPrChange>
        </w:rPr>
        <w:t xml:space="preserve">ז</w:t>
      </w:r>
      <w:r>
        <w:rPr>
          <w:rFonts w:hint="cs"/>
          <w:rtl/>
        </w:rPr>
        <w:t xml:space="preserve"> </w:t>
      </w:r>
      <w:r>
        <w:rPr>
          <w:rStyle w:val="affff1"/>
          <w:rFonts w:hint="cs"/>
          <w:rtl/>
          <w:rPrChange w:id="9192" w:author="מנוע אמוראים" w:date="2026-10-05T16:41:56Z">
            <w:rPr>
              <w:rFonts w:hint="cs"/>
              <w:rtl/>
            </w:rPr>
          </w:rPrChange>
        </w:rPr>
        <w:t xml:space="preserve">מר</w:t>
      </w:r>
      <w:r>
        <w:rPr>
          <w:rStyle w:val="affff1"/>
          <w:rtl/>
          <w:rPrChange w:id="9193" w:author="מנוע אמוראים" w:date="2026-10-05T16:41:56Z">
            <w:rPr>
              <w:rtl/>
            </w:rPr>
          </w:rPrChange>
        </w:rPr>
        <w:t xml:space="preserve">"</w:t>
      </w:r>
      <w:r>
        <w:rPr>
          <w:rStyle w:val="affff1"/>
          <w:rFonts w:hint="cs"/>
          <w:rtl/>
          <w:rPrChange w:id="9194" w:author="מנוע אמוראים" w:date="2026-10-05T16:41:56Z">
            <w:rPr>
              <w:rFonts w:hint="cs"/>
              <w:rtl/>
            </w:rPr>
          </w:rPrChange>
        </w:rPr>
        <w:t xml:space="preserve">א</w:t>
      </w:r>
      <w:r>
        <w:rPr>
          <w:rFonts w:hint="cs"/>
          <w:rtl/>
        </w:rPr>
        <w:t xml:space="preserve"> </w:t>
      </w:r>
      <w:r>
        <w:rPr>
          <w:rStyle w:val="affff1"/>
          <w:rFonts w:hint="cs"/>
          <w:rtl/>
          <w:rPrChange w:id="9195" w:author="מנוע אמוראים" w:date="2026-10-05T16:41:56Z">
            <w:rPr>
              <w:rFonts w:hint="cs"/>
              <w:rtl/>
            </w:rPr>
          </w:rPrChange>
        </w:rPr>
        <w:t xml:space="preserve">מרב</w:t>
      </w:r>
      <w:r>
        <w:rPr>
          <w:rStyle w:val="affff1"/>
          <w:rtl/>
          <w:rPrChange w:id="9196" w:author="מנוע אמוראים" w:date="2026-10-05T16:41:56Z">
            <w:rPr>
              <w:rtl/>
            </w:rPr>
          </w:rPrChange>
        </w:rPr>
        <w:t xml:space="preserve">"</w:t>
      </w:r>
      <w:r>
        <w:rPr>
          <w:rStyle w:val="affff1"/>
          <w:rFonts w:hint="cs"/>
          <w:rtl/>
          <w:rPrChange w:id="9197" w:author="מנוע אמוראים" w:date="2026-10-05T16:41:56Z">
            <w:rPr>
              <w:rFonts w:hint="cs"/>
              <w:rtl/>
            </w:rPr>
          </w:rPrChange>
        </w:rPr>
        <w:t xml:space="preserve">י</w:t>
      </w:r>
      <w:r>
        <w:rPr>
          <w:rFonts w:hint="cs"/>
          <w:rtl/>
        </w:rPr>
        <w:t xml:space="preserve"> </w:t>
      </w:r>
      <w:r>
        <w:rPr>
          <w:rStyle w:val="affff1"/>
          <w:rFonts w:hint="cs"/>
          <w:rtl/>
          <w:rPrChange w:id="9198" w:author="מנוע אמוראים" w:date="2026-10-05T16:41:56Z">
            <w:rPr>
              <w:rFonts w:hint="cs"/>
              <w:rtl/>
            </w:rPr>
          </w:rPrChange>
        </w:rPr>
        <w:t xml:space="preserve">מרחב</w:t>
      </w:r>
      <w:r>
        <w:rPr>
          <w:rStyle w:val="affff1"/>
          <w:rtl/>
          <w:rPrChange w:id="9199" w:author="מנוע אמוראים" w:date="2026-10-05T16:41:56Z">
            <w:rPr>
              <w:rtl/>
            </w:rPr>
          </w:rPrChange>
        </w:rPr>
        <w:t xml:space="preserve">"</w:t>
      </w:r>
      <w:r>
        <w:rPr>
          <w:rStyle w:val="affff1"/>
          <w:rFonts w:hint="cs"/>
          <w:rtl/>
          <w:rPrChange w:id="9200" w:author="מנוע אמוראים" w:date="2026-10-05T16:41:56Z">
            <w:rPr>
              <w:rFonts w:hint="cs"/>
              <w:rtl/>
            </w:rPr>
          </w:rPrChange>
        </w:rPr>
        <w:t xml:space="preserve">ג</w:t>
      </w:r>
      <w:r>
        <w:rPr>
          <w:rFonts w:hint="cs"/>
          <w:rtl/>
        </w:rPr>
        <w:t xml:space="preserve"> מרב</w:t>
      </w:r>
      <w:r w:rsidRPr="00C35A2C">
        <w:rPr>
          <w:rtl/>
        </w:rPr>
        <w:t>: חיה גסה הרי היא כבהמה דקה לפירכוס.</w:t>
      </w:r>
    </w:p>
    <w:p w14:paraId="329E5F32" w14:textId="77777777" w:rsidR="00910F84" w:rsidRDefault="00910F84" w:rsidP="00910F84">
      <w:pPr>
        <w:pStyle w:val="afffe"/>
        <w:rPr>
          <w:rtl/>
        </w:rPr>
      </w:pPr>
      <w:r w:rsidRPr="00A06291">
        <w:rPr>
          <w:rtl/>
        </w:rPr>
        <w:t>׻</w:t>
      </w:r>
    </w:p>
    <w:p w14:paraId="00B6D41D" w14:textId="77777777" w:rsidR="00910F84" w:rsidRPr="00C35A2C" w:rsidRDefault="00910F84" w:rsidP="00910F84">
      <w:pPr>
        <w:pStyle w:val="afff2"/>
        <w:rPr>
          <w:rtl/>
        </w:rPr>
      </w:pPr>
      <w:ins w:id="9823" w:author="מספור קטעי משנה" w:date="2026-10-06T06:44:54Z">
        <w:r>
          <w:rPr>
            <w:rStyle w:val="MisparKeta"/>
          </w:rPr>
          <w:t xml:space="preserve">א. </w:t>
        </w:r>
      </w:ins>
      <w:r w:rsidRPr="00C35A2C">
        <w:rPr>
          <w:rtl/>
        </w:rPr>
        <w:t>אין בונין כו'.</w:t>
      </w:r>
    </w:p>
    <w:p w14:paraId="00F412F0" w14:textId="77777777" w:rsidR="00910F84" w:rsidRPr="00C35A2C" w:rsidRDefault="00910F84" w:rsidP="00910F84">
      <w:pPr>
        <w:rPr>
          <w:rtl/>
        </w:rPr>
      </w:pPr>
      <w:r w:rsidRPr="00C35A2C">
        <w:rPr>
          <w:rtl/>
        </w:rPr>
        <w:t xml:space="preserve">• </w:t>
      </w:r>
      <w:r>
        <w:rPr>
          <w:rStyle w:val="affff1"/>
          <w:rFonts w:hint="cs"/>
          <w:rtl/>
          <w:rPrChange w:id="9201" w:author="מנוע אמוראים" w:date="2026-10-05T16:41:56Z">
            <w:rPr>
              <w:rFonts w:hint="cs"/>
              <w:rtl/>
            </w:rPr>
          </w:rPrChange>
        </w:rPr>
        <w:t xml:space="preserve">רבב</w:t>
      </w:r>
      <w:r>
        <w:rPr>
          <w:rStyle w:val="affff1"/>
          <w:rtl/>
          <w:rPrChange w:id="9202" w:author="מנוע אמוראים" w:date="2026-10-05T16:41:56Z">
            <w:rPr>
              <w:rtl/>
            </w:rPr>
          </w:rPrChange>
        </w:rPr>
        <w:t xml:space="preserve">"</w:t>
      </w:r>
      <w:r>
        <w:rPr>
          <w:rStyle w:val="affff1"/>
          <w:rFonts w:hint="cs"/>
          <w:rtl/>
          <w:rPrChange w:id="9203" w:author="מנוע אמוראים" w:date="2026-10-05T16:41:56Z">
            <w:rPr>
              <w:rFonts w:hint="cs"/>
              <w:rtl/>
            </w:rPr>
          </w:rPrChange>
        </w:rPr>
        <w:t xml:space="preserve">ח</w:t>
      </w:r>
      <w:r w:rsidRPr="00C35A2C">
        <w:rPr>
          <w:rtl/>
        </w:rPr>
        <w:t xml:space="preserve"> </w:t>
      </w:r>
      <w:r>
        <w:rPr>
          <w:rStyle w:val="affff1"/>
          <w:rFonts w:hint="cs"/>
          <w:rtl/>
          <w:rPrChange w:id="9204" w:author="מנוע אמוראים" w:date="2026-10-05T16:41:56Z">
            <w:rPr>
              <w:rFonts w:hint="cs"/>
              <w:rtl/>
            </w:rPr>
          </w:rPrChange>
        </w:rPr>
        <w:t xml:space="preserve">ארי</w:t>
      </w:r>
      <w:r>
        <w:rPr>
          <w:rStyle w:val="affff1"/>
          <w:rtl/>
          <w:rPrChange w:id="9205" w:author="מנוע אמוראים" w:date="2026-10-05T16:41:56Z">
            <w:rPr>
              <w:rtl/>
            </w:rPr>
          </w:rPrChange>
        </w:rPr>
        <w:t xml:space="preserve">"</w:t>
      </w:r>
      <w:r>
        <w:rPr>
          <w:rStyle w:val="affff1"/>
          <w:rFonts w:hint="cs"/>
          <w:rtl/>
          <w:rPrChange w:id="9206" w:author="מנוע אמוראים" w:date="2026-10-05T16:41:56Z">
            <w:rPr>
              <w:rFonts w:hint="cs"/>
              <w:rtl/>
            </w:rPr>
          </w:rPrChange>
        </w:rPr>
        <w:t xml:space="preserve">ו</w:t>
      </w:r>
      <w:r w:rsidRPr="00C35A2C">
        <w:rPr>
          <w:rtl/>
        </w:rPr>
        <w:t xml:space="preserve"> ג' בסילקאות הן: של מלכי עובדי כוכבים, ושל מרחצאות, ושל אוצרות.</w:t>
      </w:r>
    </w:p>
    <w:p w14:paraId="2E872FB8" w14:textId="77777777" w:rsidR="00910F84" w:rsidRPr="00C35A2C" w:rsidRDefault="00910F84" w:rsidP="00910F84">
      <w:pPr>
        <w:rPr>
          <w:rtl/>
        </w:rPr>
      </w:pPr>
      <w:r w:rsidRPr="00C35A2C">
        <w:rPr>
          <w:rtl/>
        </w:rPr>
        <w:t>אמר רבא: ב' להיתר ואחד לאיסור, וסימן: לאסור מלכיהם בזיקים.</w:t>
      </w:r>
    </w:p>
    <w:p w14:paraId="133E8378" w14:textId="77777777" w:rsidR="00910F84" w:rsidRPr="00C35A2C" w:rsidRDefault="00910F84" w:rsidP="00910F84">
      <w:pPr>
        <w:rPr>
          <w:rtl/>
        </w:rPr>
      </w:pPr>
      <w:r w:rsidRPr="00C35A2C">
        <w:rPr>
          <w:rFonts w:hint="cs"/>
          <w:rtl/>
        </w:rPr>
        <w:t>וא</w:t>
      </w:r>
      <w:r>
        <w:rPr>
          <w:rtl/>
        </w:rPr>
        <w:t>"</w:t>
      </w:r>
      <w:r w:rsidRPr="00C35A2C">
        <w:rPr>
          <w:rFonts w:hint="cs"/>
          <w:rtl/>
        </w:rPr>
        <w:t>ד</w:t>
      </w:r>
      <w:r w:rsidRPr="00C35A2C">
        <w:rPr>
          <w:rtl/>
        </w:rPr>
        <w:t xml:space="preserve"> </w:t>
      </w:r>
      <w:r w:rsidRPr="00C35A2C">
        <w:rPr>
          <w:rFonts w:hint="cs"/>
          <w:rtl/>
        </w:rPr>
        <w:t>מ</w:t>
      </w:r>
      <w:r w:rsidRPr="00C35A2C">
        <w:rPr>
          <w:rtl/>
        </w:rPr>
        <w:t>רבא: כולם להיתר.</w:t>
      </w:r>
    </w:p>
    <w:p w14:paraId="604640B6" w14:textId="77777777" w:rsidR="00910F84" w:rsidRPr="00C35A2C" w:rsidRDefault="00910F84" w:rsidP="00910F84">
      <w:pPr>
        <w:rPr>
          <w:rtl/>
        </w:rPr>
      </w:pPr>
      <w:r w:rsidRPr="00C35A2C">
        <w:rPr>
          <w:rFonts w:hint="cs"/>
          <w:rtl/>
        </w:rPr>
        <w:t>והך ד</w:t>
      </w:r>
      <w:r w:rsidRPr="00C35A2C">
        <w:rPr>
          <w:rtl/>
        </w:rPr>
        <w:t>אין בונין עמהן בסילקי, גרדום, איצטדייא ובימה</w:t>
      </w:r>
      <w:r>
        <w:rPr>
          <w:rFonts w:hint="cs"/>
          <w:rtl/>
        </w:rPr>
        <w:t xml:space="preserve"> </w:t>
      </w:r>
      <w:r w:rsidRPr="00C35A2C">
        <w:rPr>
          <w:rFonts w:hint="cs"/>
          <w:rtl/>
        </w:rPr>
        <w:t xml:space="preserve">היינו </w:t>
      </w:r>
      <w:r w:rsidRPr="00C35A2C">
        <w:rPr>
          <w:rtl/>
        </w:rPr>
        <w:t>של גרדום ושל איצטדייא ושל בימה.</w:t>
      </w:r>
    </w:p>
    <w:p w14:paraId="022D6B76" w14:textId="77777777" w:rsidR="00910F84" w:rsidRPr="00C35A2C" w:rsidRDefault="00910F84" w:rsidP="00910F84">
      <w:pPr>
        <w:rPr>
          <w:b/>
          <w:bCs/>
          <w:rtl/>
        </w:rPr>
      </w:pPr>
    </w:p>
    <w:p w14:paraId="238047DD" w14:textId="77777777" w:rsidR="00910F84" w:rsidRPr="00C35A2C" w:rsidRDefault="00910F84" w:rsidP="00910F84">
      <w:pPr>
        <w:rPr>
          <w:rtl/>
        </w:rPr>
      </w:pPr>
      <w:r w:rsidRPr="00C35A2C">
        <w:rPr>
          <w:b/>
          <w:bCs/>
          <w:rtl/>
        </w:rPr>
        <w:t>• ת</w:t>
      </w:r>
      <w:r>
        <w:rPr>
          <w:b/>
          <w:bCs/>
          <w:rtl/>
        </w:rPr>
        <w:t>"</w:t>
      </w:r>
      <w:r w:rsidRPr="00C35A2C">
        <w:rPr>
          <w:b/>
          <w:bCs/>
          <w:rtl/>
        </w:rPr>
        <w:t>ר</w:t>
      </w:r>
      <w:r>
        <w:rPr>
          <w:rtl/>
        </w:rPr>
        <w:t xml:space="preserve">: כשנתפס </w:t>
      </w:r>
      <w:r>
        <w:rPr>
          <w:rStyle w:val="affff1"/>
          <w:rtl/>
          <w:rPrChange w:id="9207" w:author="מנוע אמוראים" w:date="2026-10-05T16:41:56Z">
            <w:rPr>
              <w:rtl/>
            </w:rPr>
          </w:rPrChange>
        </w:rPr>
        <w:t xml:space="preserve">ר</w:t>
      </w:r>
      <w:r>
        <w:rPr>
          <w:rStyle w:val="affff1"/>
          <w:rtl/>
          <w:rPrChange w:id="9208" w:author="מנוע אמוראים" w:date="2026-10-05T16:41:56Z">
            <w:rPr>
              <w:rtl/>
            </w:rPr>
          </w:rPrChange>
        </w:rPr>
        <w:t xml:space="preserve">"</w:t>
      </w:r>
      <w:r>
        <w:rPr>
          <w:rStyle w:val="affff1"/>
          <w:rtl/>
          <w:rPrChange w:id="9209" w:author="מנוע אמוראים" w:date="2026-10-05T16:41:56Z">
            <w:rPr>
              <w:rtl/>
            </w:rPr>
          </w:rPrChange>
        </w:rPr>
        <w:t xml:space="preserve">א</w:t>
      </w:r>
      <w:r>
        <w:rPr>
          <w:rtl/>
        </w:rPr>
        <w:t xml:space="preserve"> למינות, העלהו לגרדום לידון.</w:t>
      </w:r>
    </w:p>
    <w:p w14:paraId="0B51B365" w14:textId="77777777" w:rsidR="00910F84" w:rsidRPr="00C35A2C" w:rsidRDefault="00910F84" w:rsidP="00910F84">
      <w:pPr>
        <w:rPr>
          <w:rtl/>
        </w:rPr>
      </w:pPr>
      <w:r w:rsidRPr="00C35A2C">
        <w:rPr>
          <w:rtl/>
        </w:rPr>
        <w:t>אמר לו אותו הגמון: זקן שכמותך יעסוק בדברים בטלים הללו? אמר לו: נאמן עלי הדיין.</w:t>
      </w:r>
    </w:p>
    <w:p w14:paraId="585BE675" w14:textId="77777777" w:rsidR="00910F84" w:rsidRPr="00C35A2C" w:rsidRDefault="00910F84" w:rsidP="00910F84">
      <w:pPr>
        <w:rPr>
          <w:rtl/>
        </w:rPr>
      </w:pPr>
      <w:r w:rsidRPr="00C35A2C">
        <w:rPr>
          <w:rtl/>
        </w:rPr>
        <w:t>כסבור אותו הגמון: עליו הוא אומר, והוא לא אמר אלא כנגד אביו שבשמים.</w:t>
      </w:r>
    </w:p>
    <w:p w14:paraId="58A4FC41" w14:textId="77777777" w:rsidR="00910F84" w:rsidRPr="00C35A2C" w:rsidRDefault="00910F84" w:rsidP="00910F84">
      <w:pPr>
        <w:rPr>
          <w:rtl/>
        </w:rPr>
      </w:pPr>
      <w:r w:rsidRPr="00C35A2C">
        <w:rPr>
          <w:rtl/>
        </w:rPr>
        <w:t>אמר לו: הואיל והאמנתי עליך, דימוס, פטור אתה.</w:t>
      </w:r>
    </w:p>
    <w:p w14:paraId="4C6E3D14" w14:textId="77777777" w:rsidR="00910F84" w:rsidRPr="00C35A2C" w:rsidRDefault="00910F84" w:rsidP="00910F84">
      <w:pPr>
        <w:rPr>
          <w:rtl/>
        </w:rPr>
      </w:pPr>
      <w:r w:rsidRPr="00C35A2C">
        <w:rPr>
          <w:rtl/>
        </w:rPr>
        <w:t>כשבא לביתו נכנסו תלמידיו אצלו לנחמו, ולא קיבל עליו תנחומין.</w:t>
      </w:r>
    </w:p>
    <w:p w14:paraId="3C29FE95" w14:textId="77777777" w:rsidR="00910F84" w:rsidRPr="00C35A2C" w:rsidRDefault="00910F84" w:rsidP="00910F84">
      <w:pPr>
        <w:rPr>
          <w:rtl/>
        </w:rPr>
      </w:pPr>
      <w:r>
        <w:rPr>
          <w:rtl/>
        </w:rPr>
        <w:t xml:space="preserve">אמר לו </w:t>
      </w:r>
      <w:r>
        <w:rPr>
          <w:rStyle w:val="affff1"/>
          <w:rtl/>
          <w:rPrChange w:id="9210" w:author="מנוע אמוראים" w:date="2026-10-05T16:41:56Z">
            <w:rPr>
              <w:rtl/>
            </w:rPr>
          </w:rPrChange>
        </w:rPr>
        <w:t xml:space="preserve">ר</w:t>
      </w:r>
      <w:r>
        <w:rPr>
          <w:rStyle w:val="affff1"/>
          <w:rtl/>
          <w:rPrChange w:id="9211" w:author="מנוע אמוראים" w:date="2026-10-05T16:41:56Z">
            <w:rPr>
              <w:rtl/>
            </w:rPr>
          </w:rPrChange>
        </w:rPr>
        <w:t xml:space="preserve">"</w:t>
      </w:r>
      <w:r>
        <w:rPr>
          <w:rStyle w:val="affff1"/>
          <w:rtl/>
          <w:rPrChange w:id="9212" w:author="מנוע אמוראים" w:date="2026-10-05T16:41:56Z">
            <w:rPr>
              <w:rtl/>
            </w:rPr>
          </w:rPrChange>
        </w:rPr>
        <w:t xml:space="preserve">ע</w:t>
      </w:r>
      <w:r>
        <w:rPr>
          <w:rtl/>
        </w:rPr>
        <w:t xml:space="preserve">: רבי, תרשיני לומר דבר אחד ממה שלימדתני? אמר לו: אמור.</w:t>
      </w:r>
    </w:p>
    <w:p w14:paraId="32187D8F" w14:textId="77777777" w:rsidR="00910F84" w:rsidRPr="00C35A2C" w:rsidRDefault="00910F84" w:rsidP="00910F84">
      <w:pPr>
        <w:pStyle w:val="aff6"/>
        <w:framePr w:wrap="around"/>
        <w:rPr>
          <w:rtl/>
        </w:rPr>
      </w:pPr>
      <w:r w:rsidRPr="00C35A2C">
        <w:rPr>
          <w:rFonts w:hint="cs"/>
          <w:rtl/>
        </w:rPr>
        <w:t>יז.</w:t>
      </w:r>
    </w:p>
    <w:p w14:paraId="7095B236" w14:textId="77777777" w:rsidR="00910F84" w:rsidRDefault="00910F84" w:rsidP="00910F84">
      <w:pPr>
        <w:rPr>
          <w:rtl/>
        </w:rPr>
      </w:pPr>
      <w:r w:rsidRPr="00C35A2C">
        <w:rPr>
          <w:rFonts w:hint="cs"/>
          <w:rtl/>
        </w:rPr>
        <w:t>א</w:t>
      </w:r>
      <w:r>
        <w:rPr>
          <w:rtl/>
        </w:rPr>
        <w:t>"</w:t>
      </w:r>
      <w:r w:rsidRPr="00C35A2C">
        <w:rPr>
          <w:rFonts w:hint="cs"/>
          <w:rtl/>
        </w:rPr>
        <w:t>ל</w:t>
      </w:r>
      <w:r w:rsidRPr="00C35A2C">
        <w:rPr>
          <w:rtl/>
        </w:rPr>
        <w:t>: רבי, שמא מינות בא לידך והנאך, ועליו נתפסת?</w:t>
      </w:r>
    </w:p>
    <w:p w14:paraId="39E2A499" w14:textId="77777777" w:rsidR="00910F84" w:rsidRDefault="00910F84" w:rsidP="00910F84">
      <w:pPr>
        <w:rPr>
          <w:rtl/>
        </w:rPr>
      </w:pPr>
      <w:r w:rsidRPr="00C35A2C">
        <w:rPr>
          <w:rtl/>
        </w:rPr>
        <w:t xml:space="preserve">אמר לו: עקיבא, הזכרתני, פעם אחת הייתי מהלך בשוק העליון של ציפורי, ומצאתי אחד ויעקב איש כפר סכניא שמו, </w:t>
      </w:r>
    </w:p>
    <w:p w14:paraId="46D15979" w14:textId="77777777" w:rsidR="00910F84" w:rsidRDefault="00910F84" w:rsidP="00910F84">
      <w:pPr>
        <w:rPr>
          <w:rtl/>
        </w:rPr>
      </w:pPr>
      <w:r w:rsidRPr="00C35A2C">
        <w:rPr>
          <w:rtl/>
        </w:rPr>
        <w:t xml:space="preserve">אמר לי, כתוב בתורתכם: </w:t>
      </w:r>
      <w:r w:rsidRPr="00986177">
        <w:rPr>
          <w:rStyle w:val="afffd"/>
          <w:rtl/>
        </w:rPr>
        <w:t>לא תביא אתנן זונה וגו'</w:t>
      </w:r>
      <w:r w:rsidRPr="00C35A2C">
        <w:rPr>
          <w:rtl/>
        </w:rPr>
        <w:t>, מהו לעשות הימנו בהכ</w:t>
      </w:r>
      <w:r>
        <w:rPr>
          <w:rtl/>
        </w:rPr>
        <w:t>"</w:t>
      </w:r>
      <w:r w:rsidRPr="00C35A2C">
        <w:rPr>
          <w:rtl/>
        </w:rPr>
        <w:t>ס לכ</w:t>
      </w:r>
      <w:r>
        <w:rPr>
          <w:rtl/>
        </w:rPr>
        <w:t>"</w:t>
      </w:r>
      <w:r w:rsidRPr="00C35A2C">
        <w:rPr>
          <w:rtl/>
        </w:rPr>
        <w:t>ג?</w:t>
      </w:r>
    </w:p>
    <w:p w14:paraId="68625344" w14:textId="77777777" w:rsidR="00910F84" w:rsidRDefault="00910F84" w:rsidP="00910F84">
      <w:pPr>
        <w:rPr>
          <w:rtl/>
        </w:rPr>
      </w:pPr>
      <w:r w:rsidRPr="00C35A2C">
        <w:rPr>
          <w:rtl/>
        </w:rPr>
        <w:t xml:space="preserve">ולא אמרתי לו כלום; אמר לי, כך לימדני: </w:t>
      </w:r>
      <w:r w:rsidRPr="00095FC3">
        <w:rPr>
          <w:rStyle w:val="afffd"/>
          <w:rFonts w:hint="cs"/>
          <w:rtl/>
        </w:rPr>
        <w:t>'</w:t>
      </w:r>
      <w:r w:rsidRPr="00095FC3">
        <w:rPr>
          <w:rStyle w:val="afffd"/>
          <w:rtl/>
        </w:rPr>
        <w:t>כי מאתנן זונה קבצה ועד אתנן זונה ישובו</w:t>
      </w:r>
      <w:r w:rsidRPr="00095FC3">
        <w:rPr>
          <w:rStyle w:val="afffd"/>
          <w:rFonts w:hint="cs"/>
          <w:rtl/>
        </w:rPr>
        <w:t>'</w:t>
      </w:r>
      <w:r w:rsidRPr="00095FC3">
        <w:rPr>
          <w:rStyle w:val="afffd"/>
          <w:rtl/>
        </w:rPr>
        <w:t xml:space="preserve"> </w:t>
      </w:r>
      <w:r w:rsidRPr="00C35A2C">
        <w:rPr>
          <w:rtl/>
        </w:rPr>
        <w:t>- ממקום הטנופת באו, למקום הטנופת ילכו, והנאני הדבר, על ידי זה נתפסתי למינות,</w:t>
      </w:r>
    </w:p>
    <w:p w14:paraId="1F214F84" w14:textId="77777777" w:rsidR="00910F84" w:rsidRPr="00C35A2C" w:rsidRDefault="00910F84" w:rsidP="00910F84">
      <w:pPr>
        <w:rPr>
          <w:rtl/>
        </w:rPr>
      </w:pPr>
      <w:r w:rsidRPr="00C35A2C">
        <w:rPr>
          <w:rtl/>
        </w:rPr>
        <w:lastRenderedPageBreak/>
        <w:t xml:space="preserve">ועברתי על מה שכתוב בתורה: </w:t>
      </w:r>
      <w:r w:rsidRPr="00095FC3">
        <w:rPr>
          <w:rStyle w:val="afffd"/>
          <w:rFonts w:hint="cs"/>
          <w:rtl/>
        </w:rPr>
        <w:t>'</w:t>
      </w:r>
      <w:r w:rsidRPr="00095FC3">
        <w:rPr>
          <w:rStyle w:val="afffd"/>
          <w:rtl/>
        </w:rPr>
        <w:t>הרחק מעליה דרכך</w:t>
      </w:r>
      <w:r w:rsidRPr="00095FC3">
        <w:rPr>
          <w:rStyle w:val="afffd"/>
          <w:rFonts w:hint="cs"/>
          <w:rtl/>
        </w:rPr>
        <w:t>'</w:t>
      </w:r>
      <w:r w:rsidRPr="00095FC3">
        <w:rPr>
          <w:rStyle w:val="afffd"/>
          <w:rtl/>
        </w:rPr>
        <w:t xml:space="preserve"> </w:t>
      </w:r>
      <w:r w:rsidRPr="00C35A2C">
        <w:rPr>
          <w:rtl/>
        </w:rPr>
        <w:t xml:space="preserve">- זו מינות, </w:t>
      </w:r>
      <w:r w:rsidRPr="00095FC3">
        <w:rPr>
          <w:rStyle w:val="afffd"/>
          <w:rFonts w:hint="cs"/>
          <w:rtl/>
        </w:rPr>
        <w:t>'</w:t>
      </w:r>
      <w:r w:rsidRPr="00095FC3">
        <w:rPr>
          <w:rStyle w:val="afffd"/>
          <w:rtl/>
        </w:rPr>
        <w:t>ואל תקרב אל פתח ביתה</w:t>
      </w:r>
      <w:r w:rsidRPr="00095FC3">
        <w:rPr>
          <w:rStyle w:val="afffd"/>
          <w:rFonts w:hint="cs"/>
          <w:rtl/>
        </w:rPr>
        <w:t>'</w:t>
      </w:r>
      <w:r w:rsidRPr="00095FC3">
        <w:rPr>
          <w:rStyle w:val="afffd"/>
          <w:rtl/>
        </w:rPr>
        <w:t xml:space="preserve"> </w:t>
      </w:r>
      <w:r w:rsidRPr="00C35A2C">
        <w:rPr>
          <w:rtl/>
        </w:rPr>
        <w:t>- זו הרשות.</w:t>
      </w:r>
    </w:p>
    <w:p w14:paraId="5BF43F70" w14:textId="77777777" w:rsidR="00910F84" w:rsidRPr="00C35A2C" w:rsidRDefault="00910F84" w:rsidP="00910F84">
      <w:pPr>
        <w:rPr>
          <w:rtl/>
        </w:rPr>
      </w:pPr>
      <w:r w:rsidRPr="00C35A2C">
        <w:rPr>
          <w:rFonts w:hint="cs"/>
          <w:b/>
          <w:bCs/>
          <w:rtl/>
        </w:rPr>
        <w:t>וא</w:t>
      </w:r>
      <w:r>
        <w:rPr>
          <w:b/>
          <w:bCs/>
          <w:rtl/>
        </w:rPr>
        <w:t>"</w:t>
      </w:r>
      <w:r w:rsidRPr="00C35A2C">
        <w:rPr>
          <w:rFonts w:hint="cs"/>
          <w:b/>
          <w:bCs/>
          <w:rtl/>
        </w:rPr>
        <w:t>ד</w:t>
      </w:r>
      <w:r w:rsidRPr="00C35A2C">
        <w:rPr>
          <w:rtl/>
        </w:rPr>
        <w:t>: הרחק מעליה דרכך - זו מינות והרשות, ואל תקרב אל פתח ביתה - זו זונה.</w:t>
      </w:r>
    </w:p>
    <w:p w14:paraId="44328647" w14:textId="77777777" w:rsidR="00910F84" w:rsidRPr="00C35A2C" w:rsidRDefault="00910F84" w:rsidP="00910F84">
      <w:pPr>
        <w:rPr>
          <w:rtl/>
        </w:rPr>
      </w:pPr>
      <w:r w:rsidRPr="00C35A2C">
        <w:rPr>
          <w:b/>
          <w:bCs/>
          <w:rtl/>
        </w:rPr>
        <w:t>וכמה</w:t>
      </w:r>
      <w:r>
        <w:rPr>
          <w:rtl/>
        </w:rPr>
        <w:t xml:space="preserve">? </w:t>
      </w:r>
      <w:r>
        <w:rPr>
          <w:rStyle w:val="affff1"/>
          <w:rtl/>
          <w:rPrChange w:id="9213" w:author="מנוע אמוראים" w:date="2026-10-05T16:41:56Z">
            <w:rPr>
              <w:rtl/>
            </w:rPr>
          </w:rPrChange>
        </w:rPr>
        <w:t xml:space="preserve">א</w:t>
      </w:r>
      <w:r>
        <w:rPr>
          <w:rStyle w:val="affff1"/>
          <w:rFonts w:hint="cs"/>
          <w:rtl/>
          <w:rPrChange w:id="9214" w:author="מנוע אמוראים" w:date="2026-10-05T16:41:56Z">
            <w:rPr>
              <w:rFonts w:hint="cs"/>
              <w:rtl/>
            </w:rPr>
          </w:rPrChange>
        </w:rPr>
        <w:t xml:space="preserve">ר</w:t>
      </w:r>
      <w:r>
        <w:rPr>
          <w:rStyle w:val="affff1"/>
          <w:rtl/>
          <w:rPrChange w:id="9215" w:author="מנוע אמוראים" w:date="2026-10-05T16:41:56Z">
            <w:rPr>
              <w:rtl/>
            </w:rPr>
          </w:rPrChange>
        </w:rPr>
        <w:t xml:space="preserve">"</w:t>
      </w:r>
      <w:r>
        <w:rPr>
          <w:rStyle w:val="affff1"/>
          <w:rFonts w:hint="cs"/>
          <w:rtl/>
          <w:rPrChange w:id="9216" w:author="מנוע אמוראים" w:date="2026-10-05T16:41:56Z">
            <w:rPr>
              <w:rFonts w:hint="cs"/>
              <w:rtl/>
            </w:rPr>
          </w:rPrChange>
        </w:rPr>
        <w:t xml:space="preserve">ח</w:t>
      </w:r>
      <w:r w:rsidRPr="00C35A2C">
        <w:rPr>
          <w:rtl/>
        </w:rPr>
        <w:t xml:space="preserve">: </w:t>
      </w:r>
      <w:r w:rsidRPr="00C35A2C">
        <w:rPr>
          <w:rFonts w:hint="cs"/>
          <w:rtl/>
        </w:rPr>
        <w:t>ד'</w:t>
      </w:r>
      <w:r w:rsidRPr="00C35A2C">
        <w:rPr>
          <w:rtl/>
        </w:rPr>
        <w:t xml:space="preserve"> אמות.</w:t>
      </w:r>
    </w:p>
    <w:p w14:paraId="61561C6B" w14:textId="77777777" w:rsidR="00910F84" w:rsidRPr="00C35A2C" w:rsidRDefault="00910F84" w:rsidP="00910F84">
      <w:pPr>
        <w:rPr>
          <w:rtl/>
        </w:rPr>
      </w:pPr>
      <w:r w:rsidRPr="00C35A2C">
        <w:rPr>
          <w:rtl/>
        </w:rPr>
        <w:t>ורבנן</w:t>
      </w:r>
      <w:r>
        <w:rPr>
          <w:rFonts w:hint="cs"/>
          <w:rtl/>
        </w:rPr>
        <w:t xml:space="preserve"> </w:t>
      </w:r>
      <w:r>
        <w:rPr>
          <w:rStyle w:val="affff1"/>
          <w:rFonts w:hint="cs"/>
          <w:rtl/>
          <w:rPrChange w:id="9217" w:author="מנוע אמוראים" w:date="2026-10-05T16:41:56Z">
            <w:rPr>
              <w:rFonts w:hint="cs"/>
              <w:rtl/>
            </w:rPr>
          </w:rPrChange>
        </w:rPr>
        <w:t xml:space="preserve">כדר</w:t>
      </w:r>
      <w:r>
        <w:rPr>
          <w:rStyle w:val="affff1"/>
          <w:rtl/>
          <w:rPrChange w:id="9218" w:author="מנוע אמוראים" w:date="2026-10-05T16:41:56Z">
            <w:rPr>
              <w:rtl/>
            </w:rPr>
          </w:rPrChange>
        </w:rPr>
        <w:t xml:space="preserve">"</w:t>
      </w:r>
      <w:r>
        <w:rPr>
          <w:rStyle w:val="affff1"/>
          <w:rFonts w:hint="cs"/>
          <w:rtl/>
          <w:rPrChange w:id="9219" w:author="מנוע אמוראים" w:date="2026-10-05T16:41:56Z">
            <w:rPr>
              <w:rFonts w:hint="cs"/>
              <w:rtl/>
            </w:rPr>
          </w:rPrChange>
        </w:rPr>
        <w:t xml:space="preserve">ח</w:t>
      </w:r>
      <w:r w:rsidRPr="00C35A2C">
        <w:rPr>
          <w:rtl/>
        </w:rPr>
        <w:t>: כל זונה שנשכרת לבסוף היא שוכרת, שנא</w:t>
      </w:r>
      <w:r w:rsidRPr="00C35A2C">
        <w:rPr>
          <w:rFonts w:hint="cs"/>
          <w:rtl/>
        </w:rPr>
        <w:t>'</w:t>
      </w:r>
      <w:r w:rsidRPr="00C35A2C">
        <w:rPr>
          <w:rtl/>
        </w:rPr>
        <w:t xml:space="preserve">: </w:t>
      </w:r>
      <w:r w:rsidRPr="00095FC3">
        <w:rPr>
          <w:rStyle w:val="afffd"/>
          <w:rFonts w:hint="cs"/>
          <w:rtl/>
        </w:rPr>
        <w:t>'</w:t>
      </w:r>
      <w:r w:rsidRPr="00095FC3">
        <w:rPr>
          <w:rStyle w:val="afffd"/>
          <w:rtl/>
        </w:rPr>
        <w:t>ובתתך אתנן ואתנן לא נתן לך ותהי להפך</w:t>
      </w:r>
      <w:r w:rsidRPr="00095FC3">
        <w:rPr>
          <w:rStyle w:val="afffd"/>
          <w:rFonts w:hint="cs"/>
          <w:rtl/>
        </w:rPr>
        <w:t>'</w:t>
      </w:r>
      <w:r w:rsidRPr="00095FC3">
        <w:rPr>
          <w:rStyle w:val="afffd"/>
          <w:rtl/>
        </w:rPr>
        <w:t>.</w:t>
      </w:r>
    </w:p>
    <w:p w14:paraId="3F8D31C7" w14:textId="77777777" w:rsidR="00910F84" w:rsidRPr="00C35A2C" w:rsidRDefault="00910F84" w:rsidP="00910F84">
      <w:pPr>
        <w:rPr>
          <w:rtl/>
        </w:rPr>
      </w:pPr>
      <w:r w:rsidRPr="00C35A2C">
        <w:rPr>
          <w:rtl/>
        </w:rPr>
        <w:t xml:space="preserve">ופליגא </w:t>
      </w:r>
      <w:r w:rsidRPr="00C35A2C">
        <w:rPr>
          <w:rFonts w:hint="cs"/>
          <w:rtl/>
        </w:rPr>
        <w:t>א</w:t>
      </w:r>
      <w:r w:rsidRPr="00C35A2C">
        <w:rPr>
          <w:rtl/>
        </w:rPr>
        <w:t>דא</w:t>
      </w:r>
      <w:r>
        <w:rPr>
          <w:rtl/>
        </w:rPr>
        <w:t>"</w:t>
      </w:r>
      <w:r w:rsidRPr="00C35A2C">
        <w:rPr>
          <w:rtl/>
        </w:rPr>
        <w:t xml:space="preserve">ר פדת: לא אסרה תורה אלא קריבה של גלוי עריות בלבד, שנא': </w:t>
      </w:r>
      <w:r w:rsidRPr="00095FC3">
        <w:rPr>
          <w:rStyle w:val="afffd"/>
          <w:rtl/>
        </w:rPr>
        <w:t>'איש איש אל כל שאר בשרו לא תקרבו לגלות ערוה</w:t>
      </w:r>
      <w:r w:rsidRPr="00095FC3">
        <w:rPr>
          <w:rStyle w:val="afffd"/>
          <w:rFonts w:hint="cs"/>
          <w:rtl/>
        </w:rPr>
        <w:t>'</w:t>
      </w:r>
      <w:r w:rsidRPr="00095FC3">
        <w:rPr>
          <w:rStyle w:val="afffd"/>
          <w:rtl/>
        </w:rPr>
        <w:t>.</w:t>
      </w:r>
    </w:p>
    <w:p w14:paraId="26BB7144" w14:textId="77777777" w:rsidR="00910F84" w:rsidRPr="00C35A2C" w:rsidRDefault="00910F84" w:rsidP="00910F84">
      <w:pPr>
        <w:rPr>
          <w:rtl/>
        </w:rPr>
      </w:pPr>
      <w:r w:rsidRPr="00C35A2C">
        <w:rPr>
          <w:rtl/>
        </w:rPr>
        <w:t>• עולא כ</w:t>
      </w:r>
      <w:r w:rsidRPr="00C35A2C">
        <w:rPr>
          <w:rFonts w:hint="cs"/>
          <w:rtl/>
        </w:rPr>
        <w:t>שהיה בא מבית רב היה מנשק לאחותו על זרועותיה ואמ</w:t>
      </w:r>
      <w:r>
        <w:rPr>
          <w:rtl/>
        </w:rPr>
        <w:t>"</w:t>
      </w:r>
      <w:r w:rsidRPr="00C35A2C">
        <w:rPr>
          <w:rFonts w:hint="cs"/>
          <w:rtl/>
        </w:rPr>
        <w:t>ל על חזיהן</w:t>
      </w:r>
      <w:r w:rsidRPr="00C35A2C">
        <w:rPr>
          <w:rtl/>
        </w:rPr>
        <w:t>.</w:t>
      </w:r>
    </w:p>
    <w:p w14:paraId="7FF50C99" w14:textId="77777777" w:rsidR="00910F84" w:rsidRPr="00C35A2C" w:rsidRDefault="00910F84" w:rsidP="00910F84">
      <w:pPr>
        <w:rPr>
          <w:rtl/>
        </w:rPr>
      </w:pPr>
      <w:r w:rsidRPr="00C35A2C">
        <w:rPr>
          <w:rtl/>
        </w:rPr>
        <w:t>ופליגא דידיה אדידיה, עולא: קריבה בעלמא אסור, משום לך לך, אמרין, נזירא, סחור סחור לכרמא לא תקרב.</w:t>
      </w:r>
    </w:p>
    <w:p w14:paraId="76F1540C" w14:textId="77777777" w:rsidR="00910F84" w:rsidRPr="00C35A2C" w:rsidRDefault="00910F84" w:rsidP="00910F84">
      <w:pPr>
        <w:rPr>
          <w:rtl/>
        </w:rPr>
      </w:pPr>
      <w:r w:rsidRPr="00986177">
        <w:rPr>
          <w:rStyle w:val="afffd"/>
          <w:rtl/>
        </w:rPr>
        <w:t>לעלוקה שתי בנות הב הב</w:t>
      </w:r>
      <w:r w:rsidRPr="00C35A2C">
        <w:rPr>
          <w:rtl/>
        </w:rPr>
        <w:t xml:space="preserve"> – מ</w:t>
      </w:r>
      <w:r>
        <w:rPr>
          <w:rtl/>
        </w:rPr>
        <w:t>"</w:t>
      </w:r>
      <w:r w:rsidRPr="00C35A2C">
        <w:rPr>
          <w:rFonts w:hint="cs"/>
          <w:rtl/>
        </w:rPr>
        <w:t>ע</w:t>
      </w:r>
      <w:r w:rsidRPr="00C35A2C">
        <w:rPr>
          <w:rtl/>
        </w:rPr>
        <w:t>: קול שתי בנות, שצועקות מגיהנם ואומרות בעוה</w:t>
      </w:r>
      <w:r>
        <w:rPr>
          <w:rtl/>
        </w:rPr>
        <w:t>"</w:t>
      </w:r>
      <w:r w:rsidRPr="00C35A2C">
        <w:rPr>
          <w:rtl/>
        </w:rPr>
        <w:t>ז הבא הבא, ומאן נינהו? מינות והרשות.</w:t>
      </w:r>
    </w:p>
    <w:p w14:paraId="233243FA" w14:textId="77777777" w:rsidR="00910F84" w:rsidRPr="00C35A2C" w:rsidRDefault="00910F84" w:rsidP="00910F84">
      <w:pPr>
        <w:rPr>
          <w:rtl/>
        </w:rPr>
      </w:pPr>
      <w:r w:rsidRPr="00C35A2C">
        <w:rPr>
          <w:rFonts w:hint="cs"/>
          <w:b/>
          <w:bCs/>
          <w:rtl/>
        </w:rPr>
        <w:t>א</w:t>
      </w:r>
      <w:r>
        <w:rPr>
          <w:b/>
          <w:bCs/>
          <w:rtl/>
        </w:rPr>
        <w:t>"</w:t>
      </w:r>
      <w:r w:rsidRPr="00C35A2C">
        <w:rPr>
          <w:rFonts w:hint="cs"/>
          <w:b/>
          <w:bCs/>
          <w:rtl/>
        </w:rPr>
        <w:t>ד</w:t>
      </w:r>
      <w:r>
        <w:rPr>
          <w:rtl/>
        </w:rPr>
        <w:t xml:space="preserve">: </w:t>
      </w:r>
      <w:r>
        <w:rPr>
          <w:rStyle w:val="affff1"/>
          <w:rtl/>
          <w:rPrChange w:id="9220" w:author="מנוע אמוראים" w:date="2026-10-05T16:41:56Z">
            <w:rPr>
              <w:rtl/>
            </w:rPr>
          </w:rPrChange>
        </w:rPr>
        <w:t xml:space="preserve">א</w:t>
      </w:r>
      <w:r>
        <w:rPr>
          <w:rStyle w:val="affff1"/>
          <w:rFonts w:hint="cs"/>
          <w:rtl/>
          <w:rPrChange w:id="9221" w:author="מנוע אמוראים" w:date="2026-10-05T16:41:56Z">
            <w:rPr>
              <w:rFonts w:hint="cs"/>
              <w:rtl/>
            </w:rPr>
          </w:rPrChange>
        </w:rPr>
        <w:t xml:space="preserve">ר</w:t>
      </w:r>
      <w:r>
        <w:rPr>
          <w:rStyle w:val="affff1"/>
          <w:rtl/>
          <w:rPrChange w:id="9222" w:author="מנוע אמוראים" w:date="2026-10-05T16:41:56Z">
            <w:rPr>
              <w:rtl/>
            </w:rPr>
          </w:rPrChange>
        </w:rPr>
        <w:t xml:space="preserve">"</w:t>
      </w:r>
      <w:r>
        <w:rPr>
          <w:rStyle w:val="affff1"/>
          <w:rFonts w:hint="cs"/>
          <w:rtl/>
          <w:rPrChange w:id="9223" w:author="מנוע אמוראים" w:date="2026-10-05T16:41:56Z">
            <w:rPr>
              <w:rFonts w:hint="cs"/>
              <w:rtl/>
            </w:rPr>
          </w:rPrChange>
        </w:rPr>
        <w:t xml:space="preserve">ח</w:t>
      </w:r>
      <w:r>
        <w:rPr>
          <w:rFonts w:hint="cs"/>
          <w:rtl/>
        </w:rPr>
        <w:t xml:space="preserve"> ממ</w:t>
      </w:r>
      <w:r>
        <w:rPr>
          <w:rtl/>
        </w:rPr>
        <w:t>"</w:t>
      </w:r>
      <w:r w:rsidRPr="00C35A2C">
        <w:rPr>
          <w:rFonts w:hint="cs"/>
          <w:rtl/>
        </w:rPr>
        <w:t xml:space="preserve">ע: </w:t>
      </w:r>
      <w:r w:rsidRPr="00C35A2C">
        <w:rPr>
          <w:rtl/>
        </w:rPr>
        <w:t>קול גיהנם צועקת ואומרת: הביאו לי שתי בנות שצועקות ואומרות בעולם הזה הבא הבא.</w:t>
      </w:r>
    </w:p>
    <w:p w14:paraId="5A668BC9" w14:textId="77777777" w:rsidR="00910F84" w:rsidRPr="00C35A2C" w:rsidRDefault="00910F84" w:rsidP="00910F84">
      <w:pPr>
        <w:rPr>
          <w:rtl/>
        </w:rPr>
      </w:pPr>
      <w:r w:rsidRPr="00095FC3">
        <w:rPr>
          <w:rStyle w:val="afffd"/>
          <w:rFonts w:hint="cs"/>
          <w:rtl/>
        </w:rPr>
        <w:t>'</w:t>
      </w:r>
      <w:r w:rsidRPr="00095FC3">
        <w:rPr>
          <w:rStyle w:val="afffd"/>
          <w:rtl/>
        </w:rPr>
        <w:t>כל באיה לא ישובון ולא ישיגו אורחות חיים</w:t>
      </w:r>
      <w:r w:rsidRPr="00095FC3">
        <w:rPr>
          <w:rStyle w:val="afffd"/>
          <w:rFonts w:hint="cs"/>
          <w:rtl/>
        </w:rPr>
        <w:t>'</w:t>
      </w:r>
      <w:r w:rsidRPr="00095FC3">
        <w:rPr>
          <w:rStyle w:val="afffd"/>
          <w:rtl/>
        </w:rPr>
        <w:t xml:space="preserve"> </w:t>
      </w:r>
      <w:r w:rsidRPr="00C35A2C">
        <w:rPr>
          <w:rFonts w:hint="cs"/>
          <w:rtl/>
        </w:rPr>
        <w:t>- והיינו ד</w:t>
      </w:r>
      <w:r w:rsidRPr="00C35A2C">
        <w:rPr>
          <w:rtl/>
        </w:rPr>
        <w:t>ואם ישובו לא ישיגו אורחות חיים.</w:t>
      </w:r>
    </w:p>
    <w:p w14:paraId="2B0D802D" w14:textId="77777777" w:rsidR="00910F84" w:rsidRDefault="00910F84" w:rsidP="00910F84">
      <w:pPr>
        <w:rPr>
          <w:rtl/>
        </w:rPr>
      </w:pPr>
      <w:r w:rsidRPr="00C35A2C">
        <w:rPr>
          <w:rtl/>
        </w:rPr>
        <w:t xml:space="preserve">למימרא דכל הפורש ממינות מיית, והא </w:t>
      </w:r>
      <w:r>
        <w:rPr>
          <w:rFonts w:hint="cs"/>
          <w:rtl/>
        </w:rPr>
        <w:t xml:space="preserve">אותה שבאה לפני </w:t>
      </w:r>
      <w:r>
        <w:rPr>
          <w:rStyle w:val="affff1"/>
          <w:rFonts w:hint="cs"/>
          <w:rtl/>
          <w:rPrChange w:id="9224" w:author="מנוע אמוראים" w:date="2026-10-05T16:41:56Z">
            <w:rPr>
              <w:rFonts w:hint="cs"/>
              <w:rtl/>
            </w:rPr>
          </w:rPrChange>
        </w:rPr>
        <w:t xml:space="preserve">ר</w:t>
      </w:r>
      <w:r>
        <w:rPr>
          <w:rStyle w:val="affff1"/>
          <w:rtl/>
          <w:rPrChange w:id="9225" w:author="מנוע אמוראים" w:date="2026-10-05T16:41:56Z">
            <w:rPr>
              <w:rtl/>
            </w:rPr>
          </w:rPrChange>
        </w:rPr>
        <w:t xml:space="preserve">"</w:t>
      </w:r>
      <w:r>
        <w:rPr>
          <w:rStyle w:val="affff1"/>
          <w:rFonts w:hint="cs"/>
          <w:rtl/>
          <w:rPrChange w:id="9226" w:author="מנוע אמוראים" w:date="2026-10-05T16:41:56Z">
            <w:rPr>
              <w:rFonts w:hint="cs"/>
              <w:rtl/>
            </w:rPr>
          </w:rPrChange>
        </w:rPr>
        <w:t xml:space="preserve">ח</w:t>
      </w:r>
      <w:r>
        <w:rPr>
          <w:rFonts w:hint="cs"/>
          <w:rtl/>
        </w:rPr>
        <w:t xml:space="preserve"> ואמרה לו</w:t>
      </w:r>
      <w:r w:rsidRPr="00C35A2C">
        <w:rPr>
          <w:rtl/>
        </w:rPr>
        <w:t>: קלה שבקלות עשתה בנה הקטן מבנה הגדול, וא</w:t>
      </w:r>
      <w:r>
        <w:rPr>
          <w:rtl/>
        </w:rPr>
        <w:t>"</w:t>
      </w:r>
      <w:r>
        <w:rPr>
          <w:rFonts w:hint="cs"/>
          <w:rtl/>
        </w:rPr>
        <w:t xml:space="preserve">ל </w:t>
      </w:r>
      <w:r>
        <w:rPr>
          <w:rStyle w:val="affff1"/>
          <w:rFonts w:hint="cs"/>
          <w:rtl/>
          <w:rPrChange w:id="9227" w:author="מנוע אמוראים" w:date="2026-10-05T16:41:56Z">
            <w:rPr>
              <w:rFonts w:hint="cs"/>
              <w:rtl/>
            </w:rPr>
          </w:rPrChange>
        </w:rPr>
        <w:t xml:space="preserve">ר</w:t>
      </w:r>
      <w:r>
        <w:rPr>
          <w:rStyle w:val="affff1"/>
          <w:rtl/>
          <w:rPrChange w:id="9228" w:author="מנוע אמוראים" w:date="2026-10-05T16:41:56Z">
            <w:rPr>
              <w:rtl/>
            </w:rPr>
          </w:rPrChange>
        </w:rPr>
        <w:t xml:space="preserve">"</w:t>
      </w:r>
      <w:r>
        <w:rPr>
          <w:rStyle w:val="affff1"/>
          <w:rFonts w:hint="cs"/>
          <w:rtl/>
          <w:rPrChange w:id="9229" w:author="מנוע אמוראים" w:date="2026-10-05T16:41:56Z">
            <w:rPr>
              <w:rFonts w:hint="cs"/>
              <w:rtl/>
            </w:rPr>
          </w:rPrChange>
        </w:rPr>
        <w:t xml:space="preserve">ח</w:t>
      </w:r>
      <w:r w:rsidRPr="00C35A2C">
        <w:rPr>
          <w:rtl/>
        </w:rPr>
        <w:t xml:space="preserve">: </w:t>
      </w:r>
      <w:r w:rsidRPr="00C35A2C">
        <w:rPr>
          <w:rFonts w:hint="cs"/>
          <w:rtl/>
        </w:rPr>
        <w:t xml:space="preserve">הביאו לה תכריכין </w:t>
      </w:r>
      <w:r w:rsidRPr="00C35A2C">
        <w:rPr>
          <w:rtl/>
        </w:rPr>
        <w:t>ולא מתה;</w:t>
      </w:r>
    </w:p>
    <w:p w14:paraId="3FFB163D" w14:textId="77777777" w:rsidR="00910F84" w:rsidRPr="00C35A2C" w:rsidRDefault="00910F84" w:rsidP="00910F84">
      <w:pPr>
        <w:rPr>
          <w:rtl/>
        </w:rPr>
      </w:pPr>
      <w:r w:rsidRPr="00C35A2C">
        <w:rPr>
          <w:rtl/>
        </w:rPr>
        <w:t xml:space="preserve">מדקאמרה קלה שבקלות עשתה, מכלל דמינות נמי הויא בה! </w:t>
      </w:r>
      <w:r w:rsidRPr="00C35A2C">
        <w:rPr>
          <w:rFonts w:hint="cs"/>
          <w:rtl/>
        </w:rPr>
        <w:t xml:space="preserve">אלא ההיא </w:t>
      </w:r>
      <w:r w:rsidRPr="00C35A2C">
        <w:rPr>
          <w:rtl/>
        </w:rPr>
        <w:t xml:space="preserve">דלא </w:t>
      </w:r>
      <w:r w:rsidRPr="00C35A2C">
        <w:rPr>
          <w:rFonts w:hint="cs"/>
          <w:rtl/>
        </w:rPr>
        <w:t>חזרה בה שפיר</w:t>
      </w:r>
      <w:r w:rsidRPr="00C35A2C">
        <w:rPr>
          <w:rtl/>
        </w:rPr>
        <w:t xml:space="preserve"> ומש</w:t>
      </w:r>
      <w:r>
        <w:rPr>
          <w:rtl/>
        </w:rPr>
        <w:t>"</w:t>
      </w:r>
      <w:r w:rsidRPr="00C35A2C">
        <w:rPr>
          <w:rtl/>
        </w:rPr>
        <w:t>ה לא מתה.</w:t>
      </w:r>
    </w:p>
    <w:p w14:paraId="1E90FE79" w14:textId="77777777" w:rsidR="00910F84" w:rsidRPr="00C35A2C" w:rsidRDefault="00910F84" w:rsidP="00910F84">
      <w:pPr>
        <w:rPr>
          <w:rtl/>
        </w:rPr>
      </w:pPr>
      <w:r w:rsidRPr="00C35A2C">
        <w:rPr>
          <w:b/>
          <w:bCs/>
          <w:rtl/>
        </w:rPr>
        <w:t>א</w:t>
      </w:r>
      <w:r>
        <w:rPr>
          <w:b/>
          <w:bCs/>
          <w:rtl/>
        </w:rPr>
        <w:t>"</w:t>
      </w:r>
      <w:r w:rsidRPr="00C35A2C">
        <w:rPr>
          <w:rFonts w:hint="cs"/>
          <w:b/>
          <w:bCs/>
          <w:rtl/>
        </w:rPr>
        <w:t>ד</w:t>
      </w:r>
      <w:r w:rsidRPr="00C35A2C">
        <w:rPr>
          <w:rtl/>
        </w:rPr>
        <w:t>: ממינות אין, מעבירה לא.</w:t>
      </w:r>
    </w:p>
    <w:p w14:paraId="3B7F3968" w14:textId="77777777" w:rsidR="00910F84" w:rsidRDefault="00910F84" w:rsidP="00910F84">
      <w:pPr>
        <w:rPr>
          <w:rtl/>
        </w:rPr>
      </w:pPr>
      <w:r w:rsidRPr="00C35A2C">
        <w:rPr>
          <w:rtl/>
        </w:rPr>
        <w:t>ו</w:t>
      </w:r>
      <w:r>
        <w:rPr>
          <w:rFonts w:hint="cs"/>
          <w:rtl/>
        </w:rPr>
        <w:t xml:space="preserve">אותה שבאה לפני </w:t>
      </w:r>
      <w:r>
        <w:rPr>
          <w:rStyle w:val="affff1"/>
          <w:rFonts w:hint="cs"/>
          <w:rtl/>
          <w:rPrChange w:id="9230" w:author="מנוע אמוראים" w:date="2026-10-05T16:41:56Z">
            <w:rPr>
              <w:rFonts w:hint="cs"/>
              <w:rtl/>
            </w:rPr>
          </w:rPrChange>
        </w:rPr>
        <w:t xml:space="preserve">ר</w:t>
      </w:r>
      <w:r>
        <w:rPr>
          <w:rStyle w:val="affff1"/>
          <w:rtl/>
          <w:rPrChange w:id="9231" w:author="מנוע אמוראים" w:date="2026-10-05T16:41:56Z">
            <w:rPr>
              <w:rtl/>
            </w:rPr>
          </w:rPrChange>
        </w:rPr>
        <w:t xml:space="preserve">"</w:t>
      </w:r>
      <w:r>
        <w:rPr>
          <w:rStyle w:val="affff1"/>
          <w:rFonts w:hint="cs"/>
          <w:rtl/>
          <w:rPrChange w:id="9232" w:author="מנוע אמוראים" w:date="2026-10-05T16:41:56Z">
            <w:rPr>
              <w:rFonts w:hint="cs"/>
              <w:rtl/>
            </w:rPr>
          </w:rPrChange>
        </w:rPr>
        <w:t xml:space="preserve">ח</w:t>
      </w:r>
      <w:r>
        <w:rPr>
          <w:rFonts w:hint="cs"/>
          <w:rtl/>
        </w:rPr>
        <w:t xml:space="preserve"> וא</w:t>
      </w:r>
      <w:r>
        <w:rPr>
          <w:rtl/>
        </w:rPr>
        <w:t>"</w:t>
      </w:r>
      <w:r w:rsidRPr="00C35A2C">
        <w:rPr>
          <w:rFonts w:hint="cs"/>
          <w:rtl/>
        </w:rPr>
        <w:t>ל</w:t>
      </w:r>
      <w:r w:rsidRPr="00C35A2C">
        <w:rPr>
          <w:rtl/>
        </w:rPr>
        <w:t xml:space="preserve">: </w:t>
      </w:r>
      <w:r w:rsidRPr="00C35A2C">
        <w:rPr>
          <w:rFonts w:hint="cs"/>
          <w:rtl/>
        </w:rPr>
        <w:t>הכינו לה תכריכין</w:t>
      </w:r>
      <w:r w:rsidRPr="00C35A2C">
        <w:rPr>
          <w:rtl/>
        </w:rPr>
        <w:t xml:space="preserve"> ומתה! מדקאמרה קלה שבקלות, מכלל ד</w:t>
      </w:r>
      <w:r w:rsidRPr="00C35A2C">
        <w:rPr>
          <w:rFonts w:hint="cs"/>
          <w:rtl/>
        </w:rPr>
        <w:t>גם מינות היתה בה</w:t>
      </w:r>
    </w:p>
    <w:p w14:paraId="1ACA0F45" w14:textId="77777777" w:rsidR="00910F84" w:rsidRPr="00C35A2C" w:rsidRDefault="00910F84" w:rsidP="00910F84">
      <w:pPr>
        <w:rPr>
          <w:rtl/>
        </w:rPr>
      </w:pPr>
      <w:r>
        <w:rPr>
          <w:rtl/>
        </w:rPr>
        <w:t xml:space="preserve">ומעבירה לא? והתניא: אמרו עליו על </w:t>
      </w:r>
      <w:r>
        <w:rPr>
          <w:rStyle w:val="affff1"/>
          <w:rtl/>
          <w:rPrChange w:id="9233" w:author="מנוע אמוראים" w:date="2026-10-05T16:41:56Z">
            <w:rPr>
              <w:rtl/>
            </w:rPr>
          </w:rPrChange>
        </w:rPr>
        <w:t xml:space="preserve">ר</w:t>
      </w:r>
      <w:r>
        <w:rPr>
          <w:rStyle w:val="affff1"/>
          <w:rtl/>
          <w:rPrChange w:id="9234" w:author="מנוע אמוראים" w:date="2026-10-05T16:41:56Z">
            <w:rPr>
              <w:rtl/>
            </w:rPr>
          </w:rPrChange>
        </w:rPr>
        <w:t xml:space="preserve">"</w:t>
      </w:r>
      <w:r>
        <w:rPr>
          <w:rStyle w:val="affff1"/>
          <w:rtl/>
          <w:rPrChange w:id="9235" w:author="מנוע אמוראים" w:date="2026-10-05T16:41:56Z">
            <w:rPr>
              <w:rtl/>
            </w:rPr>
          </w:rPrChange>
        </w:rPr>
        <w:t xml:space="preserve">א</w:t>
      </w:r>
      <w:r>
        <w:rPr>
          <w:rtl/>
        </w:rPr>
        <w:t xml:space="preserve"> בן דורדיא, שלא הניח זונה אחת בעולם שלא בא עליה.</w:t>
      </w:r>
    </w:p>
    <w:p w14:paraId="54B87E4A" w14:textId="77777777" w:rsidR="00910F84" w:rsidRPr="00C35A2C" w:rsidRDefault="00910F84" w:rsidP="00910F84">
      <w:pPr>
        <w:rPr>
          <w:rtl/>
        </w:rPr>
      </w:pPr>
      <w:r w:rsidRPr="00C35A2C">
        <w:rPr>
          <w:rtl/>
        </w:rPr>
        <w:t>פעם אחת שמע שיש זונה אחת בכרכי הים והיתה נוטלת כיס דינרין בשכרה, נטל כיס דינרין והלך ועבר עליה שבעה נהרות.</w:t>
      </w:r>
    </w:p>
    <w:p w14:paraId="44D1CDE0" w14:textId="77777777" w:rsidR="00910F84" w:rsidRPr="00C35A2C" w:rsidRDefault="00910F84" w:rsidP="00910F84">
      <w:pPr>
        <w:rPr>
          <w:rtl/>
        </w:rPr>
      </w:pPr>
      <w:r w:rsidRPr="00C35A2C">
        <w:rPr>
          <w:rtl/>
        </w:rPr>
        <w:t>בשעת הרגל דבר הפיחה, אמרה: כשם שהפיחה זו אינה חוזרת למקומה, כך אלעזר בן דורדיא אין מקבלין אותו בתשובה.</w:t>
      </w:r>
    </w:p>
    <w:p w14:paraId="3FD3E0EB" w14:textId="77777777" w:rsidR="00910F84" w:rsidRDefault="00910F84" w:rsidP="00910F84">
      <w:pPr>
        <w:rPr>
          <w:rtl/>
        </w:rPr>
      </w:pPr>
      <w:r w:rsidRPr="00C35A2C">
        <w:rPr>
          <w:rtl/>
        </w:rPr>
        <w:t>הלך וישב בין שני הרים וגבעות, אמר: הרים וגבעות בקשו עלי רחמים,</w:t>
      </w:r>
    </w:p>
    <w:p w14:paraId="3E686958" w14:textId="77777777" w:rsidR="00910F84" w:rsidRPr="00C35A2C" w:rsidRDefault="00910F84" w:rsidP="00910F84">
      <w:pPr>
        <w:rPr>
          <w:rtl/>
        </w:rPr>
      </w:pPr>
      <w:r w:rsidRPr="00C35A2C">
        <w:rPr>
          <w:rtl/>
        </w:rPr>
        <w:t>אמרו לו: עד שאנו מבקשים עליך נבקש על עצמנו, שנא</w:t>
      </w:r>
      <w:r w:rsidRPr="00C35A2C">
        <w:rPr>
          <w:rFonts w:hint="cs"/>
          <w:rtl/>
        </w:rPr>
        <w:t>'</w:t>
      </w:r>
      <w:r w:rsidRPr="00C35A2C">
        <w:rPr>
          <w:rtl/>
        </w:rPr>
        <w:t xml:space="preserve">: </w:t>
      </w:r>
      <w:r w:rsidRPr="00095FC3">
        <w:rPr>
          <w:rStyle w:val="afffd"/>
          <w:rFonts w:hint="cs"/>
          <w:rtl/>
        </w:rPr>
        <w:t>'</w:t>
      </w:r>
      <w:r w:rsidRPr="00095FC3">
        <w:rPr>
          <w:rStyle w:val="afffd"/>
          <w:rtl/>
        </w:rPr>
        <w:t>כי ההרים ימושו והגבעות תמוטינה</w:t>
      </w:r>
      <w:r w:rsidRPr="00095FC3">
        <w:rPr>
          <w:rStyle w:val="afffd"/>
          <w:rFonts w:hint="cs"/>
          <w:rtl/>
        </w:rPr>
        <w:t>'</w:t>
      </w:r>
      <w:r w:rsidRPr="00095FC3">
        <w:rPr>
          <w:rStyle w:val="afffd"/>
          <w:rtl/>
        </w:rPr>
        <w:t>.</w:t>
      </w:r>
    </w:p>
    <w:p w14:paraId="469E23DE" w14:textId="77777777" w:rsidR="00910F84" w:rsidRDefault="00910F84" w:rsidP="00910F84">
      <w:pPr>
        <w:rPr>
          <w:rtl/>
        </w:rPr>
      </w:pPr>
      <w:r w:rsidRPr="00C35A2C">
        <w:rPr>
          <w:rtl/>
        </w:rPr>
        <w:t>אמר: שמים וארץ בקשו עלי רחמים,</w:t>
      </w:r>
    </w:p>
    <w:p w14:paraId="3BD2DFC1" w14:textId="77777777" w:rsidR="00910F84" w:rsidRPr="00C35A2C" w:rsidRDefault="00910F84" w:rsidP="00910F84">
      <w:pPr>
        <w:rPr>
          <w:rtl/>
        </w:rPr>
      </w:pPr>
      <w:r w:rsidRPr="00C35A2C">
        <w:rPr>
          <w:rtl/>
        </w:rPr>
        <w:t xml:space="preserve">אמרו: עד שאנו מבקשים עליך נבקש על עצמנו, שנאמר: </w:t>
      </w:r>
      <w:r w:rsidRPr="00095FC3">
        <w:rPr>
          <w:rStyle w:val="afffd"/>
          <w:rFonts w:hint="cs"/>
          <w:rtl/>
        </w:rPr>
        <w:t>'</w:t>
      </w:r>
      <w:r w:rsidRPr="00095FC3">
        <w:rPr>
          <w:rStyle w:val="afffd"/>
          <w:rtl/>
        </w:rPr>
        <w:t>כי שמים כעשן נמלחו והארץ כבגד תבלה</w:t>
      </w:r>
      <w:r w:rsidRPr="00095FC3">
        <w:rPr>
          <w:rStyle w:val="afffd"/>
          <w:rFonts w:hint="cs"/>
          <w:rtl/>
        </w:rPr>
        <w:t>'</w:t>
      </w:r>
      <w:r w:rsidRPr="00095FC3">
        <w:rPr>
          <w:rStyle w:val="afffd"/>
          <w:rtl/>
        </w:rPr>
        <w:t>.</w:t>
      </w:r>
    </w:p>
    <w:p w14:paraId="23DEBC5E" w14:textId="77777777" w:rsidR="00910F84" w:rsidRDefault="00910F84" w:rsidP="00910F84">
      <w:pPr>
        <w:rPr>
          <w:rtl/>
        </w:rPr>
      </w:pPr>
      <w:r w:rsidRPr="00C35A2C">
        <w:rPr>
          <w:rtl/>
        </w:rPr>
        <w:t>אמר: חמה ולבנה בקשו עלי רחמים,</w:t>
      </w:r>
    </w:p>
    <w:p w14:paraId="32ED200A" w14:textId="77777777" w:rsidR="00910F84" w:rsidRPr="00C35A2C" w:rsidRDefault="00910F84" w:rsidP="00910F84">
      <w:pPr>
        <w:rPr>
          <w:rtl/>
        </w:rPr>
      </w:pPr>
      <w:r w:rsidRPr="00C35A2C">
        <w:rPr>
          <w:rtl/>
        </w:rPr>
        <w:t xml:space="preserve">אמרו לו: עד שאנו מבקשים עליך נבקש על עצמנו, שנאמר: </w:t>
      </w:r>
      <w:r w:rsidRPr="00095FC3">
        <w:rPr>
          <w:rStyle w:val="afffd"/>
          <w:rFonts w:hint="cs"/>
          <w:rtl/>
        </w:rPr>
        <w:t>'</w:t>
      </w:r>
      <w:r w:rsidRPr="00095FC3">
        <w:rPr>
          <w:rStyle w:val="afffd"/>
          <w:rtl/>
        </w:rPr>
        <w:t>וחפרה הלבנה ובושה החמה</w:t>
      </w:r>
      <w:r w:rsidRPr="00095FC3">
        <w:rPr>
          <w:rStyle w:val="afffd"/>
          <w:rFonts w:hint="cs"/>
          <w:rtl/>
        </w:rPr>
        <w:t>'</w:t>
      </w:r>
      <w:r w:rsidRPr="00095FC3">
        <w:rPr>
          <w:rStyle w:val="afffd"/>
          <w:rtl/>
        </w:rPr>
        <w:t>.</w:t>
      </w:r>
    </w:p>
    <w:p w14:paraId="4DF2FAD2" w14:textId="77777777" w:rsidR="00910F84" w:rsidRDefault="00910F84" w:rsidP="00910F84">
      <w:pPr>
        <w:rPr>
          <w:rtl/>
        </w:rPr>
      </w:pPr>
      <w:r w:rsidRPr="00C35A2C">
        <w:rPr>
          <w:rtl/>
        </w:rPr>
        <w:t>אמר: כוכבים ומזלות בקשו עלי רחמים,</w:t>
      </w:r>
    </w:p>
    <w:p w14:paraId="7D8D264C" w14:textId="77777777" w:rsidR="00910F84" w:rsidRPr="00C35A2C" w:rsidRDefault="00910F84" w:rsidP="00910F84">
      <w:pPr>
        <w:rPr>
          <w:rtl/>
        </w:rPr>
      </w:pPr>
      <w:r w:rsidRPr="00C35A2C">
        <w:rPr>
          <w:rtl/>
        </w:rPr>
        <w:t xml:space="preserve">אמרו לו: עד שאנו מבקשים עליך נבקש על עצמנו, שנא: </w:t>
      </w:r>
      <w:r w:rsidRPr="00095FC3">
        <w:rPr>
          <w:rStyle w:val="afffd"/>
          <w:rFonts w:hint="cs"/>
          <w:rtl/>
        </w:rPr>
        <w:t>'</w:t>
      </w:r>
      <w:r w:rsidRPr="00095FC3">
        <w:rPr>
          <w:rStyle w:val="afffd"/>
          <w:rtl/>
        </w:rPr>
        <w:t>ונמקו כל צבא השמים</w:t>
      </w:r>
      <w:r w:rsidRPr="00095FC3">
        <w:rPr>
          <w:rStyle w:val="afffd"/>
          <w:rFonts w:hint="cs"/>
          <w:rtl/>
        </w:rPr>
        <w:t>'</w:t>
      </w:r>
      <w:r w:rsidRPr="00095FC3">
        <w:rPr>
          <w:rStyle w:val="afffd"/>
          <w:rtl/>
        </w:rPr>
        <w:t>.</w:t>
      </w:r>
    </w:p>
    <w:p w14:paraId="2B0333E9" w14:textId="77777777" w:rsidR="00910F84" w:rsidRPr="00C35A2C" w:rsidRDefault="00910F84" w:rsidP="00910F84">
      <w:pPr>
        <w:rPr>
          <w:rtl/>
        </w:rPr>
      </w:pPr>
      <w:r w:rsidRPr="00C35A2C">
        <w:rPr>
          <w:rtl/>
        </w:rPr>
        <w:t>אמר: אין הדבר תלוי אלא בי, הניח ראשו בין ברכיו וגעה בבכיה עד שיצתה נשמתו.</w:t>
      </w:r>
    </w:p>
    <w:p w14:paraId="34EB46B0" w14:textId="77777777" w:rsidR="00910F84" w:rsidRPr="00C35A2C" w:rsidRDefault="00910F84" w:rsidP="00910F84">
      <w:pPr>
        <w:rPr>
          <w:rtl/>
        </w:rPr>
      </w:pPr>
      <w:r>
        <w:rPr>
          <w:rtl/>
        </w:rPr>
        <w:t xml:space="preserve">יצתה בת קול ואמרה: </w:t>
      </w:r>
      <w:r>
        <w:rPr>
          <w:rStyle w:val="affff1"/>
          <w:rtl/>
          <w:rPrChange w:id="9236" w:author="מנוע אמוראים" w:date="2026-10-05T16:41:56Z">
            <w:rPr>
              <w:rtl/>
            </w:rPr>
          </w:rPrChange>
        </w:rPr>
        <w:t xml:space="preserve">ר</w:t>
      </w:r>
      <w:r>
        <w:rPr>
          <w:rStyle w:val="affff1"/>
          <w:rtl/>
          <w:rPrChange w:id="9237" w:author="מנוע אמוראים" w:date="2026-10-05T16:41:56Z">
            <w:rPr>
              <w:rtl/>
            </w:rPr>
          </w:rPrChange>
        </w:rPr>
        <w:t xml:space="preserve">"</w:t>
      </w:r>
      <w:r>
        <w:rPr>
          <w:rStyle w:val="affff1"/>
          <w:rtl/>
          <w:rPrChange w:id="9238" w:author="מנוע אמוראים" w:date="2026-10-05T16:41:56Z">
            <w:rPr>
              <w:rtl/>
            </w:rPr>
          </w:rPrChange>
        </w:rPr>
        <w:t xml:space="preserve">א</w:t>
      </w:r>
      <w:r>
        <w:rPr>
          <w:rtl/>
        </w:rPr>
        <w:t xml:space="preserve"> בן דורדיא מזומן לחיי העולם הבא.</w:t>
      </w:r>
    </w:p>
    <w:p w14:paraId="4103ADFF" w14:textId="77777777" w:rsidR="00910F84" w:rsidRPr="00C35A2C" w:rsidRDefault="00910F84" w:rsidP="00910F84">
      <w:pPr>
        <w:rPr>
          <w:rtl/>
        </w:rPr>
      </w:pPr>
      <w:r w:rsidRPr="00C35A2C">
        <w:rPr>
          <w:rtl/>
        </w:rPr>
        <w:t>[והא הכא בעבירה הוה ומית!] התם נמי, כיון דאביק בה טובא כמינות דמיא.</w:t>
      </w:r>
    </w:p>
    <w:p w14:paraId="4536E43B" w14:textId="77777777" w:rsidR="00910F84" w:rsidRPr="00C35A2C" w:rsidRDefault="00910F84" w:rsidP="00910F84">
      <w:pPr>
        <w:rPr>
          <w:rtl/>
        </w:rPr>
      </w:pPr>
      <w:r w:rsidRPr="00C35A2C">
        <w:rPr>
          <w:rtl/>
        </w:rPr>
        <w:t>בכה רבי ואמר: יש קונה עולמו בכמה שנים, ויש קונה עולמו בשעה אחת.</w:t>
      </w:r>
    </w:p>
    <w:p w14:paraId="65DE880B" w14:textId="77777777" w:rsidR="00910F84" w:rsidRPr="00C35A2C" w:rsidRDefault="00910F84" w:rsidP="00910F84">
      <w:pPr>
        <w:rPr>
          <w:rtl/>
        </w:rPr>
      </w:pPr>
      <w:r w:rsidRPr="00C35A2C">
        <w:rPr>
          <w:rtl/>
        </w:rPr>
        <w:t>ואמר רבי: לא דיין לבעלי תשובה שמקבלין אותן, אלא שקורין אותן רבי.</w:t>
      </w:r>
    </w:p>
    <w:p w14:paraId="2515FB52" w14:textId="77777777" w:rsidR="00910F84" w:rsidRPr="00C35A2C" w:rsidRDefault="00910F84" w:rsidP="00910F84">
      <w:pPr>
        <w:pStyle w:val="afffe"/>
        <w:rPr>
          <w:rtl/>
        </w:rPr>
      </w:pPr>
      <w:r>
        <w:rPr>
          <w:rtl/>
        </w:rPr>
        <w:t>׹</w:t>
      </w:r>
    </w:p>
    <w:p w14:paraId="57572CCA" w14:textId="77777777" w:rsidR="00910F84" w:rsidRPr="00C35A2C" w:rsidRDefault="00910F84" w:rsidP="00910F84">
      <w:pPr>
        <w:rPr>
          <w:rtl/>
        </w:rPr>
      </w:pPr>
      <w:r>
        <w:rPr>
          <w:rStyle w:val="affff1"/>
          <w:rFonts w:hint="cs"/>
          <w:rtl/>
          <w:rPrChange w:id="9239" w:author="מנוע אמוראים" w:date="2026-10-05T16:41:56Z">
            <w:rPr>
              <w:rFonts w:hint="cs"/>
              <w:rtl/>
            </w:rPr>
          </w:rPrChange>
        </w:rPr>
        <w:t xml:space="preserve">ר</w:t>
      </w:r>
      <w:r>
        <w:rPr>
          <w:rStyle w:val="affff1"/>
          <w:rtl/>
          <w:rPrChange w:id="9240" w:author="מנוע אמוראים" w:date="2026-10-05T16:41:56Z">
            <w:rPr>
              <w:rtl/>
            </w:rPr>
          </w:rPrChange>
        </w:rPr>
        <w:t xml:space="preserve">"</w:t>
      </w:r>
      <w:r>
        <w:rPr>
          <w:rStyle w:val="affff1"/>
          <w:rFonts w:hint="cs"/>
          <w:rtl/>
          <w:rPrChange w:id="9241" w:author="מנוע אמוראים" w:date="2026-10-05T16:41:56Z">
            <w:rPr>
              <w:rFonts w:hint="cs"/>
              <w:rtl/>
            </w:rPr>
          </w:rPrChange>
        </w:rPr>
        <w:t xml:space="preserve">ח</w:t>
      </w:r>
      <w:r>
        <w:rPr>
          <w:rFonts w:hint="cs"/>
          <w:rtl/>
        </w:rPr>
        <w:t xml:space="preserve"> וריו'נ</w:t>
      </w:r>
      <w:r w:rsidRPr="00C35A2C">
        <w:rPr>
          <w:rtl/>
        </w:rPr>
        <w:t xml:space="preserve"> </w:t>
      </w:r>
      <w:r w:rsidRPr="00C35A2C">
        <w:rPr>
          <w:rFonts w:hint="cs"/>
          <w:rtl/>
        </w:rPr>
        <w:t>הלכו בדרך הגיעו לב' שבילין חד פתוח לעכו</w:t>
      </w:r>
      <w:r>
        <w:rPr>
          <w:rtl/>
        </w:rPr>
        <w:t>"</w:t>
      </w:r>
      <w:r w:rsidRPr="00C35A2C">
        <w:rPr>
          <w:rFonts w:hint="cs"/>
          <w:rtl/>
        </w:rPr>
        <w:t>ם וחד פתוח לפתח בית זונות</w:t>
      </w:r>
      <w:r w:rsidRPr="00C35A2C">
        <w:rPr>
          <w:rtl/>
        </w:rPr>
        <w:t>.</w:t>
      </w:r>
    </w:p>
    <w:p w14:paraId="465E1D78" w14:textId="77777777" w:rsidR="00910F84" w:rsidRPr="00C35A2C" w:rsidRDefault="00910F84" w:rsidP="00910F84">
      <w:pPr>
        <w:pStyle w:val="aff6"/>
        <w:framePr w:wrap="around"/>
        <w:rPr>
          <w:rtl/>
        </w:rPr>
      </w:pPr>
      <w:r w:rsidRPr="00C35A2C">
        <w:rPr>
          <w:rFonts w:hint="cs"/>
          <w:rtl/>
        </w:rPr>
        <w:lastRenderedPageBreak/>
        <w:t>יז:</w:t>
      </w:r>
    </w:p>
    <w:p w14:paraId="239D6780" w14:textId="77777777" w:rsidR="00910F84" w:rsidRDefault="00910F84" w:rsidP="00910F84">
      <w:pPr>
        <w:rPr>
          <w:rtl/>
        </w:rPr>
      </w:pPr>
      <w:r w:rsidRPr="00C35A2C">
        <w:rPr>
          <w:rFonts w:hint="cs"/>
          <w:rtl/>
        </w:rPr>
        <w:t>א</w:t>
      </w:r>
      <w:r>
        <w:rPr>
          <w:rtl/>
        </w:rPr>
        <w:t>"</w:t>
      </w:r>
      <w:r w:rsidRPr="00C35A2C">
        <w:rPr>
          <w:rFonts w:hint="cs"/>
          <w:rtl/>
        </w:rPr>
        <w:t>ל אחד לחבירו</w:t>
      </w:r>
      <w:r w:rsidRPr="00C35A2C">
        <w:rPr>
          <w:rtl/>
        </w:rPr>
        <w:t>: נ</w:t>
      </w:r>
      <w:r w:rsidRPr="00C35A2C">
        <w:rPr>
          <w:rFonts w:hint="cs"/>
          <w:rtl/>
        </w:rPr>
        <w:t>לך לפתח דעכו</w:t>
      </w:r>
      <w:r>
        <w:rPr>
          <w:rtl/>
        </w:rPr>
        <w:t>"</w:t>
      </w:r>
      <w:r w:rsidRPr="00C35A2C">
        <w:rPr>
          <w:rFonts w:hint="cs"/>
          <w:rtl/>
        </w:rPr>
        <w:t xml:space="preserve">ם </w:t>
      </w:r>
      <w:r w:rsidRPr="00C35A2C">
        <w:rPr>
          <w:rtl/>
        </w:rPr>
        <w:t>דנ</w:t>
      </w:r>
      <w:r w:rsidRPr="00C35A2C">
        <w:rPr>
          <w:rFonts w:hint="cs"/>
          <w:rtl/>
        </w:rPr>
        <w:t>שחט היצה</w:t>
      </w:r>
      <w:r>
        <w:rPr>
          <w:rtl/>
        </w:rPr>
        <w:t>"</w:t>
      </w:r>
      <w:r w:rsidRPr="00C35A2C">
        <w:rPr>
          <w:rFonts w:hint="cs"/>
          <w:rtl/>
        </w:rPr>
        <w:t xml:space="preserve">ר </w:t>
      </w:r>
    </w:p>
    <w:p w14:paraId="68986A58" w14:textId="77777777" w:rsidR="00910F84" w:rsidRDefault="00910F84" w:rsidP="00910F84">
      <w:pPr>
        <w:rPr>
          <w:rtl/>
        </w:rPr>
      </w:pPr>
      <w:r w:rsidRPr="00C35A2C">
        <w:rPr>
          <w:rFonts w:hint="cs"/>
          <w:rtl/>
        </w:rPr>
        <w:t>א</w:t>
      </w:r>
      <w:r>
        <w:rPr>
          <w:rtl/>
        </w:rPr>
        <w:t>"</w:t>
      </w:r>
      <w:r w:rsidRPr="00C35A2C">
        <w:rPr>
          <w:rFonts w:hint="cs"/>
          <w:rtl/>
        </w:rPr>
        <w:t>ל נלך אפתח בית זונות ונכוף ליצרנו ונקבל שכר</w:t>
      </w:r>
    </w:p>
    <w:p w14:paraId="3A34B1CC" w14:textId="77777777" w:rsidR="00910F84" w:rsidRDefault="00910F84" w:rsidP="00910F84">
      <w:pPr>
        <w:rPr>
          <w:rtl/>
        </w:rPr>
      </w:pPr>
      <w:r w:rsidRPr="00C35A2C">
        <w:rPr>
          <w:rFonts w:hint="cs"/>
          <w:rtl/>
        </w:rPr>
        <w:t xml:space="preserve">כשבאו לשם, ראום הזונות ונכנסו לבית קובתם, </w:t>
      </w:r>
    </w:p>
    <w:p w14:paraId="1295B44E" w14:textId="77777777" w:rsidR="00910F84" w:rsidRPr="00C35A2C" w:rsidRDefault="00910F84" w:rsidP="00910F84">
      <w:pPr>
        <w:rPr>
          <w:rtl/>
        </w:rPr>
      </w:pPr>
      <w:r w:rsidRPr="00C35A2C">
        <w:rPr>
          <w:rFonts w:hint="cs"/>
          <w:rtl/>
        </w:rPr>
        <w:t>א</w:t>
      </w:r>
      <w:r>
        <w:rPr>
          <w:rtl/>
        </w:rPr>
        <w:t>"</w:t>
      </w:r>
      <w:r w:rsidRPr="00C35A2C">
        <w:rPr>
          <w:rFonts w:hint="cs"/>
          <w:rtl/>
        </w:rPr>
        <w:t xml:space="preserve">ל מנא לך הא </w:t>
      </w:r>
      <w:r w:rsidRPr="00C35A2C">
        <w:rPr>
          <w:rtl/>
        </w:rPr>
        <w:t>א</w:t>
      </w:r>
      <w:r>
        <w:rPr>
          <w:rtl/>
        </w:rPr>
        <w:t>"</w:t>
      </w:r>
      <w:r w:rsidRPr="00C35A2C">
        <w:rPr>
          <w:rtl/>
        </w:rPr>
        <w:t>ל: מזימה תשמור עלך תבונה תנצרכה.</w:t>
      </w:r>
    </w:p>
    <w:p w14:paraId="1432DBF8" w14:textId="77777777" w:rsidR="00910F84" w:rsidRPr="00C35A2C" w:rsidRDefault="00910F84" w:rsidP="00910F84">
      <w:pPr>
        <w:pStyle w:val="afffa"/>
        <w:rPr>
          <w:rtl/>
        </w:rPr>
      </w:pPr>
      <w:r>
        <w:rPr>
          <w:rtl/>
        </w:rPr>
        <w:t xml:space="preserve">- </w:t>
      </w:r>
      <w:r w:rsidRPr="00C35A2C">
        <w:rPr>
          <w:rtl/>
        </w:rPr>
        <w:t xml:space="preserve"> ה</w:t>
      </w:r>
      <w:r>
        <w:rPr>
          <w:rtl/>
        </w:rPr>
        <w:t>"</w:t>
      </w:r>
      <w:r w:rsidRPr="00C35A2C">
        <w:rPr>
          <w:rtl/>
        </w:rPr>
        <w:t>ק: מדבר זימה תשמור עליך תורה תנצרכה.</w:t>
      </w:r>
    </w:p>
    <w:p w14:paraId="7E2D8571" w14:textId="77777777" w:rsidR="00910F84" w:rsidRPr="00C35A2C" w:rsidRDefault="00910F84" w:rsidP="00910F84">
      <w:pPr>
        <w:pStyle w:val="afffe"/>
        <w:rPr>
          <w:rtl/>
        </w:rPr>
      </w:pPr>
      <w:r>
        <w:rPr>
          <w:rtl/>
        </w:rPr>
        <w:t>׹</w:t>
      </w:r>
    </w:p>
    <w:p w14:paraId="336543C7" w14:textId="77777777" w:rsidR="00910F84" w:rsidRDefault="00910F84" w:rsidP="00910F84">
      <w:pPr>
        <w:rPr>
          <w:rtl/>
        </w:rPr>
      </w:pPr>
      <w:r w:rsidRPr="00C35A2C">
        <w:rPr>
          <w:b/>
          <w:bCs/>
          <w:rtl/>
        </w:rPr>
        <w:t>• ת</w:t>
      </w:r>
      <w:r>
        <w:rPr>
          <w:b/>
          <w:bCs/>
          <w:rtl/>
        </w:rPr>
        <w:t>"</w:t>
      </w:r>
      <w:r w:rsidRPr="00C35A2C">
        <w:rPr>
          <w:b/>
          <w:bCs/>
          <w:rtl/>
        </w:rPr>
        <w:t>ר</w:t>
      </w:r>
      <w:r w:rsidRPr="00C35A2C">
        <w:rPr>
          <w:rtl/>
        </w:rPr>
        <w:t>: כשנתפסו רבי אלעזר בן פרטא ורבי חנינא בן תרדיון,</w:t>
      </w:r>
    </w:p>
    <w:p w14:paraId="4EE5E95B" w14:textId="77777777" w:rsidR="00910F84" w:rsidRPr="00C35A2C" w:rsidRDefault="00910F84" w:rsidP="00910F84">
      <w:pPr>
        <w:rPr>
          <w:rtl/>
        </w:rPr>
      </w:pPr>
      <w:r w:rsidRPr="00C35A2C">
        <w:rPr>
          <w:rFonts w:hint="cs"/>
          <w:rtl/>
        </w:rPr>
        <w:t>א</w:t>
      </w:r>
      <w:r>
        <w:rPr>
          <w:rtl/>
        </w:rPr>
        <w:t>"</w:t>
      </w:r>
      <w:r>
        <w:rPr>
          <w:rFonts w:hint="cs"/>
          <w:rtl/>
        </w:rPr>
        <w:t xml:space="preserve">ל </w:t>
      </w:r>
      <w:r>
        <w:rPr>
          <w:rStyle w:val="affff1"/>
          <w:rFonts w:hint="cs"/>
          <w:rtl/>
          <w:rPrChange w:id="9242" w:author="מנוע אמוראים" w:date="2026-10-05T16:41:56Z">
            <w:rPr>
              <w:rFonts w:hint="cs"/>
              <w:rtl/>
            </w:rPr>
          </w:rPrChange>
        </w:rPr>
        <w:t xml:space="preserve">ראב</w:t>
      </w:r>
      <w:r>
        <w:rPr>
          <w:rStyle w:val="affff1"/>
          <w:rtl/>
          <w:rPrChange w:id="9243" w:author="מנוע אמוראים" w:date="2026-10-05T16:41:56Z">
            <w:rPr>
              <w:rtl/>
            </w:rPr>
          </w:rPrChange>
        </w:rPr>
        <w:t xml:space="preserve">"</w:t>
      </w:r>
      <w:r>
        <w:rPr>
          <w:rStyle w:val="affff1"/>
          <w:rFonts w:hint="cs"/>
          <w:rtl/>
          <w:rPrChange w:id="9244" w:author="מנוע אמוראים" w:date="2026-10-05T16:41:56Z">
            <w:rPr>
              <w:rFonts w:hint="cs"/>
              <w:rtl/>
            </w:rPr>
          </w:rPrChange>
        </w:rPr>
        <w:t xml:space="preserve">פ</w:t>
      </w:r>
      <w:r>
        <w:rPr>
          <w:rFonts w:hint="cs"/>
          <w:rtl/>
        </w:rPr>
        <w:t xml:space="preserve"> </w:t>
      </w:r>
      <w:r>
        <w:rPr>
          <w:rStyle w:val="affff1"/>
          <w:rFonts w:hint="cs"/>
          <w:rtl/>
          <w:rPrChange w:id="9245" w:author="מנוע אמוראים" w:date="2026-10-05T16:41:56Z">
            <w:rPr>
              <w:rFonts w:hint="cs"/>
              <w:rtl/>
            </w:rPr>
          </w:rPrChange>
        </w:rPr>
        <w:t xml:space="preserve">לרחב</w:t>
      </w:r>
      <w:r>
        <w:rPr>
          <w:rStyle w:val="affff1"/>
          <w:rtl/>
          <w:rPrChange w:id="9246" w:author="מנוע אמוראים" w:date="2026-10-05T16:41:56Z">
            <w:rPr>
              <w:rtl/>
            </w:rPr>
          </w:rPrChange>
        </w:rPr>
        <w:t xml:space="preserve">"</w:t>
      </w:r>
      <w:r>
        <w:rPr>
          <w:rStyle w:val="affff1"/>
          <w:rFonts w:hint="cs"/>
          <w:rtl/>
          <w:rPrChange w:id="9247" w:author="מנוע אמוראים" w:date="2026-10-05T16:41:56Z">
            <w:rPr>
              <w:rFonts w:hint="cs"/>
              <w:rtl/>
            </w:rPr>
          </w:rPrChange>
        </w:rPr>
        <w:t xml:space="preserve">ת</w:t>
      </w:r>
      <w:r w:rsidRPr="00C35A2C">
        <w:rPr>
          <w:rtl/>
        </w:rPr>
        <w:t>: אשריך שנתפסת על דבר אחד, אוי לי שנתפסתי על חמשה דברים.</w:t>
      </w:r>
    </w:p>
    <w:p w14:paraId="65362D82" w14:textId="77777777" w:rsidR="00910F84" w:rsidRDefault="00910F84" w:rsidP="00910F84">
      <w:pPr>
        <w:rPr>
          <w:rtl/>
        </w:rPr>
      </w:pPr>
      <w:r w:rsidRPr="00C35A2C">
        <w:rPr>
          <w:rtl/>
        </w:rPr>
        <w:t>א</w:t>
      </w:r>
      <w:r>
        <w:rPr>
          <w:rtl/>
        </w:rPr>
        <w:t>"</w:t>
      </w:r>
      <w:r w:rsidRPr="00C35A2C">
        <w:rPr>
          <w:rtl/>
        </w:rPr>
        <w:t>ל רבי חנינא: אשריך שנתפסת על חמשה דברים ואתה ניצול, אוי לי שנתפסתי על דבר אחד ואיני ניצול, שאת עסקת בתורה ובגמילות חסדים, ואני לא עסקתי אלא בתורה בלבד;</w:t>
      </w:r>
    </w:p>
    <w:p w14:paraId="6A7CD22E" w14:textId="77777777" w:rsidR="00910F84" w:rsidRPr="00C35A2C" w:rsidRDefault="00910F84" w:rsidP="00910F84">
      <w:pPr>
        <w:rPr>
          <w:rtl/>
        </w:rPr>
      </w:pPr>
      <w:r>
        <w:rPr>
          <w:rStyle w:val="affff1"/>
          <w:rFonts w:hint="cs"/>
          <w:rtl/>
          <w:rPrChange w:id="9248" w:author="מנוע אמוראים" w:date="2026-10-05T16:41:56Z">
            <w:rPr>
              <w:rFonts w:hint="cs"/>
              <w:rtl/>
            </w:rPr>
          </w:rPrChange>
        </w:rPr>
        <w:t xml:space="preserve">וכדר</w:t>
      </w:r>
      <w:r>
        <w:rPr>
          <w:rStyle w:val="affff1"/>
          <w:rtl/>
          <w:rPrChange w:id="9249" w:author="מנוע אמוראים" w:date="2026-10-05T16:41:56Z">
            <w:rPr>
              <w:rtl/>
            </w:rPr>
          </w:rPrChange>
        </w:rPr>
        <w:t xml:space="preserve">"</w:t>
      </w:r>
      <w:r>
        <w:rPr>
          <w:rStyle w:val="affff1"/>
          <w:rFonts w:hint="cs"/>
          <w:rtl/>
          <w:rPrChange w:id="9250" w:author="מנוע אמוראים" w:date="2026-10-05T16:41:56Z">
            <w:rPr>
              <w:rFonts w:hint="cs"/>
              <w:rtl/>
            </w:rPr>
          </w:rPrChange>
        </w:rPr>
        <w:t xml:space="preserve">ה</w:t>
      </w:r>
      <w:r w:rsidRPr="00C35A2C">
        <w:rPr>
          <w:rtl/>
        </w:rPr>
        <w:t>: כל העוסק בתורה בלבד דומה כמי שאין לו אלוה, שנא</w:t>
      </w:r>
      <w:r w:rsidRPr="00C35A2C">
        <w:rPr>
          <w:rFonts w:hint="cs"/>
          <w:rtl/>
        </w:rPr>
        <w:t>'</w:t>
      </w:r>
      <w:r w:rsidRPr="00C35A2C">
        <w:rPr>
          <w:rtl/>
        </w:rPr>
        <w:t xml:space="preserve">: </w:t>
      </w:r>
      <w:r w:rsidRPr="00095FC3">
        <w:rPr>
          <w:rStyle w:val="afffd"/>
          <w:rFonts w:hint="cs"/>
          <w:rtl/>
        </w:rPr>
        <w:t>'</w:t>
      </w:r>
      <w:r w:rsidRPr="00095FC3">
        <w:rPr>
          <w:rStyle w:val="afffd"/>
          <w:rtl/>
        </w:rPr>
        <w:t>וימים רבים לישראל ללא אלהי אמת וגו',</w:t>
      </w:r>
      <w:r w:rsidRPr="00C35A2C">
        <w:rPr>
          <w:rtl/>
        </w:rPr>
        <w:t xml:space="preserve"> </w:t>
      </w:r>
      <w:r w:rsidRPr="00C35A2C">
        <w:rPr>
          <w:rFonts w:hint="cs"/>
          <w:rtl/>
        </w:rPr>
        <w:t xml:space="preserve">- </w:t>
      </w:r>
      <w:r w:rsidRPr="00C35A2C">
        <w:rPr>
          <w:rtl/>
        </w:rPr>
        <w:t>שכל העוסק בתורה בלבד - דומה כמי שאין לו אלוה.</w:t>
      </w:r>
    </w:p>
    <w:p w14:paraId="51981583" w14:textId="77777777" w:rsidR="00910F84" w:rsidRDefault="00910F84" w:rsidP="00910F84">
      <w:pPr>
        <w:rPr>
          <w:rtl/>
        </w:rPr>
      </w:pPr>
      <w:r w:rsidRPr="00C35A2C">
        <w:rPr>
          <w:b/>
          <w:bCs/>
          <w:rtl/>
        </w:rPr>
        <w:t>ובג</w:t>
      </w:r>
      <w:r w:rsidRPr="00C35A2C">
        <w:rPr>
          <w:rFonts w:hint="cs"/>
          <w:b/>
          <w:bCs/>
          <w:rtl/>
        </w:rPr>
        <w:t>מ</w:t>
      </w:r>
      <w:r>
        <w:rPr>
          <w:b/>
          <w:bCs/>
          <w:rtl/>
        </w:rPr>
        <w:t>"</w:t>
      </w:r>
      <w:r w:rsidRPr="00C35A2C">
        <w:rPr>
          <w:rFonts w:hint="cs"/>
          <w:b/>
          <w:bCs/>
          <w:rtl/>
        </w:rPr>
        <w:t xml:space="preserve">ח לא עסק </w:t>
      </w:r>
      <w:r>
        <w:rPr>
          <w:rStyle w:val="affff1"/>
          <w:rFonts w:hint="cs"/>
          <w:rtl/>
          <w:rPrChange w:id="9251" w:author="מנוע אמוראים" w:date="2026-10-05T16:41:56Z">
            <w:rPr>
              <w:rFonts w:hint="cs"/>
              <w:rtl/>
            </w:rPr>
          </w:rPrChange>
        </w:rPr>
        <w:t xml:space="preserve">דראב</w:t>
      </w:r>
      <w:r>
        <w:rPr>
          <w:rStyle w:val="affff1"/>
          <w:rtl/>
          <w:rPrChange w:id="9252" w:author="מנוע אמוראים" w:date="2026-10-05T16:41:56Z">
            <w:rPr>
              <w:rtl/>
            </w:rPr>
          </w:rPrChange>
        </w:rPr>
        <w:t xml:space="preserve">"</w:t>
      </w:r>
      <w:r>
        <w:rPr>
          <w:rStyle w:val="affff1"/>
          <w:rFonts w:hint="cs"/>
          <w:rtl/>
          <w:rPrChange w:id="9253" w:author="מנוע אמוראים" w:date="2026-10-05T16:41:56Z">
            <w:rPr>
              <w:rFonts w:hint="cs"/>
              <w:rtl/>
            </w:rPr>
          </w:rPrChange>
        </w:rPr>
        <w:t xml:space="preserve">י</w:t>
      </w:r>
      <w:r w:rsidRPr="00C35A2C">
        <w:rPr>
          <w:rtl/>
        </w:rPr>
        <w:t xml:space="preserve">: לא </w:t>
      </w:r>
      <w:r>
        <w:rPr>
          <w:rtl/>
        </w:rPr>
        <w:t xml:space="preserve">יתן אדם מעותיו לארנקי של צדקה </w:t>
      </w:r>
      <w:r w:rsidRPr="00C35A2C">
        <w:rPr>
          <w:rtl/>
        </w:rPr>
        <w:t>אלא א</w:t>
      </w:r>
      <w:r>
        <w:rPr>
          <w:rtl/>
        </w:rPr>
        <w:t>"</w:t>
      </w:r>
      <w:r w:rsidRPr="00C35A2C">
        <w:rPr>
          <w:rtl/>
        </w:rPr>
        <w:t>כ ממונה עליו ת</w:t>
      </w:r>
      <w:r>
        <w:rPr>
          <w:rtl/>
        </w:rPr>
        <w:t>"</w:t>
      </w:r>
      <w:r>
        <w:rPr>
          <w:rFonts w:hint="cs"/>
          <w:rtl/>
        </w:rPr>
        <w:t xml:space="preserve">ח </w:t>
      </w:r>
      <w:r>
        <w:rPr>
          <w:rStyle w:val="affff1"/>
          <w:rFonts w:hint="cs"/>
          <w:rtl/>
          <w:rPrChange w:id="9254" w:author="מנוע אמוראים" w:date="2026-10-05T16:41:56Z">
            <w:rPr>
              <w:rFonts w:hint="cs"/>
              <w:rtl/>
            </w:rPr>
          </w:rPrChange>
        </w:rPr>
        <w:t xml:space="preserve">כרחב</w:t>
      </w:r>
      <w:r>
        <w:rPr>
          <w:rStyle w:val="affff1"/>
          <w:rtl/>
          <w:rPrChange w:id="9255" w:author="מנוע אמוראים" w:date="2026-10-05T16:41:56Z">
            <w:rPr>
              <w:rtl/>
            </w:rPr>
          </w:rPrChange>
        </w:rPr>
        <w:t xml:space="preserve">"</w:t>
      </w:r>
      <w:r>
        <w:rPr>
          <w:rStyle w:val="affff1"/>
          <w:rFonts w:hint="cs"/>
          <w:rtl/>
          <w:rPrChange w:id="9256" w:author="מנוע אמוראים" w:date="2026-10-05T16:41:56Z">
            <w:rPr>
              <w:rFonts w:hint="cs"/>
              <w:rtl/>
            </w:rPr>
          </w:rPrChange>
        </w:rPr>
        <w:t xml:space="preserve">ת</w:t>
      </w:r>
    </w:p>
    <w:p w14:paraId="527E2485" w14:textId="77777777" w:rsidR="00910F84" w:rsidRPr="00C35A2C" w:rsidRDefault="00910F84" w:rsidP="00910F84">
      <w:pPr>
        <w:rPr>
          <w:rtl/>
        </w:rPr>
      </w:pPr>
      <w:r w:rsidRPr="00C35A2C">
        <w:rPr>
          <w:rtl/>
        </w:rPr>
        <w:t>–</w:t>
      </w:r>
      <w:r w:rsidRPr="00C35A2C">
        <w:rPr>
          <w:rFonts w:hint="cs"/>
          <w:rtl/>
        </w:rPr>
        <w:t xml:space="preserve"> שם הימנוהו אבל לא עשה.</w:t>
      </w:r>
    </w:p>
    <w:p w14:paraId="4C4BEBAA" w14:textId="77777777" w:rsidR="00910F84" w:rsidRDefault="00910F84" w:rsidP="00910F84">
      <w:pPr>
        <w:rPr>
          <w:rtl/>
        </w:rPr>
      </w:pPr>
      <w:r w:rsidRPr="00C35A2C">
        <w:rPr>
          <w:rFonts w:hint="cs"/>
          <w:rtl/>
        </w:rPr>
        <w:t>והך דא</w:t>
      </w:r>
      <w:r>
        <w:rPr>
          <w:rtl/>
        </w:rPr>
        <w:t>"</w:t>
      </w:r>
      <w:r w:rsidRPr="00C35A2C">
        <w:rPr>
          <w:rFonts w:hint="cs"/>
          <w:rtl/>
        </w:rPr>
        <w:t>ל</w:t>
      </w:r>
      <w:r w:rsidRPr="00C35A2C">
        <w:rPr>
          <w:rtl/>
        </w:rPr>
        <w:t xml:space="preserve">: מעות של פורים נתחלפו לי במעות של צדקה וחלקתים לעניים! </w:t>
      </w:r>
      <w:r w:rsidRPr="00C35A2C">
        <w:rPr>
          <w:rFonts w:hint="cs"/>
          <w:rtl/>
        </w:rPr>
        <w:t>- עבד אבל לא כדבעי ליה</w:t>
      </w:r>
    </w:p>
    <w:p w14:paraId="179CC16F" w14:textId="77777777" w:rsidR="00910F84" w:rsidRPr="00C35A2C" w:rsidRDefault="00910F84" w:rsidP="00910F84">
      <w:pPr>
        <w:rPr>
          <w:rtl/>
        </w:rPr>
      </w:pPr>
      <w:r w:rsidRPr="00C35A2C">
        <w:rPr>
          <w:rFonts w:hint="cs"/>
          <w:b/>
          <w:bCs/>
          <w:rtl/>
        </w:rPr>
        <w:t>א.</w:t>
      </w:r>
      <w:r>
        <w:rPr>
          <w:rFonts w:hint="cs"/>
          <w:rtl/>
        </w:rPr>
        <w:t xml:space="preserve"> והביאוהו </w:t>
      </w:r>
      <w:r>
        <w:rPr>
          <w:rStyle w:val="affff1"/>
          <w:rFonts w:hint="cs"/>
          <w:rtl/>
          <w:rPrChange w:id="9257" w:author="מנוע אמוראים" w:date="2026-10-05T16:41:56Z">
            <w:rPr>
              <w:rFonts w:hint="cs"/>
              <w:rtl/>
            </w:rPr>
          </w:rPrChange>
        </w:rPr>
        <w:t xml:space="preserve">לראב</w:t>
      </w:r>
      <w:r>
        <w:rPr>
          <w:rStyle w:val="affff1"/>
          <w:rtl/>
          <w:rPrChange w:id="9258" w:author="מנוע אמוראים" w:date="2026-10-05T16:41:56Z">
            <w:rPr>
              <w:rtl/>
            </w:rPr>
          </w:rPrChange>
        </w:rPr>
        <w:t xml:space="preserve">"</w:t>
      </w:r>
      <w:r>
        <w:rPr>
          <w:rStyle w:val="affff1"/>
          <w:rFonts w:hint="cs"/>
          <w:rtl/>
          <w:rPrChange w:id="9259" w:author="מנוע אמוראים" w:date="2026-10-05T16:41:56Z">
            <w:rPr>
              <w:rFonts w:hint="cs"/>
              <w:rtl/>
            </w:rPr>
          </w:rPrChange>
        </w:rPr>
        <w:t xml:space="preserve">פ</w:t>
      </w:r>
      <w:r w:rsidRPr="00C35A2C">
        <w:rPr>
          <w:rtl/>
        </w:rPr>
        <w:t xml:space="preserve"> אמרו: מ</w:t>
      </w:r>
      <w:r>
        <w:rPr>
          <w:rtl/>
        </w:rPr>
        <w:t>"</w:t>
      </w:r>
      <w:r w:rsidRPr="00C35A2C">
        <w:rPr>
          <w:rtl/>
        </w:rPr>
        <w:t xml:space="preserve">ט </w:t>
      </w:r>
      <w:r w:rsidRPr="00C35A2C">
        <w:rPr>
          <w:rFonts w:hint="cs"/>
          <w:rtl/>
        </w:rPr>
        <w:t>למדת ומ</w:t>
      </w:r>
      <w:r>
        <w:rPr>
          <w:rtl/>
        </w:rPr>
        <w:t>"</w:t>
      </w:r>
      <w:r w:rsidRPr="00C35A2C">
        <w:rPr>
          <w:rFonts w:hint="cs"/>
          <w:rtl/>
        </w:rPr>
        <w:t>ט גנבת,</w:t>
      </w:r>
    </w:p>
    <w:p w14:paraId="73B58FA5" w14:textId="77777777" w:rsidR="00910F84" w:rsidRDefault="00910F84" w:rsidP="00910F84">
      <w:pPr>
        <w:rPr>
          <w:rtl/>
        </w:rPr>
      </w:pPr>
      <w:r w:rsidRPr="00C35A2C">
        <w:rPr>
          <w:rtl/>
        </w:rPr>
        <w:t>א</w:t>
      </w:r>
      <w:r>
        <w:rPr>
          <w:rtl/>
        </w:rPr>
        <w:t>"</w:t>
      </w:r>
      <w:r w:rsidRPr="00C35A2C">
        <w:rPr>
          <w:rFonts w:hint="cs"/>
          <w:rtl/>
        </w:rPr>
        <w:t>ל</w:t>
      </w:r>
      <w:r w:rsidRPr="00C35A2C">
        <w:rPr>
          <w:rtl/>
        </w:rPr>
        <w:t xml:space="preserve">: </w:t>
      </w:r>
      <w:r w:rsidRPr="00C35A2C">
        <w:rPr>
          <w:rFonts w:hint="cs"/>
          <w:rtl/>
        </w:rPr>
        <w:t>מי שהוא בעל חרב אינו בעל ספר ומי שהוא בעל ספר אינו יכול להיות בעל חרב ומדזה אינו גם זה אינו</w:t>
      </w:r>
    </w:p>
    <w:p w14:paraId="1754A25B" w14:textId="77777777" w:rsidR="00910F84" w:rsidRPr="00C35A2C" w:rsidRDefault="00910F84" w:rsidP="00910F84">
      <w:pPr>
        <w:rPr>
          <w:rtl/>
        </w:rPr>
      </w:pPr>
      <w:r w:rsidRPr="00C35A2C">
        <w:rPr>
          <w:rFonts w:hint="cs"/>
          <w:b/>
          <w:bCs/>
          <w:rtl/>
        </w:rPr>
        <w:t>ב.</w:t>
      </w:r>
      <w:r w:rsidRPr="00C35A2C">
        <w:rPr>
          <w:rFonts w:hint="cs"/>
          <w:rtl/>
        </w:rPr>
        <w:t xml:space="preserve"> שאלוהו ולמה </w:t>
      </w:r>
      <w:r w:rsidRPr="00C35A2C">
        <w:rPr>
          <w:rtl/>
        </w:rPr>
        <w:t>קרו לך רבי</w:t>
      </w:r>
      <w:r w:rsidRPr="00C35A2C">
        <w:rPr>
          <w:rFonts w:hint="cs"/>
          <w:rtl/>
        </w:rPr>
        <w:t>- א</w:t>
      </w:r>
      <w:r>
        <w:rPr>
          <w:rtl/>
        </w:rPr>
        <w:t>"</w:t>
      </w:r>
      <w:r w:rsidRPr="00C35A2C">
        <w:rPr>
          <w:rFonts w:hint="cs"/>
          <w:rtl/>
        </w:rPr>
        <w:t>ל</w:t>
      </w:r>
      <w:r w:rsidRPr="00C35A2C">
        <w:rPr>
          <w:rtl/>
        </w:rPr>
        <w:t xml:space="preserve"> </w:t>
      </w:r>
      <w:r w:rsidRPr="00C35A2C">
        <w:rPr>
          <w:rFonts w:hint="cs"/>
          <w:rtl/>
        </w:rPr>
        <w:t>ד</w:t>
      </w:r>
      <w:r w:rsidRPr="00C35A2C">
        <w:rPr>
          <w:rtl/>
        </w:rPr>
        <w:t xml:space="preserve">רבן של </w:t>
      </w:r>
      <w:r w:rsidRPr="00C35A2C">
        <w:rPr>
          <w:rFonts w:hint="cs"/>
          <w:rtl/>
        </w:rPr>
        <w:t>גרדיים</w:t>
      </w:r>
      <w:r w:rsidRPr="00C35A2C">
        <w:rPr>
          <w:rtl/>
        </w:rPr>
        <w:t xml:space="preserve"> </w:t>
      </w:r>
      <w:r w:rsidRPr="00C35A2C">
        <w:rPr>
          <w:rFonts w:hint="cs"/>
          <w:rtl/>
        </w:rPr>
        <w:t xml:space="preserve">[אורגים] </w:t>
      </w:r>
      <w:r w:rsidRPr="00C35A2C">
        <w:rPr>
          <w:rtl/>
        </w:rPr>
        <w:t>אני.</w:t>
      </w:r>
    </w:p>
    <w:p w14:paraId="24E548D0" w14:textId="77777777" w:rsidR="00910F84" w:rsidRDefault="00910F84" w:rsidP="00910F84">
      <w:pPr>
        <w:rPr>
          <w:rtl/>
        </w:rPr>
      </w:pPr>
      <w:r>
        <w:rPr>
          <w:rFonts w:hint="cs"/>
          <w:rtl/>
        </w:rPr>
        <w:t xml:space="preserve"> </w:t>
      </w:r>
      <w:r w:rsidRPr="00C35A2C">
        <w:rPr>
          <w:rFonts w:hint="cs"/>
          <w:rtl/>
        </w:rPr>
        <w:t xml:space="preserve">   שאלוהו על ב' פקעיות פשתן מה שתי ומה ערב, ונעשה נס ובא דבורה נקבה על ערב, וזכר על שתי.</w:t>
      </w:r>
    </w:p>
    <w:p w14:paraId="0B271F8B" w14:textId="77777777" w:rsidR="00910F84" w:rsidRPr="00C35A2C" w:rsidRDefault="00910F84" w:rsidP="00910F84">
      <w:pPr>
        <w:rPr>
          <w:b/>
          <w:bCs/>
          <w:rtl/>
        </w:rPr>
      </w:pPr>
      <w:r w:rsidRPr="00C35A2C">
        <w:rPr>
          <w:rFonts w:hint="cs"/>
          <w:b/>
          <w:bCs/>
          <w:rtl/>
        </w:rPr>
        <w:t>ג.</w:t>
      </w:r>
      <w:r w:rsidRPr="00C35A2C">
        <w:rPr>
          <w:rFonts w:hint="cs"/>
          <w:rtl/>
        </w:rPr>
        <w:t xml:space="preserve"> שאלוהו</w:t>
      </w:r>
      <w:r w:rsidRPr="00C35A2C">
        <w:rPr>
          <w:rtl/>
        </w:rPr>
        <w:t>: ומ</w:t>
      </w:r>
      <w:r>
        <w:rPr>
          <w:rtl/>
        </w:rPr>
        <w:t>"</w:t>
      </w:r>
      <w:r w:rsidRPr="00C35A2C">
        <w:rPr>
          <w:rtl/>
        </w:rPr>
        <w:t xml:space="preserve">ט לא </w:t>
      </w:r>
      <w:r w:rsidRPr="00C35A2C">
        <w:rPr>
          <w:rFonts w:hint="cs"/>
          <w:rtl/>
        </w:rPr>
        <w:t>באת לבית ע</w:t>
      </w:r>
      <w:r>
        <w:rPr>
          <w:rtl/>
        </w:rPr>
        <w:t>"</w:t>
      </w:r>
      <w:r>
        <w:rPr>
          <w:rFonts w:hint="cs"/>
          <w:rtl/>
        </w:rPr>
        <w:t xml:space="preserve">ז </w:t>
      </w:r>
      <w:r w:rsidRPr="00C35A2C">
        <w:rPr>
          <w:rtl/>
        </w:rPr>
        <w:t>אמר להו: זקן הייתי ומתיירא אני שמא תרמסוני ברגליכם.</w:t>
      </w:r>
    </w:p>
    <w:p w14:paraId="76F1D203" w14:textId="77777777" w:rsidR="00910F84" w:rsidRPr="00C35A2C" w:rsidRDefault="00910F84" w:rsidP="00910F84">
      <w:pPr>
        <w:rPr>
          <w:b/>
          <w:bCs/>
          <w:rtl/>
        </w:rPr>
      </w:pPr>
      <w:r w:rsidRPr="00C35A2C">
        <w:rPr>
          <w:rFonts w:hint="cs"/>
          <w:b/>
          <w:bCs/>
          <w:rtl/>
        </w:rPr>
        <w:t>ד.</w:t>
      </w:r>
      <w:r w:rsidRPr="00C35A2C">
        <w:rPr>
          <w:rFonts w:hint="cs"/>
          <w:rtl/>
        </w:rPr>
        <w:t xml:space="preserve"> שאלוהו</w:t>
      </w:r>
      <w:r w:rsidRPr="00C35A2C">
        <w:rPr>
          <w:rtl/>
        </w:rPr>
        <w:t xml:space="preserve">: ועד </w:t>
      </w:r>
      <w:r w:rsidRPr="00C35A2C">
        <w:rPr>
          <w:rFonts w:hint="cs"/>
          <w:rtl/>
        </w:rPr>
        <w:t xml:space="preserve">עכשיו </w:t>
      </w:r>
      <w:r w:rsidRPr="00C35A2C">
        <w:rPr>
          <w:rtl/>
        </w:rPr>
        <w:t>כמה</w:t>
      </w:r>
      <w:r w:rsidRPr="00C35A2C">
        <w:rPr>
          <w:rFonts w:hint="cs"/>
          <w:rtl/>
        </w:rPr>
        <w:t xml:space="preserve"> זקנים נרמסו</w:t>
      </w:r>
      <w:r w:rsidRPr="00C35A2C">
        <w:rPr>
          <w:rtl/>
        </w:rPr>
        <w:t>? א</w:t>
      </w:r>
      <w:r w:rsidRPr="00C35A2C">
        <w:rPr>
          <w:rFonts w:hint="cs"/>
          <w:rtl/>
        </w:rPr>
        <w:t>רע נס ואותו יום נרמס חד סבא</w:t>
      </w:r>
    </w:p>
    <w:p w14:paraId="3612B7F9" w14:textId="77777777" w:rsidR="00910F84" w:rsidRDefault="00910F84" w:rsidP="00910F84">
      <w:pPr>
        <w:rPr>
          <w:rtl/>
        </w:rPr>
      </w:pPr>
      <w:r w:rsidRPr="00C35A2C">
        <w:rPr>
          <w:rFonts w:hint="cs"/>
          <w:b/>
          <w:bCs/>
          <w:rtl/>
        </w:rPr>
        <w:t>ה.</w:t>
      </w:r>
      <w:r w:rsidRPr="00C35A2C">
        <w:rPr>
          <w:rFonts w:hint="cs"/>
          <w:rtl/>
        </w:rPr>
        <w:t xml:space="preserve"> שאלוהו </w:t>
      </w:r>
      <w:r w:rsidRPr="00C35A2C">
        <w:rPr>
          <w:rtl/>
        </w:rPr>
        <w:t>ומ</w:t>
      </w:r>
      <w:r>
        <w:rPr>
          <w:rtl/>
        </w:rPr>
        <w:t>"</w:t>
      </w:r>
      <w:r w:rsidRPr="00C35A2C">
        <w:rPr>
          <w:rtl/>
        </w:rPr>
        <w:t xml:space="preserve">ט </w:t>
      </w:r>
      <w:r w:rsidRPr="00C35A2C">
        <w:rPr>
          <w:rFonts w:hint="cs"/>
          <w:rtl/>
        </w:rPr>
        <w:t>שחררת עבדך לחירות - א</w:t>
      </w:r>
      <w:r>
        <w:rPr>
          <w:rtl/>
        </w:rPr>
        <w:t>"</w:t>
      </w:r>
      <w:r w:rsidRPr="00C35A2C">
        <w:rPr>
          <w:rFonts w:hint="cs"/>
          <w:rtl/>
        </w:rPr>
        <w:t>ל להד</w:t>
      </w:r>
      <w:r>
        <w:rPr>
          <w:rtl/>
        </w:rPr>
        <w:t>"</w:t>
      </w:r>
      <w:r w:rsidRPr="00C35A2C">
        <w:rPr>
          <w:rFonts w:hint="cs"/>
          <w:rtl/>
        </w:rPr>
        <w:t>ם</w:t>
      </w:r>
    </w:p>
    <w:p w14:paraId="0728A11B" w14:textId="77777777" w:rsidR="00910F84" w:rsidRDefault="00910F84" w:rsidP="00910F84">
      <w:pPr>
        <w:rPr>
          <w:rtl/>
        </w:rPr>
      </w:pPr>
      <w:r w:rsidRPr="00C35A2C">
        <w:rPr>
          <w:rFonts w:hint="cs"/>
          <w:rtl/>
        </w:rPr>
        <w:t xml:space="preserve">בא אחד להעיד בו, ומיד בא </w:t>
      </w:r>
      <w:r w:rsidRPr="00C35A2C">
        <w:rPr>
          <w:rtl/>
        </w:rPr>
        <w:t xml:space="preserve">אליהו </w:t>
      </w:r>
      <w:r w:rsidRPr="00C35A2C">
        <w:rPr>
          <w:rFonts w:hint="cs"/>
          <w:rtl/>
        </w:rPr>
        <w:t xml:space="preserve">ונדמה להם כחד מחשובי המלכות ואמר לו שלא יעיד כי מכך שארע נס בכל ארבעת הדברים גם בענין החמישי[העבד] יארע הנס,  ולא השגיח בו. </w:t>
      </w:r>
    </w:p>
    <w:p w14:paraId="3CB92D86" w14:textId="77777777" w:rsidR="00910F84" w:rsidRPr="00C35A2C" w:rsidRDefault="00910F84" w:rsidP="00910F84">
      <w:pPr>
        <w:rPr>
          <w:rtl/>
        </w:rPr>
      </w:pPr>
      <w:r w:rsidRPr="00C35A2C">
        <w:rPr>
          <w:rFonts w:hint="cs"/>
          <w:rtl/>
        </w:rPr>
        <w:t>ולאותו אדם היתה אגרת חשובה למלכות ששלחו לקיסר על ידו, לקח אליהו האיגרת וזרקה ת' פרסה וכיון שהלך שוב לא בא</w:t>
      </w:r>
    </w:p>
    <w:p w14:paraId="271447AC" w14:textId="77777777" w:rsidR="00910F84" w:rsidRPr="00C35A2C" w:rsidRDefault="00910F84" w:rsidP="00910F84">
      <w:pPr>
        <w:rPr>
          <w:rtl/>
        </w:rPr>
      </w:pPr>
    </w:p>
    <w:p w14:paraId="500E4ABB" w14:textId="77777777" w:rsidR="00910F84" w:rsidRPr="00C35A2C" w:rsidRDefault="00910F84" w:rsidP="00910F84">
      <w:pPr>
        <w:rPr>
          <w:rtl/>
        </w:rPr>
      </w:pPr>
      <w:r w:rsidRPr="00C35A2C">
        <w:rPr>
          <w:rtl/>
        </w:rPr>
        <w:t xml:space="preserve">• </w:t>
      </w:r>
      <w:r>
        <w:rPr>
          <w:rFonts w:hint="cs"/>
          <w:rtl/>
        </w:rPr>
        <w:t xml:space="preserve">הביאו </w:t>
      </w:r>
      <w:r>
        <w:rPr>
          <w:rStyle w:val="affff1"/>
          <w:rFonts w:hint="cs"/>
          <w:rtl/>
          <w:rPrChange w:id="9260" w:author="מנוע אמוראים" w:date="2026-10-05T16:41:56Z">
            <w:rPr>
              <w:rFonts w:hint="cs"/>
              <w:rtl/>
            </w:rPr>
          </w:rPrChange>
        </w:rPr>
        <w:t xml:space="preserve">לרחב</w:t>
      </w:r>
      <w:r>
        <w:rPr>
          <w:rStyle w:val="affff1"/>
          <w:rtl/>
          <w:rPrChange w:id="9261" w:author="מנוע אמוראים" w:date="2026-10-05T16:41:56Z">
            <w:rPr>
              <w:rtl/>
            </w:rPr>
          </w:rPrChange>
        </w:rPr>
        <w:t xml:space="preserve">"</w:t>
      </w:r>
      <w:r>
        <w:rPr>
          <w:rStyle w:val="affff1"/>
          <w:rFonts w:hint="cs"/>
          <w:rtl/>
          <w:rPrChange w:id="9262" w:author="מנוע אמוראים" w:date="2026-10-05T16:41:56Z">
            <w:rPr>
              <w:rFonts w:hint="cs"/>
              <w:rtl/>
            </w:rPr>
          </w:rPrChange>
        </w:rPr>
        <w:t xml:space="preserve">ת</w:t>
      </w:r>
      <w:r w:rsidRPr="00C35A2C">
        <w:rPr>
          <w:rtl/>
        </w:rPr>
        <w:t xml:space="preserve"> </w:t>
      </w:r>
      <w:r w:rsidRPr="00C35A2C">
        <w:rPr>
          <w:rFonts w:hint="cs"/>
          <w:rtl/>
        </w:rPr>
        <w:t>א</w:t>
      </w:r>
      <w:r>
        <w:rPr>
          <w:rtl/>
        </w:rPr>
        <w:t>"</w:t>
      </w:r>
      <w:r w:rsidRPr="00C35A2C">
        <w:rPr>
          <w:rFonts w:hint="cs"/>
          <w:rtl/>
        </w:rPr>
        <w:t>ל אמאי עסקת בתורה א</w:t>
      </w:r>
      <w:r>
        <w:rPr>
          <w:rtl/>
        </w:rPr>
        <w:t>"</w:t>
      </w:r>
      <w:r w:rsidRPr="00C35A2C">
        <w:rPr>
          <w:rFonts w:hint="cs"/>
          <w:rtl/>
        </w:rPr>
        <w:t>ל</w:t>
      </w:r>
      <w:r w:rsidRPr="00C35A2C">
        <w:rPr>
          <w:rtl/>
        </w:rPr>
        <w:t xml:space="preserve">: </w:t>
      </w:r>
      <w:r w:rsidRPr="00986177">
        <w:rPr>
          <w:rStyle w:val="afffd"/>
          <w:rtl/>
        </w:rPr>
        <w:t>כאשר צוני ה' אלהי</w:t>
      </w:r>
      <w:r w:rsidRPr="00C35A2C">
        <w:rPr>
          <w:rtl/>
        </w:rPr>
        <w:t>.</w:t>
      </w:r>
    </w:p>
    <w:p w14:paraId="4F55B915" w14:textId="77777777" w:rsidR="00910F84" w:rsidRPr="00C35A2C" w:rsidRDefault="00910F84" w:rsidP="00910F84">
      <w:pPr>
        <w:rPr>
          <w:rtl/>
        </w:rPr>
      </w:pPr>
      <w:r w:rsidRPr="00C35A2C">
        <w:rPr>
          <w:rtl/>
        </w:rPr>
        <w:t>מיד גזרו עליו לשריפה, ועל אשתו להריגה, ועל בתו לישב בקובה של זונות.</w:t>
      </w:r>
    </w:p>
    <w:p w14:paraId="26AA299B" w14:textId="77777777" w:rsidR="00910F84" w:rsidRDefault="00910F84" w:rsidP="00910F84">
      <w:pPr>
        <w:rPr>
          <w:rtl/>
        </w:rPr>
      </w:pPr>
      <w:r w:rsidRPr="00C35A2C">
        <w:rPr>
          <w:rtl/>
        </w:rPr>
        <w:t>עליו לשריפה, שהיה הוגה את השם באותיותיו.</w:t>
      </w:r>
      <w:r>
        <w:rPr>
          <w:rFonts w:hint="cs"/>
          <w:rtl/>
        </w:rPr>
        <w:t xml:space="preserve"> ולהתלמד עשה</w:t>
      </w:r>
      <w:r w:rsidRPr="00C35A2C">
        <w:rPr>
          <w:rFonts w:hint="cs"/>
          <w:rtl/>
        </w:rPr>
        <w:t xml:space="preserve"> </w:t>
      </w:r>
      <w:r w:rsidRPr="00986177">
        <w:rPr>
          <w:rStyle w:val="afffd"/>
          <w:rFonts w:hint="cs"/>
          <w:rtl/>
        </w:rPr>
        <w:t xml:space="preserve">דלא תלמד לעשות </w:t>
      </w:r>
      <w:r w:rsidRPr="00C35A2C">
        <w:rPr>
          <w:rFonts w:hint="cs"/>
          <w:rtl/>
        </w:rPr>
        <w:t>אבל אתה מתלמד להבין ולהורות דבלא זה אין חלק לעוה</w:t>
      </w:r>
      <w:r>
        <w:rPr>
          <w:rtl/>
        </w:rPr>
        <w:t>"</w:t>
      </w:r>
      <w:r w:rsidRPr="00C35A2C">
        <w:rPr>
          <w:rFonts w:hint="cs"/>
          <w:rtl/>
        </w:rPr>
        <w:t>ב</w:t>
      </w:r>
    </w:p>
    <w:p w14:paraId="690AE404" w14:textId="77777777" w:rsidR="00910F84" w:rsidRPr="00C35A2C" w:rsidRDefault="00910F84" w:rsidP="00910F84">
      <w:pPr>
        <w:pStyle w:val="aff6"/>
        <w:framePr w:wrap="around"/>
        <w:rPr>
          <w:rtl/>
        </w:rPr>
      </w:pPr>
      <w:r w:rsidRPr="00C35A2C">
        <w:rPr>
          <w:rFonts w:hint="cs"/>
          <w:rtl/>
        </w:rPr>
        <w:t>יח.</w:t>
      </w:r>
    </w:p>
    <w:p w14:paraId="61DA5CF2" w14:textId="77777777" w:rsidR="00910F84" w:rsidRPr="00C35A2C" w:rsidRDefault="00910F84" w:rsidP="00910F84">
      <w:pPr>
        <w:rPr>
          <w:rtl/>
        </w:rPr>
      </w:pPr>
      <w:r w:rsidRPr="00C35A2C">
        <w:rPr>
          <w:rFonts w:hint="cs"/>
          <w:rtl/>
        </w:rPr>
        <w:t xml:space="preserve">ואיענש </w:t>
      </w:r>
      <w:r w:rsidRPr="00C35A2C">
        <w:rPr>
          <w:rtl/>
        </w:rPr>
        <w:t>משום הוגה את השם בפרהסיא [דהוי].</w:t>
      </w:r>
    </w:p>
    <w:p w14:paraId="112C948C" w14:textId="77777777" w:rsidR="00910F84" w:rsidRPr="00C35A2C" w:rsidRDefault="00910F84" w:rsidP="00910F84">
      <w:pPr>
        <w:rPr>
          <w:rtl/>
        </w:rPr>
      </w:pPr>
      <w:r>
        <w:rPr>
          <w:rtl/>
        </w:rPr>
        <w:t>ועל אשתו להריגה, דלא מיחה ב</w:t>
      </w:r>
      <w:r w:rsidRPr="00C35A2C">
        <w:rPr>
          <w:rtl/>
        </w:rPr>
        <w:t>ה</w:t>
      </w:r>
      <w:r w:rsidRPr="00C35A2C">
        <w:rPr>
          <w:rFonts w:hint="cs"/>
          <w:rtl/>
        </w:rPr>
        <w:t xml:space="preserve"> </w:t>
      </w:r>
      <w:r w:rsidRPr="00C35A2C">
        <w:rPr>
          <w:rtl/>
        </w:rPr>
        <w:t>מכאן אמרו: כל מי שיש בידו למחות ואינו מוחה - נענש עליו.</w:t>
      </w:r>
    </w:p>
    <w:p w14:paraId="764B7029" w14:textId="77777777" w:rsidR="00910F84" w:rsidRPr="00C35A2C" w:rsidRDefault="00910F84" w:rsidP="00910F84">
      <w:pPr>
        <w:rPr>
          <w:rtl/>
        </w:rPr>
      </w:pPr>
      <w:r>
        <w:rPr>
          <w:rtl/>
        </w:rPr>
        <w:t xml:space="preserve">ועל בתו לישב בקובה של זונות, </w:t>
      </w:r>
      <w:r>
        <w:rPr>
          <w:rStyle w:val="affff1"/>
          <w:rtl/>
          <w:rPrChange w:id="9263" w:author="מנוע אמוראים" w:date="2026-10-05T16:41:56Z">
            <w:rPr>
              <w:rtl/>
            </w:rPr>
          </w:rPrChange>
        </w:rPr>
        <w:t xml:space="preserve">דא</w:t>
      </w:r>
      <w:r>
        <w:rPr>
          <w:rStyle w:val="affff1"/>
          <w:rFonts w:hint="cs"/>
          <w:rtl/>
          <w:rPrChange w:id="9264" w:author="מנוע אמוראים" w:date="2026-10-05T16:41:56Z">
            <w:rPr>
              <w:rFonts w:hint="cs"/>
              <w:rtl/>
            </w:rPr>
          </w:rPrChange>
        </w:rPr>
        <w:t xml:space="preserve">רי</w:t>
      </w:r>
      <w:r>
        <w:rPr>
          <w:rStyle w:val="affff1"/>
          <w:rtl/>
          <w:rPrChange w:id="9265" w:author="מנוע אמוראים" w:date="2026-10-05T16:41:56Z">
            <w:rPr>
              <w:rtl/>
            </w:rPr>
          </w:rPrChange>
        </w:rPr>
        <w:t xml:space="preserve">"</w:t>
      </w:r>
      <w:r>
        <w:rPr>
          <w:rStyle w:val="affff1"/>
          <w:rFonts w:hint="cs"/>
          <w:rtl/>
          <w:rPrChange w:id="9266" w:author="מנוע אמוראים" w:date="2026-10-05T16:41:56Z">
            <w:rPr>
              <w:rFonts w:hint="cs"/>
              <w:rtl/>
            </w:rPr>
          </w:rPrChange>
        </w:rPr>
        <w:t xml:space="preserve">ו</w:t>
      </w:r>
      <w:r w:rsidRPr="00C35A2C">
        <w:rPr>
          <w:rtl/>
        </w:rPr>
        <w:t>: פעם אחת היתה בתו מהלכת לפני גדולי רומי, אמרו: כמה נאות פסיעותיה של ריבה זו, מיד דקדקה בפסיעותיה.</w:t>
      </w:r>
    </w:p>
    <w:p w14:paraId="471AC2AA" w14:textId="77777777" w:rsidR="00910F84" w:rsidRPr="00C35A2C" w:rsidRDefault="00910F84" w:rsidP="00910F84">
      <w:pPr>
        <w:rPr>
          <w:rtl/>
        </w:rPr>
      </w:pPr>
      <w:r>
        <w:rPr>
          <w:rtl/>
        </w:rPr>
        <w:t xml:space="preserve">והיינו </w:t>
      </w:r>
      <w:r>
        <w:rPr>
          <w:rStyle w:val="affff1"/>
          <w:rtl/>
          <w:rPrChange w:id="9267" w:author="מנוע אמוראים" w:date="2026-10-05T16:41:56Z">
            <w:rPr>
              <w:rtl/>
            </w:rPr>
          </w:rPrChange>
        </w:rPr>
        <w:t xml:space="preserve">דא</w:t>
      </w:r>
      <w:r>
        <w:rPr>
          <w:rStyle w:val="affff1"/>
          <w:rFonts w:hint="cs"/>
          <w:rtl/>
          <w:rPrChange w:id="9268" w:author="מנוע אמוראים" w:date="2026-10-05T16:41:56Z">
            <w:rPr>
              <w:rFonts w:hint="cs"/>
              <w:rtl/>
            </w:rPr>
          </w:rPrChange>
        </w:rPr>
        <w:t xml:space="preserve">רשב</w:t>
      </w:r>
      <w:r>
        <w:rPr>
          <w:rStyle w:val="affff1"/>
          <w:rtl/>
          <w:rPrChange w:id="9269" w:author="מנוע אמוראים" w:date="2026-10-05T16:41:56Z">
            <w:rPr>
              <w:rtl/>
            </w:rPr>
          </w:rPrChange>
        </w:rPr>
        <w:t xml:space="preserve">"</w:t>
      </w:r>
      <w:r>
        <w:rPr>
          <w:rStyle w:val="affff1"/>
          <w:rFonts w:hint="cs"/>
          <w:rtl/>
          <w:rPrChange w:id="9270" w:author="מנוע אמוראים" w:date="2026-10-05T16:41:56Z">
            <w:rPr>
              <w:rFonts w:hint="cs"/>
              <w:rtl/>
            </w:rPr>
          </w:rPrChange>
        </w:rPr>
        <w:t xml:space="preserve">ל</w:t>
      </w:r>
      <w:r w:rsidRPr="00C35A2C">
        <w:rPr>
          <w:rtl/>
        </w:rPr>
        <w:t xml:space="preserve"> </w:t>
      </w:r>
      <w:r w:rsidRPr="00C35A2C">
        <w:rPr>
          <w:rFonts w:hint="cs"/>
          <w:rtl/>
        </w:rPr>
        <w:t xml:space="preserve">הך </w:t>
      </w:r>
      <w:r w:rsidRPr="00FF1C37">
        <w:rPr>
          <w:rStyle w:val="afffd"/>
          <w:rFonts w:hint="cs"/>
          <w:rtl/>
        </w:rPr>
        <w:t>ד'</w:t>
      </w:r>
      <w:r w:rsidRPr="00FF1C37">
        <w:rPr>
          <w:rStyle w:val="afffd"/>
          <w:rtl/>
        </w:rPr>
        <w:t>עון עקבי יסבני</w:t>
      </w:r>
      <w:r w:rsidRPr="00FF1C37">
        <w:rPr>
          <w:rStyle w:val="afffd"/>
          <w:rFonts w:hint="cs"/>
          <w:rtl/>
        </w:rPr>
        <w:t>'</w:t>
      </w:r>
      <w:r w:rsidRPr="00FF1C37">
        <w:rPr>
          <w:rStyle w:val="afffd"/>
          <w:rtl/>
        </w:rPr>
        <w:t xml:space="preserve"> </w:t>
      </w:r>
      <w:r w:rsidRPr="00C35A2C">
        <w:rPr>
          <w:rtl/>
        </w:rPr>
        <w:t>עונות שאדם דש בעקביו בעולם הזה - מסובין לו ליום הדין.</w:t>
      </w:r>
    </w:p>
    <w:p w14:paraId="68AAD1A4" w14:textId="77777777" w:rsidR="00910F84" w:rsidRDefault="00910F84" w:rsidP="00910F84">
      <w:pPr>
        <w:rPr>
          <w:rtl/>
        </w:rPr>
      </w:pPr>
      <w:r w:rsidRPr="00C35A2C">
        <w:rPr>
          <w:rtl/>
        </w:rPr>
        <w:t xml:space="preserve">בשעה שיצאו שלשתן - צדקו עליהם את הדין, הוא אמר: </w:t>
      </w:r>
      <w:r w:rsidRPr="00095FC3">
        <w:rPr>
          <w:rStyle w:val="afffd"/>
          <w:rFonts w:hint="cs"/>
          <w:rtl/>
        </w:rPr>
        <w:t>'</w:t>
      </w:r>
      <w:r w:rsidRPr="00095FC3">
        <w:rPr>
          <w:rStyle w:val="afffd"/>
          <w:rtl/>
        </w:rPr>
        <w:t>הצור תמים פעלו וגו',</w:t>
      </w:r>
    </w:p>
    <w:p w14:paraId="7C397144" w14:textId="77777777" w:rsidR="00910F84" w:rsidRDefault="00910F84" w:rsidP="00910F84">
      <w:pPr>
        <w:rPr>
          <w:rtl/>
        </w:rPr>
      </w:pPr>
      <w:r w:rsidRPr="00C35A2C">
        <w:rPr>
          <w:rtl/>
        </w:rPr>
        <w:t xml:space="preserve">ואשתו אמרה: </w:t>
      </w:r>
      <w:r w:rsidRPr="00986177">
        <w:rPr>
          <w:rStyle w:val="afffd"/>
          <w:rtl/>
        </w:rPr>
        <w:t>אל אמונה ואין עול</w:t>
      </w:r>
      <w:r w:rsidRPr="00C35A2C">
        <w:rPr>
          <w:rtl/>
        </w:rPr>
        <w:t xml:space="preserve">, </w:t>
      </w:r>
    </w:p>
    <w:p w14:paraId="42BB4519" w14:textId="77777777" w:rsidR="00910F84" w:rsidRPr="00986177" w:rsidRDefault="00910F84" w:rsidP="00910F84">
      <w:pPr>
        <w:rPr>
          <w:rStyle w:val="afffd"/>
          <w:rtl/>
        </w:rPr>
      </w:pPr>
      <w:r w:rsidRPr="00C35A2C">
        <w:rPr>
          <w:rtl/>
        </w:rPr>
        <w:t xml:space="preserve">בתו אמרה: </w:t>
      </w:r>
      <w:r w:rsidRPr="00986177">
        <w:rPr>
          <w:rStyle w:val="afffd"/>
          <w:rtl/>
        </w:rPr>
        <w:t>גדול העצה ורב העליליה אשר עיניך פקוחות על כל דרכי וגו'.</w:t>
      </w:r>
    </w:p>
    <w:p w14:paraId="2556B29D" w14:textId="77777777" w:rsidR="00910F84" w:rsidRPr="00C35A2C" w:rsidRDefault="00910F84" w:rsidP="00910F84">
      <w:pPr>
        <w:rPr>
          <w:rtl/>
        </w:rPr>
      </w:pPr>
      <w:r w:rsidRPr="00C35A2C">
        <w:rPr>
          <w:rtl/>
        </w:rPr>
        <w:t>אמר רבי: כמה גדולים צדיקים הללו, שנזדמנו להן שלש מקראות של צדוק הדין בשעת צדוק הדין.</w:t>
      </w:r>
    </w:p>
    <w:p w14:paraId="0A0F0568" w14:textId="77777777" w:rsidR="00910F84" w:rsidRPr="00C35A2C" w:rsidRDefault="00910F84" w:rsidP="00910F84">
      <w:pPr>
        <w:pStyle w:val="afffe"/>
        <w:rPr>
          <w:rtl/>
        </w:rPr>
      </w:pPr>
      <w:r>
        <w:rPr>
          <w:rtl/>
        </w:rPr>
        <w:lastRenderedPageBreak/>
        <w:t>׹</w:t>
      </w:r>
    </w:p>
    <w:p w14:paraId="7D4F2E7C" w14:textId="77777777" w:rsidR="00910F84" w:rsidRPr="00C35A2C" w:rsidRDefault="00910F84" w:rsidP="00910F84">
      <w:pPr>
        <w:rPr>
          <w:rtl/>
        </w:rPr>
      </w:pPr>
      <w:r w:rsidRPr="00C35A2C">
        <w:rPr>
          <w:b/>
          <w:bCs/>
          <w:rtl/>
        </w:rPr>
        <w:t>• ת</w:t>
      </w:r>
      <w:r>
        <w:rPr>
          <w:b/>
          <w:bCs/>
          <w:rtl/>
        </w:rPr>
        <w:t>"</w:t>
      </w:r>
      <w:r w:rsidRPr="00C35A2C">
        <w:rPr>
          <w:b/>
          <w:bCs/>
          <w:rtl/>
        </w:rPr>
        <w:t>ר</w:t>
      </w:r>
      <w:r w:rsidRPr="00C35A2C">
        <w:rPr>
          <w:rtl/>
        </w:rPr>
        <w:t>: כשחלה רבי יוסי בן קיסמא, הלך רבי חנינא בן תרדיון לבקרו.</w:t>
      </w:r>
    </w:p>
    <w:p w14:paraId="61B744BB" w14:textId="77777777" w:rsidR="00910F84" w:rsidRDefault="00910F84" w:rsidP="00910F84">
      <w:pPr>
        <w:rPr>
          <w:rtl/>
        </w:rPr>
      </w:pPr>
      <w:r w:rsidRPr="00C35A2C">
        <w:rPr>
          <w:rtl/>
        </w:rPr>
        <w:t xml:space="preserve">אמר לו: חנינא אחי, אי אתה יודע שאומה זו מן השמים המליכוה? שהחריבה את ביתו ושרפה את היכלו, והרגה את חסידיו ואבדה את טוביו, ועדיין היא קיימת, ואני שמעתי עליך שאתה יושב ועוסק בתורה [ומקהיל קהלות ברבים] וספר מונח לך בחיקך! </w:t>
      </w:r>
    </w:p>
    <w:p w14:paraId="4ED4932C" w14:textId="77777777" w:rsidR="00910F84" w:rsidRPr="00C35A2C" w:rsidRDefault="00910F84" w:rsidP="00910F84">
      <w:pPr>
        <w:rPr>
          <w:rtl/>
        </w:rPr>
      </w:pPr>
      <w:r w:rsidRPr="00C35A2C">
        <w:rPr>
          <w:rtl/>
        </w:rPr>
        <w:t>אמר לו: מן השמים ירחמו.</w:t>
      </w:r>
    </w:p>
    <w:p w14:paraId="4C1EE5A3" w14:textId="77777777" w:rsidR="00910F84" w:rsidRDefault="00910F84" w:rsidP="00910F84">
      <w:pPr>
        <w:rPr>
          <w:rtl/>
        </w:rPr>
      </w:pPr>
      <w:r w:rsidRPr="00C35A2C">
        <w:rPr>
          <w:rtl/>
        </w:rPr>
        <w:t>אמר לו: אני אומר לך דברים של טעם, ואתה אומר לי מן השמים ירחמו, תמה אני אם לא ישרפו אותך ואת ספר תורה באש!</w:t>
      </w:r>
    </w:p>
    <w:p w14:paraId="585C7235" w14:textId="77777777" w:rsidR="00910F84" w:rsidRDefault="00910F84" w:rsidP="00910F84">
      <w:pPr>
        <w:rPr>
          <w:rtl/>
        </w:rPr>
      </w:pPr>
      <w:r w:rsidRPr="00C35A2C">
        <w:rPr>
          <w:rFonts w:hint="cs"/>
          <w:rtl/>
        </w:rPr>
        <w:t>א</w:t>
      </w:r>
      <w:r>
        <w:rPr>
          <w:rtl/>
        </w:rPr>
        <w:t>"</w:t>
      </w:r>
      <w:r w:rsidRPr="00C35A2C">
        <w:rPr>
          <w:rFonts w:hint="cs"/>
          <w:rtl/>
        </w:rPr>
        <w:t>ל</w:t>
      </w:r>
      <w:r w:rsidRPr="00C35A2C">
        <w:rPr>
          <w:rtl/>
        </w:rPr>
        <w:t>: רבי, מה אני לחיי העו</w:t>
      </w:r>
      <w:r w:rsidRPr="00C35A2C">
        <w:rPr>
          <w:rFonts w:hint="cs"/>
          <w:rtl/>
        </w:rPr>
        <w:t>ה</w:t>
      </w:r>
      <w:r>
        <w:rPr>
          <w:rtl/>
        </w:rPr>
        <w:t>"</w:t>
      </w:r>
      <w:r w:rsidRPr="00C35A2C">
        <w:rPr>
          <w:rFonts w:hint="cs"/>
          <w:rtl/>
        </w:rPr>
        <w:t>ב</w:t>
      </w:r>
      <w:r w:rsidRPr="00C35A2C">
        <w:rPr>
          <w:rtl/>
        </w:rPr>
        <w:t>? אמר לו: כלום מעשה בא לידך?</w:t>
      </w:r>
    </w:p>
    <w:p w14:paraId="6D964CD8" w14:textId="77777777" w:rsidR="00910F84" w:rsidRDefault="00910F84" w:rsidP="00910F84">
      <w:pPr>
        <w:rPr>
          <w:rtl/>
        </w:rPr>
      </w:pPr>
      <w:r w:rsidRPr="00C35A2C">
        <w:rPr>
          <w:rtl/>
        </w:rPr>
        <w:t>אמר לו: מעות של פורים נתחלפו לי במעות של צדקה וחלקתים לעניים,</w:t>
      </w:r>
    </w:p>
    <w:p w14:paraId="3A0EE265" w14:textId="77777777" w:rsidR="00910F84" w:rsidRPr="00C35A2C" w:rsidRDefault="00910F84" w:rsidP="00910F84">
      <w:pPr>
        <w:rPr>
          <w:rtl/>
        </w:rPr>
      </w:pPr>
      <w:r w:rsidRPr="00C35A2C">
        <w:rPr>
          <w:rtl/>
        </w:rPr>
        <w:t>אמר לו: אם כן, מחלקך יהי חלקי ומגורלך יהי גורלי.</w:t>
      </w:r>
    </w:p>
    <w:p w14:paraId="68101421" w14:textId="77777777" w:rsidR="00910F84" w:rsidRDefault="00910F84" w:rsidP="00910F84">
      <w:pPr>
        <w:rPr>
          <w:rtl/>
        </w:rPr>
      </w:pPr>
      <w:r w:rsidRPr="00C35A2C">
        <w:rPr>
          <w:rtl/>
        </w:rPr>
        <w:t>אמרו: לא היו ימים מועטים עד שנפטר רבי יוסי בן קיסמא, והלכו כל גדולי רומי לקברו והספידוהו הספד גדול,</w:t>
      </w:r>
    </w:p>
    <w:p w14:paraId="4BE13537" w14:textId="77777777" w:rsidR="00910F84" w:rsidRPr="00C35A2C" w:rsidRDefault="00910F84" w:rsidP="00910F84">
      <w:pPr>
        <w:rPr>
          <w:rtl/>
        </w:rPr>
      </w:pPr>
      <w:r w:rsidRPr="00C35A2C">
        <w:rPr>
          <w:rtl/>
        </w:rPr>
        <w:t>ובחזרתן מצאוהו לרבי חנינא בן תרדיון שהיה יושב ועוסק בתורה ומקהיל קהלות ברבים וס</w:t>
      </w:r>
      <w:r>
        <w:rPr>
          <w:rtl/>
        </w:rPr>
        <w:t>"</w:t>
      </w:r>
      <w:r w:rsidRPr="00C35A2C">
        <w:rPr>
          <w:rtl/>
        </w:rPr>
        <w:t>ת מונח לו בחיקו.</w:t>
      </w:r>
    </w:p>
    <w:p w14:paraId="19C36928" w14:textId="77777777" w:rsidR="00910F84" w:rsidRPr="00C35A2C" w:rsidRDefault="00910F84" w:rsidP="00910F84">
      <w:pPr>
        <w:rPr>
          <w:rtl/>
        </w:rPr>
      </w:pPr>
      <w:r w:rsidRPr="00C35A2C">
        <w:rPr>
          <w:rtl/>
        </w:rPr>
        <w:t>הביאוהו וכרכוהו בס</w:t>
      </w:r>
      <w:r>
        <w:rPr>
          <w:rtl/>
        </w:rPr>
        <w:t>"</w:t>
      </w:r>
      <w:r w:rsidRPr="00C35A2C">
        <w:rPr>
          <w:rtl/>
        </w:rPr>
        <w:t>ת, והקיפוהו בחבילי זמורות והציתו בהן את האור, והביאו ספוגין של צמר ושראום במים והניחום על לבו, כדי שלא תצא נשמתו מהרה.</w:t>
      </w:r>
    </w:p>
    <w:p w14:paraId="78A5E5C4" w14:textId="77777777" w:rsidR="00910F84" w:rsidRDefault="00910F84" w:rsidP="00910F84">
      <w:pPr>
        <w:rPr>
          <w:rtl/>
        </w:rPr>
      </w:pPr>
      <w:r w:rsidRPr="00C35A2C">
        <w:rPr>
          <w:rtl/>
        </w:rPr>
        <w:t>אמרה לו בתו: אבא, אראך בכך?</w:t>
      </w:r>
    </w:p>
    <w:p w14:paraId="0F6C7FED" w14:textId="77777777" w:rsidR="00910F84" w:rsidRPr="00C35A2C" w:rsidRDefault="00910F84" w:rsidP="00910F84">
      <w:pPr>
        <w:rPr>
          <w:rtl/>
        </w:rPr>
      </w:pPr>
      <w:r w:rsidRPr="00C35A2C">
        <w:rPr>
          <w:rtl/>
        </w:rPr>
        <w:t>אמר לה: אילמלי אני נשרפתי לבדי היה הדבר קשה לי, עכשיו שאני נשרף וס</w:t>
      </w:r>
      <w:r>
        <w:rPr>
          <w:rtl/>
        </w:rPr>
        <w:t>"</w:t>
      </w:r>
      <w:r w:rsidRPr="00C35A2C">
        <w:rPr>
          <w:rtl/>
        </w:rPr>
        <w:t>ת עמי, מי שמבקש עלבונה של ס</w:t>
      </w:r>
      <w:r>
        <w:rPr>
          <w:rtl/>
        </w:rPr>
        <w:t>"</w:t>
      </w:r>
      <w:r w:rsidRPr="00C35A2C">
        <w:rPr>
          <w:rtl/>
        </w:rPr>
        <w:t>ת הוא יבקש עלבוני.</w:t>
      </w:r>
    </w:p>
    <w:p w14:paraId="507453FB" w14:textId="77777777" w:rsidR="00910F84" w:rsidRPr="00C35A2C" w:rsidRDefault="00910F84" w:rsidP="00910F84">
      <w:pPr>
        <w:rPr>
          <w:rtl/>
        </w:rPr>
      </w:pPr>
      <w:r w:rsidRPr="00C35A2C">
        <w:rPr>
          <w:rtl/>
        </w:rPr>
        <w:t>אמרו לו תלמידיו: רבי, מה אתה רואה? אמר להן: גליון נשרפין ואותיות פורחות.</w:t>
      </w:r>
    </w:p>
    <w:p w14:paraId="19C69675" w14:textId="77777777" w:rsidR="00910F84" w:rsidRPr="00C35A2C" w:rsidRDefault="00910F84" w:rsidP="00910F84">
      <w:pPr>
        <w:rPr>
          <w:rtl/>
        </w:rPr>
      </w:pPr>
      <w:r w:rsidRPr="00C35A2C">
        <w:rPr>
          <w:rtl/>
        </w:rPr>
        <w:t>אף אתה פתח פיך ותכנס בך האש! אמר להן: מוטב שיטלנה מי שנתנה ואל יחבל הוא בעצמו.</w:t>
      </w:r>
    </w:p>
    <w:p w14:paraId="7286CAE9" w14:textId="77777777" w:rsidR="00910F84" w:rsidRPr="00C35A2C" w:rsidRDefault="00910F84" w:rsidP="00910F84">
      <w:pPr>
        <w:rPr>
          <w:rtl/>
        </w:rPr>
      </w:pPr>
      <w:r w:rsidRPr="00C35A2C">
        <w:rPr>
          <w:rtl/>
        </w:rPr>
        <w:t>אמר לו קלצטונירי: רבי, אם אני מרבה בשלהבת ונוטל ספוגין של צמר מעל לבך, אתה מביאני לחיי העולם הבא? אמר לו: הן.</w:t>
      </w:r>
    </w:p>
    <w:p w14:paraId="382346A1" w14:textId="77777777" w:rsidR="00910F84" w:rsidRPr="00C35A2C" w:rsidRDefault="00910F84" w:rsidP="00910F84">
      <w:pPr>
        <w:rPr>
          <w:rtl/>
        </w:rPr>
      </w:pPr>
      <w:r w:rsidRPr="00C35A2C">
        <w:rPr>
          <w:rtl/>
        </w:rPr>
        <w:t>השבע לי! נשבע לו.</w:t>
      </w:r>
    </w:p>
    <w:p w14:paraId="3C595D3D" w14:textId="77777777" w:rsidR="00910F84" w:rsidRPr="00C35A2C" w:rsidRDefault="00910F84" w:rsidP="00910F84">
      <w:pPr>
        <w:rPr>
          <w:rtl/>
        </w:rPr>
      </w:pPr>
      <w:r w:rsidRPr="00C35A2C">
        <w:rPr>
          <w:rtl/>
        </w:rPr>
        <w:t>מיד הרבה בשלהבת ונטל ספוגין של צמר מעל לבו, יצאה נשמתו במהרה.</w:t>
      </w:r>
      <w:r w:rsidRPr="00C35A2C">
        <w:rPr>
          <w:rFonts w:hint="cs"/>
          <w:rtl/>
        </w:rPr>
        <w:t xml:space="preserve"> </w:t>
      </w:r>
      <w:r w:rsidRPr="00C35A2C">
        <w:rPr>
          <w:rtl/>
        </w:rPr>
        <w:t>אף הוא קפץ ונפל לתוך האור.</w:t>
      </w:r>
    </w:p>
    <w:p w14:paraId="4B5AC354" w14:textId="77777777" w:rsidR="00910F84" w:rsidRPr="00C35A2C" w:rsidRDefault="00910F84" w:rsidP="00910F84">
      <w:pPr>
        <w:rPr>
          <w:rtl/>
        </w:rPr>
      </w:pPr>
      <w:r w:rsidRPr="00C35A2C">
        <w:rPr>
          <w:rtl/>
        </w:rPr>
        <w:t>יצאה בת קול ואמרה: רבי חנינא בן תרדיון וקלצטונירי מזומנין הן לחיי העולם הבא.</w:t>
      </w:r>
    </w:p>
    <w:p w14:paraId="74044302" w14:textId="77777777" w:rsidR="00910F84" w:rsidRPr="00C35A2C" w:rsidRDefault="00910F84" w:rsidP="00910F84">
      <w:pPr>
        <w:rPr>
          <w:rtl/>
        </w:rPr>
      </w:pPr>
      <w:r w:rsidRPr="00C35A2C">
        <w:rPr>
          <w:rtl/>
        </w:rPr>
        <w:t>בכה רבי ואמר: יש קונה עולמו בשעה אחת, ויש קונה עולמו בכמה שנים.</w:t>
      </w:r>
    </w:p>
    <w:p w14:paraId="628B873B" w14:textId="77777777" w:rsidR="00910F84" w:rsidRPr="00C35A2C" w:rsidRDefault="00910F84" w:rsidP="00910F84">
      <w:pPr>
        <w:pStyle w:val="afffe"/>
        <w:rPr>
          <w:rtl/>
        </w:rPr>
      </w:pPr>
      <w:r>
        <w:rPr>
          <w:rtl/>
        </w:rPr>
        <w:t>׹</w:t>
      </w:r>
    </w:p>
    <w:p w14:paraId="1DCFC4AB" w14:textId="77777777" w:rsidR="00910F84" w:rsidRDefault="00910F84" w:rsidP="00910F84">
      <w:pPr>
        <w:rPr>
          <w:rtl/>
        </w:rPr>
      </w:pPr>
      <w:r w:rsidRPr="00C35A2C">
        <w:rPr>
          <w:rtl/>
        </w:rPr>
        <w:t xml:space="preserve">• ברוריא </w:t>
      </w:r>
      <w:r>
        <w:rPr>
          <w:rFonts w:hint="cs"/>
          <w:rtl/>
        </w:rPr>
        <w:t xml:space="preserve">אשת </w:t>
      </w:r>
      <w:r>
        <w:rPr>
          <w:rStyle w:val="affff1"/>
          <w:rFonts w:hint="cs"/>
          <w:rtl/>
          <w:rPrChange w:id="9271" w:author="מנוע אמוראים" w:date="2026-10-05T16:41:56Z">
            <w:rPr>
              <w:rFonts w:hint="cs"/>
              <w:rtl/>
            </w:rPr>
          </w:rPrChange>
        </w:rPr>
        <w:t xml:space="preserve">ר</w:t>
      </w:r>
      <w:r>
        <w:rPr>
          <w:rStyle w:val="affff1"/>
          <w:rtl/>
          <w:rPrChange w:id="9272" w:author="מנוע אמוראים" w:date="2026-10-05T16:41:56Z">
            <w:rPr>
              <w:rtl/>
            </w:rPr>
          </w:rPrChange>
        </w:rPr>
        <w:t xml:space="preserve">"</w:t>
      </w:r>
      <w:r>
        <w:rPr>
          <w:rStyle w:val="affff1"/>
          <w:rFonts w:hint="cs"/>
          <w:rtl/>
          <w:rPrChange w:id="9273" w:author="מנוע אמוראים" w:date="2026-10-05T16:41:56Z">
            <w:rPr>
              <w:rFonts w:hint="cs"/>
              <w:rtl/>
            </w:rPr>
          </w:rPrChange>
        </w:rPr>
        <w:t xml:space="preserve">מ</w:t>
      </w:r>
      <w:r>
        <w:rPr>
          <w:rFonts w:hint="cs"/>
          <w:rtl/>
        </w:rPr>
        <w:t xml:space="preserve"> בת </w:t>
      </w:r>
      <w:r>
        <w:rPr>
          <w:rStyle w:val="affff1"/>
          <w:rFonts w:hint="cs"/>
          <w:rtl/>
          <w:rPrChange w:id="9274" w:author="מנוע אמוראים" w:date="2026-10-05T16:41:56Z">
            <w:rPr>
              <w:rFonts w:hint="cs"/>
              <w:rtl/>
            </w:rPr>
          </w:rPrChange>
        </w:rPr>
        <w:t xml:space="preserve">רחב</w:t>
      </w:r>
      <w:r>
        <w:rPr>
          <w:rStyle w:val="affff1"/>
          <w:rtl/>
          <w:rPrChange w:id="9275" w:author="מנוע אמוראים" w:date="2026-10-05T16:41:56Z">
            <w:rPr>
              <w:rtl/>
            </w:rPr>
          </w:rPrChange>
        </w:rPr>
        <w:t xml:space="preserve">"</w:t>
      </w:r>
      <w:r>
        <w:rPr>
          <w:rStyle w:val="affff1"/>
          <w:rFonts w:hint="cs"/>
          <w:rtl/>
          <w:rPrChange w:id="9276" w:author="מנוע אמוראים" w:date="2026-10-05T16:41:56Z">
            <w:rPr>
              <w:rFonts w:hint="cs"/>
              <w:rtl/>
            </w:rPr>
          </w:rPrChange>
        </w:rPr>
        <w:t xml:space="preserve">ת</w:t>
      </w:r>
      <w:r>
        <w:rPr>
          <w:rFonts w:hint="cs"/>
          <w:rtl/>
        </w:rPr>
        <w:t xml:space="preserve"> היתה</w:t>
      </w:r>
      <w:r>
        <w:rPr>
          <w:rFonts w:hint="cs"/>
          <w:rtl/>
        </w:rPr>
        <w:t>,</w:t>
      </w:r>
      <w:r w:rsidRPr="00C35A2C">
        <w:rPr>
          <w:rFonts w:hint="cs"/>
          <w:rtl/>
        </w:rPr>
        <w:t xml:space="preserve"> א</w:t>
      </w:r>
      <w:r>
        <w:rPr>
          <w:rtl/>
        </w:rPr>
        <w:t>"</w:t>
      </w:r>
      <w:r w:rsidRPr="00C35A2C">
        <w:rPr>
          <w:rFonts w:hint="cs"/>
          <w:rtl/>
        </w:rPr>
        <w:t>ל לך היכן שיושבות קובה של זונות לקח תרקב דדינרי והלך ואמר אי לא יעשה האסור יארע הנס</w:t>
      </w:r>
      <w:r>
        <w:rPr>
          <w:rFonts w:hint="cs"/>
          <w:rtl/>
        </w:rPr>
        <w:t>,</w:t>
      </w:r>
      <w:r w:rsidRPr="00C35A2C">
        <w:rPr>
          <w:rFonts w:hint="cs"/>
          <w:rtl/>
        </w:rPr>
        <w:t xml:space="preserve"> ואי יעשה האיסור לא יעשה נס</w:t>
      </w:r>
    </w:p>
    <w:p w14:paraId="46B88C9E" w14:textId="77777777" w:rsidR="00910F84" w:rsidRPr="00C35A2C" w:rsidRDefault="00910F84" w:rsidP="00910F84">
      <w:pPr>
        <w:rPr>
          <w:rtl/>
        </w:rPr>
      </w:pPr>
      <w:r w:rsidRPr="00C35A2C">
        <w:rPr>
          <w:rFonts w:hint="cs"/>
          <w:rtl/>
        </w:rPr>
        <w:t>הלך והחזיק עצמו כאחד הפרשים א</w:t>
      </w:r>
      <w:r>
        <w:rPr>
          <w:rtl/>
        </w:rPr>
        <w:t>"</w:t>
      </w:r>
      <w:r w:rsidRPr="00C35A2C">
        <w:rPr>
          <w:rFonts w:hint="cs"/>
          <w:rtl/>
        </w:rPr>
        <w:t xml:space="preserve">ל </w:t>
      </w:r>
      <w:r w:rsidRPr="00C35A2C">
        <w:rPr>
          <w:rtl/>
        </w:rPr>
        <w:t>אמר לה: השמע</w:t>
      </w:r>
      <w:r>
        <w:rPr>
          <w:rtl/>
        </w:rPr>
        <w:t>י לי, אמרה ל</w:t>
      </w:r>
      <w:r>
        <w:rPr>
          <w:rFonts w:hint="cs"/>
          <w:rtl/>
        </w:rPr>
        <w:t>ו</w:t>
      </w:r>
      <w:r w:rsidRPr="00C35A2C">
        <w:rPr>
          <w:rtl/>
        </w:rPr>
        <w:t xml:space="preserve">: </w:t>
      </w:r>
      <w:r>
        <w:rPr>
          <w:rFonts w:hint="cs"/>
          <w:rtl/>
        </w:rPr>
        <w:t>שהיא נידה</w:t>
      </w:r>
      <w:r w:rsidRPr="00C35A2C">
        <w:rPr>
          <w:rtl/>
        </w:rPr>
        <w:t>.</w:t>
      </w:r>
    </w:p>
    <w:p w14:paraId="30F76197" w14:textId="77777777" w:rsidR="00910F84" w:rsidRPr="00C35A2C" w:rsidRDefault="00910F84" w:rsidP="00910F84">
      <w:pPr>
        <w:rPr>
          <w:rtl/>
        </w:rPr>
      </w:pPr>
      <w:r w:rsidRPr="00C35A2C">
        <w:rPr>
          <w:rtl/>
        </w:rPr>
        <w:t xml:space="preserve">אמר לה: </w:t>
      </w:r>
      <w:r>
        <w:rPr>
          <w:rFonts w:hint="cs"/>
          <w:rtl/>
        </w:rPr>
        <w:t>שימתין</w:t>
      </w:r>
      <w:r w:rsidRPr="00C35A2C">
        <w:rPr>
          <w:rtl/>
        </w:rPr>
        <w:t xml:space="preserve">, אמרה לו: </w:t>
      </w:r>
      <w:r w:rsidRPr="00C35A2C">
        <w:rPr>
          <w:rFonts w:hint="cs"/>
          <w:rtl/>
        </w:rPr>
        <w:t>הרבה כאן יפים ממני</w:t>
      </w:r>
      <w:r>
        <w:rPr>
          <w:rFonts w:hint="cs"/>
          <w:rtl/>
        </w:rPr>
        <w:t xml:space="preserve">, </w:t>
      </w:r>
      <w:r w:rsidRPr="00C35A2C">
        <w:rPr>
          <w:rtl/>
        </w:rPr>
        <w:t xml:space="preserve">אמר: </w:t>
      </w:r>
      <w:r w:rsidRPr="00507DB9">
        <w:rPr>
          <w:b/>
          <w:bCs/>
          <w:rtl/>
        </w:rPr>
        <w:t>ש</w:t>
      </w:r>
      <w:r>
        <w:rPr>
          <w:b/>
          <w:bCs/>
          <w:rtl/>
        </w:rPr>
        <w:t>"</w:t>
      </w:r>
      <w:r w:rsidRPr="00507DB9">
        <w:rPr>
          <w:b/>
          <w:bCs/>
          <w:rtl/>
        </w:rPr>
        <w:t>מ</w:t>
      </w:r>
      <w:r w:rsidRPr="00C35A2C">
        <w:rPr>
          <w:rtl/>
        </w:rPr>
        <w:t xml:space="preserve"> לא עבדה </w:t>
      </w:r>
      <w:r>
        <w:rPr>
          <w:rtl/>
        </w:rPr>
        <w:t>איסור, כל</w:t>
      </w:r>
      <w:r>
        <w:rPr>
          <w:rFonts w:hint="cs"/>
          <w:rtl/>
        </w:rPr>
        <w:t xml:space="preserve"> שבא</w:t>
      </w:r>
      <w:r w:rsidRPr="00C35A2C">
        <w:rPr>
          <w:rtl/>
        </w:rPr>
        <w:t xml:space="preserve"> </w:t>
      </w:r>
      <w:r>
        <w:rPr>
          <w:rFonts w:hint="cs"/>
          <w:rtl/>
        </w:rPr>
        <w:t xml:space="preserve">כך </w:t>
      </w:r>
      <w:r w:rsidRPr="00C35A2C">
        <w:rPr>
          <w:rtl/>
        </w:rPr>
        <w:t>אמרה ל</w:t>
      </w:r>
      <w:r>
        <w:rPr>
          <w:rFonts w:hint="cs"/>
          <w:rtl/>
        </w:rPr>
        <w:t>ו</w:t>
      </w:r>
      <w:r w:rsidRPr="00C35A2C">
        <w:rPr>
          <w:rtl/>
        </w:rPr>
        <w:t>.</w:t>
      </w:r>
    </w:p>
    <w:p w14:paraId="1D67AFAE" w14:textId="77777777" w:rsidR="00910F84" w:rsidRDefault="00910F84" w:rsidP="00910F84">
      <w:pPr>
        <w:rPr>
          <w:rtl/>
        </w:rPr>
      </w:pPr>
      <w:r w:rsidRPr="00C35A2C">
        <w:rPr>
          <w:rtl/>
        </w:rPr>
        <w:t>אזל לגבי שומר דידה, א</w:t>
      </w:r>
      <w:r>
        <w:rPr>
          <w:rtl/>
        </w:rPr>
        <w:t>"</w:t>
      </w:r>
      <w:r w:rsidRPr="00C35A2C">
        <w:rPr>
          <w:rtl/>
        </w:rPr>
        <w:t>ל: הבה ניהלה, א</w:t>
      </w:r>
      <w:r>
        <w:rPr>
          <w:rtl/>
        </w:rPr>
        <w:t>"</w:t>
      </w:r>
      <w:r w:rsidRPr="00C35A2C">
        <w:rPr>
          <w:rFonts w:hint="cs"/>
          <w:rtl/>
        </w:rPr>
        <w:t xml:space="preserve">ל אני חושש מהמלכות </w:t>
      </w:r>
    </w:p>
    <w:p w14:paraId="2DCB672D" w14:textId="77777777" w:rsidR="00910F84" w:rsidRPr="00C35A2C" w:rsidRDefault="00910F84" w:rsidP="00910F84">
      <w:pPr>
        <w:rPr>
          <w:rtl/>
        </w:rPr>
      </w:pPr>
      <w:r w:rsidRPr="00C35A2C">
        <w:rPr>
          <w:rFonts w:hint="cs"/>
          <w:rtl/>
        </w:rPr>
        <w:t>א</w:t>
      </w:r>
      <w:r>
        <w:rPr>
          <w:rtl/>
        </w:rPr>
        <w:t>"</w:t>
      </w:r>
      <w:r w:rsidRPr="00C35A2C">
        <w:rPr>
          <w:rFonts w:hint="cs"/>
          <w:rtl/>
        </w:rPr>
        <w:t>ל שקול</w:t>
      </w:r>
      <w:r w:rsidRPr="00C35A2C">
        <w:rPr>
          <w:rtl/>
        </w:rPr>
        <w:t xml:space="preserve">: תרקבא דדינרא, </w:t>
      </w:r>
      <w:r w:rsidRPr="00C35A2C">
        <w:rPr>
          <w:rFonts w:hint="cs"/>
          <w:rtl/>
        </w:rPr>
        <w:t>חצי הקרב וחצי שיהא לך</w:t>
      </w:r>
      <w:r w:rsidRPr="00C35A2C">
        <w:rPr>
          <w:rtl/>
        </w:rPr>
        <w:t>.</w:t>
      </w:r>
    </w:p>
    <w:p w14:paraId="6F41EF54" w14:textId="77777777" w:rsidR="00910F84" w:rsidRPr="00C35A2C" w:rsidRDefault="00910F84" w:rsidP="00910F84">
      <w:pPr>
        <w:rPr>
          <w:rtl/>
        </w:rPr>
      </w:pPr>
      <w:r w:rsidRPr="00C35A2C">
        <w:rPr>
          <w:rtl/>
        </w:rPr>
        <w:t>א</w:t>
      </w:r>
      <w:r>
        <w:rPr>
          <w:rtl/>
        </w:rPr>
        <w:t>"</w:t>
      </w:r>
      <w:r w:rsidRPr="00C35A2C">
        <w:rPr>
          <w:rtl/>
        </w:rPr>
        <w:t>ל: וכי שלמי מ</w:t>
      </w:r>
      <w:r>
        <w:rPr>
          <w:rFonts w:hint="cs"/>
          <w:rtl/>
        </w:rPr>
        <w:t>ה אעשה</w:t>
      </w:r>
      <w:r w:rsidRPr="00C35A2C">
        <w:rPr>
          <w:rtl/>
        </w:rPr>
        <w:t>? א</w:t>
      </w:r>
      <w:r>
        <w:rPr>
          <w:rtl/>
        </w:rPr>
        <w:t>"</w:t>
      </w:r>
      <w:r w:rsidRPr="00C35A2C">
        <w:rPr>
          <w:rtl/>
        </w:rPr>
        <w:t>ל: אימא אלהא דמאיר ענני ומתצלת.</w:t>
      </w:r>
    </w:p>
    <w:p w14:paraId="4F875C61" w14:textId="77777777" w:rsidR="00910F84" w:rsidRPr="00C35A2C" w:rsidRDefault="00910F84" w:rsidP="00910F84">
      <w:pPr>
        <w:pStyle w:val="aff6"/>
        <w:framePr w:wrap="around"/>
        <w:rPr>
          <w:rtl/>
        </w:rPr>
      </w:pPr>
      <w:r w:rsidRPr="00C35A2C">
        <w:rPr>
          <w:rFonts w:hint="cs"/>
          <w:rtl/>
        </w:rPr>
        <w:t>יח:</w:t>
      </w:r>
    </w:p>
    <w:p w14:paraId="16EFE09D" w14:textId="77777777" w:rsidR="00910F84" w:rsidRPr="00C35A2C" w:rsidRDefault="00910F84" w:rsidP="00910F84">
      <w:pPr>
        <w:rPr>
          <w:rtl/>
        </w:rPr>
      </w:pPr>
      <w:r w:rsidRPr="00C35A2C">
        <w:rPr>
          <w:rtl/>
        </w:rPr>
        <w:t>א</w:t>
      </w:r>
      <w:r>
        <w:rPr>
          <w:rtl/>
        </w:rPr>
        <w:t>"</w:t>
      </w:r>
      <w:r w:rsidRPr="00C35A2C">
        <w:rPr>
          <w:rtl/>
        </w:rPr>
        <w:t>ל: ומי יימר דהכי איכא? [א</w:t>
      </w:r>
      <w:r>
        <w:rPr>
          <w:rtl/>
        </w:rPr>
        <w:t>"</w:t>
      </w:r>
      <w:r w:rsidRPr="00C35A2C">
        <w:rPr>
          <w:rtl/>
        </w:rPr>
        <w:t>ל השתא חזית].</w:t>
      </w:r>
    </w:p>
    <w:p w14:paraId="0B88A5AE" w14:textId="77777777" w:rsidR="00910F84" w:rsidRPr="00C35A2C" w:rsidRDefault="00910F84" w:rsidP="00910F84">
      <w:pPr>
        <w:rPr>
          <w:rtl/>
        </w:rPr>
      </w:pPr>
      <w:r w:rsidRPr="00C35A2C">
        <w:rPr>
          <w:rFonts w:hint="cs"/>
          <w:rtl/>
        </w:rPr>
        <w:t>אותם כלבים שאכלו אנשים</w:t>
      </w:r>
      <w:r w:rsidRPr="00C35A2C">
        <w:rPr>
          <w:rtl/>
        </w:rPr>
        <w:t xml:space="preserve">, שקל קלא שדא בהו, </w:t>
      </w:r>
      <w:r w:rsidRPr="00C35A2C">
        <w:rPr>
          <w:rFonts w:hint="cs"/>
          <w:rtl/>
        </w:rPr>
        <w:t>ובאו לאוכלו אמר:</w:t>
      </w:r>
      <w:r w:rsidRPr="00C35A2C">
        <w:rPr>
          <w:rtl/>
        </w:rPr>
        <w:t xml:space="preserve"> אלהא דמאיר ענני! שבקוה, ויהבה ליה.</w:t>
      </w:r>
    </w:p>
    <w:p w14:paraId="1448B1FF" w14:textId="77777777" w:rsidR="00910F84" w:rsidRPr="00C35A2C" w:rsidRDefault="00910F84" w:rsidP="00910F84">
      <w:pPr>
        <w:rPr>
          <w:rtl/>
        </w:rPr>
      </w:pPr>
      <w:r w:rsidRPr="00C35A2C">
        <w:rPr>
          <w:rtl/>
        </w:rPr>
        <w:t xml:space="preserve">לסוף </w:t>
      </w:r>
      <w:r w:rsidRPr="00C35A2C">
        <w:rPr>
          <w:rFonts w:hint="cs"/>
          <w:rtl/>
        </w:rPr>
        <w:t>נשמע הדבר בבית המלך והביאוהו לזקיפה אמר</w:t>
      </w:r>
      <w:r w:rsidRPr="00C35A2C">
        <w:rPr>
          <w:rtl/>
        </w:rPr>
        <w:t xml:space="preserve">: אלהא דמאיר ענני! </w:t>
      </w:r>
      <w:r w:rsidRPr="00C35A2C">
        <w:rPr>
          <w:rFonts w:hint="cs"/>
          <w:rtl/>
        </w:rPr>
        <w:t xml:space="preserve">והורידוהו </w:t>
      </w:r>
      <w:r w:rsidRPr="00C35A2C">
        <w:rPr>
          <w:rtl/>
        </w:rPr>
        <w:t>.</w:t>
      </w:r>
    </w:p>
    <w:p w14:paraId="43E13670" w14:textId="77777777" w:rsidR="00910F84" w:rsidRPr="00C35A2C" w:rsidRDefault="00910F84" w:rsidP="00910F84">
      <w:pPr>
        <w:rPr>
          <w:rtl/>
        </w:rPr>
      </w:pPr>
      <w:r w:rsidRPr="00C35A2C">
        <w:rPr>
          <w:rtl/>
        </w:rPr>
        <w:t xml:space="preserve">אמרו ליה: מאי האי? אמר להו: </w:t>
      </w:r>
      <w:r>
        <w:rPr>
          <w:rFonts w:hint="cs"/>
          <w:rtl/>
        </w:rPr>
        <w:t>כך היה</w:t>
      </w:r>
      <w:r w:rsidRPr="00C35A2C">
        <w:rPr>
          <w:rtl/>
        </w:rPr>
        <w:t xml:space="preserve"> </w:t>
      </w:r>
      <w:r>
        <w:rPr>
          <w:rFonts w:hint="cs"/>
          <w:rtl/>
        </w:rPr>
        <w:t>ה</w:t>
      </w:r>
      <w:r w:rsidRPr="00C35A2C">
        <w:rPr>
          <w:rtl/>
        </w:rPr>
        <w:t>מעשה.</w:t>
      </w:r>
    </w:p>
    <w:p w14:paraId="31F2465F" w14:textId="77777777" w:rsidR="00910F84" w:rsidRPr="00C35A2C" w:rsidRDefault="00910F84" w:rsidP="00910F84">
      <w:pPr>
        <w:rPr>
          <w:rtl/>
        </w:rPr>
      </w:pPr>
      <w:r w:rsidRPr="00C35A2C">
        <w:rPr>
          <w:rFonts w:hint="cs"/>
          <w:rtl/>
        </w:rPr>
        <w:lastRenderedPageBreak/>
        <w:t>באו ו</w:t>
      </w:r>
      <w:r w:rsidRPr="00C35A2C">
        <w:rPr>
          <w:rtl/>
        </w:rPr>
        <w:t>חקקו לדמות</w:t>
      </w:r>
      <w:r w:rsidRPr="00C35A2C">
        <w:rPr>
          <w:rFonts w:hint="cs"/>
          <w:rtl/>
        </w:rPr>
        <w:t xml:space="preserve">ו של של </w:t>
      </w:r>
      <w:r>
        <w:rPr>
          <w:rStyle w:val="affff1"/>
          <w:rtl/>
          <w:rPrChange w:id="9277" w:author="מנוע אמוראים" w:date="2026-10-05T16:41:56Z">
            <w:rPr>
              <w:rtl/>
            </w:rPr>
          </w:rPrChange>
        </w:rPr>
        <w:t xml:space="preserve">ר</w:t>
      </w:r>
      <w:r>
        <w:rPr>
          <w:rStyle w:val="affff1"/>
          <w:rtl/>
          <w:rPrChange w:id="9278" w:author="מנוע אמוראים" w:date="2026-10-05T16:41:56Z">
            <w:rPr>
              <w:rtl/>
            </w:rPr>
          </w:rPrChange>
        </w:rPr>
        <w:t xml:space="preserve">"</w:t>
      </w:r>
      <w:r>
        <w:rPr>
          <w:rStyle w:val="affff1"/>
          <w:rFonts w:hint="cs"/>
          <w:rtl/>
          <w:rPrChange w:id="9279" w:author="מנוע אמוראים" w:date="2026-10-05T16:41:56Z">
            <w:rPr>
              <w:rFonts w:hint="cs"/>
              <w:rtl/>
            </w:rPr>
          </w:rPrChange>
        </w:rPr>
        <w:t xml:space="preserve">מ</w:t>
      </w:r>
      <w:r>
        <w:rPr>
          <w:rFonts w:hint="cs"/>
          <w:rtl/>
        </w:rPr>
        <w:t xml:space="preserve"> על פתח רומי </w:t>
      </w:r>
      <w:r w:rsidRPr="00C35A2C">
        <w:rPr>
          <w:rtl/>
        </w:rPr>
        <w:t xml:space="preserve"> אמרי: כל </w:t>
      </w:r>
      <w:r w:rsidRPr="00C35A2C">
        <w:rPr>
          <w:rFonts w:hint="cs"/>
          <w:rtl/>
        </w:rPr>
        <w:t>הרואה פרצוף זה שיביאו</w:t>
      </w:r>
      <w:r w:rsidRPr="00C35A2C">
        <w:rPr>
          <w:rtl/>
        </w:rPr>
        <w:t>.</w:t>
      </w:r>
    </w:p>
    <w:p w14:paraId="368282A1" w14:textId="77777777" w:rsidR="00910F84" w:rsidRDefault="00910F84" w:rsidP="00910F84">
      <w:pPr>
        <w:rPr>
          <w:rtl/>
        </w:rPr>
      </w:pPr>
      <w:r w:rsidRPr="00C35A2C">
        <w:rPr>
          <w:rtl/>
        </w:rPr>
        <w:t>יו</w:t>
      </w:r>
      <w:r w:rsidRPr="00C35A2C">
        <w:rPr>
          <w:rFonts w:hint="cs"/>
          <w:rtl/>
        </w:rPr>
        <w:t>ם אחד ראוהו ורצו אחריו וברח מהם ועלה לבית זונות</w:t>
      </w:r>
    </w:p>
    <w:p w14:paraId="47DA2557" w14:textId="77777777" w:rsidR="00910F84" w:rsidRPr="00C35A2C" w:rsidRDefault="00910F84" w:rsidP="00910F84">
      <w:pPr>
        <w:rPr>
          <w:rtl/>
        </w:rPr>
      </w:pPr>
      <w:r w:rsidRPr="00C35A2C">
        <w:rPr>
          <w:rFonts w:hint="cs"/>
          <w:rtl/>
        </w:rPr>
        <w:t>א</w:t>
      </w:r>
      <w:r>
        <w:rPr>
          <w:rtl/>
        </w:rPr>
        <w:t>"</w:t>
      </w:r>
      <w:r w:rsidRPr="00C35A2C">
        <w:rPr>
          <w:rFonts w:hint="cs"/>
          <w:rtl/>
        </w:rPr>
        <w:t>ד</w:t>
      </w:r>
      <w:r w:rsidRPr="00C35A2C">
        <w:rPr>
          <w:rtl/>
        </w:rPr>
        <w:t>: בשולי עובדי כוכבים חזא, טמש בהא ומתק בהא.</w:t>
      </w:r>
    </w:p>
    <w:p w14:paraId="16D7660E" w14:textId="77777777" w:rsidR="00910F84" w:rsidRPr="00C35A2C" w:rsidRDefault="00910F84" w:rsidP="00910F84">
      <w:pPr>
        <w:rPr>
          <w:rtl/>
        </w:rPr>
      </w:pPr>
      <w:r w:rsidRPr="00C35A2C">
        <w:rPr>
          <w:rFonts w:hint="cs"/>
          <w:rtl/>
        </w:rPr>
        <w:t>א</w:t>
      </w:r>
      <w:r>
        <w:rPr>
          <w:rtl/>
        </w:rPr>
        <w:t>"</w:t>
      </w:r>
      <w:r w:rsidRPr="00C35A2C">
        <w:rPr>
          <w:rFonts w:hint="cs"/>
          <w:rtl/>
        </w:rPr>
        <w:t>ד</w:t>
      </w:r>
      <w:r w:rsidRPr="00C35A2C">
        <w:rPr>
          <w:rtl/>
        </w:rPr>
        <w:t xml:space="preserve">: </w:t>
      </w:r>
      <w:r w:rsidRPr="00C35A2C">
        <w:rPr>
          <w:rFonts w:hint="cs"/>
          <w:rtl/>
        </w:rPr>
        <w:t>בא אליהו ונדמה לו כזונה וכרכו אמר ח</w:t>
      </w:r>
      <w:r>
        <w:rPr>
          <w:rtl/>
        </w:rPr>
        <w:t>"</w:t>
      </w:r>
      <w:r>
        <w:rPr>
          <w:rFonts w:hint="cs"/>
          <w:rtl/>
        </w:rPr>
        <w:t xml:space="preserve">ו אי </w:t>
      </w:r>
      <w:r>
        <w:rPr>
          <w:rStyle w:val="affff1"/>
          <w:rFonts w:hint="cs"/>
          <w:rtl/>
          <w:rPrChange w:id="9280" w:author="מנוע אמוראים" w:date="2026-10-05T16:41:56Z">
            <w:rPr>
              <w:rFonts w:hint="cs"/>
              <w:rtl/>
            </w:rPr>
          </w:rPrChange>
        </w:rPr>
        <w:t xml:space="preserve">ר</w:t>
      </w:r>
      <w:r>
        <w:rPr>
          <w:rStyle w:val="affff1"/>
          <w:rtl/>
          <w:rPrChange w:id="9281" w:author="מנוע אמוראים" w:date="2026-10-05T16:41:56Z">
            <w:rPr>
              <w:rtl/>
            </w:rPr>
          </w:rPrChange>
        </w:rPr>
        <w:t xml:space="preserve">"</w:t>
      </w:r>
      <w:r>
        <w:rPr>
          <w:rStyle w:val="affff1"/>
          <w:rFonts w:hint="cs"/>
          <w:rtl/>
          <w:rPrChange w:id="9282" w:author="מנוע אמוראים" w:date="2026-10-05T16:41:56Z">
            <w:rPr>
              <w:rFonts w:hint="cs"/>
              <w:rtl/>
            </w:rPr>
          </w:rPrChange>
        </w:rPr>
        <w:t xml:space="preserve">מ</w:t>
      </w:r>
      <w:r>
        <w:rPr>
          <w:rFonts w:hint="cs"/>
          <w:rtl/>
        </w:rPr>
        <w:t xml:space="preserve"> לא היה עושה כן, ערק ובא לבבל</w:t>
      </w:r>
    </w:p>
    <w:p w14:paraId="6072ECB1" w14:textId="77777777" w:rsidR="00910F84" w:rsidRPr="00C35A2C" w:rsidRDefault="00910F84" w:rsidP="00910F84">
      <w:pPr>
        <w:rPr>
          <w:rtl/>
        </w:rPr>
      </w:pPr>
      <w:r w:rsidRPr="00C35A2C">
        <w:rPr>
          <w:rFonts w:hint="cs"/>
          <w:rtl/>
        </w:rPr>
        <w:t>א</w:t>
      </w:r>
      <w:r>
        <w:rPr>
          <w:rtl/>
        </w:rPr>
        <w:t>"</w:t>
      </w:r>
      <w:r w:rsidRPr="00C35A2C">
        <w:rPr>
          <w:rFonts w:hint="cs"/>
          <w:rtl/>
        </w:rPr>
        <w:t>ד</w:t>
      </w:r>
      <w:r w:rsidRPr="00C35A2C">
        <w:rPr>
          <w:rtl/>
        </w:rPr>
        <w:t>: מהאי מעשה, וא</w:t>
      </w:r>
      <w:r>
        <w:rPr>
          <w:rtl/>
        </w:rPr>
        <w:t>"</w:t>
      </w:r>
      <w:r w:rsidRPr="00C35A2C">
        <w:rPr>
          <w:rFonts w:hint="cs"/>
          <w:rtl/>
        </w:rPr>
        <w:t>ד</w:t>
      </w:r>
      <w:r w:rsidRPr="00C35A2C">
        <w:rPr>
          <w:rtl/>
        </w:rPr>
        <w:t>: ממעשה דברוריא.</w:t>
      </w:r>
    </w:p>
    <w:p w14:paraId="33EF38B0" w14:textId="77777777" w:rsidR="00910F84" w:rsidRDefault="00910F84" w:rsidP="00910F84">
      <w:pPr>
        <w:pStyle w:val="afffe"/>
        <w:rPr>
          <w:rtl/>
        </w:rPr>
      </w:pPr>
      <w:r w:rsidRPr="00A06291">
        <w:rPr>
          <w:rtl/>
        </w:rPr>
        <w:t>׻</w:t>
      </w:r>
    </w:p>
    <w:p w14:paraId="7B5E9179" w14:textId="77777777" w:rsidR="00910F84" w:rsidRPr="00C35A2C" w:rsidRDefault="00910F84" w:rsidP="00910F84">
      <w:pPr>
        <w:rPr>
          <w:rtl/>
        </w:rPr>
      </w:pPr>
      <w:r w:rsidRPr="00C35A2C">
        <w:rPr>
          <w:b/>
          <w:bCs/>
          <w:rtl/>
        </w:rPr>
        <w:t>• ת</w:t>
      </w:r>
      <w:r>
        <w:rPr>
          <w:b/>
          <w:bCs/>
          <w:rtl/>
        </w:rPr>
        <w:t>"</w:t>
      </w:r>
      <w:r w:rsidRPr="00C35A2C">
        <w:rPr>
          <w:b/>
          <w:bCs/>
          <w:rtl/>
        </w:rPr>
        <w:t>ר</w:t>
      </w:r>
      <w:r w:rsidRPr="00C35A2C">
        <w:rPr>
          <w:rtl/>
        </w:rPr>
        <w:t xml:space="preserve">: ההולך לאיצטדינין ולכרקום, וראה שם את הנחשים ואת החברין, בוקיון ומוקיון ומוליון ולוליון, בלורין סלגורין - הרי זה מושב לצים, ועליהם הכתוב אומר: </w:t>
      </w:r>
      <w:r w:rsidRPr="00095FC3">
        <w:rPr>
          <w:rStyle w:val="afffd"/>
          <w:rFonts w:hint="cs"/>
          <w:rtl/>
        </w:rPr>
        <w:t>'</w:t>
      </w:r>
      <w:r w:rsidRPr="00095FC3">
        <w:rPr>
          <w:rStyle w:val="afffd"/>
          <w:rtl/>
        </w:rPr>
        <w:t>אשרי האיש אשר לא הלך וגו'</w:t>
      </w:r>
      <w:r w:rsidRPr="00986177">
        <w:rPr>
          <w:rStyle w:val="afffd"/>
          <w:rtl/>
        </w:rPr>
        <w:t xml:space="preserve"> כי אם בתורת ה' חפצו, </w:t>
      </w:r>
      <w:r w:rsidRPr="00C35A2C">
        <w:rPr>
          <w:rtl/>
        </w:rPr>
        <w:t>הא למדת, שדברים הללו מביאין את האדם לידי ביטול תורה.</w:t>
      </w:r>
    </w:p>
    <w:p w14:paraId="75FFD17B" w14:textId="77777777" w:rsidR="00910F84" w:rsidRDefault="00910F84" w:rsidP="00910F84">
      <w:pPr>
        <w:rPr>
          <w:rtl/>
        </w:rPr>
      </w:pPr>
      <w:r w:rsidRPr="00C35A2C">
        <w:rPr>
          <w:rtl/>
        </w:rPr>
        <w:t>ורמינהי: הולכין לאיצטדינין מותר - מפני שצווח ומציל, ולכרקום מותר - מפני ישוב מדינה, ובלבד שלא יתחשב עמהם, ואם נתחשב עמהם - אסור;</w:t>
      </w:r>
    </w:p>
    <w:p w14:paraId="721445B4" w14:textId="77777777" w:rsidR="00910F84" w:rsidRDefault="00910F84" w:rsidP="00910F84">
      <w:pPr>
        <w:rPr>
          <w:rtl/>
        </w:rPr>
      </w:pPr>
      <w:r>
        <w:rPr>
          <w:rtl/>
        </w:rPr>
        <w:t xml:space="preserve">- </w:t>
      </w:r>
      <w:r w:rsidRPr="00C35A2C">
        <w:rPr>
          <w:rtl/>
        </w:rPr>
        <w:t xml:space="preserve">כרקום אכרקום </w:t>
      </w:r>
      <w:r w:rsidRPr="00C35A2C">
        <w:rPr>
          <w:rFonts w:hint="cs"/>
          <w:rtl/>
        </w:rPr>
        <w:t xml:space="preserve">- </w:t>
      </w:r>
      <w:r w:rsidRPr="00C35A2C">
        <w:rPr>
          <w:rtl/>
        </w:rPr>
        <w:t>ל</w:t>
      </w:r>
      <w:r>
        <w:rPr>
          <w:rtl/>
        </w:rPr>
        <w:t>"</w:t>
      </w:r>
      <w:r w:rsidRPr="00C35A2C">
        <w:rPr>
          <w:rtl/>
        </w:rPr>
        <w:t>ק: כאן במתחשב עמהן, כאן בשאין מתחשב עמהן,</w:t>
      </w:r>
    </w:p>
    <w:p w14:paraId="0EC30B7F" w14:textId="77777777" w:rsidR="00910F84" w:rsidRDefault="00910F84" w:rsidP="00910F84">
      <w:pPr>
        <w:pStyle w:val="afffa"/>
        <w:ind w:left="284" w:firstLine="0"/>
        <w:rPr>
          <w:rFonts w:ascii="BA Fontov Regular" w:hAnsi="BA Fontov Regular"/>
          <w:sz w:val="18"/>
          <w:rtl/>
        </w:rPr>
      </w:pPr>
      <w:r w:rsidRPr="00CE2644">
        <w:rPr>
          <w:rFonts w:ascii="BA Fontov Regular" w:hAnsi="BA Fontov Regular"/>
          <w:sz w:val="18"/>
          <w:rtl/>
        </w:rPr>
        <w:t xml:space="preserve">איצטדינין אאיצטדינין </w:t>
      </w:r>
      <w:r w:rsidRPr="00CE2644">
        <w:rPr>
          <w:rFonts w:ascii="BA Fontov Regular" w:hAnsi="BA Fontov Regular" w:hint="cs"/>
          <w:sz w:val="18"/>
          <w:rtl/>
        </w:rPr>
        <w:t>- ל</w:t>
      </w:r>
      <w:r>
        <w:rPr>
          <w:rFonts w:ascii="BA Fontov Regular" w:hAnsi="BA Fontov Regular"/>
          <w:sz w:val="18"/>
          <w:rtl/>
        </w:rPr>
        <w:t>"</w:t>
      </w:r>
      <w:r w:rsidRPr="00CE2644">
        <w:rPr>
          <w:rFonts w:ascii="BA Fontov Regular" w:hAnsi="BA Fontov Regular" w:hint="cs"/>
          <w:sz w:val="18"/>
          <w:rtl/>
        </w:rPr>
        <w:t>ק ד</w:t>
      </w:r>
      <w:r w:rsidRPr="00CE2644">
        <w:rPr>
          <w:rFonts w:ascii="BA Fontov Regular" w:hAnsi="BA Fontov Regular"/>
          <w:sz w:val="18"/>
          <w:rtl/>
        </w:rPr>
        <w:t>תנאי היא; דתניא: אין הולכין לאיצטדינין מפני מושב לצים,</w:t>
      </w:r>
    </w:p>
    <w:p w14:paraId="6B9CB969" w14:textId="77777777" w:rsidR="00910F84" w:rsidRPr="00C35A2C" w:rsidRDefault="00910F84" w:rsidP="00910F84">
      <w:pPr>
        <w:ind w:firstLine="266"/>
        <w:rPr>
          <w:rtl/>
        </w:rPr>
      </w:pPr>
      <w:r w:rsidRPr="00C35A2C">
        <w:rPr>
          <w:rtl/>
        </w:rPr>
        <w:t>ור' נתן מתיר</w:t>
      </w:r>
      <w:r w:rsidRPr="00C35A2C">
        <w:rPr>
          <w:rFonts w:hint="cs"/>
          <w:rtl/>
        </w:rPr>
        <w:t>-</w:t>
      </w:r>
      <w:r w:rsidRPr="00C35A2C">
        <w:rPr>
          <w:rtl/>
        </w:rPr>
        <w:t xml:space="preserve"> אחד מפני שצווח ומציל, ואחד מפני שמעיד עדות אשה להשיאה.</w:t>
      </w:r>
    </w:p>
    <w:p w14:paraId="7681ECC6" w14:textId="77777777" w:rsidR="00910F84" w:rsidRPr="00C35A2C" w:rsidRDefault="00910F84" w:rsidP="00910F84">
      <w:pPr>
        <w:rPr>
          <w:b/>
          <w:bCs/>
          <w:rtl/>
        </w:rPr>
      </w:pPr>
    </w:p>
    <w:p w14:paraId="71655D0A" w14:textId="77777777" w:rsidR="00910F84" w:rsidRDefault="00910F84" w:rsidP="00910F84">
      <w:pPr>
        <w:rPr>
          <w:rtl/>
        </w:rPr>
      </w:pPr>
      <w:r w:rsidRPr="00C35A2C">
        <w:rPr>
          <w:b/>
          <w:bCs/>
          <w:rtl/>
        </w:rPr>
        <w:t>• ת</w:t>
      </w:r>
      <w:r>
        <w:rPr>
          <w:b/>
          <w:bCs/>
          <w:rtl/>
        </w:rPr>
        <w:t>"</w:t>
      </w:r>
      <w:r w:rsidRPr="00C35A2C">
        <w:rPr>
          <w:b/>
          <w:bCs/>
          <w:rtl/>
        </w:rPr>
        <w:t>ר</w:t>
      </w:r>
      <w:r w:rsidRPr="00C35A2C">
        <w:rPr>
          <w:rtl/>
        </w:rPr>
        <w:t xml:space="preserve">: </w:t>
      </w:r>
      <w:r>
        <w:rPr>
          <w:rStyle w:val="affff1"/>
          <w:rFonts w:hint="cs"/>
          <w:rtl/>
          <w:rPrChange w:id="9283" w:author="מנוע אמוראים" w:date="2026-10-05T16:41:56Z">
            <w:rPr>
              <w:rFonts w:hint="cs"/>
              <w:rtl/>
            </w:rPr>
          </w:rPrChange>
        </w:rPr>
        <w:t xml:space="preserve">לר</w:t>
      </w:r>
      <w:r>
        <w:rPr>
          <w:rStyle w:val="affff1"/>
          <w:rtl/>
          <w:rPrChange w:id="9284" w:author="מנוע אמוראים" w:date="2026-10-05T16:41:56Z">
            <w:rPr>
              <w:rtl/>
            </w:rPr>
          </w:rPrChange>
        </w:rPr>
        <w:t xml:space="preserve">"</w:t>
      </w:r>
      <w:r>
        <w:rPr>
          <w:rStyle w:val="affff1"/>
          <w:rFonts w:hint="cs"/>
          <w:rtl/>
          <w:rPrChange w:id="9285" w:author="מנוע אמוראים" w:date="2026-10-05T16:41:56Z">
            <w:rPr>
              <w:rFonts w:hint="cs"/>
              <w:rtl/>
            </w:rPr>
          </w:rPrChange>
        </w:rPr>
        <w:t xml:space="preserve">מ</w:t>
      </w:r>
      <w:r>
        <w:rPr>
          <w:rFonts w:hint="cs"/>
          <w:rtl/>
        </w:rPr>
        <w:t xml:space="preserve">: </w:t>
      </w:r>
      <w:r w:rsidRPr="00C35A2C">
        <w:rPr>
          <w:rtl/>
        </w:rPr>
        <w:t>אין הולכין לטרטיאות ולקרקסיאות, מפני שמזבלין שם זיבול לעבודת כוכבים,</w:t>
      </w:r>
    </w:p>
    <w:p w14:paraId="58AF453D" w14:textId="77777777" w:rsidR="00910F84" w:rsidRPr="00C35A2C" w:rsidRDefault="00910F84" w:rsidP="00910F84">
      <w:pPr>
        <w:ind w:hanging="114"/>
        <w:rPr>
          <w:rtl/>
        </w:rPr>
      </w:pPr>
      <w:r w:rsidRPr="00C35A2C">
        <w:rPr>
          <w:rFonts w:hint="cs"/>
          <w:rtl/>
        </w:rPr>
        <w:t>וחכ</w:t>
      </w:r>
      <w:r>
        <w:rPr>
          <w:rtl/>
        </w:rPr>
        <w:t>"</w:t>
      </w:r>
      <w:r w:rsidRPr="00C35A2C">
        <w:rPr>
          <w:rFonts w:hint="cs"/>
          <w:rtl/>
        </w:rPr>
        <w:t>א</w:t>
      </w:r>
      <w:r w:rsidRPr="00C35A2C">
        <w:rPr>
          <w:rtl/>
        </w:rPr>
        <w:t xml:space="preserve">: מקום שמזבלין אסור - מפני חשד </w:t>
      </w:r>
      <w:r>
        <w:rPr>
          <w:rtl/>
        </w:rPr>
        <w:t>עכו"ם</w:t>
      </w:r>
      <w:r w:rsidRPr="00C35A2C">
        <w:rPr>
          <w:rtl/>
        </w:rPr>
        <w:t>, ומקום שאין מזבלין שם אסור מפני מושב לצים.</w:t>
      </w:r>
    </w:p>
    <w:p w14:paraId="570011B2" w14:textId="77777777" w:rsidR="00910F84" w:rsidRPr="00C35A2C" w:rsidRDefault="00910F84" w:rsidP="00910F84">
      <w:pPr>
        <w:rPr>
          <w:rtl/>
        </w:rPr>
      </w:pPr>
      <w:r>
        <w:rPr>
          <w:rStyle w:val="affff1"/>
          <w:rFonts w:hint="cs"/>
          <w:rtl/>
          <w:rPrChange w:id="9286" w:author="מנוע אמוראים" w:date="2026-10-05T16:41:56Z">
            <w:rPr>
              <w:rFonts w:hint="cs"/>
              <w:rtl/>
            </w:rPr>
          </w:rPrChange>
        </w:rPr>
        <w:t xml:space="preserve">ר</w:t>
      </w:r>
      <w:r>
        <w:rPr>
          <w:rStyle w:val="affff1"/>
          <w:rtl/>
          <w:rPrChange w:id="9287" w:author="מנוע אמוראים" w:date="2026-10-05T16:41:56Z">
            <w:rPr>
              <w:rtl/>
            </w:rPr>
          </w:rPrChange>
        </w:rPr>
        <w:t xml:space="preserve">"</w:t>
      </w:r>
      <w:r>
        <w:rPr>
          <w:rStyle w:val="affff1"/>
          <w:rFonts w:hint="cs"/>
          <w:rtl/>
          <w:rPrChange w:id="9288" w:author="מנוע אמוראים" w:date="2026-10-05T16:41:56Z">
            <w:rPr>
              <w:rFonts w:hint="cs"/>
              <w:rtl/>
            </w:rPr>
          </w:rPrChange>
        </w:rPr>
        <w:t xml:space="preserve">ח</w:t>
      </w:r>
      <w:r>
        <w:rPr>
          <w:rFonts w:hint="cs"/>
          <w:rtl/>
        </w:rPr>
        <w:t xml:space="preserve"> מסורא</w:t>
      </w:r>
      <w:r w:rsidRPr="00C35A2C">
        <w:rPr>
          <w:rtl/>
        </w:rPr>
        <w:t>: נשא ונתן איכא בינייהו.</w:t>
      </w:r>
    </w:p>
    <w:p w14:paraId="38B3C004" w14:textId="77777777" w:rsidR="00910F84" w:rsidRDefault="00910F84" w:rsidP="00910F84">
      <w:pPr>
        <w:rPr>
          <w:rtl/>
        </w:rPr>
      </w:pPr>
      <w:r>
        <w:rPr>
          <w:rtl/>
        </w:rPr>
        <w:t xml:space="preserve">דרש </w:t>
      </w:r>
      <w:r>
        <w:rPr>
          <w:rStyle w:val="affff1"/>
          <w:rtl/>
          <w:rPrChange w:id="9289" w:author="מנוע אמוראים" w:date="2026-10-05T16:41:56Z">
            <w:rPr>
              <w:rtl/>
            </w:rPr>
          </w:rPrChange>
        </w:rPr>
        <w:t xml:space="preserve">ר</w:t>
      </w:r>
      <w:r>
        <w:rPr>
          <w:rStyle w:val="affff1"/>
          <w:rFonts w:hint="cs"/>
          <w:rtl/>
          <w:rPrChange w:id="9290" w:author="מנוע אמוראים" w:date="2026-10-05T16:41:56Z">
            <w:rPr>
              <w:rFonts w:hint="cs"/>
              <w:rtl/>
            </w:rPr>
          </w:rPrChange>
        </w:rPr>
        <w:t xml:space="preserve">שב</w:t>
      </w:r>
      <w:r>
        <w:rPr>
          <w:rStyle w:val="affff1"/>
          <w:rtl/>
          <w:rPrChange w:id="9291" w:author="מנוע אמוראים" w:date="2026-10-05T16:41:56Z">
            <w:rPr>
              <w:rtl/>
            </w:rPr>
          </w:rPrChange>
        </w:rPr>
        <w:t xml:space="preserve">"</w:t>
      </w:r>
      <w:r>
        <w:rPr>
          <w:rStyle w:val="affff1"/>
          <w:rFonts w:hint="cs"/>
          <w:rtl/>
          <w:rPrChange w:id="9292" w:author="מנוע אמוראים" w:date="2026-10-05T16:41:56Z">
            <w:rPr>
              <w:rFonts w:hint="cs"/>
              <w:rtl/>
            </w:rPr>
          </w:rPrChange>
        </w:rPr>
        <w:t xml:space="preserve">פ</w:t>
      </w:r>
      <w:r w:rsidRPr="00C35A2C">
        <w:rPr>
          <w:rtl/>
        </w:rPr>
        <w:t xml:space="preserve">: </w:t>
      </w:r>
      <w:r w:rsidRPr="00C35A2C">
        <w:rPr>
          <w:rFonts w:hint="cs"/>
          <w:rtl/>
        </w:rPr>
        <w:t xml:space="preserve">הך </w:t>
      </w:r>
      <w:r w:rsidRPr="00433F0E">
        <w:rPr>
          <w:rStyle w:val="afffd"/>
          <w:rFonts w:hint="cs"/>
          <w:rtl/>
        </w:rPr>
        <w:t>ד'</w:t>
      </w:r>
      <w:r w:rsidRPr="00433F0E">
        <w:rPr>
          <w:rStyle w:val="afffd"/>
          <w:rtl/>
        </w:rPr>
        <w:t xml:space="preserve">אשרי האיש אשר לא הלך בעצת רשעים ובדרך חטאים לא עמד ובמושב לצים לא ישב </w:t>
      </w:r>
      <w:r w:rsidRPr="00C35A2C">
        <w:rPr>
          <w:rtl/>
        </w:rPr>
        <w:t>וכי מאחר שלא הלך, היכן עמד? ומאחר שלא עמד, היכן ישב? ומאחר שלא ישב, היכן לץ?</w:t>
      </w:r>
    </w:p>
    <w:p w14:paraId="62DA37F0" w14:textId="77777777" w:rsidR="00910F84" w:rsidRPr="00C35A2C" w:rsidRDefault="00910F84" w:rsidP="00910F84">
      <w:pPr>
        <w:pStyle w:val="afffa"/>
        <w:rPr>
          <w:rtl/>
        </w:rPr>
      </w:pPr>
      <w:r>
        <w:rPr>
          <w:rtl/>
        </w:rPr>
        <w:t xml:space="preserve">- </w:t>
      </w:r>
      <w:r w:rsidRPr="00C35A2C">
        <w:rPr>
          <w:rtl/>
        </w:rPr>
        <w:t>אלא</w:t>
      </w:r>
      <w:r w:rsidRPr="00C35A2C">
        <w:rPr>
          <w:rFonts w:hint="cs"/>
          <w:rtl/>
        </w:rPr>
        <w:t xml:space="preserve"> </w:t>
      </w:r>
      <w:r w:rsidRPr="00C35A2C">
        <w:rPr>
          <w:rtl/>
        </w:rPr>
        <w:t>לומר לך, שאם הלך - סופו לעמוד, ואם עמד - סופו לישב, ואם ישב - סופו ללוץ, ואם לץ - עליו הכתוב אומר:</w:t>
      </w:r>
      <w:r w:rsidRPr="00FF1C37">
        <w:rPr>
          <w:rStyle w:val="afffd"/>
          <w:rtl/>
        </w:rPr>
        <w:t xml:space="preserve"> </w:t>
      </w:r>
      <w:r w:rsidRPr="00FF1C37">
        <w:rPr>
          <w:rStyle w:val="afffd"/>
          <w:rFonts w:hint="cs"/>
          <w:rtl/>
        </w:rPr>
        <w:t>'</w:t>
      </w:r>
      <w:r w:rsidRPr="00FF1C37">
        <w:rPr>
          <w:rStyle w:val="afffd"/>
          <w:rtl/>
        </w:rPr>
        <w:t>אם חכמת חכמת לך</w:t>
      </w:r>
      <w:r w:rsidRPr="00FF1C37">
        <w:rPr>
          <w:rStyle w:val="afffd"/>
          <w:rFonts w:hint="cs"/>
          <w:rtl/>
        </w:rPr>
        <w:t xml:space="preserve">' </w:t>
      </w:r>
      <w:r w:rsidRPr="00095FC3">
        <w:rPr>
          <w:rStyle w:val="afffd"/>
          <w:rFonts w:hint="cs"/>
          <w:rtl/>
        </w:rPr>
        <w:t>'</w:t>
      </w:r>
      <w:r w:rsidRPr="00095FC3">
        <w:rPr>
          <w:rStyle w:val="afffd"/>
          <w:rtl/>
        </w:rPr>
        <w:t>ולצת</w:t>
      </w:r>
      <w:r w:rsidRPr="00095FC3">
        <w:rPr>
          <w:rStyle w:val="afffd"/>
          <w:rFonts w:hint="cs"/>
          <w:rtl/>
        </w:rPr>
        <w:t>'</w:t>
      </w:r>
      <w:r w:rsidRPr="00095FC3">
        <w:rPr>
          <w:rStyle w:val="afffd"/>
          <w:rtl/>
        </w:rPr>
        <w:t xml:space="preserve"> </w:t>
      </w:r>
      <w:r w:rsidRPr="00C35A2C">
        <w:rPr>
          <w:rtl/>
        </w:rPr>
        <w:t>לבדך תשא.</w:t>
      </w:r>
    </w:p>
    <w:p w14:paraId="68A0CDE6" w14:textId="77777777" w:rsidR="00910F84" w:rsidRPr="00C35A2C" w:rsidRDefault="00910F84" w:rsidP="00910F84">
      <w:pPr>
        <w:rPr>
          <w:rtl/>
        </w:rPr>
      </w:pPr>
      <w:r w:rsidRPr="00C35A2C">
        <w:rPr>
          <w:rtl/>
        </w:rPr>
        <w:t xml:space="preserve">• </w:t>
      </w:r>
      <w:r>
        <w:rPr>
          <w:rStyle w:val="affff1"/>
          <w:rFonts w:hint="cs"/>
          <w:rtl/>
          <w:rPrChange w:id="9293" w:author="מנוע אמוראים" w:date="2026-10-05T16:41:56Z">
            <w:rPr>
              <w:rFonts w:hint="cs"/>
              <w:rtl/>
            </w:rPr>
          </w:rPrChange>
        </w:rPr>
        <w:t xml:space="preserve">אר</w:t>
      </w:r>
      <w:r>
        <w:rPr>
          <w:rStyle w:val="affff1"/>
          <w:rtl/>
          <w:rPrChange w:id="9294" w:author="מנוע אמוראים" w:date="2026-10-05T16:41:56Z">
            <w:rPr>
              <w:rtl/>
            </w:rPr>
          </w:rPrChange>
        </w:rPr>
        <w:t xml:space="preserve">"</w:t>
      </w:r>
      <w:r>
        <w:rPr>
          <w:rStyle w:val="affff1"/>
          <w:rFonts w:hint="cs"/>
          <w:rtl/>
          <w:rPrChange w:id="9295" w:author="מנוע אמוראים" w:date="2026-10-05T16:41:56Z">
            <w:rPr>
              <w:rFonts w:hint="cs"/>
              <w:rtl/>
            </w:rPr>
          </w:rPrChange>
        </w:rPr>
        <w:t xml:space="preserve">א</w:t>
      </w:r>
      <w:r w:rsidRPr="00C35A2C">
        <w:rPr>
          <w:rtl/>
        </w:rPr>
        <w:t xml:space="preserve">: כל המתלוצץ - יסורין באין עליו, שנאמר: </w:t>
      </w:r>
      <w:r w:rsidRPr="00095FC3">
        <w:rPr>
          <w:rStyle w:val="afffd"/>
          <w:rFonts w:hint="cs"/>
          <w:rtl/>
        </w:rPr>
        <w:t>'</w:t>
      </w:r>
      <w:r w:rsidRPr="00095FC3">
        <w:rPr>
          <w:rStyle w:val="afffd"/>
          <w:rtl/>
        </w:rPr>
        <w:t>ועתה אל תתלוצצו פן יחזקו מוסריכם</w:t>
      </w:r>
      <w:r w:rsidRPr="00095FC3">
        <w:rPr>
          <w:rStyle w:val="afffd"/>
          <w:rFonts w:hint="cs"/>
          <w:rtl/>
        </w:rPr>
        <w:t>'</w:t>
      </w:r>
      <w:r w:rsidRPr="00095FC3">
        <w:rPr>
          <w:rStyle w:val="afffd"/>
          <w:rtl/>
        </w:rPr>
        <w:t>.</w:t>
      </w:r>
    </w:p>
    <w:p w14:paraId="7C07D6FA" w14:textId="77777777" w:rsidR="00910F84" w:rsidRPr="00C35A2C" w:rsidRDefault="00910F84" w:rsidP="00910F84">
      <w:pPr>
        <w:rPr>
          <w:rtl/>
        </w:rPr>
      </w:pPr>
      <w:r w:rsidRPr="00C35A2C">
        <w:rPr>
          <w:rtl/>
        </w:rPr>
        <w:t xml:space="preserve">• </w:t>
      </w:r>
      <w:r w:rsidRPr="00C35A2C">
        <w:rPr>
          <w:rFonts w:hint="cs"/>
          <w:rtl/>
        </w:rPr>
        <w:t>א</w:t>
      </w:r>
      <w:r>
        <w:rPr>
          <w:rtl/>
        </w:rPr>
        <w:t>"</w:t>
      </w:r>
      <w:r w:rsidRPr="00C35A2C">
        <w:rPr>
          <w:rFonts w:hint="cs"/>
          <w:rtl/>
        </w:rPr>
        <w:t>ל</w:t>
      </w:r>
      <w:r w:rsidRPr="00C35A2C">
        <w:rPr>
          <w:rtl/>
        </w:rPr>
        <w:t xml:space="preserve"> רבא לרבנן: ב</w:t>
      </w:r>
      <w:r w:rsidRPr="00C35A2C">
        <w:rPr>
          <w:rFonts w:hint="cs"/>
          <w:rtl/>
        </w:rPr>
        <w:t>בקשה מכם ש</w:t>
      </w:r>
      <w:r w:rsidRPr="00C35A2C">
        <w:rPr>
          <w:rtl/>
        </w:rPr>
        <w:t xml:space="preserve">לא תתלוצצו, דלא </w:t>
      </w:r>
      <w:r w:rsidRPr="00C35A2C">
        <w:rPr>
          <w:rFonts w:hint="cs"/>
          <w:rtl/>
        </w:rPr>
        <w:t xml:space="preserve">יבואו עליכם </w:t>
      </w:r>
      <w:r w:rsidRPr="00C35A2C">
        <w:rPr>
          <w:rtl/>
        </w:rPr>
        <w:t>יסורין.</w:t>
      </w:r>
    </w:p>
    <w:p w14:paraId="53CF40A3" w14:textId="77777777" w:rsidR="00910F84" w:rsidRPr="00C35A2C" w:rsidRDefault="00910F84" w:rsidP="00910F84">
      <w:pPr>
        <w:rPr>
          <w:rtl/>
        </w:rPr>
      </w:pPr>
      <w:r w:rsidRPr="00C35A2C">
        <w:rPr>
          <w:rtl/>
        </w:rPr>
        <w:t>• רב קטינא: כל המתלוצץ - מזונותיו מתמעטין, שנאמר:</w:t>
      </w:r>
      <w:r w:rsidRPr="00FF1C37">
        <w:rPr>
          <w:rStyle w:val="afffd"/>
          <w:rtl/>
        </w:rPr>
        <w:t xml:space="preserve"> </w:t>
      </w:r>
      <w:r w:rsidRPr="00FF1C37">
        <w:rPr>
          <w:rStyle w:val="afffd"/>
          <w:rFonts w:hint="cs"/>
          <w:rtl/>
        </w:rPr>
        <w:t>'</w:t>
      </w:r>
      <w:r w:rsidRPr="00FF1C37">
        <w:rPr>
          <w:rStyle w:val="afffd"/>
          <w:rtl/>
        </w:rPr>
        <w:t>משך ידו את לוצצים</w:t>
      </w:r>
      <w:r w:rsidRPr="00FF1C37">
        <w:rPr>
          <w:rStyle w:val="afffd"/>
          <w:rFonts w:hint="cs"/>
          <w:rtl/>
        </w:rPr>
        <w:t>'</w:t>
      </w:r>
      <w:r w:rsidRPr="00FF1C37">
        <w:rPr>
          <w:rStyle w:val="afffd"/>
          <w:rtl/>
        </w:rPr>
        <w:t>.</w:t>
      </w:r>
    </w:p>
    <w:p w14:paraId="50EF84F5" w14:textId="77777777" w:rsidR="00910F84" w:rsidRPr="00C35A2C" w:rsidRDefault="00910F84" w:rsidP="00910F84">
      <w:pPr>
        <w:rPr>
          <w:rtl/>
        </w:rPr>
      </w:pPr>
      <w:r w:rsidRPr="00C35A2C">
        <w:rPr>
          <w:rtl/>
        </w:rPr>
        <w:t xml:space="preserve">• </w:t>
      </w:r>
      <w:r>
        <w:rPr>
          <w:rStyle w:val="affff1"/>
          <w:rFonts w:hint="cs"/>
          <w:rtl/>
          <w:rPrChange w:id="9296" w:author="מנוע אמוראים" w:date="2026-10-05T16:41:56Z">
            <w:rPr>
              <w:rFonts w:hint="cs"/>
              <w:rtl/>
            </w:rPr>
          </w:rPrChange>
        </w:rPr>
        <w:t xml:space="preserve">ארשב</w:t>
      </w:r>
      <w:r>
        <w:rPr>
          <w:rStyle w:val="affff1"/>
          <w:rtl/>
          <w:rPrChange w:id="9297" w:author="מנוע אמוראים" w:date="2026-10-05T16:41:56Z">
            <w:rPr>
              <w:rtl/>
            </w:rPr>
          </w:rPrChange>
        </w:rPr>
        <w:t xml:space="preserve">"</w:t>
      </w:r>
      <w:r>
        <w:rPr>
          <w:rStyle w:val="affff1"/>
          <w:rFonts w:hint="cs"/>
          <w:rtl/>
          <w:rPrChange w:id="9298" w:author="מנוע אמוראים" w:date="2026-10-05T16:41:56Z">
            <w:rPr>
              <w:rFonts w:hint="cs"/>
              <w:rtl/>
            </w:rPr>
          </w:rPrChange>
        </w:rPr>
        <w:t xml:space="preserve">ל</w:t>
      </w:r>
      <w:r w:rsidRPr="00C35A2C">
        <w:rPr>
          <w:rtl/>
        </w:rPr>
        <w:t xml:space="preserve">: כל המתלוצץ נופל בגיהנם, שנא: </w:t>
      </w:r>
      <w:r w:rsidRPr="003F072B">
        <w:rPr>
          <w:rStyle w:val="afffd"/>
          <w:rFonts w:hint="cs"/>
          <w:rtl/>
        </w:rPr>
        <w:t>'</w:t>
      </w:r>
      <w:r w:rsidRPr="003F072B">
        <w:rPr>
          <w:rStyle w:val="afffd"/>
          <w:rtl/>
        </w:rPr>
        <w:t>זד יהיר לץ שמו עושה בעברת זדון</w:t>
      </w:r>
      <w:r w:rsidRPr="00C35A2C">
        <w:rPr>
          <w:rtl/>
        </w:rPr>
        <w:t xml:space="preserve">, ואין עברה אלא גיהנם, שנאמר: </w:t>
      </w:r>
      <w:r w:rsidRPr="00095FC3">
        <w:rPr>
          <w:rStyle w:val="afffd"/>
          <w:rFonts w:hint="cs"/>
          <w:rtl/>
        </w:rPr>
        <w:t>'</w:t>
      </w:r>
      <w:r w:rsidRPr="00095FC3">
        <w:rPr>
          <w:rStyle w:val="afffd"/>
          <w:rtl/>
        </w:rPr>
        <w:t>יום עברה היום ההוא</w:t>
      </w:r>
      <w:r w:rsidRPr="00095FC3">
        <w:rPr>
          <w:rStyle w:val="afffd"/>
          <w:rFonts w:hint="cs"/>
          <w:rtl/>
        </w:rPr>
        <w:t>'</w:t>
      </w:r>
      <w:r w:rsidRPr="00095FC3">
        <w:rPr>
          <w:rStyle w:val="afffd"/>
          <w:rtl/>
        </w:rPr>
        <w:t>.</w:t>
      </w:r>
    </w:p>
    <w:p w14:paraId="0FCC7962" w14:textId="77777777" w:rsidR="00910F84" w:rsidRDefault="00910F84" w:rsidP="00910F84">
      <w:pPr>
        <w:rPr>
          <w:rtl/>
        </w:rPr>
      </w:pPr>
      <w:r w:rsidRPr="00C35A2C">
        <w:rPr>
          <w:rtl/>
        </w:rPr>
        <w:t xml:space="preserve">• </w:t>
      </w:r>
      <w:r w:rsidRPr="00C35A2C">
        <w:rPr>
          <w:rFonts w:hint="cs"/>
          <w:rtl/>
        </w:rPr>
        <w:t xml:space="preserve">אמר </w:t>
      </w:r>
      <w:r w:rsidRPr="00C35A2C">
        <w:rPr>
          <w:rtl/>
        </w:rPr>
        <w:t>ר' אושעיא: כל המתייהר נופל בגיהנם, שנא</w:t>
      </w:r>
      <w:r w:rsidRPr="00C35A2C">
        <w:rPr>
          <w:rFonts w:hint="cs"/>
          <w:rtl/>
        </w:rPr>
        <w:t>'</w:t>
      </w:r>
      <w:r w:rsidRPr="00C35A2C">
        <w:rPr>
          <w:rtl/>
        </w:rPr>
        <w:t xml:space="preserve">: </w:t>
      </w:r>
      <w:r w:rsidRPr="00095FC3">
        <w:rPr>
          <w:rStyle w:val="afffd"/>
          <w:rFonts w:hint="cs"/>
          <w:rtl/>
        </w:rPr>
        <w:t>'</w:t>
      </w:r>
      <w:r w:rsidRPr="00095FC3">
        <w:rPr>
          <w:rStyle w:val="afffd"/>
          <w:rtl/>
        </w:rPr>
        <w:t>זד יהיר לץ שמו עושה בעברת זדון</w:t>
      </w:r>
      <w:r w:rsidRPr="00095FC3">
        <w:rPr>
          <w:rStyle w:val="afffd"/>
          <w:rFonts w:hint="cs"/>
          <w:rtl/>
        </w:rPr>
        <w:t>'</w:t>
      </w:r>
      <w:r w:rsidRPr="00095FC3">
        <w:rPr>
          <w:rStyle w:val="afffd"/>
          <w:rtl/>
        </w:rPr>
        <w:t>,</w:t>
      </w:r>
    </w:p>
    <w:p w14:paraId="325957EE" w14:textId="77777777" w:rsidR="00910F84" w:rsidRPr="00C35A2C" w:rsidRDefault="00910F84" w:rsidP="00910F84">
      <w:pPr>
        <w:ind w:left="1894" w:firstLine="266"/>
        <w:rPr>
          <w:rtl/>
        </w:rPr>
      </w:pPr>
      <w:r w:rsidRPr="00C35A2C">
        <w:rPr>
          <w:rtl/>
        </w:rPr>
        <w:t>ואין עברה אלא גיהנם, שנא</w:t>
      </w:r>
      <w:r w:rsidRPr="00C35A2C">
        <w:rPr>
          <w:rFonts w:hint="cs"/>
          <w:rtl/>
        </w:rPr>
        <w:t>'</w:t>
      </w:r>
      <w:r w:rsidRPr="00C35A2C">
        <w:rPr>
          <w:rtl/>
        </w:rPr>
        <w:t xml:space="preserve">: </w:t>
      </w:r>
      <w:r w:rsidRPr="00095FC3">
        <w:rPr>
          <w:rStyle w:val="afffd"/>
          <w:rFonts w:hint="cs"/>
          <w:rtl/>
        </w:rPr>
        <w:t>'</w:t>
      </w:r>
      <w:r w:rsidRPr="00095FC3">
        <w:rPr>
          <w:rStyle w:val="afffd"/>
          <w:rtl/>
        </w:rPr>
        <w:t>יום עברה היום ההוא</w:t>
      </w:r>
      <w:r w:rsidRPr="00095FC3">
        <w:rPr>
          <w:rStyle w:val="afffd"/>
          <w:rFonts w:hint="cs"/>
          <w:rtl/>
        </w:rPr>
        <w:t>'</w:t>
      </w:r>
      <w:r w:rsidRPr="00095FC3">
        <w:rPr>
          <w:rStyle w:val="afffd"/>
          <w:rtl/>
        </w:rPr>
        <w:t>.</w:t>
      </w:r>
    </w:p>
    <w:p w14:paraId="6D14152A" w14:textId="77777777" w:rsidR="00BA7147" w:rsidRDefault="00910F84" w:rsidP="00BA7147">
      <w:pPr>
        <w:pStyle w:val="36"/>
        <w:framePr w:wrap="notBeside"/>
        <w:rPr>
          <w:rtl/>
        </w:rPr>
      </w:pPr>
      <w:r w:rsidRPr="00C35A2C">
        <w:rPr>
          <w:rFonts w:hint="cs"/>
          <w:rtl/>
        </w:rPr>
        <w:t>רחב</w:t>
      </w:r>
      <w:r>
        <w:rPr>
          <w:rtl/>
        </w:rPr>
        <w:t>"</w:t>
      </w:r>
      <w:r w:rsidRPr="00C35A2C">
        <w:rPr>
          <w:rFonts w:hint="cs"/>
          <w:rtl/>
        </w:rPr>
        <w:t>ח</w:t>
      </w:r>
      <w:r w:rsidRPr="00C35A2C">
        <w:rPr>
          <w:rtl/>
        </w:rPr>
        <w:t>:</w:t>
      </w:r>
    </w:p>
    <w:p w14:paraId="0AE9962E" w14:textId="77777777" w:rsidR="00BA7147" w:rsidRDefault="00910F84" w:rsidP="00910F84">
      <w:pPr>
        <w:rPr>
          <w:rtl/>
        </w:rPr>
      </w:pPr>
      <w:r w:rsidRPr="00C35A2C">
        <w:rPr>
          <w:rtl/>
        </w:rPr>
        <w:t xml:space="preserve">כל המתלוצץ גורם כלייה לעולם, </w:t>
      </w:r>
    </w:p>
    <w:p w14:paraId="288F0933" w14:textId="64B4E607" w:rsidR="00910F84" w:rsidRDefault="00910F84" w:rsidP="00910F84">
      <w:pPr>
        <w:rPr>
          <w:rtl/>
        </w:rPr>
      </w:pPr>
      <w:r w:rsidRPr="00095FC3">
        <w:rPr>
          <w:rStyle w:val="afffd"/>
          <w:rFonts w:hint="cs"/>
          <w:rtl/>
        </w:rPr>
        <w:t>'</w:t>
      </w:r>
      <w:r w:rsidRPr="00095FC3">
        <w:rPr>
          <w:rStyle w:val="afffd"/>
          <w:rtl/>
        </w:rPr>
        <w:t>ועתה אל תתלוצצו פן יחזקו מוסריכם [כי] כלה ונחרצה שמעתי</w:t>
      </w:r>
      <w:r w:rsidRPr="00095FC3">
        <w:rPr>
          <w:rStyle w:val="afffd"/>
          <w:rFonts w:hint="cs"/>
          <w:rtl/>
        </w:rPr>
        <w:t>'</w:t>
      </w:r>
      <w:r w:rsidRPr="00095FC3">
        <w:rPr>
          <w:rStyle w:val="afffd"/>
          <w:rtl/>
        </w:rPr>
        <w:t>.</w:t>
      </w:r>
    </w:p>
    <w:p w14:paraId="41FFD871" w14:textId="77777777" w:rsidR="00BA7147" w:rsidRDefault="00910F84" w:rsidP="00BA7147">
      <w:pPr>
        <w:pStyle w:val="36"/>
        <w:framePr w:wrap="notBeside"/>
        <w:rPr>
          <w:rtl/>
        </w:rPr>
      </w:pPr>
      <w:r>
        <w:rPr>
          <w:rtl/>
        </w:rPr>
        <w:t>אר"</w:t>
      </w:r>
      <w:r w:rsidRPr="00C35A2C">
        <w:rPr>
          <w:rFonts w:hint="cs"/>
          <w:rtl/>
        </w:rPr>
        <w:t>א</w:t>
      </w:r>
      <w:r w:rsidRPr="00C35A2C">
        <w:rPr>
          <w:rtl/>
        </w:rPr>
        <w:t>:</w:t>
      </w:r>
    </w:p>
    <w:p w14:paraId="1260A4CC" w14:textId="0CF2E629" w:rsidR="00910F84" w:rsidRPr="00C35A2C" w:rsidRDefault="00910F84" w:rsidP="00910F84">
      <w:pPr>
        <w:rPr>
          <w:rtl/>
        </w:rPr>
      </w:pPr>
      <w:r w:rsidRPr="00C35A2C">
        <w:rPr>
          <w:rtl/>
        </w:rPr>
        <w:t>קשה היא, שתחילת' יסורין וסופו כלייה.</w:t>
      </w:r>
    </w:p>
    <w:p w14:paraId="35913F69" w14:textId="3E105316" w:rsidR="00BA7147" w:rsidRDefault="00910F84" w:rsidP="00BA7147">
      <w:pPr>
        <w:pStyle w:val="36"/>
        <w:framePr w:wrap="notBeside"/>
        <w:rPr>
          <w:rtl/>
        </w:rPr>
      </w:pPr>
      <w:r w:rsidRPr="00C35A2C">
        <w:rPr>
          <w:rtl/>
        </w:rPr>
        <w:t>דרש ר</w:t>
      </w:r>
      <w:r w:rsidR="00BA7147">
        <w:rPr>
          <w:rFonts w:hint="cs"/>
          <w:rtl/>
        </w:rPr>
        <w:t>שבפ</w:t>
      </w:r>
    </w:p>
    <w:p w14:paraId="209EF396" w14:textId="37614930" w:rsidR="00910F84" w:rsidRPr="00C35A2C" w:rsidRDefault="00910F84" w:rsidP="00910F84">
      <w:pPr>
        <w:rPr>
          <w:rtl/>
        </w:rPr>
      </w:pPr>
      <w:r w:rsidRPr="00095FC3">
        <w:rPr>
          <w:rStyle w:val="afffd"/>
          <w:rFonts w:hint="cs"/>
          <w:rtl/>
        </w:rPr>
        <w:t>'</w:t>
      </w:r>
      <w:r w:rsidRPr="00095FC3">
        <w:rPr>
          <w:rStyle w:val="afffd"/>
          <w:rtl/>
        </w:rPr>
        <w:t>אשרי האיש אשר לא הלך</w:t>
      </w:r>
      <w:r w:rsidRPr="00095FC3">
        <w:rPr>
          <w:rStyle w:val="afffd"/>
          <w:rFonts w:hint="cs"/>
          <w:rtl/>
        </w:rPr>
        <w:t>'</w:t>
      </w:r>
      <w:r w:rsidRPr="00095FC3">
        <w:rPr>
          <w:rStyle w:val="afffd"/>
          <w:rtl/>
        </w:rPr>
        <w:t xml:space="preserve"> </w:t>
      </w:r>
      <w:r w:rsidRPr="00C35A2C">
        <w:rPr>
          <w:rtl/>
        </w:rPr>
        <w:t xml:space="preserve">לטרטיאות ולקרקסיאות של </w:t>
      </w:r>
      <w:r w:rsidR="00BA7147">
        <w:rPr>
          <w:rFonts w:hint="cs"/>
          <w:rtl/>
        </w:rPr>
        <w:t>ע''ז</w:t>
      </w:r>
      <w:r w:rsidRPr="00C35A2C">
        <w:rPr>
          <w:rtl/>
        </w:rPr>
        <w:t>,</w:t>
      </w:r>
    </w:p>
    <w:p w14:paraId="0CF3944B" w14:textId="77777777" w:rsidR="00910F84" w:rsidRDefault="00910F84" w:rsidP="00BA7147">
      <w:pPr>
        <w:rPr>
          <w:rtl/>
        </w:rPr>
      </w:pPr>
      <w:r w:rsidRPr="00095FC3">
        <w:rPr>
          <w:rStyle w:val="afffd"/>
          <w:rFonts w:hint="cs"/>
          <w:rtl/>
        </w:rPr>
        <w:t>'</w:t>
      </w:r>
      <w:r w:rsidRPr="00095FC3">
        <w:rPr>
          <w:rStyle w:val="afffd"/>
          <w:rtl/>
        </w:rPr>
        <w:t>ובדרך חטאים לא עמד</w:t>
      </w:r>
      <w:r w:rsidRPr="00095FC3">
        <w:rPr>
          <w:rStyle w:val="afffd"/>
          <w:rFonts w:hint="cs"/>
          <w:rtl/>
        </w:rPr>
        <w:t>'</w:t>
      </w:r>
      <w:r w:rsidRPr="00095FC3">
        <w:rPr>
          <w:rStyle w:val="afffd"/>
          <w:rtl/>
        </w:rPr>
        <w:t xml:space="preserve"> </w:t>
      </w:r>
      <w:r w:rsidRPr="00C35A2C">
        <w:rPr>
          <w:rtl/>
        </w:rPr>
        <w:t>- זה שלא עמד בקנגיון,</w:t>
      </w:r>
    </w:p>
    <w:p w14:paraId="778CA9B4" w14:textId="77777777" w:rsidR="00910F84" w:rsidRDefault="00910F84" w:rsidP="00BA7147">
      <w:pPr>
        <w:rPr>
          <w:rtl/>
        </w:rPr>
      </w:pPr>
      <w:r w:rsidRPr="00095FC3">
        <w:rPr>
          <w:rStyle w:val="afffd"/>
          <w:rFonts w:hint="cs"/>
          <w:rtl/>
        </w:rPr>
        <w:t>'</w:t>
      </w:r>
      <w:r w:rsidRPr="00095FC3">
        <w:rPr>
          <w:rStyle w:val="afffd"/>
          <w:rtl/>
        </w:rPr>
        <w:t>ובמושב לצים לא ישב</w:t>
      </w:r>
      <w:r w:rsidRPr="00095FC3">
        <w:rPr>
          <w:rStyle w:val="afffd"/>
          <w:rFonts w:hint="cs"/>
          <w:rtl/>
        </w:rPr>
        <w:t>'</w:t>
      </w:r>
      <w:r w:rsidRPr="00095FC3">
        <w:rPr>
          <w:rStyle w:val="afffd"/>
          <w:rtl/>
        </w:rPr>
        <w:t xml:space="preserve"> </w:t>
      </w:r>
      <w:r w:rsidRPr="00C35A2C">
        <w:rPr>
          <w:rtl/>
        </w:rPr>
        <w:t>- שלא ישב בתחבולות;</w:t>
      </w:r>
    </w:p>
    <w:p w14:paraId="6A5761E3" w14:textId="77777777" w:rsidR="00910F84" w:rsidRPr="00C35A2C" w:rsidRDefault="00910F84" w:rsidP="00910F84">
      <w:pPr>
        <w:rPr>
          <w:rtl/>
        </w:rPr>
      </w:pPr>
      <w:r w:rsidRPr="00C35A2C">
        <w:rPr>
          <w:rtl/>
        </w:rPr>
        <w:t>שמא יאמר אדם: הואיל ולא הלכתי לטרטיאות ולקרקסיאות ולא עמדתי בקנגיון אלך ואתגרה בשינה</w:t>
      </w:r>
    </w:p>
    <w:p w14:paraId="34595018" w14:textId="77777777" w:rsidR="00BA7147" w:rsidRDefault="00910F84" w:rsidP="00BA7147">
      <w:pPr>
        <w:pStyle w:val="36"/>
        <w:framePr w:wrap="notBeside"/>
        <w:rPr>
          <w:rtl/>
        </w:rPr>
      </w:pPr>
      <w:r>
        <w:rPr>
          <w:rtl/>
        </w:rPr>
        <w:t xml:space="preserve">- </w:t>
      </w:r>
      <w:r w:rsidRPr="00C35A2C">
        <w:rPr>
          <w:rtl/>
        </w:rPr>
        <w:t>ת</w:t>
      </w:r>
      <w:r>
        <w:rPr>
          <w:rtl/>
        </w:rPr>
        <w:t>"</w:t>
      </w:r>
      <w:r w:rsidRPr="00C35A2C">
        <w:rPr>
          <w:rtl/>
        </w:rPr>
        <w:t>ל:</w:t>
      </w:r>
    </w:p>
    <w:p w14:paraId="35533947" w14:textId="6751488E" w:rsidR="00910F84" w:rsidRPr="00C35A2C" w:rsidRDefault="00910F84" w:rsidP="00BA7147">
      <w:r w:rsidRPr="00C35A2C">
        <w:rPr>
          <w:rtl/>
        </w:rPr>
        <w:t xml:space="preserve"> </w:t>
      </w:r>
      <w:r w:rsidRPr="00095FC3">
        <w:rPr>
          <w:rStyle w:val="afffd"/>
          <w:rFonts w:hint="cs"/>
          <w:rtl/>
        </w:rPr>
        <w:t>'</w:t>
      </w:r>
      <w:r w:rsidRPr="00095FC3">
        <w:rPr>
          <w:rStyle w:val="afffd"/>
          <w:rtl/>
        </w:rPr>
        <w:t>ובתורתו יהגה יומם ולילה</w:t>
      </w:r>
      <w:r w:rsidRPr="00095FC3">
        <w:rPr>
          <w:rStyle w:val="afffd"/>
          <w:rFonts w:hint="cs"/>
          <w:rtl/>
        </w:rPr>
        <w:t>'</w:t>
      </w:r>
      <w:r w:rsidRPr="00095FC3">
        <w:rPr>
          <w:rStyle w:val="afffd"/>
          <w:rtl/>
        </w:rPr>
        <w:t>.</w:t>
      </w:r>
    </w:p>
    <w:p w14:paraId="54C91D47" w14:textId="77777777" w:rsidR="00910F84" w:rsidRPr="00C35A2C" w:rsidRDefault="00910F84" w:rsidP="00910F84">
      <w:pPr>
        <w:pStyle w:val="aff6"/>
        <w:framePr w:wrap="around"/>
        <w:rPr>
          <w:rtl/>
        </w:rPr>
      </w:pPr>
      <w:r w:rsidRPr="00C35A2C">
        <w:rPr>
          <w:rFonts w:hint="cs"/>
          <w:rtl/>
        </w:rPr>
        <w:t>יט.</w:t>
      </w:r>
    </w:p>
    <w:p w14:paraId="5DFA7C2B" w14:textId="77777777" w:rsidR="00BA7147" w:rsidRDefault="00910F84" w:rsidP="00BA7147">
      <w:pPr>
        <w:pStyle w:val="36"/>
        <w:framePr w:wrap="notBeside"/>
        <w:rPr>
          <w:rStyle w:val="afffd"/>
          <w:rtl/>
        </w:rPr>
      </w:pPr>
      <w:r w:rsidRPr="00C35A2C">
        <w:rPr>
          <w:rtl/>
        </w:rPr>
        <w:t>א</w:t>
      </w:r>
      <w:r>
        <w:rPr>
          <w:rtl/>
        </w:rPr>
        <w:t>"</w:t>
      </w:r>
      <w:r w:rsidRPr="00C35A2C">
        <w:rPr>
          <w:rtl/>
        </w:rPr>
        <w:t>ר יונתן:</w:t>
      </w:r>
    </w:p>
    <w:p w14:paraId="553A7EFA" w14:textId="00BE0171" w:rsidR="00910F84" w:rsidRPr="00C35A2C" w:rsidRDefault="00910F84" w:rsidP="00BA7147">
      <w:pPr>
        <w:rPr>
          <w:rtl/>
        </w:rPr>
      </w:pPr>
      <w:r w:rsidRPr="00095FC3">
        <w:rPr>
          <w:rStyle w:val="afffd"/>
          <w:rFonts w:hint="cs"/>
          <w:rtl/>
        </w:rPr>
        <w:t>'</w:t>
      </w:r>
      <w:r w:rsidRPr="00095FC3">
        <w:rPr>
          <w:rStyle w:val="afffd"/>
          <w:rtl/>
        </w:rPr>
        <w:t>אשרי האיש אשר לא הלך בעצת רשעים</w:t>
      </w:r>
      <w:r w:rsidRPr="00095FC3">
        <w:rPr>
          <w:rStyle w:val="afffd"/>
          <w:rFonts w:hint="cs"/>
          <w:rtl/>
        </w:rPr>
        <w:t>'</w:t>
      </w:r>
      <w:r w:rsidRPr="00095FC3">
        <w:rPr>
          <w:rStyle w:val="afffd"/>
          <w:rtl/>
        </w:rPr>
        <w:t xml:space="preserve"> </w:t>
      </w:r>
      <w:r w:rsidRPr="00C35A2C">
        <w:rPr>
          <w:rtl/>
        </w:rPr>
        <w:t>זה אברהם אבינו, שלא הלך בעצת אנשי דור הפלגה,</w:t>
      </w:r>
      <w:r w:rsidR="00BA7147">
        <w:rPr>
          <w:rFonts w:hint="cs"/>
          <w:rtl/>
        </w:rPr>
        <w:t xml:space="preserve"> </w:t>
      </w:r>
      <w:r w:rsidRPr="00C35A2C">
        <w:rPr>
          <w:rtl/>
        </w:rPr>
        <w:t>שרשעים היו,</w:t>
      </w:r>
      <w:r w:rsidRPr="00C35A2C">
        <w:rPr>
          <w:rFonts w:hint="cs"/>
          <w:rtl/>
        </w:rPr>
        <w:t xml:space="preserve">- שנא </w:t>
      </w:r>
      <w:r w:rsidRPr="003F072B">
        <w:rPr>
          <w:rStyle w:val="afffd"/>
          <w:rtl/>
        </w:rPr>
        <w:t>הבה נבנה לנו עיר</w:t>
      </w:r>
      <w:r w:rsidRPr="003F072B">
        <w:rPr>
          <w:rStyle w:val="afffd"/>
          <w:rFonts w:hint="cs"/>
          <w:rtl/>
        </w:rPr>
        <w:t>'</w:t>
      </w:r>
    </w:p>
    <w:p w14:paraId="40260ECB" w14:textId="77777777" w:rsidR="00910F84" w:rsidRDefault="00910F84" w:rsidP="00910F84">
      <w:pPr>
        <w:rPr>
          <w:rtl/>
        </w:rPr>
      </w:pPr>
      <w:r w:rsidRPr="00095FC3">
        <w:rPr>
          <w:rStyle w:val="afffd"/>
          <w:rFonts w:hint="cs"/>
          <w:rtl/>
        </w:rPr>
        <w:lastRenderedPageBreak/>
        <w:t>'</w:t>
      </w:r>
      <w:r w:rsidRPr="00095FC3">
        <w:rPr>
          <w:rStyle w:val="afffd"/>
          <w:rtl/>
        </w:rPr>
        <w:t>ובדרך חטאים לא עמד</w:t>
      </w:r>
      <w:r w:rsidRPr="00095FC3">
        <w:rPr>
          <w:rStyle w:val="afffd"/>
          <w:rFonts w:hint="cs"/>
          <w:rtl/>
        </w:rPr>
        <w:t>'</w:t>
      </w:r>
      <w:r w:rsidRPr="00095FC3">
        <w:rPr>
          <w:rStyle w:val="afffd"/>
          <w:rtl/>
        </w:rPr>
        <w:t xml:space="preserve"> </w:t>
      </w:r>
      <w:r w:rsidRPr="00C35A2C">
        <w:rPr>
          <w:rtl/>
        </w:rPr>
        <w:t xml:space="preserve">- שלא עמד בעמידת סדום, שחטאים היו, </w:t>
      </w:r>
      <w:r w:rsidRPr="00BA7147">
        <w:rPr>
          <w:rStyle w:val="affff1"/>
          <w:rtl/>
        </w:rPr>
        <w:t>שנא</w:t>
      </w:r>
      <w:r w:rsidRPr="00BA7147">
        <w:rPr>
          <w:rStyle w:val="affff1"/>
          <w:rFonts w:hint="cs"/>
          <w:rtl/>
        </w:rPr>
        <w:t>'</w:t>
      </w:r>
      <w:r w:rsidRPr="00BA7147">
        <w:rPr>
          <w:rStyle w:val="affff1"/>
          <w:rtl/>
        </w:rPr>
        <w:t>:</w:t>
      </w:r>
      <w:r w:rsidRPr="00C35A2C">
        <w:rPr>
          <w:rtl/>
        </w:rPr>
        <w:t xml:space="preserve"> </w:t>
      </w:r>
      <w:r w:rsidRPr="00095FC3">
        <w:rPr>
          <w:rStyle w:val="afffd"/>
          <w:rFonts w:hint="cs"/>
          <w:rtl/>
        </w:rPr>
        <w:t>'</w:t>
      </w:r>
      <w:r w:rsidRPr="00095FC3">
        <w:rPr>
          <w:rStyle w:val="afffd"/>
          <w:rtl/>
        </w:rPr>
        <w:t>ואנשי סדום רעים וחטאים לה' מאד</w:t>
      </w:r>
      <w:r w:rsidRPr="00095FC3">
        <w:rPr>
          <w:rStyle w:val="afffd"/>
          <w:rFonts w:hint="cs"/>
          <w:rtl/>
        </w:rPr>
        <w:t>'</w:t>
      </w:r>
    </w:p>
    <w:p w14:paraId="0F1250A6" w14:textId="77777777" w:rsidR="00910F84" w:rsidRDefault="00910F84" w:rsidP="00910F84">
      <w:pPr>
        <w:rPr>
          <w:rtl/>
        </w:rPr>
      </w:pPr>
      <w:r w:rsidRPr="00095FC3">
        <w:rPr>
          <w:rStyle w:val="afffd"/>
          <w:rFonts w:hint="cs"/>
          <w:rtl/>
        </w:rPr>
        <w:t>'</w:t>
      </w:r>
      <w:r w:rsidRPr="00095FC3">
        <w:rPr>
          <w:rStyle w:val="afffd"/>
          <w:rtl/>
        </w:rPr>
        <w:t>ובמושב לצים לא ישב</w:t>
      </w:r>
      <w:r w:rsidRPr="00095FC3">
        <w:rPr>
          <w:rStyle w:val="afffd"/>
          <w:rFonts w:hint="cs"/>
          <w:rtl/>
        </w:rPr>
        <w:t>'</w:t>
      </w:r>
      <w:r w:rsidRPr="00095FC3">
        <w:rPr>
          <w:rStyle w:val="afffd"/>
          <w:rtl/>
        </w:rPr>
        <w:t xml:space="preserve"> </w:t>
      </w:r>
      <w:r w:rsidRPr="00C35A2C">
        <w:rPr>
          <w:rtl/>
        </w:rPr>
        <w:t>- שלא ישב במושב אנשי פלשתים,</w:t>
      </w:r>
    </w:p>
    <w:p w14:paraId="4CACAE0C" w14:textId="77777777" w:rsidR="00910F84" w:rsidRPr="00C35A2C" w:rsidRDefault="00910F84" w:rsidP="00BA7147">
      <w:pPr>
        <w:rPr>
          <w:rtl/>
        </w:rPr>
      </w:pPr>
      <w:r w:rsidRPr="00C35A2C">
        <w:rPr>
          <w:rtl/>
        </w:rPr>
        <w:t xml:space="preserve">שלצנים היו </w:t>
      </w:r>
      <w:r w:rsidRPr="00BA7147">
        <w:rPr>
          <w:rStyle w:val="affff1"/>
          <w:rtl/>
        </w:rPr>
        <w:t>שנא</w:t>
      </w:r>
      <w:r w:rsidRPr="00BA7147">
        <w:rPr>
          <w:rStyle w:val="affff1"/>
          <w:rFonts w:hint="cs"/>
          <w:rtl/>
        </w:rPr>
        <w:t>'</w:t>
      </w:r>
      <w:r w:rsidRPr="00BA7147">
        <w:rPr>
          <w:rStyle w:val="affff1"/>
          <w:rtl/>
        </w:rPr>
        <w:t>:</w:t>
      </w:r>
      <w:r w:rsidRPr="00C35A2C">
        <w:rPr>
          <w:rtl/>
        </w:rPr>
        <w:t xml:space="preserve"> </w:t>
      </w:r>
      <w:r w:rsidRPr="00095FC3">
        <w:rPr>
          <w:rStyle w:val="afffd"/>
          <w:rFonts w:hint="cs"/>
          <w:rtl/>
        </w:rPr>
        <w:t>'</w:t>
      </w:r>
      <w:r w:rsidRPr="00095FC3">
        <w:rPr>
          <w:rStyle w:val="afffd"/>
          <w:rtl/>
        </w:rPr>
        <w:t>ויהי כטוב לבם ויאמרו קראו לשמשון וישחק לנו</w:t>
      </w:r>
      <w:r w:rsidRPr="00095FC3">
        <w:rPr>
          <w:rStyle w:val="afffd"/>
          <w:rFonts w:hint="cs"/>
          <w:rtl/>
        </w:rPr>
        <w:t>'</w:t>
      </w:r>
      <w:r w:rsidRPr="00095FC3">
        <w:rPr>
          <w:rStyle w:val="afffd"/>
          <w:rtl/>
        </w:rPr>
        <w:t>.</w:t>
      </w:r>
    </w:p>
    <w:p w14:paraId="179DCF9D" w14:textId="77777777" w:rsidR="00910F84" w:rsidRPr="00C35A2C" w:rsidRDefault="00910F84" w:rsidP="00910F84">
      <w:pPr>
        <w:rPr>
          <w:rtl/>
        </w:rPr>
      </w:pPr>
      <w:r w:rsidRPr="00CE2644">
        <w:rPr>
          <w:rStyle w:val="afffd"/>
          <w:rtl/>
        </w:rPr>
        <w:t xml:space="preserve">אשרי איש ירא </w:t>
      </w:r>
      <w:r w:rsidRPr="00CE2644">
        <w:rPr>
          <w:rStyle w:val="afffd"/>
          <w:rFonts w:hint="cs"/>
          <w:rtl/>
        </w:rPr>
        <w:t xml:space="preserve">את </w:t>
      </w:r>
      <w:r w:rsidRPr="00CE2644">
        <w:rPr>
          <w:rStyle w:val="afffd"/>
          <w:rtl/>
        </w:rPr>
        <w:t>ה' –</w:t>
      </w:r>
      <w:r w:rsidRPr="00C35A2C">
        <w:rPr>
          <w:rtl/>
        </w:rPr>
        <w:t xml:space="preserve"> </w:t>
      </w:r>
      <w:r w:rsidRPr="00C35A2C">
        <w:rPr>
          <w:rFonts w:hint="cs"/>
          <w:rtl/>
        </w:rPr>
        <w:t>[ולא</w:t>
      </w:r>
      <w:r w:rsidRPr="00C35A2C">
        <w:rPr>
          <w:rtl/>
        </w:rPr>
        <w:t xml:space="preserve"> אשרי אשה</w:t>
      </w:r>
      <w:r w:rsidRPr="00C35A2C">
        <w:rPr>
          <w:rFonts w:hint="cs"/>
          <w:rtl/>
        </w:rPr>
        <w:t>]</w:t>
      </w:r>
      <w:r w:rsidRPr="00C35A2C">
        <w:rPr>
          <w:rtl/>
        </w:rPr>
        <w:t xml:space="preserve"> </w:t>
      </w:r>
      <w:r w:rsidRPr="00BA7147">
        <w:rPr>
          <w:rStyle w:val="affff1"/>
          <w:rFonts w:hint="cs"/>
          <w:rtl/>
        </w:rPr>
        <w:t>ר</w:t>
      </w:r>
      <w:r w:rsidRPr="00BA7147">
        <w:rPr>
          <w:rStyle w:val="affff1"/>
          <w:rtl/>
        </w:rPr>
        <w:t>"</w:t>
      </w:r>
      <w:r w:rsidRPr="00BA7147">
        <w:rPr>
          <w:rStyle w:val="affff1"/>
          <w:rFonts w:hint="cs"/>
          <w:rtl/>
        </w:rPr>
        <w:t>ע מרב</w:t>
      </w:r>
      <w:r w:rsidRPr="00BA7147">
        <w:rPr>
          <w:rStyle w:val="affff1"/>
          <w:rtl/>
        </w:rPr>
        <w:t>:</w:t>
      </w:r>
      <w:r w:rsidRPr="00C35A2C">
        <w:rPr>
          <w:rtl/>
        </w:rPr>
        <w:t xml:space="preserve"> אשרי מי שעושה תשובה כשהוא איש.</w:t>
      </w:r>
    </w:p>
    <w:p w14:paraId="2F57F94D" w14:textId="77777777" w:rsidR="00BA7147" w:rsidRDefault="00910F84" w:rsidP="00BA7147">
      <w:pPr>
        <w:pStyle w:val="36"/>
        <w:framePr w:wrap="notBeside"/>
        <w:rPr>
          <w:rtl/>
        </w:rPr>
      </w:pPr>
      <w:r w:rsidRPr="00C35A2C">
        <w:rPr>
          <w:rtl/>
        </w:rPr>
        <w:t>ר</w:t>
      </w:r>
      <w:r w:rsidRPr="00C35A2C">
        <w:rPr>
          <w:rFonts w:hint="cs"/>
          <w:rtl/>
        </w:rPr>
        <w:t>יב</w:t>
      </w:r>
      <w:r>
        <w:rPr>
          <w:rtl/>
        </w:rPr>
        <w:t>"</w:t>
      </w:r>
      <w:r w:rsidRPr="00C35A2C">
        <w:rPr>
          <w:rFonts w:hint="cs"/>
          <w:rtl/>
        </w:rPr>
        <w:t>ל:</w:t>
      </w:r>
    </w:p>
    <w:p w14:paraId="1C3277EE" w14:textId="389F9C7A" w:rsidR="00910F84" w:rsidRPr="00C35A2C" w:rsidRDefault="00910F84" w:rsidP="00BA7147">
      <w:pPr>
        <w:rPr>
          <w:rtl/>
        </w:rPr>
      </w:pPr>
      <w:r w:rsidRPr="00C35A2C">
        <w:rPr>
          <w:rtl/>
        </w:rPr>
        <w:t>אשרי מי שמתגבר על יצרו כאיש.</w:t>
      </w:r>
    </w:p>
    <w:p w14:paraId="572F9A49" w14:textId="77777777" w:rsidR="00910F84" w:rsidRPr="00C35A2C" w:rsidRDefault="00910F84" w:rsidP="00910F84">
      <w:pPr>
        <w:rPr>
          <w:rtl/>
        </w:rPr>
      </w:pPr>
      <w:r w:rsidRPr="00095FC3">
        <w:rPr>
          <w:rStyle w:val="afffd"/>
          <w:rFonts w:hint="cs"/>
          <w:rtl/>
        </w:rPr>
        <w:t>'</w:t>
      </w:r>
      <w:r w:rsidRPr="00095FC3">
        <w:rPr>
          <w:rStyle w:val="afffd"/>
          <w:rtl/>
        </w:rPr>
        <w:t>במצותיו חפץ מאד</w:t>
      </w:r>
      <w:r w:rsidRPr="00095FC3">
        <w:rPr>
          <w:rStyle w:val="afffd"/>
          <w:rFonts w:hint="cs"/>
          <w:rtl/>
        </w:rPr>
        <w:t>'</w:t>
      </w:r>
      <w:r w:rsidRPr="00095FC3">
        <w:rPr>
          <w:rStyle w:val="afffd"/>
          <w:rtl/>
        </w:rPr>
        <w:t xml:space="preserve"> </w:t>
      </w:r>
      <w:r>
        <w:rPr>
          <w:rtl/>
        </w:rPr>
        <w:t xml:space="preserve">- </w:t>
      </w:r>
      <w:r>
        <w:rPr>
          <w:rStyle w:val="affff1"/>
          <w:rtl/>
          <w:rPrChange w:id="9299" w:author="מנוע אמוראים" w:date="2026-10-05T16:41:56Z">
            <w:rPr>
              <w:rtl/>
            </w:rPr>
          </w:rPrChange>
        </w:rPr>
        <w:t xml:space="preserve">אר</w:t>
      </w:r>
      <w:r>
        <w:rPr>
          <w:rStyle w:val="affff1"/>
          <w:rtl/>
          <w:rPrChange w:id="9300" w:author="מנוע אמוראים" w:date="2026-10-05T16:41:56Z">
            <w:rPr>
              <w:rtl/>
            </w:rPr>
          </w:rPrChange>
        </w:rPr>
        <w:t xml:space="preserve">"</w:t>
      </w:r>
      <w:r>
        <w:rPr>
          <w:rStyle w:val="affff1"/>
          <w:rtl/>
          <w:rPrChange w:id="9301" w:author="מנוע אמוראים" w:date="2026-10-05T16:41:56Z">
            <w:rPr>
              <w:rtl/>
            </w:rPr>
          </w:rPrChange>
        </w:rPr>
        <w:t xml:space="preserve">א</w:t>
      </w:r>
      <w:r>
        <w:rPr>
          <w:rtl/>
        </w:rPr>
        <w:t xml:space="preserve">: </w:t>
      </w:r>
      <w:r w:rsidRPr="00C35A2C">
        <w:rPr>
          <w:b/>
          <w:bCs/>
          <w:rtl/>
        </w:rPr>
        <w:t>ב</w:t>
      </w:r>
      <w:r w:rsidRPr="00C35A2C">
        <w:rPr>
          <w:rtl/>
        </w:rPr>
        <w:t>מצותיו - ולא בשכר מצותיו.</w:t>
      </w:r>
    </w:p>
    <w:p w14:paraId="583EBE88" w14:textId="77777777" w:rsidR="00910F84" w:rsidRPr="00C35A2C" w:rsidRDefault="00910F84" w:rsidP="00910F84">
      <w:pPr>
        <w:rPr>
          <w:rtl/>
        </w:rPr>
      </w:pPr>
      <w:r w:rsidRPr="00C35A2C">
        <w:rPr>
          <w:rtl/>
        </w:rPr>
        <w:t>והיינו דתנן, הוא היה אומר: אל תהיו כעבדים המשמשין את הרב על מנת לקבל פרס, אלא היו כעבדים המשמשין את הרב שלא על מנת לקבל פרס.</w:t>
      </w:r>
    </w:p>
    <w:p w14:paraId="4BA08EE7" w14:textId="77777777" w:rsidR="00BA7147" w:rsidRDefault="00910F84" w:rsidP="00BA7147">
      <w:pPr>
        <w:pStyle w:val="36"/>
        <w:framePr w:wrap="notBeside"/>
        <w:rPr>
          <w:rStyle w:val="afffd"/>
          <w:rtl/>
        </w:rPr>
      </w:pPr>
      <w:r w:rsidRPr="00C35A2C">
        <w:rPr>
          <w:rtl/>
        </w:rPr>
        <w:t xml:space="preserve">• </w:t>
      </w:r>
    </w:p>
    <w:p w14:paraId="3FA64119" w14:textId="77777777" w:rsidR="00BA7147" w:rsidRDefault="00910F84" w:rsidP="00910F84">
      <w:pPr>
        <w:rPr>
          <w:rStyle w:val="affff1"/>
          <w:rtl/>
        </w:rPr>
      </w:pPr>
      <w:r w:rsidRPr="00095FC3">
        <w:rPr>
          <w:rStyle w:val="afffd"/>
          <w:rFonts w:hint="cs"/>
          <w:rtl/>
        </w:rPr>
        <w:t>'</w:t>
      </w:r>
      <w:r w:rsidRPr="00095FC3">
        <w:rPr>
          <w:rStyle w:val="afffd"/>
          <w:rtl/>
        </w:rPr>
        <w:t xml:space="preserve">כי אם בתורת ה' </w:t>
      </w:r>
      <w:r w:rsidRPr="00C35A2C">
        <w:rPr>
          <w:rtl/>
        </w:rPr>
        <w:t xml:space="preserve">חפצו </w:t>
      </w:r>
    </w:p>
    <w:p w14:paraId="7A204357" w14:textId="638D5296" w:rsidR="00910F84" w:rsidRPr="00095FC3" w:rsidRDefault="00910F84" w:rsidP="00910F84">
      <w:pPr>
        <w:rPr>
          <w:rStyle w:val="afffd"/>
          <w:rtl/>
        </w:rPr>
      </w:pPr>
      <w:r w:rsidRPr="00BA7147">
        <w:rPr>
          <w:rStyle w:val="affff1"/>
          <w:rFonts w:hint="cs"/>
          <w:rtl/>
        </w:rPr>
        <w:t>רב:</w:t>
      </w:r>
      <w:r w:rsidRPr="00C35A2C">
        <w:rPr>
          <w:rtl/>
        </w:rPr>
        <w:t xml:space="preserve"> אין אדם לומד תורה אלא ממקום שלבו חפץ, </w:t>
      </w:r>
      <w:r w:rsidR="00BA7147">
        <w:rPr>
          <w:rFonts w:hint="cs"/>
          <w:rtl/>
        </w:rPr>
        <w:t>ד</w:t>
      </w:r>
      <w:r w:rsidRPr="00095FC3">
        <w:rPr>
          <w:rStyle w:val="afffd"/>
          <w:rFonts w:hint="cs"/>
          <w:rtl/>
        </w:rPr>
        <w:t>'</w:t>
      </w:r>
      <w:r w:rsidRPr="00095FC3">
        <w:rPr>
          <w:rStyle w:val="afffd"/>
          <w:rtl/>
        </w:rPr>
        <w:t>כי אם בתורת ה' חפצו</w:t>
      </w:r>
      <w:r w:rsidRPr="00095FC3">
        <w:rPr>
          <w:rStyle w:val="afffd"/>
          <w:rFonts w:hint="cs"/>
          <w:rtl/>
        </w:rPr>
        <w:t>'</w:t>
      </w:r>
      <w:r w:rsidRPr="00095FC3">
        <w:rPr>
          <w:rStyle w:val="afffd"/>
          <w:rtl/>
        </w:rPr>
        <w:t>.</w:t>
      </w:r>
    </w:p>
    <w:p w14:paraId="20956500" w14:textId="77777777" w:rsidR="00BA7147" w:rsidRDefault="00910F84" w:rsidP="00BA7147">
      <w:pPr>
        <w:pStyle w:val="36"/>
        <w:framePr w:wrap="notBeside"/>
        <w:rPr>
          <w:rtl/>
        </w:rPr>
      </w:pPr>
      <w:r w:rsidRPr="00C35A2C">
        <w:rPr>
          <w:rtl/>
        </w:rPr>
        <w:t>לוי ור</w:t>
      </w:r>
      <w:r>
        <w:rPr>
          <w:rtl/>
        </w:rPr>
        <w:t>"</w:t>
      </w:r>
      <w:r w:rsidRPr="00C35A2C">
        <w:rPr>
          <w:rtl/>
        </w:rPr>
        <w:t xml:space="preserve">ש ברבי </w:t>
      </w:r>
    </w:p>
    <w:p w14:paraId="42C45BF0" w14:textId="25D968C7" w:rsidR="00910F84" w:rsidRDefault="00910F84" w:rsidP="00910F84">
      <w:pPr>
        <w:rPr>
          <w:rtl/>
        </w:rPr>
      </w:pPr>
      <w:r w:rsidRPr="00C35A2C">
        <w:rPr>
          <w:rtl/>
        </w:rPr>
        <w:t>י</w:t>
      </w:r>
      <w:r>
        <w:rPr>
          <w:rFonts w:hint="cs"/>
          <w:rtl/>
        </w:rPr>
        <w:t xml:space="preserve">שבו לפני רבי וסיימו בספר, אמר לוי שיביאו משלי, </w:t>
      </w:r>
      <w:r>
        <w:rPr>
          <w:rStyle w:val="affff1"/>
          <w:rFonts w:hint="cs"/>
          <w:rtl/>
          <w:rPrChange w:id="9302" w:author="מנוע אמוראים" w:date="2026-10-05T16:41:56Z">
            <w:rPr>
              <w:rFonts w:hint="cs"/>
              <w:rtl/>
            </w:rPr>
          </w:rPrChange>
        </w:rPr>
        <w:t xml:space="preserve">ור</w:t>
      </w:r>
      <w:r>
        <w:rPr>
          <w:rStyle w:val="affff1"/>
          <w:rtl/>
          <w:rPrChange w:id="9303" w:author="מנוע אמוראים" w:date="2026-10-05T16:41:56Z">
            <w:rPr>
              <w:rtl/>
            </w:rPr>
          </w:rPrChange>
        </w:rPr>
        <w:t xml:space="preserve">"</w:t>
      </w:r>
      <w:r>
        <w:rPr>
          <w:rStyle w:val="affff1"/>
          <w:rFonts w:hint="cs"/>
          <w:rtl/>
          <w:rPrChange w:id="9304" w:author="מנוע אמוראים" w:date="2026-10-05T16:41:56Z">
            <w:rPr>
              <w:rFonts w:hint="cs"/>
              <w:rtl/>
            </w:rPr>
          </w:rPrChange>
        </w:rPr>
        <w:t xml:space="preserve">ש</w:t>
      </w:r>
      <w:r>
        <w:rPr>
          <w:rFonts w:hint="cs"/>
          <w:rtl/>
        </w:rPr>
        <w:t xml:space="preserve"> ברבי אמר להביא תהילים, וכפה ללוי והביאו תהילים, וכשהגיעו </w:t>
      </w:r>
      <w:r w:rsidRPr="00EE2240">
        <w:rPr>
          <w:rStyle w:val="afffd"/>
          <w:rFonts w:hint="cs"/>
          <w:rtl/>
        </w:rPr>
        <w:t>ל'כי אם בתורת ה' חפצו</w:t>
      </w:r>
      <w:r w:rsidRPr="00C35A2C">
        <w:rPr>
          <w:rFonts w:hint="cs"/>
          <w:rtl/>
        </w:rPr>
        <w:t xml:space="preserve">' </w:t>
      </w:r>
    </w:p>
    <w:p w14:paraId="0A68A66D" w14:textId="77777777" w:rsidR="00BA7147" w:rsidRDefault="00910F84" w:rsidP="00BA7147">
      <w:pPr>
        <w:pStyle w:val="36"/>
        <w:framePr w:wrap="notBeside"/>
        <w:rPr>
          <w:rtl/>
        </w:rPr>
      </w:pPr>
      <w:r w:rsidRPr="00C35A2C">
        <w:rPr>
          <w:rtl/>
        </w:rPr>
        <w:t>פריש רבי</w:t>
      </w:r>
      <w:r>
        <w:rPr>
          <w:rFonts w:hint="cs"/>
          <w:rtl/>
        </w:rPr>
        <w:t xml:space="preserve"> </w:t>
      </w:r>
      <w:r w:rsidRPr="00C35A2C">
        <w:rPr>
          <w:rtl/>
        </w:rPr>
        <w:t>ואמר:</w:t>
      </w:r>
    </w:p>
    <w:p w14:paraId="5EC7D0DB" w14:textId="77777777" w:rsidR="00BA7147" w:rsidRDefault="00910F84" w:rsidP="00910F84">
      <w:pPr>
        <w:rPr>
          <w:rStyle w:val="affff1"/>
          <w:rtl/>
        </w:rPr>
      </w:pPr>
      <w:r w:rsidRPr="00C35A2C">
        <w:rPr>
          <w:rtl/>
        </w:rPr>
        <w:t xml:space="preserve">אין אדם לומד תורה אלא ממקום שלבו חפץ, </w:t>
      </w:r>
    </w:p>
    <w:p w14:paraId="0207DF6E" w14:textId="63200760" w:rsidR="00910F84" w:rsidRPr="00C35A2C" w:rsidRDefault="00910F84" w:rsidP="00910F84">
      <w:pPr>
        <w:rPr>
          <w:rtl/>
        </w:rPr>
      </w:pPr>
      <w:r w:rsidRPr="00BA7147">
        <w:rPr>
          <w:rStyle w:val="affff1"/>
          <w:rtl/>
        </w:rPr>
        <w:t>אמר לוי:</w:t>
      </w:r>
      <w:r w:rsidRPr="00C35A2C">
        <w:rPr>
          <w:rtl/>
        </w:rPr>
        <w:t xml:space="preserve"> רבי, נתת לנו רשות לעמוד.</w:t>
      </w:r>
    </w:p>
    <w:p w14:paraId="79BA2AA4" w14:textId="77777777" w:rsidR="00BA7147" w:rsidRDefault="00910F84" w:rsidP="00BA7147">
      <w:pPr>
        <w:pStyle w:val="36"/>
        <w:framePr w:wrap="notBeside"/>
        <w:rPr>
          <w:rtl/>
        </w:rPr>
      </w:pPr>
      <w:r w:rsidRPr="00C35A2C">
        <w:rPr>
          <w:rFonts w:hint="cs"/>
          <w:rtl/>
        </w:rPr>
        <w:t>ראב</w:t>
      </w:r>
      <w:r>
        <w:rPr>
          <w:rtl/>
        </w:rPr>
        <w:t>"</w:t>
      </w:r>
      <w:r w:rsidRPr="00C35A2C">
        <w:rPr>
          <w:rFonts w:hint="cs"/>
          <w:rtl/>
        </w:rPr>
        <w:t>ח</w:t>
      </w:r>
      <w:r w:rsidRPr="00C35A2C">
        <w:rPr>
          <w:rtl/>
        </w:rPr>
        <w:t>:</w:t>
      </w:r>
    </w:p>
    <w:p w14:paraId="03133F41" w14:textId="11848436" w:rsidR="00910F84" w:rsidRPr="00C35A2C" w:rsidRDefault="00910F84" w:rsidP="00910F84">
      <w:pPr>
        <w:rPr>
          <w:rtl/>
        </w:rPr>
      </w:pPr>
      <w:r w:rsidRPr="00C35A2C">
        <w:rPr>
          <w:rtl/>
        </w:rPr>
        <w:t>כל העוסק בתורה הקב</w:t>
      </w:r>
      <w:r>
        <w:rPr>
          <w:rtl/>
        </w:rPr>
        <w:t>"</w:t>
      </w:r>
      <w:r w:rsidRPr="00C35A2C">
        <w:rPr>
          <w:rtl/>
        </w:rPr>
        <w:t xml:space="preserve">ה עושה לו חפציו, </w:t>
      </w:r>
      <w:r w:rsidRPr="00BA7147">
        <w:rPr>
          <w:rStyle w:val="affff1"/>
          <w:rtl/>
        </w:rPr>
        <w:t>שנא</w:t>
      </w:r>
      <w:r w:rsidRPr="00BA7147">
        <w:rPr>
          <w:rStyle w:val="affff1"/>
          <w:rFonts w:hint="cs"/>
          <w:rtl/>
        </w:rPr>
        <w:t>'</w:t>
      </w:r>
      <w:r w:rsidRPr="00BA7147">
        <w:rPr>
          <w:rStyle w:val="affff1"/>
          <w:rtl/>
        </w:rPr>
        <w:t>:</w:t>
      </w:r>
      <w:r w:rsidRPr="00C35A2C">
        <w:rPr>
          <w:rtl/>
        </w:rPr>
        <w:t xml:space="preserve"> </w:t>
      </w:r>
      <w:r w:rsidRPr="00EE2240">
        <w:rPr>
          <w:rStyle w:val="afffd"/>
          <w:rFonts w:hint="cs"/>
          <w:rtl/>
        </w:rPr>
        <w:t>'</w:t>
      </w:r>
      <w:r w:rsidRPr="00EE2240">
        <w:rPr>
          <w:rStyle w:val="afffd"/>
          <w:rtl/>
        </w:rPr>
        <w:t>כי אם בתורת ה' חפצו</w:t>
      </w:r>
      <w:r w:rsidRPr="00EE2240">
        <w:rPr>
          <w:rStyle w:val="afffd"/>
          <w:rFonts w:hint="cs"/>
          <w:rtl/>
        </w:rPr>
        <w:t>'</w:t>
      </w:r>
      <w:r w:rsidRPr="00EE2240">
        <w:rPr>
          <w:rStyle w:val="afffd"/>
          <w:rtl/>
        </w:rPr>
        <w:t>.</w:t>
      </w:r>
    </w:p>
    <w:p w14:paraId="38A94755" w14:textId="77777777" w:rsidR="00BA7147" w:rsidRDefault="00910F84" w:rsidP="00BA7147">
      <w:pPr>
        <w:pStyle w:val="36"/>
        <w:framePr w:wrap="notBeside"/>
        <w:rPr>
          <w:rtl/>
        </w:rPr>
      </w:pPr>
      <w:r w:rsidRPr="00C35A2C">
        <w:rPr>
          <w:rtl/>
        </w:rPr>
        <w:t>רבא:</w:t>
      </w:r>
    </w:p>
    <w:p w14:paraId="146E4E40" w14:textId="5ADAD1F2" w:rsidR="00910F84" w:rsidRPr="00C35A2C" w:rsidRDefault="00910F84" w:rsidP="00910F84">
      <w:pPr>
        <w:rPr>
          <w:rtl/>
        </w:rPr>
      </w:pPr>
      <w:r w:rsidRPr="00C35A2C">
        <w:rPr>
          <w:rtl/>
        </w:rPr>
        <w:t xml:space="preserve">לעולם ילמוד אדם תורה במקום שלבו חפץ, </w:t>
      </w:r>
      <w:r w:rsidR="00BA7147">
        <w:rPr>
          <w:rStyle w:val="affff1"/>
          <w:rFonts w:hint="cs"/>
          <w:rtl/>
        </w:rPr>
        <w:t>ד</w:t>
      </w:r>
      <w:r w:rsidRPr="00EE2240">
        <w:rPr>
          <w:rStyle w:val="afffd"/>
          <w:rFonts w:hint="cs"/>
          <w:rtl/>
        </w:rPr>
        <w:t>'</w:t>
      </w:r>
      <w:r w:rsidRPr="00EE2240">
        <w:rPr>
          <w:rStyle w:val="afffd"/>
          <w:rtl/>
        </w:rPr>
        <w:t>כי אם בתורת ה' חפצו</w:t>
      </w:r>
      <w:r w:rsidRPr="00EE2240">
        <w:rPr>
          <w:rStyle w:val="afffd"/>
          <w:rFonts w:hint="cs"/>
          <w:rtl/>
        </w:rPr>
        <w:t>'</w:t>
      </w:r>
      <w:r w:rsidRPr="00EE2240">
        <w:rPr>
          <w:rStyle w:val="afffd"/>
          <w:rtl/>
        </w:rPr>
        <w:t>.</w:t>
      </w:r>
    </w:p>
    <w:p w14:paraId="6F8951A8" w14:textId="77777777" w:rsidR="00BA7147" w:rsidRDefault="00910F84" w:rsidP="00BA7147">
      <w:pPr>
        <w:pStyle w:val="36"/>
        <w:framePr w:wrap="notBeside"/>
        <w:rPr>
          <w:rtl/>
        </w:rPr>
      </w:pPr>
      <w:r w:rsidRPr="00C35A2C">
        <w:rPr>
          <w:rtl/>
        </w:rPr>
        <w:t>רבא:</w:t>
      </w:r>
    </w:p>
    <w:p w14:paraId="66BCA91C" w14:textId="062A7122" w:rsidR="00910F84" w:rsidRPr="00C35A2C" w:rsidRDefault="00910F84" w:rsidP="00910F84">
      <w:pPr>
        <w:rPr>
          <w:rtl/>
        </w:rPr>
      </w:pPr>
      <w:r w:rsidRPr="00C35A2C">
        <w:rPr>
          <w:rtl/>
        </w:rPr>
        <w:t>בתחילה נקראת על שמו של הקב</w:t>
      </w:r>
      <w:r>
        <w:rPr>
          <w:rtl/>
        </w:rPr>
        <w:t>"</w:t>
      </w:r>
      <w:r w:rsidRPr="00C35A2C">
        <w:rPr>
          <w:rtl/>
        </w:rPr>
        <w:t xml:space="preserve">ה ולבסוף נקראת על שמו, </w:t>
      </w:r>
      <w:r w:rsidR="00BA7147">
        <w:rPr>
          <w:rStyle w:val="affff1"/>
          <w:rFonts w:hint="cs"/>
          <w:rtl/>
        </w:rPr>
        <w:t>ד</w:t>
      </w:r>
      <w:r w:rsidRPr="00EE2240">
        <w:rPr>
          <w:rStyle w:val="afffd"/>
          <w:rFonts w:hint="cs"/>
          <w:rtl/>
        </w:rPr>
        <w:t>'</w:t>
      </w:r>
      <w:r w:rsidRPr="00EE2240">
        <w:rPr>
          <w:rStyle w:val="afffd"/>
          <w:rtl/>
        </w:rPr>
        <w:t>בתורת ה' חפצו ובתורתו יהגה יומם ולילה</w:t>
      </w:r>
      <w:r w:rsidRPr="00EE2240">
        <w:rPr>
          <w:rStyle w:val="afffd"/>
          <w:rFonts w:hint="cs"/>
          <w:rtl/>
        </w:rPr>
        <w:t>'</w:t>
      </w:r>
      <w:r w:rsidRPr="00C35A2C">
        <w:rPr>
          <w:rtl/>
        </w:rPr>
        <w:t>.</w:t>
      </w:r>
    </w:p>
    <w:p w14:paraId="2DBA119A" w14:textId="77777777" w:rsidR="00BA7147" w:rsidRDefault="00910F84" w:rsidP="00BA7147">
      <w:pPr>
        <w:pStyle w:val="36"/>
        <w:framePr w:wrap="notBeside"/>
        <w:rPr>
          <w:rtl/>
        </w:rPr>
      </w:pPr>
      <w:r w:rsidRPr="00C35A2C">
        <w:rPr>
          <w:rtl/>
        </w:rPr>
        <w:t>רבא:</w:t>
      </w:r>
    </w:p>
    <w:p w14:paraId="6EB094C5" w14:textId="081AA156" w:rsidR="00910F84" w:rsidRPr="00C35A2C" w:rsidRDefault="00910F84" w:rsidP="00910F84">
      <w:pPr>
        <w:rPr>
          <w:rtl/>
        </w:rPr>
      </w:pPr>
      <w:r w:rsidRPr="00C35A2C">
        <w:rPr>
          <w:rtl/>
        </w:rPr>
        <w:t>לעולם ילמד אדם תורה ואח</w:t>
      </w:r>
      <w:r>
        <w:rPr>
          <w:rtl/>
        </w:rPr>
        <w:t>"</w:t>
      </w:r>
      <w:r w:rsidRPr="00C35A2C">
        <w:rPr>
          <w:rtl/>
        </w:rPr>
        <w:t xml:space="preserve">כ יהגה, </w:t>
      </w:r>
      <w:r w:rsidR="00BA7147">
        <w:rPr>
          <w:rFonts w:hint="cs"/>
          <w:rtl/>
        </w:rPr>
        <w:t>ד</w:t>
      </w:r>
      <w:r w:rsidRPr="00EE2240">
        <w:rPr>
          <w:rStyle w:val="afffd"/>
          <w:rFonts w:hint="cs"/>
          <w:rtl/>
        </w:rPr>
        <w:t>'</w:t>
      </w:r>
      <w:r w:rsidRPr="00EE2240">
        <w:rPr>
          <w:rStyle w:val="afffd"/>
          <w:rtl/>
        </w:rPr>
        <w:t>בתורת ה',</w:t>
      </w:r>
      <w:r w:rsidRPr="00C35A2C">
        <w:rPr>
          <w:rtl/>
        </w:rPr>
        <w:t xml:space="preserve"> והדר </w:t>
      </w:r>
      <w:r w:rsidRPr="00BA7147">
        <w:rPr>
          <w:rStyle w:val="afffd"/>
          <w:rtl/>
        </w:rPr>
        <w:t>ובתורתו יהגה</w:t>
      </w:r>
      <w:r w:rsidRPr="00C35A2C">
        <w:rPr>
          <w:rtl/>
        </w:rPr>
        <w:t>.</w:t>
      </w:r>
    </w:p>
    <w:p w14:paraId="65A5EA0A" w14:textId="77777777" w:rsidR="00BA7147" w:rsidRDefault="00910F84" w:rsidP="00BA7147">
      <w:pPr>
        <w:pStyle w:val="36"/>
        <w:framePr w:wrap="notBeside"/>
        <w:rPr>
          <w:rtl/>
        </w:rPr>
      </w:pPr>
      <w:r>
        <w:rPr>
          <w:rtl/>
        </w:rPr>
        <w:t>רבא:</w:t>
      </w:r>
    </w:p>
    <w:p w14:paraId="07482C07" w14:textId="3364B8F6" w:rsidR="00910F84" w:rsidRPr="00C35A2C" w:rsidRDefault="00910F84" w:rsidP="00910F84">
      <w:pPr>
        <w:rPr>
          <w:rtl/>
        </w:rPr>
      </w:pPr>
      <w:r>
        <w:rPr>
          <w:rtl/>
        </w:rPr>
        <w:t>לעולם ליגר</w:t>
      </w:r>
      <w:r w:rsidRPr="00C35A2C">
        <w:rPr>
          <w:rtl/>
        </w:rPr>
        <w:t xml:space="preserve">ס איניש, </w:t>
      </w:r>
      <w:r w:rsidR="00BA7147">
        <w:rPr>
          <w:rFonts w:hint="cs"/>
          <w:rtl/>
        </w:rPr>
        <w:t xml:space="preserve">אף </w:t>
      </w:r>
      <w:r w:rsidRPr="00C35A2C">
        <w:rPr>
          <w:rtl/>
        </w:rPr>
        <w:t xml:space="preserve">דמשכח </w:t>
      </w:r>
      <w:r w:rsidR="00BA7147">
        <w:rPr>
          <w:rFonts w:hint="cs"/>
          <w:rtl/>
        </w:rPr>
        <w:t>ואף</w:t>
      </w:r>
      <w:r w:rsidRPr="00C35A2C">
        <w:rPr>
          <w:rFonts w:hint="cs"/>
          <w:rtl/>
        </w:rPr>
        <w:t xml:space="preserve"> </w:t>
      </w:r>
      <w:r w:rsidRPr="00C35A2C">
        <w:rPr>
          <w:rtl/>
        </w:rPr>
        <w:t xml:space="preserve">דלא ידע מאי קאמר, </w:t>
      </w:r>
      <w:r w:rsidR="00BA7147">
        <w:rPr>
          <w:rFonts w:hint="cs"/>
          <w:rtl/>
        </w:rPr>
        <w:t>ד</w:t>
      </w:r>
      <w:r w:rsidRPr="00EE2240">
        <w:rPr>
          <w:rStyle w:val="afffd"/>
          <w:rFonts w:hint="cs"/>
          <w:rtl/>
        </w:rPr>
        <w:t>'</w:t>
      </w:r>
      <w:r w:rsidRPr="00EE2240">
        <w:rPr>
          <w:rStyle w:val="afffd"/>
          <w:rtl/>
        </w:rPr>
        <w:t>גרסה נפשי לתאבה</w:t>
      </w:r>
      <w:r w:rsidRPr="00EE2240">
        <w:rPr>
          <w:rStyle w:val="afffd"/>
          <w:rFonts w:hint="cs"/>
          <w:rtl/>
        </w:rPr>
        <w:t>'</w:t>
      </w:r>
      <w:r w:rsidRPr="00EE2240">
        <w:rPr>
          <w:rStyle w:val="afffd"/>
          <w:rtl/>
        </w:rPr>
        <w:t>,</w:t>
      </w:r>
      <w:r w:rsidRPr="00C35A2C">
        <w:rPr>
          <w:rtl/>
        </w:rPr>
        <w:t xml:space="preserve"> </w:t>
      </w:r>
      <w:r w:rsidRPr="003366C8">
        <w:rPr>
          <w:rStyle w:val="afffd"/>
          <w:rFonts w:hint="cs"/>
          <w:rtl/>
        </w:rPr>
        <w:t>'</w:t>
      </w:r>
      <w:r w:rsidRPr="003366C8">
        <w:rPr>
          <w:rStyle w:val="afffd"/>
          <w:rtl/>
        </w:rPr>
        <w:t>גרסה</w:t>
      </w:r>
      <w:r w:rsidRPr="003366C8">
        <w:rPr>
          <w:rStyle w:val="afffd"/>
          <w:rFonts w:hint="cs"/>
          <w:rtl/>
        </w:rPr>
        <w:t>'</w:t>
      </w:r>
      <w:r w:rsidRPr="003366C8">
        <w:rPr>
          <w:rStyle w:val="afffd"/>
          <w:rtl/>
        </w:rPr>
        <w:t xml:space="preserve"> </w:t>
      </w:r>
      <w:r w:rsidRPr="00C35A2C">
        <w:rPr>
          <w:rtl/>
        </w:rPr>
        <w:t>כתיב ולא כתיב טחנה.</w:t>
      </w:r>
    </w:p>
    <w:p w14:paraId="3B64A078" w14:textId="77777777" w:rsidR="00BA7147" w:rsidRDefault="00910F84" w:rsidP="00BA7147">
      <w:pPr>
        <w:pStyle w:val="36"/>
        <w:framePr w:wrap="notBeside"/>
        <w:rPr>
          <w:rtl/>
        </w:rPr>
      </w:pPr>
      <w:r w:rsidRPr="00C35A2C">
        <w:rPr>
          <w:rtl/>
        </w:rPr>
        <w:t>רבא רמי,</w:t>
      </w:r>
    </w:p>
    <w:p w14:paraId="76CDAFBA" w14:textId="0F0E5F21" w:rsidR="00910F84" w:rsidRPr="00C35A2C" w:rsidRDefault="00BA7147" w:rsidP="00910F84">
      <w:pPr>
        <w:rPr>
          <w:rtl/>
        </w:rPr>
      </w:pPr>
      <w:r w:rsidRPr="00BA7147">
        <w:rPr>
          <w:rStyle w:val="affff1"/>
          <w:rFonts w:hint="cs"/>
          <w:rtl/>
        </w:rPr>
        <w:t>כתיב</w:t>
      </w:r>
      <w:r>
        <w:rPr>
          <w:rFonts w:hint="cs"/>
          <w:rtl/>
        </w:rPr>
        <w:t xml:space="preserve"> </w:t>
      </w:r>
      <w:r w:rsidR="00910F84" w:rsidRPr="00FF1C37">
        <w:rPr>
          <w:rStyle w:val="afffd"/>
          <w:rFonts w:hint="cs"/>
          <w:rtl/>
        </w:rPr>
        <w:t>'</w:t>
      </w:r>
      <w:r w:rsidR="00910F84" w:rsidRPr="00FF1C37">
        <w:rPr>
          <w:rStyle w:val="afffd"/>
          <w:rtl/>
        </w:rPr>
        <w:t>על גפי</w:t>
      </w:r>
      <w:r w:rsidR="00910F84" w:rsidRPr="00FF1C37">
        <w:rPr>
          <w:rStyle w:val="afffd"/>
          <w:rFonts w:hint="cs"/>
          <w:rtl/>
        </w:rPr>
        <w:t>'</w:t>
      </w:r>
      <w:r w:rsidR="00910F84" w:rsidRPr="00FF1C37">
        <w:rPr>
          <w:rStyle w:val="afffd"/>
          <w:rtl/>
        </w:rPr>
        <w:t>,</w:t>
      </w:r>
      <w:r w:rsidR="00910F84" w:rsidRPr="00C35A2C">
        <w:rPr>
          <w:rtl/>
        </w:rPr>
        <w:t xml:space="preserve"> </w:t>
      </w:r>
      <w:r w:rsidR="00910F84" w:rsidRPr="00BA7147">
        <w:rPr>
          <w:rStyle w:val="affff1"/>
          <w:rtl/>
        </w:rPr>
        <w:t>וכתיב:</w:t>
      </w:r>
      <w:r w:rsidR="00910F84" w:rsidRPr="001A55CE">
        <w:rPr>
          <w:rStyle w:val="afffd"/>
          <w:rtl/>
        </w:rPr>
        <w:t xml:space="preserve"> </w:t>
      </w:r>
      <w:r w:rsidR="00910F84" w:rsidRPr="001A55CE">
        <w:rPr>
          <w:rStyle w:val="afffd"/>
          <w:rFonts w:hint="cs"/>
          <w:rtl/>
        </w:rPr>
        <w:t>'</w:t>
      </w:r>
      <w:r w:rsidR="00910F84" w:rsidRPr="001A55CE">
        <w:rPr>
          <w:rStyle w:val="afffd"/>
          <w:rtl/>
        </w:rPr>
        <w:t>על כסא</w:t>
      </w:r>
      <w:r w:rsidR="00910F84" w:rsidRPr="001A55CE">
        <w:rPr>
          <w:rStyle w:val="afffd"/>
          <w:rFonts w:hint="cs"/>
          <w:rtl/>
        </w:rPr>
        <w:t>'</w:t>
      </w:r>
      <w:r w:rsidR="00910F84" w:rsidRPr="001A55CE">
        <w:rPr>
          <w:rStyle w:val="afffd"/>
          <w:rtl/>
        </w:rPr>
        <w:t xml:space="preserve"> </w:t>
      </w:r>
      <w:r w:rsidR="00910F84" w:rsidRPr="00C35A2C">
        <w:rPr>
          <w:rtl/>
        </w:rPr>
        <w:t>בתחלה על גפי, ולבסוף על כסא.</w:t>
      </w:r>
    </w:p>
    <w:p w14:paraId="4BDB72B3" w14:textId="77777777" w:rsidR="00910F84" w:rsidRPr="00C35A2C" w:rsidRDefault="00910F84" w:rsidP="00910F84">
      <w:pPr>
        <w:rPr>
          <w:rtl/>
        </w:rPr>
      </w:pPr>
      <w:r w:rsidRPr="00BA7147">
        <w:rPr>
          <w:rStyle w:val="affff1"/>
          <w:rtl/>
        </w:rPr>
        <w:t>כתיב:</w:t>
      </w:r>
      <w:r w:rsidRPr="00FF1C37">
        <w:rPr>
          <w:rStyle w:val="afffd"/>
          <w:rtl/>
        </w:rPr>
        <w:t xml:space="preserve"> </w:t>
      </w:r>
      <w:r w:rsidRPr="00FF1C37">
        <w:rPr>
          <w:rStyle w:val="afffd"/>
          <w:rFonts w:hint="cs"/>
          <w:rtl/>
        </w:rPr>
        <w:t>'</w:t>
      </w:r>
      <w:r w:rsidRPr="00FF1C37">
        <w:rPr>
          <w:rStyle w:val="afffd"/>
          <w:rtl/>
        </w:rPr>
        <w:t>בראש מרומים</w:t>
      </w:r>
      <w:r w:rsidRPr="00FF1C37">
        <w:rPr>
          <w:rStyle w:val="afffd"/>
          <w:rFonts w:hint="cs"/>
          <w:rtl/>
        </w:rPr>
        <w:t>'</w:t>
      </w:r>
      <w:r w:rsidRPr="00FF1C37">
        <w:rPr>
          <w:rStyle w:val="afffd"/>
          <w:rtl/>
        </w:rPr>
        <w:t>,</w:t>
      </w:r>
      <w:r w:rsidRPr="00C35A2C">
        <w:rPr>
          <w:rtl/>
        </w:rPr>
        <w:t xml:space="preserve"> </w:t>
      </w:r>
      <w:r w:rsidRPr="00BA7147">
        <w:rPr>
          <w:rStyle w:val="affff1"/>
          <w:rtl/>
        </w:rPr>
        <w:t>וכתיב:</w:t>
      </w:r>
      <w:r w:rsidRPr="00FF1C37">
        <w:rPr>
          <w:rStyle w:val="afffd"/>
          <w:rtl/>
        </w:rPr>
        <w:t xml:space="preserve"> </w:t>
      </w:r>
      <w:r w:rsidRPr="00FF1C37">
        <w:rPr>
          <w:rStyle w:val="afffd"/>
          <w:rFonts w:hint="cs"/>
          <w:rtl/>
        </w:rPr>
        <w:t>'</w:t>
      </w:r>
      <w:r w:rsidRPr="00FF1C37">
        <w:rPr>
          <w:rStyle w:val="afffd"/>
          <w:rtl/>
        </w:rPr>
        <w:t>עלי דרך</w:t>
      </w:r>
      <w:r w:rsidRPr="00FF1C37">
        <w:rPr>
          <w:rStyle w:val="afffd"/>
          <w:rFonts w:hint="cs"/>
          <w:rtl/>
        </w:rPr>
        <w:t>'</w:t>
      </w:r>
      <w:r w:rsidRPr="00FF1C37">
        <w:rPr>
          <w:rStyle w:val="afffd"/>
          <w:rtl/>
        </w:rPr>
        <w:t xml:space="preserve"> </w:t>
      </w:r>
      <w:r w:rsidRPr="00C35A2C">
        <w:rPr>
          <w:rtl/>
        </w:rPr>
        <w:t xml:space="preserve">בתחלה בראש מרומים, ולבסוף </w:t>
      </w:r>
      <w:r w:rsidRPr="00BA7147">
        <w:rPr>
          <w:rStyle w:val="afffd"/>
          <w:rtl/>
        </w:rPr>
        <w:t>עלי דרך.</w:t>
      </w:r>
    </w:p>
    <w:p w14:paraId="2A461A8B" w14:textId="77777777" w:rsidR="00BA7147" w:rsidRDefault="00910F84" w:rsidP="00BA7147">
      <w:pPr>
        <w:pStyle w:val="36"/>
        <w:framePr w:wrap="notBeside"/>
        <w:rPr>
          <w:rtl/>
        </w:rPr>
      </w:pPr>
      <w:r w:rsidRPr="00C35A2C">
        <w:rPr>
          <w:rtl/>
        </w:rPr>
        <w:t>עולא רמי,</w:t>
      </w:r>
    </w:p>
    <w:p w14:paraId="3CCC07E2" w14:textId="2A0911D3" w:rsidR="00910F84" w:rsidRPr="00C35A2C" w:rsidRDefault="00910F84" w:rsidP="00910F84">
      <w:pPr>
        <w:rPr>
          <w:rtl/>
        </w:rPr>
      </w:pPr>
      <w:r w:rsidRPr="00BA7147">
        <w:rPr>
          <w:rStyle w:val="affff1"/>
          <w:rtl/>
        </w:rPr>
        <w:t>כתיב:</w:t>
      </w:r>
      <w:r w:rsidRPr="00C35A2C">
        <w:rPr>
          <w:rtl/>
        </w:rPr>
        <w:t xml:space="preserve"> </w:t>
      </w:r>
      <w:r w:rsidRPr="00EE2240">
        <w:rPr>
          <w:rStyle w:val="afffd"/>
          <w:rFonts w:hint="cs"/>
          <w:rtl/>
        </w:rPr>
        <w:t>'</w:t>
      </w:r>
      <w:r w:rsidRPr="00EE2240">
        <w:rPr>
          <w:rStyle w:val="afffd"/>
          <w:rtl/>
        </w:rPr>
        <w:t>שתה מים מבורך</w:t>
      </w:r>
      <w:r w:rsidRPr="00EE2240">
        <w:rPr>
          <w:rStyle w:val="afffd"/>
          <w:rFonts w:hint="cs"/>
          <w:rtl/>
        </w:rPr>
        <w:t>'</w:t>
      </w:r>
      <w:r w:rsidRPr="00EE2240">
        <w:rPr>
          <w:rStyle w:val="afffd"/>
          <w:rtl/>
        </w:rPr>
        <w:t>,</w:t>
      </w:r>
      <w:r w:rsidRPr="00C35A2C">
        <w:rPr>
          <w:rtl/>
        </w:rPr>
        <w:t xml:space="preserve"> </w:t>
      </w:r>
      <w:r w:rsidRPr="00BA7147">
        <w:rPr>
          <w:rStyle w:val="affff1"/>
          <w:rtl/>
        </w:rPr>
        <w:t>וכתיב:</w:t>
      </w:r>
      <w:r w:rsidRPr="00FF1C37">
        <w:rPr>
          <w:rStyle w:val="afffd"/>
          <w:rtl/>
        </w:rPr>
        <w:t xml:space="preserve"> </w:t>
      </w:r>
      <w:r w:rsidRPr="00FF1C37">
        <w:rPr>
          <w:rStyle w:val="afffd"/>
          <w:rFonts w:hint="cs"/>
          <w:rtl/>
        </w:rPr>
        <w:t>'</w:t>
      </w:r>
      <w:r w:rsidRPr="00FF1C37">
        <w:rPr>
          <w:rStyle w:val="afffd"/>
          <w:rtl/>
        </w:rPr>
        <w:t>ונוזלים מתוך בארך</w:t>
      </w:r>
      <w:r w:rsidRPr="00FF1C37">
        <w:rPr>
          <w:rStyle w:val="afffd"/>
          <w:rFonts w:hint="cs"/>
          <w:rtl/>
        </w:rPr>
        <w:t>'</w:t>
      </w:r>
      <w:r w:rsidRPr="00FF1C37">
        <w:rPr>
          <w:rStyle w:val="afffd"/>
          <w:rtl/>
        </w:rPr>
        <w:t xml:space="preserve"> </w:t>
      </w:r>
      <w:r w:rsidRPr="00C35A2C">
        <w:rPr>
          <w:rtl/>
        </w:rPr>
        <w:t>בתחלה שתה מבורך, ולבסוף ונוזלים מתוך בארך.</w:t>
      </w:r>
    </w:p>
    <w:p w14:paraId="4EE24795" w14:textId="77777777" w:rsidR="00BA7147" w:rsidRDefault="00910F84" w:rsidP="00BA7147">
      <w:pPr>
        <w:pStyle w:val="36"/>
        <w:framePr w:wrap="notBeside"/>
        <w:rPr>
          <w:rtl/>
        </w:rPr>
      </w:pPr>
      <w:r w:rsidRPr="00C35A2C">
        <w:rPr>
          <w:rFonts w:hint="cs"/>
          <w:rtl/>
        </w:rPr>
        <w:t>מר</w:t>
      </w:r>
      <w:r>
        <w:rPr>
          <w:rtl/>
        </w:rPr>
        <w:t>"</w:t>
      </w:r>
      <w:r w:rsidRPr="00C35A2C">
        <w:rPr>
          <w:rFonts w:hint="cs"/>
          <w:rtl/>
        </w:rPr>
        <w:t>ה</w:t>
      </w:r>
      <w:r w:rsidRPr="00C35A2C">
        <w:rPr>
          <w:rtl/>
        </w:rPr>
        <w:t>:</w:t>
      </w:r>
    </w:p>
    <w:p w14:paraId="7A572E2F" w14:textId="28D5BC33" w:rsidR="00910F84" w:rsidRPr="00C35A2C" w:rsidRDefault="00910F84" w:rsidP="00910F84">
      <w:pPr>
        <w:rPr>
          <w:rtl/>
        </w:rPr>
      </w:pPr>
      <w:r w:rsidRPr="00EE2240">
        <w:rPr>
          <w:rStyle w:val="afffd"/>
          <w:rFonts w:hint="cs"/>
          <w:rtl/>
        </w:rPr>
        <w:t>'</w:t>
      </w:r>
      <w:r w:rsidRPr="00EE2240">
        <w:rPr>
          <w:rStyle w:val="afffd"/>
          <w:rtl/>
        </w:rPr>
        <w:t>הון מהבל ימעט וקובץ על יד ירבה</w:t>
      </w:r>
      <w:r w:rsidRPr="00EE2240">
        <w:rPr>
          <w:rStyle w:val="afffd"/>
          <w:rFonts w:hint="cs"/>
          <w:rtl/>
        </w:rPr>
        <w:t>'</w:t>
      </w:r>
      <w:r w:rsidRPr="00EE2240">
        <w:rPr>
          <w:rStyle w:val="afffd"/>
          <w:rtl/>
        </w:rPr>
        <w:t xml:space="preserve"> </w:t>
      </w:r>
      <w:r w:rsidRPr="00C35A2C">
        <w:rPr>
          <w:rtl/>
        </w:rPr>
        <w:t>אם עושה אדם תורתו חבילות חבילות מתמעט, ואם קובץ על יד ירבה.</w:t>
      </w:r>
    </w:p>
    <w:p w14:paraId="6F96D6B1" w14:textId="77777777" w:rsidR="00BA7147" w:rsidRDefault="00910F84" w:rsidP="00BA7147">
      <w:pPr>
        <w:pStyle w:val="36"/>
        <w:framePr w:wrap="notBeside"/>
        <w:rPr>
          <w:rtl/>
        </w:rPr>
      </w:pPr>
      <w:r w:rsidRPr="00C35A2C">
        <w:rPr>
          <w:rtl/>
        </w:rPr>
        <w:t xml:space="preserve">רבא: </w:t>
      </w:r>
    </w:p>
    <w:p w14:paraId="7D93AD0B" w14:textId="10C1A2FF" w:rsidR="00910F84" w:rsidRPr="00C35A2C" w:rsidRDefault="00910F84" w:rsidP="00910F84">
      <w:pPr>
        <w:rPr>
          <w:rtl/>
        </w:rPr>
      </w:pPr>
      <w:r w:rsidRPr="00C35A2C">
        <w:rPr>
          <w:rtl/>
        </w:rPr>
        <w:t>ידעי רבנן להא מילתא ועברי עלה.</w:t>
      </w:r>
    </w:p>
    <w:p w14:paraId="61BFF92E" w14:textId="77777777" w:rsidR="00BA7147" w:rsidRDefault="00910F84" w:rsidP="00BA7147">
      <w:pPr>
        <w:pStyle w:val="36"/>
        <w:framePr w:wrap="notBeside"/>
        <w:rPr>
          <w:rtl/>
        </w:rPr>
      </w:pPr>
      <w:r w:rsidRPr="00C35A2C">
        <w:rPr>
          <w:rFonts w:hint="cs"/>
          <w:rtl/>
        </w:rPr>
        <w:t>רנב</w:t>
      </w:r>
      <w:r>
        <w:rPr>
          <w:rtl/>
        </w:rPr>
        <w:t>"</w:t>
      </w:r>
      <w:r w:rsidRPr="00C35A2C">
        <w:rPr>
          <w:rFonts w:hint="cs"/>
          <w:rtl/>
        </w:rPr>
        <w:t>י</w:t>
      </w:r>
      <w:r w:rsidRPr="00C35A2C">
        <w:rPr>
          <w:rtl/>
        </w:rPr>
        <w:t>:</w:t>
      </w:r>
    </w:p>
    <w:p w14:paraId="25627576" w14:textId="13E77803" w:rsidR="00910F84" w:rsidRPr="00C35A2C" w:rsidRDefault="00910F84" w:rsidP="00910F84">
      <w:pPr>
        <w:rPr>
          <w:rtl/>
        </w:rPr>
      </w:pPr>
      <w:r w:rsidRPr="00C35A2C">
        <w:rPr>
          <w:rtl/>
        </w:rPr>
        <w:t>אנ</w:t>
      </w:r>
      <w:r w:rsidRPr="00C35A2C">
        <w:rPr>
          <w:rFonts w:hint="cs"/>
          <w:rtl/>
        </w:rPr>
        <w:t>י עשיתי ונתקיים בידי</w:t>
      </w:r>
      <w:r w:rsidRPr="00C35A2C">
        <w:rPr>
          <w:rtl/>
        </w:rPr>
        <w:t>.</w:t>
      </w:r>
    </w:p>
    <w:p w14:paraId="7456A538" w14:textId="77777777" w:rsidR="00BA7147" w:rsidRDefault="00910F84" w:rsidP="00BA7147">
      <w:pPr>
        <w:pStyle w:val="36"/>
        <w:framePr w:wrap="notBeside"/>
        <w:rPr>
          <w:rtl/>
        </w:rPr>
      </w:pPr>
      <w:r w:rsidRPr="00C35A2C">
        <w:rPr>
          <w:rFonts w:hint="cs"/>
          <w:rtl/>
        </w:rPr>
        <w:t>ר</w:t>
      </w:r>
      <w:r>
        <w:rPr>
          <w:rtl/>
        </w:rPr>
        <w:t>"</w:t>
      </w:r>
      <w:r w:rsidRPr="00C35A2C">
        <w:rPr>
          <w:rFonts w:hint="cs"/>
          <w:rtl/>
        </w:rPr>
        <w:t>ש מראב</w:t>
      </w:r>
      <w:r>
        <w:rPr>
          <w:rtl/>
        </w:rPr>
        <w:t>"</w:t>
      </w:r>
      <w:r w:rsidRPr="00C35A2C">
        <w:rPr>
          <w:rFonts w:hint="cs"/>
          <w:rtl/>
        </w:rPr>
        <w:t>ע</w:t>
      </w:r>
      <w:r w:rsidRPr="00C35A2C">
        <w:rPr>
          <w:rtl/>
        </w:rPr>
        <w:t>:</w:t>
      </w:r>
    </w:p>
    <w:p w14:paraId="4D40EA16" w14:textId="2F83F4E4" w:rsidR="00910F84" w:rsidRDefault="00910F84" w:rsidP="00910F84">
      <w:pPr>
        <w:rPr>
          <w:rtl/>
        </w:rPr>
      </w:pPr>
      <w:r w:rsidRPr="00C35A2C">
        <w:rPr>
          <w:rtl/>
        </w:rPr>
        <w:t xml:space="preserve"> </w:t>
      </w:r>
      <w:r w:rsidRPr="00EE2240">
        <w:rPr>
          <w:rStyle w:val="afffd"/>
          <w:rFonts w:hint="cs"/>
          <w:rtl/>
        </w:rPr>
        <w:t>'</w:t>
      </w:r>
      <w:r w:rsidRPr="00EE2240">
        <w:rPr>
          <w:rStyle w:val="afffd"/>
          <w:rtl/>
        </w:rPr>
        <w:t>לא יחרוך רמיה צידו</w:t>
      </w:r>
      <w:r w:rsidRPr="00EE2240">
        <w:rPr>
          <w:rStyle w:val="afffd"/>
          <w:rFonts w:hint="cs"/>
          <w:rtl/>
        </w:rPr>
        <w:t>'</w:t>
      </w:r>
      <w:r w:rsidRPr="00C35A2C">
        <w:rPr>
          <w:rtl/>
        </w:rPr>
        <w:t xml:space="preserve"> לא יחיה ולא יאריך ימים צייד הרמאי;</w:t>
      </w:r>
    </w:p>
    <w:p w14:paraId="3C6F7F46" w14:textId="77777777" w:rsidR="00BA7147" w:rsidRDefault="00910F84" w:rsidP="00BA7147">
      <w:pPr>
        <w:pStyle w:val="36"/>
        <w:framePr w:wrap="notBeside"/>
        <w:rPr>
          <w:rtl/>
        </w:rPr>
      </w:pPr>
      <w:r w:rsidRPr="00C35A2C">
        <w:rPr>
          <w:rtl/>
        </w:rPr>
        <w:t xml:space="preserve">ורב ששת </w:t>
      </w:r>
    </w:p>
    <w:p w14:paraId="4E612D00" w14:textId="7231E149" w:rsidR="00910F84" w:rsidRPr="00C35A2C" w:rsidRDefault="00910F84" w:rsidP="00910F84">
      <w:pPr>
        <w:rPr>
          <w:rtl/>
        </w:rPr>
      </w:pPr>
      <w:r w:rsidRPr="00C35A2C">
        <w:rPr>
          <w:rtl/>
        </w:rPr>
        <w:t>צייד הרמאי יחרוך.</w:t>
      </w:r>
    </w:p>
    <w:p w14:paraId="097DFC88" w14:textId="77777777" w:rsidR="00BA7147" w:rsidRDefault="00910F84" w:rsidP="00BA7147">
      <w:pPr>
        <w:pStyle w:val="36"/>
        <w:framePr w:wrap="notBeside"/>
        <w:rPr>
          <w:rtl/>
        </w:rPr>
      </w:pPr>
      <w:r w:rsidRPr="00C35A2C">
        <w:rPr>
          <w:rFonts w:hint="cs"/>
          <w:rtl/>
        </w:rPr>
        <w:t>כשבא ר</w:t>
      </w:r>
      <w:r>
        <w:rPr>
          <w:rtl/>
        </w:rPr>
        <w:t>"</w:t>
      </w:r>
      <w:r w:rsidRPr="00C35A2C">
        <w:rPr>
          <w:rFonts w:hint="cs"/>
          <w:rtl/>
        </w:rPr>
        <w:t>ד</w:t>
      </w:r>
    </w:p>
    <w:p w14:paraId="01083F22" w14:textId="05C7D544" w:rsidR="00910F84" w:rsidRPr="00C35A2C" w:rsidRDefault="00910F84" w:rsidP="00BA7147">
      <w:pPr>
        <w:rPr>
          <w:rtl/>
        </w:rPr>
      </w:pPr>
      <w:r w:rsidRPr="00C35A2C">
        <w:rPr>
          <w:rFonts w:hint="cs"/>
          <w:rtl/>
        </w:rPr>
        <w:t xml:space="preserve"> </w:t>
      </w:r>
      <w:r w:rsidRPr="00C35A2C">
        <w:rPr>
          <w:rtl/>
        </w:rPr>
        <w:t>משל לאדם שצד צפרין, אם משבר כנפיה של ראשונה - כולם מתקיימות בידו, ואם לאו - אין מתקיימות בידו.</w:t>
      </w:r>
    </w:p>
    <w:p w14:paraId="3448607F" w14:textId="197D155E" w:rsidR="00BA7147" w:rsidRDefault="00BA7147" w:rsidP="00BA7147">
      <w:pPr>
        <w:pStyle w:val="36"/>
        <w:framePr w:wrap="notBeside"/>
        <w:rPr>
          <w:rStyle w:val="afffd"/>
          <w:rtl/>
        </w:rPr>
      </w:pPr>
      <w:r w:rsidRPr="00C35A2C">
        <w:rPr>
          <w:rtl/>
        </w:rPr>
        <w:t>דבי ר' ינאי:</w:t>
      </w:r>
    </w:p>
    <w:p w14:paraId="346A9E92" w14:textId="50DD44CE" w:rsidR="00910F84" w:rsidRPr="00C35A2C" w:rsidRDefault="00910F84" w:rsidP="00910F84">
      <w:pPr>
        <w:rPr>
          <w:rtl/>
        </w:rPr>
      </w:pPr>
      <w:r w:rsidRPr="00EE2240">
        <w:rPr>
          <w:rStyle w:val="afffd"/>
          <w:rFonts w:hint="cs"/>
          <w:rtl/>
        </w:rPr>
        <w:t>'</w:t>
      </w:r>
      <w:r w:rsidRPr="00EE2240">
        <w:rPr>
          <w:rStyle w:val="afffd"/>
          <w:rtl/>
        </w:rPr>
        <w:t>והיה כעץ שתול על פלגי מים</w:t>
      </w:r>
      <w:r w:rsidRPr="00EE2240">
        <w:rPr>
          <w:rStyle w:val="afffd"/>
          <w:rFonts w:hint="cs"/>
          <w:rtl/>
        </w:rPr>
        <w:t>'</w:t>
      </w:r>
      <w:r w:rsidRPr="00EE2240">
        <w:rPr>
          <w:rStyle w:val="afffd"/>
          <w:rtl/>
        </w:rPr>
        <w:t xml:space="preserve"> </w:t>
      </w:r>
      <w:r w:rsidRPr="00C35A2C">
        <w:rPr>
          <w:rtl/>
        </w:rPr>
        <w:t>- ולא כעץ נטוע, כל הלומד תורה מרב אחד - אינו רואה סימן ברכה לעולם.</w:t>
      </w:r>
    </w:p>
    <w:p w14:paraId="3D7B2618" w14:textId="77237A17" w:rsidR="00BA7147" w:rsidRDefault="00910F84" w:rsidP="00BA7147">
      <w:pPr>
        <w:pStyle w:val="36"/>
        <w:framePr w:wrap="notBeside"/>
        <w:rPr>
          <w:rtl/>
        </w:rPr>
      </w:pPr>
      <w:r w:rsidRPr="00C35A2C">
        <w:rPr>
          <w:rFonts w:hint="cs"/>
          <w:rtl/>
        </w:rPr>
        <w:t>ר</w:t>
      </w:r>
      <w:r w:rsidR="00BA7147">
        <w:rPr>
          <w:rFonts w:hint="cs"/>
          <w:rtl/>
        </w:rPr>
        <w:t>בא</w:t>
      </w:r>
      <w:r w:rsidRPr="00C35A2C">
        <w:rPr>
          <w:rFonts w:hint="cs"/>
          <w:rtl/>
        </w:rPr>
        <w:t xml:space="preserve"> </w:t>
      </w:r>
      <w:r w:rsidRPr="00C35A2C">
        <w:rPr>
          <w:rtl/>
        </w:rPr>
        <w:t>לרבנן:</w:t>
      </w:r>
    </w:p>
    <w:p w14:paraId="030A707D" w14:textId="77777777" w:rsidR="00BA7147" w:rsidRDefault="00910F84" w:rsidP="00910F84">
      <w:pPr>
        <w:rPr>
          <w:rtl/>
        </w:rPr>
      </w:pPr>
      <w:r w:rsidRPr="00BA7147">
        <w:rPr>
          <w:rFonts w:hint="cs"/>
          <w:b/>
          <w:bCs/>
          <w:rtl/>
        </w:rPr>
        <w:t>אני רוצה לומר לכם דבר ואני מפחד שתעזבו אותי ותלכו</w:t>
      </w:r>
      <w:r w:rsidRPr="00BA7147">
        <w:rPr>
          <w:b/>
          <w:bCs/>
          <w:rtl/>
        </w:rPr>
        <w:t>:</w:t>
      </w:r>
      <w:r w:rsidRPr="00C35A2C">
        <w:rPr>
          <w:rtl/>
        </w:rPr>
        <w:t xml:space="preserve"> כל הלומד תורה מרב אחד - אינו רואה סימן ברכה לעולם, </w:t>
      </w:r>
    </w:p>
    <w:p w14:paraId="02301F1F" w14:textId="77777777" w:rsidR="00BA7147" w:rsidRDefault="00910F84" w:rsidP="00910F84">
      <w:pPr>
        <w:rPr>
          <w:rStyle w:val="affff1"/>
          <w:rtl/>
        </w:rPr>
      </w:pPr>
      <w:r w:rsidRPr="00C35A2C">
        <w:rPr>
          <w:rFonts w:hint="cs"/>
          <w:rtl/>
        </w:rPr>
        <w:t>עזבוהו והלכו לפני רב</w:t>
      </w:r>
      <w:r w:rsidR="00BA7147">
        <w:rPr>
          <w:rFonts w:hint="cs"/>
          <w:rtl/>
        </w:rPr>
        <w:t>ה</w:t>
      </w:r>
      <w:r w:rsidRPr="00C35A2C">
        <w:rPr>
          <w:rFonts w:hint="cs"/>
          <w:rtl/>
        </w:rPr>
        <w:t xml:space="preserve"> </w:t>
      </w:r>
    </w:p>
    <w:p w14:paraId="114E3D2E" w14:textId="77777777" w:rsidR="00BA7147" w:rsidRDefault="00910F84" w:rsidP="00BA7147">
      <w:pPr>
        <w:pStyle w:val="36"/>
        <w:framePr w:wrap="notBeside"/>
        <w:rPr>
          <w:rtl/>
        </w:rPr>
      </w:pPr>
      <w:r w:rsidRPr="00BA7147">
        <w:rPr>
          <w:rStyle w:val="affff1"/>
          <w:rFonts w:hint="cs"/>
          <w:rtl/>
        </w:rPr>
        <w:t>א</w:t>
      </w:r>
      <w:r w:rsidRPr="00BA7147">
        <w:rPr>
          <w:rStyle w:val="affff1"/>
          <w:rtl/>
        </w:rPr>
        <w:t>"</w:t>
      </w:r>
      <w:r w:rsidRPr="00BA7147">
        <w:rPr>
          <w:rStyle w:val="affff1"/>
          <w:rFonts w:hint="cs"/>
          <w:rtl/>
        </w:rPr>
        <w:t>ל</w:t>
      </w:r>
      <w:r w:rsidRPr="00C35A2C">
        <w:rPr>
          <w:rFonts w:hint="cs"/>
          <w:rtl/>
        </w:rPr>
        <w:t xml:space="preserve"> </w:t>
      </w:r>
    </w:p>
    <w:p w14:paraId="795208C0" w14:textId="369BC7D6" w:rsidR="00910F84" w:rsidRDefault="00910F84" w:rsidP="00910F84">
      <w:pPr>
        <w:rPr>
          <w:rtl/>
        </w:rPr>
      </w:pPr>
      <w:r w:rsidRPr="00C35A2C">
        <w:rPr>
          <w:rFonts w:hint="cs"/>
          <w:rtl/>
        </w:rPr>
        <w:t>ה</w:t>
      </w:r>
      <w:r>
        <w:rPr>
          <w:rtl/>
        </w:rPr>
        <w:t>"</w:t>
      </w:r>
      <w:r w:rsidRPr="00C35A2C">
        <w:rPr>
          <w:rFonts w:hint="cs"/>
          <w:rtl/>
        </w:rPr>
        <w:t>מ סברא אבל גמרא עדיף מרב אחד שלא יחלוקו בגירסא</w:t>
      </w:r>
    </w:p>
    <w:p w14:paraId="5B269E8E" w14:textId="77777777" w:rsidR="00910F84" w:rsidRDefault="00910F84" w:rsidP="00910F84">
      <w:pPr>
        <w:pStyle w:val="aff6"/>
        <w:framePr w:wrap="around"/>
        <w:rPr>
          <w:rtl/>
        </w:rPr>
      </w:pPr>
      <w:r w:rsidRPr="00C35A2C">
        <w:rPr>
          <w:rFonts w:hint="cs"/>
          <w:rtl/>
        </w:rPr>
        <w:t>יט:</w:t>
      </w:r>
    </w:p>
    <w:p w14:paraId="739D85EC" w14:textId="77777777" w:rsidR="00910F84" w:rsidRPr="00C35A2C" w:rsidRDefault="00910F84" w:rsidP="00910F84">
      <w:pPr>
        <w:rPr>
          <w:rtl/>
        </w:rPr>
      </w:pPr>
    </w:p>
    <w:p w14:paraId="0EE47BBA" w14:textId="77777777" w:rsidR="00BA7147" w:rsidRDefault="00BA7147" w:rsidP="00BA7147">
      <w:pPr>
        <w:pStyle w:val="36"/>
        <w:framePr w:wrap="notBeside"/>
        <w:rPr>
          <w:rtl/>
        </w:rPr>
      </w:pPr>
      <w:r w:rsidRPr="00C35A2C">
        <w:rPr>
          <w:rFonts w:hint="cs"/>
          <w:rtl/>
        </w:rPr>
        <w:t>רתב</w:t>
      </w:r>
      <w:r>
        <w:rPr>
          <w:rtl/>
        </w:rPr>
        <w:t>"</w:t>
      </w:r>
      <w:r w:rsidRPr="00C35A2C">
        <w:rPr>
          <w:rFonts w:hint="cs"/>
          <w:rtl/>
        </w:rPr>
        <w:t>ח</w:t>
      </w:r>
      <w:r w:rsidRPr="00C35A2C">
        <w:rPr>
          <w:rtl/>
        </w:rPr>
        <w:t>:</w:t>
      </w:r>
    </w:p>
    <w:p w14:paraId="7D27B4DA" w14:textId="6A105046" w:rsidR="00910F84" w:rsidRPr="00C35A2C" w:rsidRDefault="00910F84" w:rsidP="00910F84">
      <w:pPr>
        <w:rPr>
          <w:rtl/>
        </w:rPr>
      </w:pPr>
      <w:r w:rsidRPr="00EE2240">
        <w:rPr>
          <w:rStyle w:val="afffd"/>
          <w:rFonts w:hint="cs"/>
          <w:rtl/>
        </w:rPr>
        <w:t>'</w:t>
      </w:r>
      <w:r w:rsidRPr="00EE2240">
        <w:rPr>
          <w:rStyle w:val="afffd"/>
          <w:rtl/>
        </w:rPr>
        <w:t>על פלגי מים</w:t>
      </w:r>
      <w:r w:rsidRPr="00EE2240">
        <w:rPr>
          <w:rStyle w:val="afffd"/>
          <w:rFonts w:hint="cs"/>
          <w:rtl/>
        </w:rPr>
        <w:t>'</w:t>
      </w:r>
      <w:r w:rsidRPr="00EE2240">
        <w:rPr>
          <w:rStyle w:val="afffd"/>
          <w:rtl/>
        </w:rPr>
        <w:t xml:space="preserve"> </w:t>
      </w:r>
      <w:r w:rsidR="00BA7147">
        <w:rPr>
          <w:rFonts w:hint="cs"/>
          <w:rtl/>
        </w:rPr>
        <w:t>-</w:t>
      </w:r>
      <w:r w:rsidRPr="00C35A2C">
        <w:rPr>
          <w:rtl/>
        </w:rPr>
        <w:t xml:space="preserve">לעולם ישלש אדם שנותיו, </w:t>
      </w:r>
      <w:r w:rsidRPr="00C35A2C">
        <w:rPr>
          <w:rFonts w:hint="cs"/>
          <w:rtl/>
        </w:rPr>
        <w:t xml:space="preserve">[במהלך היום] </w:t>
      </w:r>
      <w:r w:rsidRPr="00C35A2C">
        <w:rPr>
          <w:rtl/>
        </w:rPr>
        <w:t>שליש במקרא, שליש במשנה, שליש בתלמוד.</w:t>
      </w:r>
    </w:p>
    <w:p w14:paraId="50514583" w14:textId="77777777" w:rsidR="00BA7147" w:rsidRDefault="00BA7147" w:rsidP="00BA7147">
      <w:pPr>
        <w:pStyle w:val="36"/>
        <w:framePr w:wrap="notBeside"/>
        <w:rPr>
          <w:rtl/>
        </w:rPr>
      </w:pPr>
      <w:r w:rsidRPr="00C35A2C">
        <w:rPr>
          <w:rtl/>
        </w:rPr>
        <w:t>רבא:</w:t>
      </w:r>
    </w:p>
    <w:p w14:paraId="775214CA" w14:textId="13521DE3" w:rsidR="00910F84" w:rsidRPr="00C35A2C" w:rsidRDefault="00910F84" w:rsidP="00910F84">
      <w:pPr>
        <w:rPr>
          <w:rtl/>
        </w:rPr>
      </w:pPr>
      <w:r w:rsidRPr="00EE2240">
        <w:rPr>
          <w:rStyle w:val="afffd"/>
          <w:rFonts w:hint="cs"/>
          <w:rtl/>
        </w:rPr>
        <w:t>'</w:t>
      </w:r>
      <w:r w:rsidRPr="00EE2240">
        <w:rPr>
          <w:rStyle w:val="afffd"/>
          <w:rtl/>
        </w:rPr>
        <w:t>אשר פריו יתן בעתו</w:t>
      </w:r>
      <w:r w:rsidRPr="00EE2240">
        <w:rPr>
          <w:rStyle w:val="afffd"/>
          <w:rFonts w:hint="cs"/>
          <w:rtl/>
        </w:rPr>
        <w:t>'</w:t>
      </w:r>
      <w:r w:rsidRPr="00EE2240">
        <w:rPr>
          <w:rStyle w:val="afffd"/>
          <w:rtl/>
        </w:rPr>
        <w:t xml:space="preserve"> </w:t>
      </w:r>
      <w:r w:rsidRPr="00C35A2C">
        <w:rPr>
          <w:rtl/>
        </w:rPr>
        <w:t xml:space="preserve">- </w:t>
      </w:r>
      <w:r w:rsidRPr="00EE2240">
        <w:rPr>
          <w:rStyle w:val="afffd"/>
          <w:rFonts w:hint="cs"/>
          <w:rtl/>
        </w:rPr>
        <w:t>'</w:t>
      </w:r>
      <w:r w:rsidRPr="00EE2240">
        <w:rPr>
          <w:rStyle w:val="afffd"/>
          <w:rtl/>
        </w:rPr>
        <w:t>אם פריו יתן בעתו ועלהו לא יבול</w:t>
      </w:r>
      <w:r w:rsidRPr="00EE2240">
        <w:rPr>
          <w:rStyle w:val="afffd"/>
          <w:rFonts w:hint="cs"/>
          <w:rtl/>
        </w:rPr>
        <w:t>'</w:t>
      </w:r>
      <w:r w:rsidRPr="00EE2240">
        <w:rPr>
          <w:rStyle w:val="afffd"/>
          <w:rtl/>
        </w:rPr>
        <w:t>,</w:t>
      </w:r>
      <w:r w:rsidRPr="00C35A2C">
        <w:rPr>
          <w:rtl/>
        </w:rPr>
        <w:t xml:space="preserve"> ואם לאו על הלומד ועל המלמד </w:t>
      </w:r>
      <w:r w:rsidRPr="00BA7147">
        <w:rPr>
          <w:rStyle w:val="affff1"/>
          <w:rtl/>
        </w:rPr>
        <w:t>עליהם הכתוב אומר:</w:t>
      </w:r>
      <w:r w:rsidRPr="00C35A2C">
        <w:rPr>
          <w:rtl/>
        </w:rPr>
        <w:t xml:space="preserve"> </w:t>
      </w:r>
      <w:r w:rsidRPr="00EE2240">
        <w:rPr>
          <w:rStyle w:val="afffd"/>
          <w:rFonts w:hint="cs"/>
          <w:rtl/>
        </w:rPr>
        <w:t>'</w:t>
      </w:r>
      <w:r w:rsidRPr="00EE2240">
        <w:rPr>
          <w:rStyle w:val="afffd"/>
          <w:rtl/>
        </w:rPr>
        <w:t>לא כן הרשעים כי אם וגו'.</w:t>
      </w:r>
    </w:p>
    <w:p w14:paraId="0CA67041" w14:textId="77777777" w:rsidR="00BA7147" w:rsidRDefault="00910F84" w:rsidP="00BA7147">
      <w:pPr>
        <w:pStyle w:val="36"/>
        <w:framePr w:wrap="notBeside"/>
        <w:rPr>
          <w:rtl/>
        </w:rPr>
      </w:pPr>
      <w:r w:rsidRPr="00C35A2C">
        <w:rPr>
          <w:rFonts w:hint="cs"/>
          <w:rtl/>
        </w:rPr>
        <w:t>מר</w:t>
      </w:r>
      <w:r>
        <w:rPr>
          <w:rtl/>
        </w:rPr>
        <w:t>"</w:t>
      </w:r>
      <w:r w:rsidRPr="00C35A2C">
        <w:rPr>
          <w:rFonts w:hint="cs"/>
          <w:rtl/>
        </w:rPr>
        <w:t>ה מ</w:t>
      </w:r>
      <w:r w:rsidRPr="00C35A2C">
        <w:rPr>
          <w:rtl/>
        </w:rPr>
        <w:t>רב:</w:t>
      </w:r>
    </w:p>
    <w:p w14:paraId="22F4847E" w14:textId="1EE9EE95" w:rsidR="00910F84" w:rsidRDefault="00910F84" w:rsidP="00910F84">
      <w:pPr>
        <w:rPr>
          <w:rtl/>
        </w:rPr>
      </w:pPr>
      <w:r w:rsidRPr="00EE2240">
        <w:rPr>
          <w:rStyle w:val="afffd"/>
          <w:rFonts w:hint="cs"/>
          <w:rtl/>
        </w:rPr>
        <w:t>'</w:t>
      </w:r>
      <w:r w:rsidRPr="00EE2240">
        <w:rPr>
          <w:rStyle w:val="afffd"/>
          <w:rtl/>
        </w:rPr>
        <w:t>כי רבים חללים הפילה</w:t>
      </w:r>
      <w:r w:rsidRPr="00EE2240">
        <w:rPr>
          <w:rStyle w:val="afffd"/>
          <w:rFonts w:hint="cs"/>
          <w:rtl/>
        </w:rPr>
        <w:t>'</w:t>
      </w:r>
      <w:r w:rsidRPr="00C35A2C">
        <w:rPr>
          <w:rtl/>
        </w:rPr>
        <w:t xml:space="preserve"> זה תלמיד שלא הגיע להוראה ומורה,</w:t>
      </w:r>
    </w:p>
    <w:p w14:paraId="198B9A09" w14:textId="77777777" w:rsidR="00910F84" w:rsidRDefault="00910F84" w:rsidP="00910F84">
      <w:pPr>
        <w:rPr>
          <w:rtl/>
        </w:rPr>
      </w:pPr>
      <w:r w:rsidRPr="00EE2240">
        <w:rPr>
          <w:rStyle w:val="afffd"/>
          <w:rFonts w:hint="cs"/>
          <w:rtl/>
        </w:rPr>
        <w:t>'</w:t>
      </w:r>
      <w:r w:rsidRPr="00EE2240">
        <w:rPr>
          <w:rStyle w:val="afffd"/>
          <w:rtl/>
        </w:rPr>
        <w:t>ועצומים כל הרוגיה</w:t>
      </w:r>
      <w:r w:rsidRPr="00EE2240">
        <w:rPr>
          <w:rStyle w:val="afffd"/>
          <w:rFonts w:hint="cs"/>
          <w:rtl/>
        </w:rPr>
        <w:t>'</w:t>
      </w:r>
      <w:r w:rsidRPr="00EE2240">
        <w:rPr>
          <w:rStyle w:val="afffd"/>
          <w:rtl/>
        </w:rPr>
        <w:t xml:space="preserve"> </w:t>
      </w:r>
      <w:r w:rsidRPr="00C35A2C">
        <w:rPr>
          <w:rtl/>
        </w:rPr>
        <w:t>- זה תלמיד שהגיע להוראה ואינו מורה.</w:t>
      </w:r>
      <w:r w:rsidRPr="00C35A2C">
        <w:rPr>
          <w:rFonts w:hint="cs"/>
          <w:rtl/>
        </w:rPr>
        <w:t xml:space="preserve"> ועד מ' שנה, והך דרבא הורה התם בשווין</w:t>
      </w:r>
    </w:p>
    <w:p w14:paraId="28C274E7" w14:textId="091AD992" w:rsidR="00BA7147" w:rsidRDefault="00BA7147" w:rsidP="00BA7147">
      <w:pPr>
        <w:pStyle w:val="36"/>
        <w:framePr w:wrap="notBeside"/>
        <w:rPr>
          <w:rStyle w:val="afffd"/>
          <w:rtl/>
        </w:rPr>
      </w:pPr>
      <w:r w:rsidRPr="00C35A2C">
        <w:rPr>
          <w:rFonts w:hint="cs"/>
          <w:rtl/>
        </w:rPr>
        <w:t>ראב</w:t>
      </w:r>
      <w:r>
        <w:rPr>
          <w:rtl/>
        </w:rPr>
        <w:t>"</w:t>
      </w:r>
      <w:r w:rsidRPr="00C35A2C">
        <w:rPr>
          <w:rFonts w:hint="cs"/>
          <w:rtl/>
        </w:rPr>
        <w:t>א</w:t>
      </w:r>
      <w:r w:rsidRPr="00C35A2C">
        <w:rPr>
          <w:rtl/>
        </w:rPr>
        <w:t xml:space="preserve"> </w:t>
      </w:r>
      <w:r w:rsidRPr="00C35A2C">
        <w:rPr>
          <w:rFonts w:hint="cs"/>
          <w:rtl/>
        </w:rPr>
        <w:t>מ</w:t>
      </w:r>
      <w:r w:rsidRPr="00C35A2C">
        <w:rPr>
          <w:rtl/>
        </w:rPr>
        <w:t xml:space="preserve">רב: </w:t>
      </w:r>
      <w:r w:rsidR="00910F84" w:rsidRPr="00C35A2C">
        <w:rPr>
          <w:rtl/>
        </w:rPr>
        <w:t xml:space="preserve"> </w:t>
      </w:r>
    </w:p>
    <w:p w14:paraId="1BA110F5" w14:textId="7A2CF242" w:rsidR="00910F84" w:rsidRDefault="00910F84" w:rsidP="00910F84">
      <w:pPr>
        <w:rPr>
          <w:rtl/>
        </w:rPr>
      </w:pPr>
      <w:r w:rsidRPr="00EE2240">
        <w:rPr>
          <w:rStyle w:val="afffd"/>
          <w:rFonts w:hint="cs"/>
          <w:rtl/>
        </w:rPr>
        <w:t>'</w:t>
      </w:r>
      <w:r w:rsidRPr="00EE2240">
        <w:rPr>
          <w:rStyle w:val="afffd"/>
          <w:rtl/>
        </w:rPr>
        <w:t>ועלהו לא יבול</w:t>
      </w:r>
      <w:r w:rsidRPr="00EE2240">
        <w:rPr>
          <w:rStyle w:val="afffd"/>
          <w:rFonts w:hint="cs"/>
          <w:rtl/>
        </w:rPr>
        <w:t>'</w:t>
      </w:r>
      <w:r w:rsidRPr="00EE2240">
        <w:rPr>
          <w:rStyle w:val="afffd"/>
          <w:rtl/>
        </w:rPr>
        <w:t xml:space="preserve"> </w:t>
      </w:r>
      <w:r w:rsidRPr="00C35A2C">
        <w:rPr>
          <w:rtl/>
        </w:rPr>
        <w:t>–שאפילו שיחת חולין של ת</w:t>
      </w:r>
      <w:r>
        <w:rPr>
          <w:rtl/>
        </w:rPr>
        <w:t>"</w:t>
      </w:r>
      <w:r w:rsidRPr="00C35A2C">
        <w:rPr>
          <w:rtl/>
        </w:rPr>
        <w:t>ח צריכה תלמוד,</w:t>
      </w:r>
    </w:p>
    <w:p w14:paraId="078EA891" w14:textId="77777777" w:rsidR="00BA7147" w:rsidRDefault="00910F84" w:rsidP="00BA7147">
      <w:pPr>
        <w:pStyle w:val="36"/>
        <w:framePr w:wrap="notBeside"/>
        <w:rPr>
          <w:rtl/>
        </w:rPr>
      </w:pPr>
      <w:r w:rsidRPr="00C35A2C">
        <w:rPr>
          <w:rtl/>
        </w:rPr>
        <w:t>•</w:t>
      </w:r>
    </w:p>
    <w:p w14:paraId="0D1437A3" w14:textId="6E6A61FC" w:rsidR="00910F84" w:rsidRDefault="00910F84" w:rsidP="00910F84">
      <w:pPr>
        <w:rPr>
          <w:rtl/>
        </w:rPr>
      </w:pPr>
      <w:r w:rsidRPr="00EE2240">
        <w:rPr>
          <w:rStyle w:val="afffd"/>
          <w:rFonts w:hint="cs"/>
          <w:rtl/>
        </w:rPr>
        <w:t>'</w:t>
      </w:r>
      <w:r w:rsidRPr="00EE2240">
        <w:rPr>
          <w:rStyle w:val="afffd"/>
          <w:rtl/>
        </w:rPr>
        <w:t>וכל אשר יעשה יצליח</w:t>
      </w:r>
      <w:r w:rsidRPr="00EE2240">
        <w:rPr>
          <w:rStyle w:val="afffd"/>
          <w:rFonts w:hint="cs"/>
          <w:rtl/>
        </w:rPr>
        <w:t>'</w:t>
      </w:r>
      <w:r w:rsidRPr="00EE2240">
        <w:rPr>
          <w:rStyle w:val="afffd"/>
          <w:rtl/>
        </w:rPr>
        <w:t xml:space="preserve"> </w:t>
      </w:r>
      <w:r w:rsidRPr="00BA7147">
        <w:rPr>
          <w:rStyle w:val="affff1"/>
          <w:rFonts w:hint="cs"/>
          <w:rtl/>
        </w:rPr>
        <w:t>אריב</w:t>
      </w:r>
      <w:r w:rsidRPr="00BA7147">
        <w:rPr>
          <w:rStyle w:val="affff1"/>
          <w:rtl/>
        </w:rPr>
        <w:t>"</w:t>
      </w:r>
      <w:r w:rsidRPr="00BA7147">
        <w:rPr>
          <w:rStyle w:val="affff1"/>
          <w:rFonts w:hint="cs"/>
          <w:rtl/>
        </w:rPr>
        <w:t>ל</w:t>
      </w:r>
      <w:r w:rsidRPr="00C35A2C">
        <w:rPr>
          <w:rFonts w:hint="cs"/>
          <w:rtl/>
        </w:rPr>
        <w:t xml:space="preserve"> שכל העוסק בתורה נכסיו מצליחין לו</w:t>
      </w:r>
      <w:r w:rsidRPr="00C35A2C">
        <w:rPr>
          <w:rtl/>
        </w:rPr>
        <w:t>,</w:t>
      </w:r>
    </w:p>
    <w:p w14:paraId="5BA71745" w14:textId="77777777" w:rsidR="00910F84" w:rsidRPr="00EE2240" w:rsidRDefault="00910F84" w:rsidP="00910F84">
      <w:pPr>
        <w:rPr>
          <w:b/>
          <w:bCs/>
          <w:rtl/>
        </w:rPr>
      </w:pPr>
      <w:r w:rsidRPr="00EE2240">
        <w:rPr>
          <w:b/>
          <w:bCs/>
          <w:rtl/>
        </w:rPr>
        <w:t>דבר זה כתוב בתורה ושנוי בנביאים ומשולש בכתובים</w:t>
      </w:r>
    </w:p>
    <w:p w14:paraId="34348E9B" w14:textId="77777777" w:rsidR="00910F84" w:rsidRDefault="00910F84" w:rsidP="00910F84">
      <w:pPr>
        <w:rPr>
          <w:rtl/>
        </w:rPr>
      </w:pPr>
      <w:r w:rsidRPr="00C35A2C">
        <w:rPr>
          <w:b/>
          <w:bCs/>
          <w:rtl/>
        </w:rPr>
        <w:lastRenderedPageBreak/>
        <w:t>כתוב בתורה,</w:t>
      </w:r>
      <w:r>
        <w:rPr>
          <w:rtl/>
        </w:rPr>
        <w:t xml:space="preserve"> ד</w:t>
      </w:r>
      <w:r w:rsidRPr="00EE2240">
        <w:rPr>
          <w:rStyle w:val="afffd"/>
          <w:rFonts w:hint="cs"/>
          <w:rtl/>
        </w:rPr>
        <w:t>'</w:t>
      </w:r>
      <w:r w:rsidRPr="00EE2240">
        <w:rPr>
          <w:rStyle w:val="afffd"/>
          <w:rtl/>
        </w:rPr>
        <w:t>ושמרתם את דברי הברית הזאת ועשיתם אותם למען תשכילו את כל אשר תעשון</w:t>
      </w:r>
      <w:r w:rsidRPr="00EE2240">
        <w:rPr>
          <w:rStyle w:val="afffd"/>
          <w:rFonts w:hint="cs"/>
          <w:rtl/>
        </w:rPr>
        <w:t>'</w:t>
      </w:r>
      <w:r w:rsidRPr="00EE2240">
        <w:rPr>
          <w:rStyle w:val="afffd"/>
          <w:rtl/>
        </w:rPr>
        <w:t>;</w:t>
      </w:r>
    </w:p>
    <w:p w14:paraId="5F4F904C" w14:textId="77777777" w:rsidR="00910F84" w:rsidRDefault="00910F84" w:rsidP="00910F84">
      <w:pPr>
        <w:rPr>
          <w:rtl/>
        </w:rPr>
      </w:pPr>
      <w:r w:rsidRPr="00C35A2C">
        <w:rPr>
          <w:b/>
          <w:bCs/>
          <w:rtl/>
        </w:rPr>
        <w:t>שנוי</w:t>
      </w:r>
      <w:r w:rsidRPr="00C35A2C">
        <w:rPr>
          <w:rtl/>
        </w:rPr>
        <w:t xml:space="preserve"> </w:t>
      </w:r>
      <w:r w:rsidRPr="00C35A2C">
        <w:rPr>
          <w:b/>
          <w:bCs/>
          <w:rtl/>
        </w:rPr>
        <w:t>בנביאים</w:t>
      </w:r>
      <w:r w:rsidRPr="00C35A2C">
        <w:rPr>
          <w:rtl/>
        </w:rPr>
        <w:t>, ד</w:t>
      </w:r>
      <w:r w:rsidRPr="00EE2240">
        <w:rPr>
          <w:rStyle w:val="afffd"/>
          <w:rFonts w:hint="cs"/>
          <w:rtl/>
        </w:rPr>
        <w:t>'</w:t>
      </w:r>
      <w:r w:rsidRPr="00EE2240">
        <w:rPr>
          <w:rStyle w:val="afffd"/>
          <w:rtl/>
        </w:rPr>
        <w:t>לא ימוש ספר התורה הזה מפיך והגית בו יומם ולילה למען תשמור לעשות ככל הכתוב בו כי אז תצליח את דרכיך ואז תשכיל</w:t>
      </w:r>
      <w:r>
        <w:rPr>
          <w:rStyle w:val="afffd"/>
          <w:rFonts w:hint="cs"/>
          <w:rtl/>
        </w:rPr>
        <w:t>'</w:t>
      </w:r>
      <w:r w:rsidRPr="00C35A2C">
        <w:rPr>
          <w:rtl/>
        </w:rPr>
        <w:t>;</w:t>
      </w:r>
    </w:p>
    <w:p w14:paraId="0D2A6FC6" w14:textId="13D3A3A0" w:rsidR="00BA7147" w:rsidRDefault="00910F84" w:rsidP="00BA7147">
      <w:pPr>
        <w:rPr>
          <w:rStyle w:val="afffd"/>
          <w:rtl/>
        </w:rPr>
      </w:pPr>
      <w:r w:rsidRPr="00C35A2C">
        <w:rPr>
          <w:b/>
          <w:bCs/>
          <w:rtl/>
        </w:rPr>
        <w:t>משולש</w:t>
      </w:r>
      <w:r w:rsidRPr="00C35A2C">
        <w:rPr>
          <w:rtl/>
        </w:rPr>
        <w:t xml:space="preserve"> </w:t>
      </w:r>
      <w:r w:rsidRPr="00C35A2C">
        <w:rPr>
          <w:b/>
          <w:bCs/>
          <w:rtl/>
        </w:rPr>
        <w:t>בכתובים</w:t>
      </w:r>
      <w:r w:rsidRPr="00C35A2C">
        <w:rPr>
          <w:rtl/>
        </w:rPr>
        <w:t xml:space="preserve"> ד</w:t>
      </w:r>
      <w:r w:rsidRPr="00EE2240">
        <w:rPr>
          <w:rStyle w:val="afffd"/>
          <w:rFonts w:hint="cs"/>
          <w:rtl/>
        </w:rPr>
        <w:t>'</w:t>
      </w:r>
      <w:r w:rsidRPr="00EE2240">
        <w:rPr>
          <w:rStyle w:val="afffd"/>
          <w:rtl/>
        </w:rPr>
        <w:t>כי אם בתורת ה' חפצו ובתורתו יהגה יומם ולילה</w:t>
      </w:r>
      <w:r>
        <w:rPr>
          <w:rStyle w:val="afffd"/>
          <w:rFonts w:hint="cs"/>
          <w:rtl/>
        </w:rPr>
        <w:t>'</w:t>
      </w:r>
      <w:r w:rsidRPr="00C35A2C">
        <w:rPr>
          <w:rtl/>
        </w:rPr>
        <w:t>,</w:t>
      </w:r>
    </w:p>
    <w:p w14:paraId="0F747E6F" w14:textId="7444C445" w:rsidR="00910F84" w:rsidRPr="00C35A2C" w:rsidRDefault="00910F84" w:rsidP="00BA7147">
      <w:pPr>
        <w:rPr>
          <w:rtl/>
        </w:rPr>
      </w:pPr>
      <w:r>
        <w:rPr>
          <w:rStyle w:val="afffd"/>
          <w:rFonts w:hint="cs"/>
          <w:rtl/>
        </w:rPr>
        <w:t>'</w:t>
      </w:r>
      <w:r w:rsidRPr="00EE2240">
        <w:rPr>
          <w:rStyle w:val="afffd"/>
          <w:rtl/>
        </w:rPr>
        <w:t>והיה כעץ שתול על פלגי מים אשר פריו יתן בעתו ועלהו לא יבול וכל אשר יעשה יצליח</w:t>
      </w:r>
      <w:r>
        <w:rPr>
          <w:rFonts w:hint="cs"/>
          <w:rtl/>
        </w:rPr>
        <w:t>'</w:t>
      </w:r>
      <w:r w:rsidRPr="00C35A2C">
        <w:rPr>
          <w:rtl/>
        </w:rPr>
        <w:t>.</w:t>
      </w:r>
    </w:p>
    <w:p w14:paraId="03232864" w14:textId="77777777" w:rsidR="00910F84" w:rsidRPr="00C35A2C" w:rsidRDefault="00910F84" w:rsidP="00910F84">
      <w:pPr>
        <w:rPr>
          <w:rtl/>
        </w:rPr>
      </w:pPr>
    </w:p>
    <w:p w14:paraId="7ECB60D8" w14:textId="77777777" w:rsidR="00BA7147" w:rsidRDefault="00910F84" w:rsidP="00BA7147">
      <w:pPr>
        <w:pStyle w:val="36"/>
        <w:framePr w:wrap="notBeside"/>
        <w:rPr>
          <w:rtl/>
        </w:rPr>
      </w:pPr>
      <w:r w:rsidRPr="00C35A2C">
        <w:rPr>
          <w:rtl/>
        </w:rPr>
        <w:t xml:space="preserve">מכריז רבי אלכסנדרי: </w:t>
      </w:r>
    </w:p>
    <w:p w14:paraId="52A952FE" w14:textId="77777777" w:rsidR="00BA7147" w:rsidRDefault="00910F84" w:rsidP="00BA7147">
      <w:pPr>
        <w:rPr>
          <w:rtl/>
        </w:rPr>
      </w:pPr>
      <w:r w:rsidRPr="00C35A2C">
        <w:rPr>
          <w:rFonts w:hint="cs"/>
          <w:rtl/>
        </w:rPr>
        <w:t>מי רוצה חיים ומי רוצה חיים התכנסו כולם אצלו</w:t>
      </w:r>
    </w:p>
    <w:p w14:paraId="11A3D103" w14:textId="77777777" w:rsidR="00BA7147" w:rsidRDefault="00910F84" w:rsidP="00BA7147">
      <w:pPr>
        <w:rPr>
          <w:rtl/>
        </w:rPr>
      </w:pPr>
      <w:r w:rsidRPr="00BA7147">
        <w:rPr>
          <w:rStyle w:val="affff1"/>
          <w:rFonts w:hint="cs"/>
          <w:rtl/>
        </w:rPr>
        <w:t>א</w:t>
      </w:r>
      <w:r w:rsidRPr="00BA7147">
        <w:rPr>
          <w:rStyle w:val="affff1"/>
          <w:rtl/>
        </w:rPr>
        <w:t>"</w:t>
      </w:r>
      <w:r w:rsidRPr="00BA7147">
        <w:rPr>
          <w:rStyle w:val="affff1"/>
          <w:rFonts w:hint="cs"/>
          <w:rtl/>
        </w:rPr>
        <w:t>ל</w:t>
      </w:r>
      <w:r>
        <w:rPr>
          <w:rFonts w:hint="cs"/>
          <w:rtl/>
        </w:rPr>
        <w:t xml:space="preserve"> תן לנו חיים </w:t>
      </w:r>
      <w:r w:rsidRPr="00BA7147">
        <w:rPr>
          <w:rStyle w:val="affff1"/>
          <w:rFonts w:hint="cs"/>
          <w:rtl/>
        </w:rPr>
        <w:t>א</w:t>
      </w:r>
      <w:r w:rsidRPr="00BA7147">
        <w:rPr>
          <w:rStyle w:val="affff1"/>
          <w:rtl/>
        </w:rPr>
        <w:t>"</w:t>
      </w:r>
      <w:r w:rsidRPr="00BA7147">
        <w:rPr>
          <w:rStyle w:val="affff1"/>
          <w:rFonts w:hint="cs"/>
          <w:rtl/>
        </w:rPr>
        <w:t>ל</w:t>
      </w:r>
      <w:r w:rsidRPr="00C35A2C">
        <w:rPr>
          <w:rFonts w:hint="cs"/>
          <w:rtl/>
        </w:rPr>
        <w:t xml:space="preserve"> </w:t>
      </w:r>
      <w:r w:rsidRPr="00EE2240">
        <w:rPr>
          <w:rStyle w:val="afffd"/>
          <w:rFonts w:hint="cs"/>
          <w:rtl/>
        </w:rPr>
        <w:t>'מי האיש החפץ חיים נצור לשונך וגו'</w:t>
      </w:r>
    </w:p>
    <w:p w14:paraId="412A2281" w14:textId="1CD0B0AC" w:rsidR="00910F84" w:rsidRDefault="00910F84" w:rsidP="00BA7147">
      <w:pPr>
        <w:rPr>
          <w:rtl/>
        </w:rPr>
      </w:pPr>
      <w:r w:rsidRPr="00BA7147">
        <w:rPr>
          <w:rStyle w:val="affff1"/>
          <w:rFonts w:hint="cs"/>
          <w:rtl/>
        </w:rPr>
        <w:t>שמא יאמר אדם</w:t>
      </w:r>
      <w:r w:rsidRPr="00BA7147">
        <w:rPr>
          <w:rStyle w:val="affff1"/>
          <w:rtl/>
        </w:rPr>
        <w:t>:</w:t>
      </w:r>
      <w:r w:rsidRPr="00C35A2C">
        <w:rPr>
          <w:rtl/>
        </w:rPr>
        <w:t xml:space="preserve"> נצרתי לשוני מרע ושפתי מדבר מרמה, אלך ואתגרה בשינה?</w:t>
      </w:r>
      <w:r w:rsidR="00BA7147">
        <w:rPr>
          <w:rFonts w:hint="cs"/>
          <w:rtl/>
        </w:rPr>
        <w:t xml:space="preserve"> </w:t>
      </w:r>
      <w:r w:rsidRPr="00BA7147">
        <w:rPr>
          <w:rStyle w:val="affff1"/>
          <w:rtl/>
        </w:rPr>
        <w:t>ת"ל:</w:t>
      </w:r>
      <w:r w:rsidRPr="00C35A2C">
        <w:rPr>
          <w:rtl/>
        </w:rPr>
        <w:t xml:space="preserve"> </w:t>
      </w:r>
      <w:r w:rsidRPr="00EE2240">
        <w:rPr>
          <w:rStyle w:val="afffd"/>
          <w:rFonts w:hint="cs"/>
          <w:rtl/>
        </w:rPr>
        <w:t>'</w:t>
      </w:r>
      <w:r w:rsidRPr="00EE2240">
        <w:rPr>
          <w:rStyle w:val="afffd"/>
          <w:rtl/>
        </w:rPr>
        <w:t>סור מרע ועשה טוב</w:t>
      </w:r>
      <w:r w:rsidRPr="00EE2240">
        <w:rPr>
          <w:rStyle w:val="afffd"/>
          <w:rFonts w:hint="cs"/>
          <w:rtl/>
        </w:rPr>
        <w:t>'</w:t>
      </w:r>
      <w:r w:rsidRPr="00EE2240">
        <w:rPr>
          <w:rStyle w:val="afffd"/>
          <w:rtl/>
        </w:rPr>
        <w:t>,</w:t>
      </w:r>
      <w:r w:rsidRPr="00C35A2C">
        <w:rPr>
          <w:rtl/>
        </w:rPr>
        <w:t xml:space="preserve"> אין טוב אלא תורה, </w:t>
      </w:r>
      <w:r w:rsidRPr="00BA7147">
        <w:rPr>
          <w:rStyle w:val="affff1"/>
          <w:rtl/>
        </w:rPr>
        <w:t>שנא</w:t>
      </w:r>
      <w:r w:rsidRPr="00BA7147">
        <w:rPr>
          <w:rStyle w:val="affff1"/>
          <w:rFonts w:hint="cs"/>
          <w:rtl/>
        </w:rPr>
        <w:t>'</w:t>
      </w:r>
      <w:r w:rsidRPr="00BA7147">
        <w:rPr>
          <w:rStyle w:val="affff1"/>
          <w:rtl/>
        </w:rPr>
        <w:t>:</w:t>
      </w:r>
      <w:r w:rsidRPr="001A55CE">
        <w:rPr>
          <w:rStyle w:val="afffd"/>
          <w:rtl/>
        </w:rPr>
        <w:t xml:space="preserve"> 'כי לקח טוב נתתי לכם תורתי אל תעזובו</w:t>
      </w:r>
      <w:r w:rsidRPr="001A55CE">
        <w:rPr>
          <w:rStyle w:val="afffd"/>
          <w:rFonts w:hint="cs"/>
          <w:rtl/>
        </w:rPr>
        <w:t>'</w:t>
      </w:r>
      <w:r w:rsidRPr="001A55CE">
        <w:rPr>
          <w:rStyle w:val="afffd"/>
          <w:rtl/>
        </w:rPr>
        <w:t>.</w:t>
      </w:r>
    </w:p>
    <w:p w14:paraId="087A9778" w14:textId="77777777" w:rsidR="00910F84" w:rsidRPr="00C35A2C" w:rsidRDefault="00910F84" w:rsidP="00910F84">
      <w:pPr>
        <w:pStyle w:val="afff2"/>
        <w:rPr>
          <w:rtl/>
        </w:rPr>
      </w:pPr>
      <w:ins w:id="9824" w:author="מספור קטעי משנה" w:date="2026-10-06T06:44:54Z">
        <w:r>
          <w:rPr>
            <w:rStyle w:val="MisparKeta"/>
          </w:rPr>
          <w:t xml:space="preserve">א. </w:t>
        </w:r>
      </w:ins>
      <w:r w:rsidRPr="00C35A2C">
        <w:rPr>
          <w:rtl/>
        </w:rPr>
        <w:t>הגיע לכיפה מקום שמעמידין בה עבודת כוכבים.</w:t>
      </w:r>
    </w:p>
    <w:p w14:paraId="7B03CC14" w14:textId="77777777" w:rsidR="00BA7147" w:rsidRDefault="00910F84" w:rsidP="00BA7147">
      <w:pPr>
        <w:pStyle w:val="36"/>
        <w:framePr w:wrap="notBeside"/>
        <w:rPr>
          <w:rtl/>
        </w:rPr>
      </w:pPr>
      <w:r w:rsidRPr="00C35A2C">
        <w:rPr>
          <w:rtl/>
        </w:rPr>
        <w:t>ארי</w:t>
      </w:r>
      <w:r>
        <w:rPr>
          <w:rtl/>
        </w:rPr>
        <w:t>"</w:t>
      </w:r>
      <w:r w:rsidRPr="00C35A2C">
        <w:rPr>
          <w:rtl/>
        </w:rPr>
        <w:t>ו:</w:t>
      </w:r>
    </w:p>
    <w:p w14:paraId="62117995" w14:textId="16C76895" w:rsidR="00910F84" w:rsidRPr="00C35A2C" w:rsidRDefault="00910F84" w:rsidP="00910F84">
      <w:pPr>
        <w:rPr>
          <w:b/>
          <w:bCs/>
          <w:rtl/>
        </w:rPr>
      </w:pPr>
      <w:r w:rsidRPr="00C35A2C">
        <w:rPr>
          <w:rtl/>
        </w:rPr>
        <w:t xml:space="preserve"> אם בנה - שכרו מותר.</w:t>
      </w:r>
    </w:p>
    <w:p w14:paraId="37CC34C2" w14:textId="77777777" w:rsidR="00BA7147" w:rsidRDefault="00910F84" w:rsidP="00BA7147">
      <w:pPr>
        <w:pStyle w:val="36"/>
        <w:framePr w:wrap="notBeside"/>
        <w:rPr>
          <w:rtl/>
        </w:rPr>
      </w:pPr>
      <w:r w:rsidRPr="00C35A2C">
        <w:rPr>
          <w:rFonts w:hint="cs"/>
          <w:rtl/>
        </w:rPr>
        <w:t xml:space="preserve">א. </w:t>
      </w:r>
    </w:p>
    <w:p w14:paraId="537242A9" w14:textId="01BE3CAE" w:rsidR="00910F84" w:rsidRDefault="00910F84" w:rsidP="00910F84">
      <w:pPr>
        <w:rPr>
          <w:rtl/>
        </w:rPr>
      </w:pPr>
      <w:r w:rsidRPr="00C35A2C">
        <w:rPr>
          <w:rFonts w:hint="cs"/>
          <w:rtl/>
        </w:rPr>
        <w:t xml:space="preserve">והיינו </w:t>
      </w:r>
      <w:r w:rsidR="00BA7147">
        <w:rPr>
          <w:rFonts w:hint="cs"/>
          <w:rtl/>
        </w:rPr>
        <w:t xml:space="preserve">בע''ז </w:t>
      </w:r>
      <w:r w:rsidRPr="00C35A2C">
        <w:rPr>
          <w:rFonts w:hint="cs"/>
          <w:rtl/>
        </w:rPr>
        <w:t xml:space="preserve">עצמה </w:t>
      </w:r>
      <w:r w:rsidRPr="00BA7147">
        <w:rPr>
          <w:rStyle w:val="affff8"/>
          <w:rFonts w:hint="cs"/>
          <w:rtl/>
        </w:rPr>
        <w:t>[דבמשמשיה לכו</w:t>
      </w:r>
      <w:r w:rsidRPr="00BA7147">
        <w:rPr>
          <w:rStyle w:val="affff8"/>
          <w:rtl/>
        </w:rPr>
        <w:t>"</w:t>
      </w:r>
      <w:r w:rsidRPr="00BA7147">
        <w:rPr>
          <w:rStyle w:val="affff8"/>
          <w:rFonts w:hint="cs"/>
          <w:rtl/>
        </w:rPr>
        <w:t>ע אינן אסורין עד שיעבדו]</w:t>
      </w:r>
    </w:p>
    <w:p w14:paraId="759D688E" w14:textId="77777777" w:rsidR="00BA7147" w:rsidRDefault="00910F84" w:rsidP="00BA7147">
      <w:pPr>
        <w:pStyle w:val="36"/>
        <w:framePr w:wrap="notBeside"/>
        <w:rPr>
          <w:rtl/>
        </w:rPr>
      </w:pPr>
      <w:r w:rsidRPr="00C35A2C">
        <w:rPr>
          <w:rFonts w:hint="cs"/>
          <w:rtl/>
        </w:rPr>
        <w:t>ויקשה למ</w:t>
      </w:r>
      <w:r>
        <w:rPr>
          <w:rtl/>
        </w:rPr>
        <w:t>"</w:t>
      </w:r>
      <w:r w:rsidRPr="00C35A2C">
        <w:rPr>
          <w:rFonts w:hint="cs"/>
          <w:rtl/>
        </w:rPr>
        <w:t>ד</w:t>
      </w:r>
    </w:p>
    <w:p w14:paraId="61743F0F" w14:textId="58B80D81" w:rsidR="00910F84" w:rsidRDefault="00910F84" w:rsidP="00910F84">
      <w:pPr>
        <w:rPr>
          <w:rtl/>
        </w:rPr>
      </w:pPr>
      <w:r w:rsidRPr="00C35A2C">
        <w:rPr>
          <w:rFonts w:hint="cs"/>
          <w:rtl/>
        </w:rPr>
        <w:t xml:space="preserve">שעבודת כוכבים </w:t>
      </w:r>
      <w:r w:rsidRPr="00C35A2C">
        <w:rPr>
          <w:rtl/>
        </w:rPr>
        <w:t xml:space="preserve">של </w:t>
      </w:r>
      <w:r w:rsidR="00BA7147">
        <w:rPr>
          <w:rFonts w:hint="cs"/>
          <w:rtl/>
        </w:rPr>
        <w:t xml:space="preserve">ע''ז </w:t>
      </w:r>
      <w:r w:rsidRPr="00C35A2C">
        <w:rPr>
          <w:rtl/>
        </w:rPr>
        <w:t>אסורה מיד,</w:t>
      </w:r>
    </w:p>
    <w:p w14:paraId="65C6120C" w14:textId="77777777" w:rsidR="00BA7147" w:rsidRDefault="00910F84" w:rsidP="00BA7147">
      <w:pPr>
        <w:pStyle w:val="36"/>
        <w:framePr w:wrap="notBeside"/>
        <w:rPr>
          <w:rtl/>
        </w:rPr>
      </w:pPr>
      <w:r w:rsidRPr="00C35A2C">
        <w:rPr>
          <w:rFonts w:hint="cs"/>
          <w:b/>
          <w:bCs/>
          <w:rtl/>
        </w:rPr>
        <w:t>ב.</w:t>
      </w:r>
      <w:r w:rsidRPr="00C35A2C">
        <w:rPr>
          <w:rFonts w:hint="cs"/>
          <w:rtl/>
        </w:rPr>
        <w:t xml:space="preserve"> </w:t>
      </w:r>
      <w:r w:rsidRPr="00C35A2C">
        <w:rPr>
          <w:rFonts w:hint="cs"/>
          <w:b/>
          <w:bCs/>
          <w:rtl/>
        </w:rPr>
        <w:t>אלא</w:t>
      </w:r>
      <w:r w:rsidRPr="00C35A2C">
        <w:rPr>
          <w:rFonts w:hint="cs"/>
          <w:rtl/>
        </w:rPr>
        <w:t xml:space="preserve"> רב</w:t>
      </w:r>
      <w:r>
        <w:rPr>
          <w:rtl/>
        </w:rPr>
        <w:t>"</w:t>
      </w:r>
      <w:r w:rsidRPr="00C35A2C">
        <w:rPr>
          <w:rFonts w:hint="cs"/>
          <w:rtl/>
        </w:rPr>
        <w:t>ע</w:t>
      </w:r>
      <w:r w:rsidRPr="00C35A2C">
        <w:rPr>
          <w:rtl/>
        </w:rPr>
        <w:t>:</w:t>
      </w:r>
    </w:p>
    <w:p w14:paraId="083A3038" w14:textId="4AD6B326" w:rsidR="00910F84" w:rsidRDefault="00BA7147" w:rsidP="00BA7147">
      <w:pPr>
        <w:rPr>
          <w:rtl/>
        </w:rPr>
      </w:pPr>
      <w:r>
        <w:rPr>
          <w:rFonts w:hint="cs"/>
          <w:rtl/>
        </w:rPr>
        <w:t xml:space="preserve">מדובר </w:t>
      </w:r>
      <w:r w:rsidR="00910F84" w:rsidRPr="00C35A2C">
        <w:rPr>
          <w:rtl/>
        </w:rPr>
        <w:t xml:space="preserve">במכוש אחרון, </w:t>
      </w:r>
      <w:r w:rsidR="00910F84" w:rsidRPr="00C35A2C">
        <w:rPr>
          <w:rFonts w:hint="cs"/>
          <w:rtl/>
        </w:rPr>
        <w:t>שגמר מלאכה ואין בזה שו'פ וס'ל ישנה לשכירות מתחילה ועד סוף</w:t>
      </w:r>
      <w:r>
        <w:rPr>
          <w:rFonts w:hint="cs"/>
          <w:rtl/>
        </w:rPr>
        <w:t>.</w:t>
      </w:r>
      <w:r w:rsidR="00910F84" w:rsidRPr="00A06291">
        <w:rPr>
          <w:rFonts w:ascii="FrankRuehl" w:hAnsi="FrankRuehl" w:hint="cs"/>
          <w:rtl/>
        </w:rPr>
        <w:t>׻</w:t>
      </w:r>
    </w:p>
    <w:p w14:paraId="2CE849C8" w14:textId="77777777" w:rsidR="004525F5" w:rsidRDefault="004525F5">
      <w:pPr>
        <w:bidi w:val="0"/>
        <w:spacing w:after="160" w:line="259" w:lineRule="auto"/>
        <w:jc w:val="left"/>
        <w:rPr>
          <w:rFonts w:cs="BA Vilna Bold"/>
          <w:spacing w:val="4"/>
          <w:rtl/>
        </w:rPr>
      </w:pPr>
      <w:r>
        <w:rPr>
          <w:rtl/>
        </w:rPr>
        <w:br w:type="page"/>
      </w:r>
    </w:p>
    <w:p w14:paraId="3B588041" w14:textId="1F16131F" w:rsidR="00910F84" w:rsidRPr="00C35A2C" w:rsidRDefault="00910F84" w:rsidP="00BA7147">
      <w:pPr>
        <w:pStyle w:val="affff4"/>
        <w:framePr w:wrap="around"/>
        <w:rPr>
          <w:rtl/>
        </w:rPr>
      </w:pPr>
      <w:del w:id="20106" w:author="קלוד" w:date="2026-10-06T10:07:24Z">
        <w:r>
          <w:rPr>
            <w:rtl/>
          </w:rPr>
          <w:delText xml:space="preserve">מתני'.</w:delText>
        </w:r>
      </w:del>
      <w:ins w:id="20107" w:author="קלוד" w:date="2026-10-06T10:07:24Z">
        <w:r>
          <w:rPr>
            <w:rtl/>
          </w:rPr>
          <w:t xml:space="preserve">משנה ח</w:t>
        </w:r>
      </w:ins>
    </w:p>
    <w:p w14:paraId="4D3D0206" w14:textId="77777777" w:rsidR="00910F84" w:rsidRDefault="00910F84" w:rsidP="00910F84">
      <w:pPr>
        <w:pStyle w:val="affb"/>
        <w:rPr>
          <w:rtl/>
        </w:rPr>
      </w:pPr>
      <w:ins w:id="9825" w:author="מספור קטעי משנה" w:date="2026-10-06T06:44:54Z">
        <w:r>
          <w:rPr>
            <w:rStyle w:val="MisparKeta"/>
          </w:rPr>
          <w:t xml:space="preserve">ב. </w:t>
        </w:r>
      </w:ins>
      <w:r w:rsidRPr="00C35A2C">
        <w:rPr>
          <w:rtl/>
        </w:rPr>
        <w:t>ואין עושין תכשיטין לעבודת כוכבים, קטלאות ונזמים וטבעות;</w:t>
      </w:r>
    </w:p>
    <w:p w14:paraId="388373CD" w14:textId="3BBAF702" w:rsidR="00910F84" w:rsidRPr="00C35A2C" w:rsidRDefault="00910F84" w:rsidP="00910F84">
      <w:pPr>
        <w:pStyle w:val="affb"/>
        <w:rPr>
          <w:rtl/>
        </w:rPr>
      </w:pPr>
      <w:r w:rsidRPr="00BA7147">
        <w:rPr>
          <w:rStyle w:val="TanaimMishna"/>
          <w:rtl/>
          <w:rPrChange w:id="20019" w:author="קלוד" w:date="2026-10-06T10:07:24Z">
            <w:rPr>
              <w:rStyle w:val="affff1"/>
              <w:rtl/>
            </w:rPr>
          </w:rPrChange>
        </w:rPr>
        <w:t>רבי אליעזר אומר:</w:t>
      </w:r>
      <w:r w:rsidRPr="00C35A2C">
        <w:rPr>
          <w:rtl/>
        </w:rPr>
        <w:t xml:space="preserve"> בשכר מותר.</w:t>
      </w:r>
    </w:p>
    <w:p w14:paraId="25FE4E39" w14:textId="77777777" w:rsidR="00910F84" w:rsidRDefault="00910F84" w:rsidP="00910F84">
      <w:pPr>
        <w:pStyle w:val="affb"/>
        <w:rPr>
          <w:rtl/>
        </w:rPr>
      </w:pPr>
      <w:r w:rsidRPr="00C35A2C">
        <w:rPr>
          <w:rtl/>
        </w:rPr>
        <w:t>אין מוכרין להם במחובר לקרקע, אבל מוכר הוא משיקצץ;</w:t>
      </w:r>
    </w:p>
    <w:p w14:paraId="647384DE" w14:textId="0F44A547" w:rsidR="00910F84" w:rsidRDefault="00910F84" w:rsidP="00BA7147">
      <w:pPr>
        <w:pStyle w:val="affb"/>
        <w:spacing w:after="120"/>
        <w:rPr>
          <w:rtl/>
        </w:rPr>
      </w:pPr>
      <w:r w:rsidRPr="00BA7147">
        <w:rPr>
          <w:rStyle w:val="TanaimMishna"/>
          <w:rtl/>
          <w:rPrChange w:id="20020" w:author="קלוד" w:date="2026-10-06T10:07:24Z">
            <w:rPr>
              <w:rStyle w:val="affff1"/>
              <w:rtl/>
            </w:rPr>
          </w:rPrChange>
        </w:rPr>
        <w:t>ר' יהודה אומר:</w:t>
      </w:r>
      <w:r w:rsidRPr="00C35A2C">
        <w:rPr>
          <w:rtl/>
        </w:rPr>
        <w:t xml:space="preserve"> מוכר הוא על מנת לקוץ.</w:t>
      </w:r>
    </w:p>
    <w:p w14:paraId="3EBD1C27" w14:textId="77777777" w:rsidR="00910F84" w:rsidRPr="00C35A2C" w:rsidRDefault="00910F84" w:rsidP="00910F84">
      <w:pPr>
        <w:pStyle w:val="aff6"/>
        <w:framePr w:wrap="around"/>
        <w:rPr>
          <w:rtl/>
        </w:rPr>
      </w:pPr>
      <w:r w:rsidRPr="00C35A2C">
        <w:rPr>
          <w:rFonts w:hint="cs"/>
          <w:rtl/>
        </w:rPr>
        <w:t>כ.</w:t>
      </w:r>
    </w:p>
    <w:p w14:paraId="7FBB625E" w14:textId="77777777" w:rsidR="004525F5" w:rsidRDefault="00910F84" w:rsidP="004525F5">
      <w:pPr>
        <w:pStyle w:val="36"/>
        <w:framePr w:wrap="notBeside"/>
        <w:rPr>
          <w:rStyle w:val="afffd"/>
          <w:rtl/>
        </w:rPr>
      </w:pPr>
      <w:r w:rsidRPr="00C35A2C">
        <w:rPr>
          <w:rFonts w:hint="cs"/>
          <w:rtl/>
        </w:rPr>
        <w:t>ר</w:t>
      </w:r>
      <w:r>
        <w:rPr>
          <w:rtl/>
        </w:rPr>
        <w:t>"</w:t>
      </w:r>
      <w:r w:rsidRPr="00C35A2C">
        <w:rPr>
          <w:rFonts w:hint="cs"/>
          <w:rtl/>
        </w:rPr>
        <w:t>ח</w:t>
      </w:r>
      <w:r w:rsidRPr="00C35A2C">
        <w:rPr>
          <w:rtl/>
        </w:rPr>
        <w:t>:</w:t>
      </w:r>
    </w:p>
    <w:p w14:paraId="77EDE665" w14:textId="0B57E7E0" w:rsidR="00910F84" w:rsidRPr="00C35A2C" w:rsidRDefault="00910F84" w:rsidP="00910F84">
      <w:pPr>
        <w:rPr>
          <w:rtl/>
        </w:rPr>
      </w:pPr>
      <w:r w:rsidRPr="001A55CE">
        <w:rPr>
          <w:rStyle w:val="afffd"/>
          <w:rFonts w:hint="cs"/>
          <w:rtl/>
        </w:rPr>
        <w:t>'</w:t>
      </w:r>
      <w:r w:rsidRPr="001A55CE">
        <w:rPr>
          <w:rStyle w:val="afffd"/>
          <w:rtl/>
        </w:rPr>
        <w:t>לא תחנם</w:t>
      </w:r>
      <w:r w:rsidRPr="001A55CE">
        <w:rPr>
          <w:rStyle w:val="afffd"/>
          <w:rFonts w:hint="cs"/>
          <w:rtl/>
        </w:rPr>
        <w:t>'</w:t>
      </w:r>
      <w:r w:rsidRPr="001A55CE">
        <w:rPr>
          <w:rStyle w:val="afffd"/>
          <w:rtl/>
        </w:rPr>
        <w:t>,</w:t>
      </w:r>
      <w:r w:rsidRPr="00C35A2C">
        <w:rPr>
          <w:rtl/>
        </w:rPr>
        <w:t xml:space="preserve"> </w:t>
      </w:r>
      <w:r w:rsidRPr="00BA7147">
        <w:rPr>
          <w:rStyle w:val="afff"/>
          <w:rtl/>
        </w:rPr>
        <w:t>לא תתן להם חנייה בקרקע.</w:t>
      </w:r>
    </w:p>
    <w:p w14:paraId="04E31103" w14:textId="77777777" w:rsidR="004525F5" w:rsidRDefault="00910F84" w:rsidP="004525F5">
      <w:pPr>
        <w:pStyle w:val="36"/>
        <w:framePr w:wrap="notBeside"/>
        <w:rPr>
          <w:rtl/>
        </w:rPr>
      </w:pPr>
      <w:r w:rsidRPr="00C35A2C">
        <w:rPr>
          <w:rFonts w:hint="cs"/>
          <w:rtl/>
        </w:rPr>
        <w:t>והך</w:t>
      </w:r>
    </w:p>
    <w:p w14:paraId="7CACB5E9" w14:textId="4D8B64E2" w:rsidR="00910F84" w:rsidRDefault="00910F84" w:rsidP="00910F84">
      <w:pPr>
        <w:rPr>
          <w:rtl/>
        </w:rPr>
      </w:pPr>
      <w:r w:rsidRPr="00C35A2C">
        <w:rPr>
          <w:rFonts w:hint="cs"/>
          <w:rtl/>
        </w:rPr>
        <w:t>ד</w:t>
      </w:r>
      <w:r w:rsidRPr="00EE2240">
        <w:rPr>
          <w:rStyle w:val="afffd"/>
          <w:rFonts w:hint="cs"/>
          <w:rtl/>
        </w:rPr>
        <w:t>'לא תחנם'</w:t>
      </w:r>
      <w:r w:rsidRPr="00C35A2C">
        <w:rPr>
          <w:rFonts w:hint="cs"/>
          <w:rtl/>
        </w:rPr>
        <w:t xml:space="preserve"> </w:t>
      </w:r>
      <w:r w:rsidRPr="00BA7147">
        <w:rPr>
          <w:rStyle w:val="afff"/>
          <w:rFonts w:hint="cs"/>
          <w:rtl/>
        </w:rPr>
        <w:t>לא תתן להם חן</w:t>
      </w:r>
      <w:r w:rsidRPr="00C35A2C">
        <w:rPr>
          <w:rFonts w:hint="cs"/>
          <w:rtl/>
        </w:rPr>
        <w:t xml:space="preserve"> מהך דלא כתיב תחונם </w:t>
      </w:r>
      <w:r w:rsidRPr="00507DB9">
        <w:rPr>
          <w:rFonts w:hint="cs"/>
          <w:b/>
          <w:bCs/>
          <w:rtl/>
        </w:rPr>
        <w:t>ש</w:t>
      </w:r>
      <w:r>
        <w:rPr>
          <w:b/>
          <w:bCs/>
          <w:rtl/>
        </w:rPr>
        <w:t>"</w:t>
      </w:r>
      <w:r w:rsidRPr="00507DB9">
        <w:rPr>
          <w:rFonts w:hint="cs"/>
          <w:b/>
          <w:bCs/>
          <w:rtl/>
        </w:rPr>
        <w:t>מ</w:t>
      </w:r>
      <w:r w:rsidRPr="00C35A2C">
        <w:rPr>
          <w:rFonts w:hint="cs"/>
          <w:rtl/>
        </w:rPr>
        <w:t xml:space="preserve"> תרתי</w:t>
      </w:r>
    </w:p>
    <w:p w14:paraId="643A6D09" w14:textId="77777777" w:rsidR="00BA7147" w:rsidRDefault="00910F84" w:rsidP="00BA7147">
      <w:pPr>
        <w:pStyle w:val="36"/>
        <w:framePr w:wrap="notBeside"/>
        <w:rPr>
          <w:rStyle w:val="afffd"/>
          <w:rtl/>
        </w:rPr>
      </w:pPr>
      <w:r w:rsidRPr="00C35A2C">
        <w:rPr>
          <w:rFonts w:hint="cs"/>
          <w:rtl/>
        </w:rPr>
        <w:t>והך</w:t>
      </w:r>
      <w:r w:rsidRPr="00FF1C37">
        <w:rPr>
          <w:rStyle w:val="afffd"/>
          <w:rFonts w:hint="cs"/>
          <w:rtl/>
        </w:rPr>
        <w:t xml:space="preserve"> </w:t>
      </w:r>
    </w:p>
    <w:p w14:paraId="0852F82B" w14:textId="769EB251" w:rsidR="00910F84" w:rsidRPr="00C35A2C" w:rsidRDefault="00910F84" w:rsidP="00BA7147">
      <w:pPr>
        <w:rPr>
          <w:rtl/>
        </w:rPr>
      </w:pPr>
      <w:r w:rsidRPr="00FF1C37">
        <w:rPr>
          <w:rStyle w:val="afffd"/>
          <w:rFonts w:hint="cs"/>
          <w:rtl/>
        </w:rPr>
        <w:t xml:space="preserve">'לא תחנם' </w:t>
      </w:r>
      <w:r w:rsidRPr="00BA7147">
        <w:rPr>
          <w:rStyle w:val="afff"/>
          <w:rFonts w:hint="cs"/>
          <w:rtl/>
        </w:rPr>
        <w:t>לא תתן להם מתנת של חנם</w:t>
      </w:r>
      <w:r w:rsidRPr="00C35A2C">
        <w:rPr>
          <w:rFonts w:hint="cs"/>
          <w:rtl/>
        </w:rPr>
        <w:t xml:space="preserve"> </w:t>
      </w:r>
      <w:r w:rsidRPr="00C35A2C">
        <w:rPr>
          <w:rtl/>
        </w:rPr>
        <w:t>–</w:t>
      </w:r>
      <w:r w:rsidRPr="00C35A2C">
        <w:rPr>
          <w:rFonts w:hint="cs"/>
          <w:rtl/>
        </w:rPr>
        <w:t xml:space="preserve"> א</w:t>
      </w:r>
      <w:r>
        <w:rPr>
          <w:rtl/>
        </w:rPr>
        <w:t>"</w:t>
      </w:r>
      <w:r w:rsidRPr="00C35A2C">
        <w:rPr>
          <w:rFonts w:hint="cs"/>
          <w:rtl/>
        </w:rPr>
        <w:t>כ לימא לא תח</w:t>
      </w:r>
      <w:r w:rsidRPr="00C35A2C">
        <w:rPr>
          <w:rFonts w:hint="cs"/>
          <w:b/>
          <w:bCs/>
          <w:rtl/>
        </w:rPr>
        <w:t>י</w:t>
      </w:r>
      <w:r w:rsidRPr="00C35A2C">
        <w:rPr>
          <w:rFonts w:hint="cs"/>
          <w:rtl/>
        </w:rPr>
        <w:t xml:space="preserve">נם </w:t>
      </w:r>
      <w:r w:rsidRPr="00507DB9">
        <w:rPr>
          <w:rFonts w:hint="cs"/>
          <w:b/>
          <w:bCs/>
          <w:rtl/>
        </w:rPr>
        <w:t>ש</w:t>
      </w:r>
      <w:r>
        <w:rPr>
          <w:b/>
          <w:bCs/>
          <w:rtl/>
        </w:rPr>
        <w:t>"</w:t>
      </w:r>
      <w:r w:rsidRPr="00507DB9">
        <w:rPr>
          <w:rFonts w:hint="cs"/>
          <w:b/>
          <w:bCs/>
          <w:rtl/>
        </w:rPr>
        <w:t>מ</w:t>
      </w:r>
      <w:r w:rsidRPr="00C35A2C">
        <w:rPr>
          <w:rFonts w:hint="cs"/>
          <w:rtl/>
        </w:rPr>
        <w:t xml:space="preserve"> כולהו</w:t>
      </w:r>
      <w:r w:rsidRPr="00C35A2C">
        <w:rPr>
          <w:rtl/>
        </w:rPr>
        <w:t>.</w:t>
      </w:r>
      <w:r w:rsidRPr="00C35A2C">
        <w:rPr>
          <w:rFonts w:hint="cs"/>
          <w:rtl/>
        </w:rPr>
        <w:t xml:space="preserve"> </w:t>
      </w:r>
      <w:r w:rsidRPr="00BA7147">
        <w:rPr>
          <w:rStyle w:val="affff1"/>
          <w:rFonts w:hint="cs"/>
          <w:rtl/>
        </w:rPr>
        <w:t>ותנ</w:t>
      </w:r>
      <w:r w:rsidRPr="00BA7147">
        <w:rPr>
          <w:rStyle w:val="affff1"/>
          <w:rtl/>
        </w:rPr>
        <w:t>"</w:t>
      </w:r>
      <w:r w:rsidRPr="00BA7147">
        <w:rPr>
          <w:rStyle w:val="affff1"/>
          <w:rFonts w:hint="cs"/>
          <w:rtl/>
        </w:rPr>
        <w:t>ה</w:t>
      </w:r>
      <w:r w:rsidRPr="00C35A2C">
        <w:rPr>
          <w:rFonts w:hint="cs"/>
          <w:rtl/>
        </w:rPr>
        <w:t xml:space="preserve"> על כל אלו הענינים.</w:t>
      </w:r>
    </w:p>
    <w:p w14:paraId="5761195C" w14:textId="77777777" w:rsidR="00BA7147" w:rsidRDefault="00910F84" w:rsidP="00805DC2">
      <w:pPr>
        <w:pStyle w:val="affff2"/>
        <w:rPr>
          <w:rtl/>
        </w:rPr>
      </w:pPr>
      <w:r w:rsidRPr="00C35A2C">
        <w:rPr>
          <w:rtl/>
        </w:rPr>
        <w:t xml:space="preserve">ומתנת חנם גופה תנאי היא; </w:t>
      </w:r>
    </w:p>
    <w:p w14:paraId="09C87382" w14:textId="77777777" w:rsidR="00BA7147" w:rsidRDefault="00910F84" w:rsidP="00BA7147">
      <w:pPr>
        <w:pStyle w:val="36"/>
        <w:framePr w:wrap="notBeside"/>
        <w:rPr>
          <w:rtl/>
        </w:rPr>
      </w:pPr>
      <w:r w:rsidRPr="00C35A2C">
        <w:rPr>
          <w:rtl/>
        </w:rPr>
        <w:t xml:space="preserve">דתניא: </w:t>
      </w:r>
    </w:p>
    <w:p w14:paraId="7207494F" w14:textId="191A7502" w:rsidR="00910F84" w:rsidRDefault="00910F84" w:rsidP="00910F84">
      <w:pPr>
        <w:rPr>
          <w:rStyle w:val="afffd"/>
          <w:rtl/>
        </w:rPr>
      </w:pPr>
      <w:r w:rsidRPr="00EE2240">
        <w:rPr>
          <w:rStyle w:val="afffd"/>
          <w:rtl/>
        </w:rPr>
        <w:t>לא תאכלו כל נבילה לגר אשר בשעריך תתננה ואכלה או מכור לנכרי</w:t>
      </w:r>
    </w:p>
    <w:p w14:paraId="243B30E7" w14:textId="77777777" w:rsidR="00BA7147" w:rsidRDefault="00910F84" w:rsidP="00BA7147">
      <w:pPr>
        <w:rPr>
          <w:rtl/>
        </w:rPr>
      </w:pPr>
      <w:r w:rsidRPr="00C35A2C">
        <w:rPr>
          <w:rtl/>
        </w:rPr>
        <w:t xml:space="preserve">לגר בנתינה </w:t>
      </w:r>
      <w:r w:rsidR="00BA7147">
        <w:rPr>
          <w:rFonts w:hint="cs"/>
          <w:rtl/>
        </w:rPr>
        <w:t>ולגוי</w:t>
      </w:r>
      <w:r w:rsidRPr="00C35A2C">
        <w:rPr>
          <w:rtl/>
        </w:rPr>
        <w:t xml:space="preserve"> במכירה, לגר במכירה</w:t>
      </w:r>
      <w:r>
        <w:rPr>
          <w:rFonts w:hint="cs"/>
          <w:rtl/>
        </w:rPr>
        <w:t xml:space="preserve"> </w:t>
      </w:r>
      <w:r w:rsidRPr="00EE2240">
        <w:rPr>
          <w:rStyle w:val="afffd"/>
          <w:rFonts w:hint="cs"/>
          <w:rtl/>
        </w:rPr>
        <w:t>'</w:t>
      </w:r>
      <w:r w:rsidRPr="00EE2240">
        <w:rPr>
          <w:rStyle w:val="afffd"/>
          <w:rtl/>
        </w:rPr>
        <w:t>תתננה</w:t>
      </w:r>
      <w:r w:rsidRPr="00EE2240">
        <w:rPr>
          <w:rStyle w:val="afffd"/>
          <w:rFonts w:hint="cs"/>
          <w:rtl/>
        </w:rPr>
        <w:t>'</w:t>
      </w:r>
      <w:r w:rsidRPr="00EE2240">
        <w:rPr>
          <w:rStyle w:val="afffd"/>
          <w:rtl/>
        </w:rPr>
        <w:t>.</w:t>
      </w:r>
      <w:r w:rsidR="00BA7147">
        <w:rPr>
          <w:rStyle w:val="afffd"/>
          <w:rFonts w:hint="cs"/>
          <w:rtl/>
        </w:rPr>
        <w:t xml:space="preserve"> </w:t>
      </w:r>
      <w:r w:rsidRPr="00EE2240">
        <w:rPr>
          <w:rStyle w:val="afffd"/>
          <w:rFonts w:hint="cs"/>
          <w:rtl/>
        </w:rPr>
        <w:t>'</w:t>
      </w:r>
      <w:r w:rsidRPr="00EE2240">
        <w:rPr>
          <w:rStyle w:val="afffd"/>
          <w:rtl/>
        </w:rPr>
        <w:t>או מכור</w:t>
      </w:r>
      <w:r w:rsidRPr="00EE2240">
        <w:rPr>
          <w:rStyle w:val="afffd"/>
          <w:rFonts w:hint="cs"/>
          <w:rtl/>
        </w:rPr>
        <w:t>'</w:t>
      </w:r>
      <w:r w:rsidRPr="00EE2240">
        <w:rPr>
          <w:rStyle w:val="afffd"/>
          <w:rtl/>
        </w:rPr>
        <w:t>,</w:t>
      </w:r>
      <w:r w:rsidRPr="00C35A2C">
        <w:rPr>
          <w:rtl/>
        </w:rPr>
        <w:t xml:space="preserve"> </w:t>
      </w:r>
    </w:p>
    <w:p w14:paraId="7F1B66C1" w14:textId="274E541C" w:rsidR="00910F84" w:rsidRDefault="00BA7147" w:rsidP="00BA7147">
      <w:pPr>
        <w:rPr>
          <w:rtl/>
        </w:rPr>
      </w:pPr>
      <w:r>
        <w:rPr>
          <w:rFonts w:hint="cs"/>
          <w:rtl/>
        </w:rPr>
        <w:t xml:space="preserve">לגוי </w:t>
      </w:r>
      <w:r w:rsidR="00910F84" w:rsidRPr="00C35A2C">
        <w:rPr>
          <w:rtl/>
        </w:rPr>
        <w:t xml:space="preserve">בנתינה </w:t>
      </w:r>
      <w:r>
        <w:rPr>
          <w:rFonts w:hint="cs"/>
          <w:rtl/>
        </w:rPr>
        <w:t>-</w:t>
      </w:r>
      <w:r w:rsidR="00910F84" w:rsidRPr="00C35A2C">
        <w:rPr>
          <w:rtl/>
        </w:rPr>
        <w:t xml:space="preserve">: </w:t>
      </w:r>
      <w:r w:rsidR="00910F84" w:rsidRPr="00EE2240">
        <w:rPr>
          <w:rStyle w:val="afffd"/>
          <w:rFonts w:hint="cs"/>
          <w:rtl/>
        </w:rPr>
        <w:t>'</w:t>
      </w:r>
      <w:r w:rsidR="00910F84" w:rsidRPr="00EE2240">
        <w:rPr>
          <w:rStyle w:val="afffd"/>
          <w:rtl/>
        </w:rPr>
        <w:t>תתננה ואכלה או מכור לנכרי</w:t>
      </w:r>
      <w:r w:rsidR="00910F84" w:rsidRPr="00EE2240">
        <w:rPr>
          <w:rStyle w:val="afffd"/>
          <w:rFonts w:hint="cs"/>
          <w:rtl/>
        </w:rPr>
        <w:t>'</w:t>
      </w:r>
      <w:r w:rsidR="00910F84" w:rsidRPr="00EE2240">
        <w:rPr>
          <w:rStyle w:val="afffd"/>
          <w:rtl/>
        </w:rPr>
        <w:t>,</w:t>
      </w:r>
    </w:p>
    <w:p w14:paraId="12BFCEF1" w14:textId="02773AC3" w:rsidR="00BA7147" w:rsidRDefault="00BA7147" w:rsidP="00BA7147">
      <w:pPr>
        <w:pStyle w:val="36"/>
        <w:framePr w:wrap="notBeside"/>
        <w:rPr>
          <w:rtl/>
        </w:rPr>
      </w:pPr>
      <w:r>
        <w:rPr>
          <w:rFonts w:hint="cs"/>
          <w:rtl/>
        </w:rPr>
        <w:t xml:space="preserve">נמצא </w:t>
      </w:r>
      <w:r w:rsidR="00910F84" w:rsidRPr="00C35A2C">
        <w:rPr>
          <w:rFonts w:hint="cs"/>
          <w:rtl/>
        </w:rPr>
        <w:t>לר</w:t>
      </w:r>
      <w:r w:rsidR="00910F84">
        <w:rPr>
          <w:rtl/>
        </w:rPr>
        <w:t>"</w:t>
      </w:r>
      <w:r w:rsidR="00910F84" w:rsidRPr="00C35A2C">
        <w:rPr>
          <w:rFonts w:hint="cs"/>
          <w:rtl/>
        </w:rPr>
        <w:t>מ:</w:t>
      </w:r>
    </w:p>
    <w:p w14:paraId="5941E602" w14:textId="6374DA73" w:rsidR="00910F84" w:rsidRDefault="00910F84" w:rsidP="00BA7147">
      <w:pPr>
        <w:rPr>
          <w:rtl/>
        </w:rPr>
      </w:pPr>
      <w:r w:rsidRPr="00C35A2C">
        <w:rPr>
          <w:rtl/>
        </w:rPr>
        <w:t xml:space="preserve">אחד גר ואחד </w:t>
      </w:r>
      <w:r w:rsidR="00BA7147">
        <w:rPr>
          <w:rFonts w:hint="cs"/>
          <w:rtl/>
        </w:rPr>
        <w:t xml:space="preserve">גוי </w:t>
      </w:r>
      <w:r w:rsidRPr="00C35A2C">
        <w:rPr>
          <w:rtl/>
        </w:rPr>
        <w:t>בין בנתינה בין במכירה,</w:t>
      </w:r>
    </w:p>
    <w:p w14:paraId="6D2DAB10" w14:textId="77777777" w:rsidR="00BA7147" w:rsidRDefault="00910F84" w:rsidP="00BA7147">
      <w:pPr>
        <w:pStyle w:val="36"/>
        <w:framePr w:wrap="notBeside"/>
        <w:rPr>
          <w:rtl/>
        </w:rPr>
      </w:pPr>
      <w:r w:rsidRPr="00C35A2C">
        <w:rPr>
          <w:rFonts w:hint="cs"/>
          <w:rtl/>
        </w:rPr>
        <w:t>ר</w:t>
      </w:r>
      <w:r>
        <w:rPr>
          <w:rtl/>
        </w:rPr>
        <w:t>"</w:t>
      </w:r>
      <w:r w:rsidRPr="00C35A2C">
        <w:rPr>
          <w:rFonts w:hint="cs"/>
          <w:rtl/>
        </w:rPr>
        <w:t>י</w:t>
      </w:r>
      <w:r w:rsidRPr="00C35A2C">
        <w:rPr>
          <w:rtl/>
        </w:rPr>
        <w:t>:</w:t>
      </w:r>
    </w:p>
    <w:p w14:paraId="5021CA25" w14:textId="64BE4E16" w:rsidR="00910F84" w:rsidRPr="00C35A2C" w:rsidRDefault="00910F84" w:rsidP="00910F84">
      <w:pPr>
        <w:rPr>
          <w:rtl/>
        </w:rPr>
      </w:pPr>
      <w:r w:rsidRPr="00BA7147">
        <w:rPr>
          <w:rStyle w:val="afff"/>
          <w:rtl/>
        </w:rPr>
        <w:t>דברים ככתבן,</w:t>
      </w:r>
      <w:r w:rsidRPr="00C35A2C">
        <w:rPr>
          <w:rtl/>
        </w:rPr>
        <w:t xml:space="preserve"> לגר בנתינה ולעכו</w:t>
      </w:r>
      <w:r>
        <w:rPr>
          <w:rtl/>
        </w:rPr>
        <w:t>"</w:t>
      </w:r>
      <w:r w:rsidRPr="00C35A2C">
        <w:rPr>
          <w:rtl/>
        </w:rPr>
        <w:t>ם במכירה.</w:t>
      </w:r>
    </w:p>
    <w:p w14:paraId="3B54CB1A" w14:textId="44406FC9" w:rsidR="00910F84" w:rsidRDefault="00BA7147" w:rsidP="00910F84">
      <w:pPr>
        <w:rPr>
          <w:rtl/>
        </w:rPr>
      </w:pPr>
      <w:r w:rsidRPr="00BA7147">
        <w:rPr>
          <w:rStyle w:val="affff1"/>
          <w:rFonts w:hint="cs"/>
          <w:rtl/>
        </w:rPr>
        <w:t>ד</w:t>
      </w:r>
      <w:r w:rsidR="00910F84" w:rsidRPr="00BA7147">
        <w:rPr>
          <w:rStyle w:val="affff1"/>
          <w:rFonts w:hint="cs"/>
          <w:rtl/>
        </w:rPr>
        <w:t>אי כר</w:t>
      </w:r>
      <w:r w:rsidR="00910F84" w:rsidRPr="00BA7147">
        <w:rPr>
          <w:rStyle w:val="affff1"/>
          <w:rtl/>
        </w:rPr>
        <w:t>"</w:t>
      </w:r>
      <w:r w:rsidR="00910F84" w:rsidRPr="00BA7147">
        <w:rPr>
          <w:rStyle w:val="affff1"/>
          <w:rFonts w:hint="cs"/>
          <w:rtl/>
        </w:rPr>
        <w:t>מ</w:t>
      </w:r>
      <w:r w:rsidR="00910F84" w:rsidRPr="00C35A2C">
        <w:rPr>
          <w:rFonts w:hint="cs"/>
          <w:rtl/>
        </w:rPr>
        <w:t xml:space="preserve"> לכתוב תתננה ואכלה ומכור, </w:t>
      </w:r>
      <w:r w:rsidR="00910F84" w:rsidRPr="00C35A2C">
        <w:rPr>
          <w:rFonts w:hint="cs"/>
          <w:b/>
          <w:bCs/>
          <w:rtl/>
        </w:rPr>
        <w:t>או</w:t>
      </w:r>
      <w:r w:rsidR="00910F84" w:rsidRPr="00C35A2C">
        <w:rPr>
          <w:rFonts w:hint="cs"/>
          <w:rtl/>
        </w:rPr>
        <w:t xml:space="preserve"> </w:t>
      </w:r>
      <w:r w:rsidR="00910F84" w:rsidRPr="00507DB9">
        <w:rPr>
          <w:b/>
          <w:bCs/>
          <w:rtl/>
        </w:rPr>
        <w:t>ש</w:t>
      </w:r>
      <w:r w:rsidR="00910F84">
        <w:rPr>
          <w:b/>
          <w:bCs/>
          <w:rtl/>
        </w:rPr>
        <w:t>"</w:t>
      </w:r>
      <w:r w:rsidR="00910F84" w:rsidRPr="00507DB9">
        <w:rPr>
          <w:rFonts w:hint="cs"/>
          <w:b/>
          <w:bCs/>
          <w:rtl/>
        </w:rPr>
        <w:t>מ</w:t>
      </w:r>
      <w:r w:rsidR="00910F84" w:rsidRPr="00C35A2C">
        <w:rPr>
          <w:rFonts w:hint="cs"/>
          <w:rtl/>
        </w:rPr>
        <w:t xml:space="preserve"> לדברים ככתבן</w:t>
      </w:r>
    </w:p>
    <w:p w14:paraId="41B6D207" w14:textId="77777777" w:rsidR="00BA7147" w:rsidRDefault="00910F84" w:rsidP="00BA7147">
      <w:pPr>
        <w:pStyle w:val="36"/>
        <w:framePr w:wrap="notBeside"/>
        <w:rPr>
          <w:rtl/>
        </w:rPr>
      </w:pPr>
      <w:r w:rsidRPr="00C35A2C">
        <w:rPr>
          <w:rtl/>
        </w:rPr>
        <w:t>ור</w:t>
      </w:r>
      <w:r>
        <w:rPr>
          <w:rtl/>
        </w:rPr>
        <w:t>"</w:t>
      </w:r>
      <w:r w:rsidRPr="00C35A2C">
        <w:rPr>
          <w:rtl/>
        </w:rPr>
        <w:t>מ</w:t>
      </w:r>
      <w:r w:rsidRPr="00C35A2C">
        <w:rPr>
          <w:rFonts w:hint="cs"/>
          <w:rtl/>
        </w:rPr>
        <w:t>:</w:t>
      </w:r>
    </w:p>
    <w:p w14:paraId="3F00803C" w14:textId="786CB3A1" w:rsidR="00910F84" w:rsidRPr="00C35A2C" w:rsidRDefault="00910F84" w:rsidP="00910F84">
      <w:pPr>
        <w:rPr>
          <w:rtl/>
        </w:rPr>
      </w:pPr>
      <w:r w:rsidRPr="00C35A2C">
        <w:rPr>
          <w:rtl/>
        </w:rPr>
        <w:t xml:space="preserve">ההוא </w:t>
      </w:r>
      <w:r w:rsidR="00BA7147">
        <w:rPr>
          <w:rFonts w:hint="cs"/>
          <w:rtl/>
        </w:rPr>
        <w:t xml:space="preserve">להקדים </w:t>
      </w:r>
      <w:r w:rsidRPr="00C35A2C">
        <w:rPr>
          <w:rtl/>
        </w:rPr>
        <w:t>נתינה דגר למכירה דעכו</w:t>
      </w:r>
      <w:r>
        <w:rPr>
          <w:rtl/>
        </w:rPr>
        <w:t>"</w:t>
      </w:r>
      <w:r w:rsidRPr="00C35A2C">
        <w:rPr>
          <w:rtl/>
        </w:rPr>
        <w:t>ם.</w:t>
      </w:r>
    </w:p>
    <w:p w14:paraId="694847F0" w14:textId="77777777" w:rsidR="00BA7147" w:rsidRDefault="00910F84" w:rsidP="00BA7147">
      <w:pPr>
        <w:pStyle w:val="36"/>
        <w:framePr w:wrap="notBeside"/>
        <w:rPr>
          <w:rtl/>
        </w:rPr>
      </w:pPr>
      <w:r w:rsidRPr="00C35A2C">
        <w:rPr>
          <w:rtl/>
        </w:rPr>
        <w:t>ור</w:t>
      </w:r>
      <w:r>
        <w:rPr>
          <w:rtl/>
        </w:rPr>
        <w:t>"</w:t>
      </w:r>
      <w:r w:rsidRPr="00C35A2C">
        <w:rPr>
          <w:rFonts w:hint="cs"/>
          <w:rtl/>
        </w:rPr>
        <w:t>י:</w:t>
      </w:r>
    </w:p>
    <w:p w14:paraId="03115A5A" w14:textId="3B9E9534" w:rsidR="00910F84" w:rsidRDefault="00910F84" w:rsidP="00BA7147">
      <w:pPr>
        <w:rPr>
          <w:rtl/>
        </w:rPr>
      </w:pPr>
      <w:r w:rsidRPr="00C35A2C">
        <w:rPr>
          <w:rtl/>
        </w:rPr>
        <w:t xml:space="preserve">כיון </w:t>
      </w:r>
      <w:r w:rsidR="00BA7147">
        <w:rPr>
          <w:rFonts w:hint="cs"/>
          <w:rtl/>
        </w:rPr>
        <w:t xml:space="preserve">שאתה מצויה להחיות גר ולא כנעני א''צ להקדים. </w:t>
      </w:r>
      <w:r w:rsidRPr="00A06291">
        <w:rPr>
          <w:rFonts w:ascii="FrankRuehl" w:hAnsi="FrankRuehl" w:hint="cs"/>
          <w:rtl/>
        </w:rPr>
        <w:t>׻</w:t>
      </w:r>
    </w:p>
    <w:p w14:paraId="4BC3E04C" w14:textId="77777777" w:rsidR="00910F84" w:rsidRPr="00C35A2C" w:rsidRDefault="00910F84" w:rsidP="00805DC2">
      <w:pPr>
        <w:pStyle w:val="affff2"/>
        <w:rPr>
          <w:rtl/>
        </w:rPr>
      </w:pPr>
      <w:r w:rsidRPr="00C35A2C">
        <w:rPr>
          <w:rtl/>
        </w:rPr>
        <w:t>ד</w:t>
      </w:r>
      <w:r>
        <w:rPr>
          <w:rtl/>
        </w:rPr>
        <w:t>"</w:t>
      </w:r>
      <w:r w:rsidRPr="00C35A2C">
        <w:rPr>
          <w:rtl/>
        </w:rPr>
        <w:t xml:space="preserve">א: </w:t>
      </w:r>
      <w:r w:rsidRPr="002737C4">
        <w:rPr>
          <w:rStyle w:val="afffd"/>
          <w:rtl/>
        </w:rPr>
        <w:t xml:space="preserve">לא תחנם </w:t>
      </w:r>
      <w:r w:rsidRPr="00C35A2C">
        <w:rPr>
          <w:rtl/>
        </w:rPr>
        <w:t>- לא תתן להם חן.</w:t>
      </w:r>
    </w:p>
    <w:p w14:paraId="15C980D1" w14:textId="77777777" w:rsidR="00BA7147" w:rsidRDefault="00910F84" w:rsidP="00BA7147">
      <w:pPr>
        <w:pStyle w:val="36"/>
        <w:framePr w:wrap="notBeside"/>
        <w:rPr>
          <w:rtl/>
        </w:rPr>
      </w:pPr>
      <w:r w:rsidRPr="00C35A2C">
        <w:rPr>
          <w:rtl/>
        </w:rPr>
        <w:t xml:space="preserve">מסייע לרב, </w:t>
      </w:r>
    </w:p>
    <w:p w14:paraId="3480A6E5" w14:textId="52F7CA1A" w:rsidR="00910F84" w:rsidRPr="00C35A2C" w:rsidRDefault="00BA7147" w:rsidP="00910F84">
      <w:pPr>
        <w:rPr>
          <w:rtl/>
        </w:rPr>
      </w:pPr>
      <w:r>
        <w:rPr>
          <w:rFonts w:hint="cs"/>
          <w:rtl/>
        </w:rPr>
        <w:t>ד</w:t>
      </w:r>
      <w:r w:rsidR="00910F84" w:rsidRPr="00C35A2C">
        <w:rPr>
          <w:rtl/>
        </w:rPr>
        <w:t xml:space="preserve">אסור לאדם שיאמר כמה נאה </w:t>
      </w:r>
      <w:r>
        <w:rPr>
          <w:rFonts w:hint="cs"/>
          <w:rtl/>
        </w:rPr>
        <w:t xml:space="preserve">נכרית </w:t>
      </w:r>
      <w:r w:rsidR="00910F84" w:rsidRPr="00C35A2C">
        <w:rPr>
          <w:rtl/>
        </w:rPr>
        <w:t>זו.</w:t>
      </w:r>
    </w:p>
    <w:p w14:paraId="61BB46F7" w14:textId="08CD3579" w:rsidR="004525F5" w:rsidRDefault="00910F84" w:rsidP="004525F5">
      <w:pPr>
        <w:pStyle w:val="36"/>
        <w:framePr w:wrap="notBeside"/>
        <w:rPr>
          <w:rtl/>
        </w:rPr>
      </w:pPr>
      <w:r w:rsidRPr="00C35A2C">
        <w:rPr>
          <w:rFonts w:hint="cs"/>
          <w:rtl/>
        </w:rPr>
        <w:t>והך</w:t>
      </w:r>
      <w:r w:rsidRPr="00C35A2C">
        <w:rPr>
          <w:rtl/>
        </w:rPr>
        <w:t xml:space="preserve"> </w:t>
      </w:r>
      <w:r w:rsidR="00BA7147">
        <w:rPr>
          <w:rFonts w:hint="cs"/>
          <w:rtl/>
        </w:rPr>
        <w:t xml:space="preserve"> דרשב''ג</w:t>
      </w:r>
    </w:p>
    <w:p w14:paraId="468F5D28" w14:textId="520046FC" w:rsidR="00910F84" w:rsidRDefault="00910F84" w:rsidP="00910F84">
      <w:pPr>
        <w:rPr>
          <w:rStyle w:val="afffd"/>
          <w:rtl/>
        </w:rPr>
      </w:pPr>
      <w:r w:rsidRPr="00C35A2C">
        <w:rPr>
          <w:rtl/>
        </w:rPr>
        <w:t>שהיה ע</w:t>
      </w:r>
      <w:r>
        <w:rPr>
          <w:rtl/>
        </w:rPr>
        <w:t>"</w:t>
      </w:r>
      <w:r w:rsidRPr="00C35A2C">
        <w:rPr>
          <w:rFonts w:hint="cs"/>
          <w:rtl/>
        </w:rPr>
        <w:t>ג</w:t>
      </w:r>
      <w:r w:rsidRPr="00C35A2C">
        <w:rPr>
          <w:rtl/>
        </w:rPr>
        <w:t xml:space="preserve"> מעלה בהר הבית, וראה </w:t>
      </w:r>
      <w:r w:rsidR="00A069E7">
        <w:rPr>
          <w:rFonts w:hint="cs"/>
          <w:rtl/>
        </w:rPr>
        <w:t xml:space="preserve">נכרית </w:t>
      </w:r>
      <w:r w:rsidRPr="00C35A2C">
        <w:rPr>
          <w:rtl/>
        </w:rPr>
        <w:t xml:space="preserve">נאה ביותר, </w:t>
      </w:r>
      <w:r w:rsidRPr="00A069E7">
        <w:rPr>
          <w:rStyle w:val="affff1"/>
          <w:rtl/>
        </w:rPr>
        <w:t>אמר:</w:t>
      </w:r>
      <w:r w:rsidRPr="00C35A2C">
        <w:rPr>
          <w:rtl/>
        </w:rPr>
        <w:t xml:space="preserve"> </w:t>
      </w:r>
      <w:r w:rsidRPr="00EE2240">
        <w:rPr>
          <w:rStyle w:val="afffd"/>
          <w:rFonts w:hint="cs"/>
          <w:rtl/>
        </w:rPr>
        <w:t>'</w:t>
      </w:r>
      <w:r w:rsidRPr="00EE2240">
        <w:rPr>
          <w:rStyle w:val="afffd"/>
          <w:rtl/>
        </w:rPr>
        <w:t>מה רבו מעשיך ה'</w:t>
      </w:r>
    </w:p>
    <w:p w14:paraId="582DBDB7" w14:textId="77777777" w:rsidR="00BA7147" w:rsidRDefault="00910F84" w:rsidP="00BA7147">
      <w:pPr>
        <w:pStyle w:val="36"/>
        <w:framePr w:wrap="notBeside"/>
        <w:rPr>
          <w:rtl/>
        </w:rPr>
      </w:pPr>
      <w:r w:rsidRPr="00C35A2C">
        <w:rPr>
          <w:rtl/>
        </w:rPr>
        <w:t>ואף ר</w:t>
      </w:r>
      <w:r>
        <w:rPr>
          <w:rtl/>
        </w:rPr>
        <w:t>"</w:t>
      </w:r>
      <w:r w:rsidRPr="00C35A2C">
        <w:rPr>
          <w:rtl/>
        </w:rPr>
        <w:t>ע</w:t>
      </w:r>
    </w:p>
    <w:p w14:paraId="5F7B9CD4" w14:textId="3560CE9C" w:rsidR="00910F84" w:rsidRDefault="00910F84" w:rsidP="00BA7147">
      <w:pPr>
        <w:rPr>
          <w:rtl/>
        </w:rPr>
      </w:pPr>
      <w:r w:rsidRPr="00C35A2C">
        <w:rPr>
          <w:rtl/>
        </w:rPr>
        <w:t xml:space="preserve">ראה אשת טורנוסרופוס הרשע, </w:t>
      </w:r>
      <w:r w:rsidRPr="00BA7147">
        <w:rPr>
          <w:rStyle w:val="afff"/>
          <w:rtl/>
        </w:rPr>
        <w:t>רק -</w:t>
      </w:r>
      <w:r>
        <w:rPr>
          <w:rtl/>
        </w:rPr>
        <w:t xml:space="preserve"> </w:t>
      </w:r>
      <w:r>
        <w:rPr>
          <w:rFonts w:hint="cs"/>
          <w:rtl/>
        </w:rPr>
        <w:t>שב</w:t>
      </w:r>
      <w:r w:rsidRPr="00C35A2C">
        <w:rPr>
          <w:rtl/>
        </w:rPr>
        <w:t xml:space="preserve">אה מטיפה סרוחה, </w:t>
      </w:r>
      <w:r w:rsidRPr="00BA7147">
        <w:rPr>
          <w:rStyle w:val="afff"/>
          <w:rtl/>
        </w:rPr>
        <w:t>שחק -</w:t>
      </w:r>
      <w:r w:rsidRPr="00C35A2C">
        <w:rPr>
          <w:rtl/>
        </w:rPr>
        <w:t xml:space="preserve"> דעתידה </w:t>
      </w:r>
      <w:r w:rsidRPr="00C35A2C">
        <w:rPr>
          <w:rFonts w:hint="cs"/>
          <w:rtl/>
        </w:rPr>
        <w:t>שתתגייר וישאנה</w:t>
      </w:r>
      <w:r w:rsidRPr="00C35A2C">
        <w:rPr>
          <w:rtl/>
        </w:rPr>
        <w:t xml:space="preserve">, </w:t>
      </w:r>
      <w:r w:rsidRPr="00BA7147">
        <w:rPr>
          <w:rStyle w:val="afff"/>
          <w:rtl/>
        </w:rPr>
        <w:t xml:space="preserve">בכה </w:t>
      </w:r>
      <w:r w:rsidRPr="00C35A2C">
        <w:rPr>
          <w:rFonts w:hint="cs"/>
          <w:rtl/>
        </w:rPr>
        <w:t>על יופי שיבלה בעפר</w:t>
      </w:r>
    </w:p>
    <w:p w14:paraId="34F101EC" w14:textId="77777777" w:rsidR="00BA7147" w:rsidRDefault="00910F84" w:rsidP="00BA7147">
      <w:pPr>
        <w:pStyle w:val="36"/>
        <w:framePr w:wrap="notBeside"/>
        <w:rPr>
          <w:rtl/>
        </w:rPr>
      </w:pPr>
      <w:r w:rsidRPr="00C35A2C">
        <w:rPr>
          <w:rtl/>
        </w:rPr>
        <w:t>ורב</w:t>
      </w:r>
      <w:r>
        <w:rPr>
          <w:rFonts w:hint="cs"/>
          <w:rtl/>
        </w:rPr>
        <w:t xml:space="preserve">- </w:t>
      </w:r>
    </w:p>
    <w:p w14:paraId="243C4D54" w14:textId="20CF94E5" w:rsidR="00910F84" w:rsidRPr="00BA7147" w:rsidRDefault="00910F84" w:rsidP="00910F84">
      <w:pPr>
        <w:rPr>
          <w:spacing w:val="-2"/>
          <w:rtl/>
        </w:rPr>
      </w:pPr>
      <w:r w:rsidRPr="00BA7147">
        <w:rPr>
          <w:rFonts w:hint="cs"/>
          <w:spacing w:val="-2"/>
          <w:rtl/>
        </w:rPr>
        <w:t xml:space="preserve">רק הודה </w:t>
      </w:r>
      <w:r w:rsidR="00BA7147" w:rsidRPr="00BA7147">
        <w:rPr>
          <w:rStyle w:val="affff1"/>
          <w:rFonts w:hint="cs"/>
          <w:spacing w:val="-2"/>
          <w:rtl/>
        </w:rPr>
        <w:t>ד</w:t>
      </w:r>
      <w:r w:rsidRPr="00BA7147">
        <w:rPr>
          <w:spacing w:val="-2"/>
          <w:rtl/>
        </w:rPr>
        <w:t xml:space="preserve">הרואה בריות טובות, </w:t>
      </w:r>
      <w:r w:rsidRPr="00BA7147">
        <w:rPr>
          <w:rStyle w:val="affff1"/>
          <w:spacing w:val="-2"/>
          <w:rtl/>
        </w:rPr>
        <w:t>אומר:</w:t>
      </w:r>
      <w:r w:rsidRPr="00BA7147">
        <w:rPr>
          <w:spacing w:val="-2"/>
          <w:rtl/>
        </w:rPr>
        <w:t xml:space="preserve"> ברוך שככה ברא בעולמו.</w:t>
      </w:r>
    </w:p>
    <w:p w14:paraId="67295AA7" w14:textId="6523D929" w:rsidR="00A069E7" w:rsidRDefault="00A069E7" w:rsidP="00A069E7">
      <w:pPr>
        <w:pStyle w:val="36"/>
        <w:framePr w:wrap="notBeside"/>
        <w:rPr>
          <w:rtl/>
        </w:rPr>
      </w:pPr>
      <w:r>
        <w:rPr>
          <w:rFonts w:hint="cs"/>
          <w:rtl/>
        </w:rPr>
        <w:t>-יש לתרץ:</w:t>
      </w:r>
    </w:p>
    <w:p w14:paraId="386F60F7" w14:textId="052A2B6A" w:rsidR="00910F84" w:rsidRDefault="00910F84" w:rsidP="00910F84">
      <w:pPr>
        <w:rPr>
          <w:rtl/>
        </w:rPr>
      </w:pPr>
      <w:r w:rsidRPr="00C35A2C">
        <w:rPr>
          <w:rFonts w:hint="cs"/>
          <w:rtl/>
        </w:rPr>
        <w:t>וראה אותה בקרן זוית דהא וודאי אסור להסתכל</w:t>
      </w:r>
    </w:p>
    <w:p w14:paraId="23E7A838" w14:textId="77777777" w:rsidR="00910F84" w:rsidRDefault="00910F84" w:rsidP="00910F84">
      <w:pPr>
        <w:rPr>
          <w:rtl/>
        </w:rPr>
      </w:pPr>
      <w:r w:rsidRPr="00C35A2C">
        <w:rPr>
          <w:rFonts w:hint="cs"/>
          <w:rtl/>
        </w:rPr>
        <w:t>ד</w:t>
      </w:r>
      <w:r w:rsidRPr="001A55CE">
        <w:rPr>
          <w:rStyle w:val="afffd"/>
          <w:rFonts w:hint="cs"/>
          <w:rtl/>
        </w:rPr>
        <w:t>'</w:t>
      </w:r>
      <w:r w:rsidRPr="001A55CE">
        <w:rPr>
          <w:rStyle w:val="afffd"/>
          <w:rtl/>
        </w:rPr>
        <w:t>ונשמרת מכל דבר רע</w:t>
      </w:r>
      <w:r w:rsidRPr="001A55CE">
        <w:rPr>
          <w:rStyle w:val="afffd"/>
          <w:rFonts w:hint="cs"/>
          <w:rtl/>
        </w:rPr>
        <w:t>'</w:t>
      </w:r>
      <w:r w:rsidRPr="001A55CE">
        <w:rPr>
          <w:rStyle w:val="afffd"/>
          <w:rtl/>
        </w:rPr>
        <w:t xml:space="preserve"> </w:t>
      </w:r>
      <w:r w:rsidRPr="00C35A2C">
        <w:rPr>
          <w:rtl/>
        </w:rPr>
        <w:t>שלא יסתכל אדם באשה נאה ואפילו פנויה, באשת איש ואפי' מכוערת,</w:t>
      </w:r>
    </w:p>
    <w:p w14:paraId="092D2093" w14:textId="77777777" w:rsidR="00910F84" w:rsidRPr="00C35A2C" w:rsidRDefault="00910F84" w:rsidP="00910F84">
      <w:pPr>
        <w:pStyle w:val="aff6"/>
        <w:framePr w:wrap="around"/>
        <w:rPr>
          <w:rtl/>
        </w:rPr>
      </w:pPr>
      <w:r w:rsidRPr="00C35A2C">
        <w:rPr>
          <w:rFonts w:hint="cs"/>
          <w:rtl/>
        </w:rPr>
        <w:t>כ:</w:t>
      </w:r>
    </w:p>
    <w:p w14:paraId="23474BAB" w14:textId="77777777" w:rsidR="00910F84" w:rsidRDefault="00910F84" w:rsidP="00910F84">
      <w:pPr>
        <w:rPr>
          <w:rtl/>
        </w:rPr>
      </w:pPr>
      <w:r w:rsidRPr="00C35A2C">
        <w:rPr>
          <w:rtl/>
        </w:rPr>
        <w:t>ולא בבגדי צבע של אשה, ולא בחמור ולא בחמורה ולא בחזיר ולא בחזירה ולא בעופות בזמן שנזקקין זה לזה, ואפילו מלא עינים כמלאך המות;</w:t>
      </w:r>
    </w:p>
    <w:p w14:paraId="77FC0CBA" w14:textId="2EDECF7B" w:rsidR="00910F84" w:rsidRPr="00A069E7" w:rsidRDefault="00910F84" w:rsidP="00BA7147">
      <w:pPr>
        <w:rPr>
          <w:rStyle w:val="afff"/>
          <w:rtl/>
        </w:rPr>
      </w:pPr>
      <w:r w:rsidRPr="00C35A2C">
        <w:rPr>
          <w:rtl/>
        </w:rPr>
        <w:t xml:space="preserve">אמרו עליו על מלאך המות, שכולו מלא עינים, בשעת פטירתו של חולה, </w:t>
      </w:r>
      <w:r w:rsidRPr="00BA7147">
        <w:rPr>
          <w:rStyle w:val="afff"/>
          <w:rtl/>
        </w:rPr>
        <w:t>עומד מעל מראשותיו וחרבו שלופה בידו וטיפה של מרה תלויה בו,</w:t>
      </w:r>
      <w:r w:rsidRPr="00C35A2C">
        <w:rPr>
          <w:rtl/>
        </w:rPr>
        <w:t xml:space="preserve"> כיון שחולה רואה אותו מזדעזע ופותח פיו וזורקה לתוך פיו, </w:t>
      </w:r>
      <w:r w:rsidRPr="00A069E7">
        <w:rPr>
          <w:rStyle w:val="afff"/>
          <w:rtl/>
        </w:rPr>
        <w:t xml:space="preserve">ממנה מת, </w:t>
      </w:r>
      <w:r w:rsidR="00BA7147" w:rsidRPr="00A069E7">
        <w:rPr>
          <w:rStyle w:val="afff"/>
          <w:rFonts w:hint="cs"/>
          <w:rtl/>
        </w:rPr>
        <w:t>ו</w:t>
      </w:r>
      <w:r w:rsidRPr="00A069E7">
        <w:rPr>
          <w:rStyle w:val="afff"/>
          <w:rtl/>
        </w:rPr>
        <w:t xml:space="preserve">מסריח, </w:t>
      </w:r>
      <w:r w:rsidR="00BA7147" w:rsidRPr="00A069E7">
        <w:rPr>
          <w:rStyle w:val="afff"/>
          <w:rFonts w:hint="cs"/>
          <w:rtl/>
        </w:rPr>
        <w:t>ו</w:t>
      </w:r>
      <w:r w:rsidRPr="00A069E7">
        <w:rPr>
          <w:rStyle w:val="afff"/>
          <w:rtl/>
        </w:rPr>
        <w:t>פניו מוריקות!</w:t>
      </w:r>
    </w:p>
    <w:p w14:paraId="1B8130D6" w14:textId="4C534D3A" w:rsidR="00910F84" w:rsidRPr="00A06291" w:rsidRDefault="00910F84" w:rsidP="00910F84">
      <w:pPr>
        <w:pStyle w:val="afff2"/>
        <w:rPr>
          <w:rtl/>
        </w:rPr>
      </w:pPr>
      <w:ins w:id="9802" w:author="מספור קטעי משנה" w:date="2026-10-06T10:02:05Z">
        <w:r>
          <w:rPr>
            <w:rStyle w:val="MisparKeta"/>
          </w:rPr>
          <w:t xml:space="preserve">א. </w:t>
        </w:r>
      </w:ins>
      <w:r w:rsidRPr="00A06291">
        <w:rPr>
          <w:rtl/>
        </w:rPr>
        <w:t xml:space="preserve">ולא בבגדי </w:t>
      </w:r>
      <w:r w:rsidR="00BA7147">
        <w:rPr>
          <w:rFonts w:hint="cs"/>
          <w:rtl/>
        </w:rPr>
        <w:t xml:space="preserve"> </w:t>
      </w:r>
      <w:r w:rsidRPr="00A06291">
        <w:rPr>
          <w:rtl/>
        </w:rPr>
        <w:t>צבע של אשה.</w:t>
      </w:r>
    </w:p>
    <w:p w14:paraId="13C54961" w14:textId="77777777" w:rsidR="00BA7147" w:rsidRDefault="00910F84" w:rsidP="00BA7147">
      <w:pPr>
        <w:pStyle w:val="36"/>
        <w:framePr w:wrap="notBeside"/>
        <w:rPr>
          <w:rtl/>
        </w:rPr>
      </w:pPr>
      <w:r w:rsidRPr="00C35A2C">
        <w:rPr>
          <w:rFonts w:hint="cs"/>
          <w:rtl/>
        </w:rPr>
        <w:t>אריא</w:t>
      </w:r>
      <w:r>
        <w:rPr>
          <w:rtl/>
        </w:rPr>
        <w:t>"</w:t>
      </w:r>
      <w:r w:rsidRPr="00C35A2C">
        <w:rPr>
          <w:rFonts w:hint="cs"/>
          <w:rtl/>
        </w:rPr>
        <w:t>ש</w:t>
      </w:r>
      <w:r w:rsidRPr="00C35A2C">
        <w:rPr>
          <w:rtl/>
        </w:rPr>
        <w:t>:</w:t>
      </w:r>
    </w:p>
    <w:p w14:paraId="463B4B19" w14:textId="3D1C4617" w:rsidR="00910F84" w:rsidRPr="00C35A2C" w:rsidRDefault="00910F84" w:rsidP="00910F84">
      <w:pPr>
        <w:rPr>
          <w:rtl/>
        </w:rPr>
      </w:pPr>
      <w:r w:rsidRPr="00C35A2C">
        <w:rPr>
          <w:rtl/>
        </w:rPr>
        <w:t>אפילו שטוחין על גבי כותל.</w:t>
      </w:r>
    </w:p>
    <w:p w14:paraId="1927D372" w14:textId="77777777" w:rsidR="004525F5" w:rsidRDefault="00910F84" w:rsidP="004525F5">
      <w:pPr>
        <w:pStyle w:val="36"/>
        <w:framePr w:wrap="notBeside"/>
        <w:rPr>
          <w:rtl/>
        </w:rPr>
      </w:pPr>
      <w:r w:rsidRPr="00C35A2C">
        <w:rPr>
          <w:rtl/>
        </w:rPr>
        <w:t>א</w:t>
      </w:r>
      <w:r>
        <w:rPr>
          <w:rtl/>
        </w:rPr>
        <w:t>"</w:t>
      </w:r>
      <w:r w:rsidRPr="00C35A2C">
        <w:rPr>
          <w:rtl/>
        </w:rPr>
        <w:t>ר פפא:</w:t>
      </w:r>
    </w:p>
    <w:p w14:paraId="6BBCD140" w14:textId="4EC13159" w:rsidR="00910F84" w:rsidRPr="00C35A2C" w:rsidRDefault="00910F84" w:rsidP="00910F84">
      <w:pPr>
        <w:rPr>
          <w:rtl/>
        </w:rPr>
      </w:pPr>
      <w:r w:rsidRPr="00C35A2C">
        <w:rPr>
          <w:rtl/>
        </w:rPr>
        <w:t>ובמכיר בעליהן.</w:t>
      </w:r>
      <w:r w:rsidRPr="00C35A2C">
        <w:rPr>
          <w:rFonts w:hint="cs"/>
          <w:rtl/>
        </w:rPr>
        <w:t xml:space="preserve"> </w:t>
      </w:r>
      <w:r w:rsidRPr="00BA7147">
        <w:rPr>
          <w:rStyle w:val="affff1"/>
          <w:rtl/>
        </w:rPr>
        <w:t>רבא:</w:t>
      </w:r>
      <w:r w:rsidRPr="00C35A2C">
        <w:rPr>
          <w:rtl/>
        </w:rPr>
        <w:t xml:space="preserve"> </w:t>
      </w:r>
      <w:r w:rsidRPr="00C35A2C">
        <w:rPr>
          <w:rFonts w:hint="cs"/>
          <w:rtl/>
        </w:rPr>
        <w:t>כן מדוייק דקת</w:t>
      </w:r>
      <w:r w:rsidRPr="00C35A2C">
        <w:rPr>
          <w:rtl/>
        </w:rPr>
        <w:t xml:space="preserve">ני ולא בבגדי צבע </w:t>
      </w:r>
      <w:r w:rsidRPr="00C35A2C">
        <w:rPr>
          <w:b/>
          <w:bCs/>
          <w:rtl/>
        </w:rPr>
        <w:t>אשה</w:t>
      </w:r>
      <w:r w:rsidRPr="00C35A2C">
        <w:rPr>
          <w:rtl/>
        </w:rPr>
        <w:t>, ולא קתני ולא בבגדי צבעונין,</w:t>
      </w:r>
      <w:r w:rsidRPr="00C35A2C">
        <w:rPr>
          <w:rFonts w:hint="cs"/>
          <w:rtl/>
        </w:rPr>
        <w:t xml:space="preserve"> </w:t>
      </w:r>
      <w:r w:rsidRPr="00507DB9">
        <w:rPr>
          <w:rFonts w:hint="cs"/>
          <w:b/>
          <w:bCs/>
          <w:rtl/>
        </w:rPr>
        <w:t>ש</w:t>
      </w:r>
      <w:r>
        <w:rPr>
          <w:b/>
          <w:bCs/>
          <w:rtl/>
        </w:rPr>
        <w:t>"</w:t>
      </w:r>
      <w:r w:rsidRPr="00507DB9">
        <w:rPr>
          <w:rFonts w:hint="cs"/>
          <w:b/>
          <w:bCs/>
          <w:rtl/>
        </w:rPr>
        <w:t>מ</w:t>
      </w:r>
      <w:r w:rsidRPr="00C35A2C">
        <w:rPr>
          <w:rtl/>
        </w:rPr>
        <w:t>.</w:t>
      </w:r>
    </w:p>
    <w:p w14:paraId="2C3B6E63" w14:textId="77777777" w:rsidR="004525F5" w:rsidRDefault="00910F84" w:rsidP="004525F5">
      <w:pPr>
        <w:pStyle w:val="36"/>
        <w:framePr w:wrap="notBeside"/>
        <w:rPr>
          <w:rtl/>
        </w:rPr>
      </w:pPr>
      <w:r w:rsidRPr="00C35A2C">
        <w:rPr>
          <w:rFonts w:hint="cs"/>
          <w:rtl/>
        </w:rPr>
        <w:t>אר</w:t>
      </w:r>
      <w:r>
        <w:rPr>
          <w:rtl/>
        </w:rPr>
        <w:t>"</w:t>
      </w:r>
      <w:r w:rsidRPr="00C35A2C">
        <w:rPr>
          <w:rFonts w:hint="cs"/>
          <w:rtl/>
        </w:rPr>
        <w:t>ח</w:t>
      </w:r>
      <w:r w:rsidRPr="00C35A2C">
        <w:rPr>
          <w:rtl/>
        </w:rPr>
        <w:t>:</w:t>
      </w:r>
    </w:p>
    <w:p w14:paraId="5390FC3F" w14:textId="77777777" w:rsidR="00BA7147" w:rsidRDefault="00910F84" w:rsidP="00910F84">
      <w:pPr>
        <w:rPr>
          <w:rtl/>
        </w:rPr>
      </w:pPr>
      <w:r w:rsidRPr="00C35A2C">
        <w:rPr>
          <w:rFonts w:hint="cs"/>
          <w:rtl/>
        </w:rPr>
        <w:t>ה</w:t>
      </w:r>
      <w:r>
        <w:rPr>
          <w:rtl/>
        </w:rPr>
        <w:t>"</w:t>
      </w:r>
      <w:r w:rsidRPr="00C35A2C">
        <w:rPr>
          <w:rFonts w:hint="cs"/>
          <w:rtl/>
        </w:rPr>
        <w:t>מ</w:t>
      </w:r>
      <w:r w:rsidRPr="00C35A2C">
        <w:rPr>
          <w:rtl/>
        </w:rPr>
        <w:t xml:space="preserve"> ב</w:t>
      </w:r>
      <w:r w:rsidRPr="00C35A2C">
        <w:rPr>
          <w:rFonts w:hint="cs"/>
          <w:rtl/>
        </w:rPr>
        <w:t xml:space="preserve">בגדים ישנים שנזכר ביופייה אבל לא בחדשים, </w:t>
      </w:r>
    </w:p>
    <w:p w14:paraId="45B475EB" w14:textId="13D3C8A7" w:rsidR="00910F84" w:rsidRPr="00BA7147" w:rsidRDefault="00BA7147" w:rsidP="00910F84">
      <w:pPr>
        <w:rPr>
          <w:rStyle w:val="affff8"/>
          <w:rtl/>
        </w:rPr>
      </w:pPr>
      <w:r w:rsidRPr="00BA7147">
        <w:rPr>
          <w:rStyle w:val="affff8"/>
          <w:rFonts w:hint="cs"/>
          <w:rtl/>
        </w:rPr>
        <w:t xml:space="preserve">דאל''כ </w:t>
      </w:r>
      <w:r w:rsidR="00910F84" w:rsidRPr="00BA7147">
        <w:rPr>
          <w:rStyle w:val="affff8"/>
          <w:rFonts w:hint="cs"/>
          <w:rtl/>
        </w:rPr>
        <w:t>אנו איך נוכל להביא לכובס הא מסתכל</w:t>
      </w:r>
    </w:p>
    <w:p w14:paraId="1C07EF0A" w14:textId="77777777" w:rsidR="004525F5" w:rsidRDefault="00910F84" w:rsidP="004525F5">
      <w:pPr>
        <w:pStyle w:val="36"/>
        <w:framePr w:wrap="notBeside"/>
        <w:rPr>
          <w:rtl/>
        </w:rPr>
      </w:pPr>
      <w:r w:rsidRPr="00C35A2C">
        <w:rPr>
          <w:rtl/>
        </w:rPr>
        <w:t>–</w:t>
      </w:r>
      <w:r w:rsidRPr="00C35A2C">
        <w:rPr>
          <w:rFonts w:hint="cs"/>
          <w:rtl/>
        </w:rPr>
        <w:t xml:space="preserve"> ודחו </w:t>
      </w:r>
    </w:p>
    <w:p w14:paraId="371C80FA" w14:textId="3697BE0D" w:rsidR="00910F84" w:rsidRPr="00BA7147" w:rsidRDefault="00910F84" w:rsidP="00910F84">
      <w:pPr>
        <w:rPr>
          <w:rtl/>
        </w:rPr>
      </w:pPr>
      <w:r w:rsidRPr="00BA7147">
        <w:rPr>
          <w:rFonts w:hint="cs"/>
          <w:spacing w:val="-4"/>
          <w:rtl/>
        </w:rPr>
        <w:t xml:space="preserve">שאין ראיה </w:t>
      </w:r>
      <w:r w:rsidR="00BA7147">
        <w:rPr>
          <w:rStyle w:val="affff1"/>
          <w:rFonts w:hint="cs"/>
          <w:spacing w:val="-4"/>
          <w:rtl/>
        </w:rPr>
        <w:t>ד</w:t>
      </w:r>
      <w:r w:rsidRPr="00BA7147">
        <w:rPr>
          <w:rStyle w:val="affff1"/>
          <w:spacing w:val="-4"/>
          <w:rtl/>
        </w:rPr>
        <w:t>הא דא</w:t>
      </w:r>
      <w:r w:rsidRPr="00BA7147">
        <w:rPr>
          <w:rStyle w:val="affff1"/>
          <w:rFonts w:hint="cs"/>
          <w:spacing w:val="-4"/>
          <w:rtl/>
        </w:rPr>
        <w:t>ר</w:t>
      </w:r>
      <w:r w:rsidRPr="00BA7147">
        <w:rPr>
          <w:rStyle w:val="affff1"/>
          <w:spacing w:val="-4"/>
          <w:rtl/>
        </w:rPr>
        <w:t>"</w:t>
      </w:r>
      <w:r w:rsidRPr="00BA7147">
        <w:rPr>
          <w:rStyle w:val="affff1"/>
          <w:rFonts w:hint="cs"/>
          <w:spacing w:val="-4"/>
          <w:rtl/>
        </w:rPr>
        <w:t>י</w:t>
      </w:r>
      <w:r w:rsidRPr="00BA7147">
        <w:rPr>
          <w:rStyle w:val="affff1"/>
          <w:spacing w:val="-4"/>
          <w:rtl/>
        </w:rPr>
        <w:t>:</w:t>
      </w:r>
      <w:r w:rsidRPr="00BA7147">
        <w:rPr>
          <w:spacing w:val="-4"/>
          <w:rtl/>
        </w:rPr>
        <w:t xml:space="preserve"> מין במינו מותר להכניס כמכחול בשפופרת </w:t>
      </w:r>
      <w:r w:rsidRPr="00BA7147">
        <w:rPr>
          <w:rFonts w:hint="cs"/>
          <w:rtl/>
        </w:rPr>
        <w:t>אפי' שמסתכל משום דטרוד בעבודתו</w:t>
      </w:r>
      <w:r w:rsidR="00BA7147" w:rsidRPr="00BA7147">
        <w:rPr>
          <w:rFonts w:hint="cs"/>
          <w:rtl/>
        </w:rPr>
        <w:t>.</w:t>
      </w:r>
      <w:r w:rsidRPr="00BA7147">
        <w:rPr>
          <w:rFonts w:hint="cs"/>
          <w:rtl/>
        </w:rPr>
        <w:t xml:space="preserve"> ה</w:t>
      </w:r>
      <w:r w:rsidRPr="00BA7147">
        <w:rPr>
          <w:rtl/>
        </w:rPr>
        <w:t>"</w:t>
      </w:r>
      <w:r w:rsidRPr="00BA7147">
        <w:rPr>
          <w:rFonts w:hint="cs"/>
          <w:rtl/>
        </w:rPr>
        <w:t>נ טרוד בעבודתו</w:t>
      </w:r>
    </w:p>
    <w:p w14:paraId="3D6DF336" w14:textId="77777777" w:rsidR="00BA7147" w:rsidRDefault="00910F84" w:rsidP="00BA7147">
      <w:pPr>
        <w:pStyle w:val="36"/>
        <w:framePr w:wrap="notBeside"/>
        <w:rPr>
          <w:rtl/>
        </w:rPr>
      </w:pPr>
      <w:r w:rsidRPr="00C35A2C">
        <w:rPr>
          <w:rtl/>
        </w:rPr>
        <w:t xml:space="preserve">• </w:t>
      </w:r>
    </w:p>
    <w:p w14:paraId="443C146B" w14:textId="04D20BA4" w:rsidR="00910F84" w:rsidRPr="00C35A2C" w:rsidRDefault="00910F84" w:rsidP="00BA7147">
      <w:pPr>
        <w:rPr>
          <w:rtl/>
        </w:rPr>
      </w:pPr>
      <w:r w:rsidRPr="00BA7147">
        <w:rPr>
          <w:rStyle w:val="afff"/>
          <w:rtl/>
        </w:rPr>
        <w:t>ממנה מת.</w:t>
      </w:r>
      <w:r w:rsidRPr="00C35A2C">
        <w:rPr>
          <w:rFonts w:hint="cs"/>
          <w:rtl/>
        </w:rPr>
        <w:t xml:space="preserve"> ולא </w:t>
      </w:r>
      <w:r w:rsidR="00BA7147">
        <w:rPr>
          <w:rFonts w:hint="cs"/>
          <w:rtl/>
        </w:rPr>
        <w:t xml:space="preserve">חלק </w:t>
      </w:r>
      <w:r w:rsidR="00BA7147" w:rsidRPr="00BA7147">
        <w:rPr>
          <w:rStyle w:val="affff1"/>
          <w:rFonts w:hint="cs"/>
          <w:rtl/>
        </w:rPr>
        <w:t xml:space="preserve">על אבוה </w:t>
      </w:r>
      <w:r w:rsidRPr="00BA7147">
        <w:rPr>
          <w:rStyle w:val="affff1"/>
          <w:rFonts w:hint="cs"/>
          <w:rtl/>
        </w:rPr>
        <w:t>דשמואל</w:t>
      </w:r>
      <w:r w:rsidRPr="00C35A2C">
        <w:rPr>
          <w:rFonts w:hint="cs"/>
          <w:rtl/>
        </w:rPr>
        <w:t xml:space="preserve"> שאמר שאילולי שהיה מכבד למת היה פורע בית השחיטה שלו כבהמה</w:t>
      </w:r>
      <w:r w:rsidR="00BA7147">
        <w:rPr>
          <w:rFonts w:hint="cs"/>
          <w:rtl/>
        </w:rPr>
        <w:t xml:space="preserve"> - </w:t>
      </w:r>
      <w:r w:rsidRPr="00C35A2C">
        <w:rPr>
          <w:rFonts w:hint="cs"/>
          <w:rtl/>
        </w:rPr>
        <w:t>דאפשר אותה טיפה מחתכת לסימנין עצמן</w:t>
      </w:r>
    </w:p>
    <w:p w14:paraId="1AB9E7EB" w14:textId="7F8ACBCE" w:rsidR="00910F84" w:rsidRPr="00A069E7" w:rsidRDefault="00910F84" w:rsidP="00A069E7">
      <w:pPr>
        <w:rPr>
          <w:spacing w:val="-2"/>
          <w:rtl/>
        </w:rPr>
      </w:pPr>
      <w:r w:rsidRPr="00BA7147">
        <w:rPr>
          <w:rStyle w:val="afff"/>
          <w:spacing w:val="-2"/>
          <w:rtl/>
        </w:rPr>
        <w:t>ממנה מסריח.</w:t>
      </w:r>
      <w:r w:rsidRPr="00BA7147">
        <w:rPr>
          <w:rFonts w:hint="cs"/>
          <w:b/>
          <w:bCs/>
          <w:spacing w:val="-2"/>
          <w:rtl/>
        </w:rPr>
        <w:t xml:space="preserve"> </w:t>
      </w:r>
      <w:r w:rsidRPr="00BA7147">
        <w:rPr>
          <w:rStyle w:val="affff1"/>
          <w:rFonts w:hint="cs"/>
          <w:spacing w:val="-2"/>
          <w:rtl/>
        </w:rPr>
        <w:t xml:space="preserve">מסייע </w:t>
      </w:r>
      <w:r w:rsidR="00BA7147" w:rsidRPr="00BA7147">
        <w:rPr>
          <w:rStyle w:val="affff1"/>
          <w:rFonts w:hint="cs"/>
          <w:spacing w:val="-2"/>
          <w:rtl/>
        </w:rPr>
        <w:t>ל</w:t>
      </w:r>
      <w:r w:rsidRPr="00BA7147">
        <w:rPr>
          <w:rStyle w:val="affff1"/>
          <w:rFonts w:hint="cs"/>
          <w:spacing w:val="-2"/>
          <w:rtl/>
        </w:rPr>
        <w:t>רב</w:t>
      </w:r>
      <w:r w:rsidRPr="00BA7147">
        <w:rPr>
          <w:rStyle w:val="affff1"/>
          <w:spacing w:val="-2"/>
          <w:rtl/>
        </w:rPr>
        <w:t>:</w:t>
      </w:r>
      <w:r w:rsidRPr="00BA7147">
        <w:rPr>
          <w:spacing w:val="-2"/>
          <w:rtl/>
        </w:rPr>
        <w:t xml:space="preserve"> הרוצה שלא יסריח מתו, יהפכנו על פניו.</w:t>
      </w:r>
    </w:p>
    <w:p w14:paraId="4F0FD655" w14:textId="77777777" w:rsidR="00BA7147" w:rsidRDefault="00910F84" w:rsidP="00805DC2">
      <w:pPr>
        <w:pStyle w:val="affff2"/>
        <w:rPr>
          <w:rStyle w:val="afffd"/>
          <w:rtl/>
        </w:rPr>
      </w:pPr>
      <w:r w:rsidRPr="00FF1C37">
        <w:rPr>
          <w:rStyle w:val="afffd"/>
          <w:rFonts w:hint="cs"/>
          <w:rtl/>
        </w:rPr>
        <w:t>'</w:t>
      </w:r>
      <w:r w:rsidRPr="00FF1C37">
        <w:rPr>
          <w:rStyle w:val="afffd"/>
          <w:rtl/>
        </w:rPr>
        <w:t>ונשמרת מכל דבר רע</w:t>
      </w:r>
      <w:r w:rsidRPr="00FF1C37">
        <w:rPr>
          <w:rStyle w:val="afffd"/>
          <w:rFonts w:hint="cs"/>
          <w:rtl/>
        </w:rPr>
        <w:t>'</w:t>
      </w:r>
      <w:r w:rsidRPr="00FF1C37">
        <w:rPr>
          <w:rStyle w:val="afffd"/>
          <w:rtl/>
        </w:rPr>
        <w:t xml:space="preserve"> </w:t>
      </w:r>
    </w:p>
    <w:p w14:paraId="6902DC83" w14:textId="1B3B5A9C" w:rsidR="00910F84" w:rsidRPr="00C35A2C" w:rsidRDefault="00910F84" w:rsidP="00910F84">
      <w:pPr>
        <w:rPr>
          <w:rtl/>
        </w:rPr>
      </w:pPr>
      <w:r w:rsidRPr="00C35A2C">
        <w:rPr>
          <w:rtl/>
        </w:rPr>
        <w:t>- שלא יהרהר אדם ביום ויבוא לידי טומאה בלילה.</w:t>
      </w:r>
    </w:p>
    <w:p w14:paraId="0D7DFC8C" w14:textId="77777777" w:rsidR="00BA7147" w:rsidRDefault="00910F84" w:rsidP="00BA7147">
      <w:pPr>
        <w:pStyle w:val="36"/>
        <w:framePr w:wrap="notBeside"/>
        <w:rPr>
          <w:rtl/>
        </w:rPr>
      </w:pPr>
      <w:r w:rsidRPr="00C35A2C">
        <w:rPr>
          <w:rtl/>
        </w:rPr>
        <w:t>מכאן א</w:t>
      </w:r>
      <w:r w:rsidRPr="00C35A2C">
        <w:rPr>
          <w:rFonts w:hint="cs"/>
          <w:rtl/>
        </w:rPr>
        <w:t>רפב</w:t>
      </w:r>
      <w:r>
        <w:rPr>
          <w:rtl/>
        </w:rPr>
        <w:t>"</w:t>
      </w:r>
      <w:r w:rsidRPr="00C35A2C">
        <w:rPr>
          <w:rFonts w:hint="cs"/>
          <w:rtl/>
        </w:rPr>
        <w:t>י</w:t>
      </w:r>
      <w:r w:rsidRPr="00C35A2C">
        <w:rPr>
          <w:rtl/>
        </w:rPr>
        <w:t>:</w:t>
      </w:r>
    </w:p>
    <w:p w14:paraId="2DD28BFF" w14:textId="5D023160" w:rsidR="00910F84" w:rsidRPr="00C35A2C" w:rsidRDefault="00910F84" w:rsidP="00910F84">
      <w:pPr>
        <w:rPr>
          <w:rtl/>
        </w:rPr>
      </w:pPr>
      <w:r w:rsidRPr="00C35A2C">
        <w:rPr>
          <w:rtl/>
        </w:rPr>
        <w:t xml:space="preserve">תורה מביאה לידי זהירות, זהירות מביאה לידי זריזות, זריזות מביאה לידי נקיות, נקיות מביאה לידי פרישות, פרישות מביאה לידי טהרה, טהרה מביאה לידי קדושה, קדושה מביאה לידי ענוה, ענוה מביאה לידי יראת חטא, יראת חטא מביאה לידי חסידות, חסידות מביאה לידי רוח הקודש, רוח הקודש מביאה לידי תחיית המתים, וחסידות גדולה מכולן, </w:t>
      </w:r>
      <w:r w:rsidRPr="00A069E7">
        <w:rPr>
          <w:rStyle w:val="affff1"/>
          <w:rtl/>
        </w:rPr>
        <w:t>שנא</w:t>
      </w:r>
      <w:r w:rsidRPr="00A069E7">
        <w:rPr>
          <w:rStyle w:val="affff1"/>
          <w:rFonts w:hint="cs"/>
          <w:rtl/>
        </w:rPr>
        <w:t>'</w:t>
      </w:r>
      <w:r w:rsidRPr="00A069E7">
        <w:rPr>
          <w:rStyle w:val="affff1"/>
          <w:rtl/>
        </w:rPr>
        <w:t>:</w:t>
      </w:r>
      <w:r w:rsidRPr="00FF1C37">
        <w:rPr>
          <w:rStyle w:val="afffd"/>
          <w:rtl/>
        </w:rPr>
        <w:t xml:space="preserve"> </w:t>
      </w:r>
      <w:r w:rsidRPr="00FF1C37">
        <w:rPr>
          <w:rStyle w:val="afffd"/>
          <w:rFonts w:hint="cs"/>
          <w:rtl/>
        </w:rPr>
        <w:t>'</w:t>
      </w:r>
      <w:r w:rsidRPr="00FF1C37">
        <w:rPr>
          <w:rStyle w:val="afffd"/>
          <w:rtl/>
        </w:rPr>
        <w:t>אז דברת בחזון לחסידיך</w:t>
      </w:r>
      <w:r w:rsidRPr="00FF1C37">
        <w:rPr>
          <w:rStyle w:val="afffd"/>
          <w:rFonts w:hint="cs"/>
          <w:rtl/>
        </w:rPr>
        <w:t>'</w:t>
      </w:r>
      <w:r w:rsidRPr="00FF1C37">
        <w:rPr>
          <w:rStyle w:val="afffd"/>
          <w:rtl/>
        </w:rPr>
        <w:t>.</w:t>
      </w:r>
    </w:p>
    <w:p w14:paraId="5E6294BC" w14:textId="77777777" w:rsidR="00A069E7" w:rsidRDefault="00910F84" w:rsidP="00A069E7">
      <w:pPr>
        <w:pStyle w:val="36"/>
        <w:framePr w:wrap="notBeside"/>
        <w:rPr>
          <w:rtl/>
        </w:rPr>
      </w:pPr>
      <w:r w:rsidRPr="00C35A2C">
        <w:rPr>
          <w:rtl/>
        </w:rPr>
        <w:t>ופליגא דר</w:t>
      </w:r>
      <w:r w:rsidRPr="00C35A2C">
        <w:rPr>
          <w:rFonts w:hint="cs"/>
          <w:rtl/>
        </w:rPr>
        <w:t>יב</w:t>
      </w:r>
      <w:r>
        <w:rPr>
          <w:rtl/>
        </w:rPr>
        <w:t>"</w:t>
      </w:r>
      <w:r w:rsidRPr="00C35A2C">
        <w:rPr>
          <w:rFonts w:hint="cs"/>
          <w:rtl/>
        </w:rPr>
        <w:t>ל</w:t>
      </w:r>
      <w:r w:rsidRPr="00C35A2C">
        <w:rPr>
          <w:rtl/>
        </w:rPr>
        <w:t>:</w:t>
      </w:r>
    </w:p>
    <w:p w14:paraId="01517987" w14:textId="1A787AB8" w:rsidR="00910F84" w:rsidRPr="00C35A2C" w:rsidRDefault="00910F84" w:rsidP="00910F84">
      <w:pPr>
        <w:rPr>
          <w:rtl/>
        </w:rPr>
      </w:pPr>
      <w:r w:rsidRPr="00C35A2C">
        <w:rPr>
          <w:rtl/>
        </w:rPr>
        <w:t xml:space="preserve">ענוה גדולה מכולן, </w:t>
      </w:r>
      <w:r w:rsidR="00A069E7">
        <w:rPr>
          <w:rStyle w:val="affff1"/>
          <w:rFonts w:hint="cs"/>
          <w:rtl/>
        </w:rPr>
        <w:t>ד</w:t>
      </w:r>
      <w:r w:rsidRPr="00EE2240">
        <w:rPr>
          <w:rStyle w:val="afffd"/>
          <w:rFonts w:hint="cs"/>
          <w:rtl/>
        </w:rPr>
        <w:t>'</w:t>
      </w:r>
      <w:r w:rsidRPr="00EE2240">
        <w:rPr>
          <w:rStyle w:val="afffd"/>
          <w:rtl/>
        </w:rPr>
        <w:t xml:space="preserve"> יען משח ה' אותי לבשר ענוים</w:t>
      </w:r>
      <w:r w:rsidRPr="00EE2240">
        <w:rPr>
          <w:rStyle w:val="afffd"/>
          <w:rFonts w:hint="cs"/>
          <w:rtl/>
        </w:rPr>
        <w:t>'</w:t>
      </w:r>
      <w:r w:rsidRPr="00EE2240">
        <w:rPr>
          <w:rStyle w:val="afffd"/>
          <w:rtl/>
        </w:rPr>
        <w:t>,</w:t>
      </w:r>
      <w:r w:rsidRPr="00C35A2C">
        <w:rPr>
          <w:rtl/>
        </w:rPr>
        <w:t xml:space="preserve"> חסידים לא נאמר אלא ענוים, הא למדת שענוה גדולה מכולן.</w:t>
      </w:r>
    </w:p>
    <w:p w14:paraId="1AFF21DD" w14:textId="77777777" w:rsidR="00A069E7" w:rsidRDefault="00A069E7">
      <w:pPr>
        <w:bidi w:val="0"/>
        <w:spacing w:after="160" w:line="259" w:lineRule="auto"/>
        <w:jc w:val="left"/>
        <w:rPr>
          <w:rFonts w:cs="BA Vilna Bold"/>
          <w:spacing w:val="-2"/>
          <w:sz w:val="32"/>
        </w:rPr>
      </w:pPr>
      <w:r>
        <w:rPr>
          <w:rtl/>
        </w:rPr>
        <w:br w:type="page"/>
      </w:r>
    </w:p>
    <w:p w14:paraId="4D3A13B3" w14:textId="023088DC" w:rsidR="00910F84" w:rsidRPr="00C35A2C" w:rsidRDefault="00910F84" w:rsidP="00910F84">
      <w:pPr>
        <w:pStyle w:val="afff2"/>
        <w:rPr>
          <w:b/>
          <w:rtl/>
        </w:rPr>
      </w:pPr>
      <w:ins w:id="9826" w:author="מספור קטעי משנה" w:date="2026-10-06T06:44:54Z">
        <w:r>
          <w:rPr>
            <w:rStyle w:val="MisparKeta"/>
          </w:rPr>
          <w:t xml:space="preserve">ב. </w:t>
        </w:r>
      </w:ins>
      <w:r w:rsidRPr="00C35A2C">
        <w:rPr>
          <w:rtl/>
        </w:rPr>
        <w:lastRenderedPageBreak/>
        <w:t>אין מוכרין להן וכו'.</w:t>
      </w:r>
    </w:p>
    <w:p w14:paraId="3B80470C" w14:textId="77777777" w:rsidR="00A069E7" w:rsidRDefault="00910F84" w:rsidP="00A069E7">
      <w:pPr>
        <w:pStyle w:val="36"/>
        <w:framePr w:wrap="notBeside"/>
        <w:rPr>
          <w:rtl/>
        </w:rPr>
      </w:pPr>
      <w:r w:rsidRPr="00C35A2C">
        <w:rPr>
          <w:rtl/>
        </w:rPr>
        <w:t>• ת</w:t>
      </w:r>
      <w:r>
        <w:rPr>
          <w:rtl/>
        </w:rPr>
        <w:t>"</w:t>
      </w:r>
      <w:r w:rsidRPr="00C35A2C">
        <w:rPr>
          <w:rtl/>
        </w:rPr>
        <w:t>ר:</w:t>
      </w:r>
    </w:p>
    <w:p w14:paraId="48129913" w14:textId="46FDE679" w:rsidR="00910F84" w:rsidRDefault="00910F84" w:rsidP="00910F84">
      <w:pPr>
        <w:rPr>
          <w:rtl/>
        </w:rPr>
      </w:pPr>
      <w:r w:rsidRPr="00A069E7">
        <w:rPr>
          <w:rStyle w:val="afff"/>
          <w:rFonts w:hint="cs"/>
          <w:rtl/>
        </w:rPr>
        <w:t>אילן</w:t>
      </w:r>
      <w:r w:rsidRPr="00C35A2C">
        <w:rPr>
          <w:rFonts w:hint="cs"/>
          <w:rtl/>
        </w:rPr>
        <w:t xml:space="preserve"> </w:t>
      </w:r>
      <w:r w:rsidR="00A069E7">
        <w:rPr>
          <w:rStyle w:val="affff1"/>
          <w:rtl/>
        </w:rPr>
        <w:tab/>
      </w:r>
      <w:r w:rsidRPr="00A069E7">
        <w:rPr>
          <w:rStyle w:val="affff1"/>
          <w:rFonts w:hint="cs"/>
          <w:rtl/>
        </w:rPr>
        <w:t>לר</w:t>
      </w:r>
      <w:r w:rsidRPr="00A069E7">
        <w:rPr>
          <w:rStyle w:val="affff1"/>
          <w:rtl/>
        </w:rPr>
        <w:t>"</w:t>
      </w:r>
      <w:r w:rsidRPr="00A069E7">
        <w:rPr>
          <w:rStyle w:val="affff1"/>
          <w:rFonts w:hint="cs"/>
          <w:rtl/>
        </w:rPr>
        <w:t>י :</w:t>
      </w:r>
      <w:r w:rsidRPr="00C35A2C">
        <w:rPr>
          <w:rFonts w:hint="cs"/>
          <w:rtl/>
        </w:rPr>
        <w:t xml:space="preserve"> </w:t>
      </w:r>
      <w:r w:rsidRPr="00C35A2C">
        <w:rPr>
          <w:rtl/>
        </w:rPr>
        <w:t>מוכרין להן על מנת לקוץ וקוצץ,</w:t>
      </w:r>
    </w:p>
    <w:p w14:paraId="0C874460" w14:textId="3550B5ED" w:rsidR="00910F84" w:rsidRDefault="00910F84" w:rsidP="00910F84">
      <w:pPr>
        <w:ind w:firstLine="266"/>
        <w:rPr>
          <w:rtl/>
        </w:rPr>
      </w:pPr>
      <w:r w:rsidRPr="00C35A2C">
        <w:rPr>
          <w:rFonts w:hint="cs"/>
          <w:rtl/>
        </w:rPr>
        <w:t xml:space="preserve">  </w:t>
      </w:r>
      <w:r w:rsidRPr="00A069E7">
        <w:rPr>
          <w:rStyle w:val="affff1"/>
          <w:rFonts w:hint="cs"/>
          <w:rtl/>
        </w:rPr>
        <w:t>לר</w:t>
      </w:r>
      <w:r w:rsidRPr="00A069E7">
        <w:rPr>
          <w:rStyle w:val="affff1"/>
          <w:rtl/>
        </w:rPr>
        <w:t>"</w:t>
      </w:r>
      <w:r w:rsidRPr="00A069E7">
        <w:rPr>
          <w:rStyle w:val="affff1"/>
          <w:rFonts w:hint="cs"/>
          <w:rtl/>
        </w:rPr>
        <w:t>מ</w:t>
      </w:r>
      <w:r w:rsidRPr="00A069E7">
        <w:rPr>
          <w:rStyle w:val="affff1"/>
          <w:rtl/>
        </w:rPr>
        <w:t>:</w:t>
      </w:r>
      <w:r w:rsidRPr="00C35A2C">
        <w:rPr>
          <w:rtl/>
        </w:rPr>
        <w:t xml:space="preserve"> אין מוכרין להן אלא קצוצה;</w:t>
      </w:r>
    </w:p>
    <w:p w14:paraId="3C56BB84" w14:textId="77777777" w:rsidR="00910F84" w:rsidRDefault="00910F84" w:rsidP="00910F84">
      <w:pPr>
        <w:rPr>
          <w:rtl/>
        </w:rPr>
      </w:pPr>
      <w:r w:rsidRPr="00A069E7">
        <w:rPr>
          <w:rStyle w:val="afff"/>
          <w:rtl/>
        </w:rPr>
        <w:t>שחת</w:t>
      </w:r>
      <w:r w:rsidRPr="00C35A2C">
        <w:rPr>
          <w:rtl/>
        </w:rPr>
        <w:t xml:space="preserve"> </w:t>
      </w:r>
      <w:r w:rsidRPr="00A069E7">
        <w:rPr>
          <w:rStyle w:val="affff1"/>
          <w:rFonts w:hint="cs"/>
          <w:rtl/>
        </w:rPr>
        <w:t>לר</w:t>
      </w:r>
      <w:r w:rsidRPr="00A069E7">
        <w:rPr>
          <w:rStyle w:val="affff1"/>
          <w:rtl/>
        </w:rPr>
        <w:t>"</w:t>
      </w:r>
      <w:r w:rsidRPr="00A069E7">
        <w:rPr>
          <w:rStyle w:val="affff1"/>
          <w:rFonts w:hint="cs"/>
          <w:rtl/>
        </w:rPr>
        <w:t>י</w:t>
      </w:r>
      <w:r w:rsidRPr="00A069E7">
        <w:rPr>
          <w:rStyle w:val="affff1"/>
          <w:rtl/>
        </w:rPr>
        <w:t>-</w:t>
      </w:r>
      <w:r w:rsidRPr="00C35A2C">
        <w:rPr>
          <w:rtl/>
        </w:rPr>
        <w:t xml:space="preserve"> על מנת לגזוז וגוזז,</w:t>
      </w:r>
    </w:p>
    <w:p w14:paraId="666489F9" w14:textId="0ABE35C9" w:rsidR="00910F84" w:rsidRDefault="00910F84" w:rsidP="00910F84">
      <w:pPr>
        <w:ind w:firstLine="266"/>
        <w:rPr>
          <w:rtl/>
        </w:rPr>
      </w:pPr>
      <w:r w:rsidRPr="00C35A2C">
        <w:rPr>
          <w:rFonts w:hint="cs"/>
          <w:rtl/>
        </w:rPr>
        <w:t xml:space="preserve">  </w:t>
      </w:r>
      <w:r w:rsidRPr="00A069E7">
        <w:rPr>
          <w:rStyle w:val="affff1"/>
          <w:rFonts w:hint="cs"/>
          <w:rtl/>
        </w:rPr>
        <w:t>ל</w:t>
      </w:r>
      <w:r w:rsidRPr="00A069E7">
        <w:rPr>
          <w:rStyle w:val="affff1"/>
          <w:rtl/>
        </w:rPr>
        <w:t>ר"מ:</w:t>
      </w:r>
      <w:r w:rsidRPr="00C35A2C">
        <w:rPr>
          <w:rtl/>
        </w:rPr>
        <w:t xml:space="preserve"> אין מוכרין להן אלא גזוזה;</w:t>
      </w:r>
    </w:p>
    <w:p w14:paraId="3A0DF930" w14:textId="77777777" w:rsidR="00910F84" w:rsidRDefault="00910F84" w:rsidP="00910F84">
      <w:pPr>
        <w:rPr>
          <w:rtl/>
        </w:rPr>
      </w:pPr>
      <w:r w:rsidRPr="00A069E7">
        <w:rPr>
          <w:rStyle w:val="afff"/>
          <w:rtl/>
        </w:rPr>
        <w:t>קמה</w:t>
      </w:r>
      <w:r w:rsidRPr="00C35A2C">
        <w:rPr>
          <w:rtl/>
        </w:rPr>
        <w:t xml:space="preserve"> </w:t>
      </w:r>
      <w:r w:rsidRPr="00A069E7">
        <w:rPr>
          <w:rStyle w:val="affff1"/>
          <w:rFonts w:hint="cs"/>
          <w:rtl/>
        </w:rPr>
        <w:t>לר</w:t>
      </w:r>
      <w:r w:rsidRPr="00A069E7">
        <w:rPr>
          <w:rStyle w:val="affff1"/>
          <w:rtl/>
        </w:rPr>
        <w:t>"</w:t>
      </w:r>
      <w:r w:rsidRPr="00A069E7">
        <w:rPr>
          <w:rStyle w:val="affff1"/>
          <w:rFonts w:hint="cs"/>
          <w:rtl/>
        </w:rPr>
        <w:t>י</w:t>
      </w:r>
      <w:r w:rsidRPr="00C35A2C">
        <w:rPr>
          <w:rFonts w:hint="cs"/>
          <w:rtl/>
        </w:rPr>
        <w:t xml:space="preserve"> </w:t>
      </w:r>
      <w:r w:rsidRPr="00C35A2C">
        <w:rPr>
          <w:rtl/>
        </w:rPr>
        <w:t>על מנת לקצור וקוצר,</w:t>
      </w:r>
    </w:p>
    <w:p w14:paraId="451D7736" w14:textId="0B71D013" w:rsidR="00910F84" w:rsidRPr="00C35A2C" w:rsidRDefault="00910F84" w:rsidP="00910F84">
      <w:pPr>
        <w:ind w:firstLine="266"/>
        <w:rPr>
          <w:rtl/>
        </w:rPr>
      </w:pPr>
      <w:r w:rsidRPr="00C35A2C">
        <w:rPr>
          <w:rFonts w:hint="cs"/>
          <w:rtl/>
        </w:rPr>
        <w:t xml:space="preserve"> </w:t>
      </w:r>
      <w:r w:rsidRPr="00A069E7">
        <w:rPr>
          <w:rStyle w:val="affff1"/>
          <w:rFonts w:hint="cs"/>
          <w:rtl/>
        </w:rPr>
        <w:t>לר</w:t>
      </w:r>
      <w:r w:rsidRPr="00A069E7">
        <w:rPr>
          <w:rStyle w:val="affff1"/>
          <w:rtl/>
        </w:rPr>
        <w:t>"</w:t>
      </w:r>
      <w:r w:rsidRPr="00A069E7">
        <w:rPr>
          <w:rStyle w:val="affff1"/>
          <w:rFonts w:hint="cs"/>
          <w:rtl/>
        </w:rPr>
        <w:t>מ</w:t>
      </w:r>
      <w:r w:rsidRPr="00A069E7">
        <w:rPr>
          <w:rStyle w:val="affff1"/>
          <w:rtl/>
        </w:rPr>
        <w:t>:</w:t>
      </w:r>
      <w:r w:rsidRPr="00C35A2C">
        <w:rPr>
          <w:rtl/>
        </w:rPr>
        <w:t xml:space="preserve"> אין מוכרין אלא קצורה.</w:t>
      </w:r>
    </w:p>
    <w:p w14:paraId="1CEF8776" w14:textId="77777777" w:rsidR="00A069E7" w:rsidRDefault="00910F84" w:rsidP="00A069E7">
      <w:pPr>
        <w:pStyle w:val="36"/>
        <w:framePr w:wrap="notBeside"/>
        <w:rPr>
          <w:rtl/>
        </w:rPr>
      </w:pPr>
      <w:r w:rsidRPr="00C35A2C">
        <w:rPr>
          <w:rFonts w:hint="cs"/>
          <w:rtl/>
        </w:rPr>
        <w:t xml:space="preserve">וצריכא  </w:t>
      </w:r>
    </w:p>
    <w:p w14:paraId="1673251E" w14:textId="76A46CD1" w:rsidR="00910F84" w:rsidRDefault="00910F84" w:rsidP="00910F84">
      <w:pPr>
        <w:rPr>
          <w:rtl/>
        </w:rPr>
      </w:pPr>
      <w:r>
        <w:rPr>
          <w:rFonts w:hint="cs"/>
          <w:rtl/>
        </w:rPr>
        <w:t xml:space="preserve">שחת וקמה </w:t>
      </w:r>
      <w:r>
        <w:rPr>
          <w:rStyle w:val="affff1"/>
          <w:rFonts w:hint="cs"/>
          <w:rtl/>
          <w:rPrChange w:id="9305" w:author="מנוע אמוראים" w:date="2026-10-05T16:41:56Z">
            <w:rPr>
              <w:rFonts w:hint="cs"/>
              <w:rtl/>
            </w:rPr>
          </w:rPrChange>
        </w:rPr>
        <w:t xml:space="preserve">לר</w:t>
      </w:r>
      <w:r>
        <w:rPr>
          <w:rStyle w:val="affff1"/>
          <w:rtl/>
          <w:rPrChange w:id="9306" w:author="מנוע אמוראים" w:date="2026-10-05T16:41:56Z">
            <w:rPr>
              <w:rtl/>
            </w:rPr>
          </w:rPrChange>
        </w:rPr>
        <w:t xml:space="preserve">"</w:t>
      </w:r>
      <w:r>
        <w:rPr>
          <w:rStyle w:val="affff1"/>
          <w:rFonts w:hint="cs"/>
          <w:rtl/>
          <w:rPrChange w:id="9307" w:author="מנוע אמוראים" w:date="2026-10-05T16:41:56Z">
            <w:rPr>
              <w:rFonts w:hint="cs"/>
              <w:rtl/>
            </w:rPr>
          </w:rPrChange>
        </w:rPr>
        <w:t xml:space="preserve">מ</w:t>
      </w:r>
      <w:r>
        <w:rPr>
          <w:rFonts w:hint="cs"/>
          <w:rtl/>
        </w:rPr>
        <w:t xml:space="preserve"> דאפי' דמפסיד אם משהה דלא מודה לר'י'</w:t>
      </w:r>
    </w:p>
    <w:p w14:paraId="5A63A2D9" w14:textId="77777777" w:rsidR="00910F84" w:rsidRDefault="00910F84" w:rsidP="00A069E7">
      <w:pPr>
        <w:rPr>
          <w:rtl/>
        </w:rPr>
      </w:pPr>
      <w:r>
        <w:rPr>
          <w:rFonts w:hint="cs"/>
          <w:rtl/>
        </w:rPr>
        <w:t xml:space="preserve">שחת </w:t>
      </w:r>
      <w:r>
        <w:rPr>
          <w:rStyle w:val="affff1"/>
          <w:rFonts w:hint="cs"/>
          <w:rtl/>
          <w:rPrChange w:id="9308" w:author="מנוע אמוראים" w:date="2026-10-05T16:41:56Z">
            <w:rPr>
              <w:rFonts w:hint="cs"/>
              <w:rtl/>
            </w:rPr>
          </w:rPrChange>
        </w:rPr>
        <w:t xml:space="preserve">לר</w:t>
      </w:r>
      <w:r>
        <w:rPr>
          <w:rStyle w:val="affff1"/>
          <w:rtl/>
          <w:rPrChange w:id="9309" w:author="מנוע אמוראים" w:date="2026-10-05T16:41:56Z">
            <w:rPr>
              <w:rtl/>
            </w:rPr>
          </w:rPrChange>
        </w:rPr>
        <w:t xml:space="preserve">"</w:t>
      </w:r>
      <w:r>
        <w:rPr>
          <w:rStyle w:val="affff1"/>
          <w:rFonts w:hint="cs"/>
          <w:rtl/>
          <w:rPrChange w:id="9310" w:author="מנוע אמוראים" w:date="2026-10-05T16:41:56Z">
            <w:rPr>
              <w:rFonts w:hint="cs"/>
              <w:rtl/>
            </w:rPr>
          </w:rPrChange>
        </w:rPr>
        <w:t xml:space="preserve">י</w:t>
      </w:r>
      <w:r>
        <w:rPr>
          <w:rFonts w:hint="cs"/>
          <w:rtl/>
        </w:rPr>
        <w:t xml:space="preserve"> אפי' דידע שבחייהו לא מודי </w:t>
      </w:r>
      <w:r>
        <w:rPr>
          <w:rStyle w:val="affff1"/>
          <w:rFonts w:hint="cs"/>
          <w:rtl/>
          <w:rPrChange w:id="9311" w:author="מנוע אמוראים" w:date="2026-10-05T16:41:56Z">
            <w:rPr>
              <w:rFonts w:hint="cs"/>
              <w:rtl/>
            </w:rPr>
          </w:rPrChange>
        </w:rPr>
        <w:t xml:space="preserve">לר</w:t>
      </w:r>
      <w:r>
        <w:rPr>
          <w:rStyle w:val="affff1"/>
          <w:rtl/>
          <w:rPrChange w:id="9312" w:author="מנוע אמוראים" w:date="2026-10-05T16:41:56Z">
            <w:rPr>
              <w:rtl/>
            </w:rPr>
          </w:rPrChange>
        </w:rPr>
        <w:t xml:space="preserve">"</w:t>
      </w:r>
      <w:r>
        <w:rPr>
          <w:rStyle w:val="affff1"/>
          <w:rFonts w:hint="cs"/>
          <w:rtl/>
          <w:rPrChange w:id="9313" w:author="מנוע אמוראים" w:date="2026-10-05T16:41:56Z">
            <w:rPr>
              <w:rFonts w:hint="cs"/>
              <w:rtl/>
            </w:rPr>
          </w:rPrChange>
        </w:rPr>
        <w:t xml:space="preserve">מ</w:t>
      </w:r>
    </w:p>
    <w:p w14:paraId="3B6B4C74" w14:textId="7A1FEC8E" w:rsidR="00910F84" w:rsidRDefault="00910F84" w:rsidP="00A069E7">
      <w:pPr>
        <w:spacing w:after="120"/>
        <w:rPr>
          <w:rtl/>
        </w:rPr>
      </w:pPr>
      <w:r>
        <w:rPr>
          <w:rFonts w:hint="cs"/>
          <w:rtl/>
        </w:rPr>
        <w:t xml:space="preserve">ושאר דברים דלא מודה </w:t>
      </w:r>
      <w:r>
        <w:rPr>
          <w:rStyle w:val="affff1"/>
          <w:rFonts w:hint="cs"/>
          <w:rtl/>
          <w:rPrChange w:id="9314" w:author="מנוע אמוראים" w:date="2026-10-05T16:41:56Z">
            <w:rPr>
              <w:rFonts w:hint="cs"/>
              <w:rtl/>
            </w:rPr>
          </w:rPrChange>
        </w:rPr>
        <w:t xml:space="preserve">ר</w:t>
      </w:r>
      <w:r>
        <w:rPr>
          <w:rStyle w:val="affff1"/>
          <w:rtl/>
          <w:rPrChange w:id="9315" w:author="מנוע אמוראים" w:date="2026-10-05T16:41:56Z">
            <w:rPr>
              <w:rtl/>
            </w:rPr>
          </w:rPrChange>
        </w:rPr>
        <w:t xml:space="preserve">"</w:t>
      </w:r>
      <w:r>
        <w:rPr>
          <w:rStyle w:val="affff1"/>
          <w:rFonts w:hint="cs"/>
          <w:rtl/>
          <w:rPrChange w:id="9316" w:author="מנוע אמוראים" w:date="2026-10-05T16:41:56Z">
            <w:rPr>
              <w:rFonts w:hint="cs"/>
              <w:rtl/>
            </w:rPr>
          </w:rPrChange>
        </w:rPr>
        <w:t xml:space="preserve">מ</w:t>
      </w:r>
      <w:r>
        <w:rPr>
          <w:rFonts w:hint="cs"/>
          <w:rtl/>
        </w:rPr>
        <w:t xml:space="preserve"> </w:t>
      </w:r>
      <w:r>
        <w:rPr>
          <w:rStyle w:val="affff1"/>
          <w:rFonts w:hint="cs"/>
          <w:rtl/>
          <w:rPrChange w:id="9317" w:author="מנוע אמוראים" w:date="2026-10-05T16:41:56Z">
            <w:rPr>
              <w:rFonts w:hint="cs"/>
              <w:rtl/>
            </w:rPr>
          </w:rPrChange>
        </w:rPr>
        <w:t xml:space="preserve">לר</w:t>
      </w:r>
      <w:r>
        <w:rPr>
          <w:rStyle w:val="affff1"/>
          <w:rtl/>
          <w:rPrChange w:id="9318" w:author="מנוע אמוראים" w:date="2026-10-05T16:41:56Z">
            <w:rPr>
              <w:rtl/>
            </w:rPr>
          </w:rPrChange>
        </w:rPr>
        <w:t xml:space="preserve">"</w:t>
      </w:r>
      <w:r>
        <w:rPr>
          <w:rStyle w:val="affff1"/>
          <w:rFonts w:hint="cs"/>
          <w:rtl/>
          <w:rPrChange w:id="9319" w:author="מנוע אמוראים" w:date="2026-10-05T16:41:56Z">
            <w:rPr>
              <w:rFonts w:hint="cs"/>
              <w:rtl/>
            </w:rPr>
          </w:rPrChange>
        </w:rPr>
        <w:t xml:space="preserve">י</w:t>
      </w:r>
    </w:p>
    <w:p w14:paraId="6915EF56" w14:textId="77777777" w:rsidR="00A069E7" w:rsidRDefault="00910F84" w:rsidP="00A069E7">
      <w:pPr>
        <w:pStyle w:val="36"/>
        <w:framePr w:wrap="notBeside"/>
        <w:rPr>
          <w:rtl/>
        </w:rPr>
      </w:pPr>
      <w:r w:rsidRPr="00FF3D4F">
        <w:rPr>
          <w:rtl/>
        </w:rPr>
        <w:t>איבעיא להו</w:t>
      </w:r>
      <w:r w:rsidRPr="00C35A2C">
        <w:rPr>
          <w:rtl/>
        </w:rPr>
        <w:t xml:space="preserve">: </w:t>
      </w:r>
    </w:p>
    <w:p w14:paraId="1E60CE04" w14:textId="6A4EB8D7" w:rsidR="00910F84" w:rsidRDefault="00910F84" w:rsidP="00910F84">
      <w:pPr>
        <w:rPr>
          <w:rtl/>
        </w:rPr>
      </w:pPr>
      <w:r w:rsidRPr="00A069E7">
        <w:rPr>
          <w:rStyle w:val="afff"/>
          <w:rtl/>
        </w:rPr>
        <w:t>בהמה ע"</w:t>
      </w:r>
      <w:r w:rsidRPr="00A069E7">
        <w:rPr>
          <w:rStyle w:val="afff"/>
          <w:rFonts w:hint="cs"/>
          <w:rtl/>
        </w:rPr>
        <w:t>מ</w:t>
      </w:r>
      <w:r w:rsidRPr="00A069E7">
        <w:rPr>
          <w:rStyle w:val="afff"/>
          <w:rtl/>
        </w:rPr>
        <w:t xml:space="preserve"> לשחוט,</w:t>
      </w:r>
      <w:r w:rsidRPr="00C35A2C">
        <w:rPr>
          <w:rtl/>
        </w:rPr>
        <w:t xml:space="preserve"> מהו? התם  שרי </w:t>
      </w:r>
      <w:r w:rsidRPr="00A069E7">
        <w:rPr>
          <w:rStyle w:val="affff1"/>
          <w:rtl/>
        </w:rPr>
        <w:t>ר"</w:t>
      </w:r>
      <w:r w:rsidRPr="00A069E7">
        <w:rPr>
          <w:rStyle w:val="affff1"/>
          <w:rFonts w:hint="cs"/>
          <w:rtl/>
        </w:rPr>
        <w:t>י</w:t>
      </w:r>
      <w:r w:rsidRPr="00C35A2C">
        <w:rPr>
          <w:rFonts w:hint="cs"/>
          <w:rtl/>
        </w:rPr>
        <w:t xml:space="preserve"> </w:t>
      </w:r>
      <w:r w:rsidRPr="00C35A2C">
        <w:rPr>
          <w:rtl/>
        </w:rPr>
        <w:t>דלאו ברשותיה קיימי ולא מצי משהי להו,</w:t>
      </w:r>
    </w:p>
    <w:p w14:paraId="02CC3B0F" w14:textId="58798E0A" w:rsidR="00910F84" w:rsidRDefault="00910F84" w:rsidP="00A069E7">
      <w:pPr>
        <w:rPr>
          <w:rtl/>
        </w:rPr>
      </w:pPr>
      <w:r w:rsidRPr="00C35A2C">
        <w:rPr>
          <w:rtl/>
        </w:rPr>
        <w:t xml:space="preserve">אבל בהמה כיון </w:t>
      </w:r>
      <w:r w:rsidR="00A069E7">
        <w:rPr>
          <w:rFonts w:hint="cs"/>
          <w:rtl/>
        </w:rPr>
        <w:t xml:space="preserve">דברשות נכים </w:t>
      </w:r>
      <w:r w:rsidRPr="00C35A2C">
        <w:rPr>
          <w:rtl/>
        </w:rPr>
        <w:t xml:space="preserve">קיימא משהי לה, </w:t>
      </w:r>
      <w:r w:rsidRPr="00A069E7">
        <w:rPr>
          <w:rStyle w:val="affff1"/>
          <w:rtl/>
        </w:rPr>
        <w:t>או"ד</w:t>
      </w:r>
      <w:r w:rsidRPr="00C35A2C">
        <w:rPr>
          <w:rtl/>
        </w:rPr>
        <w:t xml:space="preserve"> לא שנא?</w:t>
      </w:r>
    </w:p>
    <w:p w14:paraId="06A4D647" w14:textId="77777777" w:rsidR="00A069E7" w:rsidRDefault="00910F84" w:rsidP="00A069E7">
      <w:pPr>
        <w:pStyle w:val="36"/>
        <w:framePr w:wrap="notBeside"/>
        <w:rPr>
          <w:rtl/>
        </w:rPr>
      </w:pPr>
      <w:r w:rsidRPr="00C35A2C">
        <w:rPr>
          <w:b/>
          <w:bCs/>
          <w:rtl/>
        </w:rPr>
        <w:t>ת</w:t>
      </w:r>
      <w:r>
        <w:rPr>
          <w:b/>
          <w:bCs/>
          <w:rtl/>
        </w:rPr>
        <w:t>"</w:t>
      </w:r>
      <w:r w:rsidRPr="00C35A2C">
        <w:rPr>
          <w:b/>
          <w:bCs/>
          <w:rtl/>
        </w:rPr>
        <w:t>ש</w:t>
      </w:r>
      <w:r w:rsidRPr="00C35A2C">
        <w:rPr>
          <w:rtl/>
        </w:rPr>
        <w:t xml:space="preserve">, דתניא: </w:t>
      </w:r>
    </w:p>
    <w:p w14:paraId="70026C7D" w14:textId="0CDAC8C9" w:rsidR="00910F84" w:rsidRPr="00C35A2C" w:rsidRDefault="00910F84" w:rsidP="00A069E7">
      <w:pPr>
        <w:rPr>
          <w:rtl/>
        </w:rPr>
      </w:pPr>
      <w:r w:rsidRPr="00C35A2C">
        <w:rPr>
          <w:rtl/>
        </w:rPr>
        <w:t xml:space="preserve">בהמה </w:t>
      </w:r>
      <w:r w:rsidR="00A069E7" w:rsidRPr="00A069E7">
        <w:rPr>
          <w:rStyle w:val="affff1"/>
          <w:rFonts w:hint="cs"/>
          <w:rtl/>
        </w:rPr>
        <w:t>לר''י</w:t>
      </w:r>
      <w:r w:rsidR="00A069E7">
        <w:rPr>
          <w:rFonts w:hint="cs"/>
          <w:rtl/>
        </w:rPr>
        <w:t xml:space="preserve"> </w:t>
      </w:r>
      <w:r w:rsidRPr="00C35A2C">
        <w:rPr>
          <w:rtl/>
        </w:rPr>
        <w:t>ע</w:t>
      </w:r>
      <w:r>
        <w:rPr>
          <w:rtl/>
        </w:rPr>
        <w:t>"</w:t>
      </w:r>
      <w:r w:rsidRPr="00C35A2C">
        <w:rPr>
          <w:rtl/>
        </w:rPr>
        <w:t xml:space="preserve">מ לשחוט ושוחט </w:t>
      </w:r>
      <w:r w:rsidR="00A069E7">
        <w:rPr>
          <w:rStyle w:val="affff1"/>
          <w:rFonts w:hint="cs"/>
          <w:rtl/>
        </w:rPr>
        <w:t>ר''מ:</w:t>
      </w:r>
      <w:r w:rsidRPr="00C35A2C">
        <w:rPr>
          <w:rtl/>
        </w:rPr>
        <w:t xml:space="preserve"> אין מוכרין אלא שחוטה.</w:t>
      </w:r>
    </w:p>
    <w:p w14:paraId="2808E08A" w14:textId="6C5A034F" w:rsidR="00910F84" w:rsidRDefault="00910F84" w:rsidP="00910F84">
      <w:pPr>
        <w:pStyle w:val="afffe"/>
        <w:rPr>
          <w:rtl/>
        </w:rPr>
      </w:pPr>
      <w:r w:rsidRPr="00A06291">
        <w:rPr>
          <w:rtl/>
        </w:rPr>
        <w:t>׻</w:t>
      </w:r>
      <w:r w:rsidR="00A069E7">
        <w:rPr>
          <w:rFonts w:hint="cs"/>
          <w:rtl/>
        </w:rPr>
        <w:t>****</w:t>
      </w:r>
    </w:p>
    <w:p w14:paraId="11F6B44F" w14:textId="77777777" w:rsidR="00137C4B" w:rsidRDefault="00137C4B">
      <w:pPr>
        <w:bidi w:val="0"/>
        <w:spacing w:after="160" w:line="259" w:lineRule="auto"/>
        <w:jc w:val="left"/>
        <w:rPr>
          <w:rFonts w:cs="BA Vilna Bold"/>
          <w:spacing w:val="4"/>
          <w:rtl/>
        </w:rPr>
      </w:pPr>
      <w:r>
        <w:rPr>
          <w:rtl/>
        </w:rPr>
        <w:br w:type="page"/>
      </w:r>
    </w:p>
    <w:p w14:paraId="779AD28A" w14:textId="76A0CD73" w:rsidR="00910F84" w:rsidRPr="00C35A2C" w:rsidRDefault="00910F84" w:rsidP="00137C4B">
      <w:pPr>
        <w:pStyle w:val="affff4"/>
        <w:framePr w:wrap="around"/>
        <w:rPr>
          <w:rtl/>
        </w:rPr>
      </w:pPr>
      <w:r w:rsidRPr="00C35A2C">
        <w:rPr>
          <w:rtl/>
        </w:rPr>
        <w:lastRenderedPageBreak/>
        <w:t>מתני'.</w:t>
      </w:r>
    </w:p>
    <w:p w14:paraId="098BF21F" w14:textId="77777777" w:rsidR="00910F84" w:rsidRPr="00C35A2C" w:rsidRDefault="00910F84" w:rsidP="00910F84">
      <w:pPr>
        <w:pStyle w:val="aff6"/>
        <w:framePr w:wrap="around"/>
        <w:rPr>
          <w:rtl/>
        </w:rPr>
      </w:pPr>
      <w:r w:rsidRPr="00C35A2C">
        <w:rPr>
          <w:rFonts w:hint="cs"/>
          <w:rtl/>
        </w:rPr>
        <w:t>כא.</w:t>
      </w:r>
    </w:p>
    <w:p>
      <w:pPr>
        <w:pStyle w:val="affff4"/>
        <w:rPr>
          <w:ins w:id="20145" w:author="קלוד" w:date="2026-10-06T10:07:24Z"/>
        </w:rPr>
      </w:pPr>
      <w:ins w:id="20144" w:author="קלוד" w:date="2026-10-06T10:07:24Z">
        <w:r>
          <w:t xml:space="preserve">משנה ח</w:t>
        </w:r>
      </w:ins>
    </w:p>
    <w:p w14:paraId="27908617" w14:textId="77777777" w:rsidR="00C266D4" w:rsidRDefault="00C266D4" w:rsidP="00910F84">
      <w:pPr>
        <w:pStyle w:val="affb"/>
        <w:rPr>
          <w:rtl/>
        </w:rPr>
      </w:pPr>
      <w:ins w:id="9803" w:author="מספור קטעי משנה" w:date="2026-10-06T10:02:05Z">
        <w:r>
          <w:rPr>
            <w:rStyle w:val="MisparKeta"/>
          </w:rPr>
          <w:t xml:space="preserve">ג. </w:t>
        </w:r>
      </w:ins>
      <w:r w:rsidRPr="00C266D4">
        <w:rPr>
          <w:rStyle w:val="TanaimMishna"/>
          <w:rFonts w:hint="cs"/>
          <w:rtl/>
          <w:rPrChange w:id="20021" w:author="קלוד" w:date="2026-10-06T10:07:24Z">
            <w:rPr>
              <w:rStyle w:val="affff1"/>
              <w:rFonts w:hint="cs"/>
              <w:rtl/>
            </w:rPr>
          </w:rPrChange>
        </w:rPr>
        <w:t>לר''מ</w:t>
      </w:r>
      <w:r>
        <w:rPr>
          <w:rStyle w:val="TanaimMishna"/>
          <w:rFonts w:hint="cs"/>
          <w:rtl/>
          <w:rPrChange w:id="20022" w:author="קלוד" w:date="2026-10-06T10:07:24Z">
            <w:rPr>
              <w:rStyle w:val="affff1"/>
              <w:rFonts w:hint="cs"/>
              <w:rtl/>
            </w:rPr>
          </w:rPrChange>
        </w:rPr>
        <w:t xml:space="preserve">: </w:t>
      </w:r>
      <w:r w:rsidR="00910F84" w:rsidRPr="00C35A2C">
        <w:rPr>
          <w:rtl/>
        </w:rPr>
        <w:t xml:space="preserve">אין משכירין להם בתים בארץ ישראל </w:t>
      </w:r>
      <w:r>
        <w:rPr>
          <w:rFonts w:hint="cs"/>
          <w:rtl/>
        </w:rPr>
        <w:t xml:space="preserve">ואצ''ל </w:t>
      </w:r>
      <w:r w:rsidR="00910F84" w:rsidRPr="00C35A2C">
        <w:rPr>
          <w:rtl/>
        </w:rPr>
        <w:t xml:space="preserve">שדות, </w:t>
      </w:r>
    </w:p>
    <w:p w14:paraId="7790C979" w14:textId="638282F5" w:rsidR="002F4E3F" w:rsidRDefault="00C266D4" w:rsidP="00910F84">
      <w:pPr>
        <w:pStyle w:val="affb"/>
        <w:rPr>
          <w:rtl/>
        </w:rPr>
      </w:pPr>
      <w:r>
        <w:rPr>
          <w:rFonts w:hint="cs"/>
          <w:rtl/>
        </w:rPr>
        <w:t xml:space="preserve"> </w:t>
      </w:r>
      <w:r>
        <w:rPr>
          <w:rtl/>
        </w:rPr>
        <w:tab/>
      </w:r>
      <w:r>
        <w:rPr>
          <w:rtl/>
        </w:rPr>
        <w:tab/>
      </w:r>
      <w:r>
        <w:rPr>
          <w:rtl/>
        </w:rPr>
        <w:tab/>
      </w:r>
      <w:r w:rsidR="00910F84" w:rsidRPr="00C35A2C">
        <w:rPr>
          <w:rtl/>
        </w:rPr>
        <w:t xml:space="preserve">ובסוריא משכירין להם בתים אבל לא שדות, </w:t>
      </w:r>
    </w:p>
    <w:p w14:paraId="58D437A6" w14:textId="0085928F" w:rsidR="00910F84" w:rsidRDefault="00C266D4" w:rsidP="00910F84">
      <w:pPr>
        <w:pStyle w:val="affb"/>
        <w:rPr>
          <w:rtl/>
        </w:rPr>
      </w:pPr>
      <w:r>
        <w:rPr>
          <w:rFonts w:hint="cs"/>
          <w:rtl/>
        </w:rPr>
        <w:t xml:space="preserve"> </w:t>
      </w:r>
      <w:r>
        <w:rPr>
          <w:rtl/>
        </w:rPr>
        <w:tab/>
      </w:r>
      <w:r>
        <w:rPr>
          <w:rtl/>
        </w:rPr>
        <w:tab/>
      </w:r>
      <w:r>
        <w:rPr>
          <w:rtl/>
        </w:rPr>
        <w:tab/>
      </w:r>
      <w:r w:rsidR="00910F84" w:rsidRPr="00C35A2C">
        <w:rPr>
          <w:rtl/>
        </w:rPr>
        <w:t>ובחו</w:t>
      </w:r>
      <w:r w:rsidR="00910F84">
        <w:rPr>
          <w:rtl/>
        </w:rPr>
        <w:t>"</w:t>
      </w:r>
      <w:r w:rsidR="00910F84" w:rsidRPr="00C35A2C">
        <w:rPr>
          <w:rtl/>
        </w:rPr>
        <w:t>ל מוכרין להם בתים ומשכירין שדות</w:t>
      </w:r>
      <w:r>
        <w:rPr>
          <w:rStyle w:val="TanaimMishna"/>
          <w:rFonts w:hint="cs"/>
          <w:rtl/>
          <w:rPrChange w:id="20023" w:author="קלוד" w:date="2026-10-06T10:07:24Z">
            <w:rPr>
              <w:rStyle w:val="affff1"/>
              <w:rFonts w:hint="cs"/>
              <w:rtl/>
            </w:rPr>
          </w:rPrChange>
        </w:rPr>
        <w:t>.</w:t>
      </w:r>
    </w:p>
    <w:p w14:paraId="6D1FE5B5" w14:textId="77777777" w:rsidR="00C266D4" w:rsidRDefault="00910F84" w:rsidP="00910F84">
      <w:pPr>
        <w:pStyle w:val="affb"/>
        <w:rPr>
          <w:rtl/>
        </w:rPr>
      </w:pPr>
      <w:r w:rsidRPr="002F4E3F">
        <w:rPr>
          <w:rStyle w:val="TanaimMishna"/>
          <w:rtl/>
          <w:rPrChange w:id="20024" w:author="קלוד" w:date="2026-10-06T10:07:24Z">
            <w:rPr>
              <w:rStyle w:val="affff1"/>
              <w:rtl/>
            </w:rPr>
          </w:rPrChange>
        </w:rPr>
        <w:t>רבי יוסי:</w:t>
      </w:r>
      <w:r w:rsidRPr="00C35A2C">
        <w:rPr>
          <w:rtl/>
        </w:rPr>
        <w:t xml:space="preserve"> בארץ ישראל משכירין להם בתים אבל לא שדות, </w:t>
      </w:r>
      <w:r w:rsidR="00C266D4">
        <w:rPr>
          <w:rFonts w:hint="cs"/>
          <w:rtl/>
        </w:rPr>
        <w:t xml:space="preserve"> </w:t>
      </w:r>
    </w:p>
    <w:p w14:paraId="65064D04" w14:textId="01B937FA" w:rsidR="00C266D4" w:rsidRDefault="00C266D4" w:rsidP="00910F84">
      <w:pPr>
        <w:pStyle w:val="affb"/>
        <w:rPr>
          <w:rtl/>
        </w:rPr>
      </w:pPr>
      <w:r>
        <w:rPr>
          <w:rFonts w:hint="cs"/>
          <w:rtl/>
        </w:rPr>
        <w:t xml:space="preserve"> </w:t>
      </w:r>
      <w:r>
        <w:rPr>
          <w:rtl/>
        </w:rPr>
        <w:tab/>
      </w:r>
      <w:r>
        <w:rPr>
          <w:rtl/>
        </w:rPr>
        <w:tab/>
      </w:r>
      <w:r>
        <w:rPr>
          <w:rtl/>
        </w:rPr>
        <w:tab/>
      </w:r>
      <w:r w:rsidR="00910F84" w:rsidRPr="00C35A2C">
        <w:rPr>
          <w:rtl/>
        </w:rPr>
        <w:t xml:space="preserve">ובסוריא מוכרין בתים ומשכירין שדות, </w:t>
      </w:r>
    </w:p>
    <w:p w14:paraId="6067B178" w14:textId="713C2509" w:rsidR="00910F84" w:rsidRPr="00C35A2C" w:rsidRDefault="00C266D4" w:rsidP="00C266D4">
      <w:pPr>
        <w:pStyle w:val="affb"/>
        <w:spacing w:after="120"/>
        <w:rPr>
          <w:rtl/>
        </w:rPr>
      </w:pPr>
      <w:r>
        <w:rPr>
          <w:rFonts w:hint="cs"/>
          <w:rtl/>
        </w:rPr>
        <w:t xml:space="preserve"> </w:t>
      </w:r>
      <w:r>
        <w:rPr>
          <w:rtl/>
        </w:rPr>
        <w:tab/>
      </w:r>
      <w:r>
        <w:rPr>
          <w:rtl/>
        </w:rPr>
        <w:tab/>
      </w:r>
      <w:r>
        <w:rPr>
          <w:rtl/>
        </w:rPr>
        <w:tab/>
      </w:r>
      <w:r w:rsidR="00910F84" w:rsidRPr="00C35A2C">
        <w:rPr>
          <w:rtl/>
        </w:rPr>
        <w:t>ובחוץ לארץ מוכרין אלו ואלו.</w:t>
      </w:r>
    </w:p>
    <w:p w14:paraId="05104474" w14:textId="5B47A23B" w:rsidR="00910F84" w:rsidRPr="00C35A2C" w:rsidRDefault="00910F84" w:rsidP="00910F84">
      <w:pPr>
        <w:pStyle w:val="affb"/>
        <w:rPr>
          <w:rtl/>
        </w:rPr>
      </w:pPr>
      <w:r w:rsidRPr="00C35A2C">
        <w:rPr>
          <w:rtl/>
        </w:rPr>
        <w:t xml:space="preserve">אף במקום שאמרו להשכיר, לא לבית דירה אמרו, מפני שהוא מכניס לתוכו </w:t>
      </w:r>
      <w:r w:rsidR="002F4E3F">
        <w:rPr>
          <w:rFonts w:hint="cs"/>
          <w:rtl/>
        </w:rPr>
        <w:t xml:space="preserve">ע''ז </w:t>
      </w:r>
      <w:r w:rsidRPr="002F4E3F">
        <w:rPr>
          <w:rStyle w:val="TanaimMishna"/>
          <w:rtl/>
          <w:rPrChange w:id="20025" w:author="קלוד" w:date="2026-10-06T10:07:24Z">
            <w:rPr>
              <w:rStyle w:val="affff1"/>
              <w:rtl/>
            </w:rPr>
          </w:rPrChange>
        </w:rPr>
        <w:t>שנאמר:</w:t>
      </w:r>
      <w:r w:rsidRPr="00C35A2C">
        <w:rPr>
          <w:rtl/>
        </w:rPr>
        <w:t xml:space="preserve"> לא תביא תועבה אל ביתך.</w:t>
      </w:r>
    </w:p>
    <w:p w14:paraId="259C5364" w14:textId="08F97AEC" w:rsidR="00910F84" w:rsidRDefault="00910F84" w:rsidP="00C266D4">
      <w:pPr>
        <w:pStyle w:val="affb"/>
        <w:rPr>
          <w:rtl/>
        </w:rPr>
      </w:pPr>
      <w:r w:rsidRPr="00C35A2C">
        <w:rPr>
          <w:rtl/>
        </w:rPr>
        <w:t>ובכל מקום לא ישכיר לו את המרחץ, מפני שהוא נקרא על שמו.</w:t>
      </w:r>
    </w:p>
    <w:p w14:paraId="7937DBD2" w14:textId="77777777" w:rsidR="00910F84" w:rsidRPr="00C266D4" w:rsidRDefault="00910F84" w:rsidP="00C266D4">
      <w:pPr>
        <w:pStyle w:val="afff2"/>
        <w:rPr>
          <w:rtl/>
        </w:rPr>
      </w:pPr>
      <w:ins w:id="9827" w:author="מספור קטעי משנה" w:date="2026-10-06T06:44:54Z">
        <w:r>
          <w:rPr>
            <w:rStyle w:val="MisparKeta"/>
          </w:rPr>
          <w:t xml:space="preserve">א. </w:t>
        </w:r>
      </w:ins>
      <w:r w:rsidRPr="00C266D4">
        <w:rPr>
          <w:rFonts w:hint="cs"/>
          <w:rtl/>
        </w:rPr>
        <w:t>א</w:t>
      </w:r>
      <w:r w:rsidRPr="00C266D4">
        <w:rPr>
          <w:rtl/>
        </w:rPr>
        <w:t>"</w:t>
      </w:r>
      <w:r w:rsidRPr="00C266D4">
        <w:rPr>
          <w:rFonts w:hint="cs"/>
          <w:rtl/>
        </w:rPr>
        <w:t xml:space="preserve">צ לומר שדות </w:t>
      </w:r>
    </w:p>
    <w:p w14:paraId="6EF905D7" w14:textId="7C328220" w:rsidR="00910F84" w:rsidRPr="00C266D4" w:rsidRDefault="00C266D4" w:rsidP="00910F84">
      <w:pPr>
        <w:rPr>
          <w:rStyle w:val="affff8"/>
          <w:rtl/>
        </w:rPr>
      </w:pPr>
      <w:r>
        <w:rPr>
          <w:rStyle w:val="affff1"/>
          <w:rFonts w:hint="cs"/>
          <w:rtl/>
        </w:rPr>
        <w:t>א</w:t>
      </w:r>
      <w:r w:rsidR="002F4E3F" w:rsidRPr="002F4E3F">
        <w:rPr>
          <w:rStyle w:val="affff1"/>
          <w:rFonts w:hint="cs"/>
          <w:rtl/>
        </w:rPr>
        <w:t>.</w:t>
      </w:r>
      <w:r w:rsidR="002F4E3F">
        <w:rPr>
          <w:rFonts w:hint="cs"/>
          <w:rtl/>
        </w:rPr>
        <w:t xml:space="preserve"> </w:t>
      </w:r>
      <w:r w:rsidR="00910F84" w:rsidRPr="002737C4">
        <w:rPr>
          <w:rFonts w:hint="cs"/>
          <w:rtl/>
        </w:rPr>
        <w:t xml:space="preserve">חניית קרקע </w:t>
      </w:r>
      <w:r w:rsidRPr="00E91489">
        <w:rPr>
          <w:rStyle w:val="affff1"/>
          <w:rFonts w:hint="cs"/>
          <w:rtl/>
        </w:rPr>
        <w:t>ב.</w:t>
      </w:r>
      <w:r>
        <w:rPr>
          <w:rFonts w:hint="cs"/>
          <w:rtl/>
        </w:rPr>
        <w:t xml:space="preserve"> </w:t>
      </w:r>
      <w:r w:rsidR="00910F84" w:rsidRPr="002737C4">
        <w:rPr>
          <w:rFonts w:hint="cs"/>
          <w:rtl/>
        </w:rPr>
        <w:t xml:space="preserve">הפקעה ממעשר, </w:t>
      </w:r>
      <w:r w:rsidR="00910F84" w:rsidRPr="00C266D4">
        <w:rPr>
          <w:rStyle w:val="affff8"/>
          <w:rFonts w:hint="cs"/>
          <w:rtl/>
        </w:rPr>
        <w:t>משא</w:t>
      </w:r>
      <w:r w:rsidR="00910F84" w:rsidRPr="00C266D4">
        <w:rPr>
          <w:rStyle w:val="affff8"/>
          <w:rtl/>
        </w:rPr>
        <w:t>"</w:t>
      </w:r>
      <w:r w:rsidR="00910F84" w:rsidRPr="00C266D4">
        <w:rPr>
          <w:rStyle w:val="affff8"/>
          <w:rFonts w:hint="cs"/>
          <w:rtl/>
        </w:rPr>
        <w:t>כ בית דרק חניה בקרקע</w:t>
      </w:r>
    </w:p>
    <w:p w14:paraId="64DB3B27" w14:textId="63E31E88" w:rsidR="00910F84" w:rsidRPr="002F4E3F" w:rsidRDefault="00910F84" w:rsidP="002F4E3F">
      <w:pPr>
        <w:rPr>
          <w:sz w:val="16"/>
          <w:szCs w:val="14"/>
          <w:rtl/>
        </w:rPr>
      </w:pPr>
      <w:r w:rsidRPr="002F4E3F">
        <w:rPr>
          <w:rStyle w:val="affff8"/>
          <w:rFonts w:hint="cs"/>
          <w:rtl/>
        </w:rPr>
        <w:t>[דאין להחשיב הפקעת מזוזה בבית דמזוזה חובת הדר היא]</w:t>
      </w:r>
    </w:p>
    <w:p w14:paraId="4979365C" w14:textId="77777777" w:rsidR="00910F84" w:rsidRPr="00C35A2C" w:rsidRDefault="00910F84" w:rsidP="00910F84">
      <w:pPr>
        <w:pStyle w:val="afff2"/>
        <w:rPr>
          <w:rtl/>
        </w:rPr>
      </w:pPr>
      <w:ins w:id="9828" w:author="מספור קטעי משנה" w:date="2026-10-06T06:44:54Z">
        <w:r>
          <w:rPr>
            <w:rStyle w:val="MisparKeta"/>
          </w:rPr>
          <w:t xml:space="preserve">א. </w:t>
        </w:r>
      </w:ins>
      <w:r w:rsidRPr="00C35A2C">
        <w:rPr>
          <w:rtl/>
        </w:rPr>
        <w:t>בסוריא משכירין בתים כו'.</w:t>
      </w:r>
    </w:p>
    <w:p w14:paraId="4A27568A" w14:textId="0E8495E3" w:rsidR="00910F84" w:rsidRDefault="00C266D4" w:rsidP="00910F84">
      <w:pPr>
        <w:rPr>
          <w:rtl/>
        </w:rPr>
      </w:pPr>
      <w:r>
        <w:rPr>
          <w:rFonts w:hint="cs"/>
          <w:rtl/>
        </w:rPr>
        <w:t xml:space="preserve">ולא </w:t>
      </w:r>
      <w:r w:rsidR="00910F84" w:rsidRPr="00C35A2C">
        <w:rPr>
          <w:rtl/>
        </w:rPr>
        <w:t>מכירה</w:t>
      </w:r>
      <w:r w:rsidR="00910F84" w:rsidRPr="00C35A2C">
        <w:rPr>
          <w:rFonts w:hint="cs"/>
          <w:rtl/>
        </w:rPr>
        <w:t xml:space="preserve"> </w:t>
      </w:r>
      <w:r w:rsidR="00910F84" w:rsidRPr="00C35A2C">
        <w:rPr>
          <w:rtl/>
        </w:rPr>
        <w:t xml:space="preserve">משום מכירה דארץ ישראל, </w:t>
      </w:r>
    </w:p>
    <w:p w14:paraId="622FD448" w14:textId="6FE08784" w:rsidR="00910F84" w:rsidRDefault="00910F84" w:rsidP="00910F84">
      <w:pPr>
        <w:rPr>
          <w:rtl/>
        </w:rPr>
      </w:pPr>
      <w:r>
        <w:rPr>
          <w:rFonts w:hint="cs"/>
          <w:rtl/>
        </w:rPr>
        <w:t xml:space="preserve">ומשכירות </w:t>
      </w:r>
      <w:r w:rsidR="00E91489">
        <w:rPr>
          <w:rFonts w:hint="cs"/>
          <w:rtl/>
        </w:rPr>
        <w:t xml:space="preserve">דלא </w:t>
      </w:r>
      <w:r>
        <w:rPr>
          <w:rFonts w:hint="cs"/>
          <w:rtl/>
        </w:rPr>
        <w:t xml:space="preserve">גזרי' גזרה לגזירה </w:t>
      </w:r>
    </w:p>
    <w:p w14:paraId="0ACFD37F" w14:textId="603435DF" w:rsidR="00910F84" w:rsidRDefault="00910F84" w:rsidP="00C266D4">
      <w:pPr>
        <w:rPr>
          <w:rtl/>
        </w:rPr>
      </w:pPr>
      <w:r>
        <w:rPr>
          <w:rFonts w:hint="cs"/>
          <w:rtl/>
        </w:rPr>
        <w:t>ושכירות שדה דבסו</w:t>
      </w:r>
      <w:r w:rsidR="00C266D4">
        <w:rPr>
          <w:rFonts w:hint="cs"/>
          <w:rtl/>
        </w:rPr>
        <w:t>ר</w:t>
      </w:r>
      <w:r>
        <w:rPr>
          <w:rFonts w:hint="cs"/>
          <w:rtl/>
        </w:rPr>
        <w:t xml:space="preserve">יא </w:t>
      </w:r>
      <w:r w:rsidR="00C266D4">
        <w:rPr>
          <w:rFonts w:hint="cs"/>
          <w:rtl/>
        </w:rPr>
        <w:t xml:space="preserve">אי''ז </w:t>
      </w:r>
      <w:r>
        <w:rPr>
          <w:rFonts w:hint="cs"/>
          <w:rtl/>
        </w:rPr>
        <w:t xml:space="preserve">גזירה דגזירה דס''ל </w:t>
      </w:r>
      <w:r w:rsidRPr="00C35A2C">
        <w:rPr>
          <w:rtl/>
        </w:rPr>
        <w:t xml:space="preserve">כיבוש יחיד שמיה כיבוש, </w:t>
      </w:r>
      <w:r w:rsidR="00C266D4">
        <w:rPr>
          <w:rFonts w:hint="cs"/>
          <w:rtl/>
        </w:rPr>
        <w:t xml:space="preserve">ורק </w:t>
      </w:r>
      <w:r w:rsidRPr="00C35A2C">
        <w:rPr>
          <w:rtl/>
        </w:rPr>
        <w:t xml:space="preserve">שדה </w:t>
      </w:r>
      <w:r w:rsidR="00C266D4">
        <w:rPr>
          <w:rFonts w:hint="cs"/>
          <w:rtl/>
        </w:rPr>
        <w:t xml:space="preserve">דיש בה ב' סיבות </w:t>
      </w:r>
      <w:r w:rsidRPr="00C35A2C">
        <w:rPr>
          <w:rtl/>
        </w:rPr>
        <w:t xml:space="preserve">גזרו רבנן, </w:t>
      </w:r>
    </w:p>
    <w:p w14:paraId="61F17831" w14:textId="77777777" w:rsidR="00910F84" w:rsidRPr="00C35A2C" w:rsidRDefault="00910F84" w:rsidP="00910F84">
      <w:pPr>
        <w:pStyle w:val="afff2"/>
        <w:rPr>
          <w:rtl/>
        </w:rPr>
      </w:pPr>
      <w:ins w:id="9829" w:author="מספור קטעי משנה" w:date="2026-10-06T06:44:54Z">
        <w:r>
          <w:rPr>
            <w:rStyle w:val="MisparKeta"/>
          </w:rPr>
          <w:t xml:space="preserve">א. </w:t>
        </w:r>
      </w:ins>
      <w:r w:rsidRPr="00C35A2C">
        <w:rPr>
          <w:rtl/>
        </w:rPr>
        <w:t>בחוץ לארץ וכו'.</w:t>
      </w:r>
    </w:p>
    <w:p w14:paraId="278F96C2" w14:textId="0253FC7E" w:rsidR="002F4E3F" w:rsidRDefault="00910F84" w:rsidP="00910F84">
      <w:pPr>
        <w:rPr>
          <w:rtl/>
        </w:rPr>
      </w:pPr>
      <w:r w:rsidRPr="00C35A2C">
        <w:rPr>
          <w:rtl/>
        </w:rPr>
        <w:t xml:space="preserve">שדה </w:t>
      </w:r>
      <w:r w:rsidR="00C266D4">
        <w:rPr>
          <w:rFonts w:hint="cs"/>
          <w:rtl/>
        </w:rPr>
        <w:t xml:space="preserve">שיש בה ב' טעמים </w:t>
      </w:r>
      <w:r w:rsidRPr="00C35A2C">
        <w:rPr>
          <w:rtl/>
        </w:rPr>
        <w:t>גזרו בהו רבנן,</w:t>
      </w:r>
      <w:r w:rsidR="00C266D4">
        <w:rPr>
          <w:rFonts w:hint="cs"/>
          <w:rtl/>
        </w:rPr>
        <w:t xml:space="preserve"> משא''כ בתים</w:t>
      </w:r>
      <w:r w:rsidRPr="00C35A2C">
        <w:rPr>
          <w:rtl/>
        </w:rPr>
        <w:t xml:space="preserve"> </w:t>
      </w:r>
    </w:p>
    <w:p w14:paraId="2E300B11" w14:textId="77777777" w:rsidR="00910F84" w:rsidRPr="00C35A2C" w:rsidRDefault="00910F84" w:rsidP="00910F84">
      <w:pPr>
        <w:pStyle w:val="afff2"/>
        <w:rPr>
          <w:rtl/>
        </w:rPr>
      </w:pPr>
      <w:ins w:id="9830" w:author="מספור קטעי משנה" w:date="2026-10-06T06:44:54Z">
        <w:r>
          <w:rPr>
            <w:rStyle w:val="MisparKeta"/>
          </w:rPr>
          <w:t xml:space="preserve">א. </w:t>
        </w:r>
      </w:ins>
      <w:r w:rsidRPr="00C35A2C">
        <w:rPr>
          <w:rtl/>
        </w:rPr>
        <w:t>רבי יוסי אומר: בארץ ישראל משכירין להם בתים וכו'.</w:t>
      </w:r>
    </w:p>
    <w:p w14:paraId="70C0C1D8" w14:textId="77777777" w:rsidR="002F4E3F" w:rsidRDefault="00910F84" w:rsidP="002F4E3F">
      <w:pPr>
        <w:pStyle w:val="36"/>
        <w:framePr w:wrap="notBeside"/>
        <w:rPr>
          <w:rtl/>
        </w:rPr>
      </w:pPr>
      <w:r w:rsidRPr="00C35A2C">
        <w:rPr>
          <w:rtl/>
        </w:rPr>
        <w:t>מ</w:t>
      </w:r>
      <w:r>
        <w:rPr>
          <w:rtl/>
        </w:rPr>
        <w:t>"</w:t>
      </w:r>
      <w:r w:rsidRPr="00C35A2C">
        <w:rPr>
          <w:rtl/>
        </w:rPr>
        <w:t>ט?</w:t>
      </w:r>
    </w:p>
    <w:p w14:paraId="55B6E059" w14:textId="6B11F45C" w:rsidR="002F4E3F" w:rsidRDefault="00C266D4" w:rsidP="00910F84">
      <w:pPr>
        <w:rPr>
          <w:rtl/>
        </w:rPr>
      </w:pPr>
      <w:r>
        <w:rPr>
          <w:rFonts w:hint="cs"/>
          <w:rtl/>
        </w:rPr>
        <w:t xml:space="preserve">בשדות שיש ב' סיבות </w:t>
      </w:r>
      <w:r w:rsidRPr="00C266D4">
        <w:rPr>
          <w:rStyle w:val="affff8"/>
          <w:rFonts w:hint="cs"/>
          <w:rtl/>
        </w:rPr>
        <w:t>חניה ומעשר</w:t>
      </w:r>
      <w:r>
        <w:rPr>
          <w:rFonts w:hint="cs"/>
          <w:rtl/>
        </w:rPr>
        <w:t xml:space="preserve"> </w:t>
      </w:r>
      <w:r w:rsidR="00910F84" w:rsidRPr="00C35A2C">
        <w:rPr>
          <w:rtl/>
        </w:rPr>
        <w:t xml:space="preserve">גזרו רבנן, </w:t>
      </w:r>
      <w:r>
        <w:rPr>
          <w:rFonts w:hint="cs"/>
          <w:rtl/>
        </w:rPr>
        <w:t>ולא בבתים</w:t>
      </w:r>
    </w:p>
    <w:p w14:paraId="2B6E6610" w14:textId="77777777" w:rsidR="00910F84" w:rsidRPr="00C35A2C" w:rsidRDefault="00910F84" w:rsidP="00910F84">
      <w:pPr>
        <w:pStyle w:val="afff2"/>
        <w:rPr>
          <w:rtl/>
        </w:rPr>
      </w:pPr>
      <w:ins w:id="9831" w:author="מספור קטעי משנה" w:date="2026-10-06T06:44:54Z">
        <w:r>
          <w:rPr>
            <w:rStyle w:val="MisparKeta"/>
          </w:rPr>
          <w:t xml:space="preserve">א. </w:t>
        </w:r>
      </w:ins>
      <w:r w:rsidRPr="00C35A2C">
        <w:rPr>
          <w:rtl/>
        </w:rPr>
        <w:t>ובסוריא מוכרין וכו'.</w:t>
      </w:r>
    </w:p>
    <w:p w14:paraId="15EF269A" w14:textId="77777777" w:rsidR="002F4E3F" w:rsidRDefault="00910F84" w:rsidP="002F4E3F">
      <w:pPr>
        <w:pStyle w:val="36"/>
        <w:framePr w:wrap="notBeside"/>
        <w:rPr>
          <w:rtl/>
        </w:rPr>
      </w:pPr>
      <w:r w:rsidRPr="00C35A2C">
        <w:rPr>
          <w:rFonts w:hint="cs"/>
          <w:rtl/>
        </w:rPr>
        <w:t>ד</w:t>
      </w:r>
      <w:r w:rsidRPr="00C35A2C">
        <w:rPr>
          <w:rtl/>
        </w:rPr>
        <w:t>קסבר:</w:t>
      </w:r>
    </w:p>
    <w:p w14:paraId="6625C6EF" w14:textId="58C9D546" w:rsidR="00910F84" w:rsidRDefault="00910F84" w:rsidP="002F4E3F">
      <w:pPr>
        <w:rPr>
          <w:rtl/>
        </w:rPr>
      </w:pPr>
      <w:r w:rsidRPr="00C35A2C">
        <w:rPr>
          <w:rtl/>
        </w:rPr>
        <w:t>כיבוש יחיד לא שמיה כיבוש, ו</w:t>
      </w:r>
      <w:r w:rsidR="00C266D4">
        <w:rPr>
          <w:rFonts w:hint="cs"/>
          <w:rtl/>
        </w:rPr>
        <w:t>רק ב</w:t>
      </w:r>
      <w:r w:rsidRPr="00C35A2C">
        <w:rPr>
          <w:rtl/>
        </w:rPr>
        <w:t xml:space="preserve">שדה </w:t>
      </w:r>
      <w:r w:rsidR="00C266D4">
        <w:rPr>
          <w:rFonts w:hint="cs"/>
          <w:rtl/>
        </w:rPr>
        <w:t>ש</w:t>
      </w:r>
      <w:r w:rsidRPr="00C35A2C">
        <w:rPr>
          <w:rFonts w:hint="cs"/>
          <w:rtl/>
        </w:rPr>
        <w:t xml:space="preserve">יש </w:t>
      </w:r>
      <w:r w:rsidR="00C266D4">
        <w:rPr>
          <w:rFonts w:hint="cs"/>
          <w:rtl/>
        </w:rPr>
        <w:t xml:space="preserve">ב' טעמים </w:t>
      </w:r>
      <w:r w:rsidRPr="00C35A2C">
        <w:rPr>
          <w:rFonts w:hint="cs"/>
          <w:rtl/>
        </w:rPr>
        <w:t>גזרו</w:t>
      </w:r>
    </w:p>
    <w:p w14:paraId="524DBC41" w14:textId="77777777" w:rsidR="00910F84" w:rsidRPr="00C35A2C" w:rsidRDefault="00910F84" w:rsidP="00910F84">
      <w:pPr>
        <w:pStyle w:val="afff2"/>
        <w:rPr>
          <w:rtl/>
        </w:rPr>
      </w:pPr>
      <w:ins w:id="9832" w:author="מספור קטעי משנה" w:date="2026-10-06T06:44:54Z">
        <w:r>
          <w:rPr>
            <w:rStyle w:val="MisparKeta"/>
          </w:rPr>
          <w:t xml:space="preserve">א. </w:t>
        </w:r>
      </w:ins>
      <w:r w:rsidRPr="00C35A2C">
        <w:rPr>
          <w:rtl/>
        </w:rPr>
        <w:t>ובחו</w:t>
      </w:r>
      <w:r>
        <w:rPr>
          <w:rtl/>
        </w:rPr>
        <w:t>"</w:t>
      </w:r>
      <w:r w:rsidRPr="00C35A2C">
        <w:rPr>
          <w:rtl/>
        </w:rPr>
        <w:t>ל מוכרין וכו'.</w:t>
      </w:r>
    </w:p>
    <w:p w14:paraId="58711A94" w14:textId="77777777" w:rsidR="002F4E3F" w:rsidRDefault="00910F84" w:rsidP="00910F84">
      <w:pPr>
        <w:rPr>
          <w:rStyle w:val="affff1"/>
          <w:rtl/>
        </w:rPr>
      </w:pPr>
      <w:r w:rsidRPr="00C35A2C">
        <w:rPr>
          <w:rtl/>
        </w:rPr>
        <w:t>כיון דמרחק לא גזרינן.</w:t>
      </w:r>
      <w:r w:rsidRPr="00C35A2C">
        <w:rPr>
          <w:rFonts w:hint="cs"/>
          <w:rtl/>
        </w:rPr>
        <w:t xml:space="preserve"> </w:t>
      </w:r>
    </w:p>
    <w:p w14:paraId="102F1A41" w14:textId="77777777" w:rsidR="00C266D4" w:rsidRDefault="00910F84" w:rsidP="00C266D4">
      <w:pPr>
        <w:pStyle w:val="36"/>
        <w:framePr w:wrap="notBeside"/>
        <w:rPr>
          <w:rStyle w:val="affff1"/>
          <w:rtl/>
        </w:rPr>
      </w:pPr>
      <w:r w:rsidRPr="002F4E3F">
        <w:rPr>
          <w:rStyle w:val="affff1"/>
          <w:rtl/>
        </w:rPr>
        <w:t>אריא"ש:</w:t>
      </w:r>
    </w:p>
    <w:p w14:paraId="0B3BE601" w14:textId="6FA40639" w:rsidR="00910F84" w:rsidRPr="00C266D4" w:rsidRDefault="00910F84" w:rsidP="00910F84">
      <w:pPr>
        <w:rPr>
          <w:rStyle w:val="afff"/>
          <w:rtl/>
        </w:rPr>
      </w:pPr>
      <w:r w:rsidRPr="00C266D4">
        <w:rPr>
          <w:rStyle w:val="afff"/>
          <w:rtl/>
        </w:rPr>
        <w:t>הלכה כרבי יוסי.</w:t>
      </w:r>
    </w:p>
    <w:p w14:paraId="4EFE8E6E" w14:textId="77777777" w:rsidR="002F4E3F" w:rsidRDefault="00910F84" w:rsidP="002F4E3F">
      <w:pPr>
        <w:pStyle w:val="36"/>
        <w:framePr w:wrap="notBeside"/>
        <w:rPr>
          <w:rtl/>
        </w:rPr>
      </w:pPr>
      <w:r w:rsidRPr="00C35A2C">
        <w:rPr>
          <w:rtl/>
        </w:rPr>
        <w:t>אמר רב יוסף:</w:t>
      </w:r>
    </w:p>
    <w:p w14:paraId="13F3666B" w14:textId="7CFAE821" w:rsidR="00910F84" w:rsidRPr="00C35A2C" w:rsidRDefault="00910F84" w:rsidP="00910F84">
      <w:pPr>
        <w:rPr>
          <w:rtl/>
        </w:rPr>
      </w:pPr>
      <w:r w:rsidRPr="00C35A2C">
        <w:rPr>
          <w:rtl/>
        </w:rPr>
        <w:t xml:space="preserve">ובלבד שלא יעשנה שכונה: </w:t>
      </w:r>
      <w:r w:rsidRPr="00C35A2C">
        <w:rPr>
          <w:rFonts w:hint="cs"/>
          <w:rtl/>
        </w:rPr>
        <w:t>ו</w:t>
      </w:r>
      <w:r w:rsidRPr="00C35A2C">
        <w:rPr>
          <w:rtl/>
        </w:rPr>
        <w:t xml:space="preserve">אין שכונה פחותה משלשה </w:t>
      </w:r>
      <w:r w:rsidR="00C266D4">
        <w:rPr>
          <w:rFonts w:hint="cs"/>
          <w:rtl/>
        </w:rPr>
        <w:t>בנ''א</w:t>
      </w:r>
    </w:p>
    <w:p w14:paraId="02719E1C" w14:textId="77777777" w:rsidR="002F4E3F" w:rsidRDefault="00910F84" w:rsidP="002F4E3F">
      <w:pPr>
        <w:pStyle w:val="36"/>
        <w:framePr w:wrap="notBeside"/>
        <w:rPr>
          <w:rtl/>
        </w:rPr>
      </w:pPr>
      <w:r w:rsidRPr="00C35A2C">
        <w:rPr>
          <w:rtl/>
        </w:rPr>
        <w:t>ול</w:t>
      </w:r>
      <w:r w:rsidRPr="00C35A2C">
        <w:rPr>
          <w:rFonts w:hint="cs"/>
          <w:rtl/>
        </w:rPr>
        <w:t xml:space="preserve">א חיישי </w:t>
      </w:r>
    </w:p>
    <w:p w14:paraId="30C9F3C3" w14:textId="1C1AF811" w:rsidR="00910F84" w:rsidRDefault="00910F84" w:rsidP="002F4E3F">
      <w:pPr>
        <w:rPr>
          <w:rtl/>
        </w:rPr>
      </w:pPr>
      <w:r w:rsidRPr="00C35A2C">
        <w:rPr>
          <w:rFonts w:hint="cs"/>
          <w:rtl/>
        </w:rPr>
        <w:t xml:space="preserve">שימכור ישראל </w:t>
      </w:r>
      <w:r w:rsidR="002F4E3F">
        <w:rPr>
          <w:rFonts w:hint="cs"/>
          <w:rtl/>
        </w:rPr>
        <w:t xml:space="preserve">לגוי </w:t>
      </w:r>
      <w:r w:rsidRPr="00C35A2C">
        <w:rPr>
          <w:rFonts w:hint="cs"/>
          <w:rtl/>
        </w:rPr>
        <w:t xml:space="preserve">והוא ימכור לשנים </w:t>
      </w:r>
      <w:r w:rsidR="002F4E3F">
        <w:rPr>
          <w:rFonts w:hint="cs"/>
          <w:rtl/>
        </w:rPr>
        <w:t xml:space="preserve">שאנו מצויים על לפני עוור לא תתן מכשול ולא על לפני דלפני </w:t>
      </w:r>
    </w:p>
    <w:p w14:paraId="4E994719" w14:textId="77777777" w:rsidR="00910F84" w:rsidRPr="00C35A2C" w:rsidRDefault="00910F84" w:rsidP="00910F84">
      <w:pPr>
        <w:pStyle w:val="aff6"/>
        <w:framePr w:wrap="around"/>
        <w:rPr>
          <w:rtl/>
        </w:rPr>
      </w:pPr>
      <w:r w:rsidRPr="00C35A2C">
        <w:rPr>
          <w:rFonts w:hint="cs"/>
          <w:rtl/>
        </w:rPr>
        <w:t>כא:</w:t>
      </w:r>
    </w:p>
    <w:p w14:paraId="694959F4" w14:textId="77777777" w:rsidR="00910F84" w:rsidRPr="00C35A2C" w:rsidRDefault="00910F84" w:rsidP="00910F84">
      <w:pPr>
        <w:pStyle w:val="afff2"/>
        <w:rPr>
          <w:rtl/>
        </w:rPr>
      </w:pPr>
      <w:ins w:id="9833" w:author="מספור קטעי משנה" w:date="2026-10-06T06:44:54Z">
        <w:r>
          <w:rPr>
            <w:rStyle w:val="MisparKeta"/>
          </w:rPr>
          <w:t xml:space="preserve">א. </w:t>
        </w:r>
      </w:ins>
      <w:r w:rsidRPr="00C35A2C">
        <w:rPr>
          <w:rtl/>
        </w:rPr>
        <w:t>אף במקום שאמרו להשכיר.</w:t>
      </w:r>
    </w:p>
    <w:p w14:paraId="6457FF4E" w14:textId="77777777" w:rsidR="00C266D4" w:rsidRDefault="00910F84" w:rsidP="00C266D4">
      <w:pPr>
        <w:pStyle w:val="36"/>
        <w:framePr w:wrap="notBeside"/>
        <w:rPr>
          <w:rtl/>
        </w:rPr>
      </w:pPr>
      <w:r w:rsidRPr="00C35A2C">
        <w:rPr>
          <w:rtl/>
        </w:rPr>
        <w:t xml:space="preserve">מכלל </w:t>
      </w:r>
    </w:p>
    <w:p w14:paraId="0DB839B7" w14:textId="5E0DE65E" w:rsidR="00910F84" w:rsidRPr="00C266D4" w:rsidRDefault="00910F84" w:rsidP="002F4E3F">
      <w:pPr>
        <w:rPr>
          <w:rStyle w:val="affff8"/>
          <w:rtl/>
        </w:rPr>
      </w:pPr>
      <w:r w:rsidRPr="00C35A2C">
        <w:rPr>
          <w:rtl/>
        </w:rPr>
        <w:t>ד</w:t>
      </w:r>
      <w:r w:rsidRPr="00C35A2C">
        <w:rPr>
          <w:rFonts w:hint="cs"/>
          <w:rtl/>
        </w:rPr>
        <w:t xml:space="preserve">יש מקומות דאין משכירין </w:t>
      </w:r>
      <w:r w:rsidRPr="002F4E3F">
        <w:rPr>
          <w:rStyle w:val="affff1"/>
          <w:rFonts w:hint="cs"/>
          <w:rtl/>
        </w:rPr>
        <w:t>וסתמא כר</w:t>
      </w:r>
      <w:r w:rsidRPr="002F4E3F">
        <w:rPr>
          <w:rStyle w:val="affff1"/>
          <w:rtl/>
        </w:rPr>
        <w:t>"</w:t>
      </w:r>
      <w:r w:rsidRPr="002F4E3F">
        <w:rPr>
          <w:rStyle w:val="affff1"/>
          <w:rFonts w:hint="cs"/>
          <w:rtl/>
        </w:rPr>
        <w:t>מ</w:t>
      </w:r>
      <w:r w:rsidRPr="00C35A2C">
        <w:rPr>
          <w:rFonts w:hint="cs"/>
          <w:rtl/>
        </w:rPr>
        <w:t xml:space="preserve"> </w:t>
      </w:r>
      <w:r w:rsidR="00C266D4">
        <w:rPr>
          <w:rStyle w:val="affff8"/>
          <w:rFonts w:hint="cs"/>
          <w:rtl/>
        </w:rPr>
        <w:t>דל</w:t>
      </w:r>
      <w:r w:rsidRPr="00C266D4">
        <w:rPr>
          <w:rStyle w:val="affff8"/>
          <w:rFonts w:hint="cs"/>
          <w:rtl/>
        </w:rPr>
        <w:t>ר' יוסי בכל מקום משכירים</w:t>
      </w:r>
      <w:r w:rsidRPr="00C266D4">
        <w:rPr>
          <w:rStyle w:val="affff8"/>
          <w:rFonts w:ascii="FrankRuehl" w:hAnsi="FrankRuehl" w:hint="cs"/>
          <w:rtl/>
        </w:rPr>
        <w:t>׻</w:t>
      </w:r>
    </w:p>
    <w:p w14:paraId="651A57F7" w14:textId="2B470BDE" w:rsidR="002F4E3F" w:rsidRDefault="00910F84" w:rsidP="00C266D4">
      <w:pPr>
        <w:pStyle w:val="afff2"/>
        <w:rPr>
          <w:rtl/>
        </w:rPr>
      </w:pPr>
      <w:ins w:id="9834" w:author="מספור קטעי משנה" w:date="2026-10-06T06:44:54Z">
        <w:r>
          <w:rPr>
            <w:rStyle w:val="MisparKeta"/>
          </w:rPr>
          <w:t xml:space="preserve">א. </w:t>
        </w:r>
      </w:ins>
      <w:r w:rsidRPr="00C35A2C">
        <w:rPr>
          <w:rtl/>
        </w:rPr>
        <w:t>ובכל מקום לא ישכור וכו'.</w:t>
      </w:r>
    </w:p>
    <w:p w14:paraId="6DCDAFDD" w14:textId="77777777" w:rsidR="002F4E3F" w:rsidRDefault="00910F84" w:rsidP="002F4E3F">
      <w:pPr>
        <w:pStyle w:val="36"/>
        <w:framePr w:wrap="notBeside"/>
        <w:rPr>
          <w:rtl/>
        </w:rPr>
      </w:pPr>
      <w:r w:rsidRPr="00C35A2C">
        <w:rPr>
          <w:rtl/>
        </w:rPr>
        <w:t>תניא</w:t>
      </w:r>
      <w:r w:rsidRPr="00C35A2C">
        <w:rPr>
          <w:rFonts w:hint="cs"/>
          <w:rtl/>
        </w:rPr>
        <w:t xml:space="preserve"> רשב</w:t>
      </w:r>
      <w:r>
        <w:rPr>
          <w:rtl/>
        </w:rPr>
        <w:t>"</w:t>
      </w:r>
      <w:r w:rsidRPr="00C35A2C">
        <w:rPr>
          <w:rFonts w:hint="cs"/>
          <w:rtl/>
        </w:rPr>
        <w:t>ג</w:t>
      </w:r>
      <w:r w:rsidRPr="00C35A2C">
        <w:rPr>
          <w:rtl/>
        </w:rPr>
        <w:t>:</w:t>
      </w:r>
    </w:p>
    <w:p w14:paraId="3E62F24B" w14:textId="282F0684" w:rsidR="00910F84" w:rsidRPr="00C35A2C" w:rsidRDefault="00910F84" w:rsidP="00910F84">
      <w:pPr>
        <w:rPr>
          <w:rtl/>
        </w:rPr>
      </w:pPr>
      <w:r w:rsidRPr="00C35A2C">
        <w:rPr>
          <w:rtl/>
        </w:rPr>
        <w:t>לא ישכ</w:t>
      </w:r>
      <w:r w:rsidR="00C266D4">
        <w:rPr>
          <w:rFonts w:hint="cs"/>
          <w:rtl/>
        </w:rPr>
        <w:t>י</w:t>
      </w:r>
      <w:r w:rsidRPr="00C35A2C">
        <w:rPr>
          <w:rtl/>
        </w:rPr>
        <w:t xml:space="preserve">ר אדם מרחצו </w:t>
      </w:r>
      <w:r w:rsidR="00C266D4">
        <w:rPr>
          <w:rFonts w:hint="cs"/>
          <w:rtl/>
        </w:rPr>
        <w:t>לגוי, שנקרא על שמו,</w:t>
      </w:r>
      <w:r w:rsidRPr="00C35A2C">
        <w:rPr>
          <w:rtl/>
        </w:rPr>
        <w:t xml:space="preserve"> עושה בו מלאכה בשבתות וב</w:t>
      </w:r>
      <w:r w:rsidRPr="00C35A2C">
        <w:rPr>
          <w:rFonts w:hint="cs"/>
          <w:rtl/>
        </w:rPr>
        <w:t>יו</w:t>
      </w:r>
      <w:r>
        <w:rPr>
          <w:rtl/>
        </w:rPr>
        <w:t>"</w:t>
      </w:r>
      <w:r w:rsidRPr="00C35A2C">
        <w:rPr>
          <w:rFonts w:hint="cs"/>
          <w:rtl/>
        </w:rPr>
        <w:t>ט</w:t>
      </w:r>
    </w:p>
    <w:p w14:paraId="74F60414" w14:textId="0DCCC4C4" w:rsidR="00910F84" w:rsidRPr="00C35A2C" w:rsidRDefault="00910F84" w:rsidP="00C266D4">
      <w:pPr>
        <w:rPr>
          <w:rtl/>
        </w:rPr>
      </w:pPr>
      <w:r w:rsidRPr="00C266D4">
        <w:rPr>
          <w:rStyle w:val="afff"/>
          <w:rtl/>
        </w:rPr>
        <w:t>אבל לכותי</w:t>
      </w:r>
      <w:r w:rsidRPr="00C266D4">
        <w:rPr>
          <w:rStyle w:val="afff"/>
          <w:rFonts w:hint="cs"/>
          <w:rtl/>
        </w:rPr>
        <w:t xml:space="preserve"> </w:t>
      </w:r>
      <w:r w:rsidR="002F4E3F" w:rsidRPr="00C266D4">
        <w:rPr>
          <w:rStyle w:val="afff"/>
          <w:rFonts w:hint="cs"/>
          <w:rtl/>
        </w:rPr>
        <w:t>מותר</w:t>
      </w:r>
      <w:r w:rsidRPr="00C35A2C">
        <w:rPr>
          <w:rtl/>
        </w:rPr>
        <w:t xml:space="preserve"> </w:t>
      </w:r>
      <w:r w:rsidR="00C266D4">
        <w:rPr>
          <w:rFonts w:hint="cs"/>
          <w:rtl/>
        </w:rPr>
        <w:t xml:space="preserve">שבשבת לא עושה ובחוה''מ גם אנו עושים </w:t>
      </w:r>
    </w:p>
    <w:p w14:paraId="1D07757E" w14:textId="6E73D790" w:rsidR="00910F84" w:rsidRDefault="00910F84" w:rsidP="00910F84">
      <w:pPr>
        <w:rPr>
          <w:rtl/>
        </w:rPr>
      </w:pPr>
      <w:r w:rsidRPr="00C266D4">
        <w:rPr>
          <w:rStyle w:val="afff"/>
          <w:rtl/>
        </w:rPr>
        <w:t xml:space="preserve">שדהו </w:t>
      </w:r>
      <w:r w:rsidR="00C266D4" w:rsidRPr="00C266D4">
        <w:rPr>
          <w:rStyle w:val="afff"/>
          <w:rFonts w:hint="cs"/>
          <w:rtl/>
        </w:rPr>
        <w:t>לגוי מותר</w:t>
      </w:r>
      <w:r w:rsidR="00C266D4">
        <w:rPr>
          <w:rFonts w:hint="cs"/>
          <w:rtl/>
        </w:rPr>
        <w:t xml:space="preserve"> </w:t>
      </w:r>
      <w:r w:rsidRPr="00C35A2C">
        <w:rPr>
          <w:rFonts w:hint="cs"/>
          <w:rtl/>
        </w:rPr>
        <w:t>ד</w:t>
      </w:r>
      <w:r w:rsidR="00C266D4">
        <w:rPr>
          <w:rFonts w:hint="cs"/>
          <w:rtl/>
        </w:rPr>
        <w:t xml:space="preserve">עושה </w:t>
      </w:r>
      <w:r>
        <w:rPr>
          <w:rtl/>
        </w:rPr>
        <w:t>אריס</w:t>
      </w:r>
      <w:r w:rsidR="00C266D4">
        <w:rPr>
          <w:rFonts w:hint="cs"/>
          <w:rtl/>
        </w:rPr>
        <w:t>ותו</w:t>
      </w:r>
      <w:r w:rsidRPr="00C35A2C">
        <w:rPr>
          <w:rtl/>
        </w:rPr>
        <w:t xml:space="preserve">, </w:t>
      </w:r>
      <w:r w:rsidR="00C266D4">
        <w:rPr>
          <w:rFonts w:hint="cs"/>
          <w:rtl/>
        </w:rPr>
        <w:t xml:space="preserve">ובמרחץ לא עושים </w:t>
      </w:r>
      <w:r>
        <w:rPr>
          <w:rFonts w:hint="cs"/>
          <w:rtl/>
        </w:rPr>
        <w:t>אריס</w:t>
      </w:r>
      <w:r w:rsidRPr="00C35A2C">
        <w:rPr>
          <w:rFonts w:hint="cs"/>
          <w:rtl/>
        </w:rPr>
        <w:t xml:space="preserve"> </w:t>
      </w:r>
    </w:p>
    <w:p w14:paraId="5432B12D" w14:textId="77777777" w:rsidR="002F4E3F" w:rsidRDefault="00910F84" w:rsidP="002F4E3F">
      <w:pPr>
        <w:pStyle w:val="36"/>
        <w:framePr w:wrap="notBeside"/>
        <w:rPr>
          <w:rtl/>
        </w:rPr>
      </w:pPr>
      <w:r w:rsidRPr="00C35A2C">
        <w:rPr>
          <w:rtl/>
        </w:rPr>
        <w:t>תניא, ר</w:t>
      </w:r>
      <w:r w:rsidRPr="00C35A2C">
        <w:rPr>
          <w:rFonts w:hint="cs"/>
          <w:rtl/>
        </w:rPr>
        <w:t>שב</w:t>
      </w:r>
      <w:r>
        <w:rPr>
          <w:rtl/>
        </w:rPr>
        <w:t>"</w:t>
      </w:r>
      <w:r w:rsidRPr="00C35A2C">
        <w:rPr>
          <w:rFonts w:hint="cs"/>
          <w:rtl/>
        </w:rPr>
        <w:t>א:</w:t>
      </w:r>
    </w:p>
    <w:p w14:paraId="391A5274" w14:textId="0638E25E" w:rsidR="002F4E3F" w:rsidRDefault="00910F84" w:rsidP="002F4E3F">
      <w:pPr>
        <w:rPr>
          <w:rtl/>
        </w:rPr>
      </w:pPr>
      <w:r w:rsidRPr="00C35A2C">
        <w:rPr>
          <w:rtl/>
        </w:rPr>
        <w:t xml:space="preserve">לא ישכיר אדם </w:t>
      </w:r>
      <w:r w:rsidRPr="00C266D4">
        <w:rPr>
          <w:rStyle w:val="afff"/>
          <w:rtl/>
        </w:rPr>
        <w:t>שדהו לכותי,</w:t>
      </w:r>
      <w:r w:rsidRPr="00C35A2C">
        <w:rPr>
          <w:rtl/>
        </w:rPr>
        <w:t xml:space="preserve"> מפני שנקראת על שמו, ו</w:t>
      </w:r>
      <w:r w:rsidR="00C266D4">
        <w:rPr>
          <w:rFonts w:hint="cs"/>
          <w:rtl/>
        </w:rPr>
        <w:t>ה</w:t>
      </w:r>
      <w:r w:rsidRPr="00C35A2C">
        <w:rPr>
          <w:rtl/>
        </w:rPr>
        <w:t>כותי עושה מלאכה בחו</w:t>
      </w:r>
      <w:r w:rsidRPr="00507DB9">
        <w:rPr>
          <w:b/>
          <w:bCs/>
          <w:rtl/>
        </w:rPr>
        <w:t>ש</w:t>
      </w:r>
      <w:r>
        <w:rPr>
          <w:b/>
          <w:bCs/>
          <w:rtl/>
        </w:rPr>
        <w:t>"</w:t>
      </w:r>
      <w:r w:rsidRPr="00507DB9">
        <w:rPr>
          <w:b/>
          <w:bCs/>
          <w:rtl/>
        </w:rPr>
        <w:t>מ</w:t>
      </w:r>
      <w:r w:rsidRPr="00C35A2C">
        <w:rPr>
          <w:rtl/>
        </w:rPr>
        <w:t>.</w:t>
      </w:r>
      <w:r w:rsidR="002F4E3F">
        <w:rPr>
          <w:rFonts w:hint="cs"/>
          <w:rtl/>
        </w:rPr>
        <w:t xml:space="preserve"> </w:t>
      </w:r>
      <w:r w:rsidRPr="00C35A2C">
        <w:rPr>
          <w:rtl/>
        </w:rPr>
        <w:t xml:space="preserve">אבל </w:t>
      </w:r>
      <w:r w:rsidR="00C266D4">
        <w:rPr>
          <w:rFonts w:hint="cs"/>
          <w:rtl/>
        </w:rPr>
        <w:t xml:space="preserve">גוי מותר </w:t>
      </w:r>
      <w:r>
        <w:rPr>
          <w:rtl/>
        </w:rPr>
        <w:t xml:space="preserve">, </w:t>
      </w:r>
      <w:r w:rsidR="00C266D4">
        <w:rPr>
          <w:rFonts w:hint="cs"/>
          <w:rtl/>
        </w:rPr>
        <w:t xml:space="preserve">דעושה </w:t>
      </w:r>
      <w:r w:rsidRPr="00C35A2C">
        <w:rPr>
          <w:rtl/>
        </w:rPr>
        <w:t>אריסות</w:t>
      </w:r>
      <w:r>
        <w:rPr>
          <w:rFonts w:hint="cs"/>
          <w:rtl/>
        </w:rPr>
        <w:t>ו</w:t>
      </w:r>
      <w:r w:rsidR="00C266D4">
        <w:rPr>
          <w:rFonts w:hint="cs"/>
          <w:rtl/>
        </w:rPr>
        <w:t>.</w:t>
      </w:r>
    </w:p>
    <w:p w14:paraId="6D7DB880" w14:textId="77777777" w:rsidR="00C266D4" w:rsidRDefault="00910F84" w:rsidP="00C266D4">
      <w:pPr>
        <w:pStyle w:val="36"/>
        <w:framePr w:wrap="notBeside"/>
        <w:rPr>
          <w:rtl/>
        </w:rPr>
      </w:pPr>
      <w:r w:rsidRPr="00C35A2C">
        <w:rPr>
          <w:rFonts w:hint="cs"/>
          <w:rtl/>
        </w:rPr>
        <w:t>ולא אמרי'</w:t>
      </w:r>
    </w:p>
    <w:p w14:paraId="3B098633" w14:textId="5667995D" w:rsidR="00910F84" w:rsidRPr="00C266D4" w:rsidRDefault="00910F84" w:rsidP="002F4E3F">
      <w:pPr>
        <w:rPr>
          <w:rStyle w:val="affff8"/>
          <w:rtl/>
        </w:rPr>
      </w:pPr>
      <w:r>
        <w:rPr>
          <w:rStyle w:val="affff8"/>
          <w:rFonts w:hint="cs"/>
          <w:rtl/>
        </w:rPr>
        <w:t xml:space="preserve">דגם כותי אריסותו עושה </w:t>
      </w:r>
      <w:r>
        <w:rPr>
          <w:rStyle w:val="affff1"/>
          <w:rFonts w:hint="cs"/>
          <w:rtl/>
          <w:rPrChange w:id="9320" w:author="מנוע אמוראים" w:date="2026-10-05T16:41:56Z">
            <w:rPr>
              <w:rStyle w:val="affff8"/>
              <w:rFonts w:hint="cs"/>
              <w:rtl/>
            </w:rPr>
          </w:rPrChange>
        </w:rPr>
        <w:t xml:space="preserve">דלרשב</w:t>
      </w:r>
      <w:r>
        <w:rPr>
          <w:rStyle w:val="affff1"/>
          <w:rtl/>
          <w:rPrChange w:id="9321" w:author="מנוע אמוראים" w:date="2026-10-05T16:41:56Z">
            <w:rPr>
              <w:rStyle w:val="affff8"/>
              <w:rtl/>
            </w:rPr>
          </w:rPrChange>
        </w:rPr>
        <w:t xml:space="preserve">"</w:t>
      </w:r>
      <w:r>
        <w:rPr>
          <w:rStyle w:val="affff1"/>
          <w:rFonts w:hint="cs"/>
          <w:rtl/>
          <w:rPrChange w:id="9322" w:author="מנוע אמוראים" w:date="2026-10-05T16:41:56Z">
            <w:rPr>
              <w:rStyle w:val="affff8"/>
              <w:rFonts w:hint="cs"/>
              <w:rtl/>
            </w:rPr>
          </w:rPrChange>
        </w:rPr>
        <w:t xml:space="preserve">א</w:t>
      </w:r>
      <w:r>
        <w:rPr>
          <w:rStyle w:val="affff8"/>
          <w:rFonts w:hint="cs"/>
          <w:rtl/>
        </w:rPr>
        <w:t xml:space="preserve"> לית ליה אריסות</w:t>
      </w:r>
    </w:p>
    <w:p w14:paraId="776E3308" w14:textId="77777777" w:rsidR="00910F84" w:rsidRPr="00C35A2C" w:rsidRDefault="00910F84" w:rsidP="00910F84">
      <w:pPr>
        <w:pStyle w:val="aff6"/>
        <w:framePr w:wrap="around"/>
        <w:rPr>
          <w:rtl/>
        </w:rPr>
      </w:pPr>
      <w:r w:rsidRPr="00C35A2C">
        <w:rPr>
          <w:rFonts w:hint="cs"/>
          <w:rtl/>
        </w:rPr>
        <w:t>כב.</w:t>
      </w:r>
    </w:p>
    <w:p w14:paraId="4411E04C" w14:textId="77777777" w:rsidR="00C266D4" w:rsidRDefault="002F4E3F" w:rsidP="00910F84">
      <w:pPr>
        <w:rPr>
          <w:rtl/>
        </w:rPr>
      </w:pPr>
      <w:r>
        <w:rPr>
          <w:rFonts w:hint="cs"/>
          <w:rtl/>
        </w:rPr>
        <w:t xml:space="preserve">וגוי </w:t>
      </w:r>
      <w:r w:rsidR="00910F84" w:rsidRPr="00C35A2C">
        <w:rPr>
          <w:rFonts w:hint="cs"/>
          <w:rtl/>
        </w:rPr>
        <w:t>מותר שאומרים לו ומציית</w:t>
      </w:r>
      <w:r>
        <w:rPr>
          <w:rFonts w:hint="cs"/>
          <w:rtl/>
        </w:rPr>
        <w:t>,</w:t>
      </w:r>
      <w:r w:rsidR="00910F84" w:rsidRPr="00C35A2C">
        <w:rPr>
          <w:rFonts w:hint="cs"/>
          <w:rtl/>
        </w:rPr>
        <w:t xml:space="preserve"> </w:t>
      </w:r>
    </w:p>
    <w:p w14:paraId="59A8B84F" w14:textId="4EE1B60D" w:rsidR="00910F84" w:rsidRPr="00C35A2C" w:rsidRDefault="00910F84" w:rsidP="00910F84">
      <w:pPr>
        <w:rPr>
          <w:rtl/>
        </w:rPr>
      </w:pPr>
      <w:r w:rsidRPr="00C35A2C">
        <w:rPr>
          <w:rFonts w:hint="cs"/>
          <w:rtl/>
        </w:rPr>
        <w:t>משא</w:t>
      </w:r>
      <w:r>
        <w:rPr>
          <w:rtl/>
        </w:rPr>
        <w:t>"</w:t>
      </w:r>
      <w:r w:rsidRPr="00C35A2C">
        <w:rPr>
          <w:rFonts w:hint="cs"/>
          <w:rtl/>
        </w:rPr>
        <w:t>כ כותי לא מציית שאומר שלמד ויודע יותר ממך</w:t>
      </w:r>
      <w:r w:rsidRPr="00C35A2C">
        <w:rPr>
          <w:rtl/>
        </w:rPr>
        <w:t>.</w:t>
      </w:r>
    </w:p>
    <w:p w14:paraId="5809A4FB" w14:textId="77777777" w:rsidR="00C266D4" w:rsidRDefault="00C266D4" w:rsidP="00C266D4">
      <w:pPr>
        <w:pStyle w:val="36"/>
        <w:framePr w:wrap="notBeside"/>
        <w:rPr>
          <w:rtl/>
        </w:rPr>
      </w:pPr>
      <w:r>
        <w:rPr>
          <w:rFonts w:hint="cs"/>
          <w:rtl/>
        </w:rPr>
        <w:t>וב' טעמים</w:t>
      </w:r>
    </w:p>
    <w:p w14:paraId="38B39906" w14:textId="6D86A2B8" w:rsidR="00910F84" w:rsidRPr="00C35A2C" w:rsidRDefault="00910F84" w:rsidP="00E91489">
      <w:pPr>
        <w:spacing w:after="120"/>
        <w:rPr>
          <w:rtl/>
        </w:rPr>
      </w:pPr>
      <w:r w:rsidRPr="00C35A2C">
        <w:rPr>
          <w:rtl/>
        </w:rPr>
        <w:t xml:space="preserve">חדא משום לפני עור, </w:t>
      </w:r>
      <w:r w:rsidRPr="00C266D4">
        <w:rPr>
          <w:rStyle w:val="affff1"/>
          <w:rtl/>
        </w:rPr>
        <w:t>ועוד</w:t>
      </w:r>
      <w:r w:rsidRPr="00C35A2C">
        <w:rPr>
          <w:rtl/>
        </w:rPr>
        <w:t xml:space="preserve"> מפני שנקראת על שמו.</w:t>
      </w:r>
    </w:p>
    <w:p w14:paraId="67E19E88" w14:textId="5D3583EB" w:rsidR="002F4E3F" w:rsidRDefault="00E91489" w:rsidP="002F4E3F">
      <w:pPr>
        <w:pStyle w:val="36"/>
        <w:framePr w:wrap="notBeside"/>
        <w:rPr>
          <w:rtl/>
        </w:rPr>
      </w:pPr>
      <w:r>
        <w:rPr>
          <w:rFonts w:hint="cs"/>
          <w:rtl/>
        </w:rPr>
        <w:t>מעשה</w:t>
      </w:r>
    </w:p>
    <w:p w14:paraId="2DD26E05" w14:textId="77777777" w:rsidR="00E91489" w:rsidRDefault="00E91489" w:rsidP="00910F84">
      <w:pPr>
        <w:rPr>
          <w:rtl/>
        </w:rPr>
      </w:pPr>
      <w:r>
        <w:rPr>
          <w:rFonts w:hint="cs"/>
          <w:rtl/>
        </w:rPr>
        <w:t xml:space="preserve">בנכרים </w:t>
      </w:r>
      <w:r w:rsidR="00910F84" w:rsidRPr="00C35A2C">
        <w:rPr>
          <w:rFonts w:hint="cs"/>
          <w:rtl/>
        </w:rPr>
        <w:t xml:space="preserve">זורעי גינות כרכום </w:t>
      </w:r>
      <w:r w:rsidR="00910F84">
        <w:rPr>
          <w:rtl/>
        </w:rPr>
        <w:t>בשבת</w:t>
      </w:r>
      <w:r w:rsidR="00910F84">
        <w:rPr>
          <w:rFonts w:hint="cs"/>
          <w:rtl/>
        </w:rPr>
        <w:t>,</w:t>
      </w:r>
      <w:r w:rsidR="00910F84" w:rsidRPr="00C35A2C">
        <w:rPr>
          <w:rtl/>
        </w:rPr>
        <w:t xml:space="preserve"> וישראל ב</w:t>
      </w:r>
      <w:r w:rsidR="00910F84" w:rsidRPr="00C35A2C">
        <w:rPr>
          <w:rFonts w:hint="cs"/>
          <w:rtl/>
        </w:rPr>
        <w:t xml:space="preserve">ראשון בשבת </w:t>
      </w:r>
    </w:p>
    <w:p w14:paraId="196551B2" w14:textId="77777777" w:rsidR="00E91489" w:rsidRDefault="00910F84" w:rsidP="00E91489">
      <w:pPr>
        <w:pStyle w:val="36"/>
        <w:framePr w:wrap="notBeside"/>
        <w:rPr>
          <w:rtl/>
        </w:rPr>
      </w:pPr>
      <w:r w:rsidRPr="00C35A2C">
        <w:rPr>
          <w:rFonts w:hint="cs"/>
          <w:rtl/>
        </w:rPr>
        <w:t xml:space="preserve">ורבא </w:t>
      </w:r>
    </w:p>
    <w:p w14:paraId="263932D0" w14:textId="6826C4FA" w:rsidR="00E91489" w:rsidRDefault="00910F84" w:rsidP="00E91489">
      <w:pPr>
        <w:rPr>
          <w:rtl/>
        </w:rPr>
      </w:pPr>
      <w:r w:rsidRPr="00C35A2C">
        <w:rPr>
          <w:rFonts w:hint="cs"/>
          <w:rtl/>
        </w:rPr>
        <w:t>התיר להם</w:t>
      </w:r>
      <w:r w:rsidR="00E91489">
        <w:rPr>
          <w:rFonts w:hint="cs"/>
          <w:rtl/>
        </w:rPr>
        <w:t xml:space="preserve">, </w:t>
      </w:r>
      <w:r w:rsidR="00E91489" w:rsidRPr="00E91489">
        <w:rPr>
          <w:rStyle w:val="affff1"/>
          <w:rFonts w:hint="cs"/>
          <w:rtl/>
        </w:rPr>
        <w:t>ושאלו רבינא:</w:t>
      </w:r>
      <w:r w:rsidR="00E91489">
        <w:rPr>
          <w:rStyle w:val="affff1"/>
          <w:rFonts w:hint="cs"/>
          <w:rtl/>
        </w:rPr>
        <w:t xml:space="preserve"> </w:t>
      </w:r>
      <w:r w:rsidR="00E91489">
        <w:rPr>
          <w:rFonts w:hint="cs"/>
          <w:rtl/>
        </w:rPr>
        <w:t>י</w:t>
      </w:r>
      <w:r w:rsidRPr="00C35A2C">
        <w:rPr>
          <w:rtl/>
        </w:rPr>
        <w:t xml:space="preserve">שראל </w:t>
      </w:r>
      <w:r w:rsidR="00E91489">
        <w:rPr>
          <w:rFonts w:hint="cs"/>
          <w:rtl/>
        </w:rPr>
        <w:t xml:space="preserve">וגוי </w:t>
      </w:r>
      <w:r w:rsidRPr="00C35A2C">
        <w:rPr>
          <w:rtl/>
        </w:rPr>
        <w:t xml:space="preserve">שקיבלו שדה בשותפות, לא יאמר ישראל </w:t>
      </w:r>
      <w:r w:rsidR="00E91489">
        <w:rPr>
          <w:rFonts w:hint="cs"/>
          <w:rtl/>
        </w:rPr>
        <w:t>לגוי</w:t>
      </w:r>
      <w:r w:rsidRPr="00C35A2C">
        <w:rPr>
          <w:rtl/>
        </w:rPr>
        <w:t xml:space="preserve"> </w:t>
      </w:r>
      <w:r w:rsidR="00E91489">
        <w:rPr>
          <w:rFonts w:hint="cs"/>
          <w:rtl/>
        </w:rPr>
        <w:t xml:space="preserve"> </w:t>
      </w:r>
      <w:r w:rsidRPr="00C35A2C">
        <w:rPr>
          <w:rtl/>
        </w:rPr>
        <w:t xml:space="preserve">טול חלקך בשבת ואני בחול, ואם התנו מתחלה - מותר, ואם באו לחשבון - אסור! </w:t>
      </w:r>
      <w:r w:rsidRPr="00C35A2C">
        <w:rPr>
          <w:b/>
          <w:bCs/>
          <w:rtl/>
        </w:rPr>
        <w:t>איכסיף</w:t>
      </w:r>
      <w:r w:rsidRPr="00C35A2C">
        <w:rPr>
          <w:rtl/>
        </w:rPr>
        <w:t>.</w:t>
      </w:r>
    </w:p>
    <w:p w14:paraId="61F15764" w14:textId="77777777" w:rsidR="00E91489" w:rsidRDefault="00910F84" w:rsidP="00E91489">
      <w:pPr>
        <w:pStyle w:val="36"/>
        <w:framePr w:wrap="notBeside"/>
        <w:rPr>
          <w:rtl/>
        </w:rPr>
      </w:pPr>
      <w:r>
        <w:rPr>
          <w:rtl/>
        </w:rPr>
        <w:t xml:space="preserve">- </w:t>
      </w:r>
    </w:p>
    <w:p w14:paraId="0BADA2E8" w14:textId="5601D9D9" w:rsidR="00910F84" w:rsidRPr="00E91489" w:rsidRDefault="00910F84" w:rsidP="00E91489">
      <w:pPr>
        <w:rPr>
          <w:rStyle w:val="affff8"/>
          <w:rtl/>
        </w:rPr>
      </w:pPr>
      <w:r w:rsidRPr="00C35A2C">
        <w:rPr>
          <w:rtl/>
        </w:rPr>
        <w:t xml:space="preserve">לסוף </w:t>
      </w:r>
      <w:r w:rsidR="00E91489">
        <w:rPr>
          <w:rFonts w:hint="cs"/>
          <w:rtl/>
        </w:rPr>
        <w:t xml:space="preserve">נתברר </w:t>
      </w:r>
      <w:r w:rsidRPr="00C35A2C">
        <w:rPr>
          <w:rFonts w:hint="cs"/>
          <w:rtl/>
        </w:rPr>
        <w:t>שהתנו מעיקרא</w:t>
      </w:r>
      <w:r w:rsidR="00E91489">
        <w:rPr>
          <w:rFonts w:hint="cs"/>
          <w:rtl/>
        </w:rPr>
        <w:t xml:space="preserve"> </w:t>
      </w:r>
      <w:r w:rsidRPr="00E91489">
        <w:rPr>
          <w:rStyle w:val="affff8"/>
          <w:rFonts w:hint="cs"/>
          <w:spacing w:val="-6"/>
          <w:rtl/>
        </w:rPr>
        <w:t>שלא קיבל הישראל ע</w:t>
      </w:r>
      <w:r w:rsidRPr="00E91489">
        <w:rPr>
          <w:rStyle w:val="affff8"/>
          <w:spacing w:val="-6"/>
          <w:rtl/>
        </w:rPr>
        <w:t>"</w:t>
      </w:r>
      <w:r w:rsidRPr="00E91489">
        <w:rPr>
          <w:rStyle w:val="affff8"/>
          <w:rFonts w:hint="cs"/>
          <w:spacing w:val="-6"/>
          <w:rtl/>
        </w:rPr>
        <w:t>ע עבודת השבת מתחילה</w:t>
      </w:r>
    </w:p>
    <w:p w14:paraId="2C5119AE" w14:textId="77777777" w:rsidR="00E91489" w:rsidRDefault="00910F84" w:rsidP="00E91489">
      <w:pPr>
        <w:pStyle w:val="36"/>
        <w:framePr w:wrap="notBeside"/>
        <w:rPr>
          <w:rtl/>
        </w:rPr>
      </w:pPr>
      <w:r w:rsidRPr="00C35A2C">
        <w:rPr>
          <w:rtl/>
        </w:rPr>
        <w:t>• ר</w:t>
      </w:r>
      <w:r>
        <w:rPr>
          <w:rtl/>
        </w:rPr>
        <w:t>"</w:t>
      </w:r>
      <w:r w:rsidRPr="00C35A2C">
        <w:rPr>
          <w:rFonts w:hint="cs"/>
          <w:rtl/>
        </w:rPr>
        <w:t>ג מכתיל</w:t>
      </w:r>
      <w:r w:rsidRPr="00C35A2C">
        <w:rPr>
          <w:rtl/>
        </w:rPr>
        <w:t>:</w:t>
      </w:r>
    </w:p>
    <w:p w14:paraId="1F4F628B" w14:textId="68BFEC7C" w:rsidR="00910F84" w:rsidRDefault="00910F84" w:rsidP="00910F84">
      <w:pPr>
        <w:rPr>
          <w:rtl/>
        </w:rPr>
      </w:pPr>
      <w:r w:rsidRPr="00C35A2C">
        <w:rPr>
          <w:rFonts w:hint="cs"/>
          <w:rtl/>
        </w:rPr>
        <w:t xml:space="preserve">אותם </w:t>
      </w:r>
      <w:r w:rsidRPr="00C35A2C">
        <w:rPr>
          <w:rtl/>
        </w:rPr>
        <w:t>שתילי דערלה</w:t>
      </w:r>
      <w:r w:rsidRPr="00C35A2C">
        <w:rPr>
          <w:rFonts w:hint="cs"/>
          <w:rtl/>
        </w:rPr>
        <w:t>,</w:t>
      </w:r>
      <w:r w:rsidRPr="00C35A2C">
        <w:rPr>
          <w:rtl/>
        </w:rPr>
        <w:t xml:space="preserve"> </w:t>
      </w:r>
      <w:r w:rsidR="00E91489">
        <w:rPr>
          <w:rFonts w:hint="cs"/>
          <w:rtl/>
        </w:rPr>
        <w:t>הגוי</w:t>
      </w:r>
      <w:r w:rsidRPr="00C35A2C">
        <w:rPr>
          <w:rtl/>
        </w:rPr>
        <w:t xml:space="preserve"> אכל שני דערלה וישראל שנ</w:t>
      </w:r>
      <w:r w:rsidRPr="00C35A2C">
        <w:rPr>
          <w:rFonts w:hint="cs"/>
          <w:rtl/>
        </w:rPr>
        <w:t>ות ההיתר והתיר להם רבא</w:t>
      </w:r>
    </w:p>
    <w:p w14:paraId="0B95A30A" w14:textId="77777777" w:rsidR="00E91489" w:rsidRDefault="00910F84" w:rsidP="00E91489">
      <w:pPr>
        <w:pStyle w:val="36"/>
        <w:framePr w:wrap="notBeside"/>
        <w:rPr>
          <w:rtl/>
        </w:rPr>
      </w:pPr>
      <w:r w:rsidRPr="00C35A2C">
        <w:rPr>
          <w:rFonts w:hint="cs"/>
          <w:rtl/>
        </w:rPr>
        <w:t xml:space="preserve">ואפי' </w:t>
      </w:r>
    </w:p>
    <w:p w14:paraId="4384342E" w14:textId="6C370B27" w:rsidR="00910F84" w:rsidRPr="00E91489" w:rsidRDefault="00910F84" w:rsidP="00910F84">
      <w:pPr>
        <w:rPr>
          <w:spacing w:val="-2"/>
          <w:rtl/>
        </w:rPr>
      </w:pPr>
      <w:r w:rsidRPr="00E91489">
        <w:rPr>
          <w:rFonts w:hint="cs"/>
          <w:spacing w:val="-2"/>
          <w:rtl/>
        </w:rPr>
        <w:t xml:space="preserve">דהקשה עליו לסייעו הוא </w:t>
      </w:r>
      <w:r w:rsidRPr="00E91489">
        <w:rPr>
          <w:rStyle w:val="affff1"/>
          <w:rFonts w:hint="cs"/>
          <w:spacing w:val="-2"/>
          <w:rtl/>
        </w:rPr>
        <w:t xml:space="preserve">והך </w:t>
      </w:r>
      <w:r w:rsidRPr="00E91489">
        <w:rPr>
          <w:rFonts w:hint="cs"/>
          <w:spacing w:val="-2"/>
          <w:rtl/>
        </w:rPr>
        <w:t>דאכסיף</w:t>
      </w:r>
      <w:r w:rsidRPr="00E91489">
        <w:rPr>
          <w:rStyle w:val="affff1"/>
          <w:rFonts w:hint="cs"/>
          <w:spacing w:val="-2"/>
          <w:rtl/>
        </w:rPr>
        <w:t xml:space="preserve"> א</w:t>
      </w:r>
      <w:r w:rsidRPr="00E91489">
        <w:rPr>
          <w:rStyle w:val="affff1"/>
          <w:spacing w:val="-2"/>
          <w:rtl/>
        </w:rPr>
        <w:t>"</w:t>
      </w:r>
      <w:r w:rsidRPr="00E91489">
        <w:rPr>
          <w:rStyle w:val="affff1"/>
          <w:rFonts w:hint="cs"/>
          <w:spacing w:val="-2"/>
          <w:rtl/>
        </w:rPr>
        <w:t>ל</w:t>
      </w:r>
      <w:r w:rsidRPr="00E91489">
        <w:rPr>
          <w:rFonts w:hint="cs"/>
          <w:spacing w:val="-2"/>
          <w:rtl/>
        </w:rPr>
        <w:t xml:space="preserve"> שלא היו דברים מעולם</w:t>
      </w:r>
    </w:p>
    <w:p w14:paraId="4C239671" w14:textId="77777777" w:rsidR="00E91489" w:rsidRDefault="00910F84" w:rsidP="00E91489">
      <w:pPr>
        <w:pStyle w:val="36"/>
        <w:framePr w:wrap="notBeside"/>
        <w:rPr>
          <w:rtl/>
        </w:rPr>
      </w:pPr>
      <w:r w:rsidRPr="00FF3D4F">
        <w:rPr>
          <w:rtl/>
        </w:rPr>
        <w:t>איבעיא להו</w:t>
      </w:r>
      <w:r w:rsidRPr="00C35A2C">
        <w:rPr>
          <w:rtl/>
        </w:rPr>
        <w:t>:</w:t>
      </w:r>
    </w:p>
    <w:p w14:paraId="445414CB" w14:textId="2E6247F0" w:rsidR="00E91489" w:rsidRDefault="00910F84" w:rsidP="00E91489">
      <w:pPr>
        <w:rPr>
          <w:rtl/>
        </w:rPr>
      </w:pPr>
      <w:r w:rsidRPr="00E91489">
        <w:rPr>
          <w:rStyle w:val="afff"/>
          <w:rtl/>
        </w:rPr>
        <w:t>סתמא מאי?</w:t>
      </w:r>
      <w:r w:rsidRPr="00C35A2C">
        <w:rPr>
          <w:rtl/>
        </w:rPr>
        <w:t xml:space="preserve"> </w:t>
      </w:r>
      <w:r w:rsidRPr="00E91489">
        <w:rPr>
          <w:rStyle w:val="affff1"/>
          <w:rtl/>
        </w:rPr>
        <w:t>ת"ש:</w:t>
      </w:r>
      <w:r w:rsidRPr="00C35A2C">
        <w:rPr>
          <w:rtl/>
        </w:rPr>
        <w:t xml:space="preserve"> אם התנו מתחילה מותר, הא סתמא אסור.</w:t>
      </w:r>
    </w:p>
    <w:p w14:paraId="76D7F786" w14:textId="77777777" w:rsidR="00E91489" w:rsidRDefault="00910F84" w:rsidP="00E91489">
      <w:pPr>
        <w:pStyle w:val="36"/>
        <w:framePr w:wrap="notBeside"/>
        <w:rPr>
          <w:rtl/>
        </w:rPr>
      </w:pPr>
      <w:r w:rsidRPr="00C35A2C">
        <w:rPr>
          <w:rFonts w:hint="cs"/>
          <w:rtl/>
        </w:rPr>
        <w:t>והך דסיפא</w:t>
      </w:r>
      <w:r w:rsidRPr="00C35A2C">
        <w:rPr>
          <w:rtl/>
        </w:rPr>
        <w:t>:</w:t>
      </w:r>
    </w:p>
    <w:p w14:paraId="484591CF" w14:textId="7D421A18" w:rsidR="00910F84" w:rsidRPr="00C35A2C" w:rsidRDefault="00910F84" w:rsidP="00E91489">
      <w:pPr>
        <w:rPr>
          <w:rtl/>
        </w:rPr>
      </w:pPr>
      <w:r w:rsidRPr="00C35A2C">
        <w:rPr>
          <w:rtl/>
        </w:rPr>
        <w:t>אם באו לחשבון אסור, הא סתמא מותר</w:t>
      </w:r>
      <w:r w:rsidR="00E91489">
        <w:rPr>
          <w:rStyle w:val="affff1"/>
          <w:rFonts w:hint="cs"/>
          <w:rtl/>
        </w:rPr>
        <w:t xml:space="preserve"> </w:t>
      </w:r>
      <w:r w:rsidRPr="00E91489">
        <w:rPr>
          <w:rStyle w:val="affff1"/>
          <w:rtl/>
        </w:rPr>
        <w:t>אלא</w:t>
      </w:r>
      <w:r w:rsidRPr="00C35A2C">
        <w:rPr>
          <w:rtl/>
        </w:rPr>
        <w:t xml:space="preserve"> </w:t>
      </w:r>
      <w:r w:rsidR="00E91489">
        <w:rPr>
          <w:rFonts w:hint="cs"/>
          <w:rtl/>
        </w:rPr>
        <w:t>אין להוכיח מכאן</w:t>
      </w:r>
      <w:r w:rsidRPr="00C35A2C">
        <w:rPr>
          <w:rtl/>
        </w:rPr>
        <w:t>.</w:t>
      </w:r>
    </w:p>
    <w:p w14:paraId="2FF78EBD" w14:textId="77777777" w:rsidR="00910F84" w:rsidRDefault="00910F84" w:rsidP="00910F84">
      <w:pPr>
        <w:pStyle w:val="afff0"/>
        <w:rPr>
          <w:szCs w:val="20"/>
          <w:rtl/>
        </w:rPr>
        <w:sectPr w:rsidR="00910F84" w:rsidSect="00910F84">
          <w:headerReference w:type="default" r:id="rId8"/>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472BA8A6" w14:textId="77777777" w:rsidR="00910F84" w:rsidRDefault="00910F84" w:rsidP="00910F84">
      <w:pPr>
        <w:pStyle w:val="afff0"/>
        <w:rPr>
          <w:rtl/>
        </w:rPr>
      </w:pPr>
      <w:r w:rsidRPr="00C35A2C">
        <w:rPr>
          <w:szCs w:val="20"/>
          <w:rtl/>
        </w:rPr>
        <w:t>הדרן עלך לפני אידיהן.</w:t>
      </w:r>
    </w:p>
    <w:p w14:paraId="70F1C6C9" w14:textId="77777777" w:rsidR="00910F84" w:rsidRDefault="00910F84" w:rsidP="00910F84">
      <w:pPr>
        <w:pStyle w:val="aff9"/>
        <w:framePr w:wrap="around"/>
        <w:spacing w:line="276" w:lineRule="auto"/>
        <w:rPr>
          <w:rtl/>
        </w:rPr>
      </w:pPr>
      <w:r w:rsidRPr="00C35A2C">
        <w:rPr>
          <w:rFonts w:hint="cs"/>
          <w:rtl/>
        </w:rPr>
        <w:t>אין מעמידין</w:t>
      </w:r>
    </w:p>
    <w:p w14:paraId="06640F19" w14:textId="77777777" w:rsidR="00910F84" w:rsidRPr="00C35A2C" w:rsidRDefault="00910F84" w:rsidP="00910F84">
      <w:pPr>
        <w:pStyle w:val="affa"/>
        <w:framePr w:wrap="around"/>
        <w:spacing w:after="0" w:line="276" w:lineRule="auto"/>
        <w:rPr>
          <w:rtl/>
        </w:rPr>
      </w:pPr>
      <w:r w:rsidRPr="00C35A2C">
        <w:rPr>
          <w:rFonts w:hint="cs"/>
          <w:rtl/>
        </w:rPr>
        <w:t>כב.- מט:</w:t>
      </w:r>
    </w:p>
    <w:p w14:paraId="47A3F225" w14:textId="77777777" w:rsidR="00910F84" w:rsidRDefault="00910F84" w:rsidP="00910F84">
      <w:pPr>
        <w:pStyle w:val="aff8"/>
        <w:framePr w:wrap="around"/>
        <w:rPr>
          <w:rtl/>
        </w:rPr>
      </w:pPr>
      <w:r>
        <w:rPr>
          <w:rFonts w:hint="cs"/>
          <w:rtl/>
        </w:rPr>
        <w:lastRenderedPageBreak/>
        <w:t>פרק שני</w:t>
      </w:r>
    </w:p>
    <w:p w14:paraId="778D5AE4" w14:textId="77777777" w:rsidR="00910F84" w:rsidRDefault="00910F84" w:rsidP="00910F84">
      <w:pPr>
        <w:pStyle w:val="affa"/>
        <w:framePr w:wrap="around"/>
        <w:rPr>
          <w:rtl/>
        </w:rPr>
      </w:pPr>
      <w:r>
        <w:rPr>
          <w:rFonts w:hint="cs"/>
          <w:rtl/>
        </w:rPr>
        <w:t>כב. מ.</w:t>
      </w:r>
    </w:p>
    <w:p w14:paraId="04E4DAC9" w14:textId="77777777" w:rsidR="00910F84" w:rsidRPr="00C35A2C" w:rsidRDefault="00910F84" w:rsidP="0017519A">
      <w:pPr>
        <w:pStyle w:val="affff4"/>
        <w:framePr w:wrap="around"/>
        <w:rPr>
          <w:rtl/>
        </w:rPr>
      </w:pPr>
      <w:del w:id="20108" w:author="קלוד" w:date="2026-10-06T10:07:24Z">
        <w:r>
          <w:rPr>
            <w:rtl/>
          </w:rPr>
          <w:delText xml:space="preserve">מתני'.</w:delText>
        </w:r>
      </w:del>
      <w:ins w:id="20109" w:author="קלוד" w:date="2026-10-06T10:07:24Z">
        <w:r>
          <w:rPr>
            <w:rtl/>
          </w:rPr>
          <w:t xml:space="preserve">משנה א</w:t>
        </w:r>
      </w:ins>
    </w:p>
    <w:p w14:paraId="5AAA1188" w14:textId="0F32C514" w:rsidR="00910F84" w:rsidRPr="002E0EC9" w:rsidRDefault="00910F84" w:rsidP="00910F84">
      <w:pPr>
        <w:pStyle w:val="affb"/>
        <w:rPr>
          <w:i/>
          <w:spacing w:val="2"/>
          <w:rtl/>
        </w:rPr>
      </w:pPr>
      <w:ins w:id="9835" w:author="מספור קטעי משנה" w:date="2026-10-06T06:44:54Z">
        <w:r>
          <w:rPr>
            <w:rStyle w:val="MisparKeta"/>
          </w:rPr>
          <w:t xml:space="preserve">א. </w:t>
        </w:r>
      </w:ins>
      <w:r w:rsidRPr="002E0EC9">
        <w:rPr>
          <w:i/>
          <w:spacing w:val="2"/>
          <w:rtl/>
        </w:rPr>
        <w:t xml:space="preserve">אין מעמידין בהמה בפונדקאות </w:t>
      </w:r>
      <w:r w:rsidR="00882929" w:rsidRPr="002E0EC9">
        <w:rPr>
          <w:rFonts w:hint="cs"/>
          <w:i/>
          <w:spacing w:val="2"/>
          <w:rtl/>
        </w:rPr>
        <w:t>גויים</w:t>
      </w:r>
      <w:r w:rsidRPr="002E0EC9">
        <w:rPr>
          <w:i/>
          <w:spacing w:val="2"/>
          <w:rtl/>
        </w:rPr>
        <w:t>, מפני שחשודין על הרביעה</w:t>
      </w:r>
    </w:p>
    <w:p w14:paraId="496F774E" w14:textId="77777777" w:rsidR="00910F84" w:rsidRDefault="00910F84" w:rsidP="00910F84">
      <w:pPr>
        <w:pStyle w:val="affb"/>
        <w:rPr>
          <w:rtl/>
        </w:rPr>
      </w:pPr>
      <w:r w:rsidRPr="00C35A2C">
        <w:rPr>
          <w:rtl/>
        </w:rPr>
        <w:t>ולא תתייחד אשה עמהן, מפני שחשודין על העריות;</w:t>
      </w:r>
    </w:p>
    <w:p w14:paraId="558E0D5C" w14:textId="2B3BB039" w:rsidR="00910F84" w:rsidRDefault="00910F84" w:rsidP="00C36F35">
      <w:pPr>
        <w:pStyle w:val="affb"/>
        <w:spacing w:after="120"/>
        <w:rPr>
          <w:rtl/>
        </w:rPr>
      </w:pPr>
      <w:r w:rsidRPr="00C35A2C">
        <w:rPr>
          <w:rtl/>
        </w:rPr>
        <w:t>ולא יתייחד אדם עמהן, מפני שחשודין על שפיכות דמים.</w:t>
      </w:r>
    </w:p>
    <w:p w14:paraId="45A37596" w14:textId="77777777" w:rsidR="00910F84" w:rsidRPr="00C35A2C" w:rsidRDefault="00910F84" w:rsidP="00910F84">
      <w:pPr>
        <w:pStyle w:val="aff6"/>
        <w:framePr w:wrap="around"/>
        <w:rPr>
          <w:rtl/>
        </w:rPr>
      </w:pPr>
      <w:r w:rsidRPr="00C35A2C">
        <w:rPr>
          <w:rFonts w:hint="cs"/>
          <w:rtl/>
        </w:rPr>
        <w:t>כב:</w:t>
      </w:r>
    </w:p>
    <w:p w14:paraId="663FD3BF" w14:textId="77777777" w:rsidR="00C36F35" w:rsidRDefault="00910F84" w:rsidP="00C36F35">
      <w:pPr>
        <w:pStyle w:val="36"/>
        <w:framePr w:wrap="notBeside"/>
        <w:rPr>
          <w:rtl/>
        </w:rPr>
      </w:pPr>
      <w:r w:rsidRPr="00C35A2C">
        <w:rPr>
          <w:rtl/>
        </w:rPr>
        <w:t>ורמינהי:</w:t>
      </w:r>
    </w:p>
    <w:p w14:paraId="55829B22" w14:textId="77777777" w:rsidR="002E0EC9" w:rsidRDefault="00910F84" w:rsidP="00910F84">
      <w:pPr>
        <w:rPr>
          <w:rtl/>
        </w:rPr>
      </w:pPr>
      <w:r w:rsidRPr="00C35A2C">
        <w:rPr>
          <w:rtl/>
        </w:rPr>
        <w:t xml:space="preserve">לוקחין מהן בהמה לקרבן, </w:t>
      </w:r>
    </w:p>
    <w:p w14:paraId="17349564" w14:textId="77777777" w:rsidR="002E0EC9" w:rsidRDefault="00910F84" w:rsidP="002E0EC9">
      <w:pPr>
        <w:pStyle w:val="36"/>
        <w:framePr w:wrap="notBeside"/>
        <w:rPr>
          <w:rtl/>
        </w:rPr>
      </w:pPr>
      <w:r w:rsidRPr="00C35A2C">
        <w:rPr>
          <w:rtl/>
        </w:rPr>
        <w:t xml:space="preserve">ואין חוששין </w:t>
      </w:r>
    </w:p>
    <w:p w14:paraId="2AE2DC4D" w14:textId="70170EA5" w:rsidR="00910F84" w:rsidRDefault="00910F84" w:rsidP="00910F84">
      <w:pPr>
        <w:rPr>
          <w:rtl/>
        </w:rPr>
      </w:pPr>
      <w:r w:rsidRPr="00C35A2C">
        <w:rPr>
          <w:rtl/>
        </w:rPr>
        <w:t xml:space="preserve">משום רובע </w:t>
      </w:r>
      <w:r w:rsidR="002E0EC9">
        <w:rPr>
          <w:rFonts w:hint="cs"/>
          <w:rtl/>
        </w:rPr>
        <w:t xml:space="preserve">או </w:t>
      </w:r>
      <w:r w:rsidRPr="00C35A2C">
        <w:rPr>
          <w:rtl/>
        </w:rPr>
        <w:t xml:space="preserve">נרבע, </w:t>
      </w:r>
      <w:r w:rsidR="002E0EC9">
        <w:rPr>
          <w:rFonts w:hint="cs"/>
          <w:rtl/>
        </w:rPr>
        <w:t xml:space="preserve">- </w:t>
      </w:r>
      <w:r w:rsidR="00C36F35">
        <w:rPr>
          <w:rFonts w:hint="cs"/>
          <w:rtl/>
        </w:rPr>
        <w:t xml:space="preserve">שהגוי </w:t>
      </w:r>
      <w:r w:rsidRPr="00C35A2C">
        <w:rPr>
          <w:rFonts w:hint="cs"/>
          <w:rtl/>
        </w:rPr>
        <w:t>חס על בהמתו שלא תעקר</w:t>
      </w:r>
    </w:p>
    <w:p w14:paraId="708E81BE" w14:textId="77777777" w:rsidR="002E0EC9" w:rsidRDefault="00910F84" w:rsidP="002E0EC9">
      <w:pPr>
        <w:pStyle w:val="36"/>
        <w:framePr w:wrap="notBeside"/>
        <w:rPr>
          <w:rtl/>
        </w:rPr>
      </w:pPr>
      <w:r w:rsidRPr="00C35A2C">
        <w:rPr>
          <w:rtl/>
        </w:rPr>
        <w:t xml:space="preserve">ולא משום </w:t>
      </w:r>
    </w:p>
    <w:p w14:paraId="5C2A4386" w14:textId="433E39F1" w:rsidR="00910F84" w:rsidRDefault="00910F84" w:rsidP="00910F84">
      <w:pPr>
        <w:rPr>
          <w:rtl/>
        </w:rPr>
      </w:pPr>
      <w:r w:rsidRPr="00C35A2C">
        <w:rPr>
          <w:rtl/>
        </w:rPr>
        <w:t xml:space="preserve">מוקצה </w:t>
      </w:r>
      <w:r w:rsidR="002E0EC9">
        <w:rPr>
          <w:rFonts w:hint="cs"/>
          <w:rtl/>
        </w:rPr>
        <w:t xml:space="preserve">או </w:t>
      </w:r>
      <w:r w:rsidRPr="00C35A2C">
        <w:rPr>
          <w:rtl/>
        </w:rPr>
        <w:t>נעבד</w:t>
      </w:r>
      <w:r w:rsidRPr="00C35A2C">
        <w:rPr>
          <w:rFonts w:hint="cs"/>
          <w:rtl/>
        </w:rPr>
        <w:t xml:space="preserve"> </w:t>
      </w:r>
      <w:r w:rsidR="00B34E6C">
        <w:rPr>
          <w:rFonts w:hint="cs"/>
          <w:rtl/>
        </w:rPr>
        <w:t xml:space="preserve">- </w:t>
      </w:r>
      <w:r w:rsidR="00C36F35">
        <w:rPr>
          <w:rFonts w:hint="cs"/>
          <w:rtl/>
        </w:rPr>
        <w:t xml:space="preserve">שאם </w:t>
      </w:r>
      <w:r w:rsidRPr="00C35A2C">
        <w:rPr>
          <w:rFonts w:hint="cs"/>
          <w:rtl/>
        </w:rPr>
        <w:t xml:space="preserve">הקצהו </w:t>
      </w:r>
      <w:r w:rsidRPr="00C35A2C">
        <w:rPr>
          <w:rtl/>
        </w:rPr>
        <w:t>וא</w:t>
      </w:r>
      <w:r w:rsidRPr="00C35A2C">
        <w:rPr>
          <w:rFonts w:hint="cs"/>
          <w:rtl/>
        </w:rPr>
        <w:t>י עבדו לא היה מוכרו</w:t>
      </w:r>
    </w:p>
    <w:p w14:paraId="5C6D4571" w14:textId="367E14B2" w:rsidR="00910F84" w:rsidRPr="00C35A2C" w:rsidRDefault="00910F84" w:rsidP="00910F84">
      <w:pPr>
        <w:rPr>
          <w:rtl/>
        </w:rPr>
      </w:pPr>
      <w:r w:rsidRPr="00C35A2C">
        <w:rPr>
          <w:rFonts w:hint="cs"/>
          <w:rtl/>
        </w:rPr>
        <w:t>ואפי' זכרים</w:t>
      </w:r>
      <w:r w:rsidR="00B34E6C">
        <w:rPr>
          <w:rFonts w:hint="cs"/>
          <w:rtl/>
        </w:rPr>
        <w:t xml:space="preserve">- </w:t>
      </w:r>
      <w:r w:rsidRPr="00C35A2C">
        <w:rPr>
          <w:rtl/>
        </w:rPr>
        <w:t>הואיל ומכחישין בבשר.</w:t>
      </w:r>
    </w:p>
    <w:p w14:paraId="4B4E4AF8" w14:textId="77777777" w:rsidR="00C36F35" w:rsidRDefault="00910F84" w:rsidP="00C36F35">
      <w:pPr>
        <w:pStyle w:val="36"/>
        <w:framePr w:wrap="notBeside"/>
        <w:rPr>
          <w:rtl/>
        </w:rPr>
      </w:pPr>
      <w:r w:rsidRPr="00C35A2C">
        <w:rPr>
          <w:rFonts w:hint="cs"/>
          <w:rtl/>
        </w:rPr>
        <w:t xml:space="preserve">והך </w:t>
      </w:r>
    </w:p>
    <w:p w14:paraId="783C81EE" w14:textId="77777777" w:rsidR="002E0EC9" w:rsidRDefault="00910F84" w:rsidP="00910F84">
      <w:pPr>
        <w:rPr>
          <w:rtl/>
        </w:rPr>
      </w:pPr>
      <w:r w:rsidRPr="00C35A2C">
        <w:rPr>
          <w:rFonts w:hint="cs"/>
          <w:rtl/>
        </w:rPr>
        <w:t>ד</w:t>
      </w:r>
      <w:r w:rsidRPr="00C35A2C">
        <w:rPr>
          <w:rtl/>
        </w:rPr>
        <w:t xml:space="preserve">לוקחין בהמה מרועה שלהן, </w:t>
      </w:r>
    </w:p>
    <w:p w14:paraId="3454A47D" w14:textId="77777777" w:rsidR="002E0EC9" w:rsidRDefault="002E0EC9" w:rsidP="002E0EC9">
      <w:pPr>
        <w:pStyle w:val="36"/>
        <w:framePr w:wrap="notBeside"/>
        <w:rPr>
          <w:rtl/>
        </w:rPr>
      </w:pPr>
      <w:r>
        <w:rPr>
          <w:rFonts w:hint="cs"/>
          <w:rtl/>
        </w:rPr>
        <w:t>-</w:t>
      </w:r>
    </w:p>
    <w:p w14:paraId="670DF11E" w14:textId="446F860B" w:rsidR="00910F84" w:rsidRPr="00C35A2C" w:rsidRDefault="00910F84" w:rsidP="00B34E6C">
      <w:pPr>
        <w:spacing w:after="120"/>
        <w:rPr>
          <w:rtl/>
        </w:rPr>
      </w:pPr>
      <w:r w:rsidRPr="00C35A2C">
        <w:rPr>
          <w:rtl/>
        </w:rPr>
        <w:t>ל</w:t>
      </w:r>
      <w:r w:rsidRPr="00C35A2C">
        <w:rPr>
          <w:rFonts w:hint="cs"/>
          <w:rtl/>
        </w:rPr>
        <w:t>א חיישי' שרבעה רועה שלהן  ד</w:t>
      </w:r>
      <w:r w:rsidRPr="00C35A2C">
        <w:rPr>
          <w:rtl/>
        </w:rPr>
        <w:t>מתיירא משום הפסד שכר.</w:t>
      </w:r>
    </w:p>
    <w:p w14:paraId="2A2D3437" w14:textId="77777777" w:rsidR="00C36F35" w:rsidRDefault="00910F84" w:rsidP="00C36F35">
      <w:pPr>
        <w:pStyle w:val="36"/>
        <w:framePr w:wrap="notBeside"/>
        <w:rPr>
          <w:rtl/>
        </w:rPr>
      </w:pPr>
      <w:r w:rsidRPr="00C35A2C">
        <w:rPr>
          <w:rFonts w:hint="cs"/>
          <w:rtl/>
        </w:rPr>
        <w:t xml:space="preserve">והך </w:t>
      </w:r>
    </w:p>
    <w:p w14:paraId="1FAA33C8" w14:textId="77777777" w:rsidR="002E0EC9" w:rsidRDefault="00910F84" w:rsidP="00910F84">
      <w:pPr>
        <w:rPr>
          <w:rtl/>
        </w:rPr>
      </w:pPr>
      <w:r w:rsidRPr="00C35A2C">
        <w:rPr>
          <w:rFonts w:hint="cs"/>
          <w:rtl/>
        </w:rPr>
        <w:t>ד</w:t>
      </w:r>
      <w:r w:rsidRPr="00C35A2C">
        <w:rPr>
          <w:rtl/>
        </w:rPr>
        <w:t>אין מוסרין בהמה לרועה שלהן</w:t>
      </w:r>
      <w:r w:rsidRPr="00C35A2C">
        <w:rPr>
          <w:rFonts w:hint="cs"/>
          <w:rtl/>
        </w:rPr>
        <w:t xml:space="preserve"> </w:t>
      </w:r>
    </w:p>
    <w:p w14:paraId="1D604927" w14:textId="066761A6" w:rsidR="00C36F35" w:rsidRDefault="00910F84" w:rsidP="00910F84">
      <w:pPr>
        <w:rPr>
          <w:rtl/>
        </w:rPr>
      </w:pPr>
      <w:r w:rsidRPr="00C35A2C">
        <w:rPr>
          <w:rFonts w:hint="cs"/>
          <w:rtl/>
        </w:rPr>
        <w:t>לא</w:t>
      </w:r>
      <w:r w:rsidRPr="00C35A2C">
        <w:rPr>
          <w:rtl/>
        </w:rPr>
        <w:t xml:space="preserve"> </w:t>
      </w:r>
      <w:r w:rsidR="002E0EC9">
        <w:rPr>
          <w:rFonts w:hint="cs"/>
          <w:rtl/>
        </w:rPr>
        <w:t xml:space="preserve">משום שרועה </w:t>
      </w:r>
      <w:r w:rsidRPr="00C35A2C">
        <w:rPr>
          <w:rtl/>
        </w:rPr>
        <w:t xml:space="preserve">שלהן מתיירא משום הפסד שכרו! </w:t>
      </w:r>
    </w:p>
    <w:p w14:paraId="7C2B93EF" w14:textId="77777777" w:rsidR="00C36F35" w:rsidRDefault="00910F84" w:rsidP="00C36F35">
      <w:pPr>
        <w:pStyle w:val="36"/>
        <w:framePr w:wrap="notBeside"/>
        <w:rPr>
          <w:rtl/>
        </w:rPr>
      </w:pPr>
      <w:r w:rsidRPr="00C35A2C">
        <w:rPr>
          <w:rFonts w:hint="cs"/>
          <w:rtl/>
        </w:rPr>
        <w:t xml:space="preserve">דדווקא הן </w:t>
      </w:r>
    </w:p>
    <w:p w14:paraId="1CE7E969" w14:textId="5D9D7202" w:rsidR="00910F84" w:rsidRPr="00C35A2C" w:rsidRDefault="00910F84" w:rsidP="00910F84">
      <w:pPr>
        <w:rPr>
          <w:rtl/>
        </w:rPr>
      </w:pPr>
      <w:r w:rsidRPr="00C35A2C">
        <w:rPr>
          <w:rtl/>
        </w:rPr>
        <w:t>דידעי בהדדי מרתתי, אנן דלא ידעינן בהו לא מרתתי.</w:t>
      </w:r>
    </w:p>
    <w:p w14:paraId="66A7FF5C" w14:textId="2E34C0FA" w:rsidR="00C36F35" w:rsidRDefault="00910F84" w:rsidP="00C36F35">
      <w:pPr>
        <w:pStyle w:val="36"/>
        <w:framePr w:wrap="notBeside"/>
        <w:rPr>
          <w:rtl/>
        </w:rPr>
      </w:pPr>
      <w:r w:rsidRPr="00C35A2C">
        <w:rPr>
          <w:rtl/>
        </w:rPr>
        <w:t>רבה</w:t>
      </w:r>
      <w:r w:rsidR="002E0EC9">
        <w:rPr>
          <w:rFonts w:hint="cs"/>
          <w:rtl/>
        </w:rPr>
        <w:t>: כדאמרי אינשי:</w:t>
      </w:r>
    </w:p>
    <w:p w14:paraId="07F22F00" w14:textId="255FD9C3" w:rsidR="00910F84" w:rsidRDefault="00910F84" w:rsidP="00B34E6C">
      <w:pPr>
        <w:spacing w:after="120"/>
        <w:rPr>
          <w:rtl/>
        </w:rPr>
      </w:pPr>
      <w:r w:rsidRPr="00C35A2C">
        <w:rPr>
          <w:rFonts w:hint="cs"/>
          <w:rtl/>
        </w:rPr>
        <w:t xml:space="preserve">כשם </w:t>
      </w:r>
      <w:r w:rsidR="00B34E6C">
        <w:rPr>
          <w:rFonts w:hint="cs"/>
          <w:rtl/>
        </w:rPr>
        <w:t>שהשיש מפחד מהמכתב</w:t>
      </w:r>
      <w:r>
        <w:rPr>
          <w:rFonts w:hint="cs"/>
          <w:rtl/>
        </w:rPr>
        <w:t>,</w:t>
      </w:r>
      <w:r w:rsidRPr="00C35A2C">
        <w:rPr>
          <w:rFonts w:hint="cs"/>
          <w:rtl/>
        </w:rPr>
        <w:t xml:space="preserve"> כך מכיר ההולך רכיל בחבירו</w:t>
      </w:r>
    </w:p>
    <w:p w14:paraId="2E400181" w14:textId="77777777" w:rsidR="00C36F35" w:rsidRDefault="00910F84" w:rsidP="00C36F35">
      <w:pPr>
        <w:pStyle w:val="36"/>
        <w:framePr w:wrap="notBeside"/>
        <w:rPr>
          <w:rtl/>
        </w:rPr>
      </w:pPr>
      <w:r w:rsidRPr="00C35A2C">
        <w:rPr>
          <w:rFonts w:hint="cs"/>
          <w:rtl/>
        </w:rPr>
        <w:t xml:space="preserve">ולא חיישי </w:t>
      </w:r>
    </w:p>
    <w:p w14:paraId="7101BBE8" w14:textId="18AEA61F" w:rsidR="00910F84" w:rsidRPr="00C35A2C" w:rsidRDefault="00910F84" w:rsidP="00910F84">
      <w:pPr>
        <w:rPr>
          <w:rtl/>
        </w:rPr>
      </w:pPr>
      <w:r w:rsidRPr="00C35A2C">
        <w:rPr>
          <w:rFonts w:hint="cs"/>
          <w:rtl/>
        </w:rPr>
        <w:t>לקנות בהמות זכרים מנקבות שכיון שיודעת שאם תירבע לה תרוץ אחריה בכל שעה לא נרבעת</w:t>
      </w:r>
    </w:p>
    <w:p w14:paraId="355EE0AA" w14:textId="77777777" w:rsidR="00C36F35" w:rsidRDefault="00910F84" w:rsidP="00C36F35">
      <w:pPr>
        <w:pStyle w:val="36"/>
        <w:framePr w:wrap="notBeside"/>
        <w:rPr>
          <w:rtl/>
        </w:rPr>
      </w:pPr>
      <w:r w:rsidRPr="00C35A2C">
        <w:rPr>
          <w:rFonts w:hint="cs"/>
          <w:rtl/>
        </w:rPr>
        <w:t xml:space="preserve">והך דתני רב יוסף </w:t>
      </w:r>
    </w:p>
    <w:p w14:paraId="6A92BA3A" w14:textId="308D4C6B" w:rsidR="00910F84" w:rsidRDefault="00910F84" w:rsidP="002E0EC9">
      <w:pPr>
        <w:rPr>
          <w:rStyle w:val="affff8"/>
          <w:rtl/>
        </w:rPr>
      </w:pPr>
      <w:r w:rsidRPr="00C35A2C">
        <w:rPr>
          <w:rFonts w:hint="cs"/>
          <w:rtl/>
        </w:rPr>
        <w:t xml:space="preserve">אלמנה לא תגדל בר בי רב באושפיזא, </w:t>
      </w:r>
      <w:r w:rsidRPr="002E0EC9">
        <w:rPr>
          <w:rStyle w:val="affff8"/>
          <w:rFonts w:hint="cs"/>
          <w:rtl/>
        </w:rPr>
        <w:t>צנוע ולא תחשוש שי</w:t>
      </w:r>
      <w:r w:rsidR="002E0EC9">
        <w:rPr>
          <w:rStyle w:val="affff8"/>
          <w:rFonts w:hint="cs"/>
          <w:rtl/>
        </w:rPr>
        <w:t>ת</w:t>
      </w:r>
      <w:r w:rsidRPr="002E0EC9">
        <w:rPr>
          <w:rStyle w:val="affff8"/>
          <w:rFonts w:hint="cs"/>
          <w:rtl/>
        </w:rPr>
        <w:t>פרסם</w:t>
      </w:r>
    </w:p>
    <w:p w14:paraId="19FF2228" w14:textId="6490D859" w:rsidR="00910F84" w:rsidRPr="00C35A2C" w:rsidRDefault="002E0EC9" w:rsidP="00B34E6C">
      <w:pPr>
        <w:spacing w:after="120"/>
        <w:rPr>
          <w:rtl/>
        </w:rPr>
      </w:pPr>
      <w:r w:rsidRPr="00C35A2C">
        <w:rPr>
          <w:rFonts w:hint="cs"/>
          <w:rtl/>
        </w:rPr>
        <w:t xml:space="preserve">כלב </w:t>
      </w:r>
      <w:r>
        <w:rPr>
          <w:rFonts w:hint="cs"/>
          <w:rtl/>
        </w:rPr>
        <w:t>אף שירוץ אחריה ישסברו שזה מחמת בשר שנתנה לו.</w:t>
      </w:r>
    </w:p>
    <w:p w14:paraId="3A8496E4" w14:textId="5CF7BA4E" w:rsidR="00C36F35" w:rsidRDefault="002E0EC9" w:rsidP="00C36F35">
      <w:pPr>
        <w:pStyle w:val="36"/>
        <w:framePr w:wrap="notBeside"/>
        <w:rPr>
          <w:rtl/>
        </w:rPr>
      </w:pPr>
      <w:r>
        <w:rPr>
          <w:rFonts w:hint="cs"/>
          <w:rtl/>
        </w:rPr>
        <w:t>מעב''ח:</w:t>
      </w:r>
      <w:r w:rsidR="00910F84" w:rsidRPr="00C35A2C">
        <w:rPr>
          <w:rtl/>
        </w:rPr>
        <w:t xml:space="preserve"> </w:t>
      </w:r>
    </w:p>
    <w:p w14:paraId="255BE4E0" w14:textId="135FFD8B" w:rsidR="002E0EC9" w:rsidRDefault="00910F84" w:rsidP="00910F84">
      <w:pPr>
        <w:rPr>
          <w:rtl/>
        </w:rPr>
      </w:pPr>
      <w:r w:rsidRPr="002E0EC9">
        <w:rPr>
          <w:spacing w:val="-4"/>
          <w:rtl/>
        </w:rPr>
        <w:t>נקבות אצל נקבות לא מייחדינן</w:t>
      </w:r>
      <w:r w:rsidRPr="002E0EC9">
        <w:rPr>
          <w:rStyle w:val="affff1"/>
          <w:spacing w:val="-4"/>
          <w:rtl/>
        </w:rPr>
        <w:t>:</w:t>
      </w:r>
      <w:r w:rsidR="002E0EC9" w:rsidRPr="002E0EC9">
        <w:rPr>
          <w:rFonts w:hint="cs"/>
          <w:spacing w:val="-4"/>
          <w:rtl/>
        </w:rPr>
        <w:t>-</w:t>
      </w:r>
      <w:r w:rsidR="00C36F35" w:rsidRPr="002E0EC9">
        <w:rPr>
          <w:rFonts w:hint="cs"/>
          <w:spacing w:val="-4"/>
          <w:rtl/>
        </w:rPr>
        <w:t>שהגויים</w:t>
      </w:r>
      <w:r w:rsidRPr="002E0EC9">
        <w:rPr>
          <w:rFonts w:hint="cs"/>
          <w:spacing w:val="-4"/>
          <w:rtl/>
        </w:rPr>
        <w:t xml:space="preserve"> </w:t>
      </w:r>
      <w:r w:rsidRPr="002E0EC9">
        <w:rPr>
          <w:spacing w:val="-4"/>
          <w:rtl/>
        </w:rPr>
        <w:t>מצויין אצל נשי חבריהן</w:t>
      </w:r>
      <w:r w:rsidRPr="00C35A2C">
        <w:rPr>
          <w:rtl/>
        </w:rPr>
        <w:t xml:space="preserve"> </w:t>
      </w:r>
    </w:p>
    <w:p w14:paraId="512E1F15" w14:textId="77777777" w:rsidR="002E0EC9" w:rsidRDefault="002E0EC9" w:rsidP="002E0EC9">
      <w:pPr>
        <w:pStyle w:val="36"/>
        <w:framePr w:wrap="notBeside"/>
        <w:rPr>
          <w:rtl/>
        </w:rPr>
      </w:pPr>
      <w:r>
        <w:rPr>
          <w:rFonts w:hint="cs"/>
          <w:rtl/>
        </w:rPr>
        <w:t>א.</w:t>
      </w:r>
    </w:p>
    <w:p w14:paraId="6BCE1F43" w14:textId="63A34B1F" w:rsidR="00910F84" w:rsidRPr="00C35A2C" w:rsidRDefault="00910F84" w:rsidP="00910F84">
      <w:pPr>
        <w:rPr>
          <w:rtl/>
        </w:rPr>
      </w:pPr>
      <w:r w:rsidRPr="00C35A2C">
        <w:rPr>
          <w:rtl/>
        </w:rPr>
        <w:t>ופעמים שאינו מוצאה, ומוצא הבהמה ורובעה.</w:t>
      </w:r>
    </w:p>
    <w:p w14:paraId="3CDCB133" w14:textId="709B2795" w:rsidR="00C36F35" w:rsidRDefault="002E0EC9" w:rsidP="00C36F35">
      <w:pPr>
        <w:pStyle w:val="36"/>
        <w:framePr w:wrap="notBeside"/>
        <w:rPr>
          <w:rtl/>
        </w:rPr>
      </w:pPr>
      <w:r>
        <w:rPr>
          <w:rFonts w:hint="cs"/>
          <w:rtl/>
        </w:rPr>
        <w:t>ב.</w:t>
      </w:r>
    </w:p>
    <w:p w14:paraId="5D923929" w14:textId="33BE2E83" w:rsidR="00910F84" w:rsidRPr="002E0EC9" w:rsidRDefault="002E0EC9" w:rsidP="00910F84">
      <w:pPr>
        <w:rPr>
          <w:spacing w:val="-6"/>
          <w:rtl/>
        </w:rPr>
      </w:pPr>
      <w:r w:rsidRPr="002E0EC9">
        <w:rPr>
          <w:rFonts w:hint="cs"/>
          <w:spacing w:val="-6"/>
          <w:rtl/>
        </w:rPr>
        <w:t xml:space="preserve">אף אם </w:t>
      </w:r>
      <w:r w:rsidR="00910F84" w:rsidRPr="002E0EC9">
        <w:rPr>
          <w:spacing w:val="-6"/>
          <w:rtl/>
        </w:rPr>
        <w:t xml:space="preserve">מוצאה רובעה, </w:t>
      </w:r>
      <w:r w:rsidR="00910F84" w:rsidRPr="002E0EC9">
        <w:rPr>
          <w:rFonts w:hint="cs"/>
          <w:spacing w:val="-6"/>
          <w:rtl/>
        </w:rPr>
        <w:t>ד'</w:t>
      </w:r>
      <w:r w:rsidR="00910F84" w:rsidRPr="002E0EC9">
        <w:rPr>
          <w:spacing w:val="-6"/>
          <w:rtl/>
        </w:rPr>
        <w:t>חביבה עליהן בהמת</w:t>
      </w:r>
      <w:r w:rsidRPr="002E0EC9">
        <w:rPr>
          <w:rFonts w:hint="cs"/>
          <w:spacing w:val="-6"/>
          <w:rtl/>
        </w:rPr>
        <w:t xml:space="preserve"> </w:t>
      </w:r>
      <w:r w:rsidR="00910F84" w:rsidRPr="002E0EC9">
        <w:rPr>
          <w:spacing w:val="-6"/>
          <w:rtl/>
        </w:rPr>
        <w:t>ישראל יותר מנשותיהן</w:t>
      </w:r>
    </w:p>
    <w:p w14:paraId="08185B10" w14:textId="77777777" w:rsidR="00C36F35" w:rsidRDefault="00910F84" w:rsidP="00C36F35">
      <w:pPr>
        <w:pStyle w:val="36"/>
        <w:framePr w:wrap="notBeside"/>
        <w:rPr>
          <w:rtl/>
        </w:rPr>
      </w:pPr>
      <w:r w:rsidRPr="00C35A2C">
        <w:rPr>
          <w:rFonts w:hint="cs"/>
          <w:rtl/>
        </w:rPr>
        <w:t>דארי</w:t>
      </w:r>
      <w:r>
        <w:rPr>
          <w:rtl/>
        </w:rPr>
        <w:t>"</w:t>
      </w:r>
      <w:r w:rsidRPr="00C35A2C">
        <w:rPr>
          <w:rFonts w:hint="cs"/>
          <w:rtl/>
        </w:rPr>
        <w:t>ו</w:t>
      </w:r>
      <w:r w:rsidRPr="00C35A2C">
        <w:rPr>
          <w:rtl/>
        </w:rPr>
        <w:t>:</w:t>
      </w:r>
    </w:p>
    <w:p w14:paraId="4DA7C26B" w14:textId="76E15169" w:rsidR="00910F84" w:rsidRPr="00C35A2C" w:rsidRDefault="00910F84" w:rsidP="00910F84">
      <w:pPr>
        <w:rPr>
          <w:rtl/>
        </w:rPr>
      </w:pPr>
      <w:r w:rsidRPr="00C35A2C">
        <w:rPr>
          <w:rtl/>
        </w:rPr>
        <w:t>בשעה שבא נחש על חוה הטיל בה זוהמא.</w:t>
      </w:r>
      <w:r w:rsidR="00C36F35">
        <w:rPr>
          <w:rFonts w:hint="cs"/>
          <w:rtl/>
        </w:rPr>
        <w:t xml:space="preserve"> </w:t>
      </w:r>
    </w:p>
    <w:p w14:paraId="6F866626" w14:textId="77777777" w:rsidR="00C36F35" w:rsidRDefault="00910F84" w:rsidP="00910F84">
      <w:pPr>
        <w:rPr>
          <w:rtl/>
        </w:rPr>
      </w:pPr>
      <w:r w:rsidRPr="00C35A2C">
        <w:rPr>
          <w:rFonts w:hint="cs"/>
          <w:rtl/>
        </w:rPr>
        <w:t xml:space="preserve">אבל </w:t>
      </w:r>
      <w:r>
        <w:rPr>
          <w:rtl/>
        </w:rPr>
        <w:t xml:space="preserve">ישראל שעמדו על הר סיני </w:t>
      </w:r>
      <w:r w:rsidRPr="00C35A2C">
        <w:rPr>
          <w:rtl/>
        </w:rPr>
        <w:t xml:space="preserve">פסקה זוהמתן, </w:t>
      </w:r>
    </w:p>
    <w:p w14:paraId="37DA6B9F" w14:textId="7F7FE540" w:rsidR="00910F84" w:rsidRPr="00C35A2C" w:rsidRDefault="00C36F35" w:rsidP="00910F84">
      <w:pPr>
        <w:rPr>
          <w:rtl/>
        </w:rPr>
      </w:pPr>
      <w:r>
        <w:rPr>
          <w:rFonts w:hint="cs"/>
          <w:rtl/>
        </w:rPr>
        <w:t xml:space="preserve">גויים </w:t>
      </w:r>
      <w:r w:rsidR="00910F84">
        <w:rPr>
          <w:rtl/>
        </w:rPr>
        <w:t>שלא עמדו על הר סיני</w:t>
      </w:r>
      <w:r w:rsidR="00910F84" w:rsidRPr="00C35A2C">
        <w:rPr>
          <w:rtl/>
        </w:rPr>
        <w:t xml:space="preserve"> לא פסקה זוהמתן.</w:t>
      </w:r>
    </w:p>
    <w:p w14:paraId="59400603" w14:textId="12BBD733" w:rsidR="00910F84" w:rsidRDefault="00910F84" w:rsidP="00805DC2">
      <w:pPr>
        <w:pStyle w:val="affff2"/>
        <w:rPr>
          <w:rtl/>
        </w:rPr>
      </w:pPr>
      <w:r w:rsidRPr="00FF3D4F">
        <w:rPr>
          <w:b/>
          <w:bCs/>
          <w:rtl/>
        </w:rPr>
        <w:t>איבעיא להו</w:t>
      </w:r>
      <w:r w:rsidRPr="00C35A2C">
        <w:rPr>
          <w:rtl/>
        </w:rPr>
        <w:t>: עופות מאי?</w:t>
      </w:r>
    </w:p>
    <w:p w14:paraId="0874D048" w14:textId="362F21E6" w:rsidR="0017519A" w:rsidRDefault="00910F84" w:rsidP="0017519A">
      <w:pPr>
        <w:pStyle w:val="36"/>
        <w:framePr w:wrap="notBeside"/>
        <w:rPr>
          <w:rtl/>
        </w:rPr>
      </w:pPr>
      <w:r w:rsidRPr="00C35A2C">
        <w:rPr>
          <w:b/>
          <w:bCs/>
          <w:rtl/>
        </w:rPr>
        <w:t>ת</w:t>
      </w:r>
      <w:r>
        <w:rPr>
          <w:b/>
          <w:bCs/>
          <w:rtl/>
        </w:rPr>
        <w:t>"</w:t>
      </w:r>
      <w:r w:rsidRPr="00C35A2C">
        <w:rPr>
          <w:rFonts w:hint="cs"/>
          <w:b/>
          <w:bCs/>
          <w:rtl/>
        </w:rPr>
        <w:t>ש</w:t>
      </w:r>
      <w:r w:rsidRPr="00C35A2C">
        <w:rPr>
          <w:b/>
          <w:bCs/>
          <w:rtl/>
        </w:rPr>
        <w:t xml:space="preserve"> </w:t>
      </w:r>
      <w:r w:rsidRPr="00C35A2C">
        <w:rPr>
          <w:rtl/>
        </w:rPr>
        <w:t>מ</w:t>
      </w:r>
      <w:r w:rsidRPr="00C35A2C">
        <w:rPr>
          <w:rFonts w:hint="cs"/>
          <w:rtl/>
        </w:rPr>
        <w:t>ר</w:t>
      </w:r>
      <w:r>
        <w:rPr>
          <w:rtl/>
        </w:rPr>
        <w:t>"</w:t>
      </w:r>
      <w:r w:rsidRPr="00C35A2C">
        <w:rPr>
          <w:rFonts w:hint="cs"/>
          <w:rtl/>
        </w:rPr>
        <w:t>ח</w:t>
      </w:r>
      <w:r w:rsidRPr="00C35A2C">
        <w:rPr>
          <w:rtl/>
        </w:rPr>
        <w:t>:</w:t>
      </w:r>
    </w:p>
    <w:p w14:paraId="08339382" w14:textId="45BEDE8D" w:rsidR="00910F84" w:rsidRPr="002E0EC9" w:rsidRDefault="00910F84" w:rsidP="00910F84">
      <w:pPr>
        <w:rPr>
          <w:spacing w:val="-4"/>
          <w:rtl/>
        </w:rPr>
      </w:pPr>
      <w:r w:rsidRPr="002E0EC9">
        <w:rPr>
          <w:spacing w:val="-4"/>
          <w:rtl/>
        </w:rPr>
        <w:t xml:space="preserve">אני ראיתי </w:t>
      </w:r>
      <w:r w:rsidR="0017519A" w:rsidRPr="002E0EC9">
        <w:rPr>
          <w:rFonts w:hint="cs"/>
          <w:spacing w:val="-4"/>
          <w:rtl/>
        </w:rPr>
        <w:t xml:space="preserve">נכרי </w:t>
      </w:r>
      <w:r w:rsidRPr="002E0EC9">
        <w:rPr>
          <w:spacing w:val="-4"/>
          <w:rtl/>
        </w:rPr>
        <w:t>שלקח אווז מן השוק, רבעה, חנקה, צלאה ואכלה.</w:t>
      </w:r>
    </w:p>
    <w:p w14:paraId="799FE250" w14:textId="77777777" w:rsidR="0017519A" w:rsidRDefault="00910F84" w:rsidP="0017519A">
      <w:pPr>
        <w:pStyle w:val="36"/>
        <w:framePr w:wrap="notBeside"/>
        <w:rPr>
          <w:rtl/>
        </w:rPr>
      </w:pPr>
      <w:r w:rsidRPr="00C35A2C">
        <w:rPr>
          <w:rFonts w:hint="cs"/>
          <w:rtl/>
        </w:rPr>
        <w:t>וארי</w:t>
      </w:r>
      <w:r>
        <w:rPr>
          <w:rtl/>
        </w:rPr>
        <w:t>"</w:t>
      </w:r>
      <w:r w:rsidRPr="00C35A2C">
        <w:rPr>
          <w:rFonts w:hint="cs"/>
          <w:rtl/>
        </w:rPr>
        <w:t>ר</w:t>
      </w:r>
      <w:r w:rsidRPr="00C35A2C">
        <w:rPr>
          <w:rtl/>
        </w:rPr>
        <w:t xml:space="preserve"> מדיפתי:</w:t>
      </w:r>
    </w:p>
    <w:p w14:paraId="3DAEA3B7" w14:textId="18695601" w:rsidR="00910F84" w:rsidRPr="00C35A2C" w:rsidRDefault="00910F84" w:rsidP="00910F84">
      <w:pPr>
        <w:rPr>
          <w:rtl/>
        </w:rPr>
      </w:pPr>
      <w:r w:rsidRPr="00C35A2C">
        <w:rPr>
          <w:rtl/>
        </w:rPr>
        <w:t xml:space="preserve">אני ראיתי </w:t>
      </w:r>
      <w:r w:rsidRPr="002E0EC9">
        <w:rPr>
          <w:b/>
          <w:bCs/>
          <w:rtl/>
        </w:rPr>
        <w:t>ערבי</w:t>
      </w:r>
      <w:r w:rsidRPr="00C35A2C">
        <w:rPr>
          <w:rtl/>
        </w:rPr>
        <w:t xml:space="preserve"> אחד שלקח ירך מן השוק וחקק בה כדי רביעה, רבעה, צלאה ואכלה.</w:t>
      </w:r>
    </w:p>
    <w:p w14:paraId="6FCB73E0" w14:textId="77777777" w:rsidR="00910F84" w:rsidRDefault="00910F84" w:rsidP="00910F84">
      <w:pPr>
        <w:pStyle w:val="aff6"/>
        <w:framePr w:wrap="around"/>
        <w:rPr>
          <w:rtl/>
        </w:rPr>
      </w:pPr>
      <w:r w:rsidRPr="00C35A2C">
        <w:rPr>
          <w:rFonts w:hint="cs"/>
          <w:rtl/>
        </w:rPr>
        <w:t>כג.</w:t>
      </w:r>
    </w:p>
    <w:p w14:paraId="0F761111" w14:textId="70640DEF" w:rsidR="0017519A" w:rsidRDefault="00910F84" w:rsidP="0017519A">
      <w:pPr>
        <w:pStyle w:val="36"/>
        <w:framePr w:wrap="notBeside"/>
        <w:rPr>
          <w:rtl/>
        </w:rPr>
      </w:pPr>
      <w:r w:rsidRPr="00C35A2C">
        <w:rPr>
          <w:rtl/>
        </w:rPr>
        <w:t xml:space="preserve">רבינא </w:t>
      </w:r>
      <w:r w:rsidR="002E0EC9">
        <w:rPr>
          <w:rFonts w:hint="cs"/>
          <w:rtl/>
        </w:rPr>
        <w:t>ל''ק:</w:t>
      </w:r>
    </w:p>
    <w:p w14:paraId="6B2954C1" w14:textId="13BA173B" w:rsidR="002E0EC9" w:rsidRDefault="00910F84" w:rsidP="00910F84">
      <w:pPr>
        <w:rPr>
          <w:rtl/>
        </w:rPr>
      </w:pPr>
      <w:r w:rsidRPr="00C35A2C">
        <w:rPr>
          <w:rtl/>
        </w:rPr>
        <w:t>הא לכתחלה</w:t>
      </w:r>
      <w:r w:rsidRPr="00C35A2C">
        <w:rPr>
          <w:rFonts w:hint="cs"/>
          <w:rtl/>
        </w:rPr>
        <w:t xml:space="preserve"> ואסור</w:t>
      </w:r>
      <w:r w:rsidR="002E0EC9">
        <w:rPr>
          <w:rStyle w:val="affff8"/>
          <w:rFonts w:hint="cs"/>
          <w:rtl/>
        </w:rPr>
        <w:t xml:space="preserve"> </w:t>
      </w:r>
      <w:r w:rsidR="002E0EC9" w:rsidRPr="002E0EC9">
        <w:rPr>
          <w:rStyle w:val="affff8"/>
          <w:rFonts w:hint="cs"/>
          <w:rtl/>
        </w:rPr>
        <w:t>לא תתיחד עמהן שחשודין</w:t>
      </w:r>
      <w:r w:rsidR="002E0EC9">
        <w:rPr>
          <w:rStyle w:val="affff8"/>
          <w:rFonts w:hint="cs"/>
          <w:rtl/>
        </w:rPr>
        <w:t xml:space="preserve"> בעריות</w:t>
      </w:r>
      <w:r w:rsidR="002E0EC9" w:rsidRPr="002E0EC9">
        <w:rPr>
          <w:rStyle w:val="affff8"/>
          <w:rFonts w:hint="cs"/>
          <w:rtl/>
        </w:rPr>
        <w:t xml:space="preserve"> </w:t>
      </w:r>
      <w:r w:rsidRPr="00C35A2C">
        <w:rPr>
          <w:rtl/>
        </w:rPr>
        <w:t>, הא דיעבד.</w:t>
      </w:r>
    </w:p>
    <w:p w14:paraId="6519FF62" w14:textId="77777777" w:rsidR="002E0EC9" w:rsidRDefault="002E0EC9">
      <w:pPr>
        <w:bidi w:val="0"/>
        <w:spacing w:after="160" w:line="259" w:lineRule="auto"/>
        <w:jc w:val="left"/>
        <w:rPr>
          <w:rtl/>
        </w:rPr>
      </w:pPr>
      <w:r>
        <w:rPr>
          <w:rtl/>
        </w:rPr>
        <w:br w:type="page"/>
      </w:r>
    </w:p>
    <w:p w14:paraId="455CC9E4" w14:textId="77777777" w:rsidR="00910F84" w:rsidRPr="00C35A2C" w:rsidRDefault="00910F84" w:rsidP="00910F84">
      <w:pPr>
        <w:rPr>
          <w:rtl/>
        </w:rPr>
      </w:pPr>
    </w:p>
    <w:p w14:paraId="41E819F4" w14:textId="77777777" w:rsidR="0017519A" w:rsidRDefault="00910F84" w:rsidP="0017519A">
      <w:pPr>
        <w:pStyle w:val="36"/>
        <w:framePr w:wrap="notBeside"/>
        <w:rPr>
          <w:rtl/>
        </w:rPr>
      </w:pPr>
      <w:r w:rsidRPr="00C35A2C">
        <w:rPr>
          <w:rtl/>
        </w:rPr>
        <w:t xml:space="preserve">• ורמינהו: </w:t>
      </w:r>
    </w:p>
    <w:p w14:paraId="04FA7C06" w14:textId="155B6ABB" w:rsidR="00910F84" w:rsidRPr="00C35A2C" w:rsidRDefault="00910F84" w:rsidP="0017519A">
      <w:pPr>
        <w:rPr>
          <w:rtl/>
        </w:rPr>
      </w:pPr>
      <w:r w:rsidRPr="00C35A2C">
        <w:rPr>
          <w:rtl/>
        </w:rPr>
        <w:t>האשה שנחבשה בידי עובדי כוכבים, ע</w:t>
      </w:r>
      <w:r>
        <w:rPr>
          <w:rtl/>
        </w:rPr>
        <w:t>"</w:t>
      </w:r>
      <w:r w:rsidRPr="00C35A2C">
        <w:rPr>
          <w:rtl/>
        </w:rPr>
        <w:t>י ממון מותרת לבעלה, ע</w:t>
      </w:r>
      <w:r>
        <w:rPr>
          <w:rtl/>
        </w:rPr>
        <w:t>"</w:t>
      </w:r>
      <w:r w:rsidRPr="00C35A2C">
        <w:rPr>
          <w:rtl/>
        </w:rPr>
        <w:t>י נפשות אסורה לבעלה!</w:t>
      </w:r>
      <w:r>
        <w:rPr>
          <w:rtl/>
        </w:rPr>
        <w:t xml:space="preserve">- </w:t>
      </w:r>
      <w:r w:rsidRPr="00C35A2C">
        <w:rPr>
          <w:rtl/>
        </w:rPr>
        <w:t xml:space="preserve">אלא </w:t>
      </w:r>
      <w:r w:rsidR="0017519A">
        <w:rPr>
          <w:rFonts w:hint="cs"/>
          <w:rtl/>
        </w:rPr>
        <w:t>בהכרח</w:t>
      </w:r>
      <w:r w:rsidRPr="00C35A2C">
        <w:rPr>
          <w:rtl/>
        </w:rPr>
        <w:t>: שאני בין לכתחלה לדיעבד.</w:t>
      </w:r>
    </w:p>
    <w:p w14:paraId="163DA999" w14:textId="77777777" w:rsidR="0017519A" w:rsidRDefault="00910F84" w:rsidP="0017519A">
      <w:pPr>
        <w:pStyle w:val="36"/>
        <w:framePr w:wrap="notBeside"/>
        <w:rPr>
          <w:rtl/>
        </w:rPr>
      </w:pPr>
      <w:r w:rsidRPr="00C35A2C">
        <w:rPr>
          <w:rtl/>
        </w:rPr>
        <w:t xml:space="preserve">ממאי </w:t>
      </w:r>
    </w:p>
    <w:p w14:paraId="1874AD9A" w14:textId="0CEA5EA5" w:rsidR="00910F84" w:rsidRPr="00C35A2C" w:rsidRDefault="00910F84" w:rsidP="00910F84">
      <w:pPr>
        <w:rPr>
          <w:rtl/>
        </w:rPr>
      </w:pPr>
      <w:r w:rsidRPr="00C35A2C">
        <w:rPr>
          <w:rtl/>
        </w:rPr>
        <w:t>דלמא לעולם אימא לך: אפילו דיעבד נמי לא, והכא היינו טעמא, דמתיירא משום הפסד ממונו.</w:t>
      </w:r>
    </w:p>
    <w:p w14:paraId="09A03267" w14:textId="77777777" w:rsidR="0017519A" w:rsidRDefault="00910F84" w:rsidP="0017519A">
      <w:pPr>
        <w:pStyle w:val="36"/>
        <w:framePr w:wrap="notBeside"/>
        <w:rPr>
          <w:rtl/>
        </w:rPr>
      </w:pPr>
      <w:r w:rsidRPr="00C35A2C">
        <w:rPr>
          <w:rtl/>
        </w:rPr>
        <w:t xml:space="preserve">תדע, דקתני סיפא: </w:t>
      </w:r>
    </w:p>
    <w:p w14:paraId="4F34B8FD" w14:textId="0C0A7E69" w:rsidR="00910F84" w:rsidRPr="00C35A2C" w:rsidRDefault="00910F84" w:rsidP="00910F84">
      <w:pPr>
        <w:rPr>
          <w:rtl/>
        </w:rPr>
      </w:pPr>
      <w:r w:rsidRPr="00C35A2C">
        <w:rPr>
          <w:rtl/>
        </w:rPr>
        <w:t>ע</w:t>
      </w:r>
      <w:r>
        <w:rPr>
          <w:rtl/>
        </w:rPr>
        <w:t>"</w:t>
      </w:r>
      <w:r w:rsidRPr="00C35A2C">
        <w:rPr>
          <w:rtl/>
        </w:rPr>
        <w:t>י נפשות אסורה לבעלה, ותו לא מידי.</w:t>
      </w:r>
    </w:p>
    <w:p w14:paraId="34A99A84" w14:textId="77777777" w:rsidR="00910F84" w:rsidRDefault="00910F84" w:rsidP="00910F84">
      <w:pPr>
        <w:rPr>
          <w:rtl/>
        </w:rPr>
      </w:pPr>
      <w:r w:rsidRPr="00C35A2C">
        <w:rPr>
          <w:rtl/>
        </w:rPr>
        <w:t xml:space="preserve">• </w:t>
      </w:r>
      <w:r>
        <w:rPr>
          <w:rStyle w:val="affff1"/>
          <w:rFonts w:hint="cs"/>
          <w:rtl/>
          <w:rPrChange w:id="9323" w:author="מנוע אמוראים" w:date="2026-10-05T16:41:56Z">
            <w:rPr>
              <w:rFonts w:hint="cs"/>
              <w:rtl/>
            </w:rPr>
          </w:rPrChange>
        </w:rPr>
        <w:t xml:space="preserve">ר</w:t>
      </w:r>
      <w:r>
        <w:rPr>
          <w:rStyle w:val="affff1"/>
          <w:rtl/>
          <w:rPrChange w:id="9324" w:author="מנוע אמוראים" w:date="2026-10-05T16:41:56Z">
            <w:rPr>
              <w:rtl/>
            </w:rPr>
          </w:rPrChange>
        </w:rPr>
        <w:t xml:space="preserve">"</w:t>
      </w:r>
      <w:r>
        <w:rPr>
          <w:rStyle w:val="affff1"/>
          <w:rFonts w:hint="cs"/>
          <w:rtl/>
          <w:rPrChange w:id="9325" w:author="מנוע אמוראים" w:date="2026-10-05T16:41:56Z">
            <w:rPr>
              <w:rFonts w:hint="cs"/>
              <w:rtl/>
            </w:rPr>
          </w:rPrChange>
        </w:rPr>
        <w:t xml:space="preserve">פ</w:t>
      </w:r>
      <w:r w:rsidRPr="00C35A2C">
        <w:rPr>
          <w:rtl/>
        </w:rPr>
        <w:t xml:space="preserve"> –</w:t>
      </w:r>
      <w:r w:rsidRPr="00C35A2C">
        <w:rPr>
          <w:rFonts w:hint="cs"/>
          <w:rtl/>
        </w:rPr>
        <w:t xml:space="preserve"> ל</w:t>
      </w:r>
      <w:r>
        <w:rPr>
          <w:rtl/>
        </w:rPr>
        <w:t>"</w:t>
      </w:r>
      <w:r w:rsidRPr="00C35A2C">
        <w:rPr>
          <w:rFonts w:hint="cs"/>
          <w:rtl/>
        </w:rPr>
        <w:t>ק</w:t>
      </w:r>
      <w:r>
        <w:rPr>
          <w:rtl/>
        </w:rPr>
        <w:t xml:space="preserve">: הא </w:t>
      </w:r>
      <w:r>
        <w:rPr>
          <w:rStyle w:val="affff1"/>
          <w:rtl/>
          <w:rPrChange w:id="9326" w:author="מנוע אמוראים" w:date="2026-10-05T16:41:56Z">
            <w:rPr>
              <w:rtl/>
            </w:rPr>
          </w:rPrChange>
        </w:rPr>
        <w:t xml:space="preserve">ר</w:t>
      </w:r>
      <w:r>
        <w:rPr>
          <w:rStyle w:val="affff1"/>
          <w:rtl/>
          <w:rPrChange w:id="9327" w:author="מנוע אמוראים" w:date="2026-10-05T16:41:56Z">
            <w:rPr>
              <w:rtl/>
            </w:rPr>
          </w:rPrChange>
        </w:rPr>
        <w:t xml:space="preserve">"</w:t>
      </w:r>
      <w:r>
        <w:rPr>
          <w:rStyle w:val="affff1"/>
          <w:rFonts w:hint="cs"/>
          <w:rtl/>
          <w:rPrChange w:id="9328" w:author="מנוע אמוראים" w:date="2026-10-05T16:41:56Z">
            <w:rPr>
              <w:rFonts w:hint="cs"/>
              <w:rtl/>
            </w:rPr>
          </w:rPrChange>
        </w:rPr>
        <w:t xml:space="preserve">א</w:t>
      </w:r>
      <w:r w:rsidRPr="00C35A2C">
        <w:rPr>
          <w:rtl/>
        </w:rPr>
        <w:t>, הא רבנן;</w:t>
      </w:r>
    </w:p>
    <w:p w14:paraId="4E56FC54" w14:textId="77777777" w:rsidR="0017519A" w:rsidRDefault="00910F84" w:rsidP="0017519A">
      <w:pPr>
        <w:pStyle w:val="36"/>
        <w:framePr w:wrap="notBeside"/>
        <w:rPr>
          <w:rtl/>
        </w:rPr>
      </w:pPr>
      <w:r w:rsidRPr="00C35A2C">
        <w:rPr>
          <w:rtl/>
        </w:rPr>
        <w:t xml:space="preserve">דתנן </w:t>
      </w:r>
    </w:p>
    <w:p w14:paraId="3FB4335D" w14:textId="44FA9D2C" w:rsidR="00910F84" w:rsidRDefault="00910F84" w:rsidP="0017519A">
      <w:pPr>
        <w:rPr>
          <w:rtl/>
        </w:rPr>
      </w:pPr>
      <w:r w:rsidRPr="00C35A2C">
        <w:rPr>
          <w:rtl/>
        </w:rPr>
        <w:t xml:space="preserve">גבי פרת חטאת, </w:t>
      </w:r>
      <w:r w:rsidRPr="0017519A">
        <w:rPr>
          <w:rStyle w:val="affff1"/>
          <w:rtl/>
        </w:rPr>
        <w:t>ר"</w:t>
      </w:r>
      <w:r w:rsidRPr="0017519A">
        <w:rPr>
          <w:rStyle w:val="affff1"/>
          <w:rFonts w:hint="cs"/>
          <w:rtl/>
        </w:rPr>
        <w:t xml:space="preserve">א </w:t>
      </w:r>
      <w:r w:rsidRPr="0017519A">
        <w:rPr>
          <w:rStyle w:val="affff1"/>
          <w:rtl/>
        </w:rPr>
        <w:t xml:space="preserve"> אומר:</w:t>
      </w:r>
      <w:r w:rsidRPr="00C35A2C">
        <w:rPr>
          <w:rtl/>
        </w:rPr>
        <w:t xml:space="preserve"> אינה נקחת מן הע</w:t>
      </w:r>
      <w:r w:rsidRPr="00C35A2C">
        <w:rPr>
          <w:rFonts w:hint="cs"/>
          <w:rtl/>
        </w:rPr>
        <w:t>כו</w:t>
      </w:r>
      <w:r>
        <w:rPr>
          <w:rtl/>
        </w:rPr>
        <w:t>"</w:t>
      </w:r>
      <w:r w:rsidRPr="00C35A2C">
        <w:rPr>
          <w:rFonts w:hint="cs"/>
          <w:rtl/>
        </w:rPr>
        <w:t>ם</w:t>
      </w:r>
      <w:r w:rsidRPr="00C35A2C">
        <w:rPr>
          <w:rtl/>
        </w:rPr>
        <w:t xml:space="preserve">, </w:t>
      </w:r>
      <w:r w:rsidRPr="00C35A2C">
        <w:rPr>
          <w:rFonts w:hint="cs"/>
          <w:rtl/>
        </w:rPr>
        <w:t>דחיישי' לרביעה</w:t>
      </w:r>
      <w:r w:rsidR="0017519A">
        <w:rPr>
          <w:rFonts w:hint="cs"/>
          <w:rtl/>
        </w:rPr>
        <w:t xml:space="preserve"> </w:t>
      </w:r>
      <w:r w:rsidRPr="0017519A">
        <w:rPr>
          <w:rStyle w:val="affff1"/>
          <w:rtl/>
        </w:rPr>
        <w:t>וחכמים מתירין;</w:t>
      </w:r>
      <w:r w:rsidRPr="00C35A2C">
        <w:rPr>
          <w:rtl/>
        </w:rPr>
        <w:t xml:space="preserve"> </w:t>
      </w:r>
      <w:r w:rsidRPr="00C35A2C">
        <w:rPr>
          <w:rFonts w:hint="cs"/>
          <w:rtl/>
        </w:rPr>
        <w:t>דלא</w:t>
      </w:r>
      <w:r>
        <w:rPr>
          <w:rFonts w:hint="cs"/>
          <w:rtl/>
        </w:rPr>
        <w:t xml:space="preserve"> </w:t>
      </w:r>
      <w:r w:rsidRPr="00C35A2C">
        <w:rPr>
          <w:rFonts w:hint="cs"/>
          <w:rtl/>
        </w:rPr>
        <w:t>חיישי' לרביעה</w:t>
      </w:r>
    </w:p>
    <w:p w14:paraId="2C02FC63" w14:textId="77777777" w:rsidR="0017519A" w:rsidRDefault="00910F84" w:rsidP="0017519A">
      <w:pPr>
        <w:pStyle w:val="36"/>
        <w:framePr w:wrap="notBeside"/>
        <w:rPr>
          <w:rtl/>
        </w:rPr>
      </w:pPr>
      <w:r w:rsidRPr="00C35A2C">
        <w:rPr>
          <w:rtl/>
        </w:rPr>
        <w:t xml:space="preserve">• </w:t>
      </w:r>
      <w:r w:rsidRPr="00C35A2C">
        <w:rPr>
          <w:rFonts w:hint="cs"/>
          <w:rtl/>
        </w:rPr>
        <w:t>וא</w:t>
      </w:r>
      <w:r>
        <w:rPr>
          <w:rtl/>
        </w:rPr>
        <w:t>"</w:t>
      </w:r>
      <w:r w:rsidRPr="00C35A2C">
        <w:rPr>
          <w:rFonts w:hint="cs"/>
          <w:rtl/>
        </w:rPr>
        <w:t xml:space="preserve">א לומר </w:t>
      </w:r>
    </w:p>
    <w:p w14:paraId="43ABFE1E" w14:textId="77777777" w:rsidR="0017519A" w:rsidRDefault="00910F84" w:rsidP="00910F84">
      <w:pPr>
        <w:rPr>
          <w:rtl/>
        </w:rPr>
      </w:pPr>
      <w:r w:rsidRPr="00C35A2C">
        <w:rPr>
          <w:rFonts w:hint="cs"/>
          <w:rtl/>
        </w:rPr>
        <w:t>ד</w:t>
      </w:r>
      <w:r w:rsidRPr="007E4F13">
        <w:rPr>
          <w:rFonts w:hint="cs"/>
          <w:b/>
          <w:bCs/>
          <w:rtl/>
        </w:rPr>
        <w:t>לכו</w:t>
      </w:r>
      <w:r>
        <w:rPr>
          <w:b/>
          <w:bCs/>
          <w:rtl/>
        </w:rPr>
        <w:t>"</w:t>
      </w:r>
      <w:r w:rsidRPr="007E4F13">
        <w:rPr>
          <w:rFonts w:hint="cs"/>
          <w:b/>
          <w:bCs/>
          <w:rtl/>
        </w:rPr>
        <w:t>ע</w:t>
      </w:r>
      <w:r>
        <w:rPr>
          <w:rFonts w:hint="cs"/>
          <w:rtl/>
        </w:rPr>
        <w:t xml:space="preserve"> לא חיישי לרביעה, והכא טעמא </w:t>
      </w:r>
      <w:r>
        <w:rPr>
          <w:rStyle w:val="affff1"/>
          <w:rFonts w:hint="cs"/>
          <w:rtl/>
          <w:rPrChange w:id="9329" w:author="מנוע אמוראים" w:date="2026-10-05T16:41:56Z">
            <w:rPr>
              <w:rFonts w:hint="cs"/>
              <w:rtl/>
            </w:rPr>
          </w:rPrChange>
        </w:rPr>
        <w:t xml:space="preserve">דר</w:t>
      </w:r>
      <w:r>
        <w:rPr>
          <w:rStyle w:val="affff1"/>
          <w:rtl/>
          <w:rPrChange w:id="9330" w:author="מנוע אמוראים" w:date="2026-10-05T16:41:56Z">
            <w:rPr>
              <w:rtl/>
            </w:rPr>
          </w:rPrChange>
        </w:rPr>
        <w:t xml:space="preserve">"</w:t>
      </w:r>
      <w:r>
        <w:rPr>
          <w:rStyle w:val="affff1"/>
          <w:rFonts w:hint="cs"/>
          <w:rtl/>
          <w:rPrChange w:id="9331" w:author="מנוע אמוראים" w:date="2026-10-05T16:41:56Z">
            <w:rPr>
              <w:rFonts w:hint="cs"/>
              <w:rtl/>
            </w:rPr>
          </w:rPrChange>
        </w:rPr>
        <w:t xml:space="preserve">א</w:t>
      </w:r>
      <w:r>
        <w:rPr>
          <w:rFonts w:hint="cs"/>
          <w:rtl/>
        </w:rPr>
        <w:t xml:space="preserve"> </w:t>
      </w:r>
      <w:r>
        <w:rPr>
          <w:rStyle w:val="affff1"/>
          <w:rFonts w:hint="cs"/>
          <w:rtl/>
          <w:rPrChange w:id="9332" w:author="מנוע אמוראים" w:date="2026-10-05T16:41:56Z">
            <w:rPr>
              <w:rFonts w:hint="cs"/>
              <w:rtl/>
            </w:rPr>
          </w:rPrChange>
        </w:rPr>
        <w:t xml:space="preserve">כדריא</w:t>
      </w:r>
      <w:r>
        <w:rPr>
          <w:rStyle w:val="affff1"/>
          <w:rtl/>
          <w:rPrChange w:id="9333" w:author="מנוע אמוראים" w:date="2026-10-05T16:41:56Z">
            <w:rPr>
              <w:rtl/>
            </w:rPr>
          </w:rPrChange>
        </w:rPr>
        <w:t xml:space="preserve">"</w:t>
      </w:r>
      <w:r>
        <w:rPr>
          <w:rStyle w:val="affff1"/>
          <w:rFonts w:hint="cs"/>
          <w:rtl/>
          <w:rPrChange w:id="9334" w:author="מנוע אמוראים" w:date="2026-10-05T16:41:56Z">
            <w:rPr>
              <w:rFonts w:hint="cs"/>
              <w:rtl/>
            </w:rPr>
          </w:rPrChange>
        </w:rPr>
        <w:t xml:space="preserve">ר</w:t>
      </w:r>
      <w:r w:rsidRPr="00C35A2C">
        <w:rPr>
          <w:rtl/>
        </w:rPr>
        <w:t xml:space="preserve">: הניח עליהן עודה של שקין - פסלה, ובעגלה - עד שתמשוך בה, </w:t>
      </w:r>
    </w:p>
    <w:p w14:paraId="61CC124B" w14:textId="77777777" w:rsidR="0017519A" w:rsidRDefault="0017519A" w:rsidP="0017519A">
      <w:pPr>
        <w:pStyle w:val="36"/>
        <w:framePr w:wrap="notBeside"/>
        <w:rPr>
          <w:rtl/>
        </w:rPr>
      </w:pPr>
      <w:r>
        <w:rPr>
          <w:rFonts w:hint="cs"/>
          <w:rtl/>
        </w:rPr>
        <w:t xml:space="preserve">וחלקו </w:t>
      </w:r>
    </w:p>
    <w:p w14:paraId="7F234FF2" w14:textId="284B0A04" w:rsidR="00910F84" w:rsidRDefault="00910F84" w:rsidP="00910F84">
      <w:pPr>
        <w:rPr>
          <w:rtl/>
        </w:rPr>
      </w:pPr>
      <w:r w:rsidRPr="00C35A2C">
        <w:rPr>
          <w:rFonts w:hint="cs"/>
          <w:b/>
          <w:bCs/>
          <w:rtl/>
        </w:rPr>
        <w:t>אי חיישי או לא</w:t>
      </w:r>
      <w:r w:rsidRPr="00C35A2C">
        <w:rPr>
          <w:rFonts w:hint="cs"/>
          <w:rtl/>
        </w:rPr>
        <w:t xml:space="preserve"> </w:t>
      </w:r>
      <w:r w:rsidRPr="00C35A2C">
        <w:rPr>
          <w:rtl/>
        </w:rPr>
        <w:t>–</w:t>
      </w:r>
      <w:r w:rsidRPr="00C35A2C">
        <w:rPr>
          <w:rFonts w:hint="cs"/>
          <w:rtl/>
        </w:rPr>
        <w:t xml:space="preserve"> דמשום נוחות מועטת אדם לא מפסיד כ</w:t>
      </w:r>
      <w:r>
        <w:rPr>
          <w:rtl/>
        </w:rPr>
        <w:t>"</w:t>
      </w:r>
      <w:r w:rsidRPr="00C35A2C">
        <w:rPr>
          <w:rFonts w:hint="cs"/>
          <w:rtl/>
        </w:rPr>
        <w:t xml:space="preserve">כ הרבה - דהכא אפי' דאין אדם מפסיד בשביל מעט הנאה </w:t>
      </w:r>
      <w:r w:rsidRPr="00C35A2C">
        <w:rPr>
          <w:rtl/>
        </w:rPr>
        <w:t>–</w:t>
      </w:r>
      <w:r w:rsidRPr="00C35A2C">
        <w:rPr>
          <w:rFonts w:hint="cs"/>
          <w:rtl/>
        </w:rPr>
        <w:t xml:space="preserve"> מ</w:t>
      </w:r>
      <w:r>
        <w:rPr>
          <w:rtl/>
        </w:rPr>
        <w:t>"</w:t>
      </w:r>
      <w:r w:rsidRPr="00C35A2C">
        <w:rPr>
          <w:rFonts w:hint="cs"/>
          <w:rtl/>
        </w:rPr>
        <w:t>מ יצרו תוקפו</w:t>
      </w:r>
    </w:p>
    <w:p w14:paraId="08BEFCF7" w14:textId="77777777" w:rsidR="00910F84" w:rsidRPr="00C35A2C" w:rsidRDefault="00910F84" w:rsidP="00910F84">
      <w:pPr>
        <w:rPr>
          <w:rtl/>
        </w:rPr>
      </w:pPr>
    </w:p>
    <w:p w14:paraId="751874FA" w14:textId="77777777" w:rsidR="0017519A" w:rsidRDefault="00910F84" w:rsidP="0017519A">
      <w:pPr>
        <w:pStyle w:val="36"/>
        <w:framePr w:wrap="notBeside"/>
        <w:rPr>
          <w:rtl/>
        </w:rPr>
      </w:pPr>
      <w:r w:rsidRPr="00C35A2C">
        <w:rPr>
          <w:rFonts w:hint="cs"/>
          <w:rtl/>
        </w:rPr>
        <w:t>וא</w:t>
      </w:r>
      <w:r>
        <w:rPr>
          <w:rtl/>
        </w:rPr>
        <w:t>"</w:t>
      </w:r>
      <w:r w:rsidRPr="00C35A2C">
        <w:rPr>
          <w:rFonts w:hint="cs"/>
          <w:rtl/>
        </w:rPr>
        <w:t>א דכו</w:t>
      </w:r>
      <w:r>
        <w:rPr>
          <w:rtl/>
        </w:rPr>
        <w:t>"</w:t>
      </w:r>
      <w:r w:rsidRPr="00C35A2C">
        <w:rPr>
          <w:rFonts w:hint="cs"/>
          <w:rtl/>
        </w:rPr>
        <w:t>ע</w:t>
      </w:r>
      <w:r w:rsidRPr="00C35A2C">
        <w:rPr>
          <w:rtl/>
        </w:rPr>
        <w:t xml:space="preserve"> </w:t>
      </w:r>
    </w:p>
    <w:p w14:paraId="21FB418F" w14:textId="15B252A0" w:rsidR="00910F84" w:rsidRDefault="00910F84" w:rsidP="00910F84">
      <w:pPr>
        <w:rPr>
          <w:rtl/>
        </w:rPr>
      </w:pPr>
      <w:r w:rsidRPr="00C35A2C">
        <w:rPr>
          <w:rtl/>
        </w:rPr>
        <w:t xml:space="preserve">לא חיישינן לרביעה, והכא </w:t>
      </w:r>
      <w:r w:rsidRPr="00280F6D">
        <w:rPr>
          <w:rFonts w:hint="cs"/>
          <w:b/>
          <w:bCs/>
          <w:rtl/>
        </w:rPr>
        <w:t>פליגי</w:t>
      </w:r>
      <w:r>
        <w:rPr>
          <w:rFonts w:hint="cs"/>
          <w:rtl/>
        </w:rPr>
        <w:t xml:space="preserve"> </w:t>
      </w:r>
      <w:r>
        <w:rPr>
          <w:rStyle w:val="affff1"/>
          <w:rFonts w:hint="cs"/>
          <w:rtl/>
          <w:rPrChange w:id="9335" w:author="מנוע אמוראים" w:date="2026-10-05T16:41:56Z">
            <w:rPr>
              <w:rFonts w:hint="cs"/>
              <w:rtl/>
            </w:rPr>
          </w:rPrChange>
        </w:rPr>
        <w:t xml:space="preserve">בדר</w:t>
      </w:r>
      <w:r>
        <w:rPr>
          <w:rStyle w:val="affff1"/>
          <w:rtl/>
          <w:rPrChange w:id="9336" w:author="מנוע אמוראים" w:date="2026-10-05T16:41:56Z">
            <w:rPr>
              <w:rtl/>
            </w:rPr>
          </w:rPrChange>
        </w:rPr>
        <w:t xml:space="preserve">"</w:t>
      </w:r>
      <w:r>
        <w:rPr>
          <w:rStyle w:val="affff1"/>
          <w:rFonts w:hint="cs"/>
          <w:rtl/>
          <w:rPrChange w:id="9337" w:author="מנוע אמוראים" w:date="2026-10-05T16:41:56Z">
            <w:rPr>
              <w:rFonts w:hint="cs"/>
              <w:rtl/>
            </w:rPr>
          </w:rPrChange>
        </w:rPr>
        <w:t xml:space="preserve">א</w:t>
      </w:r>
      <w:r w:rsidRPr="00FF1C37">
        <w:rPr>
          <w:rStyle w:val="afffd"/>
          <w:rFonts w:hint="cs"/>
          <w:rtl/>
        </w:rPr>
        <w:t xml:space="preserve"> '</w:t>
      </w:r>
      <w:r w:rsidRPr="00FF1C37">
        <w:rPr>
          <w:rStyle w:val="afffd"/>
          <w:rtl/>
        </w:rPr>
        <w:t>דבר אל בני ישראל ויקחו אליך</w:t>
      </w:r>
      <w:r w:rsidRPr="00FF1C37">
        <w:rPr>
          <w:rStyle w:val="afffd"/>
          <w:rFonts w:hint="cs"/>
          <w:rtl/>
        </w:rPr>
        <w:t>'</w:t>
      </w:r>
      <w:r w:rsidRPr="00FF1C37">
        <w:rPr>
          <w:rStyle w:val="afffd"/>
          <w:rtl/>
        </w:rPr>
        <w:t xml:space="preserve"> </w:t>
      </w:r>
      <w:r w:rsidRPr="00C35A2C">
        <w:rPr>
          <w:rtl/>
        </w:rPr>
        <w:t xml:space="preserve">- בני ישראל יקחו, </w:t>
      </w:r>
      <w:r w:rsidRPr="00C35A2C">
        <w:rPr>
          <w:rFonts w:hint="cs"/>
          <w:rtl/>
        </w:rPr>
        <w:t>ולא עכו</w:t>
      </w:r>
      <w:r>
        <w:rPr>
          <w:rtl/>
        </w:rPr>
        <w:t>"</w:t>
      </w:r>
      <w:r w:rsidRPr="00C35A2C">
        <w:rPr>
          <w:rFonts w:hint="cs"/>
          <w:rtl/>
        </w:rPr>
        <w:t>ם</w:t>
      </w:r>
    </w:p>
    <w:p w14:paraId="3F0EDCC5" w14:textId="77777777" w:rsidR="00910F84" w:rsidRDefault="00910F84" w:rsidP="00910F84">
      <w:pPr>
        <w:rPr>
          <w:rtl/>
        </w:rPr>
      </w:pPr>
      <w:r>
        <w:rPr>
          <w:rFonts w:hint="cs"/>
          <w:rtl/>
        </w:rPr>
        <w:t xml:space="preserve">דהא בסיפא </w:t>
      </w:r>
      <w:r>
        <w:rPr>
          <w:rStyle w:val="affff1"/>
          <w:rFonts w:hint="cs"/>
          <w:rtl/>
          <w:rPrChange w:id="9338" w:author="מנוע אמוראים" w:date="2026-10-05T16:41:56Z">
            <w:rPr>
              <w:rFonts w:hint="cs"/>
              <w:rtl/>
            </w:rPr>
          </w:rPrChange>
        </w:rPr>
        <w:t xml:space="preserve">ר</w:t>
      </w:r>
      <w:r>
        <w:rPr>
          <w:rStyle w:val="affff1"/>
          <w:rtl/>
          <w:rPrChange w:id="9339" w:author="מנוע אמוראים" w:date="2026-10-05T16:41:56Z">
            <w:rPr>
              <w:rtl/>
            </w:rPr>
          </w:rPrChange>
        </w:rPr>
        <w:t xml:space="preserve">"</w:t>
      </w:r>
      <w:r>
        <w:rPr>
          <w:rStyle w:val="affff1"/>
          <w:rFonts w:hint="cs"/>
          <w:rtl/>
          <w:rPrChange w:id="9340" w:author="מנוע אמוראים" w:date="2026-10-05T16:41:56Z">
            <w:rPr>
              <w:rFonts w:hint="cs"/>
              <w:rtl/>
            </w:rPr>
          </w:rPrChange>
        </w:rPr>
        <w:t xml:space="preserve">א</w:t>
      </w:r>
      <w:r>
        <w:rPr>
          <w:rFonts w:hint="cs"/>
          <w:rtl/>
        </w:rPr>
        <w:t xml:space="preserve"> פסל בכל הקרבנות ואי כדשילא בשלמא פרה דכתיב בה קיחה אבל מנין כל הקרבנות</w:t>
      </w:r>
    </w:p>
    <w:p w14:paraId="383858E5" w14:textId="77777777" w:rsidR="00910F84" w:rsidRPr="00C35A2C" w:rsidRDefault="00910F84" w:rsidP="00910F84">
      <w:pPr>
        <w:pStyle w:val="aff6"/>
        <w:framePr w:wrap="around"/>
        <w:rPr>
          <w:rtl/>
        </w:rPr>
      </w:pPr>
      <w:r w:rsidRPr="00C35A2C">
        <w:rPr>
          <w:rFonts w:hint="cs"/>
          <w:rtl/>
        </w:rPr>
        <w:t>כג:</w:t>
      </w:r>
    </w:p>
    <w:p w14:paraId="64B70F2C" w14:textId="77777777" w:rsidR="00910F84" w:rsidRDefault="00910F84" w:rsidP="00910F84">
      <w:pPr>
        <w:rPr>
          <w:rtl/>
        </w:rPr>
      </w:pPr>
      <w:r w:rsidRPr="00C35A2C">
        <w:rPr>
          <w:rFonts w:hint="cs"/>
          <w:rtl/>
        </w:rPr>
        <w:t>וא</w:t>
      </w:r>
      <w:r>
        <w:rPr>
          <w:rtl/>
        </w:rPr>
        <w:t>"</w:t>
      </w:r>
      <w:r>
        <w:rPr>
          <w:rFonts w:hint="cs"/>
          <w:rtl/>
        </w:rPr>
        <w:t xml:space="preserve">א דרק כאן חלקו רבנן </w:t>
      </w:r>
      <w:r>
        <w:rPr>
          <w:rStyle w:val="affff1"/>
          <w:rFonts w:hint="cs"/>
          <w:rtl/>
          <w:rPrChange w:id="9341" w:author="מנוע אמוראים" w:date="2026-10-05T16:41:56Z">
            <w:rPr>
              <w:rFonts w:hint="cs"/>
              <w:rtl/>
            </w:rPr>
          </w:rPrChange>
        </w:rPr>
        <w:t xml:space="preserve">א</w:t>
      </w:r>
      <w:r>
        <w:rPr>
          <w:rStyle w:val="affff1"/>
          <w:rtl/>
          <w:rPrChange w:id="9342" w:author="מנוע אמוראים" w:date="2026-10-05T16:41:56Z">
            <w:rPr>
              <w:rtl/>
            </w:rPr>
          </w:rPrChange>
        </w:rPr>
        <w:t xml:space="preserve">ר</w:t>
      </w:r>
      <w:r>
        <w:rPr>
          <w:rStyle w:val="affff1"/>
          <w:rtl/>
          <w:rPrChange w:id="9343" w:author="מנוע אמוראים" w:date="2026-10-05T16:41:56Z">
            <w:rPr>
              <w:rtl/>
            </w:rPr>
          </w:rPrChange>
        </w:rPr>
        <w:t xml:space="preserve">"</w:t>
      </w:r>
      <w:r>
        <w:rPr>
          <w:rStyle w:val="affff1"/>
          <w:rFonts w:hint="cs"/>
          <w:rtl/>
          <w:rPrChange w:id="9344" w:author="מנוע אמוראים" w:date="2026-10-05T16:41:56Z">
            <w:rPr>
              <w:rFonts w:hint="cs"/>
              <w:rtl/>
            </w:rPr>
          </w:rPrChange>
        </w:rPr>
        <w:t xml:space="preserve">א</w:t>
      </w:r>
      <w:r w:rsidRPr="00C35A2C">
        <w:rPr>
          <w:rtl/>
        </w:rPr>
        <w:t xml:space="preserve"> - אלא בפרה דדמיה יקרין, אבל בשאר קרבנות מודו ל</w:t>
      </w:r>
      <w:r w:rsidRPr="00C35A2C">
        <w:rPr>
          <w:rFonts w:hint="cs"/>
          <w:rtl/>
        </w:rPr>
        <w:t>ו</w:t>
      </w:r>
    </w:p>
    <w:p w14:paraId="5DCDFDD9" w14:textId="77777777" w:rsidR="00910F84" w:rsidRDefault="00910F84" w:rsidP="0017519A">
      <w:pPr>
        <w:rPr>
          <w:rtl/>
        </w:rPr>
      </w:pPr>
      <w:r>
        <w:rPr>
          <w:rtl/>
        </w:rPr>
        <w:t xml:space="preserve">ואלא הא דתניא: לוקחין מהן בהמה לקרבן, מני? לא </w:t>
      </w:r>
      <w:r>
        <w:rPr>
          <w:rStyle w:val="affff1"/>
          <w:rtl/>
          <w:rPrChange w:id="9345" w:author="מנוע אמוראים" w:date="2026-10-05T16:41:56Z">
            <w:rPr>
              <w:rtl/>
            </w:rPr>
          </w:rPrChange>
        </w:rPr>
        <w:t xml:space="preserve">ר</w:t>
      </w:r>
      <w:r>
        <w:rPr>
          <w:rStyle w:val="affff1"/>
          <w:rtl/>
          <w:rPrChange w:id="9346" w:author="מנוע אמוראים" w:date="2026-10-05T16:41:56Z">
            <w:rPr>
              <w:rtl/>
            </w:rPr>
          </w:rPrChange>
        </w:rPr>
        <w:t xml:space="preserve">"</w:t>
      </w:r>
      <w:r>
        <w:rPr>
          <w:rStyle w:val="affff1"/>
          <w:rFonts w:hint="cs"/>
          <w:rtl/>
          <w:rPrChange w:id="9347" w:author="מנוע אמוראים" w:date="2026-10-05T16:41:56Z">
            <w:rPr>
              <w:rFonts w:hint="cs"/>
              <w:rtl/>
            </w:rPr>
          </w:rPrChange>
        </w:rPr>
        <w:t xml:space="preserve">א</w:t>
      </w:r>
      <w:r>
        <w:rPr>
          <w:rFonts w:hint="cs"/>
          <w:rtl/>
        </w:rPr>
        <w:t xml:space="preserve"> </w:t>
      </w:r>
      <w:r w:rsidRPr="00C35A2C">
        <w:rPr>
          <w:rtl/>
        </w:rPr>
        <w:t>ולא רבנן!</w:t>
      </w:r>
    </w:p>
    <w:p w14:paraId="1284F540" w14:textId="77777777" w:rsidR="0017519A" w:rsidRDefault="00910F84" w:rsidP="0017519A">
      <w:pPr>
        <w:rPr>
          <w:rtl/>
        </w:rPr>
      </w:pPr>
      <w:r w:rsidRPr="00C35A2C">
        <w:rPr>
          <w:rtl/>
        </w:rPr>
        <w:t>ועוד, תניא בהדיא: מ</w:t>
      </w:r>
      <w:r>
        <w:rPr>
          <w:rFonts w:hint="cs"/>
          <w:rtl/>
        </w:rPr>
        <w:t xml:space="preserve">ה הקשו רבנן </w:t>
      </w:r>
      <w:r>
        <w:rPr>
          <w:rStyle w:val="affff1"/>
          <w:rFonts w:hint="cs"/>
          <w:rtl/>
          <w:rPrChange w:id="9348" w:author="מנוע אמוראים" w:date="2026-10-05T16:41:56Z">
            <w:rPr>
              <w:rFonts w:hint="cs"/>
              <w:rtl/>
            </w:rPr>
          </w:rPrChange>
        </w:rPr>
        <w:t xml:space="preserve">לר</w:t>
      </w:r>
      <w:r>
        <w:rPr>
          <w:rStyle w:val="affff1"/>
          <w:rtl/>
          <w:rPrChange w:id="9349" w:author="מנוע אמוראים" w:date="2026-10-05T16:41:56Z">
            <w:rPr>
              <w:rtl/>
            </w:rPr>
          </w:rPrChange>
        </w:rPr>
        <w:t xml:space="preserve">"</w:t>
      </w:r>
      <w:r>
        <w:rPr>
          <w:rStyle w:val="affff1"/>
          <w:rFonts w:hint="cs"/>
          <w:rtl/>
          <w:rPrChange w:id="9350" w:author="מנוע אמוראים" w:date="2026-10-05T16:41:56Z">
            <w:rPr>
              <w:rFonts w:hint="cs"/>
              <w:rtl/>
            </w:rPr>
          </w:rPrChange>
        </w:rPr>
        <w:t xml:space="preserve">א</w:t>
      </w:r>
      <w:r>
        <w:rPr>
          <w:rFonts w:hint="cs"/>
          <w:rtl/>
        </w:rPr>
        <w:t xml:space="preserve"> </w:t>
      </w:r>
      <w:r w:rsidRPr="00FF1C37">
        <w:rPr>
          <w:rStyle w:val="afffd"/>
          <w:rtl/>
        </w:rPr>
        <w:t xml:space="preserve"> </w:t>
      </w:r>
      <w:r w:rsidRPr="00FF1C37">
        <w:rPr>
          <w:rStyle w:val="afffd"/>
          <w:rFonts w:hint="cs"/>
          <w:rtl/>
        </w:rPr>
        <w:t>'</w:t>
      </w:r>
      <w:r w:rsidRPr="00FF1C37">
        <w:rPr>
          <w:rStyle w:val="afffd"/>
          <w:rtl/>
        </w:rPr>
        <w:t>כל צאן קדר יקבצו לך יעלו על רצון מזבחי</w:t>
      </w:r>
      <w:r w:rsidRPr="00FF1C37">
        <w:rPr>
          <w:rStyle w:val="afffd"/>
          <w:rFonts w:hint="cs"/>
          <w:rtl/>
        </w:rPr>
        <w:t>'</w:t>
      </w:r>
      <w:r w:rsidRPr="00FF1C37">
        <w:rPr>
          <w:rStyle w:val="afffd"/>
          <w:rtl/>
        </w:rPr>
        <w:t>.</w:t>
      </w:r>
    </w:p>
    <w:p w14:paraId="52B87B3C" w14:textId="77777777" w:rsidR="0017519A" w:rsidRDefault="00910F84" w:rsidP="0017519A">
      <w:pPr>
        <w:pStyle w:val="36"/>
        <w:framePr w:wrap="notBeside"/>
        <w:rPr>
          <w:rtl/>
        </w:rPr>
      </w:pPr>
      <w:r>
        <w:rPr>
          <w:rtl/>
        </w:rPr>
        <w:t xml:space="preserve">- </w:t>
      </w:r>
      <w:r w:rsidRPr="00C35A2C">
        <w:rPr>
          <w:rtl/>
        </w:rPr>
        <w:t>ע</w:t>
      </w:r>
      <w:r>
        <w:rPr>
          <w:rtl/>
        </w:rPr>
        <w:t>"</w:t>
      </w:r>
      <w:r w:rsidRPr="00C35A2C">
        <w:rPr>
          <w:rtl/>
        </w:rPr>
        <w:t xml:space="preserve">כ </w:t>
      </w:r>
    </w:p>
    <w:p w14:paraId="36B82506" w14:textId="27BB2CF5" w:rsidR="00910F84" w:rsidRDefault="00910F84" w:rsidP="0017519A">
      <w:pPr>
        <w:rPr>
          <w:rtl/>
        </w:rPr>
      </w:pPr>
      <w:r w:rsidRPr="00C35A2C">
        <w:rPr>
          <w:rtl/>
        </w:rPr>
        <w:t xml:space="preserve">לא </w:t>
      </w:r>
      <w:r w:rsidRPr="00280F6D">
        <w:rPr>
          <w:b/>
          <w:bCs/>
          <w:rtl/>
        </w:rPr>
        <w:t>פליגי</w:t>
      </w:r>
      <w:r w:rsidRPr="00C35A2C">
        <w:rPr>
          <w:rtl/>
        </w:rPr>
        <w:t xml:space="preserve"> אלא בחששא, אבל היכא שודאי רבעה פסלה,</w:t>
      </w:r>
    </w:p>
    <w:p w14:paraId="51712F72" w14:textId="77777777" w:rsidR="00910F84" w:rsidRPr="00C35A2C" w:rsidRDefault="00910F84" w:rsidP="00910F84">
      <w:pPr>
        <w:rPr>
          <w:rtl/>
        </w:rPr>
      </w:pPr>
      <w:r w:rsidRPr="00C35A2C">
        <w:rPr>
          <w:rFonts w:hint="cs"/>
          <w:rtl/>
        </w:rPr>
        <w:t>ואין להוכיח ד</w:t>
      </w:r>
      <w:r w:rsidRPr="00507DB9">
        <w:rPr>
          <w:b/>
          <w:bCs/>
          <w:rtl/>
        </w:rPr>
        <w:t>ש</w:t>
      </w:r>
      <w:r>
        <w:rPr>
          <w:b/>
          <w:bCs/>
          <w:rtl/>
        </w:rPr>
        <w:t>"</w:t>
      </w:r>
      <w:r w:rsidRPr="00507DB9">
        <w:rPr>
          <w:b/>
          <w:bCs/>
          <w:rtl/>
        </w:rPr>
        <w:t>מ</w:t>
      </w:r>
      <w:r w:rsidRPr="00C35A2C">
        <w:rPr>
          <w:rtl/>
        </w:rPr>
        <w:t xml:space="preserve"> דפרה קדשי מזבח היא, דאי בדק הבית, מי </w:t>
      </w:r>
      <w:r w:rsidRPr="00C35A2C">
        <w:rPr>
          <w:rFonts w:hint="cs"/>
          <w:rtl/>
        </w:rPr>
        <w:t>פוסלת בה רביעה ד</w:t>
      </w:r>
      <w:r w:rsidRPr="00C35A2C">
        <w:rPr>
          <w:rtl/>
        </w:rPr>
        <w:t xml:space="preserve">שאני פרה, </w:t>
      </w:r>
      <w:r w:rsidRPr="00C35A2C">
        <w:rPr>
          <w:b/>
          <w:bCs/>
          <w:rtl/>
        </w:rPr>
        <w:t>דחטאת</w:t>
      </w:r>
      <w:r w:rsidRPr="00C35A2C">
        <w:rPr>
          <w:rtl/>
        </w:rPr>
        <w:t xml:space="preserve"> </w:t>
      </w:r>
      <w:r w:rsidRPr="00C35A2C">
        <w:rPr>
          <w:rFonts w:hint="cs"/>
          <w:rtl/>
        </w:rPr>
        <w:t>נקראת</w:t>
      </w:r>
    </w:p>
    <w:p w14:paraId="7E360133" w14:textId="77777777" w:rsidR="00910F84" w:rsidRPr="00C35A2C" w:rsidRDefault="00910F84" w:rsidP="00910F84">
      <w:pPr>
        <w:rPr>
          <w:rtl/>
        </w:rPr>
      </w:pPr>
    </w:p>
    <w:p w14:paraId="78D90B18" w14:textId="77777777" w:rsidR="00910F84" w:rsidRDefault="00910F84" w:rsidP="00910F84">
      <w:pPr>
        <w:rPr>
          <w:rtl/>
        </w:rPr>
      </w:pPr>
      <w:r w:rsidRPr="00C35A2C">
        <w:rPr>
          <w:rFonts w:hint="cs"/>
          <w:rtl/>
        </w:rPr>
        <w:t>והך ד</w:t>
      </w:r>
      <w:r w:rsidRPr="00C35A2C">
        <w:rPr>
          <w:rtl/>
        </w:rPr>
        <w:t>תיפסל ביוצא דופן</w:t>
      </w:r>
      <w:r w:rsidRPr="00C35A2C">
        <w:rPr>
          <w:rFonts w:hint="cs"/>
          <w:rtl/>
        </w:rPr>
        <w:t xml:space="preserve"> ומאידך </w:t>
      </w:r>
      <w:r>
        <w:rPr>
          <w:rtl/>
        </w:rPr>
        <w:t xml:space="preserve">תניא: הקדישה ביוצא דופן - פסולה, </w:t>
      </w:r>
      <w:r>
        <w:rPr>
          <w:rStyle w:val="affff1"/>
          <w:rtl/>
          <w:rPrChange w:id="9351" w:author="מנוע אמוראים" w:date="2026-10-05T16:41:56Z">
            <w:rPr>
              <w:rtl/>
            </w:rPr>
          </w:rPrChange>
        </w:rPr>
        <w:t xml:space="preserve">ור</w:t>
      </w:r>
      <w:r>
        <w:rPr>
          <w:rStyle w:val="affff1"/>
          <w:rtl/>
          <w:rPrChange w:id="9352" w:author="מנוע אמוראים" w:date="2026-10-05T16:41:56Z">
            <w:rPr>
              <w:rtl/>
            </w:rPr>
          </w:rPrChange>
        </w:rPr>
        <w:t xml:space="preserve">"</w:t>
      </w:r>
      <w:r>
        <w:rPr>
          <w:rStyle w:val="affff1"/>
          <w:rtl/>
          <w:rPrChange w:id="9353" w:author="מנוע אמוראים" w:date="2026-10-05T16:41:56Z">
            <w:rPr>
              <w:rtl/>
            </w:rPr>
          </w:rPrChange>
        </w:rPr>
        <w:t xml:space="preserve">ש</w:t>
      </w:r>
      <w:r>
        <w:rPr>
          <w:rtl/>
        </w:rPr>
        <w:t xml:space="preserve"> מכשיר!</w:t>
      </w:r>
    </w:p>
    <w:p w14:paraId="398B8471" w14:textId="77777777" w:rsidR="00910F84" w:rsidRDefault="00910F84" w:rsidP="00910F84">
      <w:pPr>
        <w:rPr>
          <w:rtl/>
        </w:rPr>
      </w:pPr>
      <w:r w:rsidRPr="00C35A2C">
        <w:rPr>
          <w:rtl/>
        </w:rPr>
        <w:t>ו</w:t>
      </w:r>
      <w:r w:rsidRPr="00C35A2C">
        <w:rPr>
          <w:rFonts w:hint="cs"/>
          <w:rtl/>
        </w:rPr>
        <w:t>א</w:t>
      </w:r>
      <w:r>
        <w:rPr>
          <w:rtl/>
        </w:rPr>
        <w:t>"</w:t>
      </w:r>
      <w:r>
        <w:rPr>
          <w:rFonts w:hint="cs"/>
          <w:rtl/>
        </w:rPr>
        <w:t xml:space="preserve">א לומר </w:t>
      </w:r>
      <w:r>
        <w:rPr>
          <w:rStyle w:val="affff1"/>
          <w:rFonts w:hint="cs"/>
          <w:rtl/>
          <w:rPrChange w:id="9354" w:author="מנוע אמוראים" w:date="2026-10-05T16:41:56Z">
            <w:rPr>
              <w:rFonts w:hint="cs"/>
              <w:rtl/>
            </w:rPr>
          </w:rPrChange>
        </w:rPr>
        <w:t xml:space="preserve">דר</w:t>
      </w:r>
      <w:r>
        <w:rPr>
          <w:rStyle w:val="affff1"/>
          <w:rtl/>
          <w:rPrChange w:id="9355" w:author="מנוע אמוראים" w:date="2026-10-05T16:41:56Z">
            <w:rPr>
              <w:rtl/>
            </w:rPr>
          </w:rPrChange>
        </w:rPr>
        <w:t xml:space="preserve">"</w:t>
      </w:r>
      <w:r>
        <w:rPr>
          <w:rStyle w:val="affff1"/>
          <w:rFonts w:hint="cs"/>
          <w:rtl/>
          <w:rPrChange w:id="9356" w:author="מנוע אמוראים" w:date="2026-10-05T16:41:56Z">
            <w:rPr>
              <w:rFonts w:hint="cs"/>
              <w:rtl/>
            </w:rPr>
          </w:rPrChange>
        </w:rPr>
        <w:t xml:space="preserve">ש</w:t>
      </w:r>
      <w:r>
        <w:rPr>
          <w:rFonts w:hint="cs"/>
          <w:rtl/>
        </w:rPr>
        <w:t xml:space="preserve"> לטעמו די</w:t>
      </w:r>
      <w:r w:rsidRPr="00C35A2C">
        <w:rPr>
          <w:rtl/>
        </w:rPr>
        <w:t>וצא דופן ולד מעליא הוא,</w:t>
      </w:r>
      <w:r>
        <w:rPr>
          <w:rFonts w:hint="cs"/>
          <w:rtl/>
        </w:rPr>
        <w:t xml:space="preserve"> </w:t>
      </w:r>
      <w:r>
        <w:rPr>
          <w:rStyle w:val="affff1"/>
          <w:rFonts w:hint="cs"/>
          <w:rtl/>
          <w:rPrChange w:id="9357" w:author="מנוע אמוראים" w:date="2026-10-05T16:41:56Z">
            <w:rPr>
              <w:rFonts w:hint="cs"/>
              <w:rtl/>
            </w:rPr>
          </w:rPrChange>
        </w:rPr>
        <w:t xml:space="preserve">כרי</w:t>
      </w:r>
      <w:r>
        <w:rPr>
          <w:rStyle w:val="affff1"/>
          <w:rtl/>
          <w:rPrChange w:id="9358" w:author="מנוע אמוראים" w:date="2026-10-05T16:41:56Z">
            <w:rPr>
              <w:rtl/>
            </w:rPr>
          </w:rPrChange>
        </w:rPr>
        <w:t xml:space="preserve">"</w:t>
      </w:r>
      <w:r>
        <w:rPr>
          <w:rStyle w:val="affff1"/>
          <w:rFonts w:hint="cs"/>
          <w:rtl/>
          <w:rPrChange w:id="9359" w:author="מנוע אמוראים" w:date="2026-10-05T16:41:56Z">
            <w:rPr>
              <w:rFonts w:hint="cs"/>
              <w:rtl/>
            </w:rPr>
          </w:rPrChange>
        </w:rPr>
        <w:t xml:space="preserve">ו</w:t>
      </w:r>
      <w:r>
        <w:rPr>
          <w:rtl/>
        </w:rPr>
        <w:t xml:space="preserve">: מודה היה </w:t>
      </w:r>
      <w:r>
        <w:rPr>
          <w:rStyle w:val="affff1"/>
          <w:rtl/>
          <w:rPrChange w:id="9360" w:author="מנוע אמוראים" w:date="2026-10-05T16:41:56Z">
            <w:rPr>
              <w:rtl/>
            </w:rPr>
          </w:rPrChange>
        </w:rPr>
        <w:t xml:space="preserve">ר</w:t>
      </w:r>
      <w:r>
        <w:rPr>
          <w:rStyle w:val="affff1"/>
          <w:rtl/>
          <w:rPrChange w:id="9361" w:author="מנוע אמוראים" w:date="2026-10-05T16:41:56Z">
            <w:rPr>
              <w:rtl/>
            </w:rPr>
          </w:rPrChange>
        </w:rPr>
        <w:t xml:space="preserve">"</w:t>
      </w:r>
      <w:r>
        <w:rPr>
          <w:rStyle w:val="affff1"/>
          <w:rtl/>
          <w:rPrChange w:id="9362" w:author="מנוע אמוראים" w:date="2026-10-05T16:41:56Z">
            <w:rPr>
              <w:rtl/>
            </w:rPr>
          </w:rPrChange>
        </w:rPr>
        <w:t xml:space="preserve">ש</w:t>
      </w:r>
      <w:r>
        <w:rPr>
          <w:rtl/>
        </w:rPr>
        <w:t xml:space="preserve"> לענין קדשים שאינו קדוש!</w:t>
      </w:r>
    </w:p>
    <w:p w14:paraId="3864AC1B" w14:textId="77777777" w:rsidR="00910F84" w:rsidRDefault="00910F84" w:rsidP="00910F84">
      <w:pPr>
        <w:rPr>
          <w:rtl/>
        </w:rPr>
      </w:pPr>
      <w:r w:rsidRPr="00C35A2C">
        <w:rPr>
          <w:rtl/>
        </w:rPr>
        <w:t>אלא</w:t>
      </w:r>
      <w:r>
        <w:rPr>
          <w:rtl/>
        </w:rPr>
        <w:t xml:space="preserve"> שאני פרה, הואיל ומום פוסל בה </w:t>
      </w:r>
      <w:r w:rsidRPr="00C35A2C">
        <w:rPr>
          <w:rtl/>
        </w:rPr>
        <w:t>דבר ערוה וע</w:t>
      </w:r>
      <w:r>
        <w:rPr>
          <w:rtl/>
        </w:rPr>
        <w:t>"</w:t>
      </w:r>
      <w:r w:rsidRPr="00C35A2C">
        <w:rPr>
          <w:rtl/>
        </w:rPr>
        <w:t xml:space="preserve">ז נמי פוסל בה, </w:t>
      </w:r>
      <w:r w:rsidRPr="00522051">
        <w:rPr>
          <w:rStyle w:val="afffd"/>
          <w:rtl/>
        </w:rPr>
        <w:t>ד</w:t>
      </w:r>
      <w:r w:rsidRPr="00522051">
        <w:rPr>
          <w:rStyle w:val="afffd"/>
          <w:rFonts w:hint="cs"/>
          <w:rtl/>
        </w:rPr>
        <w:t>'</w:t>
      </w:r>
      <w:r w:rsidRPr="00522051">
        <w:rPr>
          <w:rStyle w:val="afffd"/>
          <w:rtl/>
        </w:rPr>
        <w:t>כי משחתם בהם מום בם</w:t>
      </w:r>
      <w:r w:rsidRPr="00522051">
        <w:rPr>
          <w:rStyle w:val="afffd"/>
          <w:rFonts w:hint="cs"/>
          <w:rtl/>
        </w:rPr>
        <w:t>'</w:t>
      </w:r>
      <w:r w:rsidRPr="00522051">
        <w:rPr>
          <w:rStyle w:val="afffd"/>
          <w:rtl/>
        </w:rPr>
        <w:t>,</w:t>
      </w:r>
    </w:p>
    <w:p w14:paraId="76478F89" w14:textId="77777777" w:rsidR="0017519A" w:rsidRDefault="00910F84" w:rsidP="0017519A">
      <w:pPr>
        <w:pStyle w:val="36"/>
        <w:framePr w:wrap="notBeside"/>
        <w:rPr>
          <w:rtl/>
        </w:rPr>
      </w:pPr>
      <w:r w:rsidRPr="00C35A2C">
        <w:rPr>
          <w:rtl/>
        </w:rPr>
        <w:t>ותנ</w:t>
      </w:r>
      <w:r w:rsidRPr="00C35A2C">
        <w:rPr>
          <w:rFonts w:hint="cs"/>
          <w:rtl/>
        </w:rPr>
        <w:t>דר</w:t>
      </w:r>
      <w:r>
        <w:rPr>
          <w:rtl/>
        </w:rPr>
        <w:t>"</w:t>
      </w:r>
      <w:r w:rsidRPr="00C35A2C">
        <w:rPr>
          <w:rFonts w:hint="cs"/>
          <w:rtl/>
        </w:rPr>
        <w:t>י</w:t>
      </w:r>
      <w:r w:rsidRPr="00C35A2C">
        <w:rPr>
          <w:rtl/>
        </w:rPr>
        <w:t>:</w:t>
      </w:r>
    </w:p>
    <w:p w14:paraId="092B6579" w14:textId="200EE3D8" w:rsidR="00910F84" w:rsidRDefault="00910F84" w:rsidP="0017519A">
      <w:pPr>
        <w:rPr>
          <w:rtl/>
        </w:rPr>
      </w:pPr>
      <w:r w:rsidRPr="00C35A2C">
        <w:rPr>
          <w:rtl/>
        </w:rPr>
        <w:t xml:space="preserve"> כל מקום שנא'</w:t>
      </w:r>
      <w:r w:rsidRPr="00BB7274">
        <w:rPr>
          <w:rStyle w:val="afffd"/>
          <w:rtl/>
        </w:rPr>
        <w:t xml:space="preserve"> </w:t>
      </w:r>
      <w:r w:rsidRPr="00BB7274">
        <w:rPr>
          <w:rStyle w:val="afffd"/>
          <w:rFonts w:hint="cs"/>
          <w:rtl/>
        </w:rPr>
        <w:t>'</w:t>
      </w:r>
      <w:r w:rsidRPr="00BB7274">
        <w:rPr>
          <w:rStyle w:val="afffd"/>
          <w:rtl/>
        </w:rPr>
        <w:t>השחתה</w:t>
      </w:r>
      <w:r w:rsidRPr="00BB7274">
        <w:rPr>
          <w:rStyle w:val="afffd"/>
          <w:rFonts w:hint="cs"/>
          <w:rtl/>
        </w:rPr>
        <w:t xml:space="preserve">' </w:t>
      </w:r>
      <w:r w:rsidRPr="00C35A2C">
        <w:rPr>
          <w:rtl/>
        </w:rPr>
        <w:t xml:space="preserve"> אינו אלא דבר ערוה וע</w:t>
      </w:r>
      <w:r w:rsidRPr="00C35A2C">
        <w:rPr>
          <w:rFonts w:hint="cs"/>
          <w:rtl/>
        </w:rPr>
        <w:t>בודה זרה</w:t>
      </w:r>
    </w:p>
    <w:p w14:paraId="60E08861" w14:textId="77777777" w:rsidR="00910F84" w:rsidRDefault="00910F84" w:rsidP="0017519A">
      <w:pPr>
        <w:rPr>
          <w:rtl/>
        </w:rPr>
      </w:pPr>
      <w:r w:rsidRPr="00C35A2C">
        <w:rPr>
          <w:rtl/>
        </w:rPr>
        <w:t xml:space="preserve">דבר ערוה – </w:t>
      </w:r>
      <w:r w:rsidRPr="00522051">
        <w:rPr>
          <w:rStyle w:val="afffd"/>
          <w:rtl/>
        </w:rPr>
        <w:t>ד</w:t>
      </w:r>
      <w:r w:rsidRPr="00522051">
        <w:rPr>
          <w:rStyle w:val="afffd"/>
          <w:rFonts w:hint="cs"/>
          <w:rtl/>
        </w:rPr>
        <w:t>'</w:t>
      </w:r>
      <w:r w:rsidRPr="00522051">
        <w:rPr>
          <w:rStyle w:val="afffd"/>
          <w:rtl/>
        </w:rPr>
        <w:t>כי השחית כל בשר את דרכו על הארץ</w:t>
      </w:r>
      <w:r w:rsidRPr="00522051">
        <w:rPr>
          <w:rStyle w:val="afffd"/>
          <w:rFonts w:hint="cs"/>
          <w:rtl/>
        </w:rPr>
        <w:t>'</w:t>
      </w:r>
      <w:r w:rsidRPr="00522051">
        <w:rPr>
          <w:rStyle w:val="afffd"/>
          <w:rtl/>
        </w:rPr>
        <w:t>,</w:t>
      </w:r>
    </w:p>
    <w:p w14:paraId="20DCDEA3" w14:textId="77777777" w:rsidR="00910F84" w:rsidRDefault="00910F84" w:rsidP="0017519A">
      <w:pPr>
        <w:rPr>
          <w:rtl/>
        </w:rPr>
      </w:pPr>
      <w:r w:rsidRPr="00C35A2C">
        <w:rPr>
          <w:rFonts w:hint="cs"/>
          <w:rtl/>
        </w:rPr>
        <w:t xml:space="preserve">עבודה זרה- </w:t>
      </w:r>
      <w:r w:rsidRPr="00FF1C37">
        <w:rPr>
          <w:rStyle w:val="afffd"/>
          <w:rFonts w:hint="cs"/>
          <w:rtl/>
        </w:rPr>
        <w:t>ד'</w:t>
      </w:r>
      <w:r w:rsidRPr="00FF1C37">
        <w:rPr>
          <w:rStyle w:val="afffd"/>
          <w:rtl/>
        </w:rPr>
        <w:t>פן תשחיתון ועשיתם לכם פסל</w:t>
      </w:r>
      <w:r w:rsidRPr="00FF1C37">
        <w:rPr>
          <w:rStyle w:val="afffd"/>
          <w:rFonts w:hint="cs"/>
          <w:rtl/>
        </w:rPr>
        <w:t>'</w:t>
      </w:r>
      <w:r w:rsidRPr="00FF1C37">
        <w:rPr>
          <w:rStyle w:val="afffd"/>
          <w:rtl/>
        </w:rPr>
        <w:t>,</w:t>
      </w:r>
    </w:p>
    <w:p w14:paraId="5455CE2F" w14:textId="77777777" w:rsidR="00910F84" w:rsidRPr="00C35A2C" w:rsidRDefault="00910F84" w:rsidP="0017519A">
      <w:pPr>
        <w:rPr>
          <w:rtl/>
        </w:rPr>
      </w:pPr>
      <w:r w:rsidRPr="00C35A2C">
        <w:rPr>
          <w:rtl/>
        </w:rPr>
        <w:t>ופרה נמי הואיל ומום פוסל בה, דבר ערוה וע</w:t>
      </w:r>
      <w:r w:rsidRPr="00C35A2C">
        <w:rPr>
          <w:rFonts w:hint="cs"/>
          <w:rtl/>
        </w:rPr>
        <w:t>כו</w:t>
      </w:r>
      <w:r>
        <w:rPr>
          <w:rtl/>
        </w:rPr>
        <w:t>"</w:t>
      </w:r>
      <w:r w:rsidRPr="00C35A2C">
        <w:rPr>
          <w:rFonts w:hint="cs"/>
          <w:rtl/>
        </w:rPr>
        <w:t>ם פוסלת בה</w:t>
      </w:r>
      <w:r w:rsidRPr="00C35A2C">
        <w:rPr>
          <w:rtl/>
        </w:rPr>
        <w:t>.</w:t>
      </w:r>
    </w:p>
    <w:p w14:paraId="7AD3B909" w14:textId="77777777" w:rsidR="00910F84" w:rsidRPr="00C35A2C" w:rsidRDefault="00910F84" w:rsidP="00910F84">
      <w:pPr>
        <w:rPr>
          <w:rtl/>
        </w:rPr>
      </w:pPr>
    </w:p>
    <w:p w14:paraId="276E97EA" w14:textId="77777777" w:rsidR="00910F84" w:rsidRPr="00C35A2C" w:rsidRDefault="00910F84" w:rsidP="00910F84">
      <w:pPr>
        <w:rPr>
          <w:rtl/>
        </w:rPr>
      </w:pPr>
      <w:r w:rsidRPr="00C35A2C">
        <w:rPr>
          <w:rtl/>
        </w:rPr>
        <w:t>•</w:t>
      </w:r>
      <w:r w:rsidRPr="006B569B">
        <w:rPr>
          <w:b/>
          <w:bCs/>
          <w:rtl/>
        </w:rPr>
        <w:t xml:space="preserve"> גופא, תני שילא: מ</w:t>
      </w:r>
      <w:r>
        <w:rPr>
          <w:b/>
          <w:bCs/>
          <w:rtl/>
        </w:rPr>
        <w:t>"</w:t>
      </w:r>
      <w:r>
        <w:rPr>
          <w:b/>
          <w:bCs/>
          <w:rtl/>
        </w:rPr>
        <w:t xml:space="preserve">ט </w:t>
      </w:r>
      <w:r>
        <w:rPr>
          <w:rStyle w:val="affff1"/>
          <w:b/>
          <w:bCs/>
          <w:rtl/>
          <w:rPrChange w:id="9363" w:author="מנוע אמוראים" w:date="2026-10-05T16:41:56Z">
            <w:rPr>
              <w:b/>
              <w:bCs/>
              <w:rtl/>
            </w:rPr>
          </w:rPrChange>
        </w:rPr>
        <w:t xml:space="preserve">דר</w:t>
      </w:r>
      <w:r>
        <w:rPr>
          <w:rStyle w:val="affff1"/>
          <w:b/>
          <w:bCs/>
          <w:rtl/>
          <w:rPrChange w:id="9364" w:author="מנוע אמוראים" w:date="2026-10-05T16:41:56Z">
            <w:rPr>
              <w:b/>
              <w:bCs/>
              <w:rtl/>
            </w:rPr>
          </w:rPrChange>
        </w:rPr>
        <w:t xml:space="preserve">"</w:t>
      </w:r>
      <w:r>
        <w:rPr>
          <w:rStyle w:val="affff1"/>
          <w:rFonts w:hint="cs"/>
          <w:b/>
          <w:bCs/>
          <w:rtl/>
          <w:rPrChange w:id="9365" w:author="מנוע אמוראים" w:date="2026-10-05T16:41:56Z">
            <w:rPr>
              <w:rFonts w:hint="cs"/>
              <w:b/>
              <w:bCs/>
              <w:rtl/>
            </w:rPr>
          </w:rPrChange>
        </w:rPr>
        <w:t xml:space="preserve">א</w:t>
      </w:r>
      <w:r w:rsidRPr="006B569B">
        <w:rPr>
          <w:b/>
          <w:bCs/>
          <w:rtl/>
        </w:rPr>
        <w:t>:</w:t>
      </w:r>
      <w:r w:rsidRPr="00FF1C37">
        <w:rPr>
          <w:rStyle w:val="afffd"/>
          <w:rtl/>
        </w:rPr>
        <w:t xml:space="preserve"> </w:t>
      </w:r>
      <w:r w:rsidRPr="00FF1C37">
        <w:rPr>
          <w:rStyle w:val="afffd"/>
          <w:rFonts w:hint="cs"/>
          <w:rtl/>
        </w:rPr>
        <w:t>'</w:t>
      </w:r>
      <w:r w:rsidRPr="00FF1C37">
        <w:rPr>
          <w:rStyle w:val="afffd"/>
          <w:rtl/>
        </w:rPr>
        <w:t>דבר אל בני ישראל ויקחו</w:t>
      </w:r>
      <w:r w:rsidRPr="00FF1C37">
        <w:rPr>
          <w:rStyle w:val="afffd"/>
          <w:rFonts w:hint="cs"/>
          <w:rtl/>
        </w:rPr>
        <w:t>'</w:t>
      </w:r>
      <w:r w:rsidRPr="00FF1C37">
        <w:rPr>
          <w:rStyle w:val="afffd"/>
          <w:rtl/>
        </w:rPr>
        <w:t xml:space="preserve"> </w:t>
      </w:r>
      <w:r w:rsidRPr="00C35A2C">
        <w:rPr>
          <w:rtl/>
        </w:rPr>
        <w:t>- ואין העובדי כוכבים יקחו.</w:t>
      </w:r>
    </w:p>
    <w:p w14:paraId="58C6B968" w14:textId="77777777" w:rsidR="00910F84" w:rsidRDefault="00910F84" w:rsidP="00910F84">
      <w:pPr>
        <w:rPr>
          <w:rtl/>
        </w:rPr>
      </w:pPr>
      <w:r w:rsidRPr="00C35A2C">
        <w:rPr>
          <w:rFonts w:hint="cs"/>
          <w:rtl/>
        </w:rPr>
        <w:t xml:space="preserve">והא </w:t>
      </w:r>
      <w:r w:rsidRPr="00522051">
        <w:rPr>
          <w:rStyle w:val="afffd"/>
          <w:rFonts w:hint="cs"/>
          <w:rtl/>
        </w:rPr>
        <w:t>ד'ד</w:t>
      </w:r>
      <w:r w:rsidRPr="00522051">
        <w:rPr>
          <w:rStyle w:val="afffd"/>
          <w:rtl/>
        </w:rPr>
        <w:t>בר אל בני ישראל ויקחו לי תרומה</w:t>
      </w:r>
      <w:r w:rsidRPr="00522051">
        <w:rPr>
          <w:rStyle w:val="afffd"/>
          <w:rFonts w:hint="cs"/>
          <w:rtl/>
        </w:rPr>
        <w:t>'</w:t>
      </w:r>
      <w:r w:rsidRPr="00522051">
        <w:rPr>
          <w:rStyle w:val="afffd"/>
          <w:rtl/>
        </w:rPr>
        <w:t xml:space="preserve"> </w:t>
      </w:r>
      <w:r w:rsidRPr="00C35A2C">
        <w:rPr>
          <w:rtl/>
        </w:rPr>
        <w:t xml:space="preserve">– </w:t>
      </w:r>
      <w:r w:rsidRPr="00C35A2C">
        <w:rPr>
          <w:rFonts w:hint="cs"/>
          <w:rtl/>
        </w:rPr>
        <w:t>לא אמרי' ולא עכו</w:t>
      </w:r>
      <w:r>
        <w:rPr>
          <w:rtl/>
        </w:rPr>
        <w:t>"</w:t>
      </w:r>
      <w:r w:rsidRPr="00C35A2C">
        <w:rPr>
          <w:rFonts w:hint="cs"/>
          <w:rtl/>
        </w:rPr>
        <w:t>ם</w:t>
      </w:r>
    </w:p>
    <w:p w14:paraId="5AC3BCF8" w14:textId="77777777" w:rsidR="00910F84" w:rsidRDefault="00910F84" w:rsidP="00910F84">
      <w:pPr>
        <w:rPr>
          <w:rtl/>
        </w:rPr>
      </w:pPr>
      <w:r>
        <w:rPr>
          <w:rStyle w:val="affff1"/>
          <w:rFonts w:hint="cs"/>
          <w:rtl/>
          <w:rPrChange w:id="9366" w:author="מנוע אמוראים" w:date="2026-10-05T16:41:56Z">
            <w:rPr>
              <w:rFonts w:hint="cs"/>
              <w:rtl/>
            </w:rPr>
          </w:rPrChange>
        </w:rPr>
        <w:t xml:space="preserve">כדאריא</w:t>
      </w:r>
      <w:r>
        <w:rPr>
          <w:rStyle w:val="affff1"/>
          <w:rtl/>
          <w:rPrChange w:id="9367" w:author="מנוע אמוראים" w:date="2026-10-05T16:41:56Z">
            <w:rPr>
              <w:rtl/>
            </w:rPr>
          </w:rPrChange>
        </w:rPr>
        <w:t xml:space="preserve">"</w:t>
      </w:r>
      <w:r>
        <w:rPr>
          <w:rStyle w:val="affff1"/>
          <w:rFonts w:hint="cs"/>
          <w:rtl/>
          <w:rPrChange w:id="9368" w:author="מנוע אמוראים" w:date="2026-10-05T16:41:56Z">
            <w:rPr>
              <w:rFonts w:hint="cs"/>
              <w:rtl/>
            </w:rPr>
          </w:rPrChange>
        </w:rPr>
        <w:t xml:space="preserve">ש</w:t>
      </w:r>
      <w:r>
        <w:rPr>
          <w:rFonts w:hint="cs"/>
          <w:rtl/>
        </w:rPr>
        <w:t xml:space="preserve"> </w:t>
      </w:r>
      <w:r>
        <w:rPr>
          <w:rtl/>
        </w:rPr>
        <w:t xml:space="preserve">שאלו את </w:t>
      </w:r>
      <w:r>
        <w:rPr>
          <w:rStyle w:val="affff1"/>
          <w:rtl/>
          <w:rPrChange w:id="9369" w:author="מנוע אמוראים" w:date="2026-10-05T16:41:56Z">
            <w:rPr>
              <w:rtl/>
            </w:rPr>
          </w:rPrChange>
        </w:rPr>
        <w:t xml:space="preserve">ר</w:t>
      </w:r>
      <w:r>
        <w:rPr>
          <w:rStyle w:val="affff1"/>
          <w:rtl/>
          <w:rPrChange w:id="9370" w:author="מנוע אמוראים" w:date="2026-10-05T16:41:56Z">
            <w:rPr>
              <w:rtl/>
            </w:rPr>
          </w:rPrChange>
        </w:rPr>
        <w:t xml:space="preserve">"</w:t>
      </w:r>
      <w:r>
        <w:rPr>
          <w:rStyle w:val="affff1"/>
          <w:rtl/>
          <w:rPrChange w:id="9371" w:author="מנוע אמוראים" w:date="2026-10-05T16:41:56Z">
            <w:rPr>
              <w:rtl/>
            </w:rPr>
          </w:rPrChange>
        </w:rPr>
        <w:t xml:space="preserve">א</w:t>
      </w:r>
      <w:r>
        <w:rPr>
          <w:rtl/>
        </w:rPr>
        <w:t xml:space="preserve">: עד היכן כיבוד אב ואם? אמר להם: צאו וראו מה עשה עכו</w:t>
      </w:r>
      <w:r>
        <w:rPr>
          <w:rtl/>
        </w:rPr>
        <w:t>"</w:t>
      </w:r>
      <w:r w:rsidRPr="00C35A2C">
        <w:rPr>
          <w:rtl/>
        </w:rPr>
        <w:t>ם אחד לאביו באשקלון ודמא בן נתינה שמו, פעם אחת בקשו ממנו אבנים לאפוד בששים</w:t>
      </w:r>
      <w:r w:rsidRPr="00C35A2C">
        <w:rPr>
          <w:rFonts w:hint="cs"/>
          <w:rtl/>
        </w:rPr>
        <w:t>[שמונים]</w:t>
      </w:r>
      <w:r>
        <w:rPr>
          <w:rtl/>
        </w:rPr>
        <w:t xml:space="preserve"> רבוא שכר,</w:t>
      </w:r>
      <w:r w:rsidRPr="00C35A2C">
        <w:rPr>
          <w:rtl/>
        </w:rPr>
        <w:t xml:space="preserve"> והיו מפתחות מונחות תחת מראשותיו של אביו ולא צערו!</w:t>
      </w:r>
    </w:p>
    <w:p w14:paraId="22356F68" w14:textId="77777777" w:rsidR="00910F84" w:rsidRPr="00C35A2C" w:rsidRDefault="00910F84" w:rsidP="00910F84">
      <w:pPr>
        <w:pStyle w:val="afffa"/>
        <w:rPr>
          <w:rtl/>
        </w:rPr>
      </w:pPr>
      <w:r>
        <w:rPr>
          <w:rtl/>
        </w:rPr>
        <w:t xml:space="preserve">- </w:t>
      </w:r>
      <w:r w:rsidRPr="00C35A2C">
        <w:rPr>
          <w:rtl/>
        </w:rPr>
        <w:t>אבני שהם הפסיק הענין.</w:t>
      </w:r>
      <w:r w:rsidRPr="00C35A2C">
        <w:rPr>
          <w:rFonts w:hint="cs"/>
          <w:rtl/>
        </w:rPr>
        <w:t xml:space="preserve"> </w:t>
      </w:r>
      <w:r w:rsidRPr="00C35A2C">
        <w:rPr>
          <w:rtl/>
        </w:rPr>
        <w:t>ו</w:t>
      </w:r>
      <w:r w:rsidRPr="00C35A2C">
        <w:rPr>
          <w:rFonts w:hint="cs"/>
          <w:rtl/>
        </w:rPr>
        <w:t>הדר ערביה ואבני מילואים</w:t>
      </w:r>
    </w:p>
    <w:p w14:paraId="76FF9F2D" w14:textId="77777777" w:rsidR="00910F84" w:rsidRPr="00C35A2C" w:rsidRDefault="00910F84" w:rsidP="00910F84">
      <w:pPr>
        <w:rPr>
          <w:rtl/>
        </w:rPr>
      </w:pPr>
      <w:r w:rsidRPr="00C35A2C">
        <w:rPr>
          <w:rtl/>
        </w:rPr>
        <w:t>ועוד, קתני סיפא: לשנה אחרת נולדה לו פרה אדומה בעדרו, נכנסו חכמי ישראל אצלו, אמר להם: יודע אני בכם שאם אני מבקש מכם כל ממון שבעולם אתם נותנין לי, עכשיו איני מבקש מכם אלא אותו ממון שהפדתי בשביל אבא! התם על ידי תגרי ישראל זבון.</w:t>
      </w:r>
    </w:p>
    <w:p w14:paraId="478A7C9B" w14:textId="77777777" w:rsidR="00910F84" w:rsidRDefault="00910F84" w:rsidP="00910F84">
      <w:pPr>
        <w:rPr>
          <w:rtl/>
        </w:rPr>
      </w:pPr>
      <w:r w:rsidRPr="00C35A2C">
        <w:rPr>
          <w:rtl/>
        </w:rPr>
        <w:t>ו</w:t>
      </w:r>
      <w:r>
        <w:rPr>
          <w:rFonts w:hint="cs"/>
          <w:rtl/>
        </w:rPr>
        <w:t xml:space="preserve">הך </w:t>
      </w:r>
      <w:r>
        <w:rPr>
          <w:rStyle w:val="affff1"/>
          <w:rFonts w:hint="cs"/>
          <w:rtl/>
          <w:rPrChange w:id="9372" w:author="מנוע אמוראים" w:date="2026-10-05T16:41:56Z">
            <w:rPr>
              <w:rFonts w:hint="cs"/>
              <w:rtl/>
            </w:rPr>
          </w:rPrChange>
        </w:rPr>
        <w:t xml:space="preserve">דר</w:t>
      </w:r>
      <w:r>
        <w:rPr>
          <w:rStyle w:val="affff1"/>
          <w:rtl/>
          <w:rPrChange w:id="9373" w:author="מנוע אמוראים" w:date="2026-10-05T16:41:56Z">
            <w:rPr>
              <w:rtl/>
            </w:rPr>
          </w:rPrChange>
        </w:rPr>
        <w:t xml:space="preserve">"</w:t>
      </w:r>
      <w:r>
        <w:rPr>
          <w:rStyle w:val="affff1"/>
          <w:rFonts w:hint="cs"/>
          <w:rtl/>
          <w:rPrChange w:id="9374" w:author="מנוע אמוראים" w:date="2026-10-05T16:41:56Z">
            <w:rPr>
              <w:rFonts w:hint="cs"/>
              <w:rtl/>
            </w:rPr>
          </w:rPrChange>
        </w:rPr>
        <w:t xml:space="preserve">א</w:t>
      </w:r>
      <w:r>
        <w:rPr>
          <w:rFonts w:hint="cs"/>
          <w:rtl/>
        </w:rPr>
        <w:t xml:space="preserve"> התיר לקחת פרה מן העכו</w:t>
      </w:r>
      <w:r>
        <w:rPr>
          <w:rtl/>
        </w:rPr>
        <w:t>"</w:t>
      </w:r>
      <w:r>
        <w:rPr>
          <w:rFonts w:hint="cs"/>
          <w:rtl/>
        </w:rPr>
        <w:t xml:space="preserve">ם [רמץ או נתינא] התם ישראל משמרין אותה משעה שנולדה </w:t>
      </w:r>
      <w:r>
        <w:rPr>
          <w:rStyle w:val="affff1"/>
          <w:rFonts w:hint="cs"/>
          <w:rtl/>
          <w:rPrChange w:id="9375" w:author="מנוע אמוראים" w:date="2026-10-05T16:41:56Z">
            <w:rPr>
              <w:rFonts w:hint="cs"/>
              <w:rtl/>
            </w:rPr>
          </w:rPrChange>
        </w:rPr>
        <w:t xml:space="preserve">ור</w:t>
      </w:r>
      <w:r>
        <w:rPr>
          <w:rStyle w:val="affff1"/>
          <w:rtl/>
          <w:rPrChange w:id="9376" w:author="מנוע אמוראים" w:date="2026-10-05T16:41:56Z">
            <w:rPr>
              <w:rtl/>
            </w:rPr>
          </w:rPrChange>
        </w:rPr>
        <w:t xml:space="preserve">"</w:t>
      </w:r>
      <w:r>
        <w:rPr>
          <w:rStyle w:val="affff1"/>
          <w:rFonts w:hint="cs"/>
          <w:rtl/>
          <w:rPrChange w:id="9377" w:author="מנוע אמוראים" w:date="2026-10-05T16:41:56Z">
            <w:rPr>
              <w:rFonts w:hint="cs"/>
              <w:rtl/>
            </w:rPr>
          </w:rPrChange>
        </w:rPr>
        <w:t xml:space="preserve">א</w:t>
      </w:r>
    </w:p>
    <w:p w14:paraId="26DB1882" w14:textId="77777777" w:rsidR="00910F84" w:rsidRPr="00C35A2C" w:rsidRDefault="00910F84" w:rsidP="00910F84">
      <w:pPr>
        <w:rPr>
          <w:rtl/>
        </w:rPr>
      </w:pPr>
      <w:r>
        <w:rPr>
          <w:rFonts w:hint="cs"/>
          <w:rtl/>
        </w:rPr>
        <w:t xml:space="preserve">והך </w:t>
      </w:r>
      <w:r>
        <w:rPr>
          <w:rStyle w:val="affff1"/>
          <w:rFonts w:hint="cs"/>
          <w:rtl/>
          <w:rPrChange w:id="9378" w:author="מנוע אמוראים" w:date="2026-10-05T16:41:56Z">
            <w:rPr>
              <w:rFonts w:hint="cs"/>
              <w:rtl/>
            </w:rPr>
          </w:rPrChange>
        </w:rPr>
        <w:t xml:space="preserve">דר</w:t>
      </w:r>
      <w:r>
        <w:rPr>
          <w:rStyle w:val="affff1"/>
          <w:rtl/>
          <w:rPrChange w:id="9379" w:author="מנוע אמוראים" w:date="2026-10-05T16:41:56Z">
            <w:rPr>
              <w:rtl/>
            </w:rPr>
          </w:rPrChange>
        </w:rPr>
        <w:t xml:space="preserve">"</w:t>
      </w:r>
      <w:r>
        <w:rPr>
          <w:rStyle w:val="affff1"/>
          <w:rFonts w:hint="cs"/>
          <w:rtl/>
          <w:rPrChange w:id="9380" w:author="מנוע אמוראים" w:date="2026-10-05T16:41:56Z">
            <w:rPr>
              <w:rFonts w:hint="cs"/>
              <w:rtl/>
            </w:rPr>
          </w:rPrChange>
        </w:rPr>
        <w:t xml:space="preserve">א</w:t>
      </w:r>
      <w:r>
        <w:rPr>
          <w:rFonts w:hint="cs"/>
          <w:rtl/>
        </w:rPr>
        <w:t xml:space="preserve"> </w:t>
      </w:r>
      <w:r w:rsidRPr="00C35A2C">
        <w:rPr>
          <w:rtl/>
        </w:rPr>
        <w:t>תרתי אית ליה, קיחה, וחייש נמי לרביעה.</w:t>
      </w:r>
    </w:p>
    <w:p w14:paraId="3E47F0AB" w14:textId="77777777" w:rsidR="00910F84" w:rsidRPr="00C35A2C" w:rsidRDefault="00910F84" w:rsidP="00910F84">
      <w:pPr>
        <w:rPr>
          <w:rtl/>
        </w:rPr>
      </w:pPr>
    </w:p>
    <w:p w14:paraId="68E8A7DC" w14:textId="77777777" w:rsidR="00910F84" w:rsidRPr="00C35A2C" w:rsidRDefault="00910F84" w:rsidP="00910F84">
      <w:pPr>
        <w:rPr>
          <w:rtl/>
        </w:rPr>
      </w:pPr>
      <w:r w:rsidRPr="00C35A2C">
        <w:rPr>
          <w:rtl/>
        </w:rPr>
        <w:t>• אמר מר: ישראל היו משמרין אותה משעה שנולדה.</w:t>
      </w:r>
    </w:p>
    <w:p w14:paraId="407C97A9" w14:textId="77777777" w:rsidR="00910F84" w:rsidRPr="00C35A2C" w:rsidRDefault="00910F84" w:rsidP="00910F84">
      <w:pPr>
        <w:rPr>
          <w:rtl/>
        </w:rPr>
      </w:pPr>
      <w:r w:rsidRPr="00C35A2C">
        <w:rPr>
          <w:rFonts w:hint="cs"/>
          <w:rtl/>
        </w:rPr>
        <w:lastRenderedPageBreak/>
        <w:t>ולא חיישי שרבעו את אמא כשהיתה מעוברת :דרבא:</w:t>
      </w:r>
      <w:r w:rsidRPr="00C35A2C">
        <w:rPr>
          <w:rtl/>
        </w:rPr>
        <w:t xml:space="preserve"> וולד הנוגחת אסורה - היא וולדה נגחו, וולד הנרבעת אסורה - היא וולדה נרבעו! אימא: ישראל היו משמרין אותה משעה שנוצרה.</w:t>
      </w:r>
    </w:p>
    <w:p w14:paraId="06D30816" w14:textId="77777777" w:rsidR="00910F84" w:rsidRDefault="00910F84" w:rsidP="00910F84">
      <w:pPr>
        <w:rPr>
          <w:rtl/>
        </w:rPr>
      </w:pPr>
      <w:r w:rsidRPr="00C35A2C">
        <w:rPr>
          <w:rFonts w:hint="cs"/>
          <w:rtl/>
        </w:rPr>
        <w:t>ולא חיישי שעקרו</w:t>
      </w:r>
      <w:r>
        <w:rPr>
          <w:rtl/>
        </w:rPr>
        <w:t xml:space="preserve"> לאמא מעיקרא! דתנן: כל הפסולין לגבי מזבח - ולדותיהן מותרין, ותני עלה: </w:t>
      </w:r>
      <w:r>
        <w:rPr>
          <w:rStyle w:val="affff1"/>
          <w:rtl/>
          <w:rPrChange w:id="9381" w:author="מנוע אמוראים" w:date="2026-10-05T16:41:56Z">
            <w:rPr>
              <w:rtl/>
            </w:rPr>
          </w:rPrChange>
        </w:rPr>
        <w:t xml:space="preserve">ר</w:t>
      </w:r>
      <w:r>
        <w:rPr>
          <w:rStyle w:val="affff1"/>
          <w:rtl/>
          <w:rPrChange w:id="9382" w:author="מנוע אמוראים" w:date="2026-10-05T16:41:56Z">
            <w:rPr>
              <w:rtl/>
            </w:rPr>
          </w:rPrChange>
        </w:rPr>
        <w:t xml:space="preserve">"</w:t>
      </w:r>
      <w:r>
        <w:rPr>
          <w:rStyle w:val="affff1"/>
          <w:rFonts w:hint="cs"/>
          <w:rtl/>
          <w:rPrChange w:id="9383" w:author="מנוע אמוראים" w:date="2026-10-05T16:41:56Z">
            <w:rPr>
              <w:rFonts w:hint="cs"/>
              <w:rtl/>
            </w:rPr>
          </w:rPrChange>
        </w:rPr>
        <w:t xml:space="preserve">א</w:t>
      </w:r>
      <w:r>
        <w:rPr>
          <w:rFonts w:hint="cs"/>
          <w:rtl/>
        </w:rPr>
        <w:t xml:space="preserve"> אוסר</w:t>
      </w:r>
    </w:p>
    <w:p w14:paraId="68E9F7BA" w14:textId="77777777" w:rsidR="00910F84" w:rsidRDefault="00910F84" w:rsidP="00910F84">
      <w:pPr>
        <w:rPr>
          <w:rtl/>
        </w:rPr>
      </w:pPr>
      <w:r>
        <w:rPr>
          <w:rFonts w:hint="cs"/>
          <w:rtl/>
        </w:rPr>
        <w:t xml:space="preserve">ואפ'י לרבא </w:t>
      </w:r>
      <w:r>
        <w:rPr>
          <w:rStyle w:val="affff1"/>
          <w:rFonts w:hint="cs"/>
          <w:rtl/>
          <w:rPrChange w:id="9384" w:author="מנוע אמוראים" w:date="2026-10-05T16:41:56Z">
            <w:rPr>
              <w:rFonts w:hint="cs"/>
              <w:rtl/>
            </w:rPr>
          </w:rPrChange>
        </w:rPr>
        <w:t xml:space="preserve">מר</w:t>
      </w:r>
      <w:r>
        <w:rPr>
          <w:rStyle w:val="affff1"/>
          <w:rtl/>
          <w:rPrChange w:id="9385" w:author="מנוע אמוראים" w:date="2026-10-05T16:41:56Z">
            <w:rPr>
              <w:rtl/>
            </w:rPr>
          </w:rPrChange>
        </w:rPr>
        <w:t xml:space="preserve">"</w:t>
      </w:r>
      <w:r>
        <w:rPr>
          <w:rStyle w:val="affff1"/>
          <w:rFonts w:hint="cs"/>
          <w:rtl/>
          <w:rPrChange w:id="9386" w:author="מנוע אמוראים" w:date="2026-10-05T16:41:56Z">
            <w:rPr>
              <w:rFonts w:hint="cs"/>
              <w:rtl/>
            </w:rPr>
          </w:rPrChange>
        </w:rPr>
        <w:t xml:space="preserve">נ</w:t>
      </w:r>
      <w:r w:rsidRPr="00C35A2C">
        <w:rPr>
          <w:rtl/>
        </w:rPr>
        <w:t>: מחלוקת כשנרבעו כשהן מוקדשין, אבל כשהן חולין - דברי הכל מותרין,</w:t>
      </w:r>
    </w:p>
    <w:p w14:paraId="72D17C33" w14:textId="77777777" w:rsidR="00910F84" w:rsidRDefault="00910F84" w:rsidP="00910F84">
      <w:pPr>
        <w:rPr>
          <w:rtl/>
        </w:rPr>
      </w:pPr>
      <w:r>
        <w:rPr>
          <w:rStyle w:val="affff1"/>
          <w:rFonts w:hint="cs"/>
          <w:rtl/>
          <w:rPrChange w:id="9387" w:author="מנוע אמוראים" w:date="2026-10-05T16:41:56Z">
            <w:rPr>
              <w:rFonts w:hint="cs"/>
              <w:rtl/>
            </w:rPr>
          </w:rPrChange>
        </w:rPr>
        <w:t xml:space="preserve">ולרהב</w:t>
      </w:r>
      <w:r>
        <w:rPr>
          <w:rStyle w:val="affff1"/>
          <w:rtl/>
          <w:rPrChange w:id="9388" w:author="מנוע אמוראים" w:date="2026-10-05T16:41:56Z">
            <w:rPr>
              <w:rtl/>
            </w:rPr>
          </w:rPrChange>
        </w:rPr>
        <w:t xml:space="preserve">"</w:t>
      </w:r>
      <w:r>
        <w:rPr>
          <w:rStyle w:val="affff1"/>
          <w:rFonts w:hint="cs"/>
          <w:rtl/>
          <w:rPrChange w:id="9389" w:author="מנוע אמוראים" w:date="2026-10-05T16:41:56Z">
            <w:rPr>
              <w:rFonts w:hint="cs"/>
              <w:rtl/>
            </w:rPr>
          </w:rPrChange>
        </w:rPr>
        <w:t xml:space="preserve">ח</w:t>
      </w:r>
      <w:r>
        <w:rPr>
          <w:rFonts w:hint="cs"/>
          <w:rtl/>
        </w:rPr>
        <w:t xml:space="preserve"> </w:t>
      </w:r>
      <w:r>
        <w:rPr>
          <w:rStyle w:val="affff1"/>
          <w:rFonts w:hint="cs"/>
          <w:rtl/>
          <w:rPrChange w:id="9390" w:author="מנוע אמוראים" w:date="2026-10-05T16:41:56Z">
            <w:rPr>
              <w:rFonts w:hint="cs"/>
              <w:rtl/>
            </w:rPr>
          </w:rPrChange>
        </w:rPr>
        <w:t xml:space="preserve">מרב</w:t>
      </w:r>
      <w:r>
        <w:rPr>
          <w:rStyle w:val="affff1"/>
          <w:rtl/>
          <w:rPrChange w:id="9391" w:author="מנוע אמוראים" w:date="2026-10-05T16:41:56Z">
            <w:rPr>
              <w:rtl/>
            </w:rPr>
          </w:rPrChange>
        </w:rPr>
        <w:t xml:space="preserve">"</w:t>
      </w:r>
      <w:r>
        <w:rPr>
          <w:rStyle w:val="affff1"/>
          <w:rFonts w:hint="cs"/>
          <w:rtl/>
          <w:rPrChange w:id="9392" w:author="מנוע אמוראים" w:date="2026-10-05T16:41:56Z">
            <w:rPr>
              <w:rFonts w:hint="cs"/>
              <w:rtl/>
            </w:rPr>
          </w:rPrChange>
        </w:rPr>
        <w:t xml:space="preserve">נ</w:t>
      </w:r>
      <w:r>
        <w:rPr>
          <w:rFonts w:hint="cs"/>
          <w:rtl/>
        </w:rPr>
        <w:t xml:space="preserve">:</w:t>
      </w:r>
      <w:r w:rsidRPr="00C35A2C">
        <w:rPr>
          <w:rtl/>
        </w:rPr>
        <w:t xml:space="preserve"> מחלוקת - כשנרבעו כשהן חולין, אבל כשהן מוקדשין - דברי הכל אסורין,</w:t>
      </w:r>
    </w:p>
    <w:p w14:paraId="6996A45D" w14:textId="77777777" w:rsidR="00910F84" w:rsidRPr="00C35A2C" w:rsidRDefault="00910F84" w:rsidP="00910F84">
      <w:pPr>
        <w:pStyle w:val="afffa"/>
        <w:rPr>
          <w:rtl/>
        </w:rPr>
      </w:pPr>
      <w:r>
        <w:rPr>
          <w:rtl/>
        </w:rPr>
        <w:t xml:space="preserve">- </w:t>
      </w:r>
      <w:r w:rsidRPr="00C35A2C">
        <w:rPr>
          <w:rtl/>
        </w:rPr>
        <w:t>אימא: ישראל היו משמרין אותה לאמא משעה שנוצרה.</w:t>
      </w:r>
    </w:p>
    <w:p w14:paraId="532C7D18" w14:textId="77777777" w:rsidR="00910F84" w:rsidRDefault="00910F84" w:rsidP="00910F84">
      <w:pPr>
        <w:rPr>
          <w:rtl/>
        </w:rPr>
      </w:pPr>
      <w:r w:rsidRPr="00C35A2C">
        <w:rPr>
          <w:rtl/>
        </w:rPr>
        <w:t>ו</w:t>
      </w:r>
      <w:r w:rsidRPr="00C35A2C">
        <w:rPr>
          <w:rFonts w:hint="cs"/>
          <w:rtl/>
        </w:rPr>
        <w:t>לא חיישי שמא רבעוה לאמא דאמא דכולי האי לא חיישי</w:t>
      </w:r>
    </w:p>
    <w:p w14:paraId="6CC7DE7A" w14:textId="77777777" w:rsidR="00910F84" w:rsidRPr="00C35A2C" w:rsidRDefault="00910F84" w:rsidP="00910F84">
      <w:pPr>
        <w:rPr>
          <w:rtl/>
        </w:rPr>
      </w:pPr>
    </w:p>
    <w:p w14:paraId="4AAEE994" w14:textId="77777777" w:rsidR="00910F84" w:rsidRPr="00C35A2C" w:rsidRDefault="00910F84" w:rsidP="00910F84">
      <w:pPr>
        <w:rPr>
          <w:rtl/>
        </w:rPr>
      </w:pPr>
      <w:r w:rsidRPr="00C35A2C">
        <w:rPr>
          <w:rtl/>
        </w:rPr>
        <w:t>• אמר מר: ישראל היו משמרין אותה משעה שנוצרה.</w:t>
      </w:r>
    </w:p>
    <w:p w14:paraId="3343A4F7" w14:textId="77777777" w:rsidR="00910F84" w:rsidRPr="00C35A2C" w:rsidRDefault="00910F84" w:rsidP="00910F84">
      <w:pPr>
        <w:rPr>
          <w:rtl/>
        </w:rPr>
      </w:pPr>
      <w:r>
        <w:rPr>
          <w:rStyle w:val="affff1"/>
          <w:rFonts w:hint="cs"/>
          <w:rtl/>
          <w:rPrChange w:id="9393" w:author="מנוע אמוראים" w:date="2026-10-05T16:41:56Z">
            <w:rPr>
              <w:rFonts w:hint="cs"/>
              <w:rtl/>
            </w:rPr>
          </w:rPrChange>
        </w:rPr>
        <w:t xml:space="preserve">מר</w:t>
      </w:r>
      <w:r>
        <w:rPr>
          <w:rStyle w:val="affff1"/>
          <w:rtl/>
          <w:rPrChange w:id="9394" w:author="מנוע אמוראים" w:date="2026-10-05T16:41:56Z">
            <w:rPr>
              <w:rtl/>
            </w:rPr>
          </w:rPrChange>
        </w:rPr>
        <w:t xml:space="preserve">"</w:t>
      </w:r>
      <w:r>
        <w:rPr>
          <w:rStyle w:val="affff1"/>
          <w:rFonts w:hint="cs"/>
          <w:rtl/>
          <w:rPrChange w:id="9395" w:author="מנוע אמוראים" w:date="2026-10-05T16:41:56Z">
            <w:rPr>
              <w:rFonts w:hint="cs"/>
              <w:rtl/>
            </w:rPr>
          </w:rPrChange>
        </w:rPr>
        <w:t xml:space="preserve">כ</w:t>
      </w:r>
      <w:r w:rsidRPr="00C35A2C">
        <w:rPr>
          <w:rtl/>
        </w:rPr>
        <w:t>: כוס אדום מעבירין לפניה בשעה שעולה עליה זכר.</w:t>
      </w:r>
    </w:p>
    <w:p w14:paraId="451C552C" w14:textId="77777777" w:rsidR="00910F84" w:rsidRDefault="00910F84" w:rsidP="00910F84">
      <w:pPr>
        <w:rPr>
          <w:rtl/>
        </w:rPr>
      </w:pPr>
      <w:r w:rsidRPr="00C35A2C">
        <w:rPr>
          <w:rFonts w:hint="cs"/>
          <w:rtl/>
        </w:rPr>
        <w:t>ו</w:t>
      </w:r>
      <w:r w:rsidRPr="00C35A2C">
        <w:rPr>
          <w:rtl/>
        </w:rPr>
        <w:t>דמיה יקרין הואיל ושתי שערות פוסלות בה.</w:t>
      </w:r>
      <w:r>
        <w:rPr>
          <w:rFonts w:hint="cs"/>
          <w:rtl/>
        </w:rPr>
        <w:t xml:space="preserve"> ושאני דידהו </w:t>
      </w:r>
      <w:r>
        <w:rPr>
          <w:rStyle w:val="affff1"/>
          <w:rFonts w:hint="cs"/>
          <w:rtl/>
          <w:rPrChange w:id="9396" w:author="מנוע אמוראים" w:date="2026-10-05T16:41:56Z">
            <w:rPr>
              <w:rFonts w:hint="cs"/>
              <w:rtl/>
            </w:rPr>
          </w:rPrChange>
        </w:rPr>
        <w:t xml:space="preserve">דכר</w:t>
      </w:r>
      <w:r>
        <w:rPr>
          <w:rStyle w:val="affff1"/>
          <w:rtl/>
          <w:rPrChange w:id="9397" w:author="מנוע אמוראים" w:date="2026-10-05T16:41:56Z">
            <w:rPr>
              <w:rtl/>
            </w:rPr>
          </w:rPrChange>
        </w:rPr>
        <w:t xml:space="preserve">"</w:t>
      </w:r>
      <w:r>
        <w:rPr>
          <w:rStyle w:val="affff1"/>
          <w:rFonts w:hint="cs"/>
          <w:rtl/>
          <w:rPrChange w:id="9398" w:author="מנוע אמוראים" w:date="2026-10-05T16:41:56Z">
            <w:rPr>
              <w:rFonts w:hint="cs"/>
              <w:rtl/>
            </w:rPr>
          </w:rPrChange>
        </w:rPr>
        <w:t xml:space="preserve">כ</w:t>
      </w:r>
      <w:r>
        <w:rPr>
          <w:rFonts w:hint="cs"/>
          <w:rtl/>
        </w:rPr>
        <w:t xml:space="preserve"> במוחזקת</w:t>
      </w:r>
    </w:p>
    <w:p w14:paraId="6AFC50B9" w14:textId="77777777" w:rsidR="00910F84" w:rsidRPr="00C35A2C" w:rsidRDefault="00910F84" w:rsidP="00910F84">
      <w:pPr>
        <w:rPr>
          <w:rtl/>
        </w:rPr>
      </w:pPr>
    </w:p>
    <w:p w14:paraId="6CB1BDF1" w14:textId="77777777" w:rsidR="00910F84" w:rsidRDefault="00910F84" w:rsidP="00910F84">
      <w:pPr>
        <w:rPr>
          <w:rtl/>
        </w:rPr>
      </w:pPr>
      <w:r>
        <w:rPr>
          <w:rtl/>
        </w:rPr>
        <w:t xml:space="preserve">יתיב ר' אמי </w:t>
      </w:r>
      <w:r>
        <w:rPr>
          <w:rStyle w:val="affff1"/>
          <w:rtl/>
          <w:rPrChange w:id="9399" w:author="מנוע אמוראים" w:date="2026-10-05T16:41:56Z">
            <w:rPr>
              <w:rtl/>
            </w:rPr>
          </w:rPrChange>
        </w:rPr>
        <w:t xml:space="preserve">ו</w:t>
      </w:r>
      <w:r>
        <w:rPr>
          <w:rStyle w:val="affff1"/>
          <w:rFonts w:hint="cs"/>
          <w:rtl/>
          <w:rPrChange w:id="9400" w:author="מנוע אמוראים" w:date="2026-10-05T16:41:56Z">
            <w:rPr>
              <w:rFonts w:hint="cs"/>
              <w:rtl/>
            </w:rPr>
          </w:rPrChange>
        </w:rPr>
        <w:t xml:space="preserve">רי</w:t>
      </w:r>
      <w:r>
        <w:rPr>
          <w:rStyle w:val="affff1"/>
          <w:rtl/>
          <w:rPrChange w:id="9401" w:author="מנוע אמוראים" w:date="2026-10-05T16:41:56Z">
            <w:rPr>
              <w:rtl/>
            </w:rPr>
          </w:rPrChange>
        </w:rPr>
        <w:t xml:space="preserve">"</w:t>
      </w:r>
      <w:r>
        <w:rPr>
          <w:rStyle w:val="affff1"/>
          <w:rFonts w:hint="cs"/>
          <w:rtl/>
          <w:rPrChange w:id="9402" w:author="מנוע אמוראים" w:date="2026-10-05T16:41:56Z">
            <w:rPr>
              <w:rFonts w:hint="cs"/>
              <w:rtl/>
            </w:rPr>
          </w:rPrChange>
        </w:rPr>
        <w:t xml:space="preserve">צ</w:t>
      </w:r>
      <w:r>
        <w:rPr>
          <w:rFonts w:hint="cs"/>
          <w:rtl/>
        </w:rPr>
        <w:t xml:space="preserve"> בפתח ביתו פתח חד מהם</w:t>
      </w:r>
      <w:r>
        <w:rPr>
          <w:rtl/>
        </w:rPr>
        <w:t xml:space="preserve">: וכן היה </w:t>
      </w:r>
      <w:r>
        <w:rPr>
          <w:rStyle w:val="affff1"/>
          <w:rtl/>
          <w:rPrChange w:id="9403" w:author="מנוע אמוראים" w:date="2026-10-05T16:41:56Z">
            <w:rPr>
              <w:rtl/>
            </w:rPr>
          </w:rPrChange>
        </w:rPr>
        <w:t xml:space="preserve">ר</w:t>
      </w:r>
      <w:r>
        <w:rPr>
          <w:rStyle w:val="affff1"/>
          <w:rtl/>
          <w:rPrChange w:id="9404" w:author="מנוע אמוראים" w:date="2026-10-05T16:41:56Z">
            <w:rPr>
              <w:rtl/>
            </w:rPr>
          </w:rPrChange>
        </w:rPr>
        <w:t xml:space="preserve">"</w:t>
      </w:r>
      <w:r>
        <w:rPr>
          <w:rStyle w:val="affff1"/>
          <w:rtl/>
          <w:rPrChange w:id="9405" w:author="מנוע אמוראים" w:date="2026-10-05T16:41:56Z">
            <w:rPr>
              <w:rtl/>
            </w:rPr>
          </w:rPrChange>
        </w:rPr>
        <w:t xml:space="preserve">א</w:t>
      </w:r>
      <w:r>
        <w:rPr>
          <w:rtl/>
        </w:rPr>
        <w:t xml:space="preserve"> פוסל בכל הקרבנות כולן;</w:t>
      </w:r>
    </w:p>
    <w:p w14:paraId="79D0C6C0" w14:textId="77777777" w:rsidR="00910F84" w:rsidRDefault="00910F84" w:rsidP="00910F84">
      <w:pPr>
        <w:rPr>
          <w:rtl/>
        </w:rPr>
      </w:pPr>
      <w:r w:rsidRPr="00C35A2C">
        <w:rPr>
          <w:rtl/>
        </w:rPr>
        <w:t xml:space="preserve">פתח </w:t>
      </w:r>
      <w:r>
        <w:rPr>
          <w:rFonts w:hint="cs"/>
          <w:rtl/>
        </w:rPr>
        <w:t xml:space="preserve">האחר ושאל מה הקשו חברים </w:t>
      </w:r>
      <w:r>
        <w:rPr>
          <w:rStyle w:val="affff1"/>
          <w:rFonts w:hint="cs"/>
          <w:rtl/>
          <w:rPrChange w:id="9406" w:author="מנוע אמוראים" w:date="2026-10-05T16:41:56Z">
            <w:rPr>
              <w:rFonts w:hint="cs"/>
              <w:rtl/>
            </w:rPr>
          </w:rPrChange>
        </w:rPr>
        <w:t xml:space="preserve">לר</w:t>
      </w:r>
      <w:r>
        <w:rPr>
          <w:rStyle w:val="affff1"/>
          <w:rtl/>
          <w:rPrChange w:id="9407" w:author="מנוע אמוראים" w:date="2026-10-05T16:41:56Z">
            <w:rPr>
              <w:rtl/>
            </w:rPr>
          </w:rPrChange>
        </w:rPr>
        <w:t xml:space="preserve">"</w:t>
      </w:r>
      <w:r>
        <w:rPr>
          <w:rStyle w:val="affff1"/>
          <w:rFonts w:hint="cs"/>
          <w:rtl/>
          <w:rPrChange w:id="9408" w:author="מנוע אמוראים" w:date="2026-10-05T16:41:56Z">
            <w:rPr>
              <w:rFonts w:hint="cs"/>
              <w:rtl/>
            </w:rPr>
          </w:rPrChange>
        </w:rPr>
        <w:t xml:space="preserve">א</w:t>
      </w:r>
      <w:r>
        <w:rPr>
          <w:rFonts w:hint="cs"/>
          <w:rtl/>
        </w:rPr>
        <w:t xml:space="preserve"> </w:t>
      </w:r>
      <w:r w:rsidRPr="00522051">
        <w:rPr>
          <w:rStyle w:val="afffd"/>
          <w:rFonts w:hint="cs"/>
          <w:rtl/>
        </w:rPr>
        <w:t>'</w:t>
      </w:r>
      <w:r w:rsidRPr="00522051">
        <w:rPr>
          <w:rStyle w:val="afffd"/>
          <w:rtl/>
        </w:rPr>
        <w:t>כל צאן קדר יקבצו לך וגו'!</w:t>
      </w:r>
    </w:p>
    <w:p w14:paraId="5965ABDC" w14:textId="77777777" w:rsidR="00910F84" w:rsidRPr="00C35A2C" w:rsidRDefault="00910F84" w:rsidP="00910F84">
      <w:pPr>
        <w:rPr>
          <w:rtl/>
        </w:rPr>
      </w:pPr>
      <w:r>
        <w:rPr>
          <w:rtl/>
        </w:rPr>
        <w:t xml:space="preserve">אמר להן </w:t>
      </w:r>
      <w:r>
        <w:rPr>
          <w:rStyle w:val="affff1"/>
          <w:rtl/>
          <w:rPrChange w:id="9409" w:author="מנוע אמוראים" w:date="2026-10-05T16:41:56Z">
            <w:rPr>
              <w:rtl/>
            </w:rPr>
          </w:rPrChange>
        </w:rPr>
        <w:t xml:space="preserve">ר</w:t>
      </w:r>
      <w:r>
        <w:rPr>
          <w:rStyle w:val="affff1"/>
          <w:rtl/>
          <w:rPrChange w:id="9410" w:author="מנוע אמוראים" w:date="2026-10-05T16:41:56Z">
            <w:rPr>
              <w:rtl/>
            </w:rPr>
          </w:rPrChange>
        </w:rPr>
        <w:t xml:space="preserve">"</w:t>
      </w:r>
      <w:r>
        <w:rPr>
          <w:rStyle w:val="affff1"/>
          <w:rtl/>
          <w:rPrChange w:id="9411" w:author="מנוע אמוראים" w:date="2026-10-05T16:41:56Z">
            <w:rPr>
              <w:rtl/>
            </w:rPr>
          </w:rPrChange>
        </w:rPr>
        <w:t xml:space="preserve">א</w:t>
      </w:r>
      <w:r>
        <w:rPr>
          <w:rtl/>
        </w:rPr>
        <w:t xml:space="preserve">: כולם גרים גרורים הם לעתיד לבא.</w:t>
      </w:r>
    </w:p>
    <w:p w14:paraId="2C7EF75B" w14:textId="77777777" w:rsidR="00910F84" w:rsidRPr="00522051" w:rsidRDefault="00910F84" w:rsidP="00910F84">
      <w:pPr>
        <w:rPr>
          <w:rStyle w:val="afffd"/>
          <w:rtl/>
        </w:rPr>
      </w:pPr>
      <w:r w:rsidRPr="00C35A2C">
        <w:rPr>
          <w:rFonts w:hint="cs"/>
          <w:rtl/>
        </w:rPr>
        <w:t xml:space="preserve">רב יוסף: </w:t>
      </w:r>
      <w:r w:rsidRPr="00522051">
        <w:rPr>
          <w:rStyle w:val="afffd"/>
          <w:rFonts w:hint="cs"/>
          <w:rtl/>
        </w:rPr>
        <w:t>ד'</w:t>
      </w:r>
      <w:r w:rsidRPr="00522051">
        <w:rPr>
          <w:rStyle w:val="afffd"/>
          <w:rtl/>
        </w:rPr>
        <w:t>כי אז אהפוך אל עמים שפה ברורה וגו'.</w:t>
      </w:r>
      <w:r w:rsidRPr="00C35A2C">
        <w:rPr>
          <w:rFonts w:hint="cs"/>
          <w:rtl/>
        </w:rPr>
        <w:t xml:space="preserve"> ולא רק מעבודת כוכבים </w:t>
      </w:r>
      <w:r w:rsidRPr="00522051">
        <w:rPr>
          <w:rStyle w:val="afffd"/>
          <w:rFonts w:hint="cs"/>
          <w:rtl/>
        </w:rPr>
        <w:t>ד'לעבדו שכם אחד'</w:t>
      </w:r>
    </w:p>
    <w:p w14:paraId="1DE42F22" w14:textId="77777777" w:rsidR="00910F84" w:rsidRPr="00C35A2C" w:rsidRDefault="00910F84" w:rsidP="00910F84">
      <w:pPr>
        <w:rPr>
          <w:rtl/>
        </w:rPr>
      </w:pPr>
    </w:p>
    <w:p w14:paraId="55F0F35B" w14:textId="77777777" w:rsidR="00910F84" w:rsidRDefault="00910F84" w:rsidP="00910F84">
      <w:pPr>
        <w:rPr>
          <w:rtl/>
        </w:rPr>
      </w:pPr>
      <w:r w:rsidRPr="00C35A2C">
        <w:rPr>
          <w:rtl/>
        </w:rPr>
        <w:t>רב פפא מתני הכי.</w:t>
      </w:r>
      <w:r w:rsidRPr="00C35A2C">
        <w:rPr>
          <w:rFonts w:hint="cs"/>
          <w:rtl/>
        </w:rPr>
        <w:t xml:space="preserve"> ור'ז מתני הכי, ותרוויהו אמרי</w:t>
      </w:r>
      <w:r w:rsidRPr="00C35A2C">
        <w:rPr>
          <w:rtl/>
        </w:rPr>
        <w:t>: וכן היה רבי אליעזר פוסל בכל הקרבנות,</w:t>
      </w:r>
    </w:p>
    <w:p w14:paraId="17B4D941" w14:textId="77777777" w:rsidR="00910F84" w:rsidRDefault="00910F84" w:rsidP="00910F84">
      <w:pPr>
        <w:ind w:left="1628"/>
        <w:rPr>
          <w:rStyle w:val="afffd"/>
          <w:rtl/>
        </w:rPr>
      </w:pPr>
      <w:r>
        <w:rPr>
          <w:rFonts w:hint="cs"/>
          <w:rtl/>
        </w:rPr>
        <w:t xml:space="preserve">והקשו חברים </w:t>
      </w:r>
      <w:r>
        <w:rPr>
          <w:rStyle w:val="affff1"/>
          <w:rFonts w:hint="cs"/>
          <w:rtl/>
          <w:rPrChange w:id="9412" w:author="מנוע אמוראים" w:date="2026-10-05T16:41:56Z">
            <w:rPr>
              <w:rFonts w:hint="cs"/>
              <w:rtl/>
            </w:rPr>
          </w:rPrChange>
        </w:rPr>
        <w:t xml:space="preserve">לר</w:t>
      </w:r>
      <w:r>
        <w:rPr>
          <w:rStyle w:val="affff1"/>
          <w:rtl/>
          <w:rPrChange w:id="9413" w:author="מנוע אמוראים" w:date="2026-10-05T16:41:56Z">
            <w:rPr>
              <w:rtl/>
            </w:rPr>
          </w:rPrChange>
        </w:rPr>
        <w:t xml:space="preserve">"</w:t>
      </w:r>
      <w:r>
        <w:rPr>
          <w:rStyle w:val="affff1"/>
          <w:rFonts w:hint="cs"/>
          <w:rtl/>
          <w:rPrChange w:id="9414" w:author="מנוע אמוראים" w:date="2026-10-05T16:41:56Z">
            <w:rPr>
              <w:rFonts w:hint="cs"/>
              <w:rtl/>
            </w:rPr>
          </w:rPrChange>
        </w:rPr>
        <w:t xml:space="preserve">א</w:t>
      </w:r>
      <w:r>
        <w:rPr>
          <w:rFonts w:hint="cs"/>
          <w:rtl/>
        </w:rPr>
        <w:t xml:space="preserve"> מהך </w:t>
      </w:r>
      <w:r w:rsidRPr="00CE2644">
        <w:rPr>
          <w:rStyle w:val="afffd"/>
          <w:rFonts w:hint="cs"/>
          <w:rtl/>
        </w:rPr>
        <w:t>ד'</w:t>
      </w:r>
      <w:r w:rsidRPr="00CE2644">
        <w:rPr>
          <w:rStyle w:val="afffd"/>
          <w:rtl/>
        </w:rPr>
        <w:t>כל צאן קדר יקבצו לך וגו'!</w:t>
      </w:r>
    </w:p>
    <w:p w14:paraId="0FFF5B5F" w14:textId="77777777" w:rsidR="00910F84" w:rsidRPr="00C35A2C" w:rsidRDefault="00910F84" w:rsidP="00910F84">
      <w:pPr>
        <w:ind w:hanging="114"/>
        <w:rPr>
          <w:rtl/>
        </w:rPr>
      </w:pPr>
      <w:r>
        <w:rPr>
          <w:rStyle w:val="affff1"/>
          <w:rFonts w:hint="cs"/>
          <w:rtl/>
          <w:rPrChange w:id="9415" w:author="מנוע אמוראים" w:date="2026-10-05T16:41:56Z">
            <w:rPr>
              <w:rFonts w:hint="cs"/>
              <w:rtl/>
            </w:rPr>
          </w:rPrChange>
        </w:rPr>
        <w:t xml:space="preserve">ר</w:t>
      </w:r>
      <w:r>
        <w:rPr>
          <w:rStyle w:val="affff1"/>
          <w:rtl/>
          <w:rPrChange w:id="9416" w:author="מנוע אמוראים" w:date="2026-10-05T16:41:56Z">
            <w:rPr>
              <w:rtl/>
            </w:rPr>
          </w:rPrChange>
        </w:rPr>
        <w:t xml:space="preserve">"</w:t>
      </w:r>
      <w:r>
        <w:rPr>
          <w:rStyle w:val="affff1"/>
          <w:rFonts w:hint="cs"/>
          <w:rtl/>
          <w:rPrChange w:id="9417" w:author="מנוע אמוראים" w:date="2026-10-05T16:41:56Z">
            <w:rPr>
              <w:rFonts w:hint="cs"/>
              <w:rtl/>
            </w:rPr>
          </w:rPrChange>
        </w:rPr>
        <w:t xml:space="preserve">א</w:t>
      </w:r>
      <w:r w:rsidRPr="00C35A2C">
        <w:rPr>
          <w:rtl/>
        </w:rPr>
        <w:t xml:space="preserve">: כולם גרים גרורים הם לעתיד לבא; </w:t>
      </w:r>
      <w:r w:rsidRPr="00522051">
        <w:rPr>
          <w:rStyle w:val="afffd"/>
          <w:rFonts w:hint="cs"/>
          <w:rtl/>
        </w:rPr>
        <w:t>ד'</w:t>
      </w:r>
      <w:r w:rsidRPr="00522051">
        <w:rPr>
          <w:rStyle w:val="afffd"/>
          <w:rtl/>
        </w:rPr>
        <w:t>כי אז אהפוך אל עמים שפה ברורה לקרוא כלם בשם ה'.</w:t>
      </w:r>
    </w:p>
    <w:p w14:paraId="52610D4C" w14:textId="77777777" w:rsidR="00910F84" w:rsidRPr="00C35A2C" w:rsidRDefault="00910F84" w:rsidP="00910F84">
      <w:pPr>
        <w:ind w:hanging="114"/>
        <w:rPr>
          <w:rtl/>
        </w:rPr>
      </w:pPr>
      <w:r w:rsidRPr="00C35A2C">
        <w:rPr>
          <w:rFonts w:hint="cs"/>
          <w:rtl/>
        </w:rPr>
        <w:t xml:space="preserve">והקשה רב יוסף מהך דשמא מעבודת כוכבים וענהו אביי </w:t>
      </w:r>
      <w:r w:rsidRPr="00FF1C37">
        <w:rPr>
          <w:rStyle w:val="afffd"/>
          <w:rFonts w:hint="cs"/>
          <w:rtl/>
        </w:rPr>
        <w:t>ד'</w:t>
      </w:r>
      <w:r w:rsidRPr="00FF1C37">
        <w:rPr>
          <w:rStyle w:val="afffd"/>
          <w:rtl/>
        </w:rPr>
        <w:t>לעבדו שכם אחד כתיב</w:t>
      </w:r>
      <w:r w:rsidRPr="00FF1C37">
        <w:rPr>
          <w:rStyle w:val="afffd"/>
          <w:rFonts w:hint="cs"/>
          <w:rtl/>
        </w:rPr>
        <w:t>'</w:t>
      </w:r>
      <w:r w:rsidRPr="00FF1C37">
        <w:rPr>
          <w:rStyle w:val="afffd"/>
          <w:rtl/>
        </w:rPr>
        <w:t>.</w:t>
      </w:r>
    </w:p>
    <w:p w14:paraId="704808E1" w14:textId="77777777" w:rsidR="00910F84" w:rsidRPr="00C35A2C" w:rsidRDefault="00910F84" w:rsidP="00910F84">
      <w:pPr>
        <w:rPr>
          <w:rtl/>
        </w:rPr>
      </w:pPr>
      <w:r w:rsidRPr="00C35A2C">
        <w:rPr>
          <w:rFonts w:hint="cs"/>
          <w:rtl/>
        </w:rPr>
        <w:t xml:space="preserve">והך </w:t>
      </w:r>
      <w:r w:rsidRPr="00522051">
        <w:rPr>
          <w:rStyle w:val="afffd"/>
          <w:rFonts w:hint="cs"/>
          <w:rtl/>
        </w:rPr>
        <w:t>ד'</w:t>
      </w:r>
      <w:r w:rsidRPr="00522051">
        <w:rPr>
          <w:rStyle w:val="afffd"/>
          <w:rtl/>
        </w:rPr>
        <w:t>ויאמר משה גם אתה תתן בידנו זבחים ועולות</w:t>
      </w:r>
      <w:r w:rsidRPr="00522051">
        <w:rPr>
          <w:rStyle w:val="afffd"/>
          <w:rFonts w:hint="cs"/>
          <w:rtl/>
        </w:rPr>
        <w:t xml:space="preserve">' </w:t>
      </w:r>
      <w:r>
        <w:rPr>
          <w:rFonts w:hint="cs"/>
          <w:rtl/>
        </w:rPr>
        <w:t>הרי שמקבלים בהמות -</w:t>
      </w:r>
      <w:r>
        <w:rPr>
          <w:rtl/>
        </w:rPr>
        <w:t>קודם</w:t>
      </w:r>
      <w:r>
        <w:rPr>
          <w:rFonts w:hint="cs"/>
          <w:rtl/>
        </w:rPr>
        <w:t xml:space="preserve"> </w:t>
      </w:r>
      <w:r w:rsidRPr="00C35A2C">
        <w:rPr>
          <w:rtl/>
        </w:rPr>
        <w:t>מתן תורה שאני.</w:t>
      </w:r>
    </w:p>
    <w:p w14:paraId="16898BA3" w14:textId="77777777" w:rsidR="00910F84" w:rsidRPr="00C35A2C" w:rsidRDefault="00910F84" w:rsidP="00910F84">
      <w:pPr>
        <w:rPr>
          <w:rtl/>
        </w:rPr>
      </w:pPr>
      <w:r w:rsidRPr="00C35A2C">
        <w:rPr>
          <w:rFonts w:hint="cs"/>
          <w:rtl/>
        </w:rPr>
        <w:t xml:space="preserve">והך </w:t>
      </w:r>
      <w:r w:rsidRPr="00522051">
        <w:rPr>
          <w:rStyle w:val="afffd"/>
          <w:rFonts w:hint="cs"/>
          <w:rtl/>
        </w:rPr>
        <w:t>ד'</w:t>
      </w:r>
      <w:r w:rsidRPr="00522051">
        <w:rPr>
          <w:rStyle w:val="afffd"/>
          <w:rtl/>
        </w:rPr>
        <w:t>ויקח יתרו חתן משה עולה וזבחים לאלהים</w:t>
      </w:r>
      <w:r w:rsidRPr="00522051">
        <w:rPr>
          <w:rStyle w:val="afffd"/>
          <w:rFonts w:hint="cs"/>
          <w:rtl/>
        </w:rPr>
        <w:t xml:space="preserve">' </w:t>
      </w:r>
      <w:r w:rsidRPr="00C35A2C">
        <w:rPr>
          <w:rFonts w:hint="cs"/>
          <w:rtl/>
        </w:rPr>
        <w:t xml:space="preserve">- </w:t>
      </w:r>
      <w:r w:rsidRPr="00C35A2C">
        <w:rPr>
          <w:rtl/>
        </w:rPr>
        <w:t xml:space="preserve"> יתרו נמי קודם מתן תורה הוה.</w:t>
      </w:r>
    </w:p>
    <w:p w14:paraId="35BEB545" w14:textId="77777777" w:rsidR="00910F84" w:rsidRDefault="00910F84" w:rsidP="00910F84">
      <w:pPr>
        <w:rPr>
          <w:rtl/>
        </w:rPr>
      </w:pPr>
      <w:r w:rsidRPr="00C35A2C">
        <w:rPr>
          <w:rFonts w:hint="cs"/>
          <w:rtl/>
        </w:rPr>
        <w:t>ולמ</w:t>
      </w:r>
      <w:r>
        <w:rPr>
          <w:rtl/>
        </w:rPr>
        <w:t>"</w:t>
      </w:r>
      <w:r w:rsidRPr="00C35A2C">
        <w:rPr>
          <w:rFonts w:hint="cs"/>
          <w:rtl/>
        </w:rPr>
        <w:t>ד ישראל אחר מ</w:t>
      </w:r>
      <w:r>
        <w:rPr>
          <w:rtl/>
        </w:rPr>
        <w:t>"</w:t>
      </w:r>
      <w:r w:rsidRPr="00C35A2C">
        <w:rPr>
          <w:rFonts w:hint="cs"/>
          <w:rtl/>
        </w:rPr>
        <w:t xml:space="preserve">ת היה </w:t>
      </w:r>
      <w:r w:rsidRPr="00C35A2C">
        <w:rPr>
          <w:rtl/>
        </w:rPr>
        <w:t>–</w:t>
      </w:r>
      <w:r w:rsidRPr="00C35A2C">
        <w:rPr>
          <w:rFonts w:hint="cs"/>
          <w:rtl/>
        </w:rPr>
        <w:t xml:space="preserve"> צ</w:t>
      </w:r>
      <w:r>
        <w:rPr>
          <w:rtl/>
        </w:rPr>
        <w:t>"</w:t>
      </w:r>
      <w:r w:rsidRPr="00C35A2C">
        <w:rPr>
          <w:rFonts w:hint="cs"/>
          <w:rtl/>
        </w:rPr>
        <w:t>ל דיתרו קנה מישראל</w:t>
      </w:r>
    </w:p>
    <w:p w14:paraId="703CF5B9" w14:textId="77777777" w:rsidR="00910F84" w:rsidRPr="00C35A2C" w:rsidRDefault="00910F84" w:rsidP="00910F84">
      <w:pPr>
        <w:pStyle w:val="aff6"/>
        <w:framePr w:wrap="around"/>
        <w:rPr>
          <w:rtl/>
        </w:rPr>
      </w:pPr>
      <w:r w:rsidRPr="00C35A2C">
        <w:rPr>
          <w:rFonts w:hint="cs"/>
          <w:rtl/>
        </w:rPr>
        <w:t>כד:</w:t>
      </w:r>
    </w:p>
    <w:p w14:paraId="6DABBC5B" w14:textId="77777777" w:rsidR="00910F84" w:rsidRPr="00522051" w:rsidRDefault="00910F84" w:rsidP="00910F84">
      <w:pPr>
        <w:rPr>
          <w:rStyle w:val="afffd"/>
          <w:rtl/>
        </w:rPr>
      </w:pPr>
      <w:r w:rsidRPr="00C35A2C">
        <w:rPr>
          <w:rFonts w:hint="cs"/>
          <w:rtl/>
        </w:rPr>
        <w:t xml:space="preserve">והך </w:t>
      </w:r>
      <w:r w:rsidRPr="00522051">
        <w:rPr>
          <w:rStyle w:val="afffd"/>
          <w:rFonts w:hint="cs"/>
          <w:rtl/>
        </w:rPr>
        <w:t>ד'</w:t>
      </w:r>
      <w:r w:rsidRPr="00522051">
        <w:rPr>
          <w:rStyle w:val="afffd"/>
          <w:rtl/>
        </w:rPr>
        <w:t xml:space="preserve">ויאמר שאול מעמלקי הביאום אשר חמל העם על מיטב הצאן והבקר למען זבוח לה' </w:t>
      </w:r>
      <w:r>
        <w:rPr>
          <w:rStyle w:val="afffd"/>
          <w:rtl/>
        </w:rPr>
        <w:t>אלהיך</w:t>
      </w:r>
      <w:r>
        <w:rPr>
          <w:rStyle w:val="afffd"/>
          <w:rFonts w:hint="cs"/>
          <w:rtl/>
        </w:rPr>
        <w:t>'</w:t>
      </w:r>
    </w:p>
    <w:p w14:paraId="7065DC87" w14:textId="77777777" w:rsidR="00910F84" w:rsidRPr="00C35A2C" w:rsidRDefault="00910F84" w:rsidP="00910F84">
      <w:pPr>
        <w:pStyle w:val="afffa"/>
      </w:pPr>
      <w:r>
        <w:rPr>
          <w:rtl/>
        </w:rPr>
        <w:t xml:space="preserve">- </w:t>
      </w:r>
      <w:r w:rsidRPr="00C35A2C">
        <w:rPr>
          <w:rFonts w:hint="cs"/>
          <w:rtl/>
        </w:rPr>
        <w:t xml:space="preserve"> מיטב היינו דמי מיטב כדי שיקפצו עליהם קונים</w:t>
      </w:r>
    </w:p>
    <w:p w14:paraId="0ECA0F6C" w14:textId="77777777" w:rsidR="00910F84" w:rsidRDefault="00910F84" w:rsidP="00910F84">
      <w:pPr>
        <w:rPr>
          <w:rtl/>
        </w:rPr>
      </w:pPr>
      <w:r w:rsidRPr="00C35A2C">
        <w:rPr>
          <w:rFonts w:hint="cs"/>
          <w:rtl/>
        </w:rPr>
        <w:t xml:space="preserve">והך </w:t>
      </w:r>
      <w:r w:rsidRPr="00433F0E">
        <w:rPr>
          <w:rStyle w:val="afffd"/>
          <w:rFonts w:hint="cs"/>
          <w:rtl/>
        </w:rPr>
        <w:t>ד'</w:t>
      </w:r>
      <w:r w:rsidRPr="00433F0E">
        <w:rPr>
          <w:rStyle w:val="afffd"/>
          <w:rtl/>
        </w:rPr>
        <w:t xml:space="preserve">ויאמר ארונה </w:t>
      </w:r>
      <w:r w:rsidRPr="00433F0E">
        <w:rPr>
          <w:rStyle w:val="afffd"/>
          <w:rFonts w:hint="cs"/>
          <w:rtl/>
        </w:rPr>
        <w:t>וגו' ראה הבקר לעולה והמוריגים וכלי הבקר לעצים</w:t>
      </w:r>
      <w:r>
        <w:rPr>
          <w:rFonts w:hint="cs"/>
          <w:rtl/>
        </w:rPr>
        <w:t xml:space="preserve">- </w:t>
      </w:r>
      <w:r>
        <w:rPr>
          <w:rStyle w:val="affff1"/>
          <w:rFonts w:hint="cs"/>
          <w:rtl/>
          <w:rPrChange w:id="9418" w:author="מנוע אמוראים" w:date="2026-10-05T16:41:56Z">
            <w:rPr>
              <w:rFonts w:hint="cs"/>
              <w:rtl/>
            </w:rPr>
          </w:rPrChange>
        </w:rPr>
        <w:t xml:space="preserve">אר</w:t>
      </w:r>
      <w:r>
        <w:rPr>
          <w:rStyle w:val="affff1"/>
          <w:rtl/>
          <w:rPrChange w:id="9419" w:author="מנוע אמוראים" w:date="2026-10-05T16:41:56Z">
            <w:rPr>
              <w:rtl/>
            </w:rPr>
          </w:rPrChange>
        </w:rPr>
        <w:t xml:space="preserve">"</w:t>
      </w:r>
      <w:r>
        <w:rPr>
          <w:rStyle w:val="affff1"/>
          <w:rFonts w:hint="cs"/>
          <w:rtl/>
          <w:rPrChange w:id="9420" w:author="מנוע אמוראים" w:date="2026-10-05T16:41:56Z">
            <w:rPr>
              <w:rFonts w:hint="cs"/>
              <w:rtl/>
            </w:rPr>
          </w:rPrChange>
        </w:rPr>
        <w:t xml:space="preserve">נ</w:t>
      </w:r>
      <w:r>
        <w:rPr>
          <w:rFonts w:hint="cs"/>
          <w:rtl/>
        </w:rPr>
        <w:t xml:space="preserve"> ארונה גר תושב היה</w:t>
      </w:r>
    </w:p>
    <w:p w14:paraId="78BE56C2" w14:textId="77777777" w:rsidR="00910F84" w:rsidRPr="00C35A2C" w:rsidRDefault="00910F84" w:rsidP="00910F84">
      <w:pPr>
        <w:rPr>
          <w:rtl/>
        </w:rPr>
      </w:pPr>
      <w:r w:rsidRPr="00C35A2C">
        <w:rPr>
          <w:b/>
          <w:bCs/>
          <w:rtl/>
        </w:rPr>
        <w:t>מוריגים</w:t>
      </w:r>
      <w:r w:rsidRPr="00C35A2C">
        <w:rPr>
          <w:rFonts w:hint="cs"/>
          <w:rtl/>
        </w:rPr>
        <w:t xml:space="preserve">- </w:t>
      </w:r>
      <w:r w:rsidRPr="00C35A2C">
        <w:rPr>
          <w:rtl/>
        </w:rPr>
        <w:t xml:space="preserve"> מטה של טורביל.</w:t>
      </w:r>
      <w:r w:rsidRPr="00C35A2C">
        <w:rPr>
          <w:rFonts w:hint="cs"/>
          <w:rtl/>
        </w:rPr>
        <w:t>- עז בעל שיניים[כבד וחריצים תחתיו לחרישה]</w:t>
      </w:r>
    </w:p>
    <w:p w14:paraId="391336FB" w14:textId="77777777" w:rsidR="00910F84" w:rsidRPr="00C35A2C" w:rsidRDefault="00910F84" w:rsidP="00910F84">
      <w:pPr>
        <w:rPr>
          <w:rtl/>
        </w:rPr>
      </w:pPr>
    </w:p>
    <w:p w14:paraId="3131013E" w14:textId="77777777" w:rsidR="00910F84" w:rsidRPr="00C35A2C" w:rsidRDefault="00910F84" w:rsidP="00910F84">
      <w:pPr>
        <w:rPr>
          <w:rtl/>
        </w:rPr>
      </w:pPr>
      <w:r w:rsidRPr="00C35A2C">
        <w:rPr>
          <w:rtl/>
        </w:rPr>
        <w:t xml:space="preserve">• רב יוסף: </w:t>
      </w:r>
      <w:r w:rsidRPr="00EE2240">
        <w:rPr>
          <w:rStyle w:val="afffd"/>
          <w:rFonts w:hint="cs"/>
          <w:rtl/>
        </w:rPr>
        <w:t>'</w:t>
      </w:r>
      <w:r w:rsidRPr="00EE2240">
        <w:rPr>
          <w:rStyle w:val="afffd"/>
          <w:rtl/>
        </w:rPr>
        <w:t>הנה שמתיך למורג חרוץ חדש בעל פיפיות תדוש הרים ותדוק וגבעות כמוץ תשים</w:t>
      </w:r>
      <w:r w:rsidRPr="00EE2240">
        <w:rPr>
          <w:rStyle w:val="afffd"/>
          <w:rFonts w:hint="cs"/>
          <w:rtl/>
        </w:rPr>
        <w:t>'</w:t>
      </w:r>
      <w:r w:rsidRPr="00EE2240">
        <w:rPr>
          <w:rStyle w:val="afffd"/>
          <w:rtl/>
        </w:rPr>
        <w:t>.</w:t>
      </w:r>
    </w:p>
    <w:p w14:paraId="40097AFE" w14:textId="77777777" w:rsidR="00910F84" w:rsidRDefault="00910F84" w:rsidP="00910F84">
      <w:pPr>
        <w:rPr>
          <w:rtl/>
        </w:rPr>
      </w:pPr>
      <w:r w:rsidRPr="00C35A2C">
        <w:rPr>
          <w:rFonts w:hint="cs"/>
          <w:rtl/>
        </w:rPr>
        <w:t>והך ד</w:t>
      </w:r>
      <w:r w:rsidRPr="00EE2240">
        <w:rPr>
          <w:rStyle w:val="afffd"/>
          <w:rFonts w:hint="cs"/>
          <w:rtl/>
        </w:rPr>
        <w:t>'</w:t>
      </w:r>
      <w:r w:rsidRPr="00EE2240">
        <w:rPr>
          <w:rStyle w:val="afffd"/>
          <w:rtl/>
        </w:rPr>
        <w:t>ואת הפרות העלו עולה לה'</w:t>
      </w:r>
      <w:r w:rsidRPr="00C35A2C">
        <w:rPr>
          <w:rtl/>
        </w:rPr>
        <w:t xml:space="preserve">! </w:t>
      </w:r>
      <w:r w:rsidRPr="00C35A2C">
        <w:rPr>
          <w:rFonts w:hint="cs"/>
          <w:rtl/>
        </w:rPr>
        <w:t xml:space="preserve">- </w:t>
      </w:r>
      <w:r w:rsidRPr="00C35A2C">
        <w:rPr>
          <w:rtl/>
        </w:rPr>
        <w:t>הוראת שעה היתה</w:t>
      </w:r>
    </w:p>
    <w:p w14:paraId="46C04973" w14:textId="77777777" w:rsidR="00910F84" w:rsidRDefault="00910F84" w:rsidP="00910F84">
      <w:pPr>
        <w:rPr>
          <w:rtl/>
        </w:rPr>
      </w:pPr>
      <w:r w:rsidRPr="00C35A2C">
        <w:rPr>
          <w:rFonts w:hint="cs"/>
          <w:rtl/>
        </w:rPr>
        <w:t>ואין להוכיח מסברא דא</w:t>
      </w:r>
      <w:r>
        <w:rPr>
          <w:rtl/>
        </w:rPr>
        <w:t>"</w:t>
      </w:r>
      <w:r w:rsidRPr="00C35A2C">
        <w:rPr>
          <w:rFonts w:hint="cs"/>
          <w:rtl/>
        </w:rPr>
        <w:t>א עולה נקבה דאפשר בבב</w:t>
      </w:r>
      <w:r>
        <w:rPr>
          <w:rFonts w:hint="cs"/>
          <w:rtl/>
        </w:rPr>
        <w:t xml:space="preserve">מת יחיד דויקח </w:t>
      </w:r>
      <w:r>
        <w:rPr>
          <w:rStyle w:val="afffd"/>
          <w:rFonts w:hint="cs"/>
          <w:rtl/>
          <w:rPrChange w:id="9002" w:author="מנוע פסוקים" w:date="2026-10-05T16:38:36Z">
            <w:rPr>
              <w:rFonts w:hint="cs"/>
              <w:rtl/>
            </w:rPr>
          </w:rPrChange>
        </w:rPr>
        <w:t xml:space="preserve">שמואל טלה חלב אחד </w:t>
      </w:r>
      <w:r>
        <w:rPr>
          <w:rStyle w:val="afffd"/>
          <w:rFonts w:hint="cs"/>
          <w:rtl/>
          <w:rPrChange w:id="9003" w:author="מנוע פסוקים" w:date="2026-10-05T16:38:36Z">
            <w:rPr>
              <w:rFonts w:hint="cs"/>
              <w:rtl/>
            </w:rPr>
          </w:rPrChange>
        </w:rPr>
        <w:t xml:space="preserve">ויעלהו עולה</w:t>
      </w:r>
      <w:r>
        <w:rPr>
          <w:rFonts w:hint="cs"/>
          <w:rtl/>
        </w:rPr>
        <w:t xml:space="preserve">' דמשמע זכר </w:t>
      </w:r>
      <w:r w:rsidRPr="00C35A2C">
        <w:rPr>
          <w:rtl/>
        </w:rPr>
        <w:t>–</w:t>
      </w:r>
      <w:r w:rsidRPr="00C35A2C">
        <w:rPr>
          <w:rFonts w:hint="cs"/>
          <w:rtl/>
        </w:rPr>
        <w:t xml:space="preserve"> דויעלה כתיב [אפי' נקבה]</w:t>
      </w:r>
    </w:p>
    <w:p w14:paraId="59CE9F30" w14:textId="77777777" w:rsidR="00910F84" w:rsidRPr="00C35A2C" w:rsidRDefault="00910F84" w:rsidP="00910F84">
      <w:pPr>
        <w:rPr>
          <w:rtl/>
        </w:rPr>
      </w:pPr>
    </w:p>
    <w:p w14:paraId="66BDC92E" w14:textId="77777777" w:rsidR="00910F84" w:rsidRPr="00C35A2C" w:rsidRDefault="00910F84" w:rsidP="00910F84">
      <w:pPr>
        <w:rPr>
          <w:rtl/>
        </w:rPr>
      </w:pPr>
      <w:r w:rsidRPr="00C35A2C">
        <w:rPr>
          <w:rtl/>
        </w:rPr>
        <w:t xml:space="preserve">• </w:t>
      </w:r>
      <w:r>
        <w:rPr>
          <w:rStyle w:val="affff1"/>
          <w:rFonts w:hint="cs"/>
          <w:rtl/>
          <w:rPrChange w:id="9421" w:author="מנוע אמוראים" w:date="2026-10-05T16:41:56Z">
            <w:rPr>
              <w:rFonts w:hint="cs"/>
              <w:rtl/>
            </w:rPr>
          </w:rPrChange>
        </w:rPr>
        <w:t xml:space="preserve">רי</w:t>
      </w:r>
      <w:r>
        <w:rPr>
          <w:rStyle w:val="affff1"/>
          <w:rtl/>
          <w:rPrChange w:id="9422" w:author="מנוע אמוראים" w:date="2026-10-05T16:41:56Z">
            <w:rPr>
              <w:rtl/>
            </w:rPr>
          </w:rPrChange>
        </w:rPr>
        <w:t xml:space="preserve">"</w:t>
      </w:r>
      <w:r>
        <w:rPr>
          <w:rStyle w:val="affff1"/>
          <w:rFonts w:hint="cs"/>
          <w:rtl/>
          <w:rPrChange w:id="9423" w:author="מנוע אמוראים" w:date="2026-10-05T16:41:56Z">
            <w:rPr>
              <w:rFonts w:hint="cs"/>
              <w:rtl/>
            </w:rPr>
          </w:rPrChange>
        </w:rPr>
        <w:t xml:space="preserve">ו</w:t>
      </w:r>
      <w:r w:rsidRPr="00C35A2C">
        <w:rPr>
          <w:rtl/>
        </w:rPr>
        <w:t>: גבול יש לה, פחותה מבת ג' שנים נעקרת, בת ג' שנים אינה נעקרת.</w:t>
      </w:r>
    </w:p>
    <w:p w14:paraId="19DBD443" w14:textId="77777777" w:rsidR="00910F84" w:rsidRPr="00C35A2C" w:rsidRDefault="00910F84" w:rsidP="00910F84">
      <w:pPr>
        <w:rPr>
          <w:rtl/>
        </w:rPr>
      </w:pPr>
      <w:r w:rsidRPr="00EE2240">
        <w:rPr>
          <w:b/>
          <w:bCs/>
          <w:rtl/>
        </w:rPr>
        <w:t>איתיביה</w:t>
      </w:r>
      <w:r w:rsidRPr="00C35A2C">
        <w:rPr>
          <w:rtl/>
        </w:rPr>
        <w:t xml:space="preserve"> כל הני תיובתא, </w:t>
      </w:r>
      <w:r w:rsidRPr="00EE2240">
        <w:rPr>
          <w:b/>
          <w:bCs/>
          <w:rtl/>
        </w:rPr>
        <w:t>שני להו</w:t>
      </w:r>
      <w:r w:rsidRPr="00C35A2C">
        <w:rPr>
          <w:rtl/>
        </w:rPr>
        <w:t>: פחותה מבת ג' שנים.</w:t>
      </w:r>
    </w:p>
    <w:p w14:paraId="216ACD0F" w14:textId="77777777" w:rsidR="00910F84" w:rsidRPr="00C35A2C" w:rsidRDefault="00910F84" w:rsidP="00910F84">
      <w:pPr>
        <w:rPr>
          <w:rtl/>
        </w:rPr>
      </w:pPr>
      <w:r w:rsidRPr="00C35A2C">
        <w:rPr>
          <w:rFonts w:hint="cs"/>
          <w:rtl/>
        </w:rPr>
        <w:t xml:space="preserve">והך </w:t>
      </w:r>
      <w:r w:rsidRPr="00433F0E">
        <w:rPr>
          <w:rStyle w:val="afffd"/>
          <w:rFonts w:hint="cs"/>
          <w:rtl/>
        </w:rPr>
        <w:t>ד'</w:t>
      </w:r>
      <w:r w:rsidRPr="00433F0E">
        <w:rPr>
          <w:rStyle w:val="afffd"/>
          <w:rtl/>
        </w:rPr>
        <w:t>ואת הפרות העלו עולה לה'</w:t>
      </w:r>
      <w:r w:rsidRPr="00C35A2C">
        <w:rPr>
          <w:rtl/>
        </w:rPr>
        <w:t>! בפחותה מבת שלש שנים.</w:t>
      </w:r>
    </w:p>
    <w:p w14:paraId="19496D34" w14:textId="77777777" w:rsidR="00910F84" w:rsidRPr="00C35A2C" w:rsidRDefault="00910F84" w:rsidP="00910F84">
      <w:pPr>
        <w:rPr>
          <w:rtl/>
        </w:rPr>
      </w:pPr>
      <w:r>
        <w:rPr>
          <w:rFonts w:hint="cs"/>
          <w:rtl/>
        </w:rPr>
        <w:t xml:space="preserve">והך </w:t>
      </w:r>
      <w:r>
        <w:rPr>
          <w:rStyle w:val="affff1"/>
          <w:rFonts w:hint="cs"/>
          <w:rtl/>
          <w:rPrChange w:id="9424" w:author="מנוע אמוראים" w:date="2026-10-05T16:41:56Z">
            <w:rPr>
              <w:rFonts w:hint="cs"/>
              <w:rtl/>
            </w:rPr>
          </w:rPrChange>
        </w:rPr>
        <w:t xml:space="preserve">דרהבדר</w:t>
      </w:r>
      <w:r>
        <w:rPr>
          <w:rStyle w:val="affff1"/>
          <w:rtl/>
          <w:rPrChange w:id="9425" w:author="מנוע אמוראים" w:date="2026-10-05T16:41:56Z">
            <w:rPr>
              <w:rtl/>
            </w:rPr>
          </w:rPrChange>
        </w:rPr>
        <w:t xml:space="preserve">"</w:t>
      </w:r>
      <w:r>
        <w:rPr>
          <w:rStyle w:val="affff1"/>
          <w:rFonts w:hint="cs"/>
          <w:rtl/>
          <w:rPrChange w:id="9426" w:author="מנוע אמוראים" w:date="2026-10-05T16:41:56Z">
            <w:rPr>
              <w:rFonts w:hint="cs"/>
              <w:rtl/>
            </w:rPr>
          </w:rPrChange>
        </w:rPr>
        <w:t xml:space="preserve">נ</w:t>
      </w:r>
      <w:r w:rsidRPr="00C35A2C">
        <w:rPr>
          <w:rtl/>
        </w:rPr>
        <w:t>: א</w:t>
      </w:r>
      <w:r>
        <w:rPr>
          <w:rtl/>
        </w:rPr>
        <w:t>"</w:t>
      </w:r>
      <w:r w:rsidRPr="00C35A2C">
        <w:rPr>
          <w:rtl/>
        </w:rPr>
        <w:t>כ, היינו ואת בניהם כלו בבית? פחותה מבת ג' שנים.</w:t>
      </w:r>
    </w:p>
    <w:p w14:paraId="30EF1292" w14:textId="77777777" w:rsidR="00910F84" w:rsidRPr="00C35A2C" w:rsidRDefault="00910F84" w:rsidP="00910F84">
      <w:pPr>
        <w:rPr>
          <w:rtl/>
        </w:rPr>
      </w:pPr>
      <w:r w:rsidRPr="00C35A2C">
        <w:rPr>
          <w:rFonts w:hint="cs"/>
          <w:rtl/>
        </w:rPr>
        <w:lastRenderedPageBreak/>
        <w:t>וילדה דתנן</w:t>
      </w:r>
      <w:r>
        <w:rPr>
          <w:rtl/>
        </w:rPr>
        <w:t xml:space="preserve"> פרה וחמור</w:t>
      </w:r>
      <w:r w:rsidRPr="00C35A2C">
        <w:rPr>
          <w:rtl/>
        </w:rPr>
        <w:t xml:space="preserve"> מבת ג' ודאי לכהן, מכאן ואילך ספק! אלא, מחוורתא כדשנין מעיקרא.</w:t>
      </w:r>
    </w:p>
    <w:p w14:paraId="5EA84B18" w14:textId="29519836" w:rsidR="007709F3" w:rsidRDefault="007709F3">
      <w:pPr>
        <w:bidi w:val="0"/>
        <w:spacing w:after="160" w:line="259" w:lineRule="auto"/>
        <w:jc w:val="left"/>
        <w:rPr>
          <w:rtl/>
        </w:rPr>
      </w:pPr>
      <w:r>
        <w:rPr>
          <w:rtl/>
        </w:rPr>
        <w:br w:type="page"/>
      </w:r>
    </w:p>
    <w:p w14:paraId="3A492616" w14:textId="77777777" w:rsidR="00910F84" w:rsidRPr="00C35A2C" w:rsidRDefault="00910F84" w:rsidP="00910F84">
      <w:pPr>
        <w:rPr>
          <w:rtl/>
        </w:rPr>
      </w:pPr>
    </w:p>
    <w:p w14:paraId="258C679A" w14:textId="77777777" w:rsidR="007709F3" w:rsidRDefault="007709F3" w:rsidP="007709F3">
      <w:pPr>
        <w:pStyle w:val="36"/>
        <w:framePr w:wrap="notBeside"/>
        <w:rPr>
          <w:rStyle w:val="afffd"/>
          <w:rtl/>
        </w:rPr>
      </w:pPr>
      <w:r>
        <w:rPr>
          <w:rStyle w:val="afffd"/>
          <w:rFonts w:hint="cs"/>
          <w:rtl/>
        </w:rPr>
        <w:t>רי''ו מר''מ</w:t>
      </w:r>
    </w:p>
    <w:p w14:paraId="7955D2AC" w14:textId="017B56F8" w:rsidR="00910F84" w:rsidRDefault="00910F84" w:rsidP="00910F84">
      <w:pPr>
        <w:rPr>
          <w:rtl/>
        </w:rPr>
      </w:pPr>
      <w:r w:rsidRPr="00EE2240">
        <w:rPr>
          <w:rStyle w:val="afffd"/>
          <w:rFonts w:hint="cs"/>
          <w:rtl/>
        </w:rPr>
        <w:t>'</w:t>
      </w:r>
      <w:r w:rsidRPr="00EE2240">
        <w:rPr>
          <w:rStyle w:val="afffd"/>
          <w:rtl/>
        </w:rPr>
        <w:t>וישרנה הפרות בדרך על דרך בית שמש וגו'</w:t>
      </w:r>
      <w:r w:rsidRPr="00C35A2C">
        <w:rPr>
          <w:rtl/>
        </w:rPr>
        <w:t xml:space="preserve"> שאמרו שירה;</w:t>
      </w:r>
    </w:p>
    <w:p w14:paraId="4092912C" w14:textId="77777777" w:rsidR="007709F3" w:rsidRDefault="00910F84" w:rsidP="007709F3">
      <w:pPr>
        <w:pStyle w:val="36"/>
        <w:framePr w:wrap="notBeside"/>
        <w:rPr>
          <w:rtl/>
        </w:rPr>
      </w:pPr>
      <w:r w:rsidRPr="00C35A2C">
        <w:rPr>
          <w:rFonts w:hint="cs"/>
          <w:rtl/>
        </w:rPr>
        <w:t>רזב</w:t>
      </w:r>
      <w:r>
        <w:rPr>
          <w:rtl/>
        </w:rPr>
        <w:t>"</w:t>
      </w:r>
      <w:r w:rsidRPr="00C35A2C">
        <w:rPr>
          <w:rFonts w:hint="cs"/>
          <w:rtl/>
        </w:rPr>
        <w:t>ט</w:t>
      </w:r>
      <w:r w:rsidRPr="00C35A2C">
        <w:rPr>
          <w:rtl/>
        </w:rPr>
        <w:t xml:space="preserve"> </w:t>
      </w:r>
      <w:r w:rsidRPr="00C35A2C">
        <w:rPr>
          <w:rFonts w:hint="cs"/>
          <w:rtl/>
        </w:rPr>
        <w:t>מ</w:t>
      </w:r>
      <w:r w:rsidRPr="00C35A2C">
        <w:rPr>
          <w:rtl/>
        </w:rPr>
        <w:t>רב:</w:t>
      </w:r>
    </w:p>
    <w:p w14:paraId="6C801375" w14:textId="0CEB7921" w:rsidR="00910F84" w:rsidRPr="00C35A2C" w:rsidRDefault="00910F84" w:rsidP="00910F84">
      <w:pPr>
        <w:rPr>
          <w:rtl/>
        </w:rPr>
      </w:pPr>
      <w:r w:rsidRPr="00C35A2C">
        <w:rPr>
          <w:rtl/>
        </w:rPr>
        <w:t xml:space="preserve"> שישרו פניהם כנגד ארון ואמרו שירה.</w:t>
      </w:r>
    </w:p>
    <w:p w14:paraId="473E491A" w14:textId="77777777" w:rsidR="007709F3" w:rsidRDefault="007709F3" w:rsidP="007709F3">
      <w:pPr>
        <w:pStyle w:val="36"/>
        <w:framePr w:wrap="notBeside"/>
        <w:rPr>
          <w:rtl/>
        </w:rPr>
      </w:pPr>
      <w:r w:rsidRPr="00C35A2C">
        <w:rPr>
          <w:rFonts w:hint="cs"/>
          <w:b/>
          <w:bCs/>
          <w:rtl/>
        </w:rPr>
        <w:t>ארי'ו</w:t>
      </w:r>
      <w:r w:rsidRPr="00C35A2C">
        <w:rPr>
          <w:rFonts w:hint="cs"/>
          <w:rtl/>
        </w:rPr>
        <w:t xml:space="preserve"> מר</w:t>
      </w:r>
      <w:r>
        <w:rPr>
          <w:rtl/>
        </w:rPr>
        <w:t>"</w:t>
      </w:r>
      <w:r w:rsidRPr="00C35A2C">
        <w:rPr>
          <w:rFonts w:hint="cs"/>
          <w:rtl/>
        </w:rPr>
        <w:t>מ</w:t>
      </w:r>
      <w:r w:rsidRPr="00C35A2C">
        <w:rPr>
          <w:rtl/>
        </w:rPr>
        <w:t>:</w:t>
      </w:r>
    </w:p>
    <w:p w14:paraId="08775CD4" w14:textId="0970CB92" w:rsidR="00910F84" w:rsidRPr="00C35A2C" w:rsidRDefault="00910F84" w:rsidP="00910F84">
      <w:pPr>
        <w:rPr>
          <w:rtl/>
        </w:rPr>
      </w:pPr>
      <w:r w:rsidRPr="007709F3">
        <w:rPr>
          <w:rStyle w:val="afff"/>
          <w:rFonts w:hint="cs"/>
          <w:rtl/>
        </w:rPr>
        <w:t xml:space="preserve">אמרו שירה </w:t>
      </w:r>
      <w:r w:rsidRPr="007709F3">
        <w:rPr>
          <w:rStyle w:val="afff"/>
          <w:rtl/>
        </w:rPr>
        <w:t>–</w:t>
      </w:r>
      <w:r w:rsidRPr="00EE2240">
        <w:rPr>
          <w:rStyle w:val="afffd"/>
          <w:rFonts w:hint="cs"/>
          <w:rtl/>
        </w:rPr>
        <w:t>'</w:t>
      </w:r>
      <w:r w:rsidRPr="00EE2240">
        <w:rPr>
          <w:rStyle w:val="afffd"/>
          <w:rtl/>
        </w:rPr>
        <w:t>אז ישיר משה ובני ישראל</w:t>
      </w:r>
      <w:r w:rsidRPr="00EE2240">
        <w:rPr>
          <w:rStyle w:val="afffd"/>
          <w:rFonts w:hint="cs"/>
          <w:rtl/>
        </w:rPr>
        <w:t>'</w:t>
      </w:r>
      <w:r w:rsidRPr="00EE2240">
        <w:rPr>
          <w:rStyle w:val="afffd"/>
          <w:rtl/>
        </w:rPr>
        <w:t>.</w:t>
      </w:r>
    </w:p>
    <w:p w14:paraId="08743471" w14:textId="77777777" w:rsidR="007709F3" w:rsidRDefault="00910F84" w:rsidP="007709F3">
      <w:pPr>
        <w:pStyle w:val="36"/>
        <w:framePr w:wrap="notBeside"/>
        <w:rPr>
          <w:rtl/>
        </w:rPr>
      </w:pPr>
      <w:r w:rsidRPr="00C35A2C">
        <w:rPr>
          <w:b/>
          <w:bCs/>
          <w:rtl/>
        </w:rPr>
        <w:t>ר</w:t>
      </w:r>
      <w:r w:rsidRPr="00C35A2C">
        <w:rPr>
          <w:rFonts w:hint="cs"/>
          <w:b/>
          <w:bCs/>
          <w:rtl/>
        </w:rPr>
        <w:t>י</w:t>
      </w:r>
      <w:r>
        <w:rPr>
          <w:b/>
          <w:bCs/>
          <w:rtl/>
        </w:rPr>
        <w:t>"</w:t>
      </w:r>
      <w:r w:rsidRPr="00C35A2C">
        <w:rPr>
          <w:rFonts w:hint="cs"/>
          <w:b/>
          <w:bCs/>
          <w:rtl/>
        </w:rPr>
        <w:t>ו</w:t>
      </w:r>
      <w:r w:rsidRPr="00C35A2C">
        <w:rPr>
          <w:rFonts w:hint="cs"/>
          <w:rtl/>
        </w:rPr>
        <w:t xml:space="preserve"> דידיה</w:t>
      </w:r>
      <w:r w:rsidRPr="00C35A2C">
        <w:rPr>
          <w:rtl/>
        </w:rPr>
        <w:t>:</w:t>
      </w:r>
    </w:p>
    <w:p w14:paraId="6630E517" w14:textId="11D08B14" w:rsidR="00910F84" w:rsidRPr="00C35A2C" w:rsidRDefault="00910F84" w:rsidP="00910F84">
      <w:pPr>
        <w:rPr>
          <w:rtl/>
        </w:rPr>
      </w:pPr>
      <w:r w:rsidRPr="00C35A2C">
        <w:rPr>
          <w:rtl/>
        </w:rPr>
        <w:t xml:space="preserve"> </w:t>
      </w:r>
      <w:r w:rsidRPr="00EE2240">
        <w:rPr>
          <w:rStyle w:val="afffd"/>
          <w:rFonts w:hint="cs"/>
          <w:rtl/>
        </w:rPr>
        <w:t>'</w:t>
      </w:r>
      <w:r w:rsidRPr="00EE2240">
        <w:rPr>
          <w:rStyle w:val="afffd"/>
          <w:rtl/>
        </w:rPr>
        <w:t>ואמרתם ביום ההוא הודו לה' קראו בשמו וגו'.</w:t>
      </w:r>
    </w:p>
    <w:p w14:paraId="023BB6C6" w14:textId="77777777" w:rsidR="007709F3" w:rsidRDefault="00910F84" w:rsidP="007709F3">
      <w:pPr>
        <w:pStyle w:val="36"/>
        <w:framePr w:wrap="notBeside"/>
        <w:rPr>
          <w:rtl/>
        </w:rPr>
      </w:pPr>
      <w:r w:rsidRPr="00C35A2C">
        <w:rPr>
          <w:rtl/>
        </w:rPr>
        <w:t>ור</w:t>
      </w:r>
      <w:r w:rsidRPr="00C35A2C">
        <w:rPr>
          <w:rFonts w:hint="cs"/>
          <w:rtl/>
        </w:rPr>
        <w:t>שב</w:t>
      </w:r>
      <w:r>
        <w:rPr>
          <w:rtl/>
        </w:rPr>
        <w:t>"</w:t>
      </w:r>
      <w:r w:rsidRPr="00C35A2C">
        <w:rPr>
          <w:rFonts w:hint="cs"/>
          <w:rtl/>
        </w:rPr>
        <w:t>ל</w:t>
      </w:r>
      <w:r w:rsidRPr="00C35A2C">
        <w:rPr>
          <w:rtl/>
        </w:rPr>
        <w:t>:</w:t>
      </w:r>
    </w:p>
    <w:p w14:paraId="7CD18668" w14:textId="3FBAF452" w:rsidR="00910F84" w:rsidRPr="00EE2240" w:rsidRDefault="00910F84" w:rsidP="00910F84">
      <w:pPr>
        <w:rPr>
          <w:rStyle w:val="afffd"/>
          <w:rtl/>
        </w:rPr>
      </w:pPr>
      <w:r w:rsidRPr="00C35A2C">
        <w:rPr>
          <w:rtl/>
        </w:rPr>
        <w:t xml:space="preserve"> מזמור</w:t>
      </w:r>
      <w:r w:rsidRPr="00C35A2C">
        <w:rPr>
          <w:rFonts w:hint="cs"/>
          <w:rtl/>
        </w:rPr>
        <w:t xml:space="preserve"> יתום</w:t>
      </w:r>
      <w:r w:rsidRPr="00C35A2C">
        <w:rPr>
          <w:rtl/>
        </w:rPr>
        <w:t xml:space="preserve">, </w:t>
      </w:r>
      <w:r w:rsidRPr="00EE2240">
        <w:rPr>
          <w:rStyle w:val="afffd"/>
          <w:rFonts w:hint="cs"/>
          <w:rtl/>
        </w:rPr>
        <w:t>'</w:t>
      </w:r>
      <w:r w:rsidRPr="00EE2240">
        <w:rPr>
          <w:rStyle w:val="afffd"/>
          <w:rtl/>
        </w:rPr>
        <w:t>מזמור שירו לה' שיר חדש כי נפלאות עשה הושיעה לו ימינו וזרוע קדשו</w:t>
      </w:r>
      <w:r>
        <w:rPr>
          <w:rStyle w:val="afffd"/>
          <w:rFonts w:hint="cs"/>
          <w:rtl/>
        </w:rPr>
        <w:t>'</w:t>
      </w:r>
      <w:r w:rsidRPr="00EE2240">
        <w:rPr>
          <w:rStyle w:val="afffd"/>
          <w:rtl/>
        </w:rPr>
        <w:t>.</w:t>
      </w:r>
    </w:p>
    <w:p w14:paraId="59844A8C" w14:textId="77777777" w:rsidR="007709F3" w:rsidRDefault="00910F84" w:rsidP="007709F3">
      <w:pPr>
        <w:pStyle w:val="36"/>
        <w:framePr w:wrap="notBeside"/>
        <w:rPr>
          <w:rtl/>
        </w:rPr>
      </w:pPr>
      <w:r w:rsidRPr="00C35A2C">
        <w:rPr>
          <w:rtl/>
        </w:rPr>
        <w:t>ר</w:t>
      </w:r>
      <w:r>
        <w:rPr>
          <w:rtl/>
        </w:rPr>
        <w:t>"</w:t>
      </w:r>
      <w:r w:rsidRPr="00C35A2C">
        <w:rPr>
          <w:rFonts w:hint="cs"/>
          <w:rtl/>
        </w:rPr>
        <w:t>א</w:t>
      </w:r>
      <w:r w:rsidRPr="00C35A2C">
        <w:rPr>
          <w:rtl/>
        </w:rPr>
        <w:t>:</w:t>
      </w:r>
    </w:p>
    <w:p w14:paraId="0D1E48EF" w14:textId="15D9A464" w:rsidR="00910F84" w:rsidRPr="00C35A2C" w:rsidRDefault="00910F84" w:rsidP="00910F84">
      <w:pPr>
        <w:rPr>
          <w:rtl/>
        </w:rPr>
      </w:pPr>
      <w:r w:rsidRPr="00C35A2C">
        <w:rPr>
          <w:rtl/>
        </w:rPr>
        <w:t xml:space="preserve"> </w:t>
      </w:r>
      <w:r w:rsidRPr="00EE2240">
        <w:rPr>
          <w:rStyle w:val="afffd"/>
          <w:rFonts w:hint="cs"/>
          <w:rtl/>
        </w:rPr>
        <w:t>'</w:t>
      </w:r>
      <w:r w:rsidRPr="00EE2240">
        <w:rPr>
          <w:rStyle w:val="afffd"/>
          <w:rtl/>
        </w:rPr>
        <w:t>ה' מלך ירגזו עמים</w:t>
      </w:r>
      <w:r w:rsidRPr="00EE2240">
        <w:rPr>
          <w:rStyle w:val="afffd"/>
          <w:rFonts w:hint="cs"/>
          <w:rtl/>
        </w:rPr>
        <w:t>'</w:t>
      </w:r>
      <w:r w:rsidRPr="00C35A2C">
        <w:rPr>
          <w:rtl/>
        </w:rPr>
        <w:t>.</w:t>
      </w:r>
    </w:p>
    <w:p w14:paraId="3C8B8F44" w14:textId="77777777" w:rsidR="007709F3" w:rsidRDefault="00910F84" w:rsidP="007709F3">
      <w:pPr>
        <w:pStyle w:val="36"/>
        <w:framePr w:wrap="notBeside"/>
        <w:rPr>
          <w:rtl/>
        </w:rPr>
      </w:pPr>
      <w:r w:rsidRPr="00C35A2C">
        <w:rPr>
          <w:rFonts w:hint="cs"/>
          <w:rtl/>
        </w:rPr>
        <w:t>רשב</w:t>
      </w:r>
      <w:r>
        <w:rPr>
          <w:rtl/>
        </w:rPr>
        <w:t>"</w:t>
      </w:r>
      <w:r w:rsidRPr="00C35A2C">
        <w:rPr>
          <w:rFonts w:hint="cs"/>
          <w:rtl/>
        </w:rPr>
        <w:t>נ</w:t>
      </w:r>
      <w:r w:rsidRPr="00C35A2C">
        <w:rPr>
          <w:rtl/>
        </w:rPr>
        <w:t>:</w:t>
      </w:r>
    </w:p>
    <w:p w14:paraId="5DE0A3C2" w14:textId="51A831CE" w:rsidR="00910F84" w:rsidRPr="00C35A2C" w:rsidRDefault="00910F84" w:rsidP="00910F84">
      <w:pPr>
        <w:rPr>
          <w:rtl/>
        </w:rPr>
      </w:pPr>
      <w:r w:rsidRPr="00C35A2C">
        <w:rPr>
          <w:rtl/>
        </w:rPr>
        <w:t xml:space="preserve"> </w:t>
      </w:r>
      <w:r w:rsidRPr="00EE2240">
        <w:rPr>
          <w:rStyle w:val="afffd"/>
          <w:rFonts w:hint="cs"/>
          <w:rtl/>
        </w:rPr>
        <w:t>'</w:t>
      </w:r>
      <w:r w:rsidRPr="00EE2240">
        <w:rPr>
          <w:rStyle w:val="afffd"/>
          <w:rtl/>
        </w:rPr>
        <w:t>ה' מלך גאות לבש</w:t>
      </w:r>
      <w:r w:rsidRPr="00EE2240">
        <w:rPr>
          <w:rStyle w:val="afffd"/>
          <w:rFonts w:hint="cs"/>
          <w:rtl/>
        </w:rPr>
        <w:t>'</w:t>
      </w:r>
      <w:r w:rsidRPr="00EE2240">
        <w:rPr>
          <w:rStyle w:val="afffd"/>
          <w:rtl/>
        </w:rPr>
        <w:t>.</w:t>
      </w:r>
    </w:p>
    <w:p w14:paraId="3747B3BD" w14:textId="77777777" w:rsidR="007709F3" w:rsidRDefault="00910F84" w:rsidP="007709F3">
      <w:pPr>
        <w:pStyle w:val="36"/>
        <w:framePr w:wrap="notBeside"/>
        <w:rPr>
          <w:rStyle w:val="afffd"/>
          <w:rtl/>
        </w:rPr>
      </w:pPr>
      <w:r w:rsidRPr="00C35A2C">
        <w:rPr>
          <w:rtl/>
        </w:rPr>
        <w:t>ר</w:t>
      </w:r>
      <w:r w:rsidRPr="00C35A2C">
        <w:rPr>
          <w:rFonts w:hint="cs"/>
          <w:rtl/>
        </w:rPr>
        <w:t>י</w:t>
      </w:r>
      <w:r>
        <w:rPr>
          <w:rtl/>
        </w:rPr>
        <w:t>"</w:t>
      </w:r>
      <w:r w:rsidRPr="00C35A2C">
        <w:rPr>
          <w:rFonts w:hint="cs"/>
          <w:rtl/>
        </w:rPr>
        <w:t xml:space="preserve">נ </w:t>
      </w:r>
      <w:r w:rsidRPr="00C35A2C">
        <w:rPr>
          <w:rtl/>
        </w:rPr>
        <w:t>:</w:t>
      </w:r>
    </w:p>
    <w:p w14:paraId="0DF72664" w14:textId="402A7141" w:rsidR="00910F84" w:rsidRPr="00C35A2C" w:rsidRDefault="00910F84" w:rsidP="00910F84">
      <w:pPr>
        <w:rPr>
          <w:rtl/>
        </w:rPr>
      </w:pPr>
      <w:r w:rsidRPr="00EE2240">
        <w:rPr>
          <w:rStyle w:val="afffd"/>
          <w:rtl/>
        </w:rPr>
        <w:t xml:space="preserve"> </w:t>
      </w:r>
      <w:r w:rsidRPr="00EE2240">
        <w:rPr>
          <w:rStyle w:val="afffd"/>
          <w:rFonts w:hint="cs"/>
          <w:rtl/>
        </w:rPr>
        <w:t>'</w:t>
      </w:r>
      <w:r w:rsidRPr="00EE2240">
        <w:rPr>
          <w:rStyle w:val="afffd"/>
          <w:rtl/>
        </w:rPr>
        <w:t>רוני רוני השיטה התנופפי ברוב הדרך המחושקת בריקמי זהב המהוללה בדביר ארמון ומפוארה בעדי עדיים.</w:t>
      </w:r>
    </w:p>
    <w:p w14:paraId="41532D15" w14:textId="77777777" w:rsidR="007709F3" w:rsidRDefault="00910F84" w:rsidP="007709F3">
      <w:pPr>
        <w:pStyle w:val="36"/>
        <w:framePr w:wrap="notBeside"/>
        <w:rPr>
          <w:rtl/>
        </w:rPr>
      </w:pPr>
      <w:r w:rsidRPr="00C35A2C">
        <w:rPr>
          <w:rtl/>
        </w:rPr>
        <w:t xml:space="preserve">רב אשי </w:t>
      </w:r>
    </w:p>
    <w:p w14:paraId="5D8886CB" w14:textId="194D30BB" w:rsidR="00910F84" w:rsidRDefault="00910F84" w:rsidP="00910F84">
      <w:pPr>
        <w:rPr>
          <w:rStyle w:val="afffd"/>
          <w:rtl/>
        </w:rPr>
      </w:pPr>
      <w:r w:rsidRPr="003248D2">
        <w:rPr>
          <w:rStyle w:val="affff1"/>
          <w:rtl/>
        </w:rPr>
        <w:t>מתני לה</w:t>
      </w:r>
      <w:r w:rsidRPr="003248D2">
        <w:rPr>
          <w:rStyle w:val="affff1"/>
          <w:rFonts w:hint="cs"/>
          <w:rtl/>
        </w:rPr>
        <w:t>א דרי</w:t>
      </w:r>
      <w:r w:rsidRPr="003248D2">
        <w:rPr>
          <w:rStyle w:val="affff1"/>
          <w:rtl/>
        </w:rPr>
        <w:t>"</w:t>
      </w:r>
      <w:r w:rsidRPr="003248D2">
        <w:rPr>
          <w:rStyle w:val="affff1"/>
          <w:rFonts w:hint="cs"/>
          <w:rtl/>
        </w:rPr>
        <w:t>צ</w:t>
      </w:r>
      <w:r w:rsidRPr="00C35A2C">
        <w:rPr>
          <w:rFonts w:hint="cs"/>
          <w:rtl/>
        </w:rPr>
        <w:t xml:space="preserve"> </w:t>
      </w:r>
      <w:r w:rsidRPr="003248D2">
        <w:rPr>
          <w:rStyle w:val="affff1"/>
          <w:rFonts w:hint="cs"/>
          <w:rtl/>
        </w:rPr>
        <w:t>אהך</w:t>
      </w:r>
      <w:r w:rsidRPr="00C35A2C">
        <w:rPr>
          <w:rFonts w:hint="cs"/>
          <w:rtl/>
        </w:rPr>
        <w:t xml:space="preserve"> </w:t>
      </w:r>
      <w:r w:rsidRPr="00EE2240">
        <w:rPr>
          <w:rStyle w:val="afffd"/>
          <w:rFonts w:hint="cs"/>
          <w:rtl/>
        </w:rPr>
        <w:t>ד'ו</w:t>
      </w:r>
      <w:r w:rsidRPr="00EE2240">
        <w:rPr>
          <w:rStyle w:val="afffd"/>
          <w:rtl/>
        </w:rPr>
        <w:t>יהי בנסוע הארון ויאמר משה קומה ה'</w:t>
      </w:r>
    </w:p>
    <w:p w14:paraId="59A809FD" w14:textId="18FAA3E9" w:rsidR="00910F84" w:rsidRPr="00C35A2C" w:rsidRDefault="00910F84" w:rsidP="007709F3">
      <w:pPr>
        <w:rPr>
          <w:rtl/>
        </w:rPr>
      </w:pPr>
      <w:r w:rsidRPr="003248D2">
        <w:rPr>
          <w:rStyle w:val="affff1"/>
          <w:rtl/>
        </w:rPr>
        <w:t xml:space="preserve">- </w:t>
      </w:r>
      <w:r w:rsidRPr="003248D2">
        <w:rPr>
          <w:rStyle w:val="affff1"/>
          <w:rFonts w:hint="cs"/>
          <w:rtl/>
        </w:rPr>
        <w:t>ו</w:t>
      </w:r>
      <w:r w:rsidRPr="003248D2">
        <w:rPr>
          <w:rStyle w:val="affff1"/>
          <w:rtl/>
        </w:rPr>
        <w:t>ישראל אמרו</w:t>
      </w:r>
      <w:r w:rsidRPr="003248D2">
        <w:rPr>
          <w:rStyle w:val="affff1"/>
          <w:rFonts w:hint="cs"/>
          <w:rtl/>
        </w:rPr>
        <w:t>:</w:t>
      </w:r>
      <w:r w:rsidRPr="00C35A2C">
        <w:rPr>
          <w:rtl/>
        </w:rPr>
        <w:t xml:space="preserve"> </w:t>
      </w:r>
      <w:r w:rsidRPr="00EE2240">
        <w:rPr>
          <w:rStyle w:val="afffd"/>
          <w:rtl/>
        </w:rPr>
        <w:t xml:space="preserve">רוני רוני השיטה </w:t>
      </w:r>
      <w:r w:rsidR="003248D2">
        <w:rPr>
          <w:rStyle w:val="afffd"/>
          <w:rFonts w:hint="cs"/>
          <w:rtl/>
        </w:rPr>
        <w:t>וגו'</w:t>
      </w:r>
    </w:p>
    <w:p w14:paraId="0DAF059D" w14:textId="77777777" w:rsidR="007709F3" w:rsidRDefault="00910F84" w:rsidP="007709F3">
      <w:pPr>
        <w:pStyle w:val="36"/>
        <w:framePr w:wrap="notBeside"/>
        <w:rPr>
          <w:rtl/>
        </w:rPr>
      </w:pPr>
      <w:r w:rsidRPr="00C35A2C">
        <w:rPr>
          <w:rtl/>
        </w:rPr>
        <w:t xml:space="preserve">רב: </w:t>
      </w:r>
    </w:p>
    <w:p w14:paraId="1E940C7F" w14:textId="3316D325" w:rsidR="00910F84" w:rsidRPr="00C35A2C" w:rsidRDefault="00910F84" w:rsidP="00910F84">
      <w:pPr>
        <w:rPr>
          <w:rtl/>
        </w:rPr>
      </w:pPr>
      <w:r w:rsidRPr="00C35A2C">
        <w:rPr>
          <w:rtl/>
        </w:rPr>
        <w:t>כמאן ק</w:t>
      </w:r>
      <w:r w:rsidRPr="00C35A2C">
        <w:rPr>
          <w:rFonts w:hint="cs"/>
          <w:rtl/>
        </w:rPr>
        <w:t xml:space="preserve">וראים הפרסים לספר דביר </w:t>
      </w:r>
      <w:r w:rsidRPr="00FF1C37">
        <w:rPr>
          <w:rStyle w:val="afffd"/>
          <w:rFonts w:hint="cs"/>
          <w:rtl/>
        </w:rPr>
        <w:t>מ'</w:t>
      </w:r>
      <w:r w:rsidRPr="00FF1C37">
        <w:rPr>
          <w:rStyle w:val="afffd"/>
          <w:rtl/>
        </w:rPr>
        <w:t>ושם דביר לפנים קרית ספר</w:t>
      </w:r>
      <w:r w:rsidRPr="00FF1C37">
        <w:rPr>
          <w:rStyle w:val="afffd"/>
          <w:rFonts w:hint="cs"/>
          <w:rtl/>
        </w:rPr>
        <w:t>'</w:t>
      </w:r>
      <w:r w:rsidRPr="00FF1C37">
        <w:rPr>
          <w:rStyle w:val="afffd"/>
          <w:rtl/>
        </w:rPr>
        <w:t>.</w:t>
      </w:r>
    </w:p>
    <w:p w14:paraId="4FA6359A" w14:textId="77777777" w:rsidR="007709F3" w:rsidRDefault="00910F84" w:rsidP="007709F3">
      <w:pPr>
        <w:pStyle w:val="36"/>
        <w:framePr w:wrap="notBeside"/>
        <w:rPr>
          <w:rtl/>
        </w:rPr>
      </w:pPr>
      <w:r w:rsidRPr="00C35A2C">
        <w:rPr>
          <w:rFonts w:hint="cs"/>
          <w:rtl/>
        </w:rPr>
        <w:t>ר</w:t>
      </w:r>
      <w:r>
        <w:rPr>
          <w:rtl/>
        </w:rPr>
        <w:t>"</w:t>
      </w:r>
      <w:r w:rsidRPr="00C35A2C">
        <w:rPr>
          <w:rFonts w:hint="cs"/>
          <w:rtl/>
        </w:rPr>
        <w:t>א מר</w:t>
      </w:r>
      <w:r>
        <w:rPr>
          <w:rtl/>
        </w:rPr>
        <w:t>"</w:t>
      </w:r>
      <w:r w:rsidRPr="00C35A2C">
        <w:rPr>
          <w:rFonts w:hint="cs"/>
          <w:rtl/>
        </w:rPr>
        <w:t>ס</w:t>
      </w:r>
      <w:r w:rsidRPr="00C35A2C">
        <w:rPr>
          <w:rtl/>
        </w:rPr>
        <w:t>:</w:t>
      </w:r>
    </w:p>
    <w:p w14:paraId="30B038F5" w14:textId="5ECFBA99" w:rsidR="0099406B" w:rsidRDefault="00910F84" w:rsidP="007709F3">
      <w:pPr>
        <w:spacing w:after="120"/>
        <w:rPr>
          <w:rtl/>
        </w:rPr>
      </w:pPr>
      <w:r w:rsidRPr="00C35A2C">
        <w:rPr>
          <w:rtl/>
        </w:rPr>
        <w:t xml:space="preserve"> כמאן קרו </w:t>
      </w:r>
      <w:r w:rsidRPr="00C35A2C">
        <w:rPr>
          <w:rFonts w:hint="cs"/>
          <w:rtl/>
        </w:rPr>
        <w:t xml:space="preserve">הפרסים </w:t>
      </w:r>
      <w:r w:rsidRPr="00C35A2C">
        <w:rPr>
          <w:rtl/>
        </w:rPr>
        <w:t xml:space="preserve">לנידה דשתנא? </w:t>
      </w:r>
      <w:r w:rsidRPr="00FF1C37">
        <w:rPr>
          <w:rStyle w:val="afffd"/>
          <w:rtl/>
        </w:rPr>
        <w:t>מ</w:t>
      </w:r>
      <w:r w:rsidRPr="00FF1C37">
        <w:rPr>
          <w:rStyle w:val="afffd"/>
          <w:rFonts w:hint="cs"/>
          <w:rtl/>
        </w:rPr>
        <w:t>'</w:t>
      </w:r>
      <w:r w:rsidRPr="00FF1C37">
        <w:rPr>
          <w:rStyle w:val="afffd"/>
          <w:rtl/>
        </w:rPr>
        <w:t>כי דרך נשים לי</w:t>
      </w:r>
      <w:r w:rsidRPr="00FF1C37">
        <w:rPr>
          <w:rStyle w:val="afffd"/>
          <w:rFonts w:hint="cs"/>
          <w:rtl/>
        </w:rPr>
        <w:t>'</w:t>
      </w:r>
      <w:r w:rsidRPr="00FF1C37">
        <w:rPr>
          <w:rStyle w:val="afffd"/>
          <w:rtl/>
        </w:rPr>
        <w:t>.</w:t>
      </w:r>
    </w:p>
    <w:p w14:paraId="62365AB1" w14:textId="77777777" w:rsidR="0099406B" w:rsidRDefault="0099406B">
      <w:pPr>
        <w:bidi w:val="0"/>
        <w:spacing w:after="160" w:line="259" w:lineRule="auto"/>
        <w:jc w:val="left"/>
        <w:rPr>
          <w:rtl/>
        </w:rPr>
      </w:pPr>
      <w:r>
        <w:rPr>
          <w:rtl/>
        </w:rPr>
        <w:br w:type="page"/>
      </w:r>
    </w:p>
    <w:p w14:paraId="7385DA27" w14:textId="77777777" w:rsidR="00910F84" w:rsidRPr="00C35A2C" w:rsidRDefault="00910F84" w:rsidP="00910F84">
      <w:pPr>
        <w:pStyle w:val="aff6"/>
        <w:framePr w:wrap="around"/>
        <w:rPr>
          <w:rtl/>
        </w:rPr>
      </w:pPr>
      <w:r w:rsidRPr="00C35A2C">
        <w:rPr>
          <w:rFonts w:hint="cs"/>
          <w:rtl/>
        </w:rPr>
        <w:lastRenderedPageBreak/>
        <w:t>כה.</w:t>
      </w:r>
    </w:p>
    <w:p w14:paraId="22FA9027" w14:textId="77777777" w:rsidR="007709F3" w:rsidRDefault="00910F84" w:rsidP="007709F3">
      <w:pPr>
        <w:pStyle w:val="36"/>
        <w:framePr w:wrap="notBeside"/>
        <w:rPr>
          <w:rtl/>
        </w:rPr>
      </w:pPr>
      <w:r w:rsidRPr="00C35A2C">
        <w:rPr>
          <w:rtl/>
        </w:rPr>
        <w:t>•</w:t>
      </w:r>
    </w:p>
    <w:p w14:paraId="710F117C" w14:textId="702DFEDD" w:rsidR="00910F84" w:rsidRPr="0099406B" w:rsidRDefault="00910F84" w:rsidP="00910F84">
      <w:pPr>
        <w:rPr>
          <w:rStyle w:val="afffd"/>
          <w:spacing w:val="2"/>
          <w:rtl/>
        </w:rPr>
      </w:pPr>
      <w:r w:rsidRPr="0099406B">
        <w:rPr>
          <w:rStyle w:val="afffd"/>
          <w:spacing w:val="2"/>
          <w:sz w:val="17"/>
          <w:szCs w:val="14"/>
          <w:rtl/>
        </w:rPr>
        <w:t>וידום השמש וירח עמד עד יקום גוי אויביו הלא היא כתובה על ספר הישר</w:t>
      </w:r>
    </w:p>
    <w:p w14:paraId="57466024" w14:textId="77777777" w:rsidR="007709F3" w:rsidRDefault="00910F84" w:rsidP="007709F3">
      <w:pPr>
        <w:pStyle w:val="36"/>
        <w:framePr w:wrap="notBeside"/>
        <w:rPr>
          <w:rtl/>
        </w:rPr>
      </w:pPr>
      <w:r w:rsidRPr="00C35A2C">
        <w:rPr>
          <w:rFonts w:hint="cs"/>
          <w:rtl/>
        </w:rPr>
        <w:t>רי</w:t>
      </w:r>
      <w:r>
        <w:rPr>
          <w:rtl/>
        </w:rPr>
        <w:t>"</w:t>
      </w:r>
      <w:r w:rsidRPr="00C35A2C">
        <w:rPr>
          <w:rFonts w:hint="cs"/>
          <w:rtl/>
        </w:rPr>
        <w:t>ו</w:t>
      </w:r>
      <w:r w:rsidRPr="00C35A2C">
        <w:rPr>
          <w:rtl/>
        </w:rPr>
        <w:t>:</w:t>
      </w:r>
    </w:p>
    <w:p w14:paraId="6A1EC40C" w14:textId="5A285AB8" w:rsidR="00910F84" w:rsidRPr="00C35A2C" w:rsidRDefault="00910F84" w:rsidP="00910F84">
      <w:pPr>
        <w:rPr>
          <w:rtl/>
        </w:rPr>
      </w:pPr>
      <w:r w:rsidRPr="00C35A2C">
        <w:rPr>
          <w:rtl/>
        </w:rPr>
        <w:t xml:space="preserve">זה ספר אברהם יצחק ויעקב </w:t>
      </w:r>
      <w:r w:rsidR="0099406B" w:rsidRPr="0099406B">
        <w:rPr>
          <w:rStyle w:val="affff8"/>
          <w:rFonts w:hint="cs"/>
          <w:rtl/>
        </w:rPr>
        <w:t>בראשית</w:t>
      </w:r>
      <w:r w:rsidR="0099406B">
        <w:rPr>
          <w:rFonts w:hint="cs"/>
          <w:rtl/>
        </w:rPr>
        <w:t xml:space="preserve"> </w:t>
      </w:r>
      <w:r w:rsidRPr="00C35A2C">
        <w:rPr>
          <w:rtl/>
        </w:rPr>
        <w:t xml:space="preserve">שנקראו ישרים </w:t>
      </w:r>
      <w:r w:rsidRPr="00FF1C37">
        <w:rPr>
          <w:rStyle w:val="afffd"/>
          <w:rFonts w:hint="cs"/>
          <w:rtl/>
        </w:rPr>
        <w:t>'</w:t>
      </w:r>
      <w:r w:rsidRPr="00FF1C37">
        <w:rPr>
          <w:rStyle w:val="afffd"/>
          <w:rtl/>
        </w:rPr>
        <w:t>תמות נפשי מות ישרים</w:t>
      </w:r>
      <w:r w:rsidRPr="00FF1C37">
        <w:rPr>
          <w:rStyle w:val="afffd"/>
          <w:rFonts w:hint="cs"/>
          <w:rtl/>
        </w:rPr>
        <w:t>'</w:t>
      </w:r>
      <w:r w:rsidRPr="00FF1C37">
        <w:rPr>
          <w:rStyle w:val="afffd"/>
          <w:rtl/>
        </w:rPr>
        <w:t>.</w:t>
      </w:r>
    </w:p>
    <w:p w14:paraId="4B3EA453" w14:textId="77777777" w:rsidR="007709F3" w:rsidRDefault="00910F84" w:rsidP="007709F3">
      <w:pPr>
        <w:pStyle w:val="36"/>
        <w:framePr w:wrap="notBeside"/>
        <w:rPr>
          <w:rtl/>
        </w:rPr>
      </w:pPr>
      <w:r w:rsidRPr="00C35A2C">
        <w:rPr>
          <w:rtl/>
        </w:rPr>
        <w:t>ו</w:t>
      </w:r>
      <w:r w:rsidRPr="00C35A2C">
        <w:rPr>
          <w:rFonts w:hint="cs"/>
          <w:rtl/>
        </w:rPr>
        <w:t>רמיזא</w:t>
      </w:r>
    </w:p>
    <w:p w14:paraId="3953DFE5" w14:textId="5BD7BB83" w:rsidR="00910F84" w:rsidRPr="00C35A2C" w:rsidRDefault="00910F84" w:rsidP="00910F84">
      <w:pPr>
        <w:rPr>
          <w:rtl/>
        </w:rPr>
      </w:pPr>
      <w:r w:rsidRPr="0099406B">
        <w:rPr>
          <w:rStyle w:val="affff8"/>
          <w:rFonts w:hint="cs"/>
          <w:rtl/>
        </w:rPr>
        <w:t>ד</w:t>
      </w:r>
      <w:r w:rsidR="0099406B" w:rsidRPr="0099406B">
        <w:rPr>
          <w:rStyle w:val="affff8"/>
          <w:rFonts w:hint="cs"/>
          <w:rtl/>
        </w:rPr>
        <w:t>אימתי</w:t>
      </w:r>
      <w:r w:rsidR="0099406B">
        <w:rPr>
          <w:rStyle w:val="afffd"/>
          <w:rFonts w:hint="cs"/>
          <w:rtl/>
        </w:rPr>
        <w:t xml:space="preserve"> </w:t>
      </w:r>
      <w:r w:rsidRPr="00EE2240">
        <w:rPr>
          <w:rStyle w:val="afffd"/>
          <w:rFonts w:hint="cs"/>
          <w:rtl/>
        </w:rPr>
        <w:t>'</w:t>
      </w:r>
      <w:r w:rsidRPr="00EE2240">
        <w:rPr>
          <w:rStyle w:val="afffd"/>
          <w:rtl/>
        </w:rPr>
        <w:t>וזרעו יהיה מלא הגוים</w:t>
      </w:r>
      <w:r w:rsidRPr="00EE2240">
        <w:rPr>
          <w:rStyle w:val="afffd"/>
          <w:rFonts w:hint="cs"/>
          <w:rtl/>
        </w:rPr>
        <w:t>'-</w:t>
      </w:r>
      <w:r w:rsidRPr="00C35A2C">
        <w:rPr>
          <w:rFonts w:hint="cs"/>
          <w:rtl/>
        </w:rPr>
        <w:t xml:space="preserve"> </w:t>
      </w:r>
      <w:r w:rsidRPr="00C35A2C">
        <w:rPr>
          <w:rtl/>
        </w:rPr>
        <w:t>בשעה שעמדה לו חמה ליהושע.</w:t>
      </w:r>
    </w:p>
    <w:p w14:paraId="3E83FB54" w14:textId="77777777" w:rsidR="007709F3" w:rsidRDefault="00910F84" w:rsidP="007709F3">
      <w:pPr>
        <w:pStyle w:val="36"/>
        <w:framePr w:wrap="notBeside"/>
        <w:rPr>
          <w:rtl/>
        </w:rPr>
      </w:pPr>
      <w:r w:rsidRPr="00C35A2C">
        <w:rPr>
          <w:rtl/>
        </w:rPr>
        <w:t>•</w:t>
      </w:r>
    </w:p>
    <w:p w14:paraId="61C11E5E" w14:textId="41964FE6" w:rsidR="00910F84" w:rsidRDefault="00910F84" w:rsidP="00910F84">
      <w:pPr>
        <w:rPr>
          <w:rtl/>
        </w:rPr>
      </w:pPr>
      <w:r w:rsidRPr="00C35A2C">
        <w:rPr>
          <w:rtl/>
        </w:rPr>
        <w:t xml:space="preserve"> </w:t>
      </w:r>
      <w:r w:rsidRPr="00EE2240">
        <w:rPr>
          <w:rStyle w:val="afffd"/>
          <w:rFonts w:hint="cs"/>
          <w:rtl/>
        </w:rPr>
        <w:t>'</w:t>
      </w:r>
      <w:r w:rsidRPr="00EE2240">
        <w:rPr>
          <w:rStyle w:val="afffd"/>
          <w:rtl/>
        </w:rPr>
        <w:t>ויעמד השמש בחצי השמים ולא אץ לבוא כיום תמים</w:t>
      </w:r>
      <w:r w:rsidRPr="00EE2240">
        <w:rPr>
          <w:rStyle w:val="afffd"/>
          <w:rFonts w:hint="cs"/>
          <w:rtl/>
        </w:rPr>
        <w:t>'</w:t>
      </w:r>
      <w:r w:rsidRPr="00EE2240">
        <w:rPr>
          <w:rStyle w:val="afffd"/>
          <w:rtl/>
        </w:rPr>
        <w:t xml:space="preserve"> </w:t>
      </w:r>
      <w:r w:rsidRPr="00C35A2C">
        <w:rPr>
          <w:rtl/>
        </w:rPr>
        <w:t>- וכמה?</w:t>
      </w:r>
    </w:p>
    <w:p w14:paraId="4C5C2D42" w14:textId="77777777" w:rsidR="007709F3" w:rsidRDefault="00910F84" w:rsidP="007709F3">
      <w:pPr>
        <w:pStyle w:val="36"/>
        <w:framePr w:wrap="notBeside"/>
        <w:rPr>
          <w:rtl/>
        </w:rPr>
      </w:pPr>
      <w:r w:rsidRPr="00C35A2C">
        <w:rPr>
          <w:rFonts w:hint="cs"/>
          <w:rtl/>
        </w:rPr>
        <w:t>ריב'ל</w:t>
      </w:r>
      <w:r w:rsidRPr="00C35A2C">
        <w:rPr>
          <w:rtl/>
        </w:rPr>
        <w:t xml:space="preserve">: </w:t>
      </w:r>
    </w:p>
    <w:p w14:paraId="48B6F59B" w14:textId="75116561" w:rsidR="00910F84" w:rsidRDefault="00910F84" w:rsidP="00910F84">
      <w:pPr>
        <w:rPr>
          <w:rtl/>
        </w:rPr>
      </w:pPr>
      <w:r w:rsidRPr="007709F3">
        <w:rPr>
          <w:rStyle w:val="afff"/>
          <w:rFonts w:hint="cs"/>
          <w:rtl/>
        </w:rPr>
        <w:t>כ</w:t>
      </w:r>
      <w:r w:rsidRPr="007709F3">
        <w:rPr>
          <w:rStyle w:val="afff"/>
          <w:rtl/>
        </w:rPr>
        <w:t>"</w:t>
      </w:r>
      <w:r w:rsidRPr="007709F3">
        <w:rPr>
          <w:rStyle w:val="afff"/>
          <w:rFonts w:hint="cs"/>
          <w:rtl/>
        </w:rPr>
        <w:t>ד שעות</w:t>
      </w:r>
      <w:r w:rsidRPr="00C35A2C">
        <w:rPr>
          <w:rFonts w:hint="cs"/>
          <w:rtl/>
        </w:rPr>
        <w:t xml:space="preserve"> הולך שש ועומד שש ושוב פעם</w:t>
      </w:r>
      <w:r w:rsidRPr="00C35A2C">
        <w:rPr>
          <w:rtl/>
        </w:rPr>
        <w:t xml:space="preserve"> </w:t>
      </w:r>
      <w:r w:rsidR="0099406B">
        <w:rPr>
          <w:rFonts w:hint="cs"/>
          <w:rtl/>
        </w:rPr>
        <w:t xml:space="preserve">הכל </w:t>
      </w:r>
      <w:r w:rsidRPr="0099406B">
        <w:rPr>
          <w:rStyle w:val="afffd"/>
          <w:rtl/>
        </w:rPr>
        <w:t>כיום תמים</w:t>
      </w:r>
      <w:r w:rsidRPr="00C35A2C">
        <w:rPr>
          <w:rtl/>
        </w:rPr>
        <w:t>;</w:t>
      </w:r>
    </w:p>
    <w:p w14:paraId="64FEBE6B" w14:textId="77777777" w:rsidR="007709F3" w:rsidRDefault="00910F84" w:rsidP="007709F3">
      <w:pPr>
        <w:pStyle w:val="36"/>
        <w:framePr w:wrap="notBeside"/>
        <w:rPr>
          <w:rtl/>
        </w:rPr>
      </w:pPr>
      <w:r w:rsidRPr="00C35A2C">
        <w:rPr>
          <w:rFonts w:hint="cs"/>
          <w:rtl/>
        </w:rPr>
        <w:t>ר</w:t>
      </w:r>
      <w:r>
        <w:rPr>
          <w:rtl/>
        </w:rPr>
        <w:t>"</w:t>
      </w:r>
      <w:r w:rsidRPr="00C35A2C">
        <w:rPr>
          <w:rFonts w:hint="cs"/>
          <w:rtl/>
        </w:rPr>
        <w:t>א</w:t>
      </w:r>
      <w:r w:rsidRPr="00C35A2C">
        <w:rPr>
          <w:rtl/>
        </w:rPr>
        <w:t>:</w:t>
      </w:r>
    </w:p>
    <w:p w14:paraId="2DF92602" w14:textId="3710C2ED" w:rsidR="00910F84" w:rsidRPr="0099406B" w:rsidRDefault="00910F84" w:rsidP="00910F84">
      <w:pPr>
        <w:rPr>
          <w:spacing w:val="-2"/>
          <w:rtl/>
        </w:rPr>
      </w:pPr>
      <w:r w:rsidRPr="0099406B">
        <w:rPr>
          <w:rStyle w:val="afff"/>
          <w:rFonts w:hint="cs"/>
          <w:spacing w:val="-2"/>
          <w:rtl/>
        </w:rPr>
        <w:t>ל</w:t>
      </w:r>
      <w:r w:rsidRPr="0099406B">
        <w:rPr>
          <w:rStyle w:val="afff"/>
          <w:spacing w:val="-2"/>
          <w:rtl/>
        </w:rPr>
        <w:t>"</w:t>
      </w:r>
      <w:r w:rsidRPr="0099406B">
        <w:rPr>
          <w:rStyle w:val="afff"/>
          <w:rFonts w:hint="cs"/>
          <w:spacing w:val="-2"/>
          <w:rtl/>
        </w:rPr>
        <w:t>ו שעות</w:t>
      </w:r>
      <w:r w:rsidRPr="0099406B">
        <w:rPr>
          <w:spacing w:val="-2"/>
          <w:rtl/>
        </w:rPr>
        <w:t xml:space="preserve"> </w:t>
      </w:r>
      <w:r w:rsidRPr="0099406B">
        <w:rPr>
          <w:rFonts w:hint="cs"/>
          <w:spacing w:val="-2"/>
          <w:rtl/>
        </w:rPr>
        <w:t>הלכה שש ועמדה י</w:t>
      </w:r>
      <w:r w:rsidRPr="0099406B">
        <w:rPr>
          <w:spacing w:val="-2"/>
          <w:rtl/>
        </w:rPr>
        <w:t>"</w:t>
      </w:r>
      <w:r w:rsidRPr="0099406B">
        <w:rPr>
          <w:rFonts w:hint="cs"/>
          <w:spacing w:val="-2"/>
          <w:rtl/>
        </w:rPr>
        <w:t>ב ושוב פעם וע</w:t>
      </w:r>
      <w:r w:rsidRPr="0099406B">
        <w:rPr>
          <w:spacing w:val="-2"/>
          <w:rtl/>
        </w:rPr>
        <w:t>מידתו כיום תמים</w:t>
      </w:r>
    </w:p>
    <w:p w14:paraId="4487C698" w14:textId="77777777" w:rsidR="007709F3" w:rsidRDefault="00910F84" w:rsidP="007709F3">
      <w:pPr>
        <w:pStyle w:val="36"/>
        <w:framePr w:wrap="notBeside"/>
        <w:rPr>
          <w:rtl/>
        </w:rPr>
      </w:pPr>
      <w:r w:rsidRPr="00C35A2C">
        <w:rPr>
          <w:rtl/>
        </w:rPr>
        <w:t>ר</w:t>
      </w:r>
      <w:r w:rsidRPr="00C35A2C">
        <w:rPr>
          <w:rFonts w:hint="cs"/>
          <w:rtl/>
        </w:rPr>
        <w:t>שב</w:t>
      </w:r>
      <w:r>
        <w:rPr>
          <w:rtl/>
        </w:rPr>
        <w:t>"</w:t>
      </w:r>
      <w:r w:rsidRPr="00C35A2C">
        <w:rPr>
          <w:rFonts w:hint="cs"/>
          <w:rtl/>
        </w:rPr>
        <w:t>נ</w:t>
      </w:r>
      <w:r w:rsidRPr="00C35A2C">
        <w:rPr>
          <w:rtl/>
        </w:rPr>
        <w:t>:</w:t>
      </w:r>
    </w:p>
    <w:p w14:paraId="03A6B678" w14:textId="1B38B7DB" w:rsidR="007709F3" w:rsidRDefault="00910F84" w:rsidP="007709F3">
      <w:pPr>
        <w:rPr>
          <w:rtl/>
        </w:rPr>
      </w:pPr>
      <w:r w:rsidRPr="0099406B">
        <w:rPr>
          <w:rStyle w:val="afff"/>
          <w:rFonts w:hint="cs"/>
          <w:rtl/>
        </w:rPr>
        <w:t>מ</w:t>
      </w:r>
      <w:r w:rsidRPr="0099406B">
        <w:rPr>
          <w:rStyle w:val="afff"/>
          <w:rtl/>
        </w:rPr>
        <w:t>"</w:t>
      </w:r>
      <w:r w:rsidRPr="0099406B">
        <w:rPr>
          <w:rStyle w:val="afff"/>
          <w:rFonts w:hint="cs"/>
          <w:rtl/>
        </w:rPr>
        <w:t>ח</w:t>
      </w:r>
      <w:r w:rsidRPr="00C35A2C">
        <w:rPr>
          <w:rFonts w:hint="cs"/>
          <w:rtl/>
        </w:rPr>
        <w:t xml:space="preserve"> הלכה שש ועמדה י</w:t>
      </w:r>
      <w:r>
        <w:rPr>
          <w:rtl/>
        </w:rPr>
        <w:t>"</w:t>
      </w:r>
      <w:r w:rsidRPr="00C35A2C">
        <w:rPr>
          <w:rFonts w:hint="cs"/>
          <w:rtl/>
        </w:rPr>
        <w:t xml:space="preserve">ב הלכה שש ועמדה כ'ד </w:t>
      </w:r>
      <w:r w:rsidRPr="00FF1C37">
        <w:rPr>
          <w:rStyle w:val="afffd"/>
          <w:rFonts w:hint="cs"/>
          <w:rtl/>
        </w:rPr>
        <w:t>ד'</w:t>
      </w:r>
      <w:r w:rsidRPr="00FF1C37">
        <w:rPr>
          <w:rStyle w:val="afffd"/>
          <w:rtl/>
        </w:rPr>
        <w:t>ולא אץ לבוא כיום תמים</w:t>
      </w:r>
      <w:r w:rsidRPr="00FF1C37">
        <w:rPr>
          <w:rStyle w:val="afffd"/>
          <w:rFonts w:hint="cs"/>
          <w:rtl/>
        </w:rPr>
        <w:t>'</w:t>
      </w:r>
      <w:r w:rsidRPr="00FF1C37">
        <w:rPr>
          <w:rStyle w:val="afffd"/>
          <w:rtl/>
        </w:rPr>
        <w:t>,</w:t>
      </w:r>
      <w:r w:rsidRPr="00C35A2C">
        <w:rPr>
          <w:rtl/>
        </w:rPr>
        <w:t xml:space="preserve"> מכלל דמעיקרא לאו כיום תמים</w:t>
      </w:r>
      <w:r w:rsidRPr="00C35A2C">
        <w:rPr>
          <w:rFonts w:hint="cs"/>
          <w:rtl/>
        </w:rPr>
        <w:t xml:space="preserve"> היה</w:t>
      </w:r>
    </w:p>
    <w:p w14:paraId="22713927" w14:textId="0916D5B6" w:rsidR="007709F3" w:rsidRDefault="00910F84" w:rsidP="007709F3">
      <w:pPr>
        <w:pStyle w:val="36"/>
        <w:framePr w:wrap="notBeside"/>
        <w:rPr>
          <w:rtl/>
        </w:rPr>
      </w:pPr>
      <w:r w:rsidRPr="00C35A2C">
        <w:rPr>
          <w:rtl/>
        </w:rPr>
        <w:t>- א</w:t>
      </w:r>
      <w:r>
        <w:rPr>
          <w:rtl/>
        </w:rPr>
        <w:t>"</w:t>
      </w:r>
      <w:r w:rsidRPr="00C35A2C">
        <w:rPr>
          <w:rtl/>
        </w:rPr>
        <w:t>ד:</w:t>
      </w:r>
      <w:r w:rsidR="0099406B">
        <w:rPr>
          <w:rFonts w:hint="cs"/>
          <w:rtl/>
        </w:rPr>
        <w:t xml:space="preserve"> חלקו:</w:t>
      </w:r>
    </w:p>
    <w:p w14:paraId="4440471C" w14:textId="3395111D" w:rsidR="00910F84" w:rsidRPr="0099406B" w:rsidRDefault="00910F84" w:rsidP="007709F3">
      <w:pPr>
        <w:rPr>
          <w:rStyle w:val="affff8"/>
          <w:rtl/>
        </w:rPr>
      </w:pPr>
      <w:r w:rsidRPr="00C35A2C">
        <w:rPr>
          <w:rtl/>
        </w:rPr>
        <w:t xml:space="preserve">בתוספת </w:t>
      </w:r>
      <w:r w:rsidRPr="007709F3">
        <w:rPr>
          <w:rStyle w:val="affff1"/>
          <w:rtl/>
        </w:rPr>
        <w:t>ר</w:t>
      </w:r>
      <w:r w:rsidRPr="007709F3">
        <w:rPr>
          <w:rStyle w:val="affff1"/>
          <w:rFonts w:hint="cs"/>
          <w:rtl/>
        </w:rPr>
        <w:t>יב</w:t>
      </w:r>
      <w:r w:rsidRPr="007709F3">
        <w:rPr>
          <w:rStyle w:val="affff1"/>
          <w:rtl/>
        </w:rPr>
        <w:t>"</w:t>
      </w:r>
      <w:r w:rsidRPr="007709F3">
        <w:rPr>
          <w:rStyle w:val="affff1"/>
          <w:rFonts w:hint="cs"/>
          <w:rtl/>
        </w:rPr>
        <w:t>ל</w:t>
      </w:r>
      <w:r w:rsidRPr="00C35A2C">
        <w:rPr>
          <w:rFonts w:hint="cs"/>
          <w:rtl/>
        </w:rPr>
        <w:t xml:space="preserve"> </w:t>
      </w:r>
      <w:r w:rsidRPr="0099406B">
        <w:rPr>
          <w:rStyle w:val="afff"/>
          <w:rFonts w:hint="cs"/>
          <w:rtl/>
        </w:rPr>
        <w:t>כ</w:t>
      </w:r>
      <w:r w:rsidRPr="0099406B">
        <w:rPr>
          <w:rStyle w:val="afff"/>
          <w:rtl/>
        </w:rPr>
        <w:t>"</w:t>
      </w:r>
      <w:r w:rsidRPr="0099406B">
        <w:rPr>
          <w:rStyle w:val="afff"/>
          <w:rFonts w:hint="cs"/>
          <w:rtl/>
        </w:rPr>
        <w:t>ד</w:t>
      </w:r>
      <w:r w:rsidRPr="00C35A2C">
        <w:rPr>
          <w:rFonts w:hint="cs"/>
          <w:rtl/>
        </w:rPr>
        <w:t xml:space="preserve"> </w:t>
      </w:r>
      <w:r w:rsidRPr="0099406B">
        <w:rPr>
          <w:rStyle w:val="affff8"/>
          <w:rFonts w:hint="cs"/>
          <w:rtl/>
        </w:rPr>
        <w:t>הלך שש ועמדה י'ב ושוב עמידתו כיום תמים</w:t>
      </w:r>
    </w:p>
    <w:p w14:paraId="50DEFDF5" w14:textId="0411BD40" w:rsidR="007709F3" w:rsidRDefault="00910F84" w:rsidP="007709F3">
      <w:pPr>
        <w:pStyle w:val="36"/>
        <w:framePr w:wrap="notBeside"/>
        <w:rPr>
          <w:rtl/>
        </w:rPr>
      </w:pPr>
      <w:r w:rsidRPr="00C35A2C">
        <w:rPr>
          <w:b/>
          <w:bCs/>
          <w:rtl/>
        </w:rPr>
        <w:t>ר</w:t>
      </w:r>
      <w:r>
        <w:rPr>
          <w:b/>
          <w:bCs/>
          <w:rtl/>
        </w:rPr>
        <w:t>"</w:t>
      </w:r>
      <w:r w:rsidRPr="00C35A2C">
        <w:rPr>
          <w:b/>
          <w:bCs/>
          <w:rtl/>
        </w:rPr>
        <w:t>א</w:t>
      </w:r>
      <w:r w:rsidRPr="00C35A2C">
        <w:rPr>
          <w:rtl/>
        </w:rPr>
        <w:t>:</w:t>
      </w:r>
    </w:p>
    <w:p w14:paraId="70F4D2F6" w14:textId="35D913DC" w:rsidR="00910F84" w:rsidRPr="0099406B" w:rsidRDefault="00910F84" w:rsidP="00910F84">
      <w:pPr>
        <w:rPr>
          <w:rStyle w:val="affff8"/>
          <w:rtl/>
        </w:rPr>
      </w:pPr>
      <w:r w:rsidRPr="0099406B">
        <w:rPr>
          <w:rStyle w:val="afff"/>
          <w:rFonts w:hint="cs"/>
          <w:rtl/>
        </w:rPr>
        <w:t>ל</w:t>
      </w:r>
      <w:r w:rsidRPr="0099406B">
        <w:rPr>
          <w:rStyle w:val="afff"/>
          <w:rtl/>
        </w:rPr>
        <w:t>"</w:t>
      </w:r>
      <w:r w:rsidRPr="0099406B">
        <w:rPr>
          <w:rStyle w:val="afff"/>
          <w:rFonts w:hint="cs"/>
          <w:rtl/>
        </w:rPr>
        <w:t>ו</w:t>
      </w:r>
      <w:r w:rsidRPr="00C35A2C">
        <w:rPr>
          <w:rFonts w:hint="cs"/>
          <w:rtl/>
        </w:rPr>
        <w:t xml:space="preserve"> </w:t>
      </w:r>
      <w:r w:rsidRPr="0099406B">
        <w:rPr>
          <w:rStyle w:val="affff8"/>
          <w:rFonts w:hint="cs"/>
          <w:rtl/>
        </w:rPr>
        <w:t>הלכה שש ועמדה י</w:t>
      </w:r>
      <w:r w:rsidRPr="0099406B">
        <w:rPr>
          <w:rStyle w:val="affff8"/>
          <w:rtl/>
        </w:rPr>
        <w:t>"</w:t>
      </w:r>
      <w:r w:rsidRPr="0099406B">
        <w:rPr>
          <w:rStyle w:val="affff8"/>
          <w:rFonts w:hint="cs"/>
          <w:rtl/>
        </w:rPr>
        <w:t xml:space="preserve">ב הלכה שש ועמדה כ'ד </w:t>
      </w:r>
      <w:r w:rsidRPr="0099406B">
        <w:rPr>
          <w:rStyle w:val="affff8"/>
          <w:rtl/>
        </w:rPr>
        <w:t>ולא אץ לבוא כיום תמים;</w:t>
      </w:r>
    </w:p>
    <w:p w14:paraId="0904A0C6" w14:textId="77777777" w:rsidR="007709F3" w:rsidRDefault="00910F84" w:rsidP="007709F3">
      <w:pPr>
        <w:pStyle w:val="36"/>
        <w:framePr w:wrap="notBeside"/>
        <w:rPr>
          <w:rtl/>
        </w:rPr>
      </w:pPr>
      <w:r w:rsidRPr="00C35A2C">
        <w:rPr>
          <w:rtl/>
        </w:rPr>
        <w:t>ר</w:t>
      </w:r>
      <w:r w:rsidRPr="00C35A2C">
        <w:rPr>
          <w:rFonts w:hint="cs"/>
          <w:rtl/>
        </w:rPr>
        <w:t>שב</w:t>
      </w:r>
      <w:r>
        <w:rPr>
          <w:rtl/>
        </w:rPr>
        <w:t>"</w:t>
      </w:r>
      <w:r w:rsidRPr="00C35A2C">
        <w:rPr>
          <w:rFonts w:hint="cs"/>
          <w:rtl/>
        </w:rPr>
        <w:t>נ:</w:t>
      </w:r>
    </w:p>
    <w:p w14:paraId="00313F23" w14:textId="605C01FD" w:rsidR="00910F84" w:rsidRPr="0099406B" w:rsidRDefault="00910F84" w:rsidP="007709F3">
      <w:pPr>
        <w:spacing w:after="120"/>
        <w:rPr>
          <w:rStyle w:val="affff8"/>
          <w:rtl/>
        </w:rPr>
      </w:pPr>
      <w:r w:rsidRPr="007709F3">
        <w:rPr>
          <w:rStyle w:val="afff"/>
          <w:rFonts w:hint="cs"/>
          <w:rtl/>
        </w:rPr>
        <w:t>מ</w:t>
      </w:r>
      <w:r w:rsidRPr="007709F3">
        <w:rPr>
          <w:rStyle w:val="afff"/>
          <w:rtl/>
        </w:rPr>
        <w:t>"</w:t>
      </w:r>
      <w:r w:rsidRPr="007709F3">
        <w:rPr>
          <w:rStyle w:val="afff"/>
          <w:rFonts w:hint="cs"/>
          <w:rtl/>
        </w:rPr>
        <w:t>ח</w:t>
      </w:r>
      <w:r w:rsidRPr="007709F3">
        <w:rPr>
          <w:rStyle w:val="afff"/>
          <w:rtl/>
        </w:rPr>
        <w:t xml:space="preserve"> </w:t>
      </w:r>
      <w:r w:rsidRPr="0099406B">
        <w:rPr>
          <w:rStyle w:val="affff8"/>
          <w:rFonts w:hint="cs"/>
          <w:rtl/>
        </w:rPr>
        <w:t>הלכה שש ועמדה כ'ד הלכה שש ומקיש עמידתו לביאתו ד</w:t>
      </w:r>
      <w:r w:rsidRPr="0099406B">
        <w:rPr>
          <w:rStyle w:val="affff8"/>
          <w:rtl/>
        </w:rPr>
        <w:t>כיום תמים.</w:t>
      </w:r>
    </w:p>
    <w:p w14:paraId="7C4FDBC8" w14:textId="448EB557" w:rsidR="00910F84" w:rsidRPr="0099406B" w:rsidRDefault="00910F84" w:rsidP="00805DC2">
      <w:pPr>
        <w:pStyle w:val="affff2"/>
        <w:rPr>
          <w:rtl/>
        </w:rPr>
      </w:pPr>
      <w:r w:rsidRPr="0099406B">
        <w:rPr>
          <w:rtl/>
        </w:rPr>
        <w:t>כשם שעמדה חמה ליהושע, כך עמדה למשה ולנקדימון בן גוריון.</w:t>
      </w:r>
    </w:p>
    <w:p w14:paraId="1EAF7F19" w14:textId="77777777" w:rsidR="00910F84" w:rsidRPr="00C35A2C" w:rsidRDefault="00910F84" w:rsidP="00910F84">
      <w:pPr>
        <w:rPr>
          <w:rtl/>
        </w:rPr>
      </w:pPr>
      <w:r w:rsidRPr="00C35A2C">
        <w:rPr>
          <w:rtl/>
        </w:rPr>
        <w:t>יהושע, קראי.</w:t>
      </w:r>
    </w:p>
    <w:p w14:paraId="4DAB921C" w14:textId="77777777" w:rsidR="00910F84" w:rsidRPr="00C35A2C" w:rsidRDefault="00910F84" w:rsidP="00910F84">
      <w:pPr>
        <w:rPr>
          <w:rtl/>
        </w:rPr>
      </w:pPr>
      <w:r w:rsidRPr="00C35A2C">
        <w:rPr>
          <w:rtl/>
        </w:rPr>
        <w:t>נקדימון בן גוריון, גמרא.</w:t>
      </w:r>
    </w:p>
    <w:p w14:paraId="4A112692" w14:textId="77777777" w:rsidR="00910F84" w:rsidRPr="00C35A2C" w:rsidRDefault="00910F84" w:rsidP="00910F84">
      <w:pPr>
        <w:rPr>
          <w:rtl/>
        </w:rPr>
      </w:pPr>
      <w:r w:rsidRPr="007709F3">
        <w:rPr>
          <w:rStyle w:val="afff"/>
          <w:rtl/>
        </w:rPr>
        <w:t>למשה</w:t>
      </w:r>
      <w:r w:rsidRPr="00C35A2C">
        <w:rPr>
          <w:rtl/>
        </w:rPr>
        <w:t xml:space="preserve"> </w:t>
      </w:r>
      <w:r w:rsidRPr="007709F3">
        <w:rPr>
          <w:rStyle w:val="affff1"/>
          <w:rFonts w:hint="cs"/>
          <w:rtl/>
        </w:rPr>
        <w:t>ד</w:t>
      </w:r>
      <w:r w:rsidRPr="007709F3">
        <w:rPr>
          <w:rStyle w:val="affff1"/>
          <w:rtl/>
        </w:rPr>
        <w:t>אתיא</w:t>
      </w:r>
      <w:r w:rsidRPr="00C35A2C">
        <w:rPr>
          <w:rtl/>
        </w:rPr>
        <w:t xml:space="preserve"> </w:t>
      </w:r>
      <w:r>
        <w:rPr>
          <w:rStyle w:val="afffd"/>
          <w:rFonts w:hint="cs"/>
          <w:rtl/>
        </w:rPr>
        <w:t>'</w:t>
      </w:r>
      <w:r w:rsidRPr="002737C4">
        <w:rPr>
          <w:rStyle w:val="afffd"/>
          <w:rtl/>
        </w:rPr>
        <w:t>אחל אחל</w:t>
      </w:r>
      <w:r w:rsidRPr="002737C4">
        <w:rPr>
          <w:rStyle w:val="afffd"/>
          <w:rFonts w:hint="cs"/>
          <w:rtl/>
        </w:rPr>
        <w:t>'</w:t>
      </w:r>
      <w:r w:rsidRPr="00C35A2C">
        <w:rPr>
          <w:rtl/>
        </w:rPr>
        <w:t>,</w:t>
      </w:r>
      <w:r w:rsidRPr="00FF1C37">
        <w:rPr>
          <w:rStyle w:val="afffd"/>
          <w:rtl/>
        </w:rPr>
        <w:t xml:space="preserve"> </w:t>
      </w:r>
      <w:r w:rsidRPr="00FF1C37">
        <w:rPr>
          <w:rStyle w:val="afffd"/>
          <w:rFonts w:hint="cs"/>
          <w:rtl/>
        </w:rPr>
        <w:t>'</w:t>
      </w:r>
      <w:r w:rsidRPr="00FF1C37">
        <w:rPr>
          <w:rStyle w:val="afffd"/>
          <w:rtl/>
        </w:rPr>
        <w:t>אחל תת פחדך</w:t>
      </w:r>
      <w:r w:rsidRPr="00FF1C37">
        <w:rPr>
          <w:rStyle w:val="afffd"/>
          <w:rFonts w:hint="cs"/>
          <w:rtl/>
        </w:rPr>
        <w:t>'</w:t>
      </w:r>
      <w:r w:rsidRPr="00FF1C37">
        <w:rPr>
          <w:rStyle w:val="afffd"/>
          <w:rtl/>
        </w:rPr>
        <w:t>,</w:t>
      </w:r>
      <w:r w:rsidRPr="00C35A2C">
        <w:rPr>
          <w:rtl/>
        </w:rPr>
        <w:t xml:space="preserve"> </w:t>
      </w:r>
      <w:r w:rsidRPr="007709F3">
        <w:rPr>
          <w:rStyle w:val="afff"/>
          <w:rtl/>
        </w:rPr>
        <w:t>וביהושע:</w:t>
      </w:r>
      <w:r w:rsidRPr="00FF1C37">
        <w:rPr>
          <w:rStyle w:val="afffd"/>
          <w:rtl/>
        </w:rPr>
        <w:t xml:space="preserve"> </w:t>
      </w:r>
      <w:r w:rsidRPr="00FF1C37">
        <w:rPr>
          <w:rStyle w:val="afffd"/>
          <w:rFonts w:hint="cs"/>
          <w:rtl/>
        </w:rPr>
        <w:t>'</w:t>
      </w:r>
      <w:r w:rsidRPr="00FF1C37">
        <w:rPr>
          <w:rStyle w:val="afffd"/>
          <w:rtl/>
        </w:rPr>
        <w:t>אחל גדלך</w:t>
      </w:r>
      <w:r w:rsidRPr="00FF1C37">
        <w:rPr>
          <w:rStyle w:val="afffd"/>
          <w:rFonts w:hint="cs"/>
          <w:rtl/>
        </w:rPr>
        <w:t>'</w:t>
      </w:r>
      <w:r w:rsidRPr="00FF1C37">
        <w:rPr>
          <w:rStyle w:val="afffd"/>
          <w:rtl/>
        </w:rPr>
        <w:t>.</w:t>
      </w:r>
    </w:p>
    <w:p w14:paraId="5C15FDF2" w14:textId="77777777" w:rsidR="007709F3" w:rsidRDefault="00910F84" w:rsidP="007709F3">
      <w:pPr>
        <w:pStyle w:val="36"/>
        <w:framePr w:wrap="notBeside"/>
        <w:rPr>
          <w:rtl/>
        </w:rPr>
      </w:pPr>
      <w:r w:rsidRPr="00C35A2C">
        <w:rPr>
          <w:rtl/>
        </w:rPr>
        <w:t>ולרי</w:t>
      </w:r>
      <w:r>
        <w:rPr>
          <w:rtl/>
        </w:rPr>
        <w:t>"</w:t>
      </w:r>
      <w:r w:rsidRPr="00C35A2C">
        <w:rPr>
          <w:rtl/>
        </w:rPr>
        <w:t>ו:</w:t>
      </w:r>
    </w:p>
    <w:p w14:paraId="0F01862F" w14:textId="4DDF1A54" w:rsidR="00910F84" w:rsidRPr="00C35A2C" w:rsidRDefault="00910F84" w:rsidP="00910F84">
      <w:pPr>
        <w:rPr>
          <w:rtl/>
        </w:rPr>
      </w:pPr>
      <w:r w:rsidRPr="007709F3">
        <w:rPr>
          <w:rStyle w:val="affff1"/>
          <w:rtl/>
        </w:rPr>
        <w:t>אתיא</w:t>
      </w:r>
      <w:r w:rsidRPr="00FF1C37">
        <w:rPr>
          <w:rStyle w:val="afffd"/>
          <w:rtl/>
        </w:rPr>
        <w:t xml:space="preserve"> </w:t>
      </w:r>
      <w:r w:rsidRPr="00FF1C37">
        <w:rPr>
          <w:rStyle w:val="afffd"/>
          <w:rFonts w:hint="cs"/>
          <w:rtl/>
        </w:rPr>
        <w:t>'</w:t>
      </w:r>
      <w:r w:rsidRPr="00FF1C37">
        <w:rPr>
          <w:rStyle w:val="afffd"/>
          <w:rtl/>
        </w:rPr>
        <w:t>תת תת</w:t>
      </w:r>
      <w:r w:rsidRPr="00FF1C37">
        <w:rPr>
          <w:rStyle w:val="afffd"/>
          <w:rFonts w:hint="cs"/>
          <w:rtl/>
        </w:rPr>
        <w:t>'</w:t>
      </w:r>
      <w:r w:rsidRPr="00FF1C37">
        <w:rPr>
          <w:rStyle w:val="afffd"/>
          <w:rtl/>
        </w:rPr>
        <w:t xml:space="preserve">, </w:t>
      </w:r>
      <w:r w:rsidRPr="00FF1C37">
        <w:rPr>
          <w:rStyle w:val="afffd"/>
          <w:rFonts w:hint="cs"/>
          <w:rtl/>
        </w:rPr>
        <w:t>'</w:t>
      </w:r>
      <w:r w:rsidRPr="00FF1C37">
        <w:rPr>
          <w:rStyle w:val="afffd"/>
          <w:rtl/>
        </w:rPr>
        <w:t>אחל תת פחדך</w:t>
      </w:r>
      <w:r w:rsidRPr="00FF1C37">
        <w:rPr>
          <w:rStyle w:val="afffd"/>
          <w:rFonts w:hint="cs"/>
          <w:rtl/>
        </w:rPr>
        <w:t>'</w:t>
      </w:r>
      <w:r w:rsidRPr="00FF1C37">
        <w:rPr>
          <w:rStyle w:val="afffd"/>
          <w:rtl/>
        </w:rPr>
        <w:t>,</w:t>
      </w:r>
      <w:r w:rsidRPr="00C35A2C">
        <w:rPr>
          <w:rtl/>
        </w:rPr>
        <w:t xml:space="preserve"> </w:t>
      </w:r>
      <w:r w:rsidRPr="007709F3">
        <w:rPr>
          <w:rStyle w:val="afff"/>
          <w:rtl/>
        </w:rPr>
        <w:t>וביהושע:</w:t>
      </w:r>
      <w:r w:rsidRPr="00C35A2C">
        <w:rPr>
          <w:rtl/>
        </w:rPr>
        <w:t xml:space="preserve"> </w:t>
      </w:r>
      <w:r w:rsidRPr="003366C8">
        <w:rPr>
          <w:rStyle w:val="afffd"/>
          <w:rFonts w:hint="cs"/>
          <w:rtl/>
        </w:rPr>
        <w:t>'</w:t>
      </w:r>
      <w:r w:rsidRPr="003366C8">
        <w:rPr>
          <w:rStyle w:val="afffd"/>
          <w:rtl/>
        </w:rPr>
        <w:t>ביום תת ה' את האמורי</w:t>
      </w:r>
      <w:r w:rsidRPr="003366C8">
        <w:rPr>
          <w:rStyle w:val="afffd"/>
          <w:rFonts w:hint="cs"/>
          <w:rtl/>
        </w:rPr>
        <w:t>'</w:t>
      </w:r>
      <w:r w:rsidRPr="003366C8">
        <w:rPr>
          <w:rStyle w:val="afffd"/>
          <w:rtl/>
        </w:rPr>
        <w:t>.</w:t>
      </w:r>
    </w:p>
    <w:p w14:paraId="3BDAE0D7" w14:textId="77777777" w:rsidR="007709F3" w:rsidRDefault="00910F84" w:rsidP="007709F3">
      <w:pPr>
        <w:pStyle w:val="36"/>
        <w:framePr w:wrap="notBeside"/>
        <w:rPr>
          <w:rtl/>
        </w:rPr>
      </w:pPr>
      <w:r w:rsidRPr="00C35A2C">
        <w:rPr>
          <w:rFonts w:hint="cs"/>
          <w:rtl/>
        </w:rPr>
        <w:t>רשב</w:t>
      </w:r>
      <w:r>
        <w:rPr>
          <w:rtl/>
        </w:rPr>
        <w:t>"</w:t>
      </w:r>
      <w:r w:rsidRPr="00C35A2C">
        <w:rPr>
          <w:rFonts w:hint="cs"/>
          <w:rtl/>
        </w:rPr>
        <w:t>נ</w:t>
      </w:r>
    </w:p>
    <w:p w14:paraId="48857611" w14:textId="50CF3276" w:rsidR="00910F84" w:rsidRPr="00C35A2C" w:rsidRDefault="00910F84" w:rsidP="0099406B">
      <w:pPr>
        <w:spacing w:after="120"/>
        <w:rPr>
          <w:rtl/>
        </w:rPr>
      </w:pPr>
      <w:r w:rsidRPr="007709F3">
        <w:rPr>
          <w:rStyle w:val="affff1"/>
          <w:rFonts w:hint="cs"/>
          <w:rtl/>
        </w:rPr>
        <w:t>מגוף הפסוק</w:t>
      </w:r>
      <w:r w:rsidRPr="007709F3">
        <w:rPr>
          <w:rStyle w:val="affff1"/>
          <w:rtl/>
        </w:rPr>
        <w:t>:</w:t>
      </w:r>
      <w:r w:rsidRPr="00FF1C37">
        <w:rPr>
          <w:rStyle w:val="afffd"/>
          <w:rtl/>
        </w:rPr>
        <w:t xml:space="preserve"> </w:t>
      </w:r>
      <w:r w:rsidRPr="00FF1C37">
        <w:rPr>
          <w:rStyle w:val="afffd"/>
          <w:rFonts w:hint="cs"/>
          <w:rtl/>
        </w:rPr>
        <w:t>'</w:t>
      </w:r>
      <w:r w:rsidRPr="00FF1C37">
        <w:rPr>
          <w:rStyle w:val="afffd"/>
          <w:rtl/>
        </w:rPr>
        <w:t>אשר ישמעון שמעך ורגזו וחלו מפניך</w:t>
      </w:r>
      <w:r w:rsidRPr="00FF1C37">
        <w:rPr>
          <w:rStyle w:val="afffd"/>
          <w:rFonts w:hint="cs"/>
          <w:rtl/>
        </w:rPr>
        <w:t>'</w:t>
      </w:r>
      <w:r w:rsidRPr="00FF1C37">
        <w:rPr>
          <w:rStyle w:val="afffd"/>
          <w:rtl/>
        </w:rPr>
        <w:t>,</w:t>
      </w:r>
      <w:r w:rsidRPr="00C35A2C">
        <w:rPr>
          <w:rtl/>
        </w:rPr>
        <w:t xml:space="preserve"> </w:t>
      </w:r>
      <w:r w:rsidRPr="00C35A2C">
        <w:rPr>
          <w:rFonts w:hint="cs"/>
          <w:rtl/>
        </w:rPr>
        <w:t xml:space="preserve">- </w:t>
      </w:r>
      <w:r w:rsidRPr="00C35A2C">
        <w:rPr>
          <w:rtl/>
        </w:rPr>
        <w:t xml:space="preserve"> בשעה שעמדה לו חמה למשה.</w:t>
      </w:r>
    </w:p>
    <w:p w14:paraId="672577E5" w14:textId="64B893DB" w:rsidR="007709F3" w:rsidRDefault="00910F84" w:rsidP="007709F3">
      <w:pPr>
        <w:pStyle w:val="36"/>
        <w:framePr w:wrap="notBeside"/>
        <w:rPr>
          <w:rtl/>
        </w:rPr>
      </w:pPr>
      <w:r w:rsidRPr="00C35A2C">
        <w:rPr>
          <w:rFonts w:hint="cs"/>
          <w:rtl/>
        </w:rPr>
        <w:t>והך</w:t>
      </w:r>
    </w:p>
    <w:p w14:paraId="6454BF96" w14:textId="77777777" w:rsidR="007709F3" w:rsidRDefault="00910F84" w:rsidP="007709F3">
      <w:pPr>
        <w:rPr>
          <w:rtl/>
        </w:rPr>
      </w:pPr>
      <w:r w:rsidRPr="00C35A2C">
        <w:rPr>
          <w:rFonts w:hint="cs"/>
          <w:rtl/>
        </w:rPr>
        <w:t xml:space="preserve"> ד</w:t>
      </w:r>
      <w:r w:rsidRPr="00433F0E">
        <w:rPr>
          <w:rStyle w:val="afffd"/>
          <w:rFonts w:hint="cs"/>
          <w:rtl/>
        </w:rPr>
        <w:t>'</w:t>
      </w:r>
      <w:r w:rsidRPr="00433F0E">
        <w:rPr>
          <w:rStyle w:val="afffd"/>
          <w:rtl/>
        </w:rPr>
        <w:t>ולא היה כיום ההוא לפניו ואחריו</w:t>
      </w:r>
      <w:r w:rsidRPr="00C35A2C">
        <w:rPr>
          <w:rtl/>
        </w:rPr>
        <w:t>!</w:t>
      </w:r>
    </w:p>
    <w:p w14:paraId="665B2CD1" w14:textId="44C1FBB6" w:rsidR="007709F3" w:rsidRDefault="00910F84" w:rsidP="007709F3">
      <w:pPr>
        <w:pStyle w:val="36"/>
        <w:framePr w:wrap="notBeside"/>
        <w:rPr>
          <w:rtl/>
        </w:rPr>
      </w:pPr>
      <w:r>
        <w:rPr>
          <w:rtl/>
        </w:rPr>
        <w:t xml:space="preserve">- </w:t>
      </w:r>
      <w:r w:rsidR="0099406B">
        <w:rPr>
          <w:rFonts w:hint="cs"/>
          <w:rtl/>
        </w:rPr>
        <w:t>א.</w:t>
      </w:r>
    </w:p>
    <w:p w14:paraId="73B7B73A" w14:textId="77777777" w:rsidR="007709F3" w:rsidRDefault="00910F84" w:rsidP="007709F3">
      <w:pPr>
        <w:rPr>
          <w:rtl/>
        </w:rPr>
      </w:pPr>
      <w:r w:rsidRPr="00C35A2C">
        <w:rPr>
          <w:rtl/>
        </w:rPr>
        <w:t xml:space="preserve"> שעות הוא דלא הוו נפיש כולי האי;</w:t>
      </w:r>
    </w:p>
    <w:p w14:paraId="31E5A4A1" w14:textId="4FE3ED3A" w:rsidR="007709F3" w:rsidRDefault="00910F84" w:rsidP="007709F3">
      <w:pPr>
        <w:pStyle w:val="36"/>
        <w:framePr w:wrap="notBeside"/>
        <w:rPr>
          <w:rStyle w:val="afffd"/>
          <w:rtl/>
        </w:rPr>
      </w:pPr>
      <w:r>
        <w:rPr>
          <w:rtl/>
        </w:rPr>
        <w:t xml:space="preserve">- </w:t>
      </w:r>
      <w:r w:rsidR="0099406B">
        <w:rPr>
          <w:rFonts w:hint="cs"/>
          <w:rtl/>
        </w:rPr>
        <w:t>ב.</w:t>
      </w:r>
      <w:r w:rsidRPr="00BB7274">
        <w:rPr>
          <w:rStyle w:val="afffd"/>
          <w:rtl/>
        </w:rPr>
        <w:t xml:space="preserve"> </w:t>
      </w:r>
    </w:p>
    <w:p w14:paraId="34A94C1B" w14:textId="456795AB" w:rsidR="00910F84" w:rsidRPr="00314F9D" w:rsidRDefault="00910F84" w:rsidP="007709F3">
      <w:pPr>
        <w:spacing w:after="120"/>
        <w:rPr>
          <w:rStyle w:val="afffd"/>
          <w:rtl/>
        </w:rPr>
      </w:pPr>
      <w:r w:rsidRPr="00BB7274">
        <w:rPr>
          <w:rStyle w:val="afffd"/>
          <w:rFonts w:hint="cs"/>
          <w:rtl/>
        </w:rPr>
        <w:t>'</w:t>
      </w:r>
      <w:r w:rsidRPr="00BB7274">
        <w:rPr>
          <w:rStyle w:val="afffd"/>
          <w:rtl/>
        </w:rPr>
        <w:t>אבני ברד לא הוו</w:t>
      </w:r>
      <w:r w:rsidRPr="00BB7274">
        <w:rPr>
          <w:rStyle w:val="afffd"/>
          <w:rFonts w:hint="cs"/>
          <w:rtl/>
        </w:rPr>
        <w:t>'</w:t>
      </w:r>
      <w:r w:rsidRPr="00BB7274">
        <w:rPr>
          <w:rStyle w:val="afffd"/>
          <w:rtl/>
        </w:rPr>
        <w:t>,</w:t>
      </w:r>
      <w:r w:rsidRPr="00C35A2C">
        <w:rPr>
          <w:rtl/>
        </w:rPr>
        <w:t xml:space="preserve"> </w:t>
      </w:r>
      <w:r w:rsidRPr="00314F9D">
        <w:rPr>
          <w:rStyle w:val="afffd"/>
          <w:rtl/>
        </w:rPr>
        <w:t>ד</w:t>
      </w:r>
      <w:r w:rsidRPr="00314F9D">
        <w:rPr>
          <w:rStyle w:val="afffd"/>
          <w:rFonts w:hint="cs"/>
          <w:rtl/>
        </w:rPr>
        <w:t>'</w:t>
      </w:r>
      <w:r w:rsidRPr="00314F9D">
        <w:rPr>
          <w:rStyle w:val="afffd"/>
          <w:rtl/>
        </w:rPr>
        <w:t>ויהי בנוסם מפני בני ישראל הם במורד בית חורון וה' השליך עליהם אבנים גדולות מן השמים עד עזקה וימותו</w:t>
      </w:r>
      <w:r w:rsidRPr="00314F9D">
        <w:rPr>
          <w:rStyle w:val="afffd"/>
          <w:rFonts w:hint="cs"/>
          <w:rtl/>
        </w:rPr>
        <w:t>'</w:t>
      </w:r>
      <w:r w:rsidRPr="00314F9D">
        <w:rPr>
          <w:rStyle w:val="afffd"/>
          <w:rtl/>
        </w:rPr>
        <w:t>.</w:t>
      </w:r>
    </w:p>
    <w:p w14:paraId="38F77F81" w14:textId="77777777" w:rsidR="007709F3" w:rsidRDefault="00910F84" w:rsidP="007709F3">
      <w:pPr>
        <w:pStyle w:val="36"/>
        <w:framePr w:wrap="notBeside"/>
        <w:rPr>
          <w:rtl/>
        </w:rPr>
      </w:pPr>
      <w:r w:rsidRPr="00C35A2C">
        <w:rPr>
          <w:rtl/>
        </w:rPr>
        <w:t xml:space="preserve">• </w:t>
      </w:r>
    </w:p>
    <w:p w14:paraId="1D5CD74D" w14:textId="77777777" w:rsidR="007709F3" w:rsidRDefault="00910F84" w:rsidP="007709F3">
      <w:pPr>
        <w:rPr>
          <w:b/>
          <w:bCs/>
          <w:rtl/>
        </w:rPr>
      </w:pPr>
      <w:r w:rsidRPr="00C35A2C">
        <w:rPr>
          <w:rFonts w:hint="cs"/>
          <w:rtl/>
        </w:rPr>
        <w:t>'</w:t>
      </w:r>
      <w:r w:rsidRPr="001F3CA4">
        <w:rPr>
          <w:rStyle w:val="afffd"/>
          <w:rtl/>
        </w:rPr>
        <w:t>ויאמר ללמד בני יהודה קשת הנה כתובה על ספר הישר</w:t>
      </w:r>
      <w:r w:rsidRPr="001F3CA4">
        <w:rPr>
          <w:rStyle w:val="afffd"/>
          <w:rFonts w:hint="cs"/>
          <w:rtl/>
        </w:rPr>
        <w:t>',</w:t>
      </w:r>
    </w:p>
    <w:p w14:paraId="6E7B1D57" w14:textId="77777777" w:rsidR="007709F3" w:rsidRDefault="00910F84" w:rsidP="007709F3">
      <w:pPr>
        <w:pStyle w:val="36"/>
        <w:framePr w:wrap="notBeside"/>
        <w:rPr>
          <w:rtl/>
        </w:rPr>
      </w:pPr>
      <w:r>
        <w:rPr>
          <w:rtl/>
        </w:rPr>
        <w:t xml:space="preserve">- </w:t>
      </w:r>
      <w:r w:rsidRPr="00C35A2C">
        <w:rPr>
          <w:rFonts w:hint="cs"/>
          <w:rtl/>
        </w:rPr>
        <w:t>א. רי</w:t>
      </w:r>
      <w:r>
        <w:rPr>
          <w:rtl/>
        </w:rPr>
        <w:t>"</w:t>
      </w:r>
      <w:r w:rsidRPr="00C35A2C">
        <w:rPr>
          <w:rFonts w:hint="cs"/>
          <w:rtl/>
        </w:rPr>
        <w:t>ו</w:t>
      </w:r>
      <w:r w:rsidRPr="00C35A2C">
        <w:rPr>
          <w:rtl/>
        </w:rPr>
        <w:t>:</w:t>
      </w:r>
    </w:p>
    <w:p w14:paraId="4C3AACED" w14:textId="77777777" w:rsidR="0099406B" w:rsidRDefault="00910F84" w:rsidP="007709F3">
      <w:pPr>
        <w:rPr>
          <w:rtl/>
        </w:rPr>
      </w:pPr>
      <w:r w:rsidRPr="00C35A2C">
        <w:rPr>
          <w:rtl/>
        </w:rPr>
        <w:t xml:space="preserve">זה ספר </w:t>
      </w:r>
      <w:r w:rsidR="0099406B" w:rsidRPr="0099406B">
        <w:rPr>
          <w:rStyle w:val="affff8"/>
          <w:rFonts w:hint="cs"/>
          <w:rtl/>
        </w:rPr>
        <w:t>בראשית</w:t>
      </w:r>
      <w:r w:rsidR="0099406B">
        <w:rPr>
          <w:rFonts w:hint="cs"/>
          <w:rtl/>
        </w:rPr>
        <w:t xml:space="preserve"> </w:t>
      </w:r>
      <w:r w:rsidRPr="00C35A2C">
        <w:rPr>
          <w:rtl/>
        </w:rPr>
        <w:t xml:space="preserve">אברהם יצחק ויעקב שנקראו ישרים, </w:t>
      </w:r>
    </w:p>
    <w:p w14:paraId="3649D752" w14:textId="145F583C" w:rsidR="007709F3" w:rsidRDefault="00910F84" w:rsidP="0099406B">
      <w:pPr>
        <w:spacing w:after="60"/>
        <w:rPr>
          <w:b/>
          <w:bCs/>
          <w:rtl/>
        </w:rPr>
      </w:pPr>
      <w:r w:rsidRPr="00314F9D">
        <w:rPr>
          <w:rStyle w:val="afffd"/>
          <w:rtl/>
        </w:rPr>
        <w:t>ד</w:t>
      </w:r>
      <w:r w:rsidRPr="00314F9D">
        <w:rPr>
          <w:rStyle w:val="afffd"/>
          <w:rFonts w:hint="cs"/>
          <w:rtl/>
        </w:rPr>
        <w:t>'</w:t>
      </w:r>
      <w:r w:rsidRPr="00314F9D">
        <w:rPr>
          <w:rStyle w:val="afffd"/>
          <w:rtl/>
        </w:rPr>
        <w:t>תמות נפשי מות ישרים ותהי אחריתי כמוהו</w:t>
      </w:r>
      <w:r>
        <w:rPr>
          <w:rStyle w:val="afffd"/>
          <w:rFonts w:hint="cs"/>
          <w:rtl/>
        </w:rPr>
        <w:t>'</w:t>
      </w:r>
      <w:r w:rsidR="0099406B">
        <w:rPr>
          <w:rStyle w:val="afffd"/>
          <w:rFonts w:hint="cs"/>
          <w:rtl/>
        </w:rPr>
        <w:t xml:space="preserve">  </w:t>
      </w:r>
      <w:r w:rsidR="0099406B" w:rsidRPr="0099406B">
        <w:rPr>
          <w:rStyle w:val="affff1"/>
          <w:rFonts w:hint="cs"/>
          <w:rtl/>
        </w:rPr>
        <w:t>ורמיזא</w:t>
      </w:r>
      <w:r w:rsidR="0099406B">
        <w:rPr>
          <w:rStyle w:val="afffd"/>
          <w:rFonts w:hint="cs"/>
          <w:rtl/>
        </w:rPr>
        <w:t xml:space="preserve"> </w:t>
      </w:r>
      <w:r w:rsidRPr="00DA79EC">
        <w:rPr>
          <w:rStyle w:val="afffd"/>
          <w:rtl/>
        </w:rPr>
        <w:t>יהודה אתה יודוך אחיך ידך בעורף אויביך</w:t>
      </w:r>
      <w:r w:rsidRPr="00DA79EC">
        <w:rPr>
          <w:rStyle w:val="afffd"/>
          <w:rFonts w:hint="cs"/>
          <w:rtl/>
        </w:rPr>
        <w:t>'</w:t>
      </w:r>
      <w:r w:rsidRPr="00DA79EC">
        <w:rPr>
          <w:rStyle w:val="afffd"/>
          <w:rtl/>
        </w:rPr>
        <w:t>,</w:t>
      </w:r>
      <w:r w:rsidRPr="00C35A2C">
        <w:rPr>
          <w:rtl/>
        </w:rPr>
        <w:t xml:space="preserve"> מלחמה שצריכה יד כנגד עורף הוי אומר: זו קשת.</w:t>
      </w:r>
    </w:p>
    <w:p w14:paraId="1DE607E7" w14:textId="77777777" w:rsidR="007709F3" w:rsidRDefault="00910F84" w:rsidP="007709F3">
      <w:pPr>
        <w:pStyle w:val="36"/>
        <w:framePr w:wrap="notBeside"/>
        <w:rPr>
          <w:rtl/>
        </w:rPr>
      </w:pPr>
      <w:r>
        <w:rPr>
          <w:rtl/>
        </w:rPr>
        <w:t xml:space="preserve">- </w:t>
      </w:r>
      <w:r w:rsidRPr="00C35A2C">
        <w:rPr>
          <w:rFonts w:hint="cs"/>
          <w:rtl/>
        </w:rPr>
        <w:t xml:space="preserve">ב. </w:t>
      </w:r>
      <w:r w:rsidRPr="00C35A2C">
        <w:rPr>
          <w:rtl/>
        </w:rPr>
        <w:t>ר</w:t>
      </w:r>
      <w:r>
        <w:rPr>
          <w:rtl/>
        </w:rPr>
        <w:t>"</w:t>
      </w:r>
      <w:r w:rsidRPr="00C35A2C">
        <w:rPr>
          <w:rtl/>
        </w:rPr>
        <w:t xml:space="preserve">א: </w:t>
      </w:r>
    </w:p>
    <w:p w14:paraId="19C6530D" w14:textId="4A59F020" w:rsidR="007709F3" w:rsidRDefault="00910F84" w:rsidP="0099406B">
      <w:pPr>
        <w:spacing w:after="60"/>
        <w:rPr>
          <w:b/>
          <w:bCs/>
          <w:rtl/>
        </w:rPr>
      </w:pPr>
      <w:r w:rsidRPr="007709F3">
        <w:rPr>
          <w:rStyle w:val="afff"/>
          <w:rtl/>
        </w:rPr>
        <w:t>זה ספר משנה תורה,</w:t>
      </w:r>
      <w:r w:rsidRPr="00C35A2C">
        <w:rPr>
          <w:rtl/>
        </w:rPr>
        <w:t xml:space="preserve"> קרו ליה ספר הישר ד</w:t>
      </w:r>
      <w:r w:rsidRPr="00433F0E">
        <w:rPr>
          <w:rStyle w:val="afffd"/>
          <w:rFonts w:hint="cs"/>
          <w:rtl/>
        </w:rPr>
        <w:t>'</w:t>
      </w:r>
      <w:r w:rsidRPr="00433F0E">
        <w:rPr>
          <w:rStyle w:val="afffd"/>
          <w:rtl/>
        </w:rPr>
        <w:t>ועשית הישר והטוב בעיני ה'</w:t>
      </w:r>
      <w:r w:rsidRPr="00C35A2C">
        <w:rPr>
          <w:rFonts w:hint="cs"/>
          <w:rtl/>
        </w:rPr>
        <w:t xml:space="preserve"> </w:t>
      </w:r>
      <w:r w:rsidRPr="0099406B">
        <w:rPr>
          <w:rStyle w:val="affff1"/>
          <w:rFonts w:hint="cs"/>
          <w:rtl/>
        </w:rPr>
        <w:t>ורמיזא</w:t>
      </w:r>
      <w:r w:rsidRPr="00C35A2C">
        <w:rPr>
          <w:rFonts w:hint="cs"/>
          <w:rtl/>
        </w:rPr>
        <w:t xml:space="preserve"> ב'</w:t>
      </w:r>
      <w:r w:rsidRPr="001F3CA4">
        <w:rPr>
          <w:rStyle w:val="afffd"/>
          <w:rtl/>
        </w:rPr>
        <w:t>ידיו רב לו</w:t>
      </w:r>
      <w:r w:rsidRPr="001F3CA4">
        <w:rPr>
          <w:rStyle w:val="afffd"/>
          <w:rFonts w:hint="cs"/>
          <w:rtl/>
        </w:rPr>
        <w:t>'</w:t>
      </w:r>
      <w:r w:rsidR="0099406B">
        <w:rPr>
          <w:rFonts w:hint="cs"/>
          <w:rtl/>
        </w:rPr>
        <w:t xml:space="preserve"> </w:t>
      </w:r>
      <w:r w:rsidRPr="00C35A2C">
        <w:rPr>
          <w:rtl/>
        </w:rPr>
        <w:t>מלחמה שצריכה שתי ידים</w:t>
      </w:r>
      <w:r w:rsidR="0099406B">
        <w:rPr>
          <w:rFonts w:hint="cs"/>
          <w:rtl/>
        </w:rPr>
        <w:t xml:space="preserve"> </w:t>
      </w:r>
      <w:r w:rsidRPr="00C35A2C">
        <w:rPr>
          <w:rtl/>
        </w:rPr>
        <w:t>זו קשת.</w:t>
      </w:r>
    </w:p>
    <w:p w14:paraId="756466A5" w14:textId="77777777" w:rsidR="007709F3" w:rsidRDefault="00910F84" w:rsidP="007709F3">
      <w:pPr>
        <w:pStyle w:val="36"/>
        <w:framePr w:wrap="notBeside"/>
        <w:rPr>
          <w:rtl/>
        </w:rPr>
      </w:pPr>
      <w:r>
        <w:rPr>
          <w:rtl/>
        </w:rPr>
        <w:t xml:space="preserve">- </w:t>
      </w:r>
      <w:r w:rsidRPr="00C35A2C">
        <w:rPr>
          <w:rFonts w:hint="cs"/>
          <w:rtl/>
        </w:rPr>
        <w:t xml:space="preserve">ג. </w:t>
      </w:r>
      <w:r w:rsidRPr="00C35A2C">
        <w:rPr>
          <w:rtl/>
        </w:rPr>
        <w:t>ר</w:t>
      </w:r>
      <w:r w:rsidRPr="00C35A2C">
        <w:rPr>
          <w:rFonts w:hint="cs"/>
          <w:rtl/>
        </w:rPr>
        <w:t>שב</w:t>
      </w:r>
      <w:r>
        <w:rPr>
          <w:rtl/>
        </w:rPr>
        <w:t>"</w:t>
      </w:r>
      <w:r w:rsidRPr="00C35A2C">
        <w:rPr>
          <w:rFonts w:hint="cs"/>
          <w:rtl/>
        </w:rPr>
        <w:t>נ</w:t>
      </w:r>
      <w:r w:rsidRPr="00C35A2C">
        <w:rPr>
          <w:rtl/>
        </w:rPr>
        <w:t>:</w:t>
      </w:r>
    </w:p>
    <w:p w14:paraId="60DE3956" w14:textId="74F3994A" w:rsidR="00910F84" w:rsidRPr="00C35A2C" w:rsidRDefault="00910F84" w:rsidP="0099406B">
      <w:pPr>
        <w:spacing w:after="60"/>
        <w:rPr>
          <w:rtl/>
        </w:rPr>
      </w:pPr>
      <w:r w:rsidRPr="007709F3">
        <w:rPr>
          <w:rStyle w:val="afff"/>
          <w:rtl/>
        </w:rPr>
        <w:t>זה ספר שופטים,</w:t>
      </w:r>
      <w:r w:rsidRPr="00C35A2C">
        <w:rPr>
          <w:rtl/>
        </w:rPr>
        <w:t xml:space="preserve"> </w:t>
      </w:r>
      <w:r w:rsidRPr="00C35A2C">
        <w:rPr>
          <w:rFonts w:hint="cs"/>
          <w:rtl/>
        </w:rPr>
        <w:t>ו</w:t>
      </w:r>
      <w:r w:rsidRPr="00C35A2C">
        <w:rPr>
          <w:rtl/>
        </w:rPr>
        <w:t xml:space="preserve">קרו ליה ספר הישר </w:t>
      </w:r>
      <w:r w:rsidRPr="001F3CA4">
        <w:rPr>
          <w:rStyle w:val="afffd"/>
          <w:rtl/>
        </w:rPr>
        <w:t>ד</w:t>
      </w:r>
      <w:r w:rsidRPr="001F3CA4">
        <w:rPr>
          <w:rStyle w:val="afffd"/>
          <w:rFonts w:hint="cs"/>
          <w:rtl/>
        </w:rPr>
        <w:t>'</w:t>
      </w:r>
      <w:r w:rsidRPr="001F3CA4">
        <w:rPr>
          <w:rStyle w:val="afffd"/>
          <w:rtl/>
        </w:rPr>
        <w:t>בימים ההם אין מלך בישראל איש הישר בעיניו יעשה</w:t>
      </w:r>
      <w:r w:rsidRPr="001F3CA4">
        <w:rPr>
          <w:rStyle w:val="afffd"/>
          <w:rFonts w:hint="cs"/>
          <w:rtl/>
        </w:rPr>
        <w:t>'</w:t>
      </w:r>
      <w:r w:rsidRPr="001F3CA4">
        <w:rPr>
          <w:rStyle w:val="afffd"/>
          <w:rtl/>
        </w:rPr>
        <w:t>.</w:t>
      </w:r>
      <w:r w:rsidR="0099406B">
        <w:rPr>
          <w:rStyle w:val="afffd"/>
          <w:rFonts w:hint="cs"/>
          <w:rtl/>
        </w:rPr>
        <w:t xml:space="preserve"> </w:t>
      </w:r>
      <w:r w:rsidRPr="0099406B">
        <w:rPr>
          <w:rStyle w:val="affff1"/>
          <w:rtl/>
        </w:rPr>
        <w:t>רמיזא</w:t>
      </w:r>
      <w:r w:rsidR="0099406B">
        <w:rPr>
          <w:rFonts w:hint="cs"/>
          <w:rtl/>
        </w:rPr>
        <w:t xml:space="preserve"> </w:t>
      </w:r>
      <w:r w:rsidRPr="00DA79EC">
        <w:rPr>
          <w:rStyle w:val="afffd"/>
          <w:rFonts w:hint="cs"/>
          <w:rtl/>
        </w:rPr>
        <w:t>'</w:t>
      </w:r>
      <w:r w:rsidRPr="00DA79EC">
        <w:rPr>
          <w:rStyle w:val="afffd"/>
          <w:rtl/>
        </w:rPr>
        <w:t>למען דעת דורות בני ישראל ללמדם מלחמה</w:t>
      </w:r>
      <w:r w:rsidRPr="00DA79EC">
        <w:rPr>
          <w:rStyle w:val="afffd"/>
          <w:rFonts w:hint="cs"/>
          <w:rtl/>
        </w:rPr>
        <w:t>'</w:t>
      </w:r>
      <w:r w:rsidRPr="00DA79EC">
        <w:rPr>
          <w:rStyle w:val="afffd"/>
          <w:rtl/>
        </w:rPr>
        <w:t>,</w:t>
      </w:r>
      <w:r w:rsidRPr="00C35A2C">
        <w:rPr>
          <w:rtl/>
        </w:rPr>
        <w:t xml:space="preserve"> מלחמה שצריכה לימוד</w:t>
      </w:r>
      <w:r w:rsidRPr="00C35A2C">
        <w:rPr>
          <w:rFonts w:hint="cs"/>
          <w:rtl/>
        </w:rPr>
        <w:t xml:space="preserve"> </w:t>
      </w:r>
      <w:r>
        <w:rPr>
          <w:rFonts w:hint="cs"/>
          <w:rtl/>
        </w:rPr>
        <w:t>והיינו</w:t>
      </w:r>
      <w:r>
        <w:rPr>
          <w:rtl/>
        </w:rPr>
        <w:t xml:space="preserve"> </w:t>
      </w:r>
      <w:r w:rsidRPr="00C35A2C">
        <w:rPr>
          <w:rtl/>
        </w:rPr>
        <w:t>קשת.</w:t>
      </w:r>
      <w:r w:rsidR="0099406B">
        <w:rPr>
          <w:rFonts w:hint="cs"/>
          <w:rtl/>
        </w:rPr>
        <w:t xml:space="preserve"> </w:t>
      </w:r>
      <w:r w:rsidRPr="0099406B">
        <w:rPr>
          <w:rStyle w:val="afff"/>
          <w:rtl/>
        </w:rPr>
        <w:t>ומ</w:t>
      </w:r>
      <w:r w:rsidRPr="0099406B">
        <w:rPr>
          <w:rStyle w:val="afff"/>
          <w:rFonts w:hint="cs"/>
          <w:rtl/>
        </w:rPr>
        <w:t>יהודה</w:t>
      </w:r>
      <w:r w:rsidRPr="00C35A2C">
        <w:rPr>
          <w:rFonts w:hint="cs"/>
          <w:rtl/>
        </w:rPr>
        <w:t xml:space="preserve"> </w:t>
      </w:r>
      <w:r w:rsidRPr="00DA79EC">
        <w:rPr>
          <w:rStyle w:val="afffd"/>
          <w:rFonts w:hint="cs"/>
          <w:rtl/>
        </w:rPr>
        <w:t>ד'</w:t>
      </w:r>
      <w:r w:rsidRPr="00DA79EC">
        <w:rPr>
          <w:rStyle w:val="afffd"/>
          <w:rtl/>
        </w:rPr>
        <w:t>מי יעלה לנו אל הכנעני</w:t>
      </w:r>
      <w:r w:rsidRPr="00DA79EC">
        <w:rPr>
          <w:rStyle w:val="afffd"/>
          <w:rFonts w:hint="cs"/>
          <w:rtl/>
        </w:rPr>
        <w:t xml:space="preserve"> </w:t>
      </w:r>
      <w:r w:rsidRPr="00DA79EC">
        <w:rPr>
          <w:rStyle w:val="afffd"/>
          <w:rtl/>
        </w:rPr>
        <w:t>בתחלה להלחם בו, ויאמר ה' יהודה יעלה</w:t>
      </w:r>
      <w:r>
        <w:rPr>
          <w:rStyle w:val="afffd"/>
          <w:rFonts w:hint="cs"/>
          <w:rtl/>
        </w:rPr>
        <w:t>'</w:t>
      </w:r>
      <w:r w:rsidRPr="00DA79EC">
        <w:rPr>
          <w:rStyle w:val="afffd"/>
          <w:rtl/>
        </w:rPr>
        <w:t>.</w:t>
      </w:r>
    </w:p>
    <w:p w14:paraId="79BFCDA9" w14:textId="77777777" w:rsidR="007709F3" w:rsidRDefault="00910F84" w:rsidP="007709F3">
      <w:pPr>
        <w:pStyle w:val="36"/>
        <w:framePr w:wrap="notBeside"/>
        <w:rPr>
          <w:rStyle w:val="afffd"/>
          <w:rtl/>
        </w:rPr>
      </w:pPr>
      <w:r w:rsidRPr="00C35A2C">
        <w:rPr>
          <w:rtl/>
        </w:rPr>
        <w:t xml:space="preserve">• </w:t>
      </w:r>
    </w:p>
    <w:p w14:paraId="484A923A" w14:textId="589F7E5E" w:rsidR="00910F84" w:rsidRDefault="00910F84" w:rsidP="00910F84">
      <w:pPr>
        <w:rPr>
          <w:rtl/>
        </w:rPr>
      </w:pPr>
      <w:r w:rsidRPr="00DA79EC">
        <w:rPr>
          <w:rStyle w:val="afffd"/>
          <w:rFonts w:hint="cs"/>
          <w:rtl/>
        </w:rPr>
        <w:t>'</w:t>
      </w:r>
      <w:r w:rsidRPr="00DA79EC">
        <w:rPr>
          <w:rStyle w:val="afffd"/>
          <w:rtl/>
        </w:rPr>
        <w:t>וירם הטבח את השוק והעליה וישם לפני שאול</w:t>
      </w:r>
      <w:r w:rsidRPr="00DA79EC">
        <w:rPr>
          <w:rStyle w:val="afffd"/>
          <w:rFonts w:hint="cs"/>
          <w:rtl/>
        </w:rPr>
        <w:t>'</w:t>
      </w:r>
      <w:r w:rsidRPr="00DA79EC">
        <w:rPr>
          <w:rStyle w:val="afffd"/>
          <w:rtl/>
        </w:rPr>
        <w:t xml:space="preserve"> </w:t>
      </w:r>
      <w:r w:rsidRPr="00C35A2C">
        <w:rPr>
          <w:rtl/>
        </w:rPr>
        <w:t>–</w:t>
      </w:r>
    </w:p>
    <w:p w14:paraId="55FD0CE1" w14:textId="77777777" w:rsidR="007709F3" w:rsidRDefault="00910F84" w:rsidP="007709F3">
      <w:pPr>
        <w:pStyle w:val="36"/>
        <w:framePr w:wrap="notBeside"/>
        <w:rPr>
          <w:rtl/>
        </w:rPr>
      </w:pPr>
      <w:r w:rsidRPr="00C35A2C">
        <w:rPr>
          <w:rtl/>
        </w:rPr>
        <w:t>ר</w:t>
      </w:r>
      <w:r w:rsidRPr="00C35A2C">
        <w:rPr>
          <w:rFonts w:hint="cs"/>
          <w:rtl/>
        </w:rPr>
        <w:t>י</w:t>
      </w:r>
      <w:r>
        <w:rPr>
          <w:rtl/>
        </w:rPr>
        <w:t>"</w:t>
      </w:r>
      <w:r w:rsidRPr="00C35A2C">
        <w:rPr>
          <w:rFonts w:hint="cs"/>
          <w:rtl/>
        </w:rPr>
        <w:t>ו</w:t>
      </w:r>
      <w:r w:rsidRPr="00C35A2C">
        <w:rPr>
          <w:rtl/>
        </w:rPr>
        <w:t>:</w:t>
      </w:r>
    </w:p>
    <w:p w14:paraId="6FD889D1" w14:textId="6185683E" w:rsidR="00910F84" w:rsidRDefault="00910F84" w:rsidP="007709F3">
      <w:pPr>
        <w:rPr>
          <w:rtl/>
        </w:rPr>
      </w:pPr>
      <w:r w:rsidRPr="00C35A2C">
        <w:rPr>
          <w:rtl/>
        </w:rPr>
        <w:t xml:space="preserve"> שוק ואליה, </w:t>
      </w:r>
      <w:r w:rsidRPr="00C35A2C">
        <w:rPr>
          <w:rFonts w:hint="cs"/>
          <w:rtl/>
        </w:rPr>
        <w:t xml:space="preserve">והך </w:t>
      </w:r>
      <w:r w:rsidRPr="00C35A2C">
        <w:rPr>
          <w:rtl/>
        </w:rPr>
        <w:t>והעליה</w:t>
      </w:r>
      <w:r w:rsidRPr="00C35A2C">
        <w:rPr>
          <w:rFonts w:hint="cs"/>
          <w:rtl/>
        </w:rPr>
        <w:t>-</w:t>
      </w:r>
      <w:r w:rsidRPr="00C35A2C">
        <w:rPr>
          <w:rtl/>
        </w:rPr>
        <w:t xml:space="preserve"> </w:t>
      </w:r>
      <w:r w:rsidRPr="00C35A2C">
        <w:rPr>
          <w:rFonts w:hint="cs"/>
          <w:rtl/>
        </w:rPr>
        <w:t>שהשוק סומך האליה</w:t>
      </w:r>
      <w:r w:rsidRPr="00C35A2C">
        <w:rPr>
          <w:rtl/>
        </w:rPr>
        <w:t>;</w:t>
      </w:r>
    </w:p>
    <w:p w14:paraId="19217438" w14:textId="77777777" w:rsidR="007709F3" w:rsidRDefault="00910F84" w:rsidP="007709F3">
      <w:pPr>
        <w:pStyle w:val="36"/>
        <w:framePr w:wrap="notBeside"/>
        <w:rPr>
          <w:rtl/>
        </w:rPr>
      </w:pPr>
      <w:r w:rsidRPr="00C35A2C">
        <w:rPr>
          <w:rFonts w:hint="cs"/>
          <w:rtl/>
        </w:rPr>
        <w:t>ור</w:t>
      </w:r>
      <w:r>
        <w:rPr>
          <w:rtl/>
        </w:rPr>
        <w:t>"</w:t>
      </w:r>
      <w:r w:rsidRPr="00C35A2C">
        <w:rPr>
          <w:rFonts w:hint="cs"/>
          <w:rtl/>
        </w:rPr>
        <w:t>א</w:t>
      </w:r>
      <w:r w:rsidRPr="00C35A2C">
        <w:rPr>
          <w:rtl/>
        </w:rPr>
        <w:t>:</w:t>
      </w:r>
    </w:p>
    <w:p w14:paraId="612C1374" w14:textId="309CFD59" w:rsidR="00910F84" w:rsidRPr="00C35A2C" w:rsidRDefault="00910F84" w:rsidP="007709F3">
      <w:pPr>
        <w:rPr>
          <w:rtl/>
        </w:rPr>
      </w:pPr>
      <w:r w:rsidRPr="00C35A2C">
        <w:rPr>
          <w:rtl/>
        </w:rPr>
        <w:t xml:space="preserve"> שוק וחזה, </w:t>
      </w:r>
      <w:r w:rsidR="007709F3">
        <w:rPr>
          <w:rtl/>
        </w:rPr>
        <w:tab/>
      </w:r>
      <w:r w:rsidR="0099406B">
        <w:rPr>
          <w:rFonts w:hint="cs"/>
          <w:rtl/>
        </w:rPr>
        <w:t xml:space="preserve"> </w:t>
      </w:r>
      <w:r w:rsidRPr="00C35A2C">
        <w:rPr>
          <w:rFonts w:hint="cs"/>
          <w:rtl/>
        </w:rPr>
        <w:t>והך ו</w:t>
      </w:r>
      <w:r w:rsidRPr="00C35A2C">
        <w:rPr>
          <w:rtl/>
        </w:rPr>
        <w:t>העליה</w:t>
      </w:r>
      <w:r w:rsidRPr="00C35A2C">
        <w:rPr>
          <w:rFonts w:hint="cs"/>
          <w:rtl/>
        </w:rPr>
        <w:t>-</w:t>
      </w:r>
      <w:r w:rsidRPr="00C35A2C">
        <w:rPr>
          <w:rtl/>
        </w:rPr>
        <w:t xml:space="preserve"> </w:t>
      </w:r>
      <w:r w:rsidRPr="00C35A2C">
        <w:rPr>
          <w:rFonts w:hint="cs"/>
          <w:rtl/>
        </w:rPr>
        <w:t>שסומך החזה לשוק בשעת ההנפה</w:t>
      </w:r>
    </w:p>
    <w:p w14:paraId="39064E51" w14:textId="77777777" w:rsidR="007709F3" w:rsidRDefault="00910F84" w:rsidP="007709F3">
      <w:pPr>
        <w:pStyle w:val="36"/>
        <w:framePr w:wrap="notBeside"/>
        <w:rPr>
          <w:rtl/>
        </w:rPr>
      </w:pPr>
      <w:r w:rsidRPr="00C35A2C">
        <w:rPr>
          <w:rFonts w:hint="cs"/>
          <w:rtl/>
        </w:rPr>
        <w:t>ורשב</w:t>
      </w:r>
      <w:r>
        <w:rPr>
          <w:rtl/>
        </w:rPr>
        <w:t>"</w:t>
      </w:r>
      <w:r w:rsidRPr="00C35A2C">
        <w:rPr>
          <w:rFonts w:hint="cs"/>
          <w:rtl/>
        </w:rPr>
        <w:t>נ</w:t>
      </w:r>
      <w:r w:rsidRPr="00C35A2C">
        <w:rPr>
          <w:rtl/>
        </w:rPr>
        <w:t>:</w:t>
      </w:r>
    </w:p>
    <w:p w14:paraId="79B08DE1" w14:textId="7371A314" w:rsidR="00910F84" w:rsidRDefault="00910F84" w:rsidP="007709F3">
      <w:pPr>
        <w:rPr>
          <w:rtl/>
        </w:rPr>
      </w:pPr>
      <w:r w:rsidRPr="00C35A2C">
        <w:rPr>
          <w:rtl/>
        </w:rPr>
        <w:t xml:space="preserve"> שוק ושופי,</w:t>
      </w:r>
      <w:r w:rsidRPr="00C35A2C">
        <w:rPr>
          <w:rFonts w:hint="cs"/>
          <w:rtl/>
        </w:rPr>
        <w:t xml:space="preserve"> והך </w:t>
      </w:r>
      <w:r w:rsidRPr="00C35A2C">
        <w:rPr>
          <w:rtl/>
        </w:rPr>
        <w:t>והעליה</w:t>
      </w:r>
      <w:r w:rsidRPr="00C35A2C">
        <w:rPr>
          <w:rFonts w:hint="cs"/>
          <w:rtl/>
        </w:rPr>
        <w:t>- שהשופי מונח על השוק</w:t>
      </w:r>
      <w:r w:rsidRPr="00C35A2C">
        <w:rPr>
          <w:rtl/>
        </w:rPr>
        <w:t>.</w:t>
      </w:r>
    </w:p>
    <w:p w14:paraId="053FF13F" w14:textId="77777777" w:rsidR="00910F84" w:rsidRPr="00C35A2C" w:rsidRDefault="00910F84" w:rsidP="00910F84">
      <w:pPr>
        <w:pStyle w:val="afff2"/>
        <w:rPr>
          <w:rtl/>
        </w:rPr>
      </w:pPr>
      <w:ins w:id="9836" w:author="מספור קטעי משנה" w:date="2026-10-06T06:44:54Z">
        <w:r>
          <w:rPr>
            <w:rStyle w:val="MisparKeta"/>
          </w:rPr>
          <w:t xml:space="preserve">ג. </w:t>
        </w:r>
      </w:ins>
      <w:r w:rsidRPr="00C35A2C">
        <w:rPr>
          <w:rtl/>
        </w:rPr>
        <w:t>לא תתייחד אשה עמהם.</w:t>
      </w:r>
    </w:p>
    <w:p w14:paraId="01169EC9" w14:textId="0C5FFB35" w:rsidR="00910F84" w:rsidRPr="00C35A2C" w:rsidRDefault="00910F84" w:rsidP="00910F84">
      <w:pPr>
        <w:pStyle w:val="aff6"/>
        <w:framePr w:wrap="around"/>
        <w:rPr>
          <w:rtl/>
        </w:rPr>
      </w:pPr>
      <w:r w:rsidRPr="00C35A2C">
        <w:rPr>
          <w:rFonts w:hint="cs"/>
          <w:rtl/>
        </w:rPr>
        <w:t>כה</w:t>
      </w:r>
      <w:r w:rsidR="007709F3">
        <w:rPr>
          <w:rFonts w:hint="cs"/>
          <w:rtl/>
        </w:rPr>
        <w:t>:</w:t>
      </w:r>
    </w:p>
    <w:p w14:paraId="5BD62E87" w14:textId="77777777" w:rsidR="00910F84" w:rsidRDefault="00910F84" w:rsidP="00910F84">
      <w:pPr>
        <w:rPr>
          <w:rtl/>
        </w:rPr>
      </w:pPr>
      <w:r w:rsidRPr="00C35A2C">
        <w:rPr>
          <w:rFonts w:hint="cs"/>
          <w:rtl/>
        </w:rPr>
        <w:t>לא מדובר באחד דכוותה גם בישראל אסור</w:t>
      </w:r>
    </w:p>
    <w:p w14:paraId="6FE8B398" w14:textId="235C3213" w:rsidR="00910F84" w:rsidRPr="007709F3" w:rsidRDefault="00910F84" w:rsidP="007709F3">
      <w:pPr>
        <w:rPr>
          <w:rStyle w:val="affff8"/>
          <w:rtl/>
        </w:rPr>
      </w:pPr>
      <w:r w:rsidRPr="00C35A2C">
        <w:rPr>
          <w:rFonts w:hint="cs"/>
          <w:rtl/>
        </w:rPr>
        <w:t>אלא בשלושה ואשתו עמו, עכו</w:t>
      </w:r>
      <w:r>
        <w:rPr>
          <w:rtl/>
        </w:rPr>
        <w:t>"</w:t>
      </w:r>
      <w:r w:rsidRPr="00C35A2C">
        <w:rPr>
          <w:rFonts w:hint="cs"/>
          <w:rtl/>
        </w:rPr>
        <w:t>ם אין אשתו משמרתו אבל ישראל אשתו משמרתו</w:t>
      </w:r>
      <w:r w:rsidR="007709F3">
        <w:rPr>
          <w:rFonts w:hint="cs"/>
          <w:rtl/>
        </w:rPr>
        <w:t xml:space="preserve"> </w:t>
      </w:r>
      <w:r w:rsidRPr="007709F3">
        <w:rPr>
          <w:rStyle w:val="affff8"/>
          <w:rFonts w:hint="cs"/>
          <w:rtl/>
        </w:rPr>
        <w:t>[דאי אינה עמו אפי' בישראל בפרוצים ובעשרה אסור וכאותה שהוציאוה עשרה במיטה]</w:t>
      </w:r>
    </w:p>
    <w:p w14:paraId="63D83568" w14:textId="04F6A559" w:rsidR="007709F3" w:rsidRDefault="00910F84" w:rsidP="007709F3">
      <w:pPr>
        <w:pStyle w:val="36"/>
        <w:framePr w:wrap="notBeside"/>
        <w:rPr>
          <w:rtl/>
        </w:rPr>
      </w:pPr>
      <w:r w:rsidRPr="00C35A2C">
        <w:rPr>
          <w:rFonts w:hint="cs"/>
          <w:rtl/>
        </w:rPr>
        <w:t xml:space="preserve">לא </w:t>
      </w:r>
    </w:p>
    <w:p w14:paraId="0F4965D7" w14:textId="77777777" w:rsidR="007709F3" w:rsidRDefault="00910F84" w:rsidP="00910F84">
      <w:pPr>
        <w:rPr>
          <w:rtl/>
        </w:rPr>
      </w:pPr>
      <w:r w:rsidRPr="00C35A2C">
        <w:rPr>
          <w:rFonts w:hint="cs"/>
          <w:rtl/>
        </w:rPr>
        <w:t>מצד שפיכו</w:t>
      </w:r>
      <w:r>
        <w:rPr>
          <w:rtl/>
        </w:rPr>
        <w:t>"</w:t>
      </w:r>
      <w:r w:rsidRPr="00C35A2C">
        <w:rPr>
          <w:rFonts w:hint="cs"/>
          <w:rtl/>
        </w:rPr>
        <w:t xml:space="preserve">ד </w:t>
      </w:r>
      <w:r w:rsidRPr="007709F3">
        <w:rPr>
          <w:rStyle w:val="affff1"/>
          <w:rFonts w:hint="cs"/>
          <w:rtl/>
        </w:rPr>
        <w:t>א. רי</w:t>
      </w:r>
      <w:r w:rsidRPr="007709F3">
        <w:rPr>
          <w:rStyle w:val="affff1"/>
          <w:rtl/>
        </w:rPr>
        <w:t>"</w:t>
      </w:r>
      <w:r w:rsidRPr="007709F3">
        <w:rPr>
          <w:rStyle w:val="affff1"/>
          <w:rFonts w:hint="cs"/>
          <w:rtl/>
        </w:rPr>
        <w:t>ר:</w:t>
      </w:r>
      <w:r w:rsidRPr="00C35A2C">
        <w:rPr>
          <w:rFonts w:hint="cs"/>
          <w:rtl/>
        </w:rPr>
        <w:t xml:space="preserve"> דאשה חשובה היא, ומירתתי מינה, </w:t>
      </w:r>
    </w:p>
    <w:p w14:paraId="4D8A60C0" w14:textId="77777777" w:rsidR="007709F3" w:rsidRDefault="00910F84" w:rsidP="007709F3">
      <w:pPr>
        <w:pStyle w:val="36"/>
        <w:framePr w:wrap="notBeside"/>
        <w:rPr>
          <w:rtl/>
        </w:rPr>
      </w:pPr>
      <w:r w:rsidRPr="00C35A2C">
        <w:rPr>
          <w:rFonts w:hint="cs"/>
          <w:rtl/>
        </w:rPr>
        <w:t>ב' ר</w:t>
      </w:r>
      <w:r>
        <w:rPr>
          <w:rtl/>
        </w:rPr>
        <w:t>"</w:t>
      </w:r>
      <w:r w:rsidRPr="00C35A2C">
        <w:rPr>
          <w:rFonts w:hint="cs"/>
          <w:rtl/>
        </w:rPr>
        <w:t>א</w:t>
      </w:r>
    </w:p>
    <w:p w14:paraId="4D3EAF53" w14:textId="2BB20547" w:rsidR="00910F84" w:rsidRPr="007709F3" w:rsidRDefault="00910F84" w:rsidP="00910F84">
      <w:pPr>
        <w:rPr>
          <w:rStyle w:val="affff8"/>
          <w:rtl/>
        </w:rPr>
      </w:pPr>
      <w:r w:rsidRPr="00C35A2C">
        <w:rPr>
          <w:rFonts w:hint="cs"/>
          <w:rtl/>
        </w:rPr>
        <w:t>אשה כלי זיינה עליה</w:t>
      </w:r>
      <w:r w:rsidR="007709F3">
        <w:rPr>
          <w:rFonts w:hint="cs"/>
          <w:rtl/>
        </w:rPr>
        <w:t xml:space="preserve"> </w:t>
      </w:r>
      <w:r w:rsidRPr="007709F3">
        <w:rPr>
          <w:rStyle w:val="affff8"/>
          <w:rFonts w:hint="cs"/>
          <w:rtl/>
        </w:rPr>
        <w:t>[ולא הורגים אותה]</w:t>
      </w:r>
    </w:p>
    <w:p w14:paraId="3E34E862" w14:textId="77777777" w:rsidR="007709F3" w:rsidRDefault="00910F84" w:rsidP="007709F3">
      <w:pPr>
        <w:pStyle w:val="36"/>
        <w:framePr w:wrap="notBeside"/>
        <w:rPr>
          <w:rtl/>
        </w:rPr>
      </w:pPr>
      <w:r w:rsidRPr="00C35A2C">
        <w:rPr>
          <w:rFonts w:hint="cs"/>
          <w:rtl/>
        </w:rPr>
        <w:t xml:space="preserve">ואיכא בנייהו: </w:t>
      </w:r>
    </w:p>
    <w:p w14:paraId="78D8EC93" w14:textId="3C02459A" w:rsidR="00910F84" w:rsidRPr="00C35A2C" w:rsidRDefault="00910F84" w:rsidP="00910F84">
      <w:pPr>
        <w:rPr>
          <w:rtl/>
        </w:rPr>
      </w:pPr>
      <w:r w:rsidRPr="00C35A2C">
        <w:rPr>
          <w:rtl/>
        </w:rPr>
        <w:t>אשה חשובה בין אנשים ושאינה חשובה בין הנשים.</w:t>
      </w:r>
    </w:p>
    <w:p w14:paraId="079127B1" w14:textId="77777777" w:rsidR="007709F3" w:rsidRDefault="00910F84" w:rsidP="007709F3">
      <w:pPr>
        <w:pStyle w:val="36"/>
        <w:framePr w:wrap="notBeside"/>
        <w:rPr>
          <w:rtl/>
        </w:rPr>
      </w:pPr>
      <w:r w:rsidRPr="00C35A2C">
        <w:rPr>
          <w:rtl/>
        </w:rPr>
        <w:t>ת</w:t>
      </w:r>
      <w:r>
        <w:rPr>
          <w:rtl/>
        </w:rPr>
        <w:t>"</w:t>
      </w:r>
      <w:r w:rsidRPr="00C35A2C">
        <w:rPr>
          <w:rFonts w:hint="cs"/>
          <w:rtl/>
        </w:rPr>
        <w:t>כ דראב</w:t>
      </w:r>
      <w:r>
        <w:rPr>
          <w:rtl/>
        </w:rPr>
        <w:t>"</w:t>
      </w:r>
      <w:r w:rsidRPr="00C35A2C">
        <w:rPr>
          <w:rFonts w:hint="cs"/>
          <w:rtl/>
        </w:rPr>
        <w:t>א</w:t>
      </w:r>
      <w:r w:rsidRPr="00C35A2C">
        <w:rPr>
          <w:rtl/>
        </w:rPr>
        <w:t>:</w:t>
      </w:r>
    </w:p>
    <w:p w14:paraId="34F8B30C" w14:textId="380088E9" w:rsidR="00910F84" w:rsidRPr="00C35A2C" w:rsidRDefault="00910F84" w:rsidP="00910F84">
      <w:pPr>
        <w:rPr>
          <w:rtl/>
        </w:rPr>
      </w:pPr>
      <w:r w:rsidRPr="00C35A2C">
        <w:rPr>
          <w:rtl/>
        </w:rPr>
        <w:t xml:space="preserve"> האשה אף על פי שהשלום עמה לא תתייחד עמהן, מפני שחשודין על העריות.</w:t>
      </w:r>
    </w:p>
    <w:p w14:paraId="5A70E67A" w14:textId="77777777" w:rsidR="00910F84" w:rsidRPr="00C35A2C" w:rsidRDefault="00910F84" w:rsidP="00910F84">
      <w:pPr>
        <w:pStyle w:val="afff2"/>
        <w:rPr>
          <w:b/>
          <w:rtl/>
        </w:rPr>
      </w:pPr>
      <w:ins w:id="9837" w:author="מספור קטעי משנה" w:date="2026-10-06T06:44:54Z">
        <w:r>
          <w:rPr>
            <w:rStyle w:val="MisparKeta"/>
          </w:rPr>
          <w:t xml:space="preserve">א. </w:t>
        </w:r>
      </w:ins>
      <w:r w:rsidRPr="00C35A2C">
        <w:rPr>
          <w:rtl/>
        </w:rPr>
        <w:t>לא יתייחד אדם עמהן.</w:t>
      </w:r>
    </w:p>
    <w:p w14:paraId="2D416A04" w14:textId="77777777" w:rsidR="007709F3" w:rsidRDefault="00910F84" w:rsidP="007709F3">
      <w:pPr>
        <w:pStyle w:val="36"/>
        <w:framePr w:wrap="notBeside"/>
        <w:rPr>
          <w:rtl/>
        </w:rPr>
      </w:pPr>
      <w:r w:rsidRPr="00C35A2C">
        <w:rPr>
          <w:rtl/>
        </w:rPr>
        <w:t>ת</w:t>
      </w:r>
      <w:r>
        <w:rPr>
          <w:rtl/>
        </w:rPr>
        <w:t>"</w:t>
      </w:r>
      <w:r w:rsidRPr="00C35A2C">
        <w:rPr>
          <w:rtl/>
        </w:rPr>
        <w:t>ר:</w:t>
      </w:r>
    </w:p>
    <w:p w14:paraId="3846BC99" w14:textId="428CC3D4" w:rsidR="00910F84" w:rsidRDefault="00910F84" w:rsidP="00910F84">
      <w:pPr>
        <w:rPr>
          <w:rtl/>
        </w:rPr>
      </w:pPr>
      <w:r w:rsidRPr="00C35A2C">
        <w:rPr>
          <w:rtl/>
        </w:rPr>
        <w:t xml:space="preserve"> ישראל שנזדמן לו עכו</w:t>
      </w:r>
      <w:r>
        <w:rPr>
          <w:rtl/>
        </w:rPr>
        <w:t>"</w:t>
      </w:r>
      <w:r w:rsidRPr="00C35A2C">
        <w:rPr>
          <w:rtl/>
        </w:rPr>
        <w:t>ם בדרך - טופלו לימינו;</w:t>
      </w:r>
    </w:p>
    <w:p w14:paraId="6368CF4C" w14:textId="77777777" w:rsidR="007709F3" w:rsidRDefault="00910F84" w:rsidP="007709F3">
      <w:pPr>
        <w:pStyle w:val="36"/>
        <w:framePr w:wrap="notBeside"/>
        <w:rPr>
          <w:rtl/>
        </w:rPr>
      </w:pPr>
      <w:r w:rsidRPr="00C35A2C">
        <w:rPr>
          <w:rFonts w:hint="cs"/>
          <w:rtl/>
        </w:rPr>
        <w:t>ריבשריב</w:t>
      </w:r>
      <w:r>
        <w:rPr>
          <w:rtl/>
        </w:rPr>
        <w:t>"</w:t>
      </w:r>
      <w:r w:rsidRPr="00C35A2C">
        <w:rPr>
          <w:rFonts w:hint="cs"/>
          <w:rtl/>
        </w:rPr>
        <w:t>ב</w:t>
      </w:r>
      <w:r w:rsidRPr="00C35A2C">
        <w:rPr>
          <w:rtl/>
        </w:rPr>
        <w:t>:</w:t>
      </w:r>
    </w:p>
    <w:p w14:paraId="194CC064" w14:textId="77777777" w:rsidR="0099406B" w:rsidRDefault="00910F84" w:rsidP="00910F84">
      <w:pPr>
        <w:rPr>
          <w:rtl/>
        </w:rPr>
      </w:pPr>
      <w:r w:rsidRPr="0099406B">
        <w:rPr>
          <w:rStyle w:val="afff"/>
          <w:rtl/>
        </w:rPr>
        <w:t>בסייף</w:t>
      </w:r>
      <w:r w:rsidR="007709F3">
        <w:rPr>
          <w:rFonts w:hint="cs"/>
          <w:b/>
          <w:bCs/>
          <w:rtl/>
        </w:rPr>
        <w:t xml:space="preserve"> </w:t>
      </w:r>
      <w:r w:rsidRPr="007709F3">
        <w:rPr>
          <w:rStyle w:val="affff8"/>
          <w:rFonts w:hint="cs"/>
          <w:rtl/>
        </w:rPr>
        <w:t>[שמקומו משמאל הגוף]</w:t>
      </w:r>
      <w:r w:rsidRPr="007709F3">
        <w:rPr>
          <w:rStyle w:val="affff8"/>
          <w:rtl/>
        </w:rPr>
        <w:t xml:space="preserve"> -</w:t>
      </w:r>
      <w:r w:rsidRPr="00C35A2C">
        <w:rPr>
          <w:rtl/>
        </w:rPr>
        <w:t xml:space="preserve"> טופלו לימינו</w:t>
      </w:r>
      <w:r w:rsidR="007709F3">
        <w:rPr>
          <w:rFonts w:hint="cs"/>
          <w:rtl/>
        </w:rPr>
        <w:t xml:space="preserve"> </w:t>
      </w:r>
      <w:r w:rsidRPr="007709F3">
        <w:rPr>
          <w:rStyle w:val="affff8"/>
          <w:rFonts w:hint="cs"/>
          <w:rtl/>
        </w:rPr>
        <w:t>[ויוכל לאחוז בו]</w:t>
      </w:r>
      <w:r w:rsidRPr="007709F3">
        <w:rPr>
          <w:rStyle w:val="affff8"/>
          <w:rtl/>
        </w:rPr>
        <w:t>,</w:t>
      </w:r>
      <w:r w:rsidRPr="00C35A2C">
        <w:rPr>
          <w:rtl/>
        </w:rPr>
        <w:t xml:space="preserve"> </w:t>
      </w:r>
    </w:p>
    <w:p w14:paraId="0CBE111A" w14:textId="427EE610" w:rsidR="00910F84" w:rsidRPr="00C35A2C" w:rsidRDefault="00910F84" w:rsidP="00910F84">
      <w:pPr>
        <w:rPr>
          <w:rtl/>
        </w:rPr>
      </w:pPr>
      <w:r w:rsidRPr="00C35A2C">
        <w:rPr>
          <w:b/>
          <w:bCs/>
          <w:rtl/>
        </w:rPr>
        <w:t>במקל</w:t>
      </w:r>
      <w:r w:rsidRPr="00C35A2C">
        <w:rPr>
          <w:rtl/>
        </w:rPr>
        <w:t xml:space="preserve"> </w:t>
      </w:r>
      <w:r w:rsidRPr="007709F3">
        <w:rPr>
          <w:rStyle w:val="affff8"/>
          <w:rFonts w:hint="cs"/>
          <w:rtl/>
        </w:rPr>
        <w:t>[שבימין]</w:t>
      </w:r>
      <w:r w:rsidRPr="00C35A2C">
        <w:rPr>
          <w:rtl/>
        </w:rPr>
        <w:t xml:space="preserve"> טופלו לשמאלו.</w:t>
      </w:r>
    </w:p>
    <w:p w14:paraId="5DF0A9D7" w14:textId="77777777" w:rsidR="007709F3" w:rsidRDefault="00910F84" w:rsidP="007709F3">
      <w:pPr>
        <w:pStyle w:val="36"/>
        <w:framePr w:wrap="notBeside"/>
        <w:rPr>
          <w:rtl/>
        </w:rPr>
      </w:pPr>
      <w:r w:rsidRPr="00C35A2C">
        <w:rPr>
          <w:rtl/>
        </w:rPr>
        <w:t>•</w:t>
      </w:r>
      <w:r w:rsidRPr="00C35A2C">
        <w:rPr>
          <w:rFonts w:hint="cs"/>
          <w:rtl/>
        </w:rPr>
        <w:t xml:space="preserve"> </w:t>
      </w:r>
    </w:p>
    <w:p w14:paraId="72A2CBEA" w14:textId="0956B1D3" w:rsidR="00910F84" w:rsidRPr="00C35A2C" w:rsidRDefault="00910F84" w:rsidP="00910F84">
      <w:pPr>
        <w:rPr>
          <w:rtl/>
        </w:rPr>
      </w:pPr>
      <w:r w:rsidRPr="00C35A2C">
        <w:rPr>
          <w:rtl/>
        </w:rPr>
        <w:t>היו עולין במעלה או יורדין בירידה, לא יהא ישראל למטה ועכו</w:t>
      </w:r>
      <w:r>
        <w:rPr>
          <w:rtl/>
        </w:rPr>
        <w:t>"</w:t>
      </w:r>
      <w:r w:rsidRPr="00C35A2C">
        <w:rPr>
          <w:rtl/>
        </w:rPr>
        <w:t>ם למעלה, אלא ישראל למעלה ועכו</w:t>
      </w:r>
      <w:r>
        <w:rPr>
          <w:rtl/>
        </w:rPr>
        <w:t>"</w:t>
      </w:r>
      <w:r w:rsidRPr="00C35A2C">
        <w:rPr>
          <w:rtl/>
        </w:rPr>
        <w:t>ם למטה</w:t>
      </w:r>
    </w:p>
    <w:p w14:paraId="6A75B60F" w14:textId="77777777" w:rsidR="00910F84" w:rsidRPr="00C35A2C" w:rsidRDefault="00910F84" w:rsidP="00910F84">
      <w:pPr>
        <w:rPr>
          <w:rtl/>
        </w:rPr>
      </w:pPr>
      <w:r w:rsidRPr="00C35A2C">
        <w:rPr>
          <w:rtl/>
        </w:rPr>
        <w:t>ואל ישוח לפניו, שמא ירוץ את גולגלתו.</w:t>
      </w:r>
    </w:p>
    <w:p w14:paraId="40D64693" w14:textId="77777777" w:rsidR="00910F84" w:rsidRPr="00C35A2C" w:rsidRDefault="00910F84" w:rsidP="00910F84">
      <w:pPr>
        <w:rPr>
          <w:rtl/>
        </w:rPr>
      </w:pPr>
      <w:r w:rsidRPr="00C35A2C">
        <w:rPr>
          <w:rtl/>
        </w:rPr>
        <w:t xml:space="preserve">שאלו להיכן הולך - ירחיב לו את הדרך, כדרך שעשה יעקב אבינו לעשו הרשע, </w:t>
      </w:r>
      <w:r w:rsidRPr="00433F0E">
        <w:rPr>
          <w:rStyle w:val="afffd"/>
          <w:rFonts w:hint="cs"/>
          <w:rtl/>
        </w:rPr>
        <w:t>ד'</w:t>
      </w:r>
      <w:r w:rsidRPr="00433F0E">
        <w:rPr>
          <w:rStyle w:val="afffd"/>
          <w:rtl/>
        </w:rPr>
        <w:t>עד אשר אבא אל אדוני שעירה</w:t>
      </w:r>
      <w:r w:rsidRPr="00433F0E">
        <w:rPr>
          <w:rStyle w:val="afffd"/>
          <w:rFonts w:hint="cs"/>
          <w:rtl/>
        </w:rPr>
        <w:t>'</w:t>
      </w:r>
      <w:r w:rsidRPr="00C35A2C">
        <w:rPr>
          <w:rtl/>
        </w:rPr>
        <w:t xml:space="preserve">, </w:t>
      </w:r>
      <w:r w:rsidRPr="007709F3">
        <w:rPr>
          <w:rStyle w:val="affff1"/>
          <w:rtl/>
        </w:rPr>
        <w:t>וכתיב:</w:t>
      </w:r>
      <w:r w:rsidRPr="00C35A2C">
        <w:rPr>
          <w:rtl/>
        </w:rPr>
        <w:t xml:space="preserve"> </w:t>
      </w:r>
      <w:r w:rsidRPr="00DA79EC">
        <w:rPr>
          <w:rStyle w:val="afffd"/>
          <w:rFonts w:hint="cs"/>
          <w:rtl/>
        </w:rPr>
        <w:t>'</w:t>
      </w:r>
      <w:r w:rsidRPr="00DA79EC">
        <w:rPr>
          <w:rStyle w:val="afffd"/>
          <w:rtl/>
        </w:rPr>
        <w:t>ויעקב נסע סכותה</w:t>
      </w:r>
      <w:r w:rsidRPr="00DA79EC">
        <w:rPr>
          <w:rStyle w:val="afffd"/>
          <w:rFonts w:hint="cs"/>
          <w:rtl/>
        </w:rPr>
        <w:t>'</w:t>
      </w:r>
      <w:r w:rsidRPr="00DA79EC">
        <w:rPr>
          <w:rStyle w:val="afffd"/>
          <w:rtl/>
        </w:rPr>
        <w:t>.</w:t>
      </w:r>
    </w:p>
    <w:p w14:paraId="5D8A1DA2" w14:textId="77777777" w:rsidR="007709F3" w:rsidRDefault="00910F84" w:rsidP="007709F3">
      <w:pPr>
        <w:pStyle w:val="36"/>
        <w:framePr w:wrap="notBeside"/>
        <w:rPr>
          <w:rtl/>
        </w:rPr>
      </w:pPr>
      <w:r w:rsidRPr="00C35A2C">
        <w:rPr>
          <w:rtl/>
        </w:rPr>
        <w:lastRenderedPageBreak/>
        <w:t>•</w:t>
      </w:r>
    </w:p>
    <w:p w14:paraId="7729F9AB" w14:textId="5ADFC894" w:rsidR="00910F84" w:rsidRPr="00C35A2C" w:rsidRDefault="00910F84" w:rsidP="007709F3">
      <w:pPr>
        <w:rPr>
          <w:rtl/>
        </w:rPr>
      </w:pPr>
      <w:r w:rsidRPr="00C35A2C">
        <w:rPr>
          <w:rFonts w:hint="cs"/>
          <w:rtl/>
        </w:rPr>
        <w:t xml:space="preserve"> </w:t>
      </w:r>
      <w:r>
        <w:rPr>
          <w:rtl/>
        </w:rPr>
        <w:t xml:space="preserve">מעשה בתלמידי </w:t>
      </w:r>
      <w:r>
        <w:rPr>
          <w:rStyle w:val="affff1"/>
          <w:rtl/>
          <w:rPrChange w:id="9427" w:author="מנוע אמוראים" w:date="2026-10-05T16:41:56Z">
            <w:rPr>
              <w:rtl/>
            </w:rPr>
          </w:rPrChange>
        </w:rPr>
        <w:t xml:space="preserve">ר</w:t>
      </w:r>
      <w:r>
        <w:rPr>
          <w:rStyle w:val="affff1"/>
          <w:rtl/>
          <w:rPrChange w:id="9428" w:author="מנוע אמוראים" w:date="2026-10-05T16:41:56Z">
            <w:rPr>
              <w:rtl/>
            </w:rPr>
          </w:rPrChange>
        </w:rPr>
        <w:t xml:space="preserve">"</w:t>
      </w:r>
      <w:r>
        <w:rPr>
          <w:rStyle w:val="affff1"/>
          <w:rtl/>
          <w:rPrChange w:id="9429" w:author="מנוע אמוראים" w:date="2026-10-05T16:41:56Z">
            <w:rPr>
              <w:rtl/>
            </w:rPr>
          </w:rPrChange>
        </w:rPr>
        <w:t xml:space="preserve">ע</w:t>
      </w:r>
      <w:r>
        <w:rPr>
          <w:rtl/>
        </w:rPr>
        <w:t xml:space="preserve"> שהיו הולכים לכזיב, פגעו בהן ליסטים, </w:t>
      </w:r>
      <w:r w:rsidRPr="007709F3">
        <w:rPr>
          <w:rStyle w:val="affff1"/>
          <w:rtl/>
        </w:rPr>
        <w:t>אמרו להן:</w:t>
      </w:r>
      <w:r w:rsidRPr="00C35A2C">
        <w:rPr>
          <w:rtl/>
        </w:rPr>
        <w:t xml:space="preserve"> לאן אתם הולכים? </w:t>
      </w:r>
      <w:r w:rsidRPr="007709F3">
        <w:rPr>
          <w:rStyle w:val="affff1"/>
          <w:rtl/>
        </w:rPr>
        <w:t>אמרו להן:</w:t>
      </w:r>
      <w:r w:rsidRPr="00C35A2C">
        <w:rPr>
          <w:rtl/>
        </w:rPr>
        <w:t xml:space="preserve"> לעכו.</w:t>
      </w:r>
      <w:r w:rsidR="007709F3">
        <w:rPr>
          <w:rFonts w:hint="cs"/>
          <w:rtl/>
        </w:rPr>
        <w:t xml:space="preserve"> </w:t>
      </w:r>
      <w:r w:rsidRPr="00C35A2C">
        <w:rPr>
          <w:rtl/>
        </w:rPr>
        <w:t>כיון שהגיעו לכזיב פירשו.</w:t>
      </w:r>
    </w:p>
    <w:p w14:paraId="56D30944" w14:textId="77777777" w:rsidR="007709F3" w:rsidRDefault="00910F84" w:rsidP="007709F3">
      <w:pPr>
        <w:pStyle w:val="36"/>
        <w:framePr w:wrap="notBeside"/>
        <w:rPr>
          <w:rtl/>
        </w:rPr>
      </w:pPr>
      <w:r w:rsidRPr="00C35A2C">
        <w:rPr>
          <w:rtl/>
        </w:rPr>
        <w:t>אמרו להן:</w:t>
      </w:r>
    </w:p>
    <w:p w14:paraId="205C097D" w14:textId="5530A9ED" w:rsidR="007709F3" w:rsidRDefault="00910F84" w:rsidP="00910F84">
      <w:pPr>
        <w:rPr>
          <w:rtl/>
        </w:rPr>
      </w:pPr>
      <w:r w:rsidRPr="00C35A2C">
        <w:rPr>
          <w:rtl/>
        </w:rPr>
        <w:t xml:space="preserve"> תלמידי מי אתם? </w:t>
      </w:r>
      <w:r w:rsidRPr="007709F3">
        <w:rPr>
          <w:rStyle w:val="affff1"/>
          <w:rtl/>
        </w:rPr>
        <w:t>אמרו להן:</w:t>
      </w:r>
      <w:r>
        <w:rPr>
          <w:rtl/>
        </w:rPr>
        <w:t xml:space="preserve"> תלמידי </w:t>
      </w:r>
      <w:r>
        <w:rPr>
          <w:rStyle w:val="affff1"/>
          <w:rtl/>
          <w:rPrChange w:id="9430" w:author="מנוע אמוראים" w:date="2026-10-05T16:41:56Z">
            <w:rPr>
              <w:rtl/>
            </w:rPr>
          </w:rPrChange>
        </w:rPr>
        <w:t xml:space="preserve">ר</w:t>
      </w:r>
      <w:r>
        <w:rPr>
          <w:rStyle w:val="affff1"/>
          <w:rtl/>
          <w:rPrChange w:id="9431" w:author="מנוע אמוראים" w:date="2026-10-05T16:41:56Z">
            <w:rPr>
              <w:rtl/>
            </w:rPr>
          </w:rPrChange>
        </w:rPr>
        <w:t xml:space="preserve">"</w:t>
      </w:r>
      <w:r>
        <w:rPr>
          <w:rStyle w:val="affff1"/>
          <w:rtl/>
          <w:rPrChange w:id="9432" w:author="מנוע אמוראים" w:date="2026-10-05T16:41:56Z">
            <w:rPr>
              <w:rtl/>
            </w:rPr>
          </w:rPrChange>
        </w:rPr>
        <w:t xml:space="preserve">ע</w:t>
      </w:r>
      <w:r>
        <w:rPr>
          <w:rtl/>
        </w:rPr>
        <w:t xml:space="preserve">, </w:t>
      </w:r>
      <w:r w:rsidRPr="007709F3">
        <w:rPr>
          <w:rStyle w:val="affff1"/>
          <w:rFonts w:hint="cs"/>
          <w:rtl/>
        </w:rPr>
        <w:t>א</w:t>
      </w:r>
      <w:r w:rsidRPr="007709F3">
        <w:rPr>
          <w:rStyle w:val="affff1"/>
          <w:rtl/>
        </w:rPr>
        <w:t>"</w:t>
      </w:r>
      <w:r w:rsidRPr="007709F3">
        <w:rPr>
          <w:rStyle w:val="affff1"/>
          <w:rFonts w:hint="cs"/>
          <w:rtl/>
        </w:rPr>
        <w:t>ל</w:t>
      </w:r>
      <w:r w:rsidRPr="007709F3">
        <w:rPr>
          <w:rStyle w:val="affff1"/>
          <w:rtl/>
        </w:rPr>
        <w:t>:</w:t>
      </w:r>
      <w:r>
        <w:rPr>
          <w:rtl/>
        </w:rPr>
        <w:t xml:space="preserve"> אשרי </w:t>
      </w:r>
      <w:r>
        <w:rPr>
          <w:rStyle w:val="affff1"/>
          <w:rtl/>
          <w:rPrChange w:id="9433" w:author="מנוע אמוראים" w:date="2026-10-05T16:41:56Z">
            <w:rPr>
              <w:rtl/>
            </w:rPr>
          </w:rPrChange>
        </w:rPr>
        <w:t xml:space="preserve">ר</w:t>
      </w:r>
      <w:r>
        <w:rPr>
          <w:rStyle w:val="affff1"/>
          <w:rtl/>
          <w:rPrChange w:id="9434" w:author="מנוע אמוראים" w:date="2026-10-05T16:41:56Z">
            <w:rPr>
              <w:rtl/>
            </w:rPr>
          </w:rPrChange>
        </w:rPr>
        <w:t xml:space="preserve">"</w:t>
      </w:r>
      <w:r>
        <w:rPr>
          <w:rStyle w:val="affff1"/>
          <w:rtl/>
          <w:rPrChange w:id="9435" w:author="מנוע אמוראים" w:date="2026-10-05T16:41:56Z">
            <w:rPr>
              <w:rtl/>
            </w:rPr>
          </w:rPrChange>
        </w:rPr>
        <w:t xml:space="preserve">ע</w:t>
      </w:r>
      <w:r>
        <w:rPr>
          <w:rtl/>
        </w:rPr>
        <w:t xml:space="preserve"> ותלמידיו, שלא פגע בהן אדם רע מעולם.</w:t>
      </w:r>
    </w:p>
    <w:p w14:paraId="46F3C58F" w14:textId="77777777" w:rsidR="007709F3" w:rsidRDefault="007709F3">
      <w:pPr>
        <w:bidi w:val="0"/>
        <w:spacing w:after="160" w:line="259" w:lineRule="auto"/>
        <w:jc w:val="left"/>
      </w:pPr>
      <w:r>
        <w:rPr>
          <w:rtl/>
        </w:rPr>
        <w:br w:type="page"/>
      </w:r>
    </w:p>
    <w:p w14:paraId="5BD6A97B" w14:textId="77777777" w:rsidR="00910F84" w:rsidRPr="00C35A2C" w:rsidRDefault="00910F84" w:rsidP="00910F84">
      <w:pPr>
        <w:rPr>
          <w:rtl/>
        </w:rPr>
      </w:pPr>
    </w:p>
    <w:p w14:paraId="05E4B756" w14:textId="77777777" w:rsidR="00910F84" w:rsidRPr="00C35A2C" w:rsidRDefault="00910F84" w:rsidP="00910F84">
      <w:pPr>
        <w:pStyle w:val="aff6"/>
        <w:framePr w:wrap="around"/>
        <w:rPr>
          <w:rtl/>
        </w:rPr>
      </w:pPr>
      <w:r w:rsidRPr="00C35A2C">
        <w:rPr>
          <w:rFonts w:hint="cs"/>
          <w:rtl/>
        </w:rPr>
        <w:t>כו.</w:t>
      </w:r>
    </w:p>
    <w:p w14:paraId="325A1730" w14:textId="77777777" w:rsidR="00910F84" w:rsidRPr="00C35A2C" w:rsidRDefault="00910F84" w:rsidP="00910F84">
      <w:pPr>
        <w:rPr>
          <w:rtl/>
        </w:rPr>
      </w:pPr>
      <w:r w:rsidRPr="00C35A2C">
        <w:rPr>
          <w:rtl/>
        </w:rPr>
        <w:t>•</w:t>
      </w:r>
      <w:r w:rsidRPr="00C35A2C">
        <w:rPr>
          <w:rFonts w:hint="cs"/>
          <w:rtl/>
        </w:rPr>
        <w:t xml:space="preserve"> </w:t>
      </w:r>
      <w:r w:rsidRPr="00C35A2C">
        <w:rPr>
          <w:rtl/>
        </w:rPr>
        <w:t xml:space="preserve">רב מנשה </w:t>
      </w:r>
      <w:r w:rsidRPr="00C35A2C">
        <w:rPr>
          <w:rFonts w:hint="cs"/>
          <w:rtl/>
        </w:rPr>
        <w:t xml:space="preserve">הלך </w:t>
      </w:r>
      <w:r w:rsidRPr="00C35A2C">
        <w:rPr>
          <w:rtl/>
        </w:rPr>
        <w:t>לבי תורתא, פגעו ב</w:t>
      </w:r>
      <w:r w:rsidRPr="00C35A2C">
        <w:rPr>
          <w:rFonts w:hint="cs"/>
          <w:rtl/>
        </w:rPr>
        <w:t>ו</w:t>
      </w:r>
      <w:r w:rsidRPr="00C35A2C">
        <w:rPr>
          <w:rtl/>
        </w:rPr>
        <w:t xml:space="preserve"> גנבי, א</w:t>
      </w:r>
      <w:r>
        <w:rPr>
          <w:rtl/>
        </w:rPr>
        <w:t>"</w:t>
      </w:r>
      <w:r w:rsidRPr="00C35A2C">
        <w:rPr>
          <w:rFonts w:hint="cs"/>
          <w:rtl/>
        </w:rPr>
        <w:t>ל</w:t>
      </w:r>
      <w:r w:rsidRPr="00C35A2C">
        <w:rPr>
          <w:rtl/>
        </w:rPr>
        <w:t xml:space="preserve">: לאן </w:t>
      </w:r>
      <w:r w:rsidRPr="00C35A2C">
        <w:rPr>
          <w:rFonts w:hint="cs"/>
          <w:rtl/>
        </w:rPr>
        <w:t>אתה הולך</w:t>
      </w:r>
      <w:r w:rsidRPr="00C35A2C">
        <w:rPr>
          <w:rtl/>
        </w:rPr>
        <w:t xml:space="preserve"> א</w:t>
      </w:r>
      <w:r>
        <w:rPr>
          <w:rtl/>
        </w:rPr>
        <w:t>"</w:t>
      </w:r>
      <w:r w:rsidRPr="00C35A2C">
        <w:rPr>
          <w:rFonts w:hint="cs"/>
          <w:rtl/>
        </w:rPr>
        <w:t>ל</w:t>
      </w:r>
      <w:r w:rsidRPr="00C35A2C">
        <w:rPr>
          <w:rtl/>
        </w:rPr>
        <w:t>: לפומבדיתא.</w:t>
      </w:r>
      <w:r w:rsidRPr="00C35A2C">
        <w:rPr>
          <w:rFonts w:hint="cs"/>
          <w:rtl/>
        </w:rPr>
        <w:t xml:space="preserve"> וכשהגיעו לבת תורתא פירש</w:t>
      </w:r>
    </w:p>
    <w:p w14:paraId="45386813" w14:textId="77777777" w:rsidR="00910F84" w:rsidRPr="00C35A2C" w:rsidRDefault="00910F84" w:rsidP="00910F84">
      <w:pPr>
        <w:rPr>
          <w:rtl/>
        </w:rPr>
      </w:pPr>
      <w:r w:rsidRPr="00C35A2C">
        <w:rPr>
          <w:rtl/>
        </w:rPr>
        <w:t>אמרו ל</w:t>
      </w:r>
      <w:r w:rsidRPr="00C35A2C">
        <w:rPr>
          <w:rFonts w:hint="cs"/>
          <w:rtl/>
        </w:rPr>
        <w:t>ו תלמידו של יהודה הרמאי אתה, א</w:t>
      </w:r>
      <w:r>
        <w:rPr>
          <w:rtl/>
        </w:rPr>
        <w:t>"</w:t>
      </w:r>
      <w:r w:rsidRPr="00C35A2C">
        <w:rPr>
          <w:rFonts w:hint="cs"/>
          <w:rtl/>
        </w:rPr>
        <w:t>ל ידעיתו לו? יה</w:t>
      </w:r>
      <w:r>
        <w:rPr>
          <w:rtl/>
        </w:rPr>
        <w:t>"</w:t>
      </w:r>
      <w:r w:rsidRPr="00C35A2C">
        <w:rPr>
          <w:rFonts w:hint="cs"/>
          <w:rtl/>
        </w:rPr>
        <w:t>ר שתהיו מנודים בנידויו!</w:t>
      </w:r>
    </w:p>
    <w:p w14:paraId="1FFD805D" w14:textId="77777777" w:rsidR="00910F84" w:rsidRDefault="00910F84" w:rsidP="00910F84">
      <w:pPr>
        <w:rPr>
          <w:rtl/>
        </w:rPr>
      </w:pPr>
      <w:r w:rsidRPr="00C35A2C">
        <w:rPr>
          <w:rFonts w:hint="cs"/>
          <w:rtl/>
        </w:rPr>
        <w:t>הלכו ועשו מעשי גניבה כ</w:t>
      </w:r>
      <w:r>
        <w:rPr>
          <w:rtl/>
        </w:rPr>
        <w:t>"</w:t>
      </w:r>
      <w:r>
        <w:rPr>
          <w:rFonts w:hint="cs"/>
          <w:rtl/>
        </w:rPr>
        <w:t xml:space="preserve">ב שנים ולא הצליחו כיון שראו הלכו להתיר נידויים אצל </w:t>
      </w:r>
      <w:r>
        <w:rPr>
          <w:rStyle w:val="affff1"/>
          <w:rFonts w:hint="cs"/>
          <w:rtl/>
          <w:rPrChange w:id="9436" w:author="מנוע אמוראים" w:date="2026-10-05T16:41:56Z">
            <w:rPr>
              <w:rFonts w:hint="cs"/>
              <w:rtl/>
            </w:rPr>
          </w:rPrChange>
        </w:rPr>
        <w:t xml:space="preserve">ר</w:t>
      </w:r>
      <w:r>
        <w:rPr>
          <w:rStyle w:val="affff1"/>
          <w:rtl/>
          <w:rPrChange w:id="9437" w:author="מנוע אמוראים" w:date="2026-10-05T16:41:56Z">
            <w:rPr>
              <w:rtl/>
            </w:rPr>
          </w:rPrChange>
        </w:rPr>
        <w:t xml:space="preserve">"</w:t>
      </w:r>
      <w:r>
        <w:rPr>
          <w:rStyle w:val="affff1"/>
          <w:rFonts w:hint="cs"/>
          <w:rtl/>
          <w:rPrChange w:id="9438" w:author="מנוע אמוראים" w:date="2026-10-05T16:41:56Z">
            <w:rPr>
              <w:rFonts w:hint="cs"/>
              <w:rtl/>
            </w:rPr>
          </w:rPrChange>
        </w:rPr>
        <w:t xml:space="preserve">י</w:t>
      </w:r>
      <w:r>
        <w:rPr>
          <w:rFonts w:hint="cs"/>
          <w:rtl/>
        </w:rPr>
        <w:t xml:space="preserve"> ,</w:t>
      </w:r>
    </w:p>
    <w:p w14:paraId="5B3232FF" w14:textId="77777777" w:rsidR="00910F84" w:rsidRDefault="00910F84" w:rsidP="00910F84">
      <w:pPr>
        <w:rPr>
          <w:rtl/>
        </w:rPr>
      </w:pPr>
      <w:r w:rsidRPr="00C35A2C">
        <w:rPr>
          <w:rFonts w:hint="cs"/>
          <w:rtl/>
        </w:rPr>
        <w:t>אך אחד מהם שלא הלך להתיר הנידוי אכלו אריה, וזהו דאמרי אינשי אורג שאינו עניו מפסיד שנה משנותיו</w:t>
      </w:r>
    </w:p>
    <w:p w14:paraId="2FDB37DB" w14:textId="77777777" w:rsidR="00910F84" w:rsidRDefault="00910F84" w:rsidP="00910F84">
      <w:pPr>
        <w:rPr>
          <w:rtl/>
        </w:rPr>
      </w:pPr>
      <w:r>
        <w:rPr>
          <w:rFonts w:hint="cs"/>
          <w:rtl/>
        </w:rPr>
        <w:t xml:space="preserve">בא וראה מה בין גנבי בבל [שזלזלו בכבוד </w:t>
      </w:r>
      <w:r>
        <w:rPr>
          <w:rStyle w:val="affff1"/>
          <w:rFonts w:hint="cs"/>
          <w:rtl/>
          <w:rPrChange w:id="9439" w:author="מנוע אמוראים" w:date="2026-10-05T16:41:56Z">
            <w:rPr>
              <w:rFonts w:hint="cs"/>
              <w:rtl/>
            </w:rPr>
          </w:rPrChange>
        </w:rPr>
        <w:t xml:space="preserve">ר</w:t>
      </w:r>
      <w:r>
        <w:rPr>
          <w:rStyle w:val="affff1"/>
          <w:rtl/>
          <w:rPrChange w:id="9440" w:author="מנוע אמוראים" w:date="2026-10-05T16:41:56Z">
            <w:rPr>
              <w:rtl/>
            </w:rPr>
          </w:rPrChange>
        </w:rPr>
        <w:t xml:space="preserve">"</w:t>
      </w:r>
      <w:r>
        <w:rPr>
          <w:rStyle w:val="affff1"/>
          <w:rFonts w:hint="cs"/>
          <w:rtl/>
          <w:rPrChange w:id="9441" w:author="מנוע אמוראים" w:date="2026-10-05T16:41:56Z">
            <w:rPr>
              <w:rFonts w:hint="cs"/>
              <w:rtl/>
            </w:rPr>
          </w:rPrChange>
        </w:rPr>
        <w:t xml:space="preserve">י</w:t>
      </w:r>
      <w:r>
        <w:rPr>
          <w:rFonts w:hint="cs"/>
          <w:rtl/>
        </w:rPr>
        <w:t xml:space="preserve">] לליסטים של ארץ ישראל [ששבחו כבודו של </w:t>
      </w:r>
      <w:r>
        <w:rPr>
          <w:rStyle w:val="affff1"/>
          <w:rFonts w:hint="cs"/>
          <w:rtl/>
          <w:rPrChange w:id="9442" w:author="מנוע אמוראים" w:date="2026-10-05T16:41:56Z">
            <w:rPr>
              <w:rFonts w:hint="cs"/>
              <w:rtl/>
            </w:rPr>
          </w:rPrChange>
        </w:rPr>
        <w:t xml:space="preserve">ר</w:t>
      </w:r>
      <w:r>
        <w:rPr>
          <w:rStyle w:val="affff1"/>
          <w:rtl/>
          <w:rPrChange w:id="9443" w:author="מנוע אמוראים" w:date="2026-10-05T16:41:56Z">
            <w:rPr>
              <w:rtl/>
            </w:rPr>
          </w:rPrChange>
        </w:rPr>
        <w:t xml:space="preserve">"</w:t>
      </w:r>
      <w:r>
        <w:rPr>
          <w:rStyle w:val="affff1"/>
          <w:rFonts w:hint="cs"/>
          <w:rtl/>
          <w:rPrChange w:id="9444" w:author="מנוע אמוראים" w:date="2026-10-05T16:41:56Z">
            <w:rPr>
              <w:rFonts w:hint="cs"/>
              <w:rtl/>
            </w:rPr>
          </w:rPrChange>
        </w:rPr>
        <w:t xml:space="preserve">ע</w:t>
      </w:r>
      <w:r>
        <w:rPr>
          <w:rFonts w:hint="cs"/>
          <w:rtl/>
        </w:rPr>
        <w:t xml:space="preserve">]</w:t>
      </w:r>
    </w:p>
    <w:p w14:paraId="07FA9086" w14:textId="77777777" w:rsidR="00910F84" w:rsidRDefault="00910F84" w:rsidP="00910F84">
      <w:pPr>
        <w:pStyle w:val="afffe"/>
        <w:rPr>
          <w:rtl/>
        </w:rPr>
      </w:pPr>
      <w:r w:rsidRPr="00A06291">
        <w:rPr>
          <w:rtl/>
        </w:rPr>
        <w:t>׻</w:t>
      </w:r>
    </w:p>
    <w:p>
      <w:pPr>
        <w:pStyle w:val="affff4"/>
        <w:rPr>
          <w:ins w:id="20147" w:author="קלוד" w:date="2026-10-06T10:07:24Z"/>
        </w:rPr>
      </w:pPr>
      <w:ins w:id="20146" w:author="קלוד" w:date="2026-10-06T10:07:24Z">
        <w:r>
          <w:t xml:space="preserve">משנה א</w:t>
        </w:r>
      </w:ins>
    </w:p>
    <w:p w14:paraId="32870E7E" w14:textId="77777777" w:rsidR="00910F84" w:rsidRPr="00C35A2C" w:rsidRDefault="00910F84" w:rsidP="00910F84">
      <w:pPr>
        <w:pStyle w:val="affb"/>
        <w:rPr>
          <w:del w:id="20012" w:author="קלוד" w:date="2026-10-06T10:12:09Z"/>
          <w:rtl/>
        </w:rPr>
      </w:pPr>
      <w:ins w:id="9838" w:author="מספור קטעי משנה" w:date="2026-10-06T06:44:54Z">
        <w:del w:id="20010" w:author="קלוד" w:date="2026-10-06T10:12:09Z">
          <w:r>
            <w:rPr>
              <w:rStyle w:val="MisparKeta"/>
            </w:rPr>
            <w:delText xml:space="preserve">א. </w:delText>
          </w:r>
        </w:del>
      </w:ins>
      <w:del w:id="20011" w:author="קלוד" w:date="2026-10-06T10:12:09Z">
        <w:r w:rsidRPr="00C35A2C">
          <w:rPr>
            <w:rtl/>
          </w:rPr>
          <w:delText xml:space="preserve">מתני'.</w:delText>
        </w:r>
      </w:del>
    </w:p>
    <w:p w14:paraId="76B4BEF0" w14:textId="77777777" w:rsidR="006B02DC" w:rsidRDefault="006B02DC">
      <w:pPr>
        <w:bidi w:val="0"/>
        <w:spacing w:after="160" w:line="259" w:lineRule="auto"/>
        <w:jc w:val="left"/>
        <w:rPr>
          <w:rFonts w:cs="BA Vilna Bold"/>
          <w:spacing w:val="4"/>
          <w:rtl/>
        </w:rPr>
      </w:pPr>
      <w:r>
        <w:rPr>
          <w:rtl/>
        </w:rPr>
        <w:br w:type="page"/>
      </w:r>
    </w:p>
    <w:p w14:paraId="0243B8E4" w14:textId="5BF1C62F" w:rsidR="00910F84" w:rsidRDefault="00910F84" w:rsidP="00910F84">
      <w:pPr>
        <w:pStyle w:val="affb"/>
        <w:rPr>
          <w:rtl/>
        </w:rPr>
      </w:pPr>
      <w:ins w:id="20094" w:author="קלוד" w:date="2026-10-06T10:12:09Z">
        <w:r>
          <w:rPr>
            <w:rStyle w:val="MisparKeta"/>
          </w:rPr>
          <w:t xml:space="preserve">א. </w:t>
        </w:r>
      </w:ins>
      <w:r w:rsidRPr="00C35A2C">
        <w:rPr>
          <w:rtl/>
        </w:rPr>
        <w:lastRenderedPageBreak/>
        <w:t xml:space="preserve">בת ישראל לא תיילד את </w:t>
      </w:r>
      <w:r w:rsidR="006B02DC">
        <w:rPr>
          <w:rFonts w:hint="cs"/>
          <w:rtl/>
        </w:rPr>
        <w:t xml:space="preserve">הגויה </w:t>
      </w:r>
      <w:r w:rsidRPr="00C35A2C">
        <w:rPr>
          <w:rtl/>
        </w:rPr>
        <w:t xml:space="preserve">מפני שמילדת בן </w:t>
      </w:r>
      <w:r w:rsidR="006B02DC">
        <w:rPr>
          <w:rFonts w:hint="cs"/>
          <w:rtl/>
        </w:rPr>
        <w:t>לע''ז</w:t>
      </w:r>
      <w:r w:rsidRPr="00C35A2C">
        <w:rPr>
          <w:rtl/>
        </w:rPr>
        <w:t>,</w:t>
      </w:r>
    </w:p>
    <w:p w14:paraId="7B18B062" w14:textId="7F5164C9" w:rsidR="00910F84" w:rsidRPr="00C35A2C" w:rsidRDefault="00910F84" w:rsidP="00910F84">
      <w:pPr>
        <w:pStyle w:val="affb"/>
        <w:rPr>
          <w:rtl/>
        </w:rPr>
      </w:pPr>
      <w:r w:rsidRPr="00C35A2C">
        <w:rPr>
          <w:rtl/>
        </w:rPr>
        <w:t xml:space="preserve">אבל </w:t>
      </w:r>
      <w:r w:rsidR="006B02DC">
        <w:rPr>
          <w:rFonts w:hint="cs"/>
          <w:rtl/>
        </w:rPr>
        <w:t xml:space="preserve">נכרית </w:t>
      </w:r>
      <w:r w:rsidRPr="00C35A2C">
        <w:rPr>
          <w:rtl/>
        </w:rPr>
        <w:t>מילדת בת ישראל.</w:t>
      </w:r>
    </w:p>
    <w:p w14:paraId="10727FDA" w14:textId="77777777" w:rsidR="006B02DC" w:rsidRDefault="00910F84" w:rsidP="006B02DC">
      <w:pPr>
        <w:pStyle w:val="affb"/>
        <w:rPr>
          <w:rtl/>
        </w:rPr>
      </w:pPr>
      <w:r w:rsidRPr="00C35A2C">
        <w:rPr>
          <w:rtl/>
        </w:rPr>
        <w:t xml:space="preserve">בת ישראל לא תניק בנה של </w:t>
      </w:r>
      <w:r w:rsidR="006B02DC">
        <w:rPr>
          <w:rFonts w:hint="cs"/>
          <w:rtl/>
        </w:rPr>
        <w:t>נכרית</w:t>
      </w:r>
    </w:p>
    <w:p w14:paraId="75457379" w14:textId="76D9C1D5" w:rsidR="00910F84" w:rsidRDefault="00910F84" w:rsidP="006B02DC">
      <w:pPr>
        <w:pStyle w:val="affb"/>
        <w:rPr>
          <w:rtl/>
        </w:rPr>
      </w:pPr>
      <w:r w:rsidRPr="00C35A2C">
        <w:rPr>
          <w:rtl/>
        </w:rPr>
        <w:t xml:space="preserve">אבל </w:t>
      </w:r>
      <w:r w:rsidR="006B02DC">
        <w:rPr>
          <w:rFonts w:hint="cs"/>
          <w:rtl/>
        </w:rPr>
        <w:t xml:space="preserve">נכרית </w:t>
      </w:r>
      <w:r w:rsidRPr="00C35A2C">
        <w:rPr>
          <w:rtl/>
        </w:rPr>
        <w:t>מניקה בנה של ישראל ברשותה.</w:t>
      </w:r>
    </w:p>
    <w:p w14:paraId="598E445B" w14:textId="77777777" w:rsidR="006B02DC" w:rsidRDefault="00910F84" w:rsidP="006B02DC">
      <w:pPr>
        <w:pStyle w:val="36"/>
        <w:framePr w:wrap="notBeside"/>
        <w:rPr>
          <w:rtl/>
        </w:rPr>
      </w:pPr>
      <w:r w:rsidRPr="00C35A2C">
        <w:rPr>
          <w:rtl/>
        </w:rPr>
        <w:t>ת</w:t>
      </w:r>
      <w:r>
        <w:rPr>
          <w:rtl/>
        </w:rPr>
        <w:t>"</w:t>
      </w:r>
      <w:r w:rsidRPr="00C35A2C">
        <w:rPr>
          <w:rtl/>
        </w:rPr>
        <w:t>ר:</w:t>
      </w:r>
    </w:p>
    <w:p w14:paraId="046BEC89" w14:textId="7EFE70C0" w:rsidR="00910F84" w:rsidRDefault="00910F84" w:rsidP="00805DC2">
      <w:pPr>
        <w:pStyle w:val="affff2"/>
        <w:rPr>
          <w:rtl/>
        </w:rPr>
      </w:pPr>
      <w:r w:rsidRPr="00C35A2C">
        <w:rPr>
          <w:rtl/>
        </w:rPr>
        <w:t xml:space="preserve"> בת ישראל לא תיילד את </w:t>
      </w:r>
      <w:r w:rsidR="006B02DC">
        <w:rPr>
          <w:rFonts w:hint="cs"/>
          <w:rtl/>
        </w:rPr>
        <w:t xml:space="preserve">הנכרית </w:t>
      </w:r>
      <w:r w:rsidRPr="00C35A2C">
        <w:rPr>
          <w:rtl/>
        </w:rPr>
        <w:t>- מפני שמילדת בן ל</w:t>
      </w:r>
      <w:r w:rsidR="006B02DC">
        <w:rPr>
          <w:rFonts w:hint="cs"/>
          <w:rtl/>
        </w:rPr>
        <w:t>ע''ז</w:t>
      </w:r>
      <w:r w:rsidRPr="00C35A2C">
        <w:rPr>
          <w:rtl/>
        </w:rPr>
        <w:t>,</w:t>
      </w:r>
    </w:p>
    <w:p w14:paraId="4BC367AF" w14:textId="77777777" w:rsidR="006B02DC" w:rsidRDefault="00910F84" w:rsidP="006B02DC">
      <w:pPr>
        <w:pStyle w:val="36"/>
        <w:framePr w:wrap="notBeside"/>
        <w:rPr>
          <w:rtl/>
        </w:rPr>
      </w:pPr>
      <w:r w:rsidRPr="00C35A2C">
        <w:rPr>
          <w:rFonts w:hint="cs"/>
          <w:rtl/>
        </w:rPr>
        <w:t>ולר</w:t>
      </w:r>
      <w:r>
        <w:rPr>
          <w:rtl/>
        </w:rPr>
        <w:t>"</w:t>
      </w:r>
      <w:r w:rsidRPr="00C35A2C">
        <w:rPr>
          <w:rFonts w:hint="cs"/>
          <w:rtl/>
        </w:rPr>
        <w:t>מ:</w:t>
      </w:r>
    </w:p>
    <w:p w14:paraId="3B5DF5BF" w14:textId="7C6E5B56" w:rsidR="00910F84" w:rsidRDefault="006B02DC" w:rsidP="00910F84">
      <w:pPr>
        <w:rPr>
          <w:rtl/>
        </w:rPr>
      </w:pPr>
      <w:r>
        <w:rPr>
          <w:rFonts w:hint="cs"/>
          <w:rtl/>
        </w:rPr>
        <w:t xml:space="preserve">ונכרית </w:t>
      </w:r>
      <w:r w:rsidR="00910F84" w:rsidRPr="00C35A2C">
        <w:rPr>
          <w:rtl/>
        </w:rPr>
        <w:t>לא תיילד בת ישראל - שחשודין על שפיכות דמים,</w:t>
      </w:r>
    </w:p>
    <w:p w14:paraId="057B6D31" w14:textId="77777777" w:rsidR="006B02DC" w:rsidRDefault="00910F84" w:rsidP="006B02DC">
      <w:pPr>
        <w:pStyle w:val="36"/>
        <w:framePr w:wrap="notBeside"/>
        <w:rPr>
          <w:rtl/>
        </w:rPr>
      </w:pPr>
      <w:r w:rsidRPr="00C35A2C">
        <w:rPr>
          <w:rtl/>
        </w:rPr>
        <w:t>וחכ</w:t>
      </w:r>
      <w:r>
        <w:rPr>
          <w:rtl/>
        </w:rPr>
        <w:t>"</w:t>
      </w:r>
      <w:r w:rsidRPr="00C35A2C">
        <w:rPr>
          <w:rFonts w:hint="cs"/>
          <w:rtl/>
        </w:rPr>
        <w:t>א</w:t>
      </w:r>
      <w:r w:rsidRPr="00C35A2C">
        <w:rPr>
          <w:rtl/>
        </w:rPr>
        <w:t>:</w:t>
      </w:r>
    </w:p>
    <w:p w14:paraId="1EA98026" w14:textId="14C51A9C" w:rsidR="00910F84" w:rsidRPr="00C35A2C" w:rsidRDefault="006B02DC" w:rsidP="00910F84">
      <w:pPr>
        <w:rPr>
          <w:rtl/>
        </w:rPr>
      </w:pPr>
      <w:r>
        <w:rPr>
          <w:rFonts w:hint="cs"/>
          <w:rtl/>
        </w:rPr>
        <w:t xml:space="preserve">נכרית </w:t>
      </w:r>
      <w:r w:rsidR="00910F84" w:rsidRPr="00C35A2C">
        <w:rPr>
          <w:rtl/>
        </w:rPr>
        <w:t>מילדת את בת ישראל בזמן שאחרות עומדות על גבה, אבל לא בינה לבינה.</w:t>
      </w:r>
    </w:p>
    <w:p w14:paraId="4E3A19EA" w14:textId="77777777" w:rsidR="006B02DC" w:rsidRDefault="00910F84" w:rsidP="006B02DC">
      <w:pPr>
        <w:pStyle w:val="36"/>
        <w:framePr w:wrap="notBeside"/>
        <w:rPr>
          <w:rtl/>
        </w:rPr>
      </w:pPr>
      <w:r w:rsidRPr="00C35A2C">
        <w:rPr>
          <w:rtl/>
        </w:rPr>
        <w:t>ור</w:t>
      </w:r>
      <w:r>
        <w:rPr>
          <w:rtl/>
        </w:rPr>
        <w:t>"</w:t>
      </w:r>
      <w:r w:rsidRPr="00C35A2C">
        <w:rPr>
          <w:rtl/>
        </w:rPr>
        <w:t>מ:</w:t>
      </w:r>
    </w:p>
    <w:p w14:paraId="67A5EA86" w14:textId="3D98C55C" w:rsidR="00910F84" w:rsidRPr="00C35A2C" w:rsidRDefault="00910F84" w:rsidP="00910F84">
      <w:pPr>
        <w:rPr>
          <w:rtl/>
        </w:rPr>
      </w:pPr>
      <w:r w:rsidRPr="00C35A2C">
        <w:rPr>
          <w:rtl/>
        </w:rPr>
        <w:t>אפי' אחרות עומדות ע</w:t>
      </w:r>
      <w:r>
        <w:rPr>
          <w:rtl/>
        </w:rPr>
        <w:t>"</w:t>
      </w:r>
      <w:r w:rsidRPr="00C35A2C">
        <w:rPr>
          <w:rFonts w:hint="cs"/>
          <w:rtl/>
        </w:rPr>
        <w:t>ג</w:t>
      </w:r>
      <w:r w:rsidRPr="00C35A2C">
        <w:rPr>
          <w:rtl/>
        </w:rPr>
        <w:t xml:space="preserve"> לא, </w:t>
      </w:r>
      <w:r w:rsidRPr="00C35A2C">
        <w:rPr>
          <w:rFonts w:hint="cs"/>
          <w:rtl/>
        </w:rPr>
        <w:t xml:space="preserve">שפעמים מנחת ידה על מצח התינוק </w:t>
      </w:r>
      <w:r w:rsidRPr="006B02DC">
        <w:rPr>
          <w:rStyle w:val="affff8"/>
          <w:rFonts w:hint="cs"/>
          <w:rtl/>
        </w:rPr>
        <w:t>[</w:t>
      </w:r>
      <w:r w:rsidR="006B02DC">
        <w:rPr>
          <w:rStyle w:val="affff8"/>
          <w:rFonts w:hint="cs"/>
          <w:rtl/>
        </w:rPr>
        <w:t xml:space="preserve">מקום </w:t>
      </w:r>
      <w:r w:rsidRPr="006B02DC">
        <w:rPr>
          <w:rStyle w:val="affff8"/>
          <w:rFonts w:hint="cs"/>
          <w:rtl/>
        </w:rPr>
        <w:t>שמוחו רופס]</w:t>
      </w:r>
      <w:r w:rsidRPr="00C35A2C">
        <w:rPr>
          <w:rFonts w:hint="cs"/>
          <w:rtl/>
        </w:rPr>
        <w:t xml:space="preserve"> והורגתו ואינו ניכר</w:t>
      </w:r>
      <w:r w:rsidRPr="00C35A2C">
        <w:rPr>
          <w:rtl/>
        </w:rPr>
        <w:t>.</w:t>
      </w:r>
    </w:p>
    <w:p w14:paraId="0287CD66" w14:textId="77777777" w:rsidR="006B02DC" w:rsidRDefault="00910F84" w:rsidP="006B02DC">
      <w:pPr>
        <w:pStyle w:val="36"/>
        <w:framePr w:wrap="notBeside"/>
        <w:rPr>
          <w:rtl/>
        </w:rPr>
      </w:pPr>
      <w:r w:rsidRPr="00C35A2C">
        <w:rPr>
          <w:rtl/>
        </w:rPr>
        <w:t>כ</w:t>
      </w:r>
      <w:r w:rsidRPr="00C35A2C">
        <w:rPr>
          <w:rFonts w:hint="cs"/>
          <w:rtl/>
        </w:rPr>
        <w:t xml:space="preserve">אותה </w:t>
      </w:r>
    </w:p>
    <w:p w14:paraId="5154AEC0" w14:textId="05B9A775" w:rsidR="00910F84" w:rsidRPr="00C35A2C" w:rsidRDefault="006B02DC" w:rsidP="006B02DC">
      <w:pPr>
        <w:rPr>
          <w:rtl/>
        </w:rPr>
      </w:pPr>
      <w:r>
        <w:rPr>
          <w:rFonts w:hint="cs"/>
          <w:rtl/>
        </w:rPr>
        <w:t xml:space="preserve">נכרית </w:t>
      </w:r>
      <w:r w:rsidR="00910F84" w:rsidRPr="00C35A2C">
        <w:rPr>
          <w:rFonts w:hint="cs"/>
          <w:rtl/>
        </w:rPr>
        <w:t xml:space="preserve">שאמרה לחברתה </w:t>
      </w:r>
      <w:r>
        <w:rPr>
          <w:rFonts w:hint="cs"/>
          <w:rtl/>
        </w:rPr>
        <w:t>נכרית</w:t>
      </w:r>
      <w:r w:rsidR="00910F84" w:rsidRPr="00C35A2C">
        <w:rPr>
          <w:rtl/>
        </w:rPr>
        <w:t xml:space="preserve"> </w:t>
      </w:r>
      <w:r w:rsidR="00910F84" w:rsidRPr="00C35A2C">
        <w:rPr>
          <w:rFonts w:hint="cs"/>
          <w:rtl/>
        </w:rPr>
        <w:t>מיילדת יהודייה בת מיילדת יהודייה</w:t>
      </w:r>
      <w:r>
        <w:rPr>
          <w:rFonts w:hint="cs"/>
          <w:rtl/>
        </w:rPr>
        <w:t xml:space="preserve"> </w:t>
      </w:r>
      <w:r w:rsidR="00910F84" w:rsidRPr="006B02DC">
        <w:rPr>
          <w:rStyle w:val="affff1"/>
          <w:rtl/>
        </w:rPr>
        <w:t>אמרה לה:</w:t>
      </w:r>
      <w:r>
        <w:rPr>
          <w:rStyle w:val="affff1"/>
          <w:rFonts w:hint="cs"/>
          <w:rtl/>
        </w:rPr>
        <w:t xml:space="preserve"> </w:t>
      </w:r>
      <w:r w:rsidR="00910F84" w:rsidRPr="00C35A2C">
        <w:rPr>
          <w:rtl/>
        </w:rPr>
        <w:t xml:space="preserve"> </w:t>
      </w:r>
      <w:r w:rsidR="00910F84" w:rsidRPr="00C35A2C">
        <w:rPr>
          <w:rFonts w:hint="cs"/>
          <w:rtl/>
        </w:rPr>
        <w:t>מרובים צרות שיבואו על אותה אשה כאותן תינוקות שהרגתי מהן ואני שופכת דמם כקצף הנהר</w:t>
      </w:r>
    </w:p>
    <w:p w14:paraId="59CB64FB" w14:textId="77777777" w:rsidR="006B02DC" w:rsidRDefault="00910F84" w:rsidP="006B02DC">
      <w:pPr>
        <w:pStyle w:val="36"/>
        <w:framePr w:wrap="notBeside"/>
        <w:rPr>
          <w:rtl/>
        </w:rPr>
      </w:pPr>
      <w:r w:rsidRPr="00C35A2C">
        <w:rPr>
          <w:rtl/>
        </w:rPr>
        <w:t>ורבנן</w:t>
      </w:r>
      <w:r w:rsidRPr="00C35A2C">
        <w:rPr>
          <w:rFonts w:hint="cs"/>
          <w:rtl/>
        </w:rPr>
        <w:t>-</w:t>
      </w:r>
      <w:r w:rsidRPr="00C35A2C">
        <w:rPr>
          <w:rtl/>
        </w:rPr>
        <w:t xml:space="preserve"> </w:t>
      </w:r>
    </w:p>
    <w:p w14:paraId="5AFF5A4F" w14:textId="7EEF0986" w:rsidR="00910F84" w:rsidRDefault="00910F84" w:rsidP="006B02DC">
      <w:pPr>
        <w:rPr>
          <w:rtl/>
        </w:rPr>
      </w:pPr>
      <w:r w:rsidRPr="006B02DC">
        <w:rPr>
          <w:rStyle w:val="affff1"/>
          <w:rtl/>
        </w:rPr>
        <w:t>א"ל:</w:t>
      </w:r>
      <w:r w:rsidRPr="00C35A2C">
        <w:rPr>
          <w:rtl/>
        </w:rPr>
        <w:t xml:space="preserve"> לא היא, במילתא בעלמא הוא דאוקימתה.</w:t>
      </w:r>
    </w:p>
    <w:p w14:paraId="1138641D" w14:textId="77777777" w:rsidR="00910F84" w:rsidRPr="00C35A2C" w:rsidRDefault="00910F84" w:rsidP="00910F84">
      <w:pPr>
        <w:pStyle w:val="afff2"/>
        <w:rPr>
          <w:b/>
          <w:rtl/>
        </w:rPr>
      </w:pPr>
      <w:ins w:id="9839" w:author="מספור קטעי משנה" w:date="2026-10-06T06:44:54Z">
        <w:r>
          <w:rPr>
            <w:rStyle w:val="MisparKeta"/>
          </w:rPr>
          <w:t xml:space="preserve">ג. </w:t>
        </w:r>
      </w:ins>
      <w:r w:rsidRPr="00C35A2C">
        <w:rPr>
          <w:rtl/>
        </w:rPr>
        <w:t>בת ישראל לא תניק.</w:t>
      </w:r>
    </w:p>
    <w:p w14:paraId="60764D04" w14:textId="77777777" w:rsidR="006B02DC" w:rsidRDefault="00910F84" w:rsidP="006B02DC">
      <w:pPr>
        <w:pStyle w:val="36"/>
        <w:framePr w:wrap="notBeside"/>
        <w:rPr>
          <w:rtl/>
        </w:rPr>
      </w:pPr>
      <w:r w:rsidRPr="00C35A2C">
        <w:rPr>
          <w:rtl/>
        </w:rPr>
        <w:t>ת</w:t>
      </w:r>
      <w:r>
        <w:rPr>
          <w:rtl/>
        </w:rPr>
        <w:t>"</w:t>
      </w:r>
      <w:r w:rsidRPr="00C35A2C">
        <w:rPr>
          <w:rtl/>
        </w:rPr>
        <w:t>ר:</w:t>
      </w:r>
    </w:p>
    <w:p w14:paraId="3B657717" w14:textId="20E6C0A9" w:rsidR="00910F84" w:rsidRDefault="00910F84" w:rsidP="00910F84">
      <w:pPr>
        <w:rPr>
          <w:rtl/>
        </w:rPr>
      </w:pPr>
      <w:r w:rsidRPr="00C35A2C">
        <w:rPr>
          <w:rtl/>
        </w:rPr>
        <w:t xml:space="preserve">בת ישראל לא תניק </w:t>
      </w:r>
      <w:r w:rsidR="006B02DC">
        <w:rPr>
          <w:rFonts w:hint="cs"/>
          <w:rtl/>
        </w:rPr>
        <w:t>בנה של נכרית</w:t>
      </w:r>
      <w:r w:rsidRPr="00C35A2C">
        <w:rPr>
          <w:rtl/>
        </w:rPr>
        <w:t xml:space="preserve">- מפני שמגדלת בן </w:t>
      </w:r>
      <w:r w:rsidR="006B02DC">
        <w:rPr>
          <w:rFonts w:hint="cs"/>
          <w:rtl/>
        </w:rPr>
        <w:t>לע''ז</w:t>
      </w:r>
    </w:p>
    <w:p w14:paraId="154DEBD6" w14:textId="77777777" w:rsidR="006B02DC" w:rsidRDefault="006B02DC" w:rsidP="00910F84">
      <w:pPr>
        <w:rPr>
          <w:rStyle w:val="affff1"/>
          <w:rtl/>
        </w:rPr>
      </w:pPr>
      <w:r>
        <w:rPr>
          <w:rFonts w:hint="cs"/>
          <w:rtl/>
        </w:rPr>
        <w:t xml:space="preserve">ונכרית </w:t>
      </w:r>
      <w:r w:rsidR="00910F84" w:rsidRPr="00C35A2C">
        <w:rPr>
          <w:rtl/>
        </w:rPr>
        <w:t xml:space="preserve">לא תניק את בנה של בת ישראל </w:t>
      </w:r>
    </w:p>
    <w:p w14:paraId="0F5237D0" w14:textId="77777777" w:rsidR="006B02DC" w:rsidRDefault="00910F84" w:rsidP="006B02DC">
      <w:pPr>
        <w:pStyle w:val="36"/>
        <w:framePr w:wrap="notBeside"/>
        <w:rPr>
          <w:rtl/>
        </w:rPr>
      </w:pPr>
      <w:r w:rsidRPr="006B02DC">
        <w:rPr>
          <w:rStyle w:val="affff1"/>
          <w:rFonts w:hint="cs"/>
          <w:rtl/>
        </w:rPr>
        <w:t>לר</w:t>
      </w:r>
      <w:r w:rsidRPr="006B02DC">
        <w:rPr>
          <w:rStyle w:val="affff1"/>
          <w:rtl/>
        </w:rPr>
        <w:t>"</w:t>
      </w:r>
      <w:r w:rsidRPr="006B02DC">
        <w:rPr>
          <w:rStyle w:val="affff1"/>
          <w:rFonts w:hint="cs"/>
          <w:rtl/>
        </w:rPr>
        <w:t>מ:</w:t>
      </w:r>
    </w:p>
    <w:p w14:paraId="3E967CEE" w14:textId="4D21AA2E" w:rsidR="00910F84" w:rsidRDefault="00910F84" w:rsidP="006B02DC">
      <w:pPr>
        <w:rPr>
          <w:rtl/>
        </w:rPr>
      </w:pPr>
      <w:r w:rsidRPr="00C35A2C">
        <w:rPr>
          <w:rtl/>
        </w:rPr>
        <w:t>מפני שחשודה על שפיכות דמים,</w:t>
      </w:r>
    </w:p>
    <w:p w14:paraId="52D3334E" w14:textId="77777777" w:rsidR="006B02DC" w:rsidRDefault="00910F84" w:rsidP="006B02DC">
      <w:pPr>
        <w:pStyle w:val="36"/>
        <w:framePr w:wrap="notBeside"/>
        <w:rPr>
          <w:rtl/>
        </w:rPr>
      </w:pPr>
      <w:r w:rsidRPr="00CE2644">
        <w:rPr>
          <w:rtl/>
        </w:rPr>
        <w:t>וחכ</w:t>
      </w:r>
      <w:r>
        <w:rPr>
          <w:rtl/>
        </w:rPr>
        <w:t>"</w:t>
      </w:r>
      <w:r w:rsidRPr="00CE2644">
        <w:rPr>
          <w:rtl/>
        </w:rPr>
        <w:t>א:</w:t>
      </w:r>
    </w:p>
    <w:p w14:paraId="2E438C8E" w14:textId="27BCDB44" w:rsidR="00910F84" w:rsidRPr="00C35A2C" w:rsidRDefault="00910F84" w:rsidP="00910F84">
      <w:pPr>
        <w:rPr>
          <w:rtl/>
        </w:rPr>
      </w:pPr>
      <w:r w:rsidRPr="00C35A2C">
        <w:rPr>
          <w:rtl/>
        </w:rPr>
        <w:t>ע</w:t>
      </w:r>
      <w:r w:rsidRPr="00C35A2C">
        <w:rPr>
          <w:rFonts w:hint="cs"/>
          <w:rtl/>
        </w:rPr>
        <w:t>כו</w:t>
      </w:r>
      <w:r>
        <w:rPr>
          <w:rtl/>
        </w:rPr>
        <w:t>"</w:t>
      </w:r>
      <w:r w:rsidRPr="00C35A2C">
        <w:rPr>
          <w:rFonts w:hint="cs"/>
          <w:rtl/>
        </w:rPr>
        <w:t xml:space="preserve">ם </w:t>
      </w:r>
      <w:r w:rsidRPr="00C35A2C">
        <w:rPr>
          <w:rtl/>
        </w:rPr>
        <w:t xml:space="preserve">מניקה </w:t>
      </w:r>
      <w:r w:rsidRPr="00C35A2C">
        <w:rPr>
          <w:rFonts w:hint="cs"/>
          <w:rtl/>
        </w:rPr>
        <w:t xml:space="preserve">בן </w:t>
      </w:r>
      <w:r w:rsidRPr="00C35A2C">
        <w:rPr>
          <w:rtl/>
        </w:rPr>
        <w:t>בת ישראל בזמן שאחרות עומדות ע</w:t>
      </w:r>
      <w:r>
        <w:rPr>
          <w:rtl/>
        </w:rPr>
        <w:t>"</w:t>
      </w:r>
      <w:r w:rsidRPr="00C35A2C">
        <w:rPr>
          <w:rFonts w:hint="cs"/>
          <w:rtl/>
        </w:rPr>
        <w:t>ג</w:t>
      </w:r>
      <w:r w:rsidRPr="00C35A2C">
        <w:rPr>
          <w:rtl/>
        </w:rPr>
        <w:t>, אבל לא בינו לבינה.</w:t>
      </w:r>
    </w:p>
    <w:p w14:paraId="3CD946EF" w14:textId="77777777" w:rsidR="006B02DC" w:rsidRDefault="00910F84" w:rsidP="006B02DC">
      <w:pPr>
        <w:pStyle w:val="36"/>
        <w:framePr w:wrap="notBeside"/>
        <w:rPr>
          <w:rtl/>
        </w:rPr>
      </w:pPr>
      <w:r w:rsidRPr="00CE2644">
        <w:rPr>
          <w:rtl/>
        </w:rPr>
        <w:t>ור</w:t>
      </w:r>
      <w:r>
        <w:rPr>
          <w:rtl/>
        </w:rPr>
        <w:t>"</w:t>
      </w:r>
      <w:r w:rsidRPr="00CE2644">
        <w:rPr>
          <w:rFonts w:hint="cs"/>
          <w:rtl/>
        </w:rPr>
        <w:t>מ</w:t>
      </w:r>
      <w:r w:rsidRPr="00CE2644">
        <w:rPr>
          <w:rtl/>
        </w:rPr>
        <w:t>:</w:t>
      </w:r>
    </w:p>
    <w:p w14:paraId="7073F21C" w14:textId="15276BD9" w:rsidR="00910F84" w:rsidRDefault="00910F84" w:rsidP="00910F84">
      <w:pPr>
        <w:rPr>
          <w:rtl/>
        </w:rPr>
      </w:pPr>
      <w:r w:rsidRPr="00C35A2C">
        <w:rPr>
          <w:rtl/>
        </w:rPr>
        <w:t>אפילו אחרות עומדות ע</w:t>
      </w:r>
      <w:r>
        <w:rPr>
          <w:rtl/>
        </w:rPr>
        <w:t>"</w:t>
      </w:r>
      <w:r w:rsidRPr="00C35A2C">
        <w:rPr>
          <w:rFonts w:hint="cs"/>
          <w:rtl/>
        </w:rPr>
        <w:t>ג אסור שפעמים מורחת סם לדד מבחוץ והורגתו</w:t>
      </w:r>
    </w:p>
    <w:p w14:paraId="7C4D7A03" w14:textId="77777777" w:rsidR="006B02DC" w:rsidRDefault="00910F84" w:rsidP="006B02DC">
      <w:pPr>
        <w:pStyle w:val="36"/>
        <w:framePr w:wrap="notBeside"/>
        <w:rPr>
          <w:rtl/>
        </w:rPr>
      </w:pPr>
      <w:r w:rsidRPr="00CE2644">
        <w:rPr>
          <w:rtl/>
        </w:rPr>
        <w:t>וצריכא</w:t>
      </w:r>
      <w:r w:rsidRPr="00C35A2C">
        <w:rPr>
          <w:rFonts w:hint="cs"/>
          <w:rtl/>
        </w:rPr>
        <w:t xml:space="preserve"> </w:t>
      </w:r>
    </w:p>
    <w:p w14:paraId="6CCA8B0A" w14:textId="38C86EBF" w:rsidR="00910F84" w:rsidRDefault="00910F84" w:rsidP="006B02DC">
      <w:pPr>
        <w:rPr>
          <w:rtl/>
        </w:rPr>
      </w:pPr>
      <w:r>
        <w:rPr>
          <w:rFonts w:hint="cs"/>
          <w:rtl/>
        </w:rPr>
        <w:t xml:space="preserve">מינקת דאפי' דלא יראו לסם רבנן לא מודו </w:t>
      </w:r>
      <w:r>
        <w:rPr>
          <w:rStyle w:val="affff1"/>
          <w:rFonts w:hint="cs"/>
          <w:rtl/>
          <w:rPrChange w:id="9445" w:author="מנוע אמוראים" w:date="2026-10-05T16:41:56Z">
            <w:rPr>
              <w:rFonts w:hint="cs"/>
              <w:rtl/>
            </w:rPr>
          </w:rPrChange>
        </w:rPr>
        <w:t xml:space="preserve">לר</w:t>
      </w:r>
      <w:r>
        <w:rPr>
          <w:rStyle w:val="affff1"/>
          <w:rtl/>
          <w:rPrChange w:id="9446" w:author="מנוע אמוראים" w:date="2026-10-05T16:41:56Z">
            <w:rPr>
              <w:rtl/>
            </w:rPr>
          </w:rPrChange>
        </w:rPr>
        <w:t xml:space="preserve">"</w:t>
      </w:r>
      <w:r>
        <w:rPr>
          <w:rStyle w:val="affff1"/>
          <w:rFonts w:hint="cs"/>
          <w:rtl/>
          <w:rPrChange w:id="9447" w:author="מנוע אמוראים" w:date="2026-10-05T16:41:56Z">
            <w:rPr>
              <w:rFonts w:hint="cs"/>
              <w:rtl/>
            </w:rPr>
          </w:rPrChange>
        </w:rPr>
        <w:t xml:space="preserve">מ</w:t>
      </w:r>
      <w:r w:rsidR="006B02DC">
        <w:rPr>
          <w:rFonts w:hint="cs"/>
          <w:rtl/>
        </w:rPr>
        <w:t xml:space="preserve"> </w:t>
      </w:r>
      <w:r>
        <w:rPr>
          <w:rFonts w:hint="cs"/>
          <w:rtl/>
        </w:rPr>
        <w:t xml:space="preserve">ומיילדת דאפי' דעומדות על גבה </w:t>
      </w:r>
      <w:r>
        <w:rPr>
          <w:rStyle w:val="affff1"/>
          <w:rFonts w:hint="cs"/>
          <w:rtl/>
          <w:rPrChange w:id="9448" w:author="מנוע אמוראים" w:date="2026-10-05T16:41:56Z">
            <w:rPr>
              <w:rFonts w:hint="cs"/>
              <w:rtl/>
            </w:rPr>
          </w:rPrChange>
        </w:rPr>
        <w:t xml:space="preserve">ר</w:t>
      </w:r>
      <w:r>
        <w:rPr>
          <w:rStyle w:val="affff1"/>
          <w:rtl/>
          <w:rPrChange w:id="9449" w:author="מנוע אמוראים" w:date="2026-10-05T16:41:56Z">
            <w:rPr>
              <w:rtl/>
            </w:rPr>
          </w:rPrChange>
        </w:rPr>
        <w:t xml:space="preserve">"</w:t>
      </w:r>
      <w:r>
        <w:rPr>
          <w:rStyle w:val="affff1"/>
          <w:rFonts w:hint="cs"/>
          <w:rtl/>
          <w:rPrChange w:id="9450" w:author="מנוע אמוראים" w:date="2026-10-05T16:41:56Z">
            <w:rPr>
              <w:rFonts w:hint="cs"/>
              <w:rtl/>
            </w:rPr>
          </w:rPrChange>
        </w:rPr>
        <w:t xml:space="preserve">מ</w:t>
      </w:r>
      <w:r>
        <w:rPr>
          <w:rFonts w:hint="cs"/>
          <w:rtl/>
        </w:rPr>
        <w:t xml:space="preserve"> לא מודה לרבנן</w:t>
      </w:r>
    </w:p>
    <w:p w14:paraId="37951FE5" w14:textId="77777777" w:rsidR="006B02DC" w:rsidRDefault="00910F84" w:rsidP="006B02DC">
      <w:pPr>
        <w:pStyle w:val="36"/>
        <w:framePr w:wrap="notBeside"/>
        <w:rPr>
          <w:rtl/>
        </w:rPr>
      </w:pPr>
      <w:r w:rsidRPr="00C35A2C">
        <w:rPr>
          <w:rtl/>
        </w:rPr>
        <w:t>•</w:t>
      </w:r>
      <w:r w:rsidRPr="00C35A2C">
        <w:rPr>
          <w:rFonts w:hint="cs"/>
          <w:rtl/>
        </w:rPr>
        <w:t xml:space="preserve"> והך</w:t>
      </w:r>
    </w:p>
    <w:p w14:paraId="5D681E4D" w14:textId="77777777" w:rsidR="006B02DC" w:rsidRDefault="00910F84" w:rsidP="00910F84">
      <w:pPr>
        <w:rPr>
          <w:rtl/>
        </w:rPr>
      </w:pPr>
      <w:r w:rsidRPr="00C35A2C">
        <w:rPr>
          <w:rFonts w:hint="cs"/>
          <w:rtl/>
        </w:rPr>
        <w:t xml:space="preserve"> ד</w:t>
      </w:r>
      <w:r w:rsidRPr="00C35A2C">
        <w:rPr>
          <w:rtl/>
        </w:rPr>
        <w:t>יהודית מילדת עובדת כוכבים בשכר, אבל לא בחנם!</w:t>
      </w:r>
    </w:p>
    <w:p w14:paraId="5AA3FC8A" w14:textId="77777777" w:rsidR="006B02DC" w:rsidRDefault="00910F84" w:rsidP="006B02DC">
      <w:pPr>
        <w:pStyle w:val="36"/>
        <w:framePr w:wrap="notBeside"/>
        <w:rPr>
          <w:rtl/>
        </w:rPr>
      </w:pPr>
      <w:r w:rsidRPr="00C35A2C">
        <w:rPr>
          <w:rFonts w:hint="cs"/>
          <w:rtl/>
        </w:rPr>
        <w:t xml:space="preserve">- כרב יוסף </w:t>
      </w:r>
    </w:p>
    <w:p w14:paraId="3144E7FC" w14:textId="7EA35294" w:rsidR="00910F84" w:rsidRDefault="00910F84" w:rsidP="006B02DC">
      <w:pPr>
        <w:spacing w:after="120"/>
        <w:rPr>
          <w:rtl/>
        </w:rPr>
      </w:pPr>
      <w:r w:rsidRPr="00C35A2C">
        <w:rPr>
          <w:rFonts w:hint="cs"/>
          <w:rtl/>
        </w:rPr>
        <w:t>דבשכר שרי משום איבה</w:t>
      </w:r>
    </w:p>
    <w:p w14:paraId="10045C9B" w14:textId="77777777" w:rsidR="006B02DC" w:rsidRDefault="00910F84" w:rsidP="006B02DC">
      <w:pPr>
        <w:pStyle w:val="36"/>
        <w:framePr w:wrap="notBeside"/>
        <w:rPr>
          <w:rtl/>
        </w:rPr>
      </w:pPr>
      <w:r w:rsidRPr="00C35A2C">
        <w:rPr>
          <w:rtl/>
        </w:rPr>
        <w:t>•</w:t>
      </w:r>
      <w:r w:rsidRPr="00C35A2C">
        <w:rPr>
          <w:rFonts w:hint="cs"/>
          <w:rtl/>
        </w:rPr>
        <w:t xml:space="preserve"> </w:t>
      </w:r>
      <w:r w:rsidRPr="00C35A2C">
        <w:rPr>
          <w:rtl/>
        </w:rPr>
        <w:t xml:space="preserve">סבר רב יוסף </w:t>
      </w:r>
    </w:p>
    <w:p w14:paraId="3B847102" w14:textId="333CC21D" w:rsidR="00910F84" w:rsidRDefault="006B02DC" w:rsidP="00910F84">
      <w:pPr>
        <w:rPr>
          <w:rtl/>
        </w:rPr>
      </w:pPr>
      <w:r>
        <w:rPr>
          <w:rFonts w:hint="cs"/>
          <w:rtl/>
        </w:rPr>
        <w:t xml:space="preserve">לומר </w:t>
      </w:r>
      <w:r w:rsidR="00910F84" w:rsidRPr="00C35A2C">
        <w:rPr>
          <w:rFonts w:hint="cs"/>
          <w:rtl/>
        </w:rPr>
        <w:t>ליילד עכום בשבת בשכר שרי משום איבה</w:t>
      </w:r>
    </w:p>
    <w:p w14:paraId="386BC420" w14:textId="77777777" w:rsidR="006B02DC" w:rsidRDefault="00910F84" w:rsidP="006B02DC">
      <w:pPr>
        <w:pStyle w:val="36"/>
        <w:framePr w:wrap="notBeside"/>
        <w:rPr>
          <w:rtl/>
        </w:rPr>
      </w:pPr>
      <w:r w:rsidRPr="00C35A2C">
        <w:rPr>
          <w:rtl/>
        </w:rPr>
        <w:t>א</w:t>
      </w:r>
      <w:r>
        <w:rPr>
          <w:rtl/>
        </w:rPr>
        <w:t>"</w:t>
      </w:r>
      <w:r w:rsidRPr="00C35A2C">
        <w:rPr>
          <w:rtl/>
        </w:rPr>
        <w:t>ל אביי:</w:t>
      </w:r>
    </w:p>
    <w:p w14:paraId="62F037FC" w14:textId="0C088663" w:rsidR="00910F84" w:rsidRDefault="00910F84" w:rsidP="00910F84">
      <w:pPr>
        <w:rPr>
          <w:rtl/>
        </w:rPr>
      </w:pPr>
      <w:r w:rsidRPr="00C35A2C">
        <w:rPr>
          <w:rFonts w:hint="cs"/>
          <w:rtl/>
        </w:rPr>
        <w:t>יכולה לומר אנו ששומרים שבת מחללים עליהם אתם שאינכם שומרים אסור לנו לחלל עליכם</w:t>
      </w:r>
    </w:p>
    <w:p w14:paraId="736816CB" w14:textId="77777777" w:rsidR="006B02DC" w:rsidRDefault="00910F84" w:rsidP="006B02DC">
      <w:pPr>
        <w:pStyle w:val="36"/>
        <w:framePr w:wrap="notBeside"/>
        <w:rPr>
          <w:rtl/>
        </w:rPr>
      </w:pPr>
      <w:r w:rsidRPr="00C35A2C">
        <w:rPr>
          <w:rtl/>
        </w:rPr>
        <w:t xml:space="preserve">סבר רב יוסף </w:t>
      </w:r>
    </w:p>
    <w:p w14:paraId="34A0ABB8" w14:textId="175A046A" w:rsidR="00910F84" w:rsidRDefault="00910F84" w:rsidP="00910F84">
      <w:pPr>
        <w:rPr>
          <w:rtl/>
        </w:rPr>
      </w:pPr>
      <w:r w:rsidRPr="00C35A2C">
        <w:rPr>
          <w:rtl/>
        </w:rPr>
        <w:t xml:space="preserve">למימר: </w:t>
      </w:r>
      <w:r w:rsidRPr="00C35A2C">
        <w:rPr>
          <w:rFonts w:hint="cs"/>
          <w:rtl/>
        </w:rPr>
        <w:t xml:space="preserve">להניק </w:t>
      </w:r>
      <w:r w:rsidRPr="00C35A2C">
        <w:rPr>
          <w:rtl/>
        </w:rPr>
        <w:t>בשכר שרי משום איבה;</w:t>
      </w:r>
    </w:p>
    <w:p w14:paraId="5A630C1F" w14:textId="77777777" w:rsidR="006B02DC" w:rsidRDefault="00910F84" w:rsidP="006B02DC">
      <w:pPr>
        <w:pStyle w:val="36"/>
        <w:framePr w:wrap="notBeside"/>
        <w:rPr>
          <w:rtl/>
        </w:rPr>
      </w:pPr>
      <w:r w:rsidRPr="00C35A2C">
        <w:rPr>
          <w:rFonts w:hint="cs"/>
          <w:rtl/>
        </w:rPr>
        <w:t>א</w:t>
      </w:r>
      <w:r>
        <w:rPr>
          <w:rtl/>
        </w:rPr>
        <w:t>"</w:t>
      </w:r>
      <w:r w:rsidRPr="00C35A2C">
        <w:rPr>
          <w:rFonts w:hint="cs"/>
          <w:rtl/>
        </w:rPr>
        <w:t xml:space="preserve">ל אביי </w:t>
      </w:r>
    </w:p>
    <w:p w14:paraId="12E87E46" w14:textId="11C1FF12" w:rsidR="00910F84" w:rsidRDefault="00910F84" w:rsidP="00910F84">
      <w:pPr>
        <w:rPr>
          <w:rtl/>
        </w:rPr>
      </w:pPr>
      <w:r w:rsidRPr="00C35A2C">
        <w:rPr>
          <w:rFonts w:hint="cs"/>
          <w:rtl/>
        </w:rPr>
        <w:t>יכולה לומר אי פנויה היא אני צריכה להינשא ואי אשת איש שאינה רוצה להתלכלך בפני בעלה</w:t>
      </w:r>
    </w:p>
    <w:p w14:paraId="6E7D2EAB" w14:textId="77777777" w:rsidR="006B02DC" w:rsidRDefault="00910F84" w:rsidP="006B02DC">
      <w:pPr>
        <w:pStyle w:val="36"/>
        <w:framePr w:wrap="notBeside"/>
        <w:rPr>
          <w:rtl/>
        </w:rPr>
      </w:pPr>
      <w:r w:rsidRPr="00C35A2C">
        <w:rPr>
          <w:rtl/>
        </w:rPr>
        <w:t xml:space="preserve">סבר רב יוסף </w:t>
      </w:r>
    </w:p>
    <w:p w14:paraId="7C410164" w14:textId="63EA6B57" w:rsidR="00910F84" w:rsidRDefault="00910F84" w:rsidP="00910F84">
      <w:pPr>
        <w:rPr>
          <w:rtl/>
        </w:rPr>
      </w:pPr>
      <w:r w:rsidRPr="006B02DC">
        <w:rPr>
          <w:rStyle w:val="affff1"/>
          <w:rtl/>
        </w:rPr>
        <w:t>הא דתניא:</w:t>
      </w:r>
      <w:r w:rsidRPr="00C35A2C">
        <w:rPr>
          <w:rtl/>
        </w:rPr>
        <w:t xml:space="preserve"> הע</w:t>
      </w:r>
      <w:r w:rsidRPr="00C35A2C">
        <w:rPr>
          <w:rFonts w:hint="cs"/>
          <w:rtl/>
        </w:rPr>
        <w:t>כו</w:t>
      </w:r>
      <w:r>
        <w:rPr>
          <w:rtl/>
        </w:rPr>
        <w:t>"</w:t>
      </w:r>
      <w:r w:rsidRPr="00C35A2C">
        <w:rPr>
          <w:rFonts w:hint="cs"/>
          <w:rtl/>
        </w:rPr>
        <w:t>ם</w:t>
      </w:r>
      <w:r w:rsidRPr="00C35A2C">
        <w:rPr>
          <w:rtl/>
        </w:rPr>
        <w:t xml:space="preserve"> ורועי בהמה דקה לא מעלין ולא מורידין, </w:t>
      </w:r>
      <w:r w:rsidRPr="00C35A2C">
        <w:rPr>
          <w:rFonts w:hint="cs"/>
          <w:rtl/>
        </w:rPr>
        <w:t xml:space="preserve">בשכר מותר </w:t>
      </w:r>
      <w:r w:rsidRPr="00C35A2C">
        <w:rPr>
          <w:rtl/>
        </w:rPr>
        <w:t>משום איבה;</w:t>
      </w:r>
    </w:p>
    <w:p w14:paraId="105EF761" w14:textId="77777777" w:rsidR="006B02DC" w:rsidRDefault="00910F84" w:rsidP="006B02DC">
      <w:pPr>
        <w:pStyle w:val="36"/>
        <w:framePr w:wrap="notBeside"/>
        <w:rPr>
          <w:rtl/>
        </w:rPr>
      </w:pPr>
      <w:r w:rsidRPr="00C35A2C">
        <w:rPr>
          <w:rFonts w:hint="cs"/>
          <w:rtl/>
        </w:rPr>
        <w:t>א</w:t>
      </w:r>
      <w:r>
        <w:rPr>
          <w:rtl/>
        </w:rPr>
        <w:t>"</w:t>
      </w:r>
      <w:r w:rsidRPr="00C35A2C">
        <w:rPr>
          <w:rFonts w:hint="cs"/>
          <w:rtl/>
        </w:rPr>
        <w:t xml:space="preserve">ל </w:t>
      </w:r>
      <w:r w:rsidRPr="00C35A2C">
        <w:rPr>
          <w:rtl/>
        </w:rPr>
        <w:t xml:space="preserve">אביי, </w:t>
      </w:r>
    </w:p>
    <w:p w14:paraId="64DF61D8" w14:textId="0899D3CC" w:rsidR="00910F84" w:rsidRDefault="00910F84" w:rsidP="00910F84">
      <w:pPr>
        <w:rPr>
          <w:rtl/>
        </w:rPr>
      </w:pPr>
      <w:r w:rsidRPr="00C35A2C">
        <w:rPr>
          <w:rtl/>
        </w:rPr>
        <w:t xml:space="preserve">יכול לומר לו: </w:t>
      </w:r>
      <w:r w:rsidRPr="00C35A2C">
        <w:rPr>
          <w:rFonts w:hint="cs"/>
          <w:rtl/>
        </w:rPr>
        <w:t xml:space="preserve">בני עומד על הגג, </w:t>
      </w:r>
      <w:r w:rsidRPr="00280F6D">
        <w:rPr>
          <w:rFonts w:hint="cs"/>
          <w:b/>
          <w:bCs/>
          <w:rtl/>
        </w:rPr>
        <w:t>א</w:t>
      </w:r>
      <w:r>
        <w:rPr>
          <w:b/>
          <w:bCs/>
          <w:rtl/>
        </w:rPr>
        <w:t>"</w:t>
      </w:r>
      <w:r w:rsidRPr="00280F6D">
        <w:rPr>
          <w:rFonts w:hint="cs"/>
          <w:b/>
          <w:bCs/>
          <w:rtl/>
        </w:rPr>
        <w:t>נ</w:t>
      </w:r>
      <w:r w:rsidRPr="00C35A2C">
        <w:rPr>
          <w:rFonts w:hint="cs"/>
          <w:rtl/>
        </w:rPr>
        <w:t xml:space="preserve"> השלטון קבע לי זמן לדין</w:t>
      </w:r>
    </w:p>
    <w:p w14:paraId="68B999DF" w14:textId="77777777" w:rsidR="00910F84" w:rsidRPr="00C35A2C" w:rsidRDefault="00910F84" w:rsidP="00910F84">
      <w:pPr>
        <w:pStyle w:val="aff6"/>
        <w:framePr w:wrap="around"/>
        <w:rPr>
          <w:rtl/>
        </w:rPr>
      </w:pPr>
      <w:r w:rsidRPr="00C35A2C">
        <w:rPr>
          <w:rFonts w:hint="cs"/>
          <w:rtl/>
        </w:rPr>
        <w:t>כו:</w:t>
      </w:r>
    </w:p>
    <w:p w14:paraId="751FDD29" w14:textId="22191F27" w:rsidR="006B02DC" w:rsidRDefault="00910F84" w:rsidP="006B02DC">
      <w:pPr>
        <w:pStyle w:val="36"/>
        <w:framePr w:wrap="notBeside"/>
        <w:rPr>
          <w:rtl/>
        </w:rPr>
      </w:pPr>
      <w:r w:rsidRPr="00C35A2C">
        <w:rPr>
          <w:rtl/>
        </w:rPr>
        <w:t>ר</w:t>
      </w:r>
      <w:r>
        <w:rPr>
          <w:rtl/>
        </w:rPr>
        <w:t>"</w:t>
      </w:r>
      <w:r w:rsidRPr="00C35A2C">
        <w:rPr>
          <w:rFonts w:hint="cs"/>
          <w:rtl/>
        </w:rPr>
        <w:t>א לפני רי</w:t>
      </w:r>
      <w:r>
        <w:rPr>
          <w:rtl/>
        </w:rPr>
        <w:t>"</w:t>
      </w:r>
      <w:r w:rsidRPr="00C35A2C">
        <w:rPr>
          <w:rFonts w:hint="cs"/>
          <w:rtl/>
        </w:rPr>
        <w:t>ו</w:t>
      </w:r>
      <w:r w:rsidRPr="00C35A2C">
        <w:rPr>
          <w:rtl/>
        </w:rPr>
        <w:t>:</w:t>
      </w:r>
    </w:p>
    <w:p w14:paraId="3350EA43" w14:textId="7BDF5F96" w:rsidR="00910F84" w:rsidRDefault="00910F84" w:rsidP="00910F84">
      <w:pPr>
        <w:rPr>
          <w:rtl/>
        </w:rPr>
      </w:pPr>
      <w:r w:rsidRPr="00C35A2C">
        <w:rPr>
          <w:rtl/>
        </w:rPr>
        <w:t>הע</w:t>
      </w:r>
      <w:r w:rsidRPr="00C35A2C">
        <w:rPr>
          <w:rFonts w:hint="cs"/>
          <w:rtl/>
        </w:rPr>
        <w:t>כו</w:t>
      </w:r>
      <w:r>
        <w:rPr>
          <w:rtl/>
        </w:rPr>
        <w:t>"</w:t>
      </w:r>
      <w:r w:rsidRPr="00C35A2C">
        <w:rPr>
          <w:rFonts w:hint="cs"/>
          <w:rtl/>
        </w:rPr>
        <w:t xml:space="preserve">ם </w:t>
      </w:r>
      <w:r w:rsidRPr="00C35A2C">
        <w:rPr>
          <w:rtl/>
        </w:rPr>
        <w:t>ורועי בהמה דקה - לא מעלין ולא מורידין,</w:t>
      </w:r>
    </w:p>
    <w:p w14:paraId="4237D58C" w14:textId="77777777" w:rsidR="00910F84" w:rsidRPr="00C35A2C" w:rsidRDefault="00910F84" w:rsidP="006B02DC">
      <w:pPr>
        <w:rPr>
          <w:rtl/>
        </w:rPr>
      </w:pPr>
      <w:r w:rsidRPr="00C35A2C">
        <w:rPr>
          <w:rtl/>
        </w:rPr>
        <w:t>אבל המינין והמסורות והמומרים - היו מורידין ולא מעלין.</w:t>
      </w:r>
    </w:p>
    <w:p w14:paraId="3643DD2B" w14:textId="77777777" w:rsidR="006B02DC" w:rsidRDefault="00910F84" w:rsidP="006B02DC">
      <w:pPr>
        <w:pStyle w:val="36"/>
        <w:framePr w:wrap="notBeside"/>
        <w:rPr>
          <w:rtl/>
        </w:rPr>
      </w:pPr>
      <w:r w:rsidRPr="00C35A2C">
        <w:rPr>
          <w:rtl/>
        </w:rPr>
        <w:t>א</w:t>
      </w:r>
      <w:r>
        <w:rPr>
          <w:rtl/>
        </w:rPr>
        <w:t>"</w:t>
      </w:r>
      <w:r w:rsidRPr="00C35A2C">
        <w:rPr>
          <w:rtl/>
        </w:rPr>
        <w:t xml:space="preserve">ל, </w:t>
      </w:r>
    </w:p>
    <w:p w14:paraId="73082117" w14:textId="0000B59C" w:rsidR="00910F84" w:rsidRPr="00C35A2C" w:rsidRDefault="00910F84" w:rsidP="00910F84">
      <w:pPr>
        <w:rPr>
          <w:rtl/>
        </w:rPr>
      </w:pPr>
      <w:r w:rsidRPr="00C35A2C">
        <w:rPr>
          <w:rtl/>
        </w:rPr>
        <w:t>אני שונה:</w:t>
      </w:r>
      <w:r w:rsidRPr="00FF1C37">
        <w:rPr>
          <w:rStyle w:val="afffd"/>
          <w:rtl/>
        </w:rPr>
        <w:t xml:space="preserve"> </w:t>
      </w:r>
      <w:r w:rsidRPr="00FF1C37">
        <w:rPr>
          <w:rStyle w:val="afffd"/>
          <w:rFonts w:hint="cs"/>
          <w:rtl/>
        </w:rPr>
        <w:t>'</w:t>
      </w:r>
      <w:r w:rsidRPr="00FF1C37">
        <w:rPr>
          <w:rStyle w:val="afffd"/>
          <w:rtl/>
        </w:rPr>
        <w:t>לכל אבידת אחיך</w:t>
      </w:r>
      <w:r w:rsidRPr="00FF1C37">
        <w:rPr>
          <w:rStyle w:val="afffd"/>
          <w:rFonts w:hint="cs"/>
          <w:rtl/>
        </w:rPr>
        <w:t>'</w:t>
      </w:r>
      <w:r w:rsidRPr="00FF1C37">
        <w:rPr>
          <w:rStyle w:val="afffd"/>
          <w:rtl/>
        </w:rPr>
        <w:t xml:space="preserve"> </w:t>
      </w:r>
      <w:r w:rsidRPr="00C35A2C">
        <w:rPr>
          <w:rtl/>
        </w:rPr>
        <w:t xml:space="preserve">- לרבות את המומר, ואת אמרת היו מורידין! </w:t>
      </w:r>
      <w:r w:rsidRPr="00C35A2C">
        <w:rPr>
          <w:rFonts w:hint="cs"/>
          <w:rtl/>
        </w:rPr>
        <w:t xml:space="preserve">מחק </w:t>
      </w:r>
      <w:r w:rsidRPr="00C35A2C">
        <w:rPr>
          <w:rtl/>
        </w:rPr>
        <w:t>מכאן מומר.</w:t>
      </w:r>
    </w:p>
    <w:p w14:paraId="19EA6944" w14:textId="77777777" w:rsidR="00910F84" w:rsidRPr="00C35A2C" w:rsidRDefault="00910F84" w:rsidP="00910F84">
      <w:pPr>
        <w:rPr>
          <w:rtl/>
        </w:rPr>
      </w:pPr>
      <w:r w:rsidRPr="00C35A2C">
        <w:rPr>
          <w:rtl/>
        </w:rPr>
        <w:t>ול</w:t>
      </w:r>
      <w:r w:rsidRPr="00C35A2C">
        <w:rPr>
          <w:rFonts w:hint="cs"/>
          <w:rtl/>
        </w:rPr>
        <w:t>א חילק בין מומר אוכל נבילות לתיאבון דמותר לאוכל להכעיס דס</w:t>
      </w:r>
      <w:r>
        <w:rPr>
          <w:rtl/>
        </w:rPr>
        <w:t>"</w:t>
      </w:r>
      <w:r w:rsidRPr="00C35A2C">
        <w:rPr>
          <w:rFonts w:hint="cs"/>
          <w:rtl/>
        </w:rPr>
        <w:t xml:space="preserve">ל </w:t>
      </w:r>
      <w:r w:rsidRPr="00C35A2C">
        <w:rPr>
          <w:rFonts w:hint="cs"/>
          <w:b/>
          <w:bCs/>
          <w:rtl/>
        </w:rPr>
        <w:t>אוכל נבילות להכעיס</w:t>
      </w:r>
      <w:r w:rsidRPr="00C35A2C">
        <w:rPr>
          <w:rFonts w:hint="cs"/>
          <w:rtl/>
        </w:rPr>
        <w:t xml:space="preserve">- </w:t>
      </w:r>
      <w:r w:rsidRPr="00C35A2C">
        <w:rPr>
          <w:rFonts w:hint="cs"/>
          <w:b/>
          <w:bCs/>
          <w:rtl/>
        </w:rPr>
        <w:t>מין</w:t>
      </w:r>
      <w:r w:rsidRPr="00C35A2C">
        <w:rPr>
          <w:rFonts w:hint="cs"/>
          <w:rtl/>
        </w:rPr>
        <w:t xml:space="preserve"> הוא.</w:t>
      </w:r>
    </w:p>
    <w:p w14:paraId="2575FA7B" w14:textId="77777777" w:rsidR="006B02DC" w:rsidRDefault="00910F84" w:rsidP="006B02DC">
      <w:pPr>
        <w:pStyle w:val="36"/>
        <w:framePr w:wrap="notBeside"/>
        <w:rPr>
          <w:rtl/>
        </w:rPr>
      </w:pPr>
      <w:r w:rsidRPr="00CE2644">
        <w:rPr>
          <w:rtl/>
        </w:rPr>
        <w:t>איתמר:</w:t>
      </w:r>
      <w:r w:rsidRPr="00C35A2C">
        <w:rPr>
          <w:rtl/>
        </w:rPr>
        <w:t xml:space="preserve"> </w:t>
      </w:r>
    </w:p>
    <w:p w14:paraId="50D51D8F" w14:textId="5FAC3FBD" w:rsidR="00910F84" w:rsidRDefault="00910F84" w:rsidP="00910F84">
      <w:pPr>
        <w:rPr>
          <w:rtl/>
        </w:rPr>
      </w:pPr>
      <w:r w:rsidRPr="006B02DC">
        <w:rPr>
          <w:rStyle w:val="afff"/>
          <w:rtl/>
        </w:rPr>
        <w:t>מומר</w:t>
      </w:r>
      <w:r w:rsidRPr="00C35A2C">
        <w:rPr>
          <w:rtl/>
        </w:rPr>
        <w:t xml:space="preserve"> </w:t>
      </w:r>
      <w:r w:rsidR="006B02DC" w:rsidRPr="006B02DC">
        <w:rPr>
          <w:rStyle w:val="affff1"/>
          <w:rFonts w:hint="cs"/>
          <w:rtl/>
        </w:rPr>
        <w:t xml:space="preserve">חלקו ר''א </w:t>
      </w:r>
      <w:r w:rsidRPr="006B02DC">
        <w:rPr>
          <w:rStyle w:val="affff1"/>
          <w:rFonts w:hint="cs"/>
          <w:rtl/>
        </w:rPr>
        <w:t>ורבינא</w:t>
      </w:r>
      <w:r w:rsidRPr="006B02DC">
        <w:rPr>
          <w:rStyle w:val="affff1"/>
          <w:rtl/>
        </w:rPr>
        <w:t>,</w:t>
      </w:r>
      <w:r w:rsidRPr="00C35A2C">
        <w:rPr>
          <w:rtl/>
        </w:rPr>
        <w:t xml:space="preserve"> לתיאבון - מומר, להכעיס - מין הוי;</w:t>
      </w:r>
    </w:p>
    <w:p w14:paraId="3DBAB97A" w14:textId="77777777" w:rsidR="006B02DC" w:rsidRDefault="006B02DC" w:rsidP="00910F84">
      <w:pPr>
        <w:ind w:firstLine="266"/>
        <w:rPr>
          <w:rtl/>
        </w:rPr>
      </w:pPr>
      <w:r w:rsidRPr="006B02DC">
        <w:rPr>
          <w:rStyle w:val="affff1"/>
          <w:rFonts w:hint="cs"/>
          <w:rtl/>
        </w:rPr>
        <w:t>או</w:t>
      </w:r>
      <w:r>
        <w:rPr>
          <w:rFonts w:hint="cs"/>
          <w:rtl/>
        </w:rPr>
        <w:t xml:space="preserve"> </w:t>
      </w:r>
      <w:r w:rsidR="00910F84" w:rsidRPr="00C35A2C">
        <w:rPr>
          <w:rtl/>
        </w:rPr>
        <w:t xml:space="preserve">אפילו להכעיס מומר, </w:t>
      </w:r>
    </w:p>
    <w:p w14:paraId="1ADBD835" w14:textId="1AF17FA6" w:rsidR="00910F84" w:rsidRPr="00C35A2C" w:rsidRDefault="00910F84" w:rsidP="00910F84">
      <w:pPr>
        <w:ind w:firstLine="266"/>
        <w:rPr>
          <w:rtl/>
        </w:rPr>
      </w:pPr>
      <w:r w:rsidRPr="00C35A2C">
        <w:rPr>
          <w:rtl/>
        </w:rPr>
        <w:t xml:space="preserve">אלא איזהו </w:t>
      </w:r>
      <w:r w:rsidRPr="00C35A2C">
        <w:rPr>
          <w:b/>
          <w:bCs/>
          <w:rtl/>
        </w:rPr>
        <w:t>מין</w:t>
      </w:r>
      <w:r w:rsidRPr="00C35A2C">
        <w:rPr>
          <w:rtl/>
        </w:rPr>
        <w:t xml:space="preserve">? זה </w:t>
      </w:r>
      <w:r w:rsidRPr="00C35A2C">
        <w:rPr>
          <w:b/>
          <w:bCs/>
          <w:rtl/>
        </w:rPr>
        <w:t>העובד</w:t>
      </w:r>
      <w:r w:rsidRPr="00C35A2C">
        <w:rPr>
          <w:rtl/>
        </w:rPr>
        <w:t xml:space="preserve"> </w:t>
      </w:r>
      <w:r w:rsidRPr="00C35A2C">
        <w:rPr>
          <w:b/>
          <w:bCs/>
          <w:rtl/>
        </w:rPr>
        <w:t>אלילי</w:t>
      </w:r>
      <w:r w:rsidRPr="00C35A2C">
        <w:rPr>
          <w:rtl/>
        </w:rPr>
        <w:t xml:space="preserve"> </w:t>
      </w:r>
      <w:r w:rsidRPr="00C35A2C">
        <w:rPr>
          <w:b/>
          <w:bCs/>
          <w:rtl/>
        </w:rPr>
        <w:t>כוכבים</w:t>
      </w:r>
      <w:r w:rsidRPr="00C35A2C">
        <w:rPr>
          <w:rtl/>
        </w:rPr>
        <w:t>.</w:t>
      </w:r>
    </w:p>
    <w:p w14:paraId="1ED178D1" w14:textId="77777777" w:rsidR="006B02DC" w:rsidRDefault="00910F84" w:rsidP="006B02DC">
      <w:pPr>
        <w:pStyle w:val="36"/>
        <w:framePr w:wrap="notBeside"/>
        <w:rPr>
          <w:rtl/>
        </w:rPr>
      </w:pPr>
      <w:r w:rsidRPr="00C35A2C">
        <w:rPr>
          <w:rtl/>
        </w:rPr>
        <w:t>•</w:t>
      </w:r>
      <w:r w:rsidRPr="00C35A2C">
        <w:rPr>
          <w:rFonts w:hint="cs"/>
          <w:rtl/>
        </w:rPr>
        <w:t xml:space="preserve"> והך</w:t>
      </w:r>
    </w:p>
    <w:p w14:paraId="138190A7" w14:textId="3A951941" w:rsidR="00910F84" w:rsidRDefault="00910F84" w:rsidP="006B02DC">
      <w:pPr>
        <w:rPr>
          <w:rtl/>
        </w:rPr>
      </w:pPr>
      <w:r w:rsidRPr="00C35A2C">
        <w:rPr>
          <w:rFonts w:hint="cs"/>
          <w:rtl/>
        </w:rPr>
        <w:t>ד</w:t>
      </w:r>
      <w:r w:rsidRPr="00C35A2C">
        <w:rPr>
          <w:rtl/>
        </w:rPr>
        <w:t>אכל פרעוש אחד או יתוש אחד הר</w:t>
      </w:r>
      <w:r>
        <w:rPr>
          <w:rtl/>
        </w:rPr>
        <w:t>"</w:t>
      </w:r>
      <w:r w:rsidRPr="00C35A2C">
        <w:rPr>
          <w:rFonts w:hint="cs"/>
          <w:rtl/>
        </w:rPr>
        <w:t>ז</w:t>
      </w:r>
      <w:r w:rsidRPr="00C35A2C">
        <w:rPr>
          <w:rtl/>
        </w:rPr>
        <w:t xml:space="preserve"> מומר; והא הכא דלהכעיס הוא, </w:t>
      </w:r>
      <w:r w:rsidRPr="006B02DC">
        <w:rPr>
          <w:rStyle w:val="affff1"/>
          <w:rtl/>
        </w:rPr>
        <w:t>ותני:</w:t>
      </w:r>
      <w:r w:rsidRPr="00C35A2C">
        <w:rPr>
          <w:rtl/>
        </w:rPr>
        <w:t xml:space="preserve"> מומר! </w:t>
      </w:r>
      <w:r w:rsidRPr="006B02DC">
        <w:rPr>
          <w:rStyle w:val="affff1"/>
          <w:rtl/>
        </w:rPr>
        <w:t>התם בעי</w:t>
      </w:r>
      <w:r w:rsidRPr="00C35A2C">
        <w:rPr>
          <w:rtl/>
        </w:rPr>
        <w:t xml:space="preserve"> למיטעם טעמא ד</w:t>
      </w:r>
      <w:r>
        <w:rPr>
          <w:rtl/>
        </w:rPr>
        <w:t>איסור</w:t>
      </w:r>
      <w:r w:rsidRPr="00C35A2C">
        <w:rPr>
          <w:rtl/>
        </w:rPr>
        <w:t>.</w:t>
      </w:r>
    </w:p>
    <w:p w14:paraId="6C97239E" w14:textId="77777777" w:rsidR="00910F84" w:rsidRDefault="00910F84" w:rsidP="00805DC2">
      <w:pPr>
        <w:pStyle w:val="affff2"/>
        <w:rPr>
          <w:rtl/>
        </w:rPr>
      </w:pPr>
      <w:r w:rsidRPr="00C35A2C">
        <w:rPr>
          <w:rtl/>
        </w:rPr>
        <w:t>•</w:t>
      </w:r>
      <w:r w:rsidRPr="00C35A2C">
        <w:rPr>
          <w:rFonts w:hint="cs"/>
          <w:rtl/>
        </w:rPr>
        <w:t xml:space="preserve"> </w:t>
      </w:r>
      <w:r w:rsidRPr="00C35A2C">
        <w:rPr>
          <w:rtl/>
        </w:rPr>
        <w:t>היו מורידין אבל לא מעלין.</w:t>
      </w:r>
    </w:p>
    <w:p w14:paraId="7D3E5324" w14:textId="77777777" w:rsidR="00910F84" w:rsidRDefault="00910F84" w:rsidP="00910F84">
      <w:pPr>
        <w:rPr>
          <w:rtl/>
        </w:rPr>
      </w:pPr>
      <w:r w:rsidRPr="00C35A2C">
        <w:rPr>
          <w:rFonts w:hint="cs"/>
          <w:rtl/>
        </w:rPr>
        <w:t>[ולא מעלין א. היינו שאם היה סולם בבור ומסלקו שיכול לומר שעשה כן שלא תרד בהמתו לשם</w:t>
      </w:r>
    </w:p>
    <w:p w14:paraId="449E2872" w14:textId="77777777" w:rsidR="006B02DC" w:rsidRDefault="00910F84" w:rsidP="006B02DC">
      <w:pPr>
        <w:pStyle w:val="36"/>
        <w:framePr w:wrap="notBeside"/>
        <w:rPr>
          <w:rtl/>
        </w:rPr>
      </w:pPr>
      <w:r w:rsidRPr="00C35A2C">
        <w:rPr>
          <w:rFonts w:hint="cs"/>
          <w:b/>
          <w:bCs/>
          <w:rtl/>
        </w:rPr>
        <w:t>ב.</w:t>
      </w:r>
      <w:r w:rsidRPr="00C35A2C">
        <w:rPr>
          <w:rFonts w:hint="cs"/>
          <w:rtl/>
        </w:rPr>
        <w:t xml:space="preserve"> </w:t>
      </w:r>
      <w:r w:rsidRPr="00C35A2C">
        <w:rPr>
          <w:rtl/>
        </w:rPr>
        <w:t>רבה ורב יוסף:</w:t>
      </w:r>
    </w:p>
    <w:p w14:paraId="5B0877E6" w14:textId="5FDD9342" w:rsidR="00910F84" w:rsidRPr="00C35A2C" w:rsidRDefault="00910F84" w:rsidP="00910F84">
      <w:pPr>
        <w:rPr>
          <w:b/>
          <w:bCs/>
          <w:rtl/>
        </w:rPr>
      </w:pPr>
      <w:r w:rsidRPr="00C35A2C">
        <w:rPr>
          <w:rtl/>
        </w:rPr>
        <w:t>שאם היתה אבן על פי הבאר מכסה,</w:t>
      </w:r>
      <w:r w:rsidRPr="00C35A2C">
        <w:rPr>
          <w:rFonts w:hint="cs"/>
          <w:rtl/>
        </w:rPr>
        <w:t xml:space="preserve"> שיאמר שצריך להעביר בהמותיו על זה</w:t>
      </w:r>
    </w:p>
    <w:p w14:paraId="524B7B68" w14:textId="77777777" w:rsidR="006B02DC" w:rsidRDefault="00910F84" w:rsidP="006B02DC">
      <w:pPr>
        <w:pStyle w:val="36"/>
        <w:framePr w:wrap="notBeside"/>
        <w:rPr>
          <w:rtl/>
        </w:rPr>
      </w:pPr>
      <w:r w:rsidRPr="00C35A2C">
        <w:rPr>
          <w:rFonts w:hint="cs"/>
          <w:b/>
          <w:bCs/>
          <w:rtl/>
        </w:rPr>
        <w:t>ג.</w:t>
      </w:r>
      <w:r w:rsidRPr="00C35A2C">
        <w:rPr>
          <w:rFonts w:hint="cs"/>
          <w:rtl/>
        </w:rPr>
        <w:t xml:space="preserve"> </w:t>
      </w:r>
      <w:r w:rsidRPr="00C35A2C">
        <w:rPr>
          <w:rtl/>
        </w:rPr>
        <w:t>רבינא:</w:t>
      </w:r>
    </w:p>
    <w:p w14:paraId="0D041556" w14:textId="52B4E3D9" w:rsidR="006B02DC" w:rsidRDefault="00910F84" w:rsidP="006B02DC">
      <w:pPr>
        <w:rPr>
          <w:b/>
          <w:bCs/>
          <w:rtl/>
        </w:rPr>
      </w:pPr>
      <w:r w:rsidRPr="00C35A2C">
        <w:rPr>
          <w:rtl/>
        </w:rPr>
        <w:t xml:space="preserve">שאם היה סולם מסלקו, </w:t>
      </w:r>
      <w:r w:rsidRPr="00C35A2C">
        <w:rPr>
          <w:rFonts w:hint="cs"/>
          <w:rtl/>
        </w:rPr>
        <w:t>שיאמר שצריך להוריד בנו מן הגג</w:t>
      </w:r>
    </w:p>
    <w:p w14:paraId="55F5F292" w14:textId="77777777" w:rsidR="006B02DC" w:rsidRDefault="00910F84" w:rsidP="006B02DC">
      <w:pPr>
        <w:pStyle w:val="36"/>
        <w:framePr w:wrap="notBeside"/>
        <w:rPr>
          <w:rtl/>
        </w:rPr>
      </w:pPr>
      <w:r w:rsidRPr="00C35A2C">
        <w:rPr>
          <w:rtl/>
        </w:rPr>
        <w:t>•</w:t>
      </w:r>
      <w:r w:rsidRPr="00C35A2C">
        <w:rPr>
          <w:rFonts w:hint="cs"/>
          <w:rtl/>
        </w:rPr>
        <w:t xml:space="preserve"> </w:t>
      </w:r>
      <w:r w:rsidRPr="00C35A2C">
        <w:rPr>
          <w:rtl/>
        </w:rPr>
        <w:t>ת</w:t>
      </w:r>
      <w:r>
        <w:rPr>
          <w:rtl/>
        </w:rPr>
        <w:t>"</w:t>
      </w:r>
      <w:r w:rsidRPr="00C35A2C">
        <w:rPr>
          <w:rtl/>
        </w:rPr>
        <w:t>ר:</w:t>
      </w:r>
    </w:p>
    <w:p w14:paraId="37796BE5" w14:textId="53CF622B" w:rsidR="00910F84" w:rsidRDefault="00910F84" w:rsidP="00910F84">
      <w:pPr>
        <w:rPr>
          <w:rtl/>
        </w:rPr>
      </w:pPr>
      <w:r w:rsidRPr="00C35A2C">
        <w:rPr>
          <w:rtl/>
        </w:rPr>
        <w:t xml:space="preserve"> ישראל מל את העכו</w:t>
      </w:r>
      <w:r>
        <w:rPr>
          <w:rtl/>
        </w:rPr>
        <w:t>"</w:t>
      </w:r>
      <w:r w:rsidRPr="00C35A2C">
        <w:rPr>
          <w:rtl/>
        </w:rPr>
        <w:t>ם לשום גר, לאפוקי לשום מורנא דלא;</w:t>
      </w:r>
    </w:p>
    <w:p w14:paraId="2BF81E5E" w14:textId="1E59431E" w:rsidR="006B02DC" w:rsidRDefault="00910F84" w:rsidP="006B02DC">
      <w:pPr>
        <w:rPr>
          <w:rtl/>
        </w:rPr>
      </w:pPr>
      <w:r w:rsidRPr="00C35A2C">
        <w:rPr>
          <w:rtl/>
        </w:rPr>
        <w:t>ועכו</w:t>
      </w:r>
      <w:r>
        <w:rPr>
          <w:rtl/>
        </w:rPr>
        <w:t>"</w:t>
      </w:r>
      <w:r w:rsidRPr="00C35A2C">
        <w:rPr>
          <w:rtl/>
        </w:rPr>
        <w:t>ם לא ימול ישראל, מפני שחשודין על שפיכות דמים, דברי רבי מאיר;</w:t>
      </w:r>
    </w:p>
    <w:p w14:paraId="737CCBFE" w14:textId="77777777" w:rsidR="006B02DC" w:rsidRDefault="00910F84" w:rsidP="006B02DC">
      <w:pPr>
        <w:pStyle w:val="36"/>
        <w:framePr w:wrap="notBeside"/>
        <w:rPr>
          <w:rtl/>
        </w:rPr>
      </w:pPr>
      <w:r w:rsidRPr="00C35A2C">
        <w:rPr>
          <w:rFonts w:hint="cs"/>
          <w:rtl/>
        </w:rPr>
        <w:t>וחכ</w:t>
      </w:r>
      <w:r>
        <w:rPr>
          <w:rtl/>
        </w:rPr>
        <w:t>"</w:t>
      </w:r>
      <w:r w:rsidRPr="00C35A2C">
        <w:rPr>
          <w:rFonts w:hint="cs"/>
          <w:rtl/>
        </w:rPr>
        <w:t>א</w:t>
      </w:r>
      <w:r w:rsidRPr="00C35A2C">
        <w:rPr>
          <w:rtl/>
        </w:rPr>
        <w:t xml:space="preserve"> </w:t>
      </w:r>
    </w:p>
    <w:p w14:paraId="02C14843" w14:textId="6C06E1C3" w:rsidR="00910F84" w:rsidRPr="00C35A2C" w:rsidRDefault="006B02DC" w:rsidP="00910F84">
      <w:pPr>
        <w:rPr>
          <w:rtl/>
        </w:rPr>
      </w:pPr>
      <w:r>
        <w:rPr>
          <w:rFonts w:hint="cs"/>
          <w:rtl/>
        </w:rPr>
        <w:t>גוי</w:t>
      </w:r>
      <w:r w:rsidR="00910F84" w:rsidRPr="00C35A2C">
        <w:rPr>
          <w:rtl/>
        </w:rPr>
        <w:t xml:space="preserve"> מל את ישראל בזמן שאחרים עומדין על גבו, אבל בינו לבינו לא.</w:t>
      </w:r>
    </w:p>
    <w:p w14:paraId="5ECA2BCE" w14:textId="77777777" w:rsidR="006B02DC" w:rsidRDefault="00910F84" w:rsidP="006B02DC">
      <w:pPr>
        <w:pStyle w:val="36"/>
        <w:framePr w:wrap="notBeside"/>
        <w:rPr>
          <w:rtl/>
        </w:rPr>
      </w:pPr>
      <w:r w:rsidRPr="00C35A2C">
        <w:rPr>
          <w:rtl/>
        </w:rPr>
        <w:t>ורבי מאיר</w:t>
      </w:r>
    </w:p>
    <w:p w14:paraId="4BFDF493" w14:textId="5E1DB03E" w:rsidR="00910F84" w:rsidRPr="00C35A2C" w:rsidRDefault="00910F84" w:rsidP="00910F84">
      <w:pPr>
        <w:rPr>
          <w:rtl/>
        </w:rPr>
      </w:pPr>
      <w:r w:rsidRPr="00C35A2C">
        <w:rPr>
          <w:rtl/>
        </w:rPr>
        <w:t>אפילו אחרים עומדים על גבו נמי לא, דזימנין דמצלי ליה סכינא ומשוי ליה כרות שפכה.</w:t>
      </w:r>
    </w:p>
    <w:p w14:paraId="689C9B1F" w14:textId="4ABC6862" w:rsidR="00910F84" w:rsidRDefault="00910F84" w:rsidP="006B02DC">
      <w:pPr>
        <w:rPr>
          <w:rtl/>
        </w:rPr>
      </w:pPr>
      <w:r w:rsidRPr="00C35A2C">
        <w:rPr>
          <w:rFonts w:hint="cs"/>
          <w:rtl/>
        </w:rPr>
        <w:lastRenderedPageBreak/>
        <w:t>והצ</w:t>
      </w:r>
      <w:r>
        <w:rPr>
          <w:rtl/>
        </w:rPr>
        <w:t>"</w:t>
      </w:r>
      <w:r w:rsidRPr="00C35A2C">
        <w:rPr>
          <w:rFonts w:hint="cs"/>
          <w:rtl/>
        </w:rPr>
        <w:t>ל למיתני</w:t>
      </w:r>
      <w:r w:rsidR="006B02DC">
        <w:rPr>
          <w:rFonts w:hint="cs"/>
          <w:rtl/>
        </w:rPr>
        <w:t xml:space="preserve"> </w:t>
      </w:r>
      <w:r w:rsidRPr="006B02DC">
        <w:rPr>
          <w:rStyle w:val="affff8"/>
          <w:rFonts w:hint="cs"/>
          <w:rtl/>
        </w:rPr>
        <w:t>[איפוך] -</w:t>
      </w:r>
      <w:r w:rsidRPr="00C35A2C">
        <w:rPr>
          <w:rFonts w:hint="cs"/>
          <w:rtl/>
        </w:rPr>
        <w:t xml:space="preserve"> ד</w:t>
      </w:r>
      <w:r w:rsidRPr="00C35A2C">
        <w:rPr>
          <w:rtl/>
        </w:rPr>
        <w:t>עיר שאין בה רופא ישראל ויש בה רופא כותי ורופא עכו</w:t>
      </w:r>
      <w:r>
        <w:rPr>
          <w:rtl/>
        </w:rPr>
        <w:t>"</w:t>
      </w:r>
      <w:r w:rsidRPr="00C35A2C">
        <w:rPr>
          <w:rtl/>
        </w:rPr>
        <w:t>ם,</w:t>
      </w:r>
    </w:p>
    <w:p w14:paraId="451B52BE" w14:textId="77777777" w:rsidR="006B02DC" w:rsidRDefault="00910F84" w:rsidP="006B02DC">
      <w:pPr>
        <w:pStyle w:val="36"/>
        <w:framePr w:wrap="notBeside"/>
        <w:rPr>
          <w:rtl/>
        </w:rPr>
      </w:pPr>
      <w:r w:rsidRPr="00C35A2C">
        <w:rPr>
          <w:rFonts w:hint="cs"/>
          <w:rtl/>
        </w:rPr>
        <w:t>לר</w:t>
      </w:r>
      <w:r>
        <w:rPr>
          <w:rtl/>
        </w:rPr>
        <w:t>"</w:t>
      </w:r>
      <w:r w:rsidRPr="00C35A2C">
        <w:rPr>
          <w:rFonts w:hint="cs"/>
          <w:rtl/>
        </w:rPr>
        <w:t>י:</w:t>
      </w:r>
    </w:p>
    <w:p w14:paraId="5AF7DE6F" w14:textId="7031E496" w:rsidR="00910F84" w:rsidRDefault="00910F84" w:rsidP="00910F84">
      <w:pPr>
        <w:rPr>
          <w:rtl/>
        </w:rPr>
      </w:pPr>
      <w:r>
        <w:rPr>
          <w:rFonts w:hint="cs"/>
          <w:rtl/>
        </w:rPr>
        <w:t xml:space="preserve"> </w:t>
      </w:r>
      <w:r w:rsidRPr="00C35A2C">
        <w:rPr>
          <w:rtl/>
        </w:rPr>
        <w:t>ימול עכו</w:t>
      </w:r>
      <w:r>
        <w:rPr>
          <w:rtl/>
        </w:rPr>
        <w:t>"</w:t>
      </w:r>
      <w:r w:rsidRPr="00C35A2C">
        <w:rPr>
          <w:rtl/>
        </w:rPr>
        <w:t xml:space="preserve">ם ואל ימול כותי, </w:t>
      </w:r>
      <w:r w:rsidRPr="006B02DC">
        <w:rPr>
          <w:rStyle w:val="affff1"/>
          <w:rFonts w:hint="cs"/>
          <w:rtl/>
        </w:rPr>
        <w:t>ולר</w:t>
      </w:r>
      <w:r w:rsidRPr="006B02DC">
        <w:rPr>
          <w:rStyle w:val="affff1"/>
          <w:rtl/>
        </w:rPr>
        <w:t>"</w:t>
      </w:r>
      <w:r w:rsidRPr="006B02DC">
        <w:rPr>
          <w:rStyle w:val="affff1"/>
          <w:rFonts w:hint="cs"/>
          <w:rtl/>
        </w:rPr>
        <w:t>מ</w:t>
      </w:r>
      <w:r w:rsidRPr="006B02DC">
        <w:rPr>
          <w:rStyle w:val="affff1"/>
          <w:rtl/>
        </w:rPr>
        <w:t>:</w:t>
      </w:r>
      <w:r w:rsidRPr="00C35A2C">
        <w:rPr>
          <w:rtl/>
        </w:rPr>
        <w:t xml:space="preserve"> ימול כותי ואל ימול עכו</w:t>
      </w:r>
      <w:r>
        <w:rPr>
          <w:rtl/>
        </w:rPr>
        <w:t>"</w:t>
      </w:r>
      <w:r w:rsidRPr="00C35A2C">
        <w:rPr>
          <w:rtl/>
        </w:rPr>
        <w:t>ם!</w:t>
      </w:r>
    </w:p>
    <w:p w14:paraId="3815EB7C" w14:textId="77777777" w:rsidR="006B02DC" w:rsidRDefault="00910F84" w:rsidP="006B02DC">
      <w:pPr>
        <w:pStyle w:val="36"/>
        <w:framePr w:wrap="notBeside"/>
        <w:rPr>
          <w:rtl/>
        </w:rPr>
      </w:pPr>
      <w:r w:rsidRPr="00C35A2C">
        <w:rPr>
          <w:rFonts w:hint="cs"/>
          <w:rtl/>
        </w:rPr>
        <w:t xml:space="preserve">והך דר'י' </w:t>
      </w:r>
    </w:p>
    <w:p w14:paraId="64EABD73" w14:textId="3AFF42A2" w:rsidR="00910F84" w:rsidRPr="006B02DC" w:rsidRDefault="00910F84" w:rsidP="006B02DC">
      <w:pPr>
        <w:rPr>
          <w:rStyle w:val="affff8"/>
          <w:rtl/>
        </w:rPr>
      </w:pPr>
      <w:r w:rsidRPr="00C35A2C">
        <w:rPr>
          <w:rFonts w:hint="cs"/>
          <w:rtl/>
        </w:rPr>
        <w:t>מנין למילה בעכום שהיא פסולה שנא'</w:t>
      </w:r>
      <w:r w:rsidRPr="00BB7274">
        <w:rPr>
          <w:rStyle w:val="afffd"/>
          <w:rFonts w:hint="cs"/>
          <w:rtl/>
        </w:rPr>
        <w:t xml:space="preserve"> 'את בריתי תשמור' </w:t>
      </w:r>
      <w:r w:rsidRPr="00C35A2C">
        <w:rPr>
          <w:rFonts w:hint="cs"/>
          <w:rtl/>
        </w:rPr>
        <w:t>ההיא דר'י הנשיא היא ד</w:t>
      </w:r>
      <w:r w:rsidRPr="001F3CA4">
        <w:rPr>
          <w:rStyle w:val="afffd"/>
          <w:rFonts w:hint="cs"/>
          <w:rtl/>
        </w:rPr>
        <w:t>'ואתה את בריתי תשמור',</w:t>
      </w:r>
      <w:r w:rsidR="006B02DC">
        <w:rPr>
          <w:rStyle w:val="afffd"/>
          <w:rFonts w:hint="cs"/>
          <w:rtl/>
        </w:rPr>
        <w:t xml:space="preserve"> </w:t>
      </w:r>
      <w:r>
        <w:rPr>
          <w:rStyle w:val="affff8"/>
          <w:rFonts w:hint="cs"/>
          <w:rtl/>
        </w:rPr>
        <w:t xml:space="preserve">[ובכותי </w:t>
      </w:r>
      <w:r>
        <w:rPr>
          <w:rStyle w:val="affff1"/>
          <w:rFonts w:hint="cs"/>
          <w:rtl/>
          <w:rPrChange w:id="9451" w:author="מנוע אמוראים" w:date="2026-10-05T16:41:56Z">
            <w:rPr>
              <w:rStyle w:val="affff8"/>
              <w:rFonts w:hint="cs"/>
              <w:rtl/>
            </w:rPr>
          </w:rPrChange>
        </w:rPr>
        <w:t xml:space="preserve">ר</w:t>
      </w:r>
      <w:r>
        <w:rPr>
          <w:rStyle w:val="affff1"/>
          <w:rtl/>
          <w:rPrChange w:id="9452" w:author="מנוע אמוראים" w:date="2026-10-05T16:41:56Z">
            <w:rPr>
              <w:rStyle w:val="affff8"/>
              <w:rtl/>
            </w:rPr>
          </w:rPrChange>
        </w:rPr>
        <w:t xml:space="preserve">"</w:t>
      </w:r>
      <w:r>
        <w:rPr>
          <w:rStyle w:val="affff1"/>
          <w:rFonts w:hint="cs"/>
          <w:rtl/>
          <w:rPrChange w:id="9453" w:author="מנוע אמוראים" w:date="2026-10-05T16:41:56Z">
            <w:rPr>
              <w:rStyle w:val="affff8"/>
              <w:rFonts w:hint="cs"/>
              <w:rtl/>
            </w:rPr>
          </w:rPrChange>
        </w:rPr>
        <w:t xml:space="preserve">י</w:t>
      </w:r>
      <w:r>
        <w:rPr>
          <w:rStyle w:val="affff8"/>
          <w:rFonts w:hint="cs"/>
          <w:rtl/>
        </w:rPr>
        <w:t xml:space="preserve"> אסר משום שמל לשם הר גריזים ולרבי יוסי א</w:t>
      </w:r>
      <w:r w:rsidRPr="006B02DC">
        <w:rPr>
          <w:rStyle w:val="affff8"/>
          <w:rtl/>
        </w:rPr>
        <w:t>"</w:t>
      </w:r>
      <w:r w:rsidRPr="006B02DC">
        <w:rPr>
          <w:rStyle w:val="affff8"/>
          <w:rFonts w:hint="cs"/>
          <w:rtl/>
        </w:rPr>
        <w:t>צ במילה לשמה ומל והולך עד שתצא נשמתו</w:t>
      </w:r>
    </w:p>
    <w:p w14:paraId="299B8F87" w14:textId="77777777" w:rsidR="006B02DC" w:rsidRDefault="00910F84" w:rsidP="006B02DC">
      <w:pPr>
        <w:pStyle w:val="36"/>
        <w:framePr w:wrap="notBeside"/>
        <w:rPr>
          <w:rtl/>
        </w:rPr>
      </w:pPr>
      <w:r w:rsidRPr="00C35A2C">
        <w:rPr>
          <w:rFonts w:hint="cs"/>
          <w:rtl/>
        </w:rPr>
        <w:t>טעמא דר</w:t>
      </w:r>
      <w:r>
        <w:rPr>
          <w:rtl/>
        </w:rPr>
        <w:t>"</w:t>
      </w:r>
      <w:r w:rsidRPr="00C35A2C">
        <w:rPr>
          <w:rFonts w:hint="cs"/>
          <w:rtl/>
        </w:rPr>
        <w:t>י</w:t>
      </w:r>
      <w:r w:rsidRPr="00C35A2C">
        <w:rPr>
          <w:rtl/>
        </w:rPr>
        <w:t>:</w:t>
      </w:r>
    </w:p>
    <w:p w14:paraId="1C72DE63" w14:textId="7EDAC3EE" w:rsidR="00910F84" w:rsidRDefault="00910F84" w:rsidP="00910F84">
      <w:pPr>
        <w:rPr>
          <w:rtl/>
        </w:rPr>
      </w:pPr>
      <w:r w:rsidRPr="00C35A2C">
        <w:rPr>
          <w:rtl/>
        </w:rPr>
        <w:t xml:space="preserve"> לה' המול.</w:t>
      </w:r>
      <w:r w:rsidRPr="00C35A2C">
        <w:rPr>
          <w:rFonts w:hint="cs"/>
          <w:rtl/>
        </w:rPr>
        <w:t xml:space="preserve">   </w:t>
      </w:r>
      <w:r w:rsidRPr="00C35A2C">
        <w:rPr>
          <w:rFonts w:hint="cs"/>
          <w:rtl/>
        </w:rPr>
        <w:tab/>
      </w:r>
      <w:r w:rsidRPr="006B02DC">
        <w:rPr>
          <w:rStyle w:val="affff1"/>
          <w:rFonts w:hint="cs"/>
          <w:rtl/>
        </w:rPr>
        <w:t>והך</w:t>
      </w:r>
      <w:r w:rsidRPr="00C35A2C">
        <w:rPr>
          <w:rFonts w:hint="cs"/>
          <w:rtl/>
        </w:rPr>
        <w:t xml:space="preserve"> דהמול ימול דברה תורה כלשון בני אדם</w:t>
      </w:r>
    </w:p>
    <w:p w14:paraId="40A266CA" w14:textId="77777777" w:rsidR="006B02DC" w:rsidRDefault="00910F84" w:rsidP="006B02DC">
      <w:pPr>
        <w:pStyle w:val="36"/>
        <w:framePr w:wrap="notBeside"/>
        <w:rPr>
          <w:rtl/>
        </w:rPr>
      </w:pPr>
      <w:r w:rsidRPr="00C35A2C">
        <w:rPr>
          <w:rtl/>
        </w:rPr>
        <w:t xml:space="preserve">ורבי יוסי? </w:t>
      </w:r>
    </w:p>
    <w:p w14:paraId="7DCA4E3C" w14:textId="700337EE" w:rsidR="005A5EBD" w:rsidRDefault="00910F84" w:rsidP="00910F84">
      <w:pPr>
        <w:rPr>
          <w:rtl/>
        </w:rPr>
      </w:pPr>
      <w:r w:rsidRPr="00C35A2C">
        <w:rPr>
          <w:rtl/>
        </w:rPr>
        <w:t>המול ימול.</w:t>
      </w:r>
      <w:r w:rsidRPr="00C35A2C">
        <w:rPr>
          <w:rFonts w:hint="cs"/>
          <w:rtl/>
        </w:rPr>
        <w:t xml:space="preserve">  </w:t>
      </w:r>
      <w:r w:rsidRPr="006B02DC">
        <w:rPr>
          <w:rStyle w:val="affff1"/>
          <w:rFonts w:hint="cs"/>
          <w:rtl/>
        </w:rPr>
        <w:tab/>
        <w:t>והך:</w:t>
      </w:r>
      <w:r w:rsidRPr="00C35A2C">
        <w:rPr>
          <w:rtl/>
        </w:rPr>
        <w:t xml:space="preserve"> </w:t>
      </w:r>
      <w:r w:rsidRPr="00C35A2C">
        <w:rPr>
          <w:rFonts w:hint="cs"/>
          <w:rtl/>
        </w:rPr>
        <w:t>ד</w:t>
      </w:r>
      <w:r w:rsidRPr="00C35A2C">
        <w:rPr>
          <w:rtl/>
        </w:rPr>
        <w:t>לה' המול! ההוא בפסח כתיב.</w:t>
      </w:r>
      <w:r w:rsidR="006B02DC">
        <w:rPr>
          <w:rtl/>
        </w:rPr>
        <w:br/>
      </w:r>
    </w:p>
    <w:p w14:paraId="46858CF0" w14:textId="77777777" w:rsidR="005A5EBD" w:rsidRDefault="005A5EBD">
      <w:pPr>
        <w:bidi w:val="0"/>
        <w:spacing w:after="160" w:line="259" w:lineRule="auto"/>
        <w:jc w:val="left"/>
        <w:rPr>
          <w:rtl/>
        </w:rPr>
      </w:pPr>
      <w:r>
        <w:rPr>
          <w:rtl/>
        </w:rPr>
        <w:br w:type="page"/>
      </w:r>
    </w:p>
    <w:p w14:paraId="55283E92" w14:textId="3AF769D4" w:rsidR="00910F84" w:rsidRPr="00C35A2C" w:rsidRDefault="006B02DC" w:rsidP="006B02DC">
      <w:pPr>
        <w:pStyle w:val="aff6"/>
        <w:framePr w:wrap="around"/>
        <w:rPr>
          <w:rtl/>
        </w:rPr>
      </w:pPr>
      <w:r>
        <w:rPr>
          <w:rFonts w:hint="cs"/>
          <w:rtl/>
        </w:rPr>
        <w:lastRenderedPageBreak/>
        <w:t>כז.</w:t>
      </w:r>
    </w:p>
    <w:p w14:paraId="03F53ABD" w14:textId="18381822" w:rsidR="00910F84" w:rsidRDefault="00910F84" w:rsidP="00805DC2">
      <w:pPr>
        <w:pStyle w:val="affff2"/>
        <w:rPr>
          <w:rtl/>
        </w:rPr>
      </w:pPr>
      <w:r w:rsidRPr="001D1BC8">
        <w:rPr>
          <w:rtl/>
        </w:rPr>
        <w:t xml:space="preserve">איתמר: מנין למילה </w:t>
      </w:r>
      <w:r w:rsidR="005A5EBD">
        <w:rPr>
          <w:rFonts w:hint="cs"/>
          <w:rtl/>
        </w:rPr>
        <w:t>ע''י גוי ש</w:t>
      </w:r>
      <w:r w:rsidRPr="001D1BC8">
        <w:rPr>
          <w:rtl/>
        </w:rPr>
        <w:t>פסולה?</w:t>
      </w:r>
    </w:p>
    <w:p w14:paraId="468C6BCD" w14:textId="77777777" w:rsidR="005A5EBD" w:rsidRDefault="00910F84" w:rsidP="005A5EBD">
      <w:pPr>
        <w:pStyle w:val="36"/>
        <w:framePr w:wrap="notBeside"/>
        <w:rPr>
          <w:rtl/>
        </w:rPr>
      </w:pPr>
      <w:r w:rsidRPr="00C35A2C">
        <w:rPr>
          <w:rtl/>
        </w:rPr>
        <w:t>ד</w:t>
      </w:r>
      <w:r w:rsidRPr="00C35A2C">
        <w:rPr>
          <w:rFonts w:hint="cs"/>
          <w:rtl/>
        </w:rPr>
        <w:t>ב</w:t>
      </w:r>
      <w:r>
        <w:rPr>
          <w:rtl/>
        </w:rPr>
        <w:t>"</w:t>
      </w:r>
      <w:r w:rsidRPr="00C35A2C">
        <w:rPr>
          <w:rFonts w:hint="cs"/>
          <w:rtl/>
        </w:rPr>
        <w:t>פ מדרב:</w:t>
      </w:r>
    </w:p>
    <w:p w14:paraId="71DB1403" w14:textId="3E8418BD" w:rsidR="00910F84" w:rsidRPr="00C35A2C" w:rsidRDefault="00910F84" w:rsidP="005A5EBD">
      <w:pPr>
        <w:rPr>
          <w:rtl/>
        </w:rPr>
      </w:pPr>
      <w:r w:rsidRPr="00CE2644">
        <w:rPr>
          <w:rStyle w:val="afffd"/>
          <w:rFonts w:hint="cs"/>
          <w:rtl/>
        </w:rPr>
        <w:t>'ו</w:t>
      </w:r>
      <w:r w:rsidRPr="00CE2644">
        <w:rPr>
          <w:rStyle w:val="afffd"/>
          <w:rtl/>
        </w:rPr>
        <w:t>אתה את בריתי תשמור</w:t>
      </w:r>
      <w:r w:rsidRPr="00CE2644">
        <w:rPr>
          <w:rStyle w:val="afffd"/>
          <w:rFonts w:hint="cs"/>
          <w:rtl/>
        </w:rPr>
        <w:t>'</w:t>
      </w:r>
      <w:r w:rsidRPr="00CE2644">
        <w:rPr>
          <w:rStyle w:val="afffd"/>
          <w:rtl/>
        </w:rPr>
        <w:t>;</w:t>
      </w:r>
      <w:r w:rsidRPr="00C35A2C">
        <w:rPr>
          <w:rtl/>
        </w:rPr>
        <w:t xml:space="preserve"> </w:t>
      </w:r>
      <w:r w:rsidRPr="00C35A2C">
        <w:rPr>
          <w:rtl/>
        </w:rPr>
        <w:tab/>
      </w:r>
      <w:r w:rsidRPr="005A5EBD">
        <w:rPr>
          <w:rStyle w:val="affff1"/>
          <w:rtl/>
        </w:rPr>
        <w:t>ורי"ו:</w:t>
      </w:r>
      <w:r w:rsidRPr="00C35A2C">
        <w:rPr>
          <w:rtl/>
        </w:rPr>
        <w:t xml:space="preserve"> </w:t>
      </w:r>
      <w:r w:rsidR="005A5EBD" w:rsidRPr="005A5EBD">
        <w:rPr>
          <w:rStyle w:val="affff8"/>
          <w:rFonts w:hint="cs"/>
          <w:rtl/>
        </w:rPr>
        <w:t>מי שהוא בכלל</w:t>
      </w:r>
      <w:r w:rsidR="005A5EBD">
        <w:rPr>
          <w:rFonts w:hint="cs"/>
          <w:rtl/>
        </w:rPr>
        <w:t xml:space="preserve"> </w:t>
      </w:r>
      <w:r w:rsidRPr="00CE2644">
        <w:rPr>
          <w:rStyle w:val="afffd"/>
          <w:rtl/>
        </w:rPr>
        <w:t xml:space="preserve">המול </w:t>
      </w:r>
      <w:r w:rsidR="005A5EBD" w:rsidRPr="005A5EBD">
        <w:rPr>
          <w:rStyle w:val="affff8"/>
          <w:rFonts w:hint="cs"/>
          <w:rtl/>
        </w:rPr>
        <w:t>בכלל</w:t>
      </w:r>
      <w:r w:rsidR="005A5EBD">
        <w:rPr>
          <w:rStyle w:val="afffd"/>
          <w:rFonts w:hint="cs"/>
          <w:rtl/>
        </w:rPr>
        <w:t xml:space="preserve"> </w:t>
      </w:r>
      <w:r w:rsidRPr="00CE2644">
        <w:rPr>
          <w:rStyle w:val="afffd"/>
          <w:rtl/>
        </w:rPr>
        <w:t>ימול.</w:t>
      </w:r>
    </w:p>
    <w:p w14:paraId="03654623" w14:textId="77777777" w:rsidR="005A5EBD" w:rsidRDefault="005A5EBD" w:rsidP="005A5EBD">
      <w:pPr>
        <w:pStyle w:val="36"/>
        <w:framePr w:wrap="notBeside"/>
        <w:rPr>
          <w:rtl/>
        </w:rPr>
      </w:pPr>
      <w:r>
        <w:rPr>
          <w:rFonts w:hint="cs"/>
          <w:rtl/>
        </w:rPr>
        <w:t xml:space="preserve">נפק''מ </w:t>
      </w:r>
    </w:p>
    <w:p w14:paraId="7C9BAF7F" w14:textId="366C29B0" w:rsidR="00910F84" w:rsidRPr="00D72515" w:rsidRDefault="00910F84" w:rsidP="00910F84">
      <w:pPr>
        <w:rPr>
          <w:spacing w:val="-2"/>
          <w:rtl/>
        </w:rPr>
      </w:pPr>
      <w:r w:rsidRPr="00D72515">
        <w:rPr>
          <w:rStyle w:val="afff"/>
          <w:spacing w:val="-2"/>
          <w:rtl/>
        </w:rPr>
        <w:t>ערבי וגבנוני מהול</w:t>
      </w:r>
      <w:r w:rsidRPr="00D72515">
        <w:rPr>
          <w:spacing w:val="-2"/>
          <w:rtl/>
        </w:rPr>
        <w:t xml:space="preserve"> </w:t>
      </w:r>
      <w:r w:rsidRPr="00D72515">
        <w:rPr>
          <w:rStyle w:val="affff1"/>
          <w:rFonts w:hint="cs"/>
          <w:spacing w:val="-2"/>
          <w:rtl/>
        </w:rPr>
        <w:t>למ</w:t>
      </w:r>
      <w:r w:rsidRPr="00D72515">
        <w:rPr>
          <w:rStyle w:val="affff1"/>
          <w:spacing w:val="-2"/>
          <w:rtl/>
        </w:rPr>
        <w:t>"</w:t>
      </w:r>
      <w:r w:rsidRPr="00D72515">
        <w:rPr>
          <w:rStyle w:val="affff1"/>
          <w:rFonts w:hint="cs"/>
          <w:spacing w:val="-2"/>
          <w:rtl/>
        </w:rPr>
        <w:t>ד</w:t>
      </w:r>
      <w:r w:rsidRPr="00D72515">
        <w:rPr>
          <w:rFonts w:hint="cs"/>
          <w:spacing w:val="-2"/>
          <w:rtl/>
        </w:rPr>
        <w:t xml:space="preserve"> </w:t>
      </w:r>
      <w:r w:rsidRPr="00D72515">
        <w:rPr>
          <w:rStyle w:val="afffd"/>
          <w:spacing w:val="-2"/>
          <w:rtl/>
        </w:rPr>
        <w:t xml:space="preserve">המול ימול </w:t>
      </w:r>
      <w:r w:rsidR="005A5EBD" w:rsidRPr="00D72515">
        <w:rPr>
          <w:rFonts w:hint="cs"/>
          <w:spacing w:val="-2"/>
          <w:rtl/>
        </w:rPr>
        <w:t>כן</w:t>
      </w:r>
      <w:r w:rsidRPr="00D72515">
        <w:rPr>
          <w:spacing w:val="-2"/>
          <w:rtl/>
        </w:rPr>
        <w:t xml:space="preserve">, </w:t>
      </w:r>
      <w:r w:rsidRPr="00D72515">
        <w:rPr>
          <w:rFonts w:hint="cs"/>
          <w:spacing w:val="-2"/>
          <w:rtl/>
        </w:rPr>
        <w:t xml:space="preserve"> </w:t>
      </w:r>
      <w:r w:rsidRPr="00D72515">
        <w:rPr>
          <w:rStyle w:val="affff1"/>
          <w:rFonts w:hint="cs"/>
          <w:spacing w:val="-2"/>
          <w:rtl/>
        </w:rPr>
        <w:t>ול</w:t>
      </w:r>
      <w:r w:rsidRPr="00D72515">
        <w:rPr>
          <w:rStyle w:val="affff1"/>
          <w:spacing w:val="-2"/>
          <w:rtl/>
        </w:rPr>
        <w:t>מ"ד</w:t>
      </w:r>
      <w:r w:rsidRPr="00D72515">
        <w:rPr>
          <w:spacing w:val="-2"/>
          <w:rtl/>
        </w:rPr>
        <w:t xml:space="preserve"> </w:t>
      </w:r>
      <w:r w:rsidRPr="00D72515">
        <w:rPr>
          <w:rStyle w:val="afffd"/>
          <w:spacing w:val="-2"/>
          <w:rtl/>
        </w:rPr>
        <w:t xml:space="preserve">את בריתי תשמור </w:t>
      </w:r>
      <w:r w:rsidR="00D72515" w:rsidRPr="00D72515">
        <w:rPr>
          <w:rFonts w:hint="cs"/>
          <w:spacing w:val="-2"/>
          <w:rtl/>
        </w:rPr>
        <w:t>לא</w:t>
      </w:r>
    </w:p>
    <w:p w14:paraId="42E1082D" w14:textId="77777777" w:rsidR="005A5EBD" w:rsidRDefault="00910F84" w:rsidP="005A5EBD">
      <w:pPr>
        <w:pStyle w:val="36"/>
        <w:framePr w:wrap="notBeside"/>
        <w:rPr>
          <w:rtl/>
        </w:rPr>
      </w:pPr>
      <w:r w:rsidRPr="00C35A2C">
        <w:rPr>
          <w:rtl/>
        </w:rPr>
        <w:t>ו</w:t>
      </w:r>
      <w:r w:rsidRPr="00C35A2C">
        <w:rPr>
          <w:rFonts w:hint="cs"/>
          <w:rtl/>
        </w:rPr>
        <w:t>יקשה למ</w:t>
      </w:r>
      <w:r>
        <w:rPr>
          <w:rtl/>
        </w:rPr>
        <w:t>"</w:t>
      </w:r>
      <w:r w:rsidRPr="00C35A2C">
        <w:rPr>
          <w:rFonts w:hint="cs"/>
          <w:rtl/>
        </w:rPr>
        <w:t>ד</w:t>
      </w:r>
    </w:p>
    <w:p w14:paraId="7BA89770" w14:textId="32B5CA92" w:rsidR="00910F84" w:rsidRDefault="00910F84" w:rsidP="00D72515">
      <w:pPr>
        <w:spacing w:after="120"/>
        <w:rPr>
          <w:rtl/>
        </w:rPr>
      </w:pPr>
      <w:r w:rsidRPr="00C35A2C">
        <w:rPr>
          <w:rFonts w:hint="cs"/>
          <w:rtl/>
        </w:rPr>
        <w:t xml:space="preserve">שאינו ערל </w:t>
      </w:r>
      <w:r w:rsidRPr="006F44D7">
        <w:rPr>
          <w:rStyle w:val="affff1"/>
          <w:rFonts w:hint="cs"/>
          <w:rtl/>
        </w:rPr>
        <w:t>ד</w:t>
      </w:r>
      <w:r w:rsidRPr="006F44D7">
        <w:rPr>
          <w:rStyle w:val="affff1"/>
          <w:rtl/>
        </w:rPr>
        <w:t>התנן:</w:t>
      </w:r>
      <w:r>
        <w:rPr>
          <w:rtl/>
        </w:rPr>
        <w:t xml:space="preserve"> קונם שאני נהנה מן הערלים </w:t>
      </w:r>
      <w:r w:rsidRPr="00C35A2C">
        <w:rPr>
          <w:rtl/>
        </w:rPr>
        <w:t>מותר בערלי ישראל ואסור במולי ע</w:t>
      </w:r>
      <w:r w:rsidRPr="00C35A2C">
        <w:rPr>
          <w:rFonts w:hint="cs"/>
          <w:rtl/>
        </w:rPr>
        <w:t>כו</w:t>
      </w:r>
      <w:r>
        <w:rPr>
          <w:rtl/>
        </w:rPr>
        <w:t>"</w:t>
      </w:r>
      <w:r w:rsidRPr="00C35A2C">
        <w:rPr>
          <w:rFonts w:hint="cs"/>
          <w:rtl/>
        </w:rPr>
        <w:t>ם</w:t>
      </w:r>
    </w:p>
    <w:p w14:paraId="3F91842F" w14:textId="77777777" w:rsidR="005A5EBD" w:rsidRDefault="00910F84" w:rsidP="005A5EBD">
      <w:pPr>
        <w:pStyle w:val="36"/>
        <w:framePr w:wrap="notBeside"/>
        <w:rPr>
          <w:rtl/>
        </w:rPr>
      </w:pPr>
      <w:r w:rsidRPr="00C35A2C">
        <w:rPr>
          <w:rtl/>
        </w:rPr>
        <w:t xml:space="preserve"> </w:t>
      </w:r>
      <w:r w:rsidRPr="00C35A2C">
        <w:rPr>
          <w:rFonts w:hint="cs"/>
          <w:rtl/>
        </w:rPr>
        <w:t xml:space="preserve">ב. </w:t>
      </w:r>
      <w:r w:rsidRPr="00C35A2C">
        <w:rPr>
          <w:rtl/>
        </w:rPr>
        <w:t>אלא</w:t>
      </w:r>
    </w:p>
    <w:p w14:paraId="0DC6B115" w14:textId="3BF084E6" w:rsidR="00910F84" w:rsidRPr="00D73249" w:rsidRDefault="00910F84" w:rsidP="00910F84">
      <w:pPr>
        <w:rPr>
          <w:rStyle w:val="afff"/>
          <w:rtl/>
        </w:rPr>
      </w:pPr>
      <w:r w:rsidRPr="00D73249">
        <w:rPr>
          <w:rStyle w:val="afff"/>
          <w:rtl/>
        </w:rPr>
        <w:t>ישראל שמתו אחיו מחמת מילה ולא מלוהו,</w:t>
      </w:r>
    </w:p>
    <w:p w14:paraId="1A841CD1" w14:textId="456CFB1E" w:rsidR="00910F84" w:rsidRPr="00C35A2C" w:rsidRDefault="00910F84" w:rsidP="00910F84">
      <w:pPr>
        <w:rPr>
          <w:rtl/>
        </w:rPr>
      </w:pPr>
      <w:r w:rsidRPr="006F44D7">
        <w:rPr>
          <w:rStyle w:val="affff1"/>
          <w:rtl/>
        </w:rPr>
        <w:t>למ"ד</w:t>
      </w:r>
      <w:r w:rsidRPr="00C35A2C">
        <w:rPr>
          <w:rtl/>
        </w:rPr>
        <w:t xml:space="preserve"> </w:t>
      </w:r>
      <w:r w:rsidRPr="00BF25F4">
        <w:rPr>
          <w:rStyle w:val="afffd"/>
          <w:rtl/>
        </w:rPr>
        <w:t>ואתה את בריתי תשמור</w:t>
      </w:r>
      <w:r w:rsidRPr="00C35A2C">
        <w:rPr>
          <w:rtl/>
        </w:rPr>
        <w:t xml:space="preserve"> - </w:t>
      </w:r>
      <w:r w:rsidR="005A5EBD">
        <w:rPr>
          <w:rFonts w:hint="cs"/>
          <w:rtl/>
        </w:rPr>
        <w:t>יש</w:t>
      </w:r>
      <w:r w:rsidRPr="00C35A2C">
        <w:rPr>
          <w:rtl/>
        </w:rPr>
        <w:t xml:space="preserve">, </w:t>
      </w:r>
      <w:r w:rsidR="00D73249" w:rsidRPr="006F44D7">
        <w:rPr>
          <w:rStyle w:val="affff1"/>
          <w:rFonts w:hint="cs"/>
          <w:rtl/>
        </w:rPr>
        <w:t>למ''ד</w:t>
      </w:r>
      <w:r w:rsidR="00D73249">
        <w:rPr>
          <w:rFonts w:hint="cs"/>
          <w:rtl/>
        </w:rPr>
        <w:t xml:space="preserve"> </w:t>
      </w:r>
      <w:r w:rsidRPr="00D73249">
        <w:rPr>
          <w:rStyle w:val="afffd"/>
          <w:rtl/>
        </w:rPr>
        <w:t xml:space="preserve">המול ימול - </w:t>
      </w:r>
      <w:r w:rsidR="005A5EBD">
        <w:rPr>
          <w:rFonts w:hint="cs"/>
          <w:rtl/>
        </w:rPr>
        <w:t>אין</w:t>
      </w:r>
    </w:p>
    <w:p w14:paraId="70542EA9" w14:textId="31A17D49" w:rsidR="005A5EBD" w:rsidRDefault="00910F84" w:rsidP="005A5EBD">
      <w:pPr>
        <w:pStyle w:val="36"/>
        <w:framePr w:wrap="notBeside"/>
        <w:rPr>
          <w:rtl/>
        </w:rPr>
      </w:pPr>
      <w:r w:rsidRPr="00C35A2C">
        <w:rPr>
          <w:rFonts w:hint="cs"/>
          <w:rtl/>
        </w:rPr>
        <w:t xml:space="preserve">ויקשה </w:t>
      </w:r>
      <w:r w:rsidR="006F44D7">
        <w:rPr>
          <w:rFonts w:hint="cs"/>
          <w:rtl/>
        </w:rPr>
        <w:t>מהך:</w:t>
      </w:r>
    </w:p>
    <w:p w14:paraId="59523B84" w14:textId="6E77286B" w:rsidR="00910F84" w:rsidRDefault="00910F84" w:rsidP="00910F84">
      <w:pPr>
        <w:rPr>
          <w:rtl/>
        </w:rPr>
      </w:pPr>
      <w:r w:rsidRPr="00C35A2C">
        <w:rPr>
          <w:rFonts w:hint="cs"/>
          <w:rtl/>
        </w:rPr>
        <w:t>ד</w:t>
      </w:r>
      <w:r w:rsidRPr="00C35A2C">
        <w:rPr>
          <w:rtl/>
        </w:rPr>
        <w:t xml:space="preserve">קונם שאני נהנה ממולים אסור בערלי ישראל ומותר במולי </w:t>
      </w:r>
      <w:r w:rsidR="004754B3">
        <w:rPr>
          <w:rFonts w:hint="cs"/>
          <w:rtl/>
        </w:rPr>
        <w:t>גויים</w:t>
      </w:r>
      <w:r w:rsidRPr="00C35A2C">
        <w:rPr>
          <w:rtl/>
        </w:rPr>
        <w:t xml:space="preserve">; </w:t>
      </w:r>
      <w:r w:rsidRPr="00C35A2C">
        <w:rPr>
          <w:rFonts w:hint="cs"/>
          <w:rtl/>
        </w:rPr>
        <w:t xml:space="preserve"> היינו כמאן מולים הן</w:t>
      </w:r>
    </w:p>
    <w:p w14:paraId="6DDA741A" w14:textId="77777777" w:rsidR="00D73249" w:rsidRDefault="00910F84" w:rsidP="00D73249">
      <w:pPr>
        <w:pStyle w:val="36"/>
        <w:framePr w:wrap="notBeside"/>
        <w:rPr>
          <w:rtl/>
        </w:rPr>
      </w:pPr>
      <w:r w:rsidRPr="00C35A2C">
        <w:rPr>
          <w:rFonts w:hint="cs"/>
          <w:rtl/>
        </w:rPr>
        <w:t>ג.</w:t>
      </w:r>
      <w:r w:rsidRPr="00CE2644">
        <w:rPr>
          <w:rFonts w:hint="cs"/>
          <w:rtl/>
        </w:rPr>
        <w:t xml:space="preserve"> </w:t>
      </w:r>
      <w:r w:rsidRPr="00CE2644">
        <w:rPr>
          <w:rtl/>
        </w:rPr>
        <w:t>אלא</w:t>
      </w:r>
    </w:p>
    <w:p w14:paraId="3034A549" w14:textId="34E3128E" w:rsidR="00D73249" w:rsidRDefault="00910F84" w:rsidP="00910F84">
      <w:pPr>
        <w:rPr>
          <w:rtl/>
        </w:rPr>
      </w:pPr>
      <w:r w:rsidRPr="00D73249">
        <w:rPr>
          <w:rStyle w:val="afff"/>
          <w:rtl/>
        </w:rPr>
        <w:t>אשה</w:t>
      </w:r>
      <w:r w:rsidRPr="00C35A2C">
        <w:rPr>
          <w:rtl/>
        </w:rPr>
        <w:t xml:space="preserve"> </w:t>
      </w:r>
      <w:r w:rsidRPr="004754B3">
        <w:rPr>
          <w:rStyle w:val="affff1"/>
          <w:rtl/>
        </w:rPr>
        <w:t>למ"ד</w:t>
      </w:r>
      <w:r w:rsidRPr="00C35A2C">
        <w:rPr>
          <w:rtl/>
        </w:rPr>
        <w:t xml:space="preserve"> </w:t>
      </w:r>
      <w:r w:rsidRPr="00BF25F4">
        <w:rPr>
          <w:rStyle w:val="afffd"/>
          <w:rtl/>
        </w:rPr>
        <w:t xml:space="preserve">ואתה את בריתי תשמור </w:t>
      </w:r>
      <w:r w:rsidRPr="00C35A2C">
        <w:rPr>
          <w:rtl/>
        </w:rPr>
        <w:t xml:space="preserve">- </w:t>
      </w:r>
      <w:r w:rsidR="00D72515">
        <w:rPr>
          <w:rFonts w:hint="cs"/>
          <w:rtl/>
        </w:rPr>
        <w:t>לא</w:t>
      </w:r>
      <w:r w:rsidRPr="00C35A2C">
        <w:rPr>
          <w:rtl/>
        </w:rPr>
        <w:t xml:space="preserve"> דאשה </w:t>
      </w:r>
      <w:r w:rsidR="00D72515">
        <w:rPr>
          <w:rFonts w:hint="cs"/>
          <w:rtl/>
        </w:rPr>
        <w:t xml:space="preserve">אינה </w:t>
      </w:r>
      <w:r w:rsidRPr="00C35A2C">
        <w:rPr>
          <w:rtl/>
        </w:rPr>
        <w:t>בת מילה</w:t>
      </w:r>
      <w:r w:rsidR="00D72515">
        <w:rPr>
          <w:rFonts w:hint="cs"/>
          <w:rtl/>
        </w:rPr>
        <w:t>.</w:t>
      </w:r>
    </w:p>
    <w:p w14:paraId="0DEFFB3F" w14:textId="77777777" w:rsidR="00705791" w:rsidRDefault="00910F84" w:rsidP="00705791">
      <w:pPr>
        <w:pStyle w:val="36"/>
        <w:framePr w:wrap="notBeside"/>
        <w:rPr>
          <w:rtl/>
        </w:rPr>
      </w:pPr>
      <w:r w:rsidRPr="00C35A2C">
        <w:rPr>
          <w:rtl/>
        </w:rPr>
        <w:t>ולמ</w:t>
      </w:r>
      <w:r>
        <w:rPr>
          <w:rtl/>
        </w:rPr>
        <w:t>"</w:t>
      </w:r>
      <w:r w:rsidRPr="00C35A2C">
        <w:rPr>
          <w:rtl/>
        </w:rPr>
        <w:t>ד</w:t>
      </w:r>
    </w:p>
    <w:p w14:paraId="42C21CA2" w14:textId="16E60C2A" w:rsidR="00910F84" w:rsidRPr="00C35A2C" w:rsidRDefault="00910F84" w:rsidP="00910F84">
      <w:pPr>
        <w:rPr>
          <w:rtl/>
        </w:rPr>
      </w:pPr>
      <w:r w:rsidRPr="00BF25F4">
        <w:rPr>
          <w:rStyle w:val="afffd"/>
          <w:rtl/>
        </w:rPr>
        <w:t>המול ימול</w:t>
      </w:r>
      <w:r w:rsidRPr="00C35A2C">
        <w:rPr>
          <w:rtl/>
        </w:rPr>
        <w:t xml:space="preserve"> </w:t>
      </w:r>
      <w:r w:rsidR="004754B3">
        <w:rPr>
          <w:rFonts w:hint="cs"/>
          <w:rtl/>
        </w:rPr>
        <w:t xml:space="preserve">יש,  </w:t>
      </w:r>
      <w:r w:rsidRPr="00C35A2C">
        <w:rPr>
          <w:rtl/>
        </w:rPr>
        <w:t xml:space="preserve">דאשה </w:t>
      </w:r>
      <w:r w:rsidR="00D72515">
        <w:rPr>
          <w:rFonts w:hint="cs"/>
          <w:rtl/>
        </w:rPr>
        <w:t>כמי שמולה</w:t>
      </w:r>
      <w:r w:rsidRPr="00C35A2C">
        <w:rPr>
          <w:rtl/>
        </w:rPr>
        <w:t>.</w:t>
      </w:r>
    </w:p>
    <w:p w14:paraId="380E51AC" w14:textId="77777777" w:rsidR="00705791" w:rsidRDefault="00910F84" w:rsidP="00705791">
      <w:pPr>
        <w:pStyle w:val="36"/>
        <w:framePr w:wrap="notBeside"/>
        <w:rPr>
          <w:rtl/>
        </w:rPr>
      </w:pPr>
      <w:r w:rsidRPr="00C35A2C">
        <w:rPr>
          <w:rFonts w:hint="cs"/>
          <w:rtl/>
        </w:rPr>
        <w:t>ולמ</w:t>
      </w:r>
      <w:r>
        <w:rPr>
          <w:rtl/>
        </w:rPr>
        <w:t>"</w:t>
      </w:r>
      <w:r w:rsidRPr="00C35A2C">
        <w:rPr>
          <w:rFonts w:hint="cs"/>
          <w:rtl/>
        </w:rPr>
        <w:t xml:space="preserve">ד </w:t>
      </w:r>
    </w:p>
    <w:p w14:paraId="1483F5FD" w14:textId="201E4A04" w:rsidR="00910F84" w:rsidRDefault="00910F84" w:rsidP="004754B3">
      <w:pPr>
        <w:rPr>
          <w:rtl/>
        </w:rPr>
      </w:pPr>
      <w:r w:rsidRPr="00C35A2C">
        <w:rPr>
          <w:rFonts w:hint="cs"/>
          <w:rtl/>
        </w:rPr>
        <w:t xml:space="preserve">אשה לא הך </w:t>
      </w:r>
      <w:r w:rsidRPr="00433F0E">
        <w:rPr>
          <w:rStyle w:val="afffd"/>
          <w:rFonts w:hint="cs"/>
          <w:rtl/>
        </w:rPr>
        <w:t>ד'</w:t>
      </w:r>
      <w:r w:rsidRPr="00433F0E">
        <w:rPr>
          <w:rStyle w:val="afffd"/>
          <w:rtl/>
        </w:rPr>
        <w:t>ותקח צפורה צר</w:t>
      </w:r>
      <w:r w:rsidRPr="00433F0E">
        <w:rPr>
          <w:rStyle w:val="afffd"/>
          <w:rFonts w:hint="cs"/>
          <w:rtl/>
        </w:rPr>
        <w:t xml:space="preserve">' </w:t>
      </w:r>
      <w:r w:rsidRPr="00C35A2C">
        <w:rPr>
          <w:rFonts w:hint="cs"/>
          <w:rtl/>
        </w:rPr>
        <w:t xml:space="preserve"> </w:t>
      </w:r>
      <w:r w:rsidRPr="00D73249">
        <w:rPr>
          <w:rStyle w:val="affff1"/>
          <w:rFonts w:hint="cs"/>
          <w:rtl/>
        </w:rPr>
        <w:t>א.</w:t>
      </w:r>
      <w:r w:rsidRPr="00C35A2C">
        <w:rPr>
          <w:rtl/>
        </w:rPr>
        <w:t xml:space="preserve"> קרי ביה </w:t>
      </w:r>
      <w:r w:rsidRPr="00BF25F4">
        <w:rPr>
          <w:rStyle w:val="afffd"/>
          <w:rtl/>
        </w:rPr>
        <w:t>ותקח.</w:t>
      </w:r>
      <w:r w:rsidRPr="00C35A2C">
        <w:rPr>
          <w:rFonts w:hint="cs"/>
          <w:rtl/>
        </w:rPr>
        <w:t xml:space="preserve"> </w:t>
      </w:r>
      <w:r w:rsidRPr="00D73249">
        <w:rPr>
          <w:rStyle w:val="affff1"/>
          <w:rFonts w:hint="cs"/>
          <w:rtl/>
        </w:rPr>
        <w:t>והך</w:t>
      </w:r>
      <w:r w:rsidRPr="00C35A2C">
        <w:rPr>
          <w:rFonts w:hint="cs"/>
          <w:rtl/>
        </w:rPr>
        <w:t xml:space="preserve"> ד</w:t>
      </w:r>
      <w:r w:rsidRPr="00BF25F4">
        <w:rPr>
          <w:rStyle w:val="afffd"/>
          <w:rFonts w:hint="cs"/>
          <w:rtl/>
        </w:rPr>
        <w:t>ותכרות</w:t>
      </w:r>
      <w:r w:rsidRPr="00C35A2C">
        <w:rPr>
          <w:rFonts w:hint="cs"/>
          <w:rtl/>
        </w:rPr>
        <w:t xml:space="preserve"> אימא ותכרת </w:t>
      </w:r>
      <w:r w:rsidRPr="00D72515">
        <w:rPr>
          <w:rStyle w:val="affff8"/>
          <w:rFonts w:hint="cs"/>
          <w:rtl/>
        </w:rPr>
        <w:t>שאמרה לאחר שיעשה</w:t>
      </w:r>
      <w:r w:rsidR="004754B3" w:rsidRPr="00D72515">
        <w:rPr>
          <w:rStyle w:val="affff8"/>
          <w:rFonts w:hint="cs"/>
          <w:rtl/>
        </w:rPr>
        <w:t>.</w:t>
      </w:r>
      <w:r w:rsidR="004754B3">
        <w:rPr>
          <w:rFonts w:hint="cs"/>
          <w:b/>
          <w:bCs/>
          <w:rtl/>
        </w:rPr>
        <w:t xml:space="preserve"> </w:t>
      </w:r>
      <w:r w:rsidRPr="00D73249">
        <w:rPr>
          <w:rStyle w:val="affff1"/>
          <w:rFonts w:hint="cs"/>
          <w:rtl/>
        </w:rPr>
        <w:t>ב.</w:t>
      </w:r>
      <w:r w:rsidRPr="00C35A2C">
        <w:rPr>
          <w:rtl/>
        </w:rPr>
        <w:t xml:space="preserve"> </w:t>
      </w:r>
      <w:r w:rsidRPr="00C35A2C">
        <w:rPr>
          <w:rFonts w:hint="cs"/>
          <w:rtl/>
        </w:rPr>
        <w:t>היא התחילה ומשה גמרה</w:t>
      </w:r>
      <w:r w:rsidRPr="00C35A2C">
        <w:rPr>
          <w:rtl/>
        </w:rPr>
        <w:t>.</w:t>
      </w:r>
    </w:p>
    <w:p w14:paraId="3BE82D95" w14:textId="26C3DD71" w:rsidR="004754B3" w:rsidRPr="00D73249" w:rsidRDefault="004754B3" w:rsidP="004754B3">
      <w:pPr>
        <w:pStyle w:val="afffe"/>
        <w:rPr>
          <w:b/>
          <w:bCs/>
          <w:rtl/>
        </w:rPr>
      </w:pPr>
      <w:r>
        <w:rPr>
          <w:rFonts w:hint="cs"/>
          <w:rtl/>
        </w:rPr>
        <w:t>***</w:t>
      </w:r>
    </w:p>
    <w:p w14:paraId="2580A79B" w14:textId="77777777" w:rsidR="00910F84" w:rsidRPr="00C35A2C" w:rsidRDefault="00910F84" w:rsidP="00985047">
      <w:pPr>
        <w:pStyle w:val="affff4"/>
        <w:framePr w:wrap="around"/>
        <w:rPr>
          <w:rtl/>
        </w:rPr>
      </w:pPr>
      <w:del w:id="20110" w:author="קלוד" w:date="2026-10-06T10:07:24Z">
        <w:r>
          <w:rPr>
            <w:rtl/>
          </w:rPr>
          <w:delText xml:space="preserve">מתני'.</w:delText>
        </w:r>
      </w:del>
      <w:ins w:id="20111" w:author="קלוד" w:date="2026-10-06T10:07:24Z">
        <w:r>
          <w:rPr>
            <w:rtl/>
          </w:rPr>
          <w:t xml:space="preserve">משנה ב</w:t>
        </w:r>
      </w:ins>
    </w:p>
    <w:p w14:paraId="53AA9DBB" w14:textId="77777777" w:rsidR="00910F84" w:rsidRPr="00C35A2C" w:rsidRDefault="00910F84" w:rsidP="00910F84">
      <w:pPr>
        <w:pStyle w:val="affb"/>
        <w:rPr>
          <w:rtl/>
        </w:rPr>
      </w:pPr>
      <w:ins w:id="9840" w:author="מספור קטעי משנה" w:date="2026-10-06T06:44:54Z">
        <w:r>
          <w:rPr>
            <w:rStyle w:val="MisparKeta"/>
          </w:rPr>
          <w:t xml:space="preserve">ב. </w:t>
        </w:r>
      </w:ins>
      <w:r w:rsidRPr="00C35A2C">
        <w:rPr>
          <w:rtl/>
        </w:rPr>
        <w:t>מתרפאין מהן ריפוי ממון, אבל לא ריפוי נפשות.</w:t>
      </w:r>
    </w:p>
    <w:p w14:paraId="5371E028" w14:textId="5B497B25" w:rsidR="00910F84" w:rsidRPr="00C35A2C" w:rsidRDefault="004754B3" w:rsidP="00910F84">
      <w:pPr>
        <w:pStyle w:val="affb"/>
        <w:rPr>
          <w:rtl/>
        </w:rPr>
      </w:pPr>
      <w:r w:rsidRPr="004754B3">
        <w:rPr>
          <w:rStyle w:val="TanaimMishna"/>
          <w:rFonts w:hint="cs"/>
          <w:rtl/>
          <w:rPrChange w:id="20026" w:author="קלוד" w:date="2026-10-06T10:07:24Z">
            <w:rPr>
              <w:rStyle w:val="affff1"/>
              <w:rFonts w:hint="cs"/>
              <w:rtl/>
            </w:rPr>
          </w:rPrChange>
        </w:rPr>
        <w:t xml:space="preserve">לר''מ </w:t>
      </w:r>
      <w:r w:rsidR="00910F84" w:rsidRPr="00C35A2C">
        <w:rPr>
          <w:rtl/>
        </w:rPr>
        <w:t>ואין מסתפרין מהן בכל מקו</w:t>
      </w:r>
      <w:r w:rsidR="00910F84">
        <w:rPr>
          <w:rtl/>
        </w:rPr>
        <w:t>ם</w:t>
      </w:r>
      <w:r>
        <w:rPr>
          <w:rFonts w:hint="cs"/>
          <w:rtl/>
        </w:rPr>
        <w:t>.</w:t>
      </w:r>
    </w:p>
    <w:p w14:paraId="7336ECE8" w14:textId="5287BBB9" w:rsidR="00910F84" w:rsidRDefault="00910F84" w:rsidP="004754B3">
      <w:pPr>
        <w:pStyle w:val="affb"/>
        <w:spacing w:after="120"/>
        <w:rPr>
          <w:rtl/>
        </w:rPr>
      </w:pPr>
      <w:r w:rsidRPr="004754B3">
        <w:rPr>
          <w:rStyle w:val="TanaimMishna"/>
          <w:rFonts w:hint="cs"/>
          <w:rtl/>
          <w:rPrChange w:id="20027" w:author="קלוד" w:date="2026-10-06T10:07:24Z">
            <w:rPr>
              <w:rStyle w:val="affff1"/>
              <w:rFonts w:hint="cs"/>
              <w:rtl/>
            </w:rPr>
          </w:rPrChange>
        </w:rPr>
        <w:t>ו</w:t>
      </w:r>
      <w:r w:rsidRPr="004754B3">
        <w:rPr>
          <w:rStyle w:val="TanaimMishna"/>
          <w:rtl/>
          <w:rPrChange w:id="20028" w:author="קלוד" w:date="2026-10-06T10:07:24Z">
            <w:rPr>
              <w:rStyle w:val="affff1"/>
              <w:rtl/>
            </w:rPr>
          </w:rPrChange>
        </w:rPr>
        <w:t>חכ</w:t>
      </w:r>
      <w:r w:rsidR="00985047">
        <w:rPr>
          <w:rStyle w:val="TanaimMishna"/>
          <w:rFonts w:hint="cs"/>
          <w:rtl/>
          <w:rPrChange w:id="20029" w:author="קלוד" w:date="2026-10-06T10:07:24Z">
            <w:rPr>
              <w:rStyle w:val="affff1"/>
              <w:rFonts w:hint="cs"/>
              <w:rtl/>
            </w:rPr>
          </w:rPrChange>
        </w:rPr>
        <w:t xml:space="preserve">''א: </w:t>
      </w:r>
      <w:r w:rsidRPr="00C35A2C">
        <w:rPr>
          <w:rtl/>
        </w:rPr>
        <w:t>ברה</w:t>
      </w:r>
      <w:r>
        <w:rPr>
          <w:rtl/>
        </w:rPr>
        <w:t>"</w:t>
      </w:r>
      <w:r w:rsidRPr="00C35A2C">
        <w:rPr>
          <w:rtl/>
        </w:rPr>
        <w:t>ר מותר, אבל לא בינו לבינו.</w:t>
      </w:r>
    </w:p>
    <w:p w14:paraId="1D2B7027" w14:textId="413E37FE" w:rsidR="00910F84" w:rsidRPr="00D72515" w:rsidRDefault="00910F84" w:rsidP="00910F84">
      <w:pPr>
        <w:rPr>
          <w:rStyle w:val="affff8"/>
          <w:rtl/>
        </w:rPr>
      </w:pPr>
      <w:r w:rsidRPr="00C35A2C">
        <w:rPr>
          <w:rStyle w:val="afff3"/>
          <w:rFonts w:hint="cs"/>
          <w:rtl/>
        </w:rPr>
        <w:t>ריפוי ממון</w:t>
      </w:r>
      <w:r w:rsidRPr="004754B3">
        <w:rPr>
          <w:rFonts w:hint="cs"/>
          <w:rtl/>
        </w:rPr>
        <w:t>-  בהמתו</w:t>
      </w:r>
      <w:r w:rsidRPr="00C35A2C">
        <w:rPr>
          <w:rFonts w:cs="Guttman Vilna" w:hint="cs"/>
          <w:rtl/>
        </w:rPr>
        <w:t xml:space="preserve"> </w:t>
      </w:r>
      <w:r w:rsidRPr="00C35A2C">
        <w:rPr>
          <w:rStyle w:val="afff3"/>
          <w:rFonts w:hint="cs"/>
          <w:rtl/>
        </w:rPr>
        <w:t>ריפוי נפשות</w:t>
      </w:r>
      <w:r w:rsidRPr="004754B3">
        <w:rPr>
          <w:rFonts w:hint="cs"/>
          <w:rtl/>
        </w:rPr>
        <w:t>- גופ</w:t>
      </w:r>
      <w:r w:rsidR="004754B3">
        <w:rPr>
          <w:rFonts w:hint="cs"/>
          <w:rtl/>
        </w:rPr>
        <w:t>ו</w:t>
      </w:r>
      <w:r w:rsidRPr="004754B3">
        <w:rPr>
          <w:rFonts w:hint="cs"/>
          <w:rtl/>
        </w:rPr>
        <w:t>.</w:t>
      </w:r>
      <w:r w:rsidR="00D72515">
        <w:rPr>
          <w:rFonts w:hint="cs"/>
          <w:rtl/>
        </w:rPr>
        <w:t xml:space="preserve"> </w:t>
      </w:r>
      <w:r w:rsidR="00D72515">
        <w:rPr>
          <w:rStyle w:val="affff8"/>
          <w:rFonts w:hint="cs"/>
          <w:rtl/>
        </w:rPr>
        <w:t>אף בשאין סכנה כהקזת דם,</w:t>
      </w:r>
    </w:p>
    <w:p w14:paraId="267A42FD" w14:textId="722D950F" w:rsidR="00910F84" w:rsidRPr="004754B3" w:rsidRDefault="00910F84" w:rsidP="00D72515">
      <w:pPr>
        <w:rPr>
          <w:rStyle w:val="affff8"/>
          <w:rtl/>
        </w:rPr>
      </w:pPr>
      <w:r w:rsidRPr="004754B3">
        <w:rPr>
          <w:rStyle w:val="affff8"/>
          <w:rFonts w:hint="cs"/>
          <w:rtl/>
        </w:rPr>
        <w:t xml:space="preserve">ריפוי נפשות לא בשכר דהא אין מתרפאין אפי' בחינם, </w:t>
      </w:r>
    </w:p>
    <w:p w14:paraId="48CF02C5" w14:textId="77777777" w:rsidR="004754B3" w:rsidRDefault="00910F84" w:rsidP="004754B3">
      <w:pPr>
        <w:pStyle w:val="36"/>
        <w:framePr w:wrap="notBeside"/>
        <w:rPr>
          <w:rtl/>
        </w:rPr>
      </w:pPr>
      <w:r w:rsidRPr="00C35A2C">
        <w:rPr>
          <w:rFonts w:hint="cs"/>
          <w:rtl/>
        </w:rPr>
        <w:t>ר</w:t>
      </w:r>
      <w:r>
        <w:rPr>
          <w:rtl/>
        </w:rPr>
        <w:t>"</w:t>
      </w:r>
      <w:r w:rsidRPr="00C35A2C">
        <w:rPr>
          <w:rFonts w:hint="cs"/>
          <w:rtl/>
        </w:rPr>
        <w:t>ח ממ</w:t>
      </w:r>
      <w:r>
        <w:rPr>
          <w:rtl/>
        </w:rPr>
        <w:t>"</w:t>
      </w:r>
      <w:r w:rsidRPr="00C35A2C">
        <w:rPr>
          <w:rFonts w:hint="cs"/>
          <w:rtl/>
        </w:rPr>
        <w:t>ע</w:t>
      </w:r>
      <w:r w:rsidRPr="00C35A2C">
        <w:rPr>
          <w:rtl/>
        </w:rPr>
        <w:t>:</w:t>
      </w:r>
    </w:p>
    <w:p w14:paraId="3B68ADF1" w14:textId="37A602B0" w:rsidR="00910F84" w:rsidRDefault="00910F84" w:rsidP="00910F84">
      <w:pPr>
        <w:rPr>
          <w:rtl/>
        </w:rPr>
      </w:pPr>
      <w:r w:rsidRPr="00C35A2C">
        <w:rPr>
          <w:rtl/>
        </w:rPr>
        <w:t>אבל אם אמר לו סם פלוני יפה לו, סם פלוני רע לו - מותר,</w:t>
      </w:r>
    </w:p>
    <w:p w14:paraId="39E5BBB6" w14:textId="77777777" w:rsidR="00910F84" w:rsidRPr="00C35A2C" w:rsidRDefault="00910F84" w:rsidP="00910F84">
      <w:pPr>
        <w:pStyle w:val="aff6"/>
        <w:framePr w:wrap="around"/>
        <w:rPr>
          <w:rtl/>
        </w:rPr>
      </w:pPr>
      <w:r w:rsidRPr="00C35A2C">
        <w:rPr>
          <w:rFonts w:hint="cs"/>
          <w:rtl/>
        </w:rPr>
        <w:t>כז:</w:t>
      </w:r>
    </w:p>
    <w:p w14:paraId="00D0D592" w14:textId="7D56BBDD" w:rsidR="00910F84" w:rsidRPr="00C35A2C" w:rsidRDefault="00910F84" w:rsidP="00D72515">
      <w:pPr>
        <w:spacing w:after="120"/>
        <w:rPr>
          <w:rtl/>
        </w:rPr>
      </w:pPr>
      <w:r w:rsidRPr="00C35A2C">
        <w:rPr>
          <w:rFonts w:hint="cs"/>
          <w:rtl/>
        </w:rPr>
        <w:t>שהרופא סובר שהוא רק שואלו וכך גם ישאל אחרים ולא יוציא ע</w:t>
      </w:r>
      <w:r>
        <w:rPr>
          <w:rtl/>
        </w:rPr>
        <w:t>"</w:t>
      </w:r>
      <w:r w:rsidRPr="00C35A2C">
        <w:rPr>
          <w:rFonts w:hint="cs"/>
          <w:rtl/>
        </w:rPr>
        <w:t>ע שם רע בעצתו</w:t>
      </w:r>
    </w:p>
    <w:p w14:paraId="25CB804A" w14:textId="77777777" w:rsidR="004754B3" w:rsidRDefault="00910F84" w:rsidP="004754B3">
      <w:pPr>
        <w:pStyle w:val="36"/>
        <w:framePr w:wrap="notBeside"/>
        <w:rPr>
          <w:rtl/>
        </w:rPr>
      </w:pPr>
      <w:r w:rsidRPr="00C35A2C">
        <w:rPr>
          <w:rtl/>
        </w:rPr>
        <w:t xml:space="preserve">רבא </w:t>
      </w:r>
      <w:r w:rsidRPr="00C35A2C">
        <w:rPr>
          <w:rFonts w:hint="cs"/>
          <w:rtl/>
        </w:rPr>
        <w:t>מרי</w:t>
      </w:r>
      <w:r>
        <w:rPr>
          <w:rtl/>
        </w:rPr>
        <w:t>"</w:t>
      </w:r>
      <w:r w:rsidRPr="00C35A2C">
        <w:rPr>
          <w:rFonts w:hint="cs"/>
          <w:rtl/>
        </w:rPr>
        <w:t>ו</w:t>
      </w:r>
      <w:r w:rsidRPr="00C35A2C">
        <w:rPr>
          <w:rtl/>
        </w:rPr>
        <w:t>:</w:t>
      </w:r>
    </w:p>
    <w:p w14:paraId="54E37A7F" w14:textId="01466ACA" w:rsidR="00910F84" w:rsidRDefault="00910F84" w:rsidP="004754B3">
      <w:pPr>
        <w:rPr>
          <w:rtl/>
        </w:rPr>
      </w:pPr>
      <w:r w:rsidRPr="00D72515">
        <w:rPr>
          <w:rStyle w:val="afff"/>
          <w:rtl/>
        </w:rPr>
        <w:t>ספק חי ספק מת -</w:t>
      </w:r>
      <w:r w:rsidRPr="00C35A2C">
        <w:rPr>
          <w:rtl/>
        </w:rPr>
        <w:t xml:space="preserve"> אין מתרפאין מהן, </w:t>
      </w:r>
      <w:r w:rsidRPr="00C35A2C">
        <w:rPr>
          <w:rtl/>
        </w:rPr>
        <w:tab/>
      </w:r>
      <w:r w:rsidRPr="00D72515">
        <w:rPr>
          <w:rStyle w:val="afff"/>
          <w:rtl/>
        </w:rPr>
        <w:t>ודאי מת</w:t>
      </w:r>
      <w:r w:rsidRPr="00C35A2C">
        <w:rPr>
          <w:rtl/>
        </w:rPr>
        <w:t xml:space="preserve"> מתרפאין מהן</w:t>
      </w:r>
      <w:r w:rsidRPr="00C35A2C">
        <w:rPr>
          <w:rFonts w:hint="cs"/>
          <w:rtl/>
        </w:rPr>
        <w:t xml:space="preserve">   </w:t>
      </w:r>
      <w:r w:rsidRPr="004754B3">
        <w:rPr>
          <w:rStyle w:val="affff8"/>
          <w:rFonts w:hint="cs"/>
          <w:rtl/>
        </w:rPr>
        <w:t>[ולחיי</w:t>
      </w:r>
      <w:r w:rsidR="00985047">
        <w:rPr>
          <w:rStyle w:val="affff8"/>
          <w:rFonts w:hint="cs"/>
          <w:rtl/>
        </w:rPr>
        <w:t>-</w:t>
      </w:r>
      <w:r w:rsidRPr="004754B3">
        <w:rPr>
          <w:rStyle w:val="affff8"/>
          <w:rFonts w:hint="cs"/>
          <w:rtl/>
        </w:rPr>
        <w:t xml:space="preserve"> שעה לא חיישי]-</w:t>
      </w:r>
      <w:r w:rsidRPr="00C35A2C">
        <w:rPr>
          <w:rFonts w:hint="cs"/>
          <w:rtl/>
        </w:rPr>
        <w:t xml:space="preserve"> </w:t>
      </w:r>
      <w:r w:rsidRPr="00522051">
        <w:rPr>
          <w:rStyle w:val="afffd"/>
          <w:rFonts w:hint="cs"/>
          <w:rtl/>
        </w:rPr>
        <w:t>ד'</w:t>
      </w:r>
      <w:r w:rsidRPr="00522051">
        <w:rPr>
          <w:rStyle w:val="afffd"/>
          <w:rtl/>
        </w:rPr>
        <w:t>אם אמרנו נבוא העיר והרעב בעיר ומתנו שם</w:t>
      </w:r>
      <w:r w:rsidRPr="00522051">
        <w:rPr>
          <w:rStyle w:val="afffd"/>
          <w:rFonts w:hint="cs"/>
          <w:rtl/>
        </w:rPr>
        <w:t>'</w:t>
      </w:r>
      <w:r w:rsidRPr="00522051">
        <w:rPr>
          <w:rStyle w:val="afffd"/>
          <w:rtl/>
        </w:rPr>
        <w:t>,</w:t>
      </w:r>
      <w:r w:rsidRPr="00C35A2C">
        <w:rPr>
          <w:rtl/>
        </w:rPr>
        <w:t xml:space="preserve"> </w:t>
      </w:r>
      <w:r w:rsidRPr="00C35A2C">
        <w:rPr>
          <w:rFonts w:hint="cs"/>
          <w:rtl/>
        </w:rPr>
        <w:t>והיינו דלא חיישי</w:t>
      </w:r>
    </w:p>
    <w:p w14:paraId="2F23B925" w14:textId="77777777" w:rsidR="004754B3" w:rsidRDefault="00910F84" w:rsidP="004754B3">
      <w:pPr>
        <w:pStyle w:val="36"/>
        <w:framePr w:wrap="notBeside"/>
        <w:rPr>
          <w:rtl/>
        </w:rPr>
      </w:pPr>
      <w:r w:rsidRPr="00C35A2C">
        <w:rPr>
          <w:rtl/>
        </w:rPr>
        <w:t xml:space="preserve">מיתיבי: </w:t>
      </w:r>
    </w:p>
    <w:p w14:paraId="35DF3ADF" w14:textId="3AFDE804" w:rsidR="00910F84" w:rsidRDefault="00910F84" w:rsidP="00910F84">
      <w:pPr>
        <w:rPr>
          <w:rtl/>
        </w:rPr>
      </w:pPr>
      <w:r w:rsidRPr="00C35A2C">
        <w:rPr>
          <w:rtl/>
        </w:rPr>
        <w:t>לא ישא ויתן אדם עם המינין, ואין מתרפאין מהן אפילו לחיי שעה</w:t>
      </w:r>
      <w:r w:rsidR="00D72515">
        <w:rPr>
          <w:rFonts w:hint="cs"/>
          <w:rtl/>
        </w:rPr>
        <w:t>.</w:t>
      </w:r>
    </w:p>
    <w:p w14:paraId="0FC614D6" w14:textId="77777777" w:rsidR="004754B3" w:rsidRDefault="00910F84" w:rsidP="004754B3">
      <w:pPr>
        <w:pStyle w:val="36"/>
        <w:framePr w:wrap="notBeside"/>
        <w:rPr>
          <w:rtl/>
        </w:rPr>
      </w:pPr>
      <w:r w:rsidRPr="00C35A2C">
        <w:rPr>
          <w:rtl/>
        </w:rPr>
        <w:t xml:space="preserve">מעשה בבן דמא </w:t>
      </w:r>
    </w:p>
    <w:p w14:paraId="58B41E53" w14:textId="77275EA7" w:rsidR="004754B3" w:rsidRDefault="00910F84" w:rsidP="004754B3">
      <w:pPr>
        <w:rPr>
          <w:rtl/>
        </w:rPr>
      </w:pPr>
      <w:r w:rsidRPr="004754B3">
        <w:rPr>
          <w:rStyle w:val="affff1"/>
          <w:rtl/>
        </w:rPr>
        <w:t>בן אחות ר</w:t>
      </w:r>
      <w:r w:rsidRPr="004754B3">
        <w:rPr>
          <w:rStyle w:val="affff1"/>
          <w:rFonts w:hint="cs"/>
          <w:rtl/>
        </w:rPr>
        <w:t>י</w:t>
      </w:r>
      <w:r w:rsidRPr="004754B3">
        <w:rPr>
          <w:rStyle w:val="affff1"/>
          <w:rtl/>
        </w:rPr>
        <w:t>"</w:t>
      </w:r>
      <w:r w:rsidRPr="004754B3">
        <w:rPr>
          <w:rStyle w:val="affff1"/>
          <w:rFonts w:hint="cs"/>
          <w:rtl/>
        </w:rPr>
        <w:t>ש</w:t>
      </w:r>
      <w:r w:rsidRPr="004754B3">
        <w:rPr>
          <w:rStyle w:val="affff1"/>
          <w:rtl/>
        </w:rPr>
        <w:t xml:space="preserve"> </w:t>
      </w:r>
      <w:r w:rsidRPr="00C35A2C">
        <w:rPr>
          <w:rtl/>
        </w:rPr>
        <w:t>שהכישו נחש, ובא</w:t>
      </w:r>
      <w:r w:rsidR="004754B3">
        <w:rPr>
          <w:rFonts w:hint="cs"/>
          <w:rtl/>
        </w:rPr>
        <w:t xml:space="preserve"> מין </w:t>
      </w:r>
      <w:r w:rsidRPr="004754B3">
        <w:rPr>
          <w:rStyle w:val="affff1"/>
          <w:rtl/>
        </w:rPr>
        <w:t xml:space="preserve">יעקב איש כפר סכניא </w:t>
      </w:r>
      <w:r w:rsidRPr="00C35A2C">
        <w:rPr>
          <w:rtl/>
        </w:rPr>
        <w:t xml:space="preserve">לרפאותו, ולא הניחו </w:t>
      </w:r>
      <w:r>
        <w:rPr>
          <w:rStyle w:val="affff1"/>
          <w:rFonts w:hint="cs"/>
          <w:rtl/>
          <w:rPrChange w:id="9454" w:author="מנוע אמוראים" w:date="2026-10-05T16:41:56Z">
            <w:rPr>
              <w:rFonts w:hint="cs"/>
              <w:rtl/>
            </w:rPr>
          </w:rPrChange>
        </w:rPr>
        <w:t xml:space="preserve">רי</w:t>
      </w:r>
      <w:r>
        <w:rPr>
          <w:rStyle w:val="affff1"/>
          <w:rtl/>
          <w:rPrChange w:id="9455" w:author="מנוע אמוראים" w:date="2026-10-05T16:41:56Z">
            <w:rPr>
              <w:rtl/>
            </w:rPr>
          </w:rPrChange>
        </w:rPr>
        <w:t xml:space="preserve">"</w:t>
      </w:r>
      <w:r>
        <w:rPr>
          <w:rStyle w:val="affff1"/>
          <w:rFonts w:hint="cs"/>
          <w:rtl/>
          <w:rPrChange w:id="9456" w:author="מנוע אמוראים" w:date="2026-10-05T16:41:56Z">
            <w:rPr>
              <w:rFonts w:hint="cs"/>
              <w:rtl/>
            </w:rPr>
          </w:rPrChange>
        </w:rPr>
        <w:t xml:space="preserve">ש</w:t>
      </w:r>
      <w:r w:rsidR="004754B3">
        <w:rPr>
          <w:rFonts w:hint="cs"/>
          <w:rtl/>
        </w:rPr>
        <w:t xml:space="preserve">. </w:t>
      </w:r>
      <w:r w:rsidRPr="004754B3">
        <w:rPr>
          <w:rStyle w:val="affff1"/>
          <w:rtl/>
        </w:rPr>
        <w:t>וא"ל: ר</w:t>
      </w:r>
      <w:r w:rsidRPr="004754B3">
        <w:rPr>
          <w:rStyle w:val="affff1"/>
          <w:rFonts w:hint="cs"/>
          <w:rtl/>
        </w:rPr>
        <w:t>י</w:t>
      </w:r>
      <w:r w:rsidRPr="004754B3">
        <w:rPr>
          <w:rStyle w:val="affff1"/>
          <w:rtl/>
        </w:rPr>
        <w:t>"</w:t>
      </w:r>
      <w:r w:rsidRPr="004754B3">
        <w:rPr>
          <w:rStyle w:val="affff1"/>
          <w:rFonts w:hint="cs"/>
          <w:rtl/>
        </w:rPr>
        <w:t>ש</w:t>
      </w:r>
      <w:r w:rsidRPr="00C35A2C">
        <w:rPr>
          <w:rtl/>
        </w:rPr>
        <w:t xml:space="preserve"> אחי, הנח לו וארפא ממנו, </w:t>
      </w:r>
      <w:r w:rsidRPr="004754B3">
        <w:rPr>
          <w:rStyle w:val="affff1"/>
          <w:rtl/>
        </w:rPr>
        <w:t>ואני אביא מקרא מן התורה</w:t>
      </w:r>
      <w:r w:rsidRPr="00C35A2C">
        <w:rPr>
          <w:rtl/>
        </w:rPr>
        <w:t xml:space="preserve"> </w:t>
      </w:r>
      <w:r w:rsidR="004754B3">
        <w:rPr>
          <w:rFonts w:hint="cs"/>
          <w:rtl/>
        </w:rPr>
        <w:t>ש</w:t>
      </w:r>
      <w:r w:rsidRPr="00C35A2C">
        <w:rPr>
          <w:b/>
          <w:bCs/>
          <w:rtl/>
        </w:rPr>
        <w:t>מותר</w:t>
      </w:r>
      <w:r w:rsidRPr="00C35A2C">
        <w:rPr>
          <w:rtl/>
        </w:rPr>
        <w:t xml:space="preserve">, ולא הספיק לגמור את הדבר עד שיצתה נשמתו ומת, </w:t>
      </w:r>
      <w:r w:rsidRPr="004754B3">
        <w:rPr>
          <w:rStyle w:val="affff1"/>
          <w:rtl/>
        </w:rPr>
        <w:t xml:space="preserve">קרא עליו </w:t>
      </w:r>
      <w:r w:rsidR="00985047">
        <w:rPr>
          <w:rStyle w:val="affff1"/>
          <w:rFonts w:hint="cs"/>
          <w:rtl/>
        </w:rPr>
        <w:t>רי''ש</w:t>
      </w:r>
      <w:r w:rsidRPr="004754B3">
        <w:rPr>
          <w:rStyle w:val="affff1"/>
          <w:rtl/>
        </w:rPr>
        <w:t>:</w:t>
      </w:r>
      <w:r w:rsidRPr="00C35A2C">
        <w:rPr>
          <w:rtl/>
        </w:rPr>
        <w:t xml:space="preserve"> </w:t>
      </w:r>
      <w:r w:rsidRPr="004754B3">
        <w:rPr>
          <w:rStyle w:val="affff1"/>
          <w:rtl/>
        </w:rPr>
        <w:t>אשריך בן דמא,</w:t>
      </w:r>
      <w:r w:rsidRPr="00C35A2C">
        <w:rPr>
          <w:rtl/>
        </w:rPr>
        <w:t xml:space="preserve"> שגופך טהור ויצתה נשמתך בטהרה, ולא עברת על דברי חביריך, </w:t>
      </w:r>
      <w:r w:rsidR="00D72515">
        <w:rPr>
          <w:rStyle w:val="affff1"/>
          <w:rFonts w:hint="cs"/>
          <w:rtl/>
        </w:rPr>
        <w:t>שאמרו</w:t>
      </w:r>
      <w:r w:rsidRPr="00985047">
        <w:rPr>
          <w:rStyle w:val="affff1"/>
          <w:rtl/>
        </w:rPr>
        <w:t>:</w:t>
      </w:r>
      <w:r w:rsidRPr="00C35A2C">
        <w:rPr>
          <w:rtl/>
        </w:rPr>
        <w:t xml:space="preserve"> ופורץ גדר ישכנו נחש!</w:t>
      </w:r>
      <w:r w:rsidR="00D72515">
        <w:rPr>
          <w:rFonts w:hint="cs"/>
          <w:rtl/>
        </w:rPr>
        <w:t xml:space="preserve"> </w:t>
      </w:r>
      <w:r w:rsidR="00D72515">
        <w:rPr>
          <w:rtl/>
        </w:rPr>
        <w:t>–</w:t>
      </w:r>
      <w:r w:rsidR="00D72515">
        <w:rPr>
          <w:rFonts w:hint="cs"/>
          <w:rtl/>
        </w:rPr>
        <w:t xml:space="preserve"> [שהוא נחש שאין לו רפואה כלל]</w:t>
      </w:r>
    </w:p>
    <w:p w14:paraId="1CCCA8DF" w14:textId="77777777" w:rsidR="004754B3" w:rsidRDefault="00910F84" w:rsidP="004754B3">
      <w:pPr>
        <w:pStyle w:val="36"/>
        <w:framePr w:wrap="notBeside"/>
        <w:rPr>
          <w:rtl/>
        </w:rPr>
      </w:pPr>
      <w:r>
        <w:rPr>
          <w:rtl/>
        </w:rPr>
        <w:t xml:space="preserve">- </w:t>
      </w:r>
      <w:r w:rsidRPr="00C35A2C">
        <w:rPr>
          <w:rtl/>
        </w:rPr>
        <w:t xml:space="preserve">שאני </w:t>
      </w:r>
    </w:p>
    <w:p w14:paraId="3D3160E0" w14:textId="52918E7F" w:rsidR="00910F84" w:rsidRDefault="00910F84" w:rsidP="00D72515">
      <w:pPr>
        <w:rPr>
          <w:rtl/>
        </w:rPr>
      </w:pPr>
      <w:r w:rsidRPr="00C35A2C">
        <w:rPr>
          <w:rtl/>
        </w:rPr>
        <w:t>מינות דמשכא, דאתי למימשך בתרייהו.</w:t>
      </w:r>
      <w:r w:rsidR="00D72515">
        <w:rPr>
          <w:rFonts w:hint="cs"/>
          <w:rtl/>
        </w:rPr>
        <w:t xml:space="preserve"> </w:t>
      </w:r>
    </w:p>
    <w:p w14:paraId="5574AF0D" w14:textId="77777777" w:rsidR="00D72515" w:rsidRDefault="00D72515" w:rsidP="00D72515">
      <w:pPr>
        <w:pStyle w:val="36"/>
        <w:framePr w:wrap="notBeside"/>
        <w:rPr>
          <w:rtl/>
        </w:rPr>
      </w:pPr>
      <w:r>
        <w:rPr>
          <w:rFonts w:hint="cs"/>
          <w:rtl/>
        </w:rPr>
        <w:t>לבן דמא</w:t>
      </w:r>
    </w:p>
    <w:p w14:paraId="2A5E3423" w14:textId="0A7CCF05" w:rsidR="00910F84" w:rsidRPr="00C35A2C" w:rsidRDefault="00910F84" w:rsidP="004754B3">
      <w:pPr>
        <w:rPr>
          <w:rtl/>
        </w:rPr>
      </w:pPr>
      <w:r w:rsidRPr="00DA79EC">
        <w:rPr>
          <w:rStyle w:val="afffd"/>
          <w:rFonts w:hint="cs"/>
          <w:rtl/>
        </w:rPr>
        <w:t>'</w:t>
      </w:r>
      <w:r w:rsidRPr="00DA79EC">
        <w:rPr>
          <w:rStyle w:val="afffd"/>
          <w:rtl/>
        </w:rPr>
        <w:t>וחי בהם</w:t>
      </w:r>
      <w:r w:rsidRPr="00DA79EC">
        <w:rPr>
          <w:rStyle w:val="afffd"/>
          <w:rFonts w:hint="cs"/>
          <w:rtl/>
        </w:rPr>
        <w:t>'</w:t>
      </w:r>
      <w:r w:rsidRPr="00DA79EC">
        <w:rPr>
          <w:rStyle w:val="afffd"/>
          <w:rtl/>
        </w:rPr>
        <w:t xml:space="preserve"> </w:t>
      </w:r>
      <w:r w:rsidRPr="00C35A2C">
        <w:rPr>
          <w:rtl/>
        </w:rPr>
        <w:t>- ולא שימות בהם.</w:t>
      </w:r>
    </w:p>
    <w:p w14:paraId="7A59D04E" w14:textId="7F7A8B76" w:rsidR="004754B3" w:rsidRDefault="00910F84" w:rsidP="004754B3">
      <w:pPr>
        <w:pStyle w:val="36"/>
        <w:framePr w:wrap="notBeside"/>
        <w:rPr>
          <w:rtl/>
        </w:rPr>
      </w:pPr>
      <w:r w:rsidRPr="00C35A2C">
        <w:rPr>
          <w:rtl/>
        </w:rPr>
        <w:t>ו</w:t>
      </w:r>
      <w:r w:rsidR="00D72515">
        <w:rPr>
          <w:rFonts w:hint="cs"/>
          <w:rtl/>
        </w:rPr>
        <w:t>ל</w:t>
      </w:r>
      <w:r w:rsidRPr="00C35A2C">
        <w:rPr>
          <w:rtl/>
        </w:rPr>
        <w:t>ר</w:t>
      </w:r>
      <w:r w:rsidRPr="00C35A2C">
        <w:rPr>
          <w:rFonts w:hint="cs"/>
          <w:rtl/>
        </w:rPr>
        <w:t>י</w:t>
      </w:r>
      <w:r>
        <w:rPr>
          <w:rtl/>
        </w:rPr>
        <w:t>"</w:t>
      </w:r>
      <w:r w:rsidRPr="00C35A2C">
        <w:rPr>
          <w:rFonts w:hint="cs"/>
          <w:rtl/>
        </w:rPr>
        <w:t>ש:</w:t>
      </w:r>
    </w:p>
    <w:p w14:paraId="7B02F67B" w14:textId="2C2D7A3F" w:rsidR="00910F84" w:rsidRDefault="004754B3" w:rsidP="00910F84">
      <w:pPr>
        <w:rPr>
          <w:rtl/>
        </w:rPr>
      </w:pPr>
      <w:r>
        <w:rPr>
          <w:rFonts w:hint="cs"/>
          <w:rtl/>
        </w:rPr>
        <w:t xml:space="preserve">ה''מ </w:t>
      </w:r>
      <w:r w:rsidR="00910F84" w:rsidRPr="00C35A2C">
        <w:rPr>
          <w:rtl/>
        </w:rPr>
        <w:t xml:space="preserve">בצינעא, אבל </w:t>
      </w:r>
      <w:r w:rsidR="00985047">
        <w:rPr>
          <w:rFonts w:hint="cs"/>
          <w:rtl/>
        </w:rPr>
        <w:t xml:space="preserve">לא </w:t>
      </w:r>
      <w:r w:rsidR="00910F84" w:rsidRPr="00C35A2C">
        <w:rPr>
          <w:rtl/>
        </w:rPr>
        <w:t>בפרהסיא</w:t>
      </w:r>
      <w:r w:rsidR="00985047">
        <w:rPr>
          <w:rFonts w:hint="cs"/>
          <w:rtl/>
        </w:rPr>
        <w:t>.</w:t>
      </w:r>
    </w:p>
    <w:p w14:paraId="5C651EA8" w14:textId="788A9143" w:rsidR="004754B3" w:rsidRDefault="00910F84" w:rsidP="004754B3">
      <w:pPr>
        <w:pStyle w:val="36"/>
        <w:framePr w:wrap="notBeside"/>
        <w:rPr>
          <w:rtl/>
        </w:rPr>
      </w:pPr>
      <w:r w:rsidRPr="00C35A2C">
        <w:rPr>
          <w:rtl/>
        </w:rPr>
        <w:t>דתניא,</w:t>
      </w:r>
      <w:r w:rsidR="00D72515">
        <w:rPr>
          <w:rFonts w:hint="cs"/>
          <w:rtl/>
        </w:rPr>
        <w:t>רי''ש:</w:t>
      </w:r>
      <w:r w:rsidRPr="00C35A2C">
        <w:rPr>
          <w:rtl/>
        </w:rPr>
        <w:t xml:space="preserve"> </w:t>
      </w:r>
    </w:p>
    <w:p w14:paraId="3BB6CFBC" w14:textId="06DD8562" w:rsidR="00910F84" w:rsidRDefault="00D72515" w:rsidP="00910F84">
      <w:pPr>
        <w:rPr>
          <w:rtl/>
        </w:rPr>
      </w:pPr>
      <w:r w:rsidRPr="00DA79EC">
        <w:rPr>
          <w:rStyle w:val="afffd"/>
          <w:rFonts w:hint="cs"/>
          <w:rtl/>
        </w:rPr>
        <w:t>'</w:t>
      </w:r>
      <w:r w:rsidRPr="00DA79EC">
        <w:rPr>
          <w:rStyle w:val="afffd"/>
          <w:rtl/>
        </w:rPr>
        <w:t>וחי בהם</w:t>
      </w:r>
      <w:r w:rsidRPr="00DA79EC">
        <w:rPr>
          <w:rStyle w:val="afffd"/>
          <w:rFonts w:hint="cs"/>
          <w:rtl/>
        </w:rPr>
        <w:t>'</w:t>
      </w:r>
      <w:r w:rsidRPr="00C35A2C">
        <w:rPr>
          <w:rtl/>
        </w:rPr>
        <w:t xml:space="preserve"> ולא שימות בהם</w:t>
      </w:r>
      <w:r w:rsidRPr="00D72515">
        <w:rPr>
          <w:rFonts w:hint="cs"/>
          <w:rtl/>
        </w:rPr>
        <w:t xml:space="preserve"> </w:t>
      </w:r>
      <w:r w:rsidR="00910F84" w:rsidRPr="00D72515">
        <w:rPr>
          <w:rStyle w:val="affff8"/>
          <w:rtl/>
        </w:rPr>
        <w:t xml:space="preserve">שאם אומרים </w:t>
      </w:r>
      <w:r w:rsidRPr="00D72515">
        <w:rPr>
          <w:rStyle w:val="affff8"/>
          <w:rFonts w:hint="cs"/>
          <w:rtl/>
        </w:rPr>
        <w:t xml:space="preserve">לו </w:t>
      </w:r>
      <w:r w:rsidR="00910F84" w:rsidRPr="00D72515">
        <w:rPr>
          <w:rStyle w:val="affff8"/>
          <w:rtl/>
        </w:rPr>
        <w:t xml:space="preserve">עבוד </w:t>
      </w:r>
      <w:r w:rsidR="00985047" w:rsidRPr="00D72515">
        <w:rPr>
          <w:rStyle w:val="affff8"/>
          <w:rFonts w:hint="cs"/>
          <w:rtl/>
        </w:rPr>
        <w:t>ע''ז</w:t>
      </w:r>
      <w:r w:rsidR="00985047">
        <w:rPr>
          <w:rFonts w:hint="cs"/>
          <w:rtl/>
        </w:rPr>
        <w:t xml:space="preserve"> </w:t>
      </w:r>
      <w:r>
        <w:rPr>
          <w:rFonts w:hint="cs"/>
          <w:rtl/>
        </w:rPr>
        <w:t>יהרג ועל יעבור</w:t>
      </w:r>
    </w:p>
    <w:p w14:paraId="6F4C2D4B" w14:textId="77777777" w:rsidR="00910F84" w:rsidRPr="00C35A2C" w:rsidRDefault="00910F84" w:rsidP="00910F84">
      <w:pPr>
        <w:rPr>
          <w:rtl/>
        </w:rPr>
      </w:pPr>
      <w:r w:rsidRPr="00C35A2C">
        <w:rPr>
          <w:rtl/>
        </w:rPr>
        <w:t xml:space="preserve">יכול אפילו בפרהסיא? </w:t>
      </w:r>
      <w:r w:rsidRPr="00985047">
        <w:rPr>
          <w:rStyle w:val="affff1"/>
          <w:rtl/>
        </w:rPr>
        <w:t>ת"ל:</w:t>
      </w:r>
      <w:r w:rsidRPr="00FF1C37">
        <w:rPr>
          <w:rStyle w:val="afffd"/>
          <w:rtl/>
        </w:rPr>
        <w:t xml:space="preserve"> </w:t>
      </w:r>
      <w:r w:rsidRPr="00FF1C37">
        <w:rPr>
          <w:rStyle w:val="afffd"/>
          <w:rFonts w:hint="cs"/>
          <w:rtl/>
        </w:rPr>
        <w:t>'</w:t>
      </w:r>
      <w:r w:rsidRPr="00FF1C37">
        <w:rPr>
          <w:rStyle w:val="afffd"/>
          <w:rtl/>
        </w:rPr>
        <w:t>ולא תחללו את שם קדשי</w:t>
      </w:r>
      <w:r w:rsidRPr="00FF1C37">
        <w:rPr>
          <w:rStyle w:val="afffd"/>
          <w:rFonts w:hint="cs"/>
          <w:rtl/>
        </w:rPr>
        <w:t>'</w:t>
      </w:r>
      <w:r w:rsidRPr="00FF1C37">
        <w:rPr>
          <w:rStyle w:val="afffd"/>
          <w:rtl/>
        </w:rPr>
        <w:t>.</w:t>
      </w:r>
    </w:p>
    <w:p w14:paraId="0F184BF0" w14:textId="77777777" w:rsidR="00D72515" w:rsidRDefault="00D72515">
      <w:pPr>
        <w:bidi w:val="0"/>
        <w:spacing w:after="160" w:line="259" w:lineRule="auto"/>
        <w:jc w:val="left"/>
        <w:rPr>
          <w:rFonts w:ascii="BA חניכי הישיבות" w:hAnsi="BA חניכי הישיבות" w:cs="BA TM • Vilna Extra-Bold"/>
          <w:color w:val="806000" w:themeColor="accent4" w:themeShade="80"/>
          <w:sz w:val="24"/>
          <w:rtl/>
        </w:rPr>
      </w:pPr>
      <w:r>
        <w:rPr>
          <w:rFonts w:ascii="BA חניכי הישיבות" w:hAnsi="BA חניכי הישיבות"/>
          <w:color w:val="806000" w:themeColor="accent4" w:themeShade="80"/>
          <w:sz w:val="24"/>
          <w:rtl/>
        </w:rPr>
        <w:br w:type="page"/>
      </w:r>
    </w:p>
    <w:p w14:paraId="7D0231D7" w14:textId="2025380D" w:rsidR="004754B3" w:rsidRDefault="00910F84" w:rsidP="003E6FF2">
      <w:pPr>
        <w:pStyle w:val="36"/>
        <w:framePr w:wrap="notBeside"/>
        <w:jc w:val="center"/>
        <w:rPr>
          <w:rtl/>
        </w:rPr>
      </w:pPr>
      <w:r w:rsidRPr="00C35A2C">
        <w:rPr>
          <w:rFonts w:hint="cs"/>
          <w:rtl/>
        </w:rPr>
        <w:lastRenderedPageBreak/>
        <w:t>מ</w:t>
      </w:r>
      <w:r w:rsidRPr="00C35A2C">
        <w:rPr>
          <w:rtl/>
        </w:rPr>
        <w:t>רי</w:t>
      </w:r>
      <w:r>
        <w:rPr>
          <w:rtl/>
        </w:rPr>
        <w:t>"</w:t>
      </w:r>
      <w:r w:rsidRPr="00C35A2C">
        <w:rPr>
          <w:rtl/>
        </w:rPr>
        <w:t>ו:</w:t>
      </w:r>
    </w:p>
    <w:p w14:paraId="3F83E5A1" w14:textId="5069AD64" w:rsidR="00910F84" w:rsidRPr="00660AEB" w:rsidRDefault="00910F84" w:rsidP="00910F84">
      <w:pPr>
        <w:rPr>
          <w:spacing w:val="-4"/>
          <w:rtl/>
        </w:rPr>
      </w:pPr>
      <w:r w:rsidRPr="00660AEB">
        <w:rPr>
          <w:rStyle w:val="afff"/>
          <w:spacing w:val="-4"/>
          <w:rtl/>
        </w:rPr>
        <w:t xml:space="preserve">כל מכה שמחללין עליה את השבת </w:t>
      </w:r>
      <w:r w:rsidR="003E6FF2" w:rsidRPr="00660AEB">
        <w:rPr>
          <w:rStyle w:val="affff8"/>
          <w:rFonts w:hint="cs"/>
          <w:spacing w:val="-4"/>
          <w:rtl/>
        </w:rPr>
        <w:t>מצד עצמה רש''י</w:t>
      </w:r>
      <w:r w:rsidRPr="00660AEB">
        <w:rPr>
          <w:spacing w:val="-4"/>
          <w:rtl/>
        </w:rPr>
        <w:t xml:space="preserve"> אין מתרפאין מהן.</w:t>
      </w:r>
    </w:p>
    <w:p w14:paraId="420D313F" w14:textId="77777777" w:rsidR="00910F84" w:rsidRPr="00C35A2C" w:rsidRDefault="00910F84" w:rsidP="00910F84">
      <w:pPr>
        <w:pStyle w:val="aff6"/>
        <w:framePr w:wrap="around"/>
        <w:rPr>
          <w:rtl/>
        </w:rPr>
      </w:pPr>
      <w:r w:rsidRPr="00C35A2C">
        <w:rPr>
          <w:rFonts w:hint="cs"/>
          <w:rtl/>
        </w:rPr>
        <w:t>כח:</w:t>
      </w:r>
    </w:p>
    <w:p w14:paraId="5E09773C" w14:textId="094511D9" w:rsidR="004754B3" w:rsidRDefault="00910F84" w:rsidP="004754B3">
      <w:pPr>
        <w:pStyle w:val="36"/>
        <w:framePr w:wrap="notBeside"/>
        <w:rPr>
          <w:rtl/>
        </w:rPr>
      </w:pPr>
      <w:r w:rsidRPr="00C35A2C">
        <w:rPr>
          <w:rtl/>
        </w:rPr>
        <w:t>וא</w:t>
      </w:r>
      <w:r>
        <w:rPr>
          <w:rtl/>
        </w:rPr>
        <w:t>"</w:t>
      </w:r>
      <w:r w:rsidRPr="00C35A2C">
        <w:rPr>
          <w:rFonts w:hint="cs"/>
          <w:rtl/>
        </w:rPr>
        <w:t>ד מ</w:t>
      </w:r>
      <w:r w:rsidRPr="00C35A2C">
        <w:rPr>
          <w:rtl/>
        </w:rPr>
        <w:t>ר</w:t>
      </w:r>
      <w:r>
        <w:rPr>
          <w:rtl/>
        </w:rPr>
        <w:t>"</w:t>
      </w:r>
      <w:r w:rsidRPr="00C35A2C">
        <w:rPr>
          <w:rtl/>
        </w:rPr>
        <w:t>י:</w:t>
      </w:r>
    </w:p>
    <w:p w14:paraId="0F271CF9" w14:textId="18780AB1" w:rsidR="00910F84" w:rsidRPr="00C35A2C" w:rsidRDefault="00910F84" w:rsidP="00910F84">
      <w:pPr>
        <w:rPr>
          <w:rtl/>
        </w:rPr>
      </w:pPr>
      <w:r w:rsidRPr="003E6FF2">
        <w:rPr>
          <w:rStyle w:val="afff"/>
          <w:rtl/>
        </w:rPr>
        <w:t>כל  מכה של חלל</w:t>
      </w:r>
      <w:r w:rsidR="002E2A87">
        <w:rPr>
          <w:rFonts w:hint="cs"/>
          <w:rtl/>
        </w:rPr>
        <w:t xml:space="preserve"> </w:t>
      </w:r>
      <w:r w:rsidR="002E2A87">
        <w:rPr>
          <w:rStyle w:val="affff8"/>
          <w:rFonts w:hint="cs"/>
          <w:rtl/>
        </w:rPr>
        <w:t>שבתוך הגוף</w:t>
      </w:r>
      <w:r w:rsidRPr="00C35A2C">
        <w:rPr>
          <w:rtl/>
        </w:rPr>
        <w:t xml:space="preserve"> - אין מתרפאין מהן.</w:t>
      </w:r>
    </w:p>
    <w:p w14:paraId="19B5697F" w14:textId="77777777" w:rsidR="004754B3" w:rsidRDefault="004754B3" w:rsidP="004754B3">
      <w:pPr>
        <w:pStyle w:val="36"/>
        <w:framePr w:wrap="notBeside"/>
        <w:rPr>
          <w:rtl/>
        </w:rPr>
      </w:pPr>
      <w:r>
        <w:rPr>
          <w:rFonts w:hint="cs"/>
          <w:rtl/>
        </w:rPr>
        <w:t>נפק''מ</w:t>
      </w:r>
      <w:r w:rsidR="00910F84" w:rsidRPr="00C35A2C">
        <w:rPr>
          <w:rtl/>
        </w:rPr>
        <w:t>:</w:t>
      </w:r>
    </w:p>
    <w:p w14:paraId="6A8F4330" w14:textId="28E9332E" w:rsidR="00910F84" w:rsidRPr="00C35A2C" w:rsidRDefault="00910F84" w:rsidP="003E6FF2">
      <w:pPr>
        <w:spacing w:after="120"/>
        <w:rPr>
          <w:rtl/>
        </w:rPr>
      </w:pPr>
      <w:r w:rsidRPr="00C35A2C">
        <w:rPr>
          <w:rtl/>
        </w:rPr>
        <w:t xml:space="preserve">גב היד וגב הרגל, </w:t>
      </w:r>
      <w:r w:rsidR="002E2A87">
        <w:rPr>
          <w:rFonts w:hint="cs"/>
          <w:rtl/>
        </w:rPr>
        <w:t xml:space="preserve">שהן </w:t>
      </w:r>
      <w:r w:rsidRPr="00C35A2C">
        <w:rPr>
          <w:rtl/>
        </w:rPr>
        <w:t xml:space="preserve">כמכה של חלל, ומחללין </w:t>
      </w:r>
      <w:r w:rsidR="002E2A87">
        <w:rPr>
          <w:rFonts w:hint="cs"/>
          <w:rtl/>
        </w:rPr>
        <w:t xml:space="preserve">עליה </w:t>
      </w:r>
      <w:r w:rsidRPr="00C35A2C">
        <w:rPr>
          <w:rtl/>
        </w:rPr>
        <w:t>השבת.</w:t>
      </w:r>
    </w:p>
    <w:p w14:paraId="655C9FB2" w14:textId="77777777" w:rsidR="004754B3" w:rsidRDefault="00910F84" w:rsidP="004754B3">
      <w:pPr>
        <w:pStyle w:val="36"/>
        <w:framePr w:wrap="notBeside"/>
        <w:rPr>
          <w:rtl/>
        </w:rPr>
      </w:pPr>
      <w:r w:rsidRPr="00C35A2C">
        <w:rPr>
          <w:rFonts w:hint="cs"/>
          <w:rtl/>
        </w:rPr>
        <w:t>רזב</w:t>
      </w:r>
      <w:r>
        <w:rPr>
          <w:rtl/>
        </w:rPr>
        <w:t>"</w:t>
      </w:r>
      <w:r w:rsidRPr="00C35A2C">
        <w:rPr>
          <w:rFonts w:hint="cs"/>
          <w:rtl/>
        </w:rPr>
        <w:t>ט מ</w:t>
      </w:r>
      <w:r w:rsidRPr="00C35A2C">
        <w:rPr>
          <w:rtl/>
        </w:rPr>
        <w:t xml:space="preserve">רב: </w:t>
      </w:r>
    </w:p>
    <w:p w14:paraId="15117443" w14:textId="36C958B3" w:rsidR="00910F84" w:rsidRPr="00C35A2C" w:rsidRDefault="00910F84" w:rsidP="00910F84">
      <w:pPr>
        <w:rPr>
          <w:rtl/>
        </w:rPr>
      </w:pPr>
      <w:r w:rsidRPr="002E2A87">
        <w:rPr>
          <w:rStyle w:val="afff"/>
          <w:rtl/>
        </w:rPr>
        <w:t>כל מכה שצריכה אומד -</w:t>
      </w:r>
      <w:r w:rsidRPr="00C35A2C">
        <w:rPr>
          <w:rtl/>
        </w:rPr>
        <w:t xml:space="preserve"> מחללין עליה את השבת.</w:t>
      </w:r>
    </w:p>
    <w:p w14:paraId="499F163E" w14:textId="77777777" w:rsidR="004754B3" w:rsidRDefault="00910F84" w:rsidP="004754B3">
      <w:pPr>
        <w:pStyle w:val="36"/>
        <w:framePr w:wrap="notBeside"/>
        <w:rPr>
          <w:rtl/>
        </w:rPr>
      </w:pPr>
      <w:r w:rsidRPr="00C35A2C">
        <w:rPr>
          <w:rFonts w:hint="cs"/>
          <w:rtl/>
        </w:rPr>
        <w:t>רשב</w:t>
      </w:r>
      <w:r>
        <w:rPr>
          <w:rtl/>
        </w:rPr>
        <w:t>"</w:t>
      </w:r>
      <w:r w:rsidRPr="00C35A2C">
        <w:rPr>
          <w:rFonts w:hint="cs"/>
          <w:rtl/>
        </w:rPr>
        <w:t>א מרי</w:t>
      </w:r>
      <w:r>
        <w:rPr>
          <w:rtl/>
        </w:rPr>
        <w:t>"</w:t>
      </w:r>
      <w:r w:rsidRPr="00C35A2C">
        <w:rPr>
          <w:rFonts w:hint="cs"/>
          <w:rtl/>
        </w:rPr>
        <w:t>ו</w:t>
      </w:r>
      <w:r w:rsidRPr="00C35A2C">
        <w:rPr>
          <w:rtl/>
        </w:rPr>
        <w:t>:</w:t>
      </w:r>
    </w:p>
    <w:p w14:paraId="2DCD2346" w14:textId="05EF537D" w:rsidR="002E2A87" w:rsidRPr="00C35A2C" w:rsidRDefault="002E2A87" w:rsidP="002E2A87">
      <w:pPr>
        <w:spacing w:after="120"/>
        <w:rPr>
          <w:rtl/>
        </w:rPr>
      </w:pPr>
      <w:r w:rsidRPr="002E2A87">
        <w:rPr>
          <w:rStyle w:val="afff"/>
          <w:rFonts w:hint="cs"/>
          <w:rtl/>
        </w:rPr>
        <w:t>חום גבוה</w:t>
      </w:r>
      <w:r w:rsidR="00910F84" w:rsidRPr="00C35A2C">
        <w:rPr>
          <w:b/>
          <w:bCs/>
          <w:rtl/>
        </w:rPr>
        <w:t xml:space="preserve"> </w:t>
      </w:r>
      <w:r w:rsidR="00910F84" w:rsidRPr="00C35A2C">
        <w:rPr>
          <w:rtl/>
        </w:rPr>
        <w:t xml:space="preserve">כמכה של חלל </w:t>
      </w:r>
      <w:r w:rsidR="00910F84" w:rsidRPr="004754B3">
        <w:rPr>
          <w:rStyle w:val="affff8"/>
          <w:rFonts w:hint="cs"/>
          <w:rtl/>
        </w:rPr>
        <w:t>מן השפה ולפנים]</w:t>
      </w:r>
      <w:r w:rsidR="00910F84" w:rsidRPr="004754B3">
        <w:rPr>
          <w:rStyle w:val="affff8"/>
          <w:rtl/>
        </w:rPr>
        <w:t>,</w:t>
      </w:r>
      <w:r w:rsidR="00910F84" w:rsidRPr="00C35A2C">
        <w:rPr>
          <w:rtl/>
        </w:rPr>
        <w:t xml:space="preserve"> ומחללין עליה השבת.</w:t>
      </w:r>
    </w:p>
    <w:p w14:paraId="5AF8F0FC" w14:textId="77777777" w:rsidR="002E2A87" w:rsidRDefault="00910F84" w:rsidP="002E2A87">
      <w:pPr>
        <w:pStyle w:val="36"/>
        <w:framePr w:wrap="notBeside"/>
        <w:rPr>
          <w:rtl/>
        </w:rPr>
      </w:pPr>
      <w:r w:rsidRPr="00C35A2C">
        <w:rPr>
          <w:rtl/>
        </w:rPr>
        <w:t>בעי ר</w:t>
      </w:r>
      <w:r>
        <w:rPr>
          <w:rtl/>
        </w:rPr>
        <w:t>"</w:t>
      </w:r>
      <w:r w:rsidRPr="00C35A2C">
        <w:rPr>
          <w:rFonts w:hint="cs"/>
          <w:rtl/>
        </w:rPr>
        <w:t>א</w:t>
      </w:r>
      <w:r w:rsidRPr="00C35A2C">
        <w:rPr>
          <w:rtl/>
        </w:rPr>
        <w:t>:</w:t>
      </w:r>
    </w:p>
    <w:p w14:paraId="1CC19ABB" w14:textId="77777777" w:rsidR="002E2A87" w:rsidRDefault="002E2A87" w:rsidP="00805DC2">
      <w:pPr>
        <w:pStyle w:val="affff2"/>
        <w:rPr>
          <w:rtl/>
        </w:rPr>
      </w:pPr>
      <w:r>
        <w:rPr>
          <w:rFonts w:hint="cs"/>
          <w:rtl/>
        </w:rPr>
        <w:t xml:space="preserve">כאבי </w:t>
      </w:r>
      <w:r w:rsidRPr="002E2A87">
        <w:rPr>
          <w:rStyle w:val="affff8"/>
          <w:rFonts w:hint="cs"/>
          <w:rtl/>
        </w:rPr>
        <w:t>חניכיים</w:t>
      </w:r>
      <w:r>
        <w:rPr>
          <w:rFonts w:hint="cs"/>
          <w:rtl/>
        </w:rPr>
        <w:t xml:space="preserve"> ושיניים </w:t>
      </w:r>
    </w:p>
    <w:p w14:paraId="405BCFA7" w14:textId="7E98B2EB" w:rsidR="00910F84" w:rsidRPr="00660AEB" w:rsidRDefault="00910F84" w:rsidP="00910F84">
      <w:pPr>
        <w:rPr>
          <w:spacing w:val="-4"/>
          <w:rtl/>
        </w:rPr>
      </w:pPr>
      <w:r w:rsidRPr="00660AEB">
        <w:rPr>
          <w:spacing w:val="-4"/>
          <w:rtl/>
        </w:rPr>
        <w:t xml:space="preserve">כיון </w:t>
      </w:r>
      <w:r w:rsidR="002E2A87" w:rsidRPr="00660AEB">
        <w:rPr>
          <w:rFonts w:hint="cs"/>
          <w:spacing w:val="-4"/>
          <w:rtl/>
        </w:rPr>
        <w:t xml:space="preserve">שקשים </w:t>
      </w:r>
      <w:r w:rsidRPr="00660AEB">
        <w:rPr>
          <w:spacing w:val="-4"/>
          <w:rtl/>
        </w:rPr>
        <w:t xml:space="preserve">כמכה </w:t>
      </w:r>
      <w:r w:rsidRPr="00660AEB">
        <w:rPr>
          <w:rFonts w:hint="cs"/>
          <w:spacing w:val="-4"/>
          <w:rtl/>
        </w:rPr>
        <w:t>חיצונית היא</w:t>
      </w:r>
      <w:r w:rsidRPr="00660AEB">
        <w:rPr>
          <w:spacing w:val="-4"/>
          <w:rtl/>
        </w:rPr>
        <w:t xml:space="preserve">, </w:t>
      </w:r>
      <w:r w:rsidR="002E2A87" w:rsidRPr="00660AEB">
        <w:rPr>
          <w:rFonts w:hint="cs"/>
          <w:b/>
          <w:bCs/>
          <w:spacing w:val="-4"/>
          <w:rtl/>
        </w:rPr>
        <w:t xml:space="preserve">או </w:t>
      </w:r>
      <w:r w:rsidRPr="00660AEB">
        <w:rPr>
          <w:spacing w:val="-4"/>
          <w:rtl/>
        </w:rPr>
        <w:t xml:space="preserve">כיון </w:t>
      </w:r>
      <w:r w:rsidRPr="00660AEB">
        <w:rPr>
          <w:rFonts w:hint="cs"/>
          <w:spacing w:val="-4"/>
          <w:rtl/>
        </w:rPr>
        <w:t>דתוך הפה</w:t>
      </w:r>
      <w:r w:rsidRPr="00660AEB">
        <w:rPr>
          <w:spacing w:val="-4"/>
          <w:rtl/>
        </w:rPr>
        <w:t xml:space="preserve"> כמכה של חלל </w:t>
      </w:r>
    </w:p>
    <w:p w14:paraId="3DA0DD51" w14:textId="28983940" w:rsidR="002E2A87" w:rsidRDefault="00910F84" w:rsidP="002E2A87">
      <w:pPr>
        <w:pStyle w:val="36"/>
        <w:framePr w:wrap="notBeside"/>
        <w:rPr>
          <w:rtl/>
        </w:rPr>
      </w:pPr>
      <w:r w:rsidRPr="00C35A2C">
        <w:rPr>
          <w:rFonts w:hint="cs"/>
          <w:rtl/>
        </w:rPr>
        <w:t xml:space="preserve">אין להוכיח </w:t>
      </w:r>
      <w:r w:rsidR="002E2A87">
        <w:rPr>
          <w:rFonts w:hint="cs"/>
          <w:rtl/>
        </w:rPr>
        <w:t xml:space="preserve"> מאביי </w:t>
      </w:r>
    </w:p>
    <w:p w14:paraId="1D3A0439" w14:textId="3BAEF905" w:rsidR="00910F84" w:rsidRPr="002E2A87" w:rsidRDefault="00910F84" w:rsidP="002E2A87">
      <w:pPr>
        <w:rPr>
          <w:rStyle w:val="affff8"/>
          <w:rtl/>
        </w:rPr>
      </w:pPr>
      <w:r w:rsidRPr="00C35A2C">
        <w:rPr>
          <w:rFonts w:hint="cs"/>
          <w:rtl/>
        </w:rPr>
        <w:t>דה</w:t>
      </w:r>
      <w:r w:rsidRPr="00C35A2C">
        <w:rPr>
          <w:rtl/>
        </w:rPr>
        <w:t xml:space="preserve">חושש בשיניו לא יגמע בהן החומץ; </w:t>
      </w:r>
      <w:r w:rsidRPr="002E2A87">
        <w:rPr>
          <w:rStyle w:val="affff8"/>
          <w:rFonts w:hint="cs"/>
          <w:rtl/>
        </w:rPr>
        <w:t>- הא אם כואב יותר מותר</w:t>
      </w:r>
      <w:r w:rsidRPr="002E2A87">
        <w:rPr>
          <w:rStyle w:val="affff8"/>
          <w:rtl/>
        </w:rPr>
        <w:t>.</w:t>
      </w:r>
    </w:p>
    <w:p w14:paraId="69512F77" w14:textId="77777777" w:rsidR="002E2A87" w:rsidRDefault="002E2A87" w:rsidP="002E2A87">
      <w:pPr>
        <w:pStyle w:val="36"/>
        <w:framePr w:wrap="notBeside"/>
        <w:rPr>
          <w:rtl/>
        </w:rPr>
      </w:pPr>
      <w:r>
        <w:rPr>
          <w:rFonts w:hint="cs"/>
          <w:rtl/>
        </w:rPr>
        <w:t>-</w:t>
      </w:r>
    </w:p>
    <w:p w14:paraId="60B6763F" w14:textId="3DA4CFDC" w:rsidR="00910F84" w:rsidRPr="00C35A2C" w:rsidRDefault="002E2A87" w:rsidP="002E2A87">
      <w:pPr>
        <w:rPr>
          <w:rtl/>
        </w:rPr>
      </w:pPr>
      <w:r>
        <w:rPr>
          <w:rFonts w:hint="cs"/>
          <w:rtl/>
        </w:rPr>
        <w:t>שמא התנא שנה 'חושש' גם במקום שכואב ביותר.</w:t>
      </w:r>
    </w:p>
    <w:p w14:paraId="3D351C52" w14:textId="5C44EEAF" w:rsidR="002E2A87" w:rsidRDefault="00910F84" w:rsidP="002E2A87">
      <w:pPr>
        <w:pStyle w:val="36"/>
        <w:framePr w:wrap="notBeside"/>
        <w:rPr>
          <w:rtl/>
        </w:rPr>
      </w:pPr>
      <w:r w:rsidRPr="00C35A2C">
        <w:rPr>
          <w:rFonts w:hint="cs"/>
          <w:rtl/>
        </w:rPr>
        <w:t>ואין להוכיח</w:t>
      </w:r>
      <w:r w:rsidR="002E2A87">
        <w:rPr>
          <w:rFonts w:hint="cs"/>
          <w:rtl/>
        </w:rPr>
        <w:t xml:space="preserve"> מדרי''ו:</w:t>
      </w:r>
      <w:r w:rsidRPr="00C35A2C">
        <w:rPr>
          <w:rFonts w:hint="cs"/>
          <w:rtl/>
        </w:rPr>
        <w:t xml:space="preserve"> </w:t>
      </w:r>
    </w:p>
    <w:p w14:paraId="25522B72" w14:textId="3472125C" w:rsidR="00910F84" w:rsidRDefault="002E2A87" w:rsidP="002E2A87">
      <w:pPr>
        <w:rPr>
          <w:rtl/>
        </w:rPr>
      </w:pPr>
      <w:r>
        <w:rPr>
          <w:rFonts w:hint="cs"/>
          <w:rtl/>
        </w:rPr>
        <w:t>ד</w:t>
      </w:r>
      <w:r w:rsidR="00910F84" w:rsidRPr="00C35A2C">
        <w:rPr>
          <w:rtl/>
        </w:rPr>
        <w:t xml:space="preserve">חש </w:t>
      </w:r>
      <w:r w:rsidR="00910F84" w:rsidRPr="00C35A2C">
        <w:rPr>
          <w:b/>
          <w:bCs/>
          <w:rtl/>
        </w:rPr>
        <w:t>בצפדינא</w:t>
      </w:r>
      <w:r>
        <w:rPr>
          <w:rFonts w:hint="cs"/>
          <w:b/>
          <w:bCs/>
          <w:rtl/>
        </w:rPr>
        <w:t xml:space="preserve"> </w:t>
      </w:r>
      <w:r w:rsidR="00910F84" w:rsidRPr="002E2A87">
        <w:rPr>
          <w:rStyle w:val="affff8"/>
          <w:rFonts w:hint="cs"/>
          <w:rtl/>
        </w:rPr>
        <w:t>[חולי שיניים]</w:t>
      </w:r>
      <w:r w:rsidR="00910F84" w:rsidRPr="002E2A87">
        <w:rPr>
          <w:rStyle w:val="affff8"/>
          <w:rtl/>
        </w:rPr>
        <w:t>,</w:t>
      </w:r>
      <w:r w:rsidR="00910F84" w:rsidRPr="00C35A2C">
        <w:rPr>
          <w:rtl/>
        </w:rPr>
        <w:t xml:space="preserve"> </w:t>
      </w:r>
      <w:r w:rsidR="00910F84" w:rsidRPr="00C35A2C">
        <w:rPr>
          <w:rFonts w:hint="cs"/>
          <w:rtl/>
        </w:rPr>
        <w:t xml:space="preserve">הלך לאותה </w:t>
      </w:r>
      <w:r>
        <w:rPr>
          <w:rFonts w:hint="cs"/>
          <w:rtl/>
        </w:rPr>
        <w:t>גויה מומחית</w:t>
      </w:r>
      <w:r w:rsidR="00910F84" w:rsidRPr="00C35A2C">
        <w:rPr>
          <w:rtl/>
        </w:rPr>
        <w:t>,</w:t>
      </w:r>
      <w:r w:rsidR="00910F84" w:rsidRPr="00C35A2C">
        <w:rPr>
          <w:rFonts w:hint="cs"/>
          <w:rtl/>
        </w:rPr>
        <w:t xml:space="preserve"> שטיפלה בו ביום חמישי ושישי, שאלה מה יהיה למחר</w:t>
      </w:r>
      <w:r>
        <w:rPr>
          <w:rFonts w:hint="cs"/>
          <w:rtl/>
        </w:rPr>
        <w:t xml:space="preserve">. </w:t>
      </w:r>
      <w:r w:rsidR="00910F84" w:rsidRPr="002E2A87">
        <w:rPr>
          <w:rStyle w:val="affff1"/>
          <w:rFonts w:hint="cs"/>
          <w:rtl/>
        </w:rPr>
        <w:t>א</w:t>
      </w:r>
      <w:r w:rsidR="00910F84" w:rsidRPr="002E2A87">
        <w:rPr>
          <w:rStyle w:val="affff1"/>
          <w:rtl/>
        </w:rPr>
        <w:t>"</w:t>
      </w:r>
      <w:r w:rsidR="00910F84" w:rsidRPr="002E2A87">
        <w:rPr>
          <w:rStyle w:val="affff1"/>
          <w:rFonts w:hint="cs"/>
          <w:rtl/>
        </w:rPr>
        <w:t>ל</w:t>
      </w:r>
      <w:r w:rsidR="00910F84" w:rsidRPr="002E2A87">
        <w:rPr>
          <w:rStyle w:val="affff1"/>
          <w:rtl/>
        </w:rPr>
        <w:t>:</w:t>
      </w:r>
      <w:r>
        <w:rPr>
          <w:rStyle w:val="affff1"/>
          <w:rFonts w:hint="cs"/>
          <w:rtl/>
        </w:rPr>
        <w:t xml:space="preserve"> </w:t>
      </w:r>
      <w:r w:rsidR="00910F84" w:rsidRPr="00C35A2C">
        <w:rPr>
          <w:rFonts w:hint="cs"/>
          <w:rtl/>
        </w:rPr>
        <w:t>אינך צריך והשביעתו שלא יגלה, ונשבע לאלוקי ישראל שלא יגלה, וגילתה לו</w:t>
      </w:r>
      <w:r>
        <w:rPr>
          <w:rFonts w:hint="cs"/>
          <w:rtl/>
        </w:rPr>
        <w:t xml:space="preserve">, </w:t>
      </w:r>
      <w:r w:rsidR="00910F84" w:rsidRPr="00C35A2C">
        <w:rPr>
          <w:rFonts w:hint="cs"/>
          <w:rtl/>
        </w:rPr>
        <w:t>ולמחר יצא ודרש מה שאמרה לו, ואמר שנשבע שלא יגלה לאלו</w:t>
      </w:r>
      <w:r>
        <w:rPr>
          <w:rFonts w:hint="cs"/>
          <w:rtl/>
        </w:rPr>
        <w:t>ה</w:t>
      </w:r>
      <w:r w:rsidR="00910F84" w:rsidRPr="00C35A2C">
        <w:rPr>
          <w:rFonts w:hint="cs"/>
          <w:rtl/>
        </w:rPr>
        <w:t>י ישראל אבל לעם ישראל יגלה,</w:t>
      </w:r>
    </w:p>
    <w:p w14:paraId="5C597095" w14:textId="77777777" w:rsidR="00910F84" w:rsidRDefault="00910F84" w:rsidP="00910F84">
      <w:pPr>
        <w:rPr>
          <w:rtl/>
        </w:rPr>
      </w:pPr>
      <w:r w:rsidRPr="00C35A2C">
        <w:rPr>
          <w:rFonts w:hint="cs"/>
          <w:rtl/>
        </w:rPr>
        <w:t>ולא היה בזה חילול ה' כי אמר לה את זה בתחילה מיד אחר שאמרה לו התרופה</w:t>
      </w:r>
    </w:p>
    <w:p w14:paraId="573B61F8" w14:textId="552A84AD" w:rsidR="002E2A87" w:rsidRDefault="002E2A87" w:rsidP="002E2A87">
      <w:pPr>
        <w:pStyle w:val="36"/>
        <w:framePr w:wrap="notBeside"/>
        <w:rPr>
          <w:rtl/>
        </w:rPr>
      </w:pPr>
      <w:r>
        <w:rPr>
          <w:rFonts w:hint="cs"/>
          <w:rtl/>
        </w:rPr>
        <w:t xml:space="preserve">- </w:t>
      </w:r>
      <w:r w:rsidR="00910F84">
        <w:rPr>
          <w:rtl/>
        </w:rPr>
        <w:t>אר</w:t>
      </w:r>
      <w:r w:rsidR="00910F84" w:rsidRPr="00C35A2C">
        <w:rPr>
          <w:rFonts w:hint="cs"/>
          <w:rtl/>
        </w:rPr>
        <w:t>נב</w:t>
      </w:r>
      <w:r w:rsidR="00910F84">
        <w:rPr>
          <w:rtl/>
        </w:rPr>
        <w:t>"</w:t>
      </w:r>
      <w:r w:rsidR="00910F84" w:rsidRPr="00C35A2C">
        <w:rPr>
          <w:rFonts w:hint="cs"/>
          <w:rtl/>
        </w:rPr>
        <w:t>י</w:t>
      </w:r>
      <w:r w:rsidR="00910F84" w:rsidRPr="00C35A2C">
        <w:rPr>
          <w:rtl/>
        </w:rPr>
        <w:t>:</w:t>
      </w:r>
    </w:p>
    <w:p w14:paraId="6E40D87F" w14:textId="12C3B9DE" w:rsidR="00910F84" w:rsidRPr="00C35A2C" w:rsidRDefault="00910F84" w:rsidP="002E2A87">
      <w:pPr>
        <w:rPr>
          <w:rtl/>
        </w:rPr>
      </w:pPr>
      <w:r w:rsidRPr="00C35A2C">
        <w:rPr>
          <w:rtl/>
        </w:rPr>
        <w:t>שאני צפדינא</w:t>
      </w:r>
      <w:r w:rsidR="002E2A87">
        <w:rPr>
          <w:rFonts w:hint="cs"/>
          <w:rtl/>
        </w:rPr>
        <w:t xml:space="preserve"> </w:t>
      </w:r>
      <w:r w:rsidR="002E2A87" w:rsidRPr="002E2A87">
        <w:rPr>
          <w:rStyle w:val="affff8"/>
          <w:rFonts w:hint="cs"/>
          <w:rtl/>
        </w:rPr>
        <w:t>שמותר</w:t>
      </w:r>
      <w:r w:rsidRPr="00C35A2C">
        <w:rPr>
          <w:rtl/>
        </w:rPr>
        <w:t>, הואיל ומתחיל בפה וגומר בבני מעיים.</w:t>
      </w:r>
    </w:p>
    <w:p w14:paraId="150F6E5B" w14:textId="77777777" w:rsidR="002E2A87" w:rsidRDefault="00910F84" w:rsidP="002E2A87">
      <w:pPr>
        <w:pStyle w:val="36"/>
        <w:framePr w:wrap="notBeside"/>
        <w:rPr>
          <w:rtl/>
        </w:rPr>
      </w:pPr>
      <w:r w:rsidRPr="00C35A2C">
        <w:rPr>
          <w:rFonts w:hint="cs"/>
          <w:rtl/>
        </w:rPr>
        <w:t xml:space="preserve">וסימנו- </w:t>
      </w:r>
      <w:r w:rsidRPr="00C35A2C">
        <w:rPr>
          <w:rtl/>
        </w:rPr>
        <w:t xml:space="preserve"> </w:t>
      </w:r>
    </w:p>
    <w:p w14:paraId="48BE6E35" w14:textId="2E5BDBE3" w:rsidR="00910F84" w:rsidRDefault="00910F84" w:rsidP="00910F84">
      <w:pPr>
        <w:rPr>
          <w:rtl/>
        </w:rPr>
      </w:pPr>
      <w:r w:rsidRPr="00C35A2C">
        <w:rPr>
          <w:rFonts w:hint="cs"/>
          <w:rtl/>
        </w:rPr>
        <w:t>כששם משהו על חניכיו זב דם משורות שיניו.</w:t>
      </w:r>
    </w:p>
    <w:p w14:paraId="4C96BAA6" w14:textId="77777777" w:rsidR="00910F84" w:rsidRPr="00C35A2C" w:rsidRDefault="00910F84" w:rsidP="00910F84">
      <w:pPr>
        <w:rPr>
          <w:rtl/>
        </w:rPr>
      </w:pPr>
      <w:r w:rsidRPr="00C35A2C">
        <w:rPr>
          <w:rFonts w:hint="cs"/>
          <w:rtl/>
        </w:rPr>
        <w:t>וזה נעשה מאכילת מאכלי חיטים קרות בחורף, ושעורים חמות בקיץ</w:t>
      </w:r>
      <w:r w:rsidRPr="00C35A2C">
        <w:rPr>
          <w:rtl/>
        </w:rPr>
        <w:t>, ומשיורי כסא דהרסנא.</w:t>
      </w:r>
    </w:p>
    <w:p w14:paraId="05E597C1" w14:textId="77777777" w:rsidR="002E2A87" w:rsidRDefault="00910F84" w:rsidP="002E2A87">
      <w:pPr>
        <w:pStyle w:val="36"/>
        <w:framePr w:wrap="notBeside"/>
        <w:rPr>
          <w:rtl/>
        </w:rPr>
      </w:pPr>
      <w:r w:rsidRPr="00C35A2C">
        <w:rPr>
          <w:rtl/>
        </w:rPr>
        <w:t>•</w:t>
      </w:r>
    </w:p>
    <w:p w14:paraId="4D835283" w14:textId="7039810C" w:rsidR="00910F84" w:rsidRPr="00C35A2C" w:rsidRDefault="00910F84" w:rsidP="00910F84">
      <w:pPr>
        <w:rPr>
          <w:rtl/>
        </w:rPr>
      </w:pPr>
      <w:r w:rsidRPr="00660AEB">
        <w:rPr>
          <w:rStyle w:val="afff"/>
          <w:rFonts w:hint="cs"/>
          <w:rtl/>
        </w:rPr>
        <w:t>ורפואתם-</w:t>
      </w:r>
      <w:r w:rsidRPr="00C35A2C">
        <w:rPr>
          <w:rtl/>
        </w:rPr>
        <w:t xml:space="preserve"> מי שאור ושמן זית ומלח; </w:t>
      </w:r>
      <w:r w:rsidRPr="002E2A87">
        <w:rPr>
          <w:rStyle w:val="affff1"/>
          <w:rtl/>
        </w:rPr>
        <w:t>ומ</w:t>
      </w:r>
      <w:r w:rsidRPr="002E2A87">
        <w:rPr>
          <w:rStyle w:val="affff1"/>
          <w:rFonts w:hint="cs"/>
          <w:rtl/>
        </w:rPr>
        <w:t>בר</w:t>
      </w:r>
      <w:r w:rsidRPr="002E2A87">
        <w:rPr>
          <w:rStyle w:val="affff1"/>
          <w:rtl/>
        </w:rPr>
        <w:t>"</w:t>
      </w:r>
      <w:r w:rsidRPr="002E2A87">
        <w:rPr>
          <w:rStyle w:val="affff1"/>
          <w:rFonts w:hint="cs"/>
          <w:rtl/>
        </w:rPr>
        <w:t>א</w:t>
      </w:r>
      <w:r w:rsidRPr="002E2A87">
        <w:rPr>
          <w:rStyle w:val="affff1"/>
          <w:rtl/>
        </w:rPr>
        <w:t>:</w:t>
      </w:r>
      <w:r w:rsidRPr="00C35A2C">
        <w:rPr>
          <w:rtl/>
        </w:rPr>
        <w:t xml:space="preserve"> מש</w:t>
      </w:r>
      <w:r w:rsidRPr="00C35A2C">
        <w:rPr>
          <w:rFonts w:hint="cs"/>
          <w:rtl/>
        </w:rPr>
        <w:t>מן אווז על נוצת אווז</w:t>
      </w:r>
      <w:r w:rsidRPr="00C35A2C">
        <w:rPr>
          <w:rtl/>
        </w:rPr>
        <w:t>.</w:t>
      </w:r>
    </w:p>
    <w:p w14:paraId="0A10FD2C" w14:textId="77777777" w:rsidR="002E2A87" w:rsidRDefault="00910F84" w:rsidP="002E2A87">
      <w:pPr>
        <w:pStyle w:val="36"/>
        <w:framePr w:wrap="notBeside"/>
        <w:rPr>
          <w:rtl/>
        </w:rPr>
      </w:pPr>
      <w:r w:rsidRPr="00C35A2C">
        <w:rPr>
          <w:rtl/>
        </w:rPr>
        <w:t xml:space="preserve">אמר אביי: </w:t>
      </w:r>
    </w:p>
    <w:p w14:paraId="471ECFA2" w14:textId="3E25E6B6" w:rsidR="00910F84" w:rsidRPr="00C35A2C" w:rsidRDefault="00910F84" w:rsidP="002E2A87">
      <w:pPr>
        <w:rPr>
          <w:rtl/>
        </w:rPr>
      </w:pPr>
      <w:r w:rsidRPr="00C35A2C">
        <w:rPr>
          <w:rFonts w:hint="cs"/>
          <w:rtl/>
        </w:rPr>
        <w:t xml:space="preserve">עשיתי את כולם ולא נתרפאתי </w:t>
      </w:r>
      <w:r w:rsidRPr="002E2A87">
        <w:rPr>
          <w:rStyle w:val="affff1"/>
          <w:rFonts w:hint="cs"/>
          <w:rtl/>
        </w:rPr>
        <w:t>עד שאמר לי אותו גוי</w:t>
      </w:r>
      <w:r w:rsidRPr="00C35A2C">
        <w:rPr>
          <w:rFonts w:hint="cs"/>
          <w:rtl/>
        </w:rPr>
        <w:t xml:space="preserve"> </w:t>
      </w:r>
      <w:r w:rsidR="002E2A87">
        <w:rPr>
          <w:rFonts w:hint="cs"/>
          <w:rtl/>
        </w:rPr>
        <w:t>ל</w:t>
      </w:r>
      <w:r w:rsidRPr="00C35A2C">
        <w:rPr>
          <w:rFonts w:hint="cs"/>
          <w:rtl/>
        </w:rPr>
        <w:t>הביא גרעיני זיתים קשים שלא הביאו שליש</w:t>
      </w:r>
      <w:r>
        <w:rPr>
          <w:rFonts w:hint="cs"/>
          <w:rtl/>
        </w:rPr>
        <w:t>,</w:t>
      </w:r>
      <w:r w:rsidRPr="00C35A2C">
        <w:rPr>
          <w:rFonts w:hint="cs"/>
          <w:rtl/>
        </w:rPr>
        <w:t xml:space="preserve"> ושרפם ע</w:t>
      </w:r>
      <w:r>
        <w:rPr>
          <w:rtl/>
        </w:rPr>
        <w:t>"</w:t>
      </w:r>
      <w:r w:rsidRPr="00C35A2C">
        <w:rPr>
          <w:rFonts w:hint="cs"/>
          <w:rtl/>
        </w:rPr>
        <w:t>ג מעדר חדש המלובן באור</w:t>
      </w:r>
      <w:r>
        <w:rPr>
          <w:rFonts w:hint="cs"/>
          <w:rtl/>
        </w:rPr>
        <w:t>,</w:t>
      </w:r>
      <w:r w:rsidRPr="00C35A2C">
        <w:rPr>
          <w:rFonts w:hint="cs"/>
          <w:rtl/>
        </w:rPr>
        <w:t xml:space="preserve"> והדביקם בשורות שיניים שבהם מורגש הכאב מבפנים, ועשיתי כך ונתרפאתי</w:t>
      </w:r>
      <w:r>
        <w:rPr>
          <w:rFonts w:hint="cs"/>
          <w:rtl/>
        </w:rPr>
        <w:t>,</w:t>
      </w:r>
    </w:p>
    <w:p w14:paraId="1F533C1B" w14:textId="77777777" w:rsidR="002E2A87" w:rsidRDefault="00910F84" w:rsidP="002E2A87">
      <w:pPr>
        <w:pStyle w:val="36"/>
        <w:framePr w:wrap="notBeside"/>
        <w:rPr>
          <w:rtl/>
        </w:rPr>
      </w:pPr>
      <w:r w:rsidRPr="00C35A2C">
        <w:rPr>
          <w:rtl/>
        </w:rPr>
        <w:t>•</w:t>
      </w:r>
      <w:r w:rsidRPr="00C35A2C">
        <w:rPr>
          <w:rFonts w:hint="cs"/>
          <w:rtl/>
        </w:rPr>
        <w:t xml:space="preserve"> </w:t>
      </w:r>
      <w:r w:rsidRPr="00C35A2C">
        <w:rPr>
          <w:rtl/>
        </w:rPr>
        <w:t>ורי</w:t>
      </w:r>
      <w:r>
        <w:rPr>
          <w:rtl/>
        </w:rPr>
        <w:t>"</w:t>
      </w:r>
      <w:r w:rsidRPr="00C35A2C">
        <w:rPr>
          <w:rtl/>
        </w:rPr>
        <w:t xml:space="preserve">ו </w:t>
      </w:r>
      <w:r w:rsidRPr="00C35A2C">
        <w:rPr>
          <w:rFonts w:hint="cs"/>
          <w:rtl/>
        </w:rPr>
        <w:t xml:space="preserve">נהג כן </w:t>
      </w:r>
    </w:p>
    <w:p w14:paraId="04104190" w14:textId="3C661779" w:rsidR="00910F84" w:rsidRPr="00C35A2C" w:rsidRDefault="00910F84" w:rsidP="00910F84">
      <w:pPr>
        <w:rPr>
          <w:rtl/>
        </w:rPr>
      </w:pPr>
      <w:r w:rsidRPr="00C35A2C">
        <w:rPr>
          <w:rtl/>
        </w:rPr>
        <w:t>כל מכה שמחללין עליה את השבת - אין מתרפאין מהן</w:t>
      </w:r>
      <w:r w:rsidRPr="00C35A2C">
        <w:rPr>
          <w:rFonts w:hint="cs"/>
          <w:rtl/>
        </w:rPr>
        <w:t>- ד</w:t>
      </w:r>
      <w:r w:rsidRPr="00C35A2C">
        <w:rPr>
          <w:rtl/>
        </w:rPr>
        <w:t>אדם חשוב שאני.</w:t>
      </w:r>
    </w:p>
    <w:p w14:paraId="68FC42CB" w14:textId="77777777" w:rsidR="002E2A87" w:rsidRDefault="00910F84" w:rsidP="002E2A87">
      <w:pPr>
        <w:pStyle w:val="36"/>
        <w:framePr w:wrap="notBeside"/>
        <w:rPr>
          <w:rtl/>
        </w:rPr>
      </w:pPr>
      <w:r w:rsidRPr="00C35A2C">
        <w:rPr>
          <w:rtl/>
        </w:rPr>
        <w:t xml:space="preserve">והא רבי אבהו </w:t>
      </w:r>
    </w:p>
    <w:p w14:paraId="40883F40" w14:textId="77777777" w:rsidR="002E2A87" w:rsidRDefault="00910F84" w:rsidP="00910F84">
      <w:pPr>
        <w:rPr>
          <w:rtl/>
        </w:rPr>
      </w:pPr>
      <w:r w:rsidRPr="00C35A2C">
        <w:rPr>
          <w:rtl/>
        </w:rPr>
        <w:t>דאדם חשוב הוה, ו</w:t>
      </w:r>
      <w:r>
        <w:rPr>
          <w:rFonts w:hint="cs"/>
          <w:rtl/>
        </w:rPr>
        <w:t xml:space="preserve">עשה לו יעקב המין סם חזר ומשחו ואי לאו </w:t>
      </w:r>
      <w:r>
        <w:rPr>
          <w:rStyle w:val="affff1"/>
          <w:rFonts w:hint="cs"/>
          <w:rtl/>
          <w:rPrChange w:id="9457" w:author="מנוע אמוראים" w:date="2026-10-05T16:41:56Z">
            <w:rPr>
              <w:rFonts w:hint="cs"/>
              <w:rtl/>
            </w:rPr>
          </w:rPrChange>
        </w:rPr>
        <w:t xml:space="preserve">ר</w:t>
      </w:r>
      <w:r>
        <w:rPr>
          <w:rStyle w:val="affff1"/>
          <w:rtl/>
          <w:rPrChange w:id="9458" w:author="מנוע אמוראים" w:date="2026-10-05T16:41:56Z">
            <w:rPr>
              <w:rtl/>
            </w:rPr>
          </w:rPrChange>
        </w:rPr>
        <w:t xml:space="preserve">"</w:t>
      </w:r>
      <w:r>
        <w:rPr>
          <w:rStyle w:val="affff1"/>
          <w:rFonts w:hint="cs"/>
          <w:rtl/>
          <w:rPrChange w:id="9459" w:author="מנוע אמוראים" w:date="2026-10-05T16:41:56Z">
            <w:rPr>
              <w:rFonts w:hint="cs"/>
              <w:rtl/>
            </w:rPr>
          </w:rPrChange>
        </w:rPr>
        <w:t xml:space="preserve">א</w:t>
      </w:r>
      <w:r>
        <w:rPr>
          <w:rFonts w:hint="cs"/>
          <w:rtl/>
        </w:rPr>
        <w:t xml:space="preserve"> </w:t>
      </w:r>
      <w:r>
        <w:rPr>
          <w:rStyle w:val="affff1"/>
          <w:rFonts w:hint="cs"/>
          <w:rtl/>
          <w:rPrChange w:id="9460" w:author="מנוע אמוראים" w:date="2026-10-05T16:41:56Z">
            <w:rPr>
              <w:rFonts w:hint="cs"/>
              <w:rtl/>
            </w:rPr>
          </w:rPrChange>
        </w:rPr>
        <w:t xml:space="preserve">ור</w:t>
      </w:r>
      <w:r>
        <w:rPr>
          <w:rStyle w:val="affff1"/>
          <w:rtl/>
          <w:rPrChange w:id="9461" w:author="מנוע אמוראים" w:date="2026-10-05T16:41:56Z">
            <w:rPr>
              <w:rtl/>
            </w:rPr>
          </w:rPrChange>
        </w:rPr>
        <w:t xml:space="preserve">"</w:t>
      </w:r>
      <w:r>
        <w:rPr>
          <w:rStyle w:val="affff1"/>
          <w:rFonts w:hint="cs"/>
          <w:rtl/>
          <w:rPrChange w:id="9462" w:author="מנוע אמוראים" w:date="2026-10-05T16:41:56Z">
            <w:rPr>
              <w:rFonts w:hint="cs"/>
              <w:rtl/>
            </w:rPr>
          </w:rPrChange>
        </w:rPr>
        <w:t xml:space="preserve">אס</w:t>
      </w:r>
      <w:r>
        <w:rPr>
          <w:rFonts w:hint="cs"/>
          <w:rtl/>
        </w:rPr>
        <w:t xml:space="preserve"> שהורידו הסם היו צריכים לכרות את רגלו </w:t>
      </w:r>
    </w:p>
    <w:p w14:paraId="70BD6215" w14:textId="77777777" w:rsidR="002E2A87" w:rsidRDefault="00910F84" w:rsidP="002E2A87">
      <w:pPr>
        <w:pStyle w:val="36"/>
        <w:framePr w:wrap="notBeside"/>
        <w:rPr>
          <w:rtl/>
        </w:rPr>
      </w:pPr>
      <w:r w:rsidRPr="00C35A2C">
        <w:rPr>
          <w:rtl/>
        </w:rPr>
        <w:t>–</w:t>
      </w:r>
      <w:r w:rsidRPr="00C35A2C">
        <w:rPr>
          <w:rFonts w:hint="cs"/>
          <w:rtl/>
        </w:rPr>
        <w:t xml:space="preserve"> שאני רי</w:t>
      </w:r>
      <w:r>
        <w:rPr>
          <w:rtl/>
        </w:rPr>
        <w:t>"</w:t>
      </w:r>
      <w:r w:rsidRPr="00C35A2C">
        <w:rPr>
          <w:rFonts w:hint="cs"/>
          <w:rtl/>
        </w:rPr>
        <w:t>ו</w:t>
      </w:r>
    </w:p>
    <w:p w14:paraId="7EAFDE44" w14:textId="0E6C6DCF" w:rsidR="00910F84" w:rsidRDefault="00910F84" w:rsidP="00910F84">
      <w:pPr>
        <w:rPr>
          <w:rtl/>
        </w:rPr>
      </w:pPr>
      <w:r w:rsidRPr="00C35A2C">
        <w:rPr>
          <w:rFonts w:hint="cs"/>
          <w:rtl/>
        </w:rPr>
        <w:t xml:space="preserve"> שרופא מומחה היה,</w:t>
      </w:r>
    </w:p>
    <w:p w14:paraId="0A34AF0D" w14:textId="77777777" w:rsidR="002E2A87" w:rsidRDefault="00910F84" w:rsidP="002E2A87">
      <w:pPr>
        <w:pStyle w:val="36"/>
        <w:framePr w:wrap="notBeside"/>
        <w:rPr>
          <w:rtl/>
        </w:rPr>
      </w:pPr>
      <w:r w:rsidRPr="00C35A2C">
        <w:rPr>
          <w:rFonts w:hint="cs"/>
          <w:rtl/>
        </w:rPr>
        <w:t xml:space="preserve">ואפי' </w:t>
      </w:r>
    </w:p>
    <w:p w14:paraId="54A05510" w14:textId="673909A8" w:rsidR="00910F84" w:rsidRPr="00660AEB" w:rsidRDefault="002E2A87" w:rsidP="00660AEB">
      <w:pPr>
        <w:spacing w:after="120"/>
        <w:rPr>
          <w:rFonts w:ascii="BA Franknatan Decor" w:hAnsi="BA Franknatan Decor" w:cs="BA TM • Tzlotana"/>
          <w:spacing w:val="4"/>
          <w:sz w:val="19"/>
          <w:szCs w:val="16"/>
          <w:rtl/>
        </w:rPr>
      </w:pPr>
      <w:r>
        <w:rPr>
          <w:rFonts w:hint="cs"/>
          <w:rtl/>
        </w:rPr>
        <w:t>ש</w:t>
      </w:r>
      <w:r w:rsidR="00910F84" w:rsidRPr="00C35A2C">
        <w:rPr>
          <w:rFonts w:hint="cs"/>
          <w:rtl/>
        </w:rPr>
        <w:t xml:space="preserve">גם ר' אבהו היה רופא מומחה, המינים היו מוכנים לקיים בו </w:t>
      </w:r>
      <w:r w:rsidR="00910F84" w:rsidRPr="00BF25F4">
        <w:rPr>
          <w:rStyle w:val="afffd"/>
          <w:rFonts w:hint="cs"/>
          <w:rtl/>
        </w:rPr>
        <w:t>תמות נפשי עם פלישתים'</w:t>
      </w:r>
      <w:r w:rsidR="00910F84" w:rsidRPr="00BF25F4">
        <w:rPr>
          <w:rStyle w:val="afffd"/>
          <w:rtl/>
        </w:rPr>
        <w:t>.</w:t>
      </w:r>
    </w:p>
    <w:p w14:paraId="1117297D" w14:textId="77777777" w:rsidR="002E2A87" w:rsidRDefault="00910F84" w:rsidP="002E2A87">
      <w:pPr>
        <w:pStyle w:val="36"/>
        <w:framePr w:wrap="notBeside"/>
        <w:rPr>
          <w:rtl/>
        </w:rPr>
      </w:pPr>
      <w:r w:rsidRPr="00C35A2C">
        <w:rPr>
          <w:rtl/>
        </w:rPr>
        <w:t>שמואל:</w:t>
      </w:r>
    </w:p>
    <w:p w14:paraId="25EC21C7" w14:textId="38A8DC60" w:rsidR="00910F84" w:rsidRPr="00C35A2C" w:rsidRDefault="00910F84" w:rsidP="00910F84">
      <w:pPr>
        <w:rPr>
          <w:rtl/>
        </w:rPr>
      </w:pPr>
      <w:r w:rsidRPr="00660AEB">
        <w:rPr>
          <w:rStyle w:val="afff"/>
          <w:rtl/>
        </w:rPr>
        <w:t>פדעתא</w:t>
      </w:r>
      <w:r w:rsidR="002E2A87">
        <w:rPr>
          <w:rFonts w:hint="cs"/>
          <w:b/>
          <w:bCs/>
          <w:rtl/>
        </w:rPr>
        <w:t xml:space="preserve"> </w:t>
      </w:r>
      <w:r w:rsidRPr="002E2A87">
        <w:rPr>
          <w:rStyle w:val="affff8"/>
          <w:rFonts w:hint="cs"/>
          <w:rtl/>
        </w:rPr>
        <w:t>[פצע מחרב]</w:t>
      </w:r>
      <w:r w:rsidRPr="00C35A2C">
        <w:rPr>
          <w:rtl/>
        </w:rPr>
        <w:t xml:space="preserve"> סכנ</w:t>
      </w:r>
      <w:r w:rsidRPr="00C35A2C">
        <w:rPr>
          <w:rFonts w:hint="cs"/>
          <w:rtl/>
        </w:rPr>
        <w:t xml:space="preserve">ה </w:t>
      </w:r>
      <w:r w:rsidRPr="00C35A2C">
        <w:rPr>
          <w:rtl/>
        </w:rPr>
        <w:t>היא, ומחללין עליה את השבת.</w:t>
      </w:r>
    </w:p>
    <w:p w14:paraId="673646CA" w14:textId="77777777" w:rsidR="002E2A87" w:rsidRDefault="00910F84" w:rsidP="002E2A87">
      <w:pPr>
        <w:rPr>
          <w:rtl/>
        </w:rPr>
      </w:pPr>
      <w:r w:rsidRPr="00660AEB">
        <w:rPr>
          <w:rStyle w:val="afff"/>
          <w:rFonts w:hint="cs"/>
          <w:rtl/>
        </w:rPr>
        <w:t>ורפואתה:</w:t>
      </w:r>
      <w:r w:rsidRPr="00C35A2C">
        <w:rPr>
          <w:rFonts w:hint="cs"/>
          <w:rtl/>
        </w:rPr>
        <w:t xml:space="preserve"> להפסקת הדם- ישקוהו שחליים בחומץ,</w:t>
      </w:r>
    </w:p>
    <w:p w14:paraId="0B0AC693" w14:textId="5A66762C" w:rsidR="00910F84" w:rsidRPr="00C35A2C" w:rsidRDefault="00910F84" w:rsidP="00660AEB">
      <w:pPr>
        <w:rPr>
          <w:rtl/>
        </w:rPr>
      </w:pPr>
      <w:r w:rsidRPr="00C35A2C">
        <w:rPr>
          <w:rFonts w:hint="cs"/>
          <w:rtl/>
        </w:rPr>
        <w:t>ולהעלות בשר- ישים תחבושת מגירודי שרשי עשב היבלא וגירודי עץ הסנה</w:t>
      </w:r>
      <w:r w:rsidR="002E2A87">
        <w:rPr>
          <w:rFonts w:hint="cs"/>
          <w:rtl/>
        </w:rPr>
        <w:t xml:space="preserve">, </w:t>
      </w:r>
      <w:r w:rsidRPr="00C35A2C">
        <w:rPr>
          <w:rFonts w:hint="cs"/>
          <w:rtl/>
        </w:rPr>
        <w:t>או מתולעי תרנגולים המנקרים באשפה</w:t>
      </w:r>
    </w:p>
    <w:p w14:paraId="2E31DB1A" w14:textId="77777777" w:rsidR="002E2A87" w:rsidRDefault="00910F84" w:rsidP="002E2A87">
      <w:pPr>
        <w:pStyle w:val="36"/>
        <w:framePr w:wrap="notBeside"/>
        <w:rPr>
          <w:rtl/>
        </w:rPr>
      </w:pPr>
      <w:r w:rsidRPr="00C35A2C">
        <w:rPr>
          <w:rtl/>
        </w:rPr>
        <w:t>רב ספרא:</w:t>
      </w:r>
    </w:p>
    <w:p w14:paraId="3770BF5B" w14:textId="1F6671B8" w:rsidR="00910F84" w:rsidRPr="003E6FF2" w:rsidRDefault="00910F84" w:rsidP="00910F84">
      <w:pPr>
        <w:rPr>
          <w:rStyle w:val="affff8"/>
          <w:rtl/>
        </w:rPr>
      </w:pPr>
      <w:r w:rsidRPr="00660AEB">
        <w:rPr>
          <w:rStyle w:val="afff"/>
          <w:rtl/>
        </w:rPr>
        <w:t>עינבתא</w:t>
      </w:r>
      <w:r w:rsidR="002E2A87">
        <w:rPr>
          <w:rFonts w:hint="cs"/>
          <w:b/>
          <w:bCs/>
          <w:rtl/>
        </w:rPr>
        <w:t xml:space="preserve"> </w:t>
      </w:r>
      <w:r w:rsidRPr="002E2A87">
        <w:rPr>
          <w:rStyle w:val="affff8"/>
          <w:rFonts w:hint="cs"/>
          <w:rtl/>
        </w:rPr>
        <w:t>אבעבועה דומה לענב</w:t>
      </w:r>
      <w:r w:rsidRPr="00C35A2C">
        <w:rPr>
          <w:rFonts w:hint="cs"/>
          <w:rtl/>
        </w:rPr>
        <w:t xml:space="preserve"> שליחת מלאך המוות היא</w:t>
      </w:r>
      <w:r w:rsidRPr="003E6FF2">
        <w:rPr>
          <w:rStyle w:val="affff8"/>
          <w:rFonts w:hint="cs"/>
          <w:rtl/>
        </w:rPr>
        <w:t xml:space="preserve"> גורמת למוות</w:t>
      </w:r>
    </w:p>
    <w:p w14:paraId="0A314CE7" w14:textId="4A8160BC" w:rsidR="00910F84" w:rsidRDefault="00910F84" w:rsidP="003E6FF2">
      <w:pPr>
        <w:rPr>
          <w:rtl/>
        </w:rPr>
      </w:pPr>
      <w:r w:rsidRPr="00660AEB">
        <w:rPr>
          <w:rStyle w:val="afff"/>
          <w:rFonts w:hint="cs"/>
          <w:rtl/>
        </w:rPr>
        <w:t>ורפואתה:</w:t>
      </w:r>
      <w:r w:rsidRPr="00C35A2C">
        <w:rPr>
          <w:rFonts w:hint="cs"/>
          <w:rtl/>
        </w:rPr>
        <w:t xml:space="preserve"> עשב טינא עם דבש, או כרפס עם יין חזק</w:t>
      </w:r>
      <w:r w:rsidR="003E6FF2">
        <w:rPr>
          <w:rFonts w:hint="cs"/>
          <w:rtl/>
        </w:rPr>
        <w:t xml:space="preserve">, </w:t>
      </w:r>
      <w:r w:rsidRPr="00C35A2C">
        <w:rPr>
          <w:rFonts w:hint="cs"/>
          <w:rtl/>
        </w:rPr>
        <w:t>ובנתיים יביא ענב הדומה לאבעבועה ויגלגל</w:t>
      </w:r>
      <w:r w:rsidR="003E6FF2">
        <w:rPr>
          <w:rFonts w:hint="cs"/>
          <w:rtl/>
        </w:rPr>
        <w:t xml:space="preserve">ו </w:t>
      </w:r>
      <w:r w:rsidRPr="00C35A2C">
        <w:rPr>
          <w:rFonts w:hint="cs"/>
          <w:rtl/>
        </w:rPr>
        <w:t>על זה, ענב לבן ללבנה, שחור לשחורה,</w:t>
      </w:r>
    </w:p>
    <w:p w14:paraId="2E177B12" w14:textId="77777777" w:rsidR="002E2A87" w:rsidRDefault="00910F84" w:rsidP="002E2A87">
      <w:pPr>
        <w:pStyle w:val="36"/>
        <w:framePr w:wrap="notBeside"/>
        <w:rPr>
          <w:rtl/>
        </w:rPr>
      </w:pPr>
      <w:r w:rsidRPr="00C35A2C">
        <w:rPr>
          <w:rtl/>
        </w:rPr>
        <w:t>רבא:</w:t>
      </w:r>
    </w:p>
    <w:p w14:paraId="1CB85B21" w14:textId="1F3C5A07" w:rsidR="00910F84" w:rsidRDefault="00910F84" w:rsidP="002E2A87">
      <w:pPr>
        <w:rPr>
          <w:rtl/>
        </w:rPr>
      </w:pPr>
      <w:r w:rsidRPr="00660AEB">
        <w:rPr>
          <w:rStyle w:val="afff"/>
          <w:rFonts w:hint="cs"/>
          <w:rtl/>
        </w:rPr>
        <w:t>מורסה</w:t>
      </w:r>
      <w:r w:rsidRPr="00C35A2C">
        <w:rPr>
          <w:rFonts w:hint="cs"/>
          <w:rtl/>
        </w:rPr>
        <w:t xml:space="preserve"> שליח של חום קודח</w:t>
      </w:r>
      <w:r w:rsidRPr="00C35A2C">
        <w:rPr>
          <w:rtl/>
        </w:rPr>
        <w:t>.</w:t>
      </w:r>
      <w:r w:rsidR="002E2A87">
        <w:rPr>
          <w:rFonts w:hint="cs"/>
          <w:rtl/>
        </w:rPr>
        <w:t xml:space="preserve">- </w:t>
      </w:r>
      <w:r w:rsidRPr="00660AEB">
        <w:rPr>
          <w:rStyle w:val="afff"/>
          <w:rFonts w:hint="cs"/>
          <w:rtl/>
        </w:rPr>
        <w:t>ורפואתה</w:t>
      </w:r>
      <w:r w:rsidRPr="00C35A2C">
        <w:rPr>
          <w:rFonts w:hint="cs"/>
          <w:rtl/>
        </w:rPr>
        <w:t xml:space="preserve"> יכנה שישים הכאות ויקרע אותה שתי וערב </w:t>
      </w:r>
      <w:r w:rsidRPr="002E2A87">
        <w:rPr>
          <w:rStyle w:val="affff1"/>
          <w:rFonts w:hint="cs"/>
          <w:rtl/>
        </w:rPr>
        <w:t>וה</w:t>
      </w:r>
      <w:r w:rsidRPr="002E2A87">
        <w:rPr>
          <w:rStyle w:val="affff1"/>
          <w:rtl/>
        </w:rPr>
        <w:t>"</w:t>
      </w:r>
      <w:r w:rsidRPr="002E2A87">
        <w:rPr>
          <w:rStyle w:val="affff1"/>
          <w:rFonts w:hint="cs"/>
          <w:rtl/>
        </w:rPr>
        <w:t>מ</w:t>
      </w:r>
      <w:r w:rsidRPr="00C35A2C">
        <w:rPr>
          <w:rFonts w:hint="cs"/>
          <w:rtl/>
        </w:rPr>
        <w:t xml:space="preserve"> דאין היא לבנה אבל בלבנה א</w:t>
      </w:r>
      <w:r>
        <w:rPr>
          <w:rtl/>
        </w:rPr>
        <w:t>"</w:t>
      </w:r>
      <w:r w:rsidRPr="00C35A2C">
        <w:rPr>
          <w:rFonts w:hint="cs"/>
          <w:rtl/>
        </w:rPr>
        <w:t>צ לחשוש</w:t>
      </w:r>
    </w:p>
    <w:p w14:paraId="678CD4C2" w14:textId="77777777" w:rsidR="00910F84" w:rsidRPr="00C35A2C" w:rsidRDefault="00910F84" w:rsidP="00910F84">
      <w:pPr>
        <w:pStyle w:val="aff6"/>
        <w:framePr w:wrap="around"/>
        <w:rPr>
          <w:rtl/>
        </w:rPr>
      </w:pPr>
      <w:r w:rsidRPr="00C35A2C">
        <w:rPr>
          <w:rFonts w:hint="cs"/>
          <w:rtl/>
        </w:rPr>
        <w:t>כח:</w:t>
      </w:r>
    </w:p>
    <w:p w14:paraId="6CDC5F69" w14:textId="77777777" w:rsidR="002E2A87" w:rsidRDefault="00910F84" w:rsidP="002E2A87">
      <w:pPr>
        <w:pStyle w:val="36"/>
        <w:framePr w:wrap="notBeside"/>
        <w:rPr>
          <w:rtl/>
        </w:rPr>
      </w:pPr>
      <w:r w:rsidRPr="00C35A2C">
        <w:rPr>
          <w:rtl/>
        </w:rPr>
        <w:t xml:space="preserve">רבי יעקב </w:t>
      </w:r>
    </w:p>
    <w:p w14:paraId="24DF602F" w14:textId="7966523D" w:rsidR="00910F84" w:rsidRDefault="00910F84" w:rsidP="002E2A87">
      <w:pPr>
        <w:rPr>
          <w:rtl/>
        </w:rPr>
      </w:pPr>
      <w:r w:rsidRPr="00C35A2C">
        <w:rPr>
          <w:rFonts w:hint="cs"/>
          <w:rtl/>
        </w:rPr>
        <w:t xml:space="preserve">סבל מבקע </w:t>
      </w:r>
      <w:r w:rsidRPr="00C35A2C">
        <w:rPr>
          <w:rtl/>
        </w:rPr>
        <w:t>בפיקעא,</w:t>
      </w:r>
      <w:r w:rsidR="002E2A87">
        <w:rPr>
          <w:rFonts w:hint="cs"/>
          <w:rtl/>
        </w:rPr>
        <w:t xml:space="preserve"> </w:t>
      </w:r>
      <w:r w:rsidRPr="00660AEB">
        <w:rPr>
          <w:rStyle w:val="affff1"/>
          <w:rFonts w:hint="cs"/>
          <w:rtl/>
        </w:rPr>
        <w:t>הורה לו ר</w:t>
      </w:r>
      <w:r w:rsidRPr="00660AEB">
        <w:rPr>
          <w:rStyle w:val="affff1"/>
          <w:rtl/>
        </w:rPr>
        <w:t>"</w:t>
      </w:r>
      <w:r w:rsidRPr="00660AEB">
        <w:rPr>
          <w:rStyle w:val="affff1"/>
          <w:rFonts w:hint="cs"/>
          <w:rtl/>
        </w:rPr>
        <w:t>א [ר</w:t>
      </w:r>
      <w:r w:rsidRPr="00660AEB">
        <w:rPr>
          <w:rStyle w:val="affff1"/>
          <w:rtl/>
        </w:rPr>
        <w:t>"</w:t>
      </w:r>
      <w:r w:rsidRPr="00660AEB">
        <w:rPr>
          <w:rStyle w:val="affff1"/>
          <w:rFonts w:hint="cs"/>
          <w:rtl/>
        </w:rPr>
        <w:t>אס]</w:t>
      </w:r>
      <w:r w:rsidRPr="00C35A2C">
        <w:rPr>
          <w:rFonts w:hint="cs"/>
          <w:rtl/>
        </w:rPr>
        <w:t xml:space="preserve"> שיביא ז' גרעיני אוהל אדום ויקשרם בבד מצוואר חלוק ויכרוך עליו שער בהמה סביב ויבלו בנפו בן וישרפהו ויפזר האפר על המכה</w:t>
      </w:r>
    </w:p>
    <w:p w14:paraId="2879C152" w14:textId="77777777" w:rsidR="00910F84" w:rsidRDefault="00910F84" w:rsidP="00910F84">
      <w:pPr>
        <w:rPr>
          <w:rtl/>
        </w:rPr>
      </w:pPr>
      <w:r w:rsidRPr="00C35A2C">
        <w:rPr>
          <w:rFonts w:hint="cs"/>
          <w:rtl/>
        </w:rPr>
        <w:t>ובינתיים יביא גרעיני פרי הסנה ויניח הסדק של הפרי נגד סדק שבבשרו</w:t>
      </w:r>
    </w:p>
    <w:p w14:paraId="70928E20" w14:textId="63D09843" w:rsidR="00910F84" w:rsidRDefault="00910F84" w:rsidP="003E6FF2">
      <w:pPr>
        <w:rPr>
          <w:rtl/>
        </w:rPr>
      </w:pPr>
      <w:r w:rsidRPr="00C35A2C">
        <w:rPr>
          <w:rFonts w:hint="cs"/>
          <w:rtl/>
        </w:rPr>
        <w:t>וה</w:t>
      </w:r>
      <w:r>
        <w:rPr>
          <w:rtl/>
        </w:rPr>
        <w:t>"</w:t>
      </w:r>
      <w:r w:rsidRPr="00C35A2C">
        <w:rPr>
          <w:rFonts w:hint="cs"/>
          <w:rtl/>
        </w:rPr>
        <w:t>מ בבקע בחלק החיצון אבל בבקע בחלק הפנימי</w:t>
      </w:r>
      <w:r w:rsidR="003E6FF2">
        <w:rPr>
          <w:rFonts w:hint="cs"/>
          <w:rtl/>
        </w:rPr>
        <w:t xml:space="preserve"> </w:t>
      </w:r>
      <w:r w:rsidRPr="00C35A2C">
        <w:rPr>
          <w:rFonts w:hint="cs"/>
          <w:rtl/>
        </w:rPr>
        <w:t>יביא חֵלב שעירה שלא ילדה ויפשירה על האור וימרח</w:t>
      </w:r>
      <w:r w:rsidR="003E6FF2">
        <w:rPr>
          <w:rFonts w:hint="cs"/>
          <w:rtl/>
        </w:rPr>
        <w:t xml:space="preserve">, </w:t>
      </w:r>
      <w:r w:rsidRPr="00C35A2C">
        <w:rPr>
          <w:rFonts w:hint="cs"/>
          <w:rtl/>
        </w:rPr>
        <w:t>ואי לא יביא ג' עלים של צמח דלעת שהתייבשו בצל וישרוף ויפזר האפר</w:t>
      </w:r>
      <w:r w:rsidR="003E6FF2">
        <w:rPr>
          <w:rFonts w:hint="cs"/>
          <w:rtl/>
        </w:rPr>
        <w:t xml:space="preserve">, </w:t>
      </w:r>
      <w:r w:rsidRPr="00C35A2C">
        <w:rPr>
          <w:rFonts w:hint="cs"/>
          <w:rtl/>
        </w:rPr>
        <w:t>ואי לא יביא קונכיות חלזונות</w:t>
      </w:r>
      <w:r w:rsidR="003E6FF2">
        <w:rPr>
          <w:rFonts w:hint="cs"/>
          <w:rtl/>
        </w:rPr>
        <w:t xml:space="preserve">, </w:t>
      </w:r>
      <w:r w:rsidRPr="00C35A2C">
        <w:rPr>
          <w:rFonts w:hint="cs"/>
          <w:rtl/>
        </w:rPr>
        <w:t>ואי לא יביא שמן זית ושעוה טרופים יחד ויחזיק התערובת שהכין מזה בתוך בלויי בגדים של צמר גפן וניחים על האיזור הנגוע</w:t>
      </w:r>
    </w:p>
    <w:p w14:paraId="5D6703B9" w14:textId="77777777" w:rsidR="003E6FF2" w:rsidRDefault="00910F84" w:rsidP="003E6FF2">
      <w:pPr>
        <w:pStyle w:val="36"/>
        <w:framePr w:wrap="notBeside"/>
        <w:rPr>
          <w:rtl/>
        </w:rPr>
      </w:pPr>
      <w:r w:rsidRPr="00C35A2C">
        <w:rPr>
          <w:rFonts w:hint="cs"/>
          <w:rtl/>
        </w:rPr>
        <w:t>ר</w:t>
      </w:r>
      <w:r>
        <w:rPr>
          <w:rtl/>
        </w:rPr>
        <w:t>"</w:t>
      </w:r>
      <w:r w:rsidRPr="00C35A2C">
        <w:rPr>
          <w:rFonts w:hint="cs"/>
          <w:rtl/>
        </w:rPr>
        <w:t xml:space="preserve">א </w:t>
      </w:r>
    </w:p>
    <w:p w14:paraId="41635BD5" w14:textId="4B2B7652" w:rsidR="00910F84" w:rsidRDefault="00910F84" w:rsidP="003E6FF2">
      <w:pPr>
        <w:rPr>
          <w:rtl/>
        </w:rPr>
      </w:pPr>
      <w:r w:rsidRPr="00660AEB">
        <w:rPr>
          <w:rStyle w:val="afff"/>
          <w:rFonts w:hint="cs"/>
          <w:rtl/>
        </w:rPr>
        <w:t>חש באוזנו</w:t>
      </w:r>
      <w:r w:rsidRPr="00C35A2C">
        <w:rPr>
          <w:rFonts w:hint="cs"/>
          <w:rtl/>
        </w:rPr>
        <w:t xml:space="preserve"> </w:t>
      </w:r>
      <w:r w:rsidRPr="00660AEB">
        <w:rPr>
          <w:rStyle w:val="affff1"/>
          <w:rFonts w:hint="cs"/>
          <w:rtl/>
        </w:rPr>
        <w:t>הורה לו רי</w:t>
      </w:r>
      <w:r w:rsidRPr="00660AEB">
        <w:rPr>
          <w:rStyle w:val="affff1"/>
          <w:rtl/>
        </w:rPr>
        <w:t>"</w:t>
      </w:r>
      <w:r w:rsidRPr="00660AEB">
        <w:rPr>
          <w:rStyle w:val="affff1"/>
          <w:rFonts w:hint="cs"/>
          <w:rtl/>
        </w:rPr>
        <w:t>ו</w:t>
      </w:r>
      <w:r w:rsidRPr="00C35A2C">
        <w:rPr>
          <w:rFonts w:hint="cs"/>
          <w:rtl/>
        </w:rPr>
        <w:t xml:space="preserve"> </w:t>
      </w:r>
      <w:r w:rsidRPr="003E6FF2">
        <w:rPr>
          <w:rStyle w:val="affff8"/>
          <w:rFonts w:hint="cs"/>
          <w:rtl/>
        </w:rPr>
        <w:t>[בימ</w:t>
      </w:r>
      <w:r w:rsidRPr="003E6FF2">
        <w:rPr>
          <w:rStyle w:val="affff8"/>
          <w:rtl/>
        </w:rPr>
        <w:t>"</w:t>
      </w:r>
      <w:r w:rsidRPr="003E6FF2">
        <w:rPr>
          <w:rStyle w:val="affff8"/>
          <w:rFonts w:hint="cs"/>
          <w:rtl/>
        </w:rPr>
        <w:t>ד]</w:t>
      </w:r>
      <w:r w:rsidRPr="00C35A2C">
        <w:rPr>
          <w:rFonts w:hint="cs"/>
          <w:rtl/>
        </w:rPr>
        <w:t xml:space="preserve"> לשים מי כליות </w:t>
      </w:r>
      <w:r w:rsidRPr="00660AEB">
        <w:rPr>
          <w:rStyle w:val="affff1"/>
          <w:rFonts w:hint="cs"/>
          <w:rtl/>
        </w:rPr>
        <w:t>כדאביי</w:t>
      </w:r>
      <w:r w:rsidRPr="00C35A2C">
        <w:rPr>
          <w:rFonts w:hint="cs"/>
          <w:rtl/>
        </w:rPr>
        <w:t xml:space="preserve"> </w:t>
      </w:r>
      <w:r>
        <w:rPr>
          <w:rFonts w:hint="cs"/>
          <w:rtl/>
        </w:rPr>
        <w:t>ש</w:t>
      </w:r>
      <w:r w:rsidRPr="00C35A2C">
        <w:rPr>
          <w:rFonts w:hint="cs"/>
          <w:rtl/>
        </w:rPr>
        <w:t>לא נבראו הכליות אלא לרפאות האוזן</w:t>
      </w:r>
    </w:p>
    <w:p w14:paraId="160E002E" w14:textId="77777777" w:rsidR="003E6FF2" w:rsidRDefault="00910F84" w:rsidP="003E6FF2">
      <w:pPr>
        <w:pStyle w:val="36"/>
        <w:framePr w:wrap="notBeside"/>
        <w:rPr>
          <w:rtl/>
        </w:rPr>
      </w:pPr>
      <w:r w:rsidRPr="00C35A2C">
        <w:rPr>
          <w:rtl/>
        </w:rPr>
        <w:t>רבא</w:t>
      </w:r>
      <w:r w:rsidRPr="00C35A2C">
        <w:rPr>
          <w:rFonts w:hint="cs"/>
          <w:rtl/>
        </w:rPr>
        <w:t>:</w:t>
      </w:r>
    </w:p>
    <w:p w14:paraId="6689389E" w14:textId="77777777" w:rsidR="00660AEB" w:rsidRDefault="00910F84" w:rsidP="00910F84">
      <w:pPr>
        <w:rPr>
          <w:rtl/>
        </w:rPr>
      </w:pPr>
      <w:r w:rsidRPr="003E6FF2">
        <w:rPr>
          <w:rStyle w:val="affff1"/>
          <w:rtl/>
        </w:rPr>
        <w:t xml:space="preserve"> אמר לי מניומי אסיא:</w:t>
      </w:r>
      <w:r w:rsidRPr="00C35A2C">
        <w:rPr>
          <w:rtl/>
        </w:rPr>
        <w:t xml:space="preserve"> כ</w:t>
      </w:r>
      <w:r w:rsidRPr="00C35A2C">
        <w:rPr>
          <w:rFonts w:hint="cs"/>
          <w:rtl/>
        </w:rPr>
        <w:t xml:space="preserve">ל משקה קשה לאוזן </w:t>
      </w:r>
      <w:r>
        <w:rPr>
          <w:rFonts w:hint="cs"/>
          <w:rtl/>
        </w:rPr>
        <w:t>חוץ</w:t>
      </w:r>
      <w:r w:rsidRPr="00C35A2C">
        <w:rPr>
          <w:rFonts w:hint="cs"/>
          <w:rtl/>
        </w:rPr>
        <w:t xml:space="preserve"> ממי כליות </w:t>
      </w:r>
    </w:p>
    <w:p w14:paraId="11121DC8" w14:textId="77777777" w:rsidR="00660AEB" w:rsidRDefault="00910F84" w:rsidP="00910F84">
      <w:pPr>
        <w:rPr>
          <w:rtl/>
        </w:rPr>
      </w:pPr>
      <w:r w:rsidRPr="00C35A2C">
        <w:rPr>
          <w:rFonts w:hint="cs"/>
          <w:rtl/>
        </w:rPr>
        <w:t xml:space="preserve">ויביא כליה של עז קרח ויקרענה שתי וערב ויניח אמללא </w:t>
      </w:r>
      <w:r w:rsidR="00660AEB">
        <w:rPr>
          <w:rFonts w:hint="cs"/>
          <w:rtl/>
        </w:rPr>
        <w:t xml:space="preserve">דאש </w:t>
      </w:r>
    </w:p>
    <w:p w14:paraId="1BC6DE1C" w14:textId="1C660673" w:rsidR="00910F84" w:rsidRDefault="00910F84" w:rsidP="00910F84">
      <w:pPr>
        <w:rPr>
          <w:rtl/>
        </w:rPr>
      </w:pPr>
      <w:r w:rsidRPr="00C35A2C">
        <w:rPr>
          <w:rFonts w:hint="cs"/>
          <w:rtl/>
        </w:rPr>
        <w:lastRenderedPageBreak/>
        <w:t>והמים היוצאים ישימם באוזנו פושרים</w:t>
      </w:r>
    </w:p>
    <w:p w14:paraId="4274F851" w14:textId="77777777" w:rsidR="003E6FF2" w:rsidRDefault="00910F84" w:rsidP="003E6FF2">
      <w:pPr>
        <w:pStyle w:val="36"/>
        <w:framePr w:wrap="notBeside"/>
        <w:rPr>
          <w:rtl/>
        </w:rPr>
      </w:pPr>
      <w:r w:rsidRPr="00C35A2C">
        <w:rPr>
          <w:rFonts w:hint="cs"/>
          <w:rtl/>
        </w:rPr>
        <w:t xml:space="preserve">ואי לא </w:t>
      </w:r>
    </w:p>
    <w:p w14:paraId="3743A8F2" w14:textId="4FE94125" w:rsidR="00910F84" w:rsidRDefault="00910F84" w:rsidP="00910F84">
      <w:pPr>
        <w:rPr>
          <w:rtl/>
        </w:rPr>
      </w:pPr>
      <w:r w:rsidRPr="00C35A2C">
        <w:rPr>
          <w:rFonts w:hint="cs"/>
          <w:rtl/>
        </w:rPr>
        <w:t>יביא חלב חיפושית גה וימיסו וישפכהו לאוזנו</w:t>
      </w:r>
    </w:p>
    <w:p w14:paraId="56B6B58D" w14:textId="77777777" w:rsidR="003E6FF2" w:rsidRDefault="00910F84" w:rsidP="003E6FF2">
      <w:pPr>
        <w:pStyle w:val="36"/>
        <w:framePr w:wrap="notBeside"/>
        <w:rPr>
          <w:rtl/>
        </w:rPr>
      </w:pPr>
      <w:r w:rsidRPr="00C35A2C">
        <w:rPr>
          <w:rFonts w:hint="cs"/>
          <w:rtl/>
        </w:rPr>
        <w:t xml:space="preserve">ואי לא </w:t>
      </w:r>
    </w:p>
    <w:p w14:paraId="39B51E69" w14:textId="47D52344" w:rsidR="00910F84" w:rsidRDefault="00910F84" w:rsidP="00910F84">
      <w:pPr>
        <w:rPr>
          <w:rtl/>
        </w:rPr>
      </w:pPr>
      <w:r w:rsidRPr="00C35A2C">
        <w:rPr>
          <w:rFonts w:hint="cs"/>
          <w:rtl/>
        </w:rPr>
        <w:t>ימלא תעלת אזנו שמן ויעשה שבע פתילות שחת ויביא עלי שום מיובשים ויקשרם בשיער בהמה בקצה כל פתילה</w:t>
      </w:r>
      <w:r w:rsidRPr="00C35A2C">
        <w:rPr>
          <w:rtl/>
        </w:rPr>
        <w:tab/>
      </w:r>
      <w:r w:rsidRPr="00C35A2C">
        <w:rPr>
          <w:rFonts w:hint="cs"/>
          <w:rtl/>
        </w:rPr>
        <w:t>, וישים אזנו ליד האש ויזהר מרוח נושבת וכשיטול פתילה מן האוזן יתן השניה עד שיכלו כולן</w:t>
      </w:r>
    </w:p>
    <w:p w14:paraId="6F76CE76" w14:textId="77777777" w:rsidR="003E6FF2" w:rsidRDefault="00910F84" w:rsidP="003E6FF2">
      <w:pPr>
        <w:pStyle w:val="36"/>
        <w:framePr w:wrap="notBeside"/>
        <w:rPr>
          <w:rtl/>
        </w:rPr>
      </w:pPr>
      <w:r w:rsidRPr="00C35A2C">
        <w:rPr>
          <w:rtl/>
        </w:rPr>
        <w:t>•</w:t>
      </w:r>
      <w:r w:rsidRPr="00C35A2C">
        <w:rPr>
          <w:rFonts w:hint="cs"/>
          <w:rtl/>
        </w:rPr>
        <w:t xml:space="preserve"> ל</w:t>
      </w:r>
      <w:r>
        <w:rPr>
          <w:rtl/>
        </w:rPr>
        <w:t>"</w:t>
      </w:r>
      <w:r w:rsidRPr="00C35A2C">
        <w:rPr>
          <w:rFonts w:hint="cs"/>
          <w:rtl/>
        </w:rPr>
        <w:t xml:space="preserve">א </w:t>
      </w:r>
    </w:p>
    <w:p w14:paraId="745C7B75" w14:textId="02075C91" w:rsidR="00910F84" w:rsidRDefault="00910F84" w:rsidP="00910F84">
      <w:pPr>
        <w:rPr>
          <w:rtl/>
        </w:rPr>
      </w:pPr>
      <w:r w:rsidRPr="00C35A2C">
        <w:rPr>
          <w:rFonts w:hint="cs"/>
          <w:rtl/>
        </w:rPr>
        <w:t>ואי לא, יביא שבע פתילות שיער בהמה וימרח עליהם שמן אפרסמון וידליק קצה אחד וקצה שני ישים באזנו ויטול פתילה מן האוזן ואת השניה עד שיגמרו כולן ויזהר מרוח נושבת</w:t>
      </w:r>
    </w:p>
    <w:p w14:paraId="4B6E2503" w14:textId="77777777" w:rsidR="003E6FF2" w:rsidRDefault="00910F84" w:rsidP="003E6FF2">
      <w:pPr>
        <w:pStyle w:val="36"/>
        <w:framePr w:wrap="notBeside"/>
        <w:rPr>
          <w:rtl/>
        </w:rPr>
      </w:pPr>
      <w:r w:rsidRPr="00C35A2C">
        <w:rPr>
          <w:rFonts w:hint="cs"/>
          <w:rtl/>
        </w:rPr>
        <w:t xml:space="preserve">ואי לא </w:t>
      </w:r>
    </w:p>
    <w:p w14:paraId="1AF92520" w14:textId="2D55B0D8" w:rsidR="00910F84" w:rsidRPr="00660AEB" w:rsidRDefault="00910F84" w:rsidP="00910F84">
      <w:pPr>
        <w:rPr>
          <w:spacing w:val="-6"/>
          <w:rtl/>
        </w:rPr>
      </w:pPr>
      <w:r w:rsidRPr="00660AEB">
        <w:rPr>
          <w:rFonts w:hint="cs"/>
          <w:spacing w:val="-6"/>
          <w:rtl/>
        </w:rPr>
        <w:t>יביא צמר צבוע סגול לא מנופץ ויניחו באוזנו ויתלה אוזנו ליד האש</w:t>
      </w:r>
    </w:p>
    <w:p w14:paraId="2206F854" w14:textId="77777777" w:rsidR="003E6FF2" w:rsidRDefault="00910F84" w:rsidP="003E6FF2">
      <w:pPr>
        <w:pStyle w:val="36"/>
        <w:framePr w:wrap="notBeside"/>
        <w:rPr>
          <w:rtl/>
        </w:rPr>
      </w:pPr>
      <w:r w:rsidRPr="00C35A2C">
        <w:rPr>
          <w:rFonts w:hint="cs"/>
          <w:rtl/>
        </w:rPr>
        <w:t xml:space="preserve">ואי לא </w:t>
      </w:r>
    </w:p>
    <w:p w14:paraId="63120C92" w14:textId="4B33EC8F" w:rsidR="00910F84" w:rsidRDefault="00910F84" w:rsidP="00910F84">
      <w:pPr>
        <w:rPr>
          <w:rtl/>
        </w:rPr>
      </w:pPr>
      <w:r w:rsidRPr="00C35A2C">
        <w:rPr>
          <w:rFonts w:hint="cs"/>
          <w:rtl/>
        </w:rPr>
        <w:t>יקח שפורפרת קנה שנתלש לפני מאה שנה וימלאו מלח סלע וישרפוהו וידביק התערובת באוזן</w:t>
      </w:r>
    </w:p>
    <w:p w14:paraId="42C75CBB" w14:textId="77777777" w:rsidR="003E6FF2" w:rsidRDefault="00910F84" w:rsidP="003E6FF2">
      <w:pPr>
        <w:pStyle w:val="36"/>
        <w:framePr w:wrap="notBeside"/>
        <w:rPr>
          <w:rtl/>
        </w:rPr>
      </w:pPr>
      <w:r w:rsidRPr="00C35A2C">
        <w:rPr>
          <w:rtl/>
        </w:rPr>
        <w:t xml:space="preserve">וסימנך: </w:t>
      </w:r>
    </w:p>
    <w:p w14:paraId="331871BE" w14:textId="55F937CD" w:rsidR="00910F84" w:rsidRPr="00C35A2C" w:rsidRDefault="00910F84" w:rsidP="00660AEB">
      <w:pPr>
        <w:spacing w:after="120"/>
        <w:rPr>
          <w:rtl/>
        </w:rPr>
      </w:pPr>
      <w:r w:rsidRPr="00C35A2C">
        <w:rPr>
          <w:rtl/>
        </w:rPr>
        <w:t>רטיבא ליבשתא ויבשתא לרטיבא.</w:t>
      </w:r>
    </w:p>
    <w:p w14:paraId="322EBF88" w14:textId="77777777" w:rsidR="003E6FF2" w:rsidRDefault="00910F84" w:rsidP="003E6FF2">
      <w:pPr>
        <w:pStyle w:val="36"/>
        <w:framePr w:wrap="notBeside"/>
        <w:rPr>
          <w:rtl/>
        </w:rPr>
      </w:pPr>
      <w:r w:rsidRPr="00C35A2C">
        <w:rPr>
          <w:rFonts w:hint="cs"/>
          <w:rtl/>
        </w:rPr>
        <w:t>רב</w:t>
      </w:r>
      <w:r>
        <w:rPr>
          <w:rtl/>
        </w:rPr>
        <w:t>"</w:t>
      </w:r>
      <w:r w:rsidRPr="00C35A2C">
        <w:rPr>
          <w:rFonts w:hint="cs"/>
          <w:rtl/>
        </w:rPr>
        <w:t>ז מר</w:t>
      </w:r>
      <w:r>
        <w:rPr>
          <w:rtl/>
        </w:rPr>
        <w:t>"</w:t>
      </w:r>
      <w:r w:rsidRPr="00C35A2C">
        <w:rPr>
          <w:rFonts w:hint="cs"/>
          <w:rtl/>
        </w:rPr>
        <w:t>ח</w:t>
      </w:r>
      <w:r w:rsidRPr="00C35A2C">
        <w:rPr>
          <w:rtl/>
        </w:rPr>
        <w:t>:</w:t>
      </w:r>
    </w:p>
    <w:p w14:paraId="04C1A587" w14:textId="33EFC86B" w:rsidR="00910F84" w:rsidRPr="00C35A2C" w:rsidRDefault="00910F84" w:rsidP="003E6FF2">
      <w:pPr>
        <w:rPr>
          <w:rtl/>
        </w:rPr>
      </w:pPr>
      <w:r w:rsidRPr="00660AEB">
        <w:rPr>
          <w:rStyle w:val="afff"/>
          <w:rtl/>
        </w:rPr>
        <w:t>מעלין אזנים בשבת.</w:t>
      </w:r>
      <w:r w:rsidR="003E6FF2">
        <w:rPr>
          <w:rFonts w:hint="cs"/>
          <w:rtl/>
        </w:rPr>
        <w:t xml:space="preserve"> </w:t>
      </w:r>
      <w:r w:rsidRPr="003E6FF2">
        <w:rPr>
          <w:rStyle w:val="affff1"/>
          <w:rFonts w:hint="cs"/>
          <w:rtl/>
        </w:rPr>
        <w:t>רשב</w:t>
      </w:r>
      <w:r w:rsidRPr="003E6FF2">
        <w:rPr>
          <w:rStyle w:val="affff1"/>
          <w:rtl/>
        </w:rPr>
        <w:t>"</w:t>
      </w:r>
      <w:r w:rsidRPr="003E6FF2">
        <w:rPr>
          <w:rStyle w:val="affff1"/>
          <w:rFonts w:hint="cs"/>
          <w:rtl/>
        </w:rPr>
        <w:t>י</w:t>
      </w:r>
      <w:r w:rsidRPr="003E6FF2">
        <w:rPr>
          <w:rStyle w:val="affff1"/>
          <w:rtl/>
        </w:rPr>
        <w:t>:</w:t>
      </w:r>
      <w:r w:rsidRPr="00C35A2C">
        <w:rPr>
          <w:rtl/>
        </w:rPr>
        <w:t xml:space="preserve"> ביד אבל לא בסם.</w:t>
      </w:r>
      <w:r w:rsidR="003E6FF2">
        <w:rPr>
          <w:rFonts w:hint="cs"/>
          <w:rtl/>
        </w:rPr>
        <w:t xml:space="preserve"> </w:t>
      </w:r>
      <w:r w:rsidRPr="003E6FF2">
        <w:rPr>
          <w:rStyle w:val="affff1"/>
          <w:rtl/>
        </w:rPr>
        <w:t>א"</w:t>
      </w:r>
      <w:r w:rsidRPr="003E6FF2">
        <w:rPr>
          <w:rStyle w:val="affff1"/>
          <w:rFonts w:hint="cs"/>
          <w:rtl/>
        </w:rPr>
        <w:t>ד</w:t>
      </w:r>
      <w:r w:rsidRPr="003E6FF2">
        <w:rPr>
          <w:rStyle w:val="affff1"/>
          <w:rtl/>
        </w:rPr>
        <w:t>:</w:t>
      </w:r>
      <w:r w:rsidRPr="00C35A2C">
        <w:rPr>
          <w:rtl/>
        </w:rPr>
        <w:t xml:space="preserve"> בסם אבל לא ביד</w:t>
      </w:r>
      <w:r w:rsidRPr="00C35A2C">
        <w:rPr>
          <w:rFonts w:hint="cs"/>
          <w:rtl/>
        </w:rPr>
        <w:t xml:space="preserve"> -ד</w:t>
      </w:r>
      <w:r w:rsidRPr="00C35A2C">
        <w:rPr>
          <w:rtl/>
        </w:rPr>
        <w:t>מזריף זריף.</w:t>
      </w:r>
    </w:p>
    <w:p w14:paraId="0F5D7144" w14:textId="77777777" w:rsidR="003E6FF2" w:rsidRDefault="00910F84" w:rsidP="003E6FF2">
      <w:pPr>
        <w:pStyle w:val="36"/>
        <w:framePr w:wrap="notBeside"/>
        <w:rPr>
          <w:rtl/>
        </w:rPr>
      </w:pPr>
      <w:r w:rsidRPr="00C35A2C">
        <w:rPr>
          <w:rFonts w:hint="cs"/>
          <w:rtl/>
        </w:rPr>
        <w:t>רזב</w:t>
      </w:r>
      <w:r>
        <w:rPr>
          <w:rtl/>
        </w:rPr>
        <w:t>"</w:t>
      </w:r>
      <w:r w:rsidRPr="00C35A2C">
        <w:rPr>
          <w:rFonts w:hint="cs"/>
          <w:rtl/>
        </w:rPr>
        <w:t>ט מרב</w:t>
      </w:r>
      <w:r w:rsidRPr="00C35A2C">
        <w:rPr>
          <w:rtl/>
        </w:rPr>
        <w:t>:</w:t>
      </w:r>
    </w:p>
    <w:p w14:paraId="25C59452" w14:textId="75FAFB35" w:rsidR="00910F84" w:rsidRDefault="00910F84" w:rsidP="003E6FF2">
      <w:pPr>
        <w:rPr>
          <w:rtl/>
        </w:rPr>
      </w:pPr>
      <w:r w:rsidRPr="00C35A2C">
        <w:rPr>
          <w:rtl/>
        </w:rPr>
        <w:t>עין שמרדה מותר לכוחלה בשבת.</w:t>
      </w:r>
      <w:r w:rsidR="003E6FF2">
        <w:rPr>
          <w:rFonts w:hint="cs"/>
          <w:rtl/>
        </w:rPr>
        <w:t xml:space="preserve"> </w:t>
      </w:r>
      <w:r w:rsidRPr="00C35A2C">
        <w:rPr>
          <w:rtl/>
        </w:rPr>
        <w:t xml:space="preserve">סבור </w:t>
      </w:r>
      <w:r w:rsidRPr="00C35A2C">
        <w:rPr>
          <w:rFonts w:hint="cs"/>
          <w:rtl/>
        </w:rPr>
        <w:t>ה</w:t>
      </w:r>
      <w:r>
        <w:rPr>
          <w:rtl/>
        </w:rPr>
        <w:t>"</w:t>
      </w:r>
      <w:r w:rsidRPr="00C35A2C">
        <w:rPr>
          <w:rFonts w:hint="cs"/>
          <w:rtl/>
        </w:rPr>
        <w:t>מ</w:t>
      </w:r>
      <w:r w:rsidRPr="00C35A2C">
        <w:rPr>
          <w:rtl/>
        </w:rPr>
        <w:t xml:space="preserve"> הוא דשחקי סמנין מאתמול, אבל משחק בשבת ואתויי דרך </w:t>
      </w:r>
      <w:r w:rsidR="003E6FF2">
        <w:rPr>
          <w:rFonts w:hint="cs"/>
          <w:rtl/>
        </w:rPr>
        <w:t xml:space="preserve">רה''ר </w:t>
      </w:r>
      <w:r w:rsidRPr="00C35A2C">
        <w:rPr>
          <w:rtl/>
        </w:rPr>
        <w:t>לא;</w:t>
      </w:r>
    </w:p>
    <w:p w14:paraId="25BC317F" w14:textId="77777777" w:rsidR="003E6FF2" w:rsidRDefault="00910F84" w:rsidP="003E6FF2">
      <w:pPr>
        <w:pStyle w:val="36"/>
        <w:framePr w:wrap="notBeside"/>
        <w:rPr>
          <w:rtl/>
        </w:rPr>
      </w:pPr>
      <w:r w:rsidRPr="00C35A2C">
        <w:rPr>
          <w:rtl/>
        </w:rPr>
        <w:t>א</w:t>
      </w:r>
      <w:r>
        <w:rPr>
          <w:rtl/>
        </w:rPr>
        <w:t>"</w:t>
      </w:r>
      <w:r w:rsidRPr="00C35A2C">
        <w:rPr>
          <w:rtl/>
        </w:rPr>
        <w:t xml:space="preserve">ל ההוא מרבנן </w:t>
      </w:r>
    </w:p>
    <w:p w14:paraId="27D7CFF4" w14:textId="1B22EBC9" w:rsidR="00910F84" w:rsidRPr="00C35A2C" w:rsidRDefault="00910F84" w:rsidP="00910F84">
      <w:pPr>
        <w:rPr>
          <w:rtl/>
        </w:rPr>
      </w:pPr>
      <w:r w:rsidRPr="003E6FF2">
        <w:rPr>
          <w:rStyle w:val="affff1"/>
          <w:rFonts w:hint="cs"/>
          <w:rtl/>
        </w:rPr>
        <w:t>[</w:t>
      </w:r>
      <w:r w:rsidRPr="003E6FF2">
        <w:rPr>
          <w:rStyle w:val="affff1"/>
          <w:rtl/>
        </w:rPr>
        <w:t>רבי יעקב</w:t>
      </w:r>
      <w:r w:rsidRPr="003E6FF2">
        <w:rPr>
          <w:rStyle w:val="affff1"/>
          <w:rFonts w:hint="cs"/>
          <w:rtl/>
        </w:rPr>
        <w:t>]</w:t>
      </w:r>
      <w:r w:rsidRPr="003E6FF2">
        <w:rPr>
          <w:rStyle w:val="affff1"/>
          <w:rtl/>
        </w:rPr>
        <w:t xml:space="preserve"> לדידי מפרשא </w:t>
      </w:r>
      <w:r w:rsidRPr="003E6FF2">
        <w:rPr>
          <w:rStyle w:val="affff1"/>
          <w:rFonts w:hint="cs"/>
          <w:rtl/>
        </w:rPr>
        <w:t>מר</w:t>
      </w:r>
      <w:r w:rsidRPr="003E6FF2">
        <w:rPr>
          <w:rStyle w:val="affff1"/>
          <w:rtl/>
        </w:rPr>
        <w:t>"</w:t>
      </w:r>
      <w:r w:rsidRPr="003E6FF2">
        <w:rPr>
          <w:rStyle w:val="affff1"/>
          <w:rFonts w:hint="cs"/>
          <w:rtl/>
        </w:rPr>
        <w:t>י</w:t>
      </w:r>
      <w:r w:rsidRPr="003E6FF2">
        <w:rPr>
          <w:rStyle w:val="affff1"/>
          <w:rtl/>
        </w:rPr>
        <w:t>:</w:t>
      </w:r>
      <w:r w:rsidRPr="00C35A2C">
        <w:rPr>
          <w:rtl/>
        </w:rPr>
        <w:t xml:space="preserve"> אפילו משחק בשבת ואתויי דרך ר</w:t>
      </w:r>
      <w:r w:rsidRPr="00C35A2C">
        <w:rPr>
          <w:rFonts w:hint="cs"/>
          <w:rtl/>
        </w:rPr>
        <w:t>ה</w:t>
      </w:r>
      <w:r>
        <w:rPr>
          <w:rtl/>
        </w:rPr>
        <w:t>"</w:t>
      </w:r>
      <w:r w:rsidRPr="00C35A2C">
        <w:rPr>
          <w:rFonts w:hint="cs"/>
          <w:rtl/>
        </w:rPr>
        <w:t>ר</w:t>
      </w:r>
      <w:r w:rsidRPr="00C35A2C">
        <w:rPr>
          <w:rtl/>
        </w:rPr>
        <w:t xml:space="preserve"> - מותר.</w:t>
      </w:r>
    </w:p>
    <w:p w14:paraId="7563D439" w14:textId="77777777" w:rsidR="003E6FF2" w:rsidRDefault="00910F84" w:rsidP="003E6FF2">
      <w:pPr>
        <w:pStyle w:val="36"/>
        <w:framePr w:wrap="notBeside"/>
        <w:rPr>
          <w:rtl/>
        </w:rPr>
      </w:pPr>
      <w:r w:rsidRPr="00C35A2C">
        <w:rPr>
          <w:rtl/>
        </w:rPr>
        <w:t xml:space="preserve">רב יהודה </w:t>
      </w:r>
    </w:p>
    <w:p w14:paraId="1D518608" w14:textId="5CE918A8" w:rsidR="00910F84" w:rsidRPr="00C35A2C" w:rsidRDefault="00910F84" w:rsidP="00910F84">
      <w:pPr>
        <w:rPr>
          <w:rtl/>
        </w:rPr>
      </w:pPr>
      <w:r w:rsidRPr="00C35A2C">
        <w:rPr>
          <w:rtl/>
        </w:rPr>
        <w:t>שרא למיכחל עינא בשבת.</w:t>
      </w:r>
    </w:p>
    <w:p w14:paraId="77962471" w14:textId="77777777" w:rsidR="003E6FF2" w:rsidRDefault="00910F84" w:rsidP="003E6FF2">
      <w:pPr>
        <w:pStyle w:val="36"/>
        <w:framePr w:wrap="notBeside"/>
        <w:rPr>
          <w:rtl/>
        </w:rPr>
      </w:pPr>
      <w:r w:rsidRPr="00C35A2C">
        <w:rPr>
          <w:rFonts w:hint="cs"/>
          <w:rtl/>
        </w:rPr>
        <w:t>א</w:t>
      </w:r>
      <w:r>
        <w:rPr>
          <w:rtl/>
        </w:rPr>
        <w:t>"</w:t>
      </w:r>
      <w:r w:rsidRPr="00C35A2C">
        <w:rPr>
          <w:rFonts w:hint="cs"/>
          <w:rtl/>
        </w:rPr>
        <w:t>ל רשב'י</w:t>
      </w:r>
      <w:r w:rsidRPr="00C35A2C">
        <w:rPr>
          <w:rtl/>
        </w:rPr>
        <w:t xml:space="preserve">: </w:t>
      </w:r>
    </w:p>
    <w:p w14:paraId="2DDA89AC" w14:textId="29AB48E4" w:rsidR="00910F84" w:rsidRDefault="00910F84" w:rsidP="003E6FF2">
      <w:pPr>
        <w:rPr>
          <w:rtl/>
        </w:rPr>
      </w:pPr>
      <w:r w:rsidRPr="00C35A2C">
        <w:rPr>
          <w:rtl/>
        </w:rPr>
        <w:t xml:space="preserve">מאן </w:t>
      </w:r>
      <w:r w:rsidR="00660AEB">
        <w:rPr>
          <w:rFonts w:hint="cs"/>
          <w:rtl/>
        </w:rPr>
        <w:t xml:space="preserve">שומע </w:t>
      </w:r>
      <w:r w:rsidRPr="00660AEB">
        <w:rPr>
          <w:rStyle w:val="afff"/>
          <w:rtl/>
        </w:rPr>
        <w:t>ליהודה</w:t>
      </w:r>
      <w:r w:rsidRPr="00C35A2C">
        <w:rPr>
          <w:rtl/>
        </w:rPr>
        <w:t xml:space="preserve"> </w:t>
      </w:r>
      <w:r w:rsidR="00660AEB">
        <w:rPr>
          <w:rFonts w:hint="cs"/>
          <w:rtl/>
        </w:rPr>
        <w:t>מחלל שבת</w:t>
      </w:r>
      <w:r w:rsidRPr="00C35A2C">
        <w:rPr>
          <w:rtl/>
        </w:rPr>
        <w:t>! לסוף חש בעינ</w:t>
      </w:r>
      <w:r w:rsidRPr="00C35A2C">
        <w:rPr>
          <w:rFonts w:hint="cs"/>
          <w:rtl/>
        </w:rPr>
        <w:t>ו</w:t>
      </w:r>
      <w:r w:rsidR="003E6FF2">
        <w:rPr>
          <w:rFonts w:hint="cs"/>
          <w:rtl/>
        </w:rPr>
        <w:t xml:space="preserve">, </w:t>
      </w:r>
      <w:r w:rsidRPr="003E6FF2">
        <w:rPr>
          <w:rStyle w:val="affff1"/>
          <w:rtl/>
        </w:rPr>
        <w:t xml:space="preserve">שלח </w:t>
      </w:r>
      <w:r w:rsidRPr="003E6FF2">
        <w:rPr>
          <w:rStyle w:val="affff1"/>
          <w:rFonts w:hint="cs"/>
          <w:rtl/>
        </w:rPr>
        <w:t>לו</w:t>
      </w:r>
      <w:r w:rsidRPr="00C35A2C">
        <w:rPr>
          <w:rFonts w:hint="cs"/>
          <w:rtl/>
        </w:rPr>
        <w:t xml:space="preserve"> אם מותר או אסור </w:t>
      </w:r>
      <w:r w:rsidRPr="003E6FF2">
        <w:rPr>
          <w:rStyle w:val="affff1"/>
          <w:rFonts w:hint="cs"/>
          <w:rtl/>
        </w:rPr>
        <w:t>וענהו</w:t>
      </w:r>
      <w:r w:rsidRPr="00C35A2C">
        <w:rPr>
          <w:rFonts w:hint="cs"/>
          <w:rtl/>
        </w:rPr>
        <w:t xml:space="preserve"> דלכ</w:t>
      </w:r>
      <w:r>
        <w:rPr>
          <w:rtl/>
        </w:rPr>
        <w:t>"</w:t>
      </w:r>
      <w:r w:rsidRPr="00C35A2C">
        <w:rPr>
          <w:rFonts w:hint="cs"/>
          <w:rtl/>
        </w:rPr>
        <w:t xml:space="preserve">ע מותר ולך אסור, </w:t>
      </w:r>
      <w:r w:rsidR="00660AEB">
        <w:rPr>
          <w:rStyle w:val="affff1"/>
          <w:rFonts w:hint="cs"/>
          <w:rtl/>
        </w:rPr>
        <w:t xml:space="preserve">וא''ל </w:t>
      </w:r>
      <w:r w:rsidRPr="00C35A2C">
        <w:rPr>
          <w:rFonts w:hint="cs"/>
          <w:rtl/>
        </w:rPr>
        <w:t xml:space="preserve">וכי מעצמי התרתי הא דמר שמואל היא </w:t>
      </w:r>
      <w:r w:rsidR="00660AEB">
        <w:rPr>
          <w:rFonts w:hint="cs"/>
          <w:rtl/>
        </w:rPr>
        <w:t>,</w:t>
      </w:r>
      <w:r w:rsidRPr="00C35A2C">
        <w:rPr>
          <w:rFonts w:hint="cs"/>
          <w:rtl/>
        </w:rPr>
        <w:t>שהיתה אצלו שפחה שקדחה עינה בשבת וצווחה ולא השגיחו בה עד שפקעה עינה</w:t>
      </w:r>
    </w:p>
    <w:p w14:paraId="6486395E" w14:textId="77777777" w:rsidR="003E6FF2" w:rsidRDefault="00910F84" w:rsidP="003E6FF2">
      <w:pPr>
        <w:pStyle w:val="36"/>
        <w:framePr w:wrap="notBeside"/>
        <w:rPr>
          <w:rtl/>
        </w:rPr>
      </w:pPr>
      <w:r w:rsidRPr="00C35A2C">
        <w:rPr>
          <w:rtl/>
        </w:rPr>
        <w:t xml:space="preserve">למחר </w:t>
      </w:r>
    </w:p>
    <w:p w14:paraId="408B0A9F" w14:textId="0CDF27D3" w:rsidR="00910F84" w:rsidRPr="00C35A2C" w:rsidRDefault="00910F84" w:rsidP="00660AEB">
      <w:pPr>
        <w:rPr>
          <w:rtl/>
        </w:rPr>
      </w:pPr>
      <w:r w:rsidRPr="003E6FF2">
        <w:rPr>
          <w:rStyle w:val="affff1"/>
          <w:rFonts w:hint="cs"/>
          <w:rtl/>
        </w:rPr>
        <w:t xml:space="preserve">יצא </w:t>
      </w:r>
      <w:r w:rsidRPr="003E6FF2">
        <w:rPr>
          <w:rStyle w:val="affff1"/>
          <w:rtl/>
        </w:rPr>
        <w:t>מר שמואל ודרש:</w:t>
      </w:r>
      <w:r w:rsidRPr="00C35A2C">
        <w:rPr>
          <w:rtl/>
        </w:rPr>
        <w:t xml:space="preserve"> עין שמרדה מותר לכוחלה בשבת;</w:t>
      </w:r>
      <w:r w:rsidRPr="00C35A2C">
        <w:rPr>
          <w:rFonts w:hint="cs"/>
          <w:rtl/>
        </w:rPr>
        <w:t>- דראיית העין תלויה בשרירי הלב</w:t>
      </w:r>
    </w:p>
    <w:p w14:paraId="2A59AE8E" w14:textId="77777777" w:rsidR="003E6FF2" w:rsidRDefault="00910F84" w:rsidP="003E6FF2">
      <w:pPr>
        <w:pStyle w:val="36"/>
        <w:framePr w:wrap="notBeside"/>
        <w:rPr>
          <w:rtl/>
        </w:rPr>
      </w:pPr>
      <w:r w:rsidRPr="00C35A2C">
        <w:rPr>
          <w:rtl/>
        </w:rPr>
        <w:t>•</w:t>
      </w:r>
    </w:p>
    <w:p w14:paraId="31234629" w14:textId="214155CA" w:rsidR="00910F84" w:rsidRDefault="00910F84" w:rsidP="00910F84">
      <w:pPr>
        <w:rPr>
          <w:rtl/>
        </w:rPr>
      </w:pPr>
      <w:r w:rsidRPr="00660AEB">
        <w:rPr>
          <w:rStyle w:val="afff"/>
          <w:rFonts w:hint="cs"/>
          <w:rtl/>
        </w:rPr>
        <w:t>ומחלות העין האלו</w:t>
      </w:r>
      <w:r w:rsidRPr="00C35A2C">
        <w:rPr>
          <w:rFonts w:hint="cs"/>
          <w:rtl/>
        </w:rPr>
        <w:t xml:space="preserve"> כגון ריר, ועין דוקרת, ועין שותת דם, או דמעות ועין שורפת- מותר לכחול העין שיש בזה סכנה</w:t>
      </w:r>
    </w:p>
    <w:p w14:paraId="314768EA" w14:textId="77777777" w:rsidR="00910F84" w:rsidRDefault="00910F84" w:rsidP="00910F84">
      <w:pPr>
        <w:rPr>
          <w:rtl/>
        </w:rPr>
      </w:pPr>
      <w:r w:rsidRPr="00C35A2C">
        <w:rPr>
          <w:rFonts w:hint="cs"/>
          <w:rtl/>
        </w:rPr>
        <w:t>ולמעט סוף מחלה או לשפר הראייה דאסור</w:t>
      </w:r>
    </w:p>
    <w:p w14:paraId="654EB050" w14:textId="77777777" w:rsidR="003E6FF2" w:rsidRDefault="00910F84" w:rsidP="003E6FF2">
      <w:pPr>
        <w:pStyle w:val="36"/>
        <w:framePr w:wrap="notBeside"/>
        <w:rPr>
          <w:rtl/>
        </w:rPr>
      </w:pPr>
      <w:r w:rsidRPr="00C35A2C">
        <w:rPr>
          <w:rtl/>
        </w:rPr>
        <w:t>•</w:t>
      </w:r>
      <w:r w:rsidRPr="00C35A2C">
        <w:rPr>
          <w:rFonts w:hint="cs"/>
          <w:rtl/>
        </w:rPr>
        <w:t xml:space="preserve"> אר</w:t>
      </w:r>
      <w:r>
        <w:rPr>
          <w:rtl/>
        </w:rPr>
        <w:t>"</w:t>
      </w:r>
      <w:r w:rsidRPr="00C35A2C">
        <w:rPr>
          <w:rFonts w:hint="cs"/>
          <w:rtl/>
        </w:rPr>
        <w:t>י</w:t>
      </w:r>
      <w:r w:rsidRPr="00C35A2C">
        <w:rPr>
          <w:rtl/>
        </w:rPr>
        <w:t>:</w:t>
      </w:r>
    </w:p>
    <w:p w14:paraId="1B90A091" w14:textId="2B3117C5" w:rsidR="00910F84" w:rsidRDefault="00910F84" w:rsidP="00910F84">
      <w:pPr>
        <w:rPr>
          <w:rtl/>
        </w:rPr>
      </w:pPr>
      <w:r w:rsidRPr="00473CB5">
        <w:rPr>
          <w:rStyle w:val="afff"/>
          <w:rFonts w:hint="cs"/>
          <w:rtl/>
        </w:rPr>
        <w:t>נעקץ מצרעה או נתחב קוץ בבשרו,</w:t>
      </w:r>
      <w:r w:rsidRPr="00C35A2C">
        <w:rPr>
          <w:rFonts w:hint="cs"/>
          <w:rtl/>
        </w:rPr>
        <w:t xml:space="preserve"> או מורסה או שכואב עינו, או חום קודח, בכולם מרחץ מסוכנת לו</w:t>
      </w:r>
    </w:p>
    <w:p w14:paraId="166CA010" w14:textId="49F58EE5" w:rsidR="00910F84" w:rsidRPr="00C35A2C" w:rsidRDefault="00910F84" w:rsidP="00473CB5">
      <w:pPr>
        <w:rPr>
          <w:rtl/>
        </w:rPr>
      </w:pPr>
      <w:r w:rsidRPr="00660AEB">
        <w:rPr>
          <w:rStyle w:val="afff"/>
          <w:rtl/>
        </w:rPr>
        <w:t>חמה</w:t>
      </w:r>
      <w:r w:rsidR="00660AEB">
        <w:rPr>
          <w:rStyle w:val="affff8"/>
          <w:rFonts w:hint="cs"/>
          <w:rtl/>
        </w:rPr>
        <w:t xml:space="preserve"> </w:t>
      </w:r>
      <w:r w:rsidRPr="003E6FF2">
        <w:rPr>
          <w:rStyle w:val="affff8"/>
          <w:rFonts w:hint="cs"/>
          <w:rtl/>
        </w:rPr>
        <w:t>צנון</w:t>
      </w:r>
      <w:r w:rsidRPr="00C35A2C">
        <w:rPr>
          <w:rtl/>
        </w:rPr>
        <w:t xml:space="preserve"> לחמה</w:t>
      </w:r>
      <w:r w:rsidR="00660AEB">
        <w:rPr>
          <w:rStyle w:val="affff8"/>
          <w:rFonts w:hint="cs"/>
          <w:rtl/>
        </w:rPr>
        <w:t xml:space="preserve"> </w:t>
      </w:r>
      <w:r w:rsidRPr="003E6FF2">
        <w:rPr>
          <w:rStyle w:val="affff8"/>
          <w:rFonts w:hint="cs"/>
          <w:rtl/>
        </w:rPr>
        <w:t>לחום,</w:t>
      </w:r>
      <w:r w:rsidRPr="00C35A2C">
        <w:rPr>
          <w:rFonts w:hint="cs"/>
          <w:rtl/>
        </w:rPr>
        <w:t xml:space="preserve"> </w:t>
      </w:r>
      <w:r w:rsidRPr="00C35A2C">
        <w:rPr>
          <w:rtl/>
        </w:rPr>
        <w:t>וסלק</w:t>
      </w:r>
      <w:r w:rsidR="003E6FF2">
        <w:rPr>
          <w:rFonts w:hint="cs"/>
          <w:rtl/>
        </w:rPr>
        <w:t xml:space="preserve"> </w:t>
      </w:r>
      <w:r w:rsidRPr="00C35A2C">
        <w:rPr>
          <w:rtl/>
        </w:rPr>
        <w:t>לצינא</w:t>
      </w:r>
      <w:r w:rsidR="003E6FF2">
        <w:rPr>
          <w:rFonts w:hint="cs"/>
          <w:rtl/>
        </w:rPr>
        <w:t xml:space="preserve"> </w:t>
      </w:r>
      <w:r w:rsidRPr="003E6FF2">
        <w:rPr>
          <w:rStyle w:val="affff8"/>
          <w:rFonts w:hint="cs"/>
          <w:rtl/>
        </w:rPr>
        <w:t>צמרמורת</w:t>
      </w:r>
      <w:r w:rsidRPr="003E6FF2">
        <w:rPr>
          <w:rStyle w:val="affff8"/>
          <w:rtl/>
        </w:rPr>
        <w:t>,</w:t>
      </w:r>
      <w:r w:rsidRPr="00C35A2C">
        <w:rPr>
          <w:rtl/>
        </w:rPr>
        <w:t xml:space="preserve"> </w:t>
      </w:r>
      <w:r w:rsidR="00660AEB">
        <w:rPr>
          <w:rFonts w:hint="cs"/>
          <w:rtl/>
        </w:rPr>
        <w:t xml:space="preserve">ולהיפך </w:t>
      </w:r>
      <w:r w:rsidRPr="00C35A2C">
        <w:rPr>
          <w:rtl/>
        </w:rPr>
        <w:t>סכנ</w:t>
      </w:r>
      <w:r w:rsidR="00660AEB">
        <w:rPr>
          <w:rFonts w:hint="cs"/>
          <w:rtl/>
        </w:rPr>
        <w:t>ה</w:t>
      </w:r>
      <w:r w:rsidRPr="00C35A2C">
        <w:rPr>
          <w:rtl/>
        </w:rPr>
        <w:t>.</w:t>
      </w:r>
    </w:p>
    <w:p w14:paraId="604540EE" w14:textId="0CF31AB6" w:rsidR="00910F84" w:rsidRPr="00C35A2C" w:rsidRDefault="00473CB5" w:rsidP="00910F84">
      <w:pPr>
        <w:rPr>
          <w:rtl/>
        </w:rPr>
      </w:pPr>
      <w:r w:rsidRPr="00473CB5">
        <w:rPr>
          <w:rStyle w:val="affff8"/>
          <w:rFonts w:hint="cs"/>
          <w:rtl/>
        </w:rPr>
        <w:t>תחבושות</w:t>
      </w:r>
      <w:r>
        <w:rPr>
          <w:rStyle w:val="afff"/>
          <w:rFonts w:hint="cs"/>
          <w:rtl/>
        </w:rPr>
        <w:t xml:space="preserve"> </w:t>
      </w:r>
      <w:r w:rsidR="00910F84" w:rsidRPr="00660AEB">
        <w:rPr>
          <w:rStyle w:val="afff"/>
          <w:rtl/>
        </w:rPr>
        <w:t>חמימי</w:t>
      </w:r>
      <w:r w:rsidR="003E6FF2">
        <w:rPr>
          <w:rFonts w:hint="cs"/>
          <w:b/>
          <w:bCs/>
          <w:rtl/>
        </w:rPr>
        <w:t xml:space="preserve"> </w:t>
      </w:r>
      <w:r w:rsidR="00910F84" w:rsidRPr="00C35A2C">
        <w:rPr>
          <w:rtl/>
        </w:rPr>
        <w:t>ל</w:t>
      </w:r>
      <w:r>
        <w:rPr>
          <w:rStyle w:val="affff8"/>
          <w:rFonts w:hint="cs"/>
          <w:rtl/>
        </w:rPr>
        <w:t xml:space="preserve">עקיצת </w:t>
      </w:r>
      <w:r w:rsidR="00910F84" w:rsidRPr="00C35A2C">
        <w:rPr>
          <w:rtl/>
        </w:rPr>
        <w:t>עקרב</w:t>
      </w:r>
      <w:r w:rsidR="003E6FF2">
        <w:rPr>
          <w:rFonts w:hint="cs"/>
          <w:rtl/>
        </w:rPr>
        <w:t xml:space="preserve"> </w:t>
      </w:r>
      <w:r w:rsidR="00910F84" w:rsidRPr="00C35A2C">
        <w:rPr>
          <w:rtl/>
        </w:rPr>
        <w:t>וקרירי</w:t>
      </w:r>
      <w:r w:rsidR="00910F84" w:rsidRPr="00C35A2C">
        <w:rPr>
          <w:rFonts w:hint="cs"/>
          <w:rtl/>
        </w:rPr>
        <w:t xml:space="preserve"> </w:t>
      </w:r>
      <w:r w:rsidR="00910F84" w:rsidRPr="003E6FF2">
        <w:rPr>
          <w:rStyle w:val="affff8"/>
          <w:rFonts w:hint="cs"/>
          <w:rtl/>
        </w:rPr>
        <w:t xml:space="preserve">ותחבושות </w:t>
      </w:r>
      <w:r w:rsidR="00910F84" w:rsidRPr="00473CB5">
        <w:rPr>
          <w:rFonts w:hint="cs"/>
          <w:rtl/>
        </w:rPr>
        <w:t>קרות</w:t>
      </w:r>
      <w:r w:rsidR="00910F84" w:rsidRPr="00C35A2C">
        <w:rPr>
          <w:rtl/>
        </w:rPr>
        <w:t xml:space="preserve"> ל</w:t>
      </w:r>
      <w:r w:rsidR="00910F84" w:rsidRPr="00C35A2C">
        <w:rPr>
          <w:rFonts w:hint="cs"/>
          <w:rtl/>
        </w:rPr>
        <w:t>דבורה</w:t>
      </w:r>
      <w:r w:rsidR="00910F84" w:rsidRPr="00C35A2C">
        <w:rPr>
          <w:rtl/>
        </w:rPr>
        <w:t xml:space="preserve">, </w:t>
      </w:r>
      <w:r w:rsidR="00660AEB">
        <w:rPr>
          <w:rFonts w:hint="cs"/>
          <w:rtl/>
        </w:rPr>
        <w:t xml:space="preserve">ואם להיפך </w:t>
      </w:r>
      <w:r w:rsidR="00660AEB">
        <w:rPr>
          <w:rtl/>
        </w:rPr>
        <w:t>–</w:t>
      </w:r>
      <w:r w:rsidR="00660AEB">
        <w:rPr>
          <w:rFonts w:hint="cs"/>
          <w:rtl/>
        </w:rPr>
        <w:t xml:space="preserve"> סכנה. </w:t>
      </w:r>
    </w:p>
    <w:p w14:paraId="5BD8D05D" w14:textId="77777777" w:rsidR="00910F84" w:rsidRPr="00C35A2C" w:rsidRDefault="00910F84" w:rsidP="00910F84">
      <w:pPr>
        <w:pStyle w:val="aff6"/>
        <w:framePr w:wrap="around"/>
        <w:rPr>
          <w:rtl/>
        </w:rPr>
      </w:pPr>
      <w:r w:rsidRPr="00C35A2C">
        <w:rPr>
          <w:rFonts w:hint="cs"/>
          <w:rtl/>
        </w:rPr>
        <w:t>כט.</w:t>
      </w:r>
    </w:p>
    <w:p w14:paraId="27BE5AD3" w14:textId="1D309722" w:rsidR="00910F84" w:rsidRPr="00C35A2C" w:rsidRDefault="00473CB5" w:rsidP="00473CB5">
      <w:pPr>
        <w:rPr>
          <w:rtl/>
        </w:rPr>
      </w:pPr>
      <w:r w:rsidRPr="00473CB5">
        <w:rPr>
          <w:rStyle w:val="affff8"/>
          <w:rFonts w:hint="cs"/>
          <w:rtl/>
        </w:rPr>
        <w:t>מים</w:t>
      </w:r>
      <w:r>
        <w:rPr>
          <w:rStyle w:val="afff"/>
          <w:rFonts w:hint="cs"/>
          <w:rtl/>
        </w:rPr>
        <w:t xml:space="preserve"> </w:t>
      </w:r>
      <w:r w:rsidR="00910F84" w:rsidRPr="00660AEB">
        <w:rPr>
          <w:rStyle w:val="afff"/>
          <w:rtl/>
        </w:rPr>
        <w:t>חמי</w:t>
      </w:r>
      <w:r>
        <w:rPr>
          <w:rStyle w:val="afff"/>
          <w:rFonts w:hint="cs"/>
          <w:rtl/>
        </w:rPr>
        <w:t>ם</w:t>
      </w:r>
      <w:r w:rsidR="00910F84" w:rsidRPr="00C35A2C">
        <w:rPr>
          <w:rtl/>
        </w:rPr>
        <w:t xml:space="preserve"> ל</w:t>
      </w:r>
      <w:r w:rsidR="00910F84" w:rsidRPr="00C35A2C">
        <w:rPr>
          <w:rFonts w:hint="cs"/>
          <w:rtl/>
        </w:rPr>
        <w:t xml:space="preserve">קוץ, </w:t>
      </w:r>
      <w:r w:rsidR="00910F84" w:rsidRPr="00660AEB">
        <w:rPr>
          <w:rStyle w:val="afff"/>
          <w:rtl/>
        </w:rPr>
        <w:t>וקר</w:t>
      </w:r>
      <w:r w:rsidR="00910F84" w:rsidRPr="00660AEB">
        <w:rPr>
          <w:rStyle w:val="afff"/>
          <w:rFonts w:hint="cs"/>
          <w:rtl/>
        </w:rPr>
        <w:t>ים</w:t>
      </w:r>
      <w:r w:rsidR="00910F84" w:rsidRPr="00C35A2C">
        <w:rPr>
          <w:rtl/>
        </w:rPr>
        <w:t xml:space="preserve"> לחספניתא</w:t>
      </w:r>
      <w:r w:rsidR="00910F84" w:rsidRPr="00C35A2C">
        <w:rPr>
          <w:rFonts w:hint="cs"/>
          <w:rtl/>
        </w:rPr>
        <w:t xml:space="preserve"> </w:t>
      </w:r>
      <w:r w:rsidR="00910F84" w:rsidRPr="003E6FF2">
        <w:rPr>
          <w:rStyle w:val="affff8"/>
          <w:rFonts w:hint="cs"/>
          <w:rtl/>
        </w:rPr>
        <w:t>לסדקים שבפני</w:t>
      </w:r>
      <w:r>
        <w:rPr>
          <w:rStyle w:val="affff8"/>
          <w:rFonts w:hint="cs"/>
          <w:rtl/>
        </w:rPr>
        <w:t>ם</w:t>
      </w:r>
      <w:r w:rsidR="00910F84" w:rsidRPr="003E6FF2">
        <w:rPr>
          <w:rStyle w:val="affff8"/>
          <w:rtl/>
        </w:rPr>
        <w:t>,</w:t>
      </w:r>
      <w:r w:rsidR="00910F84" w:rsidRPr="00C35A2C">
        <w:rPr>
          <w:rtl/>
        </w:rPr>
        <w:t xml:space="preserve"> </w:t>
      </w:r>
      <w:r w:rsidR="00660AEB">
        <w:rPr>
          <w:rFonts w:hint="cs"/>
          <w:rtl/>
        </w:rPr>
        <w:t>ולהיפך - סכנה</w:t>
      </w:r>
      <w:r w:rsidR="00910F84" w:rsidRPr="00C35A2C">
        <w:rPr>
          <w:rtl/>
        </w:rPr>
        <w:t>.</w:t>
      </w:r>
    </w:p>
    <w:p w14:paraId="4CAF1EBA" w14:textId="2FD10995" w:rsidR="00910F84" w:rsidRPr="00C35A2C" w:rsidRDefault="00910F84" w:rsidP="00910F84">
      <w:pPr>
        <w:rPr>
          <w:rtl/>
        </w:rPr>
      </w:pPr>
      <w:r w:rsidRPr="00473CB5">
        <w:rPr>
          <w:rFonts w:hint="cs"/>
          <w:rtl/>
        </w:rPr>
        <w:t>חומץ</w:t>
      </w:r>
      <w:r w:rsidRPr="00C35A2C">
        <w:rPr>
          <w:rtl/>
        </w:rPr>
        <w:t>לסיבורי</w:t>
      </w:r>
      <w:r w:rsidR="00473CB5">
        <w:rPr>
          <w:rFonts w:hint="cs"/>
          <w:rtl/>
        </w:rPr>
        <w:t xml:space="preserve"> </w:t>
      </w:r>
      <w:r w:rsidRPr="003E6FF2">
        <w:rPr>
          <w:rStyle w:val="affff8"/>
          <w:rFonts w:hint="cs"/>
          <w:rtl/>
        </w:rPr>
        <w:t>[אחר הקזת דם]</w:t>
      </w:r>
      <w:r w:rsidRPr="00C35A2C">
        <w:rPr>
          <w:rtl/>
        </w:rPr>
        <w:t xml:space="preserve"> ומוניני</w:t>
      </w:r>
      <w:r w:rsidR="003E6FF2">
        <w:rPr>
          <w:rFonts w:hint="cs"/>
          <w:rtl/>
        </w:rPr>
        <w:t xml:space="preserve"> </w:t>
      </w:r>
      <w:r w:rsidRPr="003E6FF2">
        <w:rPr>
          <w:rStyle w:val="affff8"/>
          <w:rFonts w:hint="cs"/>
          <w:rtl/>
        </w:rPr>
        <w:t>[דגים קטנים]</w:t>
      </w:r>
      <w:r w:rsidRPr="00C35A2C">
        <w:rPr>
          <w:rtl/>
        </w:rPr>
        <w:t xml:space="preserve"> לתענית, </w:t>
      </w:r>
      <w:r w:rsidR="00473CB5">
        <w:rPr>
          <w:rFonts w:hint="cs"/>
          <w:rtl/>
        </w:rPr>
        <w:t>ולהיפך סכנה</w:t>
      </w:r>
      <w:r w:rsidRPr="00C35A2C">
        <w:rPr>
          <w:rtl/>
        </w:rPr>
        <w:t>.</w:t>
      </w:r>
    </w:p>
    <w:p w14:paraId="668EFEF8" w14:textId="525B6114" w:rsidR="003E6FF2" w:rsidRPr="00473CB5" w:rsidRDefault="00910F84" w:rsidP="00473CB5">
      <w:r w:rsidRPr="00660AEB">
        <w:rPr>
          <w:rStyle w:val="afff"/>
          <w:rFonts w:hint="cs"/>
          <w:rtl/>
        </w:rPr>
        <w:t>הקזה</w:t>
      </w:r>
      <w:r w:rsidRPr="00C35A2C">
        <w:rPr>
          <w:rFonts w:hint="cs"/>
          <w:rtl/>
        </w:rPr>
        <w:t xml:space="preserve"> אחר אכילת שחליים או עם חום או כשאוב עיניו או ביום שלישי לדג </w:t>
      </w:r>
      <w:r w:rsidRPr="003E6FF2">
        <w:rPr>
          <w:rStyle w:val="affff8"/>
          <w:rFonts w:hint="cs"/>
          <w:rtl/>
        </w:rPr>
        <w:t>[אבל שני לדג דם ושני לדם דג]</w:t>
      </w:r>
      <w:r w:rsidR="003E6FF2">
        <w:rPr>
          <w:b/>
          <w:bCs/>
          <w:rtl/>
        </w:rPr>
        <w:br w:type="page"/>
      </w:r>
    </w:p>
    <w:p w14:paraId="11EC950D" w14:textId="77777777" w:rsidR="00FB38C5" w:rsidRDefault="00910F84" w:rsidP="00FB38C5">
      <w:pPr>
        <w:pStyle w:val="36"/>
        <w:framePr w:wrap="notBeside"/>
        <w:rPr>
          <w:rtl/>
        </w:rPr>
      </w:pPr>
      <w:r w:rsidRPr="00C35A2C">
        <w:rPr>
          <w:rtl/>
        </w:rPr>
        <w:lastRenderedPageBreak/>
        <w:t>ת</w:t>
      </w:r>
      <w:r>
        <w:rPr>
          <w:rtl/>
        </w:rPr>
        <w:t>"</w:t>
      </w:r>
      <w:r w:rsidRPr="00C35A2C">
        <w:rPr>
          <w:rtl/>
        </w:rPr>
        <w:t>ר:</w:t>
      </w:r>
    </w:p>
    <w:p w14:paraId="16D8503B" w14:textId="1968CD12" w:rsidR="00910F84" w:rsidRPr="00C35A2C" w:rsidRDefault="00910F84" w:rsidP="00910F84">
      <w:pPr>
        <w:rPr>
          <w:rtl/>
        </w:rPr>
      </w:pPr>
      <w:r w:rsidRPr="00FB38C5">
        <w:rPr>
          <w:rStyle w:val="afff"/>
          <w:rtl/>
        </w:rPr>
        <w:t>המקיז דם</w:t>
      </w:r>
      <w:r w:rsidRPr="00C35A2C">
        <w:rPr>
          <w:rtl/>
        </w:rPr>
        <w:t xml:space="preserve"> לא יאכל חגב</w:t>
      </w:r>
      <w:r>
        <w:rPr>
          <w:rtl/>
        </w:rPr>
        <w:t>"</w:t>
      </w:r>
      <w:r w:rsidRPr="00C35A2C">
        <w:rPr>
          <w:rtl/>
        </w:rPr>
        <w:t xml:space="preserve">ש, </w:t>
      </w:r>
      <w:r w:rsidR="007A6E4C">
        <w:rPr>
          <w:rFonts w:hint="cs"/>
          <w:rtl/>
        </w:rPr>
        <w:t>[</w:t>
      </w:r>
      <w:r w:rsidRPr="00C35A2C">
        <w:rPr>
          <w:rtl/>
        </w:rPr>
        <w:t xml:space="preserve">חלב גבינה בצלים </w:t>
      </w:r>
      <w:r w:rsidR="007A6E4C">
        <w:rPr>
          <w:rFonts w:hint="cs"/>
          <w:rtl/>
        </w:rPr>
        <w:t>ש</w:t>
      </w:r>
      <w:r w:rsidRPr="00C35A2C">
        <w:rPr>
          <w:rtl/>
        </w:rPr>
        <w:t>חלים</w:t>
      </w:r>
      <w:r w:rsidR="007A6E4C">
        <w:rPr>
          <w:rFonts w:hint="cs"/>
          <w:rtl/>
        </w:rPr>
        <w:t>]</w:t>
      </w:r>
      <w:r w:rsidRPr="00C35A2C">
        <w:rPr>
          <w:rtl/>
        </w:rPr>
        <w:t>.</w:t>
      </w:r>
    </w:p>
    <w:p w14:paraId="15F7BFD3" w14:textId="77777777" w:rsidR="00473CB5" w:rsidRDefault="00473CB5" w:rsidP="00473CB5">
      <w:pPr>
        <w:pStyle w:val="36"/>
        <w:framePr w:wrap="notBeside"/>
        <w:rPr>
          <w:rStyle w:val="affff1"/>
          <w:rtl/>
        </w:rPr>
      </w:pPr>
      <w:r w:rsidRPr="00FB38C5">
        <w:rPr>
          <w:rStyle w:val="affff1"/>
          <w:rtl/>
        </w:rPr>
        <w:t>אביי:</w:t>
      </w:r>
    </w:p>
    <w:p w14:paraId="038A9CA3" w14:textId="75CF20EC" w:rsidR="00910F84" w:rsidRDefault="00910F84" w:rsidP="007A6E4C">
      <w:pPr>
        <w:spacing w:after="120"/>
        <w:rPr>
          <w:rtl/>
        </w:rPr>
      </w:pPr>
      <w:r w:rsidRPr="007A6E4C">
        <w:rPr>
          <w:rStyle w:val="afff"/>
          <w:rtl/>
        </w:rPr>
        <w:t>אם אכל</w:t>
      </w:r>
      <w:r w:rsidRPr="00C35A2C">
        <w:rPr>
          <w:rtl/>
        </w:rPr>
        <w:t xml:space="preserve"> </w:t>
      </w:r>
      <w:r w:rsidR="007A6E4C">
        <w:rPr>
          <w:rFonts w:hint="cs"/>
          <w:rtl/>
        </w:rPr>
        <w:t xml:space="preserve">יביא </w:t>
      </w:r>
      <w:r w:rsidRPr="00C35A2C">
        <w:rPr>
          <w:rtl/>
        </w:rPr>
        <w:t>רביע</w:t>
      </w:r>
      <w:r w:rsidRPr="00C35A2C">
        <w:rPr>
          <w:rFonts w:hint="cs"/>
          <w:rtl/>
        </w:rPr>
        <w:t>ית חומץ ורביעית יין ויערבם יחד וישתה וכשיתפנה רק ל</w:t>
      </w:r>
      <w:r w:rsidR="00473CB5">
        <w:rPr>
          <w:rStyle w:val="affff8"/>
          <w:rFonts w:hint="cs"/>
          <w:rtl/>
        </w:rPr>
        <w:t xml:space="preserve">רוח </w:t>
      </w:r>
      <w:r w:rsidRPr="00C35A2C">
        <w:rPr>
          <w:rFonts w:hint="cs"/>
          <w:rtl/>
        </w:rPr>
        <w:t xml:space="preserve">מזרח </w:t>
      </w:r>
      <w:r w:rsidR="00473CB5">
        <w:rPr>
          <w:rStyle w:val="affff8"/>
          <w:rFonts w:hint="cs"/>
          <w:rtl/>
        </w:rPr>
        <w:t xml:space="preserve">[חלשה] </w:t>
      </w:r>
      <w:r w:rsidRPr="00C35A2C">
        <w:rPr>
          <w:rFonts w:hint="cs"/>
          <w:rtl/>
        </w:rPr>
        <w:t>העיר</w:t>
      </w:r>
      <w:r w:rsidR="00473CB5">
        <w:rPr>
          <w:rFonts w:hint="cs"/>
          <w:rtl/>
        </w:rPr>
        <w:t>,</w:t>
      </w:r>
      <w:r w:rsidRPr="00C35A2C">
        <w:rPr>
          <w:rFonts w:hint="cs"/>
          <w:rtl/>
        </w:rPr>
        <w:t xml:space="preserve"> שקשה לריח</w:t>
      </w:r>
      <w:r w:rsidR="00473CB5">
        <w:rPr>
          <w:rFonts w:hint="cs"/>
          <w:rtl/>
        </w:rPr>
        <w:t>.</w:t>
      </w:r>
    </w:p>
    <w:p w14:paraId="2607E0BB" w14:textId="77777777" w:rsidR="00FB38C5" w:rsidRDefault="00910F84" w:rsidP="00FB38C5">
      <w:pPr>
        <w:pStyle w:val="36"/>
        <w:framePr w:wrap="notBeside"/>
        <w:rPr>
          <w:rtl/>
        </w:rPr>
      </w:pPr>
      <w:r w:rsidRPr="00C35A2C">
        <w:rPr>
          <w:rFonts w:hint="cs"/>
          <w:rtl/>
        </w:rPr>
        <w:t>אריב</w:t>
      </w:r>
      <w:r>
        <w:rPr>
          <w:rtl/>
        </w:rPr>
        <w:t>"</w:t>
      </w:r>
      <w:r w:rsidRPr="00C35A2C">
        <w:rPr>
          <w:rFonts w:hint="cs"/>
          <w:rtl/>
        </w:rPr>
        <w:t>ל:</w:t>
      </w:r>
    </w:p>
    <w:p w14:paraId="77A7CB57" w14:textId="17CC2ED2" w:rsidR="00910F84" w:rsidRPr="00C35A2C" w:rsidRDefault="00910F84" w:rsidP="00910F84">
      <w:pPr>
        <w:rPr>
          <w:rtl/>
        </w:rPr>
      </w:pPr>
      <w:r w:rsidRPr="00FB38C5">
        <w:rPr>
          <w:rStyle w:val="afff"/>
          <w:rtl/>
        </w:rPr>
        <w:t>מעלין אונקלי בשבת</w:t>
      </w:r>
      <w:r w:rsidRPr="00FB38C5">
        <w:rPr>
          <w:rStyle w:val="afff"/>
          <w:rFonts w:hint="cs"/>
          <w:rtl/>
        </w:rPr>
        <w:t xml:space="preserve"> </w:t>
      </w:r>
      <w:r w:rsidRPr="00FB38C5">
        <w:rPr>
          <w:rStyle w:val="afff"/>
          <w:rtl/>
        </w:rPr>
        <w:t>–</w:t>
      </w:r>
      <w:r w:rsidRPr="00C35A2C">
        <w:rPr>
          <w:rtl/>
        </w:rPr>
        <w:t>איסתומכא</w:t>
      </w:r>
      <w:r w:rsidR="00FB38C5">
        <w:rPr>
          <w:rStyle w:val="affff8"/>
          <w:rFonts w:hint="cs"/>
          <w:rtl/>
        </w:rPr>
        <w:t xml:space="preserve"> </w:t>
      </w:r>
      <w:r w:rsidRPr="00FB38C5">
        <w:rPr>
          <w:rStyle w:val="affff8"/>
          <w:rFonts w:hint="cs"/>
          <w:rtl/>
        </w:rPr>
        <w:t>תנוך</w:t>
      </w:r>
      <w:r w:rsidRPr="00C35A2C">
        <w:rPr>
          <w:rtl/>
        </w:rPr>
        <w:t xml:space="preserve"> דליבא</w:t>
      </w:r>
      <w:r w:rsidRPr="00C35A2C">
        <w:rPr>
          <w:rFonts w:hint="cs"/>
          <w:rtl/>
        </w:rPr>
        <w:t xml:space="preserve"> </w:t>
      </w:r>
      <w:r w:rsidRPr="00FB38C5">
        <w:rPr>
          <w:rStyle w:val="affff8"/>
          <w:rFonts w:hint="cs"/>
          <w:rtl/>
        </w:rPr>
        <w:t>[וקשה לנשימה]</w:t>
      </w:r>
    </w:p>
    <w:p w14:paraId="7B30B64C" w14:textId="62148BED" w:rsidR="00910F84" w:rsidRDefault="00910F84" w:rsidP="00910F84">
      <w:pPr>
        <w:rPr>
          <w:rtl/>
        </w:rPr>
      </w:pPr>
      <w:r w:rsidRPr="00FB38C5">
        <w:rPr>
          <w:rStyle w:val="afff"/>
          <w:rFonts w:hint="cs"/>
          <w:rtl/>
        </w:rPr>
        <w:t>ורפואתו:</w:t>
      </w:r>
      <w:r w:rsidRPr="00C35A2C">
        <w:rPr>
          <w:rtl/>
        </w:rPr>
        <w:t xml:space="preserve"> </w:t>
      </w:r>
      <w:r w:rsidR="00473CB5">
        <w:rPr>
          <w:rFonts w:hint="cs"/>
          <w:rtl/>
        </w:rPr>
        <w:t xml:space="preserve">אגרוף </w:t>
      </w:r>
      <w:r w:rsidR="007A6E4C">
        <w:rPr>
          <w:rFonts w:hint="cs"/>
          <w:rtl/>
        </w:rPr>
        <w:t>כמון</w:t>
      </w:r>
      <w:r w:rsidRPr="00C35A2C">
        <w:rPr>
          <w:rtl/>
        </w:rPr>
        <w:t>, ו</w:t>
      </w:r>
      <w:r w:rsidR="00473CB5">
        <w:rPr>
          <w:rFonts w:hint="cs"/>
          <w:rtl/>
        </w:rPr>
        <w:t>מנטה</w:t>
      </w:r>
      <w:r>
        <w:rPr>
          <w:rtl/>
        </w:rPr>
        <w:t>, ו</w:t>
      </w:r>
      <w:r w:rsidR="00473CB5">
        <w:rPr>
          <w:rFonts w:hint="cs"/>
          <w:rtl/>
        </w:rPr>
        <w:t>לענה</w:t>
      </w:r>
      <w:r>
        <w:rPr>
          <w:rtl/>
        </w:rPr>
        <w:t>, וציתרי, וא</w:t>
      </w:r>
      <w:r w:rsidR="00473CB5">
        <w:rPr>
          <w:rFonts w:hint="cs"/>
          <w:rtl/>
        </w:rPr>
        <w:t>יזוב</w:t>
      </w:r>
      <w:r>
        <w:rPr>
          <w:rtl/>
        </w:rPr>
        <w:t>, לל</w:t>
      </w:r>
      <w:r>
        <w:rPr>
          <w:rFonts w:hint="cs"/>
          <w:rtl/>
        </w:rPr>
        <w:t>ב</w:t>
      </w:r>
      <w:r w:rsidRPr="00C35A2C">
        <w:rPr>
          <w:rtl/>
        </w:rPr>
        <w:t xml:space="preserve"> ב</w:t>
      </w:r>
      <w:r>
        <w:rPr>
          <w:rFonts w:hint="cs"/>
          <w:rtl/>
        </w:rPr>
        <w:t>יין</w:t>
      </w:r>
      <w:r w:rsidRPr="00C35A2C">
        <w:rPr>
          <w:rtl/>
        </w:rPr>
        <w:t xml:space="preserve">, </w:t>
      </w:r>
      <w:r w:rsidRPr="00FB38C5">
        <w:rPr>
          <w:rStyle w:val="affff1"/>
          <w:rtl/>
        </w:rPr>
        <w:t>וסימנך:</w:t>
      </w:r>
      <w:r w:rsidRPr="00C35A2C">
        <w:rPr>
          <w:rtl/>
        </w:rPr>
        <w:t xml:space="preserve"> </w:t>
      </w:r>
      <w:r w:rsidRPr="00AD6DF5">
        <w:rPr>
          <w:rStyle w:val="afffd"/>
          <w:rtl/>
        </w:rPr>
        <w:t>ויין ישמח לבב אנוש</w:t>
      </w:r>
      <w:r>
        <w:rPr>
          <w:rtl/>
        </w:rPr>
        <w:t xml:space="preserve">; </w:t>
      </w:r>
    </w:p>
    <w:p w14:paraId="26A5DAF4" w14:textId="18D7C265" w:rsidR="00FB38C5" w:rsidRDefault="00910F84" w:rsidP="00910F84">
      <w:pPr>
        <w:rPr>
          <w:rtl/>
        </w:rPr>
      </w:pPr>
      <w:r>
        <w:rPr>
          <w:rtl/>
        </w:rPr>
        <w:t xml:space="preserve">לרוחא </w:t>
      </w:r>
      <w:r w:rsidR="00473CB5">
        <w:rPr>
          <w:rStyle w:val="affff8"/>
          <w:rFonts w:hint="cs"/>
          <w:rtl/>
        </w:rPr>
        <w:t>שחפת</w:t>
      </w:r>
      <w:r>
        <w:rPr>
          <w:rtl/>
        </w:rPr>
        <w:t xml:space="preserve">- </w:t>
      </w:r>
      <w:r w:rsidR="00473CB5">
        <w:rPr>
          <w:rStyle w:val="affff8"/>
          <w:rFonts w:hint="cs"/>
          <w:rtl/>
        </w:rPr>
        <w:t xml:space="preserve">ישתה </w:t>
      </w:r>
      <w:r>
        <w:rPr>
          <w:rtl/>
        </w:rPr>
        <w:t>במי</w:t>
      </w:r>
      <w:r>
        <w:rPr>
          <w:rFonts w:hint="cs"/>
          <w:rtl/>
        </w:rPr>
        <w:t>ם</w:t>
      </w:r>
      <w:r w:rsidRPr="00C35A2C">
        <w:rPr>
          <w:rtl/>
        </w:rPr>
        <w:t xml:space="preserve">, </w:t>
      </w:r>
      <w:r w:rsidRPr="00FB38C5">
        <w:rPr>
          <w:rStyle w:val="affff1"/>
          <w:rtl/>
        </w:rPr>
        <w:t>וסימנך:</w:t>
      </w:r>
      <w:r w:rsidRPr="00C35A2C">
        <w:rPr>
          <w:rtl/>
        </w:rPr>
        <w:t xml:space="preserve"> </w:t>
      </w:r>
      <w:r w:rsidRPr="00AD6DF5">
        <w:rPr>
          <w:rStyle w:val="afffd"/>
          <w:rtl/>
        </w:rPr>
        <w:t>ורוח אלהים מרחפת על פני המים</w:t>
      </w:r>
    </w:p>
    <w:p w14:paraId="16CE7ED1" w14:textId="0129B0AF" w:rsidR="00910F84" w:rsidRPr="00AD6DF5" w:rsidRDefault="00910F84" w:rsidP="00473CB5">
      <w:pPr>
        <w:spacing w:after="120"/>
        <w:rPr>
          <w:rStyle w:val="afffd"/>
          <w:rtl/>
        </w:rPr>
      </w:pPr>
      <w:r w:rsidRPr="00C35A2C">
        <w:rPr>
          <w:rtl/>
        </w:rPr>
        <w:t xml:space="preserve">לכודא </w:t>
      </w:r>
      <w:r w:rsidR="00473CB5">
        <w:rPr>
          <w:rStyle w:val="affff8"/>
          <w:rFonts w:hint="cs"/>
          <w:rtl/>
        </w:rPr>
        <w:t>יולדת שמצטננת</w:t>
      </w:r>
      <w:r w:rsidRPr="00C35A2C">
        <w:rPr>
          <w:rtl/>
        </w:rPr>
        <w:t xml:space="preserve">- </w:t>
      </w:r>
      <w:r w:rsidR="00473CB5">
        <w:rPr>
          <w:rStyle w:val="affff8"/>
          <w:rFonts w:hint="cs"/>
          <w:rtl/>
        </w:rPr>
        <w:t xml:space="preserve">ישתם </w:t>
      </w:r>
      <w:r w:rsidRPr="00C35A2C">
        <w:rPr>
          <w:rtl/>
        </w:rPr>
        <w:t xml:space="preserve">בשכר, </w:t>
      </w:r>
      <w:r w:rsidRPr="00FB38C5">
        <w:rPr>
          <w:rStyle w:val="affff1"/>
          <w:rtl/>
        </w:rPr>
        <w:t>וסימנך:</w:t>
      </w:r>
      <w:r w:rsidRPr="00C35A2C">
        <w:rPr>
          <w:rtl/>
        </w:rPr>
        <w:t xml:space="preserve"> </w:t>
      </w:r>
      <w:r w:rsidRPr="00AD6DF5">
        <w:rPr>
          <w:rStyle w:val="afffd"/>
          <w:rtl/>
        </w:rPr>
        <w:t>וכדה על שכמה.</w:t>
      </w:r>
    </w:p>
    <w:p w14:paraId="78D8B8AA" w14:textId="77777777" w:rsidR="00FB38C5" w:rsidRDefault="00910F84" w:rsidP="00FB38C5">
      <w:pPr>
        <w:pStyle w:val="36"/>
        <w:framePr w:wrap="notBeside"/>
        <w:rPr>
          <w:rtl/>
        </w:rPr>
      </w:pPr>
      <w:r w:rsidRPr="00C35A2C">
        <w:rPr>
          <w:rtl/>
        </w:rPr>
        <w:t xml:space="preserve">רב אחא בריה דרבא </w:t>
      </w:r>
    </w:p>
    <w:p w14:paraId="0AE3DF7C" w14:textId="171D2BA4" w:rsidR="00910F84" w:rsidRPr="00C35A2C" w:rsidRDefault="00910F84" w:rsidP="00910F84">
      <w:pPr>
        <w:rPr>
          <w:rtl/>
        </w:rPr>
      </w:pPr>
      <w:r w:rsidRPr="00C35A2C">
        <w:rPr>
          <w:rtl/>
        </w:rPr>
        <w:t xml:space="preserve">שחיק </w:t>
      </w:r>
      <w:r w:rsidR="00473CB5">
        <w:rPr>
          <w:rFonts w:hint="cs"/>
          <w:rtl/>
        </w:rPr>
        <w:t xml:space="preserve">לכולם </w:t>
      </w:r>
      <w:r w:rsidR="00FB38C5">
        <w:rPr>
          <w:rFonts w:hint="cs"/>
          <w:rtl/>
        </w:rPr>
        <w:t>ביחד</w:t>
      </w:r>
      <w:r w:rsidRPr="00C35A2C">
        <w:rPr>
          <w:rtl/>
        </w:rPr>
        <w:t>, ו</w:t>
      </w:r>
      <w:r>
        <w:rPr>
          <w:rFonts w:hint="cs"/>
          <w:rtl/>
        </w:rPr>
        <w:t>לקח</w:t>
      </w:r>
      <w:r w:rsidRPr="00C35A2C">
        <w:rPr>
          <w:rtl/>
        </w:rPr>
        <w:t xml:space="preserve"> מלא חמש </w:t>
      </w:r>
      <w:r w:rsidR="00473CB5">
        <w:rPr>
          <w:rFonts w:hint="cs"/>
          <w:rtl/>
        </w:rPr>
        <w:t xml:space="preserve">אצבעות </w:t>
      </w:r>
      <w:r w:rsidRPr="00C35A2C">
        <w:rPr>
          <w:rtl/>
        </w:rPr>
        <w:t>ושתי ליה.</w:t>
      </w:r>
    </w:p>
    <w:p w14:paraId="7E84B99C" w14:textId="77777777" w:rsidR="00FB38C5" w:rsidRDefault="00910F84" w:rsidP="00FB38C5">
      <w:pPr>
        <w:pStyle w:val="36"/>
        <w:framePr w:wrap="notBeside"/>
        <w:rPr>
          <w:rtl/>
        </w:rPr>
      </w:pPr>
      <w:r w:rsidRPr="00C35A2C">
        <w:rPr>
          <w:rtl/>
        </w:rPr>
        <w:t xml:space="preserve">רב אשי </w:t>
      </w:r>
    </w:p>
    <w:p w14:paraId="63015D6E" w14:textId="41FBBF06" w:rsidR="00910F84" w:rsidRPr="00C35A2C" w:rsidRDefault="00910F84" w:rsidP="00FB38C5">
      <w:pPr>
        <w:rPr>
          <w:rtl/>
        </w:rPr>
      </w:pPr>
      <w:r w:rsidRPr="00C35A2C">
        <w:rPr>
          <w:rtl/>
        </w:rPr>
        <w:t xml:space="preserve">שחק כל חד </w:t>
      </w:r>
      <w:r w:rsidR="00FB38C5">
        <w:rPr>
          <w:rFonts w:hint="cs"/>
          <w:rtl/>
        </w:rPr>
        <w:t>לבד</w:t>
      </w:r>
      <w:r w:rsidRPr="00C35A2C">
        <w:rPr>
          <w:rtl/>
        </w:rPr>
        <w:t xml:space="preserve">, </w:t>
      </w:r>
      <w:r w:rsidR="00FB38C5">
        <w:rPr>
          <w:rFonts w:hint="cs"/>
          <w:rtl/>
        </w:rPr>
        <w:t xml:space="preserve">ולקח </w:t>
      </w:r>
      <w:r w:rsidRPr="00C35A2C">
        <w:rPr>
          <w:rtl/>
        </w:rPr>
        <w:t xml:space="preserve">מלא </w:t>
      </w:r>
      <w:r w:rsidR="00FB38C5">
        <w:rPr>
          <w:rFonts w:hint="cs"/>
          <w:rtl/>
        </w:rPr>
        <w:t xml:space="preserve">אצבע גדולה ומלא אצבע קטנה </w:t>
      </w:r>
    </w:p>
    <w:p w14:paraId="726A9383" w14:textId="77777777" w:rsidR="00FB38C5" w:rsidRDefault="00910F84" w:rsidP="00FB38C5">
      <w:pPr>
        <w:pStyle w:val="36"/>
        <w:framePr w:wrap="notBeside"/>
        <w:rPr>
          <w:rtl/>
        </w:rPr>
      </w:pPr>
      <w:r w:rsidRPr="00C35A2C">
        <w:rPr>
          <w:rtl/>
        </w:rPr>
        <w:t>רב פפא:</w:t>
      </w:r>
    </w:p>
    <w:p w14:paraId="466A2671" w14:textId="525842C7" w:rsidR="00910F84" w:rsidRPr="00C35A2C" w:rsidRDefault="00910F84" w:rsidP="00910F84">
      <w:pPr>
        <w:rPr>
          <w:rtl/>
        </w:rPr>
      </w:pPr>
      <w:r>
        <w:rPr>
          <w:rFonts w:hint="cs"/>
          <w:rtl/>
        </w:rPr>
        <w:t xml:space="preserve">עשיתי </w:t>
      </w:r>
      <w:r w:rsidRPr="00C35A2C">
        <w:rPr>
          <w:rtl/>
        </w:rPr>
        <w:t xml:space="preserve">כל </w:t>
      </w:r>
      <w:r>
        <w:rPr>
          <w:rFonts w:hint="cs"/>
          <w:rtl/>
        </w:rPr>
        <w:t>זה</w:t>
      </w:r>
      <w:r w:rsidRPr="00C35A2C">
        <w:rPr>
          <w:rtl/>
        </w:rPr>
        <w:t xml:space="preserve"> ולא </w:t>
      </w:r>
      <w:r>
        <w:rPr>
          <w:rFonts w:hint="cs"/>
          <w:rtl/>
        </w:rPr>
        <w:t>התרפאתי</w:t>
      </w:r>
      <w:r w:rsidRPr="00C35A2C">
        <w:rPr>
          <w:rtl/>
        </w:rPr>
        <w:t xml:space="preserve">, עד </w:t>
      </w:r>
      <w:r>
        <w:rPr>
          <w:rFonts w:hint="cs"/>
          <w:rtl/>
        </w:rPr>
        <w:t>ש</w:t>
      </w:r>
      <w:r w:rsidRPr="00C35A2C">
        <w:rPr>
          <w:rtl/>
        </w:rPr>
        <w:t xml:space="preserve">אמר לי </w:t>
      </w:r>
      <w:r w:rsidRPr="00FB38C5">
        <w:rPr>
          <w:rStyle w:val="affff1"/>
          <w:rtl/>
        </w:rPr>
        <w:t>ההוא טייעא</w:t>
      </w:r>
      <w:r w:rsidRPr="00C35A2C">
        <w:rPr>
          <w:rtl/>
        </w:rPr>
        <w:t xml:space="preserve">: </w:t>
      </w:r>
      <w:r>
        <w:rPr>
          <w:rFonts w:hint="cs"/>
          <w:rtl/>
        </w:rPr>
        <w:t>הבא כד חדש</w:t>
      </w:r>
      <w:r w:rsidRPr="00C35A2C">
        <w:rPr>
          <w:rtl/>
        </w:rPr>
        <w:t xml:space="preserve"> ומל</w:t>
      </w:r>
      <w:r>
        <w:rPr>
          <w:rFonts w:hint="cs"/>
          <w:rtl/>
        </w:rPr>
        <w:t>אהו מים</w:t>
      </w:r>
      <w:r>
        <w:rPr>
          <w:rtl/>
        </w:rPr>
        <w:t xml:space="preserve">, </w:t>
      </w:r>
      <w:r w:rsidR="00FB38C5">
        <w:rPr>
          <w:rFonts w:hint="cs"/>
          <w:rtl/>
        </w:rPr>
        <w:t xml:space="preserve">וזרוק בו </w:t>
      </w:r>
      <w:r>
        <w:rPr>
          <w:rtl/>
        </w:rPr>
        <w:t>תרו</w:t>
      </w:r>
      <w:r>
        <w:rPr>
          <w:rFonts w:hint="cs"/>
          <w:rtl/>
        </w:rPr>
        <w:t>ו</w:t>
      </w:r>
      <w:r>
        <w:rPr>
          <w:rtl/>
        </w:rPr>
        <w:t>ד</w:t>
      </w:r>
      <w:r w:rsidRPr="00C35A2C">
        <w:rPr>
          <w:rtl/>
        </w:rPr>
        <w:t xml:space="preserve"> דד</w:t>
      </w:r>
      <w:r>
        <w:rPr>
          <w:rtl/>
        </w:rPr>
        <w:t>בש</w:t>
      </w:r>
      <w:r w:rsidRPr="00C35A2C">
        <w:rPr>
          <w:rtl/>
        </w:rPr>
        <w:t xml:space="preserve"> </w:t>
      </w:r>
      <w:r>
        <w:rPr>
          <w:rFonts w:hint="cs"/>
          <w:rtl/>
        </w:rPr>
        <w:t>שתחת כיפת השמים</w:t>
      </w:r>
      <w:r w:rsidRPr="00C35A2C">
        <w:rPr>
          <w:rtl/>
        </w:rPr>
        <w:t xml:space="preserve"> ולמחר </w:t>
      </w:r>
      <w:r>
        <w:rPr>
          <w:rFonts w:hint="cs"/>
          <w:rtl/>
        </w:rPr>
        <w:t>שתה</w:t>
      </w:r>
      <w:r w:rsidRPr="00C35A2C">
        <w:rPr>
          <w:rtl/>
        </w:rPr>
        <w:t xml:space="preserve">, </w:t>
      </w:r>
      <w:r>
        <w:rPr>
          <w:rFonts w:hint="cs"/>
          <w:rtl/>
        </w:rPr>
        <w:t>עשיתי כן והתרפאתי</w:t>
      </w:r>
      <w:r w:rsidRPr="00C35A2C">
        <w:rPr>
          <w:rtl/>
        </w:rPr>
        <w:t>.</w:t>
      </w:r>
    </w:p>
    <w:p w14:paraId="7151A2F3" w14:textId="77777777" w:rsidR="00910F84" w:rsidRPr="00C35A2C" w:rsidRDefault="00910F84" w:rsidP="00910F84">
      <w:pPr>
        <w:rPr>
          <w:b/>
          <w:bCs/>
          <w:rtl/>
        </w:rPr>
      </w:pPr>
    </w:p>
    <w:p w14:paraId="3C1F1237" w14:textId="77777777" w:rsidR="00FB38C5" w:rsidRDefault="00910F84" w:rsidP="00FB38C5">
      <w:pPr>
        <w:pStyle w:val="36"/>
        <w:framePr w:wrap="notBeside"/>
        <w:rPr>
          <w:rtl/>
        </w:rPr>
      </w:pPr>
      <w:r w:rsidRPr="00C35A2C">
        <w:rPr>
          <w:rtl/>
        </w:rPr>
        <w:t>ת</w:t>
      </w:r>
      <w:r>
        <w:rPr>
          <w:rtl/>
        </w:rPr>
        <w:t>"</w:t>
      </w:r>
      <w:r w:rsidRPr="00C35A2C">
        <w:rPr>
          <w:rtl/>
        </w:rPr>
        <w:t>ר:</w:t>
      </w:r>
    </w:p>
    <w:p w14:paraId="183154F4" w14:textId="77777777" w:rsidR="00FB38C5" w:rsidRDefault="00910F84" w:rsidP="00910F84">
      <w:pPr>
        <w:rPr>
          <w:rtl/>
        </w:rPr>
      </w:pPr>
      <w:r w:rsidRPr="00FB38C5">
        <w:rPr>
          <w:rStyle w:val="afff"/>
          <w:rtl/>
        </w:rPr>
        <w:t>ששה דברים מרפאין את החולה מחליו ורפואתן רפואה</w:t>
      </w:r>
      <w:r w:rsidRPr="00C35A2C">
        <w:rPr>
          <w:rtl/>
        </w:rPr>
        <w:t xml:space="preserve">, </w:t>
      </w:r>
    </w:p>
    <w:p w14:paraId="63E545AD" w14:textId="02F3BD08" w:rsidR="00910F84" w:rsidRPr="00C35A2C" w:rsidRDefault="00910F84" w:rsidP="00910F84">
      <w:pPr>
        <w:rPr>
          <w:rtl/>
        </w:rPr>
      </w:pPr>
      <w:r w:rsidRPr="00FB38C5">
        <w:rPr>
          <w:rStyle w:val="affff1"/>
          <w:rtl/>
        </w:rPr>
        <w:t>ואלו הן:</w:t>
      </w:r>
      <w:r w:rsidRPr="00C35A2C">
        <w:rPr>
          <w:rtl/>
        </w:rPr>
        <w:t xml:space="preserve"> כרוב, ותרדין, ומי סיסין יבישה, וקיבת, ו</w:t>
      </w:r>
      <w:r w:rsidR="005D399C">
        <w:rPr>
          <w:rFonts w:hint="cs"/>
          <w:rtl/>
        </w:rPr>
        <w:t>רחם</w:t>
      </w:r>
      <w:r w:rsidRPr="00C35A2C">
        <w:rPr>
          <w:rtl/>
        </w:rPr>
        <w:t>, ויותרת הכבד</w:t>
      </w:r>
      <w:r w:rsidR="005D399C" w:rsidRPr="005D399C">
        <w:rPr>
          <w:rStyle w:val="affff8"/>
          <w:rFonts w:hint="cs"/>
          <w:rtl/>
        </w:rPr>
        <w:t>[של בהמה]</w:t>
      </w:r>
      <w:r w:rsidRPr="00C35A2C">
        <w:rPr>
          <w:rtl/>
        </w:rPr>
        <w:t>.</w:t>
      </w:r>
    </w:p>
    <w:p w14:paraId="5C5C8AC7" w14:textId="77777777" w:rsidR="00FB38C5" w:rsidRDefault="00910F84" w:rsidP="00FB38C5">
      <w:pPr>
        <w:pStyle w:val="36"/>
        <w:framePr w:wrap="notBeside"/>
        <w:rPr>
          <w:rtl/>
        </w:rPr>
      </w:pPr>
      <w:r w:rsidRPr="00C35A2C">
        <w:rPr>
          <w:rtl/>
        </w:rPr>
        <w:t xml:space="preserve">ויש אומרים: </w:t>
      </w:r>
    </w:p>
    <w:p w14:paraId="6DAEF25C" w14:textId="0AAF90B3" w:rsidR="00910F84" w:rsidRPr="00C35A2C" w:rsidRDefault="00910F84" w:rsidP="00FB38C5">
      <w:pPr>
        <w:spacing w:after="120"/>
        <w:rPr>
          <w:rtl/>
        </w:rPr>
      </w:pPr>
      <w:r w:rsidRPr="00C35A2C">
        <w:rPr>
          <w:rtl/>
        </w:rPr>
        <w:t xml:space="preserve">אף דגים קטנים; </w:t>
      </w:r>
      <w:r w:rsidRPr="00FB38C5">
        <w:rPr>
          <w:rStyle w:val="affff1"/>
          <w:rtl/>
        </w:rPr>
        <w:t>ולא עוד</w:t>
      </w:r>
      <w:r w:rsidRPr="00C35A2C">
        <w:rPr>
          <w:rtl/>
        </w:rPr>
        <w:t xml:space="preserve"> אלא שדגים קטנים מפרין ומרבין כל גופו של אדם.</w:t>
      </w:r>
    </w:p>
    <w:p w14:paraId="17332D5E" w14:textId="77777777" w:rsidR="00FB38C5" w:rsidRDefault="00910F84" w:rsidP="00FB38C5">
      <w:pPr>
        <w:pStyle w:val="36"/>
        <w:framePr w:wrap="notBeside"/>
        <w:rPr>
          <w:rtl/>
        </w:rPr>
      </w:pPr>
      <w:r w:rsidRPr="00C35A2C">
        <w:rPr>
          <w:rtl/>
        </w:rPr>
        <w:t>•</w:t>
      </w:r>
      <w:r w:rsidRPr="00C35A2C">
        <w:rPr>
          <w:rFonts w:hint="cs"/>
          <w:rtl/>
        </w:rPr>
        <w:t xml:space="preserve"> </w:t>
      </w:r>
    </w:p>
    <w:p w14:paraId="6B949E91" w14:textId="3E928CDF" w:rsidR="00910F84" w:rsidRPr="00FB38C5" w:rsidRDefault="00910F84" w:rsidP="00910F84">
      <w:pPr>
        <w:rPr>
          <w:rStyle w:val="afff"/>
          <w:rtl/>
        </w:rPr>
      </w:pPr>
      <w:r w:rsidRPr="00FB38C5">
        <w:rPr>
          <w:rStyle w:val="afff"/>
          <w:rtl/>
        </w:rPr>
        <w:t>עשרה דברים מחזירין את החולה לחליו וחליו קשה,</w:t>
      </w:r>
    </w:p>
    <w:p w14:paraId="3B52F7EF" w14:textId="1B17B2CF" w:rsidR="00910F84" w:rsidRDefault="00910F84" w:rsidP="00FB38C5">
      <w:pPr>
        <w:rPr>
          <w:rtl/>
        </w:rPr>
      </w:pPr>
      <w:r w:rsidRPr="00FB38C5">
        <w:rPr>
          <w:rStyle w:val="affff1"/>
          <w:rtl/>
        </w:rPr>
        <w:t>אלו הן:</w:t>
      </w:r>
      <w:r w:rsidRPr="00C35A2C">
        <w:rPr>
          <w:rtl/>
        </w:rPr>
        <w:t xml:space="preserve"> האוכל בשר שור, שומן, בשר צלי, בשר ציפרים, וביצה צלויה, ושחלים, ותגלחת, ומרחץ, וגבינה, וכבד.</w:t>
      </w:r>
      <w:r w:rsidR="00FB38C5">
        <w:rPr>
          <w:rFonts w:hint="cs"/>
          <w:rtl/>
        </w:rPr>
        <w:t xml:space="preserve"> </w:t>
      </w:r>
      <w:r w:rsidRPr="00FB38C5">
        <w:rPr>
          <w:rStyle w:val="affff1"/>
          <w:rtl/>
        </w:rPr>
        <w:t>וי"א</w:t>
      </w:r>
      <w:r w:rsidRPr="00C35A2C">
        <w:rPr>
          <w:rtl/>
        </w:rPr>
        <w:t>: אף אגוזים.</w:t>
      </w:r>
      <w:r w:rsidR="00FB38C5">
        <w:rPr>
          <w:rFonts w:hint="cs"/>
          <w:rtl/>
        </w:rPr>
        <w:t xml:space="preserve"> </w:t>
      </w:r>
      <w:r w:rsidRPr="00FB38C5">
        <w:rPr>
          <w:rStyle w:val="affff1"/>
          <w:rtl/>
        </w:rPr>
        <w:t>וי"א:</w:t>
      </w:r>
      <w:r w:rsidRPr="00C35A2C">
        <w:rPr>
          <w:rtl/>
        </w:rPr>
        <w:t xml:space="preserve"> אף קשואין.</w:t>
      </w:r>
      <w:r w:rsidRPr="00C35A2C">
        <w:rPr>
          <w:rFonts w:hint="cs"/>
          <w:rtl/>
        </w:rPr>
        <w:t xml:space="preserve"> </w:t>
      </w:r>
      <w:r w:rsidR="00FB38C5">
        <w:rPr>
          <w:rFonts w:hint="cs"/>
          <w:rtl/>
        </w:rPr>
        <w:t>ש</w:t>
      </w:r>
      <w:r w:rsidRPr="00C35A2C">
        <w:rPr>
          <w:rtl/>
        </w:rPr>
        <w:t xml:space="preserve">קשין </w:t>
      </w:r>
      <w:r w:rsidR="00FB38C5">
        <w:rPr>
          <w:rFonts w:hint="cs"/>
          <w:rtl/>
        </w:rPr>
        <w:t>ל</w:t>
      </w:r>
      <w:r w:rsidRPr="00C35A2C">
        <w:rPr>
          <w:rtl/>
        </w:rPr>
        <w:t>גופו של אדם כחרבות.</w:t>
      </w:r>
    </w:p>
    <w:p w14:paraId="78FE4E5B" w14:textId="77777777" w:rsidR="00910F84" w:rsidRPr="00C35A2C" w:rsidRDefault="00910F84" w:rsidP="00910F84">
      <w:pPr>
        <w:pStyle w:val="afff2"/>
        <w:rPr>
          <w:b/>
          <w:rtl/>
        </w:rPr>
      </w:pPr>
      <w:ins w:id="9841" w:author="מספור קטעי משנה" w:date="2026-10-06T06:44:54Z">
        <w:r>
          <w:rPr>
            <w:rStyle w:val="MisparKeta"/>
          </w:rPr>
          <w:t xml:space="preserve">א. </w:t>
        </w:r>
      </w:ins>
      <w:r w:rsidRPr="00C35A2C">
        <w:rPr>
          <w:rtl/>
        </w:rPr>
        <w:t>ואין מסתפרין מהן בכל מקום.</w:t>
      </w:r>
    </w:p>
    <w:p w14:paraId="65508671" w14:textId="77777777" w:rsidR="00FB38C5" w:rsidRDefault="00910F84" w:rsidP="00FB38C5">
      <w:pPr>
        <w:pStyle w:val="36"/>
        <w:framePr w:wrap="notBeside"/>
        <w:rPr>
          <w:rtl/>
        </w:rPr>
      </w:pPr>
      <w:r w:rsidRPr="00C35A2C">
        <w:rPr>
          <w:rtl/>
        </w:rPr>
        <w:t>ת</w:t>
      </w:r>
      <w:r>
        <w:rPr>
          <w:rtl/>
        </w:rPr>
        <w:t>"</w:t>
      </w:r>
      <w:r w:rsidRPr="00C35A2C">
        <w:rPr>
          <w:rtl/>
        </w:rPr>
        <w:t>ר:</w:t>
      </w:r>
    </w:p>
    <w:p w14:paraId="2EBE00F9" w14:textId="77777777" w:rsidR="00FB38C5" w:rsidRPr="007A6E4C" w:rsidRDefault="00910F84" w:rsidP="00910F84">
      <w:pPr>
        <w:rPr>
          <w:rStyle w:val="afff"/>
          <w:rtl/>
        </w:rPr>
      </w:pPr>
      <w:r w:rsidRPr="007A6E4C">
        <w:rPr>
          <w:rStyle w:val="afff"/>
          <w:rtl/>
        </w:rPr>
        <w:t xml:space="preserve">ישראל המסתפר </w:t>
      </w:r>
      <w:r w:rsidR="00FB38C5" w:rsidRPr="007A6E4C">
        <w:rPr>
          <w:rStyle w:val="afff"/>
          <w:rFonts w:hint="cs"/>
          <w:rtl/>
        </w:rPr>
        <w:t xml:space="preserve">מגוי </w:t>
      </w:r>
      <w:r w:rsidRPr="007A6E4C">
        <w:rPr>
          <w:rStyle w:val="afff"/>
          <w:rtl/>
        </w:rPr>
        <w:t xml:space="preserve">רואה במראה, </w:t>
      </w:r>
    </w:p>
    <w:p w14:paraId="1A923EE1" w14:textId="77777777" w:rsidR="007A6E4C" w:rsidRDefault="00FB38C5" w:rsidP="007A6E4C">
      <w:pPr>
        <w:pStyle w:val="36"/>
        <w:framePr w:wrap="notBeside"/>
        <w:rPr>
          <w:rtl/>
        </w:rPr>
      </w:pPr>
      <w:r>
        <w:rPr>
          <w:rtl/>
        </w:rPr>
        <w:t xml:space="preserve">- </w:t>
      </w:r>
    </w:p>
    <w:p w14:paraId="4B1F89CD" w14:textId="57A47FFC" w:rsidR="00FB38C5" w:rsidRPr="00C35A2C" w:rsidRDefault="00FB38C5" w:rsidP="007A6E4C">
      <w:pPr>
        <w:rPr>
          <w:rtl/>
        </w:rPr>
      </w:pPr>
      <w:r w:rsidRPr="00C35A2C">
        <w:rPr>
          <w:rFonts w:hint="cs"/>
          <w:rtl/>
        </w:rPr>
        <w:t xml:space="preserve">ומיירי </w:t>
      </w:r>
      <w:r w:rsidRPr="00C35A2C">
        <w:rPr>
          <w:rtl/>
        </w:rPr>
        <w:t>ברה</w:t>
      </w:r>
      <w:r>
        <w:rPr>
          <w:rtl/>
        </w:rPr>
        <w:t>"</w:t>
      </w:r>
      <w:r w:rsidRPr="00C35A2C">
        <w:rPr>
          <w:rtl/>
        </w:rPr>
        <w:t xml:space="preserve">י, וכיון </w:t>
      </w:r>
      <w:r w:rsidR="007A6E4C">
        <w:rPr>
          <w:rFonts w:hint="cs"/>
          <w:rtl/>
        </w:rPr>
        <w:t xml:space="preserve">דיש </w:t>
      </w:r>
      <w:r w:rsidRPr="00C35A2C">
        <w:rPr>
          <w:rtl/>
        </w:rPr>
        <w:t xml:space="preserve">מראה – </w:t>
      </w:r>
      <w:r w:rsidRPr="00C35A2C">
        <w:rPr>
          <w:rFonts w:hint="cs"/>
          <w:rtl/>
        </w:rPr>
        <w:t xml:space="preserve">נראה </w:t>
      </w:r>
      <w:r w:rsidRPr="00C35A2C">
        <w:rPr>
          <w:rtl/>
        </w:rPr>
        <w:t>כאדם חשוב.</w:t>
      </w:r>
    </w:p>
    <w:p w14:paraId="4F1104A6" w14:textId="1861600E" w:rsidR="00910F84" w:rsidRPr="00C35A2C" w:rsidRDefault="00FB38C5" w:rsidP="00910F84">
      <w:pPr>
        <w:rPr>
          <w:rtl/>
        </w:rPr>
      </w:pPr>
      <w:r>
        <w:rPr>
          <w:rFonts w:hint="cs"/>
          <w:rtl/>
        </w:rPr>
        <w:t xml:space="preserve">וגוי </w:t>
      </w:r>
      <w:r w:rsidR="00910F84" w:rsidRPr="00C35A2C">
        <w:rPr>
          <w:rtl/>
        </w:rPr>
        <w:t>המסתפר מישראל, כיון שהגיע לבלוריתו שומט את ידו.</w:t>
      </w:r>
    </w:p>
    <w:p w14:paraId="23F6CC7A" w14:textId="77777777" w:rsidR="00FB38C5" w:rsidRDefault="00910F84" w:rsidP="00FB38C5">
      <w:pPr>
        <w:pStyle w:val="36"/>
        <w:framePr w:wrap="notBeside"/>
        <w:rPr>
          <w:rtl/>
        </w:rPr>
      </w:pPr>
      <w:r w:rsidRPr="00C35A2C">
        <w:rPr>
          <w:rtl/>
        </w:rPr>
        <w:t>ר</w:t>
      </w:r>
      <w:r w:rsidRPr="00C35A2C">
        <w:rPr>
          <w:rFonts w:hint="cs"/>
          <w:rtl/>
        </w:rPr>
        <w:t>חב</w:t>
      </w:r>
      <w:r>
        <w:rPr>
          <w:rtl/>
        </w:rPr>
        <w:t>"</w:t>
      </w:r>
      <w:r w:rsidRPr="00C35A2C">
        <w:rPr>
          <w:rFonts w:hint="cs"/>
          <w:rtl/>
        </w:rPr>
        <w:t xml:space="preserve">ב </w:t>
      </w:r>
    </w:p>
    <w:p w14:paraId="1E0D7A9F" w14:textId="0311D088" w:rsidR="00910F84" w:rsidRPr="00C35A2C" w:rsidRDefault="00910F84" w:rsidP="00910F84">
      <w:pPr>
        <w:rPr>
          <w:rtl/>
        </w:rPr>
      </w:pPr>
      <w:r w:rsidRPr="00C35A2C">
        <w:rPr>
          <w:rtl/>
        </w:rPr>
        <w:t>ה</w:t>
      </w:r>
      <w:r w:rsidRPr="00C35A2C">
        <w:rPr>
          <w:rFonts w:hint="cs"/>
          <w:rtl/>
        </w:rPr>
        <w:t>י</w:t>
      </w:r>
      <w:r w:rsidRPr="00C35A2C">
        <w:rPr>
          <w:rtl/>
        </w:rPr>
        <w:t xml:space="preserve">ה מסתפר </w:t>
      </w:r>
      <w:r w:rsidR="00FB38C5">
        <w:rPr>
          <w:rFonts w:hint="cs"/>
          <w:rtl/>
        </w:rPr>
        <w:t xml:space="preserve">מגוי </w:t>
      </w:r>
      <w:r w:rsidRPr="00C35A2C">
        <w:rPr>
          <w:rtl/>
        </w:rPr>
        <w:t xml:space="preserve">בשבילי דנהרדעא, </w:t>
      </w:r>
      <w:r w:rsidRPr="00FB38C5">
        <w:rPr>
          <w:rStyle w:val="affff1"/>
          <w:rtl/>
        </w:rPr>
        <w:t>א"ל:</w:t>
      </w:r>
      <w:r w:rsidRPr="00C35A2C">
        <w:rPr>
          <w:rtl/>
        </w:rPr>
        <w:t xml:space="preserve"> חנא, חנא, יא</w:t>
      </w:r>
      <w:r w:rsidRPr="00C35A2C">
        <w:rPr>
          <w:rFonts w:hint="cs"/>
          <w:rtl/>
        </w:rPr>
        <w:t>ה לגזור צוארך,</w:t>
      </w:r>
      <w:r w:rsidRPr="00C35A2C">
        <w:rPr>
          <w:rtl/>
        </w:rPr>
        <w:t xml:space="preserve"> </w:t>
      </w:r>
      <w:r w:rsidRPr="00FB38C5">
        <w:rPr>
          <w:rStyle w:val="affff1"/>
          <w:rtl/>
        </w:rPr>
        <w:t>אמר: תיתי</w:t>
      </w:r>
      <w:r w:rsidRPr="00C35A2C">
        <w:rPr>
          <w:rtl/>
        </w:rPr>
        <w:t xml:space="preserve"> לי דעברי </w:t>
      </w:r>
      <w:r w:rsidRPr="00FB38C5">
        <w:rPr>
          <w:rStyle w:val="affff1"/>
          <w:rtl/>
        </w:rPr>
        <w:t>אדר"מ.</w:t>
      </w:r>
    </w:p>
    <w:p w14:paraId="05E1B99E" w14:textId="77777777" w:rsidR="00FB38C5" w:rsidRDefault="00910F84" w:rsidP="00910F84">
      <w:pPr>
        <w:rPr>
          <w:rtl/>
        </w:rPr>
      </w:pPr>
      <w:r w:rsidRPr="00C35A2C">
        <w:rPr>
          <w:rtl/>
        </w:rPr>
        <w:t>ואדרבנן לא עבר</w:t>
      </w:r>
      <w:r w:rsidRPr="00C35A2C">
        <w:rPr>
          <w:rFonts w:hint="cs"/>
          <w:rtl/>
        </w:rPr>
        <w:t xml:space="preserve"> </w:t>
      </w:r>
      <w:r w:rsidR="00FB38C5">
        <w:rPr>
          <w:rFonts w:hint="cs"/>
          <w:rtl/>
        </w:rPr>
        <w:t xml:space="preserve">- </w:t>
      </w:r>
      <w:r w:rsidRPr="00C35A2C">
        <w:rPr>
          <w:rFonts w:hint="cs"/>
          <w:rtl/>
        </w:rPr>
        <w:t>דרבנן אסרו ברה</w:t>
      </w:r>
      <w:r>
        <w:rPr>
          <w:rtl/>
        </w:rPr>
        <w:t>"</w:t>
      </w:r>
      <w:r w:rsidRPr="00C35A2C">
        <w:rPr>
          <w:rFonts w:hint="cs"/>
          <w:rtl/>
        </w:rPr>
        <w:t>ר ולא ברה</w:t>
      </w:r>
      <w:r>
        <w:rPr>
          <w:rtl/>
        </w:rPr>
        <w:t>"</w:t>
      </w:r>
      <w:r w:rsidRPr="00C35A2C">
        <w:rPr>
          <w:rFonts w:hint="cs"/>
          <w:rtl/>
        </w:rPr>
        <w:t xml:space="preserve">י, </w:t>
      </w:r>
    </w:p>
    <w:p w14:paraId="03C4B3FE" w14:textId="77777777" w:rsidR="00FB38C5" w:rsidRDefault="00910F84" w:rsidP="00FB38C5">
      <w:pPr>
        <w:pStyle w:val="36"/>
        <w:framePr w:wrap="notBeside"/>
        <w:rPr>
          <w:rtl/>
        </w:rPr>
      </w:pPr>
      <w:r w:rsidRPr="00C35A2C">
        <w:rPr>
          <w:rFonts w:hint="cs"/>
          <w:rtl/>
        </w:rPr>
        <w:t>והוא סבר</w:t>
      </w:r>
      <w:r w:rsidRPr="00C35A2C">
        <w:rPr>
          <w:rtl/>
        </w:rPr>
        <w:t>:</w:t>
      </w:r>
    </w:p>
    <w:p w14:paraId="79027D2D" w14:textId="144B4E03" w:rsidR="00910F84" w:rsidRPr="00C35A2C" w:rsidRDefault="00910F84" w:rsidP="00FB38C5">
      <w:pPr>
        <w:spacing w:after="120"/>
        <w:rPr>
          <w:rtl/>
        </w:rPr>
      </w:pPr>
      <w:r w:rsidRPr="00C35A2C">
        <w:rPr>
          <w:rtl/>
        </w:rPr>
        <w:t xml:space="preserve">שבילי דנהרדעא כיון </w:t>
      </w:r>
      <w:r w:rsidR="00FB38C5">
        <w:rPr>
          <w:rFonts w:hint="cs"/>
          <w:rtl/>
        </w:rPr>
        <w:t xml:space="preserve">שמצוים </w:t>
      </w:r>
      <w:r>
        <w:rPr>
          <w:rtl/>
        </w:rPr>
        <w:t xml:space="preserve">רבים </w:t>
      </w:r>
      <w:r>
        <w:rPr>
          <w:rStyle w:val="affff1"/>
          <w:rtl/>
          <w:rPrChange w:id="9463" w:author="מנוע אמוראים" w:date="2026-10-05T16:41:56Z">
            <w:rPr>
              <w:rtl/>
            </w:rPr>
          </w:rPrChange>
        </w:rPr>
        <w:t xml:space="preserve">כרה</w:t>
      </w:r>
      <w:r>
        <w:rPr>
          <w:rStyle w:val="affff1"/>
          <w:rtl/>
          <w:rPrChange w:id="9464" w:author="מנוע אמוראים" w:date="2026-10-05T16:41:56Z">
            <w:rPr>
              <w:rtl/>
            </w:rPr>
          </w:rPrChange>
        </w:rPr>
        <w:t xml:space="preserve">"</w:t>
      </w:r>
      <w:r>
        <w:rPr>
          <w:rStyle w:val="affff1"/>
          <w:rtl/>
          <w:rPrChange w:id="9465" w:author="מנוע אמוראים" w:date="2026-10-05T16:41:56Z">
            <w:rPr>
              <w:rtl/>
            </w:rPr>
          </w:rPrChange>
        </w:rPr>
        <w:t xml:space="preserve">ר</w:t>
      </w:r>
      <w:r>
        <w:rPr>
          <w:rtl/>
        </w:rPr>
        <w:t xml:space="preserve"> דמו.</w:t>
      </w:r>
    </w:p>
    <w:p w14:paraId="6F892A2B" w14:textId="16546389" w:rsidR="00910F84" w:rsidRPr="00FB38C5" w:rsidRDefault="00FB38C5" w:rsidP="00910F84">
      <w:pPr>
        <w:rPr>
          <w:rStyle w:val="afff"/>
          <w:rtl/>
        </w:rPr>
      </w:pPr>
      <w:r w:rsidRPr="00FB38C5">
        <w:rPr>
          <w:rStyle w:val="afff"/>
          <w:rFonts w:hint="cs"/>
          <w:rtl/>
        </w:rPr>
        <w:t xml:space="preserve">וגוי </w:t>
      </w:r>
      <w:r w:rsidR="00910F84" w:rsidRPr="00FB38C5">
        <w:rPr>
          <w:rStyle w:val="afff"/>
          <w:rtl/>
        </w:rPr>
        <w:t>המסתפר מישראל, כיון שהגיע לבלוריתו שומט את ידו.</w:t>
      </w:r>
    </w:p>
    <w:p w14:paraId="0F27C414" w14:textId="77777777" w:rsidR="00FB38C5" w:rsidRDefault="00910F84" w:rsidP="00FB38C5">
      <w:pPr>
        <w:pStyle w:val="36"/>
        <w:framePr w:wrap="notBeside"/>
        <w:rPr>
          <w:rtl/>
        </w:rPr>
      </w:pPr>
      <w:r w:rsidRPr="00C35A2C">
        <w:rPr>
          <w:rFonts w:hint="cs"/>
          <w:rtl/>
        </w:rPr>
        <w:t>ראב</w:t>
      </w:r>
      <w:r>
        <w:rPr>
          <w:rtl/>
        </w:rPr>
        <w:t>"</w:t>
      </w:r>
      <w:r w:rsidRPr="00C35A2C">
        <w:rPr>
          <w:rFonts w:hint="cs"/>
          <w:rtl/>
        </w:rPr>
        <w:t>א</w:t>
      </w:r>
      <w:r w:rsidRPr="00C35A2C">
        <w:rPr>
          <w:rtl/>
        </w:rPr>
        <w:t>:</w:t>
      </w:r>
    </w:p>
    <w:p w14:paraId="7C23B984" w14:textId="5ACFFD89" w:rsidR="00910F84" w:rsidRPr="00C35A2C" w:rsidRDefault="00910F84" w:rsidP="00910F84">
      <w:pPr>
        <w:rPr>
          <w:rtl/>
        </w:rPr>
      </w:pPr>
      <w:r w:rsidRPr="00C35A2C">
        <w:rPr>
          <w:rtl/>
        </w:rPr>
        <w:t>שלשה אצבעות לכל רוח ורוח.</w:t>
      </w:r>
    </w:p>
    <w:p w14:paraId="0756F968" w14:textId="77777777" w:rsidR="00FB38C5" w:rsidRDefault="00910F84" w:rsidP="00FB38C5">
      <w:pPr>
        <w:pStyle w:val="36"/>
        <w:framePr w:wrap="notBeside"/>
        <w:rPr>
          <w:rtl/>
        </w:rPr>
      </w:pPr>
      <w:r w:rsidRPr="00C35A2C">
        <w:rPr>
          <w:rFonts w:hint="cs"/>
          <w:rtl/>
        </w:rPr>
        <w:t>רחבדר</w:t>
      </w:r>
      <w:r>
        <w:rPr>
          <w:rtl/>
        </w:rPr>
        <w:t>"</w:t>
      </w:r>
      <w:r w:rsidRPr="00C35A2C">
        <w:rPr>
          <w:rFonts w:hint="cs"/>
          <w:rtl/>
        </w:rPr>
        <w:t>א</w:t>
      </w:r>
      <w:r w:rsidRPr="00C35A2C">
        <w:rPr>
          <w:rtl/>
        </w:rPr>
        <w:t>:</w:t>
      </w:r>
    </w:p>
    <w:p w14:paraId="0190ED93" w14:textId="6C416B27" w:rsidR="00910F84" w:rsidRDefault="00910F84" w:rsidP="00FB38C5">
      <w:pPr>
        <w:rPr>
          <w:rtl/>
        </w:rPr>
      </w:pPr>
      <w:r w:rsidRPr="00C35A2C">
        <w:rPr>
          <w:rtl/>
        </w:rPr>
        <w:t>שפוד</w:t>
      </w:r>
      <w:r w:rsidRPr="00FB38C5">
        <w:rPr>
          <w:rStyle w:val="affff8"/>
          <w:rFonts w:hint="cs"/>
          <w:rtl/>
        </w:rPr>
        <w:t>[בביצה]</w:t>
      </w:r>
      <w:r w:rsidRPr="00FB38C5">
        <w:rPr>
          <w:rStyle w:val="affff8"/>
          <w:rtl/>
        </w:rPr>
        <w:t>,</w:t>
      </w:r>
      <w:r w:rsidRPr="00C35A2C">
        <w:rPr>
          <w:rtl/>
        </w:rPr>
        <w:t xml:space="preserve"> שפחות</w:t>
      </w:r>
      <w:r w:rsidR="00FB38C5">
        <w:rPr>
          <w:rFonts w:hint="cs"/>
          <w:rtl/>
        </w:rPr>
        <w:t xml:space="preserve"> </w:t>
      </w:r>
      <w:r w:rsidRPr="00FB38C5">
        <w:rPr>
          <w:rStyle w:val="affff8"/>
          <w:rFonts w:hint="cs"/>
          <w:rtl/>
        </w:rPr>
        <w:t>[בכתובות]</w:t>
      </w:r>
      <w:r w:rsidRPr="00FB38C5">
        <w:rPr>
          <w:rStyle w:val="affff8"/>
          <w:rtl/>
        </w:rPr>
        <w:t>,</w:t>
      </w:r>
      <w:r w:rsidRPr="00C35A2C">
        <w:rPr>
          <w:rtl/>
        </w:rPr>
        <w:t xml:space="preserve"> וגומות</w:t>
      </w:r>
      <w:r w:rsidRPr="00FB38C5">
        <w:rPr>
          <w:rStyle w:val="affff8"/>
          <w:rFonts w:hint="cs"/>
          <w:rtl/>
        </w:rPr>
        <w:t>[בנדה]</w:t>
      </w:r>
      <w:r w:rsidRPr="00C35A2C">
        <w:rPr>
          <w:rtl/>
        </w:rPr>
        <w:t xml:space="preserve"> </w:t>
      </w:r>
      <w:r w:rsidRPr="00FB38C5">
        <w:rPr>
          <w:rStyle w:val="affff1"/>
          <w:rtl/>
        </w:rPr>
        <w:t>רב מלכיו</w:t>
      </w:r>
      <w:r w:rsidRPr="00C35A2C">
        <w:rPr>
          <w:rtl/>
        </w:rPr>
        <w:t>;</w:t>
      </w:r>
      <w:r w:rsidRPr="00C35A2C">
        <w:rPr>
          <w:rFonts w:hint="cs"/>
          <w:rtl/>
        </w:rPr>
        <w:t xml:space="preserve"> </w:t>
      </w:r>
      <w:r>
        <w:rPr>
          <w:rStyle w:val="affff1"/>
          <w:rFonts w:hint="cs"/>
          <w:rtl/>
          <w:rPrChange w:id="9466" w:author="מנוע אמוראים" w:date="2026-10-05T16:41:56Z">
            <w:rPr>
              <w:rStyle w:val="affff8"/>
              <w:rFonts w:hint="cs"/>
              <w:rtl/>
            </w:rPr>
          </w:rPrChange>
        </w:rPr>
        <w:t xml:space="preserve">מדראב</w:t>
      </w:r>
      <w:r>
        <w:rPr>
          <w:rStyle w:val="affff1"/>
          <w:rtl/>
          <w:rPrChange w:id="9467" w:author="מנוע אמוראים" w:date="2026-10-05T16:41:56Z">
            <w:rPr>
              <w:rStyle w:val="affff8"/>
              <w:rtl/>
            </w:rPr>
          </w:rPrChange>
        </w:rPr>
        <w:t xml:space="preserve">"</w:t>
      </w:r>
      <w:r>
        <w:rPr>
          <w:rStyle w:val="affff1"/>
          <w:rFonts w:hint="cs"/>
          <w:rtl/>
          <w:rPrChange w:id="9468" w:author="מנוע אמוראים" w:date="2026-10-05T16:41:56Z">
            <w:rPr>
              <w:rStyle w:val="affff8"/>
              <w:rFonts w:hint="cs"/>
              <w:rtl/>
            </w:rPr>
          </w:rPrChange>
        </w:rPr>
        <w:t xml:space="preserve">א</w:t>
      </w:r>
      <w:r>
        <w:rPr>
          <w:rStyle w:val="affff8"/>
          <w:rFonts w:hint="cs"/>
          <w:rtl/>
        </w:rPr>
        <w:t xml:space="preserve">]</w:t>
      </w:r>
    </w:p>
    <w:p w14:paraId="2FF6D42E" w14:textId="588A8D88" w:rsidR="00910F84" w:rsidRPr="00C35A2C" w:rsidRDefault="00910F84" w:rsidP="00910F84">
      <w:pPr>
        <w:rPr>
          <w:rtl/>
        </w:rPr>
      </w:pPr>
      <w:r w:rsidRPr="00C35A2C">
        <w:rPr>
          <w:rtl/>
        </w:rPr>
        <w:t>בלורית</w:t>
      </w:r>
      <w:r w:rsidR="00FB38C5">
        <w:rPr>
          <w:rFonts w:hint="cs"/>
          <w:rtl/>
        </w:rPr>
        <w:t xml:space="preserve"> </w:t>
      </w:r>
      <w:r w:rsidRPr="00FB38C5">
        <w:rPr>
          <w:rStyle w:val="affff8"/>
          <w:rFonts w:hint="cs"/>
          <w:rtl/>
        </w:rPr>
        <w:t>[כאן]</w:t>
      </w:r>
      <w:r w:rsidRPr="00FB38C5">
        <w:rPr>
          <w:rStyle w:val="affff8"/>
          <w:rtl/>
        </w:rPr>
        <w:t>,</w:t>
      </w:r>
      <w:r w:rsidRPr="00C35A2C">
        <w:rPr>
          <w:rtl/>
        </w:rPr>
        <w:t xml:space="preserve"> אפר מקלה</w:t>
      </w:r>
      <w:r w:rsidR="00FB38C5">
        <w:rPr>
          <w:rFonts w:hint="cs"/>
          <w:rtl/>
        </w:rPr>
        <w:t xml:space="preserve"> </w:t>
      </w:r>
      <w:r w:rsidRPr="00FB38C5">
        <w:rPr>
          <w:rStyle w:val="affff8"/>
          <w:rFonts w:hint="cs"/>
          <w:rtl/>
        </w:rPr>
        <w:t>[דמכות]</w:t>
      </w:r>
      <w:r w:rsidRPr="00FB38C5">
        <w:rPr>
          <w:rStyle w:val="affff8"/>
          <w:rtl/>
        </w:rPr>
        <w:t>,</w:t>
      </w:r>
      <w:r w:rsidRPr="00C35A2C">
        <w:rPr>
          <w:rtl/>
        </w:rPr>
        <w:t xml:space="preserve"> וגבינה</w:t>
      </w:r>
      <w:r w:rsidR="00FB38C5">
        <w:rPr>
          <w:rFonts w:hint="cs"/>
          <w:rtl/>
        </w:rPr>
        <w:t xml:space="preserve"> </w:t>
      </w:r>
      <w:r w:rsidRPr="00FB38C5">
        <w:rPr>
          <w:rStyle w:val="affff8"/>
          <w:rFonts w:hint="cs"/>
          <w:rtl/>
        </w:rPr>
        <w:t>[בע</w:t>
      </w:r>
      <w:r w:rsidRPr="00FB38C5">
        <w:rPr>
          <w:rStyle w:val="affff8"/>
          <w:rtl/>
        </w:rPr>
        <w:t>"</w:t>
      </w:r>
      <w:r w:rsidRPr="00FB38C5">
        <w:rPr>
          <w:rStyle w:val="affff8"/>
          <w:rFonts w:hint="cs"/>
          <w:rtl/>
        </w:rPr>
        <w:t>ז]</w:t>
      </w:r>
      <w:r w:rsidRPr="00C35A2C">
        <w:rPr>
          <w:rtl/>
        </w:rPr>
        <w:t xml:space="preserve"> </w:t>
      </w:r>
      <w:r w:rsidRPr="00FB38C5">
        <w:rPr>
          <w:rStyle w:val="affff1"/>
          <w:rtl/>
        </w:rPr>
        <w:t>- רב מלכיה.</w:t>
      </w:r>
    </w:p>
    <w:p w14:paraId="7BAFE9A4" w14:textId="77777777" w:rsidR="00FB38C5" w:rsidRDefault="00910F84" w:rsidP="00FB38C5">
      <w:pPr>
        <w:pStyle w:val="36"/>
        <w:framePr w:wrap="notBeside"/>
        <w:rPr>
          <w:rtl/>
        </w:rPr>
      </w:pPr>
      <w:r w:rsidRPr="00C35A2C">
        <w:rPr>
          <w:rFonts w:hint="cs"/>
          <w:rtl/>
        </w:rPr>
        <w:t>אר</w:t>
      </w:r>
      <w:r>
        <w:rPr>
          <w:rtl/>
        </w:rPr>
        <w:t>"</w:t>
      </w:r>
      <w:r w:rsidRPr="00C35A2C">
        <w:rPr>
          <w:rFonts w:hint="cs"/>
          <w:rtl/>
        </w:rPr>
        <w:t>פ:</w:t>
      </w:r>
      <w:r w:rsidRPr="00C35A2C">
        <w:rPr>
          <w:rtl/>
        </w:rPr>
        <w:t xml:space="preserve"> </w:t>
      </w:r>
    </w:p>
    <w:p w14:paraId="6D2488CE" w14:textId="77777777" w:rsidR="00E269A9" w:rsidRDefault="00910F84" w:rsidP="00E269A9">
      <w:pPr>
        <w:rPr>
          <w:rtl/>
        </w:rPr>
      </w:pPr>
      <w:r w:rsidRPr="00C35A2C">
        <w:rPr>
          <w:rtl/>
        </w:rPr>
        <w:t xml:space="preserve">מתני' ומתניתא </w:t>
      </w:r>
      <w:r w:rsidRPr="00FB38C5">
        <w:rPr>
          <w:rStyle w:val="affff1"/>
          <w:rtl/>
        </w:rPr>
        <w:t>רב מלכיה,</w:t>
      </w:r>
      <w:r w:rsidRPr="00C35A2C">
        <w:rPr>
          <w:rtl/>
        </w:rPr>
        <w:t xml:space="preserve"> שמעתתא </w:t>
      </w:r>
      <w:r w:rsidRPr="00FB38C5">
        <w:rPr>
          <w:rStyle w:val="affff1"/>
          <w:rtl/>
        </w:rPr>
        <w:t>רב מלכיו,</w:t>
      </w:r>
      <w:r w:rsidRPr="00C35A2C">
        <w:rPr>
          <w:rtl/>
        </w:rPr>
        <w:t xml:space="preserve"> </w:t>
      </w:r>
      <w:r w:rsidR="00FB38C5">
        <w:rPr>
          <w:rFonts w:hint="cs"/>
          <w:rtl/>
        </w:rPr>
        <w:t xml:space="preserve"> </w:t>
      </w:r>
      <w:r w:rsidRPr="00FB38C5">
        <w:rPr>
          <w:rStyle w:val="affff1"/>
          <w:rtl/>
        </w:rPr>
        <w:t>וסימנא:</w:t>
      </w:r>
      <w:r w:rsidRPr="00C35A2C">
        <w:rPr>
          <w:rtl/>
        </w:rPr>
        <w:t xml:space="preserve"> מתניתא מלכתא.</w:t>
      </w:r>
      <w:r w:rsidR="00E269A9">
        <w:rPr>
          <w:rFonts w:hint="cs"/>
          <w:rtl/>
        </w:rPr>
        <w:t xml:space="preserve"> </w:t>
      </w:r>
    </w:p>
    <w:p w14:paraId="203055BC" w14:textId="6485F58D" w:rsidR="00E269A9" w:rsidRDefault="00910F84" w:rsidP="00E269A9">
      <w:pPr>
        <w:pStyle w:val="36"/>
        <w:framePr w:wrap="notBeside"/>
        <w:rPr>
          <w:rtl/>
        </w:rPr>
      </w:pPr>
      <w:r>
        <w:rPr>
          <w:rtl/>
        </w:rPr>
        <w:t xml:space="preserve">- </w:t>
      </w:r>
      <w:r w:rsidR="00E269A9">
        <w:rPr>
          <w:rFonts w:hint="cs"/>
          <w:rtl/>
        </w:rPr>
        <w:t>נפק"מ:</w:t>
      </w:r>
    </w:p>
    <w:p w14:paraId="58E4A3F4" w14:textId="5BDF1129" w:rsidR="00910F84" w:rsidRDefault="00910F84" w:rsidP="00E269A9">
      <w:pPr>
        <w:rPr>
          <w:rtl/>
        </w:rPr>
      </w:pPr>
      <w:r w:rsidRPr="00C35A2C">
        <w:rPr>
          <w:rtl/>
        </w:rPr>
        <w:t>שפחות.</w:t>
      </w:r>
    </w:p>
    <w:p w14:paraId="5672AC1E" w14:textId="77777777" w:rsidR="00910F84" w:rsidRPr="00C35A2C" w:rsidRDefault="00910F84" w:rsidP="00910F84">
      <w:pPr>
        <w:pStyle w:val="aff6"/>
        <w:framePr w:wrap="around"/>
        <w:rPr>
          <w:rtl/>
        </w:rPr>
      </w:pPr>
      <w:r w:rsidRPr="00C35A2C">
        <w:rPr>
          <w:rFonts w:hint="cs"/>
          <w:rtl/>
        </w:rPr>
        <w:t>כט:</w:t>
      </w:r>
    </w:p>
    <w:p>
      <w:pPr>
        <w:pStyle w:val="affff4"/>
        <w:rPr>
          <w:ins w:id="20149" w:author="קלוד" w:date="2026-10-06T10:07:24Z"/>
        </w:rPr>
      </w:pPr>
      <w:ins w:id="20148" w:author="קלוד" w:date="2026-10-06T10:07:24Z">
        <w:r>
          <w:t xml:space="preserve">משנה ג</w:t>
        </w:r>
      </w:ins>
    </w:p>
    <w:p w14:paraId="0841EAFF" w14:textId="77777777" w:rsidR="00910F84" w:rsidRPr="00C35A2C" w:rsidRDefault="00910F84" w:rsidP="00910F84">
      <w:pPr>
        <w:pStyle w:val="affb"/>
        <w:rPr>
          <w:del w:id="20015" w:author="קלוד" w:date="2026-10-06T10:12:09Z"/>
          <w:rtl/>
        </w:rPr>
      </w:pPr>
      <w:ins w:id="9842" w:author="מספור קטעי משנה" w:date="2026-10-06T06:44:54Z">
        <w:del w:id="20013" w:author="קלוד" w:date="2026-10-06T10:12:09Z">
          <w:r>
            <w:rPr>
              <w:rStyle w:val="MisparKeta"/>
            </w:rPr>
            <w:delText xml:space="preserve">א. </w:delText>
          </w:r>
        </w:del>
      </w:ins>
      <w:del w:id="20014" w:author="קלוד" w:date="2026-10-06T10:12:09Z">
        <w:r w:rsidRPr="00C35A2C">
          <w:rPr>
            <w:rtl/>
          </w:rPr>
          <w:delText xml:space="preserve">מתני'.</w:delText>
        </w:r>
      </w:del>
    </w:p>
    <w:p w14:paraId="63E0E1EC" w14:textId="11FF8075" w:rsidR="00910F84" w:rsidRDefault="00910F84" w:rsidP="00910F84">
      <w:pPr>
        <w:pStyle w:val="affb"/>
        <w:rPr>
          <w:rtl/>
        </w:rPr>
      </w:pPr>
      <w:ins w:id="20095" w:author="קלוד" w:date="2026-10-06T10:12:09Z">
        <w:r>
          <w:rPr>
            <w:rStyle w:val="MisparKeta"/>
          </w:rPr>
          <w:t xml:space="preserve">א. </w:t>
        </w:r>
      </w:ins>
      <w:r w:rsidRPr="00C35A2C">
        <w:rPr>
          <w:rtl/>
        </w:rPr>
        <w:t xml:space="preserve">אלו דברים של </w:t>
      </w:r>
      <w:r w:rsidR="005D399C">
        <w:rPr>
          <w:rFonts w:hint="cs"/>
          <w:rtl/>
        </w:rPr>
        <w:t xml:space="preserve">נכרים </w:t>
      </w:r>
      <w:r w:rsidRPr="00C35A2C">
        <w:rPr>
          <w:rtl/>
        </w:rPr>
        <w:t>אסורין ואיסורן איסור הנאה:</w:t>
      </w:r>
    </w:p>
    <w:p w14:paraId="4547F7CC" w14:textId="66A3CCA0" w:rsidR="00910F84" w:rsidRPr="00C35A2C" w:rsidRDefault="00910F84" w:rsidP="00910F84">
      <w:pPr>
        <w:pStyle w:val="affb"/>
        <w:rPr>
          <w:rtl/>
        </w:rPr>
      </w:pPr>
      <w:r w:rsidRPr="00C35A2C">
        <w:rPr>
          <w:rtl/>
        </w:rPr>
        <w:t xml:space="preserve">היין, והחומץ של </w:t>
      </w:r>
      <w:r w:rsidR="005D399C">
        <w:rPr>
          <w:rFonts w:hint="cs"/>
          <w:rtl/>
        </w:rPr>
        <w:t xml:space="preserve">נכרים </w:t>
      </w:r>
      <w:r w:rsidRPr="00C35A2C">
        <w:rPr>
          <w:rtl/>
        </w:rPr>
        <w:t>שהיה מתחלתו יין, וחרס הדרייני, ועורות לבובין.</w:t>
      </w:r>
    </w:p>
    <w:p w14:paraId="74FA1783" w14:textId="4C3E9FFB" w:rsidR="00910F84" w:rsidRPr="00C35A2C" w:rsidRDefault="00910F84" w:rsidP="00910F84">
      <w:pPr>
        <w:pStyle w:val="affb"/>
        <w:rPr>
          <w:rtl/>
        </w:rPr>
      </w:pPr>
      <w:r w:rsidRPr="00E269A9">
        <w:rPr>
          <w:rStyle w:val="TanaimMishna"/>
          <w:rtl/>
          <w:rPrChange w:id="20030" w:author="קלוד" w:date="2026-10-06T10:07:24Z">
            <w:rPr>
              <w:rStyle w:val="affff1"/>
              <w:rtl/>
            </w:rPr>
          </w:rPrChange>
        </w:rPr>
        <w:t>רשב"ג :</w:t>
      </w:r>
      <w:r w:rsidRPr="00C35A2C">
        <w:rPr>
          <w:rtl/>
        </w:rPr>
        <w:t xml:space="preserve"> בזמן שהקרע שלו עגול - אסור, משוך - מותר.</w:t>
      </w:r>
    </w:p>
    <w:p w14:paraId="3964E497" w14:textId="77777777" w:rsidR="00910F84" w:rsidRPr="00C35A2C" w:rsidRDefault="00910F84" w:rsidP="00910F84">
      <w:pPr>
        <w:pStyle w:val="affb"/>
        <w:rPr>
          <w:rtl/>
        </w:rPr>
      </w:pPr>
      <w:r w:rsidRPr="00C35A2C">
        <w:rPr>
          <w:rtl/>
        </w:rPr>
        <w:t>בשר הנכנס לעבודת כוכבים מותר, והיוצא - אסור, מפני שהוא כזבחי מתים, דברי ר</w:t>
      </w:r>
      <w:r>
        <w:rPr>
          <w:rtl/>
        </w:rPr>
        <w:t>"</w:t>
      </w:r>
      <w:r w:rsidRPr="00C35A2C">
        <w:rPr>
          <w:rtl/>
        </w:rPr>
        <w:t>ע.</w:t>
      </w:r>
    </w:p>
    <w:p w14:paraId="6EA25330" w14:textId="77777777" w:rsidR="00910F84" w:rsidRPr="00C35A2C" w:rsidRDefault="00910F84" w:rsidP="00910F84">
      <w:pPr>
        <w:pStyle w:val="affb"/>
        <w:rPr>
          <w:rtl/>
        </w:rPr>
      </w:pPr>
      <w:r w:rsidRPr="00C35A2C">
        <w:rPr>
          <w:rtl/>
        </w:rPr>
        <w:t>ההולכין לתרפות - אסור לשאת ולתת עמהן, והבאין - מותרין.</w:t>
      </w:r>
    </w:p>
    <w:p w14:paraId="645E4C93" w14:textId="78A596F5" w:rsidR="00910F84" w:rsidRDefault="00910F84" w:rsidP="00910F84">
      <w:pPr>
        <w:pStyle w:val="affb"/>
        <w:rPr>
          <w:rtl/>
        </w:rPr>
      </w:pPr>
      <w:r w:rsidRPr="00C35A2C">
        <w:rPr>
          <w:rtl/>
        </w:rPr>
        <w:t xml:space="preserve">נודות </w:t>
      </w:r>
      <w:r w:rsidR="005D399C">
        <w:rPr>
          <w:rFonts w:hint="cs"/>
          <w:rtl/>
        </w:rPr>
        <w:t xml:space="preserve">הנכרים </w:t>
      </w:r>
      <w:r w:rsidRPr="00C35A2C">
        <w:rPr>
          <w:rtl/>
        </w:rPr>
        <w:t>וקנקניהן ויין של ישראל כנוס בהן</w:t>
      </w:r>
    </w:p>
    <w:p w14:paraId="10AC9239" w14:textId="6DAD76A4" w:rsidR="00910F84" w:rsidRDefault="00910F84" w:rsidP="00910F84">
      <w:pPr>
        <w:pStyle w:val="affb"/>
        <w:rPr>
          <w:rtl/>
        </w:rPr>
      </w:pPr>
      <w:r w:rsidRPr="00E269A9">
        <w:rPr>
          <w:rStyle w:val="TanaimMishna"/>
          <w:rFonts w:hint="cs"/>
          <w:rtl/>
          <w:rPrChange w:id="20031" w:author="קלוד" w:date="2026-10-06T10:07:24Z">
            <w:rPr>
              <w:rStyle w:val="affff1"/>
              <w:rFonts w:hint="cs"/>
              <w:rtl/>
            </w:rPr>
          </w:rPrChange>
        </w:rPr>
        <w:t>לר</w:t>
      </w:r>
      <w:r w:rsidRPr="00E269A9">
        <w:rPr>
          <w:rStyle w:val="TanaimMishna"/>
          <w:rtl/>
          <w:rPrChange w:id="20032" w:author="קלוד" w:date="2026-10-06T10:07:24Z">
            <w:rPr>
              <w:rStyle w:val="affff1"/>
              <w:rtl/>
            </w:rPr>
          </w:rPrChange>
        </w:rPr>
        <w:t>"</w:t>
      </w:r>
      <w:r w:rsidRPr="00E269A9">
        <w:rPr>
          <w:rStyle w:val="TanaimMishna"/>
          <w:rFonts w:hint="cs"/>
          <w:rtl/>
          <w:rPrChange w:id="20033" w:author="קלוד" w:date="2026-10-06T10:07:24Z">
            <w:rPr>
              <w:rStyle w:val="affff1"/>
              <w:rFonts w:hint="cs"/>
              <w:rtl/>
            </w:rPr>
          </w:rPrChange>
        </w:rPr>
        <w:t>מ:</w:t>
      </w:r>
      <w:r w:rsidRPr="00C35A2C">
        <w:rPr>
          <w:rFonts w:hint="cs"/>
          <w:rtl/>
        </w:rPr>
        <w:t xml:space="preserve"> </w:t>
      </w:r>
      <w:r w:rsidRPr="00C35A2C">
        <w:rPr>
          <w:rtl/>
        </w:rPr>
        <w:t>אסורין ואיסורן איסור הנאה,</w:t>
      </w:r>
    </w:p>
    <w:p w14:paraId="477260FC" w14:textId="0015A560" w:rsidR="00910F84" w:rsidRPr="00C35A2C" w:rsidRDefault="00910F84" w:rsidP="00910F84">
      <w:pPr>
        <w:pStyle w:val="affb"/>
        <w:rPr>
          <w:rtl/>
        </w:rPr>
      </w:pPr>
      <w:r w:rsidRPr="00E269A9">
        <w:rPr>
          <w:rStyle w:val="TanaimMishna"/>
          <w:rtl/>
          <w:rPrChange w:id="20034" w:author="קלוד" w:date="2026-10-06T10:07:24Z">
            <w:rPr>
              <w:rStyle w:val="affff1"/>
              <w:rtl/>
            </w:rPr>
          </w:rPrChange>
        </w:rPr>
        <w:t>וחכמים אומרים:</w:t>
      </w:r>
      <w:r w:rsidRPr="00C35A2C">
        <w:rPr>
          <w:rtl/>
        </w:rPr>
        <w:t xml:space="preserve"> אין איסורן איסור הנאה.</w:t>
      </w:r>
    </w:p>
    <w:p w14:paraId="09FF79F1" w14:textId="77777777" w:rsidR="00910F84" w:rsidRDefault="00910F84" w:rsidP="00910F84">
      <w:pPr>
        <w:pStyle w:val="affb"/>
        <w:rPr>
          <w:rtl/>
        </w:rPr>
      </w:pPr>
      <w:r w:rsidRPr="00C35A2C">
        <w:rPr>
          <w:rtl/>
        </w:rPr>
        <w:t xml:space="preserve">החרצנים והזגין של עובדי כוכבים – </w:t>
      </w:r>
      <w:r w:rsidRPr="00E269A9">
        <w:rPr>
          <w:rStyle w:val="TanaimMishna"/>
          <w:rFonts w:hint="cs"/>
          <w:rtl/>
          <w:rPrChange w:id="20035" w:author="קלוד" w:date="2026-10-06T10:07:24Z">
            <w:rPr>
              <w:rStyle w:val="affff1"/>
              <w:rFonts w:hint="cs"/>
              <w:rtl/>
            </w:rPr>
          </w:rPrChange>
        </w:rPr>
        <w:t>לר</w:t>
      </w:r>
      <w:r w:rsidRPr="00E269A9">
        <w:rPr>
          <w:rStyle w:val="TanaimMishna"/>
          <w:rtl/>
          <w:rPrChange w:id="20036" w:author="קלוד" w:date="2026-10-06T10:07:24Z">
            <w:rPr>
              <w:rStyle w:val="affff1"/>
              <w:rtl/>
            </w:rPr>
          </w:rPrChange>
        </w:rPr>
        <w:t>"</w:t>
      </w:r>
      <w:r w:rsidRPr="00E269A9">
        <w:rPr>
          <w:rStyle w:val="TanaimMishna"/>
          <w:rFonts w:hint="cs"/>
          <w:rtl/>
          <w:rPrChange w:id="20037" w:author="קלוד" w:date="2026-10-06T10:07:24Z">
            <w:rPr>
              <w:rStyle w:val="affff1"/>
              <w:rFonts w:hint="cs"/>
              <w:rtl/>
            </w:rPr>
          </w:rPrChange>
        </w:rPr>
        <w:t>מ:</w:t>
      </w:r>
      <w:r w:rsidRPr="00C35A2C">
        <w:rPr>
          <w:rFonts w:hint="cs"/>
          <w:rtl/>
        </w:rPr>
        <w:t xml:space="preserve"> </w:t>
      </w:r>
      <w:r w:rsidRPr="00C35A2C">
        <w:rPr>
          <w:rtl/>
        </w:rPr>
        <w:t>אסורין ואיסורן איסור הנאה,</w:t>
      </w:r>
    </w:p>
    <w:p w14:paraId="28F5D696" w14:textId="2BAC5463" w:rsidR="00910F84" w:rsidRPr="00C35A2C" w:rsidRDefault="00910F84" w:rsidP="00910F84">
      <w:pPr>
        <w:pStyle w:val="affb"/>
        <w:rPr>
          <w:rtl/>
        </w:rPr>
      </w:pPr>
      <w:r w:rsidRPr="00E269A9">
        <w:rPr>
          <w:rStyle w:val="TanaimMishna"/>
          <w:rtl/>
          <w:rPrChange w:id="20038" w:author="קלוד" w:date="2026-10-06T10:07:24Z">
            <w:rPr>
              <w:rStyle w:val="affff1"/>
              <w:rtl/>
            </w:rPr>
          </w:rPrChange>
        </w:rPr>
        <w:t>וחכ"א:</w:t>
      </w:r>
      <w:r w:rsidRPr="00C35A2C">
        <w:rPr>
          <w:rtl/>
        </w:rPr>
        <w:t xml:space="preserve"> לחין אסורין, יבישין מותרין.</w:t>
      </w:r>
    </w:p>
    <w:p w14:paraId="5E1B484F" w14:textId="77777777" w:rsidR="00E269A9" w:rsidRDefault="00910F84" w:rsidP="00910F84">
      <w:pPr>
        <w:pStyle w:val="affb"/>
        <w:rPr>
          <w:rtl/>
        </w:rPr>
      </w:pPr>
      <w:r w:rsidRPr="00C35A2C">
        <w:rPr>
          <w:rtl/>
        </w:rPr>
        <w:t xml:space="preserve">המורייס וגבינת בית אונייקי של עובדי כוכבים </w:t>
      </w:r>
    </w:p>
    <w:p w14:paraId="7A360FA1" w14:textId="3653DD8F" w:rsidR="00910F84" w:rsidRDefault="00910F84" w:rsidP="00910F84">
      <w:pPr>
        <w:pStyle w:val="affb"/>
        <w:rPr>
          <w:rtl/>
        </w:rPr>
      </w:pPr>
      <w:r w:rsidRPr="00E269A9">
        <w:rPr>
          <w:rStyle w:val="TanaimMishna"/>
          <w:rFonts w:hint="cs"/>
          <w:rtl/>
          <w:rPrChange w:id="20039" w:author="קלוד" w:date="2026-10-06T10:07:24Z">
            <w:rPr>
              <w:rStyle w:val="affff1"/>
              <w:rFonts w:hint="cs"/>
              <w:rtl/>
            </w:rPr>
          </w:rPrChange>
        </w:rPr>
        <w:t>לר</w:t>
      </w:r>
      <w:r w:rsidRPr="00E269A9">
        <w:rPr>
          <w:rStyle w:val="TanaimMishna"/>
          <w:rtl/>
          <w:rPrChange w:id="20040" w:author="קלוד" w:date="2026-10-06T10:07:24Z">
            <w:rPr>
              <w:rStyle w:val="affff1"/>
              <w:rtl/>
            </w:rPr>
          </w:rPrChange>
        </w:rPr>
        <w:t>"</w:t>
      </w:r>
      <w:r w:rsidRPr="00E269A9">
        <w:rPr>
          <w:rStyle w:val="TanaimMishna"/>
          <w:rFonts w:hint="cs"/>
          <w:rtl/>
          <w:rPrChange w:id="20041" w:author="קלוד" w:date="2026-10-06T10:07:24Z">
            <w:rPr>
              <w:rStyle w:val="affff1"/>
              <w:rFonts w:hint="cs"/>
              <w:rtl/>
            </w:rPr>
          </w:rPrChange>
        </w:rPr>
        <w:t>מ:</w:t>
      </w:r>
      <w:r w:rsidRPr="00C35A2C">
        <w:rPr>
          <w:rFonts w:hint="cs"/>
          <w:rtl/>
        </w:rPr>
        <w:t xml:space="preserve"> </w:t>
      </w:r>
      <w:r w:rsidRPr="00C35A2C">
        <w:rPr>
          <w:rtl/>
        </w:rPr>
        <w:t>אסורין ואיסורן איסור הנאה,</w:t>
      </w:r>
    </w:p>
    <w:p w14:paraId="07029D36" w14:textId="5D79A843" w:rsidR="00910F84" w:rsidRPr="00C35A2C" w:rsidRDefault="00910F84" w:rsidP="00910F84">
      <w:pPr>
        <w:pStyle w:val="affb"/>
        <w:rPr>
          <w:rtl/>
        </w:rPr>
      </w:pPr>
      <w:r w:rsidRPr="00E269A9">
        <w:rPr>
          <w:rStyle w:val="TanaimMishna"/>
          <w:rtl/>
          <w:rPrChange w:id="20042" w:author="קלוד" w:date="2026-10-06T10:07:24Z">
            <w:rPr>
              <w:rStyle w:val="affff1"/>
              <w:rtl/>
            </w:rPr>
          </w:rPrChange>
        </w:rPr>
        <w:t>וחכ"א:</w:t>
      </w:r>
      <w:r w:rsidRPr="00C35A2C">
        <w:rPr>
          <w:rtl/>
        </w:rPr>
        <w:t xml:space="preserve"> אין איסורן איסור הנאה.</w:t>
      </w:r>
    </w:p>
    <w:p w14:paraId="0A55CEB4" w14:textId="77777777" w:rsidR="00910F84" w:rsidRDefault="00910F84" w:rsidP="00910F84">
      <w:pPr>
        <w:pStyle w:val="affb"/>
        <w:rPr>
          <w:rtl/>
        </w:rPr>
      </w:pPr>
      <w:r w:rsidRPr="00E269A9">
        <w:rPr>
          <w:rStyle w:val="TanaimMishna"/>
          <w:rtl/>
          <w:rPrChange w:id="20043" w:author="קלוד" w:date="2026-10-06T10:07:24Z">
            <w:rPr>
              <w:rStyle w:val="affff1"/>
              <w:rtl/>
            </w:rPr>
          </w:rPrChange>
        </w:rPr>
        <w:t>אמר ר' יהודה:</w:t>
      </w:r>
      <w:r w:rsidRPr="00C35A2C">
        <w:rPr>
          <w:rtl/>
        </w:rPr>
        <w:t xml:space="preserve"> שאל </w:t>
      </w:r>
      <w:r w:rsidRPr="00E269A9">
        <w:rPr>
          <w:rStyle w:val="TanaimMishna"/>
          <w:rtl/>
          <w:rPrChange w:id="20044" w:author="קלוד" w:date="2026-10-06T10:07:24Z">
            <w:rPr>
              <w:rStyle w:val="affff1"/>
              <w:rtl/>
            </w:rPr>
          </w:rPrChange>
        </w:rPr>
        <w:t>ר' ישמעאל את רבי יהושע</w:t>
      </w:r>
      <w:r w:rsidRPr="00C35A2C">
        <w:rPr>
          <w:rtl/>
        </w:rPr>
        <w:t xml:space="preserve"> כשהיו מהלכין בדרך,</w:t>
      </w:r>
    </w:p>
    <w:p w14:paraId="18E777B4" w14:textId="77777777" w:rsidR="00910F84" w:rsidRDefault="00910F84" w:rsidP="00910F84">
      <w:pPr>
        <w:pStyle w:val="affb"/>
        <w:rPr>
          <w:rtl/>
        </w:rPr>
      </w:pPr>
      <w:r w:rsidRPr="00E269A9">
        <w:rPr>
          <w:rStyle w:val="TanaimMishna"/>
          <w:rFonts w:hint="cs"/>
          <w:rtl/>
          <w:rPrChange w:id="20045" w:author="קלוד" w:date="2026-10-06T10:07:24Z">
            <w:rPr>
              <w:rStyle w:val="affff1"/>
              <w:rFonts w:hint="cs"/>
              <w:rtl/>
            </w:rPr>
          </w:rPrChange>
        </w:rPr>
        <w:t>א</w:t>
      </w:r>
      <w:r w:rsidRPr="00E269A9">
        <w:rPr>
          <w:rStyle w:val="TanaimMishna"/>
          <w:rtl/>
          <w:rPrChange w:id="20046" w:author="קלוד" w:date="2026-10-06T10:07:24Z">
            <w:rPr>
              <w:rStyle w:val="affff1"/>
              <w:rtl/>
            </w:rPr>
          </w:rPrChange>
        </w:rPr>
        <w:t>"</w:t>
      </w:r>
      <w:r w:rsidRPr="00E269A9">
        <w:rPr>
          <w:rStyle w:val="TanaimMishna"/>
          <w:rFonts w:hint="cs"/>
          <w:rtl/>
          <w:rPrChange w:id="20047" w:author="קלוד" w:date="2026-10-06T10:07:24Z">
            <w:rPr>
              <w:rStyle w:val="affff1"/>
              <w:rFonts w:hint="cs"/>
              <w:rtl/>
            </w:rPr>
          </w:rPrChange>
        </w:rPr>
        <w:t>ל</w:t>
      </w:r>
      <w:r w:rsidRPr="00E269A9">
        <w:rPr>
          <w:rStyle w:val="TanaimMishna"/>
          <w:rtl/>
          <w:rPrChange w:id="20048" w:author="קלוד" w:date="2026-10-06T10:07:24Z">
            <w:rPr>
              <w:rStyle w:val="affff1"/>
              <w:rtl/>
            </w:rPr>
          </w:rPrChange>
        </w:rPr>
        <w:t>:</w:t>
      </w:r>
      <w:r w:rsidRPr="00C35A2C">
        <w:rPr>
          <w:rtl/>
        </w:rPr>
        <w:t xml:space="preserve"> מפני מה אסרו גבינות עובדי כוכבים? </w:t>
      </w:r>
    </w:p>
    <w:p w14:paraId="02E80398" w14:textId="77777777" w:rsidR="00910F84" w:rsidRPr="00C35A2C" w:rsidRDefault="00910F84" w:rsidP="00910F84">
      <w:pPr>
        <w:pStyle w:val="affb"/>
        <w:rPr>
          <w:rtl/>
        </w:rPr>
      </w:pPr>
      <w:r w:rsidRPr="00E269A9">
        <w:rPr>
          <w:rStyle w:val="TanaimMishna"/>
          <w:rtl/>
          <w:rPrChange w:id="20049" w:author="קלוד" w:date="2026-10-06T10:07:24Z">
            <w:rPr>
              <w:rStyle w:val="affff1"/>
              <w:rtl/>
            </w:rPr>
          </w:rPrChange>
        </w:rPr>
        <w:t>אמר לו:</w:t>
      </w:r>
      <w:r w:rsidRPr="00C35A2C">
        <w:rPr>
          <w:rtl/>
        </w:rPr>
        <w:t xml:space="preserve"> מפני שמעמידין אותה בקיבה של נבילה.</w:t>
      </w:r>
    </w:p>
    <w:p w14:paraId="19DE9179" w14:textId="77777777" w:rsidR="00910F84" w:rsidRDefault="00910F84" w:rsidP="00910F84">
      <w:pPr>
        <w:pStyle w:val="affb"/>
        <w:rPr>
          <w:rtl/>
        </w:rPr>
      </w:pPr>
      <w:r w:rsidRPr="00E269A9">
        <w:rPr>
          <w:rStyle w:val="TanaimMishna"/>
          <w:rtl/>
          <w:rPrChange w:id="20050" w:author="קלוד" w:date="2026-10-06T10:07:24Z">
            <w:rPr>
              <w:rStyle w:val="affff1"/>
              <w:rtl/>
            </w:rPr>
          </w:rPrChange>
        </w:rPr>
        <w:lastRenderedPageBreak/>
        <w:t>א"</w:t>
      </w:r>
      <w:r w:rsidRPr="00E269A9">
        <w:rPr>
          <w:rStyle w:val="TanaimMishna"/>
          <w:rFonts w:hint="cs"/>
          <w:rtl/>
          <w:rPrChange w:id="20051" w:author="קלוד" w:date="2026-10-06T10:07:24Z">
            <w:rPr>
              <w:rStyle w:val="affff1"/>
              <w:rFonts w:hint="cs"/>
              <w:rtl/>
            </w:rPr>
          </w:rPrChange>
        </w:rPr>
        <w:t>ל</w:t>
      </w:r>
      <w:r w:rsidRPr="00E269A9">
        <w:rPr>
          <w:rStyle w:val="TanaimMishna"/>
          <w:rtl/>
          <w:rPrChange w:id="20052" w:author="קלוד" w:date="2026-10-06T10:07:24Z">
            <w:rPr>
              <w:rStyle w:val="affff1"/>
              <w:rtl/>
            </w:rPr>
          </w:rPrChange>
        </w:rPr>
        <w:t>:</w:t>
      </w:r>
      <w:r w:rsidRPr="00C35A2C">
        <w:rPr>
          <w:rtl/>
        </w:rPr>
        <w:t xml:space="preserve"> והלא קיבת עולה חמורה מקיבת נבילה, אמרו כהן שדעתו יפה שורפה חיה, ולא הודו לו,</w:t>
      </w:r>
    </w:p>
    <w:p w14:paraId="0A7F8BBB" w14:textId="77777777" w:rsidR="00910F84" w:rsidRDefault="00910F84" w:rsidP="00910F84">
      <w:pPr>
        <w:pStyle w:val="affb"/>
        <w:rPr>
          <w:rtl/>
        </w:rPr>
      </w:pPr>
      <w:r w:rsidRPr="00E269A9">
        <w:rPr>
          <w:rStyle w:val="TanaimMishna"/>
          <w:rtl/>
          <w:rPrChange w:id="20053" w:author="קלוד" w:date="2026-10-06T10:07:24Z">
            <w:rPr>
              <w:rStyle w:val="affff1"/>
              <w:rtl/>
            </w:rPr>
          </w:rPrChange>
        </w:rPr>
        <w:t>אבל אמרו:</w:t>
      </w:r>
      <w:r w:rsidRPr="00C35A2C">
        <w:rPr>
          <w:rtl/>
        </w:rPr>
        <w:t xml:space="preserve"> אין נהנין ולא מועלין! </w:t>
      </w:r>
    </w:p>
    <w:p w14:paraId="5A2034F6" w14:textId="0AE19174" w:rsidR="00910F84" w:rsidRPr="00C35A2C" w:rsidRDefault="00910F84" w:rsidP="00910F84">
      <w:pPr>
        <w:pStyle w:val="affb"/>
        <w:rPr>
          <w:rtl/>
        </w:rPr>
      </w:pPr>
      <w:r w:rsidRPr="00E269A9">
        <w:rPr>
          <w:rStyle w:val="TanaimMishna"/>
          <w:rtl/>
          <w:rPrChange w:id="20054" w:author="קלוד" w:date="2026-10-06T10:07:24Z">
            <w:rPr>
              <w:rStyle w:val="affff1"/>
              <w:rtl/>
            </w:rPr>
          </w:rPrChange>
        </w:rPr>
        <w:t>אמר לו:</w:t>
      </w:r>
      <w:r w:rsidRPr="00C35A2C">
        <w:rPr>
          <w:rtl/>
        </w:rPr>
        <w:t xml:space="preserve"> מפני שמעמידין אות</w:t>
      </w:r>
      <w:r w:rsidR="00F20D10">
        <w:rPr>
          <w:rFonts w:hint="cs"/>
          <w:rtl/>
        </w:rPr>
        <w:t>ה</w:t>
      </w:r>
      <w:r w:rsidRPr="00C35A2C">
        <w:rPr>
          <w:rtl/>
        </w:rPr>
        <w:t xml:space="preserve"> בקיבת עגלי </w:t>
      </w:r>
      <w:r w:rsidR="00F20D10">
        <w:rPr>
          <w:rFonts w:hint="cs"/>
          <w:rtl/>
        </w:rPr>
        <w:t>נכרים</w:t>
      </w:r>
      <w:r w:rsidRPr="00C35A2C">
        <w:rPr>
          <w:rtl/>
        </w:rPr>
        <w:t>.</w:t>
      </w:r>
    </w:p>
    <w:p w14:paraId="209CABC5" w14:textId="77777777" w:rsidR="00910F84" w:rsidRDefault="00910F84" w:rsidP="00910F84">
      <w:pPr>
        <w:pStyle w:val="affb"/>
        <w:rPr>
          <w:rtl/>
        </w:rPr>
      </w:pPr>
      <w:r w:rsidRPr="00E269A9">
        <w:rPr>
          <w:rStyle w:val="TanaimMishna"/>
          <w:rtl/>
          <w:rPrChange w:id="20055" w:author="קלוד" w:date="2026-10-06T10:07:24Z">
            <w:rPr>
              <w:rStyle w:val="affff1"/>
              <w:rtl/>
            </w:rPr>
          </w:rPrChange>
        </w:rPr>
        <w:t>אמר לו:</w:t>
      </w:r>
      <w:r w:rsidRPr="00C35A2C">
        <w:rPr>
          <w:rtl/>
        </w:rPr>
        <w:t xml:space="preserve"> אם כן, למה לא אסרוה בהנאה? השיאו לדבר אחר,</w:t>
      </w:r>
    </w:p>
    <w:p w14:paraId="35765558" w14:textId="77777777" w:rsidR="00910F84" w:rsidRPr="00C35A2C" w:rsidRDefault="00910F84" w:rsidP="00910F84">
      <w:pPr>
        <w:pStyle w:val="affb"/>
        <w:rPr>
          <w:rtl/>
        </w:rPr>
      </w:pPr>
      <w:r w:rsidRPr="00E269A9">
        <w:rPr>
          <w:rStyle w:val="TanaimMishna"/>
          <w:rFonts w:hint="cs"/>
          <w:rtl/>
          <w:rPrChange w:id="20056" w:author="קלוד" w:date="2026-10-06T10:07:24Z">
            <w:rPr>
              <w:rStyle w:val="affff1"/>
              <w:rFonts w:hint="cs"/>
              <w:rtl/>
            </w:rPr>
          </w:rPrChange>
        </w:rPr>
        <w:t>א</w:t>
      </w:r>
      <w:r w:rsidRPr="00E269A9">
        <w:rPr>
          <w:rStyle w:val="TanaimMishna"/>
          <w:rtl/>
          <w:rPrChange w:id="20057" w:author="קלוד" w:date="2026-10-06T10:07:24Z">
            <w:rPr>
              <w:rStyle w:val="affff1"/>
              <w:rtl/>
            </w:rPr>
          </w:rPrChange>
        </w:rPr>
        <w:t>"</w:t>
      </w:r>
      <w:r w:rsidRPr="00E269A9">
        <w:rPr>
          <w:rStyle w:val="TanaimMishna"/>
          <w:rFonts w:hint="cs"/>
          <w:rtl/>
          <w:rPrChange w:id="20058" w:author="קלוד" w:date="2026-10-06T10:07:24Z">
            <w:rPr>
              <w:rStyle w:val="affff1"/>
              <w:rFonts w:hint="cs"/>
              <w:rtl/>
            </w:rPr>
          </w:rPrChange>
        </w:rPr>
        <w:t>ל</w:t>
      </w:r>
      <w:r w:rsidRPr="00E269A9">
        <w:rPr>
          <w:rStyle w:val="TanaimMishna"/>
          <w:rtl/>
          <w:rPrChange w:id="20059" w:author="קלוד" w:date="2026-10-06T10:07:24Z">
            <w:rPr>
              <w:rStyle w:val="affff1"/>
              <w:rtl/>
            </w:rPr>
          </w:rPrChange>
        </w:rPr>
        <w:t>: ישמעאל,</w:t>
      </w:r>
      <w:r w:rsidRPr="00C35A2C">
        <w:rPr>
          <w:rtl/>
        </w:rPr>
        <w:t xml:space="preserve"> היאך אתה קורא כי טובים דודיך מיין או כי טובים דודיך? </w:t>
      </w:r>
      <w:r w:rsidRPr="00847587">
        <w:rPr>
          <w:rStyle w:val="TanaimMishna"/>
          <w:rtl/>
          <w:rPrChange w:id="20060" w:author="קלוד" w:date="2026-10-06T10:07:24Z">
            <w:rPr>
              <w:rStyle w:val="affff1"/>
              <w:rtl/>
            </w:rPr>
          </w:rPrChange>
        </w:rPr>
        <w:t>א"</w:t>
      </w:r>
      <w:r w:rsidRPr="00847587">
        <w:rPr>
          <w:rStyle w:val="TanaimMishna"/>
          <w:rFonts w:hint="cs"/>
          <w:rtl/>
          <w:rPrChange w:id="20061" w:author="קלוד" w:date="2026-10-06T10:07:24Z">
            <w:rPr>
              <w:rStyle w:val="affff1"/>
              <w:rFonts w:hint="cs"/>
              <w:rtl/>
            </w:rPr>
          </w:rPrChange>
        </w:rPr>
        <w:t>ל</w:t>
      </w:r>
      <w:r w:rsidRPr="00847587">
        <w:rPr>
          <w:rStyle w:val="TanaimMishna"/>
          <w:rtl/>
          <w:rPrChange w:id="20062" w:author="קלוד" w:date="2026-10-06T10:07:24Z">
            <w:rPr>
              <w:rStyle w:val="affff1"/>
              <w:rtl/>
            </w:rPr>
          </w:rPrChange>
        </w:rPr>
        <w:t>:</w:t>
      </w:r>
      <w:r w:rsidRPr="00C35A2C">
        <w:rPr>
          <w:rtl/>
        </w:rPr>
        <w:t xml:space="preserve"> כי טובים דודיך.</w:t>
      </w:r>
    </w:p>
    <w:p w14:paraId="140DE873" w14:textId="1CBAD5E2" w:rsidR="00910F84" w:rsidRDefault="00910F84" w:rsidP="00E269A9">
      <w:pPr>
        <w:pStyle w:val="affb"/>
        <w:spacing w:after="120"/>
        <w:rPr>
          <w:rtl/>
        </w:rPr>
      </w:pPr>
      <w:r w:rsidRPr="00E269A9">
        <w:rPr>
          <w:rStyle w:val="TanaimMishna"/>
          <w:rtl/>
          <w:rPrChange w:id="20063" w:author="קלוד" w:date="2026-10-06T10:07:24Z">
            <w:rPr>
              <w:rStyle w:val="affff1"/>
              <w:rtl/>
            </w:rPr>
          </w:rPrChange>
        </w:rPr>
        <w:t>אמר לו:</w:t>
      </w:r>
      <w:r w:rsidRPr="00C35A2C">
        <w:rPr>
          <w:rtl/>
        </w:rPr>
        <w:t xml:space="preserve"> אין הדבר כן, שהרי חבירו מלמד עליו: לריח שמניך טובים.</w:t>
      </w:r>
    </w:p>
    <w:p w14:paraId="0BF3DB44" w14:textId="581F0E44" w:rsidR="00F20D10" w:rsidRDefault="00910F84" w:rsidP="00F20D10">
      <w:pPr>
        <w:pStyle w:val="afff2"/>
        <w:rPr>
          <w:rtl/>
        </w:rPr>
      </w:pPr>
      <w:ins w:id="9843" w:author="מספור קטעי משנה" w:date="2026-10-06T06:44:54Z">
        <w:r>
          <w:rPr>
            <w:rStyle w:val="MisparKeta"/>
          </w:rPr>
          <w:t xml:space="preserve">ב. </w:t>
        </w:r>
      </w:ins>
      <w:r w:rsidRPr="00C35A2C">
        <w:rPr>
          <w:b/>
          <w:bCs/>
          <w:rtl/>
        </w:rPr>
        <w:t>יין</w:t>
      </w:r>
    </w:p>
    <w:p w14:paraId="655BBF73" w14:textId="77777777" w:rsidR="00F20D10" w:rsidRDefault="00910F84" w:rsidP="00F20D10">
      <w:pPr>
        <w:pStyle w:val="36"/>
        <w:framePr w:wrap="notBeside"/>
        <w:rPr>
          <w:rtl/>
        </w:rPr>
      </w:pPr>
      <w:r w:rsidRPr="00C35A2C">
        <w:rPr>
          <w:rFonts w:hint="cs"/>
          <w:rtl/>
        </w:rPr>
        <w:t>מרב</w:t>
      </w:r>
      <w:r>
        <w:rPr>
          <w:rtl/>
        </w:rPr>
        <w:t>"</w:t>
      </w:r>
      <w:r w:rsidRPr="00C35A2C">
        <w:rPr>
          <w:rFonts w:hint="cs"/>
          <w:rtl/>
        </w:rPr>
        <w:t>א</w:t>
      </w:r>
    </w:p>
    <w:p w14:paraId="749B4483" w14:textId="53E077AB" w:rsidR="00910F84" w:rsidRPr="00C35A2C" w:rsidRDefault="00910F84" w:rsidP="00910F84">
      <w:pPr>
        <w:rPr>
          <w:rtl/>
        </w:rPr>
      </w:pPr>
      <w:r w:rsidRPr="00C35A2C">
        <w:rPr>
          <w:rtl/>
        </w:rPr>
        <w:t xml:space="preserve"> </w:t>
      </w:r>
      <w:r w:rsidRPr="00FF1C37">
        <w:rPr>
          <w:rStyle w:val="afffd"/>
          <w:rFonts w:hint="cs"/>
          <w:rtl/>
        </w:rPr>
        <w:t>ד'</w:t>
      </w:r>
      <w:r w:rsidRPr="00FF1C37">
        <w:rPr>
          <w:rStyle w:val="afffd"/>
          <w:rtl/>
        </w:rPr>
        <w:t>אשר חלב זבחימו יאכלו ישתו יין נסיכם</w:t>
      </w:r>
      <w:r w:rsidRPr="00FF1C37">
        <w:rPr>
          <w:rStyle w:val="afffd"/>
          <w:rFonts w:hint="cs"/>
          <w:rtl/>
        </w:rPr>
        <w:t>'</w:t>
      </w:r>
      <w:r w:rsidRPr="00FF1C37">
        <w:rPr>
          <w:rStyle w:val="afffd"/>
          <w:rtl/>
        </w:rPr>
        <w:t>,</w:t>
      </w:r>
      <w:r w:rsidRPr="00C35A2C">
        <w:rPr>
          <w:rtl/>
        </w:rPr>
        <w:t xml:space="preserve"> מה זבח אסור בהנאה, אף יין אסור בהנאה.</w:t>
      </w:r>
    </w:p>
    <w:p w14:paraId="03A05366" w14:textId="77777777" w:rsidR="00910F84" w:rsidRPr="00C35A2C" w:rsidRDefault="00910F84" w:rsidP="00910F84">
      <w:pPr>
        <w:rPr>
          <w:rtl/>
        </w:rPr>
      </w:pPr>
      <w:r w:rsidRPr="00C35A2C">
        <w:rPr>
          <w:rtl/>
        </w:rPr>
        <w:t>זבח גופיה מ</w:t>
      </w:r>
      <w:r w:rsidRPr="001B4A11">
        <w:rPr>
          <w:rStyle w:val="afffd"/>
          <w:rFonts w:hint="cs"/>
          <w:rtl/>
        </w:rPr>
        <w:t>'</w:t>
      </w:r>
      <w:r w:rsidRPr="001B4A11">
        <w:rPr>
          <w:rStyle w:val="afffd"/>
          <w:rtl/>
        </w:rPr>
        <w:t>ויצמדו לבעל פעור ויאכלו זבחי מתים</w:t>
      </w:r>
      <w:r w:rsidRPr="00C35A2C">
        <w:rPr>
          <w:rtl/>
        </w:rPr>
        <w:t>, מה מת אסור בהנאה, אף זבח נמי אסור בהנאה.</w:t>
      </w:r>
    </w:p>
    <w:p w14:paraId="38AC22A2" w14:textId="7C13C0E5" w:rsidR="00910F84" w:rsidRPr="00C35A2C" w:rsidRDefault="00910F84" w:rsidP="00910F84">
      <w:pPr>
        <w:rPr>
          <w:rtl/>
        </w:rPr>
      </w:pPr>
      <w:r w:rsidRPr="00C35A2C">
        <w:rPr>
          <w:rtl/>
        </w:rPr>
        <w:t>ומת גופיה</w:t>
      </w:r>
      <w:r w:rsidRPr="00C35A2C">
        <w:rPr>
          <w:rFonts w:hint="cs"/>
          <w:rtl/>
        </w:rPr>
        <w:t>-</w:t>
      </w:r>
      <w:r w:rsidRPr="00C35A2C">
        <w:rPr>
          <w:rtl/>
        </w:rPr>
        <w:t xml:space="preserve"> </w:t>
      </w:r>
      <w:r w:rsidRPr="007A6E4C">
        <w:rPr>
          <w:rStyle w:val="affff1"/>
          <w:rtl/>
        </w:rPr>
        <w:t>אתיא</w:t>
      </w:r>
      <w:r w:rsidRPr="00FF1C37">
        <w:rPr>
          <w:rStyle w:val="afffd"/>
          <w:rtl/>
        </w:rPr>
        <w:t xml:space="preserve"> </w:t>
      </w:r>
      <w:r w:rsidRPr="00FF1C37">
        <w:rPr>
          <w:rStyle w:val="afffd"/>
          <w:rFonts w:hint="cs"/>
          <w:rtl/>
        </w:rPr>
        <w:t>'</w:t>
      </w:r>
      <w:r w:rsidRPr="00FF1C37">
        <w:rPr>
          <w:rStyle w:val="afffd"/>
          <w:rtl/>
        </w:rPr>
        <w:t>שם שם</w:t>
      </w:r>
      <w:r w:rsidRPr="00FF1C37">
        <w:rPr>
          <w:rStyle w:val="afffd"/>
          <w:rFonts w:hint="cs"/>
          <w:rtl/>
        </w:rPr>
        <w:t>'</w:t>
      </w:r>
      <w:r w:rsidRPr="00FF1C37">
        <w:rPr>
          <w:rStyle w:val="afffd"/>
          <w:rtl/>
        </w:rPr>
        <w:t xml:space="preserve"> </w:t>
      </w:r>
      <w:r w:rsidRPr="00C35A2C">
        <w:rPr>
          <w:rtl/>
        </w:rPr>
        <w:t xml:space="preserve">מעגלה ערופה, </w:t>
      </w:r>
      <w:r w:rsidRPr="007A6E4C">
        <w:rPr>
          <w:rStyle w:val="affff1"/>
          <w:rFonts w:hint="cs"/>
          <w:rtl/>
        </w:rPr>
        <w:t>הכ</w:t>
      </w:r>
      <w:r w:rsidRPr="007A6E4C">
        <w:rPr>
          <w:rStyle w:val="affff1"/>
          <w:rtl/>
        </w:rPr>
        <w:t>א:</w:t>
      </w:r>
      <w:r w:rsidRPr="00FF1C37">
        <w:rPr>
          <w:rStyle w:val="afffd"/>
          <w:rtl/>
        </w:rPr>
        <w:t xml:space="preserve"> </w:t>
      </w:r>
      <w:r w:rsidRPr="00FF1C37">
        <w:rPr>
          <w:rStyle w:val="afffd"/>
          <w:rFonts w:hint="cs"/>
          <w:rtl/>
        </w:rPr>
        <w:t>'</w:t>
      </w:r>
      <w:r w:rsidRPr="00FF1C37">
        <w:rPr>
          <w:rStyle w:val="afffd"/>
          <w:rtl/>
        </w:rPr>
        <w:t>ותמת שם מרים</w:t>
      </w:r>
      <w:r w:rsidRPr="00FF1C37">
        <w:rPr>
          <w:rStyle w:val="afffd"/>
          <w:rFonts w:hint="cs"/>
          <w:rtl/>
        </w:rPr>
        <w:t>'</w:t>
      </w:r>
      <w:r w:rsidRPr="00FF1C37">
        <w:rPr>
          <w:rStyle w:val="afffd"/>
          <w:rtl/>
        </w:rPr>
        <w:t>,</w:t>
      </w:r>
      <w:r w:rsidRPr="00C35A2C">
        <w:rPr>
          <w:rtl/>
        </w:rPr>
        <w:t xml:space="preserve"> </w:t>
      </w:r>
      <w:r w:rsidRPr="007A6E4C">
        <w:rPr>
          <w:rStyle w:val="affff1"/>
          <w:rtl/>
        </w:rPr>
        <w:t>והתם:</w:t>
      </w:r>
      <w:r w:rsidRPr="00C35A2C">
        <w:rPr>
          <w:rtl/>
        </w:rPr>
        <w:t xml:space="preserve"> </w:t>
      </w:r>
      <w:r w:rsidRPr="00DA79EC">
        <w:rPr>
          <w:rStyle w:val="afffd"/>
          <w:rFonts w:hint="cs"/>
          <w:rtl/>
        </w:rPr>
        <w:t>'</w:t>
      </w:r>
      <w:r w:rsidRPr="00DA79EC">
        <w:rPr>
          <w:rStyle w:val="afffd"/>
          <w:rtl/>
        </w:rPr>
        <w:t>וערפו שם את העגלה בנחל</w:t>
      </w:r>
      <w:r w:rsidRPr="00DA79EC">
        <w:rPr>
          <w:rStyle w:val="afffd"/>
          <w:rFonts w:hint="cs"/>
          <w:rtl/>
        </w:rPr>
        <w:t>'</w:t>
      </w:r>
      <w:r w:rsidRPr="00DA79EC">
        <w:rPr>
          <w:rStyle w:val="afffd"/>
          <w:rtl/>
        </w:rPr>
        <w:t>,</w:t>
      </w:r>
      <w:r w:rsidRPr="00C35A2C">
        <w:rPr>
          <w:rtl/>
        </w:rPr>
        <w:t xml:space="preserve"> מה להלן, אף כאן אסור בהנאה.</w:t>
      </w:r>
    </w:p>
    <w:p w14:paraId="6A62E3F7" w14:textId="077C69AB" w:rsidR="00910F84" w:rsidRDefault="00910F84" w:rsidP="007A6E4C">
      <w:pPr>
        <w:rPr>
          <w:rtl/>
        </w:rPr>
      </w:pPr>
      <w:r w:rsidRPr="007A6E4C">
        <w:rPr>
          <w:rStyle w:val="affff1"/>
          <w:rtl/>
        </w:rPr>
        <w:t xml:space="preserve">והתם </w:t>
      </w:r>
      <w:r w:rsidRPr="007A6E4C">
        <w:rPr>
          <w:rStyle w:val="affff1"/>
          <w:rFonts w:hint="cs"/>
          <w:rtl/>
        </w:rPr>
        <w:t>מד</w:t>
      </w:r>
      <w:r w:rsidRPr="007A6E4C">
        <w:rPr>
          <w:rStyle w:val="affff1"/>
          <w:rtl/>
        </w:rPr>
        <w:t>רבי ינאי:</w:t>
      </w:r>
      <w:r w:rsidRPr="00C35A2C">
        <w:rPr>
          <w:rtl/>
        </w:rPr>
        <w:t xml:space="preserve"> </w:t>
      </w:r>
      <w:r w:rsidRPr="00DA79EC">
        <w:rPr>
          <w:rStyle w:val="afffd"/>
          <w:rFonts w:hint="cs"/>
          <w:rtl/>
        </w:rPr>
        <w:t>'</w:t>
      </w:r>
      <w:r w:rsidRPr="00DA79EC">
        <w:rPr>
          <w:rStyle w:val="afffd"/>
          <w:rtl/>
        </w:rPr>
        <w:t>כפרה</w:t>
      </w:r>
      <w:r w:rsidRPr="00DA79EC">
        <w:rPr>
          <w:rStyle w:val="afffd"/>
          <w:rFonts w:hint="cs"/>
          <w:rtl/>
        </w:rPr>
        <w:t>'</w:t>
      </w:r>
      <w:r w:rsidR="00847587">
        <w:rPr>
          <w:rStyle w:val="afffd"/>
          <w:rFonts w:hint="cs"/>
          <w:rtl/>
        </w:rPr>
        <w:t>+</w:t>
      </w:r>
      <w:r w:rsidRPr="00DA79EC">
        <w:rPr>
          <w:rStyle w:val="afffd"/>
          <w:rtl/>
        </w:rPr>
        <w:t xml:space="preserve"> </w:t>
      </w:r>
      <w:r w:rsidRPr="00C35A2C">
        <w:rPr>
          <w:rtl/>
        </w:rPr>
        <w:t>כתיב בה כקדשים.</w:t>
      </w:r>
    </w:p>
    <w:p w14:paraId="6ED06AD2" w14:textId="77777777" w:rsidR="00910F84" w:rsidRPr="00C35A2C" w:rsidRDefault="00910F84" w:rsidP="00910F84">
      <w:pPr>
        <w:pStyle w:val="afff2"/>
        <w:rPr>
          <w:rtl/>
        </w:rPr>
      </w:pPr>
      <w:ins w:id="9844" w:author="מספור קטעי משנה" w:date="2026-10-06T06:44:54Z">
        <w:r>
          <w:rPr>
            <w:rStyle w:val="MisparKeta"/>
          </w:rPr>
          <w:t xml:space="preserve">א. </w:t>
        </w:r>
      </w:ins>
      <w:r w:rsidRPr="00C35A2C">
        <w:rPr>
          <w:rtl/>
        </w:rPr>
        <w:t>והחומץ של עובדי כוכבים שהיה מתחלתו יין.</w:t>
      </w:r>
    </w:p>
    <w:p w14:paraId="0AC9E1F8" w14:textId="77777777" w:rsidR="007A6E4C" w:rsidRDefault="00910F84" w:rsidP="007A6E4C">
      <w:pPr>
        <w:pStyle w:val="36"/>
        <w:framePr w:wrap="notBeside"/>
        <w:rPr>
          <w:rtl/>
        </w:rPr>
      </w:pPr>
      <w:r w:rsidRPr="00C35A2C">
        <w:rPr>
          <w:rFonts w:hint="cs"/>
          <w:rtl/>
        </w:rPr>
        <w:t>ר</w:t>
      </w:r>
      <w:r>
        <w:rPr>
          <w:rtl/>
        </w:rPr>
        <w:t>"</w:t>
      </w:r>
      <w:r w:rsidRPr="00C35A2C">
        <w:rPr>
          <w:rFonts w:hint="cs"/>
          <w:rtl/>
        </w:rPr>
        <w:t xml:space="preserve">א: </w:t>
      </w:r>
    </w:p>
    <w:p w14:paraId="4C9EF04D" w14:textId="6F698546" w:rsidR="00910F84" w:rsidRDefault="00910F84" w:rsidP="00910F84">
      <w:pPr>
        <w:rPr>
          <w:rtl/>
        </w:rPr>
      </w:pPr>
      <w:r w:rsidRPr="007A6E4C">
        <w:rPr>
          <w:rStyle w:val="affff1"/>
          <w:rFonts w:hint="cs"/>
          <w:rtl/>
        </w:rPr>
        <w:t>הכי קמ''ל -</w:t>
      </w:r>
      <w:r w:rsidRPr="00C35A2C">
        <w:rPr>
          <w:rFonts w:hint="cs"/>
          <w:rtl/>
        </w:rPr>
        <w:t xml:space="preserve"> </w:t>
      </w:r>
      <w:r w:rsidRPr="00C35A2C">
        <w:rPr>
          <w:rtl/>
        </w:rPr>
        <w:t xml:space="preserve">חומץ שלנו ביד </w:t>
      </w:r>
      <w:r w:rsidR="007A6E4C">
        <w:rPr>
          <w:rFonts w:hint="cs"/>
          <w:rtl/>
        </w:rPr>
        <w:t xml:space="preserve">נכרי </w:t>
      </w:r>
      <w:r w:rsidRPr="00C35A2C">
        <w:rPr>
          <w:rtl/>
        </w:rPr>
        <w:t>אין צריך חותם בתוך חותם,</w:t>
      </w:r>
    </w:p>
    <w:p w14:paraId="0875971D" w14:textId="77777777" w:rsidR="00910F84" w:rsidRPr="00C35A2C" w:rsidRDefault="00910F84" w:rsidP="007A6E4C">
      <w:pPr>
        <w:rPr>
          <w:rtl/>
        </w:rPr>
      </w:pPr>
      <w:r w:rsidRPr="00C35A2C">
        <w:rPr>
          <w:rtl/>
        </w:rPr>
        <w:t xml:space="preserve">אי משום </w:t>
      </w:r>
      <w:r w:rsidRPr="00C35A2C">
        <w:rPr>
          <w:rFonts w:hint="cs"/>
          <w:rtl/>
        </w:rPr>
        <w:t xml:space="preserve">ניסוך </w:t>
      </w:r>
      <w:r w:rsidRPr="00C35A2C">
        <w:rPr>
          <w:rtl/>
        </w:rPr>
        <w:t>–</w:t>
      </w:r>
      <w:r w:rsidRPr="00C35A2C">
        <w:rPr>
          <w:rFonts w:hint="cs"/>
          <w:rtl/>
        </w:rPr>
        <w:t xml:space="preserve"> אינם מנסכים</w:t>
      </w:r>
      <w:r w:rsidRPr="00C35A2C">
        <w:rPr>
          <w:rtl/>
        </w:rPr>
        <w:t>, ואי משום איחלופי - כיון ד</w:t>
      </w:r>
      <w:r w:rsidRPr="00C35A2C">
        <w:rPr>
          <w:rFonts w:hint="cs"/>
          <w:rtl/>
        </w:rPr>
        <w:t>יש</w:t>
      </w:r>
      <w:r w:rsidRPr="00C35A2C">
        <w:rPr>
          <w:rtl/>
        </w:rPr>
        <w:t xml:space="preserve"> חותם לא טרח </w:t>
      </w:r>
      <w:r w:rsidRPr="00C35A2C">
        <w:rPr>
          <w:rFonts w:hint="cs"/>
          <w:rtl/>
        </w:rPr>
        <w:t>ל</w:t>
      </w:r>
      <w:r w:rsidRPr="00C35A2C">
        <w:rPr>
          <w:rtl/>
        </w:rPr>
        <w:t>זייף.</w:t>
      </w:r>
    </w:p>
    <w:p w14:paraId="1D35D49F" w14:textId="77777777" w:rsidR="007A6E4C" w:rsidRDefault="00910F84" w:rsidP="007A6E4C">
      <w:pPr>
        <w:pStyle w:val="36"/>
        <w:framePr w:wrap="notBeside"/>
        <w:rPr>
          <w:rtl/>
        </w:rPr>
      </w:pPr>
      <w:r w:rsidRPr="00C35A2C">
        <w:rPr>
          <w:rFonts w:hint="cs"/>
          <w:rtl/>
        </w:rPr>
        <w:t>אר</w:t>
      </w:r>
      <w:r>
        <w:rPr>
          <w:rtl/>
        </w:rPr>
        <w:t>"</w:t>
      </w:r>
      <w:r w:rsidRPr="00C35A2C">
        <w:rPr>
          <w:rFonts w:hint="cs"/>
          <w:rtl/>
        </w:rPr>
        <w:t>א</w:t>
      </w:r>
      <w:r w:rsidRPr="00C35A2C">
        <w:rPr>
          <w:rtl/>
        </w:rPr>
        <w:t xml:space="preserve"> שנינו: </w:t>
      </w:r>
    </w:p>
    <w:p w14:paraId="2232DE8C" w14:textId="4D1D0A04" w:rsidR="00910F84" w:rsidRPr="00C35A2C" w:rsidRDefault="00910F84" w:rsidP="00910F84">
      <w:pPr>
        <w:rPr>
          <w:rtl/>
        </w:rPr>
      </w:pPr>
      <w:r w:rsidRPr="00C35A2C">
        <w:rPr>
          <w:rtl/>
        </w:rPr>
        <w:t xml:space="preserve">יין מבושל של </w:t>
      </w:r>
      <w:r w:rsidR="00F20D10">
        <w:rPr>
          <w:rFonts w:hint="cs"/>
          <w:rtl/>
        </w:rPr>
        <w:t xml:space="preserve">נכרים </w:t>
      </w:r>
      <w:r w:rsidRPr="00C35A2C">
        <w:rPr>
          <w:rtl/>
        </w:rPr>
        <w:t>שהיה מתחלתו יין - אסור.</w:t>
      </w:r>
    </w:p>
    <w:p w14:paraId="5F32B754" w14:textId="77777777" w:rsidR="007A6E4C" w:rsidRDefault="00910F84" w:rsidP="007A6E4C">
      <w:pPr>
        <w:pStyle w:val="36"/>
        <w:framePr w:wrap="notBeside"/>
        <w:rPr>
          <w:rtl/>
        </w:rPr>
      </w:pPr>
      <w:r w:rsidRPr="00C35A2C">
        <w:rPr>
          <w:rFonts w:hint="cs"/>
          <w:rtl/>
        </w:rPr>
        <w:t>ר</w:t>
      </w:r>
      <w:r>
        <w:rPr>
          <w:rtl/>
        </w:rPr>
        <w:t>"</w:t>
      </w:r>
      <w:r w:rsidRPr="00C35A2C">
        <w:rPr>
          <w:rFonts w:hint="cs"/>
          <w:rtl/>
        </w:rPr>
        <w:t>א</w:t>
      </w:r>
      <w:r w:rsidRPr="00C35A2C">
        <w:rPr>
          <w:rtl/>
        </w:rPr>
        <w:t xml:space="preserve">: </w:t>
      </w:r>
    </w:p>
    <w:p w14:paraId="14905E61" w14:textId="2D6A0182" w:rsidR="00910F84" w:rsidRDefault="00910F84" w:rsidP="00910F84">
      <w:pPr>
        <w:rPr>
          <w:rtl/>
        </w:rPr>
      </w:pPr>
      <w:r w:rsidRPr="007A6E4C">
        <w:rPr>
          <w:rStyle w:val="affff1"/>
          <w:rFonts w:hint="cs"/>
          <w:rtl/>
        </w:rPr>
        <w:t>הכי קמ</w:t>
      </w:r>
      <w:r w:rsidRPr="007A6E4C">
        <w:rPr>
          <w:rStyle w:val="affff1"/>
          <w:rtl/>
        </w:rPr>
        <w:t>"</w:t>
      </w:r>
      <w:r w:rsidRPr="007A6E4C">
        <w:rPr>
          <w:rStyle w:val="affff1"/>
          <w:rFonts w:hint="cs"/>
          <w:rtl/>
        </w:rPr>
        <w:t>ל-</w:t>
      </w:r>
      <w:r w:rsidRPr="00C35A2C">
        <w:rPr>
          <w:rFonts w:hint="cs"/>
          <w:rtl/>
        </w:rPr>
        <w:t xml:space="preserve"> </w:t>
      </w:r>
      <w:r w:rsidRPr="00C35A2C">
        <w:rPr>
          <w:rtl/>
        </w:rPr>
        <w:t xml:space="preserve">יין מבושל שלנו ביד </w:t>
      </w:r>
      <w:r w:rsidR="007A6E4C">
        <w:rPr>
          <w:rFonts w:hint="cs"/>
          <w:rtl/>
        </w:rPr>
        <w:t xml:space="preserve">גויים א''צ </w:t>
      </w:r>
      <w:r w:rsidRPr="00C35A2C">
        <w:rPr>
          <w:rtl/>
        </w:rPr>
        <w:t>חותם בתוך חותם,</w:t>
      </w:r>
    </w:p>
    <w:p w14:paraId="01816797" w14:textId="638953D7" w:rsidR="00910F84" w:rsidRDefault="00910F84" w:rsidP="00910F84">
      <w:pPr>
        <w:rPr>
          <w:rtl/>
        </w:rPr>
      </w:pPr>
      <w:r w:rsidRPr="00C35A2C">
        <w:rPr>
          <w:rtl/>
        </w:rPr>
        <w:t xml:space="preserve">אי משום </w:t>
      </w:r>
      <w:r w:rsidRPr="00C35A2C">
        <w:rPr>
          <w:rFonts w:hint="cs"/>
          <w:rtl/>
        </w:rPr>
        <w:t>ניסוך אינם מנסכים</w:t>
      </w:r>
      <w:r w:rsidRPr="00C35A2C">
        <w:rPr>
          <w:rtl/>
        </w:rPr>
        <w:t xml:space="preserve">, ואי משום איחלופי </w:t>
      </w:r>
      <w:r w:rsidR="007A6E4C">
        <w:rPr>
          <w:rFonts w:hint="cs"/>
          <w:rtl/>
        </w:rPr>
        <w:t xml:space="preserve">כיון דיש </w:t>
      </w:r>
      <w:r w:rsidRPr="00C35A2C">
        <w:rPr>
          <w:rtl/>
        </w:rPr>
        <w:t>חותם אחד לא טרח ומזייף.</w:t>
      </w:r>
    </w:p>
    <w:p w14:paraId="5C6FAFBF" w14:textId="6CB542F3" w:rsidR="007A6E4C" w:rsidRDefault="007A6E4C">
      <w:pPr>
        <w:bidi w:val="0"/>
        <w:spacing w:after="160" w:line="259" w:lineRule="auto"/>
        <w:jc w:val="left"/>
        <w:rPr>
          <w:b/>
          <w:bCs/>
          <w:rtl/>
        </w:rPr>
      </w:pPr>
      <w:r>
        <w:rPr>
          <w:b/>
          <w:bCs/>
          <w:rtl/>
        </w:rPr>
        <w:br w:type="page"/>
      </w:r>
    </w:p>
    <w:p w14:paraId="00D65473" w14:textId="77777777" w:rsidR="00910F84" w:rsidRPr="00C35A2C" w:rsidRDefault="00910F84" w:rsidP="00910F84">
      <w:pPr>
        <w:rPr>
          <w:b/>
          <w:bCs/>
          <w:rtl/>
        </w:rPr>
      </w:pPr>
    </w:p>
    <w:p w14:paraId="43B60C74" w14:textId="77777777" w:rsidR="00910F84" w:rsidRPr="00C35A2C" w:rsidRDefault="00910F84" w:rsidP="00910F84">
      <w:pPr>
        <w:pStyle w:val="aff6"/>
        <w:framePr w:wrap="around"/>
        <w:rPr>
          <w:rtl/>
        </w:rPr>
      </w:pPr>
      <w:r w:rsidRPr="00C35A2C">
        <w:rPr>
          <w:rFonts w:hint="cs"/>
          <w:rtl/>
        </w:rPr>
        <w:t>ל.</w:t>
      </w:r>
    </w:p>
    <w:p w14:paraId="3A0889D2" w14:textId="77777777" w:rsidR="00910F84" w:rsidRPr="00C35A2C" w:rsidRDefault="00910F84" w:rsidP="00910F84">
      <w:pPr>
        <w:rPr>
          <w:rtl/>
        </w:rPr>
      </w:pPr>
      <w:r w:rsidRPr="00C35A2C">
        <w:rPr>
          <w:b/>
          <w:bCs/>
          <w:rtl/>
        </w:rPr>
        <w:t>•</w:t>
      </w:r>
      <w:r w:rsidRPr="00C35A2C">
        <w:rPr>
          <w:rFonts w:hint="cs"/>
          <w:b/>
          <w:bCs/>
          <w:rtl/>
        </w:rPr>
        <w:t xml:space="preserve"> </w:t>
      </w:r>
      <w:r w:rsidRPr="00C35A2C">
        <w:rPr>
          <w:b/>
          <w:bCs/>
          <w:rtl/>
        </w:rPr>
        <w:t>ת</w:t>
      </w:r>
      <w:r>
        <w:rPr>
          <w:b/>
          <w:bCs/>
          <w:rtl/>
        </w:rPr>
        <w:t>"</w:t>
      </w:r>
      <w:r w:rsidRPr="00C35A2C">
        <w:rPr>
          <w:b/>
          <w:bCs/>
          <w:rtl/>
        </w:rPr>
        <w:t>ר</w:t>
      </w:r>
      <w:r w:rsidRPr="00C35A2C">
        <w:rPr>
          <w:rtl/>
        </w:rPr>
        <w:t>: יין מבושל ואלונתית של עובדי כוכבים - אסורין, אלונתית כברייתא - מותרת.</w:t>
      </w:r>
    </w:p>
    <w:p w14:paraId="749C024C" w14:textId="77777777" w:rsidR="00910F84" w:rsidRDefault="00910F84" w:rsidP="00910F84">
      <w:pPr>
        <w:rPr>
          <w:rtl/>
        </w:rPr>
      </w:pPr>
      <w:r w:rsidRPr="00C35A2C">
        <w:rPr>
          <w:rtl/>
        </w:rPr>
        <w:t>אלונתית</w:t>
      </w:r>
      <w:r w:rsidRPr="00C35A2C">
        <w:rPr>
          <w:rFonts w:hint="cs"/>
          <w:rtl/>
        </w:rPr>
        <w:t>-</w:t>
      </w:r>
      <w:r w:rsidRPr="00C35A2C">
        <w:rPr>
          <w:rtl/>
        </w:rPr>
        <w:t xml:space="preserve"> כדתניא גבי שבת: עושין אנומלין ואין עושין אלונתית, ואיזו היא אנומלין ואיזו היא אלונתית?</w:t>
      </w:r>
    </w:p>
    <w:p w14:paraId="2011029D" w14:textId="77777777" w:rsidR="00910F84" w:rsidRPr="00C35A2C" w:rsidRDefault="00910F84" w:rsidP="00910F84">
      <w:pPr>
        <w:rPr>
          <w:rtl/>
        </w:rPr>
      </w:pPr>
      <w:r w:rsidRPr="00C35A2C">
        <w:rPr>
          <w:rtl/>
        </w:rPr>
        <w:t>אנומלין - יין ודבש ופלפלין, אלונתית - יין ישן ומים צלולין ואפרסמון, דעבדי לבי מסותא.</w:t>
      </w:r>
    </w:p>
    <w:p w14:paraId="479E152E" w14:textId="77777777" w:rsidR="00910F84" w:rsidRPr="00C35A2C" w:rsidRDefault="00910F84" w:rsidP="00910F84">
      <w:pPr>
        <w:rPr>
          <w:rtl/>
        </w:rPr>
      </w:pPr>
      <w:r w:rsidRPr="00C35A2C">
        <w:rPr>
          <w:rtl/>
        </w:rPr>
        <w:t>רבה ורב יוסף דאמרי תרוייהו: יין מזוג אין בו משום גילוי, יין מבושל אין בו משום ניסוך.</w:t>
      </w:r>
    </w:p>
    <w:p w14:paraId="169F5EE1" w14:textId="77777777" w:rsidR="00910F84" w:rsidRPr="00C35A2C" w:rsidRDefault="00910F84" w:rsidP="00910F84">
      <w:pPr>
        <w:rPr>
          <w:rtl/>
        </w:rPr>
      </w:pPr>
    </w:p>
    <w:p w14:paraId="7B07970E" w14:textId="77777777" w:rsidR="00910F84" w:rsidRDefault="00910F84" w:rsidP="00910F84">
      <w:pPr>
        <w:rPr>
          <w:rtl/>
        </w:rPr>
      </w:pPr>
      <w:r w:rsidRPr="00C35A2C">
        <w:rPr>
          <w:rtl/>
        </w:rPr>
        <w:t>•</w:t>
      </w:r>
      <w:r w:rsidRPr="00C35A2C">
        <w:rPr>
          <w:rFonts w:hint="cs"/>
          <w:rtl/>
        </w:rPr>
        <w:t xml:space="preserve"> </w:t>
      </w:r>
      <w:r w:rsidRPr="00FF3D4F">
        <w:rPr>
          <w:b/>
          <w:bCs/>
          <w:rtl/>
        </w:rPr>
        <w:t>איבעיא להו</w:t>
      </w:r>
      <w:r w:rsidRPr="00C35A2C">
        <w:rPr>
          <w:rtl/>
        </w:rPr>
        <w:t>: יין מבושל, יש בו משום גילוי או אין בו משום גילוי?</w:t>
      </w:r>
    </w:p>
    <w:p w14:paraId="6D3AF290" w14:textId="77777777" w:rsidR="00910F84" w:rsidRPr="00C35A2C" w:rsidRDefault="00910F84" w:rsidP="00910F84">
      <w:pPr>
        <w:rPr>
          <w:rtl/>
        </w:rPr>
      </w:pPr>
      <w:r w:rsidRPr="00C35A2C">
        <w:rPr>
          <w:b/>
          <w:bCs/>
          <w:rtl/>
        </w:rPr>
        <w:t>ת</w:t>
      </w:r>
      <w:r>
        <w:rPr>
          <w:b/>
          <w:bCs/>
          <w:rtl/>
        </w:rPr>
        <w:t>"</w:t>
      </w:r>
      <w:r w:rsidRPr="00C35A2C">
        <w:rPr>
          <w:b/>
          <w:bCs/>
          <w:rtl/>
        </w:rPr>
        <w:t>ש</w:t>
      </w:r>
      <w:r w:rsidRPr="00C35A2C">
        <w:rPr>
          <w:rtl/>
        </w:rPr>
        <w:t>: העיד רבי יעקב בר אידי על יין מבושל שאין בו משום גילוי.</w:t>
      </w:r>
    </w:p>
    <w:p w14:paraId="09786F88" w14:textId="77777777" w:rsidR="00910F84" w:rsidRPr="00C35A2C" w:rsidRDefault="00910F84" w:rsidP="00910F84">
      <w:pPr>
        <w:rPr>
          <w:rtl/>
        </w:rPr>
      </w:pPr>
      <w:r w:rsidRPr="00C35A2C">
        <w:rPr>
          <w:rtl/>
        </w:rPr>
        <w:t>•</w:t>
      </w:r>
      <w:r w:rsidRPr="00C35A2C">
        <w:rPr>
          <w:rFonts w:hint="cs"/>
          <w:rtl/>
        </w:rPr>
        <w:t xml:space="preserve"> </w:t>
      </w:r>
      <w:r>
        <w:rPr>
          <w:rStyle w:val="affff1"/>
          <w:rtl/>
          <w:rPrChange w:id="9469" w:author="מנוע אמוראים" w:date="2026-10-05T16:41:56Z">
            <w:rPr>
              <w:rtl/>
            </w:rPr>
          </w:rPrChange>
        </w:rPr>
        <w:t xml:space="preserve">ר</w:t>
      </w:r>
      <w:r>
        <w:rPr>
          <w:rStyle w:val="affff1"/>
          <w:rFonts w:hint="cs"/>
          <w:rtl/>
          <w:rPrChange w:id="9470" w:author="מנוע אמוראים" w:date="2026-10-05T16:41:56Z">
            <w:rPr>
              <w:rFonts w:hint="cs"/>
              <w:rtl/>
            </w:rPr>
          </w:rPrChange>
        </w:rPr>
        <w:t xml:space="preserve">יב</w:t>
      </w:r>
      <w:r>
        <w:rPr>
          <w:rStyle w:val="affff1"/>
          <w:rtl/>
          <w:rPrChange w:id="9471" w:author="מנוע אמוראים" w:date="2026-10-05T16:41:56Z">
            <w:rPr>
              <w:rtl/>
            </w:rPr>
          </w:rPrChange>
        </w:rPr>
        <w:t xml:space="preserve">"</w:t>
      </w:r>
      <w:r>
        <w:rPr>
          <w:rStyle w:val="affff1"/>
          <w:rFonts w:hint="cs"/>
          <w:rtl/>
          <w:rPrChange w:id="9472" w:author="מנוע אמוראים" w:date="2026-10-05T16:41:56Z">
            <w:rPr>
              <w:rFonts w:hint="cs"/>
              <w:rtl/>
            </w:rPr>
          </w:rPrChange>
        </w:rPr>
        <w:t xml:space="preserve">יש</w:t>
      </w:r>
      <w:r>
        <w:rPr>
          <w:rtl/>
        </w:rPr>
        <w:t xml:space="preserve"> חלש, על לגביה </w:t>
      </w:r>
      <w:r>
        <w:rPr>
          <w:rStyle w:val="affff1"/>
          <w:rtl/>
          <w:rPrChange w:id="9473" w:author="מנוע אמוראים" w:date="2026-10-05T16:41:56Z">
            <w:rPr>
              <w:rtl/>
            </w:rPr>
          </w:rPrChange>
        </w:rPr>
        <w:t xml:space="preserve">ר</w:t>
      </w:r>
      <w:r>
        <w:rPr>
          <w:rStyle w:val="affff1"/>
          <w:rFonts w:hint="cs"/>
          <w:rtl/>
          <w:rPrChange w:id="9474" w:author="מנוע אמוראים" w:date="2026-10-05T16:41:56Z">
            <w:rPr>
              <w:rFonts w:hint="cs"/>
              <w:rtl/>
            </w:rPr>
          </w:rPrChange>
        </w:rPr>
        <w:t xml:space="preserve">יב</w:t>
      </w:r>
      <w:r>
        <w:rPr>
          <w:rStyle w:val="affff1"/>
          <w:rtl/>
          <w:rPrChange w:id="9475" w:author="מנוע אמוראים" w:date="2026-10-05T16:41:56Z">
            <w:rPr>
              <w:rtl/>
            </w:rPr>
          </w:rPrChange>
        </w:rPr>
        <w:t xml:space="preserve">"</w:t>
      </w:r>
      <w:r>
        <w:rPr>
          <w:rStyle w:val="affff1"/>
          <w:rFonts w:hint="cs"/>
          <w:rtl/>
          <w:rPrChange w:id="9476" w:author="מנוע אמוראים" w:date="2026-10-05T16:41:56Z">
            <w:rPr>
              <w:rFonts w:hint="cs"/>
              <w:rtl/>
            </w:rPr>
          </w:rPrChange>
        </w:rPr>
        <w:t xml:space="preserve">ז</w:t>
      </w:r>
      <w:r>
        <w:rPr>
          <w:rFonts w:hint="cs"/>
          <w:rtl/>
        </w:rPr>
        <w:t xml:space="preserve"> </w:t>
      </w:r>
      <w:r w:rsidRPr="00C35A2C">
        <w:rPr>
          <w:rtl/>
        </w:rPr>
        <w:t>ורבנן לשיולי ביה.</w:t>
      </w:r>
    </w:p>
    <w:p w14:paraId="6C5B7990" w14:textId="77777777" w:rsidR="00910F84" w:rsidRDefault="00910F84" w:rsidP="00910F84">
      <w:pPr>
        <w:rPr>
          <w:rtl/>
        </w:rPr>
      </w:pPr>
      <w:r w:rsidRPr="00C35A2C">
        <w:rPr>
          <w:rtl/>
        </w:rPr>
        <w:t>יתבי</w:t>
      </w:r>
      <w:r>
        <w:rPr>
          <w:rtl/>
        </w:rPr>
        <w:t xml:space="preserve"> ו</w:t>
      </w:r>
      <w:r w:rsidRPr="00C35A2C">
        <w:rPr>
          <w:rtl/>
        </w:rPr>
        <w:t>מבעיא להו: יין מבושל, יש בו משום גילוי או אין בו משום גילוי?</w:t>
      </w:r>
    </w:p>
    <w:p w14:paraId="0C537C42" w14:textId="77777777" w:rsidR="00910F84" w:rsidRPr="00C35A2C" w:rsidRDefault="00910F84" w:rsidP="00910F84">
      <w:pPr>
        <w:rPr>
          <w:rtl/>
        </w:rPr>
      </w:pPr>
      <w:r w:rsidRPr="00C35A2C">
        <w:rPr>
          <w:rFonts w:hint="cs"/>
          <w:rtl/>
        </w:rPr>
        <w:t>א</w:t>
      </w:r>
      <w:r>
        <w:rPr>
          <w:rtl/>
        </w:rPr>
        <w:t>"</w:t>
      </w:r>
      <w:r>
        <w:rPr>
          <w:rFonts w:hint="cs"/>
          <w:rtl/>
        </w:rPr>
        <w:t xml:space="preserve">ל </w:t>
      </w:r>
      <w:r>
        <w:rPr>
          <w:rStyle w:val="affff1"/>
          <w:rFonts w:hint="cs"/>
          <w:rtl/>
          <w:rPrChange w:id="9477" w:author="מנוע אמוראים" w:date="2026-10-05T16:41:56Z">
            <w:rPr>
              <w:rFonts w:hint="cs"/>
              <w:rtl/>
            </w:rPr>
          </w:rPrChange>
        </w:rPr>
        <w:t xml:space="preserve">רישב</w:t>
      </w:r>
      <w:r>
        <w:rPr>
          <w:rStyle w:val="affff1"/>
          <w:rtl/>
          <w:rPrChange w:id="9478" w:author="מנוע אמוראים" w:date="2026-10-05T16:41:56Z">
            <w:rPr>
              <w:rtl/>
            </w:rPr>
          </w:rPrChange>
        </w:rPr>
        <w:t xml:space="preserve">"</w:t>
      </w:r>
      <w:r>
        <w:rPr>
          <w:rStyle w:val="affff1"/>
          <w:rFonts w:hint="cs"/>
          <w:rtl/>
          <w:rPrChange w:id="9479" w:author="מנוע אמוראים" w:date="2026-10-05T16:41:56Z">
            <w:rPr>
              <w:rFonts w:hint="cs"/>
              <w:rtl/>
            </w:rPr>
          </w:rPrChange>
        </w:rPr>
        <w:t xml:space="preserve">ז</w:t>
      </w:r>
      <w:r>
        <w:rPr>
          <w:rtl/>
        </w:rPr>
        <w:t xml:space="preserve">: הכי </w:t>
      </w:r>
      <w:r>
        <w:rPr>
          <w:rStyle w:val="affff1"/>
          <w:rtl/>
          <w:rPrChange w:id="9480" w:author="מנוע אמוראים" w:date="2026-10-05T16:41:56Z">
            <w:rPr>
              <w:rtl/>
            </w:rPr>
          </w:rPrChange>
        </w:rPr>
        <w:t xml:space="preserve">ארשב</w:t>
      </w:r>
      <w:r>
        <w:rPr>
          <w:rStyle w:val="affff1"/>
          <w:rtl/>
          <w:rPrChange w:id="9481" w:author="מנוע אמוראים" w:date="2026-10-05T16:41:56Z">
            <w:rPr>
              <w:rtl/>
            </w:rPr>
          </w:rPrChange>
        </w:rPr>
        <w:t xml:space="preserve">"</w:t>
      </w:r>
      <w:r>
        <w:rPr>
          <w:rStyle w:val="affff1"/>
          <w:rtl/>
          <w:rPrChange w:id="9482" w:author="מנוע אמוראים" w:date="2026-10-05T16:41:56Z">
            <w:rPr>
              <w:rtl/>
            </w:rPr>
          </w:rPrChange>
        </w:rPr>
        <w:t xml:space="preserve">ל</w:t>
      </w:r>
      <w:r>
        <w:rPr>
          <w:rtl/>
        </w:rPr>
        <w:t xml:space="preserve"> משום גברא רבה, ו</w:t>
      </w:r>
      <w:r>
        <w:rPr>
          <w:rFonts w:hint="cs"/>
          <w:rtl/>
        </w:rPr>
        <w:t xml:space="preserve">היינו </w:t>
      </w:r>
      <w:r>
        <w:rPr>
          <w:rStyle w:val="affff1"/>
          <w:rFonts w:hint="cs"/>
          <w:rtl/>
          <w:rPrChange w:id="9483" w:author="מנוע אמוראים" w:date="2026-10-05T16:41:56Z">
            <w:rPr>
              <w:rFonts w:hint="cs"/>
              <w:rtl/>
            </w:rPr>
          </w:rPrChange>
        </w:rPr>
        <w:t xml:space="preserve">ר</w:t>
      </w:r>
      <w:r>
        <w:rPr>
          <w:rStyle w:val="affff1"/>
          <w:rtl/>
          <w:rPrChange w:id="9484" w:author="מנוע אמוראים" w:date="2026-10-05T16:41:56Z">
            <w:rPr>
              <w:rtl/>
            </w:rPr>
          </w:rPrChange>
        </w:rPr>
        <w:t xml:space="preserve">"</w:t>
      </w:r>
      <w:r>
        <w:rPr>
          <w:rStyle w:val="affff1"/>
          <w:rFonts w:hint="cs"/>
          <w:rtl/>
          <w:rPrChange w:id="9485" w:author="מנוע אמוראים" w:date="2026-10-05T16:41:56Z">
            <w:rPr>
              <w:rFonts w:hint="cs"/>
              <w:rtl/>
            </w:rPr>
          </w:rPrChange>
        </w:rPr>
        <w:t xml:space="preserve">ח</w:t>
      </w:r>
      <w:r w:rsidRPr="00C35A2C">
        <w:rPr>
          <w:rtl/>
        </w:rPr>
        <w:t>: יין מבושל אין בו משום גילוי.</w:t>
      </w:r>
    </w:p>
    <w:p w14:paraId="79D295AA" w14:textId="77777777" w:rsidR="00910F84" w:rsidRPr="00C35A2C" w:rsidRDefault="00910F84" w:rsidP="00910F84">
      <w:pPr>
        <w:rPr>
          <w:rtl/>
        </w:rPr>
      </w:pPr>
      <w:r w:rsidRPr="00C35A2C">
        <w:rPr>
          <w:rtl/>
        </w:rPr>
        <w:t>אמרו ליה: נסמוך? מחוי להו ר' ינאי בר ישמעאל: עלי ועל צוארי.</w:t>
      </w:r>
    </w:p>
    <w:p w14:paraId="1EC4829C" w14:textId="77777777" w:rsidR="00910F84" w:rsidRDefault="00910F84" w:rsidP="00910F84">
      <w:pPr>
        <w:rPr>
          <w:rtl/>
        </w:rPr>
      </w:pPr>
      <w:r w:rsidRPr="00C35A2C">
        <w:rPr>
          <w:rtl/>
        </w:rPr>
        <w:t xml:space="preserve">שמואל ואבלט </w:t>
      </w:r>
      <w:r w:rsidRPr="00C35A2C">
        <w:rPr>
          <w:rFonts w:hint="cs"/>
          <w:rtl/>
        </w:rPr>
        <w:t>ישבו והביאו לפניהם יין מבושל ומשך אבלט ידו</w:t>
      </w:r>
    </w:p>
    <w:p w14:paraId="73D36B38" w14:textId="77777777" w:rsidR="00910F84" w:rsidRPr="00C35A2C" w:rsidRDefault="00910F84" w:rsidP="00910F84">
      <w:pPr>
        <w:ind w:firstLine="266"/>
        <w:rPr>
          <w:rtl/>
        </w:rPr>
      </w:pPr>
      <w:r w:rsidRPr="00C35A2C">
        <w:rPr>
          <w:rFonts w:hint="cs"/>
          <w:rtl/>
        </w:rPr>
        <w:t>א</w:t>
      </w:r>
      <w:r>
        <w:rPr>
          <w:rtl/>
        </w:rPr>
        <w:t>"</w:t>
      </w:r>
      <w:r w:rsidRPr="00C35A2C">
        <w:rPr>
          <w:rFonts w:hint="cs"/>
          <w:rtl/>
        </w:rPr>
        <w:t xml:space="preserve">ל שמואל </w:t>
      </w:r>
      <w:r w:rsidRPr="00C35A2C">
        <w:rPr>
          <w:rtl/>
        </w:rPr>
        <w:t>הרי אמרו: יין מבושל אין בו משום יין נסך.</w:t>
      </w:r>
    </w:p>
    <w:p w14:paraId="10C5274D" w14:textId="77777777" w:rsidR="00910F84" w:rsidRPr="00C35A2C" w:rsidRDefault="00910F84" w:rsidP="00910F84">
      <w:pPr>
        <w:rPr>
          <w:rtl/>
        </w:rPr>
      </w:pPr>
      <w:r w:rsidRPr="00C35A2C">
        <w:rPr>
          <w:rtl/>
        </w:rPr>
        <w:t>אמת</w:t>
      </w:r>
      <w:r>
        <w:rPr>
          <w:rFonts w:hint="cs"/>
          <w:rtl/>
        </w:rPr>
        <w:t xml:space="preserve">ו של </w:t>
      </w:r>
      <w:r>
        <w:rPr>
          <w:rStyle w:val="affff1"/>
          <w:rFonts w:hint="cs"/>
          <w:rtl/>
          <w:rPrChange w:id="9486" w:author="מנוע אמוראים" w:date="2026-10-05T16:41:56Z">
            <w:rPr>
              <w:rFonts w:hint="cs"/>
              <w:rtl/>
            </w:rPr>
          </w:rPrChange>
        </w:rPr>
        <w:t xml:space="preserve">ר</w:t>
      </w:r>
      <w:r>
        <w:rPr>
          <w:rStyle w:val="affff1"/>
          <w:rtl/>
          <w:rPrChange w:id="9487" w:author="מנוע אמוראים" w:date="2026-10-05T16:41:56Z">
            <w:rPr>
              <w:rtl/>
            </w:rPr>
          </w:rPrChange>
        </w:rPr>
        <w:t xml:space="preserve">"</w:t>
      </w:r>
      <w:r>
        <w:rPr>
          <w:rStyle w:val="affff1"/>
          <w:rFonts w:hint="cs"/>
          <w:rtl/>
          <w:rPrChange w:id="9488" w:author="מנוע אמוראים" w:date="2026-10-05T16:41:56Z">
            <w:rPr>
              <w:rFonts w:hint="cs"/>
              <w:rtl/>
            </w:rPr>
          </w:rPrChange>
        </w:rPr>
        <w:t xml:space="preserve">ח</w:t>
      </w:r>
      <w:r>
        <w:rPr>
          <w:rFonts w:hint="cs"/>
          <w:rtl/>
        </w:rPr>
        <w:t xml:space="preserve"> נתגלה </w:t>
      </w:r>
      <w:r w:rsidRPr="00C35A2C">
        <w:rPr>
          <w:rtl/>
        </w:rPr>
        <w:t xml:space="preserve">לה </w:t>
      </w:r>
      <w:r w:rsidRPr="00C35A2C">
        <w:rPr>
          <w:rFonts w:hint="cs"/>
          <w:rtl/>
        </w:rPr>
        <w:t xml:space="preserve">יין מבושל, </w:t>
      </w:r>
      <w:r>
        <w:rPr>
          <w:rFonts w:hint="cs"/>
          <w:rtl/>
        </w:rPr>
        <w:t>באה</w:t>
      </w:r>
      <w:r w:rsidRPr="00C35A2C">
        <w:rPr>
          <w:rFonts w:hint="cs"/>
          <w:rtl/>
        </w:rPr>
        <w:t xml:space="preserve"> </w:t>
      </w:r>
      <w:r>
        <w:rPr>
          <w:rFonts w:hint="cs"/>
          <w:rtl/>
        </w:rPr>
        <w:t>לפני</w:t>
      </w:r>
      <w:r>
        <w:rPr>
          <w:rFonts w:hint="cs"/>
          <w:rtl/>
        </w:rPr>
        <w:t xml:space="preserve"> </w:t>
      </w:r>
      <w:r>
        <w:rPr>
          <w:rStyle w:val="affff1"/>
          <w:rFonts w:hint="cs"/>
          <w:rtl/>
          <w:rPrChange w:id="9489" w:author="מנוע אמוראים" w:date="2026-10-05T16:41:56Z">
            <w:rPr>
              <w:rFonts w:hint="cs"/>
              <w:rtl/>
            </w:rPr>
          </w:rPrChange>
        </w:rPr>
        <w:t xml:space="preserve">ר</w:t>
      </w:r>
      <w:r>
        <w:rPr>
          <w:rStyle w:val="affff1"/>
          <w:rtl/>
          <w:rPrChange w:id="9490" w:author="מנוע אמוראים" w:date="2026-10-05T16:41:56Z">
            <w:rPr>
              <w:rtl/>
            </w:rPr>
          </w:rPrChange>
        </w:rPr>
        <w:t xml:space="preserve">"</w:t>
      </w:r>
      <w:r>
        <w:rPr>
          <w:rStyle w:val="affff1"/>
          <w:rFonts w:hint="cs"/>
          <w:rtl/>
          <w:rPrChange w:id="9491" w:author="מנוע אמוראים" w:date="2026-10-05T16:41:56Z">
            <w:rPr>
              <w:rFonts w:hint="cs"/>
              <w:rtl/>
            </w:rPr>
          </w:rPrChange>
        </w:rPr>
        <w:t xml:space="preserve">ח</w:t>
      </w:r>
      <w:r>
        <w:rPr>
          <w:rFonts w:hint="cs"/>
          <w:rtl/>
        </w:rPr>
        <w:t xml:space="preserve"> א</w:t>
      </w:r>
      <w:r>
        <w:rPr>
          <w:rtl/>
        </w:rPr>
        <w:t>"</w:t>
      </w:r>
      <w:r w:rsidRPr="00C35A2C">
        <w:rPr>
          <w:rFonts w:hint="cs"/>
          <w:rtl/>
        </w:rPr>
        <w:t xml:space="preserve">ל - </w:t>
      </w:r>
      <w:r w:rsidRPr="00C35A2C">
        <w:rPr>
          <w:rtl/>
        </w:rPr>
        <w:t>הרי אמרו: יין מבושל אין בו משום גילוי.</w:t>
      </w:r>
    </w:p>
    <w:p w14:paraId="7681746F" w14:textId="77777777" w:rsidR="00910F84" w:rsidRDefault="00910F84" w:rsidP="00910F84">
      <w:pPr>
        <w:rPr>
          <w:rtl/>
        </w:rPr>
      </w:pPr>
      <w:r>
        <w:rPr>
          <w:rFonts w:hint="cs"/>
          <w:rtl/>
        </w:rPr>
        <w:t xml:space="preserve">שמשו של </w:t>
      </w:r>
      <w:r>
        <w:rPr>
          <w:rStyle w:val="affff1"/>
          <w:rFonts w:hint="cs"/>
          <w:rtl/>
          <w:rPrChange w:id="9492" w:author="מנוע אמוראים" w:date="2026-10-05T16:41:56Z">
            <w:rPr>
              <w:rFonts w:hint="cs"/>
              <w:rtl/>
            </w:rPr>
          </w:rPrChange>
        </w:rPr>
        <w:t xml:space="preserve">ראב</w:t>
      </w:r>
      <w:r>
        <w:rPr>
          <w:rStyle w:val="affff1"/>
          <w:rtl/>
          <w:rPrChange w:id="9493" w:author="מנוע אמוראים" w:date="2026-10-05T16:41:56Z">
            <w:rPr>
              <w:rtl/>
            </w:rPr>
          </w:rPrChange>
        </w:rPr>
        <w:t xml:space="preserve">"</w:t>
      </w:r>
      <w:r>
        <w:rPr>
          <w:rStyle w:val="affff1"/>
          <w:rFonts w:hint="cs"/>
          <w:rtl/>
          <w:rPrChange w:id="9494" w:author="מנוע אמוראים" w:date="2026-10-05T16:41:56Z">
            <w:rPr>
              <w:rFonts w:hint="cs"/>
              <w:rtl/>
            </w:rPr>
          </w:rPrChange>
        </w:rPr>
        <w:t xml:space="preserve">א</w:t>
      </w:r>
      <w:r>
        <w:rPr>
          <w:rFonts w:hint="cs"/>
          <w:rtl/>
        </w:rPr>
        <w:t xml:space="preserve"> נתגלה לו יין מזוג</w:t>
      </w:r>
      <w:r w:rsidRPr="00C35A2C">
        <w:rPr>
          <w:rtl/>
        </w:rPr>
        <w:t>, א</w:t>
      </w:r>
      <w:r>
        <w:rPr>
          <w:rtl/>
        </w:rPr>
        <w:t>"</w:t>
      </w:r>
      <w:r w:rsidRPr="00C35A2C">
        <w:rPr>
          <w:rtl/>
        </w:rPr>
        <w:t>ל, הרי אמרו: יין מזוג אין בו משום גילוי.</w:t>
      </w:r>
    </w:p>
    <w:p w14:paraId="5F5CC0C1" w14:textId="77777777" w:rsidR="00910F84" w:rsidRPr="00C35A2C" w:rsidRDefault="00910F84" w:rsidP="00910F84">
      <w:pPr>
        <w:rPr>
          <w:rtl/>
        </w:rPr>
      </w:pPr>
      <w:r>
        <w:rPr>
          <w:rtl/>
        </w:rPr>
        <w:t xml:space="preserve">• </w:t>
      </w:r>
      <w:r>
        <w:rPr>
          <w:rStyle w:val="affff1"/>
          <w:rtl/>
          <w:rPrChange w:id="9495" w:author="מנוע אמוראים" w:date="2026-10-05T16:41:56Z">
            <w:rPr>
              <w:rtl/>
            </w:rPr>
          </w:rPrChange>
        </w:rPr>
        <w:t xml:space="preserve">אר"</w:t>
      </w:r>
      <w:r>
        <w:rPr>
          <w:rStyle w:val="affff1"/>
          <w:rFonts w:hint="cs"/>
          <w:rtl/>
          <w:rPrChange w:id="9496" w:author="מנוע אמוראים" w:date="2026-10-05T16:41:56Z">
            <w:rPr>
              <w:rFonts w:hint="cs"/>
              <w:rtl/>
            </w:rPr>
          </w:rPrChange>
        </w:rPr>
        <w:t xml:space="preserve">פ</w:t>
      </w:r>
      <w:r w:rsidRPr="00C35A2C">
        <w:rPr>
          <w:rtl/>
        </w:rPr>
        <w:t xml:space="preserve">: לא אמרן אלא דמזיג </w:t>
      </w:r>
      <w:r w:rsidRPr="00C35A2C">
        <w:rPr>
          <w:rFonts w:hint="cs"/>
          <w:rtl/>
        </w:rPr>
        <w:t>הרבה</w:t>
      </w:r>
      <w:r w:rsidRPr="00C35A2C">
        <w:rPr>
          <w:rtl/>
        </w:rPr>
        <w:t>, אבל מזיג ולא מזיג שתי.</w:t>
      </w:r>
    </w:p>
    <w:p w14:paraId="045BA4D4" w14:textId="77777777" w:rsidR="00910F84" w:rsidRDefault="00910F84" w:rsidP="00910F84">
      <w:pPr>
        <w:rPr>
          <w:rtl/>
        </w:rPr>
      </w:pPr>
      <w:r>
        <w:rPr>
          <w:rFonts w:hint="cs"/>
          <w:rtl/>
        </w:rPr>
        <w:t xml:space="preserve">והך </w:t>
      </w:r>
      <w:r>
        <w:rPr>
          <w:rStyle w:val="affff1"/>
          <w:rFonts w:hint="cs"/>
          <w:rtl/>
          <w:rPrChange w:id="9497" w:author="מנוע אמוראים" w:date="2026-10-05T16:41:56Z">
            <w:rPr>
              <w:rFonts w:hint="cs"/>
              <w:rtl/>
            </w:rPr>
          </w:rPrChange>
        </w:rPr>
        <w:t xml:space="preserve">דרבר</w:t>
      </w:r>
      <w:r>
        <w:rPr>
          <w:rStyle w:val="affff1"/>
          <w:rtl/>
          <w:rPrChange w:id="9498" w:author="מנוע אמוראים" w:date="2026-10-05T16:41:56Z">
            <w:rPr>
              <w:rtl/>
            </w:rPr>
          </w:rPrChange>
        </w:rPr>
        <w:t xml:space="preserve">"</w:t>
      </w:r>
      <w:r>
        <w:rPr>
          <w:rStyle w:val="affff1"/>
          <w:rFonts w:hint="cs"/>
          <w:rtl/>
          <w:rPrChange w:id="9499" w:author="מנוע אמוראים" w:date="2026-10-05T16:41:56Z">
            <w:rPr>
              <w:rFonts w:hint="cs"/>
              <w:rtl/>
            </w:rPr>
          </w:rPrChange>
        </w:rPr>
        <w:t xml:space="preserve">ה</w:t>
      </w:r>
      <w:r>
        <w:rPr>
          <w:rFonts w:hint="cs"/>
          <w:rtl/>
        </w:rPr>
        <w:t xml:space="preserve"> הלך בספינה והחזיק יין בידו וראה לנחש מבקע במים ובא א'ל לשמשו שיראהו דבר שיקוץ במים וזרק בו מים וסר לאחוריו</w:t>
      </w:r>
    </w:p>
    <w:p w14:paraId="4ACEFE08" w14:textId="77777777" w:rsidR="00910F84" w:rsidRDefault="00910F84" w:rsidP="00910F84">
      <w:pPr>
        <w:pStyle w:val="afffa"/>
        <w:rPr>
          <w:rtl/>
        </w:rPr>
      </w:pPr>
      <w:r>
        <w:rPr>
          <w:rtl/>
        </w:rPr>
        <w:t xml:space="preserve">- </w:t>
      </w:r>
      <w:r w:rsidRPr="00C35A2C">
        <w:rPr>
          <w:rFonts w:hint="cs"/>
          <w:rtl/>
        </w:rPr>
        <w:t>על יין חי מוסר נפשו ולא על יין מזוג</w:t>
      </w:r>
    </w:p>
    <w:p w14:paraId="01F44869" w14:textId="77777777" w:rsidR="00910F84" w:rsidRDefault="00910F84" w:rsidP="00910F84">
      <w:pPr>
        <w:rPr>
          <w:rtl/>
        </w:rPr>
      </w:pPr>
      <w:r w:rsidRPr="00C35A2C">
        <w:rPr>
          <w:rFonts w:hint="cs"/>
          <w:rtl/>
        </w:rPr>
        <w:t>והך ד</w:t>
      </w:r>
      <w:r w:rsidRPr="00C35A2C">
        <w:rPr>
          <w:rtl/>
        </w:rPr>
        <w:t xml:space="preserve">רבי ינאי </w:t>
      </w:r>
      <w:r w:rsidRPr="00C35A2C">
        <w:rPr>
          <w:rFonts w:hint="cs"/>
          <w:rtl/>
        </w:rPr>
        <w:t xml:space="preserve">[בר הדיא] </w:t>
      </w:r>
      <w:r w:rsidRPr="00C35A2C">
        <w:rPr>
          <w:rtl/>
        </w:rPr>
        <w:t>ה</w:t>
      </w:r>
      <w:r w:rsidRPr="00C35A2C">
        <w:rPr>
          <w:rFonts w:hint="cs"/>
          <w:rtl/>
        </w:rPr>
        <w:t>י</w:t>
      </w:r>
      <w:r w:rsidRPr="00C35A2C">
        <w:rPr>
          <w:rtl/>
        </w:rPr>
        <w:t>ה בעכבורי</w:t>
      </w:r>
      <w:r w:rsidRPr="00C35A2C">
        <w:rPr>
          <w:rFonts w:hint="cs"/>
          <w:rtl/>
        </w:rPr>
        <w:t>, וישבו ושתו יין מזוג</w:t>
      </w:r>
      <w:r w:rsidRPr="00C35A2C">
        <w:rPr>
          <w:rtl/>
        </w:rPr>
        <w:t xml:space="preserve"> </w:t>
      </w:r>
      <w:r w:rsidRPr="00C35A2C">
        <w:rPr>
          <w:rFonts w:hint="cs"/>
          <w:rtl/>
        </w:rPr>
        <w:t>נשאר להם יין בכד וצררו פי הכד בבגד וראו לנחש שלוקח מים ושם בכד עד שמתמלא הכד ועולה היין</w:t>
      </w:r>
    </w:p>
    <w:p w14:paraId="138A8CE9" w14:textId="77777777" w:rsidR="00910F84" w:rsidRPr="00C35A2C" w:rsidRDefault="00910F84" w:rsidP="00910F84">
      <w:pPr>
        <w:pStyle w:val="afffa"/>
        <w:rPr>
          <w:rtl/>
        </w:rPr>
      </w:pPr>
      <w:r>
        <w:rPr>
          <w:rtl/>
        </w:rPr>
        <w:t xml:space="preserve">- </w:t>
      </w:r>
      <w:r w:rsidRPr="00C35A2C">
        <w:rPr>
          <w:rtl/>
        </w:rPr>
        <w:t>אמרי: דמזיג איהו שתי, דמזיגי אחריני לא שתי.</w:t>
      </w:r>
    </w:p>
    <w:p w14:paraId="454C72EE" w14:textId="77777777" w:rsidR="00910F84" w:rsidRPr="00C35A2C" w:rsidRDefault="00910F84" w:rsidP="00910F84">
      <w:pPr>
        <w:rPr>
          <w:rtl/>
        </w:rPr>
      </w:pPr>
      <w:r>
        <w:rPr>
          <w:rStyle w:val="affff1"/>
          <w:rFonts w:hint="cs"/>
          <w:rtl/>
          <w:rPrChange w:id="9500" w:author="מנוע אמוראים" w:date="2026-10-05T16:41:56Z">
            <w:rPr>
              <w:rFonts w:hint="cs"/>
              <w:rtl/>
            </w:rPr>
          </w:rPrChange>
        </w:rPr>
        <w:t xml:space="preserve">ר</w:t>
      </w:r>
      <w:r>
        <w:rPr>
          <w:rStyle w:val="affff1"/>
          <w:rtl/>
          <w:rPrChange w:id="9501" w:author="מנוע אמוראים" w:date="2026-10-05T16:41:56Z">
            <w:rPr>
              <w:rtl/>
            </w:rPr>
          </w:rPrChange>
        </w:rPr>
        <w:t xml:space="preserve">"</w:t>
      </w:r>
      <w:r>
        <w:rPr>
          <w:rStyle w:val="affff1"/>
          <w:rFonts w:hint="cs"/>
          <w:rtl/>
          <w:rPrChange w:id="9502" w:author="מנוע אמוראים" w:date="2026-10-05T16:41:56Z">
            <w:rPr>
              <w:rFonts w:hint="cs"/>
              <w:rtl/>
            </w:rPr>
          </w:rPrChange>
        </w:rPr>
        <w:t xml:space="preserve">א</w:t>
      </w:r>
      <w:r>
        <w:rPr>
          <w:rFonts w:hint="cs"/>
          <w:rtl/>
        </w:rPr>
        <w:t xml:space="preserve"> </w:t>
      </w:r>
      <w:r w:rsidRPr="00C35A2C">
        <w:rPr>
          <w:rtl/>
        </w:rPr>
        <w:t xml:space="preserve"> </w:t>
      </w:r>
      <w:r>
        <w:rPr>
          <w:rFonts w:hint="cs"/>
          <w:rtl/>
        </w:rPr>
        <w:t xml:space="preserve">[</w:t>
      </w:r>
      <w:r>
        <w:rPr>
          <w:rStyle w:val="affff1"/>
          <w:rFonts w:hint="cs"/>
          <w:rtl/>
          <w:rPrChange w:id="9503" w:author="מנוע אמוראים" w:date="2026-10-05T16:41:56Z">
            <w:rPr>
              <w:rFonts w:hint="cs"/>
              <w:rtl/>
            </w:rPr>
          </w:rPrChange>
        </w:rPr>
        <w:t xml:space="preserve">ר</w:t>
      </w:r>
      <w:r>
        <w:rPr>
          <w:rStyle w:val="affff1"/>
          <w:rtl/>
          <w:rPrChange w:id="9504" w:author="מנוע אמוראים" w:date="2026-10-05T16:41:56Z">
            <w:rPr>
              <w:rtl/>
            </w:rPr>
          </w:rPrChange>
        </w:rPr>
        <w:t xml:space="preserve">"</w:t>
      </w:r>
      <w:r>
        <w:rPr>
          <w:rStyle w:val="affff1"/>
          <w:rFonts w:hint="cs"/>
          <w:rtl/>
          <w:rPrChange w:id="9505" w:author="מנוע אמוראים" w:date="2026-10-05T16:41:56Z">
            <w:rPr>
              <w:rFonts w:hint="cs"/>
              <w:rtl/>
            </w:rPr>
          </w:rPrChange>
        </w:rPr>
        <w:t xml:space="preserve">מ</w:t>
      </w:r>
      <w:r>
        <w:rPr>
          <w:rFonts w:hint="cs"/>
          <w:rtl/>
        </w:rPr>
        <w:t xml:space="preserve">]:</w:t>
      </w:r>
      <w:r w:rsidRPr="00C35A2C">
        <w:rPr>
          <w:rtl/>
        </w:rPr>
        <w:t xml:space="preserve"> פירוקא לסכנתא? </w:t>
      </w:r>
      <w:r w:rsidRPr="00C35A2C">
        <w:rPr>
          <w:rFonts w:hint="cs"/>
          <w:rtl/>
        </w:rPr>
        <w:t>[אם נוכל להסתכן מפני חילוק זה]</w:t>
      </w:r>
    </w:p>
    <w:p w14:paraId="20E1EC5B" w14:textId="77777777" w:rsidR="00910F84" w:rsidRPr="00C35A2C" w:rsidRDefault="00910F84" w:rsidP="00910F84">
      <w:pPr>
        <w:rPr>
          <w:rtl/>
        </w:rPr>
      </w:pPr>
      <w:r w:rsidRPr="00C35A2C">
        <w:rPr>
          <w:rtl/>
        </w:rPr>
        <w:t>•</w:t>
      </w:r>
      <w:r w:rsidRPr="00C35A2C">
        <w:rPr>
          <w:rFonts w:hint="cs"/>
          <w:rtl/>
        </w:rPr>
        <w:t xml:space="preserve"> </w:t>
      </w:r>
      <w:r w:rsidRPr="00C35A2C">
        <w:rPr>
          <w:rtl/>
        </w:rPr>
        <w:t xml:space="preserve">רבא </w:t>
      </w:r>
      <w:r w:rsidRPr="00280F6D">
        <w:rPr>
          <w:b/>
          <w:bCs/>
          <w:rtl/>
        </w:rPr>
        <w:t>הלכתא</w:t>
      </w:r>
      <w:r w:rsidRPr="00C35A2C">
        <w:rPr>
          <w:rtl/>
        </w:rPr>
        <w:t xml:space="preserve">: </w:t>
      </w:r>
      <w:r w:rsidRPr="00C35A2C">
        <w:rPr>
          <w:b/>
          <w:bCs/>
          <w:rtl/>
        </w:rPr>
        <w:t>יין מזוג</w:t>
      </w:r>
      <w:r w:rsidRPr="00C35A2C">
        <w:rPr>
          <w:rtl/>
        </w:rPr>
        <w:t xml:space="preserve"> יש בו משום גילוי ויש בו משום יין נסך, </w:t>
      </w:r>
      <w:r w:rsidRPr="00C35A2C">
        <w:rPr>
          <w:b/>
          <w:bCs/>
          <w:rtl/>
        </w:rPr>
        <w:t xml:space="preserve">יין מבושל </w:t>
      </w:r>
      <w:r w:rsidRPr="00C35A2C">
        <w:rPr>
          <w:rtl/>
        </w:rPr>
        <w:t>- אין בו משום גילוי ואין בו משום יין נסך.</w:t>
      </w:r>
    </w:p>
    <w:p w14:paraId="16351503" w14:textId="77777777" w:rsidR="00910F84" w:rsidRDefault="00910F84" w:rsidP="00910F84">
      <w:pPr>
        <w:rPr>
          <w:rtl/>
        </w:rPr>
      </w:pPr>
      <w:r w:rsidRPr="00C35A2C">
        <w:rPr>
          <w:rtl/>
        </w:rPr>
        <w:t>•</w:t>
      </w:r>
      <w:r w:rsidRPr="00C35A2C">
        <w:rPr>
          <w:rFonts w:hint="cs"/>
          <w:rtl/>
        </w:rPr>
        <w:t xml:space="preserve"> </w:t>
      </w:r>
      <w:r w:rsidRPr="00C35A2C">
        <w:rPr>
          <w:rtl/>
        </w:rPr>
        <w:t>שמ</w:t>
      </w:r>
      <w:r>
        <w:rPr>
          <w:rFonts w:hint="cs"/>
          <w:rtl/>
        </w:rPr>
        <w:t xml:space="preserve">שו של </w:t>
      </w:r>
      <w:r>
        <w:rPr>
          <w:rStyle w:val="affff1"/>
          <w:rFonts w:hint="cs"/>
          <w:rtl/>
          <w:rPrChange w:id="9506" w:author="מנוע אמוראים" w:date="2026-10-05T16:41:56Z">
            <w:rPr>
              <w:rFonts w:hint="cs"/>
              <w:rtl/>
            </w:rPr>
          </w:rPrChange>
        </w:rPr>
        <w:t xml:space="preserve">רחב</w:t>
      </w:r>
      <w:r>
        <w:rPr>
          <w:rStyle w:val="affff1"/>
          <w:rtl/>
          <w:rPrChange w:id="9507" w:author="מנוע אמוראים" w:date="2026-10-05T16:41:56Z">
            <w:rPr>
              <w:rtl/>
            </w:rPr>
          </w:rPrChange>
        </w:rPr>
        <w:t xml:space="preserve">"</w:t>
      </w:r>
      <w:r>
        <w:rPr>
          <w:rStyle w:val="affff1"/>
          <w:rFonts w:hint="cs"/>
          <w:rtl/>
          <w:rPrChange w:id="9508" w:author="מנוע אמוראים" w:date="2026-10-05T16:41:56Z">
            <w:rPr>
              <w:rFonts w:hint="cs"/>
              <w:rtl/>
            </w:rPr>
          </w:rPrChange>
        </w:rPr>
        <w:t xml:space="preserve">ט</w:t>
      </w:r>
      <w:r>
        <w:rPr>
          <w:rFonts w:hint="cs"/>
          <w:rtl/>
        </w:rPr>
        <w:t xml:space="preserve"> ישן ליד כמות מים מגולים, ובא לפני </w:t>
      </w:r>
      <w:r>
        <w:rPr>
          <w:rStyle w:val="affff1"/>
          <w:rFonts w:hint="cs"/>
          <w:rtl/>
          <w:rPrChange w:id="9509" w:author="מנוע אמוראים" w:date="2026-10-05T16:41:56Z">
            <w:rPr>
              <w:rFonts w:hint="cs"/>
              <w:rtl/>
            </w:rPr>
          </w:rPrChange>
        </w:rPr>
        <w:t xml:space="preserve">רחב</w:t>
      </w:r>
      <w:r>
        <w:rPr>
          <w:rStyle w:val="affff1"/>
          <w:rtl/>
          <w:rPrChange w:id="9510" w:author="מנוע אמוראים" w:date="2026-10-05T16:41:56Z">
            <w:rPr>
              <w:rtl/>
            </w:rPr>
          </w:rPrChange>
        </w:rPr>
        <w:t xml:space="preserve">"</w:t>
      </w:r>
      <w:r>
        <w:rPr>
          <w:rStyle w:val="affff1"/>
          <w:rFonts w:hint="cs"/>
          <w:rtl/>
          <w:rPrChange w:id="9511" w:author="מנוע אמוראים" w:date="2026-10-05T16:41:56Z">
            <w:rPr>
              <w:rFonts w:hint="cs"/>
              <w:rtl/>
            </w:rPr>
          </w:rPrChange>
        </w:rPr>
        <w:t xml:space="preserve">ט</w:t>
      </w:r>
      <w:r>
        <w:rPr>
          <w:rFonts w:hint="cs"/>
          <w:rtl/>
        </w:rPr>
        <w:t xml:space="preserve"> ואמר ד</w:t>
      </w:r>
      <w:r>
        <w:rPr>
          <w:rFonts w:hint="cs"/>
          <w:rtl/>
        </w:rPr>
        <w:t xml:space="preserve">תלוי מתי </w:t>
      </w:r>
      <w:r w:rsidRPr="00C35A2C">
        <w:rPr>
          <w:rFonts w:hint="cs"/>
          <w:rtl/>
        </w:rPr>
        <w:t xml:space="preserve">ישן עליהן </w:t>
      </w:r>
      <w:r>
        <w:rPr>
          <w:rFonts w:hint="cs"/>
          <w:rtl/>
        </w:rPr>
        <w:t>ד</w:t>
      </w:r>
      <w:r w:rsidRPr="00C35A2C">
        <w:rPr>
          <w:rFonts w:hint="cs"/>
          <w:rtl/>
        </w:rPr>
        <w:t>דווקא ביום ולא בלילה</w:t>
      </w:r>
    </w:p>
    <w:p w14:paraId="0D73BF2D" w14:textId="77777777" w:rsidR="00910F84" w:rsidRDefault="00910F84" w:rsidP="00910F84">
      <w:pPr>
        <w:pStyle w:val="afffa"/>
        <w:rPr>
          <w:rtl/>
        </w:rPr>
      </w:pPr>
      <w:r>
        <w:rPr>
          <w:b/>
          <w:bCs/>
          <w:rtl/>
        </w:rPr>
        <w:t xml:space="preserve">- </w:t>
      </w:r>
      <w:r w:rsidRPr="00C35A2C">
        <w:rPr>
          <w:rFonts w:hint="cs"/>
          <w:b/>
          <w:bCs/>
          <w:rtl/>
        </w:rPr>
        <w:t>ודחי'</w:t>
      </w:r>
      <w:r w:rsidRPr="00C35A2C">
        <w:rPr>
          <w:rFonts w:hint="cs"/>
          <w:rtl/>
        </w:rPr>
        <w:t xml:space="preserve"> דלעולם ל</w:t>
      </w:r>
      <w:r>
        <w:rPr>
          <w:rtl/>
        </w:rPr>
        <w:t>"</w:t>
      </w:r>
      <w:r w:rsidRPr="00C35A2C">
        <w:rPr>
          <w:rFonts w:hint="cs"/>
          <w:rtl/>
        </w:rPr>
        <w:t>ש ביום ול</w:t>
      </w:r>
      <w:r>
        <w:rPr>
          <w:rtl/>
        </w:rPr>
        <w:t>"</w:t>
      </w:r>
      <w:r w:rsidRPr="00C35A2C">
        <w:rPr>
          <w:rFonts w:hint="cs"/>
          <w:rtl/>
        </w:rPr>
        <w:t xml:space="preserve">ש בלילה </w:t>
      </w:r>
    </w:p>
    <w:p w14:paraId="2C79E5D5" w14:textId="77777777" w:rsidR="00910F84" w:rsidRDefault="00910F84" w:rsidP="00910F84">
      <w:pPr>
        <w:rPr>
          <w:rtl/>
        </w:rPr>
      </w:pPr>
      <w:r w:rsidRPr="00C35A2C">
        <w:rPr>
          <w:rtl/>
        </w:rPr>
        <w:t>•</w:t>
      </w:r>
      <w:r w:rsidRPr="00C35A2C">
        <w:rPr>
          <w:rFonts w:hint="cs"/>
          <w:rtl/>
        </w:rPr>
        <w:t xml:space="preserve"> </w:t>
      </w:r>
      <w:r w:rsidRPr="00C35A2C">
        <w:rPr>
          <w:rtl/>
        </w:rPr>
        <w:t xml:space="preserve">רב לא שתי </w:t>
      </w:r>
      <w:r w:rsidRPr="00C35A2C">
        <w:rPr>
          <w:rFonts w:hint="cs"/>
          <w:rtl/>
        </w:rPr>
        <w:t>מים מגולים מבית גוי שלא זהיר בגילוי, אבל שתה מים מגולים מבית אלמנה דאוחזת בהרגל בעלה</w:t>
      </w:r>
    </w:p>
    <w:p w14:paraId="5B72F6F7" w14:textId="77777777" w:rsidR="00910F84" w:rsidRDefault="00910F84" w:rsidP="00910F84">
      <w:pPr>
        <w:rPr>
          <w:rtl/>
        </w:rPr>
      </w:pPr>
      <w:r w:rsidRPr="00C35A2C">
        <w:rPr>
          <w:rtl/>
        </w:rPr>
        <w:t>שמואל לא שת</w:t>
      </w:r>
      <w:r w:rsidRPr="00C35A2C">
        <w:rPr>
          <w:rFonts w:hint="cs"/>
          <w:rtl/>
        </w:rPr>
        <w:t>ה מים מאלמנה דלית לה אימת גברא, אבל מבית גוי שתה דמקפיד על הגילוי מצד נקיות</w:t>
      </w:r>
    </w:p>
    <w:p w14:paraId="647952B8" w14:textId="77777777" w:rsidR="00910F84" w:rsidRDefault="00910F84" w:rsidP="00910F84">
      <w:pPr>
        <w:rPr>
          <w:rtl/>
        </w:rPr>
      </w:pPr>
      <w:r w:rsidRPr="00C35A2C">
        <w:rPr>
          <w:rtl/>
        </w:rPr>
        <w:t>א</w:t>
      </w:r>
      <w:r>
        <w:rPr>
          <w:rtl/>
        </w:rPr>
        <w:t>"</w:t>
      </w:r>
      <w:r w:rsidRPr="00C35A2C">
        <w:rPr>
          <w:rtl/>
        </w:rPr>
        <w:t>ד: שמואל לא שת</w:t>
      </w:r>
      <w:r w:rsidRPr="00C35A2C">
        <w:rPr>
          <w:rFonts w:hint="cs"/>
          <w:rtl/>
        </w:rPr>
        <w:t>ה לא מבית גוי ולא מבית אלמנה</w:t>
      </w:r>
    </w:p>
    <w:p w14:paraId="1D6759C0" w14:textId="77777777" w:rsidR="00910F84" w:rsidRDefault="00910F84" w:rsidP="00910F84">
      <w:pPr>
        <w:pStyle w:val="afffe"/>
        <w:rPr>
          <w:rtl/>
        </w:rPr>
      </w:pPr>
      <w:r w:rsidRPr="00A06291">
        <w:rPr>
          <w:rtl/>
        </w:rPr>
        <w:t>׻</w:t>
      </w:r>
    </w:p>
    <w:p w14:paraId="20EAECB9" w14:textId="77777777" w:rsidR="00910F84" w:rsidRDefault="00910F84" w:rsidP="00910F84">
      <w:pPr>
        <w:rPr>
          <w:rtl/>
        </w:rPr>
      </w:pPr>
      <w:r w:rsidRPr="00C35A2C">
        <w:rPr>
          <w:rtl/>
        </w:rPr>
        <w:t>•</w:t>
      </w:r>
      <w:r w:rsidRPr="00C35A2C">
        <w:rPr>
          <w:rFonts w:hint="cs"/>
          <w:rtl/>
        </w:rPr>
        <w:t xml:space="preserve"> </w:t>
      </w:r>
      <w:r>
        <w:rPr>
          <w:rStyle w:val="affff1"/>
          <w:rtl/>
          <w:rPrChange w:id="9512" w:author="מנוע אמוראים" w:date="2026-10-05T16:41:56Z">
            <w:rPr>
              <w:rtl/>
            </w:rPr>
          </w:rPrChange>
        </w:rPr>
        <w:t xml:space="preserve">אריב</w:t>
      </w:r>
      <w:r>
        <w:rPr>
          <w:rStyle w:val="affff1"/>
          <w:rtl/>
          <w:rPrChange w:id="9513" w:author="מנוע אמוראים" w:date="2026-10-05T16:41:56Z">
            <w:rPr>
              <w:rtl/>
            </w:rPr>
          </w:rPrChange>
        </w:rPr>
        <w:t xml:space="preserve">"</w:t>
      </w:r>
      <w:r>
        <w:rPr>
          <w:rStyle w:val="affff1"/>
          <w:rtl/>
          <w:rPrChange w:id="9514" w:author="מנוע אמוראים" w:date="2026-10-05T16:41:56Z">
            <w:rPr>
              <w:rtl/>
            </w:rPr>
          </w:rPrChange>
        </w:rPr>
        <w:t xml:space="preserve">ל</w:t>
      </w:r>
      <w:r>
        <w:rPr>
          <w:rtl/>
        </w:rPr>
        <w:t xml:space="preserve">: שלש יינות הן ואין בהן משום גילוי, ואלו הן: חד, מר, מתוק;</w:t>
      </w:r>
    </w:p>
    <w:p w14:paraId="6F88441B" w14:textId="77777777" w:rsidR="00910F84" w:rsidRPr="00C35A2C" w:rsidRDefault="00910F84" w:rsidP="00910F84">
      <w:pPr>
        <w:rPr>
          <w:rtl/>
        </w:rPr>
      </w:pPr>
      <w:r w:rsidRPr="00C35A2C">
        <w:rPr>
          <w:b/>
          <w:bCs/>
          <w:rtl/>
        </w:rPr>
        <w:t>חד</w:t>
      </w:r>
      <w:r w:rsidRPr="00C35A2C">
        <w:rPr>
          <w:rtl/>
        </w:rPr>
        <w:t xml:space="preserve"> – טילא חרי</w:t>
      </w:r>
      <w:r w:rsidRPr="00C35A2C">
        <w:rPr>
          <w:rFonts w:hint="cs"/>
          <w:rtl/>
        </w:rPr>
        <w:t>ף מבקע גבולות[יין חזק וטעמו חמוץ]</w:t>
      </w:r>
      <w:r w:rsidRPr="00C35A2C">
        <w:rPr>
          <w:rtl/>
        </w:rPr>
        <w:t xml:space="preserve">, </w:t>
      </w:r>
      <w:r w:rsidRPr="00C35A2C">
        <w:rPr>
          <w:b/>
          <w:bCs/>
          <w:rtl/>
        </w:rPr>
        <w:t>מר</w:t>
      </w:r>
      <w:r w:rsidRPr="00C35A2C">
        <w:rPr>
          <w:rtl/>
        </w:rPr>
        <w:t xml:space="preserve"> – ירנקא</w:t>
      </w:r>
      <w:r w:rsidRPr="00C35A2C">
        <w:rPr>
          <w:rFonts w:hint="cs"/>
          <w:rtl/>
        </w:rPr>
        <w:t>[רע]</w:t>
      </w:r>
      <w:r w:rsidRPr="00C35A2C">
        <w:rPr>
          <w:rtl/>
        </w:rPr>
        <w:t xml:space="preserve">, </w:t>
      </w:r>
      <w:r w:rsidRPr="00C35A2C">
        <w:rPr>
          <w:b/>
          <w:bCs/>
          <w:rtl/>
        </w:rPr>
        <w:t>מתוק</w:t>
      </w:r>
      <w:r w:rsidRPr="00C35A2C">
        <w:rPr>
          <w:rtl/>
        </w:rPr>
        <w:t xml:space="preserve"> – חוליא</w:t>
      </w:r>
      <w:r w:rsidRPr="00C35A2C">
        <w:rPr>
          <w:rFonts w:hint="cs"/>
          <w:rtl/>
        </w:rPr>
        <w:t>[מחמת השמש בענבים]</w:t>
      </w:r>
      <w:r w:rsidRPr="00C35A2C">
        <w:rPr>
          <w:rtl/>
        </w:rPr>
        <w:t>.</w:t>
      </w:r>
    </w:p>
    <w:p w14:paraId="59A9A3E9" w14:textId="77777777" w:rsidR="00910F84" w:rsidRPr="00C35A2C" w:rsidRDefault="00910F84" w:rsidP="00910F84">
      <w:pPr>
        <w:rPr>
          <w:rtl/>
        </w:rPr>
      </w:pPr>
      <w:r>
        <w:rPr>
          <w:rStyle w:val="affff1"/>
          <w:rFonts w:hint="cs"/>
          <w:rtl/>
          <w:rPrChange w:id="9515" w:author="מנוע אמוראים" w:date="2026-10-05T16:41:56Z">
            <w:rPr>
              <w:rFonts w:hint="cs"/>
              <w:rtl/>
            </w:rPr>
          </w:rPrChange>
        </w:rPr>
        <w:t xml:space="preserve">ר</w:t>
      </w:r>
      <w:r>
        <w:rPr>
          <w:rStyle w:val="affff1"/>
          <w:rtl/>
          <w:rPrChange w:id="9516" w:author="מנוע אמוראים" w:date="2026-10-05T16:41:56Z">
            <w:rPr>
              <w:rtl/>
            </w:rPr>
          </w:rPrChange>
        </w:rPr>
        <w:t xml:space="preserve">"</w:t>
      </w:r>
      <w:r>
        <w:rPr>
          <w:rStyle w:val="affff1"/>
          <w:rFonts w:hint="cs"/>
          <w:rtl/>
          <w:rPrChange w:id="9517" w:author="מנוע אמוראים" w:date="2026-10-05T16:41:56Z">
            <w:rPr>
              <w:rFonts w:hint="cs"/>
              <w:rtl/>
            </w:rPr>
          </w:rPrChange>
        </w:rPr>
        <w:t xml:space="preserve">ח</w:t>
      </w:r>
      <w:r w:rsidRPr="00C35A2C">
        <w:rPr>
          <w:rtl/>
        </w:rPr>
        <w:t xml:space="preserve"> מתני לעילויא: חד - חמר ופלפלין, מר - אפסינתין, מתוק - מי בארג</w:t>
      </w:r>
      <w:r w:rsidRPr="00C35A2C">
        <w:rPr>
          <w:rFonts w:hint="cs"/>
          <w:rtl/>
        </w:rPr>
        <w:t>[משובח]</w:t>
      </w:r>
      <w:r w:rsidRPr="00C35A2C">
        <w:rPr>
          <w:rtl/>
        </w:rPr>
        <w:t>.</w:t>
      </w:r>
    </w:p>
    <w:p w14:paraId="5C021542" w14:textId="77777777" w:rsidR="00910F84" w:rsidRPr="00C35A2C" w:rsidRDefault="00910F84" w:rsidP="00910F84">
      <w:pPr>
        <w:rPr>
          <w:rtl/>
        </w:rPr>
      </w:pPr>
      <w:r w:rsidRPr="00C35A2C">
        <w:rPr>
          <w:rtl/>
        </w:rPr>
        <w:t>•</w:t>
      </w:r>
      <w:r>
        <w:rPr>
          <w:rFonts w:hint="cs"/>
          <w:rtl/>
        </w:rPr>
        <w:t xml:space="preserve"> </w:t>
      </w:r>
      <w:r>
        <w:rPr>
          <w:rStyle w:val="affff1"/>
          <w:rFonts w:hint="cs"/>
          <w:rtl/>
          <w:rPrChange w:id="9518" w:author="מנוע אמוראים" w:date="2026-10-05T16:41:56Z">
            <w:rPr>
              <w:rFonts w:hint="cs"/>
              <w:rtl/>
            </w:rPr>
          </w:rPrChange>
        </w:rPr>
        <w:t xml:space="preserve">רשב</w:t>
      </w:r>
      <w:r>
        <w:rPr>
          <w:rStyle w:val="affff1"/>
          <w:rtl/>
          <w:rPrChange w:id="9519" w:author="מנוע אמוראים" w:date="2026-10-05T16:41:56Z">
            <w:rPr>
              <w:rtl/>
            </w:rPr>
          </w:rPrChange>
        </w:rPr>
        <w:t xml:space="preserve">"</w:t>
      </w:r>
      <w:r>
        <w:rPr>
          <w:rStyle w:val="affff1"/>
          <w:rFonts w:hint="cs"/>
          <w:rtl/>
          <w:rPrChange w:id="9520" w:author="מנוע אמוראים" w:date="2026-10-05T16:41:56Z">
            <w:rPr>
              <w:rFonts w:hint="cs"/>
              <w:rtl/>
            </w:rPr>
          </w:rPrChange>
        </w:rPr>
        <w:t xml:space="preserve">ל</w:t>
      </w:r>
      <w:r w:rsidRPr="00C35A2C">
        <w:rPr>
          <w:rtl/>
        </w:rPr>
        <w:t>: קרינא אין בו משום גילוי</w:t>
      </w:r>
      <w:r w:rsidRPr="00C35A2C">
        <w:rPr>
          <w:rFonts w:hint="cs"/>
          <w:rtl/>
        </w:rPr>
        <w:t xml:space="preserve"> </w:t>
      </w:r>
      <w:r>
        <w:rPr>
          <w:rFonts w:hint="cs"/>
          <w:rtl/>
        </w:rPr>
        <w:t>ייין</w:t>
      </w:r>
      <w:r w:rsidRPr="00C35A2C">
        <w:rPr>
          <w:rtl/>
        </w:rPr>
        <w:t xml:space="preserve"> חליא ד</w:t>
      </w:r>
      <w:r>
        <w:rPr>
          <w:rFonts w:hint="cs"/>
          <w:rtl/>
        </w:rPr>
        <w:t>בא</w:t>
      </w:r>
      <w:r w:rsidRPr="00C35A2C">
        <w:rPr>
          <w:rtl/>
        </w:rPr>
        <w:t xml:space="preserve"> מעסיא.</w:t>
      </w:r>
    </w:p>
    <w:p w14:paraId="56F6693B" w14:textId="77777777" w:rsidR="00910F84" w:rsidRPr="00C35A2C" w:rsidRDefault="00910F84" w:rsidP="00910F84">
      <w:pPr>
        <w:rPr>
          <w:rtl/>
        </w:rPr>
      </w:pPr>
      <w:r w:rsidRPr="00C35A2C">
        <w:rPr>
          <w:rtl/>
        </w:rPr>
        <w:t xml:space="preserve">רבא: ובמקומו יש בו משום גילוי; </w:t>
      </w:r>
      <w:r w:rsidRPr="00C35A2C">
        <w:rPr>
          <w:rFonts w:hint="cs"/>
          <w:rtl/>
        </w:rPr>
        <w:t>- ד</w:t>
      </w:r>
      <w:r w:rsidRPr="00C35A2C">
        <w:rPr>
          <w:rtl/>
        </w:rPr>
        <w:t>חמר מדינה הוא.</w:t>
      </w:r>
    </w:p>
    <w:p w14:paraId="462FD79F" w14:textId="77777777" w:rsidR="00910F84" w:rsidRDefault="00910F84" w:rsidP="00910F84">
      <w:pPr>
        <w:rPr>
          <w:rtl/>
        </w:rPr>
      </w:pPr>
      <w:r w:rsidRPr="00C35A2C">
        <w:rPr>
          <w:rtl/>
        </w:rPr>
        <w:t xml:space="preserve">רבא: </w:t>
      </w:r>
      <w:r>
        <w:rPr>
          <w:rFonts w:hint="cs"/>
          <w:rtl/>
        </w:rPr>
        <w:t>יין</w:t>
      </w:r>
      <w:r w:rsidRPr="00C35A2C">
        <w:rPr>
          <w:rtl/>
        </w:rPr>
        <w:t xml:space="preserve"> דאקרים, עד </w:t>
      </w:r>
      <w:r w:rsidRPr="00C35A2C">
        <w:rPr>
          <w:rFonts w:hint="cs"/>
          <w:rtl/>
        </w:rPr>
        <w:t xml:space="preserve">ג' ימים יש בזה משום גילוי ויין נסך </w:t>
      </w:r>
      <w:r w:rsidRPr="00C35A2C">
        <w:rPr>
          <w:rtl/>
        </w:rPr>
        <w:t>מכאן ואילך - אין בו משום גילוי ו</w:t>
      </w:r>
      <w:r w:rsidRPr="00C35A2C">
        <w:rPr>
          <w:rFonts w:hint="cs"/>
          <w:rtl/>
        </w:rPr>
        <w:t xml:space="preserve">לא </w:t>
      </w:r>
      <w:r w:rsidRPr="00C35A2C">
        <w:rPr>
          <w:rtl/>
        </w:rPr>
        <w:t>יין נסך;</w:t>
      </w:r>
    </w:p>
    <w:p w14:paraId="346FCAC6" w14:textId="77777777" w:rsidR="00910F84" w:rsidRPr="00C35A2C" w:rsidRDefault="00910F84" w:rsidP="00910F84">
      <w:pPr>
        <w:pStyle w:val="aff6"/>
        <w:framePr w:wrap="around"/>
        <w:rPr>
          <w:rtl/>
        </w:rPr>
      </w:pPr>
      <w:r w:rsidRPr="00C35A2C">
        <w:rPr>
          <w:rFonts w:hint="cs"/>
          <w:rtl/>
        </w:rPr>
        <w:lastRenderedPageBreak/>
        <w:t>ל:</w:t>
      </w:r>
    </w:p>
    <w:p w14:paraId="3FC2E9DE" w14:textId="77777777" w:rsidR="00910F84" w:rsidRPr="00C35A2C" w:rsidRDefault="00910F84" w:rsidP="00910F84">
      <w:pPr>
        <w:rPr>
          <w:rtl/>
        </w:rPr>
      </w:pPr>
      <w:r w:rsidRPr="00C35A2C">
        <w:rPr>
          <w:rtl/>
        </w:rPr>
        <w:t xml:space="preserve">ונהרדעי אמרי: אפי' </w:t>
      </w:r>
      <w:r w:rsidRPr="00C35A2C">
        <w:rPr>
          <w:rFonts w:hint="cs"/>
          <w:rtl/>
        </w:rPr>
        <w:t xml:space="preserve">אחר ג' ימים  חיישי לגילוי </w:t>
      </w:r>
      <w:r w:rsidRPr="00C35A2C">
        <w:rPr>
          <w:rtl/>
        </w:rPr>
        <w:t>מ</w:t>
      </w:r>
      <w:r>
        <w:rPr>
          <w:rtl/>
        </w:rPr>
        <w:t>"</w:t>
      </w:r>
      <w:r w:rsidRPr="00C35A2C">
        <w:rPr>
          <w:rtl/>
        </w:rPr>
        <w:t>ט</w:t>
      </w:r>
      <w:r w:rsidRPr="00C35A2C">
        <w:rPr>
          <w:rFonts w:hint="cs"/>
          <w:rtl/>
        </w:rPr>
        <w:t xml:space="preserve"> ד</w:t>
      </w:r>
      <w:r w:rsidRPr="00C35A2C">
        <w:rPr>
          <w:rtl/>
        </w:rPr>
        <w:t>זימנין מיקרי שתי.</w:t>
      </w:r>
    </w:p>
    <w:p w14:paraId="3392BE9E" w14:textId="77777777" w:rsidR="00910F84" w:rsidRPr="00C35A2C" w:rsidRDefault="00910F84" w:rsidP="00910F84">
      <w:pPr>
        <w:jc w:val="center"/>
        <w:rPr>
          <w:b/>
          <w:bCs/>
          <w:rtl/>
        </w:rPr>
      </w:pPr>
      <w:r>
        <w:rPr>
          <w:rFonts w:ascii="BA חניכי הישיבות" w:hAnsi="BA חניכי הישיבות" w:cs="BA חניכי הישיבות"/>
          <w:b/>
          <w:bCs/>
          <w:rtl/>
        </w:rPr>
        <w:t>׻</w:t>
      </w:r>
    </w:p>
    <w:p w14:paraId="1FA78C7E" w14:textId="77777777" w:rsidR="00910F84" w:rsidRPr="00C35A2C" w:rsidRDefault="00910F84" w:rsidP="00910F84">
      <w:pPr>
        <w:rPr>
          <w:rtl/>
        </w:rPr>
      </w:pPr>
      <w:r w:rsidRPr="00C35A2C">
        <w:rPr>
          <w:b/>
          <w:bCs/>
          <w:rtl/>
        </w:rPr>
        <w:t>•</w:t>
      </w:r>
      <w:r w:rsidRPr="00C35A2C">
        <w:rPr>
          <w:rFonts w:hint="cs"/>
          <w:b/>
          <w:bCs/>
          <w:rtl/>
        </w:rPr>
        <w:t xml:space="preserve"> </w:t>
      </w:r>
      <w:r w:rsidRPr="00C35A2C">
        <w:rPr>
          <w:b/>
          <w:bCs/>
          <w:rtl/>
        </w:rPr>
        <w:t>ת</w:t>
      </w:r>
      <w:r>
        <w:rPr>
          <w:b/>
          <w:bCs/>
          <w:rtl/>
        </w:rPr>
        <w:t>"</w:t>
      </w:r>
      <w:r w:rsidRPr="00C35A2C">
        <w:rPr>
          <w:b/>
          <w:bCs/>
          <w:rtl/>
        </w:rPr>
        <w:t>ר</w:t>
      </w:r>
      <w:r w:rsidRPr="00C35A2C">
        <w:rPr>
          <w:rtl/>
        </w:rPr>
        <w:t xml:space="preserve">: </w:t>
      </w:r>
      <w:r w:rsidRPr="00DA79EC">
        <w:rPr>
          <w:b/>
          <w:bCs/>
          <w:rtl/>
        </w:rPr>
        <w:t xml:space="preserve">יין תוסס </w:t>
      </w:r>
      <w:r w:rsidRPr="00C35A2C">
        <w:rPr>
          <w:rtl/>
        </w:rPr>
        <w:t>אין בו משום גילוי.</w:t>
      </w:r>
      <w:r w:rsidRPr="00C35A2C">
        <w:rPr>
          <w:rFonts w:hint="cs"/>
          <w:rtl/>
        </w:rPr>
        <w:t xml:space="preserve"> </w:t>
      </w:r>
      <w:r w:rsidRPr="00C35A2C">
        <w:rPr>
          <w:rtl/>
        </w:rPr>
        <w:t>וכמה תסיסתו</w:t>
      </w:r>
      <w:r w:rsidRPr="00C35A2C">
        <w:rPr>
          <w:rFonts w:hint="cs"/>
          <w:rtl/>
        </w:rPr>
        <w:t xml:space="preserve">- </w:t>
      </w:r>
      <w:r w:rsidRPr="00C35A2C">
        <w:rPr>
          <w:rtl/>
        </w:rPr>
        <w:t xml:space="preserve"> ג' ימים.</w:t>
      </w:r>
    </w:p>
    <w:p w14:paraId="79C5701F" w14:textId="77777777" w:rsidR="00910F84" w:rsidRDefault="00910F84" w:rsidP="00910F84">
      <w:pPr>
        <w:rPr>
          <w:rtl/>
        </w:rPr>
      </w:pPr>
      <w:r w:rsidRPr="00DA79EC">
        <w:rPr>
          <w:b/>
          <w:bCs/>
          <w:rtl/>
        </w:rPr>
        <w:t xml:space="preserve">השחלים </w:t>
      </w:r>
      <w:r w:rsidRPr="00C35A2C">
        <w:rPr>
          <w:rtl/>
        </w:rPr>
        <w:t>אין בהם משום גילוי, ובני גולה נהגו בהן איסור.</w:t>
      </w:r>
      <w:r w:rsidRPr="00C35A2C">
        <w:rPr>
          <w:rFonts w:hint="cs"/>
          <w:rtl/>
        </w:rPr>
        <w:t xml:space="preserve"> אבל ביש בהם חומץ מיגרי בהו</w:t>
      </w:r>
    </w:p>
    <w:p w14:paraId="266B57DD" w14:textId="77777777" w:rsidR="00910F84" w:rsidRPr="00C35A2C" w:rsidRDefault="00910F84" w:rsidP="00910F84">
      <w:pPr>
        <w:rPr>
          <w:rtl/>
        </w:rPr>
      </w:pPr>
      <w:r w:rsidRPr="00DA79EC">
        <w:rPr>
          <w:b/>
          <w:bCs/>
          <w:rtl/>
        </w:rPr>
        <w:t>כותח הבבלי</w:t>
      </w:r>
      <w:r w:rsidRPr="00C35A2C">
        <w:rPr>
          <w:rtl/>
        </w:rPr>
        <w:t xml:space="preserve"> אין בו משום גילוי, ובני גולה נהגו בו איסור.</w:t>
      </w:r>
      <w:r w:rsidRPr="00C35A2C">
        <w:rPr>
          <w:rFonts w:hint="cs"/>
          <w:rtl/>
        </w:rPr>
        <w:t xml:space="preserve"> ואי </w:t>
      </w:r>
      <w:r w:rsidRPr="00C35A2C">
        <w:rPr>
          <w:rtl/>
        </w:rPr>
        <w:t>אית ביה נקורי חיישינן.</w:t>
      </w:r>
    </w:p>
    <w:p w14:paraId="7F1683D6" w14:textId="77777777" w:rsidR="00910F84" w:rsidRDefault="00910F84" w:rsidP="00910F84">
      <w:pPr>
        <w:rPr>
          <w:rtl/>
        </w:rPr>
      </w:pPr>
      <w:r>
        <w:rPr>
          <w:rStyle w:val="affff1"/>
          <w:rFonts w:hint="cs"/>
          <w:rtl/>
          <w:rPrChange w:id="9521" w:author="מנוע אמוראים" w:date="2026-10-05T16:41:56Z">
            <w:rPr>
              <w:rFonts w:hint="cs"/>
              <w:rtl/>
            </w:rPr>
          </w:rPrChange>
        </w:rPr>
        <w:t xml:space="preserve">רחבר</w:t>
      </w:r>
      <w:r>
        <w:rPr>
          <w:rStyle w:val="affff1"/>
          <w:rtl/>
          <w:rPrChange w:id="9522" w:author="מנוע אמוראים" w:date="2026-10-05T16:41:56Z">
            <w:rPr>
              <w:rtl/>
            </w:rPr>
          </w:rPrChange>
        </w:rPr>
        <w:t xml:space="preserve">"</w:t>
      </w:r>
      <w:r>
        <w:rPr>
          <w:rStyle w:val="affff1"/>
          <w:rFonts w:hint="cs"/>
          <w:rtl/>
          <w:rPrChange w:id="9523" w:author="מנוע אמוראים" w:date="2026-10-05T16:41:56Z">
            <w:rPr>
              <w:rFonts w:hint="cs"/>
              <w:rtl/>
            </w:rPr>
          </w:rPrChange>
        </w:rPr>
        <w:t xml:space="preserve">א</w:t>
      </w:r>
      <w:r>
        <w:rPr>
          <w:rFonts w:hint="cs"/>
          <w:rtl/>
        </w:rPr>
        <w:t xml:space="preserve"> מ</w:t>
      </w:r>
      <w:r w:rsidRPr="00C35A2C">
        <w:rPr>
          <w:rtl/>
        </w:rPr>
        <w:t xml:space="preserve">שמואל: </w:t>
      </w:r>
      <w:r w:rsidRPr="00DA79EC">
        <w:rPr>
          <w:b/>
          <w:bCs/>
          <w:rtl/>
        </w:rPr>
        <w:t xml:space="preserve">מי טיף טיף </w:t>
      </w:r>
      <w:r w:rsidRPr="00C35A2C">
        <w:rPr>
          <w:rtl/>
        </w:rPr>
        <w:t>אין בו משום גילוי.</w:t>
      </w:r>
      <w:r w:rsidRPr="00C35A2C">
        <w:rPr>
          <w:rFonts w:hint="cs"/>
          <w:rtl/>
        </w:rPr>
        <w:t xml:space="preserve"> ודווקא במטפטפים בתדירות טיפה אחר טיפה</w:t>
      </w:r>
    </w:p>
    <w:p w14:paraId="1DCC9EAF" w14:textId="77777777" w:rsidR="00910F84" w:rsidRPr="00C35A2C" w:rsidRDefault="00910F84" w:rsidP="00910F84">
      <w:pPr>
        <w:rPr>
          <w:rtl/>
        </w:rPr>
      </w:pPr>
      <w:r>
        <w:rPr>
          <w:rStyle w:val="affff1"/>
          <w:rFonts w:hint="cs"/>
          <w:rtl/>
          <w:rPrChange w:id="9524" w:author="מנוע אמוראים" w:date="2026-10-05T16:41:56Z">
            <w:rPr>
              <w:rFonts w:hint="cs"/>
              <w:rtl/>
            </w:rPr>
          </w:rPrChange>
        </w:rPr>
        <w:t xml:space="preserve">רחבר</w:t>
      </w:r>
      <w:r>
        <w:rPr>
          <w:rStyle w:val="affff1"/>
          <w:rtl/>
          <w:rPrChange w:id="9525" w:author="מנוע אמוראים" w:date="2026-10-05T16:41:56Z">
            <w:rPr>
              <w:rtl/>
            </w:rPr>
          </w:rPrChange>
        </w:rPr>
        <w:t xml:space="preserve">"</w:t>
      </w:r>
      <w:r>
        <w:rPr>
          <w:rStyle w:val="affff1"/>
          <w:rFonts w:hint="cs"/>
          <w:rtl/>
          <w:rPrChange w:id="9526" w:author="מנוע אמוראים" w:date="2026-10-05T16:41:56Z">
            <w:rPr>
              <w:rFonts w:hint="cs"/>
              <w:rtl/>
            </w:rPr>
          </w:rPrChange>
        </w:rPr>
        <w:t xml:space="preserve">א</w:t>
      </w:r>
      <w:r w:rsidRPr="00C35A2C">
        <w:rPr>
          <w:rtl/>
        </w:rPr>
        <w:t xml:space="preserve"> </w:t>
      </w:r>
      <w:r w:rsidRPr="00C35A2C">
        <w:rPr>
          <w:rFonts w:hint="cs"/>
          <w:rtl/>
        </w:rPr>
        <w:t>מ</w:t>
      </w:r>
      <w:r w:rsidRPr="00C35A2C">
        <w:rPr>
          <w:rtl/>
        </w:rPr>
        <w:t xml:space="preserve">שמואל: </w:t>
      </w:r>
      <w:r w:rsidRPr="00DA79EC">
        <w:rPr>
          <w:b/>
          <w:bCs/>
          <w:rtl/>
        </w:rPr>
        <w:t>פי תאנה</w:t>
      </w:r>
      <w:r w:rsidRPr="00C35A2C">
        <w:rPr>
          <w:rtl/>
        </w:rPr>
        <w:t xml:space="preserve"> אין בו משום גילוי.</w:t>
      </w:r>
    </w:p>
    <w:p w14:paraId="4DF04F74" w14:textId="77777777" w:rsidR="00910F84" w:rsidRPr="00C35A2C" w:rsidRDefault="00910F84" w:rsidP="00910F84">
      <w:pPr>
        <w:rPr>
          <w:rtl/>
        </w:rPr>
      </w:pPr>
      <w:r>
        <w:rPr>
          <w:rFonts w:hint="cs"/>
          <w:rtl/>
        </w:rPr>
        <w:t xml:space="preserve">וכההיא </w:t>
      </w:r>
      <w:r>
        <w:rPr>
          <w:rStyle w:val="affff1"/>
          <w:rFonts w:hint="cs"/>
          <w:rtl/>
          <w:rPrChange w:id="9527" w:author="מנוע אמוראים" w:date="2026-10-05T16:41:56Z">
            <w:rPr>
              <w:rFonts w:hint="cs"/>
              <w:rtl/>
            </w:rPr>
          </w:rPrChange>
        </w:rPr>
        <w:t xml:space="preserve">דר</w:t>
      </w:r>
      <w:r>
        <w:rPr>
          <w:rStyle w:val="affff1"/>
          <w:rtl/>
          <w:rPrChange w:id="9528" w:author="מנוע אמוראים" w:date="2026-10-05T16:41:56Z">
            <w:rPr>
              <w:rtl/>
            </w:rPr>
          </w:rPrChange>
        </w:rPr>
        <w:t xml:space="preserve">"</w:t>
      </w:r>
      <w:r>
        <w:rPr>
          <w:rStyle w:val="affff1"/>
          <w:rFonts w:hint="cs"/>
          <w:rtl/>
          <w:rPrChange w:id="9529" w:author="מנוע אמוראים" w:date="2026-10-05T16:41:56Z">
            <w:rPr>
              <w:rFonts w:hint="cs"/>
              <w:rtl/>
            </w:rPr>
          </w:rPrChange>
        </w:rPr>
        <w:t xml:space="preserve">א</w:t>
      </w:r>
      <w:r w:rsidRPr="00C35A2C">
        <w:rPr>
          <w:rtl/>
        </w:rPr>
        <w:t xml:space="preserve">: אוכל אדם ענבים ותאנים בלילה ואינו חושש, משום שנאמר: </w:t>
      </w:r>
      <w:r w:rsidRPr="00DA79EC">
        <w:rPr>
          <w:rStyle w:val="afffd"/>
          <w:rFonts w:hint="cs"/>
          <w:rtl/>
        </w:rPr>
        <w:t>'</w:t>
      </w:r>
      <w:r w:rsidRPr="00DA79EC">
        <w:rPr>
          <w:rStyle w:val="afffd"/>
          <w:rtl/>
        </w:rPr>
        <w:t>שומר פתאים ה'.</w:t>
      </w:r>
    </w:p>
    <w:p w14:paraId="1724F19B" w14:textId="77777777" w:rsidR="00910F84" w:rsidRPr="00C35A2C" w:rsidRDefault="00910F84" w:rsidP="00910F84">
      <w:pPr>
        <w:rPr>
          <w:rtl/>
        </w:rPr>
      </w:pPr>
      <w:r>
        <w:rPr>
          <w:rStyle w:val="affff1"/>
          <w:rFonts w:hint="cs"/>
          <w:rtl/>
          <w:rPrChange w:id="9530" w:author="מנוע אמוראים" w:date="2026-10-05T16:41:56Z">
            <w:rPr>
              <w:rFonts w:hint="cs"/>
              <w:rtl/>
            </w:rPr>
          </w:rPrChange>
        </w:rPr>
        <w:t xml:space="preserve">ר</w:t>
      </w:r>
      <w:r>
        <w:rPr>
          <w:rStyle w:val="affff1"/>
          <w:rtl/>
          <w:rPrChange w:id="9531" w:author="מנוע אמוראים" w:date="2026-10-05T16:41:56Z">
            <w:rPr>
              <w:rtl/>
            </w:rPr>
          </w:rPrChange>
        </w:rPr>
        <w:t xml:space="preserve">"</w:t>
      </w:r>
      <w:r>
        <w:rPr>
          <w:rStyle w:val="affff1"/>
          <w:rFonts w:hint="cs"/>
          <w:rtl/>
          <w:rPrChange w:id="9532" w:author="מנוע אמוראים" w:date="2026-10-05T16:41:56Z">
            <w:rPr>
              <w:rFonts w:hint="cs"/>
              <w:rtl/>
            </w:rPr>
          </w:rPrChange>
        </w:rPr>
        <w:t xml:space="preserve">ס</w:t>
      </w:r>
      <w:r>
        <w:rPr>
          <w:rFonts w:hint="cs"/>
          <w:rtl/>
        </w:rPr>
        <w:t xml:space="preserve"> </w:t>
      </w:r>
      <w:r>
        <w:rPr>
          <w:rStyle w:val="affff1"/>
          <w:rFonts w:hint="cs"/>
          <w:rtl/>
          <w:rPrChange w:id="9533" w:author="מנוע אמוראים" w:date="2026-10-05T16:41:56Z">
            <w:rPr>
              <w:rFonts w:hint="cs"/>
              <w:rtl/>
            </w:rPr>
          </w:rPrChange>
        </w:rPr>
        <w:t xml:space="preserve">מרי</w:t>
      </w:r>
      <w:r>
        <w:rPr>
          <w:rStyle w:val="affff1"/>
          <w:rtl/>
          <w:rPrChange w:id="9534" w:author="מנוע אמוראים" w:date="2026-10-05T16:41:56Z">
            <w:rPr>
              <w:rtl/>
            </w:rPr>
          </w:rPrChange>
        </w:rPr>
        <w:t xml:space="preserve">"</w:t>
      </w:r>
      <w:r>
        <w:rPr>
          <w:rStyle w:val="affff1"/>
          <w:rFonts w:hint="cs"/>
          <w:rtl/>
          <w:rPrChange w:id="9535" w:author="מנוע אמוראים" w:date="2026-10-05T16:41:56Z">
            <w:rPr>
              <w:rFonts w:hint="cs"/>
              <w:rtl/>
            </w:rPr>
          </w:rPrChange>
        </w:rPr>
        <w:t xml:space="preserve">ה</w:t>
      </w:r>
      <w:r w:rsidRPr="00C35A2C">
        <w:rPr>
          <w:rtl/>
        </w:rPr>
        <w:t xml:space="preserve"> דרומא, שלשה מיני ארס הן: של בחור שוקע, של בינוני מפעפע, ושל זקן צף.</w:t>
      </w:r>
    </w:p>
    <w:p w14:paraId="7F558053" w14:textId="77777777" w:rsidR="00910F84" w:rsidRDefault="00910F84" w:rsidP="00910F84">
      <w:pPr>
        <w:rPr>
          <w:rtl/>
        </w:rPr>
      </w:pPr>
      <w:r w:rsidRPr="00C35A2C">
        <w:rPr>
          <w:rtl/>
        </w:rPr>
        <w:t>למימרא</w:t>
      </w:r>
      <w:r w:rsidRPr="00C35A2C">
        <w:rPr>
          <w:rFonts w:hint="cs"/>
          <w:rtl/>
        </w:rPr>
        <w:t xml:space="preserve"> דכל שמזקין נכחש חילו,</w:t>
      </w:r>
      <w:r w:rsidRPr="00C35A2C">
        <w:rPr>
          <w:rtl/>
        </w:rPr>
        <w:t xml:space="preserve"> וה</w:t>
      </w:r>
      <w:r w:rsidRPr="00C35A2C">
        <w:rPr>
          <w:rFonts w:hint="cs"/>
          <w:rtl/>
        </w:rPr>
        <w:t>ך ד</w:t>
      </w:r>
      <w:r w:rsidRPr="00C35A2C">
        <w:rPr>
          <w:rtl/>
        </w:rPr>
        <w:t>שלשה כל זמן שמזקינין גבורה מתוספת בהן, אלו הן: דג, נחש, וחזיר!</w:t>
      </w:r>
    </w:p>
    <w:p w14:paraId="0E28F920" w14:textId="77777777" w:rsidR="00910F84" w:rsidRPr="00C35A2C" w:rsidRDefault="00910F84" w:rsidP="00910F84">
      <w:pPr>
        <w:pStyle w:val="afffa"/>
        <w:rPr>
          <w:rtl/>
        </w:rPr>
      </w:pPr>
      <w:r>
        <w:rPr>
          <w:rtl/>
        </w:rPr>
        <w:t xml:space="preserve">- </w:t>
      </w:r>
      <w:r w:rsidRPr="00C35A2C">
        <w:rPr>
          <w:rFonts w:hint="cs"/>
          <w:rtl/>
        </w:rPr>
        <w:t>כח מוסיפים אבל  הארס נחלש</w:t>
      </w:r>
      <w:r w:rsidRPr="00C35A2C">
        <w:rPr>
          <w:rtl/>
        </w:rPr>
        <w:t>.</w:t>
      </w:r>
    </w:p>
    <w:p w14:paraId="54E9F599" w14:textId="77777777" w:rsidR="00910F84" w:rsidRPr="00C35A2C" w:rsidRDefault="00910F84" w:rsidP="00910F84">
      <w:pPr>
        <w:rPr>
          <w:rtl/>
        </w:rPr>
      </w:pPr>
      <w:r w:rsidRPr="00C35A2C">
        <w:rPr>
          <w:b/>
          <w:bCs/>
          <w:rtl/>
        </w:rPr>
        <w:t>של בחור שוקע</w:t>
      </w:r>
      <w:r w:rsidRPr="00C35A2C">
        <w:rPr>
          <w:rtl/>
        </w:rPr>
        <w:t xml:space="preserve">  </w:t>
      </w:r>
      <w:r w:rsidRPr="00280F6D">
        <w:rPr>
          <w:b/>
          <w:bCs/>
          <w:rtl/>
        </w:rPr>
        <w:t>הלכתא</w:t>
      </w:r>
      <w:r w:rsidRPr="00C35A2C">
        <w:rPr>
          <w:rFonts w:hint="cs"/>
          <w:rtl/>
        </w:rPr>
        <w:t>-</w:t>
      </w:r>
      <w:r w:rsidRPr="00C35A2C">
        <w:rPr>
          <w:rtl/>
        </w:rPr>
        <w:t xml:space="preserve"> דתניא: חבית שנתגלה, א</w:t>
      </w:r>
      <w:r w:rsidRPr="00C35A2C">
        <w:rPr>
          <w:rFonts w:hint="cs"/>
          <w:rtl/>
        </w:rPr>
        <w:t>ע</w:t>
      </w:r>
      <w:r>
        <w:rPr>
          <w:rtl/>
        </w:rPr>
        <w:t>"</w:t>
      </w:r>
      <w:r w:rsidRPr="00C35A2C">
        <w:rPr>
          <w:rFonts w:hint="cs"/>
          <w:rtl/>
        </w:rPr>
        <w:t>פ</w:t>
      </w:r>
      <w:r w:rsidRPr="00C35A2C">
        <w:rPr>
          <w:rtl/>
        </w:rPr>
        <w:t xml:space="preserve"> ששתו ממנה תשעה ולא מתו לא ישתה ממנה עשירי,</w:t>
      </w:r>
    </w:p>
    <w:p w14:paraId="2E7FD888" w14:textId="77777777" w:rsidR="00910F84" w:rsidRPr="00C35A2C" w:rsidRDefault="00910F84" w:rsidP="00910F84">
      <w:pPr>
        <w:rPr>
          <w:rtl/>
        </w:rPr>
      </w:pPr>
      <w:r>
        <w:rPr>
          <w:rtl/>
        </w:rPr>
        <w:t xml:space="preserve">מעשה היה ששתו ממנו תשעה ולא מתו ושתה עשירי ומת; </w:t>
      </w:r>
      <w:r>
        <w:rPr>
          <w:rStyle w:val="affff1"/>
          <w:rtl/>
          <w:rPrChange w:id="9536" w:author="מנוע אמוראים" w:date="2026-10-05T16:41:56Z">
            <w:rPr>
              <w:rtl/>
            </w:rPr>
          </w:rPrChange>
        </w:rPr>
        <w:t xml:space="preserve">א</w:t>
      </w:r>
      <w:r>
        <w:rPr>
          <w:rStyle w:val="affff1"/>
          <w:rFonts w:hint="cs"/>
          <w:rtl/>
          <w:rPrChange w:id="9537" w:author="מנוע אמוראים" w:date="2026-10-05T16:41:56Z">
            <w:rPr>
              <w:rFonts w:hint="cs"/>
              <w:rtl/>
            </w:rPr>
          </w:rPrChange>
        </w:rPr>
        <w:t xml:space="preserve">רי</w:t>
      </w:r>
      <w:r>
        <w:rPr>
          <w:rStyle w:val="affff1"/>
          <w:rtl/>
          <w:rPrChange w:id="9538" w:author="מנוע אמוראים" w:date="2026-10-05T16:41:56Z">
            <w:rPr>
              <w:rtl/>
            </w:rPr>
          </w:rPrChange>
        </w:rPr>
        <w:t xml:space="preserve">"</w:t>
      </w:r>
      <w:r>
        <w:rPr>
          <w:rStyle w:val="affff1"/>
          <w:rFonts w:hint="cs"/>
          <w:rtl/>
          <w:rPrChange w:id="9539" w:author="מנוע אמוראים" w:date="2026-10-05T16:41:56Z">
            <w:rPr>
              <w:rFonts w:hint="cs"/>
              <w:rtl/>
            </w:rPr>
          </w:rPrChange>
        </w:rPr>
        <w:t xml:space="preserve">ר</w:t>
      </w:r>
      <w:r w:rsidRPr="00C35A2C">
        <w:rPr>
          <w:rtl/>
        </w:rPr>
        <w:t>: זהו שוקע.</w:t>
      </w:r>
    </w:p>
    <w:p w14:paraId="79A2AD19" w14:textId="77777777" w:rsidR="00910F84" w:rsidRDefault="00910F84" w:rsidP="00910F84">
      <w:pPr>
        <w:rPr>
          <w:rtl/>
        </w:rPr>
      </w:pPr>
      <w:r w:rsidRPr="00C35A2C">
        <w:rPr>
          <w:rtl/>
        </w:rPr>
        <w:t>וכן אבטיח שנתגלתה, א</w:t>
      </w:r>
      <w:r w:rsidRPr="00C35A2C">
        <w:rPr>
          <w:rFonts w:hint="cs"/>
          <w:rtl/>
        </w:rPr>
        <w:t>ע</w:t>
      </w:r>
      <w:r>
        <w:rPr>
          <w:rtl/>
        </w:rPr>
        <w:t>"</w:t>
      </w:r>
      <w:r w:rsidRPr="00C35A2C">
        <w:rPr>
          <w:rFonts w:hint="cs"/>
          <w:rtl/>
        </w:rPr>
        <w:t xml:space="preserve">פ </w:t>
      </w:r>
      <w:r w:rsidRPr="00C35A2C">
        <w:rPr>
          <w:rtl/>
        </w:rPr>
        <w:t>שאכלו ממנה ט' בני אדם ולא מתו - לא יאכל ממנה עשירי,</w:t>
      </w:r>
    </w:p>
    <w:p w14:paraId="70D79429" w14:textId="77777777" w:rsidR="00910F84" w:rsidRPr="00C35A2C" w:rsidRDefault="00910F84" w:rsidP="00910F84">
      <w:pPr>
        <w:rPr>
          <w:b/>
          <w:bCs/>
          <w:rtl/>
        </w:rPr>
      </w:pPr>
      <w:r w:rsidRPr="00C35A2C">
        <w:rPr>
          <w:rtl/>
        </w:rPr>
        <w:t>מעשה היה ואכלו ממנה תשעה ולא מתו ואכל עשירי ומת; א</w:t>
      </w:r>
      <w:r>
        <w:rPr>
          <w:rtl/>
        </w:rPr>
        <w:t>"</w:t>
      </w:r>
      <w:r w:rsidRPr="00C35A2C">
        <w:rPr>
          <w:rtl/>
        </w:rPr>
        <w:t>ר: זהו שוקע.</w:t>
      </w:r>
    </w:p>
    <w:p w14:paraId="195BE14F" w14:textId="77777777" w:rsidR="00910F84" w:rsidRDefault="00910F84" w:rsidP="00910F84">
      <w:pPr>
        <w:rPr>
          <w:rtl/>
        </w:rPr>
      </w:pPr>
      <w:r w:rsidRPr="00C35A2C">
        <w:rPr>
          <w:b/>
          <w:bCs/>
          <w:rtl/>
        </w:rPr>
        <w:t>•</w:t>
      </w:r>
      <w:r w:rsidRPr="00C35A2C">
        <w:rPr>
          <w:rFonts w:hint="cs"/>
          <w:b/>
          <w:bCs/>
          <w:rtl/>
        </w:rPr>
        <w:t xml:space="preserve"> </w:t>
      </w:r>
      <w:r w:rsidRPr="00C35A2C">
        <w:rPr>
          <w:b/>
          <w:bCs/>
          <w:rtl/>
        </w:rPr>
        <w:t>ת</w:t>
      </w:r>
      <w:r>
        <w:rPr>
          <w:b/>
          <w:bCs/>
          <w:rtl/>
        </w:rPr>
        <w:t>"</w:t>
      </w:r>
      <w:r w:rsidRPr="00C35A2C">
        <w:rPr>
          <w:b/>
          <w:bCs/>
          <w:rtl/>
        </w:rPr>
        <w:t>ר</w:t>
      </w:r>
      <w:r>
        <w:rPr>
          <w:rtl/>
        </w:rPr>
        <w:t>: מים שנתגלו</w:t>
      </w:r>
      <w:r w:rsidRPr="00C35A2C">
        <w:rPr>
          <w:rtl/>
        </w:rPr>
        <w:t xml:space="preserve"> הרי זה לא ישפכם בר</w:t>
      </w:r>
      <w:r w:rsidRPr="00C35A2C">
        <w:rPr>
          <w:rFonts w:hint="cs"/>
          <w:rtl/>
        </w:rPr>
        <w:t>ה</w:t>
      </w:r>
      <w:r>
        <w:rPr>
          <w:rtl/>
        </w:rPr>
        <w:t>"</w:t>
      </w:r>
      <w:r w:rsidRPr="00C35A2C">
        <w:rPr>
          <w:rFonts w:hint="cs"/>
          <w:rtl/>
        </w:rPr>
        <w:t>ר</w:t>
      </w:r>
      <w:r w:rsidRPr="00C35A2C">
        <w:rPr>
          <w:rtl/>
        </w:rPr>
        <w:t>, ולא ירביץ בהן את הבית, ולא יגבל בהן את הטיט, ולא ישקה מהן לא בהמתו ולא בהמת חבירו, ולא ירחץ בהן פניו ידיו ורגליו;</w:t>
      </w:r>
    </w:p>
    <w:p w14:paraId="74DF4347" w14:textId="77777777" w:rsidR="00910F84" w:rsidRPr="00C35A2C" w:rsidRDefault="00910F84" w:rsidP="00910F84">
      <w:pPr>
        <w:rPr>
          <w:rtl/>
        </w:rPr>
      </w:pPr>
      <w:r w:rsidRPr="00C35A2C">
        <w:rPr>
          <w:rtl/>
        </w:rPr>
        <w:t>אחרים אומרים</w:t>
      </w:r>
      <w:r w:rsidRPr="00C35A2C">
        <w:rPr>
          <w:rFonts w:hint="cs"/>
          <w:rtl/>
        </w:rPr>
        <w:t>[ת</w:t>
      </w:r>
      <w:r>
        <w:rPr>
          <w:rtl/>
        </w:rPr>
        <w:t>"</w:t>
      </w:r>
      <w:r w:rsidRPr="00C35A2C">
        <w:rPr>
          <w:rFonts w:hint="cs"/>
          <w:rtl/>
        </w:rPr>
        <w:t>ק]</w:t>
      </w:r>
      <w:r w:rsidRPr="00C35A2C">
        <w:rPr>
          <w:rtl/>
        </w:rPr>
        <w:t xml:space="preserve">: מקום שיש </w:t>
      </w:r>
      <w:r w:rsidRPr="00C35A2C">
        <w:rPr>
          <w:rFonts w:hint="cs"/>
          <w:rtl/>
        </w:rPr>
        <w:t>שריטה בבשר</w:t>
      </w:r>
      <w:r w:rsidRPr="00C35A2C">
        <w:rPr>
          <w:rtl/>
        </w:rPr>
        <w:t>- אסור</w:t>
      </w:r>
      <w:r w:rsidRPr="00C35A2C">
        <w:rPr>
          <w:rFonts w:hint="cs"/>
          <w:rtl/>
        </w:rPr>
        <w:t>[שנופל ומתעכב שם]</w:t>
      </w:r>
      <w:r>
        <w:rPr>
          <w:rtl/>
        </w:rPr>
        <w:t>, אין סירטא</w:t>
      </w:r>
      <w:r w:rsidRPr="00C35A2C">
        <w:rPr>
          <w:rtl/>
        </w:rPr>
        <w:t xml:space="preserve"> מותר.</w:t>
      </w:r>
    </w:p>
    <w:p w14:paraId="3424E1BF" w14:textId="77777777" w:rsidR="00910F84" w:rsidRPr="00C35A2C" w:rsidRDefault="00910F84" w:rsidP="00910F84">
      <w:pPr>
        <w:pStyle w:val="afffa"/>
        <w:rPr>
          <w:rtl/>
        </w:rPr>
      </w:pPr>
      <w:r>
        <w:rPr>
          <w:rtl/>
        </w:rPr>
        <w:t xml:space="preserve">- </w:t>
      </w:r>
      <w:r w:rsidRPr="00C35A2C">
        <w:rPr>
          <w:rFonts w:hint="cs"/>
          <w:rtl/>
        </w:rPr>
        <w:t>א</w:t>
      </w:r>
      <w:r w:rsidRPr="00C35A2C">
        <w:rPr>
          <w:rtl/>
        </w:rPr>
        <w:t>יכא בינייהו: גב היד וגב הרגל ור</w:t>
      </w:r>
      <w:r w:rsidRPr="00C35A2C">
        <w:rPr>
          <w:rFonts w:hint="cs"/>
          <w:rtl/>
        </w:rPr>
        <w:t>ימון הפנים שתחת העיניים - ואין סדק</w:t>
      </w:r>
      <w:r w:rsidRPr="00C35A2C">
        <w:rPr>
          <w:rtl/>
        </w:rPr>
        <w:t>.</w:t>
      </w:r>
    </w:p>
    <w:p w14:paraId="05F5260C" w14:textId="77777777" w:rsidR="00910F84" w:rsidRPr="00C35A2C" w:rsidRDefault="00910F84" w:rsidP="00910F84">
      <w:pPr>
        <w:rPr>
          <w:b/>
          <w:bCs/>
          <w:rtl/>
        </w:rPr>
      </w:pPr>
      <w:r w:rsidRPr="00C35A2C">
        <w:rPr>
          <w:rtl/>
        </w:rPr>
        <w:t>•</w:t>
      </w:r>
      <w:r w:rsidRPr="00C35A2C">
        <w:rPr>
          <w:rFonts w:hint="cs"/>
          <w:rtl/>
        </w:rPr>
        <w:t xml:space="preserve"> </w:t>
      </w:r>
      <w:r w:rsidRPr="00C35A2C">
        <w:rPr>
          <w:b/>
          <w:bCs/>
          <w:rtl/>
        </w:rPr>
        <w:t>לא ישקה מהן לא בהמתו ולא בהמת חבירו.</w:t>
      </w:r>
    </w:p>
    <w:p w14:paraId="28C13CAE" w14:textId="77777777" w:rsidR="00910F84" w:rsidRDefault="00910F84" w:rsidP="00910F84">
      <w:pPr>
        <w:rPr>
          <w:rtl/>
        </w:rPr>
      </w:pPr>
      <w:r w:rsidRPr="00C35A2C">
        <w:rPr>
          <w:rtl/>
        </w:rPr>
        <w:t>ו</w:t>
      </w:r>
      <w:r w:rsidRPr="00C35A2C">
        <w:rPr>
          <w:rFonts w:hint="cs"/>
          <w:rtl/>
        </w:rPr>
        <w:t xml:space="preserve">הך דמשקהו </w:t>
      </w:r>
      <w:r w:rsidRPr="00C35A2C">
        <w:rPr>
          <w:rtl/>
        </w:rPr>
        <w:t>לבהמת עצמו</w:t>
      </w:r>
      <w:r w:rsidRPr="00C35A2C">
        <w:rPr>
          <w:rFonts w:hint="cs"/>
          <w:rtl/>
        </w:rPr>
        <w:t xml:space="preserve"> מיירי בחתול,</w:t>
      </w:r>
    </w:p>
    <w:p w14:paraId="18419A08" w14:textId="77777777" w:rsidR="00910F84" w:rsidRPr="00C35A2C" w:rsidRDefault="00910F84" w:rsidP="00910F84">
      <w:pPr>
        <w:rPr>
          <w:rtl/>
        </w:rPr>
      </w:pPr>
      <w:r w:rsidRPr="00C35A2C">
        <w:rPr>
          <w:rFonts w:hint="cs"/>
          <w:rtl/>
        </w:rPr>
        <w:t>אבל לחתול חבירו לא כיון שקודם מוכחש ואח</w:t>
      </w:r>
      <w:r>
        <w:rPr>
          <w:rtl/>
        </w:rPr>
        <w:t>"</w:t>
      </w:r>
      <w:r w:rsidRPr="00C35A2C">
        <w:rPr>
          <w:rFonts w:hint="cs"/>
          <w:rtl/>
        </w:rPr>
        <w:t>כ מתחזק ופעמים שירצה למכור ונמצא מפסידו</w:t>
      </w:r>
    </w:p>
    <w:p w14:paraId="27BEEEF0" w14:textId="77777777" w:rsidR="00910F84" w:rsidRPr="00C35A2C" w:rsidRDefault="00910F84" w:rsidP="00910F84">
      <w:pPr>
        <w:pStyle w:val="aff6"/>
        <w:framePr w:wrap="around"/>
        <w:rPr>
          <w:rtl/>
        </w:rPr>
      </w:pPr>
      <w:r w:rsidRPr="00C35A2C">
        <w:rPr>
          <w:rFonts w:hint="cs"/>
          <w:rtl/>
        </w:rPr>
        <w:t>לא.</w:t>
      </w:r>
    </w:p>
    <w:p w14:paraId="62E13258" w14:textId="77777777" w:rsidR="00910F84" w:rsidRPr="00C35A2C" w:rsidRDefault="00910F84" w:rsidP="00910F84">
      <w:pPr>
        <w:pStyle w:val="afffe"/>
        <w:rPr>
          <w:rtl/>
        </w:rPr>
      </w:pPr>
      <w:r>
        <w:rPr>
          <w:rtl/>
        </w:rPr>
        <w:t>׹</w:t>
      </w:r>
    </w:p>
    <w:p w14:paraId="74554CE8" w14:textId="77777777" w:rsidR="00910F84" w:rsidRDefault="00910F84" w:rsidP="00910F84">
      <w:pPr>
        <w:rPr>
          <w:rtl/>
        </w:rPr>
      </w:pPr>
      <w:r w:rsidRPr="00C35A2C">
        <w:rPr>
          <w:rtl/>
        </w:rPr>
        <w:t>•</w:t>
      </w:r>
      <w:r>
        <w:rPr>
          <w:rFonts w:hint="cs"/>
          <w:rtl/>
        </w:rPr>
        <w:t xml:space="preserve"> </w:t>
      </w:r>
      <w:r>
        <w:rPr>
          <w:rStyle w:val="affff1"/>
          <w:rFonts w:hint="cs"/>
          <w:rtl/>
          <w:rPrChange w:id="9540" w:author="מנוע אמוראים" w:date="2026-10-05T16:41:56Z">
            <w:rPr>
              <w:rFonts w:hint="cs"/>
              <w:rtl/>
            </w:rPr>
          </w:rPrChange>
        </w:rPr>
        <w:t xml:space="preserve">ר</w:t>
      </w:r>
      <w:r>
        <w:rPr>
          <w:rStyle w:val="affff1"/>
          <w:rtl/>
          <w:rPrChange w:id="9541" w:author="מנוע אמוראים" w:date="2026-10-05T16:41:56Z">
            <w:rPr>
              <w:rtl/>
            </w:rPr>
          </w:rPrChange>
        </w:rPr>
        <w:t xml:space="preserve">"</w:t>
      </w:r>
      <w:r>
        <w:rPr>
          <w:rStyle w:val="affff1"/>
          <w:rFonts w:hint="cs"/>
          <w:rtl/>
          <w:rPrChange w:id="9542" w:author="מנוע אמוראים" w:date="2026-10-05T16:41:56Z">
            <w:rPr>
              <w:rFonts w:hint="cs"/>
              <w:rtl/>
            </w:rPr>
          </w:rPrChange>
        </w:rPr>
        <w:t xml:space="preserve">א</w:t>
      </w:r>
      <w:r>
        <w:rPr>
          <w:rFonts w:hint="cs"/>
          <w:rtl/>
        </w:rPr>
        <w:t xml:space="preserve"> </w:t>
      </w:r>
      <w:r>
        <w:rPr>
          <w:rStyle w:val="affff1"/>
          <w:rFonts w:hint="cs"/>
          <w:rtl/>
          <w:rPrChange w:id="9543" w:author="מנוע אמוראים" w:date="2026-10-05T16:41:56Z">
            <w:rPr>
              <w:rFonts w:hint="cs"/>
              <w:rtl/>
            </w:rPr>
          </w:rPrChange>
        </w:rPr>
        <w:t xml:space="preserve">מרי</w:t>
      </w:r>
      <w:r>
        <w:rPr>
          <w:rStyle w:val="affff1"/>
          <w:rtl/>
          <w:rPrChange w:id="9544" w:author="מנוע אמוראים" w:date="2026-10-05T16:41:56Z">
            <w:rPr>
              <w:rtl/>
            </w:rPr>
          </w:rPrChange>
        </w:rPr>
        <w:t xml:space="preserve">"</w:t>
      </w:r>
      <w:r>
        <w:rPr>
          <w:rStyle w:val="affff1"/>
          <w:rFonts w:hint="cs"/>
          <w:rtl/>
          <w:rPrChange w:id="9545" w:author="מנוע אמוראים" w:date="2026-10-05T16:41:56Z">
            <w:rPr>
              <w:rFonts w:hint="cs"/>
              <w:rtl/>
            </w:rPr>
          </w:rPrChange>
        </w:rPr>
        <w:t xml:space="preserve">ו</w:t>
      </w:r>
      <w:r>
        <w:rPr>
          <w:rFonts w:hint="cs"/>
          <w:rtl/>
        </w:rPr>
        <w:t xml:space="preserve"> </w:t>
      </w:r>
      <w:r>
        <w:rPr>
          <w:rStyle w:val="affff1"/>
          <w:rFonts w:hint="cs"/>
          <w:rtl/>
          <w:rPrChange w:id="9546" w:author="מנוע אמוראים" w:date="2026-10-05T16:41:56Z">
            <w:rPr>
              <w:rFonts w:hint="cs"/>
              <w:rtl/>
            </w:rPr>
          </w:rPrChange>
        </w:rPr>
        <w:t xml:space="preserve">מריב</w:t>
      </w:r>
      <w:r>
        <w:rPr>
          <w:rStyle w:val="affff1"/>
          <w:rtl/>
          <w:rPrChange w:id="9547" w:author="מנוע אמוראים" w:date="2026-10-05T16:41:56Z">
            <w:rPr>
              <w:rtl/>
            </w:rPr>
          </w:rPrChange>
        </w:rPr>
        <w:t xml:space="preserve">"</w:t>
      </w:r>
      <w:r>
        <w:rPr>
          <w:rStyle w:val="affff1"/>
          <w:rFonts w:hint="cs"/>
          <w:rtl/>
          <w:rPrChange w:id="9548" w:author="מנוע אמוראים" w:date="2026-10-05T16:41:56Z">
            <w:rPr>
              <w:rFonts w:hint="cs"/>
              <w:rtl/>
            </w:rPr>
          </w:rPrChange>
        </w:rPr>
        <w:t xml:space="preserve">ב</w:t>
      </w:r>
      <w:r>
        <w:rPr>
          <w:rFonts w:hint="cs"/>
          <w:rtl/>
        </w:rPr>
        <w:t xml:space="preserve">:</w:t>
      </w:r>
      <w:r w:rsidRPr="00C35A2C">
        <w:rPr>
          <w:rtl/>
        </w:rPr>
        <w:t xml:space="preserve"> שלשה יינות הן: יין נסך - אסור בהנאה ומטמא טומאה חמורה בכזית,</w:t>
      </w:r>
    </w:p>
    <w:p w14:paraId="0774528D" w14:textId="77777777" w:rsidR="00910F84" w:rsidRPr="00C35A2C" w:rsidRDefault="00910F84" w:rsidP="00910F84">
      <w:pPr>
        <w:ind w:firstLine="266"/>
        <w:rPr>
          <w:rtl/>
        </w:rPr>
      </w:pPr>
      <w:r w:rsidRPr="00C35A2C">
        <w:rPr>
          <w:rtl/>
        </w:rPr>
        <w:t>סתם יינם - אסור בהנאה ומטמא טומאת משקין ברביעית,</w:t>
      </w:r>
    </w:p>
    <w:p w14:paraId="148F9EDA" w14:textId="77777777" w:rsidR="00910F84" w:rsidRPr="00C35A2C" w:rsidRDefault="00910F84" w:rsidP="00910F84">
      <w:pPr>
        <w:ind w:firstLine="266"/>
        <w:rPr>
          <w:rtl/>
        </w:rPr>
      </w:pPr>
      <w:r w:rsidRPr="00C35A2C">
        <w:rPr>
          <w:rtl/>
        </w:rPr>
        <w:t xml:space="preserve"> המפקיד יינו אצל עכו</w:t>
      </w:r>
      <w:r>
        <w:rPr>
          <w:rtl/>
        </w:rPr>
        <w:t>"</w:t>
      </w:r>
      <w:r w:rsidRPr="00C35A2C">
        <w:rPr>
          <w:rtl/>
        </w:rPr>
        <w:t>ם - אסור בשתיה ומותר בהנאה.</w:t>
      </w:r>
    </w:p>
    <w:p w14:paraId="64CDCA70" w14:textId="77777777" w:rsidR="00910F84" w:rsidRPr="00C35A2C" w:rsidRDefault="00910F84" w:rsidP="00910F84">
      <w:pPr>
        <w:rPr>
          <w:rtl/>
        </w:rPr>
      </w:pPr>
      <w:r w:rsidRPr="00C35A2C">
        <w:rPr>
          <w:rtl/>
        </w:rPr>
        <w:t>ו</w:t>
      </w:r>
      <w:r w:rsidRPr="00C35A2C">
        <w:rPr>
          <w:rFonts w:hint="cs"/>
          <w:rtl/>
        </w:rPr>
        <w:t>הך ד</w:t>
      </w:r>
      <w:r w:rsidRPr="00C35A2C">
        <w:rPr>
          <w:rtl/>
        </w:rPr>
        <w:t>תנן: המפקיד פירותיו אצל עכו</w:t>
      </w:r>
      <w:r>
        <w:rPr>
          <w:rtl/>
        </w:rPr>
        <w:t>"</w:t>
      </w:r>
      <w:r w:rsidRPr="00C35A2C">
        <w:rPr>
          <w:rtl/>
        </w:rPr>
        <w:t>ם הרי הן כפירותיו של עכו</w:t>
      </w:r>
      <w:r>
        <w:rPr>
          <w:rtl/>
        </w:rPr>
        <w:t>"</w:t>
      </w:r>
      <w:r w:rsidRPr="00C35A2C">
        <w:rPr>
          <w:rtl/>
        </w:rPr>
        <w:t>ם לשביעית ולמעשר</w:t>
      </w:r>
      <w:r w:rsidRPr="00C35A2C">
        <w:rPr>
          <w:rFonts w:hint="cs"/>
          <w:rtl/>
        </w:rPr>
        <w:t>- מיירי</w:t>
      </w:r>
      <w:r w:rsidRPr="00C35A2C">
        <w:rPr>
          <w:rtl/>
        </w:rPr>
        <w:t xml:space="preserve"> </w:t>
      </w:r>
      <w:r w:rsidRPr="00C35A2C">
        <w:rPr>
          <w:rFonts w:hint="cs"/>
          <w:rtl/>
        </w:rPr>
        <w:t>ב</w:t>
      </w:r>
      <w:r w:rsidRPr="00C35A2C">
        <w:rPr>
          <w:rtl/>
        </w:rPr>
        <w:t>ייחד לו קרן זוית.</w:t>
      </w:r>
    </w:p>
    <w:p w14:paraId="45DC2233" w14:textId="77777777" w:rsidR="00910F84" w:rsidRDefault="00910F84" w:rsidP="00910F84">
      <w:pPr>
        <w:rPr>
          <w:rtl/>
        </w:rPr>
      </w:pPr>
      <w:r>
        <w:rPr>
          <w:rFonts w:hint="cs"/>
          <w:rtl/>
        </w:rPr>
        <w:t xml:space="preserve">אבל בשתיה לא אפי' </w:t>
      </w:r>
      <w:r>
        <w:rPr>
          <w:rStyle w:val="affff1"/>
          <w:rFonts w:hint="cs"/>
          <w:rtl/>
          <w:rPrChange w:id="9549" w:author="מנוע אמוראים" w:date="2026-10-05T16:41:56Z">
            <w:rPr>
              <w:rFonts w:hint="cs"/>
              <w:rtl/>
            </w:rPr>
          </w:rPrChange>
        </w:rPr>
        <w:t xml:space="preserve">דרי</w:t>
      </w:r>
      <w:r>
        <w:rPr>
          <w:rStyle w:val="affff1"/>
          <w:rtl/>
          <w:rPrChange w:id="9550" w:author="מנוע אמוראים" w:date="2026-10-05T16:41:56Z">
            <w:rPr>
              <w:rtl/>
            </w:rPr>
          </w:rPrChange>
        </w:rPr>
        <w:t xml:space="preserve">"</w:t>
      </w:r>
      <w:r>
        <w:rPr>
          <w:rStyle w:val="affff1"/>
          <w:rFonts w:hint="cs"/>
          <w:rtl/>
          <w:rPrChange w:id="9551" w:author="מנוע אמוראים" w:date="2026-10-05T16:41:56Z">
            <w:rPr>
              <w:rFonts w:hint="cs"/>
              <w:rtl/>
            </w:rPr>
          </w:rPrChange>
        </w:rPr>
        <w:t xml:space="preserve">ו</w:t>
      </w:r>
      <w:r>
        <w:rPr>
          <w:rFonts w:hint="cs"/>
          <w:rtl/>
        </w:rPr>
        <w:t xml:space="preserve"> הגיע לפרוד וביקש למשנת בר קפרא</w:t>
      </w:r>
    </w:p>
    <w:p w14:paraId="2918CD81" w14:textId="77777777" w:rsidR="00910F84" w:rsidRDefault="00910F84" w:rsidP="00910F84">
      <w:pPr>
        <w:rPr>
          <w:rtl/>
        </w:rPr>
      </w:pPr>
      <w:r w:rsidRPr="00C35A2C">
        <w:rPr>
          <w:rFonts w:hint="cs"/>
          <w:rtl/>
        </w:rPr>
        <w:t>ו</w:t>
      </w:r>
      <w:r>
        <w:rPr>
          <w:rtl/>
        </w:rPr>
        <w:t xml:space="preserve">תנא </w:t>
      </w:r>
      <w:r>
        <w:rPr>
          <w:rStyle w:val="affff1"/>
          <w:rtl/>
          <w:rPrChange w:id="9552" w:author="מנוע אמוראים" w:date="2026-10-05T16:41:56Z">
            <w:rPr>
              <w:rtl/>
            </w:rPr>
          </w:rPrChange>
        </w:rPr>
        <w:t xml:space="preserve">ר</w:t>
      </w:r>
      <w:r>
        <w:rPr>
          <w:rStyle w:val="affff1"/>
          <w:rtl/>
          <w:rPrChange w:id="9553" w:author="מנוע אמוראים" w:date="2026-10-05T16:41:56Z">
            <w:rPr>
              <w:rtl/>
            </w:rPr>
          </w:rPrChange>
        </w:rPr>
        <w:t xml:space="preserve">"</w:t>
      </w:r>
      <w:r>
        <w:rPr>
          <w:rStyle w:val="affff1"/>
          <w:rFonts w:hint="cs"/>
          <w:rtl/>
          <w:rPrChange w:id="9554" w:author="מנוע אמוראים" w:date="2026-10-05T16:41:56Z">
            <w:rPr>
              <w:rFonts w:hint="cs"/>
              <w:rtl/>
            </w:rPr>
          </w:rPrChange>
        </w:rPr>
        <w:t xml:space="preserve">ת</w:t>
      </w:r>
      <w:r>
        <w:rPr>
          <w:rFonts w:hint="cs"/>
          <w:rtl/>
        </w:rPr>
        <w:t xml:space="preserve"> מפרוד</w:t>
      </w:r>
      <w:r w:rsidRPr="00C35A2C">
        <w:rPr>
          <w:rtl/>
        </w:rPr>
        <w:t>: המפקיד יינו אצל עכו</w:t>
      </w:r>
      <w:r>
        <w:rPr>
          <w:rtl/>
        </w:rPr>
        <w:t>"</w:t>
      </w:r>
      <w:r w:rsidRPr="00C35A2C">
        <w:rPr>
          <w:rtl/>
        </w:rPr>
        <w:t>ם - מותר בשתיה, קרי עליה:</w:t>
      </w:r>
      <w:r w:rsidRPr="00BB7274">
        <w:rPr>
          <w:rStyle w:val="afffd"/>
          <w:rtl/>
        </w:rPr>
        <w:t xml:space="preserve"> </w:t>
      </w:r>
      <w:r w:rsidRPr="00BB7274">
        <w:rPr>
          <w:rStyle w:val="afffd"/>
          <w:rFonts w:hint="cs"/>
          <w:rtl/>
        </w:rPr>
        <w:t>'</w:t>
      </w:r>
      <w:r w:rsidRPr="00BB7274">
        <w:rPr>
          <w:rStyle w:val="afffd"/>
          <w:rtl/>
        </w:rPr>
        <w:t>מקום שיפול העץ שם יהו</w:t>
      </w:r>
      <w:r w:rsidRPr="00BB7274">
        <w:rPr>
          <w:rStyle w:val="afffd"/>
          <w:rFonts w:hint="cs"/>
          <w:rtl/>
        </w:rPr>
        <w:t>'-</w:t>
      </w:r>
      <w:r w:rsidRPr="00C35A2C">
        <w:rPr>
          <w:rFonts w:hint="cs"/>
          <w:rtl/>
        </w:rPr>
        <w:t xml:space="preserve"> </w:t>
      </w:r>
      <w:r w:rsidRPr="00C35A2C">
        <w:rPr>
          <w:rtl/>
        </w:rPr>
        <w:t xml:space="preserve"> שם יהו פירותיו!</w:t>
      </w:r>
    </w:p>
    <w:p w14:paraId="37909293" w14:textId="77777777" w:rsidR="00910F84" w:rsidRPr="00C35A2C" w:rsidRDefault="00910F84" w:rsidP="00910F84">
      <w:pPr>
        <w:pStyle w:val="afffa"/>
        <w:rPr>
          <w:rtl/>
        </w:rPr>
      </w:pPr>
      <w:r>
        <w:rPr>
          <w:rtl/>
        </w:rPr>
        <w:t xml:space="preserve">- </w:t>
      </w:r>
      <w:r w:rsidRPr="00C35A2C">
        <w:rPr>
          <w:rtl/>
        </w:rPr>
        <w:t>א</w:t>
      </w:r>
      <w:r>
        <w:rPr>
          <w:rtl/>
        </w:rPr>
        <w:t>"</w:t>
      </w:r>
      <w:r w:rsidRPr="00C35A2C">
        <w:rPr>
          <w:rtl/>
        </w:rPr>
        <w:t>ר זירא</w:t>
      </w:r>
      <w:r w:rsidRPr="00C35A2C">
        <w:rPr>
          <w:rFonts w:hint="cs"/>
          <w:rtl/>
        </w:rPr>
        <w:t xml:space="preserve"> ל</w:t>
      </w:r>
      <w:r>
        <w:rPr>
          <w:rtl/>
        </w:rPr>
        <w:t>"</w:t>
      </w:r>
      <w:r w:rsidRPr="00C35A2C">
        <w:rPr>
          <w:rFonts w:hint="cs"/>
          <w:rtl/>
        </w:rPr>
        <w:t>ק</w:t>
      </w:r>
      <w:r>
        <w:rPr>
          <w:rtl/>
        </w:rPr>
        <w:t xml:space="preserve">: הא </w:t>
      </w:r>
      <w:r>
        <w:rPr>
          <w:rStyle w:val="affff1"/>
          <w:rtl/>
          <w:rPrChange w:id="9555" w:author="מנוע אמוראים" w:date="2026-10-05T16:41:56Z">
            <w:rPr>
              <w:rtl/>
            </w:rPr>
          </w:rPrChange>
        </w:rPr>
        <w:t xml:space="preserve">ר</w:t>
      </w:r>
      <w:r>
        <w:rPr>
          <w:rStyle w:val="affff1"/>
          <w:rtl/>
          <w:rPrChange w:id="9556" w:author="מנוע אמוראים" w:date="2026-10-05T16:41:56Z">
            <w:rPr>
              <w:rtl/>
            </w:rPr>
          </w:rPrChange>
        </w:rPr>
        <w:t xml:space="preserve">"</w:t>
      </w:r>
      <w:r>
        <w:rPr>
          <w:rStyle w:val="affff1"/>
          <w:rtl/>
          <w:rPrChange w:id="9557" w:author="מנוע אמוראים" w:date="2026-10-05T16:41:56Z">
            <w:rPr>
              <w:rtl/>
            </w:rPr>
          </w:rPrChange>
        </w:rPr>
        <w:t xml:space="preserve">א</w:t>
      </w:r>
      <w:r w:rsidRPr="00C35A2C">
        <w:rPr>
          <w:rFonts w:hint="cs"/>
          <w:rtl/>
        </w:rPr>
        <w:t xml:space="preserve"> דמתיר והא חכמים דאוסרין,</w:t>
      </w:r>
      <w:r w:rsidRPr="00C35A2C">
        <w:rPr>
          <w:rtl/>
        </w:rPr>
        <w:t xml:space="preserve"> דתניא: אחד הלוקח ואחד השוכר בית בחצירו של עכו</w:t>
      </w:r>
      <w:r>
        <w:rPr>
          <w:rtl/>
        </w:rPr>
        <w:t>"</w:t>
      </w:r>
      <w:r>
        <w:rPr>
          <w:rtl/>
        </w:rPr>
        <w:t xml:space="preserve">ם ומלאוהו יין, ומפתח או חותם ביד ישראל - </w:t>
      </w:r>
      <w:r>
        <w:rPr>
          <w:rStyle w:val="affff1"/>
          <w:rtl/>
          <w:rPrChange w:id="9558" w:author="מנוע אמוראים" w:date="2026-10-05T16:41:56Z">
            <w:rPr>
              <w:rtl/>
            </w:rPr>
          </w:rPrChange>
        </w:rPr>
        <w:t xml:space="preserve">ר</w:t>
      </w:r>
      <w:r>
        <w:rPr>
          <w:rStyle w:val="affff1"/>
          <w:rtl/>
          <w:rPrChange w:id="9559" w:author="מנוע אמוראים" w:date="2026-10-05T16:41:56Z">
            <w:rPr>
              <w:rtl/>
            </w:rPr>
          </w:rPrChange>
        </w:rPr>
        <w:t xml:space="preserve">"</w:t>
      </w:r>
      <w:r>
        <w:rPr>
          <w:rStyle w:val="affff1"/>
          <w:rtl/>
          <w:rPrChange w:id="9560" w:author="מנוע אמוראים" w:date="2026-10-05T16:41:56Z">
            <w:rPr>
              <w:rtl/>
            </w:rPr>
          </w:rPrChange>
        </w:rPr>
        <w:t xml:space="preserve">א</w:t>
      </w:r>
      <w:r>
        <w:rPr>
          <w:rtl/>
        </w:rPr>
        <w:t xml:space="preserve"> מתיר, וחכמים אוסרין.</w:t>
      </w:r>
    </w:p>
    <w:p w14:paraId="4053DA88" w14:textId="77777777" w:rsidR="00910F84" w:rsidRPr="00C35A2C" w:rsidRDefault="00910F84" w:rsidP="00910F84">
      <w:pPr>
        <w:rPr>
          <w:rtl/>
        </w:rPr>
      </w:pPr>
      <w:r>
        <w:rPr>
          <w:rStyle w:val="affff1"/>
          <w:rFonts w:hint="cs"/>
          <w:rtl/>
          <w:rPrChange w:id="9561" w:author="מנוע אמוראים" w:date="2026-10-05T16:41:56Z">
            <w:rPr>
              <w:rFonts w:hint="cs"/>
              <w:rtl/>
            </w:rPr>
          </w:rPrChange>
        </w:rPr>
        <w:t xml:space="preserve">רחבדרחב</w:t>
      </w:r>
      <w:r>
        <w:rPr>
          <w:rStyle w:val="affff1"/>
          <w:rtl/>
          <w:rPrChange w:id="9562" w:author="מנוע אמוראים" w:date="2026-10-05T16:41:56Z">
            <w:rPr>
              <w:rtl/>
            </w:rPr>
          </w:rPrChange>
        </w:rPr>
        <w:t xml:space="preserve">"</w:t>
      </w:r>
      <w:r>
        <w:rPr>
          <w:rStyle w:val="affff1"/>
          <w:rFonts w:hint="cs"/>
          <w:rtl/>
          <w:rPrChange w:id="9563" w:author="מנוע אמוראים" w:date="2026-10-05T16:41:56Z">
            <w:rPr>
              <w:rFonts w:hint="cs"/>
              <w:rtl/>
            </w:rPr>
          </w:rPrChange>
        </w:rPr>
        <w:t xml:space="preserve">נ</w:t>
      </w:r>
      <w:r>
        <w:rPr>
          <w:rFonts w:hint="cs"/>
          <w:rtl/>
        </w:rPr>
        <w:t xml:space="preserve"> </w:t>
      </w:r>
      <w:r>
        <w:rPr>
          <w:rStyle w:val="affff1"/>
          <w:rFonts w:hint="cs"/>
          <w:rtl/>
          <w:rPrChange w:id="9564" w:author="מנוע אמוראים" w:date="2026-10-05T16:41:56Z">
            <w:rPr>
              <w:rFonts w:hint="cs"/>
              <w:rtl/>
            </w:rPr>
          </w:rPrChange>
        </w:rPr>
        <w:t xml:space="preserve">מר</w:t>
      </w:r>
      <w:r>
        <w:rPr>
          <w:rStyle w:val="affff1"/>
          <w:rtl/>
          <w:rPrChange w:id="9565" w:author="מנוע אמוראים" w:date="2026-10-05T16:41:56Z">
            <w:rPr>
              <w:rtl/>
            </w:rPr>
          </w:rPrChange>
        </w:rPr>
        <w:t xml:space="preserve">"</w:t>
      </w:r>
      <w:r>
        <w:rPr>
          <w:rStyle w:val="affff1"/>
          <w:rFonts w:hint="cs"/>
          <w:rtl/>
          <w:rPrChange w:id="9566" w:author="מנוע אמוראים" w:date="2026-10-05T16:41:56Z">
            <w:rPr>
              <w:rFonts w:hint="cs"/>
              <w:rtl/>
            </w:rPr>
          </w:rPrChange>
        </w:rPr>
        <w:t xml:space="preserve">ח</w:t>
      </w:r>
      <w:r>
        <w:rPr>
          <w:rFonts w:hint="cs"/>
          <w:rtl/>
        </w:rPr>
        <w:t xml:space="preserve"> מרב [או מזעירי]</w:t>
      </w:r>
      <w:r w:rsidRPr="00C35A2C">
        <w:rPr>
          <w:rtl/>
        </w:rPr>
        <w:t xml:space="preserve">: </w:t>
      </w:r>
      <w:r w:rsidRPr="00C35A2C">
        <w:rPr>
          <w:b/>
          <w:bCs/>
          <w:rtl/>
        </w:rPr>
        <w:t>הלכה</w:t>
      </w:r>
      <w:r w:rsidRPr="00C35A2C">
        <w:rPr>
          <w:rtl/>
        </w:rPr>
        <w:t xml:space="preserve"> </w:t>
      </w:r>
      <w:r>
        <w:rPr>
          <w:rStyle w:val="affff1"/>
          <w:b/>
          <w:bCs/>
          <w:rtl/>
          <w:rPrChange w:id="9567" w:author="מנוע אמוראים" w:date="2026-10-05T16:41:56Z">
            <w:rPr>
              <w:b/>
              <w:bCs/>
              <w:rtl/>
            </w:rPr>
          </w:rPrChange>
        </w:rPr>
        <w:t xml:space="preserve">כר</w:t>
      </w:r>
      <w:r>
        <w:rPr>
          <w:rStyle w:val="affff1"/>
          <w:b/>
          <w:bCs/>
          <w:rtl/>
          <w:rPrChange w:id="9568" w:author="מנוע אמוראים" w:date="2026-10-05T16:41:56Z">
            <w:rPr>
              <w:b/>
              <w:bCs/>
              <w:rtl/>
            </w:rPr>
          </w:rPrChange>
        </w:rPr>
        <w:t xml:space="preserve">"</w:t>
      </w:r>
      <w:r>
        <w:rPr>
          <w:rStyle w:val="affff1"/>
          <w:b/>
          <w:bCs/>
          <w:rtl/>
          <w:rPrChange w:id="9569" w:author="מנוע אמוראים" w:date="2026-10-05T16:41:56Z">
            <w:rPr>
              <w:b/>
              <w:bCs/>
              <w:rtl/>
            </w:rPr>
          </w:rPrChange>
        </w:rPr>
        <w:t xml:space="preserve">א</w:t>
      </w:r>
      <w:r>
        <w:rPr>
          <w:b/>
          <w:bCs/>
          <w:rtl/>
        </w:rPr>
        <w:t xml:space="preserve">.</w:t>
      </w:r>
    </w:p>
    <w:p w14:paraId="6BF37808" w14:textId="77777777" w:rsidR="00910F84" w:rsidRPr="00C35A2C" w:rsidRDefault="00910F84" w:rsidP="00910F84">
      <w:pPr>
        <w:rPr>
          <w:rtl/>
        </w:rPr>
      </w:pPr>
    </w:p>
    <w:p w14:paraId="7650C8EF" w14:textId="77777777" w:rsidR="00910F84" w:rsidRDefault="00910F84" w:rsidP="00910F84">
      <w:pPr>
        <w:rPr>
          <w:rtl/>
        </w:rPr>
      </w:pPr>
      <w:r w:rsidRPr="00C35A2C">
        <w:rPr>
          <w:rtl/>
        </w:rPr>
        <w:t>•</w:t>
      </w:r>
      <w:r>
        <w:rPr>
          <w:rFonts w:hint="cs"/>
          <w:rtl/>
        </w:rPr>
        <w:t xml:space="preserve"> </w:t>
      </w:r>
      <w:r>
        <w:rPr>
          <w:rStyle w:val="affff1"/>
          <w:rFonts w:hint="cs"/>
          <w:rtl/>
          <w:rPrChange w:id="9570" w:author="מנוע אמוראים" w:date="2026-10-05T16:41:56Z">
            <w:rPr>
              <w:rFonts w:hint="cs"/>
              <w:rtl/>
            </w:rPr>
          </w:rPrChange>
        </w:rPr>
        <w:t xml:space="preserve">אר</w:t>
      </w:r>
      <w:r>
        <w:rPr>
          <w:rStyle w:val="affff1"/>
          <w:rtl/>
          <w:rPrChange w:id="9571" w:author="מנוע אמוראים" w:date="2026-10-05T16:41:56Z">
            <w:rPr>
              <w:rtl/>
            </w:rPr>
          </w:rPrChange>
        </w:rPr>
        <w:t xml:space="preserve">"</w:t>
      </w:r>
      <w:r>
        <w:rPr>
          <w:rStyle w:val="affff1"/>
          <w:rFonts w:hint="cs"/>
          <w:rtl/>
          <w:rPrChange w:id="9572" w:author="מנוע אמוראים" w:date="2026-10-05T16:41:56Z">
            <w:rPr>
              <w:rFonts w:hint="cs"/>
              <w:rtl/>
            </w:rPr>
          </w:rPrChange>
        </w:rPr>
        <w:t xml:space="preserve">א</w:t>
      </w:r>
      <w:r w:rsidRPr="00C35A2C">
        <w:rPr>
          <w:rtl/>
        </w:rPr>
        <w:t>: הכל משתמר בחותם אחד, חוץ מן היין שאין משתמר בחותם אחד;</w:t>
      </w:r>
    </w:p>
    <w:p w14:paraId="143966BF" w14:textId="77777777" w:rsidR="00910F84" w:rsidRPr="00C35A2C" w:rsidRDefault="00910F84" w:rsidP="00910F84">
      <w:pPr>
        <w:rPr>
          <w:rtl/>
        </w:rPr>
      </w:pPr>
      <w:r>
        <w:rPr>
          <w:rStyle w:val="affff1"/>
          <w:rtl/>
          <w:rPrChange w:id="9573" w:author="מנוע אמוראים" w:date="2026-10-05T16:41:56Z">
            <w:rPr>
              <w:rtl/>
            </w:rPr>
          </w:rPrChange>
        </w:rPr>
        <w:t xml:space="preserve">ור</w:t>
      </w:r>
      <w:r>
        <w:rPr>
          <w:rStyle w:val="affff1"/>
          <w:rFonts w:hint="cs"/>
          <w:rtl/>
          <w:rPrChange w:id="9574" w:author="מנוע אמוראים" w:date="2026-10-05T16:41:56Z">
            <w:rPr>
              <w:rFonts w:hint="cs"/>
              <w:rtl/>
            </w:rPr>
          </w:rPrChange>
        </w:rPr>
        <w:t xml:space="preserve">י</w:t>
      </w:r>
      <w:r>
        <w:rPr>
          <w:rStyle w:val="affff1"/>
          <w:rtl/>
          <w:rPrChange w:id="9575" w:author="מנוע אמוראים" w:date="2026-10-05T16:41:56Z">
            <w:rPr>
              <w:rtl/>
            </w:rPr>
          </w:rPrChange>
        </w:rPr>
        <w:t xml:space="preserve">"</w:t>
      </w:r>
      <w:r>
        <w:rPr>
          <w:rStyle w:val="affff1"/>
          <w:rFonts w:hint="cs"/>
          <w:rtl/>
          <w:rPrChange w:id="9576" w:author="מנוע אמוראים" w:date="2026-10-05T16:41:56Z">
            <w:rPr>
              <w:rFonts w:hint="cs"/>
              <w:rtl/>
            </w:rPr>
          </w:rPrChange>
        </w:rPr>
        <w:t xml:space="preserve">ו</w:t>
      </w:r>
      <w:r w:rsidRPr="00C35A2C">
        <w:rPr>
          <w:rtl/>
        </w:rPr>
        <w:t>: אפי' יין משתמר בחותם אחד.</w:t>
      </w:r>
    </w:p>
    <w:p w14:paraId="792772D8" w14:textId="77777777" w:rsidR="00910F84" w:rsidRPr="00C35A2C" w:rsidRDefault="00910F84" w:rsidP="00910F84">
      <w:pPr>
        <w:rPr>
          <w:rtl/>
        </w:rPr>
      </w:pPr>
      <w:r w:rsidRPr="00C35A2C">
        <w:rPr>
          <w:rtl/>
        </w:rPr>
        <w:t xml:space="preserve">ולא </w:t>
      </w:r>
      <w:r w:rsidRPr="00280F6D">
        <w:rPr>
          <w:b/>
          <w:bCs/>
          <w:rtl/>
        </w:rPr>
        <w:t>פליגי</w:t>
      </w:r>
      <w:r>
        <w:rPr>
          <w:rtl/>
        </w:rPr>
        <w:t xml:space="preserve">: הא </w:t>
      </w:r>
      <w:r>
        <w:rPr>
          <w:rStyle w:val="affff1"/>
          <w:rtl/>
          <w:rPrChange w:id="9577" w:author="מנוע אמוראים" w:date="2026-10-05T16:41:56Z">
            <w:rPr>
              <w:rtl/>
            </w:rPr>
          </w:rPrChange>
        </w:rPr>
        <w:t xml:space="preserve">כר</w:t>
      </w:r>
      <w:r>
        <w:rPr>
          <w:rStyle w:val="affff1"/>
          <w:rtl/>
          <w:rPrChange w:id="9578" w:author="מנוע אמוראים" w:date="2026-10-05T16:41:56Z">
            <w:rPr>
              <w:rtl/>
            </w:rPr>
          </w:rPrChange>
        </w:rPr>
        <w:t xml:space="preserve">"</w:t>
      </w:r>
      <w:r>
        <w:rPr>
          <w:rStyle w:val="affff1"/>
          <w:rtl/>
          <w:rPrChange w:id="9579" w:author="מנוע אמוראים" w:date="2026-10-05T16:41:56Z">
            <w:rPr>
              <w:rtl/>
            </w:rPr>
          </w:rPrChange>
        </w:rPr>
        <w:t xml:space="preserve">א</w:t>
      </w:r>
      <w:r>
        <w:rPr>
          <w:rtl/>
        </w:rPr>
        <w:t xml:space="preserve">, הא כרבנן.</w:t>
      </w:r>
    </w:p>
    <w:p w14:paraId="796DB0EA" w14:textId="77777777" w:rsidR="00910F84" w:rsidRDefault="00910F84" w:rsidP="00910F84">
      <w:pPr>
        <w:rPr>
          <w:rtl/>
        </w:rPr>
      </w:pPr>
      <w:r w:rsidRPr="00C35A2C">
        <w:rPr>
          <w:rFonts w:hint="cs"/>
          <w:b/>
          <w:bCs/>
          <w:rtl/>
        </w:rPr>
        <w:t>א</w:t>
      </w:r>
      <w:r>
        <w:rPr>
          <w:b/>
          <w:bCs/>
          <w:rtl/>
        </w:rPr>
        <w:t>"</w:t>
      </w:r>
      <w:r w:rsidRPr="00C35A2C">
        <w:rPr>
          <w:rFonts w:hint="cs"/>
          <w:b/>
          <w:bCs/>
          <w:rtl/>
        </w:rPr>
        <w:t>ד</w:t>
      </w:r>
      <w:r>
        <w:rPr>
          <w:rFonts w:hint="cs"/>
          <w:rtl/>
        </w:rPr>
        <w:t xml:space="preserve"> </w:t>
      </w:r>
      <w:r>
        <w:rPr>
          <w:rStyle w:val="affff1"/>
          <w:rFonts w:hint="cs"/>
          <w:rtl/>
          <w:rPrChange w:id="9580" w:author="מנוע אמוראים" w:date="2026-10-05T16:41:56Z">
            <w:rPr>
              <w:rFonts w:hint="cs"/>
              <w:rtl/>
            </w:rPr>
          </w:rPrChange>
        </w:rPr>
        <w:t xml:space="preserve">מר</w:t>
      </w:r>
      <w:r>
        <w:rPr>
          <w:rStyle w:val="affff1"/>
          <w:rtl/>
          <w:rPrChange w:id="9581" w:author="מנוע אמוראים" w:date="2026-10-05T16:41:56Z">
            <w:rPr>
              <w:rtl/>
            </w:rPr>
          </w:rPrChange>
        </w:rPr>
        <w:t xml:space="preserve">"</w:t>
      </w:r>
      <w:r>
        <w:rPr>
          <w:rStyle w:val="affff1"/>
          <w:rFonts w:hint="cs"/>
          <w:rtl/>
          <w:rPrChange w:id="9582" w:author="מנוע אמוראים" w:date="2026-10-05T16:41:56Z">
            <w:rPr>
              <w:rFonts w:hint="cs"/>
              <w:rtl/>
            </w:rPr>
          </w:rPrChange>
        </w:rPr>
        <w:t xml:space="preserve">א</w:t>
      </w:r>
      <w:r w:rsidRPr="00C35A2C">
        <w:rPr>
          <w:rtl/>
        </w:rPr>
        <w:t>: הכל משתמר בחותם בתוך חותם, חוץ מן היין שאין משתמר בחותם בתוך חותם;</w:t>
      </w:r>
    </w:p>
    <w:p w14:paraId="0029094E" w14:textId="77777777" w:rsidR="00910F84" w:rsidRPr="00C35A2C" w:rsidRDefault="00910F84" w:rsidP="00910F84">
      <w:pPr>
        <w:rPr>
          <w:rtl/>
        </w:rPr>
      </w:pPr>
      <w:r>
        <w:rPr>
          <w:rStyle w:val="affff1"/>
          <w:rtl/>
          <w:rPrChange w:id="9583" w:author="מנוע אמוראים" w:date="2026-10-05T16:41:56Z">
            <w:rPr>
              <w:rtl/>
            </w:rPr>
          </w:rPrChange>
        </w:rPr>
        <w:t xml:space="preserve">ולרי</w:t>
      </w:r>
      <w:r>
        <w:rPr>
          <w:rStyle w:val="affff1"/>
          <w:rtl/>
          <w:rPrChange w:id="9584" w:author="מנוע אמוראים" w:date="2026-10-05T16:41:56Z">
            <w:rPr>
              <w:rtl/>
            </w:rPr>
          </w:rPrChange>
        </w:rPr>
        <w:t xml:space="preserve">"</w:t>
      </w:r>
      <w:r>
        <w:rPr>
          <w:rStyle w:val="affff1"/>
          <w:rtl/>
          <w:rPrChange w:id="9585" w:author="מנוע אמוראים" w:date="2026-10-05T16:41:56Z">
            <w:rPr>
              <w:rtl/>
            </w:rPr>
          </w:rPrChange>
        </w:rPr>
        <w:t xml:space="preserve">ו</w:t>
      </w:r>
      <w:r>
        <w:rPr>
          <w:rtl/>
        </w:rPr>
        <w:t xml:space="preserve">: אפילו יין משתמר בחותם בתוך חותם.</w:t>
      </w:r>
    </w:p>
    <w:p w14:paraId="4156B866" w14:textId="77777777" w:rsidR="00910F84" w:rsidRPr="00C35A2C" w:rsidRDefault="00910F84" w:rsidP="00910F84">
      <w:pPr>
        <w:rPr>
          <w:rtl/>
        </w:rPr>
      </w:pPr>
      <w:r w:rsidRPr="00C35A2C">
        <w:rPr>
          <w:rtl/>
        </w:rPr>
        <w:lastRenderedPageBreak/>
        <w:t xml:space="preserve">ותרוייהו כרבנן, מר סבר: </w:t>
      </w:r>
      <w:r>
        <w:rPr>
          <w:rFonts w:hint="cs"/>
          <w:rtl/>
        </w:rPr>
        <w:t xml:space="preserve">רבנן חלקו על </w:t>
      </w:r>
      <w:r>
        <w:rPr>
          <w:rStyle w:val="affff1"/>
          <w:rFonts w:hint="cs"/>
          <w:rtl/>
          <w:rPrChange w:id="9586" w:author="מנוע אמוראים" w:date="2026-10-05T16:41:56Z">
            <w:rPr>
              <w:rFonts w:hint="cs"/>
              <w:rtl/>
            </w:rPr>
          </w:rPrChange>
        </w:rPr>
        <w:t xml:space="preserve">ר</w:t>
      </w:r>
      <w:r>
        <w:rPr>
          <w:rStyle w:val="affff1"/>
          <w:rtl/>
          <w:rPrChange w:id="9587" w:author="מנוע אמוראים" w:date="2026-10-05T16:41:56Z">
            <w:rPr>
              <w:rtl/>
            </w:rPr>
          </w:rPrChange>
        </w:rPr>
        <w:t xml:space="preserve">"</w:t>
      </w:r>
      <w:r>
        <w:rPr>
          <w:rStyle w:val="affff1"/>
          <w:rFonts w:hint="cs"/>
          <w:rtl/>
          <w:rPrChange w:id="9588" w:author="מנוע אמוראים" w:date="2026-10-05T16:41:56Z">
            <w:rPr>
              <w:rFonts w:hint="cs"/>
              <w:rtl/>
            </w:rPr>
          </w:rPrChange>
        </w:rPr>
        <w:t xml:space="preserve">א</w:t>
      </w:r>
      <w:r>
        <w:rPr>
          <w:rFonts w:hint="cs"/>
          <w:rtl/>
        </w:rPr>
        <w:t xml:space="preserve"> רק ב</w:t>
      </w:r>
      <w:r w:rsidRPr="00C35A2C">
        <w:rPr>
          <w:rtl/>
        </w:rPr>
        <w:t xml:space="preserve">חותם אחד, אבל בחותם בתוך חותם </w:t>
      </w:r>
      <w:r w:rsidRPr="00C35A2C">
        <w:rPr>
          <w:rFonts w:hint="cs"/>
          <w:rtl/>
        </w:rPr>
        <w:t>התירו</w:t>
      </w:r>
    </w:p>
    <w:p w14:paraId="36ECEA56" w14:textId="77777777" w:rsidR="00910F84" w:rsidRPr="00C35A2C" w:rsidRDefault="00910F84" w:rsidP="00910F84">
      <w:pPr>
        <w:ind w:left="1174" w:firstLine="266"/>
        <w:rPr>
          <w:rtl/>
        </w:rPr>
      </w:pPr>
      <w:r w:rsidRPr="00C35A2C">
        <w:rPr>
          <w:rtl/>
        </w:rPr>
        <w:t>ומר סבר: אפילו חותם בתוך חותם אסרי.</w:t>
      </w:r>
    </w:p>
    <w:p w14:paraId="39E6BFD5" w14:textId="77777777" w:rsidR="00910F84" w:rsidRDefault="00910F84" w:rsidP="00910F84">
      <w:pPr>
        <w:rPr>
          <w:rtl/>
        </w:rPr>
      </w:pPr>
      <w:r w:rsidRPr="00C35A2C">
        <w:rPr>
          <w:b/>
          <w:bCs/>
          <w:rtl/>
        </w:rPr>
        <w:t>חותם בתוך חותם</w:t>
      </w:r>
      <w:r w:rsidRPr="00C35A2C">
        <w:rPr>
          <w:rtl/>
        </w:rPr>
        <w:t xml:space="preserve">? רבא: </w:t>
      </w:r>
      <w:r w:rsidRPr="00C35A2C">
        <w:rPr>
          <w:rFonts w:hint="cs"/>
          <w:rtl/>
        </w:rPr>
        <w:t xml:space="preserve">שפת פי החבית שרוקה ודבוקה בטיט </w:t>
      </w:r>
      <w:r w:rsidRPr="00C35A2C">
        <w:rPr>
          <w:rtl/>
        </w:rPr>
        <w:t>ואי לא - לא;</w:t>
      </w:r>
    </w:p>
    <w:p w14:paraId="645A1901" w14:textId="77777777" w:rsidR="00910F84" w:rsidRDefault="00910F84" w:rsidP="00910F84">
      <w:pPr>
        <w:ind w:firstLine="266"/>
        <w:rPr>
          <w:rtl/>
        </w:rPr>
      </w:pPr>
      <w:r w:rsidRPr="00C35A2C">
        <w:rPr>
          <w:rFonts w:hint="cs"/>
          <w:rtl/>
        </w:rPr>
        <w:t xml:space="preserve">סל מעליה ומהדקת </w:t>
      </w:r>
      <w:r w:rsidRPr="00C35A2C">
        <w:rPr>
          <w:rtl/>
        </w:rPr>
        <w:t xml:space="preserve">הוי חותם בתוך חותם, </w:t>
      </w:r>
      <w:r w:rsidRPr="00C35A2C">
        <w:rPr>
          <w:rFonts w:hint="cs"/>
          <w:rtl/>
        </w:rPr>
        <w:t>וב</w:t>
      </w:r>
      <w:r w:rsidRPr="00C35A2C">
        <w:rPr>
          <w:rtl/>
        </w:rPr>
        <w:t>לא מ</w:t>
      </w:r>
      <w:r w:rsidRPr="00C35A2C">
        <w:rPr>
          <w:rFonts w:hint="cs"/>
          <w:rtl/>
        </w:rPr>
        <w:t xml:space="preserve">הודקת </w:t>
      </w:r>
      <w:r w:rsidRPr="00C35A2C">
        <w:rPr>
          <w:rtl/>
        </w:rPr>
        <w:t>לא הוי חותם בתוך חותם;</w:t>
      </w:r>
    </w:p>
    <w:p w14:paraId="6F7E3844" w14:textId="77777777" w:rsidR="00910F84" w:rsidRDefault="00910F84" w:rsidP="00910F84">
      <w:pPr>
        <w:ind w:firstLine="266"/>
        <w:rPr>
          <w:rtl/>
        </w:rPr>
      </w:pPr>
      <w:r w:rsidRPr="00C35A2C">
        <w:rPr>
          <w:rtl/>
        </w:rPr>
        <w:t>נוד בדיסקיא, חתימת פיו למטה - הוי חותם בתוך חותם, פיו למעלה לא</w:t>
      </w:r>
    </w:p>
    <w:p w14:paraId="58418109" w14:textId="77777777" w:rsidR="00910F84" w:rsidRPr="00C35A2C" w:rsidRDefault="00910F84" w:rsidP="00910F84">
      <w:pPr>
        <w:ind w:firstLine="266"/>
        <w:rPr>
          <w:b/>
          <w:bCs/>
          <w:rtl/>
        </w:rPr>
      </w:pPr>
      <w:r w:rsidRPr="00C35A2C">
        <w:rPr>
          <w:rFonts w:hint="cs"/>
          <w:rtl/>
        </w:rPr>
        <w:t xml:space="preserve">ובכפה פיו לפנים וצייר וחתים </w:t>
      </w:r>
      <w:r w:rsidRPr="00C35A2C">
        <w:rPr>
          <w:rtl/>
        </w:rPr>
        <w:t xml:space="preserve"> - הוי חותם בתוך חותם.</w:t>
      </w:r>
    </w:p>
    <w:p w14:paraId="64002BAE" w14:textId="77777777" w:rsidR="00910F84" w:rsidRDefault="00910F84" w:rsidP="00910F84">
      <w:pPr>
        <w:rPr>
          <w:rtl/>
        </w:rPr>
      </w:pPr>
      <w:r w:rsidRPr="00C35A2C">
        <w:rPr>
          <w:b/>
          <w:bCs/>
          <w:rtl/>
        </w:rPr>
        <w:t>•</w:t>
      </w:r>
      <w:r w:rsidRPr="00C35A2C">
        <w:rPr>
          <w:rFonts w:hint="cs"/>
          <w:b/>
          <w:bCs/>
          <w:rtl/>
        </w:rPr>
        <w:t xml:space="preserve"> </w:t>
      </w:r>
      <w:r w:rsidRPr="00C35A2C">
        <w:rPr>
          <w:b/>
          <w:bCs/>
          <w:rtl/>
        </w:rPr>
        <w:t>ת</w:t>
      </w:r>
      <w:r>
        <w:rPr>
          <w:b/>
          <w:bCs/>
          <w:rtl/>
        </w:rPr>
        <w:t>"</w:t>
      </w:r>
      <w:r w:rsidRPr="00C35A2C">
        <w:rPr>
          <w:b/>
          <w:bCs/>
          <w:rtl/>
        </w:rPr>
        <w:t>ר</w:t>
      </w:r>
      <w:r w:rsidRPr="00C35A2C">
        <w:rPr>
          <w:rtl/>
        </w:rPr>
        <w:t>, בראשונה היו אומרים: יין של עין כושי</w:t>
      </w:r>
      <w:r w:rsidRPr="00C35A2C">
        <w:rPr>
          <w:rFonts w:hint="cs"/>
          <w:rtl/>
        </w:rPr>
        <w:t>[כותים]</w:t>
      </w:r>
      <w:r w:rsidRPr="00C35A2C">
        <w:rPr>
          <w:rtl/>
        </w:rPr>
        <w:t xml:space="preserve"> אסור מפני בירת סריקא</w:t>
      </w:r>
      <w:r w:rsidRPr="00C35A2C">
        <w:rPr>
          <w:rFonts w:hint="cs"/>
          <w:rtl/>
        </w:rPr>
        <w:t xml:space="preserve"> [עכום]</w:t>
      </w:r>
      <w:r w:rsidRPr="00C35A2C">
        <w:rPr>
          <w:rtl/>
        </w:rPr>
        <w:t>,</w:t>
      </w:r>
    </w:p>
    <w:p w14:paraId="7598A440" w14:textId="77777777" w:rsidR="00910F84" w:rsidRDefault="00910F84" w:rsidP="00910F84">
      <w:pPr>
        <w:ind w:hanging="170"/>
        <w:rPr>
          <w:rtl/>
        </w:rPr>
      </w:pPr>
      <w:r w:rsidRPr="00C35A2C">
        <w:rPr>
          <w:rtl/>
        </w:rPr>
        <w:t>ושל ברקתא אסור מפני כפר פרשאי</w:t>
      </w:r>
      <w:r w:rsidRPr="00C35A2C">
        <w:rPr>
          <w:rFonts w:hint="cs"/>
          <w:rtl/>
        </w:rPr>
        <w:t xml:space="preserve"> [עכום]</w:t>
      </w:r>
      <w:r w:rsidRPr="00C35A2C">
        <w:rPr>
          <w:rtl/>
        </w:rPr>
        <w:t>, ושל זגדור</w:t>
      </w:r>
      <w:r w:rsidRPr="00C35A2C">
        <w:rPr>
          <w:rFonts w:hint="cs"/>
          <w:rtl/>
        </w:rPr>
        <w:t xml:space="preserve"> [כותים]</w:t>
      </w:r>
      <w:r w:rsidRPr="00C35A2C">
        <w:rPr>
          <w:rtl/>
        </w:rPr>
        <w:t xml:space="preserve"> אסור מפני כפר שלים,</w:t>
      </w:r>
    </w:p>
    <w:p w14:paraId="7BE2169E" w14:textId="77777777" w:rsidR="00910F84" w:rsidRPr="00C35A2C" w:rsidRDefault="00910F84" w:rsidP="00910F84">
      <w:pPr>
        <w:ind w:hanging="170"/>
        <w:rPr>
          <w:rtl/>
        </w:rPr>
      </w:pPr>
      <w:r w:rsidRPr="00C35A2C">
        <w:rPr>
          <w:b/>
          <w:bCs/>
          <w:rtl/>
        </w:rPr>
        <w:t>חזרו לומר:</w:t>
      </w:r>
      <w:r w:rsidRPr="00C35A2C">
        <w:rPr>
          <w:rtl/>
        </w:rPr>
        <w:t xml:space="preserve"> חביות פתוחות אסורות, סתומות מותרות.</w:t>
      </w:r>
    </w:p>
    <w:p w14:paraId="2B8AB6D7" w14:textId="77777777" w:rsidR="00910F84" w:rsidRDefault="00910F84" w:rsidP="00910F84">
      <w:pPr>
        <w:pStyle w:val="afffa"/>
        <w:rPr>
          <w:rtl/>
        </w:rPr>
      </w:pPr>
      <w:r>
        <w:rPr>
          <w:b/>
          <w:bCs/>
          <w:rtl/>
        </w:rPr>
        <w:t xml:space="preserve">- </w:t>
      </w:r>
      <w:r w:rsidRPr="00C35A2C">
        <w:rPr>
          <w:b/>
          <w:bCs/>
          <w:rtl/>
        </w:rPr>
        <w:t>מעיקרא סבר</w:t>
      </w:r>
      <w:r w:rsidRPr="00C35A2C">
        <w:rPr>
          <w:rFonts w:hint="cs"/>
          <w:b/>
          <w:bCs/>
          <w:rtl/>
        </w:rPr>
        <w:t>ו</w:t>
      </w:r>
      <w:r w:rsidRPr="00C35A2C">
        <w:rPr>
          <w:rtl/>
        </w:rPr>
        <w:t>: אין כותי מקפיד על מגע עכו</w:t>
      </w:r>
      <w:r>
        <w:rPr>
          <w:rtl/>
        </w:rPr>
        <w:t>"</w:t>
      </w:r>
      <w:r w:rsidRPr="00C35A2C">
        <w:rPr>
          <w:rtl/>
        </w:rPr>
        <w:t>ם, לא שנא פתוחות ולא שנא סתומות,</w:t>
      </w:r>
    </w:p>
    <w:p w14:paraId="0395314C" w14:textId="77777777" w:rsidR="00910F84" w:rsidRDefault="00910F84" w:rsidP="00910F84">
      <w:pPr>
        <w:ind w:left="1174"/>
        <w:rPr>
          <w:rtl/>
        </w:rPr>
      </w:pPr>
      <w:r w:rsidRPr="00C35A2C">
        <w:rPr>
          <w:b/>
          <w:bCs/>
          <w:rtl/>
        </w:rPr>
        <w:t>ולבסוף סב</w:t>
      </w:r>
      <w:r w:rsidRPr="00C35A2C">
        <w:rPr>
          <w:rFonts w:hint="cs"/>
          <w:b/>
          <w:bCs/>
          <w:rtl/>
        </w:rPr>
        <w:t>רו</w:t>
      </w:r>
      <w:r w:rsidRPr="00C35A2C">
        <w:rPr>
          <w:rtl/>
        </w:rPr>
        <w:t xml:space="preserve">: </w:t>
      </w:r>
      <w:r w:rsidRPr="00C35A2C">
        <w:rPr>
          <w:rFonts w:hint="cs"/>
          <w:rtl/>
        </w:rPr>
        <w:t>שאינו מקפיד על פתוחות אבל על סגורות הוא מקפיד</w:t>
      </w:r>
    </w:p>
    <w:p w14:paraId="0D90E643" w14:textId="77777777" w:rsidR="00910F84" w:rsidRDefault="00910F84" w:rsidP="00910F84">
      <w:pPr>
        <w:rPr>
          <w:rtl/>
        </w:rPr>
      </w:pPr>
      <w:r w:rsidRPr="00C35A2C">
        <w:rPr>
          <w:rtl/>
        </w:rPr>
        <w:t>•</w:t>
      </w:r>
      <w:r w:rsidRPr="00C35A2C">
        <w:rPr>
          <w:rFonts w:hint="cs"/>
          <w:rtl/>
        </w:rPr>
        <w:t xml:space="preserve"> והך דסתומות אסורות דה</w:t>
      </w:r>
      <w:r w:rsidRPr="00C35A2C">
        <w:rPr>
          <w:rtl/>
        </w:rPr>
        <w:t xml:space="preserve">שולח חבית של יין ביד כותי, </w:t>
      </w:r>
      <w:r w:rsidRPr="00C35A2C">
        <w:rPr>
          <w:rFonts w:hint="cs"/>
          <w:rtl/>
        </w:rPr>
        <w:t>צ</w:t>
      </w:r>
      <w:r w:rsidRPr="00C35A2C">
        <w:rPr>
          <w:rtl/>
        </w:rPr>
        <w:t>יר ומורייס ביד עכו</w:t>
      </w:r>
      <w:r>
        <w:rPr>
          <w:rtl/>
        </w:rPr>
        <w:t>"</w:t>
      </w:r>
      <w:r w:rsidRPr="00C35A2C">
        <w:rPr>
          <w:rtl/>
        </w:rPr>
        <w:t xml:space="preserve">ם, </w:t>
      </w:r>
      <w:r w:rsidRPr="00C35A2C">
        <w:rPr>
          <w:rFonts w:hint="cs"/>
          <w:rtl/>
        </w:rPr>
        <w:t>אין מכיר חותמו וסתמו אסור</w:t>
      </w:r>
    </w:p>
    <w:p w14:paraId="0ADE4DEB" w14:textId="77777777" w:rsidR="00910F84" w:rsidRPr="00C35A2C" w:rsidRDefault="00910F84" w:rsidP="00910F84">
      <w:pPr>
        <w:pStyle w:val="aff6"/>
        <w:framePr w:wrap="around"/>
        <w:rPr>
          <w:rtl/>
        </w:rPr>
      </w:pPr>
      <w:r w:rsidRPr="00C35A2C">
        <w:rPr>
          <w:rFonts w:hint="cs"/>
          <w:rtl/>
        </w:rPr>
        <w:t>לא:</w:t>
      </w:r>
    </w:p>
    <w:p w14:paraId="0D5FDEFB" w14:textId="77777777" w:rsidR="00910F84" w:rsidRPr="00C35A2C" w:rsidRDefault="00910F84" w:rsidP="00910F84">
      <w:pPr>
        <w:ind w:firstLine="266"/>
        <w:rPr>
          <w:rtl/>
        </w:rPr>
      </w:pPr>
      <w:r w:rsidRPr="00C35A2C">
        <w:rPr>
          <w:rFonts w:hint="cs"/>
          <w:rtl/>
        </w:rPr>
        <w:t>ואין לומר דדוקא בדרך אסור ובעיר מותר דהא כל של עיר באו בדרך</w:t>
      </w:r>
    </w:p>
    <w:p w14:paraId="31F9F5E9" w14:textId="77777777" w:rsidR="00910F84" w:rsidRDefault="00910F84" w:rsidP="00910F84">
      <w:pPr>
        <w:pStyle w:val="afffa"/>
        <w:rPr>
          <w:rtl/>
        </w:rPr>
      </w:pPr>
      <w:r>
        <w:rPr>
          <w:rtl/>
        </w:rPr>
        <w:t xml:space="preserve">- </w:t>
      </w:r>
      <w:r>
        <w:rPr>
          <w:rFonts w:hint="cs"/>
          <w:rtl/>
        </w:rPr>
        <w:t xml:space="preserve">אלא </w:t>
      </w:r>
      <w:r>
        <w:rPr>
          <w:rStyle w:val="affff1"/>
          <w:rFonts w:hint="cs"/>
          <w:rtl/>
          <w:rPrChange w:id="9589" w:author="מנוע אמוראים" w:date="2026-10-05T16:41:56Z">
            <w:rPr>
              <w:rFonts w:hint="cs"/>
              <w:rtl/>
            </w:rPr>
          </w:rPrChange>
        </w:rPr>
        <w:t xml:space="preserve">ארי</w:t>
      </w:r>
      <w:r>
        <w:rPr>
          <w:rStyle w:val="affff1"/>
          <w:rtl/>
          <w:rPrChange w:id="9590" w:author="מנוע אמוראים" w:date="2026-10-05T16:41:56Z">
            <w:rPr>
              <w:rtl/>
            </w:rPr>
          </w:rPrChange>
        </w:rPr>
        <w:t xml:space="preserve">"</w:t>
      </w:r>
      <w:r>
        <w:rPr>
          <w:rStyle w:val="affff1"/>
          <w:rFonts w:hint="cs"/>
          <w:rtl/>
          <w:rPrChange w:id="9591" w:author="מנוע אמוראים" w:date="2026-10-05T16:41:56Z">
            <w:rPr>
              <w:rFonts w:hint="cs"/>
              <w:rtl/>
            </w:rPr>
          </w:rPrChange>
        </w:rPr>
        <w:t xml:space="preserve">ר</w:t>
      </w:r>
      <w:r w:rsidRPr="00C35A2C">
        <w:rPr>
          <w:rtl/>
        </w:rPr>
        <w:t>: בין הגיתות שנינו, כיון דכו</w:t>
      </w:r>
      <w:r>
        <w:rPr>
          <w:rtl/>
        </w:rPr>
        <w:t>"</w:t>
      </w:r>
      <w:r w:rsidRPr="00C35A2C">
        <w:rPr>
          <w:rFonts w:hint="cs"/>
          <w:rtl/>
        </w:rPr>
        <w:t>ע</w:t>
      </w:r>
      <w:r w:rsidRPr="00C35A2C">
        <w:rPr>
          <w:rtl/>
        </w:rPr>
        <w:t xml:space="preserve"> </w:t>
      </w:r>
      <w:r w:rsidRPr="00C35A2C">
        <w:rPr>
          <w:rFonts w:hint="cs"/>
          <w:rtl/>
        </w:rPr>
        <w:t>הופכיםמפחד שיראוהו ויפסיד</w:t>
      </w:r>
    </w:p>
    <w:p w14:paraId="5D5BC45C" w14:textId="77777777" w:rsidR="00910F84" w:rsidRDefault="00910F84" w:rsidP="00910F84">
      <w:pPr>
        <w:pStyle w:val="afffe"/>
        <w:rPr>
          <w:rtl/>
        </w:rPr>
      </w:pPr>
      <w:r w:rsidRPr="00A06291">
        <w:rPr>
          <w:rtl/>
        </w:rPr>
        <w:t>׻</w:t>
      </w:r>
    </w:p>
    <w:p w14:paraId="2488D9A9" w14:textId="77777777" w:rsidR="00910F84" w:rsidRPr="00C35A2C" w:rsidRDefault="00910F84" w:rsidP="00910F84">
      <w:pPr>
        <w:rPr>
          <w:rtl/>
        </w:rPr>
      </w:pPr>
      <w:r>
        <w:rPr>
          <w:rtl/>
        </w:rPr>
        <w:t xml:space="preserve">אתמר: מפני מה אסרו שכר של עובדי כוכבים? </w:t>
      </w:r>
      <w:r>
        <w:rPr>
          <w:rStyle w:val="affff1"/>
          <w:rtl/>
          <w:rPrChange w:id="9592" w:author="מנוע אמוראים" w:date="2026-10-05T16:41:56Z">
            <w:rPr>
              <w:rtl/>
            </w:rPr>
          </w:rPrChange>
        </w:rPr>
        <w:t xml:space="preserve">ר</w:t>
      </w:r>
      <w:r>
        <w:rPr>
          <w:rStyle w:val="affff1"/>
          <w:rFonts w:hint="cs"/>
          <w:rtl/>
          <w:rPrChange w:id="9593" w:author="מנוע אמוראים" w:date="2026-10-05T16:41:56Z">
            <w:rPr>
              <w:rFonts w:hint="cs"/>
              <w:rtl/>
            </w:rPr>
          </w:rPrChange>
        </w:rPr>
        <w:t xml:space="preserve">ב</w:t>
      </w:r>
      <w:r>
        <w:rPr>
          <w:rStyle w:val="affff1"/>
          <w:rtl/>
          <w:rPrChange w:id="9594" w:author="מנוע אמוראים" w:date="2026-10-05T16:41:56Z">
            <w:rPr>
              <w:rtl/>
            </w:rPr>
          </w:rPrChange>
        </w:rPr>
        <w:t xml:space="preserve">"</w:t>
      </w:r>
      <w:r>
        <w:rPr>
          <w:rStyle w:val="affff1"/>
          <w:rFonts w:hint="cs"/>
          <w:rtl/>
          <w:rPrChange w:id="9595" w:author="מנוע אמוראים" w:date="2026-10-05T16:41:56Z">
            <w:rPr>
              <w:rFonts w:hint="cs"/>
              <w:rtl/>
            </w:rPr>
          </w:rPrChange>
        </w:rPr>
        <w:t xml:space="preserve">ח</w:t>
      </w:r>
      <w:r>
        <w:rPr>
          <w:rFonts w:hint="cs"/>
          <w:rtl/>
        </w:rPr>
        <w:t xml:space="preserve"> </w:t>
      </w:r>
      <w:r>
        <w:rPr>
          <w:rStyle w:val="affff1"/>
          <w:rFonts w:hint="cs"/>
          <w:rtl/>
          <w:rPrChange w:id="9596" w:author="מנוע אמוראים" w:date="2026-10-05T16:41:56Z">
            <w:rPr>
              <w:rFonts w:hint="cs"/>
              <w:rtl/>
            </w:rPr>
          </w:rPrChange>
        </w:rPr>
        <w:t xml:space="preserve">מרי</w:t>
      </w:r>
      <w:r>
        <w:rPr>
          <w:rStyle w:val="affff1"/>
          <w:rtl/>
          <w:rPrChange w:id="9597" w:author="מנוע אמוראים" w:date="2026-10-05T16:41:56Z">
            <w:rPr>
              <w:rtl/>
            </w:rPr>
          </w:rPrChange>
        </w:rPr>
        <w:t xml:space="preserve">"</w:t>
      </w:r>
      <w:r>
        <w:rPr>
          <w:rStyle w:val="affff1"/>
          <w:rFonts w:hint="cs"/>
          <w:rtl/>
          <w:rPrChange w:id="9598" w:author="מנוע אמוראים" w:date="2026-10-05T16:41:56Z">
            <w:rPr>
              <w:rFonts w:hint="cs"/>
              <w:rtl/>
            </w:rPr>
          </w:rPrChange>
        </w:rPr>
        <w:t xml:space="preserve">צ</w:t>
      </w:r>
      <w:r>
        <w:rPr>
          <w:rtl/>
        </w:rPr>
        <w:t xml:space="preserve">: משום חתנות, </w:t>
      </w:r>
      <w:r>
        <w:rPr>
          <w:rStyle w:val="affff1"/>
          <w:rtl/>
          <w:rPrChange w:id="9599" w:author="מנוע אמוראים" w:date="2026-10-05T16:41:56Z">
            <w:rPr>
              <w:rtl/>
            </w:rPr>
          </w:rPrChange>
        </w:rPr>
        <w:t xml:space="preserve">ר</w:t>
      </w:r>
      <w:r>
        <w:rPr>
          <w:rStyle w:val="affff1"/>
          <w:rFonts w:hint="cs"/>
          <w:rtl/>
          <w:rPrChange w:id="9600" w:author="מנוע אמוראים" w:date="2026-10-05T16:41:56Z">
            <w:rPr>
              <w:rFonts w:hint="cs"/>
              <w:rtl/>
            </w:rPr>
          </w:rPrChange>
        </w:rPr>
        <w:t xml:space="preserve">"נ</w:t>
      </w:r>
      <w:r w:rsidRPr="00C35A2C">
        <w:rPr>
          <w:rtl/>
        </w:rPr>
        <w:t>: משום גילוי.</w:t>
      </w:r>
    </w:p>
    <w:p w14:paraId="3112F2E0" w14:textId="77777777" w:rsidR="00910F84" w:rsidRDefault="00910F84" w:rsidP="00910F84">
      <w:pPr>
        <w:rPr>
          <w:rtl/>
        </w:rPr>
      </w:pPr>
      <w:r w:rsidRPr="00C35A2C">
        <w:rPr>
          <w:rFonts w:hint="cs"/>
          <w:rtl/>
        </w:rPr>
        <w:t>לאו גילוי של הגיגית או של החבית אלא במקום שמשהים המים בכלי [ומצד גילוי המים]</w:t>
      </w:r>
    </w:p>
    <w:p w14:paraId="3EFC43FB" w14:textId="77777777" w:rsidR="00910F84" w:rsidRPr="00C35A2C" w:rsidRDefault="00910F84" w:rsidP="00910F84">
      <w:pPr>
        <w:rPr>
          <w:rtl/>
        </w:rPr>
      </w:pPr>
      <w:r w:rsidRPr="00C35A2C">
        <w:rPr>
          <w:rFonts w:hint="cs"/>
          <w:rtl/>
        </w:rPr>
        <w:t>ואפי' בישן [שאין לחשוש שהיה נותן לזה להתיישן] אסרו גזירה משום חדש</w:t>
      </w:r>
      <w:r w:rsidRPr="00C35A2C">
        <w:rPr>
          <w:rtl/>
        </w:rPr>
        <w:t>.</w:t>
      </w:r>
    </w:p>
    <w:p w14:paraId="6EC8CE65" w14:textId="77777777" w:rsidR="00910F84" w:rsidRPr="00C35A2C" w:rsidRDefault="00910F84" w:rsidP="00910F84">
      <w:pPr>
        <w:rPr>
          <w:rtl/>
        </w:rPr>
      </w:pPr>
      <w:r>
        <w:rPr>
          <w:rStyle w:val="affff1"/>
          <w:rFonts w:hint="cs"/>
          <w:rtl/>
          <w:rPrChange w:id="9601" w:author="מנוע אמוראים" w:date="2026-10-05T16:41:56Z">
            <w:rPr>
              <w:rFonts w:hint="cs"/>
              <w:rtl/>
            </w:rPr>
          </w:rPrChange>
        </w:rPr>
        <w:t xml:space="preserve">ר</w:t>
      </w:r>
      <w:r>
        <w:rPr>
          <w:rStyle w:val="affff1"/>
          <w:rtl/>
          <w:rPrChange w:id="9602" w:author="מנוע אמוראים" w:date="2026-10-05T16:41:56Z">
            <w:rPr>
              <w:rtl/>
            </w:rPr>
          </w:rPrChange>
        </w:rPr>
        <w:t xml:space="preserve">"</w:t>
      </w:r>
      <w:r>
        <w:rPr>
          <w:rStyle w:val="affff1"/>
          <w:rFonts w:hint="cs"/>
          <w:rtl/>
          <w:rPrChange w:id="9603" w:author="מנוע אמוראים" w:date="2026-10-05T16:41:56Z">
            <w:rPr>
              <w:rFonts w:hint="cs"/>
              <w:rtl/>
            </w:rPr>
          </w:rPrChange>
        </w:rPr>
        <w:t xml:space="preserve">פ</w:t>
      </w:r>
      <w:r>
        <w:rPr>
          <w:rFonts w:hint="cs"/>
          <w:rtl/>
        </w:rPr>
        <w:t>:</w:t>
      </w:r>
      <w:r>
        <w:rPr>
          <w:rFonts w:hint="cs"/>
          <w:rtl/>
        </w:rPr>
        <w:t xml:space="preserve"> הוציאו לפתח החנות ושתה, </w:t>
      </w:r>
      <w:r>
        <w:rPr>
          <w:rStyle w:val="affff1"/>
          <w:rFonts w:hint="cs"/>
          <w:rtl/>
          <w:rPrChange w:id="9604" w:author="מנוע אמוראים" w:date="2026-10-05T16:41:56Z">
            <w:rPr>
              <w:rFonts w:hint="cs"/>
              <w:rtl/>
            </w:rPr>
          </w:rPrChange>
        </w:rPr>
        <w:t xml:space="preserve">ר</w:t>
      </w:r>
      <w:r>
        <w:rPr>
          <w:rStyle w:val="affff1"/>
          <w:rtl/>
          <w:rPrChange w:id="9605" w:author="מנוע אמוראים" w:date="2026-10-05T16:41:56Z">
            <w:rPr>
              <w:rtl/>
            </w:rPr>
          </w:rPrChange>
        </w:rPr>
        <w:t xml:space="preserve">"</w:t>
      </w:r>
      <w:r>
        <w:rPr>
          <w:rStyle w:val="affff1"/>
          <w:rFonts w:hint="cs"/>
          <w:rtl/>
          <w:rPrChange w:id="9606" w:author="מנוע אמוראים" w:date="2026-10-05T16:41:56Z">
            <w:rPr>
              <w:rFonts w:hint="cs"/>
              <w:rtl/>
            </w:rPr>
          </w:rPrChange>
        </w:rPr>
        <w:t xml:space="preserve">א</w:t>
      </w:r>
      <w:r>
        <w:rPr>
          <w:rFonts w:hint="cs"/>
          <w:rtl/>
        </w:rPr>
        <w:t xml:space="preserve"> היו מביאים לביתו ושותה ובתרוויהו משום חתנות </w:t>
      </w:r>
      <w:r>
        <w:rPr>
          <w:rStyle w:val="affff1"/>
          <w:rFonts w:hint="cs"/>
          <w:rtl/>
          <w:rPrChange w:id="9607" w:author="מנוע אמוראים" w:date="2026-10-05T16:41:56Z">
            <w:rPr>
              <w:rFonts w:hint="cs"/>
              <w:rtl/>
            </w:rPr>
          </w:rPrChange>
        </w:rPr>
        <w:t xml:space="preserve">ר</w:t>
      </w:r>
      <w:r>
        <w:rPr>
          <w:rStyle w:val="affff1"/>
          <w:rtl/>
          <w:rPrChange w:id="9608" w:author="מנוע אמוראים" w:date="2026-10-05T16:41:56Z">
            <w:rPr>
              <w:rtl/>
            </w:rPr>
          </w:rPrChange>
        </w:rPr>
        <w:t xml:space="preserve">"</w:t>
      </w:r>
      <w:r>
        <w:rPr>
          <w:rStyle w:val="affff1"/>
          <w:rFonts w:hint="cs"/>
          <w:rtl/>
          <w:rPrChange w:id="9609" w:author="מנוע אמוראים" w:date="2026-10-05T16:41:56Z">
            <w:rPr>
              <w:rFonts w:hint="cs"/>
              <w:rtl/>
            </w:rPr>
          </w:rPrChange>
        </w:rPr>
        <w:t xml:space="preserve">א</w:t>
      </w:r>
      <w:r>
        <w:rPr>
          <w:rFonts w:hint="cs"/>
          <w:rtl/>
        </w:rPr>
        <w:t xml:space="preserve"> עשה הרחקה יתרה.</w:t>
      </w:r>
    </w:p>
    <w:p w14:paraId="28A2ED35" w14:textId="77777777" w:rsidR="00910F84" w:rsidRDefault="00910F84" w:rsidP="00910F84">
      <w:pPr>
        <w:rPr>
          <w:rtl/>
        </w:rPr>
      </w:pPr>
      <w:r>
        <w:rPr>
          <w:rStyle w:val="affff1"/>
          <w:rFonts w:hint="cs"/>
          <w:rtl/>
          <w:rPrChange w:id="9610" w:author="מנוע אמוראים" w:date="2026-10-05T16:41:56Z">
            <w:rPr>
              <w:rFonts w:hint="cs"/>
              <w:rtl/>
            </w:rPr>
          </w:rPrChange>
        </w:rPr>
        <w:t xml:space="preserve">רשב</w:t>
      </w:r>
      <w:r>
        <w:rPr>
          <w:rStyle w:val="affff1"/>
          <w:rtl/>
          <w:rPrChange w:id="9611" w:author="מנוע אמוראים" w:date="2026-10-05T16:41:56Z">
            <w:rPr>
              <w:rtl/>
            </w:rPr>
          </w:rPrChange>
        </w:rPr>
        <w:t xml:space="preserve">"</w:t>
      </w:r>
      <w:r>
        <w:rPr>
          <w:rStyle w:val="affff1"/>
          <w:rFonts w:hint="cs"/>
          <w:rtl/>
          <w:rPrChange w:id="9612" w:author="מנוע אמוראים" w:date="2026-10-05T16:41:56Z">
            <w:rPr>
              <w:rFonts w:hint="cs"/>
              <w:rtl/>
            </w:rPr>
          </w:rPrChange>
        </w:rPr>
        <w:t xml:space="preserve">ס</w:t>
      </w:r>
      <w:r>
        <w:rPr>
          <w:rFonts w:hint="cs"/>
          <w:rtl/>
        </w:rPr>
        <w:t>:</w:t>
      </w:r>
      <w:r w:rsidRPr="00C35A2C">
        <w:rPr>
          <w:rtl/>
        </w:rPr>
        <w:t xml:space="preserve"> </w:t>
      </w:r>
      <w:r w:rsidRPr="00C35A2C">
        <w:rPr>
          <w:rFonts w:hint="cs"/>
          <w:rtl/>
        </w:rPr>
        <w:t>הזדמן ל</w:t>
      </w:r>
      <w:r w:rsidRPr="00C35A2C">
        <w:rPr>
          <w:rtl/>
        </w:rPr>
        <w:t>מרגואן</w:t>
      </w:r>
      <w:r>
        <w:rPr>
          <w:rFonts w:hint="cs"/>
          <w:rtl/>
        </w:rPr>
        <w:t xml:space="preserve"> </w:t>
      </w:r>
      <w:r w:rsidRPr="00C35A2C">
        <w:rPr>
          <w:rFonts w:hint="cs"/>
          <w:rtl/>
        </w:rPr>
        <w:t>[ישראל חשודים]</w:t>
      </w:r>
      <w:r w:rsidRPr="00C35A2C">
        <w:rPr>
          <w:rtl/>
        </w:rPr>
        <w:t xml:space="preserve">, </w:t>
      </w:r>
      <w:r w:rsidRPr="00C35A2C">
        <w:rPr>
          <w:rFonts w:hint="cs"/>
          <w:rtl/>
        </w:rPr>
        <w:t>הביאו לו יין ולא שתה משום יין נסך, הביאו לו שכר ולא שתה, גזירה דגזירה משום יין,</w:t>
      </w:r>
    </w:p>
    <w:p w14:paraId="0D72CF1E" w14:textId="77777777" w:rsidR="00910F84" w:rsidRDefault="00910F84" w:rsidP="00910F84">
      <w:pPr>
        <w:rPr>
          <w:rtl/>
        </w:rPr>
      </w:pPr>
      <w:r w:rsidRPr="00C35A2C">
        <w:rPr>
          <w:rtl/>
        </w:rPr>
        <w:t>•</w:t>
      </w:r>
      <w:r w:rsidRPr="00C35A2C">
        <w:rPr>
          <w:rFonts w:hint="cs"/>
          <w:rtl/>
        </w:rPr>
        <w:t xml:space="preserve"> </w:t>
      </w:r>
      <w:r w:rsidRPr="00C35A2C">
        <w:rPr>
          <w:rtl/>
        </w:rPr>
        <w:t xml:space="preserve">רב: </w:t>
      </w:r>
      <w:r w:rsidRPr="00C35A2C">
        <w:rPr>
          <w:rFonts w:hint="cs"/>
          <w:rtl/>
        </w:rPr>
        <w:t>שכר דגוי מותר</w:t>
      </w:r>
      <w:r w:rsidRPr="00C35A2C">
        <w:rPr>
          <w:rtl/>
        </w:rPr>
        <w:t xml:space="preserve">, וחייא </w:t>
      </w:r>
      <w:r w:rsidRPr="00C35A2C">
        <w:rPr>
          <w:rFonts w:hint="cs"/>
          <w:rtl/>
        </w:rPr>
        <w:t>בני לא ישתה מזה דס</w:t>
      </w:r>
      <w:r>
        <w:rPr>
          <w:rtl/>
        </w:rPr>
        <w:t>"</w:t>
      </w:r>
      <w:r w:rsidRPr="00C35A2C">
        <w:rPr>
          <w:rFonts w:hint="cs"/>
          <w:rtl/>
        </w:rPr>
        <w:t>ל משום גילוי, והולך מרירות הכשות ונחלש הארס, לכך החולה נחלש עוד, משא</w:t>
      </w:r>
      <w:r>
        <w:rPr>
          <w:rtl/>
        </w:rPr>
        <w:t>"</w:t>
      </w:r>
      <w:r w:rsidRPr="00C35A2C">
        <w:rPr>
          <w:rFonts w:hint="cs"/>
          <w:rtl/>
        </w:rPr>
        <w:t>כ הבריא שרי</w:t>
      </w:r>
    </w:p>
    <w:p w14:paraId="0880629B" w14:textId="77777777" w:rsidR="00910F84" w:rsidRPr="00C35A2C" w:rsidRDefault="00910F84" w:rsidP="00910F84">
      <w:pPr>
        <w:rPr>
          <w:rtl/>
        </w:rPr>
      </w:pPr>
      <w:r w:rsidRPr="00C35A2C">
        <w:rPr>
          <w:rtl/>
        </w:rPr>
        <w:t>•</w:t>
      </w:r>
      <w:r w:rsidRPr="00C35A2C">
        <w:rPr>
          <w:rFonts w:hint="cs"/>
          <w:rtl/>
        </w:rPr>
        <w:t xml:space="preserve"> </w:t>
      </w:r>
      <w:r w:rsidRPr="00C35A2C">
        <w:rPr>
          <w:rtl/>
        </w:rPr>
        <w:t>שמואל: כל השרצים יש להן ארס, של נחש ממית, של שרצים אינו ממית.</w:t>
      </w:r>
    </w:p>
    <w:p w14:paraId="40538A55" w14:textId="77777777" w:rsidR="00910F84" w:rsidRPr="00C35A2C" w:rsidRDefault="00910F84" w:rsidP="00910F84">
      <w:pPr>
        <w:rPr>
          <w:rtl/>
        </w:rPr>
      </w:pPr>
      <w:r w:rsidRPr="00C35A2C">
        <w:rPr>
          <w:rFonts w:hint="cs"/>
          <w:rtl/>
        </w:rPr>
        <w:t>א</w:t>
      </w:r>
      <w:r>
        <w:rPr>
          <w:rtl/>
        </w:rPr>
        <w:t>"</w:t>
      </w:r>
      <w:r w:rsidRPr="00C35A2C">
        <w:rPr>
          <w:rFonts w:hint="cs"/>
          <w:rtl/>
        </w:rPr>
        <w:t xml:space="preserve">ל </w:t>
      </w:r>
      <w:r w:rsidRPr="00C35A2C">
        <w:rPr>
          <w:rtl/>
        </w:rPr>
        <w:t>שמואל לח</w:t>
      </w:r>
      <w:r w:rsidRPr="00C35A2C">
        <w:rPr>
          <w:rFonts w:hint="cs"/>
          <w:rtl/>
        </w:rPr>
        <w:t>ב</w:t>
      </w:r>
      <w:r>
        <w:rPr>
          <w:rtl/>
        </w:rPr>
        <w:t>"</w:t>
      </w:r>
      <w:r w:rsidRPr="00C35A2C">
        <w:rPr>
          <w:rFonts w:hint="cs"/>
          <w:rtl/>
        </w:rPr>
        <w:t>ר</w:t>
      </w:r>
      <w:r w:rsidRPr="00C35A2C">
        <w:rPr>
          <w:rtl/>
        </w:rPr>
        <w:t xml:space="preserve">: בר אריא, </w:t>
      </w:r>
      <w:r w:rsidRPr="00C35A2C">
        <w:rPr>
          <w:rFonts w:hint="cs"/>
          <w:rtl/>
        </w:rPr>
        <w:t xml:space="preserve">בא ואומר לך דבר נעלה שאמר אביך 'אותם גויים נפוחים ששתו מילוי ולא מתו, </w:t>
      </w:r>
      <w:r w:rsidRPr="00C35A2C">
        <w:rPr>
          <w:rtl/>
        </w:rPr>
        <w:t>איידי דאכלי שקצים ורמשים חביל גופייהו.</w:t>
      </w:r>
    </w:p>
    <w:p w14:paraId="5FEEB74B" w14:textId="77777777" w:rsidR="00910F84" w:rsidRPr="00C35A2C" w:rsidRDefault="00910F84" w:rsidP="00910F84">
      <w:pPr>
        <w:pStyle w:val="aff6"/>
        <w:framePr w:wrap="around"/>
        <w:rPr>
          <w:rtl/>
        </w:rPr>
      </w:pPr>
      <w:r w:rsidRPr="00C35A2C">
        <w:rPr>
          <w:rFonts w:hint="cs"/>
          <w:rtl/>
        </w:rPr>
        <w:t>לב.</w:t>
      </w:r>
    </w:p>
    <w:p w14:paraId="63FA9EF9" w14:textId="77777777" w:rsidR="00910F84" w:rsidRPr="00C35A2C" w:rsidRDefault="00910F84" w:rsidP="00910F84">
      <w:pPr>
        <w:rPr>
          <w:rtl/>
        </w:rPr>
      </w:pPr>
      <w:r w:rsidRPr="00C35A2C">
        <w:rPr>
          <w:rtl/>
        </w:rPr>
        <w:t>•</w:t>
      </w:r>
      <w:r w:rsidRPr="00C35A2C">
        <w:rPr>
          <w:rFonts w:hint="cs"/>
          <w:rtl/>
        </w:rPr>
        <w:t xml:space="preserve"> </w:t>
      </w:r>
      <w:r w:rsidRPr="00C35A2C">
        <w:rPr>
          <w:rtl/>
        </w:rPr>
        <w:t>אמר רב יוסף:</w:t>
      </w:r>
      <w:r w:rsidRPr="00C35A2C">
        <w:rPr>
          <w:rFonts w:hint="cs"/>
          <w:rtl/>
        </w:rPr>
        <w:t xml:space="preserve"> חומץ שכר דגוי</w:t>
      </w:r>
      <w:r w:rsidRPr="00C35A2C">
        <w:rPr>
          <w:rtl/>
        </w:rPr>
        <w:t xml:space="preserve"> אסור, </w:t>
      </w:r>
      <w:r w:rsidRPr="00C35A2C">
        <w:rPr>
          <w:rFonts w:hint="cs"/>
          <w:rtl/>
        </w:rPr>
        <w:t>שמערבים בזה שמרי יין נסך</w:t>
      </w:r>
    </w:p>
    <w:p w14:paraId="20B1916C" w14:textId="77777777" w:rsidR="00910F84" w:rsidRPr="00C35A2C" w:rsidRDefault="00910F84" w:rsidP="00910F84">
      <w:pPr>
        <w:rPr>
          <w:rtl/>
        </w:rPr>
      </w:pPr>
      <w:r w:rsidRPr="00C35A2C">
        <w:rPr>
          <w:rtl/>
        </w:rPr>
        <w:t>•</w:t>
      </w:r>
      <w:r w:rsidRPr="00C35A2C">
        <w:rPr>
          <w:rFonts w:hint="cs"/>
          <w:rtl/>
        </w:rPr>
        <w:t xml:space="preserve"> </w:t>
      </w:r>
      <w:r w:rsidRPr="00C35A2C">
        <w:rPr>
          <w:rtl/>
        </w:rPr>
        <w:t>אמר רב אשי: ומאוצר</w:t>
      </w:r>
      <w:r w:rsidRPr="00C35A2C">
        <w:rPr>
          <w:rFonts w:hint="cs"/>
          <w:rtl/>
        </w:rPr>
        <w:t>[העשוי לקיום]</w:t>
      </w:r>
      <w:r w:rsidRPr="00C35A2C">
        <w:rPr>
          <w:rtl/>
        </w:rPr>
        <w:t xml:space="preserve"> שרי, כיון דמערבי ביה –</w:t>
      </w:r>
      <w:r w:rsidRPr="00C35A2C">
        <w:rPr>
          <w:rFonts w:hint="cs"/>
          <w:rtl/>
        </w:rPr>
        <w:t xml:space="preserve"> </w:t>
      </w:r>
      <w:r w:rsidRPr="00C35A2C">
        <w:rPr>
          <w:rtl/>
        </w:rPr>
        <w:t>מ</w:t>
      </w:r>
      <w:r w:rsidRPr="00C35A2C">
        <w:rPr>
          <w:rFonts w:hint="cs"/>
          <w:rtl/>
        </w:rPr>
        <w:t>סריח</w:t>
      </w:r>
      <w:r w:rsidRPr="00C35A2C">
        <w:rPr>
          <w:rtl/>
        </w:rPr>
        <w:t>.</w:t>
      </w:r>
    </w:p>
    <w:p w14:paraId="5724A357" w14:textId="77777777" w:rsidR="00910F84" w:rsidRDefault="00910F84" w:rsidP="00910F84">
      <w:pPr>
        <w:pStyle w:val="afffe"/>
        <w:rPr>
          <w:rtl/>
        </w:rPr>
      </w:pPr>
      <w:r w:rsidRPr="00A06291">
        <w:rPr>
          <w:rtl/>
        </w:rPr>
        <w:t>׻</w:t>
      </w:r>
    </w:p>
    <w:p w14:paraId="339B28E8" w14:textId="77777777" w:rsidR="00910F84" w:rsidRPr="00C35A2C" w:rsidRDefault="00910F84" w:rsidP="00910F84">
      <w:pPr>
        <w:pStyle w:val="afff2"/>
        <w:rPr>
          <w:rtl/>
        </w:rPr>
      </w:pPr>
      <w:ins w:id="9845" w:author="מספור קטעי משנה" w:date="2026-10-06T06:44:54Z">
        <w:r>
          <w:rPr>
            <w:rStyle w:val="MisparKeta"/>
          </w:rPr>
          <w:t xml:space="preserve">א. </w:t>
        </w:r>
      </w:ins>
      <w:r w:rsidRPr="00C35A2C">
        <w:rPr>
          <w:rtl/>
        </w:rPr>
        <w:t>וחרס הדרייני.</w:t>
      </w:r>
    </w:p>
    <w:p w14:paraId="627D2020" w14:textId="77777777" w:rsidR="00910F84" w:rsidRPr="00C35A2C" w:rsidRDefault="00910F84" w:rsidP="00910F84">
      <w:pPr>
        <w:rPr>
          <w:rtl/>
        </w:rPr>
      </w:pPr>
      <w:r w:rsidRPr="00C35A2C">
        <w:rPr>
          <w:rtl/>
        </w:rPr>
        <w:t>הדרייני</w:t>
      </w:r>
      <w:r w:rsidRPr="00C35A2C">
        <w:rPr>
          <w:rFonts w:hint="cs"/>
          <w:rtl/>
        </w:rPr>
        <w:t>-</w:t>
      </w:r>
      <w:r>
        <w:rPr>
          <w:rtl/>
        </w:rPr>
        <w:t xml:space="preserve"> </w:t>
      </w:r>
      <w:r>
        <w:rPr>
          <w:rStyle w:val="affff1"/>
          <w:rtl/>
          <w:rPrChange w:id="9613" w:author="מנוע אמוראים" w:date="2026-10-05T16:41:56Z">
            <w:rPr>
              <w:rtl/>
            </w:rPr>
          </w:rPrChange>
        </w:rPr>
        <w:t xml:space="preserve">אריא</w:t>
      </w:r>
      <w:r>
        <w:rPr>
          <w:rStyle w:val="affff1"/>
          <w:rtl/>
          <w:rPrChange w:id="9614" w:author="מנוע אמוראים" w:date="2026-10-05T16:41:56Z">
            <w:rPr>
              <w:rtl/>
            </w:rPr>
          </w:rPrChange>
        </w:rPr>
        <w:t xml:space="preserve">"</w:t>
      </w:r>
      <w:r>
        <w:rPr>
          <w:rStyle w:val="affff1"/>
          <w:rtl/>
          <w:rPrChange w:id="9615" w:author="מנוע אמוראים" w:date="2026-10-05T16:41:56Z">
            <w:rPr>
              <w:rtl/>
            </w:rPr>
          </w:rPrChange>
        </w:rPr>
        <w:t xml:space="preserve">ש</w:t>
      </w:r>
      <w:r>
        <w:rPr>
          <w:rtl/>
        </w:rPr>
        <w:t xml:space="preserve">: חרס של הדריינוס קיסר.</w:t>
      </w:r>
    </w:p>
    <w:p w14:paraId="75464F47" w14:textId="77777777" w:rsidR="00910F84" w:rsidRDefault="00910F84" w:rsidP="00910F84">
      <w:pPr>
        <w:rPr>
          <w:rtl/>
        </w:rPr>
      </w:pPr>
      <w:r>
        <w:rPr>
          <w:rtl/>
        </w:rPr>
        <w:t>כשבא</w:t>
      </w:r>
      <w:r w:rsidRPr="00C35A2C">
        <w:rPr>
          <w:rtl/>
        </w:rPr>
        <w:t xml:space="preserve"> רב דימי אמר: קרקע בתולה היתה שלא עבדה אדם מעולם, עבדה ונטעה, ו</w:t>
      </w:r>
      <w:r w:rsidRPr="00C35A2C">
        <w:rPr>
          <w:rFonts w:hint="cs"/>
          <w:rtl/>
        </w:rPr>
        <w:t>מניחים היין בחרסים חדשים דמייצי ליין ושוברים החרסים ונושאים עמם וכל היכן שמגיעים משרים ושותים</w:t>
      </w:r>
      <w:r w:rsidRPr="00C35A2C">
        <w:rPr>
          <w:rtl/>
        </w:rPr>
        <w:t>.</w:t>
      </w:r>
    </w:p>
    <w:p w14:paraId="255C46F6" w14:textId="77777777" w:rsidR="00910F84" w:rsidRPr="00C35A2C" w:rsidRDefault="00910F84" w:rsidP="00910F84">
      <w:pPr>
        <w:rPr>
          <w:rtl/>
        </w:rPr>
      </w:pPr>
      <w:r>
        <w:rPr>
          <w:rtl/>
        </w:rPr>
        <w:t xml:space="preserve">• </w:t>
      </w:r>
      <w:r>
        <w:rPr>
          <w:rStyle w:val="affff1"/>
          <w:rtl/>
          <w:rPrChange w:id="9616" w:author="מנוע אמוראים" w:date="2026-10-05T16:41:56Z">
            <w:rPr>
              <w:rtl/>
            </w:rPr>
          </w:rPrChange>
        </w:rPr>
        <w:t xml:space="preserve">אר</w:t>
      </w:r>
      <w:r>
        <w:rPr>
          <w:rStyle w:val="affff1"/>
          <w:rFonts w:hint="cs"/>
          <w:rtl/>
          <w:rPrChange w:id="9617" w:author="מנוע אמוראים" w:date="2026-10-05T16:41:56Z">
            <w:rPr>
              <w:rFonts w:hint="cs"/>
              <w:rtl/>
            </w:rPr>
          </w:rPrChange>
        </w:rPr>
        <w:t xml:space="preserve">יב</w:t>
      </w:r>
      <w:r>
        <w:rPr>
          <w:rStyle w:val="affff1"/>
          <w:rtl/>
          <w:rPrChange w:id="9618" w:author="מנוע אמוראים" w:date="2026-10-05T16:41:56Z">
            <w:rPr>
              <w:rtl/>
            </w:rPr>
          </w:rPrChange>
        </w:rPr>
        <w:t xml:space="preserve">"</w:t>
      </w:r>
      <w:r>
        <w:rPr>
          <w:rStyle w:val="affff1"/>
          <w:rFonts w:hint="cs"/>
          <w:rtl/>
          <w:rPrChange w:id="9619" w:author="מנוע אמוראים" w:date="2026-10-05T16:41:56Z">
            <w:rPr>
              <w:rFonts w:hint="cs"/>
              <w:rtl/>
            </w:rPr>
          </w:rPrChange>
        </w:rPr>
        <w:t xml:space="preserve">ל</w:t>
      </w:r>
      <w:r>
        <w:rPr>
          <w:rFonts w:hint="cs"/>
          <w:rtl/>
        </w:rPr>
        <w:t xml:space="preserve"> </w:t>
      </w:r>
      <w:r w:rsidRPr="00C35A2C">
        <w:rPr>
          <w:rtl/>
        </w:rPr>
        <w:t>: וראשון שלנו כשלישי שלהן.</w:t>
      </w:r>
    </w:p>
    <w:p w14:paraId="601B220F" w14:textId="77777777" w:rsidR="00910F84" w:rsidRPr="00C35A2C" w:rsidRDefault="00910F84" w:rsidP="00910F84">
      <w:pPr>
        <w:pStyle w:val="afffe"/>
        <w:rPr>
          <w:rtl/>
        </w:rPr>
      </w:pPr>
      <w:r>
        <w:rPr>
          <w:rtl/>
        </w:rPr>
        <w:t>׹</w:t>
      </w:r>
    </w:p>
    <w:p w14:paraId="0BF6795C" w14:textId="77777777" w:rsidR="00910F84" w:rsidRDefault="00910F84" w:rsidP="00910F84">
      <w:pPr>
        <w:rPr>
          <w:rtl/>
        </w:rPr>
      </w:pPr>
      <w:r w:rsidRPr="00C35A2C">
        <w:rPr>
          <w:rtl/>
        </w:rPr>
        <w:lastRenderedPageBreak/>
        <w:t>•</w:t>
      </w:r>
      <w:r w:rsidRPr="00C35A2C">
        <w:rPr>
          <w:rFonts w:hint="cs"/>
          <w:rtl/>
        </w:rPr>
        <w:t xml:space="preserve"> </w:t>
      </w:r>
      <w:r w:rsidRPr="00FF3D4F">
        <w:rPr>
          <w:b/>
          <w:bCs/>
          <w:rtl/>
        </w:rPr>
        <w:t>איבעיא להו</w:t>
      </w:r>
      <w:r w:rsidRPr="00C35A2C">
        <w:rPr>
          <w:rtl/>
        </w:rPr>
        <w:t>: מהו לסמוך בהן כרעי המטה? רוצה בקיומו ע</w:t>
      </w:r>
      <w:r>
        <w:rPr>
          <w:rtl/>
        </w:rPr>
        <w:t>"</w:t>
      </w:r>
      <w:r w:rsidRPr="00C35A2C">
        <w:rPr>
          <w:rtl/>
        </w:rPr>
        <w:t>י ד</w:t>
      </w:r>
      <w:r>
        <w:rPr>
          <w:rtl/>
        </w:rPr>
        <w:t>"</w:t>
      </w:r>
      <w:r w:rsidRPr="00C35A2C">
        <w:rPr>
          <w:rtl/>
        </w:rPr>
        <w:t>א שרי או אסור?</w:t>
      </w:r>
    </w:p>
    <w:p w14:paraId="099A8515" w14:textId="77777777" w:rsidR="00910F84" w:rsidRPr="00C35A2C" w:rsidRDefault="00910F84" w:rsidP="00910F84">
      <w:pPr>
        <w:rPr>
          <w:rtl/>
        </w:rPr>
      </w:pPr>
      <w:r w:rsidRPr="00C35A2C">
        <w:rPr>
          <w:b/>
          <w:bCs/>
          <w:rtl/>
        </w:rPr>
        <w:t>ת</w:t>
      </w:r>
      <w:r>
        <w:rPr>
          <w:b/>
          <w:bCs/>
          <w:rtl/>
        </w:rPr>
        <w:t>"</w:t>
      </w:r>
      <w:r w:rsidRPr="00C35A2C">
        <w:rPr>
          <w:b/>
          <w:bCs/>
          <w:rtl/>
        </w:rPr>
        <w:t>ש</w:t>
      </w:r>
      <w:r>
        <w:rPr>
          <w:rtl/>
        </w:rPr>
        <w:t xml:space="preserve">: </w:t>
      </w:r>
      <w:r>
        <w:rPr>
          <w:rStyle w:val="affff1"/>
          <w:rtl/>
          <w:rPrChange w:id="9620" w:author="מנוע אמוראים" w:date="2026-10-05T16:41:56Z">
            <w:rPr>
              <w:rtl/>
            </w:rPr>
          </w:rPrChange>
        </w:rPr>
        <w:t xml:space="preserve">דר</w:t>
      </w:r>
      <w:r>
        <w:rPr>
          <w:rStyle w:val="affff1"/>
          <w:rtl/>
          <w:rPrChange w:id="9621" w:author="מנוע אמוראים" w:date="2026-10-05T16:41:56Z">
            <w:rPr>
              <w:rtl/>
            </w:rPr>
          </w:rPrChange>
        </w:rPr>
        <w:t xml:space="preserve">"</w:t>
      </w:r>
      <w:r>
        <w:rPr>
          <w:rStyle w:val="affff1"/>
          <w:rtl/>
          <w:rPrChange w:id="9622" w:author="מנוע אמוראים" w:date="2026-10-05T16:41:56Z">
            <w:rPr>
              <w:rtl/>
            </w:rPr>
          </w:rPrChange>
        </w:rPr>
        <w:t xml:space="preserve">א</w:t>
      </w:r>
      <w:r>
        <w:rPr>
          <w:rtl/>
        </w:rPr>
        <w:t xml:space="preserve"> </w:t>
      </w:r>
      <w:r>
        <w:rPr>
          <w:rStyle w:val="affff1"/>
          <w:rtl/>
          <w:rPrChange w:id="9623" w:author="מנוע אמוראים" w:date="2026-10-05T16:41:56Z">
            <w:rPr>
              <w:rtl/>
            </w:rPr>
          </w:rPrChange>
        </w:rPr>
        <w:t xml:space="preserve">ורי</w:t>
      </w:r>
      <w:r>
        <w:rPr>
          <w:rStyle w:val="affff1"/>
          <w:rtl/>
          <w:rPrChange w:id="9624" w:author="מנוע אמוראים" w:date="2026-10-05T16:41:56Z">
            <w:rPr>
              <w:rtl/>
            </w:rPr>
          </w:rPrChange>
        </w:rPr>
        <w:t xml:space="preserve">"</w:t>
      </w:r>
      <w:r>
        <w:rPr>
          <w:rStyle w:val="affff1"/>
          <w:rtl/>
          <w:rPrChange w:id="9625" w:author="מנוע אמוראים" w:date="2026-10-05T16:41:56Z">
            <w:rPr>
              <w:rtl/>
            </w:rPr>
          </w:rPrChange>
        </w:rPr>
        <w:t xml:space="preserve">ו</w:t>
      </w:r>
      <w:r>
        <w:rPr>
          <w:rtl/>
        </w:rPr>
        <w:t xml:space="preserve">, חד אסר וחד שרי.</w:t>
      </w:r>
    </w:p>
    <w:p w14:paraId="07F0351F" w14:textId="77777777" w:rsidR="00910F84" w:rsidRDefault="00910F84" w:rsidP="00910F84">
      <w:pPr>
        <w:rPr>
          <w:rtl/>
        </w:rPr>
      </w:pPr>
      <w:r w:rsidRPr="00C35A2C">
        <w:rPr>
          <w:rtl/>
        </w:rPr>
        <w:t>•</w:t>
      </w:r>
      <w:r w:rsidRPr="00C35A2C">
        <w:rPr>
          <w:rFonts w:hint="cs"/>
          <w:rtl/>
        </w:rPr>
        <w:t xml:space="preserve"> </w:t>
      </w:r>
      <w:r w:rsidRPr="00C35A2C">
        <w:rPr>
          <w:rtl/>
        </w:rPr>
        <w:t xml:space="preserve">מיתיבי: </w:t>
      </w:r>
      <w:r w:rsidRPr="00C35A2C">
        <w:rPr>
          <w:rFonts w:hint="cs"/>
          <w:rtl/>
        </w:rPr>
        <w:t xml:space="preserve">קנקנין ונאדות </w:t>
      </w:r>
      <w:r w:rsidRPr="00C35A2C">
        <w:rPr>
          <w:rtl/>
        </w:rPr>
        <w:t>של עובדי</w:t>
      </w:r>
      <w:r>
        <w:rPr>
          <w:rtl/>
        </w:rPr>
        <w:t xml:space="preserve"> כוכבים, יין של ישראל כנוס בהן</w:t>
      </w:r>
      <w:r w:rsidRPr="00C35A2C">
        <w:rPr>
          <w:rtl/>
        </w:rPr>
        <w:t xml:space="preserve"> אסור בשתיה ומותר בהנאה,</w:t>
      </w:r>
    </w:p>
    <w:p w14:paraId="2532AC79" w14:textId="77777777" w:rsidR="00910F84" w:rsidRDefault="00910F84" w:rsidP="00910F84">
      <w:pPr>
        <w:rPr>
          <w:rtl/>
        </w:rPr>
      </w:pPr>
      <w:r>
        <w:rPr>
          <w:rtl/>
        </w:rPr>
        <w:t xml:space="preserve">העיד שמעון בן גודא לפני בנו של </w:t>
      </w:r>
      <w:r>
        <w:rPr>
          <w:rStyle w:val="affff1"/>
          <w:rtl/>
          <w:rPrChange w:id="9626" w:author="מנוע אמוראים" w:date="2026-10-05T16:41:56Z">
            <w:rPr>
              <w:rtl/>
            </w:rPr>
          </w:rPrChange>
        </w:rPr>
        <w:t xml:space="preserve">ר</w:t>
      </w:r>
      <w:r>
        <w:rPr>
          <w:rStyle w:val="affff1"/>
          <w:rtl/>
          <w:rPrChange w:id="9627" w:author="מנוע אמוראים" w:date="2026-10-05T16:41:56Z">
            <w:rPr>
              <w:rtl/>
            </w:rPr>
          </w:rPrChange>
        </w:rPr>
        <w:t xml:space="preserve">"</w:t>
      </w:r>
      <w:r>
        <w:rPr>
          <w:rStyle w:val="affff1"/>
          <w:rtl/>
          <w:rPrChange w:id="9628" w:author="מנוע אמוראים" w:date="2026-10-05T16:41:56Z">
            <w:rPr>
              <w:rtl/>
            </w:rPr>
          </w:rPrChange>
        </w:rPr>
        <w:t xml:space="preserve">ג</w:t>
      </w:r>
      <w:r>
        <w:rPr>
          <w:rtl/>
        </w:rPr>
        <w:t xml:space="preserve"> על </w:t>
      </w:r>
      <w:r>
        <w:rPr>
          <w:rStyle w:val="affff1"/>
          <w:rtl/>
          <w:rPrChange w:id="9629" w:author="מנוע אמוראים" w:date="2026-10-05T16:41:56Z">
            <w:rPr>
              <w:rtl/>
            </w:rPr>
          </w:rPrChange>
        </w:rPr>
        <w:t xml:space="preserve">ר</w:t>
      </w:r>
      <w:r>
        <w:rPr>
          <w:rStyle w:val="affff1"/>
          <w:rtl/>
          <w:rPrChange w:id="9630" w:author="מנוע אמוראים" w:date="2026-10-05T16:41:56Z">
            <w:rPr>
              <w:rtl/>
            </w:rPr>
          </w:rPrChange>
        </w:rPr>
        <w:t xml:space="preserve">"</w:t>
      </w:r>
      <w:r>
        <w:rPr>
          <w:rStyle w:val="affff1"/>
          <w:rtl/>
          <w:rPrChange w:id="9631" w:author="מנוע אמוראים" w:date="2026-10-05T16:41:56Z">
            <w:rPr>
              <w:rtl/>
            </w:rPr>
          </w:rPrChange>
        </w:rPr>
        <w:t xml:space="preserve">ג</w:t>
      </w:r>
      <w:r>
        <w:rPr>
          <w:rtl/>
        </w:rPr>
        <w:t xml:space="preserve"> ששתה ממנו בעכו, ולא הודו לו;</w:t>
      </w:r>
    </w:p>
    <w:p w14:paraId="240F5901" w14:textId="77777777" w:rsidR="00910F84" w:rsidRDefault="00910F84" w:rsidP="00910F84">
      <w:pPr>
        <w:rPr>
          <w:rtl/>
        </w:rPr>
      </w:pPr>
      <w:r>
        <w:rPr>
          <w:rtl/>
        </w:rPr>
        <w:t xml:space="preserve">נודות של עובדי כוכבים - </w:t>
      </w:r>
      <w:r>
        <w:rPr>
          <w:rStyle w:val="affff1"/>
          <w:rtl/>
          <w:rPrChange w:id="9632" w:author="מנוע אמוראים" w:date="2026-10-05T16:41:56Z">
            <w:rPr>
              <w:rtl/>
            </w:rPr>
          </w:rPrChange>
        </w:rPr>
        <w:t xml:space="preserve">רשב</w:t>
      </w:r>
      <w:r>
        <w:rPr>
          <w:rStyle w:val="affff1"/>
          <w:rtl/>
          <w:rPrChange w:id="9633" w:author="מנוע אמוראים" w:date="2026-10-05T16:41:56Z">
            <w:rPr>
              <w:rtl/>
            </w:rPr>
          </w:rPrChange>
        </w:rPr>
        <w:t xml:space="preserve">"</w:t>
      </w:r>
      <w:r>
        <w:rPr>
          <w:rStyle w:val="affff1"/>
          <w:rtl/>
          <w:rPrChange w:id="9634" w:author="מנוע אמוראים" w:date="2026-10-05T16:41:56Z">
            <w:rPr>
              <w:rtl/>
            </w:rPr>
          </w:rPrChange>
        </w:rPr>
        <w:t xml:space="preserve">ג</w:t>
      </w:r>
      <w:r>
        <w:rPr>
          <w:rtl/>
        </w:rPr>
        <w:t xml:space="preserve"> </w:t>
      </w:r>
      <w:r>
        <w:rPr>
          <w:rStyle w:val="affff1"/>
          <w:rFonts w:hint="cs"/>
          <w:rtl/>
          <w:rPrChange w:id="9635" w:author="מנוע אמוראים" w:date="2026-10-05T16:41:56Z">
            <w:rPr>
              <w:rFonts w:hint="cs"/>
              <w:rtl/>
            </w:rPr>
          </w:rPrChange>
        </w:rPr>
        <w:t xml:space="preserve">מריב</w:t>
      </w:r>
      <w:r>
        <w:rPr>
          <w:rStyle w:val="affff1"/>
          <w:rtl/>
          <w:rPrChange w:id="9636" w:author="מנוע אמוראים" w:date="2026-10-05T16:41:56Z">
            <w:rPr>
              <w:rtl/>
            </w:rPr>
          </w:rPrChange>
        </w:rPr>
        <w:t xml:space="preserve">"</w:t>
      </w:r>
      <w:r>
        <w:rPr>
          <w:rStyle w:val="affff1"/>
          <w:rFonts w:hint="cs"/>
          <w:rtl/>
          <w:rPrChange w:id="9637" w:author="מנוע אמוראים" w:date="2026-10-05T16:41:56Z">
            <w:rPr>
              <w:rFonts w:hint="cs"/>
              <w:rtl/>
            </w:rPr>
          </w:rPrChange>
        </w:rPr>
        <w:t xml:space="preserve">ק</w:t>
      </w:r>
      <w:r w:rsidRPr="00C35A2C">
        <w:rPr>
          <w:rtl/>
        </w:rPr>
        <w:t>: אסור לעשות מהן שטיחין לחמור;</w:t>
      </w:r>
    </w:p>
    <w:p w14:paraId="7BD633EE" w14:textId="77777777" w:rsidR="00910F84" w:rsidRDefault="00910F84" w:rsidP="00910F84">
      <w:pPr>
        <w:rPr>
          <w:rtl/>
        </w:rPr>
      </w:pPr>
      <w:r w:rsidRPr="00C35A2C">
        <w:rPr>
          <w:rFonts w:hint="cs"/>
          <w:rtl/>
        </w:rPr>
        <w:t>ואפי' דהכא רוצה בקיומו ע</w:t>
      </w:r>
      <w:r>
        <w:rPr>
          <w:rtl/>
        </w:rPr>
        <w:t>"</w:t>
      </w:r>
      <w:r w:rsidRPr="00C35A2C">
        <w:rPr>
          <w:rFonts w:hint="cs"/>
          <w:rtl/>
        </w:rPr>
        <w:t>י דבר אחר, וכתוב שאסור, דלטעמיך בשל עכו</w:t>
      </w:r>
      <w:r>
        <w:rPr>
          <w:rtl/>
        </w:rPr>
        <w:t>"</w:t>
      </w:r>
      <w:r w:rsidRPr="00C35A2C">
        <w:rPr>
          <w:rFonts w:hint="cs"/>
          <w:rtl/>
        </w:rPr>
        <w:t>ם מ</w:t>
      </w:r>
      <w:r>
        <w:rPr>
          <w:rtl/>
        </w:rPr>
        <w:t>"</w:t>
      </w:r>
      <w:r w:rsidRPr="00C35A2C">
        <w:rPr>
          <w:rFonts w:hint="cs"/>
          <w:rtl/>
        </w:rPr>
        <w:t>ש נודות מקנקנים</w:t>
      </w:r>
    </w:p>
    <w:p w14:paraId="639336FB" w14:textId="77777777" w:rsidR="00910F84" w:rsidRPr="00C35A2C" w:rsidRDefault="00910F84" w:rsidP="00910F84">
      <w:pPr>
        <w:rPr>
          <w:rtl/>
        </w:rPr>
      </w:pPr>
      <w:r w:rsidRPr="00C35A2C">
        <w:rPr>
          <w:rFonts w:hint="cs"/>
          <w:rtl/>
        </w:rPr>
        <w:t>-</w:t>
      </w:r>
      <w:r w:rsidRPr="00C35A2C">
        <w:rPr>
          <w:rtl/>
        </w:rPr>
        <w:t>רבא: גזירה שמא יבקע נודו ויטלנו ויתפרנו על גבי נודו.</w:t>
      </w:r>
    </w:p>
    <w:p w14:paraId="21B12F66" w14:textId="77777777" w:rsidR="00910F84" w:rsidRPr="00C35A2C" w:rsidRDefault="00910F84" w:rsidP="00910F84">
      <w:pPr>
        <w:rPr>
          <w:rtl/>
        </w:rPr>
      </w:pPr>
      <w:r w:rsidRPr="00C35A2C">
        <w:rPr>
          <w:rtl/>
        </w:rPr>
        <w:t>ולמ</w:t>
      </w:r>
      <w:r>
        <w:rPr>
          <w:rtl/>
        </w:rPr>
        <w:t>"</w:t>
      </w:r>
      <w:r w:rsidRPr="00C35A2C">
        <w:rPr>
          <w:rtl/>
        </w:rPr>
        <w:t>ד: רוצה בקיומו על ידי ד</w:t>
      </w:r>
      <w:r>
        <w:rPr>
          <w:rtl/>
        </w:rPr>
        <w:t>"</w:t>
      </w:r>
      <w:r w:rsidRPr="00C35A2C">
        <w:rPr>
          <w:rtl/>
        </w:rPr>
        <w:t xml:space="preserve">א אסור, </w:t>
      </w:r>
      <w:r w:rsidRPr="00C35A2C">
        <w:rPr>
          <w:rFonts w:hint="cs"/>
          <w:rtl/>
        </w:rPr>
        <w:t>קנקנים שרו דאין לאיסור בעין משא</w:t>
      </w:r>
      <w:r>
        <w:rPr>
          <w:rtl/>
        </w:rPr>
        <w:t>"</w:t>
      </w:r>
      <w:r>
        <w:rPr>
          <w:rFonts w:hint="cs"/>
          <w:rtl/>
        </w:rPr>
        <w:t>כ בנאדות-</w:t>
      </w:r>
      <w:r w:rsidRPr="00C35A2C">
        <w:rPr>
          <w:rFonts w:hint="cs"/>
          <w:rtl/>
        </w:rPr>
        <w:t xml:space="preserve"> </w:t>
      </w:r>
      <w:r w:rsidRPr="00C35A2C">
        <w:rPr>
          <w:rtl/>
        </w:rPr>
        <w:t>ולא הודו לו.</w:t>
      </w:r>
    </w:p>
    <w:p w14:paraId="25742B55" w14:textId="77777777" w:rsidR="00910F84" w:rsidRDefault="00910F84" w:rsidP="00910F84">
      <w:pPr>
        <w:rPr>
          <w:rtl/>
        </w:rPr>
      </w:pPr>
      <w:r w:rsidRPr="00C35A2C">
        <w:rPr>
          <w:rFonts w:hint="cs"/>
          <w:rtl/>
        </w:rPr>
        <w:t>והך ד</w:t>
      </w:r>
      <w:r>
        <w:rPr>
          <w:rtl/>
        </w:rPr>
        <w:t xml:space="preserve">יין הבא ברוקבאות של עובדי כוכבים - אסור בשתיה ומותר בהנאה, העיד שמעון בן גודע לפני בנו של </w:t>
      </w:r>
      <w:r>
        <w:rPr>
          <w:rStyle w:val="affff1"/>
          <w:rtl/>
          <w:rPrChange w:id="9638" w:author="מנוע אמוראים" w:date="2026-10-05T16:41:56Z">
            <w:rPr>
              <w:rtl/>
            </w:rPr>
          </w:rPrChange>
        </w:rPr>
        <w:t xml:space="preserve">ר</w:t>
      </w:r>
      <w:r>
        <w:rPr>
          <w:rStyle w:val="affff1"/>
          <w:rtl/>
          <w:rPrChange w:id="9639" w:author="מנוע אמוראים" w:date="2026-10-05T16:41:56Z">
            <w:rPr>
              <w:rtl/>
            </w:rPr>
          </w:rPrChange>
        </w:rPr>
        <w:t xml:space="preserve">"</w:t>
      </w:r>
      <w:r>
        <w:rPr>
          <w:rStyle w:val="affff1"/>
          <w:rtl/>
          <w:rPrChange w:id="9640" w:author="מנוע אמוראים" w:date="2026-10-05T16:41:56Z">
            <w:rPr>
              <w:rtl/>
            </w:rPr>
          </w:rPrChange>
        </w:rPr>
        <w:t xml:space="preserve">ג</w:t>
      </w:r>
      <w:r>
        <w:rPr>
          <w:rtl/>
        </w:rPr>
        <w:t xml:space="preserve"> על </w:t>
      </w:r>
      <w:r>
        <w:rPr>
          <w:rStyle w:val="affff1"/>
          <w:rtl/>
          <w:rPrChange w:id="9641" w:author="מנוע אמוראים" w:date="2026-10-05T16:41:56Z">
            <w:rPr>
              <w:rtl/>
            </w:rPr>
          </w:rPrChange>
        </w:rPr>
        <w:t xml:space="preserve">ר</w:t>
      </w:r>
      <w:r>
        <w:rPr>
          <w:rStyle w:val="affff1"/>
          <w:rtl/>
          <w:rPrChange w:id="9642" w:author="מנוע אמוראים" w:date="2026-10-05T16:41:56Z">
            <w:rPr>
              <w:rtl/>
            </w:rPr>
          </w:rPrChange>
        </w:rPr>
        <w:t xml:space="preserve">"</w:t>
      </w:r>
      <w:r>
        <w:rPr>
          <w:rStyle w:val="affff1"/>
          <w:rtl/>
          <w:rPrChange w:id="9643" w:author="מנוע אמוראים" w:date="2026-10-05T16:41:56Z">
            <w:rPr>
              <w:rtl/>
            </w:rPr>
          </w:rPrChange>
        </w:rPr>
        <w:t xml:space="preserve">ג</w:t>
      </w:r>
      <w:r>
        <w:rPr>
          <w:rtl/>
        </w:rPr>
        <w:t xml:space="preserve"> ששתה ממנו בעכו, והודו לו!</w:t>
      </w:r>
    </w:p>
    <w:p w14:paraId="74AF1618" w14:textId="77777777" w:rsidR="00910F84" w:rsidRDefault="00910F84" w:rsidP="00910F84">
      <w:pPr>
        <w:pStyle w:val="afffa"/>
        <w:rPr>
          <w:rtl/>
        </w:rPr>
      </w:pPr>
      <w:r>
        <w:rPr>
          <w:rtl/>
        </w:rPr>
        <w:t xml:space="preserve">- </w:t>
      </w:r>
      <w:r w:rsidRPr="00C35A2C">
        <w:rPr>
          <w:rFonts w:hint="cs"/>
          <w:rtl/>
        </w:rPr>
        <w:t>הך לא הודו לו היינו כל סייעתו אבל בנו הודה לו</w:t>
      </w:r>
    </w:p>
    <w:p w14:paraId="7BEF9C16" w14:textId="77777777" w:rsidR="00910F84" w:rsidRDefault="00910F84" w:rsidP="00910F84">
      <w:pPr>
        <w:pStyle w:val="afffa"/>
        <w:rPr>
          <w:rtl/>
        </w:rPr>
      </w:pPr>
      <w:r>
        <w:rPr>
          <w:rtl/>
        </w:rPr>
        <w:t xml:space="preserve">- </w:t>
      </w:r>
      <w:r w:rsidRPr="00184ABB">
        <w:rPr>
          <w:rFonts w:hint="cs"/>
          <w:b/>
          <w:bCs/>
          <w:rtl/>
        </w:rPr>
        <w:t>ואב</w:t>
      </w:r>
      <w:r>
        <w:rPr>
          <w:b/>
          <w:bCs/>
          <w:rtl/>
        </w:rPr>
        <w:t>"</w:t>
      </w:r>
      <w:r w:rsidRPr="00184ABB">
        <w:rPr>
          <w:rFonts w:hint="cs"/>
          <w:b/>
          <w:bCs/>
          <w:rtl/>
        </w:rPr>
        <w:t>א</w:t>
      </w:r>
      <w:r w:rsidRPr="00C35A2C">
        <w:rPr>
          <w:rFonts w:hint="cs"/>
          <w:rtl/>
        </w:rPr>
        <w:t xml:space="preserve"> לזה לא הודה לו ולזה הודה לו</w:t>
      </w:r>
    </w:p>
    <w:p w14:paraId="3244047C" w14:textId="77777777" w:rsidR="00910F84" w:rsidRDefault="00910F84" w:rsidP="00910F84">
      <w:pPr>
        <w:pStyle w:val="afffe"/>
        <w:rPr>
          <w:rtl/>
        </w:rPr>
      </w:pPr>
      <w:r w:rsidRPr="00A06291">
        <w:rPr>
          <w:rtl/>
        </w:rPr>
        <w:t>׻</w:t>
      </w:r>
    </w:p>
    <w:p w14:paraId="766CD2B3" w14:textId="77777777" w:rsidR="00910F84" w:rsidRDefault="00910F84" w:rsidP="00910F84">
      <w:pPr>
        <w:pStyle w:val="aff6"/>
        <w:framePr w:wrap="around"/>
        <w:rPr>
          <w:rtl/>
        </w:rPr>
      </w:pPr>
      <w:r w:rsidRPr="00C35A2C">
        <w:rPr>
          <w:rFonts w:hint="cs"/>
          <w:rtl/>
        </w:rPr>
        <w:t>לב:</w:t>
      </w:r>
    </w:p>
    <w:p w14:paraId="47DC0C12" w14:textId="77777777" w:rsidR="00910F84" w:rsidRPr="00C35A2C" w:rsidRDefault="00910F84" w:rsidP="00910F84">
      <w:pPr>
        <w:pStyle w:val="afff2"/>
        <w:rPr>
          <w:b/>
          <w:rtl/>
        </w:rPr>
      </w:pPr>
      <w:ins w:id="9846" w:author="מספור קטעי משנה" w:date="2026-10-06T06:44:54Z">
        <w:r>
          <w:rPr>
            <w:rStyle w:val="MisparKeta"/>
          </w:rPr>
          <w:t xml:space="preserve">ב. </w:t>
        </w:r>
      </w:ins>
      <w:r w:rsidRPr="00C35A2C">
        <w:rPr>
          <w:rtl/>
        </w:rPr>
        <w:t>ועורות לבובין.</w:t>
      </w:r>
    </w:p>
    <w:p w14:paraId="5FC7EFDF" w14:textId="77777777" w:rsidR="00910F84" w:rsidRDefault="00910F84" w:rsidP="00910F84">
      <w:pPr>
        <w:rPr>
          <w:rtl/>
        </w:rPr>
      </w:pPr>
      <w:r w:rsidRPr="00C35A2C">
        <w:rPr>
          <w:b/>
          <w:bCs/>
          <w:rtl/>
        </w:rPr>
        <w:t>• ת</w:t>
      </w:r>
      <w:r>
        <w:rPr>
          <w:b/>
          <w:bCs/>
          <w:rtl/>
        </w:rPr>
        <w:t>"</w:t>
      </w:r>
      <w:r w:rsidRPr="00C35A2C">
        <w:rPr>
          <w:b/>
          <w:bCs/>
          <w:rtl/>
        </w:rPr>
        <w:t>ר</w:t>
      </w:r>
      <w:r w:rsidRPr="00C35A2C">
        <w:rPr>
          <w:rtl/>
        </w:rPr>
        <w:t>: איזהו עור לבוב? כל שקרוע כנגד הלב וקדור כמין ארובה, יש עליו קורט דם - אסור,</w:t>
      </w:r>
      <w:r w:rsidRPr="00C35A2C">
        <w:rPr>
          <w:rFonts w:hint="cs"/>
          <w:rtl/>
        </w:rPr>
        <w:t xml:space="preserve"> ובאין עליו מותר</w:t>
      </w:r>
    </w:p>
    <w:p w14:paraId="144A15FB" w14:textId="77777777" w:rsidR="00910F84" w:rsidRPr="00C35A2C" w:rsidRDefault="00910F84" w:rsidP="00910F84">
      <w:pPr>
        <w:rPr>
          <w:rtl/>
        </w:rPr>
      </w:pPr>
      <w:r>
        <w:rPr>
          <w:rStyle w:val="affff1"/>
          <w:rFonts w:hint="cs"/>
          <w:rtl/>
          <w:rPrChange w:id="9644" w:author="מנוע אמוראים" w:date="2026-10-05T16:41:56Z">
            <w:rPr>
              <w:rFonts w:hint="cs"/>
              <w:rtl/>
            </w:rPr>
          </w:rPrChange>
        </w:rPr>
        <w:t xml:space="preserve">ר</w:t>
      </w:r>
      <w:r>
        <w:rPr>
          <w:rStyle w:val="affff1"/>
          <w:rtl/>
          <w:rPrChange w:id="9645" w:author="מנוע אמוראים" w:date="2026-10-05T16:41:56Z">
            <w:rPr>
              <w:rtl/>
            </w:rPr>
          </w:rPrChange>
        </w:rPr>
        <w:t xml:space="preserve">"</w:t>
      </w:r>
      <w:r>
        <w:rPr>
          <w:rStyle w:val="affff1"/>
          <w:rFonts w:hint="cs"/>
          <w:rtl/>
          <w:rPrChange w:id="9646" w:author="מנוע אמוראים" w:date="2026-10-05T16:41:56Z">
            <w:rPr>
              <w:rFonts w:hint="cs"/>
              <w:rtl/>
            </w:rPr>
          </w:rPrChange>
        </w:rPr>
        <w:t xml:space="preserve">ה</w:t>
      </w:r>
      <w:r>
        <w:rPr>
          <w:rFonts w:hint="cs"/>
          <w:rtl/>
        </w:rPr>
        <w:t xml:space="preserve">: </w:t>
      </w:r>
      <w:r w:rsidRPr="00C35A2C">
        <w:rPr>
          <w:rtl/>
        </w:rPr>
        <w:t xml:space="preserve">לא שנו אלא שלא מלחו, אבל </w:t>
      </w:r>
      <w:r w:rsidRPr="00C35A2C">
        <w:rPr>
          <w:rFonts w:hint="cs"/>
          <w:rtl/>
        </w:rPr>
        <w:t>ב</w:t>
      </w:r>
      <w:r w:rsidRPr="00C35A2C">
        <w:rPr>
          <w:rtl/>
        </w:rPr>
        <w:t>מלחו – אסור</w:t>
      </w:r>
      <w:r w:rsidRPr="00C35A2C">
        <w:rPr>
          <w:rFonts w:hint="cs"/>
          <w:rtl/>
        </w:rPr>
        <w:t xml:space="preserve"> שהמלח העבירו</w:t>
      </w:r>
      <w:r w:rsidRPr="00C35A2C">
        <w:rPr>
          <w:rtl/>
        </w:rPr>
        <w:t>.</w:t>
      </w:r>
    </w:p>
    <w:p w14:paraId="7939FB19" w14:textId="77777777" w:rsidR="00910F84" w:rsidRDefault="00910F84" w:rsidP="00910F84">
      <w:pPr>
        <w:pStyle w:val="afffe"/>
        <w:rPr>
          <w:rtl/>
        </w:rPr>
      </w:pPr>
      <w:r w:rsidRPr="00A06291">
        <w:rPr>
          <w:rtl/>
        </w:rPr>
        <w:t>׻</w:t>
      </w:r>
    </w:p>
    <w:p w14:paraId="4062E1C6" w14:textId="77777777" w:rsidR="00910F84" w:rsidRPr="00C35A2C" w:rsidRDefault="00910F84" w:rsidP="00910F84">
      <w:pPr>
        <w:pStyle w:val="afff2"/>
        <w:rPr>
          <w:rtl/>
        </w:rPr>
      </w:pPr>
      <w:ins w:id="9847" w:author="מספור קטעי משנה" w:date="2026-10-06T06:44:54Z">
        <w:r>
          <w:rPr>
            <w:rStyle w:val="MisparKeta"/>
          </w:rPr>
          <w:t xml:space="preserve">ב. </w:t>
        </w:r>
      </w:ins>
      <w:r w:rsidRPr="00C35A2C">
        <w:rPr>
          <w:rtl/>
        </w:rPr>
        <w:t>רשב</w:t>
      </w:r>
      <w:r>
        <w:rPr>
          <w:rtl/>
        </w:rPr>
        <w:t>"</w:t>
      </w:r>
      <w:r w:rsidRPr="00C35A2C">
        <w:rPr>
          <w:rtl/>
        </w:rPr>
        <w:t>ג אומר: בזמן שהקרע שלו עגול - אסור, משוך - מותר.</w:t>
      </w:r>
    </w:p>
    <w:p w14:paraId="2C7C2DCA" w14:textId="77777777" w:rsidR="00910F84" w:rsidRPr="00C35A2C" w:rsidRDefault="00910F84" w:rsidP="00910F84">
      <w:pPr>
        <w:rPr>
          <w:rtl/>
        </w:rPr>
      </w:pPr>
      <w:r>
        <w:rPr>
          <w:rtl/>
        </w:rPr>
        <w:t xml:space="preserve">אמר רב יוסף </w:t>
      </w:r>
      <w:r>
        <w:rPr>
          <w:rStyle w:val="affff1"/>
          <w:rtl/>
          <w:rPrChange w:id="9647" w:author="מנוע אמוראים" w:date="2026-10-05T16:41:56Z">
            <w:rPr>
              <w:rtl/>
            </w:rPr>
          </w:rPrChange>
        </w:rPr>
        <w:t xml:space="preserve">אריא</w:t>
      </w:r>
      <w:r>
        <w:rPr>
          <w:rStyle w:val="affff1"/>
          <w:rtl/>
          <w:rPrChange w:id="9648" w:author="מנוע אמוראים" w:date="2026-10-05T16:41:56Z">
            <w:rPr>
              <w:rtl/>
            </w:rPr>
          </w:rPrChange>
        </w:rPr>
        <w:t xml:space="preserve">"</w:t>
      </w:r>
      <w:r>
        <w:rPr>
          <w:rStyle w:val="affff1"/>
          <w:rtl/>
          <w:rPrChange w:id="9649" w:author="מנוע אמוראים" w:date="2026-10-05T16:41:56Z">
            <w:rPr>
              <w:rtl/>
            </w:rPr>
          </w:rPrChange>
        </w:rPr>
        <w:t xml:space="preserve">ש</w:t>
      </w:r>
      <w:r>
        <w:rPr>
          <w:rtl/>
        </w:rPr>
        <w:t xml:space="preserve">: הלכה </w:t>
      </w:r>
      <w:r>
        <w:rPr>
          <w:rStyle w:val="affff1"/>
          <w:rtl/>
          <w:rPrChange w:id="9650" w:author="מנוע אמוראים" w:date="2026-10-05T16:41:56Z">
            <w:rPr>
              <w:rtl/>
            </w:rPr>
          </w:rPrChange>
        </w:rPr>
        <w:t xml:space="preserve">כרשב</w:t>
      </w:r>
      <w:r>
        <w:rPr>
          <w:rStyle w:val="affff1"/>
          <w:rtl/>
          <w:rPrChange w:id="9651" w:author="מנוע אמוראים" w:date="2026-10-05T16:41:56Z">
            <w:rPr>
              <w:rtl/>
            </w:rPr>
          </w:rPrChange>
        </w:rPr>
        <w:t xml:space="preserve">"</w:t>
      </w:r>
      <w:r>
        <w:rPr>
          <w:rStyle w:val="affff1"/>
          <w:rtl/>
          <w:rPrChange w:id="9652" w:author="מנוע אמוראים" w:date="2026-10-05T16:41:56Z">
            <w:rPr>
              <w:rtl/>
            </w:rPr>
          </w:rPrChange>
        </w:rPr>
        <w:t xml:space="preserve">ג</w:t>
      </w:r>
      <w:r>
        <w:rPr>
          <w:rtl/>
        </w:rPr>
        <w:t xml:space="preserve">.</w:t>
      </w:r>
    </w:p>
    <w:p w14:paraId="32F57573" w14:textId="77777777" w:rsidR="00910F84" w:rsidRDefault="00910F84" w:rsidP="00910F84">
      <w:pPr>
        <w:rPr>
          <w:rtl/>
        </w:rPr>
      </w:pPr>
      <w:r w:rsidRPr="00C35A2C">
        <w:rPr>
          <w:rtl/>
        </w:rPr>
        <w:t>א</w:t>
      </w:r>
      <w:r>
        <w:rPr>
          <w:rtl/>
        </w:rPr>
        <w:t>"</w:t>
      </w:r>
      <w:r w:rsidRPr="00C35A2C">
        <w:rPr>
          <w:rtl/>
        </w:rPr>
        <w:t>ל אביי: הלכה - מכלל ד</w:t>
      </w:r>
      <w:r w:rsidRPr="00280F6D">
        <w:rPr>
          <w:b/>
          <w:bCs/>
          <w:rtl/>
        </w:rPr>
        <w:t>פליגי</w:t>
      </w:r>
      <w:r w:rsidRPr="00C35A2C">
        <w:rPr>
          <w:rtl/>
        </w:rPr>
        <w:t>? א</w:t>
      </w:r>
      <w:r>
        <w:rPr>
          <w:rtl/>
        </w:rPr>
        <w:t>"</w:t>
      </w:r>
      <w:r w:rsidRPr="00C35A2C">
        <w:rPr>
          <w:rtl/>
        </w:rPr>
        <w:t>ל: מאי נפק</w:t>
      </w:r>
      <w:r>
        <w:rPr>
          <w:rtl/>
        </w:rPr>
        <w:t>"</w:t>
      </w:r>
      <w:r w:rsidRPr="00C35A2C">
        <w:rPr>
          <w:rFonts w:hint="cs"/>
          <w:rtl/>
        </w:rPr>
        <w:t>מ, א</w:t>
      </w:r>
      <w:r>
        <w:rPr>
          <w:rtl/>
        </w:rPr>
        <w:t>"</w:t>
      </w:r>
      <w:r w:rsidRPr="00C35A2C">
        <w:rPr>
          <w:rFonts w:hint="cs"/>
          <w:rtl/>
        </w:rPr>
        <w:t>ל גמרא למד ותהא כזמר בעלמא [אם אין חולקים]</w:t>
      </w:r>
    </w:p>
    <w:p w14:paraId="0DA7992B" w14:textId="77777777" w:rsidR="00910F84" w:rsidRPr="00C35A2C" w:rsidRDefault="00910F84" w:rsidP="00910F84">
      <w:pPr>
        <w:rPr>
          <w:rtl/>
        </w:rPr>
      </w:pPr>
    </w:p>
    <w:p w14:paraId="71ABB8AC" w14:textId="77777777" w:rsidR="00910F84" w:rsidRPr="00C35A2C" w:rsidRDefault="00910F84" w:rsidP="00910F84">
      <w:pPr>
        <w:pStyle w:val="afff2"/>
        <w:rPr>
          <w:rtl/>
        </w:rPr>
      </w:pPr>
      <w:ins w:id="9848" w:author="מספור קטעי משנה" w:date="2026-10-06T06:44:54Z">
        <w:r>
          <w:rPr>
            <w:rStyle w:val="MisparKeta"/>
          </w:rPr>
          <w:t xml:space="preserve">א. </w:t>
        </w:r>
      </w:ins>
      <w:r w:rsidRPr="00C35A2C">
        <w:rPr>
          <w:rtl/>
        </w:rPr>
        <w:t>בשר הנכנס לעבודת כוכבים - מותר.</w:t>
      </w:r>
    </w:p>
    <w:p w14:paraId="63D88536" w14:textId="77777777" w:rsidR="00910F84" w:rsidRPr="00C35A2C" w:rsidRDefault="00910F84" w:rsidP="00910F84">
      <w:pPr>
        <w:rPr>
          <w:rtl/>
        </w:rPr>
      </w:pPr>
      <w:r>
        <w:rPr>
          <w:rFonts w:hint="cs"/>
          <w:rtl/>
        </w:rPr>
        <w:t xml:space="preserve">רחב'א </w:t>
      </w:r>
      <w:r>
        <w:rPr>
          <w:rStyle w:val="affff1"/>
          <w:rFonts w:hint="cs"/>
          <w:rtl/>
          <w:rPrChange w:id="9653" w:author="מנוע אמוראים" w:date="2026-10-05T16:41:56Z">
            <w:rPr>
              <w:rFonts w:hint="cs"/>
              <w:rtl/>
            </w:rPr>
          </w:rPrChange>
        </w:rPr>
        <w:t xml:space="preserve">מרי</w:t>
      </w:r>
      <w:r>
        <w:rPr>
          <w:rStyle w:val="affff1"/>
          <w:rtl/>
          <w:rPrChange w:id="9654" w:author="מנוע אמוראים" w:date="2026-10-05T16:41:56Z">
            <w:rPr>
              <w:rtl/>
            </w:rPr>
          </w:rPrChange>
        </w:rPr>
        <w:t xml:space="preserve">"</w:t>
      </w:r>
      <w:r>
        <w:rPr>
          <w:rStyle w:val="affff1"/>
          <w:rFonts w:hint="cs"/>
          <w:rtl/>
          <w:rPrChange w:id="9655" w:author="מנוע אמוראים" w:date="2026-10-05T16:41:56Z">
            <w:rPr>
              <w:rFonts w:hint="cs"/>
              <w:rtl/>
            </w:rPr>
          </w:rPrChange>
        </w:rPr>
        <w:t xml:space="preserve">ו</w:t>
      </w:r>
      <w:r w:rsidRPr="00C35A2C">
        <w:rPr>
          <w:rtl/>
        </w:rPr>
        <w:t xml:space="preserve">: </w:t>
      </w:r>
      <w:r w:rsidRPr="00C35A2C">
        <w:rPr>
          <w:rFonts w:hint="cs"/>
          <w:rtl/>
        </w:rPr>
        <w:t>והיינו דלא</w:t>
      </w:r>
      <w:r w:rsidRPr="00C35A2C">
        <w:rPr>
          <w:rtl/>
        </w:rPr>
        <w:t xml:space="preserve"> כרבי אלעזר</w:t>
      </w:r>
      <w:r w:rsidRPr="00C35A2C">
        <w:rPr>
          <w:rFonts w:hint="cs"/>
          <w:rtl/>
        </w:rPr>
        <w:t xml:space="preserve"> ש</w:t>
      </w:r>
      <w:r w:rsidRPr="00C35A2C">
        <w:rPr>
          <w:rtl/>
        </w:rPr>
        <w:t>אמר: סתם מחשבת עכו</w:t>
      </w:r>
      <w:r>
        <w:rPr>
          <w:rtl/>
        </w:rPr>
        <w:t>"</w:t>
      </w:r>
      <w:r w:rsidRPr="00C35A2C">
        <w:rPr>
          <w:rtl/>
        </w:rPr>
        <w:t>ם לעבודת כוכבים.</w:t>
      </w:r>
    </w:p>
    <w:p w14:paraId="047B43A9" w14:textId="77777777" w:rsidR="00910F84" w:rsidRDefault="00910F84" w:rsidP="00910F84">
      <w:pPr>
        <w:pStyle w:val="afffe"/>
        <w:rPr>
          <w:rtl/>
        </w:rPr>
      </w:pPr>
      <w:r w:rsidRPr="00A06291">
        <w:rPr>
          <w:rtl/>
        </w:rPr>
        <w:t>׻</w:t>
      </w:r>
    </w:p>
    <w:p w14:paraId="07DF521C" w14:textId="77777777" w:rsidR="00910F84" w:rsidRPr="00C35A2C" w:rsidRDefault="00910F84" w:rsidP="00910F84">
      <w:pPr>
        <w:pStyle w:val="afff2"/>
        <w:rPr>
          <w:rtl/>
        </w:rPr>
      </w:pPr>
      <w:ins w:id="9849" w:author="מספור קטעי משנה" w:date="2026-10-06T06:44:54Z">
        <w:r>
          <w:rPr>
            <w:rStyle w:val="MisparKeta"/>
          </w:rPr>
          <w:t xml:space="preserve">א. </w:t>
        </w:r>
      </w:ins>
      <w:r w:rsidRPr="00C35A2C">
        <w:rPr>
          <w:rtl/>
        </w:rPr>
        <w:t>והיוצא - אסור, מפני שהוא כזבחי מתים.</w:t>
      </w:r>
    </w:p>
    <w:p w14:paraId="1D5DB9FD" w14:textId="77777777" w:rsidR="00910F84" w:rsidRPr="00C35A2C" w:rsidRDefault="00910F84" w:rsidP="00910F84">
      <w:pPr>
        <w:rPr>
          <w:rtl/>
        </w:rPr>
      </w:pPr>
      <w:r w:rsidRPr="00C35A2C">
        <w:rPr>
          <w:rFonts w:hint="cs"/>
          <w:rtl/>
        </w:rPr>
        <w:t>דא</w:t>
      </w:r>
      <w:r>
        <w:rPr>
          <w:rtl/>
        </w:rPr>
        <w:t>"</w:t>
      </w:r>
      <w:r w:rsidRPr="00C35A2C">
        <w:rPr>
          <w:rFonts w:hint="cs"/>
          <w:rtl/>
        </w:rPr>
        <w:t xml:space="preserve">א </w:t>
      </w:r>
      <w:r w:rsidRPr="00C35A2C">
        <w:rPr>
          <w:rtl/>
        </w:rPr>
        <w:t>דליכא תקרובת עבודת כוכבים.</w:t>
      </w:r>
    </w:p>
    <w:p w14:paraId="2FB4F322" w14:textId="77777777" w:rsidR="00910F84" w:rsidRPr="00C35A2C" w:rsidRDefault="00910F84" w:rsidP="00910F84">
      <w:pPr>
        <w:rPr>
          <w:rtl/>
        </w:rPr>
      </w:pPr>
      <w:r>
        <w:rPr>
          <w:rStyle w:val="affff1"/>
          <w:rFonts w:hint="cs"/>
          <w:rtl/>
          <w:rPrChange w:id="9656" w:author="מנוע אמוראים" w:date="2026-10-05T16:41:56Z">
            <w:rPr>
              <w:rFonts w:hint="cs"/>
              <w:rtl/>
            </w:rPr>
          </w:rPrChange>
        </w:rPr>
        <w:t xml:space="preserve">וריב</w:t>
      </w:r>
      <w:r>
        <w:rPr>
          <w:rStyle w:val="affff1"/>
          <w:rtl/>
          <w:rPrChange w:id="9657" w:author="מנוע אמוראים" w:date="2026-10-05T16:41:56Z">
            <w:rPr>
              <w:rtl/>
            </w:rPr>
          </w:rPrChange>
        </w:rPr>
        <w:t xml:space="preserve">"</w:t>
      </w:r>
      <w:r>
        <w:rPr>
          <w:rStyle w:val="affff1"/>
          <w:rFonts w:hint="cs"/>
          <w:rtl/>
          <w:rPrChange w:id="9658" w:author="מנוע אמוראים" w:date="2026-10-05T16:41:56Z">
            <w:rPr>
              <w:rFonts w:hint="cs"/>
              <w:rtl/>
            </w:rPr>
          </w:rPrChange>
        </w:rPr>
        <w:t xml:space="preserve">ב</w:t>
      </w:r>
      <w:r>
        <w:rPr>
          <w:rFonts w:hint="cs"/>
          <w:rtl/>
        </w:rPr>
        <w:t xml:space="preserve"> היא</w:t>
      </w:r>
      <w:r w:rsidRPr="00FF1C37">
        <w:rPr>
          <w:rStyle w:val="afffd"/>
          <w:rFonts w:hint="cs"/>
          <w:rtl/>
        </w:rPr>
        <w:t xml:space="preserve"> '</w:t>
      </w:r>
      <w:r w:rsidRPr="00FF1C37">
        <w:rPr>
          <w:rStyle w:val="afffd"/>
          <w:rtl/>
        </w:rPr>
        <w:t>ויצמדו לבעל פעור ויאכלו זבחי מתים</w:t>
      </w:r>
      <w:r w:rsidRPr="00FF1C37">
        <w:rPr>
          <w:rStyle w:val="afffd"/>
          <w:rFonts w:hint="cs"/>
          <w:rtl/>
        </w:rPr>
        <w:t>'</w:t>
      </w:r>
      <w:r w:rsidRPr="00FF1C37">
        <w:rPr>
          <w:rStyle w:val="afffd"/>
          <w:rtl/>
        </w:rPr>
        <w:t>,</w:t>
      </w:r>
      <w:r w:rsidRPr="00C35A2C">
        <w:rPr>
          <w:rtl/>
        </w:rPr>
        <w:t xml:space="preserve"> מה מת מטמא באהל, אף תקרובת ע</w:t>
      </w:r>
      <w:r w:rsidRPr="00C35A2C">
        <w:rPr>
          <w:rFonts w:hint="cs"/>
          <w:rtl/>
        </w:rPr>
        <w:t>כו</w:t>
      </w:r>
      <w:r>
        <w:rPr>
          <w:rtl/>
        </w:rPr>
        <w:t>"</w:t>
      </w:r>
      <w:r w:rsidRPr="00C35A2C">
        <w:rPr>
          <w:rFonts w:hint="cs"/>
          <w:rtl/>
        </w:rPr>
        <w:t xml:space="preserve">ם </w:t>
      </w:r>
      <w:r w:rsidRPr="00C35A2C">
        <w:rPr>
          <w:rtl/>
        </w:rPr>
        <w:t>מטמאה באהל.</w:t>
      </w:r>
    </w:p>
    <w:p w14:paraId="51BBEB53" w14:textId="77777777" w:rsidR="00461DAB" w:rsidRDefault="00461DAB">
      <w:pPr>
        <w:bidi w:val="0"/>
        <w:spacing w:after="160" w:line="259" w:lineRule="auto"/>
        <w:jc w:val="left"/>
        <w:rPr>
          <w:rFonts w:ascii="BA חניכי הישיבות" w:hAnsi="BA חניכי הישיבות" w:cs="BA TM • Vilna Extra-Bold"/>
          <w:color w:val="806000" w:themeColor="accent4" w:themeShade="80"/>
          <w:sz w:val="24"/>
          <w:rtl/>
        </w:rPr>
      </w:pPr>
      <w:r>
        <w:rPr>
          <w:rFonts w:ascii="BA חניכי הישיבות" w:hAnsi="BA חניכי הישיבות" w:cs="BA TM • Vilna Extra-Bold"/>
          <w:color w:val="806000" w:themeColor="accent4" w:themeShade="80"/>
          <w:sz w:val="24"/>
          <w:rtl/>
        </w:rPr>
        <w:br w:type="page"/>
      </w:r>
    </w:p>
    <w:p w14:paraId="6F3095D2" w14:textId="15EA1F35" w:rsidR="00910F84" w:rsidRPr="00C35A2C" w:rsidRDefault="00910F84" w:rsidP="00910F84">
      <w:pPr>
        <w:pStyle w:val="afff2"/>
        <w:rPr>
          <w:rtl/>
        </w:rPr>
      </w:pPr>
      <w:ins w:id="9850" w:author="מספור קטעי משנה" w:date="2026-10-06T06:44:54Z">
        <w:r>
          <w:rPr>
            <w:rStyle w:val="MisparKeta"/>
          </w:rPr>
          <w:t xml:space="preserve">ב. </w:t>
        </w:r>
      </w:ins>
      <w:r w:rsidRPr="00C35A2C">
        <w:rPr>
          <w:rtl/>
        </w:rPr>
        <w:lastRenderedPageBreak/>
        <w:t>ההולכין לתרפות - אסורין לשאת ולתת עמהם.</w:t>
      </w:r>
    </w:p>
    <w:p w14:paraId="7A1A015C" w14:textId="77777777" w:rsidR="00461DAB" w:rsidRDefault="00910F84" w:rsidP="00461DAB">
      <w:pPr>
        <w:pStyle w:val="36"/>
        <w:framePr w:wrap="notBeside"/>
        <w:rPr>
          <w:rtl/>
        </w:rPr>
      </w:pPr>
      <w:r w:rsidRPr="00C35A2C">
        <w:rPr>
          <w:rtl/>
        </w:rPr>
        <w:t>שמואל:</w:t>
      </w:r>
    </w:p>
    <w:p w14:paraId="35F09825" w14:textId="45FA62C4" w:rsidR="00910F84" w:rsidRDefault="00910F84" w:rsidP="00910F84">
      <w:pPr>
        <w:rPr>
          <w:rtl/>
        </w:rPr>
      </w:pPr>
      <w:r w:rsidRPr="00C35A2C">
        <w:rPr>
          <w:rtl/>
        </w:rPr>
        <w:t>עכו</w:t>
      </w:r>
      <w:r>
        <w:rPr>
          <w:rtl/>
        </w:rPr>
        <w:t>"</w:t>
      </w:r>
      <w:r w:rsidRPr="00C35A2C">
        <w:rPr>
          <w:rtl/>
        </w:rPr>
        <w:t xml:space="preserve">ם ההולך לתרפות - בהליכה אסור, </w:t>
      </w:r>
      <w:r w:rsidR="00461DAB">
        <w:rPr>
          <w:rFonts w:hint="cs"/>
          <w:rtl/>
        </w:rPr>
        <w:t>שמודה לפני ע''ז</w:t>
      </w:r>
      <w:r w:rsidRPr="00C35A2C">
        <w:rPr>
          <w:rtl/>
        </w:rPr>
        <w:t xml:space="preserve">, </w:t>
      </w:r>
      <w:r w:rsidRPr="00C35A2C">
        <w:rPr>
          <w:rFonts w:hint="cs"/>
          <w:rtl/>
        </w:rPr>
        <w:t>ו</w:t>
      </w:r>
      <w:r w:rsidRPr="00C35A2C">
        <w:rPr>
          <w:rtl/>
        </w:rPr>
        <w:t>בחזרה מותר, מאי דהוה הוה;</w:t>
      </w:r>
    </w:p>
    <w:p w14:paraId="6A098AD9" w14:textId="77777777" w:rsidR="00910F84" w:rsidRDefault="00910F84" w:rsidP="00910F84">
      <w:pPr>
        <w:rPr>
          <w:rtl/>
        </w:rPr>
      </w:pPr>
      <w:r w:rsidRPr="00461DAB">
        <w:rPr>
          <w:rStyle w:val="afff"/>
          <w:rtl/>
        </w:rPr>
        <w:t>ישראל ההולך לתרפות -</w:t>
      </w:r>
      <w:r w:rsidRPr="00C35A2C">
        <w:rPr>
          <w:rtl/>
        </w:rPr>
        <w:t xml:space="preserve"> בהליכה מותר, </w:t>
      </w:r>
      <w:r w:rsidRPr="00C35A2C">
        <w:rPr>
          <w:rFonts w:hint="cs"/>
          <w:rtl/>
        </w:rPr>
        <w:t xml:space="preserve">שמא יחזור בו ולא ילך אבל בחזרה אסור </w:t>
      </w:r>
      <w:r w:rsidRPr="00C35A2C">
        <w:rPr>
          <w:rtl/>
        </w:rPr>
        <w:t xml:space="preserve">כיון דאביק בה </w:t>
      </w:r>
      <w:r w:rsidRPr="00C35A2C">
        <w:rPr>
          <w:rFonts w:hint="cs"/>
          <w:rtl/>
        </w:rPr>
        <w:t>יחזור וילך</w:t>
      </w:r>
    </w:p>
    <w:p w14:paraId="0B2084A5" w14:textId="77777777" w:rsidR="00910F84" w:rsidRPr="00C35A2C" w:rsidRDefault="00910F84" w:rsidP="00910F84">
      <w:pPr>
        <w:pStyle w:val="aff6"/>
        <w:framePr w:wrap="around"/>
        <w:rPr>
          <w:rtl/>
        </w:rPr>
      </w:pPr>
      <w:r w:rsidRPr="00C35A2C">
        <w:rPr>
          <w:rFonts w:hint="cs"/>
          <w:rtl/>
        </w:rPr>
        <w:t>לג.</w:t>
      </w:r>
    </w:p>
    <w:p w14:paraId="7C48209B" w14:textId="77777777" w:rsidR="00461DAB" w:rsidRDefault="00910F84" w:rsidP="00461DAB">
      <w:pPr>
        <w:pStyle w:val="36"/>
        <w:framePr w:wrap="notBeside"/>
        <w:rPr>
          <w:rtl/>
        </w:rPr>
      </w:pPr>
      <w:r w:rsidRPr="00C35A2C">
        <w:rPr>
          <w:rtl/>
        </w:rPr>
        <w:t>ו</w:t>
      </w:r>
      <w:r w:rsidRPr="00C35A2C">
        <w:rPr>
          <w:rFonts w:hint="cs"/>
          <w:rtl/>
        </w:rPr>
        <w:t>הך ד</w:t>
      </w:r>
      <w:r w:rsidRPr="00C35A2C">
        <w:rPr>
          <w:rtl/>
        </w:rPr>
        <w:t>תניא:</w:t>
      </w:r>
    </w:p>
    <w:p w14:paraId="798D714C" w14:textId="0E3DB30D" w:rsidR="00910F84" w:rsidRDefault="00910F84" w:rsidP="00461DAB">
      <w:pPr>
        <w:rPr>
          <w:rtl/>
        </w:rPr>
      </w:pPr>
      <w:r w:rsidRPr="00C35A2C">
        <w:rPr>
          <w:rtl/>
        </w:rPr>
        <w:t xml:space="preserve">ישראל </w:t>
      </w:r>
      <w:r w:rsidR="00461DAB">
        <w:rPr>
          <w:rFonts w:hint="cs"/>
          <w:rtl/>
        </w:rPr>
        <w:t xml:space="preserve">בהליכה ובחזרתן אסור - בישראל מומר. </w:t>
      </w:r>
      <w:r w:rsidR="00461DAB" w:rsidRPr="00461DAB">
        <w:rPr>
          <w:rStyle w:val="affff8"/>
          <w:rFonts w:hint="cs"/>
          <w:rtl/>
        </w:rPr>
        <w:t>שודאי ילך</w:t>
      </w:r>
    </w:p>
    <w:p w14:paraId="42407C20" w14:textId="77777777" w:rsidR="00910F84" w:rsidRPr="00C35A2C" w:rsidRDefault="00910F84" w:rsidP="00910F84">
      <w:pPr>
        <w:rPr>
          <w:b/>
          <w:bCs/>
          <w:rtl/>
        </w:rPr>
      </w:pPr>
    </w:p>
    <w:p w14:paraId="180FB197" w14:textId="77777777" w:rsidR="00461DAB" w:rsidRDefault="00910F84" w:rsidP="00461DAB">
      <w:pPr>
        <w:pStyle w:val="36"/>
        <w:framePr w:wrap="notBeside"/>
        <w:rPr>
          <w:rtl/>
        </w:rPr>
      </w:pPr>
      <w:r w:rsidRPr="00C35A2C">
        <w:rPr>
          <w:rtl/>
        </w:rPr>
        <w:t>ת</w:t>
      </w:r>
      <w:r>
        <w:rPr>
          <w:rtl/>
        </w:rPr>
        <w:t>"</w:t>
      </w:r>
      <w:r w:rsidRPr="00C35A2C">
        <w:rPr>
          <w:rtl/>
        </w:rPr>
        <w:t>ר:</w:t>
      </w:r>
    </w:p>
    <w:p w14:paraId="4B8CCA41" w14:textId="2EB5700B" w:rsidR="00461DAB" w:rsidRDefault="00910F84" w:rsidP="00910F84">
      <w:pPr>
        <w:rPr>
          <w:rtl/>
        </w:rPr>
      </w:pPr>
      <w:r w:rsidRPr="00C35A2C">
        <w:rPr>
          <w:rtl/>
        </w:rPr>
        <w:t>עכו</w:t>
      </w:r>
      <w:r>
        <w:rPr>
          <w:rtl/>
        </w:rPr>
        <w:t>"</w:t>
      </w:r>
      <w:r w:rsidRPr="00C35A2C">
        <w:rPr>
          <w:rtl/>
        </w:rPr>
        <w:t xml:space="preserve">ם ההולך ליריד, בין בהליכה בין בחזרה - מותר; </w:t>
      </w:r>
    </w:p>
    <w:p w14:paraId="3EE6B9DB" w14:textId="5DEF9750" w:rsidR="00910F84" w:rsidRPr="00C35A2C" w:rsidRDefault="00910F84" w:rsidP="00910F84">
      <w:pPr>
        <w:rPr>
          <w:rtl/>
        </w:rPr>
      </w:pPr>
      <w:r w:rsidRPr="00C35A2C">
        <w:rPr>
          <w:rtl/>
        </w:rPr>
        <w:t>ישראל ההולך ליריד, בהליכה - מותר, בחזרה - אסור.</w:t>
      </w:r>
    </w:p>
    <w:p w14:paraId="0D7C242A" w14:textId="511873A6" w:rsidR="00461DAB" w:rsidRDefault="00461DAB" w:rsidP="00461DAB">
      <w:pPr>
        <w:rPr>
          <w:rtl/>
        </w:rPr>
      </w:pPr>
      <w:r>
        <w:rPr>
          <w:rFonts w:hint="cs"/>
          <w:rtl/>
        </w:rPr>
        <w:t xml:space="preserve">גוי אנו תולים </w:t>
      </w:r>
      <w:r w:rsidR="00910F84" w:rsidRPr="00C35A2C">
        <w:rPr>
          <w:rFonts w:hint="cs"/>
          <w:rtl/>
        </w:rPr>
        <w:t xml:space="preserve">שמכר גלימה או יין, </w:t>
      </w:r>
      <w:r w:rsidR="00910F84" w:rsidRPr="00461DAB">
        <w:rPr>
          <w:rStyle w:val="afff"/>
          <w:rFonts w:hint="cs"/>
          <w:rtl/>
        </w:rPr>
        <w:t>אבל בישראל</w:t>
      </w:r>
      <w:r w:rsidR="00910F84" w:rsidRPr="00C35A2C">
        <w:rPr>
          <w:rFonts w:hint="cs"/>
          <w:rtl/>
        </w:rPr>
        <w:t xml:space="preserve"> גלימה </w:t>
      </w:r>
      <w:r>
        <w:rPr>
          <w:rFonts w:hint="cs"/>
          <w:rtl/>
        </w:rPr>
        <w:t>ו</w:t>
      </w:r>
      <w:r w:rsidR="00910F84" w:rsidRPr="00C35A2C">
        <w:rPr>
          <w:rFonts w:hint="cs"/>
          <w:rtl/>
        </w:rPr>
        <w:t xml:space="preserve">יין </w:t>
      </w:r>
      <w:r>
        <w:rPr>
          <w:rFonts w:hint="cs"/>
          <w:rtl/>
        </w:rPr>
        <w:t>יכל למכור גם כאן בהכרח שמכר ע''ז ו</w:t>
      </w:r>
      <w:r w:rsidRPr="00C35A2C">
        <w:rPr>
          <w:rFonts w:hint="cs"/>
          <w:rtl/>
        </w:rPr>
        <w:t xml:space="preserve">יש עמו דמי </w:t>
      </w:r>
      <w:r>
        <w:rPr>
          <w:rFonts w:hint="cs"/>
          <w:rtl/>
        </w:rPr>
        <w:t>ע''ז</w:t>
      </w:r>
    </w:p>
    <w:p w14:paraId="44D04B2D" w14:textId="77777777" w:rsidR="00910F84" w:rsidRDefault="00910F84" w:rsidP="00910F84">
      <w:pPr>
        <w:pStyle w:val="afff2"/>
        <w:rPr>
          <w:rtl/>
        </w:rPr>
      </w:pPr>
      <w:ins w:id="9851" w:author="מספור קטעי משנה" w:date="2026-10-06T06:44:54Z">
        <w:r>
          <w:rPr>
            <w:rStyle w:val="MisparKeta"/>
          </w:rPr>
          <w:t xml:space="preserve">ב. </w:t>
        </w:r>
      </w:ins>
      <w:r w:rsidRPr="00C35A2C">
        <w:rPr>
          <w:rtl/>
        </w:rPr>
        <w:t>והבאין - מותרין.</w:t>
      </w:r>
    </w:p>
    <w:p w14:paraId="627455EE" w14:textId="414BB8F3" w:rsidR="00461DAB" w:rsidRDefault="00910F84" w:rsidP="00461DAB">
      <w:pPr>
        <w:pStyle w:val="36"/>
        <w:framePr w:wrap="notBeside"/>
        <w:rPr>
          <w:rtl/>
        </w:rPr>
      </w:pPr>
      <w:r>
        <w:rPr>
          <w:rtl/>
        </w:rPr>
        <w:t>ר</w:t>
      </w:r>
      <w:r w:rsidRPr="00C35A2C">
        <w:rPr>
          <w:rtl/>
        </w:rPr>
        <w:t>שב</w:t>
      </w:r>
      <w:r>
        <w:rPr>
          <w:rtl/>
        </w:rPr>
        <w:t>"</w:t>
      </w:r>
      <w:r w:rsidRPr="00C35A2C">
        <w:rPr>
          <w:rtl/>
        </w:rPr>
        <w:t>ל:</w:t>
      </w:r>
    </w:p>
    <w:p w14:paraId="20721E2B" w14:textId="4EF222A7" w:rsidR="00910F84" w:rsidRDefault="00461DAB" w:rsidP="00461DAB">
      <w:pPr>
        <w:rPr>
          <w:rtl/>
        </w:rPr>
      </w:pPr>
      <w:r>
        <w:rPr>
          <w:rFonts w:hint="cs"/>
          <w:rtl/>
        </w:rPr>
        <w:t xml:space="preserve">דווקא </w:t>
      </w:r>
      <w:r w:rsidR="00910F84" w:rsidRPr="00C35A2C">
        <w:rPr>
          <w:rtl/>
        </w:rPr>
        <w:t>שאין קשו</w:t>
      </w:r>
      <w:r w:rsidR="00910F84">
        <w:rPr>
          <w:rtl/>
        </w:rPr>
        <w:t xml:space="preserve">רין זה בזה, אבל קשורין זה בזה </w:t>
      </w:r>
      <w:r w:rsidR="00910F84" w:rsidRPr="00C35A2C">
        <w:rPr>
          <w:rtl/>
        </w:rPr>
        <w:t xml:space="preserve">אסורין, </w:t>
      </w:r>
      <w:r w:rsidR="00E44CEB">
        <w:rPr>
          <w:rFonts w:hint="cs"/>
          <w:rtl/>
        </w:rPr>
        <w:t>תולים ש</w:t>
      </w:r>
      <w:r w:rsidR="00910F84" w:rsidRPr="00C35A2C">
        <w:rPr>
          <w:rtl/>
        </w:rPr>
        <w:t>דעתו לחזור.</w:t>
      </w:r>
    </w:p>
    <w:p w14:paraId="54FC1C8E" w14:textId="77777777" w:rsidR="00910F84" w:rsidRPr="00C35A2C" w:rsidRDefault="00910F84" w:rsidP="00910F84">
      <w:pPr>
        <w:pStyle w:val="afff2"/>
        <w:rPr>
          <w:b/>
          <w:rtl/>
        </w:rPr>
      </w:pPr>
      <w:ins w:id="9852" w:author="מספור קטעי משנה" w:date="2026-10-06T06:44:54Z">
        <w:r>
          <w:rPr>
            <w:rStyle w:val="MisparKeta"/>
          </w:rPr>
          <w:t xml:space="preserve">א. </w:t>
        </w:r>
      </w:ins>
      <w:r w:rsidRPr="00C35A2C">
        <w:rPr>
          <w:rtl/>
        </w:rPr>
        <w:t>נודות העובדי כוכבים וקנקניהם.</w:t>
      </w:r>
    </w:p>
    <w:p w14:paraId="24D908F8" w14:textId="77777777" w:rsidR="00461DAB" w:rsidRDefault="00910F84" w:rsidP="00461DAB">
      <w:pPr>
        <w:pStyle w:val="36"/>
        <w:framePr w:wrap="notBeside"/>
        <w:rPr>
          <w:rtl/>
        </w:rPr>
      </w:pPr>
      <w:r w:rsidRPr="00C35A2C">
        <w:rPr>
          <w:rtl/>
        </w:rPr>
        <w:t>ת</w:t>
      </w:r>
      <w:r>
        <w:rPr>
          <w:rtl/>
        </w:rPr>
        <w:t>"</w:t>
      </w:r>
      <w:r w:rsidRPr="00C35A2C">
        <w:rPr>
          <w:rtl/>
        </w:rPr>
        <w:t>ר:</w:t>
      </w:r>
    </w:p>
    <w:p w14:paraId="66E0519E" w14:textId="4DDE666D" w:rsidR="00910F84" w:rsidRDefault="00910F84" w:rsidP="00461DAB">
      <w:pPr>
        <w:rPr>
          <w:rtl/>
        </w:rPr>
      </w:pPr>
      <w:r w:rsidRPr="00C35A2C">
        <w:rPr>
          <w:rtl/>
        </w:rPr>
        <w:t xml:space="preserve">נודות </w:t>
      </w:r>
      <w:r w:rsidR="00461DAB">
        <w:rPr>
          <w:rFonts w:hint="cs"/>
          <w:rtl/>
        </w:rPr>
        <w:t>העכום</w:t>
      </w:r>
      <w:r w:rsidRPr="00C35A2C">
        <w:rPr>
          <w:rtl/>
        </w:rPr>
        <w:t>, גרודים חדשים מותרין, ישנים ומזופפין - אסורין;</w:t>
      </w:r>
    </w:p>
    <w:p w14:paraId="46A81907" w14:textId="77777777" w:rsidR="00910F84" w:rsidRPr="00C35A2C" w:rsidRDefault="00910F84" w:rsidP="00910F84">
      <w:pPr>
        <w:rPr>
          <w:rtl/>
        </w:rPr>
      </w:pPr>
      <w:r w:rsidRPr="00C35A2C">
        <w:rPr>
          <w:rtl/>
        </w:rPr>
        <w:t>עכו</w:t>
      </w:r>
      <w:r>
        <w:rPr>
          <w:rtl/>
        </w:rPr>
        <w:t>"</w:t>
      </w:r>
      <w:r w:rsidRPr="00C35A2C">
        <w:rPr>
          <w:rtl/>
        </w:rPr>
        <w:t>ם ריבבן ועיבדן ונתן לתוכן יין, וישראל עומד על גביו - אינו חושש.</w:t>
      </w:r>
    </w:p>
    <w:p w14:paraId="78283920" w14:textId="77777777" w:rsidR="00E44CEB" w:rsidRDefault="00910F84" w:rsidP="00E44CEB">
      <w:pPr>
        <w:pStyle w:val="36"/>
        <w:framePr w:wrap="notBeside"/>
        <w:rPr>
          <w:rtl/>
        </w:rPr>
      </w:pPr>
      <w:r w:rsidRPr="00C35A2C">
        <w:rPr>
          <w:rFonts w:hint="cs"/>
          <w:rtl/>
        </w:rPr>
        <w:t xml:space="preserve">ויקשה </w:t>
      </w:r>
    </w:p>
    <w:p w14:paraId="39D4FA55" w14:textId="575522E3" w:rsidR="00910F84" w:rsidRPr="00C35A2C" w:rsidRDefault="00910F84" w:rsidP="00910F84">
      <w:pPr>
        <w:rPr>
          <w:b/>
          <w:bCs/>
          <w:rtl/>
        </w:rPr>
      </w:pPr>
      <w:r w:rsidRPr="00C35A2C">
        <w:rPr>
          <w:rFonts w:hint="cs"/>
          <w:rtl/>
        </w:rPr>
        <w:t>דמאי אהני שישראל עומד ע</w:t>
      </w:r>
      <w:r>
        <w:rPr>
          <w:rtl/>
        </w:rPr>
        <w:t>"</w:t>
      </w:r>
      <w:r w:rsidRPr="00C35A2C">
        <w:rPr>
          <w:rFonts w:hint="cs"/>
          <w:rtl/>
        </w:rPr>
        <w:t>ג</w:t>
      </w:r>
    </w:p>
    <w:p w14:paraId="1B46AD92" w14:textId="77777777" w:rsidR="00461DAB" w:rsidRDefault="00910F84" w:rsidP="00461DAB">
      <w:pPr>
        <w:pStyle w:val="36"/>
        <w:framePr w:wrap="notBeside"/>
        <w:rPr>
          <w:rtl/>
        </w:rPr>
      </w:pPr>
      <w:r w:rsidRPr="00C35A2C">
        <w:rPr>
          <w:rFonts w:hint="cs"/>
          <w:b/>
          <w:bCs/>
          <w:rtl/>
        </w:rPr>
        <w:t>א.</w:t>
      </w:r>
      <w:r w:rsidRPr="00C35A2C">
        <w:rPr>
          <w:rFonts w:hint="cs"/>
          <w:rtl/>
        </w:rPr>
        <w:t xml:space="preserve"> ר</w:t>
      </w:r>
      <w:r>
        <w:rPr>
          <w:rtl/>
        </w:rPr>
        <w:t>"</w:t>
      </w:r>
      <w:r w:rsidRPr="00C35A2C">
        <w:rPr>
          <w:rFonts w:hint="cs"/>
          <w:rtl/>
        </w:rPr>
        <w:t xml:space="preserve">פ </w:t>
      </w:r>
      <w:r w:rsidRPr="00C35A2C">
        <w:rPr>
          <w:rtl/>
        </w:rPr>
        <w:t>ה</w:t>
      </w:r>
      <w:r>
        <w:rPr>
          <w:rtl/>
        </w:rPr>
        <w:t>"</w:t>
      </w:r>
      <w:r w:rsidRPr="00C35A2C">
        <w:rPr>
          <w:rtl/>
        </w:rPr>
        <w:t>ק:</w:t>
      </w:r>
    </w:p>
    <w:p w14:paraId="3A947216" w14:textId="7AC49C77" w:rsidR="00910F84" w:rsidRPr="00C35A2C" w:rsidRDefault="00461DAB" w:rsidP="00910F84">
      <w:pPr>
        <w:rPr>
          <w:b/>
          <w:bCs/>
          <w:rtl/>
        </w:rPr>
      </w:pPr>
      <w:r>
        <w:rPr>
          <w:rFonts w:hint="cs"/>
          <w:rtl/>
        </w:rPr>
        <w:t xml:space="preserve">גויים </w:t>
      </w:r>
      <w:r w:rsidR="00910F84" w:rsidRPr="00C35A2C">
        <w:rPr>
          <w:rtl/>
        </w:rPr>
        <w:t xml:space="preserve">ריבבן ועיבדן </w:t>
      </w:r>
      <w:r w:rsidR="00910F84" w:rsidRPr="00C35A2C">
        <w:rPr>
          <w:b/>
          <w:bCs/>
          <w:rtl/>
        </w:rPr>
        <w:t>וישראל</w:t>
      </w:r>
      <w:r w:rsidR="00910F84" w:rsidRPr="00C35A2C">
        <w:rPr>
          <w:rtl/>
        </w:rPr>
        <w:t xml:space="preserve"> </w:t>
      </w:r>
      <w:r w:rsidR="00910F84" w:rsidRPr="00C35A2C">
        <w:rPr>
          <w:b/>
          <w:bCs/>
          <w:rtl/>
        </w:rPr>
        <w:t>נותן</w:t>
      </w:r>
      <w:r w:rsidR="00910F84" w:rsidRPr="00C35A2C">
        <w:rPr>
          <w:rtl/>
        </w:rPr>
        <w:t xml:space="preserve"> </w:t>
      </w:r>
      <w:r w:rsidR="00910F84" w:rsidRPr="00C35A2C">
        <w:rPr>
          <w:b/>
          <w:bCs/>
          <w:rtl/>
        </w:rPr>
        <w:t>לתוכן</w:t>
      </w:r>
      <w:r w:rsidR="00910F84" w:rsidRPr="00C35A2C">
        <w:rPr>
          <w:rtl/>
        </w:rPr>
        <w:t xml:space="preserve"> יין, וישראל אחר עומד ע</w:t>
      </w:r>
      <w:r w:rsidR="00910F84">
        <w:rPr>
          <w:rtl/>
        </w:rPr>
        <w:t>"</w:t>
      </w:r>
      <w:r w:rsidR="00910F84" w:rsidRPr="00C35A2C">
        <w:rPr>
          <w:rFonts w:hint="cs"/>
          <w:rtl/>
        </w:rPr>
        <w:t>ג</w:t>
      </w:r>
      <w:r w:rsidR="00910F84" w:rsidRPr="00C35A2C">
        <w:rPr>
          <w:rtl/>
        </w:rPr>
        <w:t xml:space="preserve"> ואינו חושש</w:t>
      </w:r>
      <w:r w:rsidR="00910F84" w:rsidRPr="00C35A2C">
        <w:rPr>
          <w:rFonts w:hint="cs"/>
          <w:rtl/>
        </w:rPr>
        <w:t xml:space="preserve"> שמא אגב טרדתו מנסך</w:t>
      </w:r>
      <w:r w:rsidR="00910F84" w:rsidRPr="00C35A2C">
        <w:rPr>
          <w:rtl/>
        </w:rPr>
        <w:t>.</w:t>
      </w:r>
    </w:p>
    <w:p w14:paraId="5836CEE9" w14:textId="77777777" w:rsidR="00461DAB" w:rsidRDefault="00910F84" w:rsidP="00461DAB">
      <w:pPr>
        <w:pStyle w:val="36"/>
        <w:framePr w:wrap="notBeside"/>
        <w:rPr>
          <w:rtl/>
        </w:rPr>
      </w:pPr>
      <w:r w:rsidRPr="00C35A2C">
        <w:rPr>
          <w:rFonts w:hint="cs"/>
          <w:b/>
          <w:bCs/>
          <w:rtl/>
        </w:rPr>
        <w:t>ב.</w:t>
      </w:r>
      <w:r w:rsidRPr="00C35A2C">
        <w:rPr>
          <w:rFonts w:hint="cs"/>
          <w:rtl/>
        </w:rPr>
        <w:t xml:space="preserve"> ר</w:t>
      </w:r>
      <w:r>
        <w:rPr>
          <w:rtl/>
        </w:rPr>
        <w:t>"</w:t>
      </w:r>
      <w:r w:rsidRPr="00C35A2C">
        <w:rPr>
          <w:rFonts w:hint="cs"/>
          <w:rtl/>
        </w:rPr>
        <w:t>ז</w:t>
      </w:r>
      <w:r w:rsidRPr="00C35A2C">
        <w:rPr>
          <w:rtl/>
        </w:rPr>
        <w:t>:</w:t>
      </w:r>
    </w:p>
    <w:p w14:paraId="6AEE707C" w14:textId="77777777" w:rsidR="00461DAB" w:rsidRDefault="00910F84" w:rsidP="00461DAB">
      <w:pPr>
        <w:rPr>
          <w:rtl/>
        </w:rPr>
      </w:pPr>
      <w:r w:rsidRPr="00C35A2C">
        <w:rPr>
          <w:rtl/>
        </w:rPr>
        <w:t>לעולם כדקאמרת מעיקרא, והכא ב</w:t>
      </w:r>
      <w:r w:rsidRPr="00C35A2C">
        <w:rPr>
          <w:rFonts w:hint="cs"/>
          <w:rtl/>
        </w:rPr>
        <w:t>זמן שזורק נעשה כזורק מים לטיט</w:t>
      </w:r>
    </w:p>
    <w:p w14:paraId="3A0A110A" w14:textId="77777777" w:rsidR="00461DAB" w:rsidRDefault="00910F84" w:rsidP="00461DAB">
      <w:pPr>
        <w:pStyle w:val="36"/>
        <w:framePr w:wrap="notBeside"/>
        <w:rPr>
          <w:b/>
          <w:bCs/>
          <w:rtl/>
        </w:rPr>
      </w:pPr>
      <w:r w:rsidRPr="00C35A2C">
        <w:rPr>
          <w:rFonts w:hint="cs"/>
          <w:rtl/>
        </w:rPr>
        <w:t>ר</w:t>
      </w:r>
      <w:r>
        <w:rPr>
          <w:rtl/>
        </w:rPr>
        <w:t>"</w:t>
      </w:r>
      <w:r w:rsidRPr="00C35A2C">
        <w:rPr>
          <w:rFonts w:hint="cs"/>
          <w:rtl/>
        </w:rPr>
        <w:t xml:space="preserve">פ </w:t>
      </w:r>
    </w:p>
    <w:p w14:paraId="1EADF557" w14:textId="0161F66F" w:rsidR="00461DAB" w:rsidRDefault="00910F84" w:rsidP="00461DAB">
      <w:pPr>
        <w:rPr>
          <w:rtl/>
        </w:rPr>
      </w:pPr>
      <w:r w:rsidRPr="00461DAB">
        <w:rPr>
          <w:rStyle w:val="affff1"/>
          <w:rtl/>
        </w:rPr>
        <w:t>ש"מ מדר"</w:t>
      </w:r>
      <w:r w:rsidRPr="00461DAB">
        <w:rPr>
          <w:rStyle w:val="affff1"/>
          <w:rFonts w:hint="cs"/>
          <w:rtl/>
        </w:rPr>
        <w:t>ז</w:t>
      </w:r>
      <w:r w:rsidRPr="00461DAB">
        <w:rPr>
          <w:rStyle w:val="affff1"/>
          <w:rtl/>
        </w:rPr>
        <w:t>:</w:t>
      </w:r>
      <w:r w:rsidRPr="00C35A2C">
        <w:rPr>
          <w:rtl/>
        </w:rPr>
        <w:t xml:space="preserve"> </w:t>
      </w:r>
      <w:r w:rsidR="00E44CEB">
        <w:rPr>
          <w:rFonts w:hint="cs"/>
          <w:rtl/>
        </w:rPr>
        <w:t xml:space="preserve">דגוי </w:t>
      </w:r>
      <w:r>
        <w:rPr>
          <w:rFonts w:hint="cs"/>
          <w:rtl/>
        </w:rPr>
        <w:t xml:space="preserve">שזרק יין בכלי מלח דישראל שרי, </w:t>
      </w:r>
    </w:p>
    <w:p w14:paraId="4E78AD97" w14:textId="77777777" w:rsidR="00461DAB" w:rsidRDefault="00910F84" w:rsidP="00461DAB">
      <w:pPr>
        <w:pStyle w:val="36"/>
        <w:framePr w:wrap="notBeside"/>
        <w:rPr>
          <w:rtl/>
        </w:rPr>
      </w:pPr>
      <w:r>
        <w:rPr>
          <w:rFonts w:hint="cs"/>
          <w:rtl/>
        </w:rPr>
        <w:t xml:space="preserve">- </w:t>
      </w:r>
      <w:r w:rsidRPr="00C35A2C">
        <w:rPr>
          <w:rFonts w:hint="cs"/>
          <w:rtl/>
        </w:rPr>
        <w:t>ודחי'</w:t>
      </w:r>
    </w:p>
    <w:p w14:paraId="192EBDDC" w14:textId="79882A84" w:rsidR="00910F84" w:rsidRPr="00C35A2C" w:rsidRDefault="00910F84" w:rsidP="00461DAB">
      <w:pPr>
        <w:spacing w:after="120"/>
        <w:rPr>
          <w:rtl/>
        </w:rPr>
      </w:pPr>
      <w:r w:rsidRPr="00C35A2C">
        <w:rPr>
          <w:rFonts w:hint="cs"/>
          <w:rtl/>
        </w:rPr>
        <w:t xml:space="preserve"> דשאני במלח שנותן טעם לעולם,</w:t>
      </w:r>
    </w:p>
    <w:p w14:paraId="51D0D76A" w14:textId="77777777" w:rsidR="00461DAB" w:rsidRDefault="00461DAB" w:rsidP="00461DAB">
      <w:pPr>
        <w:pStyle w:val="36"/>
        <w:framePr w:wrap="notBeside"/>
        <w:rPr>
          <w:rtl/>
        </w:rPr>
      </w:pPr>
      <w:r>
        <w:rPr>
          <w:rFonts w:hint="cs"/>
          <w:rtl/>
        </w:rPr>
        <w:t>מעשה</w:t>
      </w:r>
    </w:p>
    <w:p w14:paraId="4014143E" w14:textId="0469A96C" w:rsidR="00461DAB" w:rsidRDefault="00461DAB" w:rsidP="00461DAB">
      <w:pPr>
        <w:rPr>
          <w:rtl/>
        </w:rPr>
      </w:pPr>
      <w:r>
        <w:rPr>
          <w:rFonts w:hint="cs"/>
          <w:rtl/>
        </w:rPr>
        <w:t>ב</w:t>
      </w:r>
      <w:r w:rsidR="00910F84" w:rsidRPr="00C35A2C">
        <w:rPr>
          <w:rFonts w:hint="cs"/>
          <w:rtl/>
        </w:rPr>
        <w:t xml:space="preserve">ערבי שגזל נאדות </w:t>
      </w:r>
      <w:r w:rsidR="00910F84" w:rsidRPr="00461DAB">
        <w:rPr>
          <w:rStyle w:val="affff1"/>
          <w:rFonts w:hint="cs"/>
          <w:rtl/>
        </w:rPr>
        <w:t>מריב</w:t>
      </w:r>
      <w:r w:rsidR="00910F84" w:rsidRPr="00461DAB">
        <w:rPr>
          <w:rStyle w:val="affff1"/>
          <w:rtl/>
        </w:rPr>
        <w:t>"</w:t>
      </w:r>
      <w:r w:rsidR="00910F84" w:rsidRPr="00461DAB">
        <w:rPr>
          <w:rStyle w:val="affff1"/>
          <w:rFonts w:hint="cs"/>
          <w:rtl/>
        </w:rPr>
        <w:t>י</w:t>
      </w:r>
      <w:r w:rsidR="00910F84" w:rsidRPr="00C35A2C">
        <w:rPr>
          <w:rFonts w:hint="cs"/>
          <w:rtl/>
        </w:rPr>
        <w:t xml:space="preserve"> ושם בהם יין והחזירן לו </w:t>
      </w:r>
      <w:r w:rsidR="00E44CEB" w:rsidRPr="00E44CEB">
        <w:rPr>
          <w:rStyle w:val="affff1"/>
          <w:rFonts w:hint="cs"/>
          <w:rtl/>
        </w:rPr>
        <w:t>שאל בביהמ''ד</w:t>
      </w:r>
    </w:p>
    <w:p w14:paraId="5A9D494F" w14:textId="37BB74C9" w:rsidR="00461DAB" w:rsidRDefault="00E44CEB" w:rsidP="00461DAB">
      <w:pPr>
        <w:pStyle w:val="36"/>
        <w:framePr w:wrap="notBeside"/>
        <w:rPr>
          <w:rtl/>
        </w:rPr>
      </w:pPr>
      <w:r>
        <w:rPr>
          <w:rFonts w:hint="cs"/>
          <w:rtl/>
        </w:rPr>
        <w:t>א''ל רי''ר</w:t>
      </w:r>
    </w:p>
    <w:p w14:paraId="0F027FB1" w14:textId="027EEA60" w:rsidR="00910F84" w:rsidRPr="00C35A2C" w:rsidRDefault="00910F84" w:rsidP="00461DAB">
      <w:pPr>
        <w:rPr>
          <w:rtl/>
        </w:rPr>
      </w:pPr>
      <w:r w:rsidRPr="00C35A2C">
        <w:rPr>
          <w:rFonts w:hint="cs"/>
          <w:rtl/>
        </w:rPr>
        <w:t xml:space="preserve">כך הורה רבי הלכה למעשה </w:t>
      </w:r>
      <w:r w:rsidRPr="00C35A2C">
        <w:rPr>
          <w:rtl/>
        </w:rPr>
        <w:t>ממלאן מים שלשה ימים ומערן.</w:t>
      </w:r>
    </w:p>
    <w:p w14:paraId="364B374B" w14:textId="77777777" w:rsidR="00461DAB" w:rsidRDefault="00910F84" w:rsidP="00461DAB">
      <w:pPr>
        <w:pStyle w:val="36"/>
        <w:framePr w:wrap="notBeside"/>
        <w:rPr>
          <w:rtl/>
        </w:rPr>
      </w:pPr>
      <w:r w:rsidRPr="00C35A2C">
        <w:rPr>
          <w:rtl/>
        </w:rPr>
        <w:t>ואמר רבא:</w:t>
      </w:r>
    </w:p>
    <w:p w14:paraId="6DE964B7" w14:textId="411F5CB7" w:rsidR="00910F84" w:rsidRDefault="00910F84" w:rsidP="00910F84">
      <w:pPr>
        <w:rPr>
          <w:rtl/>
        </w:rPr>
      </w:pPr>
      <w:r w:rsidRPr="00C35A2C">
        <w:rPr>
          <w:rtl/>
        </w:rPr>
        <w:t>צריך לערן מעת לעת.</w:t>
      </w:r>
      <w:r w:rsidRPr="00C35A2C">
        <w:rPr>
          <w:rFonts w:hint="cs"/>
          <w:rtl/>
        </w:rPr>
        <w:t xml:space="preserve"> </w:t>
      </w:r>
      <w:r w:rsidRPr="00461DAB">
        <w:rPr>
          <w:rStyle w:val="affff1"/>
          <w:rtl/>
        </w:rPr>
        <w:t>סבור מינה:</w:t>
      </w:r>
      <w:r w:rsidRPr="00C35A2C">
        <w:rPr>
          <w:rtl/>
        </w:rPr>
        <w:t xml:space="preserve"> </w:t>
      </w:r>
      <w:r w:rsidR="00461DAB">
        <w:rPr>
          <w:rFonts w:hint="cs"/>
          <w:rtl/>
        </w:rPr>
        <w:t>ה''מ ל</w:t>
      </w:r>
      <w:r w:rsidRPr="00C35A2C">
        <w:rPr>
          <w:rtl/>
        </w:rPr>
        <w:t xml:space="preserve">דידן, אבל </w:t>
      </w:r>
      <w:r>
        <w:rPr>
          <w:rFonts w:hint="cs"/>
          <w:rtl/>
        </w:rPr>
        <w:t>שלהם</w:t>
      </w:r>
      <w:r w:rsidRPr="00C35A2C">
        <w:rPr>
          <w:rtl/>
        </w:rPr>
        <w:t xml:space="preserve"> לא,</w:t>
      </w:r>
    </w:p>
    <w:p w14:paraId="3FAA9B8D" w14:textId="77777777" w:rsidR="00461DAB" w:rsidRDefault="00910F84" w:rsidP="00461DAB">
      <w:pPr>
        <w:pStyle w:val="36"/>
        <w:framePr w:wrap="notBeside"/>
        <w:rPr>
          <w:rtl/>
        </w:rPr>
      </w:pPr>
      <w:r w:rsidRPr="00C35A2C">
        <w:rPr>
          <w:rFonts w:hint="cs"/>
          <w:rtl/>
        </w:rPr>
        <w:t>וכשבא רבין</w:t>
      </w:r>
    </w:p>
    <w:p w14:paraId="2DC9C242" w14:textId="6C7DDBE6" w:rsidR="00910F84" w:rsidRPr="00C35A2C" w:rsidRDefault="00910F84" w:rsidP="00910F84">
      <w:pPr>
        <w:rPr>
          <w:rtl/>
        </w:rPr>
      </w:pPr>
      <w:r w:rsidRPr="00C35A2C">
        <w:rPr>
          <w:rtl/>
        </w:rPr>
        <w:t>אחד שלנו ואחד שלהם.</w:t>
      </w:r>
    </w:p>
    <w:p w14:paraId="3E76D4D6" w14:textId="77777777" w:rsidR="00461DAB" w:rsidRDefault="00910F84" w:rsidP="00461DAB">
      <w:pPr>
        <w:pStyle w:val="36"/>
        <w:framePr w:wrap="notBeside"/>
        <w:rPr>
          <w:rtl/>
        </w:rPr>
      </w:pPr>
      <w:r w:rsidRPr="00C35A2C">
        <w:rPr>
          <w:rtl/>
        </w:rPr>
        <w:t>סבר ר</w:t>
      </w:r>
      <w:r w:rsidRPr="00C35A2C">
        <w:rPr>
          <w:rFonts w:hint="cs"/>
          <w:rtl/>
        </w:rPr>
        <w:t>אבד'ר</w:t>
      </w:r>
      <w:r w:rsidRPr="00C35A2C">
        <w:rPr>
          <w:rtl/>
        </w:rPr>
        <w:t>:</w:t>
      </w:r>
    </w:p>
    <w:p w14:paraId="302E2888" w14:textId="33A02796" w:rsidR="00910F84" w:rsidRPr="00C35A2C" w:rsidRDefault="00910F84" w:rsidP="00E44CEB">
      <w:pPr>
        <w:rPr>
          <w:rtl/>
        </w:rPr>
      </w:pPr>
      <w:r w:rsidRPr="00C35A2C">
        <w:rPr>
          <w:rtl/>
        </w:rPr>
        <w:t xml:space="preserve"> </w:t>
      </w:r>
      <w:r w:rsidRPr="00C35A2C">
        <w:rPr>
          <w:rFonts w:hint="cs"/>
          <w:rtl/>
        </w:rPr>
        <w:t>ה</w:t>
      </w:r>
      <w:r>
        <w:rPr>
          <w:rtl/>
        </w:rPr>
        <w:t>"</w:t>
      </w:r>
      <w:r w:rsidRPr="00C35A2C">
        <w:rPr>
          <w:rFonts w:hint="cs"/>
          <w:rtl/>
        </w:rPr>
        <w:t>מ</w:t>
      </w:r>
      <w:r w:rsidRPr="00C35A2C">
        <w:rPr>
          <w:rtl/>
        </w:rPr>
        <w:t xml:space="preserve"> נודות, אבל קנקנים לא, </w:t>
      </w:r>
      <w:r w:rsidR="00E44CEB" w:rsidRPr="00E44CEB">
        <w:rPr>
          <w:rStyle w:val="affff1"/>
          <w:rFonts w:hint="cs"/>
          <w:rtl/>
        </w:rPr>
        <w:t>וא''ל ר''א</w:t>
      </w:r>
      <w:r w:rsidR="00E44CEB">
        <w:rPr>
          <w:rFonts w:hint="cs"/>
          <w:rtl/>
        </w:rPr>
        <w:t xml:space="preserve"> אף קנקנים</w:t>
      </w:r>
      <w:r w:rsidRPr="00C35A2C">
        <w:rPr>
          <w:rtl/>
        </w:rPr>
        <w:t>.</w:t>
      </w:r>
    </w:p>
    <w:p w14:paraId="2173FAEF" w14:textId="77777777" w:rsidR="00910F84" w:rsidRPr="00C35A2C" w:rsidRDefault="00910F84" w:rsidP="00910F84">
      <w:pPr>
        <w:rPr>
          <w:b/>
          <w:bCs/>
          <w:rtl/>
        </w:rPr>
      </w:pPr>
    </w:p>
    <w:p w14:paraId="7EB9FDAD" w14:textId="77777777" w:rsidR="00E44CEB" w:rsidRDefault="00910F84" w:rsidP="00E44CEB">
      <w:pPr>
        <w:pStyle w:val="36"/>
        <w:framePr w:wrap="notBeside"/>
        <w:rPr>
          <w:rtl/>
        </w:rPr>
      </w:pPr>
      <w:r w:rsidRPr="00C35A2C">
        <w:rPr>
          <w:rtl/>
        </w:rPr>
        <w:t>ת</w:t>
      </w:r>
      <w:r>
        <w:rPr>
          <w:rtl/>
        </w:rPr>
        <w:t>"</w:t>
      </w:r>
      <w:r w:rsidRPr="00C35A2C">
        <w:rPr>
          <w:rtl/>
        </w:rPr>
        <w:t>ר:</w:t>
      </w:r>
    </w:p>
    <w:p w14:paraId="23264B47" w14:textId="7A276431" w:rsidR="00910F84" w:rsidRDefault="00910F84" w:rsidP="00910F84">
      <w:pPr>
        <w:rPr>
          <w:rtl/>
        </w:rPr>
      </w:pPr>
      <w:r w:rsidRPr="00C35A2C">
        <w:rPr>
          <w:rtl/>
        </w:rPr>
        <w:t xml:space="preserve">קנקנים של </w:t>
      </w:r>
      <w:r w:rsidR="00E44CEB">
        <w:rPr>
          <w:rFonts w:hint="cs"/>
          <w:rtl/>
        </w:rPr>
        <w:t>עכו'ם</w:t>
      </w:r>
      <w:r w:rsidRPr="00C35A2C">
        <w:rPr>
          <w:rtl/>
        </w:rPr>
        <w:t>, חדשים גרודים - מותרין, ישנים ומזופפין - אסורין;</w:t>
      </w:r>
    </w:p>
    <w:p w14:paraId="0F22B165" w14:textId="77777777" w:rsidR="00910F84" w:rsidRPr="00C35A2C" w:rsidRDefault="00910F84" w:rsidP="00E44CEB">
      <w:pPr>
        <w:spacing w:after="120"/>
        <w:rPr>
          <w:rtl/>
        </w:rPr>
      </w:pPr>
      <w:r w:rsidRPr="00C35A2C">
        <w:rPr>
          <w:rtl/>
        </w:rPr>
        <w:t>עכו</w:t>
      </w:r>
      <w:r>
        <w:rPr>
          <w:rtl/>
        </w:rPr>
        <w:t>"</w:t>
      </w:r>
      <w:r w:rsidRPr="00C35A2C">
        <w:rPr>
          <w:rtl/>
        </w:rPr>
        <w:t>ם נותן לתוכן יין - ישראל נותן לתוכן מים, עכו</w:t>
      </w:r>
      <w:r>
        <w:rPr>
          <w:rtl/>
        </w:rPr>
        <w:t>"</w:t>
      </w:r>
      <w:r w:rsidRPr="00C35A2C">
        <w:rPr>
          <w:rtl/>
        </w:rPr>
        <w:t>ם נותן לתוכן יין ישראל נותן לתוכן ציר ומורייס, ואינו חושש.</w:t>
      </w:r>
    </w:p>
    <w:p w14:paraId="40FC37EC" w14:textId="77777777" w:rsidR="00910F84" w:rsidRPr="00C35A2C" w:rsidRDefault="00910F84" w:rsidP="00910F84">
      <w:pPr>
        <w:pStyle w:val="aff6"/>
        <w:framePr w:wrap="around"/>
        <w:rPr>
          <w:rtl/>
        </w:rPr>
      </w:pPr>
      <w:r w:rsidRPr="00C35A2C">
        <w:rPr>
          <w:rFonts w:hint="cs"/>
          <w:rtl/>
        </w:rPr>
        <w:t>לג:</w:t>
      </w:r>
    </w:p>
    <w:p w14:paraId="3852966C" w14:textId="77777777" w:rsidR="00E44CEB" w:rsidRDefault="00910F84" w:rsidP="00E44CEB">
      <w:pPr>
        <w:pStyle w:val="36"/>
        <w:framePr w:wrap="notBeside"/>
        <w:rPr>
          <w:rtl/>
        </w:rPr>
      </w:pPr>
      <w:r w:rsidRPr="00FF3D4F">
        <w:rPr>
          <w:rtl/>
        </w:rPr>
        <w:t>איבעיא להו</w:t>
      </w:r>
      <w:r w:rsidRPr="00C35A2C">
        <w:rPr>
          <w:rtl/>
        </w:rPr>
        <w:t>:</w:t>
      </w:r>
    </w:p>
    <w:p w14:paraId="26FA3679" w14:textId="0D740E3B" w:rsidR="00910F84" w:rsidRDefault="00910F84" w:rsidP="00805DC2">
      <w:pPr>
        <w:pStyle w:val="affff2"/>
        <w:rPr>
          <w:rtl/>
        </w:rPr>
      </w:pPr>
      <w:r w:rsidRPr="00C35A2C">
        <w:rPr>
          <w:rtl/>
        </w:rPr>
        <w:t xml:space="preserve"> לכתחלה או דיעבד?</w:t>
      </w:r>
    </w:p>
    <w:p w14:paraId="7E1D10A0" w14:textId="77777777" w:rsidR="00E44CEB" w:rsidRDefault="00910F84" w:rsidP="00E44CEB">
      <w:pPr>
        <w:pStyle w:val="36"/>
        <w:framePr w:wrap="notBeside"/>
        <w:rPr>
          <w:rtl/>
        </w:rPr>
      </w:pPr>
      <w:r w:rsidRPr="00C35A2C">
        <w:rPr>
          <w:b/>
          <w:bCs/>
          <w:rtl/>
        </w:rPr>
        <w:t>ת</w:t>
      </w:r>
      <w:r>
        <w:rPr>
          <w:b/>
          <w:bCs/>
          <w:rtl/>
        </w:rPr>
        <w:t>"</w:t>
      </w:r>
      <w:r w:rsidRPr="00C35A2C">
        <w:rPr>
          <w:b/>
          <w:bCs/>
          <w:rtl/>
        </w:rPr>
        <w:t>ש</w:t>
      </w:r>
      <w:r w:rsidRPr="00C35A2C">
        <w:rPr>
          <w:rtl/>
        </w:rPr>
        <w:t>, דתני ר</w:t>
      </w:r>
      <w:r w:rsidRPr="00C35A2C">
        <w:rPr>
          <w:rFonts w:hint="cs"/>
          <w:rtl/>
        </w:rPr>
        <w:t>זב</w:t>
      </w:r>
      <w:r>
        <w:rPr>
          <w:rtl/>
        </w:rPr>
        <w:t>"</w:t>
      </w:r>
      <w:r w:rsidRPr="00C35A2C">
        <w:rPr>
          <w:rFonts w:hint="cs"/>
          <w:rtl/>
        </w:rPr>
        <w:t>א</w:t>
      </w:r>
      <w:r w:rsidRPr="00C35A2C">
        <w:rPr>
          <w:rtl/>
        </w:rPr>
        <w:t>:</w:t>
      </w:r>
    </w:p>
    <w:p w14:paraId="7797115F" w14:textId="77777777" w:rsidR="00E44CEB" w:rsidRDefault="00910F84" w:rsidP="00910F84">
      <w:pPr>
        <w:rPr>
          <w:rtl/>
        </w:rPr>
      </w:pPr>
      <w:r w:rsidRPr="00C35A2C">
        <w:rPr>
          <w:rtl/>
        </w:rPr>
        <w:t>הלוקח קנקנים מן הע</w:t>
      </w:r>
      <w:r w:rsidRPr="00C35A2C">
        <w:rPr>
          <w:rFonts w:hint="cs"/>
          <w:rtl/>
        </w:rPr>
        <w:t>כו</w:t>
      </w:r>
      <w:r>
        <w:rPr>
          <w:rtl/>
        </w:rPr>
        <w:t>"</w:t>
      </w:r>
      <w:r w:rsidRPr="00C35A2C">
        <w:rPr>
          <w:rFonts w:hint="cs"/>
          <w:rtl/>
        </w:rPr>
        <w:t>ם</w:t>
      </w:r>
      <w:r w:rsidRPr="00C35A2C">
        <w:rPr>
          <w:rtl/>
        </w:rPr>
        <w:t xml:space="preserve">, </w:t>
      </w:r>
    </w:p>
    <w:p w14:paraId="68087C59" w14:textId="536E71F6" w:rsidR="00910F84" w:rsidRPr="00C35A2C" w:rsidRDefault="00910F84" w:rsidP="00910F84">
      <w:pPr>
        <w:rPr>
          <w:rtl/>
        </w:rPr>
      </w:pPr>
      <w:r w:rsidRPr="00E44CEB">
        <w:rPr>
          <w:rStyle w:val="afff"/>
          <w:rtl/>
        </w:rPr>
        <w:t>חדשים</w:t>
      </w:r>
      <w:r w:rsidRPr="00C35A2C">
        <w:rPr>
          <w:rtl/>
        </w:rPr>
        <w:t xml:space="preserve"> נותן לתוכן יין </w:t>
      </w:r>
      <w:r w:rsidRPr="00E44CEB">
        <w:rPr>
          <w:rStyle w:val="afff"/>
          <w:rtl/>
        </w:rPr>
        <w:t>ישנים</w:t>
      </w:r>
      <w:r w:rsidRPr="00C35A2C">
        <w:rPr>
          <w:rtl/>
        </w:rPr>
        <w:t xml:space="preserve"> נותן לתוכן ציר ומורייס לכתחלה.</w:t>
      </w:r>
    </w:p>
    <w:p w14:paraId="3C33CEBD" w14:textId="77777777" w:rsidR="00E44CEB" w:rsidRDefault="00910F84" w:rsidP="00E44CEB">
      <w:pPr>
        <w:pStyle w:val="36"/>
        <w:framePr w:wrap="notBeside"/>
        <w:rPr>
          <w:rtl/>
        </w:rPr>
      </w:pPr>
      <w:r w:rsidRPr="00B912E7">
        <w:rPr>
          <w:rtl/>
        </w:rPr>
        <w:t>בעא ר</w:t>
      </w:r>
      <w:r>
        <w:rPr>
          <w:rtl/>
        </w:rPr>
        <w:t>"</w:t>
      </w:r>
      <w:r w:rsidRPr="00B912E7">
        <w:rPr>
          <w:rFonts w:hint="cs"/>
          <w:rtl/>
        </w:rPr>
        <w:t xml:space="preserve">י נשיאה </w:t>
      </w:r>
    </w:p>
    <w:p w14:paraId="28974B9C" w14:textId="72554715" w:rsidR="00910F84" w:rsidRPr="00C35A2C" w:rsidRDefault="00910F84" w:rsidP="00910F84">
      <w:pPr>
        <w:rPr>
          <w:rtl/>
        </w:rPr>
      </w:pPr>
      <w:r w:rsidRPr="00E44CEB">
        <w:rPr>
          <w:rStyle w:val="affff1"/>
          <w:rFonts w:hint="cs"/>
          <w:rtl/>
        </w:rPr>
        <w:t>מר</w:t>
      </w:r>
      <w:r w:rsidRPr="00E44CEB">
        <w:rPr>
          <w:rStyle w:val="affff1"/>
          <w:rtl/>
        </w:rPr>
        <w:t>"</w:t>
      </w:r>
      <w:r w:rsidRPr="00E44CEB">
        <w:rPr>
          <w:rStyle w:val="affff1"/>
          <w:rFonts w:hint="cs"/>
          <w:rtl/>
        </w:rPr>
        <w:t>א</w:t>
      </w:r>
      <w:r w:rsidRPr="00C35A2C">
        <w:rPr>
          <w:rtl/>
        </w:rPr>
        <w:t xml:space="preserve">: </w:t>
      </w:r>
      <w:r>
        <w:rPr>
          <w:rtl/>
        </w:rPr>
        <w:t xml:space="preserve">החזירן לכבשן האש ונתלבנו, מהו? </w:t>
      </w:r>
      <w:r w:rsidRPr="00E44CEB">
        <w:rPr>
          <w:rStyle w:val="affff1"/>
          <w:rFonts w:hint="cs"/>
          <w:rtl/>
        </w:rPr>
        <w:t xml:space="preserve">- </w:t>
      </w:r>
      <w:r w:rsidRPr="00E44CEB">
        <w:rPr>
          <w:rStyle w:val="affff1"/>
          <w:rtl/>
        </w:rPr>
        <w:t>א"ל:</w:t>
      </w:r>
      <w:r w:rsidRPr="00C35A2C">
        <w:rPr>
          <w:rtl/>
        </w:rPr>
        <w:t xml:space="preserve"> ציר שורף, </w:t>
      </w:r>
      <w:r w:rsidRPr="00C35A2C">
        <w:rPr>
          <w:rFonts w:hint="cs"/>
          <w:rtl/>
        </w:rPr>
        <w:t>כ</w:t>
      </w:r>
      <w:r>
        <w:rPr>
          <w:rtl/>
        </w:rPr>
        <w:t>"</w:t>
      </w:r>
      <w:r w:rsidRPr="00C35A2C">
        <w:rPr>
          <w:rFonts w:hint="cs"/>
          <w:rtl/>
        </w:rPr>
        <w:t>ש אש</w:t>
      </w:r>
      <w:r w:rsidR="00E44CEB">
        <w:rPr>
          <w:rFonts w:hint="cs"/>
          <w:rtl/>
        </w:rPr>
        <w:t>.</w:t>
      </w:r>
    </w:p>
    <w:p w14:paraId="49649B40" w14:textId="77777777" w:rsidR="00E44CEB" w:rsidRDefault="00910F84" w:rsidP="00E44CEB">
      <w:pPr>
        <w:pStyle w:val="36"/>
        <w:framePr w:wrap="notBeside"/>
        <w:rPr>
          <w:rtl/>
        </w:rPr>
      </w:pPr>
      <w:r w:rsidRPr="00C35A2C">
        <w:rPr>
          <w:rtl/>
        </w:rPr>
        <w:t xml:space="preserve">אתמר: </w:t>
      </w:r>
      <w:r w:rsidRPr="00C35A2C">
        <w:rPr>
          <w:rFonts w:hint="cs"/>
          <w:rtl/>
        </w:rPr>
        <w:t>ארי</w:t>
      </w:r>
      <w:r>
        <w:rPr>
          <w:rtl/>
        </w:rPr>
        <w:t>"</w:t>
      </w:r>
      <w:r w:rsidRPr="00C35A2C">
        <w:rPr>
          <w:rFonts w:hint="cs"/>
          <w:rtl/>
        </w:rPr>
        <w:t>ו</w:t>
      </w:r>
      <w:r w:rsidRPr="00C35A2C">
        <w:rPr>
          <w:rtl/>
        </w:rPr>
        <w:t>:</w:t>
      </w:r>
    </w:p>
    <w:p w14:paraId="4F3C5B04" w14:textId="6B7D9C88" w:rsidR="00910F84" w:rsidRPr="00C35A2C" w:rsidRDefault="00910F84" w:rsidP="00E44CEB">
      <w:pPr>
        <w:spacing w:after="120"/>
        <w:rPr>
          <w:rtl/>
        </w:rPr>
      </w:pPr>
      <w:r w:rsidRPr="00C35A2C">
        <w:rPr>
          <w:rtl/>
        </w:rPr>
        <w:t xml:space="preserve">קנקנים של </w:t>
      </w:r>
      <w:r w:rsidR="00E44CEB">
        <w:rPr>
          <w:rFonts w:hint="cs"/>
          <w:rtl/>
        </w:rPr>
        <w:t xml:space="preserve">ע''ז </w:t>
      </w:r>
      <w:r w:rsidRPr="00C35A2C">
        <w:rPr>
          <w:rtl/>
        </w:rPr>
        <w:t>שהחזירן ל</w:t>
      </w:r>
      <w:r>
        <w:rPr>
          <w:rtl/>
        </w:rPr>
        <w:t>כבשן האש, כיון שנשרה זיפתן מהן</w:t>
      </w:r>
      <w:r w:rsidRPr="00C35A2C">
        <w:rPr>
          <w:rtl/>
        </w:rPr>
        <w:t xml:space="preserve"> מותרין.</w:t>
      </w:r>
    </w:p>
    <w:p w14:paraId="783BD375" w14:textId="77777777" w:rsidR="00E44CEB" w:rsidRDefault="00910F84" w:rsidP="00E44CEB">
      <w:pPr>
        <w:pStyle w:val="36"/>
        <w:framePr w:wrap="notBeside"/>
        <w:rPr>
          <w:rtl/>
        </w:rPr>
      </w:pPr>
      <w:r w:rsidRPr="00C35A2C">
        <w:rPr>
          <w:rtl/>
        </w:rPr>
        <w:t>רב אשי:</w:t>
      </w:r>
    </w:p>
    <w:p w14:paraId="597C7CE5" w14:textId="3FB2EB89" w:rsidR="00910F84" w:rsidRPr="00C35A2C" w:rsidRDefault="00910F84" w:rsidP="00E44CEB">
      <w:pPr>
        <w:rPr>
          <w:rtl/>
        </w:rPr>
      </w:pPr>
      <w:r w:rsidRPr="00C35A2C">
        <w:rPr>
          <w:rFonts w:hint="cs"/>
          <w:rtl/>
        </w:rPr>
        <w:t xml:space="preserve">נתרופף </w:t>
      </w:r>
      <w:r w:rsidRPr="00E44CEB">
        <w:rPr>
          <w:rStyle w:val="affff1"/>
          <w:rtl/>
        </w:rPr>
        <w:t>א</w:t>
      </w:r>
      <w:r w:rsidR="00E44CEB">
        <w:rPr>
          <w:rStyle w:val="affff1"/>
          <w:rFonts w:hint="cs"/>
          <w:rtl/>
        </w:rPr>
        <w:t>ף</w:t>
      </w:r>
      <w:r w:rsidRPr="00C35A2C">
        <w:rPr>
          <w:rFonts w:hint="cs"/>
          <w:rtl/>
        </w:rPr>
        <w:t xml:space="preserve"> שלא נשר</w:t>
      </w:r>
      <w:r w:rsidRPr="00C35A2C">
        <w:rPr>
          <w:rtl/>
        </w:rPr>
        <w:t>.</w:t>
      </w:r>
    </w:p>
    <w:p w14:paraId="71845AFC" w14:textId="77777777" w:rsidR="00E44CEB" w:rsidRDefault="00910F84" w:rsidP="00E44CEB">
      <w:pPr>
        <w:pStyle w:val="36"/>
        <w:framePr w:wrap="notBeside"/>
        <w:rPr>
          <w:rtl/>
        </w:rPr>
      </w:pPr>
      <w:r w:rsidRPr="00C35A2C">
        <w:rPr>
          <w:rtl/>
        </w:rPr>
        <w:t>•</w:t>
      </w:r>
      <w:r w:rsidRPr="00C35A2C">
        <w:rPr>
          <w:rFonts w:hint="cs"/>
          <w:rtl/>
        </w:rPr>
        <w:t xml:space="preserve"> </w:t>
      </w:r>
    </w:p>
    <w:p w14:paraId="317BA536" w14:textId="70A725D0" w:rsidR="00E44CEB" w:rsidRDefault="00910F84" w:rsidP="00910F84">
      <w:pPr>
        <w:rPr>
          <w:rStyle w:val="affff1"/>
          <w:rtl/>
        </w:rPr>
      </w:pPr>
      <w:r w:rsidRPr="00C35A2C">
        <w:rPr>
          <w:rtl/>
        </w:rPr>
        <w:t>קינסא</w:t>
      </w:r>
      <w:r w:rsidR="00E44CEB">
        <w:rPr>
          <w:rFonts w:hint="cs"/>
          <w:rtl/>
        </w:rPr>
        <w:t xml:space="preserve"> </w:t>
      </w:r>
      <w:r w:rsidRPr="00E44CEB">
        <w:rPr>
          <w:rStyle w:val="affff8"/>
          <w:rFonts w:hint="cs"/>
          <w:rtl/>
        </w:rPr>
        <w:t>[קיסמין דולקים עד שנשרה זיפתו]</w:t>
      </w:r>
      <w:r w:rsidR="00E44CEB">
        <w:rPr>
          <w:rStyle w:val="affff8"/>
          <w:rFonts w:hint="cs"/>
          <w:rtl/>
        </w:rPr>
        <w:t>.</w:t>
      </w:r>
    </w:p>
    <w:p w14:paraId="3FBCB286" w14:textId="77777777" w:rsidR="00E44CEB" w:rsidRDefault="00E44CEB" w:rsidP="00E44CEB">
      <w:pPr>
        <w:pStyle w:val="36"/>
        <w:framePr w:wrap="notBeside"/>
        <w:rPr>
          <w:rStyle w:val="affff1"/>
          <w:rtl/>
        </w:rPr>
      </w:pPr>
      <w:r w:rsidRPr="00E44CEB">
        <w:rPr>
          <w:rStyle w:val="affff1"/>
          <w:rFonts w:hint="cs"/>
          <w:rtl/>
        </w:rPr>
        <w:t>חלקו</w:t>
      </w:r>
    </w:p>
    <w:p w14:paraId="17D0523B" w14:textId="300A20B8" w:rsidR="00910F84" w:rsidRPr="00C35A2C" w:rsidRDefault="00910F84" w:rsidP="00910F84">
      <w:pPr>
        <w:rPr>
          <w:rtl/>
        </w:rPr>
      </w:pPr>
      <w:r w:rsidRPr="00E44CEB">
        <w:rPr>
          <w:rStyle w:val="affff1"/>
          <w:rtl/>
        </w:rPr>
        <w:t>ר"</w:t>
      </w:r>
      <w:r w:rsidRPr="00E44CEB">
        <w:rPr>
          <w:rStyle w:val="affff1"/>
          <w:rFonts w:hint="cs"/>
          <w:rtl/>
        </w:rPr>
        <w:t>א ורבינא</w:t>
      </w:r>
      <w:r w:rsidRPr="00C35A2C">
        <w:rPr>
          <w:rFonts w:hint="cs"/>
          <w:rtl/>
        </w:rPr>
        <w:t xml:space="preserve"> </w:t>
      </w:r>
      <w:r w:rsidRPr="00C35A2C">
        <w:rPr>
          <w:rtl/>
        </w:rPr>
        <w:t xml:space="preserve"> </w:t>
      </w:r>
      <w:r w:rsidR="00E44CEB">
        <w:rPr>
          <w:rFonts w:hint="cs"/>
          <w:rtl/>
        </w:rPr>
        <w:t xml:space="preserve">אם מותר או אסור </w:t>
      </w:r>
      <w:r w:rsidR="00E44CEB">
        <w:rPr>
          <w:rFonts w:hint="cs"/>
          <w:b/>
          <w:bCs/>
          <w:rtl/>
        </w:rPr>
        <w:t xml:space="preserve">והלכתא </w:t>
      </w:r>
      <w:r w:rsidR="00E44CEB">
        <w:rPr>
          <w:rFonts w:hint="cs"/>
          <w:rtl/>
        </w:rPr>
        <w:t>שא</w:t>
      </w:r>
      <w:r w:rsidRPr="00C35A2C">
        <w:rPr>
          <w:rtl/>
        </w:rPr>
        <w:t>ס</w:t>
      </w:r>
      <w:r w:rsidR="00E44CEB">
        <w:rPr>
          <w:rFonts w:hint="cs"/>
          <w:rtl/>
        </w:rPr>
        <w:t>ו</w:t>
      </w:r>
      <w:r w:rsidRPr="00C35A2C">
        <w:rPr>
          <w:rtl/>
        </w:rPr>
        <w:t>ר.</w:t>
      </w:r>
    </w:p>
    <w:p w14:paraId="2DEF70A2" w14:textId="77777777" w:rsidR="00910F84" w:rsidRPr="00C35A2C" w:rsidRDefault="00910F84" w:rsidP="00910F84">
      <w:pPr>
        <w:pStyle w:val="afffe"/>
        <w:rPr>
          <w:rtl/>
        </w:rPr>
      </w:pPr>
      <w:r>
        <w:rPr>
          <w:rtl/>
        </w:rPr>
        <w:t>׹</w:t>
      </w:r>
    </w:p>
    <w:p w14:paraId="2DB2687C" w14:textId="77777777" w:rsidR="00BF7B3D" w:rsidRDefault="00910F84" w:rsidP="00BF7B3D">
      <w:pPr>
        <w:pStyle w:val="36"/>
        <w:framePr w:wrap="notBeside"/>
        <w:rPr>
          <w:rtl/>
        </w:rPr>
      </w:pPr>
      <w:r w:rsidRPr="00AB1D8E">
        <w:rPr>
          <w:rtl/>
        </w:rPr>
        <w:t>•</w:t>
      </w:r>
    </w:p>
    <w:p w14:paraId="55C0D077" w14:textId="2B9191F8" w:rsidR="00910F84" w:rsidRPr="00AB1D8E" w:rsidRDefault="00910F84" w:rsidP="00BF7B3D">
      <w:pPr>
        <w:rPr>
          <w:b/>
          <w:bCs/>
          <w:rtl/>
        </w:rPr>
      </w:pPr>
      <w:r w:rsidRPr="00BF7B3D">
        <w:rPr>
          <w:rStyle w:val="affff1"/>
          <w:rtl/>
        </w:rPr>
        <w:t>איבעיא להו:</w:t>
      </w:r>
      <w:r>
        <w:rPr>
          <w:b/>
          <w:bCs/>
          <w:rtl/>
        </w:rPr>
        <w:t xml:space="preserve"> מהו ליתן לתוכו שכר? </w:t>
      </w:r>
      <w:r>
        <w:rPr>
          <w:rStyle w:val="affff1"/>
          <w:b/>
          <w:bCs/>
          <w:rtl/>
          <w:rPrChange w:id="9659" w:author="מנוע אמוראים" w:date="2026-10-05T16:41:56Z">
            <w:rPr>
              <w:b/>
              <w:bCs/>
              <w:rtl/>
            </w:rPr>
          </w:rPrChange>
        </w:rPr>
        <w:t xml:space="preserve">ר"</w:t>
      </w:r>
      <w:r>
        <w:rPr>
          <w:rStyle w:val="affff1"/>
          <w:rFonts w:hint="cs"/>
          <w:b/>
          <w:bCs/>
          <w:rtl/>
          <w:rPrChange w:id="9660" w:author="מנוע אמוראים" w:date="2026-10-05T16:41:56Z">
            <w:rPr>
              <w:rFonts w:hint="cs"/>
              <w:b/>
              <w:bCs/>
              <w:rtl/>
            </w:rPr>
          </w:rPrChange>
        </w:rPr>
        <w:t xml:space="preserve">נ</w:t>
      </w:r>
      <w:r>
        <w:rPr>
          <w:rFonts w:hint="cs"/>
          <w:b/>
          <w:bCs/>
          <w:rtl/>
        </w:rPr>
        <w:t xml:space="preserve"> ור'י' אסרו ורבא התיר</w:t>
      </w:r>
      <w:r w:rsidRPr="00AB1D8E">
        <w:rPr>
          <w:b/>
          <w:bCs/>
          <w:rtl/>
        </w:rPr>
        <w:t>.</w:t>
      </w:r>
    </w:p>
    <w:p w14:paraId="610A485C" w14:textId="77777777" w:rsidR="00910F84" w:rsidRDefault="00910F84" w:rsidP="00910F84">
      <w:pPr>
        <w:rPr>
          <w:rtl/>
        </w:rPr>
      </w:pPr>
      <w:r w:rsidRPr="00C35A2C">
        <w:rPr>
          <w:rtl/>
        </w:rPr>
        <w:t>•</w:t>
      </w:r>
      <w:r w:rsidRPr="00C35A2C">
        <w:rPr>
          <w:rFonts w:hint="cs"/>
          <w:rtl/>
        </w:rPr>
        <w:t xml:space="preserve"> </w:t>
      </w:r>
      <w:r w:rsidRPr="00C35A2C">
        <w:rPr>
          <w:rtl/>
        </w:rPr>
        <w:t xml:space="preserve">רבינא </w:t>
      </w:r>
      <w:r>
        <w:rPr>
          <w:rFonts w:hint="cs"/>
          <w:rtl/>
        </w:rPr>
        <w:t xml:space="preserve">התיר </w:t>
      </w:r>
      <w:r>
        <w:rPr>
          <w:rStyle w:val="affff1"/>
          <w:rFonts w:hint="cs"/>
          <w:rtl/>
          <w:rPrChange w:id="9661" w:author="מנוע אמוראים" w:date="2026-10-05T16:41:56Z">
            <w:rPr>
              <w:rFonts w:hint="cs"/>
              <w:rtl/>
            </w:rPr>
          </w:rPrChange>
        </w:rPr>
        <w:t xml:space="preserve">לרחברי</w:t>
      </w:r>
      <w:r>
        <w:rPr>
          <w:rStyle w:val="affff1"/>
          <w:rtl/>
          <w:rPrChange w:id="9662" w:author="מנוע אמוראים" w:date="2026-10-05T16:41:56Z">
            <w:rPr>
              <w:rtl/>
            </w:rPr>
          </w:rPrChange>
        </w:rPr>
        <w:t xml:space="preserve">"</w:t>
      </w:r>
      <w:r>
        <w:rPr>
          <w:rStyle w:val="affff1"/>
          <w:rFonts w:hint="cs"/>
          <w:rtl/>
          <w:rPrChange w:id="9663" w:author="מנוע אמוראים" w:date="2026-10-05T16:41:56Z">
            <w:rPr>
              <w:rFonts w:hint="cs"/>
              <w:rtl/>
            </w:rPr>
          </w:rPrChange>
        </w:rPr>
        <w:t xml:space="preserve">צ</w:t>
      </w:r>
      <w:r>
        <w:rPr>
          <w:rFonts w:hint="cs"/>
          <w:rtl/>
        </w:rPr>
        <w:t xml:space="preserve"> לשים בזה שכר ושם בזה יין ואפ</w:t>
      </w:r>
      <w:r>
        <w:rPr>
          <w:rtl/>
        </w:rPr>
        <w:t>"</w:t>
      </w:r>
      <w:r w:rsidRPr="00C35A2C">
        <w:rPr>
          <w:rFonts w:hint="cs"/>
          <w:rtl/>
        </w:rPr>
        <w:t>ה לא חש לגזור משום זה דס</w:t>
      </w:r>
      <w:r>
        <w:rPr>
          <w:rtl/>
        </w:rPr>
        <w:t>"</w:t>
      </w:r>
      <w:r w:rsidRPr="00C35A2C">
        <w:rPr>
          <w:rFonts w:hint="cs"/>
          <w:rtl/>
        </w:rPr>
        <w:t>ל מקרה בעלמא היה</w:t>
      </w:r>
    </w:p>
    <w:p w14:paraId="6286D72C" w14:textId="77777777" w:rsidR="00910F84" w:rsidRDefault="00910F84" w:rsidP="00910F84">
      <w:pPr>
        <w:rPr>
          <w:rtl/>
        </w:rPr>
      </w:pPr>
      <w:r w:rsidRPr="00C35A2C">
        <w:rPr>
          <w:rtl/>
        </w:rPr>
        <w:t>•</w:t>
      </w:r>
      <w:r>
        <w:rPr>
          <w:rFonts w:hint="cs"/>
          <w:rtl/>
        </w:rPr>
        <w:t xml:space="preserve"> </w:t>
      </w:r>
      <w:r>
        <w:rPr>
          <w:rStyle w:val="affff1"/>
          <w:rFonts w:hint="cs"/>
          <w:rtl/>
          <w:rPrChange w:id="9664" w:author="מנוע אמוראים" w:date="2026-10-05T16:41:56Z">
            <w:rPr>
              <w:rFonts w:hint="cs"/>
              <w:rtl/>
            </w:rPr>
          </w:rPrChange>
        </w:rPr>
        <w:t xml:space="preserve">ריב</w:t>
      </w:r>
      <w:r>
        <w:rPr>
          <w:rStyle w:val="affff1"/>
          <w:rtl/>
          <w:rPrChange w:id="9665" w:author="מנוע אמוראים" w:date="2026-10-05T16:41:56Z">
            <w:rPr>
              <w:rtl/>
            </w:rPr>
          </w:rPrChange>
        </w:rPr>
        <w:t xml:space="preserve">"</w:t>
      </w:r>
      <w:r>
        <w:rPr>
          <w:rStyle w:val="affff1"/>
          <w:rFonts w:hint="cs"/>
          <w:rtl/>
          <w:rPrChange w:id="9666" w:author="מנוע אמוראים" w:date="2026-10-05T16:41:56Z">
            <w:rPr>
              <w:rFonts w:hint="cs"/>
              <w:rtl/>
            </w:rPr>
          </w:rPrChange>
        </w:rPr>
        <w:t xml:space="preserve">ב</w:t>
      </w:r>
      <w:r>
        <w:rPr>
          <w:rFonts w:hint="cs"/>
          <w:rtl/>
        </w:rPr>
        <w:t>:</w:t>
      </w:r>
      <w:r w:rsidRPr="00C35A2C">
        <w:rPr>
          <w:rFonts w:hint="cs"/>
          <w:rtl/>
        </w:rPr>
        <w:t xml:space="preserve"> היה לו כלי בקר ומילאם במים, והניחם בשמש, </w:t>
      </w:r>
      <w:r w:rsidRPr="00C35A2C">
        <w:rPr>
          <w:rtl/>
        </w:rPr>
        <w:t xml:space="preserve"> א</w:t>
      </w:r>
      <w:r>
        <w:rPr>
          <w:rtl/>
        </w:rPr>
        <w:t>"</w:t>
      </w:r>
      <w:r w:rsidRPr="00C35A2C">
        <w:rPr>
          <w:rtl/>
        </w:rPr>
        <w:t>ל רבי אבא: אסרת</w:t>
      </w:r>
      <w:r w:rsidRPr="00C35A2C">
        <w:rPr>
          <w:rFonts w:hint="cs"/>
          <w:rtl/>
        </w:rPr>
        <w:t>ם עלי</w:t>
      </w:r>
      <w:r w:rsidRPr="00C35A2C">
        <w:rPr>
          <w:rtl/>
        </w:rPr>
        <w:t>ך איסור</w:t>
      </w:r>
      <w:r w:rsidRPr="00C35A2C">
        <w:rPr>
          <w:rFonts w:hint="cs"/>
          <w:rtl/>
        </w:rPr>
        <w:t xml:space="preserve"> </w:t>
      </w:r>
      <w:r w:rsidRPr="00C35A2C">
        <w:rPr>
          <w:rtl/>
        </w:rPr>
        <w:t>עולם,</w:t>
      </w:r>
      <w:r w:rsidRPr="00C35A2C">
        <w:rPr>
          <w:rFonts w:hint="cs"/>
          <w:rtl/>
        </w:rPr>
        <w:t xml:space="preserve"> דגם אם התירו רבנן למלאות במים אבל לא להניחם בשמש</w:t>
      </w:r>
    </w:p>
    <w:p w14:paraId="69F9A672" w14:textId="77777777" w:rsidR="00910F84" w:rsidRPr="00C35A2C" w:rsidRDefault="00910F84" w:rsidP="00910F84">
      <w:pPr>
        <w:rPr>
          <w:rtl/>
        </w:rPr>
      </w:pPr>
      <w:r w:rsidRPr="00C35A2C">
        <w:rPr>
          <w:rtl/>
        </w:rPr>
        <w:t xml:space="preserve">• </w:t>
      </w:r>
      <w:r>
        <w:rPr>
          <w:rStyle w:val="affff1"/>
          <w:rFonts w:hint="cs"/>
          <w:rtl/>
          <w:rPrChange w:id="9667" w:author="מנוע אמוראים" w:date="2026-10-05T16:41:56Z">
            <w:rPr>
              <w:rFonts w:hint="cs"/>
              <w:rtl/>
            </w:rPr>
          </w:rPrChange>
        </w:rPr>
        <w:t xml:space="preserve">ר</w:t>
      </w:r>
      <w:r>
        <w:rPr>
          <w:rStyle w:val="affff1"/>
          <w:rtl/>
          <w:rPrChange w:id="9668" w:author="מנוע אמוראים" w:date="2026-10-05T16:41:56Z">
            <w:rPr>
              <w:rtl/>
            </w:rPr>
          </w:rPrChange>
        </w:rPr>
        <w:t xml:space="preserve">"</w:t>
      </w:r>
      <w:r>
        <w:rPr>
          <w:rStyle w:val="affff1"/>
          <w:rFonts w:hint="cs"/>
          <w:rtl/>
          <w:rPrChange w:id="9669" w:author="מנוע אמוראים" w:date="2026-10-05T16:41:56Z">
            <w:rPr>
              <w:rFonts w:hint="cs"/>
              <w:rtl/>
            </w:rPr>
          </w:rPrChange>
        </w:rPr>
        <w:t xml:space="preserve">ח</w:t>
      </w:r>
      <w:r>
        <w:rPr>
          <w:rFonts w:hint="cs"/>
          <w:rtl/>
        </w:rPr>
        <w:t xml:space="preserve"> </w:t>
      </w:r>
      <w:r>
        <w:rPr>
          <w:rStyle w:val="affff1"/>
          <w:rFonts w:hint="cs"/>
          <w:rtl/>
          <w:rPrChange w:id="9670" w:author="מנוע אמוראים" w:date="2026-10-05T16:41:56Z">
            <w:rPr>
              <w:rFonts w:hint="cs"/>
              <w:rtl/>
            </w:rPr>
          </w:rPrChange>
        </w:rPr>
        <w:t xml:space="preserve">מר</w:t>
      </w:r>
      <w:r>
        <w:rPr>
          <w:rStyle w:val="affff1"/>
          <w:rtl/>
          <w:rPrChange w:id="9671" w:author="מנוע אמוראים" w:date="2026-10-05T16:41:56Z">
            <w:rPr>
              <w:rtl/>
            </w:rPr>
          </w:rPrChange>
        </w:rPr>
        <w:t xml:space="preserve">"</w:t>
      </w:r>
      <w:r>
        <w:rPr>
          <w:rStyle w:val="affff1"/>
          <w:rFonts w:hint="cs"/>
          <w:rtl/>
          <w:rPrChange w:id="9672" w:author="מנוע אמוראים" w:date="2026-10-05T16:41:56Z">
            <w:rPr>
              <w:rFonts w:hint="cs"/>
              <w:rtl/>
            </w:rPr>
          </w:rPrChange>
        </w:rPr>
        <w:t xml:space="preserve">א</w:t>
      </w:r>
      <w:r w:rsidRPr="00C35A2C">
        <w:rPr>
          <w:rtl/>
        </w:rPr>
        <w:t xml:space="preserve">: כלי נתר </w:t>
      </w:r>
      <w:r w:rsidRPr="00C35A2C">
        <w:rPr>
          <w:rFonts w:hint="cs"/>
          <w:rtl/>
        </w:rPr>
        <w:t xml:space="preserve">[כלי מחפורת של צריף] </w:t>
      </w:r>
      <w:r w:rsidRPr="00C35A2C">
        <w:rPr>
          <w:rtl/>
        </w:rPr>
        <w:t>אין לו טהרה עולמית.</w:t>
      </w:r>
    </w:p>
    <w:p w14:paraId="29736019" w14:textId="77777777" w:rsidR="00910F84" w:rsidRPr="00C35A2C" w:rsidRDefault="00910F84" w:rsidP="00910F84">
      <w:pPr>
        <w:rPr>
          <w:rtl/>
        </w:rPr>
      </w:pPr>
    </w:p>
    <w:p w14:paraId="4A3A5C26" w14:textId="77777777" w:rsidR="00910F84" w:rsidRDefault="00910F84" w:rsidP="00910F84">
      <w:pPr>
        <w:rPr>
          <w:rtl/>
        </w:rPr>
      </w:pPr>
      <w:r w:rsidRPr="00C35A2C">
        <w:rPr>
          <w:rtl/>
        </w:rPr>
        <w:t xml:space="preserve">• </w:t>
      </w:r>
      <w:r w:rsidRPr="00C35A2C">
        <w:rPr>
          <w:rFonts w:hint="cs"/>
          <w:rtl/>
        </w:rPr>
        <w:t xml:space="preserve">אחד מביתו של פרזק המשנה למלך אנס קנקנים </w:t>
      </w:r>
      <w:r w:rsidRPr="00C35A2C">
        <w:rPr>
          <w:rtl/>
        </w:rPr>
        <w:t xml:space="preserve">מפומבדיתא, </w:t>
      </w:r>
      <w:r w:rsidRPr="00C35A2C">
        <w:rPr>
          <w:rFonts w:hint="cs"/>
          <w:rtl/>
        </w:rPr>
        <w:t>הניח בהם יין והחזירם</w:t>
      </w:r>
    </w:p>
    <w:p w14:paraId="6B70FF36" w14:textId="77777777" w:rsidR="00AF13A0" w:rsidRDefault="00910F84" w:rsidP="00AF13A0">
      <w:pPr>
        <w:pStyle w:val="36"/>
        <w:framePr w:wrap="notBeside"/>
        <w:rPr>
          <w:rtl/>
        </w:rPr>
      </w:pPr>
      <w:r w:rsidRPr="00C35A2C">
        <w:rPr>
          <w:rFonts w:hint="cs"/>
          <w:rtl/>
        </w:rPr>
        <w:t>שאלוהו לר</w:t>
      </w:r>
      <w:r>
        <w:rPr>
          <w:rtl/>
        </w:rPr>
        <w:t>"</w:t>
      </w:r>
      <w:r w:rsidRPr="00C35A2C">
        <w:rPr>
          <w:rFonts w:hint="cs"/>
          <w:rtl/>
        </w:rPr>
        <w:t>י</w:t>
      </w:r>
    </w:p>
    <w:p w14:paraId="3BEDF911" w14:textId="47A1A5F8" w:rsidR="00910F84" w:rsidRPr="00C35A2C" w:rsidRDefault="00910F84" w:rsidP="00910F84">
      <w:pPr>
        <w:rPr>
          <w:rtl/>
        </w:rPr>
      </w:pPr>
      <w:r w:rsidRPr="00C35A2C">
        <w:rPr>
          <w:rtl/>
        </w:rPr>
        <w:lastRenderedPageBreak/>
        <w:t>דבר שאין מכניסו לקיום הוא, משכשכן במים והן מותרין.</w:t>
      </w:r>
    </w:p>
    <w:p w14:paraId="1B03F9F6" w14:textId="77777777" w:rsidR="00AF13A0" w:rsidRDefault="00910F84" w:rsidP="00AF13A0">
      <w:pPr>
        <w:pStyle w:val="36"/>
        <w:framePr w:wrap="notBeside"/>
        <w:rPr>
          <w:rtl/>
        </w:rPr>
      </w:pPr>
      <w:r w:rsidRPr="00C35A2C">
        <w:rPr>
          <w:rtl/>
        </w:rPr>
        <w:t>אמר רב עוירא:</w:t>
      </w:r>
    </w:p>
    <w:p w14:paraId="3378E428" w14:textId="6E9F897B" w:rsidR="00910F84" w:rsidRPr="00C35A2C" w:rsidRDefault="00910F84" w:rsidP="00910F84">
      <w:pPr>
        <w:rPr>
          <w:rtl/>
        </w:rPr>
      </w:pPr>
      <w:r w:rsidRPr="00C35A2C">
        <w:rPr>
          <w:rFonts w:hint="cs"/>
          <w:rtl/>
        </w:rPr>
        <w:t>כדים העשויים מאדמה קשה כיון שאינם בולעים הרבה מדיחם במים ומותרין</w:t>
      </w:r>
    </w:p>
    <w:p w14:paraId="3FD5AA59" w14:textId="77777777" w:rsidR="00910F84" w:rsidRPr="00C35A2C" w:rsidRDefault="00910F84" w:rsidP="00910F84">
      <w:pPr>
        <w:rPr>
          <w:rtl/>
        </w:rPr>
      </w:pPr>
      <w:r w:rsidRPr="00C35A2C">
        <w:rPr>
          <w:rtl/>
        </w:rPr>
        <w:t xml:space="preserve">אמר רב פפי: </w:t>
      </w:r>
      <w:r w:rsidRPr="00C35A2C">
        <w:rPr>
          <w:rFonts w:hint="cs"/>
          <w:rtl/>
        </w:rPr>
        <w:t xml:space="preserve">כלי חרס </w:t>
      </w:r>
      <w:r w:rsidRPr="00C35A2C">
        <w:rPr>
          <w:rtl/>
        </w:rPr>
        <w:t>דבי מיכסי, כיון דלא בלעי טובא - משכשכן במים ומותרין.</w:t>
      </w:r>
    </w:p>
    <w:p w14:paraId="02F4EDAE" w14:textId="77777777" w:rsidR="00910F84" w:rsidRDefault="00910F84" w:rsidP="00910F84">
      <w:pPr>
        <w:ind w:firstLine="266"/>
        <w:rPr>
          <w:rtl/>
        </w:rPr>
      </w:pPr>
      <w:r w:rsidRPr="00C35A2C">
        <w:rPr>
          <w:rtl/>
        </w:rPr>
        <w:t>כ</w:t>
      </w:r>
      <w:r w:rsidRPr="00C35A2C">
        <w:rPr>
          <w:rFonts w:hint="cs"/>
          <w:rtl/>
        </w:rPr>
        <w:t xml:space="preserve">וסות </w:t>
      </w:r>
      <w:r w:rsidRPr="00C35A2C">
        <w:rPr>
          <w:rtl/>
        </w:rPr>
        <w:t xml:space="preserve"> - רב אסי אסר, ורב אשי שרי;</w:t>
      </w:r>
    </w:p>
    <w:p w14:paraId="094EDB6B" w14:textId="77777777" w:rsidR="00910F84" w:rsidRPr="00C35A2C" w:rsidRDefault="00910F84" w:rsidP="00910F84">
      <w:pPr>
        <w:ind w:firstLine="266"/>
        <w:rPr>
          <w:rtl/>
        </w:rPr>
      </w:pPr>
      <w:r w:rsidRPr="00C35A2C">
        <w:rPr>
          <w:rtl/>
        </w:rPr>
        <w:t>אי שתי בהו עכו</w:t>
      </w:r>
      <w:r>
        <w:rPr>
          <w:rtl/>
        </w:rPr>
        <w:t>"</w:t>
      </w:r>
      <w:r w:rsidRPr="00C35A2C">
        <w:rPr>
          <w:rtl/>
        </w:rPr>
        <w:t xml:space="preserve">ם פעם </w:t>
      </w:r>
      <w:r w:rsidRPr="00C35A2C">
        <w:rPr>
          <w:rFonts w:hint="cs"/>
          <w:rtl/>
        </w:rPr>
        <w:t xml:space="preserve">אחת </w:t>
      </w:r>
      <w:r w:rsidRPr="00C35A2C">
        <w:rPr>
          <w:rtl/>
        </w:rPr>
        <w:t xml:space="preserve"> - </w:t>
      </w:r>
      <w:r w:rsidRPr="00C35A2C">
        <w:rPr>
          <w:rFonts w:hint="cs"/>
          <w:rtl/>
        </w:rPr>
        <w:t>ל</w:t>
      </w:r>
      <w:r>
        <w:rPr>
          <w:rtl/>
        </w:rPr>
        <w:t xml:space="preserve">כ"ע אסור, </w:t>
      </w:r>
      <w:r>
        <w:rPr>
          <w:rFonts w:hint="cs"/>
          <w:rtl/>
        </w:rPr>
        <w:t>ו</w:t>
      </w:r>
      <w:r w:rsidRPr="00280F6D">
        <w:rPr>
          <w:b/>
          <w:bCs/>
          <w:rtl/>
        </w:rPr>
        <w:t>פליגי</w:t>
      </w:r>
      <w:r w:rsidRPr="00C35A2C">
        <w:rPr>
          <w:rtl/>
        </w:rPr>
        <w:t xml:space="preserve"> - בפעם שני.</w:t>
      </w:r>
    </w:p>
    <w:p w14:paraId="31445BFC" w14:textId="77777777" w:rsidR="00910F84" w:rsidRPr="00C35A2C" w:rsidRDefault="00910F84" w:rsidP="00910F84">
      <w:pPr>
        <w:ind w:firstLine="266"/>
        <w:rPr>
          <w:rtl/>
        </w:rPr>
      </w:pPr>
      <w:r w:rsidRPr="00C35A2C">
        <w:rPr>
          <w:rFonts w:hint="cs"/>
          <w:b/>
          <w:bCs/>
          <w:rtl/>
        </w:rPr>
        <w:t>א</w:t>
      </w:r>
      <w:r>
        <w:rPr>
          <w:b/>
          <w:bCs/>
          <w:rtl/>
        </w:rPr>
        <w:t>"</w:t>
      </w:r>
      <w:r w:rsidRPr="00C35A2C">
        <w:rPr>
          <w:rFonts w:hint="cs"/>
          <w:b/>
          <w:bCs/>
          <w:rtl/>
        </w:rPr>
        <w:t>ד</w:t>
      </w:r>
      <w:r w:rsidRPr="00C35A2C">
        <w:rPr>
          <w:rtl/>
        </w:rPr>
        <w:t>: פעם ראשו</w:t>
      </w:r>
      <w:r w:rsidRPr="00C35A2C">
        <w:rPr>
          <w:rFonts w:hint="cs"/>
          <w:rtl/>
        </w:rPr>
        <w:t>נה ושניה לכ</w:t>
      </w:r>
      <w:r>
        <w:rPr>
          <w:rtl/>
        </w:rPr>
        <w:t>"</w:t>
      </w:r>
      <w:r w:rsidRPr="00C35A2C">
        <w:rPr>
          <w:rFonts w:hint="cs"/>
          <w:rtl/>
        </w:rPr>
        <w:t xml:space="preserve">ע </w:t>
      </w:r>
      <w:r w:rsidRPr="00C35A2C">
        <w:rPr>
          <w:rtl/>
        </w:rPr>
        <w:t xml:space="preserve">אסור, </w:t>
      </w:r>
      <w:r w:rsidRPr="00C35A2C">
        <w:rPr>
          <w:rFonts w:hint="cs"/>
          <w:rtl/>
        </w:rPr>
        <w:t>ו</w:t>
      </w:r>
      <w:r w:rsidRPr="00280F6D">
        <w:rPr>
          <w:b/>
          <w:bCs/>
          <w:rtl/>
        </w:rPr>
        <w:t>פליגי</w:t>
      </w:r>
      <w:r w:rsidRPr="00C35A2C">
        <w:rPr>
          <w:rtl/>
        </w:rPr>
        <w:t xml:space="preserve"> - בפעם ג'.</w:t>
      </w:r>
    </w:p>
    <w:p w14:paraId="2689A14A" w14:textId="77777777" w:rsidR="00910F84" w:rsidRPr="00C35A2C" w:rsidRDefault="00910F84" w:rsidP="00910F84">
      <w:pPr>
        <w:ind w:firstLine="266"/>
        <w:rPr>
          <w:rtl/>
        </w:rPr>
      </w:pPr>
      <w:r w:rsidRPr="00C35A2C">
        <w:rPr>
          <w:b/>
          <w:bCs/>
          <w:rtl/>
        </w:rPr>
        <w:t>ו</w:t>
      </w:r>
      <w:r w:rsidRPr="00280F6D">
        <w:rPr>
          <w:b/>
          <w:bCs/>
          <w:rtl/>
        </w:rPr>
        <w:t>הלכתא</w:t>
      </w:r>
      <w:r w:rsidRPr="00C35A2C">
        <w:rPr>
          <w:rtl/>
        </w:rPr>
        <w:t>: פעם ראשון ושני - אסור, ג' - מותר.</w:t>
      </w:r>
    </w:p>
    <w:p w14:paraId="08FD5ACE" w14:textId="77777777" w:rsidR="00910F84" w:rsidRPr="00C35A2C" w:rsidRDefault="00910F84" w:rsidP="00910F84">
      <w:pPr>
        <w:rPr>
          <w:rtl/>
        </w:rPr>
      </w:pPr>
    </w:p>
    <w:p w14:paraId="7A915488" w14:textId="77777777" w:rsidR="00910F84" w:rsidRPr="00C35A2C" w:rsidRDefault="00910F84" w:rsidP="00910F84">
      <w:pPr>
        <w:rPr>
          <w:rtl/>
        </w:rPr>
      </w:pPr>
      <w:r w:rsidRPr="00C35A2C">
        <w:rPr>
          <w:rtl/>
        </w:rPr>
        <w:t xml:space="preserve">• </w:t>
      </w:r>
      <w:r>
        <w:rPr>
          <w:rStyle w:val="affff1"/>
          <w:rFonts w:hint="cs"/>
          <w:rtl/>
          <w:rPrChange w:id="9673" w:author="מנוע אמוראים" w:date="2026-10-05T16:41:56Z">
            <w:rPr>
              <w:rFonts w:hint="cs"/>
              <w:rtl/>
            </w:rPr>
          </w:rPrChange>
        </w:rPr>
        <w:t xml:space="preserve">אר</w:t>
      </w:r>
      <w:r>
        <w:rPr>
          <w:rStyle w:val="affff1"/>
          <w:rtl/>
          <w:rPrChange w:id="9674" w:author="מנוע אמוראים" w:date="2026-10-05T16:41:56Z">
            <w:rPr>
              <w:rtl/>
            </w:rPr>
          </w:rPrChange>
        </w:rPr>
        <w:t xml:space="preserve">"</w:t>
      </w:r>
      <w:r>
        <w:rPr>
          <w:rStyle w:val="affff1"/>
          <w:rFonts w:hint="cs"/>
          <w:rtl/>
          <w:rPrChange w:id="9675" w:author="מנוע אמוראים" w:date="2026-10-05T16:41:56Z">
            <w:rPr>
              <w:rFonts w:hint="cs"/>
              <w:rtl/>
            </w:rPr>
          </w:rPrChange>
        </w:rPr>
        <w:t xml:space="preserve">ז</w:t>
      </w:r>
      <w:r w:rsidRPr="00C35A2C">
        <w:rPr>
          <w:rtl/>
        </w:rPr>
        <w:t xml:space="preserve">: </w:t>
      </w:r>
      <w:r w:rsidRPr="00C35A2C">
        <w:rPr>
          <w:rFonts w:hint="cs"/>
          <w:rtl/>
        </w:rPr>
        <w:t>כלי</w:t>
      </w:r>
      <w:r w:rsidRPr="00C35A2C">
        <w:rPr>
          <w:rtl/>
        </w:rPr>
        <w:t xml:space="preserve"> דקוניא, </w:t>
      </w:r>
      <w:r w:rsidRPr="00C35A2C">
        <w:rPr>
          <w:rFonts w:hint="cs"/>
          <w:rtl/>
        </w:rPr>
        <w:t>לבן ושחור</w:t>
      </w:r>
      <w:r w:rsidRPr="00C35A2C">
        <w:rPr>
          <w:rtl/>
        </w:rPr>
        <w:t>- שרי, ירוק- אסור</w:t>
      </w:r>
      <w:r w:rsidRPr="00C35A2C">
        <w:rPr>
          <w:rFonts w:hint="cs"/>
          <w:rtl/>
        </w:rPr>
        <w:t xml:space="preserve"> דמ</w:t>
      </w:r>
      <w:r w:rsidRPr="00C35A2C">
        <w:rPr>
          <w:rtl/>
        </w:rPr>
        <w:t xml:space="preserve">צריף; </w:t>
      </w:r>
      <w:r w:rsidRPr="00C35A2C">
        <w:rPr>
          <w:rFonts w:hint="cs"/>
          <w:rtl/>
        </w:rPr>
        <w:t xml:space="preserve"> </w:t>
      </w:r>
      <w:r>
        <w:rPr>
          <w:rFonts w:hint="cs"/>
          <w:rtl/>
        </w:rPr>
        <w:t>וא</w:t>
      </w:r>
      <w:r w:rsidRPr="00C35A2C">
        <w:rPr>
          <w:rtl/>
        </w:rPr>
        <w:t xml:space="preserve">י </w:t>
      </w:r>
      <w:r w:rsidRPr="00C35A2C">
        <w:rPr>
          <w:rFonts w:hint="cs"/>
          <w:rtl/>
        </w:rPr>
        <w:t>יש בזה</w:t>
      </w:r>
      <w:r>
        <w:rPr>
          <w:rtl/>
        </w:rPr>
        <w:t xml:space="preserve"> קרטופני </w:t>
      </w:r>
      <w:r>
        <w:rPr>
          <w:rFonts w:hint="cs"/>
          <w:rtl/>
        </w:rPr>
        <w:t>הכל</w:t>
      </w:r>
      <w:r w:rsidRPr="00C35A2C">
        <w:rPr>
          <w:rtl/>
        </w:rPr>
        <w:t xml:space="preserve"> אסירי.</w:t>
      </w:r>
    </w:p>
    <w:p w14:paraId="3464D6BD" w14:textId="77777777" w:rsidR="00910F84" w:rsidRPr="00C35A2C" w:rsidRDefault="00910F84" w:rsidP="00910F84">
      <w:pPr>
        <w:rPr>
          <w:rtl/>
        </w:rPr>
      </w:pPr>
      <w:r w:rsidRPr="00C35A2C">
        <w:rPr>
          <w:rtl/>
        </w:rPr>
        <w:t>•</w:t>
      </w:r>
      <w:r w:rsidRPr="00C35A2C">
        <w:rPr>
          <w:rFonts w:hint="cs"/>
          <w:rtl/>
        </w:rPr>
        <w:t xml:space="preserve"> </w:t>
      </w:r>
      <w:r w:rsidRPr="00C35A2C">
        <w:rPr>
          <w:rtl/>
        </w:rPr>
        <w:t>דרש מרימר: קוניא</w:t>
      </w:r>
      <w:r w:rsidRPr="00C35A2C">
        <w:rPr>
          <w:rFonts w:hint="cs"/>
          <w:rtl/>
        </w:rPr>
        <w:t>[חרס מצופה באבר]</w:t>
      </w:r>
      <w:r w:rsidRPr="00C35A2C">
        <w:rPr>
          <w:rtl/>
        </w:rPr>
        <w:t xml:space="preserve">, בין </w:t>
      </w:r>
      <w:r w:rsidRPr="00C35A2C">
        <w:rPr>
          <w:rFonts w:hint="cs"/>
          <w:rtl/>
        </w:rPr>
        <w:t>שחור בין לבן בין ירוק</w:t>
      </w:r>
      <w:r w:rsidRPr="00C35A2C">
        <w:rPr>
          <w:rtl/>
        </w:rPr>
        <w:t xml:space="preserve"> - שרי.</w:t>
      </w:r>
    </w:p>
    <w:p w14:paraId="1B8ECD21" w14:textId="77777777" w:rsidR="00910F84" w:rsidRDefault="00910F84" w:rsidP="00910F84">
      <w:pPr>
        <w:rPr>
          <w:rtl/>
        </w:rPr>
      </w:pPr>
      <w:r w:rsidRPr="00C35A2C">
        <w:rPr>
          <w:rFonts w:hint="cs"/>
          <w:rtl/>
        </w:rPr>
        <w:t xml:space="preserve">ושאני מחמץ בפסח דבירוק אסור דמצרפי ובלעי ובשחור ולבן בשיש סדקים וודאי בולע ואסור ובשאין סדקים </w:t>
      </w:r>
    </w:p>
    <w:p w14:paraId="506034DE" w14:textId="77777777" w:rsidR="00910F84" w:rsidRDefault="00910F84" w:rsidP="00910F84">
      <w:pPr>
        <w:rPr>
          <w:rtl/>
        </w:rPr>
      </w:pPr>
      <w:r w:rsidRPr="00C35A2C">
        <w:rPr>
          <w:rFonts w:hint="cs"/>
          <w:rtl/>
        </w:rPr>
        <w:t>א</w:t>
      </w:r>
      <w:r>
        <w:rPr>
          <w:rtl/>
        </w:rPr>
        <w:t>"</w:t>
      </w:r>
      <w:r w:rsidRPr="00C35A2C">
        <w:rPr>
          <w:rFonts w:hint="cs"/>
          <w:rtl/>
        </w:rPr>
        <w:t>ל אני ראיתי שמזיעין מבחוץ ולכן ודאי אסור דהתורה העידה על כלי חסר שאינו יוצא מדפנו לעולם</w:t>
      </w:r>
    </w:p>
    <w:p w14:paraId="15D9063D" w14:textId="77777777" w:rsidR="00910F84" w:rsidRDefault="00910F84" w:rsidP="00910F84">
      <w:pPr>
        <w:pStyle w:val="aff6"/>
        <w:framePr w:wrap="around"/>
        <w:rPr>
          <w:rtl/>
        </w:rPr>
      </w:pPr>
      <w:r w:rsidRPr="00C35A2C">
        <w:rPr>
          <w:rFonts w:hint="cs"/>
          <w:rtl/>
        </w:rPr>
        <w:t>לד.</w:t>
      </w:r>
    </w:p>
    <w:p w14:paraId="41D1009E" w14:textId="77777777" w:rsidR="00910F84" w:rsidRDefault="00910F84" w:rsidP="00910F84">
      <w:pPr>
        <w:rPr>
          <w:rtl/>
        </w:rPr>
      </w:pPr>
      <w:r w:rsidRPr="00C35A2C">
        <w:rPr>
          <w:rFonts w:hint="cs"/>
          <w:rtl/>
        </w:rPr>
        <w:t>וא</w:t>
      </w:r>
      <w:r>
        <w:rPr>
          <w:rtl/>
        </w:rPr>
        <w:t>"</w:t>
      </w:r>
      <w:r w:rsidRPr="00C35A2C">
        <w:rPr>
          <w:rFonts w:hint="cs"/>
          <w:rtl/>
        </w:rPr>
        <w:t>א לחלק מצד דחמץ דאורייתא ויי</w:t>
      </w:r>
      <w:r>
        <w:rPr>
          <w:rtl/>
        </w:rPr>
        <w:t>"</w:t>
      </w:r>
      <w:r w:rsidRPr="00C35A2C">
        <w:rPr>
          <w:rFonts w:hint="cs"/>
          <w:rtl/>
        </w:rPr>
        <w:t>נ דרבנן דהא כל ד</w:t>
      </w:r>
      <w:r w:rsidRPr="00C35A2C">
        <w:rPr>
          <w:rtl/>
        </w:rPr>
        <w:t>תקון רבנן כעין דאורייתא תקון!</w:t>
      </w:r>
    </w:p>
    <w:p w14:paraId="0A11788E" w14:textId="77777777" w:rsidR="00910F84" w:rsidRPr="00C35A2C" w:rsidRDefault="00910F84" w:rsidP="00910F84">
      <w:pPr>
        <w:pStyle w:val="afffa"/>
      </w:pPr>
      <w:r>
        <w:rPr>
          <w:rtl/>
        </w:rPr>
        <w:t xml:space="preserve">- </w:t>
      </w:r>
      <w:r w:rsidRPr="00C35A2C">
        <w:rPr>
          <w:rFonts w:hint="cs"/>
          <w:rtl/>
        </w:rPr>
        <w:t>אלא ד</w:t>
      </w:r>
      <w:r w:rsidRPr="00C35A2C">
        <w:rPr>
          <w:rtl/>
        </w:rPr>
        <w:t>זה תשמישו בחמין</w:t>
      </w:r>
      <w:r w:rsidRPr="00C35A2C">
        <w:rPr>
          <w:rFonts w:hint="cs"/>
          <w:rtl/>
        </w:rPr>
        <w:t>[לענין חמץ]</w:t>
      </w:r>
      <w:r w:rsidRPr="00C35A2C">
        <w:rPr>
          <w:rtl/>
        </w:rPr>
        <w:t>, וזה תשמישו בצונן.</w:t>
      </w:r>
    </w:p>
    <w:p w14:paraId="5B4A9A2E" w14:textId="77777777" w:rsidR="00910F84" w:rsidRPr="00C35A2C" w:rsidRDefault="00910F84" w:rsidP="00910F84">
      <w:pPr>
        <w:ind w:left="360"/>
        <w:rPr>
          <w:rtl/>
        </w:rPr>
      </w:pPr>
    </w:p>
    <w:p w14:paraId="5809B232" w14:textId="77777777" w:rsidR="00910F84" w:rsidRDefault="00910F84" w:rsidP="00910F84">
      <w:pPr>
        <w:rPr>
          <w:rtl/>
        </w:rPr>
      </w:pPr>
      <w:r w:rsidRPr="00C35A2C">
        <w:rPr>
          <w:rtl/>
        </w:rPr>
        <w:t>•</w:t>
      </w:r>
      <w:r w:rsidRPr="00C35A2C">
        <w:rPr>
          <w:rFonts w:hint="cs"/>
          <w:rtl/>
        </w:rPr>
        <w:t xml:space="preserve"> </w:t>
      </w:r>
      <w:r>
        <w:rPr>
          <w:rStyle w:val="affff1"/>
          <w:rtl/>
          <w:rPrChange w:id="9676" w:author="מנוע אמוראים" w:date="2026-10-05T16:41:56Z">
            <w:rPr>
              <w:rtl/>
            </w:rPr>
          </w:rPrChange>
        </w:rPr>
        <w:t xml:space="preserve">ר</w:t>
      </w:r>
      <w:r>
        <w:rPr>
          <w:rStyle w:val="affff1"/>
          <w:rtl/>
          <w:rPrChange w:id="9677" w:author="מנוע אמוראים" w:date="2026-10-05T16:41:56Z">
            <w:rPr>
              <w:rtl/>
            </w:rPr>
          </w:rPrChange>
        </w:rPr>
        <w:t xml:space="preserve">"</w:t>
      </w:r>
      <w:r>
        <w:rPr>
          <w:rStyle w:val="affff1"/>
          <w:rtl/>
          <w:rPrChange w:id="9678" w:author="מנוע אמוראים" w:date="2026-10-05T16:41:56Z">
            <w:rPr>
              <w:rtl/>
            </w:rPr>
          </w:rPrChange>
        </w:rPr>
        <w:t xml:space="preserve">ע</w:t>
      </w:r>
      <w:r>
        <w:rPr>
          <w:rFonts w:hint="cs"/>
          <w:rtl/>
        </w:rPr>
        <w:t>:</w:t>
      </w:r>
      <w:r w:rsidRPr="00C35A2C">
        <w:rPr>
          <w:rtl/>
        </w:rPr>
        <w:t xml:space="preserve"> </w:t>
      </w:r>
      <w:r w:rsidRPr="00C35A2C">
        <w:rPr>
          <w:rFonts w:hint="cs"/>
          <w:rtl/>
        </w:rPr>
        <w:t xml:space="preserve">הזדמן </w:t>
      </w:r>
      <w:r w:rsidRPr="00C35A2C">
        <w:rPr>
          <w:rtl/>
        </w:rPr>
        <w:t xml:space="preserve">לגינזק, </w:t>
      </w:r>
      <w:r w:rsidRPr="00C35A2C">
        <w:rPr>
          <w:rFonts w:hint="cs"/>
          <w:rtl/>
        </w:rPr>
        <w:t>שאלוהו</w:t>
      </w:r>
      <w:r w:rsidRPr="00C35A2C">
        <w:rPr>
          <w:rtl/>
        </w:rPr>
        <w:t>: מתענין לשעות או אין מתענין לשעות? לא הוה בידיה;</w:t>
      </w:r>
    </w:p>
    <w:p w14:paraId="0706200E" w14:textId="77777777" w:rsidR="00910F84" w:rsidRDefault="00910F84" w:rsidP="00910F84">
      <w:pPr>
        <w:ind w:hanging="114"/>
        <w:rPr>
          <w:rtl/>
        </w:rPr>
      </w:pPr>
      <w:r w:rsidRPr="00C35A2C">
        <w:rPr>
          <w:rtl/>
        </w:rPr>
        <w:t>קנקנים של עובדי כוכבים אסורין או מותרין? לא הוה בידיה;</w:t>
      </w:r>
    </w:p>
    <w:p w14:paraId="11085E2E" w14:textId="77777777" w:rsidR="00910F84" w:rsidRDefault="00910F84" w:rsidP="00910F84">
      <w:pPr>
        <w:ind w:hanging="114"/>
        <w:rPr>
          <w:rtl/>
        </w:rPr>
      </w:pPr>
      <w:r w:rsidRPr="00C35A2C">
        <w:rPr>
          <w:rtl/>
        </w:rPr>
        <w:t>במה שימש משה כל שבעת ימי המלואים? לא הוה בידיה;</w:t>
      </w:r>
    </w:p>
    <w:p w14:paraId="0911BAD2" w14:textId="77777777" w:rsidR="00910F84" w:rsidRDefault="00910F84" w:rsidP="00910F84">
      <w:pPr>
        <w:rPr>
          <w:rtl/>
        </w:rPr>
      </w:pPr>
      <w:r w:rsidRPr="00C35A2C">
        <w:rPr>
          <w:rFonts w:hint="cs"/>
          <w:rtl/>
        </w:rPr>
        <w:t>שאל בביהמ</w:t>
      </w:r>
      <w:r>
        <w:rPr>
          <w:rtl/>
        </w:rPr>
        <w:t>"</w:t>
      </w:r>
      <w:r w:rsidRPr="00C35A2C">
        <w:rPr>
          <w:rFonts w:hint="cs"/>
          <w:rtl/>
        </w:rPr>
        <w:t>ד אמרו:</w:t>
      </w:r>
      <w:r w:rsidRPr="00C35A2C">
        <w:rPr>
          <w:rtl/>
        </w:rPr>
        <w:t xml:space="preserve"> </w:t>
      </w:r>
      <w:r w:rsidRPr="00280F6D">
        <w:rPr>
          <w:rFonts w:hint="cs"/>
          <w:b/>
          <w:bCs/>
          <w:rtl/>
        </w:rPr>
        <w:t>הלכתא</w:t>
      </w:r>
      <w:r w:rsidRPr="00C35A2C">
        <w:rPr>
          <w:rFonts w:hint="cs"/>
          <w:rtl/>
        </w:rPr>
        <w:t xml:space="preserve"> </w:t>
      </w:r>
      <w:r w:rsidRPr="00C35A2C">
        <w:rPr>
          <w:rtl/>
        </w:rPr>
        <w:t>מתענין לשעות, ואם השלים - מתפלל תפלת תענית;</w:t>
      </w:r>
    </w:p>
    <w:p w14:paraId="316CE4A6" w14:textId="77777777" w:rsidR="001A362C" w:rsidRDefault="00910F84" w:rsidP="001A362C">
      <w:pPr>
        <w:pStyle w:val="36"/>
        <w:framePr w:wrap="notBeside"/>
        <w:rPr>
          <w:rtl/>
        </w:rPr>
      </w:pPr>
      <w:r w:rsidRPr="00C35A2C">
        <w:rPr>
          <w:rtl/>
        </w:rPr>
        <w:t>ו</w:t>
      </w:r>
      <w:r w:rsidRPr="00280F6D">
        <w:rPr>
          <w:rtl/>
        </w:rPr>
        <w:t>הלכתא</w:t>
      </w:r>
      <w:r w:rsidRPr="00C35A2C">
        <w:rPr>
          <w:rtl/>
        </w:rPr>
        <w:t xml:space="preserve">: </w:t>
      </w:r>
    </w:p>
    <w:p w14:paraId="0838AEEF" w14:textId="2CA78382" w:rsidR="00910F84" w:rsidRDefault="00910F84" w:rsidP="001A362C">
      <w:pPr>
        <w:rPr>
          <w:rtl/>
        </w:rPr>
      </w:pPr>
      <w:r w:rsidRPr="00C35A2C">
        <w:rPr>
          <w:rtl/>
        </w:rPr>
        <w:t>קנקנים של עובדי כוכבים לאחר י</w:t>
      </w:r>
      <w:r>
        <w:rPr>
          <w:rtl/>
        </w:rPr>
        <w:t>"</w:t>
      </w:r>
      <w:r w:rsidRPr="00C35A2C">
        <w:rPr>
          <w:rtl/>
        </w:rPr>
        <w:t>ב חדש מותרין;</w:t>
      </w:r>
    </w:p>
    <w:p w14:paraId="4D41596A" w14:textId="63AAB461" w:rsidR="00910F84" w:rsidRDefault="00910F84" w:rsidP="001A362C">
      <w:pPr>
        <w:ind w:hanging="114"/>
        <w:rPr>
          <w:rtl/>
        </w:rPr>
      </w:pPr>
      <w:r w:rsidRPr="00C35A2C">
        <w:rPr>
          <w:rtl/>
        </w:rPr>
        <w:t>במה שימש משה שבעת ימי המלואים? בחלוק לבן.</w:t>
      </w:r>
      <w:r>
        <w:rPr>
          <w:rFonts w:hint="cs"/>
          <w:rtl/>
        </w:rPr>
        <w:t xml:space="preserve"> </w:t>
      </w:r>
      <w:r>
        <w:rPr>
          <w:rStyle w:val="affff1"/>
          <w:rFonts w:hint="cs"/>
          <w:rtl/>
          <w:rPrChange w:id="9679" w:author="מנוע אמוראים" w:date="2026-10-05T16:41:56Z">
            <w:rPr>
              <w:rFonts w:hint="cs"/>
              <w:rtl/>
            </w:rPr>
          </w:rPrChange>
        </w:rPr>
        <w:t xml:space="preserve">ולר</w:t>
      </w:r>
      <w:r>
        <w:rPr>
          <w:rStyle w:val="affff1"/>
          <w:rtl/>
          <w:rPrChange w:id="9680" w:author="מנוע אמוראים" w:date="2026-10-05T16:41:56Z">
            <w:rPr>
              <w:rtl/>
            </w:rPr>
          </w:rPrChange>
        </w:rPr>
        <w:t xml:space="preserve">"</w:t>
      </w:r>
      <w:r>
        <w:rPr>
          <w:rStyle w:val="affff1"/>
          <w:rFonts w:hint="cs"/>
          <w:rtl/>
          <w:rPrChange w:id="9681" w:author="מנוע אמוראים" w:date="2026-10-05T16:41:56Z">
            <w:rPr>
              <w:rFonts w:hint="cs"/>
              <w:rtl/>
            </w:rPr>
          </w:rPrChange>
        </w:rPr>
        <w:t xml:space="preserve">כ</w:t>
      </w:r>
      <w:r>
        <w:rPr>
          <w:rFonts w:hint="cs"/>
          <w:rtl/>
        </w:rPr>
        <w:t xml:space="preserve"> בחלוק לבן שאין בו אימרא</w:t>
      </w:r>
    </w:p>
    <w:p w14:paraId="5F100848" w14:textId="77777777" w:rsidR="00910F84" w:rsidRPr="00C35A2C" w:rsidRDefault="00910F84" w:rsidP="00910F84">
      <w:pPr>
        <w:pStyle w:val="afff2"/>
        <w:rPr>
          <w:b/>
          <w:rtl/>
        </w:rPr>
      </w:pPr>
      <w:ins w:id="9853" w:author="מספור קטעי משנה" w:date="2026-10-06T06:44:54Z">
        <w:r>
          <w:rPr>
            <w:rStyle w:val="MisparKeta"/>
          </w:rPr>
          <w:t xml:space="preserve">א. </w:t>
        </w:r>
      </w:ins>
      <w:r w:rsidRPr="00C35A2C">
        <w:rPr>
          <w:rtl/>
        </w:rPr>
        <w:t>החרצנים והזגים של עובדי כוכבים וכו'.</w:t>
      </w:r>
    </w:p>
    <w:p w14:paraId="6717A032" w14:textId="78A9CFFC" w:rsidR="00910F84" w:rsidRPr="00C35A2C" w:rsidRDefault="00910F84" w:rsidP="001A362C">
      <w:pPr>
        <w:rPr>
          <w:rtl/>
        </w:rPr>
      </w:pPr>
      <w:r w:rsidRPr="00C35A2C">
        <w:rPr>
          <w:b/>
          <w:bCs/>
          <w:rtl/>
        </w:rPr>
        <w:t>• ת</w:t>
      </w:r>
      <w:r>
        <w:rPr>
          <w:b/>
          <w:bCs/>
          <w:rtl/>
        </w:rPr>
        <w:t>"</w:t>
      </w:r>
      <w:r w:rsidRPr="00C35A2C">
        <w:rPr>
          <w:b/>
          <w:bCs/>
          <w:rtl/>
        </w:rPr>
        <w:t>ר</w:t>
      </w:r>
      <w:r w:rsidRPr="00C35A2C">
        <w:rPr>
          <w:rtl/>
        </w:rPr>
        <w:t>: החרצנים והזגים של ע</w:t>
      </w:r>
      <w:r w:rsidRPr="00C35A2C">
        <w:rPr>
          <w:rFonts w:hint="cs"/>
          <w:rtl/>
        </w:rPr>
        <w:t>כו</w:t>
      </w:r>
      <w:r>
        <w:rPr>
          <w:rtl/>
        </w:rPr>
        <w:t>"</w:t>
      </w:r>
      <w:r w:rsidRPr="00C35A2C">
        <w:rPr>
          <w:rFonts w:hint="cs"/>
          <w:rtl/>
        </w:rPr>
        <w:t>ם</w:t>
      </w:r>
      <w:r w:rsidRPr="00C35A2C">
        <w:rPr>
          <w:rtl/>
        </w:rPr>
        <w:t xml:space="preserve"> - </w:t>
      </w:r>
      <w:r w:rsidRPr="00C35A2C">
        <w:rPr>
          <w:b/>
          <w:bCs/>
          <w:rtl/>
        </w:rPr>
        <w:t>לחין</w:t>
      </w:r>
      <w:r w:rsidRPr="00C35A2C">
        <w:rPr>
          <w:rtl/>
        </w:rPr>
        <w:t xml:space="preserve"> </w:t>
      </w:r>
      <w:r w:rsidRPr="00C35A2C">
        <w:rPr>
          <w:rFonts w:hint="cs"/>
          <w:rtl/>
        </w:rPr>
        <w:t>[כל י</w:t>
      </w:r>
      <w:r>
        <w:rPr>
          <w:rtl/>
        </w:rPr>
        <w:t>"</w:t>
      </w:r>
      <w:r w:rsidRPr="00C35A2C">
        <w:rPr>
          <w:rFonts w:hint="cs"/>
          <w:rtl/>
        </w:rPr>
        <w:t xml:space="preserve">ב חודש] </w:t>
      </w:r>
      <w:r>
        <w:rPr>
          <w:rtl/>
        </w:rPr>
        <w:t>אסורין,</w:t>
      </w:r>
      <w:r>
        <w:rPr>
          <w:rFonts w:hint="cs"/>
          <w:rtl/>
        </w:rPr>
        <w:t xml:space="preserve"> </w:t>
      </w:r>
      <w:r w:rsidRPr="00C35A2C">
        <w:rPr>
          <w:rFonts w:hint="cs"/>
          <w:rtl/>
        </w:rPr>
        <w:t xml:space="preserve"> </w:t>
      </w:r>
      <w:r w:rsidRPr="00C35A2C">
        <w:rPr>
          <w:b/>
          <w:bCs/>
          <w:rtl/>
        </w:rPr>
        <w:t>יבשים</w:t>
      </w:r>
      <w:r w:rsidRPr="00C35A2C">
        <w:rPr>
          <w:rFonts w:hint="cs"/>
          <w:rtl/>
        </w:rPr>
        <w:t>[אחר י</w:t>
      </w:r>
      <w:r>
        <w:rPr>
          <w:rtl/>
        </w:rPr>
        <w:t>"</w:t>
      </w:r>
      <w:r w:rsidRPr="00C35A2C">
        <w:rPr>
          <w:rFonts w:hint="cs"/>
          <w:rtl/>
        </w:rPr>
        <w:t>ב חודש]</w:t>
      </w:r>
      <w:r w:rsidRPr="00C35A2C">
        <w:rPr>
          <w:rtl/>
        </w:rPr>
        <w:t xml:space="preserve"> מותרים.</w:t>
      </w:r>
    </w:p>
    <w:p w14:paraId="10697B14" w14:textId="77777777" w:rsidR="00910F84" w:rsidRPr="00C35A2C" w:rsidRDefault="00910F84" w:rsidP="00910F84">
      <w:pPr>
        <w:rPr>
          <w:rtl/>
        </w:rPr>
      </w:pPr>
      <w:r w:rsidRPr="00C35A2C">
        <w:rPr>
          <w:rtl/>
        </w:rPr>
        <w:t>•</w:t>
      </w:r>
      <w:r w:rsidRPr="00C35A2C">
        <w:rPr>
          <w:rFonts w:hint="cs"/>
          <w:rtl/>
        </w:rPr>
        <w:t xml:space="preserve"> </w:t>
      </w:r>
      <w:r w:rsidRPr="00C35A2C">
        <w:rPr>
          <w:rtl/>
        </w:rPr>
        <w:t xml:space="preserve">אתמר </w:t>
      </w:r>
      <w:r>
        <w:rPr>
          <w:rStyle w:val="affff1"/>
          <w:rFonts w:hint="cs"/>
          <w:rtl/>
          <w:rPrChange w:id="9682" w:author="מנוע אמוראים" w:date="2026-10-05T16:41:56Z">
            <w:rPr>
              <w:rFonts w:hint="cs"/>
              <w:rtl/>
            </w:rPr>
          </w:rPrChange>
        </w:rPr>
        <w:t xml:space="preserve">רבב</w:t>
      </w:r>
      <w:r>
        <w:rPr>
          <w:rStyle w:val="affff1"/>
          <w:rtl/>
          <w:rPrChange w:id="9683" w:author="מנוע אמוראים" w:date="2026-10-05T16:41:56Z">
            <w:rPr>
              <w:rtl/>
            </w:rPr>
          </w:rPrChange>
        </w:rPr>
        <w:t xml:space="preserve">"</w:t>
      </w:r>
      <w:r>
        <w:rPr>
          <w:rStyle w:val="affff1"/>
          <w:rFonts w:hint="cs"/>
          <w:rtl/>
          <w:rPrChange w:id="9684" w:author="מנוע אמוראים" w:date="2026-10-05T16:41:56Z">
            <w:rPr>
              <w:rFonts w:hint="cs"/>
              <w:rtl/>
            </w:rPr>
          </w:rPrChange>
        </w:rPr>
        <w:t xml:space="preserve">ח</w:t>
      </w:r>
      <w:r>
        <w:rPr>
          <w:rFonts w:hint="cs"/>
          <w:rtl/>
        </w:rPr>
        <w:t xml:space="preserve"> </w:t>
      </w:r>
      <w:r>
        <w:rPr>
          <w:rStyle w:val="affff1"/>
          <w:rFonts w:hint="cs"/>
          <w:rtl/>
          <w:rPrChange w:id="9685" w:author="מנוע אמוראים" w:date="2026-10-05T16:41:56Z">
            <w:rPr>
              <w:rFonts w:hint="cs"/>
              <w:rtl/>
            </w:rPr>
          </w:rPrChange>
        </w:rPr>
        <w:t xml:space="preserve">מרי</w:t>
      </w:r>
      <w:r>
        <w:rPr>
          <w:rStyle w:val="affff1"/>
          <w:rtl/>
          <w:rPrChange w:id="9686" w:author="מנוע אמוראים" w:date="2026-10-05T16:41:56Z">
            <w:rPr>
              <w:rtl/>
            </w:rPr>
          </w:rPrChange>
        </w:rPr>
        <w:t xml:space="preserve">"</w:t>
      </w:r>
      <w:r>
        <w:rPr>
          <w:rStyle w:val="affff1"/>
          <w:rFonts w:hint="cs"/>
          <w:rtl/>
          <w:rPrChange w:id="9687" w:author="מנוע אמוראים" w:date="2026-10-05T16:41:56Z">
            <w:rPr>
              <w:rFonts w:hint="cs"/>
              <w:rtl/>
            </w:rPr>
          </w:rPrChange>
        </w:rPr>
        <w:t xml:space="preserve">ו</w:t>
      </w:r>
      <w:r>
        <w:rPr>
          <w:rtl/>
        </w:rPr>
        <w:t xml:space="preserve">: כשהן אסורין </w:t>
      </w:r>
      <w:r w:rsidRPr="00C35A2C">
        <w:rPr>
          <w:rtl/>
        </w:rPr>
        <w:t>אס</w:t>
      </w:r>
      <w:r>
        <w:rPr>
          <w:rtl/>
        </w:rPr>
        <w:t xml:space="preserve">ורין אפילו בהנאה, כשהן מותרין </w:t>
      </w:r>
      <w:r w:rsidRPr="00C35A2C">
        <w:rPr>
          <w:rtl/>
        </w:rPr>
        <w:t>מותרין אפילו באכילה.</w:t>
      </w:r>
    </w:p>
    <w:p w14:paraId="39A36ABC" w14:textId="77777777" w:rsidR="00910F84" w:rsidRPr="00C35A2C" w:rsidRDefault="00910F84" w:rsidP="00910F84">
      <w:pPr>
        <w:rPr>
          <w:rtl/>
        </w:rPr>
      </w:pPr>
      <w:r>
        <w:rPr>
          <w:rFonts w:hint="cs"/>
          <w:rtl/>
        </w:rPr>
        <w:t xml:space="preserve">    </w:t>
      </w:r>
      <w:r>
        <w:rPr>
          <w:rStyle w:val="affff1"/>
          <w:rFonts w:hint="cs"/>
          <w:rtl/>
          <w:rPrChange w:id="9688" w:author="מנוע אמוראים" w:date="2026-10-05T16:41:56Z">
            <w:rPr>
              <w:rFonts w:hint="cs"/>
              <w:rtl/>
            </w:rPr>
          </w:rPrChange>
        </w:rPr>
        <w:t xml:space="preserve">ר</w:t>
      </w:r>
      <w:r>
        <w:rPr>
          <w:rStyle w:val="affff1"/>
          <w:rtl/>
          <w:rPrChange w:id="9689" w:author="מנוע אמוראים" w:date="2026-10-05T16:41:56Z">
            <w:rPr>
              <w:rtl/>
            </w:rPr>
          </w:rPrChange>
        </w:rPr>
        <w:t xml:space="preserve">"</w:t>
      </w:r>
      <w:r>
        <w:rPr>
          <w:rStyle w:val="affff1"/>
          <w:rFonts w:hint="cs"/>
          <w:rtl/>
          <w:rPrChange w:id="9690" w:author="מנוע אמוראים" w:date="2026-10-05T16:41:56Z">
            <w:rPr>
              <w:rFonts w:hint="cs"/>
              <w:rtl/>
            </w:rPr>
          </w:rPrChange>
        </w:rPr>
        <w:t xml:space="preserve">ז</w:t>
      </w:r>
      <w:r w:rsidRPr="00C35A2C">
        <w:rPr>
          <w:rtl/>
        </w:rPr>
        <w:t>:</w:t>
      </w:r>
      <w:r w:rsidRPr="00C35A2C">
        <w:rPr>
          <w:rFonts w:hint="cs"/>
          <w:rtl/>
        </w:rPr>
        <w:t xml:space="preserve"> </w:t>
      </w:r>
      <w:r w:rsidRPr="00C35A2C">
        <w:rPr>
          <w:rtl/>
        </w:rPr>
        <w:tab/>
      </w:r>
      <w:r w:rsidRPr="00C35A2C">
        <w:rPr>
          <w:rFonts w:hint="cs"/>
          <w:rtl/>
        </w:rPr>
        <w:t>שמרי יין של גויים - אחר י</w:t>
      </w:r>
      <w:r>
        <w:rPr>
          <w:rtl/>
        </w:rPr>
        <w:t>"</w:t>
      </w:r>
      <w:r w:rsidRPr="00C35A2C">
        <w:rPr>
          <w:rFonts w:hint="cs"/>
          <w:rtl/>
        </w:rPr>
        <w:t xml:space="preserve">ב חודש </w:t>
      </w:r>
      <w:r w:rsidRPr="00C35A2C">
        <w:rPr>
          <w:rtl/>
        </w:rPr>
        <w:t>שרי.</w:t>
      </w:r>
    </w:p>
    <w:p w14:paraId="4D42782D" w14:textId="77777777" w:rsidR="00910F84" w:rsidRPr="00C35A2C" w:rsidRDefault="00910F84" w:rsidP="00910F84">
      <w:pPr>
        <w:rPr>
          <w:rtl/>
        </w:rPr>
      </w:pPr>
      <w:r>
        <w:rPr>
          <w:rFonts w:hint="cs"/>
          <w:rtl/>
        </w:rPr>
        <w:t xml:space="preserve">   </w:t>
      </w:r>
      <w:r>
        <w:rPr>
          <w:rStyle w:val="affff1"/>
          <w:rFonts w:hint="cs"/>
          <w:rtl/>
          <w:rPrChange w:id="9691" w:author="מנוע אמוראים" w:date="2026-10-05T16:41:56Z">
            <w:rPr>
              <w:rFonts w:hint="cs"/>
              <w:rtl/>
            </w:rPr>
          </w:rPrChange>
        </w:rPr>
        <w:t xml:space="preserve">רחבד</w:t>
      </w:r>
      <w:r>
        <w:rPr>
          <w:rStyle w:val="affff1"/>
          <w:rtl/>
          <w:rPrChange w:id="9692" w:author="מנוע אמוראים" w:date="2026-10-05T16:41:56Z">
            <w:rPr>
              <w:rtl/>
            </w:rPr>
          </w:rPrChange>
        </w:rPr>
        <w:t xml:space="preserve">"</w:t>
      </w:r>
      <w:r>
        <w:rPr>
          <w:rStyle w:val="affff1"/>
          <w:rFonts w:hint="cs"/>
          <w:rtl/>
          <w:rPrChange w:id="9693" w:author="מנוע אמוראים" w:date="2026-10-05T16:41:56Z">
            <w:rPr>
              <w:rFonts w:hint="cs"/>
              <w:rtl/>
            </w:rPr>
          </w:rPrChange>
        </w:rPr>
        <w:t xml:space="preserve">ר</w:t>
      </w:r>
      <w:r w:rsidRPr="00C35A2C">
        <w:rPr>
          <w:rtl/>
        </w:rPr>
        <w:t xml:space="preserve">: </w:t>
      </w:r>
      <w:r w:rsidRPr="00C35A2C">
        <w:rPr>
          <w:rtl/>
        </w:rPr>
        <w:tab/>
      </w:r>
      <w:r w:rsidRPr="00C35A2C">
        <w:rPr>
          <w:rFonts w:hint="cs"/>
          <w:rtl/>
        </w:rPr>
        <w:t>קנקני חרס- אחר י</w:t>
      </w:r>
      <w:r>
        <w:rPr>
          <w:rtl/>
        </w:rPr>
        <w:t>"</w:t>
      </w:r>
      <w:r w:rsidRPr="00C35A2C">
        <w:rPr>
          <w:rFonts w:hint="cs"/>
          <w:rtl/>
        </w:rPr>
        <w:t>ב חודש שרי</w:t>
      </w:r>
      <w:r w:rsidRPr="00C35A2C">
        <w:rPr>
          <w:rtl/>
        </w:rPr>
        <w:t>.</w:t>
      </w:r>
    </w:p>
    <w:p w14:paraId="0A0933F0" w14:textId="77777777" w:rsidR="00910F84" w:rsidRPr="00C35A2C" w:rsidRDefault="00910F84" w:rsidP="00910F84">
      <w:pPr>
        <w:pStyle w:val="aff6"/>
        <w:framePr w:wrap="around"/>
        <w:rPr>
          <w:rtl/>
        </w:rPr>
      </w:pPr>
      <w:r w:rsidRPr="00C35A2C">
        <w:rPr>
          <w:rFonts w:hint="cs"/>
          <w:rtl/>
        </w:rPr>
        <w:t>לד:</w:t>
      </w:r>
    </w:p>
    <w:p w14:paraId="1E1A2CA5" w14:textId="77777777" w:rsidR="00910F84" w:rsidRPr="001A362C" w:rsidRDefault="00910F84" w:rsidP="001A362C">
      <w:pPr>
        <w:rPr>
          <w:rtl/>
        </w:rPr>
      </w:pPr>
      <w:r>
        <w:rPr>
          <w:rStyle w:val="affff1"/>
          <w:rFonts w:hint="cs"/>
          <w:rtl/>
          <w:rPrChange w:id="9694" w:author="מנוע אמוראים" w:date="2026-10-05T16:41:56Z">
            <w:rPr>
              <w:rFonts w:hint="cs"/>
              <w:rtl/>
            </w:rPr>
          </w:rPrChange>
        </w:rPr>
        <w:t xml:space="preserve">ר</w:t>
      </w:r>
      <w:r>
        <w:rPr>
          <w:rStyle w:val="affff1"/>
          <w:rtl/>
          <w:rPrChange w:id="9695" w:author="מנוע אמוראים" w:date="2026-10-05T16:41:56Z">
            <w:rPr>
              <w:rtl/>
            </w:rPr>
          </w:rPrChange>
        </w:rPr>
        <w:t xml:space="preserve">"</w:t>
      </w:r>
      <w:r>
        <w:rPr>
          <w:rStyle w:val="affff1"/>
          <w:rFonts w:hint="cs"/>
          <w:rtl/>
          <w:rPrChange w:id="9696" w:author="מנוע אמוראים" w:date="2026-10-05T16:41:56Z">
            <w:rPr>
              <w:rFonts w:hint="cs"/>
              <w:rtl/>
            </w:rPr>
          </w:rPrChange>
        </w:rPr>
        <w:t xml:space="preserve">ח</w:t>
      </w:r>
      <w:r w:rsidRPr="001A362C">
        <w:rPr>
          <w:rtl/>
        </w:rPr>
        <w:t xml:space="preserve">: </w:t>
      </w:r>
      <w:r w:rsidRPr="001A362C">
        <w:rPr>
          <w:rtl/>
        </w:rPr>
        <w:tab/>
      </w:r>
      <w:r w:rsidRPr="001A362C">
        <w:rPr>
          <w:rFonts w:hint="cs"/>
          <w:rtl/>
        </w:rPr>
        <w:t>חמת של ערביים</w:t>
      </w:r>
      <w:r w:rsidRPr="001A362C">
        <w:rPr>
          <w:rtl/>
        </w:rPr>
        <w:t xml:space="preserve">, </w:t>
      </w:r>
      <w:r w:rsidRPr="001A362C">
        <w:rPr>
          <w:rFonts w:hint="cs"/>
          <w:rtl/>
        </w:rPr>
        <w:t>אחר י</w:t>
      </w:r>
      <w:r w:rsidRPr="001A362C">
        <w:rPr>
          <w:rtl/>
        </w:rPr>
        <w:t>"</w:t>
      </w:r>
      <w:r w:rsidRPr="001A362C">
        <w:rPr>
          <w:rFonts w:hint="cs"/>
          <w:rtl/>
        </w:rPr>
        <w:t>ב חודש שרי</w:t>
      </w:r>
      <w:r w:rsidRPr="001A362C">
        <w:rPr>
          <w:rtl/>
        </w:rPr>
        <w:t>.</w:t>
      </w:r>
    </w:p>
    <w:p w14:paraId="6D2F8118" w14:textId="77777777" w:rsidR="00910F84" w:rsidRPr="00C35A2C" w:rsidRDefault="00910F84" w:rsidP="001A362C">
      <w:pPr>
        <w:rPr>
          <w:rtl/>
        </w:rPr>
      </w:pPr>
      <w:r>
        <w:rPr>
          <w:rStyle w:val="affff1"/>
          <w:rFonts w:hint="cs"/>
          <w:rtl/>
          <w:rPrChange w:id="9697" w:author="מנוע אמוראים" w:date="2026-10-05T16:41:56Z">
            <w:rPr>
              <w:rFonts w:hint="cs"/>
              <w:rtl/>
            </w:rPr>
          </w:rPrChange>
        </w:rPr>
        <w:t xml:space="preserve">ראבדר</w:t>
      </w:r>
      <w:r>
        <w:rPr>
          <w:rStyle w:val="affff1"/>
          <w:rtl/>
          <w:rPrChange w:id="9698" w:author="מנוע אמוראים" w:date="2026-10-05T16:41:56Z">
            <w:rPr>
              <w:rtl/>
            </w:rPr>
          </w:rPrChange>
        </w:rPr>
        <w:t xml:space="preserve">"</w:t>
      </w:r>
      <w:r>
        <w:rPr>
          <w:rStyle w:val="affff1"/>
          <w:rFonts w:hint="cs"/>
          <w:rtl/>
          <w:rPrChange w:id="9699" w:author="מנוע אמוראים" w:date="2026-10-05T16:41:56Z">
            <w:rPr>
              <w:rFonts w:hint="cs"/>
              <w:rtl/>
            </w:rPr>
          </w:rPrChange>
        </w:rPr>
        <w:t xml:space="preserve">א</w:t>
      </w:r>
      <w:r w:rsidRPr="00C35A2C">
        <w:rPr>
          <w:rtl/>
        </w:rPr>
        <w:t xml:space="preserve">: </w:t>
      </w:r>
      <w:r w:rsidRPr="00C35A2C">
        <w:rPr>
          <w:rtl/>
        </w:rPr>
        <w:tab/>
      </w:r>
      <w:r w:rsidRPr="00C35A2C">
        <w:rPr>
          <w:rFonts w:hint="cs"/>
          <w:rtl/>
        </w:rPr>
        <w:t>פסולת ענבים של גויים</w:t>
      </w:r>
      <w:r w:rsidRPr="00C35A2C">
        <w:rPr>
          <w:rtl/>
        </w:rPr>
        <w:t xml:space="preserve">, </w:t>
      </w:r>
      <w:r w:rsidRPr="00C35A2C">
        <w:rPr>
          <w:rFonts w:hint="cs"/>
          <w:rtl/>
        </w:rPr>
        <w:t>אחר י</w:t>
      </w:r>
      <w:r>
        <w:rPr>
          <w:rtl/>
        </w:rPr>
        <w:t>"</w:t>
      </w:r>
      <w:r w:rsidRPr="00C35A2C">
        <w:rPr>
          <w:rFonts w:hint="cs"/>
          <w:rtl/>
        </w:rPr>
        <w:t>ב חודש שרי</w:t>
      </w:r>
      <w:r w:rsidRPr="00C35A2C">
        <w:rPr>
          <w:rtl/>
        </w:rPr>
        <w:t>.</w:t>
      </w:r>
    </w:p>
    <w:p w14:paraId="6DA2067C" w14:textId="5C70B26F" w:rsidR="00910F84" w:rsidRDefault="00910F84" w:rsidP="001A362C">
      <w:pPr>
        <w:rPr>
          <w:rtl/>
        </w:rPr>
      </w:pPr>
      <w:r>
        <w:rPr>
          <w:rFonts w:hint="cs"/>
          <w:rtl/>
        </w:rPr>
        <w:t xml:space="preserve">  </w:t>
      </w:r>
      <w:r>
        <w:rPr>
          <w:rStyle w:val="affff1"/>
          <w:rFonts w:hint="cs"/>
          <w:rtl/>
          <w:rPrChange w:id="9700" w:author="מנוע אמוראים" w:date="2026-10-05T16:41:56Z">
            <w:rPr>
              <w:rFonts w:hint="cs"/>
              <w:rtl/>
            </w:rPr>
          </w:rPrChange>
        </w:rPr>
        <w:t xml:space="preserve">ראבד</w:t>
      </w:r>
      <w:r>
        <w:rPr>
          <w:rStyle w:val="affff1"/>
          <w:rtl/>
          <w:rPrChange w:id="9701" w:author="מנוע אמוראים" w:date="2026-10-05T16:41:56Z">
            <w:rPr>
              <w:rtl/>
            </w:rPr>
          </w:rPrChange>
        </w:rPr>
        <w:t xml:space="preserve">"</w:t>
      </w:r>
      <w:r>
        <w:rPr>
          <w:rStyle w:val="affff1"/>
          <w:rFonts w:hint="cs"/>
          <w:rtl/>
          <w:rPrChange w:id="9702" w:author="מנוע אמוראים" w:date="2026-10-05T16:41:56Z">
            <w:rPr>
              <w:rFonts w:hint="cs"/>
              <w:rtl/>
            </w:rPr>
          </w:rPrChange>
        </w:rPr>
        <w:t xml:space="preserve">ר</w:t>
      </w:r>
      <w:r w:rsidRPr="00C35A2C">
        <w:rPr>
          <w:rtl/>
        </w:rPr>
        <w:t xml:space="preserve">: </w:t>
      </w:r>
      <w:r w:rsidRPr="00C35A2C">
        <w:rPr>
          <w:rtl/>
        </w:rPr>
        <w:tab/>
      </w:r>
      <w:r w:rsidRPr="00C35A2C">
        <w:rPr>
          <w:rFonts w:hint="cs"/>
          <w:rtl/>
        </w:rPr>
        <w:t>קנקנים כהים ושחורים אחר י</w:t>
      </w:r>
      <w:r>
        <w:rPr>
          <w:rtl/>
        </w:rPr>
        <w:t>"</w:t>
      </w:r>
      <w:r w:rsidRPr="00C35A2C">
        <w:rPr>
          <w:rFonts w:hint="cs"/>
          <w:rtl/>
        </w:rPr>
        <w:t>ב חודש שרי.</w:t>
      </w:r>
    </w:p>
    <w:p w14:paraId="7BDFA281" w14:textId="77777777" w:rsidR="00910F84" w:rsidRPr="00C35A2C" w:rsidRDefault="00910F84" w:rsidP="00910F84">
      <w:pPr>
        <w:pStyle w:val="afff2"/>
        <w:rPr>
          <w:b/>
          <w:rtl/>
        </w:rPr>
      </w:pPr>
      <w:ins w:id="9854" w:author="מספור קטעי משנה" w:date="2026-10-06T06:44:54Z">
        <w:r>
          <w:rPr>
            <w:rStyle w:val="MisparKeta"/>
          </w:rPr>
          <w:t xml:space="preserve">א. </w:t>
        </w:r>
      </w:ins>
      <w:r w:rsidRPr="00C35A2C">
        <w:rPr>
          <w:rtl/>
        </w:rPr>
        <w:t>והמורייס.</w:t>
      </w:r>
    </w:p>
    <w:p w14:paraId="761AA4B6" w14:textId="77777777" w:rsidR="001A362C" w:rsidRDefault="00910F84" w:rsidP="001A362C">
      <w:pPr>
        <w:pStyle w:val="36"/>
        <w:framePr w:wrap="notBeside"/>
        <w:rPr>
          <w:rtl/>
        </w:rPr>
      </w:pPr>
      <w:r w:rsidRPr="00C35A2C">
        <w:rPr>
          <w:rtl/>
        </w:rPr>
        <w:t>ת</w:t>
      </w:r>
      <w:r>
        <w:rPr>
          <w:rtl/>
        </w:rPr>
        <w:t>"</w:t>
      </w:r>
      <w:r w:rsidRPr="00C35A2C">
        <w:rPr>
          <w:rtl/>
        </w:rPr>
        <w:t>ר:</w:t>
      </w:r>
    </w:p>
    <w:p w14:paraId="4D6A1896" w14:textId="5DBEA707" w:rsidR="00910F84" w:rsidRPr="00C35A2C" w:rsidRDefault="00910F84" w:rsidP="00910F84">
      <w:pPr>
        <w:rPr>
          <w:rtl/>
        </w:rPr>
      </w:pPr>
      <w:r w:rsidRPr="00C35A2C">
        <w:rPr>
          <w:rtl/>
        </w:rPr>
        <w:t xml:space="preserve"> מורייס אומן - מותר.</w:t>
      </w:r>
    </w:p>
    <w:p w14:paraId="7A3E17B8" w14:textId="77777777" w:rsidR="00910F84" w:rsidRPr="00C35A2C" w:rsidRDefault="00910F84" w:rsidP="00910F84">
      <w:pPr>
        <w:rPr>
          <w:rtl/>
        </w:rPr>
      </w:pPr>
      <w:r>
        <w:rPr>
          <w:rStyle w:val="affff1"/>
          <w:rFonts w:hint="cs"/>
          <w:rtl/>
          <w:rPrChange w:id="9703" w:author="מנוע אמוראים" w:date="2026-10-05T16:41:56Z">
            <w:rPr>
              <w:rFonts w:hint="cs"/>
              <w:rtl/>
            </w:rPr>
          </w:rPrChange>
        </w:rPr>
        <w:t xml:space="preserve">ריב</w:t>
      </w:r>
      <w:r>
        <w:rPr>
          <w:rStyle w:val="affff1"/>
          <w:rtl/>
          <w:rPrChange w:id="9704" w:author="מנוע אמוראים" w:date="2026-10-05T16:41:56Z">
            <w:rPr>
              <w:rtl/>
            </w:rPr>
          </w:rPrChange>
        </w:rPr>
        <w:t xml:space="preserve">"</w:t>
      </w:r>
      <w:r>
        <w:rPr>
          <w:rStyle w:val="affff1"/>
          <w:rFonts w:hint="cs"/>
          <w:rtl/>
          <w:rPrChange w:id="9705" w:author="מנוע אמוראים" w:date="2026-10-05T16:41:56Z">
            <w:rPr>
              <w:rFonts w:hint="cs"/>
              <w:rtl/>
            </w:rPr>
          </w:rPrChange>
        </w:rPr>
        <w:t xml:space="preserve">ג</w:t>
      </w:r>
      <w:r>
        <w:rPr>
          <w:rFonts w:hint="cs"/>
          <w:rtl/>
        </w:rPr>
        <w:t xml:space="preserve"> </w:t>
      </w:r>
      <w:r>
        <w:rPr>
          <w:rStyle w:val="affff1"/>
          <w:rFonts w:hint="cs"/>
          <w:rtl/>
          <w:rPrChange w:id="9706" w:author="מנוע אמוראים" w:date="2026-10-05T16:41:56Z">
            <w:rPr>
              <w:rFonts w:hint="cs"/>
              <w:rtl/>
            </w:rPr>
          </w:rPrChange>
        </w:rPr>
        <w:t xml:space="preserve">מרחב</w:t>
      </w:r>
      <w:r>
        <w:rPr>
          <w:rStyle w:val="affff1"/>
          <w:rtl/>
          <w:rPrChange w:id="9707" w:author="מנוע אמוראים" w:date="2026-10-05T16:41:56Z">
            <w:rPr>
              <w:rtl/>
            </w:rPr>
          </w:rPrChange>
        </w:rPr>
        <w:t xml:space="preserve">"</w:t>
      </w:r>
      <w:r>
        <w:rPr>
          <w:rStyle w:val="affff1"/>
          <w:rFonts w:hint="cs"/>
          <w:rtl/>
          <w:rPrChange w:id="9708" w:author="מנוע אמוראים" w:date="2026-10-05T16:41:56Z">
            <w:rPr>
              <w:rFonts w:hint="cs"/>
              <w:rtl/>
            </w:rPr>
          </w:rPrChange>
        </w:rPr>
        <w:t xml:space="preserve">ג</w:t>
      </w:r>
      <w:r w:rsidRPr="00C35A2C">
        <w:rPr>
          <w:rtl/>
        </w:rPr>
        <w:t>: אף חילק אומן</w:t>
      </w:r>
      <w:r w:rsidRPr="00C35A2C">
        <w:rPr>
          <w:rFonts w:hint="cs"/>
          <w:rtl/>
        </w:rPr>
        <w:t>[דגים קטנים]</w:t>
      </w:r>
      <w:r w:rsidRPr="00C35A2C">
        <w:rPr>
          <w:rtl/>
        </w:rPr>
        <w:t xml:space="preserve"> - מותר.</w:t>
      </w:r>
    </w:p>
    <w:p w14:paraId="3B20D6E5" w14:textId="77777777" w:rsidR="00910F84" w:rsidRPr="00C35A2C" w:rsidRDefault="00910F84" w:rsidP="00910F84">
      <w:pPr>
        <w:rPr>
          <w:rtl/>
        </w:rPr>
      </w:pPr>
      <w:r w:rsidRPr="00C35A2C">
        <w:rPr>
          <w:rtl/>
        </w:rPr>
        <w:t>•</w:t>
      </w:r>
      <w:r>
        <w:rPr>
          <w:rFonts w:hint="cs"/>
          <w:rtl/>
        </w:rPr>
        <w:t xml:space="preserve"> </w:t>
      </w:r>
      <w:r>
        <w:rPr>
          <w:rStyle w:val="affff1"/>
          <w:rFonts w:hint="cs"/>
          <w:rtl/>
          <w:rPrChange w:id="9709" w:author="מנוע אמוראים" w:date="2026-10-05T16:41:56Z">
            <w:rPr>
              <w:rFonts w:hint="cs"/>
              <w:rtl/>
            </w:rPr>
          </w:rPrChange>
        </w:rPr>
        <w:t xml:space="preserve">אבבדר</w:t>
      </w:r>
      <w:r>
        <w:rPr>
          <w:rStyle w:val="affff1"/>
          <w:rtl/>
          <w:rPrChange w:id="9710" w:author="מנוע אמוראים" w:date="2026-10-05T16:41:56Z">
            <w:rPr>
              <w:rtl/>
            </w:rPr>
          </w:rPrChange>
        </w:rPr>
        <w:t xml:space="preserve">"</w:t>
      </w:r>
      <w:r>
        <w:rPr>
          <w:rStyle w:val="affff1"/>
          <w:rFonts w:hint="cs"/>
          <w:rtl/>
          <w:rPrChange w:id="9711" w:author="מנוע אמוראים" w:date="2026-10-05T16:41:56Z">
            <w:rPr>
              <w:rFonts w:hint="cs"/>
              <w:rtl/>
            </w:rPr>
          </w:rPrChange>
        </w:rPr>
        <w:t xml:space="preserve">א</w:t>
      </w:r>
      <w:r w:rsidRPr="00C35A2C">
        <w:rPr>
          <w:rtl/>
        </w:rPr>
        <w:t>: מורייס אומן - מותר.</w:t>
      </w:r>
    </w:p>
    <w:p w14:paraId="75E0DC24" w14:textId="77777777" w:rsidR="00910F84" w:rsidRDefault="00910F84" w:rsidP="00910F84">
      <w:pPr>
        <w:rPr>
          <w:rtl/>
        </w:rPr>
      </w:pPr>
      <w:r w:rsidRPr="00C35A2C">
        <w:rPr>
          <w:rtl/>
        </w:rPr>
        <w:t>הוא תני לה והוא א</w:t>
      </w:r>
      <w:r>
        <w:rPr>
          <w:rtl/>
        </w:rPr>
        <w:t>"</w:t>
      </w:r>
      <w:r w:rsidRPr="00C35A2C">
        <w:rPr>
          <w:rtl/>
        </w:rPr>
        <w:t xml:space="preserve">ל: </w:t>
      </w:r>
      <w:r w:rsidRPr="00C35A2C">
        <w:rPr>
          <w:b/>
          <w:bCs/>
          <w:rtl/>
        </w:rPr>
        <w:t>פעם ראשון ושני</w:t>
      </w:r>
      <w:r w:rsidRPr="00C35A2C">
        <w:rPr>
          <w:rFonts w:hint="cs"/>
          <w:rtl/>
        </w:rPr>
        <w:t>-</w:t>
      </w:r>
      <w:r w:rsidRPr="00C35A2C">
        <w:rPr>
          <w:rtl/>
        </w:rPr>
        <w:t xml:space="preserve"> מותר</w:t>
      </w:r>
      <w:r w:rsidRPr="00C35A2C">
        <w:rPr>
          <w:rFonts w:hint="cs"/>
          <w:rtl/>
        </w:rPr>
        <w:t xml:space="preserve"> דנפיש שומנייהו ולא שם יין</w:t>
      </w:r>
      <w:r w:rsidRPr="00C35A2C">
        <w:rPr>
          <w:rtl/>
        </w:rPr>
        <w:t xml:space="preserve">, </w:t>
      </w:r>
      <w:r w:rsidRPr="00C35A2C">
        <w:rPr>
          <w:b/>
          <w:bCs/>
          <w:rtl/>
        </w:rPr>
        <w:t>שלישי – אסור</w:t>
      </w:r>
      <w:r w:rsidRPr="00C35A2C">
        <w:rPr>
          <w:rFonts w:hint="cs"/>
          <w:rtl/>
        </w:rPr>
        <w:t xml:space="preserve"> ששמים בזה יין.</w:t>
      </w:r>
    </w:p>
    <w:p w14:paraId="4E6A3FD2" w14:textId="77777777" w:rsidR="00910F84" w:rsidRPr="00C35A2C" w:rsidRDefault="00910F84" w:rsidP="00910F84">
      <w:pPr>
        <w:rPr>
          <w:rtl/>
        </w:rPr>
      </w:pPr>
      <w:r w:rsidRPr="00C35A2C">
        <w:rPr>
          <w:rtl/>
        </w:rPr>
        <w:t>•</w:t>
      </w:r>
      <w:r>
        <w:rPr>
          <w:rFonts w:hint="cs"/>
          <w:rtl/>
        </w:rPr>
        <w:t xml:space="preserve"> מעשה בספינה דמורייסא שבאה לנמל עכו והושיב </w:t>
      </w:r>
      <w:r>
        <w:rPr>
          <w:rStyle w:val="affff1"/>
          <w:rFonts w:hint="cs"/>
          <w:rtl/>
          <w:rPrChange w:id="9712" w:author="מנוע אמוראים" w:date="2026-10-05T16:41:56Z">
            <w:rPr>
              <w:rFonts w:hint="cs"/>
              <w:rtl/>
            </w:rPr>
          </w:rPrChange>
        </w:rPr>
        <w:t xml:space="preserve">ר</w:t>
      </w:r>
      <w:r>
        <w:rPr>
          <w:rStyle w:val="affff1"/>
          <w:rtl/>
          <w:rPrChange w:id="9713" w:author="מנוע אמוראים" w:date="2026-10-05T16:41:56Z">
            <w:rPr>
              <w:rtl/>
            </w:rPr>
          </w:rPrChange>
        </w:rPr>
        <w:t xml:space="preserve">"</w:t>
      </w:r>
      <w:r>
        <w:rPr>
          <w:rStyle w:val="affff1"/>
          <w:rFonts w:hint="cs"/>
          <w:rtl/>
          <w:rPrChange w:id="9714" w:author="מנוע אמוראים" w:date="2026-10-05T16:41:56Z">
            <w:rPr>
              <w:rFonts w:hint="cs"/>
              <w:rtl/>
            </w:rPr>
          </w:rPrChange>
        </w:rPr>
        <w:t xml:space="preserve">א</w:t>
      </w:r>
      <w:r>
        <w:rPr>
          <w:rFonts w:hint="cs"/>
          <w:rtl/>
        </w:rPr>
        <w:t xml:space="preserve"> דעכו שומרים אצלה, ועד אז לא היה צריך לשומרה דשם המורייס בזול [במעה] והיין ביוקר [בד' מעות], ולא יערבו,     </w:t>
      </w:r>
      <w:r w:rsidRPr="00C35A2C">
        <w:rPr>
          <w:rFonts w:hint="cs"/>
          <w:b/>
          <w:bCs/>
          <w:rtl/>
        </w:rPr>
        <w:t xml:space="preserve">אבל כאן </w:t>
      </w:r>
      <w:r w:rsidRPr="00C35A2C">
        <w:rPr>
          <w:rFonts w:hint="cs"/>
          <w:rtl/>
        </w:rPr>
        <w:t>היין בזול והמורייס ביוקר.</w:t>
      </w:r>
    </w:p>
    <w:p w14:paraId="5D1F471C" w14:textId="77777777" w:rsidR="00910F84" w:rsidRDefault="00910F84" w:rsidP="00910F84">
      <w:pPr>
        <w:rPr>
          <w:rtl/>
        </w:rPr>
      </w:pPr>
      <w:r w:rsidRPr="00C35A2C">
        <w:rPr>
          <w:rFonts w:hint="cs"/>
          <w:rtl/>
        </w:rPr>
        <w:t>וא</w:t>
      </w:r>
      <w:r>
        <w:rPr>
          <w:rtl/>
        </w:rPr>
        <w:t>"</w:t>
      </w:r>
      <w:r w:rsidRPr="00C35A2C">
        <w:rPr>
          <w:rFonts w:hint="cs"/>
          <w:rtl/>
        </w:rPr>
        <w:t>א שה</w:t>
      </w:r>
      <w:r>
        <w:rPr>
          <w:rFonts w:hint="cs"/>
          <w:rtl/>
        </w:rPr>
        <w:t>ספינה הגיעה מצור שזול יותר היין</w:t>
      </w:r>
      <w:r w:rsidRPr="00C35A2C">
        <w:rPr>
          <w:rFonts w:hint="cs"/>
          <w:rtl/>
        </w:rPr>
        <w:t xml:space="preserve"> דהתם יש עיקולי ופשורי וא</w:t>
      </w:r>
      <w:r>
        <w:rPr>
          <w:rtl/>
        </w:rPr>
        <w:t>"</w:t>
      </w:r>
      <w:r w:rsidRPr="00C35A2C">
        <w:rPr>
          <w:rFonts w:hint="cs"/>
          <w:rtl/>
        </w:rPr>
        <w:t>א לה להגיע משם</w:t>
      </w:r>
    </w:p>
    <w:p w14:paraId="13F7E5A0" w14:textId="77777777" w:rsidR="00910F84" w:rsidRDefault="00910F84" w:rsidP="00910F84">
      <w:pPr>
        <w:pStyle w:val="afffe"/>
        <w:rPr>
          <w:rtl/>
        </w:rPr>
      </w:pPr>
      <w:r w:rsidRPr="00A06291">
        <w:rPr>
          <w:rtl/>
        </w:rPr>
        <w:t>׻</w:t>
      </w:r>
    </w:p>
    <w:p w14:paraId="2830E68B" w14:textId="77777777" w:rsidR="00910F84" w:rsidRDefault="00910F84" w:rsidP="00910F84">
      <w:pPr>
        <w:pStyle w:val="afff2"/>
        <w:rPr>
          <w:rtl/>
        </w:rPr>
      </w:pPr>
      <w:ins w:id="9855" w:author="מספור קטעי משנה" w:date="2026-10-06T06:44:54Z">
        <w:r>
          <w:rPr>
            <w:rStyle w:val="MisparKeta"/>
          </w:rPr>
          <w:t xml:space="preserve">ב. </w:t>
        </w:r>
      </w:ins>
      <w:r w:rsidRPr="00C35A2C">
        <w:rPr>
          <w:rtl/>
        </w:rPr>
        <w:t>וגבינת בית אונייקי.</w:t>
      </w:r>
    </w:p>
    <w:p w14:paraId="5E5E2AE4" w14:textId="77777777" w:rsidR="001A362C" w:rsidRDefault="00910F84" w:rsidP="001A362C">
      <w:pPr>
        <w:pStyle w:val="36"/>
        <w:framePr w:wrap="notBeside"/>
        <w:rPr>
          <w:rtl/>
        </w:rPr>
      </w:pPr>
      <w:r>
        <w:rPr>
          <w:rtl/>
        </w:rPr>
        <w:t>ר</w:t>
      </w:r>
      <w:r w:rsidRPr="00C35A2C">
        <w:rPr>
          <w:rtl/>
        </w:rPr>
        <w:t>שב</w:t>
      </w:r>
      <w:r>
        <w:rPr>
          <w:rtl/>
        </w:rPr>
        <w:t>"</w:t>
      </w:r>
      <w:r w:rsidRPr="00C35A2C">
        <w:rPr>
          <w:rtl/>
        </w:rPr>
        <w:t>ל:</w:t>
      </w:r>
    </w:p>
    <w:p w14:paraId="77093DE8" w14:textId="0649F58F" w:rsidR="00910F84" w:rsidRPr="00C35A2C" w:rsidRDefault="00910F84" w:rsidP="00910F84">
      <w:pPr>
        <w:rPr>
          <w:rtl/>
        </w:rPr>
      </w:pPr>
      <w:r w:rsidRPr="00C35A2C">
        <w:rPr>
          <w:rtl/>
        </w:rPr>
        <w:t xml:space="preserve"> מפני מה אסרו גבינת אונייקי? מפני </w:t>
      </w:r>
      <w:r w:rsidRPr="00C35A2C">
        <w:rPr>
          <w:b/>
          <w:bCs/>
          <w:rtl/>
        </w:rPr>
        <w:t>שרוב</w:t>
      </w:r>
      <w:r w:rsidRPr="00C35A2C">
        <w:rPr>
          <w:rtl/>
        </w:rPr>
        <w:t xml:space="preserve"> </w:t>
      </w:r>
      <w:r w:rsidRPr="00C35A2C">
        <w:rPr>
          <w:b/>
          <w:bCs/>
          <w:rtl/>
        </w:rPr>
        <w:t>עגלים</w:t>
      </w:r>
      <w:r w:rsidRPr="00C35A2C">
        <w:rPr>
          <w:rtl/>
        </w:rPr>
        <w:t xml:space="preserve"> של אותה עיר נשחטין לעבודת כוכבים.</w:t>
      </w:r>
    </w:p>
    <w:p w14:paraId="3898DE33" w14:textId="77777777" w:rsidR="00910F84" w:rsidRDefault="00910F84" w:rsidP="001A362C">
      <w:pPr>
        <w:rPr>
          <w:rtl/>
        </w:rPr>
      </w:pPr>
      <w:r>
        <w:rPr>
          <w:rFonts w:hint="cs"/>
          <w:rtl/>
        </w:rPr>
        <w:t xml:space="preserve">אבל אי היה רק מיעוט היה מותר אפי' </w:t>
      </w:r>
      <w:r>
        <w:rPr>
          <w:rStyle w:val="affff1"/>
          <w:rFonts w:hint="cs"/>
          <w:rtl/>
          <w:rPrChange w:id="9715" w:author="מנוע אמוראים" w:date="2026-10-05T16:41:56Z">
            <w:rPr>
              <w:rFonts w:hint="cs"/>
              <w:rtl/>
            </w:rPr>
          </w:rPrChange>
        </w:rPr>
        <w:t xml:space="preserve">לר</w:t>
      </w:r>
      <w:r>
        <w:rPr>
          <w:rStyle w:val="affff1"/>
          <w:rtl/>
          <w:rPrChange w:id="9716" w:author="מנוע אמוראים" w:date="2026-10-05T16:41:56Z">
            <w:rPr>
              <w:rtl/>
            </w:rPr>
          </w:rPrChange>
        </w:rPr>
        <w:t xml:space="preserve">"</w:t>
      </w:r>
      <w:r>
        <w:rPr>
          <w:rStyle w:val="affff1"/>
          <w:rFonts w:hint="cs"/>
          <w:rtl/>
          <w:rPrChange w:id="9717" w:author="מנוע אמוראים" w:date="2026-10-05T16:41:56Z">
            <w:rPr>
              <w:rFonts w:hint="cs"/>
              <w:rtl/>
            </w:rPr>
          </w:rPrChange>
        </w:rPr>
        <w:t xml:space="preserve">מ</w:t>
      </w:r>
      <w:r>
        <w:rPr>
          <w:rFonts w:hint="cs"/>
          <w:rtl/>
        </w:rPr>
        <w:t xml:space="preserve"> דחייש למיעוטא,</w:t>
      </w:r>
    </w:p>
    <w:p w14:paraId="5B911A2D" w14:textId="77777777" w:rsidR="00910F84" w:rsidRPr="00C35A2C" w:rsidRDefault="00910F84" w:rsidP="001A362C">
      <w:pPr>
        <w:rPr>
          <w:rtl/>
        </w:rPr>
      </w:pPr>
      <w:r w:rsidRPr="00C35A2C">
        <w:rPr>
          <w:rFonts w:hint="cs"/>
          <w:rtl/>
        </w:rPr>
        <w:t>דמצרפים רוב עגלים לרוב בהמות דאין נשחטין ל</w:t>
      </w:r>
      <w:r>
        <w:rPr>
          <w:rFonts w:hint="cs"/>
          <w:rtl/>
        </w:rPr>
        <w:t>עכו</w:t>
      </w:r>
      <w:r>
        <w:rPr>
          <w:rtl/>
        </w:rPr>
        <w:t>"</w:t>
      </w:r>
      <w:r>
        <w:rPr>
          <w:rFonts w:hint="cs"/>
          <w:rtl/>
        </w:rPr>
        <w:t>ם</w:t>
      </w:r>
      <w:r w:rsidRPr="00C35A2C">
        <w:rPr>
          <w:rFonts w:hint="cs"/>
          <w:rtl/>
        </w:rPr>
        <w:t>, והוי מיעוטא דמיעוטא דאפי' ר'מ לא חייש</w:t>
      </w:r>
    </w:p>
    <w:p w14:paraId="68A60D68" w14:textId="77777777" w:rsidR="00910F84" w:rsidRPr="00C35A2C" w:rsidRDefault="00910F84" w:rsidP="00910F84">
      <w:pPr>
        <w:rPr>
          <w:rtl/>
        </w:rPr>
      </w:pPr>
    </w:p>
    <w:p w14:paraId="455D3F8C" w14:textId="77777777" w:rsidR="00910F84" w:rsidRDefault="00910F84" w:rsidP="00910F84">
      <w:pPr>
        <w:rPr>
          <w:rtl/>
        </w:rPr>
      </w:pPr>
      <w:r>
        <w:rPr>
          <w:rFonts w:hint="cs"/>
          <w:rtl/>
        </w:rPr>
        <w:t xml:space="preserve">והכא אפי' </w:t>
      </w:r>
      <w:r>
        <w:rPr>
          <w:rStyle w:val="affff1"/>
          <w:rFonts w:hint="cs"/>
          <w:rtl/>
          <w:rPrChange w:id="9718" w:author="מנוע אמוראים" w:date="2026-10-05T16:41:56Z">
            <w:rPr>
              <w:rFonts w:hint="cs"/>
              <w:rtl/>
            </w:rPr>
          </w:rPrChange>
        </w:rPr>
        <w:t xml:space="preserve">לר</w:t>
      </w:r>
      <w:r>
        <w:rPr>
          <w:rStyle w:val="affff1"/>
          <w:rtl/>
          <w:rPrChange w:id="9719" w:author="מנוע אמוראים" w:date="2026-10-05T16:41:56Z">
            <w:rPr>
              <w:rtl/>
            </w:rPr>
          </w:rPrChange>
        </w:rPr>
        <w:t xml:space="preserve">"</w:t>
      </w:r>
      <w:r>
        <w:rPr>
          <w:rStyle w:val="affff1"/>
          <w:rFonts w:hint="cs"/>
          <w:rtl/>
          <w:rPrChange w:id="9720" w:author="מנוע אמוראים" w:date="2026-10-05T16:41:56Z">
            <w:rPr>
              <w:rFonts w:hint="cs"/>
              <w:rtl/>
            </w:rPr>
          </w:rPrChange>
        </w:rPr>
        <w:t xml:space="preserve">ל</w:t>
      </w:r>
      <w:r>
        <w:rPr>
          <w:rFonts w:hint="cs"/>
          <w:rtl/>
        </w:rPr>
        <w:t xml:space="preserve"> וודאי אסורה דאומר בגמר זביחה תהא עבודה,</w:t>
      </w:r>
    </w:p>
    <w:p w14:paraId="255BC5DD" w14:textId="77777777" w:rsidR="00910F84" w:rsidRDefault="00910F84" w:rsidP="00910F84">
      <w:pPr>
        <w:rPr>
          <w:rtl/>
        </w:rPr>
      </w:pPr>
      <w:r w:rsidRPr="00C35A2C">
        <w:rPr>
          <w:rFonts w:hint="cs"/>
          <w:rtl/>
        </w:rPr>
        <w:t>דאל</w:t>
      </w:r>
      <w:r>
        <w:rPr>
          <w:rtl/>
        </w:rPr>
        <w:t>"</w:t>
      </w:r>
      <w:r w:rsidRPr="00C35A2C">
        <w:rPr>
          <w:rFonts w:hint="cs"/>
          <w:rtl/>
        </w:rPr>
        <w:t>ה הא בשוחט בהמה לזרוק דמה או להקטיר חלבה לעכו</w:t>
      </w:r>
      <w:r>
        <w:rPr>
          <w:rtl/>
        </w:rPr>
        <w:t>"</w:t>
      </w:r>
      <w:r w:rsidRPr="00C35A2C">
        <w:rPr>
          <w:rFonts w:hint="cs"/>
          <w:rtl/>
        </w:rPr>
        <w:t>ם,</w:t>
      </w:r>
    </w:p>
    <w:p w14:paraId="59001CC0" w14:textId="1BD0C79E" w:rsidR="00910F84" w:rsidRDefault="00910F84" w:rsidP="001A362C">
      <w:pPr>
        <w:ind w:hanging="114"/>
        <w:rPr>
          <w:rtl/>
        </w:rPr>
      </w:pPr>
      <w:r>
        <w:rPr>
          <w:rStyle w:val="affff1"/>
          <w:rFonts w:hint="cs"/>
          <w:rtl/>
          <w:rPrChange w:id="9721" w:author="מנוע אמוראים" w:date="2026-10-05T16:41:56Z">
            <w:rPr>
              <w:rFonts w:hint="cs"/>
              <w:rtl/>
            </w:rPr>
          </w:rPrChange>
        </w:rPr>
        <w:t xml:space="preserve">לרי</w:t>
      </w:r>
      <w:r>
        <w:rPr>
          <w:rStyle w:val="affff1"/>
          <w:rtl/>
          <w:rPrChange w:id="9722" w:author="מנוע אמוראים" w:date="2026-10-05T16:41:56Z">
            <w:rPr>
              <w:rtl/>
            </w:rPr>
          </w:rPrChange>
        </w:rPr>
        <w:t xml:space="preserve">"</w:t>
      </w:r>
      <w:r>
        <w:rPr>
          <w:rStyle w:val="affff1"/>
          <w:rFonts w:hint="cs"/>
          <w:rtl/>
          <w:rPrChange w:id="9723" w:author="מנוע אמוראים" w:date="2026-10-05T16:41:56Z">
            <w:rPr>
              <w:rFonts w:hint="cs"/>
              <w:rtl/>
            </w:rPr>
          </w:rPrChange>
        </w:rPr>
        <w:t xml:space="preserve">ו</w:t>
      </w:r>
      <w:r>
        <w:rPr>
          <w:rFonts w:hint="cs"/>
          <w:rtl/>
        </w:rPr>
        <w:t xml:space="preserve"> אסורה דמחשבין מעבודה לעבודה דיליף חוץ מפנים, </w:t>
      </w:r>
      <w:r w:rsidRPr="00C35A2C">
        <w:rPr>
          <w:b/>
          <w:bCs/>
          <w:rtl/>
        </w:rPr>
        <w:tab/>
      </w:r>
      <w:r>
        <w:rPr>
          <w:rStyle w:val="affff1"/>
          <w:rFonts w:hint="cs"/>
          <w:b/>
          <w:bCs/>
          <w:rtl/>
          <w:rPrChange w:id="9724" w:author="מנוע אמוראים" w:date="2026-10-05T16:41:56Z">
            <w:rPr>
              <w:rFonts w:hint="cs"/>
              <w:b/>
              <w:bCs/>
              <w:rtl/>
            </w:rPr>
          </w:rPrChange>
        </w:rPr>
        <w:t xml:space="preserve">ולרשב</w:t>
      </w:r>
      <w:r>
        <w:rPr>
          <w:rStyle w:val="affff1"/>
          <w:b/>
          <w:bCs/>
          <w:rtl/>
          <w:rPrChange w:id="9725" w:author="מנוע אמוראים" w:date="2026-10-05T16:41:56Z">
            <w:rPr>
              <w:b/>
              <w:bCs/>
              <w:rtl/>
            </w:rPr>
          </w:rPrChange>
        </w:rPr>
        <w:t xml:space="preserve">"</w:t>
      </w:r>
      <w:r>
        <w:rPr>
          <w:rStyle w:val="affff1"/>
          <w:rFonts w:hint="cs"/>
          <w:b/>
          <w:bCs/>
          <w:rtl/>
          <w:rPrChange w:id="9726" w:author="מנוע אמוראים" w:date="2026-10-05T16:41:56Z">
            <w:rPr>
              <w:rFonts w:hint="cs"/>
              <w:b/>
              <w:bCs/>
              <w:rtl/>
            </w:rPr>
          </w:rPrChange>
        </w:rPr>
        <w:t xml:space="preserve">ל</w:t>
      </w:r>
      <w:r w:rsidRPr="00C35A2C">
        <w:rPr>
          <w:rtl/>
        </w:rPr>
        <w:t xml:space="preserve">: </w:t>
      </w:r>
      <w:r w:rsidRPr="00C35A2C">
        <w:rPr>
          <w:b/>
          <w:bCs/>
          <w:rtl/>
        </w:rPr>
        <w:t>מותרת</w:t>
      </w:r>
    </w:p>
    <w:p w14:paraId="745BE06B" w14:textId="77777777" w:rsidR="00910F84" w:rsidRPr="00C35A2C" w:rsidRDefault="00910F84" w:rsidP="00910F84">
      <w:pPr>
        <w:pStyle w:val="afff2"/>
        <w:rPr>
          <w:rtl/>
        </w:rPr>
      </w:pPr>
      <w:ins w:id="9856" w:author="מספור קטעי משנה" w:date="2026-10-06T06:44:54Z">
        <w:r>
          <w:rPr>
            <w:rStyle w:val="MisparKeta"/>
          </w:rPr>
          <w:t xml:space="preserve">ג. </w:t>
        </w:r>
      </w:ins>
      <w:r w:rsidRPr="00C35A2C">
        <w:rPr>
          <w:rtl/>
        </w:rPr>
        <w:t>א</w:t>
      </w:r>
      <w:r>
        <w:rPr>
          <w:rtl/>
        </w:rPr>
        <w:t>"</w:t>
      </w:r>
      <w:r w:rsidRPr="00C35A2C">
        <w:rPr>
          <w:rtl/>
        </w:rPr>
        <w:t>ר יהודה: שאל ר' ישמעאל.</w:t>
      </w:r>
    </w:p>
    <w:p w14:paraId="74A6860A" w14:textId="77777777" w:rsidR="001A362C" w:rsidRDefault="00910F84" w:rsidP="001A362C">
      <w:pPr>
        <w:pStyle w:val="36"/>
        <w:framePr w:wrap="notBeside"/>
        <w:rPr>
          <w:rtl/>
        </w:rPr>
      </w:pPr>
      <w:r w:rsidRPr="00C35A2C">
        <w:rPr>
          <w:rFonts w:hint="cs"/>
          <w:rtl/>
        </w:rPr>
        <w:t>ר</w:t>
      </w:r>
      <w:r>
        <w:rPr>
          <w:rtl/>
        </w:rPr>
        <w:t>"</w:t>
      </w:r>
      <w:r w:rsidRPr="00C35A2C">
        <w:rPr>
          <w:rFonts w:hint="cs"/>
          <w:rtl/>
        </w:rPr>
        <w:t>א מ</w:t>
      </w:r>
      <w:r w:rsidRPr="00C35A2C">
        <w:rPr>
          <w:rtl/>
        </w:rPr>
        <w:t>רב:</w:t>
      </w:r>
    </w:p>
    <w:p w14:paraId="03BD4D94" w14:textId="1F438F29" w:rsidR="00910F84" w:rsidRPr="00C35A2C" w:rsidRDefault="00910F84" w:rsidP="00910F84">
      <w:pPr>
        <w:rPr>
          <w:rtl/>
        </w:rPr>
      </w:pPr>
      <w:r w:rsidRPr="00C35A2C">
        <w:rPr>
          <w:rtl/>
        </w:rPr>
        <w:t>המקדש בפרש שור הנסקל - מקודשת, בפרש עגלי עבודת כוכבים - אינה מקודשת.</w:t>
      </w:r>
    </w:p>
    <w:p w14:paraId="016EF249" w14:textId="77777777" w:rsidR="001A362C" w:rsidRDefault="00910F84" w:rsidP="001A362C">
      <w:pPr>
        <w:pStyle w:val="36"/>
        <w:framePr w:wrap="notBeside"/>
        <w:rPr>
          <w:rtl/>
        </w:rPr>
      </w:pPr>
      <w:r w:rsidRPr="00C35A2C">
        <w:rPr>
          <w:rFonts w:hint="cs"/>
          <w:rtl/>
        </w:rPr>
        <w:t>אב</w:t>
      </w:r>
      <w:r>
        <w:rPr>
          <w:rtl/>
        </w:rPr>
        <w:t>"</w:t>
      </w:r>
      <w:r w:rsidRPr="00C35A2C">
        <w:rPr>
          <w:rFonts w:hint="cs"/>
          <w:rtl/>
        </w:rPr>
        <w:t>א סברא:</w:t>
      </w:r>
    </w:p>
    <w:p w14:paraId="1055DF0A" w14:textId="6B16FF8D" w:rsidR="00910F84" w:rsidRPr="00C35A2C" w:rsidRDefault="00910F84" w:rsidP="00910F84">
      <w:pPr>
        <w:rPr>
          <w:rtl/>
        </w:rPr>
      </w:pPr>
      <w:r w:rsidRPr="00C35A2C">
        <w:rPr>
          <w:rtl/>
        </w:rPr>
        <w:t xml:space="preserve">עגלי עבודת כוכבים </w:t>
      </w:r>
      <w:r w:rsidR="00DC0E85">
        <w:rPr>
          <w:rFonts w:hint="cs"/>
          <w:rtl/>
        </w:rPr>
        <w:t>נח לו בנפחה</w:t>
      </w:r>
      <w:r w:rsidRPr="00C35A2C">
        <w:rPr>
          <w:rtl/>
        </w:rPr>
        <w:t xml:space="preserve">, </w:t>
      </w:r>
      <w:r w:rsidRPr="00C35A2C">
        <w:rPr>
          <w:rFonts w:hint="cs"/>
          <w:rtl/>
        </w:rPr>
        <w:t>משא</w:t>
      </w:r>
      <w:r>
        <w:rPr>
          <w:rtl/>
        </w:rPr>
        <w:t>"</w:t>
      </w:r>
      <w:r w:rsidRPr="00C35A2C">
        <w:rPr>
          <w:rFonts w:hint="cs"/>
          <w:rtl/>
        </w:rPr>
        <w:t>כ בשור הנסקל</w:t>
      </w:r>
    </w:p>
    <w:p w14:paraId="32BBF86F" w14:textId="77777777" w:rsidR="001A362C" w:rsidRDefault="00910F84" w:rsidP="001A362C">
      <w:pPr>
        <w:pStyle w:val="36"/>
        <w:framePr w:wrap="notBeside"/>
        <w:rPr>
          <w:rtl/>
        </w:rPr>
      </w:pPr>
      <w:r w:rsidRPr="00C35A2C">
        <w:rPr>
          <w:rFonts w:hint="cs"/>
          <w:rtl/>
        </w:rPr>
        <w:t>אב</w:t>
      </w:r>
      <w:r>
        <w:rPr>
          <w:rtl/>
        </w:rPr>
        <w:t>"</w:t>
      </w:r>
      <w:r w:rsidRPr="00C35A2C">
        <w:rPr>
          <w:rFonts w:hint="cs"/>
          <w:rtl/>
        </w:rPr>
        <w:t>א קרא</w:t>
      </w:r>
      <w:r w:rsidRPr="00C35A2C">
        <w:rPr>
          <w:rtl/>
        </w:rPr>
        <w:t>:</w:t>
      </w:r>
    </w:p>
    <w:p w14:paraId="495A45EB" w14:textId="40ED40AC" w:rsidR="00910F84" w:rsidRPr="00C35A2C" w:rsidRDefault="00910F84" w:rsidP="00910F84">
      <w:pPr>
        <w:rPr>
          <w:rtl/>
        </w:rPr>
      </w:pPr>
      <w:r w:rsidRPr="00DA79EC">
        <w:rPr>
          <w:rStyle w:val="afffd"/>
          <w:rFonts w:hint="cs"/>
          <w:rtl/>
        </w:rPr>
        <w:t>'</w:t>
      </w:r>
      <w:r w:rsidRPr="00DA79EC">
        <w:rPr>
          <w:rStyle w:val="afffd"/>
          <w:rtl/>
        </w:rPr>
        <w:t>לא ידבק בידך מאומה</w:t>
      </w:r>
      <w:r w:rsidRPr="00DA79EC">
        <w:rPr>
          <w:rStyle w:val="afffd"/>
          <w:rFonts w:hint="cs"/>
          <w:rtl/>
        </w:rPr>
        <w:t>'</w:t>
      </w:r>
      <w:r w:rsidRPr="00DA79EC">
        <w:rPr>
          <w:rStyle w:val="afffd"/>
          <w:rtl/>
        </w:rPr>
        <w:t>,</w:t>
      </w:r>
      <w:r w:rsidRPr="00C35A2C">
        <w:rPr>
          <w:rtl/>
        </w:rPr>
        <w:t xml:space="preserve"> </w:t>
      </w:r>
      <w:r w:rsidRPr="00DC0E85">
        <w:rPr>
          <w:rStyle w:val="affff1"/>
          <w:rtl/>
        </w:rPr>
        <w:t>ו</w:t>
      </w:r>
      <w:r w:rsidR="00DC0E85" w:rsidRPr="00DC0E85">
        <w:rPr>
          <w:rStyle w:val="affff1"/>
          <w:rFonts w:hint="cs"/>
          <w:rtl/>
        </w:rPr>
        <w:t>ש</w:t>
      </w:r>
      <w:r w:rsidRPr="00DC0E85">
        <w:rPr>
          <w:rStyle w:val="affff1"/>
          <w:rtl/>
        </w:rPr>
        <w:t>ם:</w:t>
      </w:r>
      <w:r w:rsidRPr="00C35A2C">
        <w:rPr>
          <w:rtl/>
        </w:rPr>
        <w:t xml:space="preserve"> </w:t>
      </w:r>
      <w:r w:rsidR="00DC0E85">
        <w:rPr>
          <w:rStyle w:val="afffd"/>
          <w:rFonts w:hint="cs"/>
          <w:rtl/>
        </w:rPr>
        <w:t>'</w:t>
      </w:r>
      <w:r w:rsidRPr="00DA79EC">
        <w:rPr>
          <w:rStyle w:val="afffd"/>
          <w:rtl/>
        </w:rPr>
        <w:t>ולא יאכל את בשרו</w:t>
      </w:r>
      <w:r w:rsidRPr="00DA79EC">
        <w:rPr>
          <w:rStyle w:val="afffd"/>
          <w:rFonts w:hint="cs"/>
          <w:rtl/>
        </w:rPr>
        <w:t>'</w:t>
      </w:r>
      <w:r w:rsidRPr="00C35A2C">
        <w:rPr>
          <w:rtl/>
        </w:rPr>
        <w:t xml:space="preserve"> הא פרשו מותר.</w:t>
      </w:r>
    </w:p>
    <w:p w14:paraId="155A38CB" w14:textId="77777777" w:rsidR="001A362C" w:rsidRDefault="00910F84" w:rsidP="001A362C">
      <w:pPr>
        <w:pStyle w:val="36"/>
        <w:framePr w:wrap="notBeside"/>
        <w:rPr>
          <w:rtl/>
        </w:rPr>
      </w:pPr>
      <w:r w:rsidRPr="00C35A2C">
        <w:rPr>
          <w:rtl/>
        </w:rPr>
        <w:t>רבא:</w:t>
      </w:r>
    </w:p>
    <w:p w14:paraId="2739268F" w14:textId="4635B47F" w:rsidR="00910F84" w:rsidRDefault="00910F84" w:rsidP="00910F84">
      <w:pPr>
        <w:rPr>
          <w:rtl/>
        </w:rPr>
      </w:pPr>
      <w:r w:rsidRPr="00C35A2C">
        <w:rPr>
          <w:rtl/>
        </w:rPr>
        <w:t xml:space="preserve"> תרוייהו תננהי, מדקא</w:t>
      </w:r>
      <w:r>
        <w:rPr>
          <w:rtl/>
        </w:rPr>
        <w:t>"</w:t>
      </w:r>
      <w:r w:rsidRPr="00C35A2C">
        <w:rPr>
          <w:rtl/>
        </w:rPr>
        <w:t>ל: מפני שמעמידין בקיבת נבילה,</w:t>
      </w:r>
    </w:p>
    <w:p w14:paraId="5688FBC9" w14:textId="77777777" w:rsidR="00910F84" w:rsidRPr="00C35A2C" w:rsidRDefault="00910F84" w:rsidP="00910F84">
      <w:pPr>
        <w:rPr>
          <w:rtl/>
        </w:rPr>
      </w:pPr>
      <w:r w:rsidRPr="00DC0E85">
        <w:rPr>
          <w:rStyle w:val="affff1"/>
          <w:rtl/>
        </w:rPr>
        <w:t>ו</w:t>
      </w:r>
      <w:r w:rsidRPr="00DC0E85">
        <w:rPr>
          <w:rStyle w:val="affff1"/>
          <w:rFonts w:hint="cs"/>
          <w:rtl/>
        </w:rPr>
        <w:t>השיבו</w:t>
      </w:r>
      <w:r w:rsidRPr="00DC0E85">
        <w:rPr>
          <w:rStyle w:val="affff1"/>
          <w:rtl/>
        </w:rPr>
        <w:t>:</w:t>
      </w:r>
      <w:r w:rsidRPr="00C35A2C">
        <w:rPr>
          <w:rtl/>
        </w:rPr>
        <w:t xml:space="preserve"> והלא</w:t>
      </w:r>
      <w:r>
        <w:rPr>
          <w:rtl/>
        </w:rPr>
        <w:t xml:space="preserve"> קיבת עולה חמורה מקיבת נבילה, </w:t>
      </w:r>
      <w:r w:rsidRPr="00C35A2C">
        <w:rPr>
          <w:rtl/>
        </w:rPr>
        <w:t>מכלל דאיסורי הנאה שרו פרשייהו;</w:t>
      </w:r>
    </w:p>
    <w:p w14:paraId="603044EE" w14:textId="77777777" w:rsidR="00910F84" w:rsidRPr="00C35A2C" w:rsidRDefault="00910F84" w:rsidP="00910F84">
      <w:pPr>
        <w:pStyle w:val="aff6"/>
        <w:framePr w:wrap="around"/>
        <w:rPr>
          <w:rtl/>
        </w:rPr>
      </w:pPr>
      <w:r w:rsidRPr="00C35A2C">
        <w:rPr>
          <w:rFonts w:hint="cs"/>
          <w:rtl/>
        </w:rPr>
        <w:t>לה.</w:t>
      </w:r>
    </w:p>
    <w:p w14:paraId="36D1426B" w14:textId="77777777" w:rsidR="00910F84" w:rsidRDefault="00910F84" w:rsidP="00910F84">
      <w:pPr>
        <w:rPr>
          <w:rtl/>
        </w:rPr>
      </w:pPr>
      <w:r w:rsidRPr="00DC0E85">
        <w:rPr>
          <w:rStyle w:val="affff1"/>
          <w:rtl/>
        </w:rPr>
        <w:t xml:space="preserve"> ומדקא"ל:</w:t>
      </w:r>
      <w:r w:rsidRPr="00C35A2C">
        <w:rPr>
          <w:rtl/>
        </w:rPr>
        <w:t xml:space="preserve"> מפני שמעמידין אותה בקיבת עגלי עבודת כוכבים,</w:t>
      </w:r>
    </w:p>
    <w:p w14:paraId="14EDC230" w14:textId="77777777" w:rsidR="00910F84" w:rsidRPr="00C35A2C" w:rsidRDefault="00910F84" w:rsidP="00910F84">
      <w:pPr>
        <w:rPr>
          <w:rtl/>
        </w:rPr>
      </w:pPr>
      <w:r w:rsidRPr="00DC0E85">
        <w:rPr>
          <w:rStyle w:val="affff1"/>
          <w:rFonts w:hint="cs"/>
          <w:rtl/>
        </w:rPr>
        <w:t>והשיבו</w:t>
      </w:r>
      <w:r w:rsidRPr="00DC0E85">
        <w:rPr>
          <w:rStyle w:val="affff1"/>
          <w:rtl/>
        </w:rPr>
        <w:t>:</w:t>
      </w:r>
      <w:r w:rsidRPr="00C35A2C">
        <w:rPr>
          <w:rtl/>
        </w:rPr>
        <w:t xml:space="preserve"> א</w:t>
      </w:r>
      <w:r>
        <w:rPr>
          <w:rtl/>
        </w:rPr>
        <w:t>"</w:t>
      </w:r>
      <w:r w:rsidRPr="00C35A2C">
        <w:rPr>
          <w:rtl/>
        </w:rPr>
        <w:t xml:space="preserve">כ למה לא אסרוה בהנאה, </w:t>
      </w:r>
      <w:r w:rsidRPr="00C35A2C">
        <w:rPr>
          <w:rtl/>
        </w:rPr>
        <w:tab/>
      </w:r>
      <w:r w:rsidRPr="00C35A2C">
        <w:rPr>
          <w:rtl/>
        </w:rPr>
        <w:tab/>
        <w:t>כלל דעבודת כוכבים אסור פרשייהו.</w:t>
      </w:r>
    </w:p>
    <w:p w14:paraId="712FC405" w14:textId="77777777" w:rsidR="00DC0E85" w:rsidRDefault="00910F84" w:rsidP="00DC0E85">
      <w:pPr>
        <w:pStyle w:val="36"/>
        <w:framePr w:wrap="notBeside"/>
        <w:rPr>
          <w:rtl/>
        </w:rPr>
      </w:pPr>
      <w:r w:rsidRPr="00C35A2C">
        <w:rPr>
          <w:rFonts w:hint="cs"/>
          <w:rtl/>
        </w:rPr>
        <w:t xml:space="preserve">ולא השיבו </w:t>
      </w:r>
    </w:p>
    <w:p w14:paraId="003F7193" w14:textId="6752DE87" w:rsidR="00910F84" w:rsidRPr="00C35A2C" w:rsidRDefault="00910F84" w:rsidP="00910F84">
      <w:pPr>
        <w:rPr>
          <w:rtl/>
        </w:rPr>
      </w:pPr>
      <w:r w:rsidRPr="00C35A2C">
        <w:rPr>
          <w:rFonts w:hint="cs"/>
          <w:rtl/>
        </w:rPr>
        <w:t>משום דאין האיסור בעין וכמורייס דרבן שלא אסרו בהנאה דהכא כיוון דאי מעמידו יקום חשיב בעין</w:t>
      </w:r>
    </w:p>
    <w:p w14:paraId="1CF4C87B" w14:textId="77777777" w:rsidR="00910F84" w:rsidRDefault="00910F84" w:rsidP="00910F84">
      <w:pPr>
        <w:pStyle w:val="afffe"/>
        <w:rPr>
          <w:rtl/>
        </w:rPr>
      </w:pPr>
      <w:r w:rsidRPr="00A06291">
        <w:rPr>
          <w:rtl/>
        </w:rPr>
        <w:t>׻</w:t>
      </w:r>
    </w:p>
    <w:p w14:paraId="33A51820" w14:textId="77777777" w:rsidR="00BF7B3D" w:rsidRDefault="00BF7B3D">
      <w:pPr>
        <w:bidi w:val="0"/>
        <w:spacing w:after="160" w:line="259" w:lineRule="auto"/>
        <w:jc w:val="left"/>
        <w:rPr>
          <w:rFonts w:cs="BA Vilna Bold"/>
          <w:spacing w:val="-2"/>
          <w:sz w:val="32"/>
          <w:rtl/>
        </w:rPr>
      </w:pPr>
      <w:r>
        <w:rPr>
          <w:rtl/>
        </w:rPr>
        <w:br w:type="page"/>
      </w:r>
    </w:p>
    <w:p w14:paraId="75BBD360" w14:textId="770C7302" w:rsidR="00910F84" w:rsidRPr="00C35A2C" w:rsidRDefault="00910F84" w:rsidP="00910F84">
      <w:pPr>
        <w:pStyle w:val="afff2"/>
        <w:rPr>
          <w:rtl/>
        </w:rPr>
      </w:pPr>
      <w:ins w:id="9857" w:author="מספור קטעי משנה" w:date="2026-10-06T06:44:54Z">
        <w:r>
          <w:rPr>
            <w:rStyle w:val="MisparKeta"/>
          </w:rPr>
          <w:t xml:space="preserve">א. </w:t>
        </w:r>
      </w:ins>
      <w:r w:rsidRPr="00C35A2C">
        <w:rPr>
          <w:rtl/>
        </w:rPr>
        <w:lastRenderedPageBreak/>
        <w:t>השיאו לדבר אחר וכו'.</w:t>
      </w:r>
    </w:p>
    <w:p w14:paraId="5AAFC6B9" w14:textId="77777777" w:rsidR="00BF7B3D" w:rsidRDefault="00BF7B3D" w:rsidP="00BF7B3D">
      <w:pPr>
        <w:pStyle w:val="36"/>
        <w:framePr w:wrap="notBeside"/>
        <w:rPr>
          <w:rtl/>
        </w:rPr>
      </w:pPr>
      <w:r w:rsidRPr="00C35A2C">
        <w:rPr>
          <w:rFonts w:hint="cs"/>
          <w:rtl/>
        </w:rPr>
        <w:t>ר</w:t>
      </w:r>
      <w:r>
        <w:rPr>
          <w:rtl/>
        </w:rPr>
        <w:t>"</w:t>
      </w:r>
      <w:r w:rsidRPr="00C35A2C">
        <w:rPr>
          <w:rFonts w:hint="cs"/>
          <w:rtl/>
        </w:rPr>
        <w:t>ד:</w:t>
      </w:r>
    </w:p>
    <w:p w14:paraId="41A8F70C" w14:textId="5AAA8B53" w:rsidR="00910F84" w:rsidRPr="00C35A2C" w:rsidRDefault="00910F84" w:rsidP="00910F84">
      <w:pPr>
        <w:rPr>
          <w:rtl/>
        </w:rPr>
      </w:pPr>
      <w:r w:rsidRPr="00DA79EC">
        <w:rPr>
          <w:rStyle w:val="afffd"/>
          <w:rFonts w:hint="cs"/>
          <w:rtl/>
        </w:rPr>
        <w:t>'</w:t>
      </w:r>
      <w:r w:rsidRPr="00DA79EC">
        <w:rPr>
          <w:rStyle w:val="afffd"/>
          <w:rtl/>
        </w:rPr>
        <w:t>כי טובים דודיך מיין</w:t>
      </w:r>
      <w:r w:rsidRPr="00DA79EC">
        <w:rPr>
          <w:rStyle w:val="afffd"/>
          <w:rFonts w:hint="cs"/>
          <w:rtl/>
        </w:rPr>
        <w:t>'-</w:t>
      </w:r>
      <w:r w:rsidRPr="00C35A2C">
        <w:rPr>
          <w:rFonts w:hint="cs"/>
          <w:rtl/>
        </w:rPr>
        <w:t xml:space="preserve"> </w:t>
      </w:r>
      <w:r w:rsidRPr="00BF7B3D">
        <w:rPr>
          <w:rStyle w:val="affff1"/>
          <w:rtl/>
        </w:rPr>
        <w:t>אמרה כנסת ישראל לפני הקב"ה:</w:t>
      </w:r>
      <w:r w:rsidRPr="00C35A2C">
        <w:rPr>
          <w:rtl/>
        </w:rPr>
        <w:t xml:space="preserve"> </w:t>
      </w:r>
      <w:r w:rsidRPr="00BF7B3D">
        <w:rPr>
          <w:rStyle w:val="affff1"/>
          <w:rtl/>
        </w:rPr>
        <w:t>רבש"ע,</w:t>
      </w:r>
      <w:r w:rsidRPr="00C35A2C">
        <w:rPr>
          <w:rtl/>
        </w:rPr>
        <w:t xml:space="preserve"> עריבים עלי דברי דודיך</w:t>
      </w:r>
      <w:r w:rsidR="00BF7B3D">
        <w:rPr>
          <w:rFonts w:hint="cs"/>
          <w:rtl/>
        </w:rPr>
        <w:t xml:space="preserve"> </w:t>
      </w:r>
      <w:r w:rsidRPr="00BF7B3D">
        <w:rPr>
          <w:rStyle w:val="affff8"/>
          <w:rFonts w:hint="cs"/>
          <w:rtl/>
        </w:rPr>
        <w:t>[דברי סופרים]</w:t>
      </w:r>
      <w:r w:rsidRPr="00C35A2C">
        <w:rPr>
          <w:rtl/>
        </w:rPr>
        <w:t xml:space="preserve"> יותר מיינה של תורה.</w:t>
      </w:r>
    </w:p>
    <w:p w14:paraId="489C72FF" w14:textId="77777777" w:rsidR="00BF7B3D" w:rsidRDefault="00910F84" w:rsidP="00BF7B3D">
      <w:pPr>
        <w:pStyle w:val="36"/>
        <w:framePr w:wrap="notBeside"/>
        <w:rPr>
          <w:rtl/>
        </w:rPr>
      </w:pPr>
      <w:r w:rsidRPr="00C35A2C">
        <w:rPr>
          <w:rFonts w:hint="cs"/>
          <w:rtl/>
        </w:rPr>
        <w:t xml:space="preserve">ושאלו </w:t>
      </w:r>
    </w:p>
    <w:p w14:paraId="0A1A53DD" w14:textId="1EA8B109" w:rsidR="00910F84" w:rsidRDefault="00910F84" w:rsidP="00910F84">
      <w:pPr>
        <w:rPr>
          <w:rtl/>
        </w:rPr>
      </w:pPr>
      <w:r w:rsidRPr="00C35A2C">
        <w:rPr>
          <w:rFonts w:hint="cs"/>
          <w:rtl/>
        </w:rPr>
        <w:t xml:space="preserve">דווקא בזה </w:t>
      </w:r>
      <w:r w:rsidRPr="00BF7B3D">
        <w:rPr>
          <w:rStyle w:val="affff1"/>
          <w:rFonts w:hint="cs"/>
          <w:rtl/>
        </w:rPr>
        <w:t>רשבר</w:t>
      </w:r>
      <w:r w:rsidRPr="00BF7B3D">
        <w:rPr>
          <w:rStyle w:val="affff1"/>
          <w:rtl/>
        </w:rPr>
        <w:t>"</w:t>
      </w:r>
      <w:r w:rsidRPr="00BF7B3D">
        <w:rPr>
          <w:rStyle w:val="affff1"/>
          <w:rFonts w:hint="cs"/>
          <w:rtl/>
        </w:rPr>
        <w:t>פ</w:t>
      </w:r>
      <w:r w:rsidRPr="00C35A2C">
        <w:rPr>
          <w:rFonts w:hint="cs"/>
          <w:rtl/>
        </w:rPr>
        <w:t xml:space="preserve"> מתחילת הפסוק </w:t>
      </w:r>
      <w:r w:rsidRPr="007C2DF0">
        <w:rPr>
          <w:rStyle w:val="afffd"/>
          <w:rFonts w:hint="cs"/>
          <w:rtl/>
        </w:rPr>
        <w:t>ד'</w:t>
      </w:r>
      <w:r w:rsidRPr="007C2DF0">
        <w:rPr>
          <w:rStyle w:val="afffd"/>
          <w:rtl/>
        </w:rPr>
        <w:t>ישקני מנשיקות פיהו</w:t>
      </w:r>
      <w:r w:rsidRPr="007C2DF0">
        <w:rPr>
          <w:rStyle w:val="afffd"/>
          <w:rFonts w:hint="cs"/>
          <w:rtl/>
        </w:rPr>
        <w:t>'</w:t>
      </w:r>
      <w:r w:rsidRPr="007C2DF0">
        <w:rPr>
          <w:rStyle w:val="afffd"/>
          <w:rtl/>
        </w:rPr>
        <w:t>,</w:t>
      </w:r>
    </w:p>
    <w:p w14:paraId="544802F2" w14:textId="77777777" w:rsidR="00BF7B3D" w:rsidRDefault="00910F84" w:rsidP="00BF7B3D">
      <w:pPr>
        <w:pStyle w:val="36"/>
        <w:framePr w:wrap="notBeside"/>
        <w:rPr>
          <w:rtl/>
        </w:rPr>
      </w:pPr>
      <w:r w:rsidRPr="00C35A2C">
        <w:rPr>
          <w:rFonts w:hint="cs"/>
          <w:rtl/>
        </w:rPr>
        <w:t>א</w:t>
      </w:r>
      <w:r>
        <w:rPr>
          <w:rtl/>
        </w:rPr>
        <w:t>"</w:t>
      </w:r>
      <w:r w:rsidRPr="00C35A2C">
        <w:rPr>
          <w:rFonts w:hint="cs"/>
          <w:rtl/>
        </w:rPr>
        <w:t>ל</w:t>
      </w:r>
      <w:r w:rsidRPr="00C35A2C">
        <w:rPr>
          <w:rtl/>
        </w:rPr>
        <w:t>:</w:t>
      </w:r>
    </w:p>
    <w:p w14:paraId="2F100A38" w14:textId="46C545D8" w:rsidR="00910F84" w:rsidRPr="00C35A2C" w:rsidRDefault="00910F84" w:rsidP="00910F84">
      <w:pPr>
        <w:rPr>
          <w:rtl/>
        </w:rPr>
      </w:pPr>
      <w:r w:rsidRPr="00C35A2C">
        <w:rPr>
          <w:rtl/>
        </w:rPr>
        <w:t>ישמעאל אחי, חשוק שפתותיך זו בזו ואל תבהל להשיב.</w:t>
      </w:r>
    </w:p>
    <w:p w14:paraId="3050D444" w14:textId="3D047195" w:rsidR="00BF7B3D" w:rsidRDefault="00C345B0" w:rsidP="00BF7B3D">
      <w:pPr>
        <w:pStyle w:val="36"/>
        <w:framePr w:wrap="notBeside"/>
        <w:rPr>
          <w:rtl/>
        </w:rPr>
      </w:pPr>
      <w:r>
        <w:rPr>
          <w:rFonts w:hint="cs"/>
          <w:rtl/>
        </w:rPr>
        <w:t xml:space="preserve">א. </w:t>
      </w:r>
      <w:r w:rsidR="00910F84" w:rsidRPr="00C35A2C">
        <w:rPr>
          <w:rFonts w:hint="cs"/>
          <w:rtl/>
        </w:rPr>
        <w:t>עולא</w:t>
      </w:r>
    </w:p>
    <w:p w14:paraId="1564E462" w14:textId="00068274" w:rsidR="00910F84" w:rsidRPr="00C35A2C" w:rsidRDefault="00910F84" w:rsidP="00BF7B3D">
      <w:r w:rsidRPr="00C345B0">
        <w:rPr>
          <w:rStyle w:val="afff"/>
          <w:rFonts w:hint="cs"/>
          <w:rtl/>
        </w:rPr>
        <w:t>גזירה חדשה</w:t>
      </w:r>
      <w:r w:rsidRPr="00C35A2C">
        <w:rPr>
          <w:rFonts w:hint="cs"/>
          <w:rtl/>
        </w:rPr>
        <w:t xml:space="preserve"> היא ואין מפקפקין בה </w:t>
      </w:r>
      <w:r w:rsidRPr="00C35A2C">
        <w:rPr>
          <w:rtl/>
        </w:rPr>
        <w:t>–</w:t>
      </w:r>
      <w:r w:rsidRPr="00C35A2C">
        <w:rPr>
          <w:rFonts w:hint="cs"/>
          <w:rtl/>
        </w:rPr>
        <w:t xml:space="preserve"> משום ניקור</w:t>
      </w:r>
      <w:r w:rsidR="00C345B0">
        <w:rPr>
          <w:rFonts w:hint="cs"/>
          <w:rtl/>
        </w:rPr>
        <w:t xml:space="preserve"> [נחש]</w:t>
      </w:r>
    </w:p>
    <w:p w14:paraId="576F3463" w14:textId="77777777" w:rsidR="00BF7B3D" w:rsidRDefault="00910F84" w:rsidP="00BF7B3D">
      <w:pPr>
        <w:pStyle w:val="36"/>
        <w:framePr w:wrap="notBeside"/>
        <w:rPr>
          <w:rtl/>
        </w:rPr>
      </w:pPr>
      <w:r w:rsidRPr="00BF7B3D">
        <w:rPr>
          <w:rtl/>
        </w:rPr>
        <w:t>-</w:t>
      </w:r>
    </w:p>
    <w:p w14:paraId="5A9A3581" w14:textId="07D5568D" w:rsidR="00910F84" w:rsidRPr="00C35A2C" w:rsidRDefault="00910F84" w:rsidP="00BF7B3D">
      <w:pPr>
        <w:rPr>
          <w:rtl/>
        </w:rPr>
      </w:pPr>
      <w:r w:rsidRPr="00BF7B3D">
        <w:rPr>
          <w:rtl/>
        </w:rPr>
        <w:t xml:space="preserve"> </w:t>
      </w:r>
      <w:r w:rsidRPr="00C35A2C">
        <w:rPr>
          <w:rFonts w:hint="cs"/>
          <w:rtl/>
        </w:rPr>
        <w:t>ולא אמר בפירוש דכשגזרו גזירה במערבא לא גילו הטעם עד י</w:t>
      </w:r>
      <w:r>
        <w:rPr>
          <w:rtl/>
        </w:rPr>
        <w:t>"</w:t>
      </w:r>
      <w:r w:rsidRPr="00C35A2C">
        <w:rPr>
          <w:rFonts w:hint="cs"/>
          <w:rtl/>
        </w:rPr>
        <w:t>ב חו</w:t>
      </w:r>
      <w:r w:rsidR="00BF7B3D">
        <w:rPr>
          <w:rFonts w:hint="cs"/>
          <w:rtl/>
        </w:rPr>
        <w:t>ד</w:t>
      </w:r>
      <w:r w:rsidRPr="00C35A2C">
        <w:rPr>
          <w:rFonts w:hint="cs"/>
          <w:rtl/>
        </w:rPr>
        <w:t xml:space="preserve">ש </w:t>
      </w:r>
      <w:r w:rsidR="00BF7B3D">
        <w:rPr>
          <w:rFonts w:hint="cs"/>
          <w:rtl/>
        </w:rPr>
        <w:t>-</w:t>
      </w:r>
      <w:r w:rsidRPr="00C35A2C">
        <w:rPr>
          <w:rFonts w:hint="cs"/>
          <w:rtl/>
        </w:rPr>
        <w:t>שמא אחד לא ס</w:t>
      </w:r>
      <w:r>
        <w:rPr>
          <w:rtl/>
        </w:rPr>
        <w:t>"</w:t>
      </w:r>
      <w:r w:rsidRPr="00C35A2C">
        <w:rPr>
          <w:rFonts w:hint="cs"/>
          <w:rtl/>
        </w:rPr>
        <w:t>ל ויבוא לזלזל בזה</w:t>
      </w:r>
      <w:r w:rsidRPr="00C35A2C">
        <w:rPr>
          <w:rtl/>
        </w:rPr>
        <w:t>.</w:t>
      </w:r>
    </w:p>
    <w:p w14:paraId="5DB61A78" w14:textId="77777777" w:rsidR="00BF7B3D" w:rsidRDefault="00910F84" w:rsidP="00BF7B3D">
      <w:pPr>
        <w:pStyle w:val="36"/>
        <w:framePr w:wrap="notBeside"/>
        <w:rPr>
          <w:rtl/>
        </w:rPr>
      </w:pPr>
      <w:r w:rsidRPr="00C35A2C">
        <w:rPr>
          <w:rtl/>
        </w:rPr>
        <w:t>מגדף בה ר' ירמיה</w:t>
      </w:r>
      <w:r w:rsidRPr="00C35A2C">
        <w:rPr>
          <w:rFonts w:hint="cs"/>
          <w:rtl/>
        </w:rPr>
        <w:t>:</w:t>
      </w:r>
    </w:p>
    <w:p w14:paraId="6A2DC9F5" w14:textId="57734B9C" w:rsidR="00C345B0" w:rsidRDefault="00910F84" w:rsidP="00910F84">
      <w:pPr>
        <w:rPr>
          <w:rtl/>
        </w:rPr>
      </w:pPr>
      <w:r w:rsidRPr="00C35A2C">
        <w:rPr>
          <w:rtl/>
        </w:rPr>
        <w:t xml:space="preserve">אלא מעתה, יבשה </w:t>
      </w:r>
      <w:r w:rsidRPr="00C35A2C">
        <w:rPr>
          <w:rFonts w:hint="cs"/>
          <w:rtl/>
        </w:rPr>
        <w:t xml:space="preserve">תותר </w:t>
      </w:r>
      <w:r w:rsidRPr="00BF7B3D">
        <w:rPr>
          <w:rStyle w:val="affff8"/>
          <w:rFonts w:hint="cs"/>
          <w:rtl/>
        </w:rPr>
        <w:t xml:space="preserve">[שהארס </w:t>
      </w:r>
      <w:r w:rsidR="00C345B0">
        <w:rPr>
          <w:rStyle w:val="affff8"/>
          <w:rFonts w:hint="cs"/>
          <w:rtl/>
        </w:rPr>
        <w:t xml:space="preserve">לא </w:t>
      </w:r>
      <w:r w:rsidRPr="00BF7B3D">
        <w:rPr>
          <w:rStyle w:val="affff8"/>
          <w:rFonts w:hint="cs"/>
          <w:rtl/>
        </w:rPr>
        <w:t>מניחה להתייבש]</w:t>
      </w:r>
      <w:r w:rsidRPr="00C35A2C">
        <w:rPr>
          <w:rFonts w:hint="cs"/>
          <w:rtl/>
        </w:rPr>
        <w:t>,</w:t>
      </w:r>
      <w:r w:rsidRPr="00C35A2C">
        <w:rPr>
          <w:rtl/>
        </w:rPr>
        <w:t xml:space="preserve"> </w:t>
      </w:r>
    </w:p>
    <w:p w14:paraId="69036EA7" w14:textId="2F692364" w:rsidR="00910F84" w:rsidRPr="00C35A2C" w:rsidRDefault="00C345B0" w:rsidP="00910F84">
      <w:pPr>
        <w:rPr>
          <w:rtl/>
        </w:rPr>
      </w:pPr>
      <w:r>
        <w:rPr>
          <w:rStyle w:val="affff8"/>
          <w:rFonts w:hint="cs"/>
          <w:rtl/>
        </w:rPr>
        <w:t xml:space="preserve">יין </w:t>
      </w:r>
      <w:r w:rsidR="00910F84" w:rsidRPr="00C35A2C">
        <w:rPr>
          <w:rtl/>
        </w:rPr>
        <w:t xml:space="preserve">ישן </w:t>
      </w:r>
      <w:r>
        <w:rPr>
          <w:rFonts w:hint="cs"/>
          <w:rtl/>
        </w:rPr>
        <w:t xml:space="preserve">יותר </w:t>
      </w:r>
      <w:r w:rsidR="00910F84" w:rsidRPr="00C35A2C">
        <w:rPr>
          <w:rFonts w:hint="cs"/>
          <w:rtl/>
        </w:rPr>
        <w:t>ש</w:t>
      </w:r>
      <w:r w:rsidR="00910F84" w:rsidRPr="00C35A2C">
        <w:rPr>
          <w:rtl/>
        </w:rPr>
        <w:t xml:space="preserve">אין </w:t>
      </w:r>
      <w:r>
        <w:rPr>
          <w:rStyle w:val="affff8"/>
          <w:rFonts w:hint="cs"/>
          <w:rtl/>
        </w:rPr>
        <w:t xml:space="preserve">הארס </w:t>
      </w:r>
      <w:r w:rsidR="00910F84" w:rsidRPr="00C35A2C">
        <w:rPr>
          <w:rtl/>
        </w:rPr>
        <w:t>מניחו ל</w:t>
      </w:r>
      <w:r>
        <w:rPr>
          <w:rFonts w:hint="cs"/>
          <w:rtl/>
        </w:rPr>
        <w:t>הת</w:t>
      </w:r>
      <w:r w:rsidR="00910F84" w:rsidRPr="00C35A2C">
        <w:rPr>
          <w:rtl/>
        </w:rPr>
        <w:t>י</w:t>
      </w:r>
      <w:r>
        <w:rPr>
          <w:rFonts w:hint="cs"/>
          <w:rtl/>
        </w:rPr>
        <w:t>י</w:t>
      </w:r>
      <w:r w:rsidR="00910F84" w:rsidRPr="00C35A2C">
        <w:rPr>
          <w:rtl/>
        </w:rPr>
        <w:t>שן</w:t>
      </w:r>
    </w:p>
    <w:p w14:paraId="6DFF3D9B" w14:textId="5BB48787" w:rsidR="00BF7B3D" w:rsidRDefault="00910F84" w:rsidP="00BF7B3D">
      <w:pPr>
        <w:pStyle w:val="36"/>
        <w:framePr w:wrap="notBeside"/>
        <w:rPr>
          <w:rtl/>
        </w:rPr>
      </w:pPr>
      <w:r w:rsidRPr="00C35A2C">
        <w:rPr>
          <w:rFonts w:hint="cs"/>
          <w:rtl/>
        </w:rPr>
        <w:t>-</w:t>
      </w:r>
      <w:r w:rsidR="00C345B0">
        <w:rPr>
          <w:rFonts w:hint="cs"/>
          <w:rtl/>
        </w:rPr>
        <w:t xml:space="preserve">ב. </w:t>
      </w:r>
      <w:r w:rsidRPr="00C35A2C">
        <w:rPr>
          <w:rFonts w:hint="cs"/>
          <w:rtl/>
        </w:rPr>
        <w:t>אר</w:t>
      </w:r>
      <w:r>
        <w:rPr>
          <w:rtl/>
        </w:rPr>
        <w:t>"</w:t>
      </w:r>
      <w:r w:rsidRPr="00C35A2C">
        <w:rPr>
          <w:rFonts w:hint="cs"/>
          <w:rtl/>
        </w:rPr>
        <w:t>ח</w:t>
      </w:r>
      <w:r w:rsidRPr="00C35A2C">
        <w:rPr>
          <w:rtl/>
        </w:rPr>
        <w:t>:</w:t>
      </w:r>
    </w:p>
    <w:p w14:paraId="43B8DFE0" w14:textId="745FDB88" w:rsidR="00910F84" w:rsidRDefault="00910F84" w:rsidP="00910F84">
      <w:pPr>
        <w:rPr>
          <w:rtl/>
        </w:rPr>
      </w:pPr>
      <w:r w:rsidRPr="00C35A2C">
        <w:rPr>
          <w:rtl/>
        </w:rPr>
        <w:t>לפי שא</w:t>
      </w:r>
      <w:r>
        <w:rPr>
          <w:rtl/>
        </w:rPr>
        <w:t>"</w:t>
      </w:r>
      <w:r w:rsidRPr="00C35A2C">
        <w:rPr>
          <w:rtl/>
        </w:rPr>
        <w:t xml:space="preserve">א לה בלא צחצוחי חלב, </w:t>
      </w:r>
    </w:p>
    <w:p w14:paraId="799C1914" w14:textId="7F390362" w:rsidR="00BF7B3D" w:rsidRDefault="00C345B0" w:rsidP="00BF7B3D">
      <w:pPr>
        <w:pStyle w:val="36"/>
        <w:framePr w:wrap="notBeside"/>
        <w:rPr>
          <w:rtl/>
        </w:rPr>
      </w:pPr>
      <w:r>
        <w:rPr>
          <w:rFonts w:hint="cs"/>
          <w:rtl/>
        </w:rPr>
        <w:t xml:space="preserve">ג. </w:t>
      </w:r>
      <w:r w:rsidR="00910F84" w:rsidRPr="00C35A2C">
        <w:rPr>
          <w:rtl/>
        </w:rPr>
        <w:t>ושמואל:</w:t>
      </w:r>
    </w:p>
    <w:p w14:paraId="26715ABC" w14:textId="1C6C906F" w:rsidR="00910F84" w:rsidRPr="00C35A2C" w:rsidRDefault="00910F84" w:rsidP="00910F84">
      <w:pPr>
        <w:rPr>
          <w:rtl/>
        </w:rPr>
      </w:pPr>
      <w:r w:rsidRPr="00C35A2C">
        <w:rPr>
          <w:rtl/>
        </w:rPr>
        <w:t>מפני שמעמידין אותה בעור קיבת נבילה</w:t>
      </w:r>
      <w:r w:rsidR="00C345B0">
        <w:rPr>
          <w:rFonts w:hint="cs"/>
          <w:rtl/>
        </w:rPr>
        <w:t xml:space="preserve"> </w:t>
      </w:r>
      <w:r w:rsidRPr="00C345B0">
        <w:rPr>
          <w:rStyle w:val="affff8"/>
          <w:rFonts w:hint="cs"/>
          <w:rtl/>
        </w:rPr>
        <w:t>[והיא עצמה מותרת]</w:t>
      </w:r>
      <w:r w:rsidRPr="00C345B0">
        <w:rPr>
          <w:rStyle w:val="affff8"/>
          <w:rtl/>
        </w:rPr>
        <w:t>.</w:t>
      </w:r>
    </w:p>
    <w:p w14:paraId="7525B7FB" w14:textId="77777777" w:rsidR="00BF7B3D" w:rsidRDefault="00910F84" w:rsidP="00BF7B3D">
      <w:pPr>
        <w:pStyle w:val="36"/>
        <w:framePr w:wrap="notBeside"/>
        <w:rPr>
          <w:rtl/>
        </w:rPr>
      </w:pPr>
      <w:r w:rsidRPr="00C35A2C">
        <w:rPr>
          <w:rFonts w:hint="cs"/>
          <w:rtl/>
        </w:rPr>
        <w:t>והך דשמואל</w:t>
      </w:r>
    </w:p>
    <w:p w14:paraId="65B2A746" w14:textId="221972B3" w:rsidR="00910F84" w:rsidRDefault="00910F84" w:rsidP="00910F84">
      <w:pPr>
        <w:rPr>
          <w:rtl/>
        </w:rPr>
      </w:pPr>
      <w:r w:rsidRPr="00C35A2C">
        <w:rPr>
          <w:rFonts w:hint="cs"/>
          <w:rtl/>
        </w:rPr>
        <w:t>שקיבת שחיטת עכו</w:t>
      </w:r>
      <w:r>
        <w:rPr>
          <w:rtl/>
        </w:rPr>
        <w:t>"</w:t>
      </w:r>
      <w:r w:rsidRPr="00C35A2C">
        <w:rPr>
          <w:rFonts w:hint="cs"/>
          <w:rtl/>
        </w:rPr>
        <w:t xml:space="preserve">ם נבילה </w:t>
      </w:r>
      <w:r w:rsidRPr="00C35A2C">
        <w:rPr>
          <w:rFonts w:hint="cs"/>
          <w:b/>
          <w:bCs/>
          <w:rtl/>
        </w:rPr>
        <w:t>אסורה</w:t>
      </w:r>
      <w:r w:rsidRPr="00C35A2C">
        <w:rPr>
          <w:rFonts w:hint="cs"/>
          <w:rtl/>
        </w:rPr>
        <w:t xml:space="preserve">,- </w:t>
      </w:r>
      <w:r w:rsidR="00C345B0">
        <w:rPr>
          <w:rStyle w:val="affff1"/>
          <w:rFonts w:hint="cs"/>
          <w:rtl/>
        </w:rPr>
        <w:t>ש</w:t>
      </w:r>
      <w:r w:rsidRPr="00C345B0">
        <w:rPr>
          <w:rStyle w:val="affff1"/>
          <w:rFonts w:hint="cs"/>
          <w:rtl/>
        </w:rPr>
        <w:t>ם  מתני</w:t>
      </w:r>
      <w:r w:rsidRPr="00C35A2C">
        <w:rPr>
          <w:rFonts w:hint="cs"/>
          <w:rtl/>
        </w:rPr>
        <w:t xml:space="preserve"> </w:t>
      </w:r>
      <w:r w:rsidRPr="00C345B0">
        <w:rPr>
          <w:rStyle w:val="affff1"/>
          <w:rFonts w:hint="cs"/>
          <w:rtl/>
        </w:rPr>
        <w:t>דחולין</w:t>
      </w:r>
      <w:r w:rsidRPr="00C35A2C">
        <w:rPr>
          <w:rFonts w:hint="cs"/>
          <w:rtl/>
        </w:rPr>
        <w:t xml:space="preserve"> דקודם חזרה</w:t>
      </w:r>
    </w:p>
    <w:p w14:paraId="6DFCA871" w14:textId="77777777" w:rsidR="00BF7B3D" w:rsidRDefault="00910F84" w:rsidP="00BF7B3D">
      <w:pPr>
        <w:pStyle w:val="36"/>
        <w:framePr w:wrap="notBeside"/>
        <w:rPr>
          <w:rtl/>
        </w:rPr>
      </w:pPr>
      <w:r w:rsidRPr="00C35A2C">
        <w:rPr>
          <w:rFonts w:hint="cs"/>
          <w:rtl/>
        </w:rPr>
        <w:t xml:space="preserve">והכא </w:t>
      </w:r>
    </w:p>
    <w:p w14:paraId="11C8257D" w14:textId="5F2A1F39" w:rsidR="00910F84" w:rsidRPr="00C35A2C" w:rsidRDefault="00910F84" w:rsidP="00910F84">
      <w:pPr>
        <w:rPr>
          <w:rtl/>
        </w:rPr>
      </w:pPr>
      <w:r w:rsidRPr="00C35A2C">
        <w:rPr>
          <w:rFonts w:hint="cs"/>
          <w:rtl/>
        </w:rPr>
        <w:t>דמותרת אחר חזרה</w:t>
      </w:r>
      <w:r w:rsidRPr="00C35A2C">
        <w:rPr>
          <w:rtl/>
        </w:rPr>
        <w:t>, ומשנה לא זזה ממקומה.</w:t>
      </w:r>
    </w:p>
    <w:p w14:paraId="4652E5F4" w14:textId="77777777" w:rsidR="00910F84" w:rsidRPr="00C35A2C" w:rsidRDefault="00910F84" w:rsidP="00910F84">
      <w:pPr>
        <w:pStyle w:val="aff6"/>
        <w:framePr w:wrap="around"/>
        <w:rPr>
          <w:rtl/>
        </w:rPr>
      </w:pPr>
      <w:r w:rsidRPr="00C35A2C">
        <w:rPr>
          <w:rFonts w:hint="cs"/>
          <w:rtl/>
        </w:rPr>
        <w:t>לה:</w:t>
      </w:r>
    </w:p>
    <w:p w14:paraId="41C9C989" w14:textId="43447FEB" w:rsidR="00BF7B3D" w:rsidRDefault="00C345B0" w:rsidP="00BF7B3D">
      <w:pPr>
        <w:pStyle w:val="36"/>
        <w:framePr w:wrap="notBeside"/>
        <w:rPr>
          <w:rtl/>
        </w:rPr>
      </w:pPr>
      <w:r>
        <w:rPr>
          <w:rFonts w:hint="cs"/>
          <w:rtl/>
        </w:rPr>
        <w:t xml:space="preserve">ד. </w:t>
      </w:r>
      <w:r w:rsidR="00910F84" w:rsidRPr="00C35A2C">
        <w:rPr>
          <w:rFonts w:hint="cs"/>
          <w:rtl/>
        </w:rPr>
        <w:t>רממדראב</w:t>
      </w:r>
      <w:r w:rsidR="00910F84">
        <w:rPr>
          <w:rtl/>
        </w:rPr>
        <w:t>"</w:t>
      </w:r>
      <w:r w:rsidR="00910F84" w:rsidRPr="00C35A2C">
        <w:rPr>
          <w:rFonts w:hint="cs"/>
          <w:rtl/>
        </w:rPr>
        <w:t>א</w:t>
      </w:r>
      <w:r w:rsidR="00910F84" w:rsidRPr="00C35A2C">
        <w:rPr>
          <w:rtl/>
        </w:rPr>
        <w:t>:</w:t>
      </w:r>
    </w:p>
    <w:p w14:paraId="754CAEA9" w14:textId="5C32D3FD" w:rsidR="00910F84" w:rsidRPr="00C35A2C" w:rsidRDefault="00910F84" w:rsidP="00910F84">
      <w:pPr>
        <w:rPr>
          <w:rtl/>
        </w:rPr>
      </w:pPr>
      <w:r w:rsidRPr="00C35A2C">
        <w:rPr>
          <w:rtl/>
        </w:rPr>
        <w:t>מפני שמחליקין פניה בשומן חזיר.</w:t>
      </w:r>
    </w:p>
    <w:p w14:paraId="158780CA" w14:textId="1BE8F415" w:rsidR="00BF7B3D" w:rsidRDefault="00C345B0" w:rsidP="00BF7B3D">
      <w:pPr>
        <w:pStyle w:val="36"/>
        <w:framePr w:wrap="notBeside"/>
        <w:rPr>
          <w:rtl/>
        </w:rPr>
      </w:pPr>
      <w:r>
        <w:rPr>
          <w:rFonts w:hint="cs"/>
          <w:rtl/>
        </w:rPr>
        <w:t>ה.</w:t>
      </w:r>
      <w:r w:rsidR="00910F84" w:rsidRPr="00C35A2C">
        <w:rPr>
          <w:rFonts w:hint="cs"/>
          <w:rtl/>
        </w:rPr>
        <w:t>ר</w:t>
      </w:r>
      <w:r w:rsidR="00910F84">
        <w:rPr>
          <w:rtl/>
        </w:rPr>
        <w:t>"</w:t>
      </w:r>
      <w:r w:rsidR="00910F84" w:rsidRPr="00C35A2C">
        <w:rPr>
          <w:rFonts w:hint="cs"/>
          <w:rtl/>
        </w:rPr>
        <w:t>ח</w:t>
      </w:r>
      <w:r w:rsidR="00910F84" w:rsidRPr="00C35A2C">
        <w:rPr>
          <w:rtl/>
        </w:rPr>
        <w:t>:</w:t>
      </w:r>
    </w:p>
    <w:p w14:paraId="19D56E40" w14:textId="33296FE1" w:rsidR="00910F84" w:rsidRPr="00C35A2C" w:rsidRDefault="00910F84" w:rsidP="00BF7B3D">
      <w:pPr>
        <w:rPr>
          <w:rtl/>
        </w:rPr>
      </w:pPr>
      <w:r w:rsidRPr="00C35A2C">
        <w:rPr>
          <w:rtl/>
        </w:rPr>
        <w:t>מפני שמעמידין אותה בחומץ.</w:t>
      </w:r>
    </w:p>
    <w:p w14:paraId="488CD0E8" w14:textId="4619AD8A" w:rsidR="00BF7B3D" w:rsidRDefault="00C345B0" w:rsidP="00BF7B3D">
      <w:pPr>
        <w:pStyle w:val="36"/>
        <w:framePr w:wrap="notBeside"/>
        <w:rPr>
          <w:rtl/>
        </w:rPr>
      </w:pPr>
      <w:r>
        <w:rPr>
          <w:rFonts w:hint="cs"/>
          <w:rtl/>
        </w:rPr>
        <w:t>ו .</w:t>
      </w:r>
      <w:r w:rsidR="00910F84" w:rsidRPr="00C35A2C">
        <w:rPr>
          <w:rFonts w:hint="cs"/>
          <w:rtl/>
        </w:rPr>
        <w:t>רנב</w:t>
      </w:r>
      <w:r w:rsidR="00910F84">
        <w:rPr>
          <w:rtl/>
        </w:rPr>
        <w:t>"</w:t>
      </w:r>
      <w:r w:rsidR="00910F84" w:rsidRPr="00C35A2C">
        <w:rPr>
          <w:rFonts w:hint="cs"/>
          <w:rtl/>
        </w:rPr>
        <w:t>י</w:t>
      </w:r>
      <w:r w:rsidR="00910F84" w:rsidRPr="00C35A2C">
        <w:rPr>
          <w:rtl/>
        </w:rPr>
        <w:t>:</w:t>
      </w:r>
    </w:p>
    <w:p w14:paraId="2BF3539C" w14:textId="6F5896AC" w:rsidR="00910F84" w:rsidRDefault="00910F84" w:rsidP="00BF7B3D">
      <w:pPr>
        <w:rPr>
          <w:rtl/>
        </w:rPr>
      </w:pPr>
      <w:r w:rsidRPr="00C35A2C">
        <w:rPr>
          <w:rtl/>
        </w:rPr>
        <w:t>מפני שמעמידין אותה בשרף הערלה.</w:t>
      </w:r>
      <w:r w:rsidRPr="00C35A2C">
        <w:rPr>
          <w:rFonts w:hint="cs"/>
          <w:rtl/>
        </w:rPr>
        <w:t xml:space="preserve"> </w:t>
      </w:r>
      <w:r w:rsidRPr="00BF7B3D">
        <w:rPr>
          <w:rStyle w:val="affff1"/>
          <w:rFonts w:hint="cs"/>
          <w:rtl/>
        </w:rPr>
        <w:t>וכר</w:t>
      </w:r>
      <w:r w:rsidRPr="00BF7B3D">
        <w:rPr>
          <w:rStyle w:val="affff1"/>
          <w:rtl/>
        </w:rPr>
        <w:t>"</w:t>
      </w:r>
      <w:r w:rsidRPr="00BF7B3D">
        <w:rPr>
          <w:rStyle w:val="affff1"/>
          <w:rFonts w:hint="cs"/>
          <w:rtl/>
        </w:rPr>
        <w:t>א</w:t>
      </w:r>
      <w:r w:rsidRPr="00C35A2C">
        <w:rPr>
          <w:rFonts w:hint="cs"/>
          <w:rtl/>
        </w:rPr>
        <w:t xml:space="preserve"> דמפני שהוא פירי</w:t>
      </w:r>
    </w:p>
    <w:p w14:paraId="30DB50A7" w14:textId="55F3A6A8" w:rsidR="00910F84" w:rsidRPr="00C35A2C" w:rsidRDefault="00910F84" w:rsidP="00910F84">
      <w:pPr>
        <w:rPr>
          <w:rtl/>
        </w:rPr>
      </w:pPr>
      <w:r w:rsidRPr="00BF7B3D">
        <w:rPr>
          <w:rStyle w:val="affff1"/>
          <w:rFonts w:hint="cs"/>
          <w:rtl/>
        </w:rPr>
        <w:t>ואפי' כר' יהושע</w:t>
      </w:r>
      <w:r w:rsidRPr="00C35A2C">
        <w:rPr>
          <w:rFonts w:hint="cs"/>
          <w:rtl/>
        </w:rPr>
        <w:t xml:space="preserve"> דווקא </w:t>
      </w:r>
      <w:r w:rsidR="00BF7B3D">
        <w:rPr>
          <w:rFonts w:hint="cs"/>
          <w:rtl/>
        </w:rPr>
        <w:t>ש</w:t>
      </w:r>
      <w:r w:rsidRPr="00C35A2C">
        <w:rPr>
          <w:rFonts w:hint="cs"/>
          <w:rtl/>
        </w:rPr>
        <w:t xml:space="preserve">ם </w:t>
      </w:r>
      <w:r w:rsidR="00BF7B3D">
        <w:rPr>
          <w:rFonts w:hint="cs"/>
          <w:rtl/>
        </w:rPr>
        <w:t xml:space="preserve">חלק </w:t>
      </w:r>
      <w:r>
        <w:rPr>
          <w:rFonts w:hint="cs"/>
          <w:rtl/>
        </w:rPr>
        <w:t xml:space="preserve">ר' יהושע </w:t>
      </w:r>
      <w:r>
        <w:rPr>
          <w:rStyle w:val="affff1"/>
          <w:rFonts w:hint="cs"/>
          <w:rtl/>
          <w:rPrChange w:id="9727" w:author="מנוע אמוראים" w:date="2026-10-05T16:41:56Z">
            <w:rPr>
              <w:rFonts w:hint="cs"/>
              <w:rtl/>
            </w:rPr>
          </w:rPrChange>
        </w:rPr>
        <w:t xml:space="preserve">אר</w:t>
      </w:r>
      <w:r>
        <w:rPr>
          <w:rStyle w:val="affff1"/>
          <w:rtl/>
          <w:rPrChange w:id="9728" w:author="מנוע אמוראים" w:date="2026-10-05T16:41:56Z">
            <w:rPr>
              <w:rtl/>
            </w:rPr>
          </w:rPrChange>
        </w:rPr>
        <w:t xml:space="preserve">"</w:t>
      </w:r>
      <w:r>
        <w:rPr>
          <w:rStyle w:val="affff1"/>
          <w:rFonts w:hint="cs"/>
          <w:rtl/>
          <w:rPrChange w:id="9729" w:author="מנוע אמוראים" w:date="2026-10-05T16:41:56Z">
            <w:rPr>
              <w:rFonts w:hint="cs"/>
              <w:rtl/>
            </w:rPr>
          </w:rPrChange>
        </w:rPr>
        <w:t xml:space="preserve">א</w:t>
      </w:r>
      <w:r w:rsidRPr="00C35A2C">
        <w:rPr>
          <w:rtl/>
        </w:rPr>
        <w:t xml:space="preserve"> ב</w:t>
      </w:r>
      <w:r>
        <w:rPr>
          <w:rFonts w:hint="cs"/>
          <w:rtl/>
        </w:rPr>
        <w:t xml:space="preserve">שרף העץ אבל בשרף הפרי מודה </w:t>
      </w:r>
      <w:r>
        <w:rPr>
          <w:rStyle w:val="affff1"/>
          <w:rFonts w:hint="cs"/>
          <w:rtl/>
          <w:rPrChange w:id="9730" w:author="מנוע אמוראים" w:date="2026-10-05T16:41:56Z">
            <w:rPr>
              <w:rFonts w:hint="cs"/>
              <w:rtl/>
            </w:rPr>
          </w:rPrChange>
        </w:rPr>
        <w:t xml:space="preserve">לר</w:t>
      </w:r>
      <w:r>
        <w:rPr>
          <w:rStyle w:val="affff1"/>
          <w:rtl/>
          <w:rPrChange w:id="9731" w:author="מנוע אמוראים" w:date="2026-10-05T16:41:56Z">
            <w:rPr>
              <w:rtl/>
            </w:rPr>
          </w:rPrChange>
        </w:rPr>
        <w:t xml:space="preserve">"</w:t>
      </w:r>
      <w:r>
        <w:rPr>
          <w:rStyle w:val="affff1"/>
          <w:rFonts w:hint="cs"/>
          <w:rtl/>
          <w:rPrChange w:id="9732" w:author="מנוע אמוראים" w:date="2026-10-05T16:41:56Z">
            <w:rPr>
              <w:rFonts w:hint="cs"/>
              <w:rtl/>
            </w:rPr>
          </w:rPrChange>
        </w:rPr>
        <w:t xml:space="preserve">א</w:t>
      </w:r>
      <w:r w:rsidRPr="00C35A2C">
        <w:rPr>
          <w:rtl/>
        </w:rPr>
        <w:t>.</w:t>
      </w:r>
    </w:p>
    <w:p w14:paraId="29B1B576" w14:textId="77777777" w:rsidR="00BF7B3D" w:rsidRDefault="00910F84" w:rsidP="00BF7B3D">
      <w:pPr>
        <w:pStyle w:val="36"/>
        <w:framePr w:wrap="notBeside"/>
        <w:rPr>
          <w:rtl/>
        </w:rPr>
      </w:pPr>
      <w:r w:rsidRPr="00C35A2C">
        <w:rPr>
          <w:rtl/>
        </w:rPr>
        <w:t>והיינו דתנן</w:t>
      </w:r>
    </w:p>
    <w:p w14:paraId="0CEBC255" w14:textId="2224AAE3" w:rsidR="00910F84" w:rsidRPr="00C35A2C" w:rsidRDefault="00910F84" w:rsidP="00C345B0">
      <w:pPr>
        <w:rPr>
          <w:rtl/>
        </w:rPr>
      </w:pPr>
      <w:r w:rsidRPr="00BF7B3D">
        <w:rPr>
          <w:rStyle w:val="affff1"/>
          <w:rtl/>
        </w:rPr>
        <w:t xml:space="preserve"> א"ר יהושע:</w:t>
      </w:r>
      <w:r w:rsidRPr="00C35A2C">
        <w:rPr>
          <w:rtl/>
        </w:rPr>
        <w:t xml:space="preserve"> </w:t>
      </w:r>
      <w:r w:rsidRPr="00C345B0">
        <w:rPr>
          <w:rStyle w:val="affff1"/>
          <w:rtl/>
        </w:rPr>
        <w:t>שמעתי בפירוש,</w:t>
      </w:r>
      <w:r w:rsidRPr="00C35A2C">
        <w:rPr>
          <w:rtl/>
        </w:rPr>
        <w:t xml:space="preserve"> שהמעמיד בשרף העלין ובשרף העיקרין - מותר,</w:t>
      </w:r>
      <w:r w:rsidR="00C345B0">
        <w:rPr>
          <w:rFonts w:hint="cs"/>
          <w:rtl/>
        </w:rPr>
        <w:t xml:space="preserve"> </w:t>
      </w:r>
      <w:r w:rsidRPr="00C35A2C">
        <w:rPr>
          <w:rtl/>
        </w:rPr>
        <w:t>בשרף הפגין - אסור, מפני שהוא פירי.</w:t>
      </w:r>
    </w:p>
    <w:p w14:paraId="4B8AFD89" w14:textId="77777777" w:rsidR="00910F84" w:rsidRPr="00C35A2C" w:rsidRDefault="00910F84" w:rsidP="00C345B0">
      <w:pPr>
        <w:spacing w:after="120"/>
        <w:rPr>
          <w:rtl/>
        </w:rPr>
      </w:pPr>
      <w:r>
        <w:rPr>
          <w:rtl/>
        </w:rPr>
        <w:t xml:space="preserve">בין </w:t>
      </w:r>
      <w:r>
        <w:rPr>
          <w:rStyle w:val="affff1"/>
          <w:rtl/>
          <w:rPrChange w:id="9733" w:author="מנוע אמוראים" w:date="2026-10-05T16:41:56Z">
            <w:rPr>
              <w:rtl/>
            </w:rPr>
          </w:rPrChange>
        </w:rPr>
        <w:t xml:space="preserve">לר</w:t>
      </w:r>
      <w:r>
        <w:rPr>
          <w:rStyle w:val="affff1"/>
          <w:rtl/>
          <w:rPrChange w:id="9734" w:author="מנוע אמוראים" w:date="2026-10-05T16:41:56Z">
            <w:rPr>
              <w:rtl/>
            </w:rPr>
          </w:rPrChange>
        </w:rPr>
        <w:t xml:space="preserve">"</w:t>
      </w:r>
      <w:r>
        <w:rPr>
          <w:rStyle w:val="affff1"/>
          <w:rFonts w:hint="cs"/>
          <w:rtl/>
          <w:rPrChange w:id="9735" w:author="מנוע אמוראים" w:date="2026-10-05T16:41:56Z">
            <w:rPr>
              <w:rFonts w:hint="cs"/>
              <w:rtl/>
            </w:rPr>
          </w:rPrChange>
        </w:rPr>
        <w:t xml:space="preserve">ח</w:t>
      </w:r>
      <w:r>
        <w:rPr>
          <w:rFonts w:hint="cs"/>
          <w:rtl/>
        </w:rPr>
        <w:t xml:space="preserve"> ובין </w:t>
      </w:r>
      <w:r>
        <w:rPr>
          <w:rStyle w:val="affff1"/>
          <w:rFonts w:hint="cs"/>
          <w:rtl/>
          <w:rPrChange w:id="9736" w:author="מנוע אמוראים" w:date="2026-10-05T16:41:56Z">
            <w:rPr>
              <w:rFonts w:hint="cs"/>
              <w:rtl/>
            </w:rPr>
          </w:rPrChange>
        </w:rPr>
        <w:t xml:space="preserve">לרנב</w:t>
      </w:r>
      <w:r>
        <w:rPr>
          <w:rStyle w:val="affff1"/>
          <w:rtl/>
          <w:rPrChange w:id="9737" w:author="מנוע אמוראים" w:date="2026-10-05T16:41:56Z">
            <w:rPr>
              <w:rtl/>
            </w:rPr>
          </w:rPrChange>
        </w:rPr>
        <w:t xml:space="preserve">"</w:t>
      </w:r>
      <w:r>
        <w:rPr>
          <w:rStyle w:val="affff1"/>
          <w:rFonts w:hint="cs"/>
          <w:rtl/>
          <w:rPrChange w:id="9738" w:author="מנוע אמוראים" w:date="2026-10-05T16:41:56Z">
            <w:rPr>
              <w:rFonts w:hint="cs"/>
              <w:rtl/>
            </w:rPr>
          </w:rPrChange>
        </w:rPr>
        <w:t xml:space="preserve">י</w:t>
      </w:r>
      <w:r>
        <w:rPr>
          <w:rFonts w:hint="cs"/>
          <w:rtl/>
        </w:rPr>
        <w:t xml:space="preserve"> - </w:t>
      </w:r>
      <w:r w:rsidRPr="00C35A2C">
        <w:rPr>
          <w:rtl/>
        </w:rPr>
        <w:t xml:space="preserve"> תתסר בהנאה! </w:t>
      </w:r>
      <w:r w:rsidRPr="00C35A2C">
        <w:rPr>
          <w:b/>
          <w:bCs/>
          <w:rtl/>
        </w:rPr>
        <w:t>קשיא</w:t>
      </w:r>
      <w:r w:rsidRPr="00C35A2C">
        <w:rPr>
          <w:rtl/>
        </w:rPr>
        <w:t>.</w:t>
      </w:r>
    </w:p>
    <w:p w14:paraId="696E0D3F" w14:textId="77777777" w:rsidR="00BF7B3D" w:rsidRDefault="00910F84" w:rsidP="00BF7B3D">
      <w:pPr>
        <w:pStyle w:val="36"/>
        <w:framePr w:wrap="notBeside"/>
        <w:rPr>
          <w:rStyle w:val="afffd"/>
          <w:rtl/>
        </w:rPr>
      </w:pPr>
      <w:r w:rsidRPr="00DA79EC">
        <w:rPr>
          <w:rtl/>
        </w:rPr>
        <w:t>דרש ר</w:t>
      </w:r>
      <w:r w:rsidRPr="00DA79EC">
        <w:rPr>
          <w:rFonts w:hint="cs"/>
          <w:rtl/>
        </w:rPr>
        <w:t>נבדר</w:t>
      </w:r>
      <w:r>
        <w:rPr>
          <w:rtl/>
        </w:rPr>
        <w:t>"</w:t>
      </w:r>
      <w:r w:rsidRPr="00DA79EC">
        <w:rPr>
          <w:rFonts w:hint="cs"/>
          <w:rtl/>
        </w:rPr>
        <w:t>ח</w:t>
      </w:r>
      <w:r w:rsidRPr="00C35A2C">
        <w:rPr>
          <w:rtl/>
        </w:rPr>
        <w:t>:</w:t>
      </w:r>
    </w:p>
    <w:p w14:paraId="1C3AA156" w14:textId="16670CC4" w:rsidR="00910F84" w:rsidRDefault="00910F84" w:rsidP="00BF7B3D">
      <w:pPr>
        <w:rPr>
          <w:rtl/>
        </w:rPr>
      </w:pPr>
      <w:r w:rsidRPr="00FF1C37">
        <w:rPr>
          <w:rStyle w:val="afffd"/>
          <w:rFonts w:hint="cs"/>
          <w:rtl/>
        </w:rPr>
        <w:t>'</w:t>
      </w:r>
      <w:r w:rsidRPr="00FF1C37">
        <w:rPr>
          <w:rStyle w:val="afffd"/>
          <w:rtl/>
        </w:rPr>
        <w:t>לריח שמניך טובים</w:t>
      </w:r>
      <w:r w:rsidRPr="00FF1C37">
        <w:rPr>
          <w:rStyle w:val="afffd"/>
          <w:rFonts w:hint="cs"/>
          <w:rtl/>
        </w:rPr>
        <w:t>'</w:t>
      </w:r>
      <w:r w:rsidR="00BF7B3D">
        <w:rPr>
          <w:rStyle w:val="afffd"/>
          <w:rFonts w:hint="cs"/>
          <w:rtl/>
        </w:rPr>
        <w:t xml:space="preserve"> </w:t>
      </w:r>
      <w:r w:rsidRPr="00BF7B3D">
        <w:rPr>
          <w:rStyle w:val="afff"/>
          <w:rtl/>
        </w:rPr>
        <w:t>למה ת"ח דומה?</w:t>
      </w:r>
      <w:r w:rsidRPr="00C35A2C">
        <w:rPr>
          <w:rtl/>
        </w:rPr>
        <w:t xml:space="preserve"> לצלוחית של פלייטין, מגולה ריחה נודף, מכוסה אין ריחה נודף;</w:t>
      </w:r>
    </w:p>
    <w:p w14:paraId="25A538D5" w14:textId="72650DFD" w:rsidR="00BF7B3D" w:rsidRDefault="00910F84" w:rsidP="00BF7B3D">
      <w:pPr>
        <w:pStyle w:val="36"/>
        <w:framePr w:wrap="notBeside"/>
        <w:rPr>
          <w:rtl/>
        </w:rPr>
      </w:pPr>
      <w:r w:rsidRPr="00C35A2C">
        <w:rPr>
          <w:rtl/>
        </w:rPr>
        <w:t>ועוד,</w:t>
      </w:r>
    </w:p>
    <w:p w14:paraId="104C1B4A" w14:textId="023533A1" w:rsidR="00910F84" w:rsidRDefault="00910F84" w:rsidP="00910F84">
      <w:pPr>
        <w:rPr>
          <w:rtl/>
        </w:rPr>
      </w:pPr>
      <w:r w:rsidRPr="00C35A2C">
        <w:rPr>
          <w:rtl/>
        </w:rPr>
        <w:t xml:space="preserve">דברים שמכוסין ממנו מתגלין לו, </w:t>
      </w:r>
      <w:r w:rsidR="00BF7B3D">
        <w:rPr>
          <w:rStyle w:val="affff1"/>
          <w:rFonts w:hint="cs"/>
          <w:rtl/>
        </w:rPr>
        <w:t>ד</w:t>
      </w:r>
      <w:r w:rsidRPr="00DA79EC">
        <w:rPr>
          <w:rStyle w:val="afffd"/>
          <w:rFonts w:hint="cs"/>
          <w:rtl/>
        </w:rPr>
        <w:t>'</w:t>
      </w:r>
      <w:r w:rsidRPr="00DA79EC">
        <w:rPr>
          <w:rStyle w:val="afffd"/>
          <w:rtl/>
        </w:rPr>
        <w:t>עלמות אהבוך</w:t>
      </w:r>
      <w:r w:rsidRPr="00DA79EC">
        <w:rPr>
          <w:rStyle w:val="afffd"/>
          <w:rFonts w:hint="cs"/>
          <w:rtl/>
        </w:rPr>
        <w:t>'</w:t>
      </w:r>
      <w:r w:rsidRPr="00DA79EC">
        <w:rPr>
          <w:rStyle w:val="afffd"/>
          <w:rtl/>
        </w:rPr>
        <w:t>,</w:t>
      </w:r>
      <w:r w:rsidRPr="00C35A2C">
        <w:rPr>
          <w:rtl/>
        </w:rPr>
        <w:t xml:space="preserve"> קרי ביה עלומות;</w:t>
      </w:r>
    </w:p>
    <w:p w14:paraId="2DE33216" w14:textId="05951E1A" w:rsidR="00BF7B3D" w:rsidRDefault="00BF7B3D" w:rsidP="00BF7B3D">
      <w:pPr>
        <w:pStyle w:val="36"/>
        <w:framePr w:wrap="notBeside"/>
        <w:rPr>
          <w:rtl/>
        </w:rPr>
      </w:pPr>
      <w:r>
        <w:rPr>
          <w:rFonts w:hint="cs"/>
          <w:rtl/>
        </w:rPr>
        <w:t>ועוד</w:t>
      </w:r>
    </w:p>
    <w:p w14:paraId="52BF9E74" w14:textId="1FBAEFD0" w:rsidR="00910F84" w:rsidRDefault="00910F84" w:rsidP="00910F84">
      <w:pPr>
        <w:rPr>
          <w:rtl/>
        </w:rPr>
      </w:pPr>
      <w:r w:rsidRPr="00C35A2C">
        <w:rPr>
          <w:rtl/>
        </w:rPr>
        <w:t xml:space="preserve">שמלאך המות אוהבו, </w:t>
      </w:r>
      <w:r w:rsidRPr="00BF7B3D">
        <w:rPr>
          <w:rStyle w:val="affff1"/>
          <w:rtl/>
        </w:rPr>
        <w:t>שנא':</w:t>
      </w:r>
      <w:r w:rsidRPr="00C35A2C">
        <w:rPr>
          <w:rtl/>
        </w:rPr>
        <w:t xml:space="preserve"> </w:t>
      </w:r>
      <w:r w:rsidRPr="00DA79EC">
        <w:rPr>
          <w:rStyle w:val="afffd"/>
          <w:rFonts w:hint="cs"/>
          <w:rtl/>
        </w:rPr>
        <w:t>'</w:t>
      </w:r>
      <w:r w:rsidRPr="00DA79EC">
        <w:rPr>
          <w:rStyle w:val="afffd"/>
          <w:rtl/>
        </w:rPr>
        <w:t>עלמות אהבוך</w:t>
      </w:r>
      <w:r w:rsidRPr="00DA79EC">
        <w:rPr>
          <w:rStyle w:val="afffd"/>
          <w:rFonts w:hint="cs"/>
          <w:rtl/>
        </w:rPr>
        <w:t>'</w:t>
      </w:r>
      <w:r w:rsidRPr="00DA79EC">
        <w:rPr>
          <w:rStyle w:val="afffd"/>
          <w:rtl/>
        </w:rPr>
        <w:t>,</w:t>
      </w:r>
      <w:r w:rsidRPr="00C35A2C">
        <w:rPr>
          <w:rtl/>
        </w:rPr>
        <w:t xml:space="preserve"> קרי ביה על מות;</w:t>
      </w:r>
    </w:p>
    <w:p w14:paraId="22CAD6F3" w14:textId="77777777" w:rsidR="00BF7B3D" w:rsidRDefault="00BF7B3D" w:rsidP="00BF7B3D">
      <w:pPr>
        <w:pStyle w:val="36"/>
        <w:framePr w:wrap="notBeside"/>
        <w:rPr>
          <w:rtl/>
        </w:rPr>
      </w:pPr>
      <w:r>
        <w:rPr>
          <w:rFonts w:hint="cs"/>
          <w:rtl/>
        </w:rPr>
        <w:t>ו</w:t>
      </w:r>
      <w:r w:rsidR="00910F84" w:rsidRPr="00C35A2C">
        <w:rPr>
          <w:rtl/>
        </w:rPr>
        <w:t>עוד</w:t>
      </w:r>
    </w:p>
    <w:p w14:paraId="44D502AC" w14:textId="663A6017" w:rsidR="00910F84" w:rsidRDefault="00910F84" w:rsidP="00BF7B3D">
      <w:pPr>
        <w:rPr>
          <w:rtl/>
        </w:rPr>
      </w:pPr>
      <w:r w:rsidRPr="00C35A2C">
        <w:rPr>
          <w:rtl/>
        </w:rPr>
        <w:t>שנוחל שני עולמות, עוה</w:t>
      </w:r>
      <w:r>
        <w:rPr>
          <w:rtl/>
        </w:rPr>
        <w:t>"</w:t>
      </w:r>
      <w:r w:rsidRPr="00C35A2C">
        <w:rPr>
          <w:rtl/>
        </w:rPr>
        <w:t xml:space="preserve">ז </w:t>
      </w:r>
      <w:r w:rsidR="00BF7B3D">
        <w:rPr>
          <w:rFonts w:hint="cs"/>
          <w:rtl/>
        </w:rPr>
        <w:t>ו</w:t>
      </w:r>
      <w:r w:rsidRPr="00C35A2C">
        <w:rPr>
          <w:rtl/>
        </w:rPr>
        <w:t>עוה</w:t>
      </w:r>
      <w:r>
        <w:rPr>
          <w:rtl/>
        </w:rPr>
        <w:t>"</w:t>
      </w:r>
      <w:r w:rsidRPr="00C35A2C">
        <w:rPr>
          <w:rtl/>
        </w:rPr>
        <w:t xml:space="preserve">ב, </w:t>
      </w:r>
      <w:r w:rsidRPr="00FF1C37">
        <w:rPr>
          <w:rStyle w:val="afffd"/>
          <w:rFonts w:hint="cs"/>
          <w:rtl/>
        </w:rPr>
        <w:t>'</w:t>
      </w:r>
      <w:r w:rsidRPr="00FF1C37">
        <w:rPr>
          <w:rStyle w:val="afffd"/>
          <w:rtl/>
        </w:rPr>
        <w:t>עלמות</w:t>
      </w:r>
      <w:r w:rsidRPr="00FF1C37">
        <w:rPr>
          <w:rStyle w:val="afffd"/>
          <w:rFonts w:hint="cs"/>
          <w:rtl/>
        </w:rPr>
        <w:t>'</w:t>
      </w:r>
      <w:r w:rsidRPr="00FF1C37">
        <w:rPr>
          <w:rStyle w:val="afffd"/>
          <w:rtl/>
        </w:rPr>
        <w:t>,</w:t>
      </w:r>
      <w:r w:rsidRPr="00C35A2C">
        <w:rPr>
          <w:rtl/>
        </w:rPr>
        <w:t xml:space="preserve"> קרי ביה עולמות.</w:t>
      </w:r>
      <w:r w:rsidRPr="00A06291">
        <w:rPr>
          <w:rFonts w:ascii="FrankRuehl" w:hAnsi="FrankRuehl" w:hint="cs"/>
          <w:rtl/>
        </w:rPr>
        <w:t>׻</w:t>
      </w:r>
    </w:p>
    <w:p>
      <w:pPr>
        <w:pStyle w:val="affff4"/>
        <w:rPr>
          <w:ins w:id="20151" w:author="קלוד" w:date="2026-10-06T10:07:24Z"/>
        </w:rPr>
      </w:pPr>
      <w:ins w:id="20150" w:author="קלוד" w:date="2026-10-06T10:07:24Z">
        <w:r>
          <w:t xml:space="preserve">משנה ו</w:t>
        </w:r>
      </w:ins>
    </w:p>
    <w:p w14:paraId="3AD46830" w14:textId="77777777" w:rsidR="00910F84" w:rsidRPr="00C35A2C" w:rsidRDefault="00910F84" w:rsidP="00910F84">
      <w:pPr>
        <w:pStyle w:val="affb"/>
        <w:rPr>
          <w:del w:id="20018" w:author="קלוד" w:date="2026-10-06T10:12:09Z"/>
          <w:rtl/>
        </w:rPr>
      </w:pPr>
      <w:ins w:id="9858" w:author="מספור קטעי משנה" w:date="2026-10-06T06:44:54Z">
        <w:del w:id="20016" w:author="קלוד" w:date="2026-10-06T10:12:09Z">
          <w:r>
            <w:rPr>
              <w:rStyle w:val="MisparKeta"/>
            </w:rPr>
            <w:delText xml:space="preserve">ב. </w:delText>
          </w:r>
        </w:del>
      </w:ins>
      <w:del w:id="20017" w:author="קלוד" w:date="2026-10-06T10:12:09Z">
        <w:r w:rsidRPr="00C35A2C">
          <w:rPr>
            <w:rtl/>
          </w:rPr>
          <w:delText xml:space="preserve">מתני'.</w:delText>
        </w:r>
      </w:del>
    </w:p>
    <w:p w14:paraId="01ADBBE7" w14:textId="77777777" w:rsidR="00910F84" w:rsidRDefault="00910F84" w:rsidP="00910F84">
      <w:pPr>
        <w:pStyle w:val="affb"/>
        <w:rPr>
          <w:rtl/>
        </w:rPr>
      </w:pPr>
      <w:ins w:id="20096" w:author="קלוד" w:date="2026-10-06T10:12:09Z">
        <w:r>
          <w:rPr>
            <w:rStyle w:val="MisparKeta"/>
          </w:rPr>
          <w:t xml:space="preserve">ב. </w:t>
        </w:r>
      </w:ins>
      <w:r w:rsidRPr="00C35A2C">
        <w:rPr>
          <w:rtl/>
        </w:rPr>
        <w:t>ואלו דברים של עובדי כוכבים אסורין ואין איסורן איסור הנאה:</w:t>
      </w:r>
    </w:p>
    <w:p w14:paraId="010E44D2"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חלב שחלבו עכו</w:t>
      </w:r>
      <w:r>
        <w:rPr>
          <w:rtl/>
        </w:rPr>
        <w:t>"</w:t>
      </w:r>
      <w:r w:rsidRPr="00C35A2C">
        <w:rPr>
          <w:rtl/>
        </w:rPr>
        <w:t>ם ואין ישראל רואהו, והפת והשמן שלהן.</w:t>
      </w:r>
    </w:p>
    <w:p w14:paraId="1B72CCBD" w14:textId="77777777" w:rsidR="00910F84" w:rsidRPr="00C35A2C" w:rsidRDefault="00910F84" w:rsidP="00910F84">
      <w:pPr>
        <w:pStyle w:val="affb"/>
        <w:rPr>
          <w:rtl/>
        </w:rPr>
      </w:pPr>
      <w:r w:rsidRPr="00C35A2C">
        <w:rPr>
          <w:rtl/>
        </w:rPr>
        <w:t>רבי ובית דינו התירו השמן.</w:t>
      </w:r>
    </w:p>
    <w:p w14:paraId="1E252BB9" w14:textId="77777777" w:rsidR="00910F84" w:rsidRDefault="00910F84" w:rsidP="00910F84">
      <w:pPr>
        <w:pStyle w:val="affb"/>
        <w:rPr>
          <w:rtl/>
        </w:rPr>
      </w:pPr>
      <w:r w:rsidRPr="00C35A2C">
        <w:rPr>
          <w:rtl/>
        </w:rPr>
        <w:t>והשלקות, וכבשין שדרכן לתת לתוכן יין וחומץ, וטרית טרופה, וציר שאין בה דגה כלבית שוטטת בו, והחילק, וקורט של חלתית, ומלח שלקונדית</w:t>
      </w:r>
    </w:p>
    <w:p w14:paraId="2CE3F69E" w14:textId="7B85B14A" w:rsidR="00910F84" w:rsidRDefault="00910F84" w:rsidP="00DC0E85">
      <w:pPr>
        <w:pStyle w:val="affb"/>
        <w:spacing w:after="120"/>
        <w:rPr>
          <w:rtl/>
        </w:rPr>
      </w:pPr>
      <w:r w:rsidRPr="00C35A2C">
        <w:rPr>
          <w:rFonts w:hint="cs"/>
          <w:rtl/>
        </w:rPr>
        <w:t xml:space="preserve"> </w:t>
      </w:r>
      <w:r w:rsidRPr="00C35A2C">
        <w:rPr>
          <w:rFonts w:hint="cs"/>
          <w:rtl/>
        </w:rPr>
        <w:tab/>
      </w:r>
      <w:r w:rsidRPr="00C35A2C">
        <w:rPr>
          <w:rtl/>
        </w:rPr>
        <w:t>- הרי אלו אסורין ואין איסורן איסור הנאה.</w:t>
      </w:r>
    </w:p>
    <w:p w14:paraId="4078E127" w14:textId="77777777" w:rsidR="00910F84" w:rsidRDefault="00910F84" w:rsidP="00910F84">
      <w:pPr>
        <w:rPr>
          <w:rtl/>
        </w:rPr>
      </w:pPr>
      <w:r w:rsidRPr="00C35A2C">
        <w:rPr>
          <w:rtl/>
        </w:rPr>
        <w:t xml:space="preserve">חלב </w:t>
      </w:r>
      <w:r w:rsidRPr="00C35A2C">
        <w:rPr>
          <w:rFonts w:hint="cs"/>
          <w:rtl/>
        </w:rPr>
        <w:t>חיישי למאכל</w:t>
      </w:r>
    </w:p>
    <w:p w14:paraId="7650CA1C" w14:textId="77777777" w:rsidR="00DC0E85" w:rsidRDefault="00910F84" w:rsidP="00DC0E85">
      <w:pPr>
        <w:pStyle w:val="36"/>
        <w:framePr w:wrap="notBeside"/>
        <w:rPr>
          <w:rtl/>
        </w:rPr>
      </w:pPr>
      <w:r w:rsidRPr="00C35A2C">
        <w:rPr>
          <w:rFonts w:hint="cs"/>
          <w:rtl/>
        </w:rPr>
        <w:t>ולא לאיחלופי</w:t>
      </w:r>
    </w:p>
    <w:p w14:paraId="758407B0" w14:textId="6E76A780" w:rsidR="00910F84" w:rsidRPr="00C35A2C" w:rsidRDefault="00910F84" w:rsidP="00DC0E85">
      <w:pPr>
        <w:spacing w:after="120"/>
        <w:rPr>
          <w:rtl/>
        </w:rPr>
      </w:pPr>
      <w:r w:rsidRPr="00C35A2C">
        <w:rPr>
          <w:rFonts w:hint="cs"/>
          <w:rtl/>
        </w:rPr>
        <w:t xml:space="preserve"> דטהור הוא לבן וטמא ירוק, ולא שעירבוהו דאפשר להעמידו בקיבה דטמא אינו עומד אפי' לגבינה</w:t>
      </w:r>
    </w:p>
    <w:p w14:paraId="65F52537" w14:textId="77777777" w:rsidR="00DC0E85" w:rsidRDefault="00910F84" w:rsidP="00DC0E85">
      <w:pPr>
        <w:pStyle w:val="36"/>
        <w:framePr w:wrap="notBeside"/>
        <w:rPr>
          <w:rtl/>
        </w:rPr>
      </w:pPr>
      <w:r w:rsidRPr="00C35A2C">
        <w:rPr>
          <w:rtl/>
        </w:rPr>
        <w:t>ו</w:t>
      </w:r>
      <w:r w:rsidRPr="00C35A2C">
        <w:rPr>
          <w:rFonts w:hint="cs"/>
          <w:rtl/>
        </w:rPr>
        <w:t>א</w:t>
      </w:r>
      <w:r>
        <w:rPr>
          <w:rtl/>
        </w:rPr>
        <w:t>"</w:t>
      </w:r>
      <w:r w:rsidRPr="00C35A2C">
        <w:rPr>
          <w:rFonts w:hint="cs"/>
          <w:rtl/>
        </w:rPr>
        <w:t xml:space="preserve">א </w:t>
      </w:r>
    </w:p>
    <w:p w14:paraId="6527DAF4" w14:textId="08A96786" w:rsidR="00910F84" w:rsidRDefault="00910F84" w:rsidP="00910F84">
      <w:pPr>
        <w:rPr>
          <w:rtl/>
        </w:rPr>
      </w:pPr>
      <w:r w:rsidRPr="00C35A2C">
        <w:rPr>
          <w:rFonts w:hint="cs"/>
          <w:rtl/>
        </w:rPr>
        <w:t xml:space="preserve">לקחת מזה מעט ולהעמידו </w:t>
      </w:r>
      <w:r w:rsidRPr="00C35A2C">
        <w:rPr>
          <w:rtl/>
        </w:rPr>
        <w:tab/>
      </w:r>
      <w:r w:rsidRPr="00C35A2C">
        <w:rPr>
          <w:rFonts w:hint="cs"/>
          <w:rtl/>
        </w:rPr>
        <w:t>- כיון דבטהור גם יש חלק שלא עומד א</w:t>
      </w:r>
      <w:r>
        <w:rPr>
          <w:rtl/>
        </w:rPr>
        <w:t>"</w:t>
      </w:r>
      <w:r w:rsidRPr="00C35A2C">
        <w:rPr>
          <w:rFonts w:hint="cs"/>
          <w:rtl/>
        </w:rPr>
        <w:t>א לדעת בוודאות</w:t>
      </w:r>
    </w:p>
    <w:p w14:paraId="5F8EF24F" w14:textId="77777777" w:rsidR="00DC0E85" w:rsidRDefault="00910F84" w:rsidP="00DC0E85">
      <w:pPr>
        <w:pStyle w:val="36"/>
        <w:framePr w:wrap="notBeside"/>
        <w:rPr>
          <w:rtl/>
        </w:rPr>
      </w:pPr>
      <w:r w:rsidRPr="00C35A2C">
        <w:rPr>
          <w:b/>
          <w:bCs/>
          <w:rtl/>
        </w:rPr>
        <w:t>ואב</w:t>
      </w:r>
      <w:r>
        <w:rPr>
          <w:rtl/>
        </w:rPr>
        <w:t>"</w:t>
      </w:r>
      <w:r w:rsidRPr="00C35A2C">
        <w:rPr>
          <w:rtl/>
        </w:rPr>
        <w:t>א:</w:t>
      </w:r>
    </w:p>
    <w:p w14:paraId="533B47A0" w14:textId="08DA7A51" w:rsidR="00910F84" w:rsidRDefault="00910F84" w:rsidP="00DC0E85">
      <w:pPr>
        <w:rPr>
          <w:rtl/>
        </w:rPr>
      </w:pPr>
      <w:r w:rsidRPr="00C35A2C">
        <w:rPr>
          <w:rtl/>
        </w:rPr>
        <w:t>אפי' תימא ד</w:t>
      </w:r>
      <w:r w:rsidRPr="00C35A2C">
        <w:rPr>
          <w:rFonts w:hint="cs"/>
          <w:rtl/>
        </w:rPr>
        <w:t xml:space="preserve">בעי </w:t>
      </w:r>
      <w:r w:rsidRPr="00C35A2C">
        <w:rPr>
          <w:rtl/>
        </w:rPr>
        <w:t xml:space="preserve">לגבינה, </w:t>
      </w:r>
      <w:r w:rsidRPr="00C35A2C">
        <w:rPr>
          <w:rFonts w:hint="cs"/>
          <w:rtl/>
        </w:rPr>
        <w:t>יש מן הטמא שישאר בגומות.</w:t>
      </w:r>
    </w:p>
    <w:p w14:paraId="2437B166" w14:textId="77777777" w:rsidR="00910F84" w:rsidRPr="00C35A2C" w:rsidRDefault="00910F84" w:rsidP="00910F84">
      <w:pPr>
        <w:pStyle w:val="afff2"/>
        <w:rPr>
          <w:rtl/>
        </w:rPr>
      </w:pPr>
      <w:ins w:id="9859" w:author="מספור קטעי משנה" w:date="2026-10-06T06:44:54Z">
        <w:r>
          <w:rPr>
            <w:rStyle w:val="MisparKeta"/>
          </w:rPr>
          <w:t xml:space="preserve">ד. </w:t>
        </w:r>
      </w:ins>
      <w:r w:rsidRPr="00C35A2C">
        <w:rPr>
          <w:rtl/>
        </w:rPr>
        <w:t>והפת.</w:t>
      </w:r>
    </w:p>
    <w:p w14:paraId="6A313C18" w14:textId="77777777" w:rsidR="00DC0E85" w:rsidRDefault="00910F84" w:rsidP="00DC0E85">
      <w:pPr>
        <w:pStyle w:val="36"/>
        <w:framePr w:wrap="notBeside"/>
        <w:rPr>
          <w:rtl/>
        </w:rPr>
      </w:pPr>
      <w:r w:rsidRPr="00C35A2C">
        <w:rPr>
          <w:rFonts w:hint="cs"/>
          <w:rtl/>
        </w:rPr>
        <w:t>ר</w:t>
      </w:r>
      <w:r>
        <w:rPr>
          <w:rtl/>
        </w:rPr>
        <w:t>"</w:t>
      </w:r>
      <w:r w:rsidRPr="00C35A2C">
        <w:rPr>
          <w:rFonts w:hint="cs"/>
          <w:rtl/>
        </w:rPr>
        <w:t>כ מרי</w:t>
      </w:r>
      <w:r>
        <w:rPr>
          <w:rtl/>
        </w:rPr>
        <w:t>"</w:t>
      </w:r>
      <w:r w:rsidRPr="00C35A2C">
        <w:rPr>
          <w:rFonts w:hint="cs"/>
          <w:rtl/>
        </w:rPr>
        <w:t>ו</w:t>
      </w:r>
      <w:r w:rsidRPr="00C35A2C">
        <w:rPr>
          <w:rtl/>
        </w:rPr>
        <w:t>:</w:t>
      </w:r>
    </w:p>
    <w:p w14:paraId="079D5B98" w14:textId="364E0561" w:rsidR="00910F84" w:rsidRPr="00C35A2C" w:rsidRDefault="00910F84" w:rsidP="00910F84">
      <w:pPr>
        <w:rPr>
          <w:rtl/>
        </w:rPr>
      </w:pPr>
      <w:r w:rsidRPr="00C35A2C">
        <w:rPr>
          <w:rtl/>
        </w:rPr>
        <w:t xml:space="preserve"> פת לא הותרה בב</w:t>
      </w:r>
      <w:r>
        <w:rPr>
          <w:rtl/>
        </w:rPr>
        <w:t>"</w:t>
      </w:r>
      <w:r w:rsidRPr="00C35A2C">
        <w:rPr>
          <w:rtl/>
        </w:rPr>
        <w:t>ד.</w:t>
      </w:r>
    </w:p>
    <w:p w14:paraId="3ACF78E9" w14:textId="77777777" w:rsidR="00910F84" w:rsidRPr="00C35A2C" w:rsidRDefault="00910F84" w:rsidP="00910F84">
      <w:pPr>
        <w:rPr>
          <w:rtl/>
        </w:rPr>
      </w:pPr>
      <w:r w:rsidRPr="00C35A2C">
        <w:rPr>
          <w:rFonts w:hint="cs"/>
          <w:rtl/>
        </w:rPr>
        <w:t xml:space="preserve">ויש שהתירו </w:t>
      </w:r>
      <w:r w:rsidRPr="00DC0E85">
        <w:rPr>
          <w:rStyle w:val="affff1"/>
          <w:rtl/>
        </w:rPr>
        <w:t>–</w:t>
      </w:r>
      <w:r w:rsidRPr="00DC0E85">
        <w:rPr>
          <w:rStyle w:val="affff1"/>
          <w:rFonts w:hint="cs"/>
          <w:rtl/>
        </w:rPr>
        <w:t xml:space="preserve"> ר</w:t>
      </w:r>
      <w:r w:rsidRPr="00DC0E85">
        <w:rPr>
          <w:rStyle w:val="affff1"/>
          <w:rtl/>
        </w:rPr>
        <w:t>"</w:t>
      </w:r>
      <w:r w:rsidRPr="00DC0E85">
        <w:rPr>
          <w:rStyle w:val="affff1"/>
          <w:rFonts w:hint="cs"/>
          <w:rtl/>
        </w:rPr>
        <w:t>ד</w:t>
      </w:r>
      <w:r w:rsidRPr="00DC0E85">
        <w:rPr>
          <w:rStyle w:val="affff1"/>
          <w:rtl/>
        </w:rPr>
        <w:t>:</w:t>
      </w:r>
      <w:r w:rsidRPr="00C35A2C">
        <w:rPr>
          <w:rtl/>
        </w:rPr>
        <w:t xml:space="preserve"> פעם אחת יצא רבי לשדה והביא עכו</w:t>
      </w:r>
      <w:r>
        <w:rPr>
          <w:rtl/>
        </w:rPr>
        <w:t>"</w:t>
      </w:r>
      <w:r w:rsidRPr="00C35A2C">
        <w:rPr>
          <w:rtl/>
        </w:rPr>
        <w:t xml:space="preserve">ם לפניו פת פורני מאפה סאה, </w:t>
      </w:r>
      <w:r w:rsidRPr="00DC0E85">
        <w:rPr>
          <w:rStyle w:val="affff1"/>
          <w:rtl/>
        </w:rPr>
        <w:t>אמר רבי:</w:t>
      </w:r>
      <w:r w:rsidRPr="00C35A2C">
        <w:rPr>
          <w:rtl/>
        </w:rPr>
        <w:t xml:space="preserve"> כמה נאה פת זו, מה ראו חכמים לאוסרה</w:t>
      </w:r>
      <w:r w:rsidRPr="00C35A2C">
        <w:rPr>
          <w:rFonts w:hint="cs"/>
          <w:rtl/>
        </w:rPr>
        <w:t xml:space="preserve"> בשדה והעם טעה לחשוב שרבי התיר </w:t>
      </w:r>
      <w:r w:rsidRPr="00C35A2C">
        <w:rPr>
          <w:rtl/>
        </w:rPr>
        <w:t>הפת.</w:t>
      </w:r>
    </w:p>
    <w:p w14:paraId="451D5A71" w14:textId="7C7C360C" w:rsidR="00DC0E85" w:rsidRDefault="00910F84" w:rsidP="00DC0E85">
      <w:pPr>
        <w:pStyle w:val="36"/>
        <w:framePr w:wrap="notBeside"/>
        <w:rPr>
          <w:rtl/>
        </w:rPr>
      </w:pPr>
      <w:r w:rsidRPr="00C35A2C">
        <w:rPr>
          <w:rtl/>
        </w:rPr>
        <w:t>ר</w:t>
      </w:r>
      <w:r w:rsidRPr="00C35A2C">
        <w:rPr>
          <w:rFonts w:hint="cs"/>
          <w:rtl/>
        </w:rPr>
        <w:t>שב</w:t>
      </w:r>
      <w:r>
        <w:rPr>
          <w:rtl/>
        </w:rPr>
        <w:t>"</w:t>
      </w:r>
      <w:r w:rsidRPr="00C35A2C">
        <w:rPr>
          <w:rFonts w:hint="cs"/>
          <w:rtl/>
        </w:rPr>
        <w:t>י</w:t>
      </w:r>
      <w:r w:rsidR="00DC0E85">
        <w:rPr>
          <w:rFonts w:hint="cs"/>
          <w:rtl/>
        </w:rPr>
        <w:t>:</w:t>
      </w:r>
    </w:p>
    <w:p w14:paraId="445E604E" w14:textId="043C47BB" w:rsidR="00910F84" w:rsidRDefault="00910F84" w:rsidP="00910F84">
      <w:pPr>
        <w:rPr>
          <w:rtl/>
        </w:rPr>
      </w:pPr>
      <w:r w:rsidRPr="00DC0E85">
        <w:rPr>
          <w:rStyle w:val="affff1"/>
          <w:rtl/>
        </w:rPr>
        <w:t>לא כך היה מעשה,</w:t>
      </w:r>
      <w:r w:rsidRPr="00C35A2C">
        <w:rPr>
          <w:rtl/>
        </w:rPr>
        <w:t xml:space="preserve"> אלא אמרו: פעם אחת הלך רבי למקום אחד וראה פת דחוק לתלמידים, </w:t>
      </w:r>
      <w:r w:rsidRPr="00DC0E85">
        <w:rPr>
          <w:rStyle w:val="affff1"/>
          <w:rtl/>
        </w:rPr>
        <w:t>אמר רבי:</w:t>
      </w:r>
      <w:r w:rsidRPr="00C35A2C">
        <w:rPr>
          <w:rtl/>
        </w:rPr>
        <w:t xml:space="preserve"> אין כאן פלטר? </w:t>
      </w:r>
      <w:r w:rsidRPr="00C35A2C">
        <w:rPr>
          <w:rFonts w:hint="cs"/>
          <w:rtl/>
        </w:rPr>
        <w:t xml:space="preserve">והעם טעה לסבור שרבי התיר פלטר </w:t>
      </w:r>
      <w:r>
        <w:rPr>
          <w:rFonts w:hint="cs"/>
          <w:rtl/>
        </w:rPr>
        <w:t>עכו</w:t>
      </w:r>
      <w:r>
        <w:rPr>
          <w:rtl/>
        </w:rPr>
        <w:t>"</w:t>
      </w:r>
      <w:r>
        <w:rPr>
          <w:rFonts w:hint="cs"/>
          <w:rtl/>
        </w:rPr>
        <w:t>ם</w:t>
      </w:r>
      <w:r w:rsidRPr="00C35A2C">
        <w:rPr>
          <w:rFonts w:hint="cs"/>
          <w:rtl/>
        </w:rPr>
        <w:t xml:space="preserve"> והוא התכוון פלטר ישראל</w:t>
      </w:r>
    </w:p>
    <w:p w14:paraId="011782A2" w14:textId="77777777" w:rsidR="00DC0E85" w:rsidRDefault="00910F84" w:rsidP="00DC0E85">
      <w:pPr>
        <w:pStyle w:val="36"/>
        <w:framePr w:wrap="notBeside"/>
        <w:rPr>
          <w:rtl/>
        </w:rPr>
      </w:pPr>
      <w:r w:rsidRPr="00C35A2C">
        <w:rPr>
          <w:rtl/>
        </w:rPr>
        <w:t>א</w:t>
      </w:r>
      <w:r>
        <w:rPr>
          <w:rtl/>
        </w:rPr>
        <w:t>"</w:t>
      </w:r>
      <w:r w:rsidRPr="00C35A2C">
        <w:rPr>
          <w:rtl/>
        </w:rPr>
        <w:t>ר חלבו:</w:t>
      </w:r>
    </w:p>
    <w:p w14:paraId="73A16C1F" w14:textId="11BC550D" w:rsidR="00910F84" w:rsidRPr="00C35A2C" w:rsidRDefault="00910F84" w:rsidP="00910F84">
      <w:pPr>
        <w:rPr>
          <w:rtl/>
        </w:rPr>
      </w:pPr>
      <w:r w:rsidRPr="00C35A2C">
        <w:rPr>
          <w:rtl/>
        </w:rPr>
        <w:t xml:space="preserve"> אפילו למ</w:t>
      </w:r>
      <w:r>
        <w:rPr>
          <w:rtl/>
        </w:rPr>
        <w:t>"</w:t>
      </w:r>
      <w:r w:rsidRPr="00C35A2C">
        <w:rPr>
          <w:rtl/>
        </w:rPr>
        <w:t>ד פלטר עכו</w:t>
      </w:r>
      <w:r>
        <w:rPr>
          <w:rtl/>
        </w:rPr>
        <w:t>"</w:t>
      </w:r>
      <w:r w:rsidRPr="00C35A2C">
        <w:rPr>
          <w:rtl/>
        </w:rPr>
        <w:t xml:space="preserve">ם, </w:t>
      </w:r>
      <w:r w:rsidRPr="00C35A2C">
        <w:rPr>
          <w:rFonts w:hint="cs"/>
          <w:rtl/>
        </w:rPr>
        <w:t>ה</w:t>
      </w:r>
      <w:r>
        <w:rPr>
          <w:rtl/>
        </w:rPr>
        <w:t>"</w:t>
      </w:r>
      <w:r w:rsidRPr="00C35A2C">
        <w:rPr>
          <w:rFonts w:hint="cs"/>
          <w:rtl/>
        </w:rPr>
        <w:t>מ בד</w:t>
      </w:r>
      <w:r w:rsidRPr="00C35A2C">
        <w:rPr>
          <w:rtl/>
        </w:rPr>
        <w:t>ליכא פלטר ישראל, אבל במקום דאיכא פלטר ישראל לא.</w:t>
      </w:r>
    </w:p>
    <w:p w14:paraId="5F636126" w14:textId="77777777" w:rsidR="00DC0E85" w:rsidRDefault="00910F84" w:rsidP="00DC0E85">
      <w:pPr>
        <w:pStyle w:val="36"/>
        <w:framePr w:wrap="notBeside"/>
        <w:rPr>
          <w:rtl/>
        </w:rPr>
      </w:pPr>
      <w:r w:rsidRPr="00C35A2C">
        <w:rPr>
          <w:rtl/>
        </w:rPr>
        <w:t>ולרי</w:t>
      </w:r>
      <w:r>
        <w:rPr>
          <w:rtl/>
        </w:rPr>
        <w:t>"</w:t>
      </w:r>
      <w:r w:rsidRPr="00C35A2C">
        <w:rPr>
          <w:rtl/>
        </w:rPr>
        <w:t>ו:</w:t>
      </w:r>
    </w:p>
    <w:p w14:paraId="12BDCEA9" w14:textId="1CE6DAC4" w:rsidR="00910F84" w:rsidRPr="00C35A2C" w:rsidRDefault="00910F84" w:rsidP="00910F84">
      <w:pPr>
        <w:rPr>
          <w:rtl/>
        </w:rPr>
      </w:pPr>
      <w:r w:rsidRPr="00C35A2C">
        <w:rPr>
          <w:rtl/>
        </w:rPr>
        <w:t xml:space="preserve"> אפי' למ</w:t>
      </w:r>
      <w:r>
        <w:rPr>
          <w:rtl/>
        </w:rPr>
        <w:t>"</w:t>
      </w:r>
      <w:r w:rsidRPr="00C35A2C">
        <w:rPr>
          <w:rtl/>
        </w:rPr>
        <w:t>ד פלטר עכו</w:t>
      </w:r>
      <w:r>
        <w:rPr>
          <w:rtl/>
        </w:rPr>
        <w:t>"</w:t>
      </w:r>
      <w:r w:rsidRPr="00C35A2C">
        <w:rPr>
          <w:rtl/>
        </w:rPr>
        <w:t>ם, ה</w:t>
      </w:r>
      <w:r>
        <w:rPr>
          <w:rtl/>
        </w:rPr>
        <w:t>"</w:t>
      </w:r>
      <w:r w:rsidRPr="00C35A2C">
        <w:rPr>
          <w:rtl/>
        </w:rPr>
        <w:t>מ בשדה, אבל בעיר לא, משום חתנות.</w:t>
      </w:r>
    </w:p>
    <w:p w14:paraId="683A1BB2" w14:textId="51BBFFC8" w:rsidR="00DC0E85" w:rsidRDefault="00DC0E85" w:rsidP="00910F84">
      <w:pPr>
        <w:rPr>
          <w:rtl/>
        </w:rPr>
      </w:pPr>
    </w:p>
    <w:p w14:paraId="2DE14430" w14:textId="77777777" w:rsidR="00DC0E85" w:rsidRDefault="00910F84" w:rsidP="00DC0E85">
      <w:pPr>
        <w:pStyle w:val="36"/>
        <w:framePr w:wrap="notBeside"/>
        <w:rPr>
          <w:rStyle w:val="affff1"/>
          <w:rtl/>
        </w:rPr>
      </w:pPr>
      <w:r w:rsidRPr="00DC0E85">
        <w:rPr>
          <w:rStyle w:val="affff1"/>
          <w:rFonts w:hint="cs"/>
          <w:rtl/>
        </w:rPr>
        <w:t>רבא</w:t>
      </w:r>
    </w:p>
    <w:p w14:paraId="281E9BC1" w14:textId="73BB3FEC" w:rsidR="00910F84" w:rsidRDefault="00910F84" w:rsidP="00DC0E85">
      <w:pPr>
        <w:rPr>
          <w:rtl/>
        </w:rPr>
      </w:pPr>
      <w:r w:rsidRPr="00C35A2C">
        <w:rPr>
          <w:rFonts w:hint="cs"/>
          <w:rtl/>
        </w:rPr>
        <w:t xml:space="preserve">לא תהיו עם </w:t>
      </w:r>
      <w:r w:rsidRPr="00DC0E85">
        <w:rPr>
          <w:rStyle w:val="affff1"/>
          <w:rFonts w:hint="cs"/>
          <w:rtl/>
        </w:rPr>
        <w:t>איבו</w:t>
      </w:r>
      <w:r w:rsidRPr="00C35A2C">
        <w:rPr>
          <w:rFonts w:hint="cs"/>
          <w:rtl/>
        </w:rPr>
        <w:t xml:space="preserve"> שאוכל לחם </w:t>
      </w:r>
      <w:r>
        <w:rPr>
          <w:rFonts w:hint="cs"/>
          <w:rtl/>
        </w:rPr>
        <w:t>עכו</w:t>
      </w:r>
      <w:r>
        <w:rPr>
          <w:rtl/>
        </w:rPr>
        <w:t>"</w:t>
      </w:r>
      <w:r>
        <w:rPr>
          <w:rFonts w:hint="cs"/>
          <w:rtl/>
        </w:rPr>
        <w:t>ם</w:t>
      </w:r>
      <w:r w:rsidR="00DC0E85" w:rsidRPr="00DC0E85">
        <w:rPr>
          <w:rFonts w:hint="cs"/>
          <w:rtl/>
        </w:rPr>
        <w:t xml:space="preserve"> </w:t>
      </w:r>
      <w:r w:rsidR="00DC0E85" w:rsidRPr="00DC0E85">
        <w:rPr>
          <w:rStyle w:val="affff8"/>
          <w:rFonts w:hint="cs"/>
          <w:rtl/>
        </w:rPr>
        <w:t>אכל פת</w:t>
      </w:r>
      <w:r w:rsidR="00DC0E85">
        <w:rPr>
          <w:rStyle w:val="affff8"/>
          <w:rFonts w:hint="cs"/>
          <w:rtl/>
        </w:rPr>
        <w:t xml:space="preserve"> בעהב במצרי השדות</w:t>
      </w:r>
      <w:r w:rsidRPr="00A06291">
        <w:rPr>
          <w:rFonts w:ascii="FrankRuehl" w:hAnsi="FrankRuehl" w:hint="cs"/>
          <w:rtl/>
        </w:rPr>
        <w:t>׻</w:t>
      </w:r>
    </w:p>
    <w:p w14:paraId="79D1D4B8" w14:textId="77777777" w:rsidR="0015778C" w:rsidRDefault="0015778C">
      <w:pPr>
        <w:bidi w:val="0"/>
        <w:spacing w:after="160" w:line="259" w:lineRule="auto"/>
        <w:jc w:val="left"/>
        <w:rPr>
          <w:rFonts w:cs="BA Vilna Bold"/>
          <w:spacing w:val="-2"/>
          <w:sz w:val="32"/>
          <w:rtl/>
        </w:rPr>
      </w:pPr>
      <w:r>
        <w:rPr>
          <w:rtl/>
        </w:rPr>
        <w:br w:type="page"/>
      </w:r>
    </w:p>
    <w:p w14:paraId="3949F808" w14:textId="7674CC62" w:rsidR="00910F84" w:rsidRPr="00C35A2C" w:rsidRDefault="00910F84" w:rsidP="00910F84">
      <w:pPr>
        <w:pStyle w:val="afff2"/>
        <w:rPr>
          <w:rtl/>
        </w:rPr>
      </w:pPr>
      <w:ins w:id="9860" w:author="מספור קטעי משנה" w:date="2026-10-06T06:44:54Z">
        <w:r>
          <w:rPr>
            <w:rStyle w:val="MisparKeta"/>
          </w:rPr>
          <w:t xml:space="preserve">ה. </w:t>
        </w:r>
      </w:ins>
      <w:r w:rsidRPr="00C35A2C">
        <w:rPr>
          <w:rtl/>
        </w:rPr>
        <w:lastRenderedPageBreak/>
        <w:t>והשמן שלהן.</w:t>
      </w:r>
    </w:p>
    <w:p w14:paraId="65BD183B" w14:textId="77777777" w:rsidR="00910F84" w:rsidRPr="00C35A2C" w:rsidRDefault="00910F84" w:rsidP="00910F84">
      <w:pPr>
        <w:pStyle w:val="aff6"/>
        <w:framePr w:wrap="around"/>
        <w:rPr>
          <w:rtl/>
        </w:rPr>
      </w:pPr>
      <w:r w:rsidRPr="00C35A2C">
        <w:rPr>
          <w:rFonts w:hint="cs"/>
          <w:rtl/>
        </w:rPr>
        <w:t>לו.</w:t>
      </w:r>
    </w:p>
    <w:p w14:paraId="22577AA8" w14:textId="07698C10" w:rsidR="00910F84" w:rsidRPr="00C35A2C" w:rsidRDefault="00910F84" w:rsidP="00910F84">
      <w:pPr>
        <w:rPr>
          <w:rtl/>
        </w:rPr>
      </w:pPr>
      <w:r w:rsidRPr="00BB730A">
        <w:rPr>
          <w:rStyle w:val="affff1"/>
          <w:rtl/>
        </w:rPr>
        <w:t>רב</w:t>
      </w:r>
      <w:r w:rsidRPr="00C35A2C">
        <w:rPr>
          <w:rtl/>
        </w:rPr>
        <w:t xml:space="preserve">: דניאל גזר עליו, </w:t>
      </w:r>
      <w:r w:rsidRPr="00C35A2C">
        <w:rPr>
          <w:rtl/>
        </w:rPr>
        <w:tab/>
      </w:r>
      <w:r w:rsidRPr="00BB730A">
        <w:rPr>
          <w:rStyle w:val="affff1"/>
          <w:rtl/>
        </w:rPr>
        <w:t>שמואל:</w:t>
      </w:r>
      <w:r w:rsidRPr="00C35A2C">
        <w:rPr>
          <w:rtl/>
        </w:rPr>
        <w:t xml:space="preserve"> </w:t>
      </w:r>
      <w:r w:rsidRPr="0015778C">
        <w:rPr>
          <w:rFonts w:hint="cs"/>
          <w:rtl/>
        </w:rPr>
        <w:t>הזעתן</w:t>
      </w:r>
      <w:r w:rsidRPr="00C35A2C">
        <w:rPr>
          <w:rtl/>
        </w:rPr>
        <w:t xml:space="preserve"> של כלים </w:t>
      </w:r>
      <w:r w:rsidRPr="00C35A2C">
        <w:rPr>
          <w:rFonts w:hint="cs"/>
          <w:rtl/>
        </w:rPr>
        <w:t>אסורים</w:t>
      </w:r>
      <w:r w:rsidRPr="00C35A2C">
        <w:rPr>
          <w:rtl/>
        </w:rPr>
        <w:t xml:space="preserve"> אוסרתן.</w:t>
      </w:r>
    </w:p>
    <w:p w14:paraId="3F000C03" w14:textId="77777777" w:rsidR="00BB730A" w:rsidRDefault="00910F84" w:rsidP="00BB730A">
      <w:pPr>
        <w:pStyle w:val="36"/>
        <w:framePr w:wrap="notBeside"/>
        <w:rPr>
          <w:rtl/>
        </w:rPr>
      </w:pPr>
      <w:r w:rsidRPr="00C35A2C">
        <w:rPr>
          <w:rtl/>
        </w:rPr>
        <w:t>א</w:t>
      </w:r>
      <w:r>
        <w:rPr>
          <w:rtl/>
        </w:rPr>
        <w:t>"</w:t>
      </w:r>
      <w:r w:rsidRPr="00C35A2C">
        <w:rPr>
          <w:rtl/>
        </w:rPr>
        <w:t>ל שמואל</w:t>
      </w:r>
    </w:p>
    <w:p w14:paraId="2E38D978" w14:textId="6E0BDE57" w:rsidR="00910F84" w:rsidRDefault="00910F84" w:rsidP="00BB730A">
      <w:pPr>
        <w:rPr>
          <w:rtl/>
        </w:rPr>
      </w:pPr>
      <w:r w:rsidRPr="00C35A2C">
        <w:rPr>
          <w:rtl/>
        </w:rPr>
        <w:t xml:space="preserve">בשלמא </w:t>
      </w:r>
      <w:r w:rsidRPr="00C35A2C">
        <w:rPr>
          <w:rFonts w:hint="cs"/>
          <w:rtl/>
        </w:rPr>
        <w:t xml:space="preserve">לדידי דזליפתן אוסרתן היינו </w:t>
      </w:r>
      <w:r w:rsidRPr="00BB730A">
        <w:rPr>
          <w:rStyle w:val="affff1"/>
          <w:rFonts w:hint="cs"/>
          <w:rtl/>
        </w:rPr>
        <w:t>דדרש ר</w:t>
      </w:r>
      <w:r w:rsidR="00BB730A">
        <w:rPr>
          <w:rStyle w:val="affff1"/>
          <w:rFonts w:hint="cs"/>
          <w:rtl/>
        </w:rPr>
        <w:t xml:space="preserve">ב שמלאי </w:t>
      </w:r>
      <w:r w:rsidRPr="00BB730A">
        <w:rPr>
          <w:rStyle w:val="affff1"/>
          <w:rFonts w:hint="cs"/>
          <w:rtl/>
        </w:rPr>
        <w:t>בנציבין</w:t>
      </w:r>
      <w:r w:rsidRPr="00BB730A">
        <w:rPr>
          <w:rStyle w:val="affff1"/>
          <w:rtl/>
        </w:rPr>
        <w:t>:</w:t>
      </w:r>
      <w:r w:rsidR="00BB730A">
        <w:rPr>
          <w:rStyle w:val="affff1"/>
          <w:rFonts w:hint="cs"/>
          <w:rtl/>
        </w:rPr>
        <w:t xml:space="preserve"> </w:t>
      </w:r>
      <w:r w:rsidR="0015778C">
        <w:rPr>
          <w:rStyle w:val="affff1"/>
          <w:rFonts w:hint="cs"/>
          <w:rtl/>
        </w:rPr>
        <w:t>ר''י ו</w:t>
      </w:r>
      <w:r w:rsidRPr="0015778C">
        <w:rPr>
          <w:rStyle w:val="affff1"/>
          <w:rtl/>
        </w:rPr>
        <w:t>בית דינו נמנו עליו</w:t>
      </w:r>
      <w:r w:rsidRPr="00C35A2C">
        <w:rPr>
          <w:rtl/>
        </w:rPr>
        <w:t xml:space="preserve"> </w:t>
      </w:r>
      <w:r w:rsidR="0015778C">
        <w:rPr>
          <w:rFonts w:hint="cs"/>
          <w:rtl/>
        </w:rPr>
        <w:t xml:space="preserve">על השמן </w:t>
      </w:r>
      <w:r w:rsidRPr="00C35A2C">
        <w:rPr>
          <w:rtl/>
        </w:rPr>
        <w:t xml:space="preserve">והתירוהו, </w:t>
      </w:r>
      <w:r w:rsidRPr="00BB730A">
        <w:rPr>
          <w:rStyle w:val="affff1"/>
          <w:rtl/>
        </w:rPr>
        <w:t>סבר:</w:t>
      </w:r>
      <w:r w:rsidRPr="00C35A2C">
        <w:rPr>
          <w:rtl/>
        </w:rPr>
        <w:t xml:space="preserve"> נותן טעם לפגם מותר</w:t>
      </w:r>
    </w:p>
    <w:p w14:paraId="39DB50E2" w14:textId="77777777" w:rsidR="00BB730A" w:rsidRDefault="00910F84" w:rsidP="00BB730A">
      <w:pPr>
        <w:pStyle w:val="36"/>
        <w:framePr w:wrap="notBeside"/>
        <w:rPr>
          <w:rtl/>
        </w:rPr>
      </w:pPr>
      <w:r w:rsidRPr="00C35A2C">
        <w:rPr>
          <w:rtl/>
        </w:rPr>
        <w:t xml:space="preserve">אלא לדידך </w:t>
      </w:r>
    </w:p>
    <w:p w14:paraId="3B4C1CEE" w14:textId="77777777" w:rsidR="00BB730A" w:rsidRDefault="00910F84" w:rsidP="00BB730A">
      <w:pPr>
        <w:rPr>
          <w:rtl/>
        </w:rPr>
      </w:pPr>
      <w:r w:rsidRPr="00C35A2C">
        <w:rPr>
          <w:rtl/>
        </w:rPr>
        <w:t xml:space="preserve">דדניאל גזר עליו, </w:t>
      </w:r>
      <w:r w:rsidRPr="00BB730A">
        <w:rPr>
          <w:rStyle w:val="affff1"/>
          <w:rFonts w:hint="cs"/>
          <w:rtl/>
        </w:rPr>
        <w:t>וכי ר'י הנשיא</w:t>
      </w:r>
      <w:r w:rsidRPr="00C35A2C">
        <w:rPr>
          <w:rFonts w:hint="cs"/>
          <w:rtl/>
        </w:rPr>
        <w:t xml:space="preserve"> יכול לבטלו הא אין ב</w:t>
      </w:r>
      <w:r>
        <w:rPr>
          <w:rtl/>
        </w:rPr>
        <w:t>"</w:t>
      </w:r>
      <w:r w:rsidRPr="00C35A2C">
        <w:rPr>
          <w:rFonts w:hint="cs"/>
          <w:rtl/>
        </w:rPr>
        <w:t xml:space="preserve">ד </w:t>
      </w:r>
      <w:r w:rsidRPr="00C35A2C">
        <w:rPr>
          <w:rtl/>
        </w:rPr>
        <w:t>יכול לבטל דברי ב</w:t>
      </w:r>
      <w:r>
        <w:rPr>
          <w:rtl/>
        </w:rPr>
        <w:t>"</w:t>
      </w:r>
      <w:r w:rsidRPr="00C35A2C">
        <w:rPr>
          <w:rtl/>
        </w:rPr>
        <w:t xml:space="preserve">ד חבירו </w:t>
      </w:r>
      <w:r w:rsidRPr="00C35A2C">
        <w:rPr>
          <w:rFonts w:hint="cs"/>
          <w:rtl/>
        </w:rPr>
        <w:t>א</w:t>
      </w:r>
      <w:r w:rsidRPr="00C35A2C">
        <w:rPr>
          <w:rtl/>
        </w:rPr>
        <w:t>א</w:t>
      </w:r>
      <w:r>
        <w:rPr>
          <w:rtl/>
        </w:rPr>
        <w:t>"</w:t>
      </w:r>
      <w:r w:rsidRPr="00C35A2C">
        <w:rPr>
          <w:rtl/>
        </w:rPr>
        <w:t>כ גדול הימנו בחכמה ובמנין!</w:t>
      </w:r>
    </w:p>
    <w:p w14:paraId="6507AD78" w14:textId="77777777" w:rsidR="00BB730A" w:rsidRDefault="00910F84" w:rsidP="00BB730A">
      <w:pPr>
        <w:pStyle w:val="36"/>
        <w:framePr w:wrap="notBeside"/>
        <w:rPr>
          <w:rtl/>
        </w:rPr>
      </w:pPr>
      <w:r>
        <w:rPr>
          <w:rtl/>
        </w:rPr>
        <w:t xml:space="preserve">- </w:t>
      </w:r>
      <w:r w:rsidRPr="00C35A2C">
        <w:rPr>
          <w:rtl/>
        </w:rPr>
        <w:t>א</w:t>
      </w:r>
      <w:r>
        <w:rPr>
          <w:rtl/>
        </w:rPr>
        <w:t>"</w:t>
      </w:r>
      <w:r w:rsidRPr="00C35A2C">
        <w:rPr>
          <w:rtl/>
        </w:rPr>
        <w:t>ל:</w:t>
      </w:r>
    </w:p>
    <w:p w14:paraId="328F9874" w14:textId="566BA87D" w:rsidR="00910F84" w:rsidRPr="00C35A2C" w:rsidRDefault="00910F84" w:rsidP="00BB730A">
      <w:pPr>
        <w:rPr>
          <w:rtl/>
        </w:rPr>
      </w:pPr>
      <w:r w:rsidRPr="00C35A2C">
        <w:rPr>
          <w:rtl/>
        </w:rPr>
        <w:t>שמלאי לודאה</w:t>
      </w:r>
      <w:r>
        <w:rPr>
          <w:rtl/>
        </w:rPr>
        <w:t xml:space="preserve"> </w:t>
      </w:r>
      <w:r w:rsidRPr="00C35A2C">
        <w:rPr>
          <w:rtl/>
        </w:rPr>
        <w:t xml:space="preserve">אמרת? שאני </w:t>
      </w:r>
      <w:r w:rsidR="00BB730A">
        <w:rPr>
          <w:rFonts w:hint="cs"/>
          <w:rtl/>
        </w:rPr>
        <w:t xml:space="preserve">אנשי לוד </w:t>
      </w:r>
      <w:r w:rsidRPr="00C35A2C">
        <w:rPr>
          <w:rtl/>
        </w:rPr>
        <w:t>דמזלזלו</w:t>
      </w:r>
      <w:r w:rsidRPr="00C35A2C">
        <w:rPr>
          <w:rFonts w:hint="cs"/>
          <w:rtl/>
        </w:rPr>
        <w:t xml:space="preserve"> ברבנן</w:t>
      </w:r>
      <w:r w:rsidRPr="00C35A2C">
        <w:rPr>
          <w:rtl/>
        </w:rPr>
        <w:t>.</w:t>
      </w:r>
    </w:p>
    <w:p w14:paraId="47CB8554" w14:textId="77777777" w:rsidR="00BB730A" w:rsidRDefault="00910F84" w:rsidP="00BB730A">
      <w:pPr>
        <w:pStyle w:val="36"/>
        <w:framePr w:wrap="notBeside"/>
        <w:rPr>
          <w:rtl/>
        </w:rPr>
      </w:pPr>
      <w:r w:rsidRPr="00C35A2C">
        <w:rPr>
          <w:rtl/>
        </w:rPr>
        <w:t>א</w:t>
      </w:r>
      <w:r>
        <w:rPr>
          <w:rtl/>
        </w:rPr>
        <w:t>"</w:t>
      </w:r>
      <w:r w:rsidRPr="00C35A2C">
        <w:rPr>
          <w:rtl/>
        </w:rPr>
        <w:t>ל:</w:t>
      </w:r>
    </w:p>
    <w:p w14:paraId="101153EB" w14:textId="470BC4CA" w:rsidR="00910F84" w:rsidRPr="00C35A2C" w:rsidRDefault="0015778C" w:rsidP="0015778C">
      <w:pPr>
        <w:spacing w:after="120"/>
        <w:rPr>
          <w:rtl/>
        </w:rPr>
      </w:pPr>
      <w:r>
        <w:rPr>
          <w:rFonts w:hint="cs"/>
          <w:rtl/>
        </w:rPr>
        <w:t>אשלח לו שכן אמרת משמו?</w:t>
      </w:r>
      <w:r w:rsidR="00910F84" w:rsidRPr="00C35A2C">
        <w:rPr>
          <w:rtl/>
        </w:rPr>
        <w:t xml:space="preserve">, </w:t>
      </w:r>
      <w:r>
        <w:rPr>
          <w:rFonts w:hint="cs"/>
          <w:rtl/>
        </w:rPr>
        <w:t>- התבייש.</w:t>
      </w:r>
    </w:p>
    <w:p w14:paraId="5B0A128B" w14:textId="77777777" w:rsidR="00BB730A" w:rsidRDefault="00910F84" w:rsidP="00BB730A">
      <w:pPr>
        <w:pStyle w:val="36"/>
        <w:framePr w:wrap="notBeside"/>
        <w:rPr>
          <w:rtl/>
        </w:rPr>
      </w:pPr>
      <w:r w:rsidRPr="00C35A2C">
        <w:rPr>
          <w:rtl/>
        </w:rPr>
        <w:t xml:space="preserve">רב: </w:t>
      </w:r>
    </w:p>
    <w:p w14:paraId="7D882244" w14:textId="3F505734" w:rsidR="00BB730A" w:rsidRDefault="00910F84" w:rsidP="00BB730A">
      <w:pPr>
        <w:rPr>
          <w:rtl/>
        </w:rPr>
      </w:pPr>
      <w:r w:rsidRPr="00C35A2C">
        <w:rPr>
          <w:rtl/>
        </w:rPr>
        <w:t xml:space="preserve">אם הם לא דרשו, </w:t>
      </w:r>
      <w:r w:rsidR="0015778C">
        <w:rPr>
          <w:rFonts w:hint="cs"/>
          <w:rtl/>
        </w:rPr>
        <w:t>אנו</w:t>
      </w:r>
      <w:r w:rsidRPr="00C35A2C">
        <w:rPr>
          <w:rtl/>
        </w:rPr>
        <w:t xml:space="preserve"> לא </w:t>
      </w:r>
      <w:r w:rsidR="0015778C">
        <w:rPr>
          <w:rFonts w:hint="cs"/>
          <w:rtl/>
        </w:rPr>
        <w:t>נדרוש</w:t>
      </w:r>
      <w:r w:rsidRPr="00C35A2C">
        <w:rPr>
          <w:rtl/>
        </w:rPr>
        <w:t xml:space="preserve">? </w:t>
      </w:r>
      <w:r w:rsidRPr="00BB730A">
        <w:rPr>
          <w:rStyle w:val="affff1"/>
          <w:rFonts w:hint="cs"/>
          <w:rtl/>
        </w:rPr>
        <w:t>והך</w:t>
      </w:r>
      <w:r w:rsidRPr="00C35A2C">
        <w:rPr>
          <w:rFonts w:hint="cs"/>
          <w:rtl/>
        </w:rPr>
        <w:t xml:space="preserve"> </w:t>
      </w:r>
      <w:r w:rsidRPr="007C2DF0">
        <w:rPr>
          <w:rStyle w:val="afffd"/>
          <w:rFonts w:hint="cs"/>
          <w:rtl/>
        </w:rPr>
        <w:t>ד'</w:t>
      </w:r>
      <w:r w:rsidRPr="007C2DF0">
        <w:rPr>
          <w:rStyle w:val="afffd"/>
          <w:rtl/>
        </w:rPr>
        <w:t>וישם דניאל על לבו אשר לא יתגאל בפת בג המלך וביין משתיו</w:t>
      </w:r>
      <w:r w:rsidRPr="007C2DF0">
        <w:rPr>
          <w:rStyle w:val="afffd"/>
          <w:rFonts w:hint="cs"/>
          <w:rtl/>
        </w:rPr>
        <w:t>'</w:t>
      </w:r>
      <w:r w:rsidRPr="007C2DF0">
        <w:rPr>
          <w:rStyle w:val="afffd"/>
          <w:rtl/>
        </w:rPr>
        <w:t>,</w:t>
      </w:r>
      <w:r w:rsidRPr="00C35A2C">
        <w:rPr>
          <w:rtl/>
        </w:rPr>
        <w:t xml:space="preserve"> בשתי משתאות הכתוב מדבר, אחד משתה יין ואחד משתה שמן</w:t>
      </w:r>
      <w:r w:rsidRPr="00C35A2C">
        <w:rPr>
          <w:rFonts w:hint="cs"/>
          <w:rtl/>
        </w:rPr>
        <w:t>'</w:t>
      </w:r>
      <w:r w:rsidRPr="00C35A2C">
        <w:rPr>
          <w:rtl/>
        </w:rPr>
        <w:t>,</w:t>
      </w:r>
    </w:p>
    <w:p w14:paraId="71D982A3" w14:textId="3483C480" w:rsidR="00BB730A" w:rsidRDefault="00910F84" w:rsidP="00BB730A">
      <w:pPr>
        <w:pStyle w:val="36"/>
        <w:framePr w:wrap="notBeside"/>
        <w:rPr>
          <w:rtl/>
        </w:rPr>
      </w:pPr>
      <w:r>
        <w:rPr>
          <w:rtl/>
        </w:rPr>
        <w:t xml:space="preserve">- </w:t>
      </w:r>
      <w:r w:rsidR="0015778C">
        <w:rPr>
          <w:rFonts w:hint="cs"/>
          <w:rtl/>
        </w:rPr>
        <w:t>ל</w:t>
      </w:r>
      <w:r w:rsidRPr="00C35A2C">
        <w:rPr>
          <w:rtl/>
        </w:rPr>
        <w:t>רב:</w:t>
      </w:r>
    </w:p>
    <w:p w14:paraId="6F5D4A8B" w14:textId="343BE073" w:rsidR="00910F84" w:rsidRPr="00C35A2C" w:rsidRDefault="00910F84" w:rsidP="00BB730A">
      <w:pPr>
        <w:rPr>
          <w:rtl/>
        </w:rPr>
      </w:pPr>
      <w:r w:rsidRPr="00C35A2C">
        <w:rPr>
          <w:rtl/>
        </w:rPr>
        <w:t xml:space="preserve">על לבו שם ולכל ישראל הורה, </w:t>
      </w:r>
      <w:r w:rsidRPr="00BB730A">
        <w:rPr>
          <w:rStyle w:val="affff1"/>
          <w:rtl/>
        </w:rPr>
        <w:t>ושמואל</w:t>
      </w:r>
      <w:r w:rsidRPr="00C35A2C">
        <w:rPr>
          <w:rtl/>
        </w:rPr>
        <w:t>: על לבו שם ולכל ישראל לא הורה.</w:t>
      </w:r>
    </w:p>
    <w:p w14:paraId="69019A26" w14:textId="77777777" w:rsidR="00910F84" w:rsidRDefault="00910F84" w:rsidP="00910F84">
      <w:pPr>
        <w:rPr>
          <w:rtl/>
        </w:rPr>
      </w:pPr>
      <w:r w:rsidRPr="00C35A2C">
        <w:rPr>
          <w:rtl/>
        </w:rPr>
        <w:t xml:space="preserve">ושמן דניאל גזר? </w:t>
      </w:r>
      <w:r w:rsidRPr="00BB730A">
        <w:rPr>
          <w:rStyle w:val="affff1"/>
          <w:rtl/>
        </w:rPr>
        <w:t>והאמר</w:t>
      </w:r>
      <w:r w:rsidRPr="00BB730A">
        <w:rPr>
          <w:rStyle w:val="affff1"/>
          <w:rFonts w:hint="cs"/>
          <w:rtl/>
        </w:rPr>
        <w:t>ו מדרב</w:t>
      </w:r>
      <w:r w:rsidRPr="00BB730A">
        <w:rPr>
          <w:rStyle w:val="affff1"/>
          <w:rtl/>
        </w:rPr>
        <w:t>:</w:t>
      </w:r>
      <w:r w:rsidRPr="00C35A2C">
        <w:rPr>
          <w:rtl/>
        </w:rPr>
        <w:t xml:space="preserve"> פיתן ושמנן, יינן ובנותיהן, כולן </w:t>
      </w:r>
      <w:r w:rsidRPr="00C35A2C">
        <w:rPr>
          <w:rFonts w:hint="cs"/>
          <w:rtl/>
        </w:rPr>
        <w:t>מי</w:t>
      </w:r>
      <w:r>
        <w:rPr>
          <w:rtl/>
        </w:rPr>
        <w:t>"</w:t>
      </w:r>
      <w:r w:rsidRPr="00C35A2C">
        <w:rPr>
          <w:rFonts w:hint="cs"/>
          <w:rtl/>
        </w:rPr>
        <w:t xml:space="preserve">ח דבר </w:t>
      </w:r>
      <w:r w:rsidRPr="00C35A2C">
        <w:rPr>
          <w:rtl/>
        </w:rPr>
        <w:t>הן!</w:t>
      </w:r>
    </w:p>
    <w:p w14:paraId="3F4784E6" w14:textId="77777777" w:rsidR="00BB730A" w:rsidRDefault="00910F84" w:rsidP="00BB730A">
      <w:pPr>
        <w:pStyle w:val="36"/>
        <w:framePr w:wrap="notBeside"/>
        <w:rPr>
          <w:rtl/>
        </w:rPr>
      </w:pPr>
      <w:r w:rsidRPr="00C35A2C">
        <w:rPr>
          <w:rFonts w:hint="cs"/>
          <w:rtl/>
        </w:rPr>
        <w:t>וכ</w:t>
      </w:r>
      <w:r>
        <w:rPr>
          <w:rtl/>
        </w:rPr>
        <w:t>"</w:t>
      </w:r>
      <w:r w:rsidRPr="00C35A2C">
        <w:rPr>
          <w:rFonts w:hint="cs"/>
          <w:rtl/>
        </w:rPr>
        <w:t>ת</w:t>
      </w:r>
      <w:r w:rsidRPr="00C35A2C">
        <w:rPr>
          <w:rtl/>
        </w:rPr>
        <w:t>:</w:t>
      </w:r>
    </w:p>
    <w:p w14:paraId="4C501A90" w14:textId="27B7B5FD" w:rsidR="0015778C" w:rsidRDefault="00910F84" w:rsidP="00BB730A">
      <w:pPr>
        <w:rPr>
          <w:rStyle w:val="affff1"/>
          <w:rtl/>
        </w:rPr>
      </w:pPr>
      <w:r w:rsidRPr="00C35A2C">
        <w:rPr>
          <w:rtl/>
        </w:rPr>
        <w:t>דניאל גזר ולא קיבל, ו</w:t>
      </w:r>
      <w:r w:rsidRPr="00C35A2C">
        <w:rPr>
          <w:rFonts w:hint="cs"/>
          <w:rtl/>
        </w:rPr>
        <w:t>בא</w:t>
      </w:r>
      <w:r w:rsidRPr="00C35A2C">
        <w:rPr>
          <w:rtl/>
        </w:rPr>
        <w:t>ו תלמידי דהלל ושמאי וגזור וקיבל, א</w:t>
      </w:r>
      <w:r>
        <w:rPr>
          <w:rtl/>
        </w:rPr>
        <w:t>"</w:t>
      </w:r>
      <w:r w:rsidRPr="00C35A2C">
        <w:rPr>
          <w:rtl/>
        </w:rPr>
        <w:t>כ מ</w:t>
      </w:r>
      <w:r w:rsidRPr="00C35A2C">
        <w:rPr>
          <w:rFonts w:hint="cs"/>
          <w:rtl/>
        </w:rPr>
        <w:t>ה עדותו של רב</w:t>
      </w:r>
      <w:r w:rsidR="0015778C">
        <w:rPr>
          <w:rStyle w:val="affff1"/>
          <w:rFonts w:hint="cs"/>
          <w:rtl/>
        </w:rPr>
        <w:t>.</w:t>
      </w:r>
    </w:p>
    <w:p w14:paraId="1D658440" w14:textId="77777777" w:rsidR="0015778C" w:rsidRDefault="0015778C" w:rsidP="0015778C">
      <w:pPr>
        <w:pStyle w:val="36"/>
        <w:framePr w:wrap="notBeside"/>
        <w:rPr>
          <w:rStyle w:val="affff1"/>
          <w:rtl/>
        </w:rPr>
      </w:pPr>
      <w:r>
        <w:rPr>
          <w:rStyle w:val="affff1"/>
          <w:rFonts w:hint="cs"/>
          <w:rtl/>
        </w:rPr>
        <w:t>-</w:t>
      </w:r>
    </w:p>
    <w:p w14:paraId="3BD64DD1" w14:textId="0A9F53FB" w:rsidR="00910F84" w:rsidRPr="00C35A2C" w:rsidRDefault="00910F84" w:rsidP="00BB730A">
      <w:pPr>
        <w:rPr>
          <w:rtl/>
        </w:rPr>
      </w:pPr>
      <w:r w:rsidRPr="00BB730A">
        <w:rPr>
          <w:rStyle w:val="affff1"/>
          <w:rtl/>
        </w:rPr>
        <w:t xml:space="preserve"> אלא,</w:t>
      </w:r>
      <w:r w:rsidRPr="00C35A2C">
        <w:rPr>
          <w:rtl/>
        </w:rPr>
        <w:t xml:space="preserve"> דניאל גזר עליו בעיר, ו</w:t>
      </w:r>
      <w:r w:rsidRPr="00C35A2C">
        <w:rPr>
          <w:rFonts w:hint="cs"/>
          <w:rtl/>
        </w:rPr>
        <w:t>באו הם וגזרו אפי' בשדה</w:t>
      </w:r>
      <w:r w:rsidRPr="00C35A2C">
        <w:rPr>
          <w:rtl/>
        </w:rPr>
        <w:t>.</w:t>
      </w:r>
    </w:p>
    <w:p w14:paraId="3724722D" w14:textId="77777777" w:rsidR="00BB730A" w:rsidRDefault="00910F84" w:rsidP="00BB730A">
      <w:pPr>
        <w:pStyle w:val="36"/>
        <w:framePr w:wrap="notBeside"/>
        <w:rPr>
          <w:rtl/>
        </w:rPr>
      </w:pPr>
      <w:r w:rsidRPr="00C35A2C">
        <w:rPr>
          <w:rtl/>
        </w:rPr>
        <w:t>ור</w:t>
      </w:r>
      <w:r>
        <w:rPr>
          <w:rtl/>
        </w:rPr>
        <w:t>"</w:t>
      </w:r>
      <w:r w:rsidRPr="00C35A2C">
        <w:rPr>
          <w:rFonts w:hint="cs"/>
          <w:rtl/>
        </w:rPr>
        <w:t>י</w:t>
      </w:r>
      <w:r w:rsidRPr="00C35A2C">
        <w:rPr>
          <w:rtl/>
        </w:rPr>
        <w:t xml:space="preserve"> הנשיא </w:t>
      </w:r>
    </w:p>
    <w:p w14:paraId="27741BC6" w14:textId="5597AF14" w:rsidR="00910F84" w:rsidRDefault="00910F84" w:rsidP="00910F84">
      <w:pPr>
        <w:rPr>
          <w:rtl/>
        </w:rPr>
      </w:pPr>
      <w:r w:rsidRPr="00C35A2C">
        <w:rPr>
          <w:rtl/>
        </w:rPr>
        <w:t>ה</w:t>
      </w:r>
      <w:r w:rsidRPr="00C35A2C">
        <w:rPr>
          <w:rFonts w:hint="cs"/>
          <w:rtl/>
        </w:rPr>
        <w:t>תיר תקנת תלמידי שמאי והלל אפי' דאין יכול לבטל ב</w:t>
      </w:r>
      <w:r>
        <w:rPr>
          <w:rtl/>
        </w:rPr>
        <w:t>"</w:t>
      </w:r>
      <w:r w:rsidRPr="00C35A2C">
        <w:rPr>
          <w:rFonts w:hint="cs"/>
          <w:rtl/>
        </w:rPr>
        <w:t>ד חבירו אא</w:t>
      </w:r>
      <w:r>
        <w:rPr>
          <w:rtl/>
        </w:rPr>
        <w:t>"</w:t>
      </w:r>
      <w:r w:rsidRPr="00C35A2C">
        <w:rPr>
          <w:rFonts w:hint="cs"/>
          <w:rtl/>
        </w:rPr>
        <w:t>כ גדול הימנו בחכמה ומנין</w:t>
      </w:r>
    </w:p>
    <w:p w14:paraId="65941530" w14:textId="77777777" w:rsidR="00BB730A" w:rsidRDefault="00910F84" w:rsidP="00BB730A">
      <w:pPr>
        <w:pStyle w:val="36"/>
        <w:framePr w:wrap="notBeside"/>
        <w:rPr>
          <w:rtl/>
        </w:rPr>
      </w:pPr>
      <w:r w:rsidRPr="00C35A2C">
        <w:rPr>
          <w:rFonts w:hint="cs"/>
          <w:rtl/>
        </w:rPr>
        <w:t>ואפי' דרי</w:t>
      </w:r>
      <w:r>
        <w:rPr>
          <w:rtl/>
        </w:rPr>
        <w:t>"</w:t>
      </w:r>
      <w:r w:rsidRPr="00C35A2C">
        <w:rPr>
          <w:rFonts w:hint="cs"/>
          <w:rtl/>
        </w:rPr>
        <w:t>ו</w:t>
      </w:r>
      <w:r w:rsidRPr="00C35A2C">
        <w:rPr>
          <w:rtl/>
        </w:rPr>
        <w:t>:</w:t>
      </w:r>
    </w:p>
    <w:p w14:paraId="2C5A5465" w14:textId="5E1FE649" w:rsidR="00910F84" w:rsidRDefault="00910F84" w:rsidP="00910F84">
      <w:pPr>
        <w:rPr>
          <w:rtl/>
        </w:rPr>
      </w:pPr>
      <w:r w:rsidRPr="00C35A2C">
        <w:rPr>
          <w:rtl/>
        </w:rPr>
        <w:t>בכל יכול לבטל ב</w:t>
      </w:r>
      <w:r>
        <w:rPr>
          <w:rtl/>
        </w:rPr>
        <w:t>"</w:t>
      </w:r>
      <w:r w:rsidRPr="00C35A2C">
        <w:rPr>
          <w:rFonts w:hint="cs"/>
          <w:rtl/>
        </w:rPr>
        <w:t>ד</w:t>
      </w:r>
      <w:r w:rsidRPr="00C35A2C">
        <w:rPr>
          <w:rtl/>
        </w:rPr>
        <w:t xml:space="preserve"> דברי ב</w:t>
      </w:r>
      <w:r>
        <w:rPr>
          <w:rtl/>
        </w:rPr>
        <w:t>"</w:t>
      </w:r>
      <w:r w:rsidRPr="00C35A2C">
        <w:rPr>
          <w:rFonts w:hint="cs"/>
          <w:rtl/>
        </w:rPr>
        <w:t xml:space="preserve">ד </w:t>
      </w:r>
      <w:r w:rsidRPr="00C35A2C">
        <w:rPr>
          <w:rtl/>
        </w:rPr>
        <w:t>חבירו, חוץ מ</w:t>
      </w:r>
      <w:r w:rsidRPr="00C35A2C">
        <w:rPr>
          <w:rFonts w:hint="cs"/>
          <w:rtl/>
        </w:rPr>
        <w:t>י</w:t>
      </w:r>
      <w:r>
        <w:rPr>
          <w:rtl/>
        </w:rPr>
        <w:t>"</w:t>
      </w:r>
      <w:r w:rsidRPr="00C35A2C">
        <w:rPr>
          <w:rFonts w:hint="cs"/>
          <w:rtl/>
        </w:rPr>
        <w:t>ח דבר</w:t>
      </w:r>
      <w:r w:rsidRPr="00C35A2C">
        <w:rPr>
          <w:rtl/>
        </w:rPr>
        <w:t>, שאפילו יבא אליהו ובית דינו אין שומעין לו!</w:t>
      </w:r>
    </w:p>
    <w:p w14:paraId="3C87DB88" w14:textId="77777777" w:rsidR="005218B4" w:rsidRDefault="00910F84" w:rsidP="005218B4">
      <w:pPr>
        <w:pStyle w:val="36"/>
        <w:framePr w:wrap="notBeside"/>
        <w:rPr>
          <w:rtl/>
        </w:rPr>
      </w:pPr>
      <w:r>
        <w:rPr>
          <w:rtl/>
        </w:rPr>
        <w:t>אר</w:t>
      </w:r>
      <w:r w:rsidRPr="00C35A2C">
        <w:rPr>
          <w:rFonts w:hint="cs"/>
          <w:rtl/>
        </w:rPr>
        <w:t>'מ</w:t>
      </w:r>
      <w:r w:rsidRPr="00C35A2C">
        <w:rPr>
          <w:rtl/>
        </w:rPr>
        <w:t>:</w:t>
      </w:r>
    </w:p>
    <w:p w14:paraId="20647BE3" w14:textId="64D7EF4B" w:rsidR="00910F84" w:rsidRDefault="00910F84" w:rsidP="0015778C">
      <w:pPr>
        <w:rPr>
          <w:rtl/>
        </w:rPr>
      </w:pPr>
      <w:r w:rsidRPr="00B467A1">
        <w:rPr>
          <w:rtl/>
        </w:rPr>
        <w:t>הואיל</w:t>
      </w:r>
      <w:r w:rsidRPr="00C35A2C">
        <w:rPr>
          <w:rtl/>
        </w:rPr>
        <w:t xml:space="preserve"> ופשט איסורו ברוב ישראל, שמן לא פשט איסורו</w:t>
      </w:r>
      <w:r w:rsidR="0015778C">
        <w:rPr>
          <w:rFonts w:hint="cs"/>
          <w:rtl/>
        </w:rPr>
        <w:t>.</w:t>
      </w:r>
      <w:r w:rsidRPr="00C35A2C">
        <w:rPr>
          <w:rtl/>
        </w:rPr>
        <w:t xml:space="preserve"> </w:t>
      </w:r>
    </w:p>
    <w:p w14:paraId="378BE5E8" w14:textId="77777777" w:rsidR="00BB730A" w:rsidRDefault="00910F84" w:rsidP="00BB730A">
      <w:pPr>
        <w:pStyle w:val="36"/>
        <w:framePr w:wrap="notBeside"/>
        <w:rPr>
          <w:rtl/>
        </w:rPr>
      </w:pPr>
      <w:r>
        <w:rPr>
          <w:rtl/>
        </w:rPr>
        <w:t xml:space="preserve">- </w:t>
      </w:r>
      <w:r w:rsidRPr="00C35A2C">
        <w:rPr>
          <w:rFonts w:hint="cs"/>
          <w:rtl/>
        </w:rPr>
        <w:t>דארשב</w:t>
      </w:r>
      <w:r>
        <w:rPr>
          <w:rtl/>
        </w:rPr>
        <w:t>"</w:t>
      </w:r>
      <w:r w:rsidRPr="00C35A2C">
        <w:rPr>
          <w:rFonts w:hint="cs"/>
          <w:rtl/>
        </w:rPr>
        <w:t>א מרי</w:t>
      </w:r>
      <w:r>
        <w:rPr>
          <w:rtl/>
        </w:rPr>
        <w:t>"</w:t>
      </w:r>
      <w:r w:rsidRPr="00C35A2C">
        <w:rPr>
          <w:rFonts w:hint="cs"/>
          <w:rtl/>
        </w:rPr>
        <w:t>ו</w:t>
      </w:r>
      <w:r w:rsidRPr="00C35A2C">
        <w:rPr>
          <w:rtl/>
        </w:rPr>
        <w:t>:</w:t>
      </w:r>
    </w:p>
    <w:p w14:paraId="25AC1DC5" w14:textId="77777777" w:rsidR="0015778C" w:rsidRDefault="00910F84" w:rsidP="0015778C">
      <w:pPr>
        <w:rPr>
          <w:rStyle w:val="affff1"/>
          <w:rtl/>
        </w:rPr>
      </w:pPr>
      <w:r w:rsidRPr="00C35A2C">
        <w:rPr>
          <w:rtl/>
        </w:rPr>
        <w:t xml:space="preserve">ישבו רבותינו ובדקו על שמן שלא פשט איסורו ברוב ישראל, </w:t>
      </w:r>
      <w:r w:rsidRPr="00BB730A">
        <w:rPr>
          <w:rStyle w:val="affff1"/>
          <w:rtl/>
        </w:rPr>
        <w:t>וסמכו רבותינו על דברי רשב"ג ועל דברי ר</w:t>
      </w:r>
      <w:r w:rsidRPr="00BB730A">
        <w:rPr>
          <w:rStyle w:val="affff1"/>
          <w:rFonts w:hint="cs"/>
          <w:rtl/>
        </w:rPr>
        <w:t>אב</w:t>
      </w:r>
      <w:r w:rsidRPr="00BB730A">
        <w:rPr>
          <w:rStyle w:val="affff1"/>
          <w:rtl/>
        </w:rPr>
        <w:t>"</w:t>
      </w:r>
      <w:r w:rsidRPr="00BB730A">
        <w:rPr>
          <w:rStyle w:val="affff1"/>
          <w:rFonts w:hint="cs"/>
          <w:rtl/>
        </w:rPr>
        <w:t>צ</w:t>
      </w:r>
      <w:r w:rsidRPr="00C35A2C">
        <w:rPr>
          <w:rFonts w:hint="cs"/>
          <w:rtl/>
        </w:rPr>
        <w:t xml:space="preserve"> </w:t>
      </w:r>
      <w:r w:rsidRPr="00C35A2C">
        <w:rPr>
          <w:rtl/>
        </w:rPr>
        <w:t xml:space="preserve"> </w:t>
      </w:r>
      <w:r w:rsidRPr="00BB730A">
        <w:rPr>
          <w:rStyle w:val="affff1"/>
          <w:rtl/>
        </w:rPr>
        <w:t>שהיו אומרים:</w:t>
      </w:r>
      <w:r w:rsidRPr="00C35A2C">
        <w:rPr>
          <w:rtl/>
        </w:rPr>
        <w:t xml:space="preserve"> אין גוזרין גזירה על הצבור אא</w:t>
      </w:r>
      <w:r>
        <w:rPr>
          <w:rtl/>
        </w:rPr>
        <w:t>"</w:t>
      </w:r>
      <w:r w:rsidRPr="00C35A2C">
        <w:rPr>
          <w:rtl/>
        </w:rPr>
        <w:t xml:space="preserve">כ רוב צבור יכולין לעמוד בה; </w:t>
      </w:r>
    </w:p>
    <w:p w14:paraId="215C4922" w14:textId="77777777" w:rsidR="0015778C" w:rsidRDefault="00910F84" w:rsidP="0015778C">
      <w:pPr>
        <w:pStyle w:val="36"/>
        <w:framePr w:wrap="notBeside"/>
        <w:rPr>
          <w:rtl/>
        </w:rPr>
      </w:pPr>
      <w:r w:rsidRPr="0015778C">
        <w:rPr>
          <w:rStyle w:val="affff1"/>
          <w:rtl/>
        </w:rPr>
        <w:t>דא</w:t>
      </w:r>
      <w:r w:rsidRPr="0015778C">
        <w:rPr>
          <w:rStyle w:val="affff1"/>
          <w:rFonts w:hint="cs"/>
          <w:rtl/>
        </w:rPr>
        <w:t>ראב</w:t>
      </w:r>
      <w:r w:rsidRPr="0015778C">
        <w:rPr>
          <w:rStyle w:val="affff1"/>
          <w:rtl/>
        </w:rPr>
        <w:t>"</w:t>
      </w:r>
      <w:r w:rsidRPr="0015778C">
        <w:rPr>
          <w:rStyle w:val="affff1"/>
          <w:rFonts w:hint="cs"/>
          <w:rtl/>
        </w:rPr>
        <w:t>א</w:t>
      </w:r>
    </w:p>
    <w:p w14:paraId="500C3A6F" w14:textId="05A03297" w:rsidR="00910F84" w:rsidRPr="00C35A2C" w:rsidRDefault="00910F84" w:rsidP="0015778C">
      <w:pPr>
        <w:spacing w:after="120"/>
        <w:rPr>
          <w:rtl/>
        </w:rPr>
      </w:pPr>
      <w:r w:rsidRPr="00DA79EC">
        <w:rPr>
          <w:rStyle w:val="afffd"/>
          <w:rFonts w:hint="cs"/>
          <w:rtl/>
        </w:rPr>
        <w:t>'</w:t>
      </w:r>
      <w:r w:rsidRPr="00DA79EC">
        <w:rPr>
          <w:rStyle w:val="afffd"/>
          <w:rtl/>
        </w:rPr>
        <w:t xml:space="preserve"> ואותי אתם קובעים הגוי כולו</w:t>
      </w:r>
      <w:r w:rsidRPr="00DA79EC">
        <w:rPr>
          <w:rStyle w:val="afffd"/>
          <w:rFonts w:hint="cs"/>
          <w:rtl/>
        </w:rPr>
        <w:t>'</w:t>
      </w:r>
      <w:r w:rsidRPr="00DA79EC">
        <w:rPr>
          <w:rStyle w:val="afffd"/>
          <w:rtl/>
        </w:rPr>
        <w:t>,</w:t>
      </w:r>
      <w:r w:rsidRPr="00C35A2C">
        <w:rPr>
          <w:rtl/>
        </w:rPr>
        <w:t xml:space="preserve"> אי </w:t>
      </w:r>
      <w:r w:rsidRPr="0015778C">
        <w:rPr>
          <w:rStyle w:val="afffd"/>
          <w:rtl/>
        </w:rPr>
        <w:t xml:space="preserve">גוי כולו </w:t>
      </w:r>
      <w:r w:rsidR="0015778C">
        <w:rPr>
          <w:rFonts w:hint="cs"/>
          <w:rtl/>
        </w:rPr>
        <w:t>כן</w:t>
      </w:r>
      <w:r w:rsidRPr="00C35A2C">
        <w:rPr>
          <w:rtl/>
        </w:rPr>
        <w:t>, אי לא לא.</w:t>
      </w:r>
    </w:p>
    <w:p w14:paraId="002A91B0" w14:textId="77777777" w:rsidR="00910F84" w:rsidRPr="00C35A2C" w:rsidRDefault="00910F84" w:rsidP="00910F84">
      <w:pPr>
        <w:pStyle w:val="aff6"/>
        <w:framePr w:wrap="around"/>
        <w:rPr>
          <w:rtl/>
        </w:rPr>
      </w:pPr>
      <w:r w:rsidRPr="00C35A2C">
        <w:rPr>
          <w:rFonts w:hint="cs"/>
          <w:rtl/>
        </w:rPr>
        <w:t>לו:</w:t>
      </w:r>
    </w:p>
    <w:p w14:paraId="770AD2E2" w14:textId="375AE90E" w:rsidR="0015778C" w:rsidRDefault="00910F84" w:rsidP="0015778C">
      <w:pPr>
        <w:pStyle w:val="36"/>
        <w:framePr w:wrap="notBeside"/>
        <w:rPr>
          <w:rtl/>
        </w:rPr>
      </w:pPr>
      <w:r w:rsidRPr="006B569B">
        <w:rPr>
          <w:rtl/>
        </w:rPr>
        <w:t>גופא</w:t>
      </w:r>
      <w:r w:rsidRPr="006B569B">
        <w:rPr>
          <w:rFonts w:hint="cs"/>
          <w:rtl/>
        </w:rPr>
        <w:t xml:space="preserve"> </w:t>
      </w:r>
      <w:r w:rsidR="0015778C">
        <w:rPr>
          <w:rFonts w:hint="cs"/>
          <w:rtl/>
        </w:rPr>
        <w:t xml:space="preserve"> מרב:</w:t>
      </w:r>
    </w:p>
    <w:p w14:paraId="7C23CCD9" w14:textId="756A6D27" w:rsidR="00910F84" w:rsidRPr="006B569B" w:rsidRDefault="00910F84" w:rsidP="00805DC2">
      <w:pPr>
        <w:pStyle w:val="affff2"/>
        <w:rPr>
          <w:rtl/>
        </w:rPr>
      </w:pPr>
      <w:r w:rsidRPr="006B569B">
        <w:rPr>
          <w:rtl/>
        </w:rPr>
        <w:t xml:space="preserve">פיתן ושמנן, יינן ובנותיהן, כולן </w:t>
      </w:r>
      <w:r w:rsidR="0015778C">
        <w:rPr>
          <w:rFonts w:hint="cs"/>
          <w:rtl/>
        </w:rPr>
        <w:t xml:space="preserve">מי''ח </w:t>
      </w:r>
      <w:r w:rsidRPr="006B569B">
        <w:rPr>
          <w:rtl/>
        </w:rPr>
        <w:t>דבר הן.</w:t>
      </w:r>
    </w:p>
    <w:p w14:paraId="2F045CD2" w14:textId="77777777" w:rsidR="0015778C" w:rsidRDefault="0015778C" w:rsidP="0015778C">
      <w:pPr>
        <w:pStyle w:val="36"/>
        <w:framePr w:wrap="notBeside"/>
        <w:rPr>
          <w:rStyle w:val="affff1"/>
          <w:rtl/>
        </w:rPr>
      </w:pPr>
      <w:r w:rsidRPr="00BB730A">
        <w:rPr>
          <w:rStyle w:val="affff1"/>
          <w:rtl/>
        </w:rPr>
        <w:t>–</w:t>
      </w:r>
      <w:r w:rsidRPr="00BB730A">
        <w:rPr>
          <w:rStyle w:val="affff1"/>
          <w:rFonts w:hint="cs"/>
          <w:rtl/>
        </w:rPr>
        <w:t xml:space="preserve"> רנב</w:t>
      </w:r>
      <w:r w:rsidRPr="00BB730A">
        <w:rPr>
          <w:rStyle w:val="affff1"/>
          <w:rtl/>
        </w:rPr>
        <w:t>"</w:t>
      </w:r>
      <w:r w:rsidRPr="00BB730A">
        <w:rPr>
          <w:rStyle w:val="affff1"/>
          <w:rFonts w:hint="cs"/>
          <w:rtl/>
        </w:rPr>
        <w:t>י</w:t>
      </w:r>
      <w:r w:rsidRPr="00BB730A">
        <w:rPr>
          <w:rStyle w:val="affff1"/>
          <w:rtl/>
        </w:rPr>
        <w:t>:</w:t>
      </w:r>
    </w:p>
    <w:p w14:paraId="04769EB8" w14:textId="3ACEEA6E" w:rsidR="00910F84" w:rsidRPr="00C35A2C" w:rsidRDefault="00910F84" w:rsidP="00910F84">
      <w:pPr>
        <w:rPr>
          <w:rtl/>
        </w:rPr>
      </w:pPr>
      <w:r w:rsidRPr="0015778C">
        <w:rPr>
          <w:rStyle w:val="afff"/>
          <w:rtl/>
        </w:rPr>
        <w:t>בנותיהן</w:t>
      </w:r>
      <w:r w:rsidRPr="00C35A2C">
        <w:rPr>
          <w:rtl/>
        </w:rPr>
        <w:t xml:space="preserve">  גזרו על בנותיהן נידות מעריסותן.</w:t>
      </w:r>
    </w:p>
    <w:p w14:paraId="2F8B779A" w14:textId="77777777" w:rsidR="0015778C" w:rsidRDefault="00910F84" w:rsidP="0015778C">
      <w:pPr>
        <w:pStyle w:val="36"/>
        <w:framePr w:wrap="notBeside"/>
        <w:rPr>
          <w:rtl/>
        </w:rPr>
      </w:pPr>
      <w:r w:rsidRPr="00BB730A">
        <w:rPr>
          <w:rStyle w:val="affff1"/>
          <w:rtl/>
        </w:rPr>
        <w:t>וגניבא מדרב:</w:t>
      </w:r>
    </w:p>
    <w:p w14:paraId="55B39A56" w14:textId="6C1FDEFA" w:rsidR="00910F84" w:rsidRPr="00C35A2C" w:rsidRDefault="00910F84" w:rsidP="00910F84">
      <w:pPr>
        <w:rPr>
          <w:rtl/>
        </w:rPr>
      </w:pPr>
      <w:r w:rsidRPr="00C35A2C">
        <w:rPr>
          <w:rtl/>
        </w:rPr>
        <w:t>כולן משום ע</w:t>
      </w:r>
      <w:r w:rsidRPr="00C35A2C">
        <w:rPr>
          <w:rFonts w:hint="cs"/>
          <w:rtl/>
        </w:rPr>
        <w:t>כו</w:t>
      </w:r>
      <w:r>
        <w:rPr>
          <w:rtl/>
        </w:rPr>
        <w:t>"</w:t>
      </w:r>
      <w:r w:rsidRPr="00C35A2C">
        <w:rPr>
          <w:rFonts w:hint="cs"/>
          <w:rtl/>
        </w:rPr>
        <w:t xml:space="preserve">ם </w:t>
      </w:r>
      <w:r w:rsidRPr="00BB730A">
        <w:rPr>
          <w:rStyle w:val="affff1"/>
          <w:rFonts w:hint="cs"/>
          <w:rtl/>
        </w:rPr>
        <w:t>דארי</w:t>
      </w:r>
      <w:r w:rsidRPr="00BB730A">
        <w:rPr>
          <w:rStyle w:val="affff1"/>
          <w:rtl/>
        </w:rPr>
        <w:t>"</w:t>
      </w:r>
      <w:r w:rsidRPr="00BB730A">
        <w:rPr>
          <w:rStyle w:val="affff1"/>
          <w:rFonts w:hint="cs"/>
          <w:rtl/>
        </w:rPr>
        <w:t>צ:</w:t>
      </w:r>
      <w:r w:rsidRPr="00C35A2C">
        <w:rPr>
          <w:rFonts w:hint="cs"/>
          <w:rtl/>
        </w:rPr>
        <w:t xml:space="preserve"> גזרו </w:t>
      </w:r>
      <w:r w:rsidRPr="00C35A2C">
        <w:rPr>
          <w:rtl/>
        </w:rPr>
        <w:t>על פיתן ושמנן משום יינן, ועל יינן משום בנותיהן, ועל בנותיהן משום דבר אחר, ועל דבר אחר משום ד</w:t>
      </w:r>
      <w:r>
        <w:rPr>
          <w:rtl/>
        </w:rPr>
        <w:t>"</w:t>
      </w:r>
      <w:r w:rsidRPr="00C35A2C">
        <w:rPr>
          <w:rtl/>
        </w:rPr>
        <w:t>א.</w:t>
      </w:r>
    </w:p>
    <w:p w14:paraId="6634B67F" w14:textId="77777777" w:rsidR="00910F84" w:rsidRPr="0015778C" w:rsidRDefault="00910F84" w:rsidP="00910F84">
      <w:pPr>
        <w:rPr>
          <w:rtl/>
        </w:rPr>
      </w:pPr>
      <w:r w:rsidRPr="0015778C">
        <w:rPr>
          <w:rStyle w:val="afff"/>
          <w:rtl/>
        </w:rPr>
        <w:t>בנותיהן –</w:t>
      </w:r>
      <w:r w:rsidRPr="00C35A2C">
        <w:rPr>
          <w:b/>
          <w:bCs/>
          <w:rtl/>
        </w:rPr>
        <w:t xml:space="preserve"> </w:t>
      </w:r>
      <w:r w:rsidRPr="0015778C">
        <w:rPr>
          <w:rFonts w:hint="cs"/>
          <w:rtl/>
        </w:rPr>
        <w:t>היינו גזרו אייחוד דעכו</w:t>
      </w:r>
      <w:r w:rsidRPr="0015778C">
        <w:rPr>
          <w:rtl/>
        </w:rPr>
        <w:t>"</w:t>
      </w:r>
      <w:r w:rsidRPr="0015778C">
        <w:rPr>
          <w:rFonts w:hint="cs"/>
          <w:rtl/>
        </w:rPr>
        <w:t>ם ואפי' בצנעא</w:t>
      </w:r>
    </w:p>
    <w:p w14:paraId="0F4A1D80" w14:textId="77777777" w:rsidR="00910F84" w:rsidRDefault="00910F84" w:rsidP="00910F84">
      <w:pPr>
        <w:rPr>
          <w:rtl/>
        </w:rPr>
      </w:pPr>
      <w:r w:rsidRPr="00C35A2C">
        <w:rPr>
          <w:rFonts w:hint="cs"/>
          <w:rtl/>
        </w:rPr>
        <w:t xml:space="preserve">ולאו אשאר אומות, דאז' אומות דאורייתא היא </w:t>
      </w:r>
      <w:r w:rsidRPr="001F3CA4">
        <w:rPr>
          <w:rStyle w:val="afffd"/>
          <w:rFonts w:hint="cs"/>
          <w:rtl/>
        </w:rPr>
        <w:t>'</w:t>
      </w:r>
      <w:r w:rsidRPr="001F3CA4">
        <w:rPr>
          <w:rStyle w:val="afffd"/>
          <w:rtl/>
        </w:rPr>
        <w:t>לא תתחתן בם</w:t>
      </w:r>
      <w:r w:rsidRPr="001F3CA4">
        <w:rPr>
          <w:rStyle w:val="afffd"/>
          <w:rFonts w:hint="cs"/>
          <w:rtl/>
        </w:rPr>
        <w:t>',</w:t>
      </w:r>
    </w:p>
    <w:p w14:paraId="27B5AD61" w14:textId="77777777" w:rsidR="0015778C" w:rsidRDefault="00910F84" w:rsidP="0015778C">
      <w:pPr>
        <w:pStyle w:val="36"/>
        <w:framePr w:wrap="notBeside"/>
        <w:rPr>
          <w:rStyle w:val="afffd"/>
          <w:rtl/>
        </w:rPr>
      </w:pPr>
      <w:r w:rsidRPr="00C35A2C">
        <w:rPr>
          <w:rFonts w:hint="cs"/>
          <w:rtl/>
        </w:rPr>
        <w:t xml:space="preserve">דלרשב'י </w:t>
      </w:r>
    </w:p>
    <w:p w14:paraId="79C466AD" w14:textId="77777777" w:rsidR="0015778C" w:rsidRDefault="00910F84" w:rsidP="00910F84">
      <w:pPr>
        <w:rPr>
          <w:rtl/>
        </w:rPr>
      </w:pPr>
      <w:r w:rsidRPr="00FF1C37">
        <w:rPr>
          <w:rStyle w:val="afffd"/>
          <w:rFonts w:hint="cs"/>
          <w:rtl/>
        </w:rPr>
        <w:t>'</w:t>
      </w:r>
      <w:r w:rsidRPr="00FF1C37">
        <w:rPr>
          <w:rStyle w:val="afffd"/>
          <w:rtl/>
        </w:rPr>
        <w:t>כי יסיר את בנך מאחרי</w:t>
      </w:r>
      <w:r w:rsidRPr="00FF1C37">
        <w:rPr>
          <w:rStyle w:val="afffd"/>
          <w:rFonts w:hint="cs"/>
          <w:rtl/>
        </w:rPr>
        <w:t>'</w:t>
      </w:r>
      <w:r w:rsidRPr="00FF1C37">
        <w:rPr>
          <w:rStyle w:val="afffd"/>
          <w:rtl/>
        </w:rPr>
        <w:t xml:space="preserve"> </w:t>
      </w:r>
      <w:r w:rsidRPr="00C35A2C">
        <w:rPr>
          <w:rtl/>
        </w:rPr>
        <w:t xml:space="preserve">- לרבות כל המסירות, </w:t>
      </w:r>
    </w:p>
    <w:p w14:paraId="295A788A" w14:textId="33488034" w:rsidR="00910F84" w:rsidRPr="00C35A2C" w:rsidRDefault="00910F84" w:rsidP="00910F84">
      <w:pPr>
        <w:rPr>
          <w:rtl/>
        </w:rPr>
      </w:pPr>
      <w:r w:rsidRPr="00C35A2C">
        <w:rPr>
          <w:rFonts w:hint="cs"/>
          <w:rtl/>
        </w:rPr>
        <w:t xml:space="preserve">ולא </w:t>
      </w:r>
      <w:r w:rsidR="0015778C">
        <w:rPr>
          <w:rFonts w:hint="cs"/>
          <w:rtl/>
        </w:rPr>
        <w:t>ש</w:t>
      </w:r>
      <w:r w:rsidRPr="00C35A2C">
        <w:rPr>
          <w:rFonts w:hint="cs"/>
          <w:rtl/>
        </w:rPr>
        <w:t xml:space="preserve">גזרו אפי' דרך אישות ולא רק </w:t>
      </w:r>
      <w:r w:rsidRPr="00C35A2C">
        <w:rPr>
          <w:rtl/>
        </w:rPr>
        <w:t>דרך זנות.</w:t>
      </w:r>
    </w:p>
    <w:p w14:paraId="30D543CA" w14:textId="77777777" w:rsidR="0015778C" w:rsidRDefault="0015778C" w:rsidP="0015778C">
      <w:pPr>
        <w:pStyle w:val="36"/>
        <w:framePr w:wrap="notBeside"/>
        <w:rPr>
          <w:rtl/>
        </w:rPr>
      </w:pPr>
      <w:r>
        <w:rPr>
          <w:rFonts w:hint="cs"/>
          <w:rtl/>
        </w:rPr>
        <w:t>-</w:t>
      </w:r>
    </w:p>
    <w:p w14:paraId="0ECF1316" w14:textId="1DDAC138" w:rsidR="00910F84" w:rsidRDefault="0015778C" w:rsidP="00910F84">
      <w:pPr>
        <w:rPr>
          <w:rStyle w:val="afffd"/>
          <w:rtl/>
        </w:rPr>
      </w:pPr>
      <w:r>
        <w:rPr>
          <w:rFonts w:hint="cs"/>
          <w:rtl/>
        </w:rPr>
        <w:t xml:space="preserve"> </w:t>
      </w:r>
      <w:r w:rsidR="00910F84" w:rsidRPr="00C35A2C">
        <w:rPr>
          <w:rFonts w:hint="cs"/>
          <w:rtl/>
        </w:rPr>
        <w:t xml:space="preserve">דזנות גזרו </w:t>
      </w:r>
      <w:r>
        <w:rPr>
          <w:rFonts w:hint="cs"/>
          <w:rtl/>
        </w:rPr>
        <w:t xml:space="preserve">כבר </w:t>
      </w:r>
      <w:r w:rsidR="00910F84" w:rsidRPr="00C35A2C">
        <w:rPr>
          <w:rFonts w:hint="cs"/>
          <w:rtl/>
        </w:rPr>
        <w:t>בב</w:t>
      </w:r>
      <w:r w:rsidR="00910F84">
        <w:rPr>
          <w:rtl/>
        </w:rPr>
        <w:t>"</w:t>
      </w:r>
      <w:r w:rsidR="00910F84" w:rsidRPr="00C35A2C">
        <w:rPr>
          <w:rFonts w:hint="cs"/>
          <w:rtl/>
        </w:rPr>
        <w:t xml:space="preserve">ד של שם </w:t>
      </w:r>
      <w:r>
        <w:rPr>
          <w:rFonts w:hint="cs"/>
          <w:rtl/>
        </w:rPr>
        <w:t>מ</w:t>
      </w:r>
      <w:r w:rsidR="00910F84" w:rsidRPr="007C2DF0">
        <w:rPr>
          <w:rStyle w:val="afffd"/>
          <w:rFonts w:hint="cs"/>
          <w:rtl/>
        </w:rPr>
        <w:t>ד'ויאמר יהודה הוציאוה ותשרף'</w:t>
      </w:r>
    </w:p>
    <w:p w14:paraId="01875730" w14:textId="520FF14F" w:rsidR="00910F84" w:rsidRDefault="00910F84" w:rsidP="0015778C">
      <w:pPr>
        <w:rPr>
          <w:rtl/>
        </w:rPr>
      </w:pPr>
      <w:r w:rsidRPr="0015778C">
        <w:rPr>
          <w:rStyle w:val="affff1"/>
          <w:rFonts w:hint="cs"/>
          <w:rtl/>
        </w:rPr>
        <w:t>ולא דגזרו</w:t>
      </w:r>
      <w:r w:rsidR="0015778C">
        <w:rPr>
          <w:rStyle w:val="affff1"/>
          <w:rFonts w:hint="cs"/>
          <w:rtl/>
        </w:rPr>
        <w:t>:</w:t>
      </w:r>
      <w:r w:rsidRPr="00C35A2C">
        <w:rPr>
          <w:rFonts w:hint="cs"/>
          <w:rtl/>
        </w:rPr>
        <w:t xml:space="preserve"> אפי' ישראל הבא על </w:t>
      </w:r>
      <w:r w:rsidR="0015778C">
        <w:rPr>
          <w:rFonts w:hint="cs"/>
          <w:rtl/>
        </w:rPr>
        <w:t xml:space="preserve">הגויה </w:t>
      </w:r>
      <w:r w:rsidRPr="0015778C">
        <w:rPr>
          <w:rStyle w:val="affff8"/>
          <w:rFonts w:hint="cs"/>
          <w:rtl/>
        </w:rPr>
        <w:t xml:space="preserve">[ולא רק </w:t>
      </w:r>
      <w:r w:rsidR="0015778C" w:rsidRPr="0015778C">
        <w:rPr>
          <w:rStyle w:val="affff8"/>
          <w:rFonts w:hint="cs"/>
          <w:rtl/>
        </w:rPr>
        <w:t xml:space="preserve">גוי </w:t>
      </w:r>
      <w:r w:rsidRPr="0015778C">
        <w:rPr>
          <w:rStyle w:val="affff8"/>
          <w:rFonts w:hint="cs"/>
          <w:rtl/>
        </w:rPr>
        <w:t>הבא על ישראלית שנמשכת אחריו]</w:t>
      </w:r>
      <w:r w:rsidR="0015778C">
        <w:rPr>
          <w:rStyle w:val="affff8"/>
          <w:rFonts w:hint="cs"/>
          <w:rtl/>
        </w:rPr>
        <w:t xml:space="preserve"> </w:t>
      </w:r>
      <w:r w:rsidR="0015778C">
        <w:rPr>
          <w:rFonts w:hint="cs"/>
          <w:rtl/>
        </w:rPr>
        <w:t>-</w:t>
      </w:r>
      <w:r w:rsidRPr="00C35A2C">
        <w:rPr>
          <w:rFonts w:hint="cs"/>
          <w:rtl/>
        </w:rPr>
        <w:t xml:space="preserve">דמדאורייתא דקנאין פוגעין בו בפרהסיא וכמעשה שהיה </w:t>
      </w:r>
      <w:r w:rsidRPr="0015778C">
        <w:rPr>
          <w:rStyle w:val="afff"/>
          <w:rFonts w:hint="cs"/>
          <w:rtl/>
        </w:rPr>
        <w:t xml:space="preserve">והם גזרו אפי' בצינעא, ואפי' ייחוד </w:t>
      </w:r>
      <w:r w:rsidR="0015778C">
        <w:rPr>
          <w:rStyle w:val="afff"/>
          <w:rFonts w:hint="cs"/>
          <w:rtl/>
        </w:rPr>
        <w:t>דגויה</w:t>
      </w:r>
    </w:p>
    <w:p w14:paraId="40288097" w14:textId="498B6146" w:rsidR="00910F84" w:rsidRPr="00C35A2C" w:rsidRDefault="00910F84" w:rsidP="00910F84">
      <w:pPr>
        <w:rPr>
          <w:rtl/>
        </w:rPr>
      </w:pPr>
      <w:r w:rsidRPr="00C35A2C">
        <w:rPr>
          <w:rFonts w:hint="cs"/>
          <w:rtl/>
        </w:rPr>
        <w:t xml:space="preserve">דבביאה ממש כבר </w:t>
      </w:r>
      <w:r w:rsidRPr="0015778C">
        <w:rPr>
          <w:rStyle w:val="affff1"/>
          <w:rFonts w:hint="cs"/>
          <w:rtl/>
        </w:rPr>
        <w:t>ב</w:t>
      </w:r>
      <w:r w:rsidRPr="0015778C">
        <w:rPr>
          <w:rStyle w:val="affff1"/>
          <w:rtl/>
        </w:rPr>
        <w:t>"</w:t>
      </w:r>
      <w:r w:rsidRPr="0015778C">
        <w:rPr>
          <w:rStyle w:val="affff1"/>
          <w:rFonts w:hint="cs"/>
          <w:rtl/>
        </w:rPr>
        <w:t>ד חשמונאי גזרו:</w:t>
      </w:r>
      <w:r w:rsidRPr="00C35A2C">
        <w:rPr>
          <w:rFonts w:hint="cs"/>
          <w:rtl/>
        </w:rPr>
        <w:t xml:space="preserve"> דישראל הבא על </w:t>
      </w:r>
      <w:r w:rsidR="0015778C">
        <w:rPr>
          <w:rFonts w:hint="cs"/>
          <w:rtl/>
        </w:rPr>
        <w:t xml:space="preserve">הגוי </w:t>
      </w:r>
      <w:r w:rsidRPr="00C35A2C">
        <w:rPr>
          <w:rFonts w:hint="cs"/>
          <w:rtl/>
        </w:rPr>
        <w:t>חייב משום נשג</w:t>
      </w:r>
      <w:r>
        <w:rPr>
          <w:rtl/>
        </w:rPr>
        <w:t>"</w:t>
      </w:r>
      <w:r w:rsidRPr="00C35A2C">
        <w:rPr>
          <w:rFonts w:hint="cs"/>
          <w:rtl/>
        </w:rPr>
        <w:t xml:space="preserve">א </w:t>
      </w:r>
      <w:r w:rsidRPr="0015778C">
        <w:rPr>
          <w:rStyle w:val="affff1"/>
          <w:rFonts w:hint="cs"/>
          <w:rtl/>
        </w:rPr>
        <w:t>ולרבין:</w:t>
      </w:r>
      <w:r w:rsidRPr="00C35A2C">
        <w:rPr>
          <w:rFonts w:hint="cs"/>
          <w:rtl/>
        </w:rPr>
        <w:t xml:space="preserve"> משום נשג</w:t>
      </w:r>
      <w:r>
        <w:rPr>
          <w:rtl/>
        </w:rPr>
        <w:t>"</w:t>
      </w:r>
      <w:r w:rsidRPr="00C35A2C">
        <w:rPr>
          <w:rFonts w:hint="cs"/>
          <w:rtl/>
        </w:rPr>
        <w:t>ז</w:t>
      </w:r>
    </w:p>
    <w:p w14:paraId="6CD9E484" w14:textId="0246B24C" w:rsidR="00910F84" w:rsidRPr="0015778C" w:rsidRDefault="00910F84" w:rsidP="00910F84">
      <w:pPr>
        <w:rPr>
          <w:rStyle w:val="affff8"/>
          <w:spacing w:val="-2"/>
          <w:rtl/>
        </w:rPr>
      </w:pPr>
      <w:r w:rsidRPr="0015778C">
        <w:rPr>
          <w:rStyle w:val="affff1"/>
          <w:rFonts w:hint="cs"/>
          <w:spacing w:val="-2"/>
          <w:rtl/>
        </w:rPr>
        <w:t>דב</w:t>
      </w:r>
      <w:r w:rsidRPr="0015778C">
        <w:rPr>
          <w:rStyle w:val="affff1"/>
          <w:spacing w:val="-2"/>
          <w:rtl/>
        </w:rPr>
        <w:t>"</w:t>
      </w:r>
      <w:r w:rsidRPr="0015778C">
        <w:rPr>
          <w:rStyle w:val="affff1"/>
          <w:rFonts w:hint="cs"/>
          <w:spacing w:val="-2"/>
          <w:rtl/>
        </w:rPr>
        <w:t>ד של דוד</w:t>
      </w:r>
      <w:r w:rsidRPr="0015778C">
        <w:rPr>
          <w:rFonts w:hint="cs"/>
          <w:spacing w:val="-2"/>
          <w:rtl/>
        </w:rPr>
        <w:t xml:space="preserve"> גזרו על ייחוד בת ישראל פנויה </w:t>
      </w:r>
      <w:r w:rsidRPr="0015778C">
        <w:rPr>
          <w:rStyle w:val="affff8"/>
          <w:rFonts w:hint="cs"/>
          <w:spacing w:val="-2"/>
          <w:rtl/>
        </w:rPr>
        <w:t>על נשואה הוא מדאורייתא</w:t>
      </w:r>
    </w:p>
    <w:p w14:paraId="2FF165AC" w14:textId="77777777" w:rsidR="0015778C" w:rsidRDefault="00910F84" w:rsidP="0015778C">
      <w:pPr>
        <w:pStyle w:val="36"/>
        <w:framePr w:wrap="notBeside"/>
        <w:rPr>
          <w:rStyle w:val="affff1"/>
          <w:rtl/>
        </w:rPr>
      </w:pPr>
      <w:r w:rsidRPr="00BB730A">
        <w:rPr>
          <w:rStyle w:val="affff1"/>
          <w:rFonts w:hint="cs"/>
          <w:rtl/>
        </w:rPr>
        <w:t>דרשב</w:t>
      </w:r>
      <w:r w:rsidRPr="00BB730A">
        <w:rPr>
          <w:rStyle w:val="affff1"/>
          <w:rtl/>
        </w:rPr>
        <w:t>"</w:t>
      </w:r>
      <w:r w:rsidRPr="00BB730A">
        <w:rPr>
          <w:rStyle w:val="affff1"/>
          <w:rFonts w:hint="cs"/>
          <w:rtl/>
        </w:rPr>
        <w:t>י:</w:t>
      </w:r>
    </w:p>
    <w:p w14:paraId="402B2949" w14:textId="6EEEC011" w:rsidR="00910F84" w:rsidRPr="00C35A2C" w:rsidRDefault="00BB730A" w:rsidP="0015778C">
      <w:pPr>
        <w:spacing w:after="120"/>
        <w:rPr>
          <w:rtl/>
        </w:rPr>
      </w:pPr>
      <w:r>
        <w:rPr>
          <w:rStyle w:val="affff1"/>
          <w:rFonts w:hint="cs"/>
          <w:rtl/>
        </w:rPr>
        <w:t xml:space="preserve"> </w:t>
      </w:r>
      <w:r w:rsidR="00910F84" w:rsidRPr="00DA79EC">
        <w:rPr>
          <w:rStyle w:val="afffd"/>
          <w:rFonts w:hint="cs"/>
          <w:rtl/>
        </w:rPr>
        <w:t>'</w:t>
      </w:r>
      <w:r w:rsidR="00910F84" w:rsidRPr="00DA79EC">
        <w:rPr>
          <w:rStyle w:val="afffd"/>
          <w:rtl/>
        </w:rPr>
        <w:t>כי יסיתך אחיך בן אמך</w:t>
      </w:r>
      <w:r w:rsidR="00910F84" w:rsidRPr="00DA79EC">
        <w:rPr>
          <w:rStyle w:val="afffd"/>
          <w:rFonts w:hint="cs"/>
          <w:rtl/>
        </w:rPr>
        <w:t xml:space="preserve">' </w:t>
      </w:r>
      <w:r w:rsidR="00910F84" w:rsidRPr="00C35A2C">
        <w:rPr>
          <w:rFonts w:hint="cs"/>
          <w:rtl/>
        </w:rPr>
        <w:t>ב</w:t>
      </w:r>
      <w:r w:rsidR="00910F84" w:rsidRPr="00C35A2C">
        <w:rPr>
          <w:rtl/>
        </w:rPr>
        <w:t>ן מתייחד עם אמו, ואין אחר מתייחד עם כל עריות שבתורה</w:t>
      </w:r>
    </w:p>
    <w:p w14:paraId="42589FE9" w14:textId="77777777" w:rsidR="00BB730A" w:rsidRDefault="00BB730A" w:rsidP="00BB730A">
      <w:pPr>
        <w:pStyle w:val="36"/>
        <w:framePr w:wrap="notBeside"/>
        <w:rPr>
          <w:b/>
          <w:bCs/>
          <w:rtl/>
        </w:rPr>
      </w:pPr>
      <w:r w:rsidRPr="00C35A2C">
        <w:rPr>
          <w:rFonts w:hint="cs"/>
          <w:b/>
          <w:bCs/>
          <w:rtl/>
        </w:rPr>
        <w:t xml:space="preserve">- </w:t>
      </w:r>
      <w:r w:rsidRPr="00C35A2C">
        <w:rPr>
          <w:rFonts w:hint="cs"/>
          <w:rtl/>
        </w:rPr>
        <w:t>ארנב</w:t>
      </w:r>
      <w:r>
        <w:rPr>
          <w:rtl/>
        </w:rPr>
        <w:t>"</w:t>
      </w:r>
      <w:r w:rsidRPr="00C35A2C">
        <w:rPr>
          <w:rFonts w:hint="cs"/>
          <w:rtl/>
        </w:rPr>
        <w:t>י</w:t>
      </w:r>
      <w:r w:rsidRPr="00C35A2C">
        <w:rPr>
          <w:b/>
          <w:bCs/>
          <w:rtl/>
        </w:rPr>
        <w:t xml:space="preserve"> </w:t>
      </w:r>
    </w:p>
    <w:p w14:paraId="52DB9E46" w14:textId="3A562175" w:rsidR="00910F84" w:rsidRDefault="00910F84" w:rsidP="00910F84">
      <w:pPr>
        <w:rPr>
          <w:rtl/>
        </w:rPr>
      </w:pPr>
      <w:r w:rsidRPr="0015778C">
        <w:rPr>
          <w:rStyle w:val="afff"/>
          <w:rtl/>
        </w:rPr>
        <w:t>על ד"א משום ד"א</w:t>
      </w:r>
      <w:r w:rsidRPr="0015778C">
        <w:rPr>
          <w:rStyle w:val="afff"/>
          <w:rFonts w:hint="cs"/>
          <w:rtl/>
        </w:rPr>
        <w:t>:</w:t>
      </w:r>
      <w:r w:rsidRPr="0015778C">
        <w:rPr>
          <w:rStyle w:val="afff"/>
          <w:rtl/>
        </w:rPr>
        <w:t xml:space="preserve"> </w:t>
      </w:r>
      <w:r w:rsidRPr="00C35A2C">
        <w:rPr>
          <w:rtl/>
        </w:rPr>
        <w:t xml:space="preserve">גזרו על תינוק </w:t>
      </w:r>
      <w:r w:rsidR="0015778C">
        <w:rPr>
          <w:rFonts w:hint="cs"/>
          <w:rtl/>
        </w:rPr>
        <w:t xml:space="preserve">גוי </w:t>
      </w:r>
      <w:r w:rsidRPr="00C35A2C">
        <w:rPr>
          <w:rtl/>
        </w:rPr>
        <w:t>שיטמא בזיבה, שלא יהא תינוק ישראל רגיל אצלו במשכב זכור;</w:t>
      </w:r>
    </w:p>
    <w:p w14:paraId="70768E80" w14:textId="77777777" w:rsidR="00BB730A" w:rsidRDefault="00910F84" w:rsidP="00BB730A">
      <w:pPr>
        <w:pStyle w:val="36"/>
        <w:framePr w:wrap="notBeside"/>
        <w:rPr>
          <w:rtl/>
        </w:rPr>
      </w:pPr>
      <w:r w:rsidRPr="00C35A2C">
        <w:rPr>
          <w:rtl/>
        </w:rPr>
        <w:t>דא</w:t>
      </w:r>
      <w:r>
        <w:rPr>
          <w:rtl/>
        </w:rPr>
        <w:t>"</w:t>
      </w:r>
      <w:r w:rsidRPr="00C35A2C">
        <w:rPr>
          <w:rtl/>
        </w:rPr>
        <w:t>ר זירא:</w:t>
      </w:r>
    </w:p>
    <w:p w14:paraId="7FB5D909" w14:textId="05706F4C" w:rsidR="00910F84" w:rsidRDefault="0015778C" w:rsidP="00BB730A">
      <w:pPr>
        <w:rPr>
          <w:rtl/>
        </w:rPr>
      </w:pPr>
      <w:r>
        <w:rPr>
          <w:rStyle w:val="affff1"/>
          <w:rFonts w:hint="cs"/>
          <w:rtl/>
        </w:rPr>
        <w:t>ששלח לשאול מרבי</w:t>
      </w:r>
      <w:r w:rsidR="00910F84" w:rsidRPr="00BB730A">
        <w:rPr>
          <w:rStyle w:val="affff1"/>
          <w:rFonts w:hint="cs"/>
          <w:rtl/>
        </w:rPr>
        <w:t>:</w:t>
      </w:r>
      <w:r w:rsidR="00BB730A">
        <w:rPr>
          <w:rStyle w:val="affff1"/>
          <w:rFonts w:hint="cs"/>
          <w:rtl/>
        </w:rPr>
        <w:t xml:space="preserve"> </w:t>
      </w:r>
      <w:r w:rsidR="00910F84" w:rsidRPr="0015778C">
        <w:rPr>
          <w:rStyle w:val="afff"/>
          <w:rtl/>
        </w:rPr>
        <w:t xml:space="preserve">תינוק </w:t>
      </w:r>
      <w:r w:rsidRPr="0015778C">
        <w:rPr>
          <w:rStyle w:val="afff"/>
          <w:rFonts w:hint="cs"/>
          <w:rtl/>
        </w:rPr>
        <w:t xml:space="preserve">גוי </w:t>
      </w:r>
      <w:r w:rsidR="00910F84" w:rsidRPr="0015778C">
        <w:rPr>
          <w:rStyle w:val="afff"/>
          <w:rtl/>
        </w:rPr>
        <w:t>מאימתי מטמא בזיבה</w:t>
      </w:r>
      <w:r w:rsidR="00910F84" w:rsidRPr="00C35A2C">
        <w:rPr>
          <w:rtl/>
        </w:rPr>
        <w:t xml:space="preserve">? </w:t>
      </w:r>
      <w:r>
        <w:rPr>
          <w:rStyle w:val="affff1"/>
          <w:rFonts w:hint="cs"/>
          <w:rtl/>
        </w:rPr>
        <w:t>וא''ל</w:t>
      </w:r>
      <w:r w:rsidR="00910F84" w:rsidRPr="00BB730A">
        <w:rPr>
          <w:rStyle w:val="affff1"/>
          <w:rtl/>
        </w:rPr>
        <w:t>:</w:t>
      </w:r>
      <w:r w:rsidR="00910F84" w:rsidRPr="00C35A2C">
        <w:rPr>
          <w:rtl/>
        </w:rPr>
        <w:t xml:space="preserve"> בן יומו</w:t>
      </w:r>
    </w:p>
    <w:p w14:paraId="7B7CACAC" w14:textId="7D0C7BEF" w:rsidR="00910F84" w:rsidRDefault="0015778C" w:rsidP="0015778C">
      <w:pPr>
        <w:rPr>
          <w:rtl/>
        </w:rPr>
      </w:pPr>
      <w:r>
        <w:rPr>
          <w:rStyle w:val="affff1"/>
          <w:rFonts w:hint="cs"/>
          <w:rtl/>
        </w:rPr>
        <w:t>ור''ח א''ל</w:t>
      </w:r>
      <w:r w:rsidR="00910F84" w:rsidRPr="00BB730A">
        <w:rPr>
          <w:rStyle w:val="affff1"/>
          <w:rtl/>
        </w:rPr>
        <w:t>:</w:t>
      </w:r>
      <w:r w:rsidR="00910F84" w:rsidRPr="00C35A2C">
        <w:rPr>
          <w:rtl/>
        </w:rPr>
        <w:t xml:space="preserve"> בן ט' שנים ויום,</w:t>
      </w:r>
      <w:r>
        <w:rPr>
          <w:rFonts w:hint="cs"/>
          <w:rtl/>
        </w:rPr>
        <w:t xml:space="preserve"> </w:t>
      </w:r>
      <w:r>
        <w:rPr>
          <w:rStyle w:val="affff1"/>
          <w:rFonts w:hint="cs"/>
          <w:rtl/>
        </w:rPr>
        <w:t xml:space="preserve">וכשאמ''ז </w:t>
      </w:r>
      <w:r w:rsidR="00910F84" w:rsidRPr="0015778C">
        <w:rPr>
          <w:rStyle w:val="affff1"/>
          <w:rtl/>
        </w:rPr>
        <w:t xml:space="preserve">לפני רבי, </w:t>
      </w:r>
      <w:r>
        <w:rPr>
          <w:rStyle w:val="affff1"/>
          <w:rFonts w:hint="cs"/>
          <w:rtl/>
        </w:rPr>
        <w:t>א''ל</w:t>
      </w:r>
      <w:r w:rsidR="00910F84" w:rsidRPr="0015778C">
        <w:rPr>
          <w:rStyle w:val="affff1"/>
          <w:rtl/>
        </w:rPr>
        <w:t>:</w:t>
      </w:r>
      <w:r w:rsidR="00910F84" w:rsidRPr="00C35A2C">
        <w:rPr>
          <w:rtl/>
        </w:rPr>
        <w:t xml:space="preserve"> </w:t>
      </w:r>
      <w:r w:rsidR="00910F84" w:rsidRPr="0015778C">
        <w:rPr>
          <w:rStyle w:val="affff1"/>
          <w:rtl/>
        </w:rPr>
        <w:t>הנח דברי ואחוז דברי ר"</w:t>
      </w:r>
      <w:r w:rsidR="00910F84" w:rsidRPr="0015778C">
        <w:rPr>
          <w:rStyle w:val="affff1"/>
          <w:rFonts w:hint="cs"/>
          <w:rtl/>
        </w:rPr>
        <w:t>ח</w:t>
      </w:r>
      <w:r w:rsidRPr="0015778C">
        <w:rPr>
          <w:rStyle w:val="affff1"/>
          <w:rFonts w:hint="cs"/>
          <w:rtl/>
        </w:rPr>
        <w:t xml:space="preserve">- </w:t>
      </w:r>
      <w:r w:rsidR="00910F84" w:rsidRPr="00C35A2C">
        <w:rPr>
          <w:rFonts w:hint="cs"/>
          <w:rtl/>
        </w:rPr>
        <w:t xml:space="preserve"> הואיל וראוי לביאה מטמא </w:t>
      </w:r>
      <w:r>
        <w:rPr>
          <w:rFonts w:hint="cs"/>
          <w:rtl/>
        </w:rPr>
        <w:t xml:space="preserve">גם </w:t>
      </w:r>
      <w:r w:rsidR="00910F84" w:rsidRPr="00C35A2C">
        <w:rPr>
          <w:rFonts w:hint="cs"/>
          <w:rtl/>
        </w:rPr>
        <w:t>בזיבה</w:t>
      </w:r>
    </w:p>
    <w:p w14:paraId="78F94694" w14:textId="4E3E2F66" w:rsidR="00910F84" w:rsidRPr="00C35A2C" w:rsidRDefault="00910F84" w:rsidP="00910F84">
      <w:pPr>
        <w:pStyle w:val="aff6"/>
        <w:framePr w:wrap="around"/>
        <w:rPr>
          <w:rtl/>
        </w:rPr>
      </w:pPr>
      <w:r w:rsidRPr="00C35A2C">
        <w:rPr>
          <w:rFonts w:hint="cs"/>
          <w:rtl/>
        </w:rPr>
        <w:t>לז</w:t>
      </w:r>
      <w:r w:rsidR="00BB730A">
        <w:rPr>
          <w:rFonts w:hint="cs"/>
          <w:rtl/>
        </w:rPr>
        <w:t>.</w:t>
      </w:r>
    </w:p>
    <w:p w14:paraId="5A4284D5" w14:textId="77777777" w:rsidR="00BB730A" w:rsidRDefault="00910F84" w:rsidP="00BB730A">
      <w:pPr>
        <w:pStyle w:val="36"/>
        <w:framePr w:wrap="notBeside"/>
        <w:rPr>
          <w:rtl/>
        </w:rPr>
      </w:pPr>
      <w:r w:rsidRPr="00C35A2C">
        <w:rPr>
          <w:rtl/>
        </w:rPr>
        <w:t xml:space="preserve">רבינא: </w:t>
      </w:r>
    </w:p>
    <w:p w14:paraId="0E15A4F6" w14:textId="44A1E532" w:rsidR="00910F84" w:rsidRDefault="00910F84" w:rsidP="00910F84">
      <w:pPr>
        <w:rPr>
          <w:rtl/>
        </w:rPr>
      </w:pPr>
      <w:r w:rsidRPr="00C35A2C">
        <w:rPr>
          <w:rFonts w:hint="cs"/>
          <w:rtl/>
        </w:rPr>
        <w:t xml:space="preserve">גם תינוקת דבת ג' ויום אחד דראויה לביאה מטמאה בזיבה </w:t>
      </w:r>
      <w:r w:rsidRPr="0015778C">
        <w:rPr>
          <w:rStyle w:val="affff1"/>
          <w:rFonts w:hint="cs"/>
          <w:rtl/>
        </w:rPr>
        <w:t>וקמ</w:t>
      </w:r>
      <w:r w:rsidRPr="0015778C">
        <w:rPr>
          <w:rStyle w:val="affff1"/>
          <w:rtl/>
        </w:rPr>
        <w:t>"</w:t>
      </w:r>
      <w:r w:rsidRPr="0015778C">
        <w:rPr>
          <w:rStyle w:val="affff1"/>
          <w:rFonts w:hint="cs"/>
          <w:rtl/>
        </w:rPr>
        <w:t>ל</w:t>
      </w:r>
      <w:r w:rsidRPr="00C35A2C">
        <w:rPr>
          <w:rFonts w:hint="cs"/>
          <w:rtl/>
        </w:rPr>
        <w:t xml:space="preserve"> אפי' דלא ידעה לארגולי</w:t>
      </w:r>
      <w:r w:rsidR="0015778C">
        <w:rPr>
          <w:rFonts w:hint="cs"/>
          <w:rtl/>
        </w:rPr>
        <w:t xml:space="preserve"> [</w:t>
      </w:r>
      <w:r w:rsidR="0015778C" w:rsidRPr="0015778C">
        <w:rPr>
          <w:rStyle w:val="affff8"/>
          <w:rFonts w:hint="cs"/>
          <w:rtl/>
        </w:rPr>
        <w:t>משא''כ תינוק שהוא בן ט'</w:t>
      </w:r>
      <w:r w:rsidR="0015778C">
        <w:rPr>
          <w:rStyle w:val="affff8"/>
          <w:rFonts w:hint="cs"/>
          <w:rtl/>
        </w:rPr>
        <w:t>]</w:t>
      </w:r>
    </w:p>
    <w:p w14:paraId="6F663B52" w14:textId="77777777" w:rsidR="00910F84" w:rsidRPr="00C35A2C" w:rsidRDefault="00910F84" w:rsidP="00910F84">
      <w:pPr>
        <w:pStyle w:val="afffe"/>
        <w:rPr>
          <w:rtl/>
        </w:rPr>
      </w:pPr>
      <w:r w:rsidRPr="00A06291">
        <w:rPr>
          <w:rtl/>
        </w:rPr>
        <w:t>׻</w:t>
      </w:r>
    </w:p>
    <w:p w14:paraId="672BADAC" w14:textId="77777777" w:rsidR="0015778C" w:rsidRDefault="0015778C">
      <w:pPr>
        <w:bidi w:val="0"/>
        <w:spacing w:after="160" w:line="259" w:lineRule="auto"/>
        <w:jc w:val="left"/>
        <w:rPr>
          <w:rtl/>
        </w:rPr>
      </w:pPr>
      <w:r>
        <w:rPr>
          <w:rtl/>
        </w:rPr>
        <w:br w:type="page"/>
      </w:r>
    </w:p>
    <w:p w14:paraId="3FFE9D58" w14:textId="102499C4" w:rsidR="00910F84" w:rsidRDefault="00910F84" w:rsidP="00910F84">
      <w:pPr>
        <w:rPr>
          <w:rtl/>
        </w:rPr>
      </w:pPr>
      <w:r w:rsidRPr="00C35A2C">
        <w:rPr>
          <w:rtl/>
        </w:rPr>
        <w:lastRenderedPageBreak/>
        <w:t>•</w:t>
      </w:r>
      <w:r>
        <w:rPr>
          <w:rFonts w:hint="cs"/>
          <w:rtl/>
        </w:rPr>
        <w:t xml:space="preserve"> כשנסמך והלך </w:t>
      </w:r>
      <w:r>
        <w:rPr>
          <w:rStyle w:val="affff1"/>
          <w:rFonts w:hint="cs"/>
          <w:rtl/>
          <w:rPrChange w:id="9739" w:author="מנוע אמוראים" w:date="2026-10-05T16:41:56Z">
            <w:rPr>
              <w:rFonts w:hint="cs"/>
              <w:rtl/>
            </w:rPr>
          </w:rPrChange>
        </w:rPr>
        <w:t xml:space="preserve">ר</w:t>
      </w:r>
      <w:r>
        <w:rPr>
          <w:rStyle w:val="affff1"/>
          <w:rtl/>
          <w:rPrChange w:id="9740" w:author="מנוע אמוראים" w:date="2026-10-05T16:41:56Z">
            <w:rPr>
              <w:rtl/>
            </w:rPr>
          </w:rPrChange>
        </w:rPr>
        <w:t xml:space="preserve">"</w:t>
      </w:r>
      <w:r>
        <w:rPr>
          <w:rStyle w:val="affff1"/>
          <w:rFonts w:hint="cs"/>
          <w:rtl/>
          <w:rPrChange w:id="9741" w:author="מנוע אמוראים" w:date="2026-10-05T16:41:56Z">
            <w:rPr>
              <w:rFonts w:hint="cs"/>
              <w:rtl/>
            </w:rPr>
          </w:rPrChange>
        </w:rPr>
        <w:t xml:space="preserve">י</w:t>
      </w:r>
      <w:r>
        <w:rPr>
          <w:rFonts w:hint="cs"/>
          <w:rtl/>
        </w:rPr>
        <w:t xml:space="preserve"> הנשיא על כתפי ר' שמלאי שמשו-</w:t>
      </w:r>
    </w:p>
    <w:p w14:paraId="63038F76" w14:textId="77777777" w:rsidR="000C50A9" w:rsidRDefault="00910F84" w:rsidP="000C50A9">
      <w:pPr>
        <w:pStyle w:val="36"/>
        <w:framePr w:wrap="notBeside"/>
        <w:rPr>
          <w:rtl/>
        </w:rPr>
      </w:pPr>
      <w:r w:rsidRPr="00C35A2C">
        <w:rPr>
          <w:rtl/>
        </w:rPr>
        <w:t>א</w:t>
      </w:r>
      <w:r>
        <w:rPr>
          <w:rtl/>
        </w:rPr>
        <w:t>"</w:t>
      </w:r>
      <w:r w:rsidRPr="00C35A2C">
        <w:rPr>
          <w:rtl/>
        </w:rPr>
        <w:t>ל:</w:t>
      </w:r>
    </w:p>
    <w:p w14:paraId="25E709D1" w14:textId="35A701F9" w:rsidR="00910F84" w:rsidRPr="00C35A2C" w:rsidRDefault="00910F84" w:rsidP="00910F84">
      <w:pPr>
        <w:rPr>
          <w:rtl/>
        </w:rPr>
      </w:pPr>
      <w:r w:rsidRPr="00C35A2C">
        <w:rPr>
          <w:rtl/>
        </w:rPr>
        <w:t xml:space="preserve"> שמלאי, לא היית אמש בבית המדרש כשהתרנו את השמן, אמר לו: בימינו תתיר אף את הפת.</w:t>
      </w:r>
    </w:p>
    <w:p w14:paraId="17EA10BD" w14:textId="77777777" w:rsidR="000C50A9" w:rsidRDefault="00910F84" w:rsidP="000C50A9">
      <w:pPr>
        <w:pStyle w:val="36"/>
        <w:framePr w:wrap="notBeside"/>
        <w:rPr>
          <w:rtl/>
        </w:rPr>
      </w:pPr>
      <w:r w:rsidRPr="00C35A2C">
        <w:rPr>
          <w:rFonts w:hint="cs"/>
          <w:rtl/>
        </w:rPr>
        <w:t>א</w:t>
      </w:r>
      <w:r>
        <w:rPr>
          <w:rtl/>
        </w:rPr>
        <w:t>"</w:t>
      </w:r>
      <w:r w:rsidRPr="00C35A2C">
        <w:rPr>
          <w:rFonts w:hint="cs"/>
          <w:rtl/>
        </w:rPr>
        <w:t>ל:</w:t>
      </w:r>
      <w:r w:rsidRPr="00C35A2C">
        <w:rPr>
          <w:rtl/>
        </w:rPr>
        <w:t xml:space="preserve"> </w:t>
      </w:r>
    </w:p>
    <w:p w14:paraId="2B707064" w14:textId="314DFCDA" w:rsidR="00910F84" w:rsidRPr="00C35A2C" w:rsidRDefault="00910F84" w:rsidP="00910F84">
      <w:pPr>
        <w:rPr>
          <w:rtl/>
        </w:rPr>
      </w:pPr>
      <w:r w:rsidRPr="00C35A2C">
        <w:rPr>
          <w:rtl/>
        </w:rPr>
        <w:t>א</w:t>
      </w:r>
      <w:r>
        <w:rPr>
          <w:rtl/>
        </w:rPr>
        <w:t>"</w:t>
      </w:r>
      <w:r w:rsidRPr="00C35A2C">
        <w:rPr>
          <w:rtl/>
        </w:rPr>
        <w:t>כ, קרו לן בי</w:t>
      </w:r>
      <w:r>
        <w:rPr>
          <w:rtl/>
        </w:rPr>
        <w:t>"</w:t>
      </w:r>
      <w:r w:rsidRPr="00C35A2C">
        <w:rPr>
          <w:rFonts w:hint="cs"/>
          <w:rtl/>
        </w:rPr>
        <w:t>ד</w:t>
      </w:r>
      <w:r>
        <w:rPr>
          <w:rtl/>
        </w:rPr>
        <w:t xml:space="preserve"> שריא, דתנן: העיד </w:t>
      </w:r>
      <w:r>
        <w:rPr>
          <w:rStyle w:val="affff1"/>
          <w:rtl/>
          <w:rPrChange w:id="9742" w:author="מנוע אמוראים" w:date="2026-10-05T16:41:56Z">
            <w:rPr>
              <w:rtl/>
            </w:rPr>
          </w:rPrChange>
        </w:rPr>
        <w:t xml:space="preserve">ר</w:t>
      </w:r>
      <w:r>
        <w:rPr>
          <w:rStyle w:val="affff1"/>
          <w:rFonts w:hint="cs"/>
          <w:rtl/>
          <w:rPrChange w:id="9743" w:author="מנוע אמוראים" w:date="2026-10-05T16:41:56Z">
            <w:rPr>
              <w:rFonts w:hint="cs"/>
              <w:rtl/>
            </w:rPr>
          </w:rPrChange>
        </w:rPr>
        <w:t xml:space="preserve">יב</w:t>
      </w:r>
      <w:r>
        <w:rPr>
          <w:rStyle w:val="affff1"/>
          <w:rtl/>
          <w:rPrChange w:id="9744" w:author="מנוע אמוראים" w:date="2026-10-05T16:41:56Z">
            <w:rPr>
              <w:rtl/>
            </w:rPr>
          </w:rPrChange>
        </w:rPr>
        <w:t xml:space="preserve">"</w:t>
      </w:r>
      <w:r>
        <w:rPr>
          <w:rStyle w:val="affff1"/>
          <w:rFonts w:hint="cs"/>
          <w:rtl/>
          <w:rPrChange w:id="9745" w:author="מנוע אמוראים" w:date="2026-10-05T16:41:56Z">
            <w:rPr>
              <w:rFonts w:hint="cs"/>
              <w:rtl/>
            </w:rPr>
          </w:rPrChange>
        </w:rPr>
        <w:t xml:space="preserve">י</w:t>
      </w:r>
      <w:r>
        <w:rPr>
          <w:rFonts w:hint="cs"/>
          <w:rtl/>
        </w:rPr>
        <w:t xml:space="preserve"> איש צרידה על </w:t>
      </w:r>
      <w:r w:rsidRPr="00C35A2C">
        <w:rPr>
          <w:rtl/>
        </w:rPr>
        <w:t>אייל קמצא</w:t>
      </w:r>
      <w:r w:rsidRPr="00C35A2C">
        <w:rPr>
          <w:rFonts w:hint="cs"/>
          <w:rtl/>
        </w:rPr>
        <w:t xml:space="preserve">[מין חגב] </w:t>
      </w:r>
      <w:r w:rsidRPr="00C35A2C">
        <w:rPr>
          <w:rtl/>
        </w:rPr>
        <w:t>דכן</w:t>
      </w:r>
      <w:r w:rsidRPr="00C35A2C">
        <w:rPr>
          <w:rFonts w:hint="cs"/>
          <w:rtl/>
        </w:rPr>
        <w:t xml:space="preserve"> וטהור</w:t>
      </w:r>
      <w:r w:rsidRPr="00C35A2C">
        <w:rPr>
          <w:rtl/>
        </w:rPr>
        <w:t xml:space="preserve">, ועל משקה בית מטבחיא </w:t>
      </w:r>
      <w:r w:rsidRPr="00C35A2C">
        <w:rPr>
          <w:rFonts w:hint="cs"/>
          <w:rtl/>
        </w:rPr>
        <w:t>הדם והמים שבבית המטבחיים שמותר</w:t>
      </w:r>
      <w:r w:rsidRPr="00C35A2C">
        <w:rPr>
          <w:rtl/>
        </w:rPr>
        <w:t xml:space="preserve">, ועל </w:t>
      </w:r>
      <w:r w:rsidRPr="00C35A2C">
        <w:rPr>
          <w:rFonts w:hint="cs"/>
          <w:rtl/>
        </w:rPr>
        <w:t>הנוגע במת דטמא</w:t>
      </w:r>
      <w:r w:rsidRPr="00C35A2C">
        <w:rPr>
          <w:rtl/>
        </w:rPr>
        <w:t>, וקרו ליה יוסף שריא.</w:t>
      </w:r>
    </w:p>
    <w:p w14:paraId="676D47E9" w14:textId="77777777" w:rsidR="000C50A9" w:rsidRDefault="00910F84" w:rsidP="000C50A9">
      <w:pPr>
        <w:pStyle w:val="36"/>
        <w:framePr w:wrap="notBeside"/>
        <w:rPr>
          <w:rtl/>
        </w:rPr>
      </w:pPr>
      <w:r w:rsidRPr="00C35A2C">
        <w:rPr>
          <w:rFonts w:hint="cs"/>
          <w:rtl/>
        </w:rPr>
        <w:t>א</w:t>
      </w:r>
      <w:r>
        <w:rPr>
          <w:rtl/>
        </w:rPr>
        <w:t>"</w:t>
      </w:r>
      <w:r w:rsidRPr="00C35A2C">
        <w:rPr>
          <w:rFonts w:hint="cs"/>
          <w:rtl/>
        </w:rPr>
        <w:t>ל</w:t>
      </w:r>
      <w:r w:rsidRPr="00C35A2C">
        <w:rPr>
          <w:rtl/>
        </w:rPr>
        <w:t xml:space="preserve">: </w:t>
      </w:r>
    </w:p>
    <w:p w14:paraId="13948186" w14:textId="083B5660" w:rsidR="00910F84" w:rsidRDefault="00910F84" w:rsidP="00910F84">
      <w:pPr>
        <w:rPr>
          <w:rtl/>
        </w:rPr>
      </w:pPr>
      <w:r w:rsidRPr="00C35A2C">
        <w:rPr>
          <w:rFonts w:hint="cs"/>
          <w:rtl/>
        </w:rPr>
        <w:t>שם התיר ג' ומר אחד,</w:t>
      </w:r>
      <w:r w:rsidRPr="00C35A2C">
        <w:rPr>
          <w:rtl/>
        </w:rPr>
        <w:t xml:space="preserve"> ואי </w:t>
      </w:r>
      <w:r w:rsidRPr="00C35A2C">
        <w:rPr>
          <w:rFonts w:hint="cs"/>
          <w:rtl/>
        </w:rPr>
        <w:t>יתיר מר עוד אחד שנים הוא א</w:t>
      </w:r>
      <w:r>
        <w:rPr>
          <w:rtl/>
        </w:rPr>
        <w:t>"</w:t>
      </w:r>
      <w:r w:rsidRPr="00C35A2C">
        <w:rPr>
          <w:rFonts w:hint="cs"/>
          <w:rtl/>
        </w:rPr>
        <w:t>ל אני התרתי אחר</w:t>
      </w:r>
    </w:p>
    <w:p w14:paraId="4339B950" w14:textId="77777777" w:rsidR="00910F84" w:rsidRDefault="00910F84" w:rsidP="00910F84">
      <w:pPr>
        <w:rPr>
          <w:rtl/>
        </w:rPr>
      </w:pPr>
      <w:r w:rsidRPr="00C35A2C">
        <w:rPr>
          <w:rtl/>
        </w:rPr>
        <w:t xml:space="preserve">דתנן: זה גיטך אם לא באתי מכאן עד </w:t>
      </w:r>
      <w:r w:rsidRPr="00C35A2C">
        <w:rPr>
          <w:rFonts w:hint="cs"/>
          <w:rtl/>
        </w:rPr>
        <w:t>י</w:t>
      </w:r>
      <w:r>
        <w:rPr>
          <w:rtl/>
        </w:rPr>
        <w:t>"</w:t>
      </w:r>
      <w:r w:rsidRPr="00C35A2C">
        <w:rPr>
          <w:rFonts w:hint="cs"/>
          <w:rtl/>
        </w:rPr>
        <w:t>ב חודש</w:t>
      </w:r>
      <w:r w:rsidRPr="00C35A2C">
        <w:rPr>
          <w:rtl/>
        </w:rPr>
        <w:t xml:space="preserve">, ומת בתוך </w:t>
      </w:r>
      <w:r w:rsidRPr="00C35A2C">
        <w:rPr>
          <w:rFonts w:hint="cs"/>
          <w:rtl/>
        </w:rPr>
        <w:t>י</w:t>
      </w:r>
      <w:r>
        <w:rPr>
          <w:rtl/>
        </w:rPr>
        <w:t>"</w:t>
      </w:r>
      <w:r w:rsidRPr="00C35A2C">
        <w:rPr>
          <w:rFonts w:hint="cs"/>
          <w:rtl/>
        </w:rPr>
        <w:t xml:space="preserve">ב </w:t>
      </w:r>
      <w:r w:rsidRPr="00C35A2C">
        <w:rPr>
          <w:rtl/>
        </w:rPr>
        <w:t xml:space="preserve">חודש - אינו גט, ותני עלה: ורבותינו התירוה לינשא, </w:t>
      </w:r>
      <w:r w:rsidRPr="00C35A2C">
        <w:rPr>
          <w:rFonts w:hint="cs"/>
          <w:rtl/>
        </w:rPr>
        <w:t xml:space="preserve"> והיינו </w:t>
      </w:r>
      <w:r w:rsidRPr="00C35A2C">
        <w:rPr>
          <w:rtl/>
        </w:rPr>
        <w:t>ב</w:t>
      </w:r>
      <w:r>
        <w:rPr>
          <w:rtl/>
        </w:rPr>
        <w:t>"</w:t>
      </w:r>
      <w:r w:rsidRPr="00C35A2C">
        <w:rPr>
          <w:rFonts w:hint="cs"/>
          <w:rtl/>
        </w:rPr>
        <w:t>ד שהתירו שמן וס'ל' כר' יוסי ד</w:t>
      </w:r>
      <w:r w:rsidRPr="00C35A2C">
        <w:rPr>
          <w:rtl/>
        </w:rPr>
        <w:t>זמנו של שטר מוכיח עליו,</w:t>
      </w:r>
    </w:p>
    <w:p w14:paraId="07D51DC4" w14:textId="77777777" w:rsidR="000C50A9" w:rsidRDefault="00910F84" w:rsidP="000C50A9">
      <w:pPr>
        <w:pStyle w:val="36"/>
        <w:framePr w:wrap="notBeside"/>
        <w:rPr>
          <w:rtl/>
        </w:rPr>
      </w:pPr>
      <w:r w:rsidRPr="00C35A2C">
        <w:rPr>
          <w:rtl/>
        </w:rPr>
        <w:t>וא</w:t>
      </w:r>
      <w:r w:rsidRPr="00C35A2C">
        <w:rPr>
          <w:rFonts w:hint="cs"/>
          <w:rtl/>
        </w:rPr>
        <w:t>ראבדרחב</w:t>
      </w:r>
      <w:r>
        <w:rPr>
          <w:rtl/>
        </w:rPr>
        <w:t>"</w:t>
      </w:r>
      <w:r w:rsidRPr="00C35A2C">
        <w:rPr>
          <w:rFonts w:hint="cs"/>
          <w:rtl/>
        </w:rPr>
        <w:t>א</w:t>
      </w:r>
      <w:r w:rsidRPr="00C35A2C">
        <w:rPr>
          <w:rtl/>
        </w:rPr>
        <w:t>:</w:t>
      </w:r>
    </w:p>
    <w:p w14:paraId="1886FE6B" w14:textId="0E7A6082" w:rsidR="00910F84" w:rsidRPr="00C35A2C" w:rsidRDefault="00910F84" w:rsidP="00910F84">
      <w:pPr>
        <w:rPr>
          <w:rtl/>
        </w:rPr>
      </w:pPr>
      <w:r>
        <w:rPr>
          <w:rtl/>
        </w:rPr>
        <w:t xml:space="preserve"> </w:t>
      </w:r>
      <w:r>
        <w:rPr>
          <w:rStyle w:val="affff1"/>
          <w:rtl/>
          <w:rPrChange w:id="9746" w:author="מנוע אמוראים" w:date="2026-10-05T16:41:56Z">
            <w:rPr>
              <w:rtl/>
            </w:rPr>
          </w:rPrChange>
        </w:rPr>
        <w:t xml:space="preserve">ר</w:t>
      </w:r>
      <w:r>
        <w:rPr>
          <w:rStyle w:val="affff1"/>
          <w:rtl/>
          <w:rPrChange w:id="9747" w:author="מנוע אמוראים" w:date="2026-10-05T16:41:56Z">
            <w:rPr>
              <w:rtl/>
            </w:rPr>
          </w:rPrChange>
        </w:rPr>
        <w:t xml:space="preserve">"</w:t>
      </w:r>
      <w:r>
        <w:rPr>
          <w:rStyle w:val="affff1"/>
          <w:rFonts w:hint="cs"/>
          <w:rtl/>
          <w:rPrChange w:id="9748" w:author="מנוע אמוראים" w:date="2026-10-05T16:41:56Z">
            <w:rPr>
              <w:rFonts w:hint="cs"/>
              <w:rtl/>
            </w:rPr>
          </w:rPrChange>
        </w:rPr>
        <w:t xml:space="preserve">י</w:t>
      </w:r>
      <w:r>
        <w:rPr>
          <w:rFonts w:hint="cs"/>
          <w:rtl/>
        </w:rPr>
        <w:t xml:space="preserve"> הנשיא הורה ולא הודו לו כל שעתו [ואמרי לה - כל סיעתו]</w:t>
      </w:r>
    </w:p>
    <w:p w14:paraId="5EE8D865" w14:textId="77777777" w:rsidR="000C50A9" w:rsidRDefault="00910F84" w:rsidP="000C50A9">
      <w:pPr>
        <w:pStyle w:val="36"/>
        <w:framePr w:wrap="notBeside"/>
        <w:rPr>
          <w:rtl/>
        </w:rPr>
      </w:pPr>
      <w:r w:rsidRPr="00C35A2C">
        <w:rPr>
          <w:rFonts w:hint="cs"/>
          <w:rtl/>
        </w:rPr>
        <w:t>ר</w:t>
      </w:r>
      <w:r>
        <w:rPr>
          <w:rtl/>
        </w:rPr>
        <w:t>"</w:t>
      </w:r>
      <w:r w:rsidRPr="00C35A2C">
        <w:rPr>
          <w:rFonts w:hint="cs"/>
          <w:rtl/>
        </w:rPr>
        <w:t xml:space="preserve">א </w:t>
      </w:r>
      <w:r w:rsidRPr="00C35A2C">
        <w:rPr>
          <w:rtl/>
        </w:rPr>
        <w:t xml:space="preserve">לההוא סבא: </w:t>
      </w:r>
    </w:p>
    <w:p w14:paraId="0DDB05DF" w14:textId="593B9C52" w:rsidR="00910F84" w:rsidRDefault="00910F84" w:rsidP="00910F84">
      <w:pPr>
        <w:rPr>
          <w:rtl/>
        </w:rPr>
      </w:pPr>
      <w:r w:rsidRPr="00C35A2C">
        <w:rPr>
          <w:rtl/>
        </w:rPr>
        <w:t>כ</w:t>
      </w:r>
      <w:r w:rsidRPr="00C35A2C">
        <w:rPr>
          <w:rFonts w:hint="cs"/>
          <w:rtl/>
        </w:rPr>
        <w:t xml:space="preserve">שהתרתם לאלתר שלא בא [שמת] </w:t>
      </w:r>
      <w:r w:rsidRPr="00280F6D">
        <w:rPr>
          <w:rFonts w:hint="cs"/>
          <w:b/>
          <w:bCs/>
          <w:rtl/>
        </w:rPr>
        <w:t>או</w:t>
      </w:r>
      <w:r>
        <w:rPr>
          <w:b/>
          <w:bCs/>
          <w:rtl/>
        </w:rPr>
        <w:t>"</w:t>
      </w:r>
      <w:r w:rsidRPr="00280F6D">
        <w:rPr>
          <w:rFonts w:hint="cs"/>
          <w:b/>
          <w:bCs/>
          <w:rtl/>
        </w:rPr>
        <w:t>ד</w:t>
      </w:r>
      <w:r w:rsidRPr="00C35A2C">
        <w:rPr>
          <w:rFonts w:hint="cs"/>
          <w:rtl/>
        </w:rPr>
        <w:t xml:space="preserve"> לאחר י</w:t>
      </w:r>
      <w:r>
        <w:rPr>
          <w:rtl/>
        </w:rPr>
        <w:t>"</w:t>
      </w:r>
      <w:r w:rsidRPr="00C35A2C">
        <w:rPr>
          <w:rFonts w:hint="cs"/>
          <w:rtl/>
        </w:rPr>
        <w:t>ב חודש שהרי התקיים תנאו</w:t>
      </w:r>
    </w:p>
    <w:p w14:paraId="267CFBED" w14:textId="77777777" w:rsidR="00910F84" w:rsidRDefault="00910F84" w:rsidP="00910F84">
      <w:pPr>
        <w:rPr>
          <w:rtl/>
        </w:rPr>
      </w:pPr>
      <w:r w:rsidRPr="00C35A2C">
        <w:rPr>
          <w:rtl/>
        </w:rPr>
        <w:t>ותיבעי לך אמתני'! דתנן: הר</w:t>
      </w:r>
      <w:r>
        <w:rPr>
          <w:rtl/>
        </w:rPr>
        <w:t>"</w:t>
      </w:r>
      <w:r w:rsidRPr="00C35A2C">
        <w:rPr>
          <w:rFonts w:hint="cs"/>
          <w:rtl/>
        </w:rPr>
        <w:t xml:space="preserve">ז </w:t>
      </w:r>
      <w:r w:rsidRPr="00C35A2C">
        <w:rPr>
          <w:rtl/>
        </w:rPr>
        <w:t xml:space="preserve">גיטך מעכשיו אם לא באתי מכאן עד </w:t>
      </w:r>
      <w:r w:rsidRPr="00C35A2C">
        <w:rPr>
          <w:rFonts w:hint="cs"/>
          <w:rtl/>
        </w:rPr>
        <w:t>י</w:t>
      </w:r>
      <w:r>
        <w:rPr>
          <w:rtl/>
        </w:rPr>
        <w:t>"</w:t>
      </w:r>
      <w:r w:rsidRPr="00C35A2C">
        <w:rPr>
          <w:rFonts w:hint="cs"/>
          <w:rtl/>
        </w:rPr>
        <w:t xml:space="preserve">ב </w:t>
      </w:r>
      <w:r w:rsidRPr="00C35A2C">
        <w:rPr>
          <w:rtl/>
        </w:rPr>
        <w:t xml:space="preserve">חודש, ומת בתוך </w:t>
      </w:r>
      <w:r w:rsidRPr="00C35A2C">
        <w:rPr>
          <w:rFonts w:hint="cs"/>
          <w:rtl/>
        </w:rPr>
        <w:t>י</w:t>
      </w:r>
      <w:r>
        <w:rPr>
          <w:rtl/>
        </w:rPr>
        <w:t>"</w:t>
      </w:r>
      <w:r w:rsidRPr="00C35A2C">
        <w:rPr>
          <w:rFonts w:hint="cs"/>
          <w:rtl/>
        </w:rPr>
        <w:t>ב חודש הוי גט דהא התקיים תנאו</w:t>
      </w:r>
      <w:r w:rsidRPr="00C35A2C">
        <w:rPr>
          <w:rtl/>
        </w:rPr>
        <w:t xml:space="preserve">, ותיבעי לך: </w:t>
      </w:r>
      <w:r w:rsidRPr="00C35A2C">
        <w:rPr>
          <w:rFonts w:hint="cs"/>
          <w:rtl/>
        </w:rPr>
        <w:t xml:space="preserve">אי מיד הוי גט דהא לא בא, </w:t>
      </w:r>
      <w:r w:rsidRPr="00280F6D">
        <w:rPr>
          <w:b/>
          <w:bCs/>
          <w:rtl/>
        </w:rPr>
        <w:t>או</w:t>
      </w:r>
      <w:r>
        <w:rPr>
          <w:b/>
          <w:bCs/>
          <w:rtl/>
        </w:rPr>
        <w:t>"</w:t>
      </w:r>
      <w:r w:rsidRPr="00280F6D">
        <w:rPr>
          <w:rFonts w:hint="cs"/>
          <w:b/>
          <w:bCs/>
          <w:rtl/>
        </w:rPr>
        <w:t>ד</w:t>
      </w:r>
      <w:r w:rsidRPr="00C35A2C">
        <w:rPr>
          <w:rtl/>
        </w:rPr>
        <w:t xml:space="preserve"> לאחר י</w:t>
      </w:r>
      <w:r>
        <w:rPr>
          <w:rtl/>
        </w:rPr>
        <w:t>"</w:t>
      </w:r>
      <w:r w:rsidRPr="00C35A2C">
        <w:rPr>
          <w:rtl/>
        </w:rPr>
        <w:t>ב חודש, דה</w:t>
      </w:r>
      <w:r w:rsidRPr="00C35A2C">
        <w:rPr>
          <w:rFonts w:hint="cs"/>
          <w:rtl/>
        </w:rPr>
        <w:t>תקיים תנאו</w:t>
      </w:r>
    </w:p>
    <w:p w14:paraId="23D98A9E" w14:textId="77777777" w:rsidR="00910F84" w:rsidRPr="00C35A2C" w:rsidRDefault="00910F84" w:rsidP="00910F84">
      <w:pPr>
        <w:pStyle w:val="afffa"/>
        <w:rPr>
          <w:rtl/>
        </w:rPr>
      </w:pPr>
      <w:r>
        <w:rPr>
          <w:rtl/>
        </w:rPr>
        <w:t xml:space="preserve">- </w:t>
      </w:r>
      <w:r w:rsidRPr="00C35A2C">
        <w:rPr>
          <w:rtl/>
        </w:rPr>
        <w:t>אין ה</w:t>
      </w:r>
      <w:r>
        <w:rPr>
          <w:rtl/>
        </w:rPr>
        <w:t>"</w:t>
      </w:r>
      <w:r w:rsidRPr="00C35A2C">
        <w:rPr>
          <w:rtl/>
        </w:rPr>
        <w:t>נ, אלא משום דהוית בההוא מניינא.</w:t>
      </w:r>
    </w:p>
    <w:p w14:paraId="5608F102" w14:textId="413722D8" w:rsidR="000C50A9" w:rsidRDefault="00910F84" w:rsidP="000C50A9">
      <w:pPr>
        <w:pStyle w:val="36"/>
        <w:framePr w:wrap="notBeside"/>
        <w:rPr>
          <w:b/>
          <w:bCs/>
          <w:rtl/>
        </w:rPr>
      </w:pPr>
      <w:r w:rsidRPr="00C35A2C">
        <w:rPr>
          <w:rtl/>
        </w:rPr>
        <w:t>אביי</w:t>
      </w:r>
      <w:r w:rsidR="000C50A9">
        <w:rPr>
          <w:rFonts w:hint="cs"/>
          <w:rtl/>
        </w:rPr>
        <w:t xml:space="preserve"> הכל מודים</w:t>
      </w:r>
      <w:r w:rsidRPr="00C35A2C">
        <w:rPr>
          <w:rtl/>
        </w:rPr>
        <w:t xml:space="preserve">: </w:t>
      </w:r>
    </w:p>
    <w:p w14:paraId="6BA788DE" w14:textId="317D9104" w:rsidR="00910F84" w:rsidRDefault="00910F84" w:rsidP="00910F84">
      <w:pPr>
        <w:rPr>
          <w:rtl/>
        </w:rPr>
      </w:pPr>
      <w:r w:rsidRPr="00C35A2C">
        <w:rPr>
          <w:rtl/>
        </w:rPr>
        <w:t xml:space="preserve">לכשתצא חמה מנרתיקה – </w:t>
      </w:r>
      <w:r w:rsidRPr="00C35A2C">
        <w:rPr>
          <w:rFonts w:hint="cs"/>
          <w:rtl/>
        </w:rPr>
        <w:t xml:space="preserve">כשתצא הוא אמר, וכשמת בלילה </w:t>
      </w:r>
      <w:r w:rsidRPr="00C35A2C">
        <w:rPr>
          <w:rtl/>
        </w:rPr>
        <w:t>- גט לאחר מיתה הוא,</w:t>
      </w:r>
    </w:p>
    <w:p w14:paraId="153A92B4" w14:textId="77777777" w:rsidR="00910F84" w:rsidRDefault="00910F84" w:rsidP="00910F84">
      <w:pPr>
        <w:rPr>
          <w:rtl/>
        </w:rPr>
      </w:pPr>
      <w:r w:rsidRPr="00C35A2C">
        <w:rPr>
          <w:rtl/>
        </w:rPr>
        <w:t>על מנת שתצא חמה מנרתיקה - מעכשיו קאמר לה, וכ</w:t>
      </w:r>
      <w:r w:rsidRPr="00C35A2C">
        <w:rPr>
          <w:rFonts w:hint="cs"/>
          <w:rtl/>
        </w:rPr>
        <w:t>שמ</w:t>
      </w:r>
      <w:r w:rsidRPr="00C35A2C">
        <w:rPr>
          <w:rtl/>
        </w:rPr>
        <w:t>ת בליל</w:t>
      </w:r>
      <w:r w:rsidRPr="00C35A2C">
        <w:rPr>
          <w:rFonts w:hint="cs"/>
          <w:rtl/>
        </w:rPr>
        <w:t>ה</w:t>
      </w:r>
      <w:r>
        <w:rPr>
          <w:rtl/>
        </w:rPr>
        <w:t xml:space="preserve"> - הא ודאי תנאה הוי וגט מחיים הוא, </w:t>
      </w:r>
      <w:r>
        <w:rPr>
          <w:rStyle w:val="affff1"/>
          <w:rtl/>
          <w:rPrChange w:id="9749" w:author="מנוע אמוראים" w:date="2026-10-05T16:41:56Z">
            <w:rPr>
              <w:rtl/>
            </w:rPr>
          </w:rPrChange>
        </w:rPr>
        <w:t xml:space="preserve">כדר</w:t>
      </w:r>
      <w:r>
        <w:rPr>
          <w:rStyle w:val="affff1"/>
          <w:rtl/>
          <w:rPrChange w:id="9750" w:author="מנוע אמוראים" w:date="2026-10-05T16:41:56Z">
            <w:rPr>
              <w:rtl/>
            </w:rPr>
          </w:rPrChange>
        </w:rPr>
        <w:t xml:space="preserve">"</w:t>
      </w:r>
      <w:r>
        <w:rPr>
          <w:rStyle w:val="affff1"/>
          <w:rFonts w:hint="cs"/>
          <w:rtl/>
          <w:rPrChange w:id="9751" w:author="מנוע אמוראים" w:date="2026-10-05T16:41:56Z">
            <w:rPr>
              <w:rFonts w:hint="cs"/>
              <w:rtl/>
            </w:rPr>
          </w:rPrChange>
        </w:rPr>
        <w:t xml:space="preserve">ה</w:t>
      </w:r>
      <w:r w:rsidRPr="00C35A2C">
        <w:rPr>
          <w:rtl/>
        </w:rPr>
        <w:t>: כל האומר על מנת כאומר מעכשיו דמי;</w:t>
      </w:r>
    </w:p>
    <w:p w14:paraId="73FBB8BC" w14:textId="77777777" w:rsidR="000C50A9" w:rsidRDefault="00910F84" w:rsidP="000C50A9">
      <w:pPr>
        <w:pStyle w:val="36"/>
        <w:framePr w:wrap="notBeside"/>
        <w:rPr>
          <w:rtl/>
        </w:rPr>
      </w:pPr>
      <w:r w:rsidRPr="00C35A2C">
        <w:rPr>
          <w:rFonts w:hint="cs"/>
          <w:rtl/>
        </w:rPr>
        <w:t xml:space="preserve">ונחלקו </w:t>
      </w:r>
    </w:p>
    <w:p w14:paraId="031AC628" w14:textId="28C04AA1" w:rsidR="00910F84" w:rsidRDefault="00910F84" w:rsidP="00910F84">
      <w:pPr>
        <w:rPr>
          <w:rtl/>
        </w:rPr>
      </w:pPr>
      <w:r w:rsidRPr="00C35A2C">
        <w:rPr>
          <w:rFonts w:hint="cs"/>
          <w:rtl/>
        </w:rPr>
        <w:t>רק ב</w:t>
      </w:r>
      <w:r>
        <w:rPr>
          <w:rtl/>
        </w:rPr>
        <w:t xml:space="preserve">אם תצא, </w:t>
      </w:r>
      <w:r>
        <w:rPr>
          <w:rStyle w:val="affff1"/>
          <w:rtl/>
          <w:rPrChange w:id="9752" w:author="מנוע אמוראים" w:date="2026-10-05T16:41:56Z">
            <w:rPr>
              <w:rtl/>
            </w:rPr>
          </w:rPrChange>
        </w:rPr>
        <w:t xml:space="preserve">ר</w:t>
      </w:r>
      <w:r>
        <w:rPr>
          <w:rStyle w:val="affff1"/>
          <w:rtl/>
          <w:rPrChange w:id="9753" w:author="מנוע אמוראים" w:date="2026-10-05T16:41:56Z">
            <w:rPr>
              <w:rtl/>
            </w:rPr>
          </w:rPrChange>
        </w:rPr>
        <w:t xml:space="preserve">"</w:t>
      </w:r>
      <w:r>
        <w:rPr>
          <w:rStyle w:val="affff1"/>
          <w:rFonts w:hint="cs"/>
          <w:rtl/>
          <w:rPrChange w:id="9754" w:author="מנוע אמוראים" w:date="2026-10-05T16:41:56Z">
            <w:rPr>
              <w:rFonts w:hint="cs"/>
              <w:rtl/>
            </w:rPr>
          </w:rPrChange>
        </w:rPr>
        <w:t xml:space="preserve">י</w:t>
      </w:r>
      <w:r>
        <w:rPr>
          <w:rFonts w:hint="cs"/>
          <w:rtl/>
        </w:rPr>
        <w:t xml:space="preserve"> ס</w:t>
      </w:r>
      <w:r>
        <w:rPr>
          <w:rtl/>
        </w:rPr>
        <w:t>"</w:t>
      </w:r>
      <w:r w:rsidRPr="00C35A2C">
        <w:rPr>
          <w:rFonts w:hint="cs"/>
          <w:rtl/>
        </w:rPr>
        <w:t>ל כר' יוסי</w:t>
      </w:r>
      <w:r w:rsidRPr="00C35A2C">
        <w:rPr>
          <w:rtl/>
        </w:rPr>
        <w:t xml:space="preserve"> דזמנו של שטר מוכיח עליו, והו</w:t>
      </w:r>
      <w:r>
        <w:rPr>
          <w:rtl/>
        </w:rPr>
        <w:t>"</w:t>
      </w:r>
      <w:r w:rsidRPr="00C35A2C">
        <w:rPr>
          <w:rFonts w:hint="cs"/>
          <w:rtl/>
        </w:rPr>
        <w:t xml:space="preserve">ל </w:t>
      </w:r>
      <w:r w:rsidRPr="00C35A2C">
        <w:rPr>
          <w:rtl/>
        </w:rPr>
        <w:t>כמהיום אם מתי, כמעכשיו אם מתי,</w:t>
      </w:r>
    </w:p>
    <w:p w14:paraId="353099F0" w14:textId="77777777" w:rsidR="00910F84" w:rsidRPr="00C35A2C" w:rsidRDefault="00910F84" w:rsidP="00910F84">
      <w:pPr>
        <w:ind w:firstLine="266"/>
        <w:rPr>
          <w:rtl/>
        </w:rPr>
      </w:pPr>
      <w:r w:rsidRPr="00C35A2C">
        <w:rPr>
          <w:rtl/>
        </w:rPr>
        <w:t>ורבנן לית להו דר' יוסי, והו</w:t>
      </w:r>
      <w:r>
        <w:rPr>
          <w:rtl/>
        </w:rPr>
        <w:t>"</w:t>
      </w:r>
      <w:r w:rsidRPr="00C35A2C">
        <w:rPr>
          <w:rFonts w:hint="cs"/>
          <w:rtl/>
        </w:rPr>
        <w:t>ל</w:t>
      </w:r>
      <w:r w:rsidRPr="00C35A2C">
        <w:rPr>
          <w:rtl/>
        </w:rPr>
        <w:t xml:space="preserve"> כזה גיטך אם מתי גרידא.</w:t>
      </w:r>
    </w:p>
    <w:p w14:paraId="248E68E1" w14:textId="77777777" w:rsidR="00910F84" w:rsidRPr="00C35A2C" w:rsidRDefault="00910F84" w:rsidP="00910F84">
      <w:pPr>
        <w:pStyle w:val="afffe"/>
        <w:rPr>
          <w:rtl/>
        </w:rPr>
      </w:pPr>
      <w:r w:rsidRPr="00A06291">
        <w:rPr>
          <w:rtl/>
        </w:rPr>
        <w:t>׻</w:t>
      </w:r>
    </w:p>
    <w:p w14:paraId="683A3E64" w14:textId="77777777" w:rsidR="000C50A9" w:rsidRDefault="00910F84" w:rsidP="000C50A9">
      <w:pPr>
        <w:pStyle w:val="36"/>
        <w:framePr w:wrap="notBeside"/>
        <w:rPr>
          <w:rtl/>
        </w:rPr>
      </w:pPr>
      <w:r w:rsidRPr="006B569B">
        <w:rPr>
          <w:rtl/>
        </w:rPr>
        <w:t>•</w:t>
      </w:r>
      <w:r w:rsidRPr="006B569B">
        <w:rPr>
          <w:rFonts w:hint="cs"/>
          <w:rtl/>
        </w:rPr>
        <w:t xml:space="preserve"> </w:t>
      </w:r>
      <w:r w:rsidRPr="006B569B">
        <w:rPr>
          <w:rtl/>
        </w:rPr>
        <w:t>גופא:</w:t>
      </w:r>
    </w:p>
    <w:p w14:paraId="065A3E4F" w14:textId="33CD5B74" w:rsidR="00910F84" w:rsidRPr="006B569B" w:rsidRDefault="00910F84" w:rsidP="00910F84">
      <w:pPr>
        <w:rPr>
          <w:b/>
          <w:bCs/>
          <w:rtl/>
        </w:rPr>
      </w:pPr>
      <w:r w:rsidRPr="006B569B">
        <w:rPr>
          <w:b/>
          <w:bCs/>
          <w:rtl/>
        </w:rPr>
        <w:t xml:space="preserve"> העיד י</w:t>
      </w:r>
      <w:r w:rsidRPr="006B569B">
        <w:rPr>
          <w:rFonts w:hint="cs"/>
          <w:b/>
          <w:bCs/>
          <w:rtl/>
        </w:rPr>
        <w:t>ב</w:t>
      </w:r>
      <w:r>
        <w:rPr>
          <w:b/>
          <w:bCs/>
          <w:rtl/>
        </w:rPr>
        <w:t>"</w:t>
      </w:r>
      <w:r w:rsidRPr="006B569B">
        <w:rPr>
          <w:rFonts w:hint="cs"/>
          <w:b/>
          <w:bCs/>
          <w:rtl/>
        </w:rPr>
        <w:t>י איש צרידה על אי</w:t>
      </w:r>
      <w:r w:rsidRPr="006B569B">
        <w:rPr>
          <w:b/>
          <w:bCs/>
          <w:rtl/>
        </w:rPr>
        <w:t>יל קמצא דכן, ועל משקה בי מטבחיא דכן, ועל דיקרב למיתא מסאב, וקרו ליה יוסף שריא.</w:t>
      </w:r>
    </w:p>
    <w:p w14:paraId="0A1293A5" w14:textId="77777777" w:rsidR="000C50A9" w:rsidRDefault="000C50A9" w:rsidP="000C50A9">
      <w:pPr>
        <w:pStyle w:val="36"/>
        <w:framePr w:wrap="notBeside"/>
        <w:rPr>
          <w:rtl/>
        </w:rPr>
      </w:pPr>
      <w:r>
        <w:rPr>
          <w:rFonts w:hint="cs"/>
          <w:rtl/>
        </w:rPr>
        <w:t>ר''פ</w:t>
      </w:r>
    </w:p>
    <w:p w14:paraId="4F150383" w14:textId="12128A63" w:rsidR="00910F84" w:rsidRDefault="00910F84" w:rsidP="00910F84">
      <w:pPr>
        <w:rPr>
          <w:rtl/>
        </w:rPr>
      </w:pPr>
      <w:r w:rsidRPr="00C35A2C">
        <w:rPr>
          <w:rFonts w:hint="cs"/>
          <w:rtl/>
        </w:rPr>
        <w:t xml:space="preserve"> </w:t>
      </w:r>
      <w:r w:rsidRPr="000C50A9">
        <w:rPr>
          <w:rStyle w:val="afff"/>
          <w:rtl/>
        </w:rPr>
        <w:t>אייל קמצא</w:t>
      </w:r>
      <w:r w:rsidR="000C50A9">
        <w:rPr>
          <w:rStyle w:val="afff"/>
          <w:rFonts w:hint="cs"/>
          <w:rtl/>
        </w:rPr>
        <w:t xml:space="preserve"> </w:t>
      </w:r>
      <w:r w:rsidRPr="00C35A2C">
        <w:rPr>
          <w:rFonts w:hint="cs"/>
          <w:b/>
          <w:bCs/>
          <w:rtl/>
        </w:rPr>
        <w:t>שושיבא</w:t>
      </w:r>
      <w:r w:rsidRPr="00C35A2C">
        <w:rPr>
          <w:rFonts w:hint="cs"/>
          <w:rtl/>
        </w:rPr>
        <w:t xml:space="preserve"> </w:t>
      </w:r>
      <w:r w:rsidR="000C50A9" w:rsidRPr="000C50A9">
        <w:rPr>
          <w:rStyle w:val="affff1"/>
          <w:rFonts w:hint="cs"/>
          <w:rtl/>
        </w:rPr>
        <w:t>וחלקו</w:t>
      </w:r>
      <w:r w:rsidR="000C50A9">
        <w:rPr>
          <w:rFonts w:hint="cs"/>
          <w:rtl/>
        </w:rPr>
        <w:t xml:space="preserve"> </w:t>
      </w:r>
      <w:r w:rsidRPr="00C35A2C">
        <w:rPr>
          <w:rFonts w:hint="cs"/>
          <w:rtl/>
        </w:rPr>
        <w:t>בראשו ארוך אי אסור או מותר</w:t>
      </w:r>
    </w:p>
    <w:p w14:paraId="743495DF" w14:textId="77777777" w:rsidR="00910F84" w:rsidRPr="00C35A2C" w:rsidRDefault="00910F84" w:rsidP="00910F84">
      <w:pPr>
        <w:pStyle w:val="aff6"/>
        <w:framePr w:wrap="around"/>
        <w:rPr>
          <w:rtl/>
        </w:rPr>
      </w:pPr>
      <w:r w:rsidRPr="00C35A2C">
        <w:rPr>
          <w:rFonts w:hint="cs"/>
          <w:rtl/>
        </w:rPr>
        <w:t>לז:</w:t>
      </w:r>
    </w:p>
    <w:p w14:paraId="314FC25B" w14:textId="77777777" w:rsidR="000C50A9" w:rsidRDefault="00910F84" w:rsidP="000C50A9">
      <w:pPr>
        <w:pStyle w:val="36"/>
        <w:framePr w:wrap="notBeside"/>
        <w:rPr>
          <w:rtl/>
        </w:rPr>
      </w:pPr>
      <w:r w:rsidRPr="00C35A2C">
        <w:rPr>
          <w:rFonts w:hint="cs"/>
          <w:rtl/>
        </w:rPr>
        <w:t>רחב</w:t>
      </w:r>
      <w:r>
        <w:rPr>
          <w:rtl/>
        </w:rPr>
        <w:t>"</w:t>
      </w:r>
      <w:r w:rsidRPr="00C35A2C">
        <w:rPr>
          <w:rFonts w:hint="cs"/>
          <w:rtl/>
        </w:rPr>
        <w:t xml:space="preserve">א מדעולא: </w:t>
      </w:r>
    </w:p>
    <w:p w14:paraId="206691B0" w14:textId="07B1211B" w:rsidR="00910F84" w:rsidRDefault="00910F84" w:rsidP="000C50A9">
      <w:pPr>
        <w:rPr>
          <w:rtl/>
        </w:rPr>
      </w:pPr>
      <w:r w:rsidRPr="00C35A2C">
        <w:rPr>
          <w:rFonts w:hint="cs"/>
          <w:b/>
          <w:bCs/>
          <w:rtl/>
        </w:rPr>
        <w:t>סוסביל</w:t>
      </w:r>
      <w:r w:rsidRPr="00C35A2C">
        <w:rPr>
          <w:rFonts w:hint="cs"/>
          <w:rtl/>
        </w:rPr>
        <w:t xml:space="preserve">- ובראשו ארוך </w:t>
      </w:r>
      <w:r w:rsidRPr="007E4F13">
        <w:rPr>
          <w:rFonts w:hint="cs"/>
          <w:b/>
          <w:bCs/>
          <w:rtl/>
        </w:rPr>
        <w:t>לכו</w:t>
      </w:r>
      <w:r>
        <w:rPr>
          <w:b/>
          <w:bCs/>
          <w:rtl/>
        </w:rPr>
        <w:t>"</w:t>
      </w:r>
      <w:r w:rsidRPr="007E4F13">
        <w:rPr>
          <w:rFonts w:hint="cs"/>
          <w:b/>
          <w:bCs/>
          <w:rtl/>
        </w:rPr>
        <w:t>ע</w:t>
      </w:r>
      <w:r w:rsidRPr="00C35A2C">
        <w:rPr>
          <w:rFonts w:hint="cs"/>
          <w:rtl/>
        </w:rPr>
        <w:t xml:space="preserve"> אסור</w:t>
      </w:r>
    </w:p>
    <w:p w14:paraId="10956320" w14:textId="77777777" w:rsidR="000C50A9" w:rsidRDefault="000C50A9" w:rsidP="000C50A9">
      <w:pPr>
        <w:pStyle w:val="36"/>
        <w:framePr w:wrap="notBeside"/>
        <w:rPr>
          <w:rtl/>
        </w:rPr>
      </w:pPr>
      <w:r>
        <w:rPr>
          <w:rFonts w:hint="cs"/>
          <w:rtl/>
        </w:rPr>
        <w:t>וחלקו</w:t>
      </w:r>
    </w:p>
    <w:p w14:paraId="1DFA7114" w14:textId="6BFD6CFC" w:rsidR="00910F84" w:rsidRDefault="000C50A9" w:rsidP="000C50A9">
      <w:pPr>
        <w:rPr>
          <w:rtl/>
        </w:rPr>
      </w:pPr>
      <w:r>
        <w:rPr>
          <w:rFonts w:hint="cs"/>
          <w:b/>
          <w:bCs/>
          <w:rtl/>
        </w:rPr>
        <w:t xml:space="preserve"> </w:t>
      </w:r>
      <w:r w:rsidR="00910F84" w:rsidRPr="00C35A2C">
        <w:rPr>
          <w:rFonts w:hint="cs"/>
          <w:rtl/>
        </w:rPr>
        <w:t xml:space="preserve">בכנפיו חופין רובו ע'י הדחק,  אי בעי' רוב כל דהו, </w:t>
      </w:r>
      <w:r w:rsidR="00910F84" w:rsidRPr="00280F6D">
        <w:rPr>
          <w:rFonts w:hint="cs"/>
          <w:b/>
          <w:bCs/>
          <w:rtl/>
        </w:rPr>
        <w:t>או</w:t>
      </w:r>
      <w:r w:rsidR="00910F84">
        <w:rPr>
          <w:b/>
          <w:bCs/>
          <w:rtl/>
        </w:rPr>
        <w:t>"</w:t>
      </w:r>
      <w:r w:rsidR="00910F84" w:rsidRPr="00280F6D">
        <w:rPr>
          <w:rFonts w:hint="cs"/>
          <w:b/>
          <w:bCs/>
          <w:rtl/>
        </w:rPr>
        <w:t>ד</w:t>
      </w:r>
      <w:r w:rsidR="00910F84" w:rsidRPr="00C35A2C">
        <w:rPr>
          <w:rFonts w:hint="cs"/>
          <w:rtl/>
        </w:rPr>
        <w:t xml:space="preserve"> דבעי' רוב הניכר</w:t>
      </w:r>
    </w:p>
    <w:p w14:paraId="2BD0CF7A" w14:textId="77777777" w:rsidR="00910F84" w:rsidRDefault="00910F84" w:rsidP="00910F84">
      <w:pPr>
        <w:pStyle w:val="afff2"/>
        <w:rPr>
          <w:rtl/>
        </w:rPr>
      </w:pPr>
      <w:ins w:id="9861" w:author="מספור קטעי משנה" w:date="2026-10-06T06:44:54Z">
        <w:r>
          <w:rPr>
            <w:rStyle w:val="MisparKeta"/>
          </w:rPr>
          <w:t xml:space="preserve">א. </w:t>
        </w:r>
      </w:ins>
      <w:r w:rsidRPr="00A06291">
        <w:rPr>
          <w:rtl/>
        </w:rPr>
        <w:t>ועל משקה בי מטבחיא דכן</w:t>
      </w:r>
    </w:p>
    <w:p w14:paraId="04B4528A" w14:textId="77777777" w:rsidR="00910F84" w:rsidRDefault="00910F84" w:rsidP="00910F84">
      <w:pPr>
        <w:rPr>
          <w:rtl/>
        </w:rPr>
      </w:pPr>
      <w:r w:rsidRPr="00C35A2C">
        <w:rPr>
          <w:rFonts w:hint="cs"/>
          <w:b/>
          <w:bCs/>
          <w:rtl/>
        </w:rPr>
        <w:t>דכן-</w:t>
      </w:r>
      <w:r w:rsidRPr="00C35A2C">
        <w:rPr>
          <w:rtl/>
        </w:rPr>
        <w:t>רב</w:t>
      </w:r>
      <w:r w:rsidRPr="00C35A2C">
        <w:rPr>
          <w:rFonts w:hint="cs"/>
          <w:rtl/>
        </w:rPr>
        <w:t>:</w:t>
      </w:r>
      <w:r w:rsidRPr="00C35A2C">
        <w:rPr>
          <w:rtl/>
        </w:rPr>
        <w:t xml:space="preserve"> דכן ממש,</w:t>
      </w:r>
      <w:r w:rsidRPr="00C35A2C">
        <w:rPr>
          <w:rFonts w:hint="cs"/>
          <w:rtl/>
        </w:rPr>
        <w:t xml:space="preserve">- </w:t>
      </w:r>
      <w:r w:rsidRPr="00C35A2C">
        <w:rPr>
          <w:rtl/>
        </w:rPr>
        <w:t xml:space="preserve"> טומאת משקין דרבנן, ו</w:t>
      </w:r>
      <w:r w:rsidRPr="00C35A2C">
        <w:rPr>
          <w:rFonts w:hint="cs"/>
          <w:rtl/>
        </w:rPr>
        <w:t xml:space="preserve">גזרו </w:t>
      </w:r>
      <w:r w:rsidRPr="00C35A2C">
        <w:rPr>
          <w:rtl/>
        </w:rPr>
        <w:t xml:space="preserve">טומאה במשקין דעלמא, </w:t>
      </w:r>
      <w:r w:rsidRPr="00C35A2C">
        <w:rPr>
          <w:rFonts w:hint="cs"/>
          <w:rtl/>
        </w:rPr>
        <w:t>ולא ב</w:t>
      </w:r>
      <w:r w:rsidRPr="00C35A2C">
        <w:rPr>
          <w:rtl/>
        </w:rPr>
        <w:t>משקה בי מטבחיא</w:t>
      </w:r>
    </w:p>
    <w:p w14:paraId="05EF0034" w14:textId="77777777" w:rsidR="000C50A9" w:rsidRDefault="00910F84" w:rsidP="000C50A9">
      <w:pPr>
        <w:pStyle w:val="36"/>
        <w:framePr w:wrap="notBeside"/>
        <w:rPr>
          <w:rtl/>
        </w:rPr>
      </w:pPr>
      <w:r w:rsidRPr="00C35A2C">
        <w:rPr>
          <w:rtl/>
        </w:rPr>
        <w:t>ושמואל</w:t>
      </w:r>
      <w:r w:rsidRPr="00C35A2C">
        <w:rPr>
          <w:rFonts w:hint="cs"/>
          <w:rtl/>
        </w:rPr>
        <w:t>:</w:t>
      </w:r>
    </w:p>
    <w:p w14:paraId="14CF3C19" w14:textId="6A136AA4" w:rsidR="00910F84" w:rsidRDefault="00910F84" w:rsidP="00910F84">
      <w:pPr>
        <w:rPr>
          <w:rtl/>
        </w:rPr>
      </w:pPr>
      <w:r w:rsidRPr="00C35A2C">
        <w:rPr>
          <w:rtl/>
        </w:rPr>
        <w:t xml:space="preserve"> דכן מלטמא אחרים, אבל טומאת עצמן יש בהן, </w:t>
      </w:r>
      <w:r w:rsidRPr="00C35A2C">
        <w:rPr>
          <w:rFonts w:hint="cs"/>
          <w:rtl/>
        </w:rPr>
        <w:t>ד</w:t>
      </w:r>
      <w:r w:rsidRPr="00C35A2C">
        <w:rPr>
          <w:rtl/>
        </w:rPr>
        <w:t>טומאת משקין דאורייתא,</w:t>
      </w:r>
    </w:p>
    <w:p w14:paraId="7996F64D" w14:textId="70A3EB0F" w:rsidR="00910F84" w:rsidRPr="00C35A2C" w:rsidRDefault="00910F84" w:rsidP="000C50A9">
      <w:pPr>
        <w:rPr>
          <w:rtl/>
        </w:rPr>
      </w:pPr>
      <w:r w:rsidRPr="00C35A2C">
        <w:rPr>
          <w:rtl/>
        </w:rPr>
        <w:t xml:space="preserve">לטמא אחרים דרבנן, וכי גזרו רבנן - במשקין דעלמא, </w:t>
      </w:r>
      <w:r w:rsidRPr="00C35A2C">
        <w:rPr>
          <w:rFonts w:hint="cs"/>
          <w:rtl/>
        </w:rPr>
        <w:t xml:space="preserve">אבל לא </w:t>
      </w:r>
      <w:r w:rsidRPr="00C35A2C">
        <w:rPr>
          <w:rtl/>
        </w:rPr>
        <w:t>במשקין בי מטבחיא.</w:t>
      </w:r>
    </w:p>
    <w:p w14:paraId="2F73E255" w14:textId="77777777" w:rsidR="00910F84" w:rsidRPr="00C35A2C" w:rsidRDefault="00910F84" w:rsidP="00910F84">
      <w:pPr>
        <w:rPr>
          <w:b/>
          <w:bCs/>
          <w:rtl/>
        </w:rPr>
      </w:pPr>
      <w:r w:rsidRPr="00C35A2C">
        <w:rPr>
          <w:b/>
          <w:bCs/>
          <w:rtl/>
        </w:rPr>
        <w:t>ועל דיקרב למיתא מסאב, וקרו ליה יוסף שריא.</w:t>
      </w:r>
    </w:p>
    <w:p w14:paraId="0BBEA22F" w14:textId="77777777" w:rsidR="00910F84" w:rsidRPr="002E2B64" w:rsidRDefault="00910F84" w:rsidP="00910F84">
      <w:pPr>
        <w:rPr>
          <w:rStyle w:val="afffd"/>
          <w:rtl/>
        </w:rPr>
      </w:pPr>
      <w:r w:rsidRPr="00C35A2C">
        <w:rPr>
          <w:rtl/>
        </w:rPr>
        <w:t xml:space="preserve">יוסף אסרא מיבעי ליה! </w:t>
      </w:r>
      <w:r w:rsidRPr="00C35A2C">
        <w:rPr>
          <w:b/>
          <w:bCs/>
          <w:rtl/>
        </w:rPr>
        <w:t>ועוד</w:t>
      </w:r>
      <w:r w:rsidRPr="00C35A2C">
        <w:rPr>
          <w:rtl/>
        </w:rPr>
        <w:t xml:space="preserve">, דאורייתא </w:t>
      </w:r>
      <w:r w:rsidRPr="002E2B64">
        <w:rPr>
          <w:rStyle w:val="afffd"/>
          <w:rFonts w:hint="cs"/>
          <w:rtl/>
        </w:rPr>
        <w:t>'</w:t>
      </w:r>
      <w:r w:rsidRPr="002E2B64">
        <w:rPr>
          <w:rStyle w:val="afffd"/>
          <w:rtl/>
        </w:rPr>
        <w:t>וכל אשר יגע על פני השדה בחלל חרב או במת וגו'!</w:t>
      </w:r>
    </w:p>
    <w:p w14:paraId="56E5803E" w14:textId="77777777" w:rsidR="000C50A9" w:rsidRDefault="00910F84" w:rsidP="000C50A9">
      <w:pPr>
        <w:pStyle w:val="36"/>
        <w:framePr w:wrap="notBeside"/>
        <w:rPr>
          <w:rtl/>
        </w:rPr>
      </w:pPr>
      <w:r w:rsidRPr="006416F9">
        <w:rPr>
          <w:rtl/>
        </w:rPr>
        <w:t xml:space="preserve">- </w:t>
      </w:r>
    </w:p>
    <w:p w14:paraId="2B60AD9B" w14:textId="0C7746D8" w:rsidR="00910F84" w:rsidRDefault="00910F84" w:rsidP="000C50A9">
      <w:pPr>
        <w:rPr>
          <w:rtl/>
        </w:rPr>
      </w:pPr>
      <w:r w:rsidRPr="006416F9">
        <w:rPr>
          <w:rFonts w:hint="cs"/>
          <w:rtl/>
        </w:rPr>
        <w:t xml:space="preserve">אלא דמדאורייתא </w:t>
      </w:r>
      <w:r w:rsidRPr="006416F9">
        <w:rPr>
          <w:rtl/>
        </w:rPr>
        <w:t xml:space="preserve">דיקרב טמא, </w:t>
      </w:r>
      <w:r w:rsidRPr="006416F9">
        <w:rPr>
          <w:rFonts w:hint="cs"/>
          <w:rtl/>
        </w:rPr>
        <w:t xml:space="preserve">ובאו וגזרו </w:t>
      </w:r>
      <w:r w:rsidRPr="006416F9">
        <w:rPr>
          <w:rtl/>
        </w:rPr>
        <w:t xml:space="preserve"> אפילו דיקרב בדיקרב, ו</w:t>
      </w:r>
      <w:r w:rsidRPr="006416F9">
        <w:rPr>
          <w:rFonts w:hint="cs"/>
          <w:rtl/>
        </w:rPr>
        <w:t>בא הוא והעמיד אדאורייתא</w:t>
      </w:r>
    </w:p>
    <w:p w14:paraId="7E4A2BCA" w14:textId="77777777" w:rsidR="000C50A9" w:rsidRDefault="00910F84" w:rsidP="000C50A9">
      <w:pPr>
        <w:pStyle w:val="36"/>
        <w:framePr w:wrap="notBeside"/>
        <w:rPr>
          <w:rtl/>
        </w:rPr>
      </w:pPr>
      <w:r w:rsidRPr="006416F9">
        <w:rPr>
          <w:rtl/>
        </w:rPr>
        <w:t xml:space="preserve">- </w:t>
      </w:r>
      <w:r w:rsidRPr="006416F9">
        <w:rPr>
          <w:rFonts w:hint="cs"/>
          <w:rtl/>
        </w:rPr>
        <w:t xml:space="preserve">והך </w:t>
      </w:r>
    </w:p>
    <w:p w14:paraId="36F0E68E" w14:textId="1F3CE5D7" w:rsidR="00910F84" w:rsidRDefault="00910F84" w:rsidP="000C50A9">
      <w:pPr>
        <w:rPr>
          <w:rtl/>
        </w:rPr>
      </w:pPr>
      <w:r w:rsidRPr="006416F9">
        <w:rPr>
          <w:rFonts w:hint="cs"/>
          <w:rtl/>
        </w:rPr>
        <w:t>ד</w:t>
      </w:r>
      <w:r w:rsidRPr="006416F9">
        <w:rPr>
          <w:rtl/>
        </w:rPr>
        <w:t xml:space="preserve">יקרב בדיקרב </w:t>
      </w:r>
      <w:r w:rsidRPr="006416F9">
        <w:rPr>
          <w:rFonts w:hint="cs"/>
          <w:rtl/>
        </w:rPr>
        <w:t>הוא גם מדאו</w:t>
      </w:r>
      <w:r>
        <w:rPr>
          <w:rFonts w:hint="cs"/>
          <w:rtl/>
        </w:rPr>
        <w:t>ר</w:t>
      </w:r>
      <w:r w:rsidRPr="006416F9">
        <w:rPr>
          <w:rFonts w:hint="cs"/>
          <w:rtl/>
        </w:rPr>
        <w:t>ייתא היינו בחיבורין טומאת שבעה ושלא בחיבורין טומאת ערב</w:t>
      </w:r>
    </w:p>
    <w:p w14:paraId="31236417" w14:textId="77777777" w:rsidR="000C50A9" w:rsidRDefault="00910F84" w:rsidP="000C50A9">
      <w:pPr>
        <w:pStyle w:val="36"/>
        <w:framePr w:wrap="notBeside"/>
        <w:rPr>
          <w:rtl/>
        </w:rPr>
      </w:pPr>
      <w:r w:rsidRPr="006416F9">
        <w:rPr>
          <w:rtl/>
        </w:rPr>
        <w:t xml:space="preserve">- </w:t>
      </w:r>
    </w:p>
    <w:p w14:paraId="52C9A7DB" w14:textId="1BE4BC95" w:rsidR="00910F84" w:rsidRDefault="00910F84" w:rsidP="000C50A9">
      <w:pPr>
        <w:rPr>
          <w:rtl/>
        </w:rPr>
      </w:pPr>
      <w:r w:rsidRPr="006416F9">
        <w:rPr>
          <w:rFonts w:hint="cs"/>
          <w:rtl/>
        </w:rPr>
        <w:t>ובאו וגזרו אפי' שלא בחיבורין טומאת שבעה ובא הוא והעמיד אדאורייתא</w:t>
      </w:r>
    </w:p>
    <w:p w14:paraId="1D396755" w14:textId="77777777" w:rsidR="00910F84" w:rsidRDefault="00910F84" w:rsidP="00910F84">
      <w:pPr>
        <w:rPr>
          <w:rtl/>
        </w:rPr>
      </w:pPr>
      <w:r w:rsidRPr="007C2DF0">
        <w:rPr>
          <w:rStyle w:val="afffd"/>
          <w:rFonts w:hint="cs"/>
          <w:rtl/>
        </w:rPr>
        <w:t>ד'</w:t>
      </w:r>
      <w:r w:rsidRPr="007C2DF0">
        <w:rPr>
          <w:rStyle w:val="afffd"/>
          <w:rtl/>
        </w:rPr>
        <w:t>הנוגע במת לכל נפש אדם וטמא שבעת ימים</w:t>
      </w:r>
      <w:r w:rsidRPr="007C2DF0">
        <w:rPr>
          <w:rStyle w:val="afffd"/>
          <w:rFonts w:hint="cs"/>
          <w:rtl/>
        </w:rPr>
        <w:t>'</w:t>
      </w:r>
      <w:r w:rsidRPr="007C2DF0">
        <w:rPr>
          <w:rStyle w:val="afffd"/>
          <w:rtl/>
        </w:rPr>
        <w:t>,</w:t>
      </w:r>
      <w:r w:rsidRPr="00C35A2C">
        <w:rPr>
          <w:rtl/>
        </w:rPr>
        <w:t xml:space="preserve"> וכתיב: </w:t>
      </w:r>
      <w:r w:rsidRPr="00DA79EC">
        <w:rPr>
          <w:rStyle w:val="afffd"/>
          <w:rFonts w:hint="cs"/>
          <w:rtl/>
        </w:rPr>
        <w:t>'</w:t>
      </w:r>
      <w:r w:rsidRPr="00DA79EC">
        <w:rPr>
          <w:rStyle w:val="afffd"/>
          <w:rtl/>
        </w:rPr>
        <w:t>וכל אשר יגע בו הטמא יטמא</w:t>
      </w:r>
      <w:r w:rsidRPr="00DA79EC">
        <w:rPr>
          <w:rStyle w:val="afffd"/>
          <w:rFonts w:hint="cs"/>
          <w:rtl/>
        </w:rPr>
        <w:t>'</w:t>
      </w:r>
      <w:r w:rsidRPr="00DA79EC">
        <w:rPr>
          <w:rStyle w:val="afffd"/>
          <w:rtl/>
        </w:rPr>
        <w:t>,</w:t>
      </w:r>
    </w:p>
    <w:p w14:paraId="724C1499" w14:textId="77777777" w:rsidR="000C50A9" w:rsidRDefault="00910F84" w:rsidP="000C50A9">
      <w:pPr>
        <w:pStyle w:val="36"/>
        <w:framePr w:wrap="notBeside"/>
        <w:rPr>
          <w:rtl/>
        </w:rPr>
      </w:pPr>
      <w:r w:rsidRPr="00C35A2C">
        <w:rPr>
          <w:rtl/>
        </w:rPr>
        <w:t xml:space="preserve">וכתיב: </w:t>
      </w:r>
    </w:p>
    <w:p w14:paraId="3E3DFB80" w14:textId="2BDA5719" w:rsidR="00910F84" w:rsidRPr="00C35A2C" w:rsidRDefault="00910F84" w:rsidP="00910F84">
      <w:pPr>
        <w:rPr>
          <w:rtl/>
        </w:rPr>
      </w:pPr>
      <w:r w:rsidRPr="00DA79EC">
        <w:rPr>
          <w:rStyle w:val="afffd"/>
          <w:rFonts w:hint="cs"/>
          <w:rtl/>
        </w:rPr>
        <w:t>'</w:t>
      </w:r>
      <w:r w:rsidRPr="00DA79EC">
        <w:rPr>
          <w:rStyle w:val="afffd"/>
          <w:rtl/>
        </w:rPr>
        <w:t>והנפש הנוגעת תטמא עד הערב</w:t>
      </w:r>
      <w:r w:rsidRPr="00DA79EC">
        <w:rPr>
          <w:rStyle w:val="afffd"/>
          <w:rFonts w:hint="cs"/>
          <w:rtl/>
        </w:rPr>
        <w:t>'</w:t>
      </w:r>
      <w:r w:rsidRPr="00DA79EC">
        <w:rPr>
          <w:rStyle w:val="afffd"/>
          <w:rtl/>
        </w:rPr>
        <w:t>,</w:t>
      </w:r>
      <w:r w:rsidRPr="00C35A2C">
        <w:rPr>
          <w:rtl/>
        </w:rPr>
        <w:t xml:space="preserve"> הא כיצד? כאן בחיבורין, כאן שלא בחיבורין.</w:t>
      </w:r>
    </w:p>
    <w:p w14:paraId="4A55AA7B" w14:textId="77777777" w:rsidR="000C50A9" w:rsidRDefault="00910F84" w:rsidP="000C50A9">
      <w:pPr>
        <w:pStyle w:val="36"/>
        <w:framePr w:wrap="notBeside"/>
        <w:rPr>
          <w:rtl/>
        </w:rPr>
      </w:pPr>
      <w:r w:rsidRPr="00C35A2C">
        <w:rPr>
          <w:rFonts w:hint="cs"/>
          <w:rtl/>
        </w:rPr>
        <w:t>א</w:t>
      </w:r>
      <w:r>
        <w:rPr>
          <w:rtl/>
        </w:rPr>
        <w:t>"</w:t>
      </w:r>
      <w:r w:rsidRPr="00C35A2C">
        <w:rPr>
          <w:rFonts w:hint="cs"/>
          <w:rtl/>
        </w:rPr>
        <w:t>ל רבא</w:t>
      </w:r>
      <w:r w:rsidRPr="00C35A2C">
        <w:rPr>
          <w:rtl/>
        </w:rPr>
        <w:t xml:space="preserve">: </w:t>
      </w:r>
    </w:p>
    <w:p w14:paraId="6AE62C3F" w14:textId="4355B6E1" w:rsidR="00910F84" w:rsidRPr="00C35A2C" w:rsidRDefault="00910F84" w:rsidP="00910F84">
      <w:pPr>
        <w:rPr>
          <w:rtl/>
        </w:rPr>
      </w:pPr>
      <w:r w:rsidRPr="00C35A2C">
        <w:rPr>
          <w:rtl/>
        </w:rPr>
        <w:t>לאו א</w:t>
      </w:r>
      <w:r w:rsidRPr="00C35A2C">
        <w:rPr>
          <w:rFonts w:hint="cs"/>
          <w:rtl/>
        </w:rPr>
        <w:t xml:space="preserve">מרתיכם לא תתלו </w:t>
      </w:r>
      <w:r w:rsidRPr="00C35A2C">
        <w:rPr>
          <w:rtl/>
        </w:rPr>
        <w:t xml:space="preserve">בוקי </w:t>
      </w:r>
      <w:r w:rsidRPr="00C35A2C">
        <w:rPr>
          <w:rFonts w:hint="cs"/>
          <w:rtl/>
        </w:rPr>
        <w:t>ו</w:t>
      </w:r>
      <w:r>
        <w:rPr>
          <w:rtl/>
        </w:rPr>
        <w:t xml:space="preserve">סריקי </w:t>
      </w:r>
      <w:r>
        <w:rPr>
          <w:rStyle w:val="affff1"/>
          <w:rtl/>
          <w:rPrChange w:id="9755" w:author="מנוע אמוראים" w:date="2026-10-05T16:41:56Z">
            <w:rPr>
              <w:rtl/>
            </w:rPr>
          </w:rPrChange>
        </w:rPr>
        <w:t xml:space="preserve">בר</w:t>
      </w:r>
      <w:r>
        <w:rPr>
          <w:rStyle w:val="affff1"/>
          <w:rtl/>
          <w:rPrChange w:id="9756" w:author="מנוע אמוראים" w:date="2026-10-05T16:41:56Z">
            <w:rPr>
              <w:rtl/>
            </w:rPr>
          </w:rPrChange>
        </w:rPr>
        <w:t xml:space="preserve">"</w:t>
      </w:r>
      <w:r>
        <w:rPr>
          <w:rStyle w:val="affff1"/>
          <w:rFonts w:hint="cs"/>
          <w:rtl/>
          <w:rPrChange w:id="9757" w:author="מנוע אמוראים" w:date="2026-10-05T16:41:56Z">
            <w:rPr>
              <w:rFonts w:hint="cs"/>
              <w:rtl/>
            </w:rPr>
          </w:rPrChange>
        </w:rPr>
        <w:t xml:space="preserve">נ</w:t>
      </w:r>
      <w:r>
        <w:rPr>
          <w:rFonts w:hint="cs"/>
          <w:rtl/>
        </w:rPr>
        <w:t xml:space="preserve">- דהכי </w:t>
      </w:r>
      <w:r>
        <w:rPr>
          <w:rStyle w:val="affff1"/>
          <w:rFonts w:hint="cs"/>
          <w:rtl/>
          <w:rPrChange w:id="9758" w:author="מנוע אמוראים" w:date="2026-10-05T16:41:56Z">
            <w:rPr>
              <w:rFonts w:hint="cs"/>
              <w:rtl/>
            </w:rPr>
          </w:rPrChange>
        </w:rPr>
        <w:t xml:space="preserve">אר</w:t>
      </w:r>
      <w:r>
        <w:rPr>
          <w:rStyle w:val="affff1"/>
          <w:rtl/>
          <w:rPrChange w:id="9759" w:author="מנוע אמוראים" w:date="2026-10-05T16:41:56Z">
            <w:rPr>
              <w:rtl/>
            </w:rPr>
          </w:rPrChange>
        </w:rPr>
        <w:t xml:space="preserve">"</w:t>
      </w:r>
      <w:r>
        <w:rPr>
          <w:rStyle w:val="affff1"/>
          <w:rFonts w:hint="cs"/>
          <w:rtl/>
          <w:rPrChange w:id="9760" w:author="מנוע אמוראים" w:date="2026-10-05T16:41:56Z">
            <w:rPr>
              <w:rFonts w:hint="cs"/>
              <w:rtl/>
            </w:rPr>
          </w:rPrChange>
        </w:rPr>
        <w:t xml:space="preserve">נ</w:t>
      </w:r>
      <w:r w:rsidRPr="00C35A2C">
        <w:rPr>
          <w:rtl/>
        </w:rPr>
        <w:t>: ספק טומאה ברשות הרבים התיר להן.</w:t>
      </w:r>
    </w:p>
    <w:p w14:paraId="1B3C696C" w14:textId="77777777" w:rsidR="00910F84" w:rsidRDefault="00910F84" w:rsidP="00910F84">
      <w:pPr>
        <w:rPr>
          <w:rtl/>
        </w:rPr>
      </w:pPr>
      <w:r w:rsidRPr="00C35A2C">
        <w:rPr>
          <w:rtl/>
        </w:rPr>
        <w:lastRenderedPageBreak/>
        <w:t>ו</w:t>
      </w:r>
      <w:r>
        <w:rPr>
          <w:rFonts w:hint="cs"/>
          <w:rtl/>
        </w:rPr>
        <w:t xml:space="preserve">אפי' דגמרי' מסוטה </w:t>
      </w:r>
      <w:r>
        <w:rPr>
          <w:rStyle w:val="affff1"/>
          <w:rFonts w:hint="cs"/>
          <w:rtl/>
          <w:rPrChange w:id="9761" w:author="מנוע אמוראים" w:date="2026-10-05T16:41:56Z">
            <w:rPr>
              <w:rFonts w:hint="cs"/>
              <w:rtl/>
            </w:rPr>
          </w:rPrChange>
        </w:rPr>
        <w:t xml:space="preserve">דכרה</w:t>
      </w:r>
      <w:r>
        <w:rPr>
          <w:rStyle w:val="affff1"/>
          <w:rtl/>
          <w:rPrChange w:id="9762" w:author="מנוע אמוראים" w:date="2026-10-05T16:41:56Z">
            <w:rPr>
              <w:rtl/>
            </w:rPr>
          </w:rPrChange>
        </w:rPr>
        <w:t xml:space="preserve">"</w:t>
      </w:r>
      <w:r>
        <w:rPr>
          <w:rStyle w:val="affff1"/>
          <w:rFonts w:hint="cs"/>
          <w:rtl/>
          <w:rPrChange w:id="9763" w:author="מנוע אמוראים" w:date="2026-10-05T16:41:56Z">
            <w:rPr>
              <w:rFonts w:hint="cs"/>
              <w:rtl/>
            </w:rPr>
          </w:rPrChange>
        </w:rPr>
        <w:t xml:space="preserve">י</w:t>
      </w:r>
      <w:r>
        <w:rPr>
          <w:rFonts w:hint="cs"/>
          <w:rtl/>
        </w:rPr>
        <w:t xml:space="preserve"> אף טומאה דווקא רה</w:t>
      </w:r>
      <w:r>
        <w:rPr>
          <w:rtl/>
        </w:rPr>
        <w:t>"</w:t>
      </w:r>
      <w:r w:rsidRPr="00C35A2C">
        <w:rPr>
          <w:rFonts w:hint="cs"/>
          <w:rtl/>
        </w:rPr>
        <w:t>י מיהו הלכה ואין מורין כן ובא הוא והורה הוראה</w:t>
      </w:r>
    </w:p>
    <w:p w14:paraId="76FA3999" w14:textId="77777777" w:rsidR="000C50A9" w:rsidRDefault="00910F84" w:rsidP="000C50A9">
      <w:pPr>
        <w:pStyle w:val="36"/>
        <w:framePr w:wrap="notBeside"/>
        <w:rPr>
          <w:rtl/>
        </w:rPr>
      </w:pPr>
      <w:r w:rsidRPr="00C35A2C">
        <w:rPr>
          <w:rFonts w:hint="cs"/>
          <w:rtl/>
        </w:rPr>
        <w:t>ו</w:t>
      </w:r>
      <w:r w:rsidRPr="00280F6D">
        <w:rPr>
          <w:rFonts w:hint="cs"/>
          <w:b/>
          <w:bCs/>
          <w:rtl/>
        </w:rPr>
        <w:t>תנ</w:t>
      </w:r>
      <w:r>
        <w:rPr>
          <w:b/>
          <w:bCs/>
          <w:rtl/>
        </w:rPr>
        <w:t>"</w:t>
      </w:r>
      <w:r w:rsidRPr="00280F6D">
        <w:rPr>
          <w:rFonts w:hint="cs"/>
          <w:b/>
          <w:bCs/>
          <w:rtl/>
        </w:rPr>
        <w:t>ה</w:t>
      </w:r>
      <w:r w:rsidRPr="00C35A2C">
        <w:rPr>
          <w:rFonts w:hint="cs"/>
          <w:rtl/>
        </w:rPr>
        <w:t xml:space="preserve"> ר</w:t>
      </w:r>
      <w:r>
        <w:rPr>
          <w:rtl/>
        </w:rPr>
        <w:t>"</w:t>
      </w:r>
      <w:r w:rsidRPr="00C35A2C">
        <w:rPr>
          <w:rFonts w:hint="cs"/>
          <w:rtl/>
        </w:rPr>
        <w:t>י:</w:t>
      </w:r>
    </w:p>
    <w:p w14:paraId="77A50383" w14:textId="518BB060" w:rsidR="00910F84" w:rsidRPr="00C35A2C" w:rsidRDefault="00910F84" w:rsidP="000C50A9">
      <w:pPr>
        <w:rPr>
          <w:rtl/>
        </w:rPr>
      </w:pPr>
      <w:r w:rsidRPr="00C35A2C">
        <w:rPr>
          <w:rFonts w:hint="cs"/>
          <w:rtl/>
        </w:rPr>
        <w:t xml:space="preserve"> </w:t>
      </w:r>
      <w:r w:rsidRPr="00C35A2C">
        <w:rPr>
          <w:rtl/>
        </w:rPr>
        <w:t>קורות נעץ להם, ואמר: עד כאן רשות הרבים, עד כאן רשות היחיד.</w:t>
      </w:r>
    </w:p>
    <w:p w14:paraId="4C7BCF0B" w14:textId="2B7FADEF" w:rsidR="00910F84" w:rsidRDefault="00910F84" w:rsidP="000C50A9">
      <w:pPr>
        <w:rPr>
          <w:rtl/>
        </w:rPr>
      </w:pPr>
      <w:r w:rsidRPr="00C35A2C">
        <w:rPr>
          <w:rtl/>
        </w:rPr>
        <w:t>כ</w:t>
      </w:r>
      <w:r w:rsidRPr="00C35A2C">
        <w:rPr>
          <w:rFonts w:hint="cs"/>
          <w:rtl/>
        </w:rPr>
        <w:t>שבאו לפני ר' ינאי א</w:t>
      </w:r>
      <w:r>
        <w:rPr>
          <w:rtl/>
        </w:rPr>
        <w:t>"</w:t>
      </w:r>
      <w:r w:rsidRPr="00C35A2C">
        <w:rPr>
          <w:rFonts w:hint="cs"/>
          <w:rtl/>
        </w:rPr>
        <w:t>ל</w:t>
      </w:r>
      <w:r w:rsidRPr="00C35A2C">
        <w:rPr>
          <w:rtl/>
        </w:rPr>
        <w:t>: הא מיא בשיקעת</w:t>
      </w:r>
      <w:r w:rsidRPr="00C35A2C">
        <w:rPr>
          <w:rFonts w:hint="cs"/>
          <w:rtl/>
        </w:rPr>
        <w:t xml:space="preserve"> הנהר לכו וטבלו</w:t>
      </w:r>
      <w:r w:rsidRPr="00C35A2C">
        <w:rPr>
          <w:rtl/>
        </w:rPr>
        <w:t>.</w:t>
      </w:r>
    </w:p>
    <w:p w14:paraId="44C2C68B" w14:textId="77777777" w:rsidR="00910F84" w:rsidRPr="00C35A2C" w:rsidRDefault="00910F84" w:rsidP="00910F84">
      <w:pPr>
        <w:pStyle w:val="afff2"/>
        <w:rPr>
          <w:rtl/>
        </w:rPr>
      </w:pPr>
      <w:ins w:id="9862" w:author="מספור קטעי משנה" w:date="2026-10-06T06:44:54Z">
        <w:r>
          <w:rPr>
            <w:rStyle w:val="MisparKeta"/>
          </w:rPr>
          <w:t xml:space="preserve">ג. </w:t>
        </w:r>
      </w:ins>
      <w:r w:rsidRPr="00C35A2C">
        <w:rPr>
          <w:rtl/>
        </w:rPr>
        <w:t>והשלקות.</w:t>
      </w:r>
    </w:p>
    <w:p w14:paraId="5596BFD6" w14:textId="77777777" w:rsidR="000C50A9" w:rsidRDefault="00910F84" w:rsidP="000C50A9">
      <w:pPr>
        <w:pStyle w:val="36"/>
        <w:framePr w:wrap="notBeside"/>
        <w:rPr>
          <w:rtl/>
        </w:rPr>
      </w:pPr>
      <w:r w:rsidRPr="00C35A2C">
        <w:rPr>
          <w:rFonts w:hint="cs"/>
          <w:rtl/>
        </w:rPr>
        <w:t>רחב</w:t>
      </w:r>
      <w:r>
        <w:rPr>
          <w:rtl/>
        </w:rPr>
        <w:t>"</w:t>
      </w:r>
      <w:r w:rsidRPr="00C35A2C">
        <w:rPr>
          <w:rFonts w:hint="cs"/>
          <w:rtl/>
        </w:rPr>
        <w:t>א מרי</w:t>
      </w:r>
      <w:r>
        <w:rPr>
          <w:rtl/>
        </w:rPr>
        <w:t>"</w:t>
      </w:r>
      <w:r w:rsidRPr="00C35A2C">
        <w:rPr>
          <w:rFonts w:hint="cs"/>
          <w:rtl/>
        </w:rPr>
        <w:t>ו:</w:t>
      </w:r>
    </w:p>
    <w:p w14:paraId="7F478B66" w14:textId="228EA683" w:rsidR="00910F84" w:rsidRDefault="00910F84" w:rsidP="00910F84">
      <w:pPr>
        <w:rPr>
          <w:rtl/>
        </w:rPr>
      </w:pPr>
      <w:r w:rsidRPr="00C35A2C">
        <w:rPr>
          <w:rFonts w:hint="cs"/>
          <w:rtl/>
        </w:rPr>
        <w:t xml:space="preserve"> מדרבנן וקרא אסמכתא בעלמא</w:t>
      </w:r>
      <w:r w:rsidRPr="00FF1C37">
        <w:rPr>
          <w:rStyle w:val="afffd"/>
          <w:rFonts w:hint="cs"/>
          <w:rtl/>
        </w:rPr>
        <w:t xml:space="preserve"> '</w:t>
      </w:r>
      <w:r w:rsidRPr="00FF1C37">
        <w:rPr>
          <w:rStyle w:val="afffd"/>
          <w:rtl/>
        </w:rPr>
        <w:t>אוכל בכסף תשבירני ואכלתי ומים בכסף תתן לי ושתיתי</w:t>
      </w:r>
      <w:r w:rsidRPr="00FF1C37">
        <w:rPr>
          <w:rStyle w:val="afffd"/>
          <w:rFonts w:hint="cs"/>
          <w:rtl/>
        </w:rPr>
        <w:t>'</w:t>
      </w:r>
      <w:r w:rsidRPr="00FF1C37">
        <w:rPr>
          <w:rStyle w:val="afffd"/>
          <w:rtl/>
        </w:rPr>
        <w:t>,</w:t>
      </w:r>
    </w:p>
    <w:p w14:paraId="76BBBE23" w14:textId="77777777" w:rsidR="00910F84" w:rsidRDefault="00910F84" w:rsidP="00910F84">
      <w:pPr>
        <w:rPr>
          <w:rtl/>
        </w:rPr>
      </w:pPr>
      <w:r w:rsidRPr="00C35A2C">
        <w:rPr>
          <w:rFonts w:hint="cs"/>
          <w:rtl/>
        </w:rPr>
        <w:t xml:space="preserve">[לאו </w:t>
      </w:r>
      <w:r w:rsidRPr="00C35A2C">
        <w:rPr>
          <w:rtl/>
        </w:rPr>
        <w:t>כמים שלא נשתנו, אף אוכל שלא נשתנה.</w:t>
      </w:r>
      <w:r w:rsidRPr="00C35A2C">
        <w:rPr>
          <w:rFonts w:hint="cs"/>
          <w:rtl/>
        </w:rPr>
        <w:t xml:space="preserve"> </w:t>
      </w:r>
      <w:r w:rsidRPr="00C35A2C">
        <w:rPr>
          <w:rtl/>
        </w:rPr>
        <w:tab/>
      </w:r>
      <w:r w:rsidRPr="00C35A2C">
        <w:rPr>
          <w:rFonts w:hint="cs"/>
          <w:rtl/>
        </w:rPr>
        <w:t>- דחטין ועשאן קליות ה'נ דאסורין והא כתיב דמותרין</w:t>
      </w:r>
    </w:p>
    <w:p w14:paraId="1B7A4F1C" w14:textId="77777777" w:rsidR="00910F84" w:rsidRDefault="00910F84" w:rsidP="00910F84">
      <w:pPr>
        <w:rPr>
          <w:rtl/>
        </w:rPr>
      </w:pPr>
      <w:r w:rsidRPr="00C35A2C">
        <w:rPr>
          <w:rFonts w:hint="cs"/>
          <w:rtl/>
        </w:rPr>
        <w:t>ולאו כ</w:t>
      </w:r>
      <w:r w:rsidRPr="00C35A2C">
        <w:rPr>
          <w:rtl/>
        </w:rPr>
        <w:t xml:space="preserve">מים שלא נשתנו מברייתן, אף אוכל </w:t>
      </w:r>
      <w:r w:rsidRPr="00C35A2C">
        <w:rPr>
          <w:rFonts w:hint="cs"/>
          <w:rtl/>
        </w:rPr>
        <w:t>כן - דחיטין וטחנן ה</w:t>
      </w:r>
      <w:r>
        <w:rPr>
          <w:rtl/>
        </w:rPr>
        <w:t>"</w:t>
      </w:r>
      <w:r w:rsidRPr="00C35A2C">
        <w:rPr>
          <w:rFonts w:hint="cs"/>
          <w:rtl/>
        </w:rPr>
        <w:t>נ דאסורין הא כתיב דמותרין</w:t>
      </w:r>
    </w:p>
    <w:p w14:paraId="3E39AB88" w14:textId="77777777" w:rsidR="00910F84" w:rsidRPr="00C35A2C" w:rsidRDefault="00910F84" w:rsidP="00910F84">
      <w:pPr>
        <w:rPr>
          <w:rtl/>
        </w:rPr>
      </w:pPr>
      <w:r w:rsidRPr="00C35A2C">
        <w:rPr>
          <w:rFonts w:hint="cs"/>
          <w:rtl/>
        </w:rPr>
        <w:t>ולאו כ</w:t>
      </w:r>
      <w:r w:rsidRPr="00C35A2C">
        <w:rPr>
          <w:rtl/>
        </w:rPr>
        <w:t>מים שלא נשתנו מברייתן ע</w:t>
      </w:r>
      <w:r>
        <w:rPr>
          <w:rtl/>
        </w:rPr>
        <w:t>"</w:t>
      </w:r>
      <w:r w:rsidRPr="00C35A2C">
        <w:rPr>
          <w:rtl/>
        </w:rPr>
        <w:t>י האור, אף אוכל</w:t>
      </w:r>
      <w:r w:rsidRPr="00C35A2C">
        <w:rPr>
          <w:rFonts w:hint="cs"/>
          <w:rtl/>
        </w:rPr>
        <w:t xml:space="preserve"> כן  - דהא לא כתיב אור.]</w:t>
      </w:r>
    </w:p>
    <w:p w14:paraId="45764963" w14:textId="77777777" w:rsidR="00910F84" w:rsidRPr="00C35A2C" w:rsidRDefault="00910F84" w:rsidP="00910F84">
      <w:pPr>
        <w:pStyle w:val="afffe"/>
        <w:rPr>
          <w:rtl/>
        </w:rPr>
      </w:pPr>
      <w:r w:rsidRPr="00A06291">
        <w:rPr>
          <w:rtl/>
        </w:rPr>
        <w:t>׻</w:t>
      </w:r>
    </w:p>
    <w:p w14:paraId="65EA31A8" w14:textId="77777777" w:rsidR="00910F84" w:rsidRPr="00C35A2C" w:rsidRDefault="00910F84" w:rsidP="00910F84">
      <w:pPr>
        <w:rPr>
          <w:rtl/>
        </w:rPr>
      </w:pPr>
      <w:r>
        <w:rPr>
          <w:rFonts w:hint="cs"/>
          <w:rtl/>
        </w:rPr>
        <w:t xml:space="preserve">בסורא מתנו - </w:t>
      </w:r>
      <w:r>
        <w:rPr>
          <w:rStyle w:val="affff1"/>
          <w:rFonts w:hint="cs"/>
          <w:rtl/>
          <w:rPrChange w:id="9764" w:author="מנוע אמוראים" w:date="2026-10-05T16:41:56Z">
            <w:rPr>
              <w:rFonts w:hint="cs"/>
              <w:rtl/>
            </w:rPr>
          </w:rPrChange>
        </w:rPr>
        <w:t xml:space="preserve">רשבר</w:t>
      </w:r>
      <w:r>
        <w:rPr>
          <w:rStyle w:val="affff1"/>
          <w:rtl/>
          <w:rPrChange w:id="9765" w:author="מנוע אמוראים" w:date="2026-10-05T16:41:56Z">
            <w:rPr>
              <w:rtl/>
            </w:rPr>
          </w:rPrChange>
        </w:rPr>
        <w:t xml:space="preserve">"</w:t>
      </w:r>
      <w:r>
        <w:rPr>
          <w:rStyle w:val="affff1"/>
          <w:rFonts w:hint="cs"/>
          <w:rtl/>
          <w:rPrChange w:id="9766" w:author="מנוע אמוראים" w:date="2026-10-05T16:41:56Z">
            <w:rPr>
              <w:rFonts w:hint="cs"/>
              <w:rtl/>
            </w:rPr>
          </w:rPrChange>
        </w:rPr>
        <w:t xml:space="preserve">י</w:t>
      </w:r>
      <w:r>
        <w:rPr>
          <w:rFonts w:hint="cs"/>
          <w:rtl/>
        </w:rPr>
        <w:t xml:space="preserve"> מ</w:t>
      </w:r>
      <w:r w:rsidRPr="00C35A2C">
        <w:rPr>
          <w:rtl/>
        </w:rPr>
        <w:t>רב: כל הנאכל כמות שהוא חי - אין בו משום בישולי עובדי כוכבים.</w:t>
      </w:r>
    </w:p>
    <w:p w14:paraId="647FD9F0" w14:textId="77777777" w:rsidR="00910F84" w:rsidRPr="00C35A2C" w:rsidRDefault="00910F84" w:rsidP="00910F84">
      <w:pPr>
        <w:rPr>
          <w:rtl/>
        </w:rPr>
      </w:pPr>
      <w:r w:rsidRPr="00C35A2C">
        <w:rPr>
          <w:rtl/>
        </w:rPr>
        <w:t xml:space="preserve">בפומבדיתא מתנו </w:t>
      </w:r>
      <w:r>
        <w:rPr>
          <w:rStyle w:val="affff1"/>
          <w:rFonts w:hint="cs"/>
          <w:rtl/>
          <w:rPrChange w:id="9767" w:author="מנוע אמוראים" w:date="2026-10-05T16:41:56Z">
            <w:rPr>
              <w:rFonts w:hint="cs"/>
              <w:rtl/>
            </w:rPr>
          </w:rPrChange>
        </w:rPr>
        <w:t xml:space="preserve">רשבר</w:t>
      </w:r>
      <w:r>
        <w:rPr>
          <w:rStyle w:val="affff1"/>
          <w:rtl/>
          <w:rPrChange w:id="9768" w:author="מנוע אמוראים" w:date="2026-10-05T16:41:56Z">
            <w:rPr>
              <w:rtl/>
            </w:rPr>
          </w:rPrChange>
        </w:rPr>
        <w:t xml:space="preserve">"</w:t>
      </w:r>
      <w:r>
        <w:rPr>
          <w:rStyle w:val="affff1"/>
          <w:rFonts w:hint="cs"/>
          <w:rtl/>
          <w:rPrChange w:id="9769" w:author="מנוע אמוראים" w:date="2026-10-05T16:41:56Z">
            <w:rPr>
              <w:rFonts w:hint="cs"/>
              <w:rtl/>
            </w:rPr>
          </w:rPrChange>
        </w:rPr>
        <w:t xml:space="preserve">י</w:t>
      </w:r>
      <w:r>
        <w:rPr>
          <w:rFonts w:hint="cs"/>
          <w:rtl/>
        </w:rPr>
        <w:t xml:space="preserve"> מרב</w:t>
      </w:r>
      <w:r w:rsidRPr="00C35A2C">
        <w:rPr>
          <w:rtl/>
        </w:rPr>
        <w:t xml:space="preserve">: כל שאינו נאכל על שולחן מלכים ללפת בו את הפת אין בו משום בישולי </w:t>
      </w:r>
      <w:r w:rsidRPr="00C35A2C">
        <w:rPr>
          <w:rFonts w:hint="cs"/>
          <w:rtl/>
        </w:rPr>
        <w:t>עכו</w:t>
      </w:r>
      <w:r>
        <w:rPr>
          <w:rtl/>
        </w:rPr>
        <w:t>"</w:t>
      </w:r>
      <w:r w:rsidRPr="00C35A2C">
        <w:rPr>
          <w:rFonts w:hint="cs"/>
          <w:rtl/>
        </w:rPr>
        <w:t>ם</w:t>
      </w:r>
      <w:r w:rsidRPr="00C35A2C">
        <w:rPr>
          <w:rtl/>
        </w:rPr>
        <w:t>.</w:t>
      </w:r>
    </w:p>
    <w:p w14:paraId="7317A69A" w14:textId="77777777" w:rsidR="000C50A9" w:rsidRDefault="00910F84" w:rsidP="000C50A9">
      <w:pPr>
        <w:pStyle w:val="36"/>
        <w:framePr w:wrap="notBeside"/>
        <w:rPr>
          <w:rtl/>
        </w:rPr>
      </w:pPr>
      <w:r w:rsidRPr="00C35A2C">
        <w:rPr>
          <w:rtl/>
        </w:rPr>
        <w:t xml:space="preserve">איכא בינייהו: </w:t>
      </w:r>
    </w:p>
    <w:p w14:paraId="17D8B936" w14:textId="0848FCD2" w:rsidR="00910F84" w:rsidRPr="00C35A2C" w:rsidRDefault="00910F84" w:rsidP="00910F84">
      <w:pPr>
        <w:rPr>
          <w:rtl/>
        </w:rPr>
      </w:pPr>
      <w:r w:rsidRPr="00C35A2C">
        <w:rPr>
          <w:rtl/>
        </w:rPr>
        <w:t>דגים קטנים, וארדי, ודייסא.</w:t>
      </w:r>
    </w:p>
    <w:p w14:paraId="70460B1B" w14:textId="77777777" w:rsidR="00910F84" w:rsidRPr="00C35A2C" w:rsidRDefault="00910F84" w:rsidP="00910F84">
      <w:pPr>
        <w:rPr>
          <w:rtl/>
        </w:rPr>
      </w:pPr>
    </w:p>
    <w:p w14:paraId="51D87591" w14:textId="77777777" w:rsidR="000C50A9" w:rsidRDefault="00910F84" w:rsidP="000C50A9">
      <w:pPr>
        <w:pStyle w:val="36"/>
        <w:framePr w:wrap="notBeside"/>
        <w:rPr>
          <w:rtl/>
        </w:rPr>
      </w:pPr>
      <w:r w:rsidRPr="00C35A2C">
        <w:rPr>
          <w:rtl/>
        </w:rPr>
        <w:t xml:space="preserve">רב: </w:t>
      </w:r>
    </w:p>
    <w:p w14:paraId="4A24F761" w14:textId="5D138B6B" w:rsidR="00910F84" w:rsidRPr="00C35A2C" w:rsidRDefault="00910F84" w:rsidP="00910F84">
      <w:pPr>
        <w:rPr>
          <w:rtl/>
        </w:rPr>
      </w:pPr>
      <w:r w:rsidRPr="00C35A2C">
        <w:rPr>
          <w:rtl/>
        </w:rPr>
        <w:t>דגים קטנים מלוחים - אין בהן משום בישולי עובדי כוכבים.</w:t>
      </w:r>
    </w:p>
    <w:p w14:paraId="0C93CD31" w14:textId="77777777" w:rsidR="000C50A9" w:rsidRDefault="00910F84" w:rsidP="000C50A9">
      <w:pPr>
        <w:pStyle w:val="36"/>
        <w:framePr w:wrap="notBeside"/>
        <w:rPr>
          <w:rtl/>
        </w:rPr>
      </w:pPr>
      <w:r w:rsidRPr="00C35A2C">
        <w:rPr>
          <w:rtl/>
        </w:rPr>
        <w:t xml:space="preserve">רב יוסף: </w:t>
      </w:r>
    </w:p>
    <w:p w14:paraId="27D44F13" w14:textId="77777777" w:rsidR="000C50A9" w:rsidRDefault="00910F84" w:rsidP="000C50A9">
      <w:pPr>
        <w:rPr>
          <w:rtl/>
        </w:rPr>
      </w:pPr>
      <w:r w:rsidRPr="00C35A2C">
        <w:rPr>
          <w:rtl/>
        </w:rPr>
        <w:t>אם צלאן עכו</w:t>
      </w:r>
      <w:r>
        <w:rPr>
          <w:rtl/>
        </w:rPr>
        <w:t>"</w:t>
      </w:r>
      <w:r w:rsidRPr="00C35A2C">
        <w:rPr>
          <w:rtl/>
        </w:rPr>
        <w:t xml:space="preserve">ם - סומך ישראל עליהם משום עירובי תבשילין, ואי </w:t>
      </w:r>
      <w:r w:rsidRPr="00C35A2C">
        <w:rPr>
          <w:rFonts w:hint="cs"/>
          <w:rtl/>
        </w:rPr>
        <w:t>עשאם עכו</w:t>
      </w:r>
      <w:r>
        <w:rPr>
          <w:rtl/>
        </w:rPr>
        <w:t>"</w:t>
      </w:r>
      <w:r w:rsidRPr="00C35A2C">
        <w:rPr>
          <w:rFonts w:hint="cs"/>
          <w:rtl/>
        </w:rPr>
        <w:t xml:space="preserve">ם </w:t>
      </w:r>
      <w:r w:rsidRPr="00C35A2C">
        <w:rPr>
          <w:rtl/>
        </w:rPr>
        <w:t>כסא דהרסנא אסור.</w:t>
      </w:r>
    </w:p>
    <w:p w14:paraId="6B2BB889" w14:textId="77777777" w:rsidR="000C50A9" w:rsidRDefault="00910F84" w:rsidP="000C50A9">
      <w:pPr>
        <w:pStyle w:val="36"/>
        <w:framePr w:wrap="notBeside"/>
        <w:rPr>
          <w:rtl/>
        </w:rPr>
      </w:pPr>
      <w:r w:rsidRPr="00C35A2C">
        <w:rPr>
          <w:rFonts w:hint="cs"/>
          <w:rtl/>
        </w:rPr>
        <w:t>וקמ</w:t>
      </w:r>
      <w:r>
        <w:rPr>
          <w:rtl/>
        </w:rPr>
        <w:t>"</w:t>
      </w:r>
      <w:r w:rsidRPr="00C35A2C">
        <w:rPr>
          <w:rFonts w:hint="cs"/>
          <w:rtl/>
        </w:rPr>
        <w:t>ל</w:t>
      </w:r>
    </w:p>
    <w:p w14:paraId="503AE9BF" w14:textId="1836035D" w:rsidR="00910F84" w:rsidRPr="00C35A2C" w:rsidRDefault="00910F84" w:rsidP="000C50A9">
      <w:pPr>
        <w:rPr>
          <w:rtl/>
        </w:rPr>
      </w:pPr>
      <w:r w:rsidRPr="00C35A2C">
        <w:rPr>
          <w:rFonts w:hint="cs"/>
          <w:rtl/>
        </w:rPr>
        <w:t xml:space="preserve"> דקימחא עיקר ולא הרסנא</w:t>
      </w:r>
      <w:r w:rsidRPr="00C35A2C">
        <w:rPr>
          <w:rtl/>
        </w:rPr>
        <w:t>.</w:t>
      </w:r>
    </w:p>
    <w:p w14:paraId="6664A126" w14:textId="77777777" w:rsidR="000C50A9" w:rsidRDefault="00910F84" w:rsidP="000C50A9">
      <w:pPr>
        <w:pStyle w:val="36"/>
        <w:framePr w:wrap="notBeside"/>
        <w:rPr>
          <w:rtl/>
        </w:rPr>
      </w:pPr>
      <w:r w:rsidRPr="00C35A2C">
        <w:rPr>
          <w:rFonts w:hint="cs"/>
          <w:rtl/>
        </w:rPr>
        <w:t>ר</w:t>
      </w:r>
      <w:r>
        <w:rPr>
          <w:rtl/>
        </w:rPr>
        <w:t>"</w:t>
      </w:r>
      <w:r w:rsidRPr="00C35A2C">
        <w:rPr>
          <w:rFonts w:hint="cs"/>
          <w:rtl/>
        </w:rPr>
        <w:t>ב</w:t>
      </w:r>
      <w:r w:rsidRPr="00C35A2C">
        <w:rPr>
          <w:rtl/>
        </w:rPr>
        <w:t xml:space="preserve"> </w:t>
      </w:r>
      <w:r w:rsidRPr="00C35A2C">
        <w:rPr>
          <w:rFonts w:hint="cs"/>
          <w:rtl/>
        </w:rPr>
        <w:t>מ</w:t>
      </w:r>
      <w:r w:rsidRPr="00C35A2C">
        <w:rPr>
          <w:rtl/>
        </w:rPr>
        <w:t>רב:</w:t>
      </w:r>
    </w:p>
    <w:p w14:paraId="7F261F6C" w14:textId="40786918" w:rsidR="00910F84" w:rsidRPr="00C35A2C" w:rsidRDefault="00910F84" w:rsidP="000C50A9">
      <w:pPr>
        <w:rPr>
          <w:rtl/>
        </w:rPr>
      </w:pPr>
      <w:r w:rsidRPr="00C35A2C">
        <w:rPr>
          <w:rtl/>
        </w:rPr>
        <w:t xml:space="preserve"> עכו</w:t>
      </w:r>
      <w:r>
        <w:rPr>
          <w:rtl/>
        </w:rPr>
        <w:t>"</w:t>
      </w:r>
      <w:r w:rsidRPr="00C35A2C">
        <w:rPr>
          <w:rtl/>
        </w:rPr>
        <w:t>ם שהצית את האור באגם - כל החגבים שבאגם אסורין.</w:t>
      </w:r>
    </w:p>
    <w:p w14:paraId="749066AC" w14:textId="77777777" w:rsidR="00910F84" w:rsidRDefault="00910F84" w:rsidP="00910F84">
      <w:pPr>
        <w:rPr>
          <w:rtl/>
        </w:rPr>
      </w:pPr>
      <w:r w:rsidRPr="00C35A2C">
        <w:rPr>
          <w:rFonts w:hint="cs"/>
          <w:rtl/>
        </w:rPr>
        <w:t>והיינו דלא ידע מה טהור ומה טמא ולאו דווקא עכום, דאפי' ישראל אלא שכך היה המעשה בעכו</w:t>
      </w:r>
      <w:r>
        <w:rPr>
          <w:rtl/>
        </w:rPr>
        <w:t>"</w:t>
      </w:r>
      <w:r w:rsidRPr="00C35A2C">
        <w:rPr>
          <w:rFonts w:hint="cs"/>
          <w:rtl/>
        </w:rPr>
        <w:t>ם</w:t>
      </w:r>
    </w:p>
    <w:p w14:paraId="62BFB8D0" w14:textId="77777777" w:rsidR="00910F84" w:rsidRDefault="00910F84" w:rsidP="00910F84">
      <w:pPr>
        <w:rPr>
          <w:rtl/>
        </w:rPr>
      </w:pPr>
      <w:r w:rsidRPr="00C35A2C">
        <w:rPr>
          <w:rFonts w:hint="cs"/>
          <w:rtl/>
        </w:rPr>
        <w:t>ולא מצד בישולי עכום דבכה</w:t>
      </w:r>
      <w:r>
        <w:rPr>
          <w:rtl/>
        </w:rPr>
        <w:t>"</w:t>
      </w:r>
      <w:r w:rsidRPr="00C35A2C">
        <w:rPr>
          <w:rFonts w:hint="cs"/>
          <w:rtl/>
        </w:rPr>
        <w:t>ג אפי' חריך רישא מותר לאכול אפי' מהאזן שנחרכת דלהעביר השיער מתכוון</w:t>
      </w:r>
    </w:p>
    <w:p w14:paraId="7021E5CA" w14:textId="77777777" w:rsidR="00910F84" w:rsidRDefault="00910F84" w:rsidP="000C50A9">
      <w:pPr>
        <w:spacing w:after="120"/>
        <w:rPr>
          <w:rtl/>
        </w:rPr>
      </w:pPr>
      <w:r w:rsidRPr="00C35A2C">
        <w:rPr>
          <w:rFonts w:hint="cs"/>
          <w:rtl/>
        </w:rPr>
        <w:t>וגם כאן לגלות האגם התכוון</w:t>
      </w:r>
    </w:p>
    <w:p w14:paraId="6EB9E4C2" w14:textId="77777777" w:rsidR="000C50A9" w:rsidRDefault="00910F84" w:rsidP="000C50A9">
      <w:pPr>
        <w:pStyle w:val="36"/>
        <w:framePr w:wrap="notBeside"/>
        <w:rPr>
          <w:rtl/>
        </w:rPr>
      </w:pPr>
      <w:r w:rsidRPr="00C35A2C">
        <w:rPr>
          <w:rtl/>
        </w:rPr>
        <w:t xml:space="preserve">• </w:t>
      </w:r>
      <w:r w:rsidRPr="006B569B">
        <w:rPr>
          <w:rtl/>
        </w:rPr>
        <w:t>גופא</w:t>
      </w:r>
      <w:r w:rsidRPr="006B569B">
        <w:rPr>
          <w:rFonts w:hint="cs"/>
          <w:rtl/>
        </w:rPr>
        <w:t xml:space="preserve"> רי</w:t>
      </w:r>
      <w:r>
        <w:rPr>
          <w:rtl/>
        </w:rPr>
        <w:t>"</w:t>
      </w:r>
      <w:r w:rsidRPr="006B569B">
        <w:rPr>
          <w:rFonts w:hint="cs"/>
          <w:rtl/>
        </w:rPr>
        <w:t>ו</w:t>
      </w:r>
      <w:r w:rsidRPr="006B569B">
        <w:rPr>
          <w:rtl/>
        </w:rPr>
        <w:t>:</w:t>
      </w:r>
    </w:p>
    <w:p w14:paraId="5F797B9B" w14:textId="25A2B9AD" w:rsidR="00910F84" w:rsidRPr="00C35A2C" w:rsidRDefault="00910F84" w:rsidP="00910F84">
      <w:pPr>
        <w:rPr>
          <w:rtl/>
        </w:rPr>
      </w:pPr>
      <w:r w:rsidRPr="006B569B">
        <w:rPr>
          <w:b/>
          <w:bCs/>
          <w:rtl/>
        </w:rPr>
        <w:t xml:space="preserve"> עכו</w:t>
      </w:r>
      <w:r>
        <w:rPr>
          <w:b/>
          <w:bCs/>
          <w:rtl/>
        </w:rPr>
        <w:t xml:space="preserve">"ם דחריך רישא </w:t>
      </w:r>
      <w:r w:rsidRPr="006B569B">
        <w:rPr>
          <w:b/>
          <w:bCs/>
          <w:rtl/>
        </w:rPr>
        <w:t>שרי למיכל ממנו אפילו מ</w:t>
      </w:r>
      <w:r w:rsidRPr="006B569B">
        <w:rPr>
          <w:rFonts w:hint="cs"/>
          <w:b/>
          <w:bCs/>
          <w:rtl/>
        </w:rPr>
        <w:t>אזנו שרכה היא ונצלית בחריכתה</w:t>
      </w:r>
      <w:r w:rsidRPr="006B569B">
        <w:rPr>
          <w:b/>
          <w:bCs/>
          <w:rtl/>
        </w:rPr>
        <w:t>.</w:t>
      </w:r>
    </w:p>
    <w:p w14:paraId="5E8618F0" w14:textId="77777777" w:rsidR="000C50A9" w:rsidRDefault="00910F84" w:rsidP="000C50A9">
      <w:pPr>
        <w:pStyle w:val="36"/>
        <w:framePr w:wrap="notBeside"/>
        <w:rPr>
          <w:rtl/>
        </w:rPr>
      </w:pPr>
      <w:r w:rsidRPr="00C35A2C">
        <w:rPr>
          <w:rtl/>
        </w:rPr>
        <w:t xml:space="preserve">רבינא: </w:t>
      </w:r>
    </w:p>
    <w:p w14:paraId="5287C1A6" w14:textId="44432242" w:rsidR="00910F84" w:rsidRDefault="00910F84" w:rsidP="00910F84">
      <w:pPr>
        <w:rPr>
          <w:rtl/>
        </w:rPr>
      </w:pPr>
      <w:r w:rsidRPr="00C35A2C">
        <w:rPr>
          <w:rtl/>
        </w:rPr>
        <w:t>הלכך, האי עכו</w:t>
      </w:r>
      <w:r>
        <w:rPr>
          <w:rtl/>
        </w:rPr>
        <w:t>"</w:t>
      </w:r>
      <w:r w:rsidRPr="00C35A2C">
        <w:rPr>
          <w:rtl/>
        </w:rPr>
        <w:t xml:space="preserve">ם </w:t>
      </w:r>
      <w:r w:rsidRPr="00C35A2C">
        <w:rPr>
          <w:rFonts w:hint="cs"/>
          <w:rtl/>
        </w:rPr>
        <w:t>שזרק סיכתא לתנור וקבר בה ישראל קודם דלעת שפיר דמי</w:t>
      </w:r>
    </w:p>
    <w:p w14:paraId="1D35F13F" w14:textId="77777777" w:rsidR="000C50A9" w:rsidRDefault="00910F84" w:rsidP="000C50A9">
      <w:pPr>
        <w:pStyle w:val="36"/>
        <w:framePr w:wrap="notBeside"/>
        <w:rPr>
          <w:rtl/>
        </w:rPr>
      </w:pPr>
      <w:r w:rsidRPr="002515F4">
        <w:rPr>
          <w:rFonts w:hint="cs"/>
          <w:b/>
          <w:bCs/>
          <w:rtl/>
        </w:rPr>
        <w:t>וקמ</w:t>
      </w:r>
      <w:r>
        <w:rPr>
          <w:rtl/>
        </w:rPr>
        <w:t>"</w:t>
      </w:r>
      <w:r w:rsidRPr="00C35A2C">
        <w:rPr>
          <w:rFonts w:hint="cs"/>
          <w:rtl/>
        </w:rPr>
        <w:t xml:space="preserve">ל </w:t>
      </w:r>
    </w:p>
    <w:p w14:paraId="3D1CDD10" w14:textId="1A467CFF" w:rsidR="00910F84" w:rsidRPr="00C35A2C" w:rsidRDefault="00910F84" w:rsidP="00910F84">
      <w:pPr>
        <w:rPr>
          <w:rtl/>
        </w:rPr>
      </w:pPr>
      <w:r w:rsidRPr="00C35A2C">
        <w:rPr>
          <w:rFonts w:hint="cs"/>
          <w:rtl/>
        </w:rPr>
        <w:t>דלא אמרי' דלבשל הכלי התכוון, אלא להקשות הכלי התכווין</w:t>
      </w:r>
    </w:p>
    <w:p w14:paraId="7D27C061" w14:textId="77777777" w:rsidR="000C50A9" w:rsidRDefault="00910F84" w:rsidP="000C50A9">
      <w:pPr>
        <w:pStyle w:val="36"/>
        <w:framePr w:wrap="notBeside"/>
        <w:rPr>
          <w:rtl/>
        </w:rPr>
      </w:pPr>
      <w:r w:rsidRPr="00C35A2C">
        <w:rPr>
          <w:rtl/>
        </w:rPr>
        <w:t>• אריא</w:t>
      </w:r>
      <w:r>
        <w:rPr>
          <w:rtl/>
        </w:rPr>
        <w:t>"</w:t>
      </w:r>
      <w:r w:rsidRPr="00C35A2C">
        <w:rPr>
          <w:rtl/>
        </w:rPr>
        <w:t xml:space="preserve">ש: </w:t>
      </w:r>
    </w:p>
    <w:p w14:paraId="17598DE6" w14:textId="3A522A26" w:rsidR="00910F84" w:rsidRPr="00C35A2C" w:rsidRDefault="00910F84" w:rsidP="00910F84">
      <w:pPr>
        <w:rPr>
          <w:rtl/>
        </w:rPr>
      </w:pPr>
      <w:r w:rsidRPr="00C35A2C">
        <w:rPr>
          <w:rtl/>
        </w:rPr>
        <w:t>הניח ישראל בשר על גבי גחלים, ובא עכו</w:t>
      </w:r>
      <w:r>
        <w:rPr>
          <w:rtl/>
        </w:rPr>
        <w:t>"</w:t>
      </w:r>
      <w:r w:rsidRPr="00C35A2C">
        <w:rPr>
          <w:rtl/>
        </w:rPr>
        <w:t>ם והפך בו - מותר.</w:t>
      </w:r>
    </w:p>
    <w:p w14:paraId="61A57749" w14:textId="77777777" w:rsidR="00910F84" w:rsidRDefault="00910F84" w:rsidP="00910F84">
      <w:pPr>
        <w:rPr>
          <w:rtl/>
        </w:rPr>
      </w:pPr>
      <w:r w:rsidRPr="00C35A2C">
        <w:rPr>
          <w:rFonts w:hint="cs"/>
          <w:rtl/>
        </w:rPr>
        <w:t>ומיירי בכה</w:t>
      </w:r>
      <w:r>
        <w:rPr>
          <w:rtl/>
        </w:rPr>
        <w:t>"</w:t>
      </w:r>
      <w:r w:rsidRPr="00C35A2C">
        <w:rPr>
          <w:rFonts w:hint="cs"/>
          <w:rtl/>
        </w:rPr>
        <w:t>ג שאם לא היה הופכו היה מתבשל בשעתיים ועכשיו בשעה אחת וקמ</w:t>
      </w:r>
      <w:r>
        <w:rPr>
          <w:rtl/>
        </w:rPr>
        <w:t>"</w:t>
      </w:r>
      <w:r w:rsidRPr="00C35A2C">
        <w:rPr>
          <w:rFonts w:hint="cs"/>
          <w:rtl/>
        </w:rPr>
        <w:t>ל דקרובי לאו בישול הוא</w:t>
      </w:r>
    </w:p>
    <w:p w14:paraId="23DE1758" w14:textId="77777777" w:rsidR="00910F84" w:rsidRPr="00C35A2C" w:rsidRDefault="00910F84" w:rsidP="00910F84">
      <w:pPr>
        <w:rPr>
          <w:rtl/>
        </w:rPr>
      </w:pPr>
    </w:p>
    <w:p w14:paraId="6022D127" w14:textId="77777777" w:rsidR="000C50A9" w:rsidRDefault="00910F84" w:rsidP="000C50A9">
      <w:pPr>
        <w:pStyle w:val="36"/>
        <w:framePr w:wrap="notBeside"/>
        <w:rPr>
          <w:rtl/>
        </w:rPr>
      </w:pPr>
      <w:r w:rsidRPr="00C35A2C">
        <w:rPr>
          <w:rtl/>
        </w:rPr>
        <w:t xml:space="preserve">• </w:t>
      </w:r>
      <w:r w:rsidRPr="00C35A2C">
        <w:rPr>
          <w:rFonts w:hint="cs"/>
          <w:rtl/>
        </w:rPr>
        <w:t>ר</w:t>
      </w:r>
      <w:r>
        <w:rPr>
          <w:rtl/>
        </w:rPr>
        <w:t>"</w:t>
      </w:r>
      <w:r w:rsidRPr="00C35A2C">
        <w:rPr>
          <w:rFonts w:hint="cs"/>
          <w:rtl/>
        </w:rPr>
        <w:t>א מרי</w:t>
      </w:r>
      <w:r>
        <w:rPr>
          <w:rtl/>
        </w:rPr>
        <w:t>"</w:t>
      </w:r>
      <w:r w:rsidRPr="00C35A2C">
        <w:rPr>
          <w:rFonts w:hint="cs"/>
          <w:rtl/>
        </w:rPr>
        <w:t>ו</w:t>
      </w:r>
      <w:r w:rsidRPr="00C35A2C">
        <w:rPr>
          <w:rtl/>
        </w:rPr>
        <w:t>:</w:t>
      </w:r>
    </w:p>
    <w:p w14:paraId="1A324D0F" w14:textId="69C9071D" w:rsidR="00910F84" w:rsidRDefault="00910F84" w:rsidP="00910F84">
      <w:pPr>
        <w:rPr>
          <w:rtl/>
        </w:rPr>
      </w:pPr>
      <w:r w:rsidRPr="00C35A2C">
        <w:rPr>
          <w:rtl/>
        </w:rPr>
        <w:t xml:space="preserve"> כל שהוא כמאכל בן דרוסאי - אין בו משום בישולי עובדי כוכבים, הא אינו כמאכל בן דרוסאי - יש בו משום בשולי עובדי כוכבים! –</w:t>
      </w:r>
      <w:r w:rsidRPr="00C35A2C">
        <w:rPr>
          <w:rFonts w:hint="cs"/>
          <w:rtl/>
        </w:rPr>
        <w:t xml:space="preserve"> שם מיירי ששם בסל ולקח העכום ושם בתנור</w:t>
      </w:r>
    </w:p>
    <w:p w14:paraId="16C2F3DF" w14:textId="77777777" w:rsidR="00910F84" w:rsidRDefault="00910F84" w:rsidP="00910F84">
      <w:pPr>
        <w:rPr>
          <w:rtl/>
        </w:rPr>
      </w:pPr>
      <w:r w:rsidRPr="00C35A2C">
        <w:rPr>
          <w:rFonts w:hint="cs"/>
          <w:rtl/>
        </w:rPr>
        <w:t>ו</w:t>
      </w:r>
      <w:r w:rsidRPr="00280F6D">
        <w:rPr>
          <w:rFonts w:hint="cs"/>
          <w:b/>
          <w:bCs/>
          <w:rtl/>
        </w:rPr>
        <w:t>תנ</w:t>
      </w:r>
      <w:r>
        <w:rPr>
          <w:b/>
          <w:bCs/>
          <w:rtl/>
        </w:rPr>
        <w:t>"</w:t>
      </w:r>
      <w:r w:rsidRPr="00280F6D">
        <w:rPr>
          <w:rFonts w:hint="cs"/>
          <w:b/>
          <w:bCs/>
          <w:rtl/>
        </w:rPr>
        <w:t>ה</w:t>
      </w:r>
      <w:r w:rsidRPr="00C35A2C">
        <w:rPr>
          <w:rtl/>
        </w:rPr>
        <w:t>: מניח ישראל בשר על גבי גחלים, ובא עכו</w:t>
      </w:r>
      <w:r>
        <w:rPr>
          <w:rtl/>
        </w:rPr>
        <w:t>"</w:t>
      </w:r>
      <w:r w:rsidRPr="00C35A2C">
        <w:rPr>
          <w:rtl/>
        </w:rPr>
        <w:t>ם ומהפך בו עד שיבא ישראל מבי</w:t>
      </w:r>
      <w:r w:rsidRPr="00C35A2C">
        <w:rPr>
          <w:rFonts w:hint="cs"/>
          <w:rtl/>
        </w:rPr>
        <w:t>הכנ</w:t>
      </w:r>
      <w:r>
        <w:rPr>
          <w:rtl/>
        </w:rPr>
        <w:t>"</w:t>
      </w:r>
      <w:r w:rsidRPr="00C35A2C">
        <w:rPr>
          <w:rFonts w:hint="cs"/>
          <w:rtl/>
        </w:rPr>
        <w:t>ס ומביהמ</w:t>
      </w:r>
      <w:r>
        <w:rPr>
          <w:rtl/>
        </w:rPr>
        <w:t>"</w:t>
      </w:r>
      <w:r w:rsidRPr="00C35A2C">
        <w:rPr>
          <w:rFonts w:hint="cs"/>
          <w:rtl/>
        </w:rPr>
        <w:t xml:space="preserve">ד </w:t>
      </w:r>
      <w:r w:rsidRPr="00C35A2C">
        <w:rPr>
          <w:rtl/>
        </w:rPr>
        <w:t>ואינו חושש;</w:t>
      </w:r>
    </w:p>
    <w:p w14:paraId="5012670F" w14:textId="77777777" w:rsidR="00910F84" w:rsidRPr="00C35A2C" w:rsidRDefault="00910F84" w:rsidP="00910F84">
      <w:pPr>
        <w:rPr>
          <w:rtl/>
        </w:rPr>
      </w:pPr>
      <w:r w:rsidRPr="00C35A2C">
        <w:rPr>
          <w:rtl/>
        </w:rPr>
        <w:t>שופתת אשה קדירה ע</w:t>
      </w:r>
      <w:r>
        <w:rPr>
          <w:rtl/>
        </w:rPr>
        <w:t>"</w:t>
      </w:r>
      <w:r w:rsidRPr="00C35A2C">
        <w:rPr>
          <w:rFonts w:hint="cs"/>
          <w:rtl/>
        </w:rPr>
        <w:t>ג</w:t>
      </w:r>
      <w:r w:rsidRPr="00C35A2C">
        <w:rPr>
          <w:rtl/>
        </w:rPr>
        <w:t xml:space="preserve"> כירה, ובאת עובדת כוכבים ומגיסה עד שתבא מבית המרחץ או מבי</w:t>
      </w:r>
      <w:r w:rsidRPr="00C35A2C">
        <w:rPr>
          <w:rFonts w:hint="cs"/>
          <w:rtl/>
        </w:rPr>
        <w:t>הכנ</w:t>
      </w:r>
      <w:r>
        <w:rPr>
          <w:rtl/>
        </w:rPr>
        <w:t>"</w:t>
      </w:r>
      <w:r w:rsidRPr="00C35A2C">
        <w:rPr>
          <w:rFonts w:hint="cs"/>
          <w:rtl/>
        </w:rPr>
        <w:t>ס</w:t>
      </w:r>
      <w:r w:rsidRPr="00C35A2C">
        <w:rPr>
          <w:rtl/>
        </w:rPr>
        <w:t>, ואינה חוששת.</w:t>
      </w:r>
    </w:p>
    <w:p w14:paraId="6D089B5D" w14:textId="77777777" w:rsidR="00910F84" w:rsidRPr="00C35A2C" w:rsidRDefault="00910F84" w:rsidP="00910F84">
      <w:pPr>
        <w:rPr>
          <w:rtl/>
        </w:rPr>
      </w:pPr>
    </w:p>
    <w:p w14:paraId="7E3D34B8" w14:textId="77777777" w:rsidR="00910F84" w:rsidRPr="00C35A2C" w:rsidRDefault="00910F84" w:rsidP="00910F84">
      <w:pPr>
        <w:pStyle w:val="aff6"/>
        <w:framePr w:wrap="around"/>
        <w:rPr>
          <w:rtl/>
        </w:rPr>
      </w:pPr>
      <w:r w:rsidRPr="00C35A2C">
        <w:rPr>
          <w:rFonts w:hint="cs"/>
          <w:rtl/>
        </w:rPr>
        <w:t>לח:</w:t>
      </w:r>
    </w:p>
    <w:p w14:paraId="0D1C7374" w14:textId="77777777" w:rsidR="00910F84" w:rsidRPr="000F77DA" w:rsidRDefault="00910F84" w:rsidP="00910F84">
      <w:pPr>
        <w:rPr>
          <w:b/>
          <w:bCs/>
          <w:rtl/>
        </w:rPr>
      </w:pPr>
      <w:r w:rsidRPr="00C35A2C">
        <w:rPr>
          <w:rtl/>
        </w:rPr>
        <w:t>•</w:t>
      </w:r>
      <w:r w:rsidRPr="000F77DA">
        <w:rPr>
          <w:b/>
          <w:bCs/>
          <w:rtl/>
        </w:rPr>
        <w:t xml:space="preserve"> איבעיא להו: הניח עכו"ם והפך ישראל, מהו?</w:t>
      </w:r>
    </w:p>
    <w:p w14:paraId="10E1C43B" w14:textId="77777777" w:rsidR="000C50A9" w:rsidRDefault="00910F84" w:rsidP="000C50A9">
      <w:pPr>
        <w:pStyle w:val="36"/>
        <w:framePr w:wrap="notBeside"/>
        <w:rPr>
          <w:rtl/>
        </w:rPr>
      </w:pPr>
      <w:r>
        <w:rPr>
          <w:rtl/>
        </w:rPr>
        <w:t>ר</w:t>
      </w:r>
      <w:r w:rsidRPr="00C35A2C">
        <w:rPr>
          <w:rFonts w:hint="cs"/>
          <w:rtl/>
        </w:rPr>
        <w:t>נב</w:t>
      </w:r>
      <w:r>
        <w:rPr>
          <w:rtl/>
        </w:rPr>
        <w:t>"</w:t>
      </w:r>
      <w:r w:rsidRPr="00C35A2C">
        <w:rPr>
          <w:rFonts w:hint="cs"/>
          <w:rtl/>
        </w:rPr>
        <w:t>י</w:t>
      </w:r>
      <w:r w:rsidRPr="00C35A2C">
        <w:rPr>
          <w:rtl/>
        </w:rPr>
        <w:t>:</w:t>
      </w:r>
    </w:p>
    <w:p w14:paraId="1785DF51" w14:textId="23445E48" w:rsidR="00910F84" w:rsidRPr="00C35A2C" w:rsidRDefault="00910F84" w:rsidP="00910F84">
      <w:pPr>
        <w:rPr>
          <w:rtl/>
        </w:rPr>
      </w:pPr>
      <w:r w:rsidRPr="00C35A2C">
        <w:rPr>
          <w:rtl/>
        </w:rPr>
        <w:t xml:space="preserve"> ק</w:t>
      </w:r>
      <w:r>
        <w:rPr>
          <w:rtl/>
        </w:rPr>
        <w:t>"</w:t>
      </w:r>
      <w:r w:rsidRPr="00C35A2C">
        <w:rPr>
          <w:rtl/>
        </w:rPr>
        <w:t>ו, גמרו ביד עכו</w:t>
      </w:r>
      <w:r>
        <w:rPr>
          <w:rtl/>
        </w:rPr>
        <w:t>"</w:t>
      </w:r>
      <w:r w:rsidRPr="00C35A2C">
        <w:rPr>
          <w:rtl/>
        </w:rPr>
        <w:t xml:space="preserve">ם מותר, </w:t>
      </w:r>
      <w:r w:rsidRPr="00C35A2C">
        <w:rPr>
          <w:rFonts w:hint="cs"/>
          <w:rtl/>
        </w:rPr>
        <w:t>כ</w:t>
      </w:r>
      <w:r>
        <w:rPr>
          <w:rtl/>
        </w:rPr>
        <w:t>"</w:t>
      </w:r>
      <w:r w:rsidRPr="00C35A2C">
        <w:rPr>
          <w:rFonts w:hint="cs"/>
          <w:rtl/>
        </w:rPr>
        <w:t xml:space="preserve">ש </w:t>
      </w:r>
      <w:r w:rsidRPr="00C35A2C">
        <w:rPr>
          <w:rtl/>
        </w:rPr>
        <w:t>גמרו ביד ישראל.</w:t>
      </w:r>
    </w:p>
    <w:p w14:paraId="595FF7E6" w14:textId="77777777" w:rsidR="000C50A9" w:rsidRDefault="00910F84" w:rsidP="000C50A9">
      <w:pPr>
        <w:pStyle w:val="36"/>
        <w:framePr w:wrap="notBeside"/>
        <w:rPr>
          <w:rtl/>
        </w:rPr>
      </w:pPr>
      <w:r w:rsidRPr="00C35A2C">
        <w:rPr>
          <w:rFonts w:hint="cs"/>
          <w:rtl/>
        </w:rPr>
        <w:t>וכן מרי</w:t>
      </w:r>
      <w:r>
        <w:rPr>
          <w:rtl/>
        </w:rPr>
        <w:t>"</w:t>
      </w:r>
      <w:r w:rsidRPr="00C35A2C">
        <w:rPr>
          <w:rFonts w:hint="cs"/>
          <w:rtl/>
        </w:rPr>
        <w:t>ו</w:t>
      </w:r>
      <w:r w:rsidRPr="00C35A2C">
        <w:rPr>
          <w:rtl/>
        </w:rPr>
        <w:t>:</w:t>
      </w:r>
    </w:p>
    <w:p w14:paraId="05D4E66B" w14:textId="1D68D27E" w:rsidR="00910F84" w:rsidRDefault="00910F84" w:rsidP="00910F84">
      <w:pPr>
        <w:rPr>
          <w:rtl/>
        </w:rPr>
      </w:pPr>
      <w:r w:rsidRPr="00C35A2C">
        <w:rPr>
          <w:rtl/>
        </w:rPr>
        <w:t xml:space="preserve"> בין שהניח עכו</w:t>
      </w:r>
      <w:r>
        <w:rPr>
          <w:rtl/>
        </w:rPr>
        <w:t>"</w:t>
      </w:r>
      <w:r w:rsidRPr="00C35A2C">
        <w:rPr>
          <w:rtl/>
        </w:rPr>
        <w:t>ם והפך ישראל, בין שהניח ישראל והפך עכו</w:t>
      </w:r>
      <w:r>
        <w:rPr>
          <w:rtl/>
        </w:rPr>
        <w:t>"</w:t>
      </w:r>
      <w:r w:rsidRPr="00C35A2C">
        <w:rPr>
          <w:rtl/>
        </w:rPr>
        <w:t>ם מותר,</w:t>
      </w:r>
    </w:p>
    <w:p w14:paraId="53984EFE" w14:textId="77777777" w:rsidR="00910F84" w:rsidRPr="00C35A2C" w:rsidRDefault="00910F84" w:rsidP="00910F84">
      <w:pPr>
        <w:ind w:firstLine="266"/>
        <w:rPr>
          <w:b/>
          <w:bCs/>
          <w:rtl/>
        </w:rPr>
      </w:pPr>
      <w:r w:rsidRPr="00C35A2C">
        <w:rPr>
          <w:b/>
          <w:bCs/>
          <w:rtl/>
        </w:rPr>
        <w:t>ואינו אסור עד שתהא תחלתו וגמרו ביד עכו</w:t>
      </w:r>
      <w:r>
        <w:rPr>
          <w:b/>
          <w:bCs/>
          <w:rtl/>
        </w:rPr>
        <w:t>"</w:t>
      </w:r>
      <w:r w:rsidRPr="00C35A2C">
        <w:rPr>
          <w:b/>
          <w:bCs/>
          <w:rtl/>
        </w:rPr>
        <w:t>ם.</w:t>
      </w:r>
    </w:p>
    <w:p w14:paraId="19A86946" w14:textId="77777777" w:rsidR="000C50A9" w:rsidRDefault="00910F84" w:rsidP="000C50A9">
      <w:pPr>
        <w:pStyle w:val="36"/>
        <w:framePr w:wrap="notBeside"/>
        <w:rPr>
          <w:rtl/>
        </w:rPr>
      </w:pPr>
      <w:r w:rsidRPr="00C35A2C">
        <w:rPr>
          <w:rtl/>
        </w:rPr>
        <w:t xml:space="preserve">רבינא </w:t>
      </w:r>
      <w:r w:rsidRPr="00280F6D">
        <w:rPr>
          <w:b/>
          <w:bCs/>
          <w:rtl/>
        </w:rPr>
        <w:t>הלכתא</w:t>
      </w:r>
      <w:r w:rsidRPr="00C35A2C">
        <w:rPr>
          <w:rtl/>
        </w:rPr>
        <w:t xml:space="preserve">: </w:t>
      </w:r>
    </w:p>
    <w:p w14:paraId="2799B77F" w14:textId="77777777" w:rsidR="000C50A9" w:rsidRDefault="00910F84" w:rsidP="000C50A9">
      <w:pPr>
        <w:rPr>
          <w:rtl/>
        </w:rPr>
      </w:pPr>
      <w:r w:rsidRPr="00C35A2C">
        <w:rPr>
          <w:rFonts w:hint="cs"/>
          <w:rtl/>
        </w:rPr>
        <w:t>לחם שהסיק ה</w:t>
      </w:r>
      <w:r>
        <w:rPr>
          <w:rFonts w:hint="cs"/>
          <w:rtl/>
        </w:rPr>
        <w:t>עכו</w:t>
      </w:r>
      <w:r>
        <w:rPr>
          <w:rtl/>
        </w:rPr>
        <w:t>"</w:t>
      </w:r>
      <w:r>
        <w:rPr>
          <w:rFonts w:hint="cs"/>
          <w:rtl/>
        </w:rPr>
        <w:t>ם</w:t>
      </w:r>
      <w:r w:rsidRPr="00C35A2C">
        <w:rPr>
          <w:rFonts w:hint="cs"/>
          <w:rtl/>
        </w:rPr>
        <w:t xml:space="preserve"> ואפה ישראל או הסיק ישראל ואפה עכו</w:t>
      </w:r>
      <w:r>
        <w:rPr>
          <w:rtl/>
        </w:rPr>
        <w:t>"</w:t>
      </w:r>
      <w:r w:rsidRPr="00C35A2C">
        <w:rPr>
          <w:rFonts w:hint="cs"/>
          <w:rtl/>
        </w:rPr>
        <w:t>ם</w:t>
      </w:r>
      <w:r w:rsidR="000C50A9">
        <w:rPr>
          <w:rFonts w:hint="cs"/>
          <w:rtl/>
        </w:rPr>
        <w:t>,</w:t>
      </w:r>
      <w:r w:rsidRPr="00C35A2C">
        <w:rPr>
          <w:rFonts w:hint="cs"/>
          <w:rtl/>
        </w:rPr>
        <w:t xml:space="preserve"> </w:t>
      </w:r>
    </w:p>
    <w:p w14:paraId="3212A3E9" w14:textId="263A7741" w:rsidR="00910F84" w:rsidRPr="00C35A2C" w:rsidRDefault="00910F84" w:rsidP="000C50A9">
      <w:pPr>
        <w:rPr>
          <w:rtl/>
        </w:rPr>
      </w:pPr>
      <w:r w:rsidRPr="00C35A2C">
        <w:rPr>
          <w:rFonts w:hint="cs"/>
          <w:rtl/>
        </w:rPr>
        <w:t>או הסיק העכו</w:t>
      </w:r>
      <w:r>
        <w:rPr>
          <w:rtl/>
        </w:rPr>
        <w:t>"</w:t>
      </w:r>
      <w:r w:rsidRPr="00C35A2C">
        <w:rPr>
          <w:rFonts w:hint="cs"/>
          <w:rtl/>
        </w:rPr>
        <w:t>ם ואפה עכו</w:t>
      </w:r>
      <w:r>
        <w:rPr>
          <w:rtl/>
        </w:rPr>
        <w:t>"</w:t>
      </w:r>
      <w:r w:rsidRPr="00C35A2C">
        <w:rPr>
          <w:rFonts w:hint="cs"/>
          <w:rtl/>
        </w:rPr>
        <w:t xml:space="preserve">ם וישראל חיתה הגחלים </w:t>
      </w:r>
      <w:r w:rsidRPr="00C35A2C">
        <w:rPr>
          <w:rtl/>
        </w:rPr>
        <w:t xml:space="preserve"> - שפיר דמי.</w:t>
      </w:r>
    </w:p>
    <w:p w14:paraId="1026F93D" w14:textId="77777777" w:rsidR="00910F84" w:rsidRPr="00C35A2C" w:rsidRDefault="00910F84" w:rsidP="00910F84">
      <w:pPr>
        <w:rPr>
          <w:rtl/>
        </w:rPr>
      </w:pPr>
      <w:r w:rsidRPr="00C35A2C">
        <w:rPr>
          <w:rtl/>
        </w:rPr>
        <w:t>• דג מליח - חזקיה שרי, ור' יוחנן אסר.</w:t>
      </w:r>
    </w:p>
    <w:p w14:paraId="42345999" w14:textId="77777777" w:rsidR="00910F84" w:rsidRPr="00C35A2C" w:rsidRDefault="00910F84" w:rsidP="00910F84">
      <w:pPr>
        <w:rPr>
          <w:rtl/>
        </w:rPr>
      </w:pPr>
      <w:r w:rsidRPr="00C35A2C">
        <w:rPr>
          <w:rtl/>
        </w:rPr>
        <w:t>• ביצה צלויה - בר קפרא שרי, ור' יוחנן אסר.</w:t>
      </w:r>
    </w:p>
    <w:p w14:paraId="6D5E2483" w14:textId="77777777" w:rsidR="00910F84" w:rsidRPr="00C35A2C" w:rsidRDefault="00910F84" w:rsidP="00910F84">
      <w:pPr>
        <w:rPr>
          <w:rtl/>
        </w:rPr>
      </w:pPr>
      <w:r w:rsidRPr="000C50A9">
        <w:rPr>
          <w:rStyle w:val="affff1"/>
          <w:rFonts w:hint="cs"/>
          <w:rtl/>
        </w:rPr>
        <w:lastRenderedPageBreak/>
        <w:t>כשבא ר</w:t>
      </w:r>
      <w:r w:rsidRPr="000C50A9">
        <w:rPr>
          <w:rStyle w:val="affff1"/>
          <w:rtl/>
        </w:rPr>
        <w:t>"</w:t>
      </w:r>
      <w:r w:rsidRPr="000C50A9">
        <w:rPr>
          <w:rStyle w:val="affff1"/>
          <w:rFonts w:hint="cs"/>
          <w:rtl/>
        </w:rPr>
        <w:t>ד</w:t>
      </w:r>
      <w:r w:rsidRPr="000C50A9">
        <w:rPr>
          <w:rStyle w:val="affff1"/>
          <w:rtl/>
        </w:rPr>
        <w:t>:</w:t>
      </w:r>
      <w:r w:rsidRPr="00C35A2C">
        <w:rPr>
          <w:rtl/>
        </w:rPr>
        <w:t xml:space="preserve"> </w:t>
      </w:r>
      <w:r w:rsidRPr="00C35A2C">
        <w:rPr>
          <w:rFonts w:hint="cs"/>
          <w:rtl/>
        </w:rPr>
        <w:t xml:space="preserve">אמר </w:t>
      </w:r>
      <w:r>
        <w:rPr>
          <w:rtl/>
        </w:rPr>
        <w:t xml:space="preserve">אחד דג מליח ואחד ביצה צלויה - חזקיה ובר קפרא שרו, </w:t>
      </w:r>
      <w:r>
        <w:rPr>
          <w:rStyle w:val="affff1"/>
          <w:rtl/>
          <w:rPrChange w:id="9770" w:author="מנוע אמוראים" w:date="2026-10-05T16:41:56Z">
            <w:rPr>
              <w:rtl/>
            </w:rPr>
          </w:rPrChange>
        </w:rPr>
        <w:t xml:space="preserve">ורי</w:t>
      </w:r>
      <w:r>
        <w:rPr>
          <w:rStyle w:val="affff1"/>
          <w:rtl/>
          <w:rPrChange w:id="9771" w:author="מנוע אמוראים" w:date="2026-10-05T16:41:56Z">
            <w:rPr>
              <w:rtl/>
            </w:rPr>
          </w:rPrChange>
        </w:rPr>
        <w:t xml:space="preserve">"</w:t>
      </w:r>
      <w:r>
        <w:rPr>
          <w:rStyle w:val="affff1"/>
          <w:rtl/>
          <w:rPrChange w:id="9772" w:author="מנוע אמוראים" w:date="2026-10-05T16:41:56Z">
            <w:rPr>
              <w:rtl/>
            </w:rPr>
          </w:rPrChange>
        </w:rPr>
        <w:t xml:space="preserve">ו</w:t>
      </w:r>
      <w:r>
        <w:rPr>
          <w:rtl/>
        </w:rPr>
        <w:t xml:space="preserve"> אסר.</w:t>
      </w:r>
    </w:p>
    <w:p w14:paraId="4FAB9EF0" w14:textId="77777777" w:rsidR="00910F84" w:rsidRPr="00C35A2C" w:rsidRDefault="00910F84" w:rsidP="00910F84">
      <w:pPr>
        <w:rPr>
          <w:rtl/>
        </w:rPr>
      </w:pPr>
    </w:p>
    <w:p w14:paraId="05FD4604" w14:textId="77777777" w:rsidR="00910F84" w:rsidRDefault="00910F84" w:rsidP="00910F84">
      <w:pPr>
        <w:rPr>
          <w:rtl/>
        </w:rPr>
      </w:pPr>
      <w:r w:rsidRPr="000C50A9">
        <w:rPr>
          <w:rStyle w:val="affff1"/>
          <w:rFonts w:hint="cs"/>
          <w:rtl/>
        </w:rPr>
        <w:t>ר</w:t>
      </w:r>
      <w:r w:rsidRPr="000C50A9">
        <w:rPr>
          <w:rStyle w:val="affff1"/>
          <w:rtl/>
        </w:rPr>
        <w:t>"</w:t>
      </w:r>
      <w:r w:rsidRPr="000C50A9">
        <w:rPr>
          <w:rStyle w:val="affff1"/>
          <w:rFonts w:hint="cs"/>
          <w:rtl/>
        </w:rPr>
        <w:t>ח</w:t>
      </w:r>
      <w:r w:rsidRPr="000C50A9">
        <w:rPr>
          <w:rStyle w:val="affff1"/>
          <w:rtl/>
        </w:rPr>
        <w:t xml:space="preserve"> פרוואה</w:t>
      </w:r>
      <w:r w:rsidRPr="00C35A2C">
        <w:rPr>
          <w:rtl/>
        </w:rPr>
        <w:t xml:space="preserve"> </w:t>
      </w:r>
      <w:r w:rsidRPr="00C35A2C">
        <w:rPr>
          <w:rFonts w:hint="cs"/>
          <w:rtl/>
        </w:rPr>
        <w:t>הגיע לבית ריש גלותא אמרו לו</w:t>
      </w:r>
      <w:r w:rsidRPr="00C35A2C">
        <w:rPr>
          <w:rtl/>
        </w:rPr>
        <w:t>: ביצה צלויה מאי? א</w:t>
      </w:r>
      <w:r>
        <w:rPr>
          <w:rtl/>
        </w:rPr>
        <w:t>"</w:t>
      </w:r>
      <w:r w:rsidRPr="00C35A2C">
        <w:rPr>
          <w:rFonts w:hint="cs"/>
          <w:rtl/>
        </w:rPr>
        <w:t>ל</w:t>
      </w:r>
      <w:r w:rsidRPr="00C35A2C">
        <w:rPr>
          <w:rtl/>
        </w:rPr>
        <w:t>: חזקיה ובר קפרא שרו,</w:t>
      </w:r>
    </w:p>
    <w:p w14:paraId="6073BF59" w14:textId="77777777" w:rsidR="00910F84" w:rsidRPr="00C35A2C" w:rsidRDefault="00910F84" w:rsidP="00910F84">
      <w:pPr>
        <w:rPr>
          <w:rtl/>
        </w:rPr>
      </w:pPr>
      <w:r w:rsidRPr="000C50A9">
        <w:rPr>
          <w:rStyle w:val="affff1"/>
          <w:rtl/>
        </w:rPr>
        <w:t>ור</w:t>
      </w:r>
      <w:r w:rsidRPr="000C50A9">
        <w:rPr>
          <w:rStyle w:val="affff1"/>
          <w:rFonts w:hint="cs"/>
          <w:rtl/>
        </w:rPr>
        <w:t>י</w:t>
      </w:r>
      <w:r w:rsidRPr="000C50A9">
        <w:rPr>
          <w:rStyle w:val="affff1"/>
          <w:rtl/>
        </w:rPr>
        <w:t>"</w:t>
      </w:r>
      <w:r w:rsidRPr="000C50A9">
        <w:rPr>
          <w:rStyle w:val="affff1"/>
          <w:rFonts w:hint="cs"/>
          <w:rtl/>
        </w:rPr>
        <w:t>ו</w:t>
      </w:r>
      <w:r w:rsidRPr="00C35A2C">
        <w:rPr>
          <w:rFonts w:hint="cs"/>
          <w:rtl/>
        </w:rPr>
        <w:t xml:space="preserve"> אסר </w:t>
      </w:r>
      <w:r w:rsidRPr="00C35A2C">
        <w:rPr>
          <w:rtl/>
        </w:rPr>
        <w:t>ואין דבריו של אחד במקום שנים.</w:t>
      </w:r>
    </w:p>
    <w:p w14:paraId="102D3B68" w14:textId="77777777" w:rsidR="000C50A9" w:rsidRDefault="00910F84" w:rsidP="000C50A9">
      <w:pPr>
        <w:pStyle w:val="36"/>
        <w:framePr w:wrap="notBeside"/>
        <w:rPr>
          <w:rtl/>
        </w:rPr>
      </w:pPr>
      <w:r w:rsidRPr="00C35A2C">
        <w:rPr>
          <w:rFonts w:hint="cs"/>
          <w:rtl/>
        </w:rPr>
        <w:t>א</w:t>
      </w:r>
      <w:r>
        <w:rPr>
          <w:rtl/>
        </w:rPr>
        <w:t>"</w:t>
      </w:r>
      <w:r w:rsidRPr="00C35A2C">
        <w:rPr>
          <w:rFonts w:hint="cs"/>
          <w:rtl/>
        </w:rPr>
        <w:t>ל ר</w:t>
      </w:r>
      <w:r>
        <w:rPr>
          <w:rtl/>
        </w:rPr>
        <w:t>"</w:t>
      </w:r>
      <w:r w:rsidRPr="00C35A2C">
        <w:rPr>
          <w:rFonts w:hint="cs"/>
          <w:rtl/>
        </w:rPr>
        <w:t>ז</w:t>
      </w:r>
      <w:r w:rsidRPr="00C35A2C">
        <w:rPr>
          <w:rtl/>
        </w:rPr>
        <w:t xml:space="preserve">: </w:t>
      </w:r>
    </w:p>
    <w:p w14:paraId="09806F4B" w14:textId="08927176" w:rsidR="00910F84" w:rsidRPr="00C35A2C" w:rsidRDefault="00910F84" w:rsidP="000C50A9">
      <w:pPr>
        <w:rPr>
          <w:rtl/>
        </w:rPr>
      </w:pPr>
      <w:r w:rsidRPr="00C35A2C">
        <w:rPr>
          <w:rFonts w:hint="cs"/>
          <w:rtl/>
        </w:rPr>
        <w:t xml:space="preserve">אל תשמעו לו דהכי אמר אביי </w:t>
      </w:r>
      <w:r w:rsidRPr="00280F6D">
        <w:rPr>
          <w:rFonts w:hint="cs"/>
          <w:b/>
          <w:bCs/>
          <w:rtl/>
        </w:rPr>
        <w:t>הלכתא</w:t>
      </w:r>
      <w:r>
        <w:rPr>
          <w:rFonts w:hint="cs"/>
          <w:rtl/>
        </w:rPr>
        <w:t xml:space="preserve"> כוותיה </w:t>
      </w:r>
      <w:r>
        <w:rPr>
          <w:rStyle w:val="affff1"/>
          <w:rFonts w:hint="cs"/>
          <w:rtl/>
          <w:rPrChange w:id="9773" w:author="מנוע אמוראים" w:date="2026-10-05T16:41:56Z">
            <w:rPr>
              <w:rFonts w:hint="cs"/>
              <w:rtl/>
            </w:rPr>
          </w:rPrChange>
        </w:rPr>
        <w:t xml:space="preserve">דרי</w:t>
      </w:r>
      <w:r>
        <w:rPr>
          <w:rStyle w:val="affff1"/>
          <w:rtl/>
          <w:rPrChange w:id="9774" w:author="מנוע אמוראים" w:date="2026-10-05T16:41:56Z">
            <w:rPr>
              <w:rtl/>
            </w:rPr>
          </w:rPrChange>
        </w:rPr>
        <w:t xml:space="preserve">"</w:t>
      </w:r>
      <w:r>
        <w:rPr>
          <w:rStyle w:val="affff1"/>
          <w:rFonts w:hint="cs"/>
          <w:rtl/>
          <w:rPrChange w:id="9775" w:author="מנוע אמוראים" w:date="2026-10-05T16:41:56Z">
            <w:rPr>
              <w:rFonts w:hint="cs"/>
              <w:rtl/>
            </w:rPr>
          </w:rPrChange>
        </w:rPr>
        <w:t xml:space="preserve">ו</w:t>
      </w:r>
      <w:r>
        <w:rPr>
          <w:rFonts w:hint="cs"/>
          <w:rtl/>
        </w:rPr>
        <w:t xml:space="preserve"> דאסור, השקוהו כוס חומץ ונפטר</w:t>
      </w:r>
    </w:p>
    <w:p w14:paraId="4FE3A112" w14:textId="77777777" w:rsidR="000C50A9" w:rsidRDefault="00910F84" w:rsidP="000C50A9">
      <w:pPr>
        <w:pStyle w:val="36"/>
        <w:framePr w:wrap="notBeside"/>
        <w:rPr>
          <w:rtl/>
        </w:rPr>
      </w:pPr>
      <w:r w:rsidRPr="00C35A2C">
        <w:rPr>
          <w:rtl/>
        </w:rPr>
        <w:t>• ת</w:t>
      </w:r>
      <w:r>
        <w:rPr>
          <w:rtl/>
        </w:rPr>
        <w:t>"</w:t>
      </w:r>
      <w:r w:rsidRPr="00C35A2C">
        <w:rPr>
          <w:rtl/>
        </w:rPr>
        <w:t>ר:</w:t>
      </w:r>
    </w:p>
    <w:p w14:paraId="1F3A4E37" w14:textId="3F87981F" w:rsidR="00910F84" w:rsidRDefault="00910F84" w:rsidP="00910F84">
      <w:pPr>
        <w:rPr>
          <w:rtl/>
        </w:rPr>
      </w:pPr>
      <w:r w:rsidRPr="00C35A2C">
        <w:rPr>
          <w:rtl/>
        </w:rPr>
        <w:t xml:space="preserve"> הקפריסין, והקפלוטות, </w:t>
      </w:r>
      <w:r>
        <w:rPr>
          <w:rtl/>
        </w:rPr>
        <w:t xml:space="preserve">והמטליא, והחמין, והקליות שלהן </w:t>
      </w:r>
      <w:r w:rsidRPr="00C35A2C">
        <w:rPr>
          <w:rtl/>
        </w:rPr>
        <w:t>מותרין, ביצה צלויה אסורה;</w:t>
      </w:r>
    </w:p>
    <w:p w14:paraId="511C36D2" w14:textId="4506EF43" w:rsidR="00910F84" w:rsidRPr="00C35A2C" w:rsidRDefault="00910F84" w:rsidP="000C50A9">
      <w:pPr>
        <w:spacing w:after="120"/>
        <w:rPr>
          <w:rtl/>
        </w:rPr>
      </w:pPr>
      <w:r w:rsidRPr="00C35A2C">
        <w:rPr>
          <w:rtl/>
        </w:rPr>
        <w:t>שמן - רבי יהודה הנשיא ובית דינו נמנו עליו והתירוהו.</w:t>
      </w:r>
    </w:p>
    <w:p w14:paraId="426FF29A" w14:textId="77777777" w:rsidR="00910F84" w:rsidRPr="00C35A2C" w:rsidRDefault="00910F84" w:rsidP="00910F84">
      <w:pPr>
        <w:rPr>
          <w:rtl/>
        </w:rPr>
      </w:pPr>
      <w:r w:rsidRPr="00C35A2C">
        <w:rPr>
          <w:rtl/>
        </w:rPr>
        <w:t>תניא: היא המטליא היא פשליא היא שיעתא</w:t>
      </w:r>
      <w:r w:rsidRPr="00C35A2C">
        <w:rPr>
          <w:rFonts w:hint="cs"/>
          <w:rtl/>
        </w:rPr>
        <w:t>[שעועית]</w:t>
      </w:r>
      <w:r w:rsidRPr="00C35A2C">
        <w:rPr>
          <w:rtl/>
        </w:rPr>
        <w:t>.</w:t>
      </w:r>
    </w:p>
    <w:p w14:paraId="5BBACF64" w14:textId="77777777" w:rsidR="00910F84" w:rsidRDefault="00910F84" w:rsidP="00910F84">
      <w:pPr>
        <w:rPr>
          <w:rtl/>
        </w:rPr>
      </w:pPr>
      <w:r w:rsidRPr="00C35A2C">
        <w:rPr>
          <w:rFonts w:hint="cs"/>
          <w:b/>
          <w:bCs/>
          <w:rtl/>
        </w:rPr>
        <w:t>שיעטא</w:t>
      </w:r>
      <w:r w:rsidRPr="00C35A2C">
        <w:rPr>
          <w:rFonts w:hint="cs"/>
          <w:rtl/>
        </w:rPr>
        <w:t>:</w:t>
      </w:r>
      <w:r>
        <w:rPr>
          <w:rtl/>
        </w:rPr>
        <w:t xml:space="preserve"> </w:t>
      </w:r>
      <w:r>
        <w:rPr>
          <w:rStyle w:val="affff1"/>
          <w:rtl/>
          <w:rPrChange w:id="9776" w:author="מנוע אמוראים" w:date="2026-10-05T16:41:56Z">
            <w:rPr>
              <w:rtl/>
            </w:rPr>
          </w:rPrChange>
        </w:rPr>
        <w:t xml:space="preserve">ארבב</w:t>
      </w:r>
      <w:r>
        <w:rPr>
          <w:rStyle w:val="affff1"/>
          <w:rtl/>
          <w:rPrChange w:id="9777" w:author="מנוע אמוראים" w:date="2026-10-05T16:41:56Z">
            <w:rPr>
              <w:rtl/>
            </w:rPr>
          </w:rPrChange>
        </w:rPr>
        <w:t xml:space="preserve">"</w:t>
      </w:r>
      <w:r>
        <w:rPr>
          <w:rStyle w:val="affff1"/>
          <w:rtl/>
          <w:rPrChange w:id="9778" w:author="מנוע אמוראים" w:date="2026-10-05T16:41:56Z">
            <w:rPr>
              <w:rtl/>
            </w:rPr>
          </w:rPrChange>
        </w:rPr>
        <w:t xml:space="preserve">ח</w:t>
      </w:r>
      <w:r>
        <w:rPr>
          <w:rtl/>
        </w:rPr>
        <w:t xml:space="preserve"> </w:t>
      </w:r>
      <w:r>
        <w:rPr>
          <w:rStyle w:val="affff1"/>
          <w:rtl/>
          <w:rPrChange w:id="9779" w:author="מנוע אמוראים" w:date="2026-10-05T16:41:56Z">
            <w:rPr>
              <w:rtl/>
            </w:rPr>
          </w:rPrChange>
        </w:rPr>
        <w:t xml:space="preserve">ארי</w:t>
      </w:r>
      <w:r>
        <w:rPr>
          <w:rStyle w:val="affff1"/>
          <w:rtl/>
          <w:rPrChange w:id="9780" w:author="מנוע אמוראים" w:date="2026-10-05T16:41:56Z">
            <w:rPr>
              <w:rtl/>
            </w:rPr>
          </w:rPrChange>
        </w:rPr>
        <w:t xml:space="preserve">"</w:t>
      </w:r>
      <w:r>
        <w:rPr>
          <w:rStyle w:val="affff1"/>
          <w:rtl/>
          <w:rPrChange w:id="9781" w:author="מנוע אמוראים" w:date="2026-10-05T16:41:56Z">
            <w:rPr>
              <w:rtl/>
            </w:rPr>
          </w:rPrChange>
        </w:rPr>
        <w:t xml:space="preserve">ו</w:t>
      </w:r>
      <w:r>
        <w:rPr>
          <w:rtl/>
        </w:rPr>
        <w:t xml:space="preserve">: הא </w:t>
      </w:r>
      <w:r>
        <w:rPr>
          <w:rFonts w:hint="cs"/>
          <w:rtl/>
        </w:rPr>
        <w:t xml:space="preserve">מ' שנה דיצא המעשה ממצרים </w:t>
      </w:r>
      <w:r>
        <w:rPr>
          <w:rStyle w:val="affff1"/>
          <w:rFonts w:hint="cs"/>
          <w:rtl/>
          <w:rPrChange w:id="9782" w:author="מנוע אמוראים" w:date="2026-10-05T16:41:56Z">
            <w:rPr>
              <w:rFonts w:hint="cs"/>
              <w:rtl/>
            </w:rPr>
          </w:rPrChange>
        </w:rPr>
        <w:t xml:space="preserve">ורבב</w:t>
      </w:r>
      <w:r>
        <w:rPr>
          <w:rStyle w:val="affff1"/>
          <w:rtl/>
          <w:rPrChange w:id="9783" w:author="מנוע אמוראים" w:date="2026-10-05T16:41:56Z">
            <w:rPr>
              <w:rtl/>
            </w:rPr>
          </w:rPrChange>
        </w:rPr>
        <w:t xml:space="preserve">"</w:t>
      </w:r>
      <w:r>
        <w:rPr>
          <w:rStyle w:val="affff1"/>
          <w:rFonts w:hint="cs"/>
          <w:rtl/>
          <w:rPrChange w:id="9784" w:author="מנוע אמוראים" w:date="2026-10-05T16:41:56Z">
            <w:rPr>
              <w:rFonts w:hint="cs"/>
              <w:rtl/>
            </w:rPr>
          </w:rPrChange>
        </w:rPr>
        <w:t xml:space="preserve">ח</w:t>
      </w:r>
      <w:r>
        <w:rPr>
          <w:rFonts w:hint="cs"/>
          <w:rtl/>
        </w:rPr>
        <w:t xml:space="preserve"> אמר ס' שנה</w:t>
      </w:r>
    </w:p>
    <w:p w14:paraId="28B31A2D" w14:textId="77777777" w:rsidR="00910F84" w:rsidRDefault="00910F84" w:rsidP="00910F84">
      <w:pPr>
        <w:rPr>
          <w:rtl/>
        </w:rPr>
      </w:pPr>
      <w:r w:rsidRPr="00C35A2C">
        <w:rPr>
          <w:rtl/>
        </w:rPr>
        <w:t xml:space="preserve">ולא </w:t>
      </w:r>
      <w:r w:rsidRPr="00280F6D">
        <w:rPr>
          <w:b/>
          <w:bCs/>
          <w:rtl/>
        </w:rPr>
        <w:t>פליגי</w:t>
      </w:r>
      <w:r w:rsidRPr="00C35A2C">
        <w:rPr>
          <w:rtl/>
        </w:rPr>
        <w:t xml:space="preserve">, </w:t>
      </w:r>
      <w:r w:rsidRPr="00C35A2C">
        <w:rPr>
          <w:rFonts w:hint="cs"/>
          <w:rtl/>
        </w:rPr>
        <w:t>דכל אחד בשנותיו,</w:t>
      </w:r>
      <w:r w:rsidRPr="00C35A2C">
        <w:rPr>
          <w:rtl/>
        </w:rPr>
        <w:t xml:space="preserve"> מ</w:t>
      </w:r>
      <w:r w:rsidRPr="00C35A2C">
        <w:rPr>
          <w:rFonts w:hint="cs"/>
          <w:rtl/>
        </w:rPr>
        <w:t>ביאים זרעי כרפס כותנה ותלתן ושורים אותם יחד במים פושרים ומניחים עד שצומחים, ומביאים דליים חדשים וממלאים במים ומשרים בהם עפר נקי ומדבקין בזה מה שצמח ומעלים לבית המרחץ עד שמלבלבים, ואוכלים מזה, ומתקררים משיער ראשם עד צפורן רגליהם</w:t>
      </w:r>
    </w:p>
    <w:p w14:paraId="07AEDAAF" w14:textId="77777777" w:rsidR="000C50A9" w:rsidRDefault="00910F84" w:rsidP="000C50A9">
      <w:pPr>
        <w:pStyle w:val="36"/>
        <w:framePr w:wrap="notBeside"/>
        <w:rPr>
          <w:rtl/>
        </w:rPr>
      </w:pPr>
      <w:r w:rsidRPr="00C35A2C">
        <w:rPr>
          <w:rtl/>
        </w:rPr>
        <w:t>א</w:t>
      </w:r>
      <w:r w:rsidRPr="00C35A2C">
        <w:rPr>
          <w:rFonts w:hint="cs"/>
          <w:rtl/>
        </w:rPr>
        <w:t>ר</w:t>
      </w:r>
      <w:r>
        <w:rPr>
          <w:rtl/>
        </w:rPr>
        <w:t>"</w:t>
      </w:r>
      <w:r w:rsidRPr="00C35A2C">
        <w:rPr>
          <w:rFonts w:hint="cs"/>
          <w:rtl/>
        </w:rPr>
        <w:t xml:space="preserve">א </w:t>
      </w:r>
      <w:r>
        <w:rPr>
          <w:rFonts w:hint="cs"/>
          <w:rtl/>
        </w:rPr>
        <w:t>שאר''ח</w:t>
      </w:r>
      <w:r w:rsidRPr="00C35A2C">
        <w:rPr>
          <w:rtl/>
        </w:rPr>
        <w:t>:</w:t>
      </w:r>
    </w:p>
    <w:p w14:paraId="6EB063D0" w14:textId="5339351C" w:rsidR="00910F84" w:rsidRPr="000C50A9" w:rsidRDefault="00910F84" w:rsidP="000C50A9">
      <w:pPr>
        <w:rPr>
          <w:rtl/>
        </w:rPr>
      </w:pPr>
      <w:r w:rsidRPr="00C35A2C">
        <w:rPr>
          <w:rtl/>
        </w:rPr>
        <w:t xml:space="preserve"> מילין</w:t>
      </w:r>
      <w:r w:rsidRPr="00C35A2C">
        <w:rPr>
          <w:rFonts w:hint="cs"/>
          <w:rtl/>
        </w:rPr>
        <w:t>[דברי כזב שאין זה מצליח]</w:t>
      </w:r>
      <w:r w:rsidRPr="00C35A2C">
        <w:rPr>
          <w:rtl/>
        </w:rPr>
        <w:t>, ואמרי לה: במילין</w:t>
      </w:r>
      <w:r>
        <w:rPr>
          <w:rFonts w:hint="cs"/>
          <w:rtl/>
        </w:rPr>
        <w:t xml:space="preserve"> </w:t>
      </w:r>
      <w:r w:rsidRPr="00C35A2C">
        <w:rPr>
          <w:rFonts w:hint="cs"/>
          <w:rtl/>
        </w:rPr>
        <w:t>[שמצליח רק ע</w:t>
      </w:r>
      <w:r>
        <w:rPr>
          <w:rtl/>
        </w:rPr>
        <w:t>"</w:t>
      </w:r>
      <w:r w:rsidRPr="00C35A2C">
        <w:rPr>
          <w:rFonts w:hint="cs"/>
          <w:rtl/>
        </w:rPr>
        <w:t>י כשפים]</w:t>
      </w:r>
      <w:r w:rsidRPr="00C35A2C">
        <w:rPr>
          <w:rtl/>
        </w:rPr>
        <w:t>.</w:t>
      </w:r>
    </w:p>
    <w:p w14:paraId="3417C7C2" w14:textId="77777777" w:rsidR="000C50A9" w:rsidRDefault="00910F84" w:rsidP="000C50A9">
      <w:pPr>
        <w:pStyle w:val="36"/>
        <w:framePr w:wrap="notBeside"/>
        <w:rPr>
          <w:rtl/>
        </w:rPr>
      </w:pPr>
      <w:r w:rsidRPr="00C35A2C">
        <w:rPr>
          <w:rtl/>
        </w:rPr>
        <w:t>• ת</w:t>
      </w:r>
      <w:r>
        <w:rPr>
          <w:rtl/>
        </w:rPr>
        <w:t>"</w:t>
      </w:r>
      <w:r w:rsidRPr="00C35A2C">
        <w:rPr>
          <w:rtl/>
        </w:rPr>
        <w:t>ר:</w:t>
      </w:r>
    </w:p>
    <w:p w14:paraId="7FF21F77" w14:textId="2294734B" w:rsidR="00910F84" w:rsidRPr="00C35A2C" w:rsidRDefault="00910F84" w:rsidP="00910F84">
      <w:pPr>
        <w:rPr>
          <w:rtl/>
        </w:rPr>
      </w:pPr>
      <w:r w:rsidRPr="00C35A2C">
        <w:rPr>
          <w:rtl/>
        </w:rPr>
        <w:t xml:space="preserve"> הכוספן </w:t>
      </w:r>
      <w:r w:rsidRPr="00C35A2C">
        <w:rPr>
          <w:rFonts w:hint="cs"/>
          <w:rtl/>
        </w:rPr>
        <w:t xml:space="preserve">[פסולת תמרים שעשו מזה שכר] </w:t>
      </w:r>
      <w:r w:rsidRPr="00C35A2C">
        <w:rPr>
          <w:rtl/>
        </w:rPr>
        <w:t>של ע</w:t>
      </w:r>
      <w:r w:rsidRPr="00C35A2C">
        <w:rPr>
          <w:rFonts w:hint="cs"/>
          <w:rtl/>
        </w:rPr>
        <w:t>כו</w:t>
      </w:r>
      <w:r>
        <w:rPr>
          <w:rtl/>
        </w:rPr>
        <w:t>"</w:t>
      </w:r>
      <w:r w:rsidRPr="00C35A2C">
        <w:rPr>
          <w:rFonts w:hint="cs"/>
          <w:rtl/>
        </w:rPr>
        <w:t xml:space="preserve">ם </w:t>
      </w:r>
      <w:r w:rsidRPr="00C35A2C">
        <w:rPr>
          <w:rtl/>
        </w:rPr>
        <w:t>שהוחמו חמין ביורה גדולה - אסור, ביורה קטנה - מותר.</w:t>
      </w:r>
    </w:p>
    <w:p w14:paraId="06AE10A5" w14:textId="77777777" w:rsidR="00910F84" w:rsidRPr="00C35A2C" w:rsidRDefault="00910F84" w:rsidP="00910F84">
      <w:pPr>
        <w:rPr>
          <w:rtl/>
        </w:rPr>
      </w:pPr>
      <w:r w:rsidRPr="00C35A2C">
        <w:rPr>
          <w:rtl/>
        </w:rPr>
        <w:t>יורה קטנה? א</w:t>
      </w:r>
      <w:r>
        <w:rPr>
          <w:rtl/>
        </w:rPr>
        <w:t>"</w:t>
      </w:r>
      <w:r w:rsidRPr="00C35A2C">
        <w:rPr>
          <w:rtl/>
        </w:rPr>
        <w:t xml:space="preserve">ר ינאי: כל שאין </w:t>
      </w:r>
      <w:r w:rsidRPr="00C35A2C">
        <w:rPr>
          <w:rFonts w:hint="cs"/>
          <w:rtl/>
        </w:rPr>
        <w:t xml:space="preserve">ראש </w:t>
      </w:r>
      <w:r w:rsidRPr="00C35A2C">
        <w:rPr>
          <w:rtl/>
        </w:rPr>
        <w:t>צפור דרור יכול ליכנס בתוכה.</w:t>
      </w:r>
    </w:p>
    <w:p w14:paraId="5EC13985" w14:textId="77777777" w:rsidR="00910F84" w:rsidRPr="00C35A2C" w:rsidRDefault="00910F84" w:rsidP="00910F84">
      <w:pPr>
        <w:rPr>
          <w:rtl/>
        </w:rPr>
      </w:pPr>
      <w:r w:rsidRPr="00C35A2C">
        <w:rPr>
          <w:rFonts w:hint="cs"/>
          <w:rtl/>
        </w:rPr>
        <w:t>והך ד</w:t>
      </w:r>
      <w:r w:rsidRPr="00C35A2C">
        <w:rPr>
          <w:rtl/>
        </w:rPr>
        <w:t>אחת יורה גדולה ואחת יורה קטנה - מותר! –</w:t>
      </w:r>
      <w:r w:rsidRPr="00C35A2C">
        <w:rPr>
          <w:rFonts w:hint="cs"/>
          <w:rtl/>
        </w:rPr>
        <w:t xml:space="preserve"> הא </w:t>
      </w:r>
      <w:r w:rsidRPr="00C35A2C">
        <w:rPr>
          <w:rtl/>
        </w:rPr>
        <w:t xml:space="preserve"> כמ</w:t>
      </w:r>
      <w:r>
        <w:rPr>
          <w:rtl/>
        </w:rPr>
        <w:t>"</w:t>
      </w:r>
      <w:r w:rsidRPr="00C35A2C">
        <w:rPr>
          <w:rtl/>
        </w:rPr>
        <w:t>ד: נותן טעם לפגם מותר.</w:t>
      </w:r>
    </w:p>
    <w:p w14:paraId="35C88A45" w14:textId="77777777" w:rsidR="00910F84" w:rsidRPr="00C35A2C" w:rsidRDefault="00910F84" w:rsidP="00910F84">
      <w:pPr>
        <w:rPr>
          <w:rtl/>
        </w:rPr>
      </w:pPr>
      <w:r w:rsidRPr="00C35A2C">
        <w:rPr>
          <w:rtl/>
        </w:rPr>
        <w:t xml:space="preserve">אמר רב ששת: </w:t>
      </w:r>
      <w:r w:rsidRPr="00C35A2C">
        <w:rPr>
          <w:rFonts w:hint="cs"/>
          <w:rtl/>
        </w:rPr>
        <w:t xml:space="preserve">שמן היוצא מזיתים הרתוחים במים[שלוקי] של </w:t>
      </w:r>
      <w:r>
        <w:rPr>
          <w:rFonts w:hint="cs"/>
          <w:rtl/>
        </w:rPr>
        <w:t>עכו</w:t>
      </w:r>
      <w:r>
        <w:rPr>
          <w:rtl/>
        </w:rPr>
        <w:t>"</w:t>
      </w:r>
      <w:r>
        <w:rPr>
          <w:rFonts w:hint="cs"/>
          <w:rtl/>
        </w:rPr>
        <w:t>ם</w:t>
      </w:r>
      <w:r w:rsidRPr="00C35A2C">
        <w:rPr>
          <w:rtl/>
        </w:rPr>
        <w:t xml:space="preserve"> - אסור.</w:t>
      </w:r>
    </w:p>
    <w:p w14:paraId="69220A60" w14:textId="77777777" w:rsidR="000C50A9" w:rsidRDefault="00910F84" w:rsidP="000C50A9">
      <w:pPr>
        <w:pStyle w:val="36"/>
        <w:framePr w:wrap="notBeside"/>
        <w:rPr>
          <w:rtl/>
        </w:rPr>
      </w:pPr>
      <w:r w:rsidRPr="00C35A2C">
        <w:rPr>
          <w:rtl/>
        </w:rPr>
        <w:t>• א</w:t>
      </w:r>
      <w:r w:rsidRPr="00C35A2C">
        <w:rPr>
          <w:rFonts w:hint="cs"/>
          <w:rtl/>
        </w:rPr>
        <w:t>ר</w:t>
      </w:r>
      <w:r>
        <w:rPr>
          <w:rtl/>
        </w:rPr>
        <w:t>"</w:t>
      </w:r>
      <w:r>
        <w:rPr>
          <w:rFonts w:hint="cs"/>
          <w:rtl/>
        </w:rPr>
        <w:t>ס</w:t>
      </w:r>
    </w:p>
    <w:p w14:paraId="696D4292" w14:textId="70B84AFF" w:rsidR="00910F84" w:rsidRDefault="00910F84" w:rsidP="00910F84">
      <w:pPr>
        <w:rPr>
          <w:rtl/>
        </w:rPr>
      </w:pPr>
      <w:r>
        <w:rPr>
          <w:rFonts w:hint="cs"/>
          <w:rtl/>
        </w:rPr>
        <w:t xml:space="preserve"> ממה נחשוש</w:t>
      </w:r>
      <w:r w:rsidRPr="00C35A2C">
        <w:rPr>
          <w:rFonts w:hint="cs"/>
          <w:rtl/>
        </w:rPr>
        <w:t xml:space="preserve"> אי מצד שיערב הא יסריח, ואי מצד בישולי עכו</w:t>
      </w:r>
      <w:r>
        <w:rPr>
          <w:rtl/>
        </w:rPr>
        <w:t>"</w:t>
      </w:r>
      <w:r w:rsidRPr="00C35A2C">
        <w:rPr>
          <w:rFonts w:hint="cs"/>
          <w:rtl/>
        </w:rPr>
        <w:t>ם, הא נאכל כמו שהוא חי,</w:t>
      </w:r>
    </w:p>
    <w:p w14:paraId="1F9FBC26" w14:textId="77777777" w:rsidR="00910F84" w:rsidRPr="00C35A2C" w:rsidRDefault="00910F84" w:rsidP="000C50A9">
      <w:pPr>
        <w:rPr>
          <w:rtl/>
        </w:rPr>
      </w:pPr>
      <w:r w:rsidRPr="00C35A2C">
        <w:rPr>
          <w:rFonts w:hint="cs"/>
          <w:rtl/>
        </w:rPr>
        <w:t>ואי מצד גיעולי עכו</w:t>
      </w:r>
      <w:r>
        <w:rPr>
          <w:rtl/>
        </w:rPr>
        <w:t>"</w:t>
      </w:r>
      <w:r w:rsidRPr="00C35A2C">
        <w:rPr>
          <w:rFonts w:hint="cs"/>
          <w:rtl/>
        </w:rPr>
        <w:t>ם הא נותן טעם לפגם הוא ומותר</w:t>
      </w:r>
    </w:p>
    <w:p w14:paraId="1417A811" w14:textId="77777777" w:rsidR="000C50A9" w:rsidRDefault="00910F84" w:rsidP="000C50A9">
      <w:pPr>
        <w:pStyle w:val="36"/>
        <w:framePr w:wrap="notBeside"/>
        <w:rPr>
          <w:rtl/>
        </w:rPr>
      </w:pPr>
      <w:r w:rsidRPr="00722938">
        <w:rPr>
          <w:rtl/>
        </w:rPr>
        <w:t>בעו מרבי אסי</w:t>
      </w:r>
      <w:r w:rsidRPr="00C35A2C">
        <w:rPr>
          <w:rtl/>
        </w:rPr>
        <w:t xml:space="preserve">: </w:t>
      </w:r>
    </w:p>
    <w:p w14:paraId="4E01C0DD" w14:textId="2B13079C" w:rsidR="00910F84" w:rsidRDefault="00910F84" w:rsidP="00910F84">
      <w:pPr>
        <w:rPr>
          <w:rtl/>
        </w:rPr>
      </w:pPr>
      <w:r w:rsidRPr="00C35A2C">
        <w:rPr>
          <w:rFonts w:hint="cs"/>
          <w:rtl/>
        </w:rPr>
        <w:t>פגי תמרים שלוקים של עכו</w:t>
      </w:r>
      <w:r>
        <w:rPr>
          <w:rtl/>
        </w:rPr>
        <w:t>"</w:t>
      </w:r>
      <w:r w:rsidRPr="00C35A2C">
        <w:rPr>
          <w:rFonts w:hint="cs"/>
          <w:rtl/>
        </w:rPr>
        <w:t>ם- מ</w:t>
      </w:r>
      <w:r w:rsidRPr="00C35A2C">
        <w:rPr>
          <w:rtl/>
        </w:rPr>
        <w:t xml:space="preserve">אי? </w:t>
      </w:r>
      <w:r w:rsidRPr="00C35A2C">
        <w:rPr>
          <w:rFonts w:hint="cs"/>
          <w:rtl/>
        </w:rPr>
        <w:t>מתוקים וודאי מותר,</w:t>
      </w:r>
    </w:p>
    <w:p w14:paraId="3450CDEE" w14:textId="77777777" w:rsidR="00910F84" w:rsidRPr="00C35A2C" w:rsidRDefault="00910F84" w:rsidP="00910F84">
      <w:pPr>
        <w:ind w:firstLine="266"/>
        <w:rPr>
          <w:rtl/>
        </w:rPr>
      </w:pPr>
      <w:r w:rsidRPr="00C35A2C">
        <w:rPr>
          <w:rFonts w:hint="cs"/>
          <w:rtl/>
        </w:rPr>
        <w:t>ומרים וודאי אסור [דאינן נאכלין חיין]</w:t>
      </w:r>
    </w:p>
    <w:p w14:paraId="1AF8EFAA" w14:textId="77777777" w:rsidR="00910F84" w:rsidRDefault="00910F84" w:rsidP="00910F84">
      <w:pPr>
        <w:ind w:firstLine="266"/>
        <w:rPr>
          <w:rtl/>
        </w:rPr>
      </w:pPr>
      <w:r w:rsidRPr="00C35A2C">
        <w:rPr>
          <w:rFonts w:hint="cs"/>
          <w:rtl/>
        </w:rPr>
        <w:t>ומציעאי כבר רבי אסרם</w:t>
      </w:r>
    </w:p>
    <w:p w14:paraId="5B0F1C2E" w14:textId="77777777" w:rsidR="00910F84" w:rsidRPr="00C35A2C" w:rsidRDefault="00910F84" w:rsidP="00910F84">
      <w:pPr>
        <w:rPr>
          <w:rtl/>
        </w:rPr>
      </w:pPr>
    </w:p>
    <w:p w14:paraId="48FF12FC" w14:textId="77777777" w:rsidR="000C50A9" w:rsidRDefault="00910F84" w:rsidP="000C50A9">
      <w:pPr>
        <w:pStyle w:val="36"/>
        <w:framePr w:wrap="notBeside"/>
        <w:rPr>
          <w:b/>
          <w:bCs/>
          <w:rtl/>
        </w:rPr>
      </w:pPr>
      <w:r w:rsidRPr="00C35A2C">
        <w:rPr>
          <w:rtl/>
        </w:rPr>
        <w:t xml:space="preserve">• </w:t>
      </w:r>
    </w:p>
    <w:p w14:paraId="6DB8FF3A" w14:textId="27C844AB" w:rsidR="00910F84" w:rsidRPr="00C35A2C" w:rsidRDefault="00910F84" w:rsidP="00910F84">
      <w:pPr>
        <w:rPr>
          <w:rtl/>
        </w:rPr>
      </w:pPr>
      <w:r w:rsidRPr="00C35A2C">
        <w:rPr>
          <w:b/>
          <w:bCs/>
          <w:rtl/>
        </w:rPr>
        <w:t>שתיתאה</w:t>
      </w:r>
      <w:r w:rsidRPr="00C35A2C">
        <w:rPr>
          <w:rFonts w:hint="cs"/>
          <w:rtl/>
        </w:rPr>
        <w:t xml:space="preserve"> [תבשיל קמח קליות או עדשים שנותן בתוכן מעט חומץ]</w:t>
      </w:r>
      <w:r>
        <w:rPr>
          <w:rtl/>
        </w:rPr>
        <w:t xml:space="preserve"> </w:t>
      </w:r>
      <w:r w:rsidRPr="00C35A2C">
        <w:rPr>
          <w:rtl/>
        </w:rPr>
        <w:t>רב שרי,</w:t>
      </w:r>
      <w:r w:rsidRPr="00C35A2C">
        <w:rPr>
          <w:rFonts w:hint="cs"/>
          <w:rtl/>
        </w:rPr>
        <w:t xml:space="preserve">  </w:t>
      </w:r>
      <w:r w:rsidRPr="00C35A2C">
        <w:rPr>
          <w:rtl/>
        </w:rPr>
        <w:t>אבוה דשמואל ולוי אסרי.</w:t>
      </w:r>
    </w:p>
    <w:p w14:paraId="6D245133" w14:textId="77777777" w:rsidR="00910F84" w:rsidRDefault="00910F84" w:rsidP="00910F84">
      <w:pPr>
        <w:rPr>
          <w:rtl/>
        </w:rPr>
      </w:pPr>
      <w:r w:rsidRPr="00C35A2C">
        <w:rPr>
          <w:b/>
          <w:bCs/>
          <w:rtl/>
        </w:rPr>
        <w:t>בחיטי ושערי</w:t>
      </w:r>
      <w:r w:rsidRPr="00C35A2C">
        <w:rPr>
          <w:rtl/>
        </w:rPr>
        <w:t xml:space="preserve"> </w:t>
      </w:r>
      <w:r w:rsidRPr="00C35A2C">
        <w:rPr>
          <w:rFonts w:hint="cs"/>
          <w:rtl/>
        </w:rPr>
        <w:t>לכ</w:t>
      </w:r>
      <w:r>
        <w:rPr>
          <w:rtl/>
        </w:rPr>
        <w:t>"</w:t>
      </w:r>
      <w:r w:rsidRPr="00C35A2C">
        <w:rPr>
          <w:rFonts w:hint="cs"/>
          <w:rtl/>
        </w:rPr>
        <w:t xml:space="preserve">ע מותר, </w:t>
      </w:r>
      <w:r w:rsidRPr="00C35A2C">
        <w:rPr>
          <w:rFonts w:hint="cs"/>
          <w:b/>
          <w:bCs/>
          <w:rtl/>
        </w:rPr>
        <w:t>בעדשים דחומץ</w:t>
      </w:r>
      <w:r w:rsidRPr="00C35A2C">
        <w:rPr>
          <w:rFonts w:hint="cs"/>
          <w:rtl/>
        </w:rPr>
        <w:t xml:space="preserve"> לכ</w:t>
      </w:r>
      <w:r>
        <w:rPr>
          <w:rtl/>
        </w:rPr>
        <w:t>"</w:t>
      </w:r>
      <w:r w:rsidRPr="00C35A2C">
        <w:rPr>
          <w:rFonts w:hint="cs"/>
          <w:rtl/>
        </w:rPr>
        <w:t>ע אסור, ו</w:t>
      </w:r>
      <w:r w:rsidRPr="00280F6D">
        <w:rPr>
          <w:rFonts w:hint="cs"/>
          <w:b/>
          <w:bCs/>
          <w:rtl/>
        </w:rPr>
        <w:t>פליגי</w:t>
      </w:r>
      <w:r w:rsidRPr="00C35A2C">
        <w:rPr>
          <w:rFonts w:hint="cs"/>
          <w:rtl/>
        </w:rPr>
        <w:t xml:space="preserve"> </w:t>
      </w:r>
      <w:r w:rsidRPr="00C35A2C">
        <w:rPr>
          <w:rFonts w:hint="cs"/>
          <w:b/>
          <w:bCs/>
          <w:rtl/>
        </w:rPr>
        <w:t>בעדשים דמים</w:t>
      </w:r>
      <w:r w:rsidRPr="00C35A2C">
        <w:rPr>
          <w:rFonts w:hint="cs"/>
          <w:rtl/>
        </w:rPr>
        <w:t>- אי גזרי' זה משום זה או לא</w:t>
      </w:r>
    </w:p>
    <w:p w14:paraId="1DF153E5" w14:textId="77777777" w:rsidR="000C50A9" w:rsidRDefault="00910F84" w:rsidP="000C50A9">
      <w:pPr>
        <w:pStyle w:val="36"/>
        <w:framePr w:wrap="notBeside"/>
        <w:rPr>
          <w:rtl/>
        </w:rPr>
      </w:pPr>
      <w:r w:rsidRPr="00C35A2C">
        <w:rPr>
          <w:rFonts w:hint="cs"/>
          <w:rtl/>
        </w:rPr>
        <w:t>וא</w:t>
      </w:r>
      <w:r>
        <w:rPr>
          <w:rtl/>
        </w:rPr>
        <w:t>"</w:t>
      </w:r>
      <w:r w:rsidRPr="00C35A2C">
        <w:rPr>
          <w:rFonts w:hint="cs"/>
          <w:rtl/>
        </w:rPr>
        <w:t>ד</w:t>
      </w:r>
      <w:r w:rsidRPr="00C35A2C">
        <w:rPr>
          <w:rtl/>
        </w:rPr>
        <w:t>:</w:t>
      </w:r>
    </w:p>
    <w:p w14:paraId="254BF88E" w14:textId="16217E27" w:rsidR="00910F84" w:rsidRDefault="00910F84" w:rsidP="00910F84">
      <w:pPr>
        <w:rPr>
          <w:rtl/>
        </w:rPr>
      </w:pPr>
      <w:r w:rsidRPr="00C35A2C">
        <w:rPr>
          <w:rtl/>
        </w:rPr>
        <w:t xml:space="preserve"> בטלפחי דמיא </w:t>
      </w:r>
      <w:r w:rsidRPr="00C35A2C">
        <w:rPr>
          <w:rFonts w:hint="cs"/>
          <w:rtl/>
        </w:rPr>
        <w:t>לכ</w:t>
      </w:r>
      <w:r>
        <w:rPr>
          <w:rtl/>
        </w:rPr>
        <w:t>"</w:t>
      </w:r>
      <w:r w:rsidRPr="00C35A2C">
        <w:rPr>
          <w:rFonts w:hint="cs"/>
          <w:rtl/>
        </w:rPr>
        <w:t>ע אסור ו</w:t>
      </w:r>
      <w:r w:rsidRPr="00280F6D">
        <w:rPr>
          <w:rFonts w:hint="cs"/>
          <w:b/>
          <w:bCs/>
          <w:rtl/>
        </w:rPr>
        <w:t>פליגי</w:t>
      </w:r>
      <w:r w:rsidRPr="00C35A2C">
        <w:rPr>
          <w:rFonts w:hint="cs"/>
          <w:rtl/>
        </w:rPr>
        <w:t xml:space="preserve"> בחיטי ושערי אי גזרי הא אטו הא או לא</w:t>
      </w:r>
    </w:p>
    <w:p w14:paraId="6E8B3022" w14:textId="77777777" w:rsidR="00910F84" w:rsidRPr="00C35A2C" w:rsidRDefault="00910F84" w:rsidP="00910F84">
      <w:pPr>
        <w:rPr>
          <w:rtl/>
        </w:rPr>
      </w:pPr>
    </w:p>
    <w:p w14:paraId="6215F642" w14:textId="77777777" w:rsidR="000C50A9" w:rsidRDefault="00910F84" w:rsidP="000C50A9">
      <w:pPr>
        <w:pStyle w:val="36"/>
        <w:framePr w:wrap="notBeside"/>
        <w:rPr>
          <w:rtl/>
        </w:rPr>
      </w:pPr>
      <w:r w:rsidRPr="00C35A2C">
        <w:rPr>
          <w:rtl/>
        </w:rPr>
        <w:t xml:space="preserve">• רב: </w:t>
      </w:r>
    </w:p>
    <w:p w14:paraId="6CC26C4E" w14:textId="013825FC" w:rsidR="00910F84" w:rsidRPr="00C35A2C" w:rsidRDefault="00910F84" w:rsidP="00910F84">
      <w:pPr>
        <w:rPr>
          <w:rtl/>
        </w:rPr>
      </w:pPr>
      <w:r w:rsidRPr="00C35A2C">
        <w:rPr>
          <w:rFonts w:hint="cs"/>
          <w:rtl/>
        </w:rPr>
        <w:t>ב'</w:t>
      </w:r>
      <w:r w:rsidRPr="00C35A2C">
        <w:rPr>
          <w:rtl/>
        </w:rPr>
        <w:t xml:space="preserve"> מיני שתיתאה ש</w:t>
      </w:r>
      <w:r w:rsidRPr="00C35A2C">
        <w:rPr>
          <w:rFonts w:hint="cs"/>
          <w:rtl/>
        </w:rPr>
        <w:t>לח</w:t>
      </w:r>
      <w:r w:rsidRPr="00C35A2C">
        <w:rPr>
          <w:rtl/>
        </w:rPr>
        <w:t xml:space="preserve"> ברזילי הגלעדי לדוד </w:t>
      </w:r>
      <w:r w:rsidRPr="00FF1C37">
        <w:rPr>
          <w:rStyle w:val="afffd"/>
          <w:rtl/>
        </w:rPr>
        <w:t>ד</w:t>
      </w:r>
      <w:r w:rsidRPr="00FF1C37">
        <w:rPr>
          <w:rStyle w:val="afffd"/>
          <w:rFonts w:hint="cs"/>
          <w:rtl/>
        </w:rPr>
        <w:t>'</w:t>
      </w:r>
      <w:r w:rsidRPr="00FF1C37">
        <w:rPr>
          <w:rStyle w:val="afffd"/>
          <w:rtl/>
        </w:rPr>
        <w:t>וכלי יוצר חטים ושעורים וקמח וקלי ופול ועדשים וקלי</w:t>
      </w:r>
      <w:r w:rsidRPr="00FF1C37">
        <w:rPr>
          <w:rStyle w:val="afffd"/>
          <w:rFonts w:hint="cs"/>
          <w:rtl/>
        </w:rPr>
        <w:t>'</w:t>
      </w:r>
      <w:r w:rsidRPr="00FF1C37">
        <w:rPr>
          <w:rStyle w:val="afffd"/>
          <w:rtl/>
        </w:rPr>
        <w:t>.</w:t>
      </w:r>
    </w:p>
    <w:p w14:paraId="79C1D229" w14:textId="77777777" w:rsidR="00910F84" w:rsidRPr="00C35A2C" w:rsidRDefault="00910F84" w:rsidP="00910F84">
      <w:pPr>
        <w:rPr>
          <w:rtl/>
        </w:rPr>
      </w:pPr>
      <w:r w:rsidRPr="00C35A2C">
        <w:rPr>
          <w:rtl/>
        </w:rPr>
        <w:t>ו</w:t>
      </w:r>
      <w:r w:rsidRPr="00C35A2C">
        <w:rPr>
          <w:rFonts w:hint="cs"/>
          <w:rtl/>
        </w:rPr>
        <w:t>עכשיו הוא שמוציאים סלים של זה לשוקי דנהרדעא ואף אחד לא חושש להך דאבוה דשמואל ולוי שאסר</w:t>
      </w:r>
    </w:p>
    <w:p w14:paraId="1BA86968" w14:textId="77777777" w:rsidR="00910F84" w:rsidRDefault="00910F84" w:rsidP="00910F84">
      <w:pPr>
        <w:pStyle w:val="afffe"/>
        <w:rPr>
          <w:rtl/>
        </w:rPr>
      </w:pPr>
      <w:r w:rsidRPr="00A06291">
        <w:rPr>
          <w:rtl/>
        </w:rPr>
        <w:t>׻</w:t>
      </w:r>
    </w:p>
    <w:p w14:paraId="26E06DA9" w14:textId="77777777" w:rsidR="00910F84" w:rsidRPr="00C35A2C" w:rsidRDefault="00910F84" w:rsidP="00910F84">
      <w:pPr>
        <w:pStyle w:val="afff2"/>
        <w:rPr>
          <w:rtl/>
        </w:rPr>
      </w:pPr>
      <w:ins w:id="9863" w:author="מספור קטעי משנה" w:date="2026-10-06T06:44:54Z">
        <w:r>
          <w:rPr>
            <w:rStyle w:val="MisparKeta"/>
          </w:rPr>
          <w:t xml:space="preserve">ב. </w:t>
        </w:r>
      </w:ins>
      <w:r w:rsidRPr="00C35A2C">
        <w:rPr>
          <w:rtl/>
        </w:rPr>
        <w:t>וכבשין שדרכן לתת בתוכן יין.</w:t>
      </w:r>
    </w:p>
    <w:p w14:paraId="0ADBACB0" w14:textId="77777777" w:rsidR="00910F84" w:rsidRPr="00C35A2C" w:rsidRDefault="00910F84" w:rsidP="00910F84">
      <w:pPr>
        <w:rPr>
          <w:rtl/>
        </w:rPr>
      </w:pPr>
      <w:r w:rsidRPr="000C50A9">
        <w:rPr>
          <w:rStyle w:val="affff1"/>
          <w:rtl/>
        </w:rPr>
        <w:t>חזקיה:</w:t>
      </w:r>
      <w:r w:rsidRPr="00C35A2C">
        <w:rPr>
          <w:rtl/>
        </w:rPr>
        <w:t xml:space="preserve"> לא שנו אלא שדרכן, אבל בידוע - אסור אפילו בהנאה.</w:t>
      </w:r>
    </w:p>
    <w:p w14:paraId="287C8992" w14:textId="77777777" w:rsidR="00910F84" w:rsidRDefault="00910F84" w:rsidP="00910F84">
      <w:pPr>
        <w:rPr>
          <w:rtl/>
        </w:rPr>
      </w:pPr>
      <w:r w:rsidRPr="00C35A2C">
        <w:rPr>
          <w:rFonts w:hint="cs"/>
          <w:rtl/>
        </w:rPr>
        <w:t xml:space="preserve">ושאני </w:t>
      </w:r>
      <w:r w:rsidRPr="00C35A2C">
        <w:rPr>
          <w:rtl/>
        </w:rPr>
        <w:t xml:space="preserve">ממורייס דשרו רבנן בהנאה </w:t>
      </w:r>
      <w:r w:rsidRPr="00C35A2C">
        <w:rPr>
          <w:rFonts w:hint="cs"/>
          <w:rtl/>
        </w:rPr>
        <w:t>דשם היין רק להעביר הזוהמה משא</w:t>
      </w:r>
      <w:r>
        <w:rPr>
          <w:rtl/>
        </w:rPr>
        <w:t>"</w:t>
      </w:r>
      <w:r w:rsidRPr="00C35A2C">
        <w:rPr>
          <w:rFonts w:hint="cs"/>
          <w:rtl/>
        </w:rPr>
        <w:t>כ כאן למתק הטעם</w:t>
      </w:r>
    </w:p>
    <w:p w14:paraId="0E2425A2" w14:textId="2D20A043" w:rsidR="00910F84" w:rsidRDefault="00910F84" w:rsidP="000C50A9">
      <w:pPr>
        <w:rPr>
          <w:rtl/>
        </w:rPr>
      </w:pPr>
      <w:r w:rsidRPr="000C50A9">
        <w:rPr>
          <w:rStyle w:val="affff1"/>
          <w:rtl/>
        </w:rPr>
        <w:t>ולרי"ו:</w:t>
      </w:r>
      <w:r w:rsidRPr="00C35A2C">
        <w:rPr>
          <w:rtl/>
        </w:rPr>
        <w:t xml:space="preserve"> אפילו בידוע מותר.</w:t>
      </w:r>
      <w:r w:rsidRPr="00C35A2C">
        <w:rPr>
          <w:rFonts w:hint="cs"/>
          <w:rtl/>
        </w:rPr>
        <w:t xml:space="preserve"> </w:t>
      </w:r>
      <w:r w:rsidRPr="000C50A9">
        <w:rPr>
          <w:rStyle w:val="affff1"/>
          <w:rFonts w:hint="cs"/>
          <w:rtl/>
        </w:rPr>
        <w:t>ושאני</w:t>
      </w:r>
      <w:r>
        <w:rPr>
          <w:rFonts w:hint="cs"/>
          <w:rtl/>
        </w:rPr>
        <w:t xml:space="preserve"> ממורייס </w:t>
      </w:r>
      <w:r>
        <w:rPr>
          <w:rStyle w:val="affff1"/>
          <w:rFonts w:hint="cs"/>
          <w:rtl/>
          <w:rPrChange w:id="9785" w:author="מנוע אמוראים" w:date="2026-10-05T16:41:56Z">
            <w:rPr>
              <w:rFonts w:hint="cs"/>
              <w:rtl/>
            </w:rPr>
          </w:rPrChange>
        </w:rPr>
        <w:t xml:space="preserve">לר</w:t>
      </w:r>
      <w:r>
        <w:rPr>
          <w:rStyle w:val="affff1"/>
          <w:rtl/>
          <w:rPrChange w:id="9786" w:author="מנוע אמוראים" w:date="2026-10-05T16:41:56Z">
            <w:rPr>
              <w:rtl/>
            </w:rPr>
          </w:rPrChange>
        </w:rPr>
        <w:t xml:space="preserve">"</w:t>
      </w:r>
      <w:r>
        <w:rPr>
          <w:rStyle w:val="affff1"/>
          <w:rFonts w:hint="cs"/>
          <w:rtl/>
          <w:rPrChange w:id="9787" w:author="מנוע אמוראים" w:date="2026-10-05T16:41:56Z">
            <w:rPr>
              <w:rFonts w:hint="cs"/>
              <w:rtl/>
            </w:rPr>
          </w:rPrChange>
        </w:rPr>
        <w:t xml:space="preserve">מ</w:t>
      </w:r>
      <w:r>
        <w:rPr>
          <w:rFonts w:hint="cs"/>
          <w:rtl/>
        </w:rPr>
        <w:t xml:space="preserve"> דאסר בהנאה דשם הרוטב נאכל והיין עמו משא</w:t>
      </w:r>
      <w:r>
        <w:rPr>
          <w:rtl/>
        </w:rPr>
        <w:t>"</w:t>
      </w:r>
      <w:r w:rsidRPr="00C35A2C">
        <w:rPr>
          <w:rFonts w:hint="cs"/>
          <w:rtl/>
        </w:rPr>
        <w:t>כ כאן</w:t>
      </w:r>
    </w:p>
    <w:p w14:paraId="1BC468DB" w14:textId="77777777" w:rsidR="00910F84" w:rsidRPr="00C35A2C" w:rsidRDefault="00910F84" w:rsidP="00910F84">
      <w:pPr>
        <w:pStyle w:val="aff6"/>
        <w:framePr w:wrap="around"/>
        <w:rPr>
          <w:rtl/>
        </w:rPr>
      </w:pPr>
      <w:r w:rsidRPr="00C35A2C">
        <w:rPr>
          <w:rFonts w:hint="cs"/>
          <w:rtl/>
        </w:rPr>
        <w:t>לט.</w:t>
      </w:r>
    </w:p>
    <w:p w14:paraId="58F76B74" w14:textId="77777777" w:rsidR="00910F84" w:rsidRPr="00C35A2C" w:rsidRDefault="00910F84" w:rsidP="00910F84">
      <w:pPr>
        <w:pStyle w:val="afff2"/>
        <w:rPr>
          <w:rtl/>
        </w:rPr>
      </w:pPr>
      <w:ins w:id="9864" w:author="מספור קטעי משנה" w:date="2026-10-06T06:44:54Z">
        <w:r>
          <w:rPr>
            <w:rStyle w:val="MisparKeta"/>
          </w:rPr>
          <w:t xml:space="preserve">א. </w:t>
        </w:r>
      </w:ins>
      <w:r w:rsidRPr="00C35A2C">
        <w:rPr>
          <w:rtl/>
        </w:rPr>
        <w:t>וטרית טרופה, וציר שאין בה דגה וכו'.</w:t>
      </w:r>
    </w:p>
    <w:p w14:paraId="2325B404" w14:textId="77777777" w:rsidR="000C50A9" w:rsidRDefault="00910F84" w:rsidP="000C50A9">
      <w:pPr>
        <w:pStyle w:val="36"/>
        <w:framePr w:wrap="notBeside"/>
        <w:rPr>
          <w:rtl/>
        </w:rPr>
      </w:pPr>
      <w:r w:rsidRPr="00C35A2C">
        <w:rPr>
          <w:rFonts w:hint="cs"/>
          <w:rtl/>
        </w:rPr>
        <w:t>ר</w:t>
      </w:r>
      <w:r>
        <w:rPr>
          <w:rtl/>
        </w:rPr>
        <w:t>"</w:t>
      </w:r>
      <w:r w:rsidRPr="00C35A2C">
        <w:rPr>
          <w:rFonts w:hint="cs"/>
          <w:rtl/>
        </w:rPr>
        <w:t>נ מ</w:t>
      </w:r>
      <w:r w:rsidRPr="00C35A2C">
        <w:rPr>
          <w:rtl/>
        </w:rPr>
        <w:t>רב:</w:t>
      </w:r>
    </w:p>
    <w:p w14:paraId="26E22F70" w14:textId="7347C38C" w:rsidR="00910F84" w:rsidRPr="00C35A2C" w:rsidRDefault="00910F84" w:rsidP="00910F84">
      <w:pPr>
        <w:rPr>
          <w:rtl/>
        </w:rPr>
      </w:pPr>
      <w:r w:rsidRPr="00C35A2C">
        <w:rPr>
          <w:rtl/>
        </w:rPr>
        <w:t xml:space="preserve"> זו סולתנית, </w:t>
      </w:r>
      <w:r w:rsidRPr="00C35A2C">
        <w:rPr>
          <w:rFonts w:hint="cs"/>
          <w:rtl/>
        </w:rPr>
        <w:t>ו</w:t>
      </w:r>
      <w:r w:rsidRPr="00C35A2C">
        <w:rPr>
          <w:rtl/>
        </w:rPr>
        <w:t>אסורה? מפני שערבונה עולה עמה.</w:t>
      </w:r>
    </w:p>
    <w:p w14:paraId="4E429D8D" w14:textId="77777777" w:rsidR="00910F84" w:rsidRDefault="00910F84" w:rsidP="00910F84">
      <w:pPr>
        <w:pStyle w:val="afffe"/>
        <w:rPr>
          <w:rtl/>
        </w:rPr>
      </w:pPr>
      <w:r w:rsidRPr="00A06291">
        <w:rPr>
          <w:rtl/>
        </w:rPr>
        <w:t>׻</w:t>
      </w:r>
    </w:p>
    <w:p w14:paraId="5FA603F9" w14:textId="77777777" w:rsidR="000C50A9" w:rsidRDefault="000C50A9" w:rsidP="00910F84">
      <w:pPr>
        <w:rPr>
          <w:b/>
          <w:bCs/>
          <w:rtl/>
        </w:rPr>
      </w:pPr>
    </w:p>
    <w:p w14:paraId="562CD53E" w14:textId="77777777" w:rsidR="000C50A9" w:rsidRDefault="000C50A9" w:rsidP="00910F84">
      <w:pPr>
        <w:rPr>
          <w:b/>
          <w:bCs/>
          <w:rtl/>
        </w:rPr>
      </w:pPr>
    </w:p>
    <w:p w14:paraId="5DD07EE6" w14:textId="77777777" w:rsidR="000C50A9" w:rsidRDefault="000C50A9" w:rsidP="00910F84">
      <w:pPr>
        <w:rPr>
          <w:b/>
          <w:bCs/>
          <w:rtl/>
        </w:rPr>
      </w:pPr>
    </w:p>
    <w:p w14:paraId="10CE8E91" w14:textId="77777777" w:rsidR="000C50A9" w:rsidRDefault="00910F84" w:rsidP="000C50A9">
      <w:pPr>
        <w:pStyle w:val="36"/>
        <w:framePr w:wrap="notBeside"/>
        <w:rPr>
          <w:rtl/>
        </w:rPr>
      </w:pPr>
      <w:r w:rsidRPr="00C35A2C">
        <w:rPr>
          <w:rtl/>
        </w:rPr>
        <w:t>ת</w:t>
      </w:r>
      <w:r>
        <w:rPr>
          <w:rtl/>
        </w:rPr>
        <w:t>"</w:t>
      </w:r>
      <w:r w:rsidRPr="00C35A2C">
        <w:rPr>
          <w:rtl/>
        </w:rPr>
        <w:t>ר:</w:t>
      </w:r>
    </w:p>
    <w:p w14:paraId="6CA2F719" w14:textId="4396F1FF" w:rsidR="00910F84" w:rsidRDefault="00910F84" w:rsidP="00910F84">
      <w:pPr>
        <w:rPr>
          <w:rtl/>
        </w:rPr>
      </w:pPr>
      <w:r w:rsidRPr="00C35A2C">
        <w:rPr>
          <w:rtl/>
        </w:rPr>
        <w:t xml:space="preserve"> אין לו עכשיו ועתיד לגדל לאחר זמן, כגון הסולתנית והעפיץ - הרי זה מותר;</w:t>
      </w:r>
    </w:p>
    <w:p w14:paraId="42EE61DC" w14:textId="77777777" w:rsidR="00910F84" w:rsidRPr="00C35A2C" w:rsidRDefault="00910F84" w:rsidP="00910F84">
      <w:pPr>
        <w:rPr>
          <w:rtl/>
        </w:rPr>
      </w:pPr>
      <w:r w:rsidRPr="00C35A2C">
        <w:rPr>
          <w:rtl/>
        </w:rPr>
        <w:t>יש לו עכשיו ועתיד להשיר בשעה שעולה מן הים, כגון אקונס ואפונס, כטספטייס ואכספטייס ואוטנס - מותר.</w:t>
      </w:r>
    </w:p>
    <w:p w14:paraId="4E2CFE6D" w14:textId="690C7C55" w:rsidR="00910F84" w:rsidRPr="00C35A2C" w:rsidRDefault="00910F84" w:rsidP="000C50A9">
      <w:pPr>
        <w:rPr>
          <w:rtl/>
        </w:rPr>
      </w:pPr>
      <w:r w:rsidRPr="000C50A9">
        <w:rPr>
          <w:rStyle w:val="affff1"/>
          <w:rtl/>
        </w:rPr>
        <w:t>אכריז רבי אבהו בקיסרי:</w:t>
      </w:r>
      <w:r w:rsidRPr="00C35A2C">
        <w:rPr>
          <w:rtl/>
        </w:rPr>
        <w:t xml:space="preserve"> קירבי דגים ועוברן ניקחין מכל אדם, חזקתן אינן באים אלא מפלוסא ואספמיא.</w:t>
      </w:r>
    </w:p>
    <w:p w14:paraId="2F297CB5" w14:textId="77777777" w:rsidR="00910F84" w:rsidRDefault="00910F84" w:rsidP="00910F84">
      <w:pPr>
        <w:rPr>
          <w:rtl/>
        </w:rPr>
      </w:pPr>
      <w:r w:rsidRPr="000C50A9">
        <w:rPr>
          <w:rStyle w:val="affff1"/>
          <w:rtl/>
        </w:rPr>
        <w:t>כי הא דאמר אביי:</w:t>
      </w:r>
      <w:r>
        <w:rPr>
          <w:rtl/>
        </w:rPr>
        <w:t xml:space="preserve"> האי צחנתא דבב נהרא </w:t>
      </w:r>
      <w:r w:rsidRPr="00C35A2C">
        <w:rPr>
          <w:rtl/>
        </w:rPr>
        <w:t xml:space="preserve">שריא; </w:t>
      </w:r>
      <w:r w:rsidRPr="00C35A2C">
        <w:rPr>
          <w:rFonts w:hint="cs"/>
          <w:rtl/>
        </w:rPr>
        <w:t>משום דאין קרקעית הים שם מגדל דג טמא</w:t>
      </w:r>
    </w:p>
    <w:p w14:paraId="65A1EED0" w14:textId="77777777" w:rsidR="00910F84" w:rsidRDefault="00910F84" w:rsidP="00910F84">
      <w:pPr>
        <w:rPr>
          <w:rtl/>
        </w:rPr>
      </w:pPr>
      <w:r w:rsidRPr="00C35A2C">
        <w:rPr>
          <w:rFonts w:hint="cs"/>
          <w:rtl/>
        </w:rPr>
        <w:t>ולאו משום דרדיפי מיא או שזה מים מלוחים דמתקימים בשניהם</w:t>
      </w:r>
    </w:p>
    <w:p w14:paraId="10539135" w14:textId="77777777" w:rsidR="00910F84" w:rsidRPr="00C35A2C" w:rsidRDefault="00910F84" w:rsidP="00910F84">
      <w:pPr>
        <w:rPr>
          <w:rtl/>
        </w:rPr>
      </w:pPr>
      <w:r w:rsidRPr="000C50A9">
        <w:rPr>
          <w:rStyle w:val="affff1"/>
          <w:rtl/>
        </w:rPr>
        <w:t>אמר רבינא:</w:t>
      </w:r>
      <w:r w:rsidRPr="00C35A2C">
        <w:rPr>
          <w:rtl/>
        </w:rPr>
        <w:t xml:space="preserve"> האידנא </w:t>
      </w:r>
      <w:r>
        <w:rPr>
          <w:rtl/>
        </w:rPr>
        <w:t>ד</w:t>
      </w:r>
      <w:r w:rsidRPr="00C35A2C">
        <w:rPr>
          <w:rtl/>
        </w:rPr>
        <w:t>שפכי ביה נהר גוזא ונהר גמדא - אסירי.</w:t>
      </w:r>
    </w:p>
    <w:p w14:paraId="70F66A74" w14:textId="77777777" w:rsidR="00910F84" w:rsidRPr="00C35A2C" w:rsidRDefault="00910F84" w:rsidP="00910F84">
      <w:pPr>
        <w:rPr>
          <w:rtl/>
        </w:rPr>
      </w:pPr>
      <w:r w:rsidRPr="000C50A9">
        <w:rPr>
          <w:rStyle w:val="affff1"/>
          <w:rtl/>
        </w:rPr>
        <w:t>אמר אביי:</w:t>
      </w:r>
      <w:r w:rsidRPr="00C35A2C">
        <w:rPr>
          <w:rtl/>
        </w:rPr>
        <w:t xml:space="preserve"> האי </w:t>
      </w:r>
      <w:r w:rsidRPr="00C35A2C">
        <w:rPr>
          <w:rFonts w:hint="cs"/>
          <w:rtl/>
        </w:rPr>
        <w:t>חמור הים מותר, ושור הים אסור</w:t>
      </w:r>
      <w:r w:rsidRPr="00C35A2C">
        <w:rPr>
          <w:rtl/>
        </w:rPr>
        <w:t xml:space="preserve"> </w:t>
      </w:r>
      <w:r w:rsidRPr="00C35A2C">
        <w:rPr>
          <w:rFonts w:hint="cs"/>
          <w:rtl/>
        </w:rPr>
        <w:t xml:space="preserve">- </w:t>
      </w:r>
      <w:r w:rsidRPr="00C35A2C">
        <w:rPr>
          <w:rtl/>
        </w:rPr>
        <w:t>וסימניך: טמא טהור, טהור טמא.</w:t>
      </w:r>
    </w:p>
    <w:p w14:paraId="385ED9EE" w14:textId="77777777" w:rsidR="00910F84" w:rsidRPr="00C35A2C" w:rsidRDefault="00910F84" w:rsidP="00910F84">
      <w:pPr>
        <w:rPr>
          <w:rtl/>
        </w:rPr>
      </w:pPr>
    </w:p>
    <w:p w14:paraId="29DB479E" w14:textId="77777777" w:rsidR="00910F84" w:rsidRPr="00C35A2C" w:rsidRDefault="00910F84" w:rsidP="00910F84">
      <w:pPr>
        <w:rPr>
          <w:rtl/>
        </w:rPr>
      </w:pPr>
      <w:r w:rsidRPr="000C50A9">
        <w:rPr>
          <w:rStyle w:val="affff1"/>
          <w:rtl/>
        </w:rPr>
        <w:t>רב אשי:</w:t>
      </w:r>
      <w:r w:rsidRPr="00C35A2C">
        <w:rPr>
          <w:rtl/>
        </w:rPr>
        <w:t xml:space="preserve"> שפר נונא - שרי, קדש נונא - אסיר, וסימניך: קדש לה'.</w:t>
      </w:r>
    </w:p>
    <w:p w14:paraId="5C574F2A" w14:textId="77777777" w:rsidR="00910F84" w:rsidRPr="00C35A2C" w:rsidRDefault="00910F84" w:rsidP="00910F84">
      <w:pPr>
        <w:rPr>
          <w:rtl/>
        </w:rPr>
      </w:pPr>
      <w:r w:rsidRPr="00C35A2C">
        <w:rPr>
          <w:rtl/>
        </w:rPr>
        <w:t>א</w:t>
      </w:r>
      <w:r>
        <w:rPr>
          <w:rtl/>
        </w:rPr>
        <w:t>"</w:t>
      </w:r>
      <w:r w:rsidRPr="00C35A2C">
        <w:rPr>
          <w:rFonts w:hint="cs"/>
          <w:rtl/>
        </w:rPr>
        <w:t>ד</w:t>
      </w:r>
      <w:r w:rsidRPr="00C35A2C">
        <w:rPr>
          <w:rtl/>
        </w:rPr>
        <w:t>: קבר נונא - אסור, וסימניך: קברי ע</w:t>
      </w:r>
      <w:r w:rsidRPr="00C35A2C">
        <w:rPr>
          <w:rFonts w:hint="cs"/>
          <w:rtl/>
        </w:rPr>
        <w:t>כו</w:t>
      </w:r>
      <w:r>
        <w:rPr>
          <w:rtl/>
        </w:rPr>
        <w:t>"</w:t>
      </w:r>
      <w:r w:rsidRPr="00C35A2C">
        <w:rPr>
          <w:rFonts w:hint="cs"/>
          <w:rtl/>
        </w:rPr>
        <w:t>ם</w:t>
      </w:r>
      <w:r w:rsidRPr="00C35A2C">
        <w:rPr>
          <w:rtl/>
        </w:rPr>
        <w:t>.</w:t>
      </w:r>
    </w:p>
    <w:p w14:paraId="1C84E523" w14:textId="51CFEDA4" w:rsidR="00910F84" w:rsidRDefault="00910F84" w:rsidP="00910F84">
      <w:pPr>
        <w:rPr>
          <w:rtl/>
        </w:rPr>
      </w:pPr>
      <w:r w:rsidRPr="000C50A9">
        <w:rPr>
          <w:rStyle w:val="affff1"/>
          <w:rFonts w:hint="cs"/>
          <w:rtl/>
        </w:rPr>
        <w:t>ר</w:t>
      </w:r>
      <w:r w:rsidRPr="000C50A9">
        <w:rPr>
          <w:rStyle w:val="affff1"/>
          <w:rtl/>
        </w:rPr>
        <w:t>"</w:t>
      </w:r>
      <w:r w:rsidRPr="000C50A9">
        <w:rPr>
          <w:rStyle w:val="affff1"/>
          <w:rFonts w:hint="cs"/>
          <w:rtl/>
        </w:rPr>
        <w:t xml:space="preserve">ע הגיע </w:t>
      </w:r>
      <w:r w:rsidRPr="000C50A9">
        <w:rPr>
          <w:rStyle w:val="affff1"/>
          <w:rtl/>
        </w:rPr>
        <w:t>לגינזק,</w:t>
      </w:r>
      <w:r w:rsidRPr="00C35A2C">
        <w:rPr>
          <w:rtl/>
        </w:rPr>
        <w:t xml:space="preserve"> </w:t>
      </w:r>
      <w:r w:rsidRPr="00C35A2C">
        <w:rPr>
          <w:rFonts w:hint="cs"/>
          <w:rtl/>
        </w:rPr>
        <w:t>הביאו לפניו דג הדומה לחיפושית כיסהו בסל ופירכס וראו קשקשים ממנו והתירו</w:t>
      </w:r>
    </w:p>
    <w:p w14:paraId="31573241" w14:textId="77777777" w:rsidR="00910F84" w:rsidRDefault="00910F84" w:rsidP="00910F84">
      <w:pPr>
        <w:rPr>
          <w:rtl/>
        </w:rPr>
      </w:pPr>
      <w:r w:rsidRPr="000C50A9">
        <w:rPr>
          <w:rStyle w:val="affff1"/>
          <w:rtl/>
        </w:rPr>
        <w:t>• רב אשי</w:t>
      </w:r>
      <w:r w:rsidRPr="000C50A9">
        <w:rPr>
          <w:rStyle w:val="affff1"/>
          <w:rFonts w:hint="cs"/>
          <w:rtl/>
        </w:rPr>
        <w:t>:</w:t>
      </w:r>
      <w:r w:rsidRPr="00C35A2C">
        <w:rPr>
          <w:rtl/>
        </w:rPr>
        <w:t xml:space="preserve"> </w:t>
      </w:r>
      <w:r w:rsidRPr="00C35A2C">
        <w:rPr>
          <w:rFonts w:hint="cs"/>
          <w:rtl/>
        </w:rPr>
        <w:t>הגיע ל</w:t>
      </w:r>
      <w:r w:rsidRPr="00C35A2C">
        <w:rPr>
          <w:rtl/>
        </w:rPr>
        <w:t xml:space="preserve">טמדוריא, </w:t>
      </w:r>
      <w:r w:rsidRPr="00C35A2C">
        <w:rPr>
          <w:rFonts w:hint="cs"/>
          <w:rtl/>
        </w:rPr>
        <w:t>הביאו לפני דג שדמה לצלופח העמידו נגד השמש וראה בו קשקשים דקים והתירו</w:t>
      </w:r>
    </w:p>
    <w:p w14:paraId="792FA67A" w14:textId="77777777" w:rsidR="00910F84" w:rsidRPr="00C35A2C" w:rsidRDefault="00910F84" w:rsidP="00910F84">
      <w:pPr>
        <w:rPr>
          <w:rtl/>
        </w:rPr>
      </w:pPr>
      <w:r w:rsidRPr="000C50A9">
        <w:rPr>
          <w:rStyle w:val="affff1"/>
          <w:rtl/>
        </w:rPr>
        <w:t>• רב אשי</w:t>
      </w:r>
      <w:r w:rsidRPr="00C35A2C">
        <w:rPr>
          <w:rtl/>
        </w:rPr>
        <w:t xml:space="preserve"> </w:t>
      </w:r>
      <w:r w:rsidRPr="00C35A2C">
        <w:rPr>
          <w:rFonts w:hint="cs"/>
          <w:rtl/>
        </w:rPr>
        <w:t>הגיע לאותו מקום והביאו לו דג הדומה לשפרנון [מין טהור] כיסהו בכלי לבן וראה בו קשקשים והתירו</w:t>
      </w:r>
      <w:r w:rsidRPr="00C35A2C">
        <w:rPr>
          <w:rtl/>
        </w:rPr>
        <w:t>.</w:t>
      </w:r>
    </w:p>
    <w:p w14:paraId="47752855" w14:textId="77777777" w:rsidR="000C50A9" w:rsidRDefault="00910F84" w:rsidP="000C50A9">
      <w:pPr>
        <w:pStyle w:val="36"/>
        <w:framePr w:wrap="notBeside"/>
        <w:rPr>
          <w:rtl/>
        </w:rPr>
      </w:pPr>
      <w:r w:rsidRPr="00C35A2C">
        <w:rPr>
          <w:rFonts w:hint="cs"/>
          <w:rtl/>
        </w:rPr>
        <w:t>רבב</w:t>
      </w:r>
      <w:r>
        <w:rPr>
          <w:rtl/>
        </w:rPr>
        <w:t>"</w:t>
      </w:r>
      <w:r w:rsidRPr="00C35A2C">
        <w:rPr>
          <w:rFonts w:hint="cs"/>
          <w:rtl/>
        </w:rPr>
        <w:t xml:space="preserve">ח </w:t>
      </w:r>
    </w:p>
    <w:p w14:paraId="44AD2C77" w14:textId="2ED91BE3" w:rsidR="00910F84" w:rsidRDefault="00910F84" w:rsidP="000C50A9">
      <w:pPr>
        <w:rPr>
          <w:rtl/>
        </w:rPr>
      </w:pPr>
      <w:r w:rsidRPr="00C35A2C">
        <w:rPr>
          <w:rFonts w:hint="cs"/>
          <w:rtl/>
        </w:rPr>
        <w:t xml:space="preserve">הגיע </w:t>
      </w:r>
      <w:r w:rsidRPr="00C35A2C">
        <w:rPr>
          <w:rtl/>
        </w:rPr>
        <w:t xml:space="preserve">לאקרא דאגמא, </w:t>
      </w:r>
      <w:r w:rsidRPr="00C35A2C">
        <w:rPr>
          <w:rFonts w:hint="cs"/>
          <w:rtl/>
        </w:rPr>
        <w:t xml:space="preserve">הגישו לו דגים כבושים ושמע לאחד שקורא לזה 'באטי'[מין טמא] אמר </w:t>
      </w:r>
      <w:r w:rsidRPr="00507DB9">
        <w:rPr>
          <w:rFonts w:hint="cs"/>
          <w:b/>
          <w:bCs/>
          <w:rtl/>
        </w:rPr>
        <w:t>ש</w:t>
      </w:r>
      <w:r>
        <w:rPr>
          <w:b/>
          <w:bCs/>
          <w:rtl/>
        </w:rPr>
        <w:t>"</w:t>
      </w:r>
      <w:r w:rsidRPr="00507DB9">
        <w:rPr>
          <w:rFonts w:hint="cs"/>
          <w:b/>
          <w:bCs/>
          <w:rtl/>
        </w:rPr>
        <w:t>מ</w:t>
      </w:r>
      <w:r w:rsidRPr="00C35A2C">
        <w:rPr>
          <w:rFonts w:hint="cs"/>
          <w:rtl/>
        </w:rPr>
        <w:t xml:space="preserve"> דג טמא יש בזה ולא אכל מזה, ובבוקר עיין בזה וראה בזה דבר טמא קרא על עצמו </w:t>
      </w:r>
      <w:r w:rsidRPr="00F90100">
        <w:rPr>
          <w:rStyle w:val="afffd"/>
          <w:rFonts w:hint="cs"/>
          <w:rtl/>
        </w:rPr>
        <w:t>'</w:t>
      </w:r>
      <w:r w:rsidRPr="00F90100">
        <w:rPr>
          <w:rStyle w:val="afffd"/>
          <w:rtl/>
        </w:rPr>
        <w:t>לא יאונה לצדיק כל און</w:t>
      </w:r>
      <w:r w:rsidRPr="00F90100">
        <w:rPr>
          <w:rStyle w:val="afffd"/>
          <w:rFonts w:hint="cs"/>
          <w:rtl/>
        </w:rPr>
        <w:t>'</w:t>
      </w:r>
      <w:r w:rsidRPr="00F90100">
        <w:rPr>
          <w:rStyle w:val="afffd"/>
          <w:rtl/>
        </w:rPr>
        <w:t>.</w:t>
      </w:r>
    </w:p>
    <w:p w14:paraId="428F999D" w14:textId="77777777" w:rsidR="00910F84" w:rsidRPr="00C35A2C" w:rsidRDefault="00910F84" w:rsidP="00910F84">
      <w:pPr>
        <w:pStyle w:val="afff2"/>
        <w:rPr>
          <w:rtl/>
        </w:rPr>
      </w:pPr>
      <w:ins w:id="9865" w:author="מספור קטעי משנה" w:date="2026-10-06T06:44:54Z">
        <w:r>
          <w:rPr>
            <w:rStyle w:val="MisparKeta"/>
          </w:rPr>
          <w:t xml:space="preserve">ב. </w:t>
        </w:r>
      </w:ins>
      <w:r w:rsidRPr="00C35A2C">
        <w:rPr>
          <w:rtl/>
        </w:rPr>
        <w:t>והקורט של חילתית.</w:t>
      </w:r>
    </w:p>
    <w:p w14:paraId="1A04E159" w14:textId="77777777" w:rsidR="00910F84" w:rsidRPr="00C35A2C" w:rsidRDefault="00910F84" w:rsidP="00910F84">
      <w:pPr>
        <w:rPr>
          <w:rtl/>
        </w:rPr>
      </w:pPr>
      <w:r>
        <w:rPr>
          <w:rtl/>
        </w:rPr>
        <w:t>משום דמפסקי ליה בסכי</w:t>
      </w:r>
      <w:r>
        <w:rPr>
          <w:rFonts w:hint="cs"/>
          <w:rtl/>
        </w:rPr>
        <w:t>ן</w:t>
      </w:r>
      <w:r w:rsidRPr="00C35A2C">
        <w:rPr>
          <w:rtl/>
        </w:rPr>
        <w:t xml:space="preserve">; </w:t>
      </w:r>
      <w:r w:rsidRPr="00C35A2C">
        <w:rPr>
          <w:rFonts w:hint="cs"/>
          <w:rtl/>
        </w:rPr>
        <w:t>אע</w:t>
      </w:r>
      <w:r>
        <w:rPr>
          <w:rtl/>
        </w:rPr>
        <w:t>"</w:t>
      </w:r>
      <w:r w:rsidRPr="00C35A2C">
        <w:rPr>
          <w:rFonts w:hint="cs"/>
          <w:rtl/>
        </w:rPr>
        <w:t>ג ד</w:t>
      </w:r>
      <w:r w:rsidRPr="00C35A2C">
        <w:rPr>
          <w:rtl/>
        </w:rPr>
        <w:t xml:space="preserve">נותן טעם לפגם מותר, אגב </w:t>
      </w:r>
      <w:r w:rsidRPr="00C35A2C">
        <w:rPr>
          <w:rFonts w:hint="cs"/>
          <w:rtl/>
        </w:rPr>
        <w:t xml:space="preserve">חריפות </w:t>
      </w:r>
      <w:r w:rsidRPr="00C35A2C">
        <w:rPr>
          <w:rtl/>
        </w:rPr>
        <w:t xml:space="preserve">דחילתית – </w:t>
      </w:r>
      <w:r w:rsidRPr="00C35A2C">
        <w:rPr>
          <w:rFonts w:hint="cs"/>
          <w:rtl/>
        </w:rPr>
        <w:t>ממתקו השמנונית והו</w:t>
      </w:r>
      <w:r>
        <w:rPr>
          <w:rtl/>
        </w:rPr>
        <w:t>"</w:t>
      </w:r>
      <w:r w:rsidRPr="00C35A2C">
        <w:rPr>
          <w:rFonts w:hint="cs"/>
          <w:rtl/>
        </w:rPr>
        <w:t xml:space="preserve">ל </w:t>
      </w:r>
      <w:r w:rsidRPr="00C35A2C">
        <w:rPr>
          <w:rtl/>
        </w:rPr>
        <w:t>כנותן טעם לשבח ואסור.</w:t>
      </w:r>
    </w:p>
    <w:p w14:paraId="4845C77B" w14:textId="77777777" w:rsidR="00910F84" w:rsidRDefault="00910F84" w:rsidP="00910F84">
      <w:pPr>
        <w:rPr>
          <w:rtl/>
        </w:rPr>
      </w:pPr>
      <w:r>
        <w:rPr>
          <w:rFonts w:hint="cs"/>
          <w:rtl/>
        </w:rPr>
        <w:t xml:space="preserve">עבדו של ר' לוי היה מוכר חילתית וכשנפטר ר' לוי באו לפני </w:t>
      </w:r>
      <w:r>
        <w:rPr>
          <w:rStyle w:val="affff1"/>
          <w:rFonts w:hint="cs"/>
          <w:rtl/>
          <w:rPrChange w:id="9788" w:author="מנוע אמוראים" w:date="2026-10-05T16:41:56Z">
            <w:rPr>
              <w:rFonts w:hint="cs"/>
              <w:rtl/>
            </w:rPr>
          </w:rPrChange>
        </w:rPr>
        <w:t xml:space="preserve">רי</w:t>
      </w:r>
      <w:r>
        <w:rPr>
          <w:rStyle w:val="affff1"/>
          <w:rtl/>
          <w:rPrChange w:id="9789" w:author="מנוע אמוראים" w:date="2026-10-05T16:41:56Z">
            <w:rPr>
              <w:rtl/>
            </w:rPr>
          </w:rPrChange>
        </w:rPr>
        <w:t xml:space="preserve">"</w:t>
      </w:r>
      <w:r>
        <w:rPr>
          <w:rStyle w:val="affff1"/>
          <w:rFonts w:hint="cs"/>
          <w:rtl/>
          <w:rPrChange w:id="9790" w:author="מנוע אמוראים" w:date="2026-10-05T16:41:56Z">
            <w:rPr>
              <w:rFonts w:hint="cs"/>
              <w:rtl/>
            </w:rPr>
          </w:rPrChange>
        </w:rPr>
        <w:t xml:space="preserve">ו</w:t>
      </w:r>
      <w:r>
        <w:rPr>
          <w:rFonts w:hint="cs"/>
          <w:rtl/>
        </w:rPr>
        <w:t xml:space="preserve"> מהו לקנות ממנו א</w:t>
      </w:r>
      <w:r>
        <w:rPr>
          <w:rtl/>
        </w:rPr>
        <w:t>"</w:t>
      </w:r>
      <w:r w:rsidRPr="00C35A2C">
        <w:rPr>
          <w:rFonts w:hint="cs"/>
          <w:rtl/>
        </w:rPr>
        <w:t>ל עבדו של חבר כחבר</w:t>
      </w:r>
    </w:p>
    <w:p w14:paraId="6930922A" w14:textId="77777777" w:rsidR="000C50A9" w:rsidRDefault="00910F84" w:rsidP="000C50A9">
      <w:pPr>
        <w:pStyle w:val="36"/>
        <w:framePr w:wrap="notBeside"/>
        <w:rPr>
          <w:rtl/>
        </w:rPr>
      </w:pPr>
      <w:r w:rsidRPr="00C35A2C">
        <w:rPr>
          <w:rFonts w:hint="cs"/>
          <w:rtl/>
        </w:rPr>
        <w:t>רהב</w:t>
      </w:r>
      <w:r>
        <w:rPr>
          <w:rtl/>
        </w:rPr>
        <w:t>"</w:t>
      </w:r>
      <w:r w:rsidRPr="00C35A2C">
        <w:rPr>
          <w:rFonts w:hint="cs"/>
          <w:rtl/>
        </w:rPr>
        <w:t xml:space="preserve">מ </w:t>
      </w:r>
    </w:p>
    <w:p w14:paraId="3802A3B5" w14:textId="6A5565D5" w:rsidR="00910F84" w:rsidRDefault="00910F84" w:rsidP="00910F84">
      <w:pPr>
        <w:rPr>
          <w:rtl/>
        </w:rPr>
      </w:pPr>
      <w:r w:rsidRPr="00C35A2C">
        <w:rPr>
          <w:rFonts w:hint="cs"/>
          <w:rtl/>
        </w:rPr>
        <w:t xml:space="preserve">קנה תכלת </w:t>
      </w:r>
      <w:r w:rsidRPr="00C35A2C">
        <w:rPr>
          <w:rtl/>
        </w:rPr>
        <w:t xml:space="preserve"> מאנשי </w:t>
      </w:r>
      <w:r>
        <w:rPr>
          <w:rFonts w:hint="cs"/>
          <w:rtl/>
        </w:rPr>
        <w:t xml:space="preserve">בית </w:t>
      </w:r>
      <w:r>
        <w:rPr>
          <w:rStyle w:val="affff1"/>
          <w:rFonts w:hint="cs"/>
          <w:rtl/>
          <w:rPrChange w:id="9791" w:author="מנוע אמוראים" w:date="2026-10-05T16:41:56Z">
            <w:rPr>
              <w:rFonts w:hint="cs"/>
              <w:rtl/>
            </w:rPr>
          </w:rPrChange>
        </w:rPr>
        <w:t xml:space="preserve">ר</w:t>
      </w:r>
      <w:r>
        <w:rPr>
          <w:rStyle w:val="affff1"/>
          <w:rtl/>
          <w:rPrChange w:id="9792" w:author="מנוע אמוראים" w:date="2026-10-05T16:41:56Z">
            <w:rPr>
              <w:rtl/>
            </w:rPr>
          </w:rPrChange>
        </w:rPr>
        <w:t xml:space="preserve">"</w:t>
      </w:r>
      <w:r>
        <w:rPr>
          <w:rStyle w:val="affff1"/>
          <w:rFonts w:hint="cs"/>
          <w:rtl/>
          <w:rPrChange w:id="9793" w:author="מנוע אמוראים" w:date="2026-10-05T16:41:56Z">
            <w:rPr>
              <w:rFonts w:hint="cs"/>
              <w:rtl/>
            </w:rPr>
          </w:rPrChange>
        </w:rPr>
        <w:t xml:space="preserve">ע</w:t>
      </w:r>
      <w:r>
        <w:rPr>
          <w:rFonts w:hint="cs"/>
          <w:rtl/>
        </w:rPr>
        <w:t xml:space="preserve"> חסידא</w:t>
      </w:r>
      <w:r w:rsidRPr="00C35A2C">
        <w:rPr>
          <w:rtl/>
        </w:rPr>
        <w:t xml:space="preserve">, </w:t>
      </w:r>
      <w:r w:rsidRPr="00C35A2C">
        <w:rPr>
          <w:rFonts w:hint="cs"/>
          <w:rtl/>
        </w:rPr>
        <w:t>בא לפני ר' יוסף ולא היה בידו פגע בו חנן חייטא א</w:t>
      </w:r>
      <w:r>
        <w:rPr>
          <w:rtl/>
        </w:rPr>
        <w:t>"</w:t>
      </w:r>
      <w:r w:rsidRPr="00C35A2C">
        <w:rPr>
          <w:rFonts w:hint="cs"/>
          <w:rtl/>
        </w:rPr>
        <w:t xml:space="preserve">ל: יוסף </w:t>
      </w:r>
      <w:r w:rsidRPr="00C35A2C">
        <w:rPr>
          <w:rtl/>
        </w:rPr>
        <w:t xml:space="preserve">עניא מנא ליה? </w:t>
      </w:r>
      <w:r>
        <w:rPr>
          <w:rFonts w:hint="cs"/>
          <w:rtl/>
        </w:rPr>
        <w:t xml:space="preserve">אצלי היה המעשה שקניתי תכלת מאנשי הבית של רבנאה אחי </w:t>
      </w:r>
      <w:r>
        <w:rPr>
          <w:rStyle w:val="affff1"/>
          <w:rFonts w:hint="cs"/>
          <w:rtl/>
          <w:rPrChange w:id="9794" w:author="מנוע אמוראים" w:date="2026-10-05T16:41:56Z">
            <w:rPr>
              <w:rFonts w:hint="cs"/>
              <w:rtl/>
            </w:rPr>
          </w:rPrChange>
        </w:rPr>
        <w:t xml:space="preserve">רחב</w:t>
      </w:r>
      <w:r>
        <w:rPr>
          <w:rStyle w:val="affff1"/>
          <w:rtl/>
          <w:rPrChange w:id="9795" w:author="מנוע אמוראים" w:date="2026-10-05T16:41:56Z">
            <w:rPr>
              <w:rtl/>
            </w:rPr>
          </w:rPrChange>
        </w:rPr>
        <w:t xml:space="preserve">"</w:t>
      </w:r>
      <w:r>
        <w:rPr>
          <w:rStyle w:val="affff1"/>
          <w:rFonts w:hint="cs"/>
          <w:rtl/>
          <w:rPrChange w:id="9796" w:author="מנוע אמוראים" w:date="2026-10-05T16:41:56Z">
            <w:rPr>
              <w:rFonts w:hint="cs"/>
              <w:rtl/>
            </w:rPr>
          </w:rPrChange>
        </w:rPr>
        <w:t xml:space="preserve">א</w:t>
      </w:r>
      <w:r>
        <w:rPr>
          <w:rFonts w:hint="cs"/>
          <w:rtl/>
        </w:rPr>
        <w:t xml:space="preserve"> ובאתי לפני </w:t>
      </w:r>
      <w:r>
        <w:rPr>
          <w:rStyle w:val="affff1"/>
          <w:rFonts w:hint="cs"/>
          <w:rtl/>
          <w:rPrChange w:id="9797" w:author="מנוע אמוראים" w:date="2026-10-05T16:41:56Z">
            <w:rPr>
              <w:rFonts w:hint="cs"/>
              <w:rtl/>
            </w:rPr>
          </w:rPrChange>
        </w:rPr>
        <w:t xml:space="preserve">ר</w:t>
      </w:r>
      <w:r>
        <w:rPr>
          <w:rStyle w:val="affff1"/>
          <w:rtl/>
          <w:rPrChange w:id="9798" w:author="מנוע אמוראים" w:date="2026-10-05T16:41:56Z">
            <w:rPr>
              <w:rtl/>
            </w:rPr>
          </w:rPrChange>
        </w:rPr>
        <w:t xml:space="preserve">"</w:t>
      </w:r>
      <w:r>
        <w:rPr>
          <w:rStyle w:val="affff1"/>
          <w:rFonts w:hint="cs"/>
          <w:rtl/>
          <w:rPrChange w:id="9799" w:author="מנוע אמוראים" w:date="2026-10-05T16:41:56Z">
            <w:rPr>
              <w:rFonts w:hint="cs"/>
              <w:rtl/>
            </w:rPr>
          </w:rPrChange>
        </w:rPr>
        <w:t xml:space="preserve">מ</w:t>
      </w:r>
      <w:r>
        <w:rPr>
          <w:rFonts w:hint="cs"/>
          <w:rtl/>
        </w:rPr>
        <w:t xml:space="preserve"> ולא היה בידו, </w:t>
      </w:r>
    </w:p>
    <w:p w14:paraId="584F316A" w14:textId="77777777" w:rsidR="00910F84" w:rsidRPr="00C35A2C" w:rsidRDefault="00910F84" w:rsidP="00910F84">
      <w:pPr>
        <w:rPr>
          <w:rtl/>
        </w:rPr>
      </w:pPr>
      <w:r w:rsidRPr="000C50A9">
        <w:rPr>
          <w:rStyle w:val="affff1"/>
          <w:rFonts w:hint="cs"/>
          <w:rtl/>
        </w:rPr>
        <w:t>ולפני ר</w:t>
      </w:r>
      <w:r w:rsidRPr="000C50A9">
        <w:rPr>
          <w:rStyle w:val="affff1"/>
          <w:rtl/>
        </w:rPr>
        <w:t>"</w:t>
      </w:r>
      <w:r w:rsidRPr="000C50A9">
        <w:rPr>
          <w:rStyle w:val="affff1"/>
          <w:rFonts w:hint="cs"/>
          <w:rtl/>
        </w:rPr>
        <w:t>י מהגרוניא ואמר לי</w:t>
      </w:r>
      <w:r w:rsidRPr="000C50A9">
        <w:rPr>
          <w:rStyle w:val="affff1"/>
          <w:rtl/>
        </w:rPr>
        <w:t>:</w:t>
      </w:r>
      <w:r w:rsidRPr="00C35A2C">
        <w:rPr>
          <w:rtl/>
        </w:rPr>
        <w:t xml:space="preserve"> נפלת ליד, </w:t>
      </w:r>
      <w:r w:rsidRPr="000C50A9">
        <w:rPr>
          <w:rStyle w:val="affff1"/>
          <w:rtl/>
        </w:rPr>
        <w:t>הכי אמר שמואל:</w:t>
      </w:r>
      <w:r w:rsidRPr="00C35A2C">
        <w:rPr>
          <w:rtl/>
        </w:rPr>
        <w:t xml:space="preserve"> אשת חבר הרי היא כחבר.</w:t>
      </w:r>
    </w:p>
    <w:p w14:paraId="7127A777" w14:textId="77777777" w:rsidR="00910F84" w:rsidRPr="00C35A2C" w:rsidRDefault="00910F84" w:rsidP="00910F84">
      <w:pPr>
        <w:rPr>
          <w:rtl/>
        </w:rPr>
      </w:pPr>
    </w:p>
    <w:p w14:paraId="2FFDE02D" w14:textId="77777777" w:rsidR="00A00A89" w:rsidRDefault="00910F84" w:rsidP="00A00A89">
      <w:pPr>
        <w:pStyle w:val="36"/>
        <w:framePr w:wrap="notBeside"/>
        <w:rPr>
          <w:rtl/>
        </w:rPr>
      </w:pPr>
      <w:r w:rsidRPr="00C35A2C">
        <w:rPr>
          <w:rtl/>
        </w:rPr>
        <w:t>ד</w:t>
      </w:r>
      <w:r w:rsidRPr="00280F6D">
        <w:rPr>
          <w:b/>
          <w:bCs/>
          <w:rtl/>
        </w:rPr>
        <w:t>ת</w:t>
      </w:r>
      <w:r>
        <w:rPr>
          <w:b/>
          <w:bCs/>
          <w:rtl/>
        </w:rPr>
        <w:t>"</w:t>
      </w:r>
      <w:r w:rsidRPr="00280F6D">
        <w:rPr>
          <w:b/>
          <w:bCs/>
          <w:rtl/>
        </w:rPr>
        <w:t>ר</w:t>
      </w:r>
      <w:r w:rsidRPr="00C35A2C">
        <w:rPr>
          <w:rtl/>
        </w:rPr>
        <w:t xml:space="preserve">: </w:t>
      </w:r>
    </w:p>
    <w:p w14:paraId="19507904" w14:textId="190A0210" w:rsidR="00910F84" w:rsidRPr="00C35A2C" w:rsidRDefault="00910F84" w:rsidP="00910F84">
      <w:pPr>
        <w:rPr>
          <w:b/>
          <w:bCs/>
          <w:rtl/>
        </w:rPr>
      </w:pPr>
      <w:r w:rsidRPr="00C35A2C">
        <w:rPr>
          <w:rtl/>
        </w:rPr>
        <w:t>אשת חבר הרי היא כחבר, עבדו של חבר הרי הוא כחבר, חבר שמת - אשתו ובניו ובני ביתו הרי הן בחזקתן עד שיחשדו; וכן חצר שמוכרין בה תכלת, הרי היא בחזקתה עד שתיפסל.</w:t>
      </w:r>
    </w:p>
    <w:p w14:paraId="26504758" w14:textId="77777777" w:rsidR="00A00A89" w:rsidRDefault="00910F84" w:rsidP="00A00A89">
      <w:pPr>
        <w:pStyle w:val="36"/>
        <w:framePr w:wrap="notBeside"/>
        <w:rPr>
          <w:rtl/>
        </w:rPr>
      </w:pPr>
      <w:r w:rsidRPr="00C35A2C">
        <w:rPr>
          <w:rtl/>
        </w:rPr>
        <w:t>ת</w:t>
      </w:r>
      <w:r>
        <w:rPr>
          <w:rtl/>
        </w:rPr>
        <w:t>"</w:t>
      </w:r>
      <w:r w:rsidRPr="00C35A2C">
        <w:rPr>
          <w:rtl/>
        </w:rPr>
        <w:t>ר:</w:t>
      </w:r>
    </w:p>
    <w:p w14:paraId="3F3F60CD" w14:textId="73F5587A" w:rsidR="00910F84" w:rsidRPr="00C35A2C" w:rsidRDefault="00910F84" w:rsidP="00910F84">
      <w:pPr>
        <w:rPr>
          <w:rtl/>
        </w:rPr>
      </w:pPr>
      <w:r w:rsidRPr="00C35A2C">
        <w:rPr>
          <w:rtl/>
        </w:rPr>
        <w:t xml:space="preserve"> אשת עם הארץ שנשאת לחבר, וכן בתו של עם הארץ שנשאת לחבר, וכן עבדו של עם הארץ שנמכר לחבר - כולן צריכין לקבל דברי חברות; </w:t>
      </w:r>
      <w:r w:rsidRPr="00C35A2C">
        <w:rPr>
          <w:rtl/>
        </w:rPr>
        <w:tab/>
      </w:r>
    </w:p>
    <w:p w14:paraId="7D7163D9" w14:textId="77777777" w:rsidR="00910F84" w:rsidRDefault="00910F84" w:rsidP="00910F84">
      <w:pPr>
        <w:rPr>
          <w:rtl/>
        </w:rPr>
      </w:pPr>
      <w:r w:rsidRPr="00C35A2C">
        <w:rPr>
          <w:rtl/>
        </w:rPr>
        <w:t>אבל אשת חבר שנשאת לעם הארץ, וכן בתו של חבר שנשאת לעם הארץ, וכן עבדו של חבר שנמכר לעם הארץ</w:t>
      </w:r>
    </w:p>
    <w:p w14:paraId="021071B3" w14:textId="77777777" w:rsidR="00910F84" w:rsidRDefault="00910F84" w:rsidP="00910F84">
      <w:pPr>
        <w:rPr>
          <w:rtl/>
        </w:rPr>
      </w:pPr>
      <w:r>
        <w:rPr>
          <w:rStyle w:val="affff1"/>
          <w:rFonts w:hint="cs"/>
          <w:rtl/>
          <w:rPrChange w:id="9800" w:author="מנוע אמוראים" w:date="2026-10-05T16:41:56Z">
            <w:rPr>
              <w:rFonts w:hint="cs"/>
              <w:rtl/>
            </w:rPr>
          </w:rPrChange>
        </w:rPr>
        <w:t xml:space="preserve">לר</w:t>
      </w:r>
      <w:r>
        <w:rPr>
          <w:rStyle w:val="affff1"/>
          <w:rtl/>
          <w:rPrChange w:id="9801" w:author="מנוע אמוראים" w:date="2026-10-05T16:41:56Z">
            <w:rPr>
              <w:rtl/>
            </w:rPr>
          </w:rPrChange>
        </w:rPr>
        <w:t xml:space="preserve">"</w:t>
      </w:r>
      <w:r>
        <w:rPr>
          <w:rStyle w:val="affff1"/>
          <w:rFonts w:hint="cs"/>
          <w:rtl/>
          <w:rPrChange w:id="9802" w:author="מנוע אמוראים" w:date="2026-10-05T16:41:56Z">
            <w:rPr>
              <w:rFonts w:hint="cs"/>
              <w:rtl/>
            </w:rPr>
          </w:rPrChange>
        </w:rPr>
        <w:t xml:space="preserve">מ</w:t>
      </w:r>
      <w:r>
        <w:rPr>
          <w:rFonts w:hint="cs"/>
          <w:rtl/>
        </w:rPr>
        <w:t xml:space="preserve"> </w:t>
      </w:r>
      <w:r w:rsidRPr="00C35A2C">
        <w:rPr>
          <w:rtl/>
        </w:rPr>
        <w:t>- אינן צריכין לקבל דברי חברות לכתחלה,</w:t>
      </w:r>
    </w:p>
    <w:p w14:paraId="4BE688DD" w14:textId="77777777" w:rsidR="00910F84" w:rsidRPr="00C35A2C" w:rsidRDefault="00910F84" w:rsidP="00910F84">
      <w:pPr>
        <w:rPr>
          <w:rtl/>
        </w:rPr>
      </w:pPr>
      <w:r w:rsidRPr="00C35A2C">
        <w:rPr>
          <w:rtl/>
        </w:rPr>
        <w:t>ר' יהודה: אף הן צריכין לקבל דברי חברות לכתחלה.</w:t>
      </w:r>
    </w:p>
    <w:p w14:paraId="661D5FE6" w14:textId="77777777" w:rsidR="00910F84" w:rsidRPr="00C35A2C" w:rsidRDefault="00910F84" w:rsidP="00910F84">
      <w:pPr>
        <w:rPr>
          <w:rtl/>
        </w:rPr>
      </w:pPr>
      <w:r>
        <w:rPr>
          <w:rtl/>
        </w:rPr>
        <w:t xml:space="preserve">וכן היה </w:t>
      </w:r>
      <w:r>
        <w:rPr>
          <w:rStyle w:val="affff1"/>
          <w:rtl/>
          <w:rPrChange w:id="9803" w:author="מנוע אמוראים" w:date="2026-10-05T16:41:56Z">
            <w:rPr>
              <w:rtl/>
            </w:rPr>
          </w:rPrChange>
        </w:rPr>
        <w:t xml:space="preserve">ר</w:t>
      </w:r>
      <w:r>
        <w:rPr>
          <w:rStyle w:val="affff1"/>
          <w:rFonts w:hint="cs"/>
          <w:rtl/>
          <w:rPrChange w:id="9804" w:author="מנוע אמוראים" w:date="2026-10-05T16:41:56Z">
            <w:rPr>
              <w:rFonts w:hint="cs"/>
              <w:rtl/>
            </w:rPr>
          </w:rPrChange>
        </w:rPr>
        <w:t xml:space="preserve">שב</w:t>
      </w:r>
      <w:r>
        <w:rPr>
          <w:rStyle w:val="affff1"/>
          <w:rtl/>
          <w:rPrChange w:id="9805" w:author="מנוע אמוראים" w:date="2026-10-05T16:41:56Z">
            <w:rPr>
              <w:rtl/>
            </w:rPr>
          </w:rPrChange>
        </w:rPr>
        <w:t xml:space="preserve">"</w:t>
      </w:r>
      <w:r>
        <w:rPr>
          <w:rStyle w:val="affff1"/>
          <w:rFonts w:hint="cs"/>
          <w:rtl/>
          <w:rPrChange w:id="9806" w:author="מנוע אמוראים" w:date="2026-10-05T16:41:56Z">
            <w:rPr>
              <w:rFonts w:hint="cs"/>
              <w:rtl/>
            </w:rPr>
          </w:rPrChange>
        </w:rPr>
        <w:t xml:space="preserve">א</w:t>
      </w:r>
      <w:r w:rsidRPr="00C35A2C">
        <w:rPr>
          <w:rtl/>
        </w:rPr>
        <w:t xml:space="preserve"> אומר: מעשה באשה אחת שנשאת לחבר, והיתה קושרת לו תפילין על ידו, נשאת למוכס, והיתה קושרת לו קשרי מוכס על ידו.</w:t>
      </w:r>
    </w:p>
    <w:p w14:paraId="0FF4F4B1" w14:textId="77777777" w:rsidR="00910F84" w:rsidRPr="00C35A2C" w:rsidRDefault="00910F84" w:rsidP="00910F84">
      <w:pPr>
        <w:pStyle w:val="aff6"/>
        <w:framePr w:wrap="around"/>
        <w:rPr>
          <w:rtl/>
        </w:rPr>
      </w:pPr>
      <w:r w:rsidRPr="00C35A2C">
        <w:rPr>
          <w:rFonts w:hint="cs"/>
          <w:rtl/>
        </w:rPr>
        <w:t>לט:</w:t>
      </w:r>
    </w:p>
    <w:p w14:paraId="5C3A4087" w14:textId="77777777" w:rsidR="00A00A89" w:rsidRDefault="00910F84" w:rsidP="00A00A89">
      <w:pPr>
        <w:pStyle w:val="36"/>
        <w:framePr w:wrap="notBeside"/>
        <w:rPr>
          <w:rtl/>
        </w:rPr>
      </w:pPr>
      <w:r w:rsidRPr="00C35A2C">
        <w:rPr>
          <w:rtl/>
        </w:rPr>
        <w:t xml:space="preserve">רב: </w:t>
      </w:r>
    </w:p>
    <w:p w14:paraId="435BE0A0" w14:textId="277C078C" w:rsidR="00910F84" w:rsidRPr="00C35A2C" w:rsidRDefault="00910F84" w:rsidP="00910F84">
      <w:pPr>
        <w:rPr>
          <w:rtl/>
        </w:rPr>
      </w:pPr>
      <w:r w:rsidRPr="00C35A2C">
        <w:rPr>
          <w:b/>
          <w:bCs/>
          <w:rtl/>
        </w:rPr>
        <w:t>חבי</w:t>
      </w:r>
      <w:r>
        <w:rPr>
          <w:b/>
          <w:bCs/>
          <w:rtl/>
        </w:rPr>
        <w:t>"</w:t>
      </w:r>
      <w:r w:rsidRPr="00C35A2C">
        <w:rPr>
          <w:b/>
          <w:bCs/>
          <w:rtl/>
        </w:rPr>
        <w:t>ת</w:t>
      </w:r>
      <w:r w:rsidRPr="00C35A2C">
        <w:rPr>
          <w:rtl/>
        </w:rPr>
        <w:t xml:space="preserve"> </w:t>
      </w:r>
      <w:r w:rsidRPr="00C35A2C">
        <w:rPr>
          <w:b/>
          <w:bCs/>
          <w:rtl/>
        </w:rPr>
        <w:t>ח</w:t>
      </w:r>
      <w:r w:rsidRPr="00C35A2C">
        <w:rPr>
          <w:rtl/>
        </w:rPr>
        <w:t xml:space="preserve">לב, </w:t>
      </w:r>
      <w:r w:rsidRPr="00C35A2C">
        <w:rPr>
          <w:b/>
          <w:bCs/>
          <w:rtl/>
        </w:rPr>
        <w:t>ב</w:t>
      </w:r>
      <w:r w:rsidRPr="00C35A2C">
        <w:rPr>
          <w:rtl/>
        </w:rPr>
        <w:t xml:space="preserve">שר, </w:t>
      </w:r>
      <w:r w:rsidRPr="00C35A2C">
        <w:rPr>
          <w:b/>
          <w:bCs/>
          <w:rtl/>
        </w:rPr>
        <w:t>י</w:t>
      </w:r>
      <w:r w:rsidRPr="00C35A2C">
        <w:rPr>
          <w:rtl/>
        </w:rPr>
        <w:t xml:space="preserve">ין, </w:t>
      </w:r>
      <w:r w:rsidRPr="00C35A2C">
        <w:rPr>
          <w:b/>
          <w:bCs/>
          <w:rtl/>
        </w:rPr>
        <w:t>ת</w:t>
      </w:r>
      <w:r w:rsidRPr="00C35A2C">
        <w:rPr>
          <w:rtl/>
        </w:rPr>
        <w:t xml:space="preserve">כלת - </w:t>
      </w:r>
      <w:r w:rsidRPr="00C35A2C">
        <w:rPr>
          <w:b/>
          <w:bCs/>
          <w:rtl/>
        </w:rPr>
        <w:t>אסורין</w:t>
      </w:r>
      <w:r w:rsidRPr="00C35A2C">
        <w:rPr>
          <w:rtl/>
        </w:rPr>
        <w:t xml:space="preserve"> בחותם אחד; </w:t>
      </w:r>
      <w:r w:rsidRPr="00C35A2C">
        <w:rPr>
          <w:b/>
          <w:bCs/>
          <w:rtl/>
        </w:rPr>
        <w:t>ח</w:t>
      </w:r>
      <w:r w:rsidRPr="00C35A2C">
        <w:rPr>
          <w:rtl/>
        </w:rPr>
        <w:t xml:space="preserve">ילתית, </w:t>
      </w:r>
      <w:r w:rsidRPr="00C35A2C">
        <w:rPr>
          <w:b/>
          <w:bCs/>
          <w:rtl/>
        </w:rPr>
        <w:t>מ</w:t>
      </w:r>
      <w:r w:rsidRPr="00C35A2C">
        <w:rPr>
          <w:rtl/>
        </w:rPr>
        <w:t xml:space="preserve">ורייס, </w:t>
      </w:r>
      <w:r w:rsidRPr="00C35A2C">
        <w:rPr>
          <w:b/>
          <w:bCs/>
          <w:rtl/>
        </w:rPr>
        <w:t>פ</w:t>
      </w:r>
      <w:r w:rsidRPr="00C35A2C">
        <w:rPr>
          <w:rtl/>
        </w:rPr>
        <w:t xml:space="preserve">ת, </w:t>
      </w:r>
      <w:r w:rsidRPr="00C35A2C">
        <w:rPr>
          <w:b/>
          <w:bCs/>
          <w:rtl/>
        </w:rPr>
        <w:t>ג</w:t>
      </w:r>
      <w:r w:rsidRPr="00C35A2C">
        <w:rPr>
          <w:rtl/>
        </w:rPr>
        <w:t xml:space="preserve">בינה - </w:t>
      </w:r>
      <w:r w:rsidRPr="00C35A2C">
        <w:rPr>
          <w:b/>
          <w:bCs/>
          <w:rtl/>
        </w:rPr>
        <w:t>מותרין</w:t>
      </w:r>
      <w:r w:rsidRPr="00C35A2C">
        <w:rPr>
          <w:rtl/>
        </w:rPr>
        <w:t xml:space="preserve"> בחותם אחד.</w:t>
      </w:r>
    </w:p>
    <w:p w14:paraId="36C5280D" w14:textId="77777777" w:rsidR="00910F84" w:rsidRDefault="00910F84" w:rsidP="00910F84">
      <w:pPr>
        <w:rPr>
          <w:rtl/>
        </w:rPr>
      </w:pPr>
      <w:r w:rsidRPr="00C35A2C">
        <w:rPr>
          <w:rtl/>
        </w:rPr>
        <w:t xml:space="preserve">פת </w:t>
      </w:r>
      <w:r w:rsidRPr="00C35A2C">
        <w:rPr>
          <w:rFonts w:hint="cs"/>
          <w:rtl/>
        </w:rPr>
        <w:t>חיישי או לאיחלופי דקרירא בחמימא ידיע וחיטי בשערי בכהדדי בחותם אחד לא טרח ומזייף</w:t>
      </w:r>
    </w:p>
    <w:p w14:paraId="1647CB53" w14:textId="77777777" w:rsidR="00A00A89" w:rsidRDefault="00910F84" w:rsidP="00A00A89">
      <w:pPr>
        <w:pStyle w:val="36"/>
        <w:framePr w:wrap="notBeside"/>
        <w:rPr>
          <w:rtl/>
        </w:rPr>
      </w:pPr>
      <w:r w:rsidRPr="00C35A2C">
        <w:rPr>
          <w:rtl/>
        </w:rPr>
        <w:t>ו</w:t>
      </w:r>
      <w:r w:rsidRPr="00C35A2C">
        <w:rPr>
          <w:rFonts w:hint="cs"/>
          <w:rtl/>
        </w:rPr>
        <w:t>ל</w:t>
      </w:r>
      <w:r w:rsidRPr="00C35A2C">
        <w:rPr>
          <w:rtl/>
        </w:rPr>
        <w:t>רב</w:t>
      </w:r>
      <w:r w:rsidRPr="00C35A2C">
        <w:rPr>
          <w:rFonts w:hint="cs"/>
          <w:rtl/>
        </w:rPr>
        <w:t>:</w:t>
      </w:r>
      <w:r w:rsidRPr="00C35A2C">
        <w:rPr>
          <w:rtl/>
        </w:rPr>
        <w:t xml:space="preserve"> </w:t>
      </w:r>
    </w:p>
    <w:p w14:paraId="449E50F7" w14:textId="1057E062" w:rsidR="00910F84" w:rsidRDefault="00910F84" w:rsidP="00910F84">
      <w:pPr>
        <w:rPr>
          <w:rtl/>
        </w:rPr>
      </w:pPr>
      <w:r w:rsidRPr="00C35A2C">
        <w:rPr>
          <w:rFonts w:hint="cs"/>
          <w:rtl/>
        </w:rPr>
        <w:t>באמת גבינה כחלב דלא טרח ומזייף ואפיק גבינה ועייל חתיכת דג שאין בה סימן שאסורה ותרי גווני בשר</w:t>
      </w:r>
    </w:p>
    <w:p w14:paraId="27EB3378" w14:textId="77777777" w:rsidR="00A00A89" w:rsidRDefault="00910F84" w:rsidP="00A00A89">
      <w:pPr>
        <w:pStyle w:val="36"/>
        <w:framePr w:wrap="notBeside"/>
        <w:rPr>
          <w:rtl/>
        </w:rPr>
      </w:pPr>
      <w:r w:rsidRPr="00C35A2C">
        <w:rPr>
          <w:rFonts w:hint="cs"/>
          <w:rtl/>
        </w:rPr>
        <w:t>ו</w:t>
      </w:r>
      <w:r w:rsidRPr="00C35A2C">
        <w:rPr>
          <w:rtl/>
        </w:rPr>
        <w:t>שמוא</w:t>
      </w:r>
      <w:r w:rsidRPr="00C35A2C">
        <w:rPr>
          <w:rFonts w:hint="cs"/>
          <w:rtl/>
        </w:rPr>
        <w:t>ל</w:t>
      </w:r>
      <w:r w:rsidRPr="00C35A2C">
        <w:rPr>
          <w:rtl/>
        </w:rPr>
        <w:t xml:space="preserve">: </w:t>
      </w:r>
    </w:p>
    <w:p w14:paraId="0894F032" w14:textId="2CADF05F" w:rsidR="00910F84" w:rsidRPr="00C35A2C" w:rsidRDefault="00910F84" w:rsidP="00910F84">
      <w:pPr>
        <w:rPr>
          <w:rtl/>
        </w:rPr>
      </w:pPr>
      <w:r w:rsidRPr="00C35A2C">
        <w:rPr>
          <w:b/>
          <w:bCs/>
          <w:rtl/>
        </w:rPr>
        <w:lastRenderedPageBreak/>
        <w:t>בי</w:t>
      </w:r>
      <w:r>
        <w:rPr>
          <w:rtl/>
        </w:rPr>
        <w:t>"</w:t>
      </w:r>
      <w:r w:rsidRPr="00C35A2C">
        <w:rPr>
          <w:b/>
          <w:bCs/>
          <w:rtl/>
        </w:rPr>
        <w:t>ת</w:t>
      </w:r>
      <w:r w:rsidRPr="00C35A2C">
        <w:rPr>
          <w:rtl/>
        </w:rPr>
        <w:t xml:space="preserve"> </w:t>
      </w:r>
      <w:r w:rsidRPr="00C35A2C">
        <w:rPr>
          <w:rFonts w:hint="cs"/>
          <w:rtl/>
        </w:rPr>
        <w:t>-</w:t>
      </w:r>
      <w:r w:rsidRPr="00C35A2C">
        <w:rPr>
          <w:b/>
          <w:bCs/>
          <w:rtl/>
        </w:rPr>
        <w:t>ב</w:t>
      </w:r>
      <w:r w:rsidRPr="00C35A2C">
        <w:rPr>
          <w:rtl/>
        </w:rPr>
        <w:t xml:space="preserve">שר, </w:t>
      </w:r>
      <w:r w:rsidRPr="00C35A2C">
        <w:rPr>
          <w:b/>
          <w:bCs/>
          <w:rtl/>
        </w:rPr>
        <w:t>י</w:t>
      </w:r>
      <w:r w:rsidRPr="00C35A2C">
        <w:rPr>
          <w:rtl/>
        </w:rPr>
        <w:t xml:space="preserve">ין, </w:t>
      </w:r>
      <w:r w:rsidRPr="00C35A2C">
        <w:rPr>
          <w:b/>
          <w:bCs/>
          <w:rtl/>
        </w:rPr>
        <w:t>ת</w:t>
      </w:r>
      <w:r w:rsidRPr="00C35A2C">
        <w:rPr>
          <w:rtl/>
        </w:rPr>
        <w:t xml:space="preserve">כלת - </w:t>
      </w:r>
      <w:r w:rsidRPr="00C35A2C">
        <w:rPr>
          <w:b/>
          <w:bCs/>
          <w:rtl/>
        </w:rPr>
        <w:t>אסורין</w:t>
      </w:r>
      <w:r w:rsidRPr="00C35A2C">
        <w:rPr>
          <w:rtl/>
        </w:rPr>
        <w:t xml:space="preserve"> בחותם אחד; </w:t>
      </w:r>
      <w:r w:rsidRPr="00C35A2C">
        <w:rPr>
          <w:rFonts w:hint="cs"/>
          <w:b/>
          <w:bCs/>
          <w:rtl/>
        </w:rPr>
        <w:t>מח</w:t>
      </w:r>
      <w:r>
        <w:rPr>
          <w:b/>
          <w:bCs/>
          <w:rtl/>
        </w:rPr>
        <w:t>"</w:t>
      </w:r>
      <w:r w:rsidRPr="00C35A2C">
        <w:rPr>
          <w:rFonts w:hint="cs"/>
          <w:b/>
          <w:bCs/>
          <w:rtl/>
        </w:rPr>
        <w:t>ג</w:t>
      </w:r>
      <w:r w:rsidRPr="00C35A2C">
        <w:rPr>
          <w:rFonts w:hint="cs"/>
          <w:rtl/>
        </w:rPr>
        <w:t xml:space="preserve"> </w:t>
      </w:r>
      <w:r w:rsidRPr="00C35A2C">
        <w:rPr>
          <w:rtl/>
        </w:rPr>
        <w:t xml:space="preserve">מורייס, </w:t>
      </w:r>
      <w:r w:rsidRPr="00C35A2C">
        <w:rPr>
          <w:b/>
          <w:bCs/>
          <w:rtl/>
        </w:rPr>
        <w:t>ח</w:t>
      </w:r>
      <w:r w:rsidRPr="00C35A2C">
        <w:rPr>
          <w:rtl/>
        </w:rPr>
        <w:t xml:space="preserve">ילתית, </w:t>
      </w:r>
      <w:r w:rsidRPr="00C35A2C">
        <w:rPr>
          <w:rFonts w:hint="cs"/>
          <w:b/>
          <w:bCs/>
          <w:rtl/>
        </w:rPr>
        <w:t>ג</w:t>
      </w:r>
      <w:r w:rsidRPr="00C35A2C">
        <w:rPr>
          <w:rtl/>
        </w:rPr>
        <w:t>בינה - מותרין בחותם אחד.</w:t>
      </w:r>
    </w:p>
    <w:p w14:paraId="54CF672F" w14:textId="77777777" w:rsidR="00910F84" w:rsidRPr="00C35A2C" w:rsidRDefault="00910F84" w:rsidP="00910F84">
      <w:pPr>
        <w:rPr>
          <w:b/>
          <w:bCs/>
          <w:rtl/>
        </w:rPr>
      </w:pPr>
      <w:r w:rsidRPr="00C35A2C">
        <w:rPr>
          <w:rFonts w:hint="cs"/>
          <w:b/>
          <w:bCs/>
          <w:rtl/>
        </w:rPr>
        <w:t>ו</w:t>
      </w:r>
      <w:r w:rsidRPr="00C35A2C">
        <w:rPr>
          <w:b/>
          <w:bCs/>
          <w:rtl/>
        </w:rPr>
        <w:t>לשמואל</w:t>
      </w:r>
      <w:r w:rsidRPr="00C35A2C">
        <w:rPr>
          <w:rtl/>
        </w:rPr>
        <w:t xml:space="preserve">, חתיכת דג שאין בה סימן היינו בשר, </w:t>
      </w:r>
      <w:r w:rsidRPr="00C35A2C">
        <w:rPr>
          <w:rFonts w:hint="cs"/>
          <w:rtl/>
        </w:rPr>
        <w:t>ולא אמרי' ד</w:t>
      </w:r>
      <w:r w:rsidRPr="00C35A2C">
        <w:rPr>
          <w:rtl/>
        </w:rPr>
        <w:t xml:space="preserve">תרי גווני בשר </w:t>
      </w:r>
      <w:r w:rsidRPr="00C35A2C">
        <w:rPr>
          <w:rFonts w:hint="cs"/>
          <w:rtl/>
        </w:rPr>
        <w:t>הן</w:t>
      </w:r>
      <w:r w:rsidRPr="00C35A2C">
        <w:rPr>
          <w:rtl/>
        </w:rPr>
        <w:t>.</w:t>
      </w:r>
    </w:p>
    <w:p w14:paraId="60CA6F36" w14:textId="77777777" w:rsidR="00A00A89" w:rsidRDefault="00910F84" w:rsidP="00A00A89">
      <w:pPr>
        <w:pStyle w:val="36"/>
        <w:framePr w:wrap="notBeside"/>
        <w:rPr>
          <w:rtl/>
        </w:rPr>
      </w:pPr>
      <w:r w:rsidRPr="00C35A2C">
        <w:rPr>
          <w:rtl/>
        </w:rPr>
        <w:t>ת</w:t>
      </w:r>
      <w:r>
        <w:rPr>
          <w:rtl/>
        </w:rPr>
        <w:t>"</w:t>
      </w:r>
      <w:r w:rsidRPr="00C35A2C">
        <w:rPr>
          <w:rtl/>
        </w:rPr>
        <w:t>ר:</w:t>
      </w:r>
    </w:p>
    <w:p w14:paraId="33B658AE" w14:textId="62C2A896" w:rsidR="00910F84" w:rsidRPr="00C35A2C" w:rsidRDefault="00910F84" w:rsidP="00910F84">
      <w:pPr>
        <w:rPr>
          <w:rtl/>
        </w:rPr>
      </w:pPr>
      <w:r w:rsidRPr="00C35A2C">
        <w:rPr>
          <w:rtl/>
        </w:rPr>
        <w:t xml:space="preserve"> אין לוקחין </w:t>
      </w:r>
      <w:r w:rsidRPr="00C35A2C">
        <w:rPr>
          <w:b/>
          <w:bCs/>
          <w:rtl/>
        </w:rPr>
        <w:t>ימ</w:t>
      </w:r>
      <w:r>
        <w:rPr>
          <w:b/>
          <w:bCs/>
          <w:rtl/>
        </w:rPr>
        <w:t>"</w:t>
      </w:r>
      <w:r w:rsidRPr="00C35A2C">
        <w:rPr>
          <w:b/>
          <w:bCs/>
          <w:rtl/>
        </w:rPr>
        <w:t>ח מח</w:t>
      </w:r>
      <w:r>
        <w:rPr>
          <w:b/>
          <w:bCs/>
          <w:rtl/>
        </w:rPr>
        <w:t>"</w:t>
      </w:r>
      <w:r w:rsidRPr="00C35A2C">
        <w:rPr>
          <w:b/>
          <w:bCs/>
          <w:rtl/>
        </w:rPr>
        <w:t xml:space="preserve">ג </w:t>
      </w:r>
      <w:r w:rsidRPr="00C35A2C">
        <w:rPr>
          <w:rtl/>
        </w:rPr>
        <w:t xml:space="preserve">בסוריא, לא </w:t>
      </w:r>
      <w:r w:rsidRPr="00C35A2C">
        <w:rPr>
          <w:b/>
          <w:bCs/>
          <w:rtl/>
        </w:rPr>
        <w:t>י</w:t>
      </w:r>
      <w:r w:rsidRPr="00C35A2C">
        <w:rPr>
          <w:rtl/>
        </w:rPr>
        <w:t xml:space="preserve">ין </w:t>
      </w:r>
      <w:r w:rsidRPr="00C35A2C">
        <w:rPr>
          <w:b/>
          <w:bCs/>
          <w:rtl/>
        </w:rPr>
        <w:t>מ</w:t>
      </w:r>
      <w:r w:rsidRPr="00C35A2C">
        <w:rPr>
          <w:rtl/>
        </w:rPr>
        <w:t xml:space="preserve">ורייס </w:t>
      </w:r>
      <w:r w:rsidRPr="00C35A2C">
        <w:rPr>
          <w:rFonts w:hint="cs"/>
          <w:b/>
          <w:bCs/>
          <w:rtl/>
        </w:rPr>
        <w:t>ח</w:t>
      </w:r>
      <w:r w:rsidRPr="00C35A2C">
        <w:rPr>
          <w:rtl/>
        </w:rPr>
        <w:t xml:space="preserve">לב, ולא </w:t>
      </w:r>
      <w:r w:rsidRPr="00C35A2C">
        <w:rPr>
          <w:b/>
          <w:bCs/>
          <w:rtl/>
        </w:rPr>
        <w:t>מ</w:t>
      </w:r>
      <w:r w:rsidRPr="00C35A2C">
        <w:rPr>
          <w:rtl/>
        </w:rPr>
        <w:t xml:space="preserve">לח סלקונדרית </w:t>
      </w:r>
      <w:r w:rsidRPr="00C35A2C">
        <w:rPr>
          <w:b/>
          <w:bCs/>
          <w:rtl/>
        </w:rPr>
        <w:t>ח</w:t>
      </w:r>
      <w:r w:rsidRPr="00C35A2C">
        <w:rPr>
          <w:rtl/>
        </w:rPr>
        <w:t xml:space="preserve">ילתית </w:t>
      </w:r>
      <w:r w:rsidRPr="00C35A2C">
        <w:rPr>
          <w:b/>
          <w:bCs/>
          <w:rtl/>
        </w:rPr>
        <w:t>ג</w:t>
      </w:r>
      <w:r w:rsidRPr="00C35A2C">
        <w:rPr>
          <w:rtl/>
        </w:rPr>
        <w:t>בינה אלא מן המומחה, וכולן אם נתארח אצל בעל הבית - מותר.</w:t>
      </w:r>
    </w:p>
    <w:p w14:paraId="7574E68C" w14:textId="77777777" w:rsidR="00910F84" w:rsidRDefault="00910F84" w:rsidP="00910F84">
      <w:pPr>
        <w:rPr>
          <w:rtl/>
        </w:rPr>
      </w:pPr>
      <w:r w:rsidRPr="00A00A89">
        <w:rPr>
          <w:rStyle w:val="affff1"/>
          <w:rtl/>
        </w:rPr>
        <w:t xml:space="preserve">מסייע </w:t>
      </w:r>
      <w:r w:rsidRPr="00A00A89">
        <w:rPr>
          <w:rStyle w:val="affff1"/>
          <w:rFonts w:hint="cs"/>
          <w:rtl/>
        </w:rPr>
        <w:t>לריב</w:t>
      </w:r>
      <w:r w:rsidRPr="00A00A89">
        <w:rPr>
          <w:rStyle w:val="affff1"/>
          <w:rtl/>
        </w:rPr>
        <w:t>"</w:t>
      </w:r>
      <w:r w:rsidRPr="00A00A89">
        <w:rPr>
          <w:rStyle w:val="affff1"/>
          <w:rFonts w:hint="cs"/>
          <w:rtl/>
        </w:rPr>
        <w:t>ל</w:t>
      </w:r>
      <w:r w:rsidRPr="00A00A89">
        <w:rPr>
          <w:rStyle w:val="affff1"/>
          <w:rtl/>
        </w:rPr>
        <w:t>:</w:t>
      </w:r>
      <w:r>
        <w:rPr>
          <w:rtl/>
        </w:rPr>
        <w:t xml:space="preserve"> שגר לו בעל הבית לביתו </w:t>
      </w:r>
      <w:r w:rsidRPr="00C35A2C">
        <w:rPr>
          <w:rtl/>
        </w:rPr>
        <w:t xml:space="preserve">מותר; </w:t>
      </w:r>
      <w:r w:rsidRPr="00C35A2C">
        <w:rPr>
          <w:rFonts w:hint="cs"/>
          <w:rtl/>
        </w:rPr>
        <w:t>דבעה</w:t>
      </w:r>
      <w:r>
        <w:rPr>
          <w:rtl/>
        </w:rPr>
        <w:t>"</w:t>
      </w:r>
      <w:r w:rsidRPr="00C35A2C">
        <w:rPr>
          <w:rFonts w:hint="cs"/>
          <w:rtl/>
        </w:rPr>
        <w:t>ב</w:t>
      </w:r>
      <w:r w:rsidRPr="00C35A2C">
        <w:rPr>
          <w:rtl/>
        </w:rPr>
        <w:t xml:space="preserve"> לא שביק הית</w:t>
      </w:r>
      <w:r w:rsidRPr="00C35A2C">
        <w:rPr>
          <w:rFonts w:hint="cs"/>
          <w:rtl/>
        </w:rPr>
        <w:t>ר ואוכל איסור ומשגר ממה שאוכל</w:t>
      </w:r>
    </w:p>
    <w:p w14:paraId="1EEA430C" w14:textId="77777777" w:rsidR="00910F84" w:rsidRPr="00C35A2C" w:rsidRDefault="00910F84" w:rsidP="00910F84">
      <w:pPr>
        <w:pStyle w:val="afff2"/>
        <w:rPr>
          <w:rtl/>
        </w:rPr>
      </w:pPr>
      <w:ins w:id="9866" w:author="מספור קטעי משנה" w:date="2026-10-06T06:44:54Z">
        <w:r>
          <w:rPr>
            <w:rStyle w:val="MisparKeta"/>
          </w:rPr>
          <w:t xml:space="preserve">א. </w:t>
        </w:r>
      </w:ins>
      <w:r w:rsidRPr="00C35A2C">
        <w:rPr>
          <w:rtl/>
        </w:rPr>
        <w:t>ומלח סלקונדרית.</w:t>
      </w:r>
    </w:p>
    <w:p w14:paraId="0AD1B108" w14:textId="77777777" w:rsidR="00A00A89" w:rsidRDefault="00A00A89" w:rsidP="00A00A89">
      <w:pPr>
        <w:pStyle w:val="36"/>
        <w:framePr w:wrap="notBeside"/>
        <w:rPr>
          <w:rtl/>
        </w:rPr>
      </w:pPr>
      <w:r w:rsidRPr="00C35A2C">
        <w:rPr>
          <w:rtl/>
        </w:rPr>
        <w:t>אריא</w:t>
      </w:r>
      <w:r>
        <w:rPr>
          <w:rtl/>
        </w:rPr>
        <w:t>"</w:t>
      </w:r>
      <w:r w:rsidRPr="00C35A2C">
        <w:rPr>
          <w:rtl/>
        </w:rPr>
        <w:t>ש:</w:t>
      </w:r>
    </w:p>
    <w:p w14:paraId="1C1AE0A7" w14:textId="028A32F6" w:rsidR="00910F84" w:rsidRPr="00C35A2C" w:rsidRDefault="00910F84" w:rsidP="00910F84">
      <w:pPr>
        <w:rPr>
          <w:b/>
          <w:bCs/>
          <w:rtl/>
        </w:rPr>
      </w:pPr>
      <w:r w:rsidRPr="00C35A2C">
        <w:rPr>
          <w:rtl/>
        </w:rPr>
        <w:t>מלח שכל סלקונדרי רומי אוכלין אותה.</w:t>
      </w:r>
    </w:p>
    <w:p w14:paraId="2D5E2E62" w14:textId="77777777" w:rsidR="00A00A89" w:rsidRDefault="00910F84" w:rsidP="00A00A89">
      <w:pPr>
        <w:pStyle w:val="36"/>
        <w:framePr w:wrap="notBeside"/>
        <w:rPr>
          <w:rtl/>
        </w:rPr>
      </w:pPr>
      <w:r w:rsidRPr="00C35A2C">
        <w:rPr>
          <w:rtl/>
        </w:rPr>
        <w:t>ת</w:t>
      </w:r>
      <w:r>
        <w:rPr>
          <w:rtl/>
        </w:rPr>
        <w:t>"</w:t>
      </w:r>
      <w:r w:rsidRPr="00C35A2C">
        <w:rPr>
          <w:rtl/>
        </w:rPr>
        <w:t xml:space="preserve">ר: </w:t>
      </w:r>
    </w:p>
    <w:p w14:paraId="4E293079" w14:textId="4705320E" w:rsidR="00910F84" w:rsidRDefault="00910F84" w:rsidP="00910F84">
      <w:pPr>
        <w:rPr>
          <w:rtl/>
        </w:rPr>
      </w:pPr>
      <w:r w:rsidRPr="00C35A2C">
        <w:rPr>
          <w:b/>
          <w:bCs/>
          <w:rtl/>
        </w:rPr>
        <w:t>מלח</w:t>
      </w:r>
      <w:r w:rsidRPr="00C35A2C">
        <w:rPr>
          <w:rtl/>
        </w:rPr>
        <w:t xml:space="preserve"> </w:t>
      </w:r>
      <w:r w:rsidRPr="00C35A2C">
        <w:rPr>
          <w:b/>
          <w:bCs/>
          <w:rtl/>
        </w:rPr>
        <w:t>סלקונדרית</w:t>
      </w:r>
      <w:r>
        <w:rPr>
          <w:rtl/>
        </w:rPr>
        <w:t xml:space="preserve"> </w:t>
      </w:r>
      <w:r w:rsidRPr="00A00A89">
        <w:rPr>
          <w:rStyle w:val="affff1"/>
          <w:rFonts w:hint="cs"/>
          <w:rtl/>
        </w:rPr>
        <w:t>לר</w:t>
      </w:r>
      <w:r w:rsidRPr="00A00A89">
        <w:rPr>
          <w:rStyle w:val="affff1"/>
          <w:rtl/>
        </w:rPr>
        <w:t>"</w:t>
      </w:r>
      <w:r w:rsidRPr="00A00A89">
        <w:rPr>
          <w:rStyle w:val="affff1"/>
          <w:rFonts w:hint="cs"/>
          <w:rtl/>
        </w:rPr>
        <w:t>מ:</w:t>
      </w:r>
      <w:r w:rsidRPr="00C35A2C">
        <w:rPr>
          <w:rFonts w:hint="cs"/>
          <w:rtl/>
        </w:rPr>
        <w:t xml:space="preserve"> </w:t>
      </w:r>
      <w:r w:rsidRPr="00C35A2C">
        <w:rPr>
          <w:rtl/>
        </w:rPr>
        <w:t xml:space="preserve">שחורה אסורה, לבנה מותרת, </w:t>
      </w:r>
      <w:r w:rsidRPr="00C35A2C">
        <w:rPr>
          <w:rFonts w:hint="cs"/>
          <w:rtl/>
        </w:rPr>
        <w:t xml:space="preserve"> </w:t>
      </w:r>
      <w:r w:rsidRPr="00A00A89">
        <w:rPr>
          <w:rStyle w:val="affff1"/>
          <w:rFonts w:hint="cs"/>
          <w:rtl/>
        </w:rPr>
        <w:t>ולר</w:t>
      </w:r>
      <w:r w:rsidRPr="00A00A89">
        <w:rPr>
          <w:rStyle w:val="affff1"/>
          <w:rtl/>
        </w:rPr>
        <w:t>"</w:t>
      </w:r>
      <w:r w:rsidRPr="00A00A89">
        <w:rPr>
          <w:rStyle w:val="affff1"/>
          <w:rFonts w:hint="cs"/>
          <w:rtl/>
        </w:rPr>
        <w:t>י</w:t>
      </w:r>
      <w:r w:rsidRPr="00A00A89">
        <w:rPr>
          <w:rStyle w:val="affff1"/>
          <w:rtl/>
        </w:rPr>
        <w:t>:</w:t>
      </w:r>
      <w:r w:rsidRPr="00C35A2C">
        <w:rPr>
          <w:rtl/>
        </w:rPr>
        <w:t xml:space="preserve"> לבנה אסורה, שחורה מותרת;</w:t>
      </w:r>
    </w:p>
    <w:p w14:paraId="4F789B7B" w14:textId="77777777" w:rsidR="00A00A89" w:rsidRDefault="00910F84" w:rsidP="00A00A89">
      <w:pPr>
        <w:pStyle w:val="36"/>
        <w:framePr w:wrap="notBeside"/>
        <w:rPr>
          <w:rtl/>
        </w:rPr>
      </w:pPr>
      <w:r w:rsidRPr="00C35A2C">
        <w:rPr>
          <w:rFonts w:hint="cs"/>
          <w:rtl/>
        </w:rPr>
        <w:t>ריב</w:t>
      </w:r>
      <w:r>
        <w:rPr>
          <w:rtl/>
        </w:rPr>
        <w:t>"</w:t>
      </w:r>
      <w:r w:rsidRPr="00C35A2C">
        <w:rPr>
          <w:rFonts w:hint="cs"/>
          <w:rtl/>
        </w:rPr>
        <w:t>ג מרחב</w:t>
      </w:r>
      <w:r>
        <w:rPr>
          <w:rtl/>
        </w:rPr>
        <w:t>"</w:t>
      </w:r>
      <w:r w:rsidRPr="00C35A2C">
        <w:rPr>
          <w:rFonts w:hint="cs"/>
          <w:rtl/>
        </w:rPr>
        <w:t>ג</w:t>
      </w:r>
      <w:r w:rsidRPr="00C35A2C">
        <w:rPr>
          <w:rtl/>
        </w:rPr>
        <w:t>:</w:t>
      </w:r>
    </w:p>
    <w:p w14:paraId="1D356894" w14:textId="549411B8" w:rsidR="00910F84" w:rsidRPr="00C35A2C" w:rsidRDefault="00910F84" w:rsidP="00910F84">
      <w:pPr>
        <w:rPr>
          <w:rtl/>
        </w:rPr>
      </w:pPr>
      <w:r w:rsidRPr="00C35A2C">
        <w:rPr>
          <w:rtl/>
        </w:rPr>
        <w:t xml:space="preserve"> זו וזו אסורה.</w:t>
      </w:r>
    </w:p>
    <w:p w14:paraId="7D36CDA1" w14:textId="77777777" w:rsidR="00A00A89" w:rsidRDefault="00910F84" w:rsidP="00A00A89">
      <w:pPr>
        <w:pStyle w:val="36"/>
        <w:framePr w:wrap="notBeside"/>
        <w:rPr>
          <w:rtl/>
        </w:rPr>
      </w:pPr>
      <w:r w:rsidRPr="00C35A2C">
        <w:rPr>
          <w:rFonts w:hint="cs"/>
          <w:rtl/>
        </w:rPr>
        <w:t>רבב'ח מרי</w:t>
      </w:r>
      <w:r>
        <w:rPr>
          <w:rtl/>
        </w:rPr>
        <w:t>"</w:t>
      </w:r>
      <w:r w:rsidRPr="00C35A2C">
        <w:rPr>
          <w:rFonts w:hint="cs"/>
          <w:rtl/>
        </w:rPr>
        <w:t>ו</w:t>
      </w:r>
      <w:r w:rsidRPr="00C35A2C">
        <w:rPr>
          <w:rtl/>
        </w:rPr>
        <w:t>:</w:t>
      </w:r>
    </w:p>
    <w:p w14:paraId="24F9A858" w14:textId="1E2143E8" w:rsidR="00910F84" w:rsidRPr="00C35A2C" w:rsidRDefault="00910F84" w:rsidP="00910F84">
      <w:pPr>
        <w:rPr>
          <w:rtl/>
        </w:rPr>
      </w:pPr>
      <w:r w:rsidRPr="00C35A2C">
        <w:rPr>
          <w:rtl/>
        </w:rPr>
        <w:t xml:space="preserve"> לדברי האומר לבנה אסורה, קירבי דגים לבנים טמאים מעורבין בה; לדברי האומר שחורה אסורה, קירבי דגים שחורים טמאים מעורבין בה; לדברי האומר זו וזו אסורה, זה וזה מעורבין בה.</w:t>
      </w:r>
    </w:p>
    <w:p w14:paraId="78B56EF4" w14:textId="77777777" w:rsidR="00A00A89" w:rsidRDefault="00910F84" w:rsidP="00A00A89">
      <w:pPr>
        <w:pStyle w:val="36"/>
        <w:framePr w:wrap="notBeside"/>
        <w:rPr>
          <w:rtl/>
        </w:rPr>
      </w:pPr>
      <w:r w:rsidRPr="00C35A2C">
        <w:rPr>
          <w:rFonts w:hint="cs"/>
          <w:rtl/>
        </w:rPr>
        <w:t>ר</w:t>
      </w:r>
      <w:r>
        <w:rPr>
          <w:rtl/>
        </w:rPr>
        <w:t>"</w:t>
      </w:r>
      <w:r w:rsidRPr="00C35A2C">
        <w:rPr>
          <w:rFonts w:hint="cs"/>
          <w:rtl/>
        </w:rPr>
        <w:t>א מרחב</w:t>
      </w:r>
      <w:r>
        <w:rPr>
          <w:rtl/>
        </w:rPr>
        <w:t>"</w:t>
      </w:r>
      <w:r w:rsidRPr="00C35A2C">
        <w:rPr>
          <w:rFonts w:hint="cs"/>
          <w:rtl/>
        </w:rPr>
        <w:t>ג</w:t>
      </w:r>
      <w:r w:rsidRPr="00C35A2C">
        <w:rPr>
          <w:rtl/>
        </w:rPr>
        <w:t>:</w:t>
      </w:r>
    </w:p>
    <w:p w14:paraId="7FC23DDD" w14:textId="2AE8A9EC" w:rsidR="00910F84" w:rsidRDefault="00910F84" w:rsidP="00A00A89">
      <w:pPr>
        <w:rPr>
          <w:rtl/>
        </w:rPr>
      </w:pPr>
      <w:r w:rsidRPr="00C35A2C">
        <w:rPr>
          <w:rtl/>
        </w:rPr>
        <w:t xml:space="preserve"> זקן אחד היה בשכונתנו, שהיה מחליק פניה בשומן חזיר.</w:t>
      </w:r>
    </w:p>
    <w:p w14:paraId="59CC3760" w14:textId="77777777" w:rsidR="00910F84" w:rsidRPr="00C35A2C" w:rsidRDefault="00910F84" w:rsidP="00910F84">
      <w:pPr>
        <w:pStyle w:val="afff2"/>
        <w:rPr>
          <w:rtl/>
        </w:rPr>
      </w:pPr>
      <w:ins w:id="9867" w:author="מספור קטעי משנה" w:date="2026-10-06T06:44:54Z">
        <w:r>
          <w:rPr>
            <w:rStyle w:val="MisparKeta"/>
          </w:rPr>
          <w:t xml:space="preserve">א. </w:t>
        </w:r>
      </w:ins>
      <w:r w:rsidRPr="00C35A2C">
        <w:rPr>
          <w:rtl/>
        </w:rPr>
        <w:t>הרי אלו אסורים.</w:t>
      </w:r>
    </w:p>
    <w:p w14:paraId="0A7553E4" w14:textId="77777777" w:rsidR="00910F84" w:rsidRPr="00C35A2C" w:rsidRDefault="00910F84" w:rsidP="00910F84">
      <w:pPr>
        <w:rPr>
          <w:rtl/>
        </w:rPr>
      </w:pPr>
      <w:r w:rsidRPr="00C35A2C">
        <w:rPr>
          <w:rtl/>
        </w:rPr>
        <w:t xml:space="preserve">למעוטי </w:t>
      </w:r>
      <w:r w:rsidRPr="00A00A89">
        <w:rPr>
          <w:rStyle w:val="affff1"/>
          <w:rFonts w:hint="cs"/>
          <w:rtl/>
        </w:rPr>
        <w:t xml:space="preserve">- </w:t>
      </w:r>
      <w:r w:rsidRPr="00A00A89">
        <w:rPr>
          <w:rStyle w:val="affff1"/>
          <w:rtl/>
        </w:rPr>
        <w:t>לחזקיה -</w:t>
      </w:r>
      <w:r w:rsidRPr="00C35A2C">
        <w:rPr>
          <w:rtl/>
        </w:rPr>
        <w:t xml:space="preserve"> למעוטי בידוע, </w:t>
      </w:r>
      <w:r w:rsidRPr="00A00A89">
        <w:rPr>
          <w:rStyle w:val="affff1"/>
          <w:rtl/>
        </w:rPr>
        <w:t>לרי"ו -</w:t>
      </w:r>
      <w:r>
        <w:rPr>
          <w:rtl/>
        </w:rPr>
        <w:t xml:space="preserve"> למעוטי מורייס וגבינת בית אונייקי, וסתמא </w:t>
      </w:r>
      <w:r>
        <w:rPr>
          <w:rStyle w:val="affff1"/>
          <w:rtl/>
          <w:rPrChange w:id="9807" w:author="מנוע אמוראים" w:date="2026-10-05T16:41:56Z">
            <w:rPr>
              <w:rtl/>
            </w:rPr>
          </w:rPrChange>
        </w:rPr>
        <w:t xml:space="preserve">כר</w:t>
      </w:r>
      <w:r>
        <w:rPr>
          <w:rStyle w:val="affff1"/>
          <w:rtl/>
          <w:rPrChange w:id="9808" w:author="מנוע אמוראים" w:date="2026-10-05T16:41:56Z">
            <w:rPr>
              <w:rtl/>
            </w:rPr>
          </w:rPrChange>
        </w:rPr>
        <w:t xml:space="preserve">"</w:t>
      </w:r>
      <w:r>
        <w:rPr>
          <w:rStyle w:val="affff1"/>
          <w:rtl/>
          <w:rPrChange w:id="9809" w:author="מנוע אמוראים" w:date="2026-10-05T16:41:56Z">
            <w:rPr>
              <w:rtl/>
            </w:rPr>
          </w:rPrChange>
        </w:rPr>
        <w:t xml:space="preserve">מ</w:t>
      </w:r>
      <w:r>
        <w:rPr>
          <w:rtl/>
        </w:rPr>
        <w:t xml:space="preserve">.</w:t>
      </w:r>
    </w:p>
    <w:p w14:paraId="52200886" w14:textId="77777777" w:rsidR="00910F84" w:rsidRDefault="00910F84" w:rsidP="00910F84">
      <w:pPr>
        <w:pStyle w:val="afffe"/>
        <w:rPr>
          <w:rtl/>
        </w:rPr>
      </w:pPr>
      <w:r w:rsidRPr="00A06291">
        <w:rPr>
          <w:rtl/>
        </w:rPr>
        <w:t>׻</w:t>
      </w:r>
    </w:p>
    <w:p>
      <w:pPr>
        <w:pStyle w:val="affff4"/>
        <w:rPr>
          <w:ins w:id="20153" w:author="קלוד" w:date="2026-10-06T10:07:24Z"/>
        </w:rPr>
      </w:pPr>
      <w:ins w:id="20152" w:author="קלוד" w:date="2026-10-06T10:07:24Z">
        <w:r>
          <w:t xml:space="preserve">משנה ז</w:t>
        </w:r>
      </w:ins>
    </w:p>
    <w:p w14:paraId="31F3ED73" w14:textId="77777777" w:rsidR="00910F84" w:rsidRPr="00C35A2C" w:rsidRDefault="00910F84" w:rsidP="00910F84">
      <w:pPr>
        <w:pStyle w:val="affb"/>
        <w:rPr>
          <w:del w:id="20021" w:author="קלוד" w:date="2026-10-06T10:12:09Z"/>
          <w:rtl/>
        </w:rPr>
      </w:pPr>
      <w:ins w:id="9868" w:author="מספור קטעי משנה" w:date="2026-10-06T06:44:54Z">
        <w:del w:id="20019" w:author="קלוד" w:date="2026-10-06T10:12:09Z">
          <w:r>
            <w:rPr>
              <w:rStyle w:val="MisparKeta"/>
            </w:rPr>
            <w:delText xml:space="preserve">ב. </w:delText>
          </w:r>
        </w:del>
      </w:ins>
      <w:del w:id="20020" w:author="קלוד" w:date="2026-10-06T10:12:09Z">
        <w:r w:rsidRPr="00C35A2C">
          <w:rPr>
            <w:rtl/>
          </w:rPr>
          <w:delText xml:space="preserve">מתני'.</w:delText>
        </w:r>
      </w:del>
    </w:p>
    <w:p w14:paraId="75E91669" w14:textId="77777777" w:rsidR="00910F84" w:rsidRPr="00C35A2C" w:rsidRDefault="00910F84" w:rsidP="00910F84">
      <w:pPr>
        <w:pStyle w:val="affb"/>
        <w:rPr>
          <w:rtl/>
        </w:rPr>
      </w:pPr>
      <w:ins w:id="20097" w:author="קלוד" w:date="2026-10-06T10:12:09Z">
        <w:r>
          <w:rPr>
            <w:rStyle w:val="MisparKeta"/>
          </w:rPr>
          <w:t xml:space="preserve">ב. </w:t>
        </w:r>
      </w:ins>
      <w:r w:rsidRPr="00C35A2C">
        <w:rPr>
          <w:rtl/>
        </w:rPr>
        <w:t>ואלו מותרין באכילה: חלב שחלבו עכו</w:t>
      </w:r>
      <w:r>
        <w:rPr>
          <w:rtl/>
        </w:rPr>
        <w:t>"</w:t>
      </w:r>
      <w:r w:rsidRPr="00C35A2C">
        <w:rPr>
          <w:rtl/>
        </w:rPr>
        <w:t>ם וישראל רואהו, והדבש, והדבדבניות אף על פי שמנטפין - אין בהן משום הכשר משקה, וכבשין שאין דרכן לתת לתוכן יין וחומץ, וטרית שאינה טרופה, וציר שיש בה דגה, ועלה של חילתית, וזיתי גלוסקאות המגולגלין.</w:t>
      </w:r>
    </w:p>
    <w:p w14:paraId="0A0DBED9" w14:textId="77777777" w:rsidR="00910F84" w:rsidRPr="00C35A2C" w:rsidRDefault="00910F84" w:rsidP="00910F84">
      <w:pPr>
        <w:pStyle w:val="affb"/>
        <w:rPr>
          <w:rtl/>
        </w:rPr>
      </w:pPr>
      <w:r w:rsidRPr="00C35A2C">
        <w:rPr>
          <w:rtl/>
        </w:rPr>
        <w:t>ר' יוסי אומר: השלחין אסורין.</w:t>
      </w:r>
    </w:p>
    <w:p w14:paraId="4C5F3252" w14:textId="77777777" w:rsidR="00910F84" w:rsidRPr="00C35A2C" w:rsidRDefault="00910F84" w:rsidP="00910F84">
      <w:pPr>
        <w:pStyle w:val="affb"/>
        <w:rPr>
          <w:rtl/>
        </w:rPr>
      </w:pPr>
      <w:r w:rsidRPr="00C35A2C">
        <w:rPr>
          <w:rtl/>
        </w:rPr>
        <w:t>החגבים הבאים מן הסלולה - אסורין, מן ההפתק - מותרין.</w:t>
      </w:r>
    </w:p>
    <w:p w14:paraId="7B1A430F" w14:textId="77777777" w:rsidR="00910F84" w:rsidRPr="00C35A2C" w:rsidRDefault="00910F84" w:rsidP="00910F84">
      <w:pPr>
        <w:pStyle w:val="affb"/>
        <w:rPr>
          <w:rtl/>
        </w:rPr>
      </w:pPr>
      <w:r w:rsidRPr="00C35A2C">
        <w:rPr>
          <w:rtl/>
        </w:rPr>
        <w:t>וכן לתרומה.</w:t>
      </w:r>
    </w:p>
    <w:p w14:paraId="398B9D65" w14:textId="77777777" w:rsidR="00910F84" w:rsidRDefault="00910F84" w:rsidP="00910F84">
      <w:pPr>
        <w:pStyle w:val="afffe"/>
        <w:rPr>
          <w:rtl/>
        </w:rPr>
      </w:pPr>
      <w:r w:rsidRPr="00A06291">
        <w:rPr>
          <w:rtl/>
        </w:rPr>
        <w:t>׻</w:t>
      </w:r>
    </w:p>
    <w:p w14:paraId="3C220AC7" w14:textId="77777777" w:rsidR="00910F84" w:rsidRPr="00C35A2C" w:rsidRDefault="00910F84" w:rsidP="00910F84">
      <w:pPr>
        <w:rPr>
          <w:rtl/>
        </w:rPr>
      </w:pPr>
      <w:r w:rsidRPr="00C35A2C">
        <w:rPr>
          <w:rtl/>
        </w:rPr>
        <w:t>תנינא להא ד</w:t>
      </w:r>
      <w:r w:rsidRPr="00280F6D">
        <w:rPr>
          <w:b/>
          <w:bCs/>
          <w:rtl/>
        </w:rPr>
        <w:t>ת</w:t>
      </w:r>
      <w:r>
        <w:rPr>
          <w:b/>
          <w:bCs/>
          <w:rtl/>
        </w:rPr>
        <w:t>"</w:t>
      </w:r>
      <w:r w:rsidRPr="00280F6D">
        <w:rPr>
          <w:b/>
          <w:bCs/>
          <w:rtl/>
        </w:rPr>
        <w:t>ר</w:t>
      </w:r>
      <w:r w:rsidRPr="00C35A2C">
        <w:rPr>
          <w:rtl/>
        </w:rPr>
        <w:t>: יושב ישראל בצד עדרו של עכו</w:t>
      </w:r>
      <w:r>
        <w:rPr>
          <w:rtl/>
        </w:rPr>
        <w:t>"</w:t>
      </w:r>
      <w:r w:rsidRPr="00C35A2C">
        <w:rPr>
          <w:rtl/>
        </w:rPr>
        <w:t>ם ועכו</w:t>
      </w:r>
      <w:r>
        <w:rPr>
          <w:rtl/>
        </w:rPr>
        <w:t>"</w:t>
      </w:r>
      <w:r w:rsidRPr="00C35A2C">
        <w:rPr>
          <w:rtl/>
        </w:rPr>
        <w:t>ם חולב לו ומביא לו, ואינו חושש.</w:t>
      </w:r>
    </w:p>
    <w:p w14:paraId="01043B08" w14:textId="77777777" w:rsidR="00910F84" w:rsidRDefault="00910F84" w:rsidP="00910F84">
      <w:pPr>
        <w:rPr>
          <w:rtl/>
        </w:rPr>
      </w:pPr>
      <w:r w:rsidRPr="00C35A2C">
        <w:rPr>
          <w:rFonts w:hint="cs"/>
          <w:rtl/>
        </w:rPr>
        <w:t>והיינו בכה'ג שיש דבר טמא וכשיושב אינו רואה, ואעפ</w:t>
      </w:r>
      <w:r>
        <w:rPr>
          <w:rtl/>
        </w:rPr>
        <w:t>"</w:t>
      </w:r>
      <w:r w:rsidRPr="00C35A2C">
        <w:rPr>
          <w:rFonts w:hint="cs"/>
          <w:rtl/>
        </w:rPr>
        <w:t>כ לא חיישי שיערב בזמן שיושב שיפחד לעשות כן</w:t>
      </w:r>
    </w:p>
    <w:p w14:paraId="6D1F8573" w14:textId="77777777" w:rsidR="00910F84" w:rsidRPr="00C35A2C" w:rsidRDefault="00910F84" w:rsidP="00910F84">
      <w:pPr>
        <w:pStyle w:val="afff2"/>
        <w:rPr>
          <w:rtl/>
        </w:rPr>
      </w:pPr>
      <w:ins w:id="9869" w:author="מספור קטעי משנה" w:date="2026-10-06T06:44:54Z">
        <w:r>
          <w:rPr>
            <w:rStyle w:val="MisparKeta"/>
          </w:rPr>
          <w:t xml:space="preserve">ד. </w:t>
        </w:r>
      </w:ins>
      <w:r w:rsidRPr="00C35A2C">
        <w:rPr>
          <w:rtl/>
        </w:rPr>
        <w:t>והדבש.</w:t>
      </w:r>
    </w:p>
    <w:p w14:paraId="1D0A7BA0" w14:textId="56CF34CD" w:rsidR="00910F84" w:rsidRDefault="00910F84" w:rsidP="00181BFB">
      <w:pPr>
        <w:rPr>
          <w:rtl/>
        </w:rPr>
      </w:pPr>
      <w:r w:rsidRPr="00C35A2C">
        <w:rPr>
          <w:rFonts w:hint="cs"/>
          <w:rtl/>
        </w:rPr>
        <w:t xml:space="preserve">דבש דאי משום איערובי הוא מסריח ואי מצד בישולי </w:t>
      </w:r>
      <w:r>
        <w:rPr>
          <w:rFonts w:hint="cs"/>
          <w:rtl/>
        </w:rPr>
        <w:t>עכו</w:t>
      </w:r>
      <w:r>
        <w:rPr>
          <w:rtl/>
        </w:rPr>
        <w:t>"</w:t>
      </w:r>
      <w:r>
        <w:rPr>
          <w:rFonts w:hint="cs"/>
          <w:rtl/>
        </w:rPr>
        <w:t>ם</w:t>
      </w:r>
      <w:r w:rsidRPr="00C35A2C">
        <w:rPr>
          <w:rFonts w:hint="cs"/>
          <w:rtl/>
        </w:rPr>
        <w:t xml:space="preserve"> נאכל כמו שהוא חי ואי מצד גיעולי עכום נותן טעם לפגם הוא ומותר</w:t>
      </w:r>
    </w:p>
    <w:p w14:paraId="36356B70" w14:textId="77777777" w:rsidR="00910F84" w:rsidRPr="00C35A2C" w:rsidRDefault="00910F84" w:rsidP="00910F84">
      <w:pPr>
        <w:pStyle w:val="afff2"/>
        <w:rPr>
          <w:rtl/>
        </w:rPr>
      </w:pPr>
      <w:ins w:id="9870" w:author="מספור קטעי משנה" w:date="2026-10-06T06:44:54Z">
        <w:r>
          <w:rPr>
            <w:rStyle w:val="MisparKeta"/>
          </w:rPr>
          <w:t xml:space="preserve">ה. </w:t>
        </w:r>
      </w:ins>
      <w:r w:rsidRPr="00C35A2C">
        <w:rPr>
          <w:rtl/>
        </w:rPr>
        <w:t>והדבדבניות אף על פי שמנטפות - אין בהן משום הכשר משקה.</w:t>
      </w:r>
    </w:p>
    <w:p w14:paraId="0EB32D5A" w14:textId="77777777" w:rsidR="004E70E5" w:rsidRDefault="00910F84" w:rsidP="004E70E5">
      <w:pPr>
        <w:pStyle w:val="36"/>
        <w:framePr w:wrap="notBeside"/>
        <w:rPr>
          <w:rtl/>
        </w:rPr>
      </w:pPr>
      <w:r w:rsidRPr="00C35A2C">
        <w:rPr>
          <w:rFonts w:hint="cs"/>
          <w:rtl/>
        </w:rPr>
        <w:t xml:space="preserve">והך </w:t>
      </w:r>
    </w:p>
    <w:p w14:paraId="58CC5FBF" w14:textId="77777777" w:rsidR="004E70E5" w:rsidRDefault="00910F84" w:rsidP="00181BFB">
      <w:pPr>
        <w:rPr>
          <w:rtl/>
        </w:rPr>
      </w:pPr>
      <w:r w:rsidRPr="00C35A2C">
        <w:rPr>
          <w:rFonts w:hint="cs"/>
          <w:rtl/>
        </w:rPr>
        <w:t>ד</w:t>
      </w:r>
      <w:r w:rsidRPr="00C35A2C">
        <w:rPr>
          <w:rtl/>
        </w:rPr>
        <w:t>הבו</w:t>
      </w:r>
      <w:r>
        <w:rPr>
          <w:rtl/>
        </w:rPr>
        <w:t xml:space="preserve">צר לגת </w:t>
      </w:r>
      <w:r w:rsidRPr="004E70E5">
        <w:rPr>
          <w:rStyle w:val="affff1"/>
          <w:rFonts w:hint="cs"/>
          <w:rtl/>
        </w:rPr>
        <w:t>-ל</w:t>
      </w:r>
      <w:r w:rsidRPr="004E70E5">
        <w:rPr>
          <w:rStyle w:val="affff1"/>
          <w:rtl/>
        </w:rPr>
        <w:t>שמאי:</w:t>
      </w:r>
      <w:r w:rsidRPr="00C35A2C">
        <w:rPr>
          <w:rtl/>
        </w:rPr>
        <w:t xml:space="preserve"> הוכשר, </w:t>
      </w:r>
      <w:r w:rsidRPr="004E70E5">
        <w:rPr>
          <w:rStyle w:val="affff1"/>
          <w:rFonts w:hint="cs"/>
          <w:rtl/>
        </w:rPr>
        <w:t>ול</w:t>
      </w:r>
      <w:r w:rsidRPr="004E70E5">
        <w:rPr>
          <w:rStyle w:val="affff1"/>
          <w:rtl/>
        </w:rPr>
        <w:t>הלל:</w:t>
      </w:r>
      <w:r w:rsidRPr="00C35A2C">
        <w:rPr>
          <w:rtl/>
        </w:rPr>
        <w:t xml:space="preserve"> לא הוכשר, </w:t>
      </w:r>
    </w:p>
    <w:p w14:paraId="2E73DA24" w14:textId="769F4FFC" w:rsidR="00910F84" w:rsidRDefault="00910F84" w:rsidP="00181BFB">
      <w:pPr>
        <w:rPr>
          <w:rtl/>
        </w:rPr>
      </w:pPr>
      <w:r w:rsidRPr="004E70E5">
        <w:rPr>
          <w:rStyle w:val="affff1"/>
          <w:rtl/>
        </w:rPr>
        <w:t>ו</w:t>
      </w:r>
      <w:r w:rsidRPr="004E70E5">
        <w:rPr>
          <w:rStyle w:val="affff1"/>
          <w:rFonts w:hint="cs"/>
          <w:rtl/>
        </w:rPr>
        <w:t>הודה הלל</w:t>
      </w:r>
      <w:r w:rsidRPr="00C35A2C">
        <w:rPr>
          <w:rFonts w:hint="cs"/>
          <w:rtl/>
        </w:rPr>
        <w:t xml:space="preserve"> </w:t>
      </w:r>
      <w:r w:rsidRPr="004E70E5">
        <w:rPr>
          <w:rStyle w:val="affff1"/>
          <w:rFonts w:hint="cs"/>
          <w:rtl/>
        </w:rPr>
        <w:t>לשמאי</w:t>
      </w:r>
      <w:r w:rsidRPr="00C35A2C">
        <w:rPr>
          <w:rFonts w:hint="cs"/>
          <w:rtl/>
        </w:rPr>
        <w:t xml:space="preserve"> דשם בעי למשקה וכאן לא</w:t>
      </w:r>
    </w:p>
    <w:p w14:paraId="2D8462C2" w14:textId="77777777" w:rsidR="00910F84" w:rsidRPr="00C35A2C" w:rsidRDefault="00910F84" w:rsidP="00910F84">
      <w:pPr>
        <w:pStyle w:val="afff2"/>
        <w:rPr>
          <w:b/>
          <w:rtl/>
        </w:rPr>
      </w:pPr>
      <w:ins w:id="9871" w:author="מספור קטעי משנה" w:date="2026-10-06T06:44:54Z">
        <w:r>
          <w:rPr>
            <w:rStyle w:val="MisparKeta"/>
          </w:rPr>
          <w:t xml:space="preserve">ו. </w:t>
        </w:r>
      </w:ins>
      <w:r w:rsidRPr="00C35A2C">
        <w:rPr>
          <w:rtl/>
        </w:rPr>
        <w:t>וטרית שאינה טרופה.</w:t>
      </w:r>
    </w:p>
    <w:p w14:paraId="4ACD717C" w14:textId="77777777" w:rsidR="00910F84" w:rsidRPr="00C35A2C" w:rsidRDefault="00910F84" w:rsidP="00910F84">
      <w:pPr>
        <w:pStyle w:val="aff6"/>
        <w:framePr w:wrap="around"/>
        <w:rPr>
          <w:rtl/>
        </w:rPr>
      </w:pPr>
      <w:r w:rsidRPr="00C35A2C">
        <w:rPr>
          <w:rFonts w:hint="cs"/>
          <w:rtl/>
        </w:rPr>
        <w:t>מ.</w:t>
      </w:r>
    </w:p>
    <w:p w14:paraId="74A13510" w14:textId="77777777" w:rsidR="00181BFB" w:rsidRDefault="00910F84" w:rsidP="00181BFB">
      <w:pPr>
        <w:pStyle w:val="36"/>
        <w:framePr w:wrap="notBeside"/>
        <w:rPr>
          <w:rtl/>
        </w:rPr>
      </w:pPr>
      <w:r w:rsidRPr="00C35A2C">
        <w:rPr>
          <w:rFonts w:hint="cs"/>
          <w:rtl/>
        </w:rPr>
        <w:t>ת</w:t>
      </w:r>
      <w:r>
        <w:rPr>
          <w:rtl/>
        </w:rPr>
        <w:t>"</w:t>
      </w:r>
      <w:r w:rsidRPr="00C35A2C">
        <w:rPr>
          <w:rFonts w:hint="cs"/>
          <w:rtl/>
        </w:rPr>
        <w:t>ר</w:t>
      </w:r>
      <w:r w:rsidRPr="00C35A2C">
        <w:rPr>
          <w:rtl/>
        </w:rPr>
        <w:t>:</w:t>
      </w:r>
    </w:p>
    <w:p w14:paraId="4687870D" w14:textId="75FE3216" w:rsidR="00910F84" w:rsidRDefault="00910F84" w:rsidP="00910F84">
      <w:pPr>
        <w:rPr>
          <w:rtl/>
        </w:rPr>
      </w:pPr>
      <w:r w:rsidRPr="00C35A2C">
        <w:rPr>
          <w:rtl/>
        </w:rPr>
        <w:t>איזו היא טרית שאינה טרופה</w:t>
      </w:r>
      <w:r w:rsidR="00181BFB" w:rsidRPr="00181BFB">
        <w:rPr>
          <w:rStyle w:val="affff8"/>
          <w:rFonts w:hint="cs"/>
          <w:rtl/>
        </w:rPr>
        <w:t>שאינה דג טמא</w:t>
      </w:r>
      <w:r w:rsidRPr="00C35A2C">
        <w:rPr>
          <w:rtl/>
        </w:rPr>
        <w:t>? כל שראש ושדרה ניכר,</w:t>
      </w:r>
    </w:p>
    <w:p w14:paraId="5854D1DE" w14:textId="72A5395A" w:rsidR="00910F84" w:rsidRPr="00C35A2C" w:rsidRDefault="00910F84" w:rsidP="00910F84">
      <w:pPr>
        <w:rPr>
          <w:rtl/>
        </w:rPr>
      </w:pPr>
      <w:r w:rsidRPr="00C35A2C">
        <w:rPr>
          <w:rtl/>
        </w:rPr>
        <w:t xml:space="preserve">ואיזו </w:t>
      </w:r>
      <w:r w:rsidRPr="00181BFB">
        <w:rPr>
          <w:rStyle w:val="afff"/>
          <w:rtl/>
        </w:rPr>
        <w:t>ציר שיש בה דגה</w:t>
      </w:r>
      <w:r w:rsidRPr="00C35A2C">
        <w:rPr>
          <w:rtl/>
        </w:rPr>
        <w:t xml:space="preserve">? כל שכילבית אחת </w:t>
      </w:r>
      <w:r w:rsidRPr="00181BFB">
        <w:rPr>
          <w:rStyle w:val="affff8"/>
          <w:rFonts w:hint="cs"/>
          <w:rtl/>
        </w:rPr>
        <w:t>[בפתוחה]</w:t>
      </w:r>
      <w:r w:rsidRPr="00C35A2C">
        <w:rPr>
          <w:rFonts w:hint="cs"/>
          <w:rtl/>
        </w:rPr>
        <w:t xml:space="preserve"> </w:t>
      </w:r>
      <w:r w:rsidRPr="00C35A2C">
        <w:rPr>
          <w:rtl/>
        </w:rPr>
        <w:t xml:space="preserve">או שתי כילביות </w:t>
      </w:r>
      <w:r w:rsidRPr="004E70E5">
        <w:rPr>
          <w:rStyle w:val="affff8"/>
          <w:rFonts w:hint="cs"/>
          <w:rtl/>
        </w:rPr>
        <w:t>[בסתומות ]</w:t>
      </w:r>
      <w:r w:rsidR="004E70E5">
        <w:rPr>
          <w:rStyle w:val="affff8"/>
          <w:rFonts w:hint="cs"/>
          <w:rtl/>
        </w:rPr>
        <w:t xml:space="preserve"> </w:t>
      </w:r>
      <w:r w:rsidRPr="00C35A2C">
        <w:rPr>
          <w:rFonts w:hint="cs"/>
          <w:rtl/>
        </w:rPr>
        <w:t>ש</w:t>
      </w:r>
      <w:r w:rsidRPr="00C35A2C">
        <w:rPr>
          <w:rtl/>
        </w:rPr>
        <w:t>וטטות בו.</w:t>
      </w:r>
    </w:p>
    <w:p w14:paraId="0AB5CC9C" w14:textId="77777777" w:rsidR="00181BFB" w:rsidRDefault="00910F84" w:rsidP="00181BFB">
      <w:pPr>
        <w:pStyle w:val="36"/>
        <w:framePr w:wrap="notBeside"/>
        <w:rPr>
          <w:rtl/>
        </w:rPr>
      </w:pPr>
      <w:r w:rsidRPr="001D1BC8">
        <w:rPr>
          <w:rtl/>
        </w:rPr>
        <w:t>איתמר ר</w:t>
      </w:r>
      <w:r>
        <w:rPr>
          <w:rtl/>
        </w:rPr>
        <w:t>"</w:t>
      </w:r>
      <w:r w:rsidRPr="001D1BC8">
        <w:rPr>
          <w:rFonts w:hint="cs"/>
          <w:rtl/>
        </w:rPr>
        <w:t>ה</w:t>
      </w:r>
      <w:r w:rsidRPr="001D1BC8">
        <w:rPr>
          <w:rtl/>
        </w:rPr>
        <w:t>:</w:t>
      </w:r>
    </w:p>
    <w:p w14:paraId="49040AD0" w14:textId="2B76E181" w:rsidR="00910F84" w:rsidRPr="001D1BC8" w:rsidRDefault="00910F84" w:rsidP="00910F84">
      <w:pPr>
        <w:rPr>
          <w:b/>
          <w:bCs/>
          <w:rtl/>
        </w:rPr>
      </w:pPr>
      <w:r w:rsidRPr="001D1BC8">
        <w:rPr>
          <w:b/>
          <w:bCs/>
          <w:rtl/>
        </w:rPr>
        <w:t xml:space="preserve"> עד שתהא ראש ושדרה ניכר, </w:t>
      </w:r>
      <w:r w:rsidRPr="004E70E5">
        <w:rPr>
          <w:rStyle w:val="affff1"/>
          <w:rtl/>
        </w:rPr>
        <w:t>ר"</w:t>
      </w:r>
      <w:r w:rsidRPr="004E70E5">
        <w:rPr>
          <w:rStyle w:val="affff1"/>
          <w:rFonts w:hint="cs"/>
          <w:rtl/>
        </w:rPr>
        <w:t>נ</w:t>
      </w:r>
      <w:r w:rsidRPr="004E70E5">
        <w:rPr>
          <w:rStyle w:val="affff1"/>
          <w:rtl/>
        </w:rPr>
        <w:t>:</w:t>
      </w:r>
      <w:r w:rsidRPr="001D1BC8">
        <w:rPr>
          <w:b/>
          <w:bCs/>
          <w:rtl/>
        </w:rPr>
        <w:t xml:space="preserve"> או ראש או שדרה.</w:t>
      </w:r>
    </w:p>
    <w:p w14:paraId="3081D732" w14:textId="77777777" w:rsidR="00181BFB" w:rsidRDefault="00910F84" w:rsidP="00181BFB">
      <w:pPr>
        <w:pStyle w:val="36"/>
        <w:framePr w:wrap="notBeside"/>
        <w:rPr>
          <w:rtl/>
        </w:rPr>
      </w:pPr>
      <w:r w:rsidRPr="00C35A2C">
        <w:rPr>
          <w:rtl/>
        </w:rPr>
        <w:t>מתיב ר</w:t>
      </w:r>
      <w:r w:rsidRPr="00C35A2C">
        <w:rPr>
          <w:rFonts w:hint="cs"/>
          <w:rtl/>
        </w:rPr>
        <w:t>עב</w:t>
      </w:r>
      <w:r>
        <w:rPr>
          <w:rtl/>
        </w:rPr>
        <w:t>"</w:t>
      </w:r>
      <w:r w:rsidRPr="00C35A2C">
        <w:rPr>
          <w:rFonts w:hint="cs"/>
          <w:rtl/>
        </w:rPr>
        <w:t>ח</w:t>
      </w:r>
      <w:r w:rsidRPr="00C35A2C">
        <w:rPr>
          <w:rtl/>
        </w:rPr>
        <w:t>:</w:t>
      </w:r>
    </w:p>
    <w:p w14:paraId="6234801A" w14:textId="77777777" w:rsidR="000A0C9C" w:rsidRDefault="00910F84" w:rsidP="00910F84">
      <w:pPr>
        <w:rPr>
          <w:rtl/>
        </w:rPr>
      </w:pPr>
      <w:r w:rsidRPr="00C35A2C">
        <w:rPr>
          <w:rtl/>
        </w:rPr>
        <w:t xml:space="preserve">ובדגים כל שיש לו סנפיר וקשקשת! </w:t>
      </w:r>
    </w:p>
    <w:p w14:paraId="7CA52C47" w14:textId="77777777" w:rsidR="000A0C9C" w:rsidRDefault="00910F84" w:rsidP="000A0C9C">
      <w:pPr>
        <w:pStyle w:val="36"/>
        <w:framePr w:wrap="notBeside"/>
        <w:rPr>
          <w:rtl/>
        </w:rPr>
      </w:pPr>
      <w:r w:rsidRPr="00C35A2C">
        <w:rPr>
          <w:rtl/>
        </w:rPr>
        <w:t>אביי:</w:t>
      </w:r>
    </w:p>
    <w:p w14:paraId="3B1FAD3F" w14:textId="3E327B92" w:rsidR="00910F84" w:rsidRPr="00C35A2C" w:rsidRDefault="00910F84" w:rsidP="00910F84">
      <w:pPr>
        <w:rPr>
          <w:rtl/>
        </w:rPr>
      </w:pPr>
      <w:r w:rsidRPr="00C35A2C">
        <w:rPr>
          <w:rtl/>
        </w:rPr>
        <w:t xml:space="preserve">כי תניא ההיא בארא' ופלמודא, </w:t>
      </w:r>
      <w:r w:rsidRPr="00C35A2C">
        <w:rPr>
          <w:rFonts w:hint="cs"/>
          <w:rtl/>
        </w:rPr>
        <w:t>שדומים ראשים לטמאים</w:t>
      </w:r>
      <w:r w:rsidRPr="00C35A2C">
        <w:rPr>
          <w:rtl/>
        </w:rPr>
        <w:t>.</w:t>
      </w:r>
    </w:p>
    <w:p w14:paraId="5F50F987" w14:textId="77777777" w:rsidR="00181BFB" w:rsidRDefault="00910F84" w:rsidP="00181BFB">
      <w:pPr>
        <w:pStyle w:val="36"/>
        <w:framePr w:wrap="notBeside"/>
        <w:rPr>
          <w:rtl/>
        </w:rPr>
      </w:pPr>
      <w:r w:rsidRPr="00C35A2C">
        <w:rPr>
          <w:rFonts w:hint="cs"/>
          <w:rtl/>
        </w:rPr>
        <w:t>ר</w:t>
      </w:r>
      <w:r>
        <w:rPr>
          <w:rtl/>
        </w:rPr>
        <w:t>"</w:t>
      </w:r>
      <w:r w:rsidRPr="00C35A2C">
        <w:rPr>
          <w:rFonts w:hint="cs"/>
          <w:rtl/>
        </w:rPr>
        <w:t>י מדעולא</w:t>
      </w:r>
      <w:r w:rsidRPr="00C35A2C">
        <w:rPr>
          <w:rtl/>
        </w:rPr>
        <w:t xml:space="preserve">: </w:t>
      </w:r>
    </w:p>
    <w:p w14:paraId="22934B38" w14:textId="6C526EAA" w:rsidR="00910F84" w:rsidRPr="00C35A2C" w:rsidRDefault="00910F84" w:rsidP="00181BFB">
      <w:pPr>
        <w:rPr>
          <w:rtl/>
        </w:rPr>
      </w:pPr>
      <w:r w:rsidRPr="000A0C9C">
        <w:rPr>
          <w:rStyle w:val="affff1"/>
          <w:rtl/>
        </w:rPr>
        <w:t>מחלוקת</w:t>
      </w:r>
      <w:r w:rsidRPr="00C35A2C">
        <w:rPr>
          <w:rtl/>
        </w:rPr>
        <w:t xml:space="preserve"> לטבל בצירן, אבל בגופן </w:t>
      </w:r>
      <w:r w:rsidR="00181BFB" w:rsidRPr="00181BFB">
        <w:rPr>
          <w:rStyle w:val="affff1"/>
          <w:rFonts w:hint="cs"/>
          <w:rtl/>
        </w:rPr>
        <w:t>לכו''ע</w:t>
      </w:r>
      <w:r w:rsidR="00181BFB">
        <w:rPr>
          <w:rFonts w:hint="cs"/>
          <w:rtl/>
        </w:rPr>
        <w:t xml:space="preserve"> </w:t>
      </w:r>
      <w:r w:rsidRPr="00C35A2C">
        <w:rPr>
          <w:rtl/>
        </w:rPr>
        <w:t>אסור עד שיהא ראש ושדרה ניכר.</w:t>
      </w:r>
    </w:p>
    <w:p w14:paraId="79562BB3" w14:textId="77777777" w:rsidR="00181BFB" w:rsidRDefault="00910F84" w:rsidP="00181BFB">
      <w:pPr>
        <w:pStyle w:val="36"/>
        <w:framePr w:wrap="notBeside"/>
        <w:rPr>
          <w:rtl/>
        </w:rPr>
      </w:pPr>
      <w:r w:rsidRPr="00C35A2C">
        <w:rPr>
          <w:rFonts w:hint="cs"/>
          <w:rtl/>
        </w:rPr>
        <w:t>אר</w:t>
      </w:r>
      <w:r>
        <w:rPr>
          <w:rtl/>
        </w:rPr>
        <w:t>"</w:t>
      </w:r>
      <w:r w:rsidRPr="00C35A2C">
        <w:rPr>
          <w:rFonts w:hint="cs"/>
          <w:rtl/>
        </w:rPr>
        <w:t>ז</w:t>
      </w:r>
      <w:r w:rsidRPr="00C35A2C">
        <w:rPr>
          <w:rtl/>
        </w:rPr>
        <w:t>:</w:t>
      </w:r>
    </w:p>
    <w:p w14:paraId="07B9686E" w14:textId="0573319D" w:rsidR="00910F84" w:rsidRPr="00C35A2C" w:rsidRDefault="00910F84" w:rsidP="004E70E5">
      <w:pPr>
        <w:rPr>
          <w:rtl/>
        </w:rPr>
      </w:pPr>
      <w:r>
        <w:rPr>
          <w:rFonts w:hint="cs"/>
          <w:rtl/>
        </w:rPr>
        <w:t>בתחילה הטבלתים</w:t>
      </w:r>
      <w:r w:rsidRPr="00C35A2C">
        <w:rPr>
          <w:rtl/>
        </w:rPr>
        <w:t xml:space="preserve"> בציר, </w:t>
      </w:r>
      <w:r w:rsidRPr="004E70E5">
        <w:rPr>
          <w:rStyle w:val="affff1"/>
          <w:rtl/>
        </w:rPr>
        <w:t xml:space="preserve">כיון דשמענא </w:t>
      </w:r>
      <w:r w:rsidR="004E70E5" w:rsidRPr="004E70E5">
        <w:rPr>
          <w:rStyle w:val="affff1"/>
          <w:rFonts w:hint="cs"/>
          <w:rtl/>
        </w:rPr>
        <w:t>ל</w:t>
      </w:r>
      <w:r w:rsidRPr="004E70E5">
        <w:rPr>
          <w:rStyle w:val="affff1"/>
          <w:rFonts w:hint="cs"/>
          <w:rtl/>
        </w:rPr>
        <w:t>דעולא</w:t>
      </w:r>
      <w:r w:rsidRPr="004E70E5">
        <w:rPr>
          <w:rStyle w:val="affff1"/>
          <w:rtl/>
        </w:rPr>
        <w:t>:</w:t>
      </w:r>
      <w:r w:rsidRPr="00C35A2C">
        <w:rPr>
          <w:rtl/>
        </w:rPr>
        <w:t xml:space="preserve"> </w:t>
      </w:r>
      <w:r w:rsidRPr="004E70E5">
        <w:rPr>
          <w:rStyle w:val="affff1"/>
          <w:rtl/>
        </w:rPr>
        <w:t>מחלוקת</w:t>
      </w:r>
      <w:r w:rsidRPr="00C35A2C">
        <w:rPr>
          <w:rtl/>
        </w:rPr>
        <w:t xml:space="preserve"> בצירן, </w:t>
      </w:r>
      <w:r w:rsidRPr="004E70E5">
        <w:rPr>
          <w:rStyle w:val="affff1"/>
          <w:rtl/>
        </w:rPr>
        <w:t>אבל</w:t>
      </w:r>
      <w:r w:rsidRPr="000A0C9C">
        <w:rPr>
          <w:rStyle w:val="afff"/>
          <w:rtl/>
        </w:rPr>
        <w:t xml:space="preserve"> בגופן </w:t>
      </w:r>
      <w:r w:rsidRPr="00C35A2C">
        <w:rPr>
          <w:rFonts w:hint="cs"/>
          <w:rtl/>
        </w:rPr>
        <w:t xml:space="preserve">תמיד אסור </w:t>
      </w:r>
      <w:r w:rsidRPr="00C35A2C">
        <w:rPr>
          <w:rtl/>
        </w:rPr>
        <w:t xml:space="preserve">עד שיהא ראש ושדרה ניכר, </w:t>
      </w:r>
      <w:r w:rsidRPr="00C35A2C">
        <w:rPr>
          <w:rFonts w:hint="cs"/>
          <w:rtl/>
        </w:rPr>
        <w:t xml:space="preserve">גם בציר איני מטביל </w:t>
      </w:r>
      <w:r w:rsidRPr="00C35A2C">
        <w:rPr>
          <w:rtl/>
        </w:rPr>
        <w:t>.</w:t>
      </w:r>
    </w:p>
    <w:p w14:paraId="5FD418DD" w14:textId="1FD729F5" w:rsidR="00181BFB" w:rsidRDefault="00910F84" w:rsidP="00181BFB">
      <w:pPr>
        <w:pStyle w:val="36"/>
        <w:framePr w:wrap="notBeside"/>
        <w:rPr>
          <w:rtl/>
        </w:rPr>
      </w:pPr>
      <w:r w:rsidRPr="00C35A2C">
        <w:rPr>
          <w:rFonts w:hint="cs"/>
          <w:rtl/>
        </w:rPr>
        <w:lastRenderedPageBreak/>
        <w:t>ר</w:t>
      </w:r>
      <w:r>
        <w:rPr>
          <w:rtl/>
        </w:rPr>
        <w:t>"</w:t>
      </w:r>
      <w:r w:rsidRPr="00C35A2C">
        <w:rPr>
          <w:rFonts w:hint="cs"/>
          <w:rtl/>
        </w:rPr>
        <w:t>פ</w:t>
      </w:r>
      <w:r w:rsidR="004E70E5">
        <w:rPr>
          <w:rFonts w:hint="cs"/>
          <w:rtl/>
        </w:rPr>
        <w:t>:</w:t>
      </w:r>
      <w:r w:rsidRPr="00C35A2C">
        <w:rPr>
          <w:rtl/>
        </w:rPr>
        <w:t xml:space="preserve"> </w:t>
      </w:r>
      <w:r w:rsidRPr="00280F6D">
        <w:rPr>
          <w:b/>
          <w:bCs/>
          <w:rtl/>
        </w:rPr>
        <w:t>הלכתא</w:t>
      </w:r>
      <w:r w:rsidRPr="00C35A2C">
        <w:rPr>
          <w:rtl/>
        </w:rPr>
        <w:t xml:space="preserve">: </w:t>
      </w:r>
    </w:p>
    <w:p w14:paraId="6EE80991" w14:textId="4605993A" w:rsidR="00910F84" w:rsidRPr="004E70E5" w:rsidRDefault="00910F84" w:rsidP="004E70E5">
      <w:pPr>
        <w:spacing w:after="120"/>
        <w:rPr>
          <w:rStyle w:val="afff"/>
          <w:rtl/>
        </w:rPr>
      </w:pPr>
      <w:r w:rsidRPr="004E70E5">
        <w:rPr>
          <w:rStyle w:val="afff"/>
          <w:rtl/>
        </w:rPr>
        <w:t>עד שיהא ראש ושדרה ניכר של כל אחת ואחת.</w:t>
      </w:r>
    </w:p>
    <w:p w14:paraId="27716EBB" w14:textId="77777777" w:rsidR="00181BFB" w:rsidRDefault="00910F84" w:rsidP="00181BFB">
      <w:pPr>
        <w:pStyle w:val="36"/>
        <w:framePr w:wrap="notBeside"/>
        <w:rPr>
          <w:rtl/>
        </w:rPr>
      </w:pPr>
      <w:r w:rsidRPr="00C35A2C">
        <w:rPr>
          <w:rtl/>
        </w:rPr>
        <w:t xml:space="preserve">מיתיבי: </w:t>
      </w:r>
    </w:p>
    <w:p w14:paraId="56C3F610" w14:textId="1DE2F8D9" w:rsidR="00910F84" w:rsidRDefault="00910F84" w:rsidP="00910F84">
      <w:pPr>
        <w:rPr>
          <w:rtl/>
        </w:rPr>
      </w:pPr>
      <w:r w:rsidRPr="00C35A2C">
        <w:rPr>
          <w:rtl/>
        </w:rPr>
        <w:t xml:space="preserve">חתיכות שיש בהן סימן, בין בכולן בין </w:t>
      </w:r>
      <w:r>
        <w:rPr>
          <w:rtl/>
        </w:rPr>
        <w:t xml:space="preserve">במקצתן, ואפילו באחד ממאה שבהן </w:t>
      </w:r>
      <w:r w:rsidRPr="00C35A2C">
        <w:rPr>
          <w:rtl/>
        </w:rPr>
        <w:t>כולן מותרות,</w:t>
      </w:r>
    </w:p>
    <w:p w14:paraId="35683BD0" w14:textId="71AC8A0A" w:rsidR="000A0C9C" w:rsidRDefault="00910F84" w:rsidP="000A0C9C">
      <w:pPr>
        <w:pStyle w:val="36"/>
        <w:framePr w:wrap="notBeside"/>
        <w:rPr>
          <w:rtl/>
        </w:rPr>
      </w:pPr>
      <w:r w:rsidRPr="00C35A2C">
        <w:rPr>
          <w:rtl/>
        </w:rPr>
        <w:t>ומעשה</w:t>
      </w:r>
      <w:r w:rsidR="004E70E5">
        <w:rPr>
          <w:rFonts w:hint="cs"/>
          <w:rtl/>
        </w:rPr>
        <w:t xml:space="preserve"> בגוי</w:t>
      </w:r>
    </w:p>
    <w:p w14:paraId="36C39D5A" w14:textId="34FEB09C" w:rsidR="00910F84" w:rsidRDefault="004E70E5" w:rsidP="00910F84">
      <w:pPr>
        <w:rPr>
          <w:rtl/>
        </w:rPr>
      </w:pPr>
      <w:r>
        <w:rPr>
          <w:rFonts w:hint="cs"/>
          <w:rtl/>
        </w:rPr>
        <w:t xml:space="preserve">שהביא </w:t>
      </w:r>
      <w:r>
        <w:rPr>
          <w:rtl/>
        </w:rPr>
        <w:t xml:space="preserve">גרב של חתיכות ונמצא סימן באחת מהן, והתיר </w:t>
      </w:r>
      <w:r>
        <w:rPr>
          <w:rStyle w:val="affff1"/>
          <w:rtl/>
          <w:rPrChange w:id="9810" w:author="מנוע אמוראים" w:date="2026-10-05T16:41:56Z">
            <w:rPr>
              <w:rtl/>
            </w:rPr>
          </w:rPrChange>
        </w:rPr>
        <w:t xml:space="preserve">רשב</w:t>
      </w:r>
      <w:r>
        <w:rPr>
          <w:rStyle w:val="affff1"/>
          <w:rtl/>
          <w:rPrChange w:id="9811" w:author="מנוע אמוראים" w:date="2026-10-05T16:41:56Z">
            <w:rPr>
              <w:rtl/>
            </w:rPr>
          </w:rPrChange>
        </w:rPr>
        <w:t xml:space="preserve">"</w:t>
      </w:r>
      <w:r>
        <w:rPr>
          <w:rStyle w:val="affff1"/>
          <w:rtl/>
          <w:rPrChange w:id="9812" w:author="מנוע אמוראים" w:date="2026-10-05T16:41:56Z">
            <w:rPr>
              <w:rtl/>
            </w:rPr>
          </w:rPrChange>
        </w:rPr>
        <w:t xml:space="preserve">ג</w:t>
      </w:r>
      <w:r>
        <w:rPr>
          <w:rtl/>
        </w:rPr>
        <w:t xml:space="preserve"> את הגרב כולו!</w:t>
      </w:r>
    </w:p>
    <w:p w14:paraId="7A886FA2" w14:textId="77777777" w:rsidR="00181BFB" w:rsidRDefault="00910F84" w:rsidP="00181BFB">
      <w:pPr>
        <w:pStyle w:val="36"/>
        <w:framePr w:wrap="notBeside"/>
        <w:rPr>
          <w:rtl/>
        </w:rPr>
      </w:pPr>
      <w:r w:rsidRPr="00C35A2C">
        <w:rPr>
          <w:rtl/>
        </w:rPr>
        <w:t>תרגמה רב פפא:</w:t>
      </w:r>
    </w:p>
    <w:p w14:paraId="6A4EF86E" w14:textId="00967670" w:rsidR="00910F84" w:rsidRDefault="00910F84" w:rsidP="004E70E5">
      <w:pPr>
        <w:rPr>
          <w:rtl/>
        </w:rPr>
      </w:pPr>
      <w:r w:rsidRPr="00C35A2C">
        <w:rPr>
          <w:rtl/>
        </w:rPr>
        <w:t xml:space="preserve"> כשחתיכות שוות</w:t>
      </w:r>
      <w:r w:rsidR="004E70E5">
        <w:rPr>
          <w:rStyle w:val="affff8"/>
          <w:rFonts w:hint="cs"/>
          <w:rtl/>
        </w:rPr>
        <w:t xml:space="preserve"> </w:t>
      </w:r>
      <w:r w:rsidR="004E70E5" w:rsidRPr="004E70E5">
        <w:rPr>
          <w:rStyle w:val="affff8"/>
          <w:rFonts w:hint="cs"/>
          <w:rtl/>
        </w:rPr>
        <w:t>[ורואים שהם מן הדג</w:t>
      </w:r>
      <w:r w:rsidRPr="00C35A2C">
        <w:rPr>
          <w:rFonts w:hint="cs"/>
          <w:rtl/>
        </w:rPr>
        <w:t xml:space="preserve"> </w:t>
      </w:r>
      <w:r w:rsidRPr="004E70E5">
        <w:rPr>
          <w:rStyle w:val="affff1"/>
          <w:rFonts w:hint="cs"/>
          <w:rtl/>
        </w:rPr>
        <w:t>וקמ</w:t>
      </w:r>
      <w:r w:rsidRPr="004E70E5">
        <w:rPr>
          <w:rStyle w:val="affff1"/>
          <w:rtl/>
        </w:rPr>
        <w:t>"</w:t>
      </w:r>
      <w:r w:rsidRPr="004E70E5">
        <w:rPr>
          <w:rStyle w:val="affff1"/>
          <w:rFonts w:hint="cs"/>
          <w:rtl/>
        </w:rPr>
        <w:t>ל</w:t>
      </w:r>
      <w:r w:rsidRPr="00C35A2C">
        <w:rPr>
          <w:rFonts w:hint="cs"/>
          <w:rtl/>
        </w:rPr>
        <w:t xml:space="preserve"> דלא חייש שמא יזדמנו</w:t>
      </w:r>
    </w:p>
    <w:p w14:paraId="085F7E04" w14:textId="632AB329" w:rsidR="00181BFB" w:rsidRDefault="00181BFB" w:rsidP="00181BFB">
      <w:pPr>
        <w:pStyle w:val="36"/>
        <w:framePr w:wrap="notBeside"/>
        <w:rPr>
          <w:rtl/>
        </w:rPr>
      </w:pPr>
      <w:r>
        <w:rPr>
          <w:rFonts w:hint="cs"/>
          <w:rtl/>
        </w:rPr>
        <w:t xml:space="preserve">מעשה </w:t>
      </w:r>
    </w:p>
    <w:p w14:paraId="729D870C" w14:textId="0DAF35A5" w:rsidR="00910F84" w:rsidRDefault="00910F84" w:rsidP="00910F84">
      <w:pPr>
        <w:rPr>
          <w:rtl/>
        </w:rPr>
      </w:pPr>
      <w:r w:rsidRPr="00C35A2C">
        <w:rPr>
          <w:rFonts w:hint="cs"/>
          <w:rtl/>
        </w:rPr>
        <w:t xml:space="preserve">ספינה של דגים כבושים שהגיע לסירכא </w:t>
      </w:r>
      <w:r w:rsidRPr="000A0C9C">
        <w:rPr>
          <w:rStyle w:val="affff1"/>
          <w:rFonts w:hint="cs"/>
          <w:rtl/>
        </w:rPr>
        <w:t>ויצא רהב</w:t>
      </w:r>
      <w:r w:rsidRPr="000A0C9C">
        <w:rPr>
          <w:rStyle w:val="affff1"/>
          <w:rtl/>
        </w:rPr>
        <w:t>"</w:t>
      </w:r>
      <w:r w:rsidRPr="000A0C9C">
        <w:rPr>
          <w:rStyle w:val="affff1"/>
          <w:rFonts w:hint="cs"/>
          <w:rtl/>
        </w:rPr>
        <w:t>ח</w:t>
      </w:r>
      <w:r w:rsidRPr="00C35A2C">
        <w:rPr>
          <w:rFonts w:hint="cs"/>
          <w:rtl/>
        </w:rPr>
        <w:t xml:space="preserve"> וראה בזה קשקשים והתירם</w:t>
      </w:r>
    </w:p>
    <w:p w14:paraId="3B142FD7" w14:textId="77777777" w:rsidR="000F3286" w:rsidRDefault="00910F84" w:rsidP="000F3286">
      <w:pPr>
        <w:pStyle w:val="36"/>
        <w:framePr w:wrap="notBeside"/>
        <w:rPr>
          <w:rtl/>
        </w:rPr>
      </w:pPr>
      <w:r w:rsidRPr="00C35A2C">
        <w:rPr>
          <w:rtl/>
        </w:rPr>
        <w:t>א</w:t>
      </w:r>
      <w:r>
        <w:rPr>
          <w:rtl/>
        </w:rPr>
        <w:t>"</w:t>
      </w:r>
      <w:r w:rsidRPr="00C35A2C">
        <w:rPr>
          <w:rtl/>
        </w:rPr>
        <w:t>ל רבא:</w:t>
      </w:r>
    </w:p>
    <w:p w14:paraId="2052D790" w14:textId="4C051A64" w:rsidR="00910F84" w:rsidRPr="00C35A2C" w:rsidRDefault="00910F84" w:rsidP="00910F84">
      <w:pPr>
        <w:rPr>
          <w:rtl/>
        </w:rPr>
      </w:pPr>
      <w:r w:rsidRPr="00C35A2C">
        <w:rPr>
          <w:rtl/>
        </w:rPr>
        <w:t xml:space="preserve">ומי </w:t>
      </w:r>
      <w:r w:rsidR="004E70E5">
        <w:rPr>
          <w:rFonts w:hint="cs"/>
          <w:rtl/>
        </w:rPr>
        <w:t xml:space="preserve">יש שמתיר </w:t>
      </w:r>
      <w:r w:rsidRPr="00C35A2C">
        <w:rPr>
          <w:rFonts w:hint="cs"/>
          <w:rtl/>
        </w:rPr>
        <w:t xml:space="preserve">כך במקום שיש קשקשים </w:t>
      </w:r>
      <w:r w:rsidRPr="004E70E5">
        <w:rPr>
          <w:rStyle w:val="affff8"/>
          <w:rFonts w:hint="cs"/>
          <w:rtl/>
        </w:rPr>
        <w:t>הא יתכן שיש כאן גם טמאים,</w:t>
      </w:r>
      <w:r>
        <w:rPr>
          <w:rFonts w:hint="cs"/>
          <w:rtl/>
        </w:rPr>
        <w:t xml:space="preserve"> ויצאו תוקעי שופרות דרבא ואסרו, ויצאו תוקעי שופרות </w:t>
      </w:r>
      <w:r>
        <w:rPr>
          <w:rStyle w:val="affff1"/>
          <w:rFonts w:hint="cs"/>
          <w:rtl/>
          <w:rPrChange w:id="9813" w:author="מנוע אמוראים" w:date="2026-10-05T16:41:56Z">
            <w:rPr>
              <w:rFonts w:hint="cs"/>
              <w:rtl/>
            </w:rPr>
          </w:rPrChange>
        </w:rPr>
        <w:t xml:space="preserve">דרהב</w:t>
      </w:r>
      <w:r>
        <w:rPr>
          <w:rStyle w:val="affff1"/>
          <w:rtl/>
          <w:rPrChange w:id="9814" w:author="מנוע אמוראים" w:date="2026-10-05T16:41:56Z">
            <w:rPr>
              <w:rtl/>
            </w:rPr>
          </w:rPrChange>
        </w:rPr>
        <w:t xml:space="preserve">"</w:t>
      </w:r>
      <w:r>
        <w:rPr>
          <w:rStyle w:val="affff1"/>
          <w:rFonts w:hint="cs"/>
          <w:rtl/>
          <w:rPrChange w:id="9815" w:author="מנוע אמוראים" w:date="2026-10-05T16:41:56Z">
            <w:rPr>
              <w:rFonts w:hint="cs"/>
              <w:rtl/>
            </w:rPr>
          </w:rPrChange>
        </w:rPr>
        <w:t xml:space="preserve">ח</w:t>
      </w:r>
      <w:r>
        <w:rPr>
          <w:rFonts w:hint="cs"/>
          <w:rtl/>
        </w:rPr>
        <w:t xml:space="preserve"> והתירו</w:t>
      </w:r>
      <w:r w:rsidR="004E70E5">
        <w:rPr>
          <w:rFonts w:hint="cs"/>
          <w:rtl/>
        </w:rPr>
        <w:t>.</w:t>
      </w:r>
    </w:p>
    <w:p w14:paraId="164F417A" w14:textId="77777777" w:rsidR="000F3286" w:rsidRDefault="00910F84" w:rsidP="000F3286">
      <w:pPr>
        <w:pStyle w:val="36"/>
        <w:framePr w:wrap="notBeside"/>
        <w:rPr>
          <w:rtl/>
        </w:rPr>
      </w:pPr>
      <w:r w:rsidRPr="00C35A2C">
        <w:rPr>
          <w:rFonts w:hint="cs"/>
          <w:rtl/>
        </w:rPr>
        <w:t>רי</w:t>
      </w:r>
      <w:r>
        <w:rPr>
          <w:rtl/>
        </w:rPr>
        <w:t>"</w:t>
      </w:r>
      <w:r w:rsidRPr="00C35A2C">
        <w:rPr>
          <w:rFonts w:hint="cs"/>
          <w:rtl/>
        </w:rPr>
        <w:t>ר מדיפתי:</w:t>
      </w:r>
    </w:p>
    <w:p w14:paraId="25248110" w14:textId="3CB6BDD7" w:rsidR="00910F84" w:rsidRDefault="00910F84" w:rsidP="00910F84">
      <w:pPr>
        <w:rPr>
          <w:rtl/>
        </w:rPr>
      </w:pPr>
      <w:r w:rsidRPr="000A0C9C">
        <w:rPr>
          <w:rStyle w:val="affff1"/>
          <w:rFonts w:hint="cs"/>
          <w:rtl/>
        </w:rPr>
        <w:t>אמר לי ר</w:t>
      </w:r>
      <w:r w:rsidRPr="000A0C9C">
        <w:rPr>
          <w:rStyle w:val="affff1"/>
          <w:rtl/>
        </w:rPr>
        <w:t>"</w:t>
      </w:r>
      <w:r w:rsidRPr="000A0C9C">
        <w:rPr>
          <w:rStyle w:val="affff1"/>
          <w:rFonts w:hint="cs"/>
          <w:rtl/>
        </w:rPr>
        <w:t>פ-</w:t>
      </w:r>
      <w:r>
        <w:rPr>
          <w:rFonts w:hint="cs"/>
          <w:rtl/>
        </w:rPr>
        <w:t xml:space="preserve"> </w:t>
      </w:r>
      <w:r>
        <w:rPr>
          <w:rStyle w:val="affff1"/>
          <w:rFonts w:hint="cs"/>
          <w:rtl/>
          <w:rPrChange w:id="9816" w:author="מנוע אמוראים" w:date="2026-10-05T16:41:56Z">
            <w:rPr>
              <w:rFonts w:hint="cs"/>
              <w:rtl/>
            </w:rPr>
          </w:rPrChange>
        </w:rPr>
        <w:t xml:space="preserve">רהב</w:t>
      </w:r>
      <w:r>
        <w:rPr>
          <w:rStyle w:val="affff1"/>
          <w:rtl/>
          <w:rPrChange w:id="9817" w:author="מנוע אמוראים" w:date="2026-10-05T16:41:56Z">
            <w:rPr>
              <w:rtl/>
            </w:rPr>
          </w:rPrChange>
        </w:rPr>
        <w:t xml:space="preserve">"</w:t>
      </w:r>
      <w:r>
        <w:rPr>
          <w:rStyle w:val="affff1"/>
          <w:rFonts w:hint="cs"/>
          <w:rtl/>
          <w:rPrChange w:id="9818" w:author="מנוע אמוראים" w:date="2026-10-05T16:41:56Z">
            <w:rPr>
              <w:rFonts w:hint="cs"/>
              <w:rtl/>
            </w:rPr>
          </w:rPrChange>
        </w:rPr>
        <w:t xml:space="preserve">ח</w:t>
      </w:r>
      <w:r>
        <w:rPr>
          <w:rFonts w:hint="cs"/>
          <w:rtl/>
        </w:rPr>
        <w:t xml:space="preserve"> </w:t>
      </w:r>
      <w:r w:rsidR="004E70E5">
        <w:rPr>
          <w:rFonts w:hint="cs"/>
          <w:rtl/>
        </w:rPr>
        <w:t xml:space="preserve">התיר </w:t>
      </w:r>
      <w:r w:rsidRPr="00C35A2C">
        <w:rPr>
          <w:rFonts w:hint="cs"/>
          <w:rtl/>
        </w:rPr>
        <w:t xml:space="preserve">בצירן </w:t>
      </w:r>
      <w:r w:rsidR="004E70E5">
        <w:rPr>
          <w:rFonts w:hint="cs"/>
          <w:rtl/>
        </w:rPr>
        <w:t>ו</w:t>
      </w:r>
      <w:r w:rsidRPr="00C35A2C">
        <w:rPr>
          <w:rFonts w:hint="cs"/>
          <w:rtl/>
        </w:rPr>
        <w:t>לא בגופן</w:t>
      </w:r>
    </w:p>
    <w:p w14:paraId="33AE9984" w14:textId="77777777" w:rsidR="000F3286" w:rsidRDefault="00910F84" w:rsidP="000F3286">
      <w:pPr>
        <w:pStyle w:val="36"/>
        <w:framePr w:wrap="notBeside"/>
        <w:rPr>
          <w:rtl/>
        </w:rPr>
      </w:pPr>
      <w:r w:rsidRPr="00C35A2C">
        <w:rPr>
          <w:rFonts w:hint="cs"/>
          <w:rtl/>
        </w:rPr>
        <w:t>ר</w:t>
      </w:r>
      <w:r>
        <w:rPr>
          <w:rtl/>
        </w:rPr>
        <w:t>"</w:t>
      </w:r>
      <w:r w:rsidRPr="00C35A2C">
        <w:rPr>
          <w:rFonts w:hint="cs"/>
          <w:rtl/>
        </w:rPr>
        <w:t>א:</w:t>
      </w:r>
    </w:p>
    <w:p w14:paraId="6C86824E" w14:textId="77777777" w:rsidR="004E70E5" w:rsidRDefault="00910F84" w:rsidP="00910F84">
      <w:pPr>
        <w:rPr>
          <w:rtl/>
        </w:rPr>
      </w:pPr>
      <w:r w:rsidRPr="000A0C9C">
        <w:rPr>
          <w:rStyle w:val="affff1"/>
          <w:rFonts w:hint="cs"/>
          <w:rtl/>
        </w:rPr>
        <w:t xml:space="preserve"> אמר לי ר</w:t>
      </w:r>
      <w:r w:rsidRPr="000A0C9C">
        <w:rPr>
          <w:rStyle w:val="affff1"/>
          <w:rtl/>
        </w:rPr>
        <w:t>"</w:t>
      </w:r>
      <w:r w:rsidRPr="000A0C9C">
        <w:rPr>
          <w:rStyle w:val="affff1"/>
          <w:rFonts w:hint="cs"/>
          <w:rtl/>
        </w:rPr>
        <w:t>פ</w:t>
      </w:r>
      <w:r w:rsidRPr="000A0C9C">
        <w:rPr>
          <w:rStyle w:val="affff1"/>
          <w:rtl/>
        </w:rPr>
        <w:t>:</w:t>
      </w:r>
      <w:r w:rsidRPr="00C35A2C">
        <w:rPr>
          <w:rtl/>
        </w:rPr>
        <w:t xml:space="preserve"> </w:t>
      </w:r>
      <w:r>
        <w:rPr>
          <w:rStyle w:val="affff1"/>
          <w:rFonts w:hint="cs"/>
          <w:rtl/>
          <w:rPrChange w:id="9819" w:author="מנוע אמוראים" w:date="2026-10-05T16:41:56Z">
            <w:rPr>
              <w:rFonts w:hint="cs"/>
              <w:rtl/>
            </w:rPr>
          </w:rPrChange>
        </w:rPr>
        <w:t xml:space="preserve">רהב</w:t>
      </w:r>
      <w:r>
        <w:rPr>
          <w:rStyle w:val="affff1"/>
          <w:rtl/>
          <w:rPrChange w:id="9820" w:author="מנוע אמוראים" w:date="2026-10-05T16:41:56Z">
            <w:rPr>
              <w:rtl/>
            </w:rPr>
          </w:rPrChange>
        </w:rPr>
        <w:t xml:space="preserve">"</w:t>
      </w:r>
      <w:r>
        <w:rPr>
          <w:rStyle w:val="affff1"/>
          <w:rFonts w:hint="cs"/>
          <w:rtl/>
          <w:rPrChange w:id="9821" w:author="מנוע אמוראים" w:date="2026-10-05T16:41:56Z">
            <w:rPr>
              <w:rFonts w:hint="cs"/>
              <w:rtl/>
            </w:rPr>
          </w:rPrChange>
        </w:rPr>
        <w:t xml:space="preserve">ח</w:t>
      </w:r>
      <w:r>
        <w:rPr>
          <w:rFonts w:hint="cs"/>
          <w:rtl/>
        </w:rPr>
        <w:t xml:space="preserve"> </w:t>
      </w:r>
      <w:r w:rsidR="004E70E5">
        <w:rPr>
          <w:rFonts w:hint="cs"/>
          <w:rtl/>
        </w:rPr>
        <w:t xml:space="preserve">התיר </w:t>
      </w:r>
      <w:r w:rsidRPr="00C35A2C">
        <w:rPr>
          <w:rFonts w:hint="cs"/>
          <w:rtl/>
        </w:rPr>
        <w:t xml:space="preserve">אפי' בגופן, </w:t>
      </w:r>
    </w:p>
    <w:p w14:paraId="0477FCD0" w14:textId="538D3DBE" w:rsidR="00910F84" w:rsidRDefault="00910F84" w:rsidP="00910F84">
      <w:pPr>
        <w:rPr>
          <w:rtl/>
        </w:rPr>
      </w:pPr>
      <w:r w:rsidRPr="004E70E5">
        <w:rPr>
          <w:rStyle w:val="afff"/>
          <w:rFonts w:hint="cs"/>
          <w:rtl/>
        </w:rPr>
        <w:t xml:space="preserve">ואני לא אסרתי </w:t>
      </w:r>
      <w:r w:rsidRPr="00C35A2C">
        <w:rPr>
          <w:rFonts w:hint="cs"/>
          <w:rtl/>
        </w:rPr>
        <w:t>דהא א</w:t>
      </w:r>
      <w:r>
        <w:rPr>
          <w:rtl/>
        </w:rPr>
        <w:t>"</w:t>
      </w:r>
      <w:r>
        <w:rPr>
          <w:rFonts w:hint="cs"/>
          <w:rtl/>
        </w:rPr>
        <w:t xml:space="preserve">ל </w:t>
      </w:r>
      <w:r>
        <w:rPr>
          <w:rStyle w:val="affff1"/>
          <w:rFonts w:hint="cs"/>
          <w:rtl/>
          <w:rPrChange w:id="9822" w:author="מנוע אמוראים" w:date="2026-10-05T16:41:56Z">
            <w:rPr>
              <w:rFonts w:hint="cs"/>
              <w:rtl/>
            </w:rPr>
          </w:rPrChange>
        </w:rPr>
        <w:t xml:space="preserve">ר</w:t>
      </w:r>
      <w:r>
        <w:rPr>
          <w:rStyle w:val="affff1"/>
          <w:rtl/>
          <w:rPrChange w:id="9823" w:author="מנוע אמוראים" w:date="2026-10-05T16:41:56Z">
            <w:rPr>
              <w:rtl/>
            </w:rPr>
          </w:rPrChange>
        </w:rPr>
        <w:t xml:space="preserve">"</w:t>
      </w:r>
      <w:r>
        <w:rPr>
          <w:rStyle w:val="affff1"/>
          <w:rFonts w:hint="cs"/>
          <w:rtl/>
          <w:rPrChange w:id="9824" w:author="מנוע אמוראים" w:date="2026-10-05T16:41:56Z">
            <w:rPr>
              <w:rFonts w:hint="cs"/>
              <w:rtl/>
            </w:rPr>
          </w:rPrChange>
        </w:rPr>
        <w:t xml:space="preserve">פ</w:t>
      </w:r>
      <w:r>
        <w:rPr>
          <w:rFonts w:hint="cs"/>
          <w:rtl/>
        </w:rPr>
        <w:t xml:space="preserve">.</w:t>
      </w:r>
    </w:p>
    <w:p w14:paraId="0A2A5B4F" w14:textId="77777777" w:rsidR="00910F84" w:rsidRDefault="00910F84" w:rsidP="000F3286">
      <w:pPr>
        <w:rPr>
          <w:rtl/>
        </w:rPr>
      </w:pPr>
      <w:r w:rsidRPr="004E70E5">
        <w:rPr>
          <w:rStyle w:val="afff"/>
          <w:rFonts w:hint="cs"/>
          <w:rtl/>
        </w:rPr>
        <w:t>ולא התרתי</w:t>
      </w:r>
      <w:r w:rsidRPr="000A0C9C">
        <w:rPr>
          <w:rStyle w:val="affff1"/>
          <w:rFonts w:hint="cs"/>
          <w:rtl/>
        </w:rPr>
        <w:t xml:space="preserve"> דא</w:t>
      </w:r>
      <w:r w:rsidRPr="000A0C9C">
        <w:rPr>
          <w:rStyle w:val="affff1"/>
          <w:rtl/>
        </w:rPr>
        <w:t>"</w:t>
      </w:r>
      <w:r w:rsidRPr="000A0C9C">
        <w:rPr>
          <w:rStyle w:val="affff1"/>
          <w:rFonts w:hint="cs"/>
          <w:rtl/>
        </w:rPr>
        <w:t>ל ר</w:t>
      </w:r>
      <w:r w:rsidRPr="000A0C9C">
        <w:rPr>
          <w:rStyle w:val="affff1"/>
          <w:rtl/>
        </w:rPr>
        <w:t>"</w:t>
      </w:r>
      <w:r w:rsidRPr="000A0C9C">
        <w:rPr>
          <w:rStyle w:val="affff1"/>
          <w:rFonts w:hint="cs"/>
          <w:rtl/>
        </w:rPr>
        <w:t>י מדעולא</w:t>
      </w:r>
      <w:r w:rsidRPr="000A0C9C">
        <w:rPr>
          <w:rStyle w:val="affff1"/>
          <w:rtl/>
        </w:rPr>
        <w:t>:</w:t>
      </w:r>
      <w:r w:rsidRPr="00C35A2C">
        <w:rPr>
          <w:rtl/>
        </w:rPr>
        <w:t xml:space="preserve"> מחלוקת לטבל בצירן, </w:t>
      </w:r>
    </w:p>
    <w:p w14:paraId="15FD8B77" w14:textId="77777777" w:rsidR="00910F84" w:rsidRPr="00C35A2C" w:rsidRDefault="00910F84" w:rsidP="000F3286">
      <w:pPr>
        <w:rPr>
          <w:rtl/>
        </w:rPr>
      </w:pPr>
      <w:r w:rsidRPr="00C35A2C">
        <w:rPr>
          <w:rtl/>
        </w:rPr>
        <w:t xml:space="preserve">אבל בגופן </w:t>
      </w:r>
      <w:r w:rsidRPr="000A0C9C">
        <w:rPr>
          <w:rStyle w:val="affff1"/>
          <w:rFonts w:hint="cs"/>
          <w:rtl/>
        </w:rPr>
        <w:t>לכו</w:t>
      </w:r>
      <w:r w:rsidRPr="000A0C9C">
        <w:rPr>
          <w:rStyle w:val="affff1"/>
          <w:rtl/>
        </w:rPr>
        <w:t>"</w:t>
      </w:r>
      <w:r w:rsidRPr="000A0C9C">
        <w:rPr>
          <w:rStyle w:val="affff1"/>
          <w:rFonts w:hint="cs"/>
          <w:rtl/>
        </w:rPr>
        <w:t>ע</w:t>
      </w:r>
      <w:r w:rsidRPr="00C35A2C">
        <w:rPr>
          <w:rFonts w:hint="cs"/>
          <w:rtl/>
        </w:rPr>
        <w:t xml:space="preserve"> </w:t>
      </w:r>
      <w:r w:rsidRPr="00C35A2C">
        <w:rPr>
          <w:rtl/>
        </w:rPr>
        <w:t>עד שיהא ראש ושדרה ניכר של כ</w:t>
      </w:r>
      <w:r w:rsidRPr="00C35A2C">
        <w:rPr>
          <w:rFonts w:hint="cs"/>
          <w:rtl/>
        </w:rPr>
        <w:t>או</w:t>
      </w:r>
      <w:r>
        <w:rPr>
          <w:rtl/>
        </w:rPr>
        <w:t>"</w:t>
      </w:r>
      <w:r w:rsidRPr="00C35A2C">
        <w:rPr>
          <w:rFonts w:hint="cs"/>
          <w:rtl/>
        </w:rPr>
        <w:t>א.</w:t>
      </w:r>
    </w:p>
    <w:p w14:paraId="3ADC1CB0" w14:textId="77777777" w:rsidR="00910F84" w:rsidRPr="00C35A2C" w:rsidRDefault="00910F84" w:rsidP="00910F84">
      <w:pPr>
        <w:rPr>
          <w:rtl/>
        </w:rPr>
      </w:pPr>
    </w:p>
    <w:p w14:paraId="69A72720" w14:textId="77777777" w:rsidR="000F3286" w:rsidRDefault="00910F84" w:rsidP="000F3286">
      <w:pPr>
        <w:pStyle w:val="36"/>
        <w:framePr w:wrap="notBeside"/>
        <w:rPr>
          <w:rtl/>
        </w:rPr>
      </w:pPr>
      <w:r w:rsidRPr="00C35A2C">
        <w:rPr>
          <w:rFonts w:hint="cs"/>
          <w:rtl/>
        </w:rPr>
        <w:t>רחב</w:t>
      </w:r>
      <w:r>
        <w:rPr>
          <w:rtl/>
        </w:rPr>
        <w:t>"</w:t>
      </w:r>
      <w:r w:rsidRPr="00C35A2C">
        <w:rPr>
          <w:rFonts w:hint="cs"/>
          <w:rtl/>
        </w:rPr>
        <w:t>א לפני ראב</w:t>
      </w:r>
      <w:r>
        <w:rPr>
          <w:rtl/>
        </w:rPr>
        <w:t>"</w:t>
      </w:r>
      <w:r w:rsidRPr="00C35A2C">
        <w:rPr>
          <w:rFonts w:hint="cs"/>
          <w:rtl/>
        </w:rPr>
        <w:t>א</w:t>
      </w:r>
    </w:p>
    <w:p w14:paraId="29455837" w14:textId="21242894" w:rsidR="00910F84" w:rsidRPr="00C35A2C" w:rsidRDefault="000A0C9C" w:rsidP="00910F84">
      <w:pPr>
        <w:rPr>
          <w:rtl/>
        </w:rPr>
      </w:pPr>
      <w:r w:rsidRPr="004E70E5">
        <w:rPr>
          <w:rStyle w:val="afff"/>
          <w:rFonts w:hint="cs"/>
          <w:rtl/>
        </w:rPr>
        <w:t xml:space="preserve">גוי </w:t>
      </w:r>
      <w:r w:rsidR="00910F84" w:rsidRPr="004E70E5">
        <w:rPr>
          <w:rStyle w:val="afff"/>
          <w:rtl/>
        </w:rPr>
        <w:t>שהביא עריבה מלאה חביות</w:t>
      </w:r>
      <w:r w:rsidR="00910F84" w:rsidRPr="00C35A2C">
        <w:rPr>
          <w:rtl/>
        </w:rPr>
        <w:t xml:space="preserve"> ונמצאת כילבית באחת מהן, פתוחות - כולן מותרות, סתומות - היא מותרת וכולן אסורות.</w:t>
      </w:r>
    </w:p>
    <w:p w14:paraId="1322BDBF" w14:textId="2B0EEFE3" w:rsidR="000F3286" w:rsidRDefault="00910F84" w:rsidP="000A0C9C">
      <w:pPr>
        <w:rPr>
          <w:rtl/>
        </w:rPr>
      </w:pPr>
      <w:r w:rsidRPr="000A0C9C">
        <w:rPr>
          <w:rStyle w:val="affff1"/>
          <w:rtl/>
        </w:rPr>
        <w:t>א"ל:</w:t>
      </w:r>
      <w:r>
        <w:rPr>
          <w:rtl/>
        </w:rPr>
        <w:t xml:space="preserve"> מנא לך הא? מתלתא קראי שמיע לי, מרב ושמואל </w:t>
      </w:r>
      <w:r>
        <w:rPr>
          <w:rStyle w:val="affff1"/>
          <w:rtl/>
          <w:rPrChange w:id="9825" w:author="מנוע אמוראים" w:date="2026-10-05T16:41:56Z">
            <w:rPr>
              <w:rtl/>
            </w:rPr>
          </w:rPrChange>
        </w:rPr>
        <w:t xml:space="preserve">ורי</w:t>
      </w:r>
      <w:r>
        <w:rPr>
          <w:rStyle w:val="affff1"/>
          <w:rtl/>
          <w:rPrChange w:id="9826" w:author="מנוע אמוראים" w:date="2026-10-05T16:41:56Z">
            <w:rPr>
              <w:rtl/>
            </w:rPr>
          </w:rPrChange>
        </w:rPr>
        <w:t xml:space="preserve">"</w:t>
      </w:r>
      <w:r>
        <w:rPr>
          <w:rStyle w:val="affff1"/>
          <w:rtl/>
          <w:rPrChange w:id="9827" w:author="מנוע אמוראים" w:date="2026-10-05T16:41:56Z">
            <w:rPr>
              <w:rtl/>
            </w:rPr>
          </w:rPrChange>
        </w:rPr>
        <w:t xml:space="preserve">ו</w:t>
      </w:r>
      <w:r>
        <w:rPr>
          <w:rtl/>
        </w:rPr>
        <w:t xml:space="preserve">.</w:t>
      </w:r>
    </w:p>
    <w:p w14:paraId="16F4601D" w14:textId="77777777" w:rsidR="000F3286" w:rsidRDefault="00910F84" w:rsidP="000F3286">
      <w:pPr>
        <w:pStyle w:val="36"/>
        <w:framePr w:wrap="notBeside"/>
        <w:rPr>
          <w:rtl/>
        </w:rPr>
      </w:pPr>
      <w:r w:rsidRPr="00C35A2C">
        <w:rPr>
          <w:rFonts w:hint="cs"/>
          <w:rtl/>
        </w:rPr>
        <w:t>ר</w:t>
      </w:r>
      <w:r>
        <w:rPr>
          <w:rtl/>
        </w:rPr>
        <w:t>"</w:t>
      </w:r>
      <w:r w:rsidRPr="00C35A2C">
        <w:rPr>
          <w:rFonts w:hint="cs"/>
          <w:rtl/>
        </w:rPr>
        <w:t>ב מ</w:t>
      </w:r>
      <w:r w:rsidRPr="00C35A2C">
        <w:rPr>
          <w:rtl/>
        </w:rPr>
        <w:t>רב:</w:t>
      </w:r>
    </w:p>
    <w:p w14:paraId="3E1BFBC9" w14:textId="4F6DD9EA" w:rsidR="00910F84" w:rsidRPr="00C35A2C" w:rsidRDefault="00910F84" w:rsidP="000A0C9C">
      <w:pPr>
        <w:rPr>
          <w:rtl/>
        </w:rPr>
      </w:pPr>
      <w:r w:rsidRPr="00C35A2C">
        <w:rPr>
          <w:rtl/>
        </w:rPr>
        <w:t xml:space="preserve"> קירבי דגים ועוברן אין נקחין אלא מן המומחה.</w:t>
      </w:r>
    </w:p>
    <w:p w14:paraId="13E67E2C" w14:textId="77777777" w:rsidR="000F3286" w:rsidRDefault="00910F84" w:rsidP="000F3286">
      <w:pPr>
        <w:pStyle w:val="36"/>
        <w:framePr w:wrap="notBeside"/>
        <w:rPr>
          <w:rtl/>
        </w:rPr>
      </w:pPr>
      <w:r w:rsidRPr="00C35A2C">
        <w:rPr>
          <w:rFonts w:hint="cs"/>
          <w:rtl/>
        </w:rPr>
        <w:t xml:space="preserve">הקשה עולא </w:t>
      </w:r>
    </w:p>
    <w:p w14:paraId="52973160" w14:textId="275C1D8D" w:rsidR="00910F84" w:rsidRPr="00C35A2C" w:rsidRDefault="00910F84" w:rsidP="00910F84">
      <w:pPr>
        <w:rPr>
          <w:rtl/>
        </w:rPr>
      </w:pPr>
      <w:r w:rsidRPr="000A0C9C">
        <w:rPr>
          <w:rStyle w:val="affff1"/>
          <w:rFonts w:hint="cs"/>
          <w:rtl/>
        </w:rPr>
        <w:t>לר'ד דבירי-</w:t>
      </w:r>
      <w:r w:rsidRPr="00C35A2C">
        <w:rPr>
          <w:rFonts w:hint="cs"/>
          <w:rtl/>
        </w:rPr>
        <w:t xml:space="preserve"> </w:t>
      </w:r>
      <w:r w:rsidRPr="00C35A2C">
        <w:rPr>
          <w:rtl/>
        </w:rPr>
        <w:t>מדקאמר רב: קירבי דגים ועוברן אין נקחין אלא מן המומחה, מכלל ד</w:t>
      </w:r>
      <w:r w:rsidRPr="00C35A2C">
        <w:rPr>
          <w:rFonts w:hint="cs"/>
          <w:rtl/>
        </w:rPr>
        <w:t>ל</w:t>
      </w:r>
      <w:r w:rsidRPr="00C35A2C">
        <w:rPr>
          <w:rtl/>
        </w:rPr>
        <w:t>דג טמא</w:t>
      </w:r>
      <w:r w:rsidRPr="00C35A2C">
        <w:rPr>
          <w:rFonts w:hint="cs"/>
          <w:rtl/>
        </w:rPr>
        <w:t xml:space="preserve"> יש עובר</w:t>
      </w:r>
    </w:p>
    <w:p w14:paraId="399E7F12" w14:textId="77777777" w:rsidR="000A0C9C" w:rsidRDefault="00910F84" w:rsidP="000A0C9C">
      <w:pPr>
        <w:pStyle w:val="36"/>
        <w:framePr w:wrap="notBeside"/>
        <w:rPr>
          <w:rtl/>
        </w:rPr>
      </w:pPr>
      <w:r w:rsidRPr="00C35A2C">
        <w:rPr>
          <w:rtl/>
        </w:rPr>
        <w:t xml:space="preserve">ורמינהי: </w:t>
      </w:r>
    </w:p>
    <w:p w14:paraId="0D4E042C" w14:textId="41471812" w:rsidR="00910F84" w:rsidRPr="00C35A2C" w:rsidRDefault="00910F84" w:rsidP="00910F84">
      <w:pPr>
        <w:rPr>
          <w:rtl/>
        </w:rPr>
      </w:pPr>
      <w:r w:rsidRPr="00C35A2C">
        <w:rPr>
          <w:rtl/>
        </w:rPr>
        <w:t xml:space="preserve">דג טמא משריץ, דג טהור מטיל ביצים! </w:t>
      </w:r>
      <w:r w:rsidRPr="000A0C9C">
        <w:rPr>
          <w:rStyle w:val="affff1"/>
          <w:rFonts w:hint="cs"/>
          <w:rtl/>
        </w:rPr>
        <w:t>אלא</w:t>
      </w:r>
      <w:r w:rsidRPr="00C35A2C">
        <w:rPr>
          <w:rFonts w:hint="cs"/>
          <w:rtl/>
        </w:rPr>
        <w:t xml:space="preserve"> יש </w:t>
      </w:r>
      <w:r w:rsidRPr="00C35A2C">
        <w:rPr>
          <w:rFonts w:hint="cs"/>
          <w:b/>
          <w:bCs/>
          <w:rtl/>
        </w:rPr>
        <w:t>למחוק מכאן עוברן</w:t>
      </w:r>
      <w:r w:rsidRPr="00C35A2C">
        <w:rPr>
          <w:rtl/>
        </w:rPr>
        <w:t>.</w:t>
      </w:r>
      <w:r w:rsidR="000A0C9C">
        <w:rPr>
          <w:rFonts w:hint="cs"/>
          <w:rtl/>
        </w:rPr>
        <w:t xml:space="preserve"> </w:t>
      </w:r>
      <w:r w:rsidRPr="004E70E5">
        <w:rPr>
          <w:rStyle w:val="affff8"/>
          <w:rFonts w:hint="cs"/>
          <w:rtl/>
        </w:rPr>
        <w:t>[שאין בדגים]</w:t>
      </w:r>
    </w:p>
    <w:p w14:paraId="0ABDDFA9" w14:textId="77777777" w:rsidR="000F3286" w:rsidRDefault="00910F84" w:rsidP="000F3286">
      <w:pPr>
        <w:pStyle w:val="36"/>
        <w:framePr w:wrap="notBeside"/>
        <w:rPr>
          <w:rtl/>
        </w:rPr>
      </w:pPr>
      <w:r w:rsidRPr="00C35A2C">
        <w:rPr>
          <w:rtl/>
        </w:rPr>
        <w:t>א</w:t>
      </w:r>
      <w:r>
        <w:rPr>
          <w:rtl/>
        </w:rPr>
        <w:t>"</w:t>
      </w:r>
      <w:r w:rsidRPr="00C35A2C">
        <w:rPr>
          <w:rtl/>
        </w:rPr>
        <w:t>ל ר</w:t>
      </w:r>
      <w:r>
        <w:rPr>
          <w:rtl/>
        </w:rPr>
        <w:t>"</w:t>
      </w:r>
      <w:r w:rsidRPr="00C35A2C">
        <w:rPr>
          <w:rFonts w:hint="cs"/>
          <w:rtl/>
        </w:rPr>
        <w:t>ז</w:t>
      </w:r>
      <w:r w:rsidRPr="00C35A2C">
        <w:rPr>
          <w:rtl/>
        </w:rPr>
        <w:t xml:space="preserve">: </w:t>
      </w:r>
    </w:p>
    <w:p w14:paraId="0502CCBA" w14:textId="740BFB8A" w:rsidR="00910F84" w:rsidRPr="00C35A2C" w:rsidRDefault="00910F84" w:rsidP="00910F84">
      <w:pPr>
        <w:rPr>
          <w:rtl/>
        </w:rPr>
      </w:pPr>
      <w:r w:rsidRPr="00C35A2C">
        <w:rPr>
          <w:rtl/>
        </w:rPr>
        <w:t>לא תיסמי, תרוייהו מטילי ביצים נינהו, אלא זה משריץ מבחוץ וזה משריץ מבפנים.</w:t>
      </w:r>
    </w:p>
    <w:p w14:paraId="5774ACA6" w14:textId="77777777" w:rsidR="00910F84" w:rsidRDefault="00910F84" w:rsidP="00910F84">
      <w:pPr>
        <w:rPr>
          <w:rtl/>
        </w:rPr>
      </w:pPr>
      <w:r w:rsidRPr="00C35A2C">
        <w:rPr>
          <w:rtl/>
        </w:rPr>
        <w:t>ל</w:t>
      </w:r>
      <w:r>
        <w:rPr>
          <w:rtl/>
        </w:rPr>
        <w:t>"</w:t>
      </w:r>
      <w:r w:rsidRPr="00C35A2C">
        <w:rPr>
          <w:rFonts w:hint="cs"/>
          <w:rtl/>
        </w:rPr>
        <w:t xml:space="preserve">ל </w:t>
      </w:r>
      <w:r w:rsidRPr="00C35A2C">
        <w:rPr>
          <w:rtl/>
        </w:rPr>
        <w:t xml:space="preserve">מומחה? לבדוק בסימנין! </w:t>
      </w:r>
      <w:r w:rsidRPr="000A0C9C">
        <w:rPr>
          <w:rStyle w:val="affff1"/>
          <w:rtl/>
        </w:rPr>
        <w:t>דתניא:</w:t>
      </w:r>
      <w:r w:rsidRPr="00C35A2C">
        <w:rPr>
          <w:rtl/>
        </w:rPr>
        <w:t xml:space="preserve"> כסימני ביצים כך סימני </w:t>
      </w:r>
      <w:r w:rsidRPr="00C35A2C">
        <w:rPr>
          <w:rFonts w:hint="cs"/>
          <w:rtl/>
        </w:rPr>
        <w:t>עוברי דגים</w:t>
      </w:r>
    </w:p>
    <w:p w14:paraId="3210352C" w14:textId="77777777" w:rsidR="00910F84" w:rsidRDefault="00910F84" w:rsidP="00910F84">
      <w:pPr>
        <w:rPr>
          <w:rtl/>
        </w:rPr>
      </w:pPr>
      <w:r w:rsidRPr="000A0C9C">
        <w:rPr>
          <w:rStyle w:val="afff"/>
          <w:rtl/>
        </w:rPr>
        <w:t>ואלו הן סימני ביצים:</w:t>
      </w:r>
      <w:r w:rsidRPr="00C35A2C">
        <w:rPr>
          <w:rtl/>
        </w:rPr>
        <w:t xml:space="preserve"> כל שכודרת ועגולגלת, ראשה אחד כד וראשה אחד חד - טהורה,</w:t>
      </w:r>
    </w:p>
    <w:p w14:paraId="32D49CCC" w14:textId="77777777" w:rsidR="00910F84" w:rsidRDefault="00910F84" w:rsidP="000F3286">
      <w:pPr>
        <w:rPr>
          <w:rtl/>
        </w:rPr>
      </w:pPr>
      <w:r w:rsidRPr="00C35A2C">
        <w:rPr>
          <w:rtl/>
        </w:rPr>
        <w:t>ב' ראשיה חדין וב' ראשיה כדין - טמאה,</w:t>
      </w:r>
    </w:p>
    <w:p w14:paraId="1497958B" w14:textId="77777777" w:rsidR="004E70E5" w:rsidRPr="004E70E5" w:rsidRDefault="00910F84" w:rsidP="004E70E5">
      <w:r w:rsidRPr="00C35A2C">
        <w:rPr>
          <w:rtl/>
        </w:rPr>
        <w:t xml:space="preserve">חלמון מבחוץ וחלבון מבפנים - טמאה, </w:t>
      </w:r>
    </w:p>
    <w:p w14:paraId="21900059" w14:textId="06235599" w:rsidR="00910F84" w:rsidRDefault="00910F84" w:rsidP="004E70E5">
      <w:pPr>
        <w:rPr>
          <w:rtl/>
        </w:rPr>
      </w:pPr>
      <w:r w:rsidRPr="00C35A2C">
        <w:rPr>
          <w:rtl/>
        </w:rPr>
        <w:t>חלבון מבחוץ וחלמון מבפנים - טהור</w:t>
      </w:r>
    </w:p>
    <w:p w14:paraId="7E113187" w14:textId="77777777" w:rsidR="000A0C9C" w:rsidRDefault="00910F84" w:rsidP="000F3286">
      <w:pPr>
        <w:rPr>
          <w:rtl/>
        </w:rPr>
      </w:pPr>
      <w:r w:rsidRPr="00C35A2C">
        <w:rPr>
          <w:rtl/>
        </w:rPr>
        <w:t xml:space="preserve">חלבון וחלמון מעורבין זה בזה - זו היא ביצת השרץ! </w:t>
      </w:r>
    </w:p>
    <w:p w14:paraId="032DB1B1" w14:textId="77777777" w:rsidR="000A0C9C" w:rsidRDefault="00910F84" w:rsidP="000A0C9C">
      <w:pPr>
        <w:pStyle w:val="36"/>
        <w:framePr w:wrap="notBeside"/>
        <w:rPr>
          <w:rtl/>
        </w:rPr>
      </w:pPr>
      <w:r w:rsidRPr="00C35A2C">
        <w:rPr>
          <w:rtl/>
        </w:rPr>
        <w:t xml:space="preserve">אמר רבא: </w:t>
      </w:r>
    </w:p>
    <w:p w14:paraId="2C6A1FB0" w14:textId="5E83D921" w:rsidR="00910F84" w:rsidRPr="00C35A2C" w:rsidRDefault="00910F84" w:rsidP="000F3286">
      <w:pPr>
        <w:rPr>
          <w:rtl/>
        </w:rPr>
      </w:pPr>
      <w:r w:rsidRPr="00C35A2C">
        <w:rPr>
          <w:rtl/>
        </w:rPr>
        <w:t>כשנימוחו.</w:t>
      </w:r>
    </w:p>
    <w:p w14:paraId="7E4E761B" w14:textId="77777777" w:rsidR="00910F84" w:rsidRPr="00C35A2C" w:rsidRDefault="00910F84" w:rsidP="00910F84">
      <w:pPr>
        <w:pStyle w:val="aff6"/>
        <w:framePr w:wrap="around"/>
        <w:rPr>
          <w:rtl/>
        </w:rPr>
      </w:pPr>
      <w:r w:rsidRPr="00C35A2C">
        <w:rPr>
          <w:rFonts w:hint="cs"/>
          <w:rtl/>
        </w:rPr>
        <w:t>מ:</w:t>
      </w:r>
    </w:p>
    <w:p w14:paraId="314001F9" w14:textId="77777777" w:rsidR="000F3286" w:rsidRDefault="00910F84" w:rsidP="000F3286">
      <w:pPr>
        <w:pStyle w:val="36"/>
        <w:framePr w:wrap="notBeside"/>
        <w:rPr>
          <w:rtl/>
        </w:rPr>
      </w:pPr>
      <w:r w:rsidRPr="00C35A2C">
        <w:rPr>
          <w:rFonts w:hint="cs"/>
          <w:rtl/>
        </w:rPr>
        <w:t>ולר</w:t>
      </w:r>
      <w:r>
        <w:rPr>
          <w:rtl/>
        </w:rPr>
        <w:t>"</w:t>
      </w:r>
      <w:r w:rsidRPr="00C35A2C">
        <w:rPr>
          <w:rFonts w:hint="cs"/>
          <w:rtl/>
        </w:rPr>
        <w:t xml:space="preserve">ד </w:t>
      </w:r>
    </w:p>
    <w:p w14:paraId="18919FEE" w14:textId="075D6C72" w:rsidR="00910F84" w:rsidRPr="00C35A2C" w:rsidRDefault="00910F84" w:rsidP="004E70E5">
      <w:pPr>
        <w:rPr>
          <w:rtl/>
        </w:rPr>
      </w:pPr>
      <w:r w:rsidRPr="00C35A2C">
        <w:rPr>
          <w:rFonts w:hint="cs"/>
          <w:rtl/>
        </w:rPr>
        <w:t>שאמר שצריך למחוק עוברן צריך לומר כסימני ביצים כך סימני קירבי דגים</w:t>
      </w:r>
    </w:p>
    <w:p w14:paraId="25B12150" w14:textId="77777777" w:rsidR="00910F84" w:rsidRPr="004E70E5" w:rsidRDefault="00910F84" w:rsidP="00910F84">
      <w:pPr>
        <w:rPr>
          <w:rStyle w:val="affff8"/>
          <w:rtl/>
        </w:rPr>
      </w:pPr>
      <w:r w:rsidRPr="00C35A2C">
        <w:rPr>
          <w:rFonts w:hint="cs"/>
          <w:rtl/>
        </w:rPr>
        <w:t>ומ</w:t>
      </w:r>
      <w:r w:rsidRPr="00C35A2C">
        <w:rPr>
          <w:rtl/>
        </w:rPr>
        <w:t>שכחת בסימני קירבי דגים שיהא כד וחד</w:t>
      </w:r>
      <w:r w:rsidRPr="00C35A2C">
        <w:rPr>
          <w:rFonts w:hint="cs"/>
          <w:rtl/>
        </w:rPr>
        <w:t>-</w:t>
      </w:r>
      <w:r w:rsidRPr="00C35A2C">
        <w:rPr>
          <w:rtl/>
        </w:rPr>
        <w:t xml:space="preserve"> בשילפוחא</w:t>
      </w:r>
      <w:r w:rsidRPr="00C35A2C">
        <w:rPr>
          <w:rFonts w:hint="cs"/>
          <w:rtl/>
        </w:rPr>
        <w:t xml:space="preserve"> </w:t>
      </w:r>
      <w:r w:rsidRPr="004E70E5">
        <w:rPr>
          <w:rStyle w:val="affff8"/>
          <w:rFonts w:hint="cs"/>
          <w:rtl/>
        </w:rPr>
        <w:t>היינו שלפוחית דג טהור העשויה כמין ביצת עוף טהור</w:t>
      </w:r>
      <w:r w:rsidRPr="004E70E5">
        <w:rPr>
          <w:rStyle w:val="affff8"/>
          <w:rtl/>
        </w:rPr>
        <w:t>.</w:t>
      </w:r>
    </w:p>
    <w:p w14:paraId="75D54EA8" w14:textId="77777777" w:rsidR="004E70E5" w:rsidRDefault="00910F84" w:rsidP="00910F84">
      <w:pPr>
        <w:rPr>
          <w:rStyle w:val="afff"/>
          <w:rtl/>
        </w:rPr>
      </w:pPr>
      <w:r w:rsidRPr="004E70E5">
        <w:rPr>
          <w:rStyle w:val="afff"/>
          <w:rtl/>
        </w:rPr>
        <w:t xml:space="preserve">אם אין שם מומחה, </w:t>
      </w:r>
    </w:p>
    <w:p w14:paraId="136BC69E" w14:textId="77777777" w:rsidR="004E70E5" w:rsidRDefault="00910F84" w:rsidP="004E70E5">
      <w:pPr>
        <w:pStyle w:val="36"/>
        <w:framePr w:wrap="notBeside"/>
        <w:rPr>
          <w:rtl/>
        </w:rPr>
      </w:pPr>
      <w:r w:rsidRPr="000A0C9C">
        <w:rPr>
          <w:rStyle w:val="affff1"/>
          <w:rFonts w:hint="cs"/>
          <w:rtl/>
        </w:rPr>
        <w:t>ר</w:t>
      </w:r>
      <w:r w:rsidRPr="000A0C9C">
        <w:rPr>
          <w:rStyle w:val="affff1"/>
          <w:rtl/>
        </w:rPr>
        <w:t>"</w:t>
      </w:r>
      <w:r w:rsidRPr="000A0C9C">
        <w:rPr>
          <w:rStyle w:val="affff1"/>
          <w:rFonts w:hint="cs"/>
          <w:rtl/>
        </w:rPr>
        <w:t>י</w:t>
      </w:r>
      <w:r w:rsidRPr="000A0C9C">
        <w:rPr>
          <w:rStyle w:val="affff1"/>
          <w:rtl/>
        </w:rPr>
        <w:t>:</w:t>
      </w:r>
    </w:p>
    <w:p w14:paraId="1757C837" w14:textId="2510DFF0" w:rsidR="00910F84" w:rsidRPr="00C35A2C" w:rsidRDefault="00910F84" w:rsidP="00910F84">
      <w:pPr>
        <w:rPr>
          <w:rtl/>
        </w:rPr>
      </w:pPr>
      <w:r w:rsidRPr="00C35A2C">
        <w:rPr>
          <w:rtl/>
        </w:rPr>
        <w:t xml:space="preserve"> כיון דאמר אני מלחתים - מותרין.</w:t>
      </w:r>
    </w:p>
    <w:p w14:paraId="7F9A588A" w14:textId="77777777" w:rsidR="004E70E5" w:rsidRDefault="00910F84" w:rsidP="004E70E5">
      <w:pPr>
        <w:pStyle w:val="36"/>
        <w:framePr w:wrap="notBeside"/>
        <w:rPr>
          <w:rtl/>
        </w:rPr>
      </w:pPr>
      <w:r w:rsidRPr="000A0C9C">
        <w:rPr>
          <w:rStyle w:val="affff1"/>
          <w:rtl/>
        </w:rPr>
        <w:t>ר"</w:t>
      </w:r>
      <w:r w:rsidRPr="000A0C9C">
        <w:rPr>
          <w:rStyle w:val="affff1"/>
          <w:rFonts w:hint="cs"/>
          <w:rtl/>
        </w:rPr>
        <w:t>נ</w:t>
      </w:r>
      <w:r w:rsidRPr="000A0C9C">
        <w:rPr>
          <w:rStyle w:val="affff1"/>
          <w:rtl/>
        </w:rPr>
        <w:t>:</w:t>
      </w:r>
    </w:p>
    <w:p w14:paraId="1DA8AAC4" w14:textId="41694C21" w:rsidR="00910F84" w:rsidRPr="00C35A2C" w:rsidRDefault="00910F84" w:rsidP="000F3286">
      <w:pPr>
        <w:rPr>
          <w:rtl/>
        </w:rPr>
      </w:pPr>
      <w:r w:rsidRPr="00C35A2C">
        <w:rPr>
          <w:rtl/>
        </w:rPr>
        <w:t xml:space="preserve"> עד שיאמר אלו דגים ואלו קירביהן.</w:t>
      </w:r>
    </w:p>
    <w:p w14:paraId="43B69C47" w14:textId="77777777" w:rsidR="000A0C9C" w:rsidRDefault="00910F84" w:rsidP="000A0C9C">
      <w:pPr>
        <w:pStyle w:val="36"/>
        <w:framePr w:wrap="notBeside"/>
        <w:rPr>
          <w:rtl/>
        </w:rPr>
      </w:pPr>
      <w:r w:rsidRPr="00C35A2C">
        <w:rPr>
          <w:rFonts w:hint="cs"/>
          <w:rtl/>
        </w:rPr>
        <w:t>והורה ר</w:t>
      </w:r>
      <w:r>
        <w:rPr>
          <w:rtl/>
        </w:rPr>
        <w:t>"</w:t>
      </w:r>
      <w:r w:rsidRPr="00C35A2C">
        <w:rPr>
          <w:rFonts w:hint="cs"/>
          <w:rtl/>
        </w:rPr>
        <w:t>י</w:t>
      </w:r>
    </w:p>
    <w:p w14:paraId="6154F77B" w14:textId="26006E9A" w:rsidR="00910F84" w:rsidRDefault="00910F84" w:rsidP="000F3286">
      <w:pPr>
        <w:rPr>
          <w:rtl/>
        </w:rPr>
      </w:pPr>
      <w:r w:rsidRPr="00C35A2C">
        <w:rPr>
          <w:rtl/>
        </w:rPr>
        <w:t>לאדא דיילא, כיון דאמר אני מלחתים - מותרין.</w:t>
      </w:r>
    </w:p>
    <w:p w14:paraId="13A701BA" w14:textId="77777777" w:rsidR="00910F84" w:rsidRPr="00C35A2C" w:rsidRDefault="00910F84" w:rsidP="00910F84">
      <w:pPr>
        <w:pStyle w:val="afff2"/>
        <w:rPr>
          <w:rtl/>
        </w:rPr>
      </w:pPr>
      <w:ins w:id="9804" w:author="מספור קטעי משנה" w:date="2026-10-06T10:02:05Z">
        <w:r>
          <w:rPr>
            <w:rStyle w:val="MisparKeta"/>
          </w:rPr>
          <w:t xml:space="preserve">א. </w:t>
        </w:r>
      </w:ins>
      <w:r w:rsidRPr="00C35A2C">
        <w:rPr>
          <w:rtl/>
        </w:rPr>
        <w:t>ועלה של חילתית.</w:t>
      </w:r>
    </w:p>
    <w:p w14:paraId="40D65591" w14:textId="77777777" w:rsidR="000F3286" w:rsidRDefault="00910F84" w:rsidP="000F3286">
      <w:pPr>
        <w:pStyle w:val="36"/>
        <w:framePr w:wrap="notBeside"/>
        <w:rPr>
          <w:rtl/>
        </w:rPr>
      </w:pPr>
      <w:r w:rsidRPr="00C35A2C">
        <w:rPr>
          <w:rFonts w:hint="cs"/>
          <w:rtl/>
        </w:rPr>
        <w:t>וקמ</w:t>
      </w:r>
      <w:r>
        <w:rPr>
          <w:rtl/>
        </w:rPr>
        <w:t>"</w:t>
      </w:r>
      <w:r w:rsidRPr="00C35A2C">
        <w:rPr>
          <w:rFonts w:hint="cs"/>
          <w:rtl/>
        </w:rPr>
        <w:t xml:space="preserve">ל </w:t>
      </w:r>
    </w:p>
    <w:p w14:paraId="79F051B5" w14:textId="37E69DC1" w:rsidR="00910F84" w:rsidRDefault="00910F84" w:rsidP="000F3286">
      <w:pPr>
        <w:rPr>
          <w:rtl/>
        </w:rPr>
      </w:pPr>
      <w:r w:rsidRPr="00C35A2C">
        <w:rPr>
          <w:rFonts w:hint="cs"/>
          <w:rtl/>
        </w:rPr>
        <w:t>דאפי' גרגירים שמעל העלה לא חוששים שמא עירב הנכרי, אלא שנשמטו לעלים ומשם לכלי</w:t>
      </w:r>
    </w:p>
    <w:p w14:paraId="137B785B" w14:textId="77777777" w:rsidR="00910F84" w:rsidRPr="00C35A2C" w:rsidRDefault="00910F84" w:rsidP="00910F84">
      <w:pPr>
        <w:pStyle w:val="afff2"/>
        <w:rPr>
          <w:rtl/>
        </w:rPr>
      </w:pPr>
      <w:ins w:id="9872" w:author="מספור קטעי משנה" w:date="2026-10-06T06:44:54Z">
        <w:r>
          <w:rPr>
            <w:rStyle w:val="MisparKeta"/>
          </w:rPr>
          <w:t xml:space="preserve">ב. </w:t>
        </w:r>
      </w:ins>
      <w:r w:rsidRPr="00C35A2C">
        <w:rPr>
          <w:rtl/>
        </w:rPr>
        <w:t>וזיתי גלוסקאות המגולגלין.</w:t>
      </w:r>
    </w:p>
    <w:p w14:paraId="34D85BBF" w14:textId="77777777" w:rsidR="000A0C9C" w:rsidRDefault="00910F84" w:rsidP="000A0C9C">
      <w:pPr>
        <w:pStyle w:val="36"/>
        <w:framePr w:wrap="notBeside"/>
        <w:rPr>
          <w:rtl/>
        </w:rPr>
      </w:pPr>
      <w:r w:rsidRPr="00C35A2C">
        <w:rPr>
          <w:rFonts w:hint="cs"/>
          <w:rtl/>
        </w:rPr>
        <w:t>וקמ</w:t>
      </w:r>
      <w:r>
        <w:rPr>
          <w:rtl/>
        </w:rPr>
        <w:t>"</w:t>
      </w:r>
      <w:r w:rsidRPr="00C35A2C">
        <w:rPr>
          <w:rFonts w:hint="cs"/>
          <w:rtl/>
        </w:rPr>
        <w:t xml:space="preserve">ל </w:t>
      </w:r>
    </w:p>
    <w:p w14:paraId="570E5A4E" w14:textId="51FC75CA" w:rsidR="00910F84" w:rsidRDefault="00910F84" w:rsidP="000F3286">
      <w:pPr>
        <w:rPr>
          <w:rtl/>
        </w:rPr>
      </w:pPr>
      <w:r w:rsidRPr="00C35A2C">
        <w:rPr>
          <w:rFonts w:hint="cs"/>
          <w:rtl/>
        </w:rPr>
        <w:t>א</w:t>
      </w:r>
      <w:r w:rsidR="004E70E5">
        <w:rPr>
          <w:rFonts w:hint="cs"/>
          <w:rtl/>
        </w:rPr>
        <w:t>ף</w:t>
      </w:r>
      <w:r w:rsidRPr="00C35A2C">
        <w:rPr>
          <w:rFonts w:hint="cs"/>
          <w:rtl/>
        </w:rPr>
        <w:t xml:space="preserve"> שרכים מאוד לא מחמת יין שנתן הנכרי אלא מחמת השמן</w:t>
      </w:r>
      <w:r w:rsidR="004E70E5">
        <w:rPr>
          <w:rFonts w:hint="cs"/>
          <w:rtl/>
        </w:rPr>
        <w:t>.</w:t>
      </w:r>
    </w:p>
    <w:p w14:paraId="5CAB3CA0" w14:textId="77777777" w:rsidR="00910F84" w:rsidRPr="00C35A2C" w:rsidRDefault="00910F84" w:rsidP="00910F84">
      <w:pPr>
        <w:pStyle w:val="afff2"/>
        <w:rPr>
          <w:rtl/>
        </w:rPr>
      </w:pPr>
      <w:ins w:id="9873" w:author="מספור קטעי משנה" w:date="2026-10-06T06:44:54Z">
        <w:r>
          <w:rPr>
            <w:rStyle w:val="MisparKeta"/>
          </w:rPr>
          <w:t xml:space="preserve">ב. </w:t>
        </w:r>
      </w:ins>
      <w:r w:rsidRPr="00C35A2C">
        <w:rPr>
          <w:rtl/>
        </w:rPr>
        <w:t>ורבי יוסי אומר: שלחין אסורין.</w:t>
      </w:r>
    </w:p>
    <w:p w14:paraId="777B1DDD" w14:textId="77777777" w:rsidR="004E70E5" w:rsidRDefault="004E70E5" w:rsidP="004E70E5">
      <w:pPr>
        <w:pStyle w:val="36"/>
        <w:framePr w:wrap="notBeside"/>
        <w:rPr>
          <w:rStyle w:val="affff1"/>
          <w:rtl/>
        </w:rPr>
      </w:pPr>
      <w:r w:rsidRPr="000A0C9C">
        <w:rPr>
          <w:rStyle w:val="affff1"/>
          <w:rFonts w:hint="cs"/>
          <w:rtl/>
        </w:rPr>
        <w:t>ריב'ח:</w:t>
      </w:r>
    </w:p>
    <w:p w14:paraId="635FF8D8" w14:textId="54E93F45" w:rsidR="00910F84" w:rsidRDefault="00910F84" w:rsidP="000F3286">
      <w:pPr>
        <w:rPr>
          <w:rtl/>
        </w:rPr>
      </w:pPr>
      <w:r w:rsidRPr="004E70E5">
        <w:rPr>
          <w:rStyle w:val="afff"/>
          <w:rFonts w:hint="cs"/>
          <w:rtl/>
        </w:rPr>
        <w:t>שלחין</w:t>
      </w:r>
      <w:r w:rsidR="004E70E5">
        <w:rPr>
          <w:rFonts w:hint="cs"/>
          <w:rtl/>
        </w:rPr>
        <w:t xml:space="preserve"> </w:t>
      </w:r>
      <w:r w:rsidRPr="00C35A2C">
        <w:rPr>
          <w:rtl/>
        </w:rPr>
        <w:t>כל שאוחזו בידו וגרעינתו נשמטת.</w:t>
      </w:r>
    </w:p>
    <w:p w14:paraId="73DA6E20" w14:textId="77777777" w:rsidR="00910F84" w:rsidRPr="00C35A2C" w:rsidRDefault="00910F84" w:rsidP="00910F84">
      <w:pPr>
        <w:pStyle w:val="afff2"/>
        <w:rPr>
          <w:b/>
          <w:rtl/>
        </w:rPr>
      </w:pPr>
      <w:ins w:id="9874" w:author="מספור קטעי משנה" w:date="2026-10-06T06:44:54Z">
        <w:r>
          <w:rPr>
            <w:rStyle w:val="MisparKeta"/>
          </w:rPr>
          <w:t xml:space="preserve">ג. </w:t>
        </w:r>
      </w:ins>
      <w:r w:rsidRPr="00C35A2C">
        <w:rPr>
          <w:rtl/>
        </w:rPr>
        <w:t>החגבין הבאין כו'.</w:t>
      </w:r>
    </w:p>
    <w:p w14:paraId="7E44CCDA" w14:textId="77777777" w:rsidR="000F3286" w:rsidRDefault="00910F84" w:rsidP="000F3286">
      <w:pPr>
        <w:pStyle w:val="36"/>
        <w:framePr w:wrap="notBeside"/>
        <w:rPr>
          <w:rtl/>
        </w:rPr>
      </w:pPr>
      <w:r w:rsidRPr="00C35A2C">
        <w:rPr>
          <w:rtl/>
        </w:rPr>
        <w:t>ת</w:t>
      </w:r>
      <w:r>
        <w:rPr>
          <w:rtl/>
        </w:rPr>
        <w:t>"</w:t>
      </w:r>
      <w:r w:rsidRPr="00C35A2C">
        <w:rPr>
          <w:rtl/>
        </w:rPr>
        <w:t>ר:</w:t>
      </w:r>
    </w:p>
    <w:p w14:paraId="1DBFC4E7" w14:textId="6B23FC06" w:rsidR="00910F84" w:rsidRPr="00C35A2C" w:rsidRDefault="00910F84" w:rsidP="00910F84">
      <w:pPr>
        <w:rPr>
          <w:rtl/>
        </w:rPr>
      </w:pPr>
      <w:r w:rsidRPr="00C35A2C">
        <w:rPr>
          <w:rtl/>
        </w:rPr>
        <w:t>החגבין, והקפריסין, והקפלוטות, הבאין מן האוצר ומן ההפתק ומן הספינה - מותרין, הנמכרין בקטלוזא לפני חנוני - אסורין, מפני שמזלף יין עליהן.</w:t>
      </w:r>
    </w:p>
    <w:p w14:paraId="60F18E62" w14:textId="5E361639" w:rsidR="00910F84" w:rsidRPr="00C35A2C" w:rsidRDefault="00910F84" w:rsidP="004E70E5">
      <w:pPr>
        <w:spacing w:after="120"/>
        <w:rPr>
          <w:b/>
          <w:bCs/>
          <w:rtl/>
        </w:rPr>
      </w:pPr>
      <w:r w:rsidRPr="004E70E5">
        <w:rPr>
          <w:rStyle w:val="afff"/>
          <w:rtl/>
        </w:rPr>
        <w:t>וכן יין תפוחים</w:t>
      </w:r>
      <w:r w:rsidRPr="00C35A2C">
        <w:rPr>
          <w:rtl/>
        </w:rPr>
        <w:t xml:space="preserve"> של </w:t>
      </w:r>
      <w:r w:rsidR="004E70E5">
        <w:rPr>
          <w:rFonts w:hint="cs"/>
          <w:rtl/>
        </w:rPr>
        <w:t xml:space="preserve">נכרים </w:t>
      </w:r>
      <w:r w:rsidRPr="00C35A2C">
        <w:rPr>
          <w:rtl/>
        </w:rPr>
        <w:t xml:space="preserve">הבאין מן </w:t>
      </w:r>
      <w:r w:rsidRPr="004E70E5">
        <w:rPr>
          <w:rStyle w:val="afff"/>
          <w:rtl/>
        </w:rPr>
        <w:t xml:space="preserve">האוצר ההפתק </w:t>
      </w:r>
      <w:r w:rsidR="004E70E5" w:rsidRPr="004E70E5">
        <w:rPr>
          <w:rStyle w:val="afff"/>
          <w:rFonts w:hint="cs"/>
          <w:rtl/>
        </w:rPr>
        <w:t>ו</w:t>
      </w:r>
      <w:r w:rsidRPr="004E70E5">
        <w:rPr>
          <w:rStyle w:val="afff"/>
          <w:rtl/>
        </w:rPr>
        <w:t>הסלולה -</w:t>
      </w:r>
      <w:r w:rsidRPr="00C35A2C">
        <w:rPr>
          <w:rtl/>
        </w:rPr>
        <w:t xml:space="preserve"> מותרין, </w:t>
      </w:r>
      <w:r w:rsidRPr="004E70E5">
        <w:rPr>
          <w:rStyle w:val="afff"/>
          <w:rtl/>
        </w:rPr>
        <w:t>הנמכר בקטלוזא -</w:t>
      </w:r>
      <w:r w:rsidRPr="00C35A2C">
        <w:rPr>
          <w:rtl/>
        </w:rPr>
        <w:t xml:space="preserve"> אסור, מפני שמערבין בו יין.</w:t>
      </w:r>
    </w:p>
    <w:p w14:paraId="568B0F10" w14:textId="77777777" w:rsidR="000F3286" w:rsidRDefault="00910F84" w:rsidP="000F3286">
      <w:pPr>
        <w:pStyle w:val="36"/>
        <w:framePr w:wrap="notBeside"/>
        <w:rPr>
          <w:rtl/>
        </w:rPr>
      </w:pPr>
      <w:r w:rsidRPr="00C35A2C">
        <w:rPr>
          <w:rtl/>
        </w:rPr>
        <w:lastRenderedPageBreak/>
        <w:t>ת</w:t>
      </w:r>
      <w:r>
        <w:rPr>
          <w:rtl/>
        </w:rPr>
        <w:t>"</w:t>
      </w:r>
      <w:r w:rsidRPr="00C35A2C">
        <w:rPr>
          <w:rtl/>
        </w:rPr>
        <w:t>ר:</w:t>
      </w:r>
    </w:p>
    <w:p w14:paraId="734E7D0D" w14:textId="7041500E" w:rsidR="00910F84" w:rsidRDefault="004E70E5" w:rsidP="004E70E5">
      <w:pPr>
        <w:rPr>
          <w:rtl/>
        </w:rPr>
      </w:pPr>
      <w:r>
        <w:rPr>
          <w:rFonts w:hint="cs"/>
          <w:rtl/>
        </w:rPr>
        <w:t>כש</w:t>
      </w:r>
      <w:r w:rsidR="00910F84" w:rsidRPr="00C35A2C">
        <w:rPr>
          <w:rtl/>
        </w:rPr>
        <w:t xml:space="preserve">רבי </w:t>
      </w:r>
      <w:r>
        <w:rPr>
          <w:rFonts w:hint="cs"/>
          <w:rtl/>
        </w:rPr>
        <w:t xml:space="preserve">חש </w:t>
      </w:r>
      <w:r w:rsidR="00910F84" w:rsidRPr="00C35A2C">
        <w:rPr>
          <w:rtl/>
        </w:rPr>
        <w:t xml:space="preserve">במעיו, אמר: כלום יש אדם שיודע, יין תפוחים של </w:t>
      </w:r>
      <w:r>
        <w:rPr>
          <w:rFonts w:hint="cs"/>
          <w:rtl/>
        </w:rPr>
        <w:t xml:space="preserve">נכרים </w:t>
      </w:r>
      <w:r w:rsidR="00910F84" w:rsidRPr="00C35A2C">
        <w:rPr>
          <w:rtl/>
        </w:rPr>
        <w:t>אסור או מותר?</w:t>
      </w:r>
      <w:r>
        <w:rPr>
          <w:rFonts w:hint="cs"/>
          <w:rtl/>
        </w:rPr>
        <w:t xml:space="preserve"> </w:t>
      </w:r>
      <w:r w:rsidR="000A0C9C" w:rsidRPr="004E70E5">
        <w:rPr>
          <w:rStyle w:val="affff1"/>
          <w:rFonts w:hint="cs"/>
          <w:rtl/>
        </w:rPr>
        <w:t xml:space="preserve">א''ל </w:t>
      </w:r>
      <w:r w:rsidR="00910F84" w:rsidRPr="004E70E5">
        <w:rPr>
          <w:rStyle w:val="affff1"/>
          <w:rtl/>
        </w:rPr>
        <w:t>ר</w:t>
      </w:r>
      <w:r w:rsidR="00910F84" w:rsidRPr="004E70E5">
        <w:rPr>
          <w:rStyle w:val="affff1"/>
          <w:rFonts w:hint="cs"/>
          <w:rtl/>
        </w:rPr>
        <w:t>יב</w:t>
      </w:r>
      <w:r w:rsidR="00910F84" w:rsidRPr="004E70E5">
        <w:rPr>
          <w:rStyle w:val="affff1"/>
          <w:rtl/>
        </w:rPr>
        <w:t>"</w:t>
      </w:r>
      <w:r w:rsidR="00910F84" w:rsidRPr="004E70E5">
        <w:rPr>
          <w:rStyle w:val="affff1"/>
          <w:rFonts w:hint="cs"/>
          <w:rtl/>
        </w:rPr>
        <w:t>י</w:t>
      </w:r>
      <w:r w:rsidR="00910F84" w:rsidRPr="004E70E5">
        <w:rPr>
          <w:rStyle w:val="affff1"/>
          <w:rtl/>
        </w:rPr>
        <w:t>:</w:t>
      </w:r>
      <w:r>
        <w:rPr>
          <w:rFonts w:hint="cs"/>
          <w:rtl/>
        </w:rPr>
        <w:t xml:space="preserve"> </w:t>
      </w:r>
      <w:r w:rsidR="00910F84" w:rsidRPr="00C35A2C">
        <w:rPr>
          <w:rtl/>
        </w:rPr>
        <w:t xml:space="preserve"> פעם אחת חש אבא במעיו, והביאו לו יין תפוחים </w:t>
      </w:r>
      <w:r w:rsidR="00910F84" w:rsidRPr="00C35A2C">
        <w:rPr>
          <w:rFonts w:hint="cs"/>
          <w:rtl/>
        </w:rPr>
        <w:t>ש</w:t>
      </w:r>
      <w:r w:rsidR="00910F84" w:rsidRPr="00C35A2C">
        <w:rPr>
          <w:rtl/>
        </w:rPr>
        <w:t>ל ע</w:t>
      </w:r>
      <w:r w:rsidR="00910F84" w:rsidRPr="00C35A2C">
        <w:rPr>
          <w:rFonts w:hint="cs"/>
          <w:rtl/>
        </w:rPr>
        <w:t>כו</w:t>
      </w:r>
      <w:r w:rsidR="00910F84">
        <w:rPr>
          <w:rtl/>
        </w:rPr>
        <w:t>"</w:t>
      </w:r>
      <w:r w:rsidR="00910F84" w:rsidRPr="00C35A2C">
        <w:rPr>
          <w:rFonts w:hint="cs"/>
          <w:rtl/>
        </w:rPr>
        <w:t>ם</w:t>
      </w:r>
      <w:r w:rsidR="00910F84" w:rsidRPr="00C35A2C">
        <w:rPr>
          <w:rtl/>
        </w:rPr>
        <w:t xml:space="preserve"> של ע' שנה, ושתה ונתרפא;</w:t>
      </w:r>
    </w:p>
    <w:p w14:paraId="6248C220" w14:textId="77777777" w:rsidR="000A0C9C" w:rsidRDefault="00910F84" w:rsidP="000A0C9C">
      <w:pPr>
        <w:pStyle w:val="36"/>
        <w:framePr w:wrap="notBeside"/>
        <w:rPr>
          <w:rtl/>
        </w:rPr>
      </w:pPr>
      <w:r w:rsidRPr="00C35A2C">
        <w:rPr>
          <w:rtl/>
        </w:rPr>
        <w:t xml:space="preserve">אמר לו: </w:t>
      </w:r>
    </w:p>
    <w:p w14:paraId="0C427C4C" w14:textId="77777777" w:rsidR="004E70E5" w:rsidRDefault="00910F84" w:rsidP="000F3286">
      <w:pPr>
        <w:rPr>
          <w:rtl/>
        </w:rPr>
      </w:pPr>
      <w:r w:rsidRPr="00C35A2C">
        <w:rPr>
          <w:rtl/>
        </w:rPr>
        <w:t xml:space="preserve">כל כך היה בידך ואתה מצערני! בדקו ומצאו </w:t>
      </w:r>
      <w:r w:rsidR="004E70E5">
        <w:rPr>
          <w:rFonts w:hint="cs"/>
          <w:rtl/>
        </w:rPr>
        <w:t xml:space="preserve">נכרי </w:t>
      </w:r>
      <w:r w:rsidRPr="00C35A2C">
        <w:rPr>
          <w:rtl/>
        </w:rPr>
        <w:t xml:space="preserve">אחד שהיה לו שלש מאות גרבי יין של תפוחים של ע' שנה, ושתה ונתרפא, </w:t>
      </w:r>
    </w:p>
    <w:p w14:paraId="0FE88CF8" w14:textId="4CAC8271" w:rsidR="004E70E5" w:rsidRDefault="00910F84" w:rsidP="004E70E5">
      <w:pPr>
        <w:pStyle w:val="36"/>
        <w:framePr w:wrap="notBeside"/>
        <w:rPr>
          <w:rtl/>
        </w:rPr>
      </w:pPr>
      <w:r w:rsidRPr="00C35A2C">
        <w:rPr>
          <w:rtl/>
        </w:rPr>
        <w:t>אמר</w:t>
      </w:r>
      <w:r w:rsidR="004E70E5">
        <w:rPr>
          <w:rFonts w:hint="cs"/>
          <w:rtl/>
        </w:rPr>
        <w:t xml:space="preserve"> רבי</w:t>
      </w:r>
      <w:r w:rsidRPr="00C35A2C">
        <w:rPr>
          <w:rtl/>
        </w:rPr>
        <w:t>:</w:t>
      </w:r>
    </w:p>
    <w:p w14:paraId="64B2CD6F" w14:textId="00E2CF60" w:rsidR="00910F84" w:rsidRDefault="00910F84" w:rsidP="000F3286">
      <w:pPr>
        <w:rPr>
          <w:rtl/>
        </w:rPr>
      </w:pPr>
      <w:r w:rsidRPr="00C35A2C">
        <w:rPr>
          <w:rtl/>
        </w:rPr>
        <w:t>ברוך המקום שמסר עולמו לשומרים.</w:t>
      </w:r>
    </w:p>
    <w:p w14:paraId="3A7FFC48" w14:textId="77777777" w:rsidR="00910F84" w:rsidRDefault="00910F84" w:rsidP="00910F84">
      <w:pPr>
        <w:pStyle w:val="afff2"/>
        <w:rPr>
          <w:rtl/>
        </w:rPr>
      </w:pPr>
      <w:ins w:id="9875" w:author="מספור קטעי משנה" w:date="2026-10-06T06:44:54Z">
        <w:r>
          <w:rPr>
            <w:rStyle w:val="MisparKeta"/>
          </w:rPr>
          <w:t xml:space="preserve">ג. </w:t>
        </w:r>
      </w:ins>
      <w:r w:rsidRPr="00C35A2C">
        <w:rPr>
          <w:rtl/>
        </w:rPr>
        <w:t>וכן לתרומה.</w:t>
      </w:r>
    </w:p>
    <w:p w14:paraId="3ECD4A50" w14:textId="77777777" w:rsidR="000F3286" w:rsidRDefault="00910F84" w:rsidP="000F3286">
      <w:pPr>
        <w:pStyle w:val="36"/>
        <w:framePr w:wrap="notBeside"/>
        <w:rPr>
          <w:rtl/>
        </w:rPr>
      </w:pPr>
      <w:r>
        <w:rPr>
          <w:rtl/>
        </w:rPr>
        <w:t>אר"</w:t>
      </w:r>
      <w:r w:rsidRPr="00C35A2C">
        <w:rPr>
          <w:rFonts w:hint="cs"/>
          <w:rtl/>
        </w:rPr>
        <w:t>ש:</w:t>
      </w:r>
    </w:p>
    <w:p w14:paraId="5AFE31A4" w14:textId="3976E4F8" w:rsidR="00910F84" w:rsidRDefault="00910F84" w:rsidP="00910F84">
      <w:pPr>
        <w:rPr>
          <w:rtl/>
        </w:rPr>
      </w:pPr>
      <w:r w:rsidRPr="00C35A2C">
        <w:rPr>
          <w:rtl/>
        </w:rPr>
        <w:t>וכן לכהן החשוד למכור תרומה לשם חולין  לפניו הוא דאסור,</w:t>
      </w:r>
    </w:p>
    <w:p w14:paraId="64C35876" w14:textId="050D3403" w:rsidR="00910F84" w:rsidRDefault="00910F84" w:rsidP="000F3286">
      <w:r w:rsidRPr="00C35A2C">
        <w:rPr>
          <w:rtl/>
        </w:rPr>
        <w:t xml:space="preserve">אבל הבא מן האוצר ומן ההפתק ומן הסלולה - מותר, </w:t>
      </w:r>
      <w:r w:rsidRPr="00C35A2C">
        <w:rPr>
          <w:rFonts w:hint="cs"/>
          <w:rtl/>
        </w:rPr>
        <w:t xml:space="preserve">שמפחד </w:t>
      </w:r>
      <w:r w:rsidR="000A0C9C">
        <w:rPr>
          <w:rFonts w:hint="cs"/>
          <w:rtl/>
        </w:rPr>
        <w:t>ש</w:t>
      </w:r>
      <w:r w:rsidRPr="00C35A2C">
        <w:rPr>
          <w:rFonts w:hint="cs"/>
          <w:rtl/>
        </w:rPr>
        <w:t>ישמעו רבנן ויפסידוהו כל האוצר</w:t>
      </w:r>
    </w:p>
    <w:p w14:paraId="352598AF" w14:textId="77777777" w:rsidR="00910F84" w:rsidRDefault="00910F84" w:rsidP="00910F84">
      <w:pPr>
        <w:pStyle w:val="afff0"/>
      </w:pPr>
      <w:r>
        <w:rPr>
          <w:rFonts w:hint="cs"/>
          <w:rtl/>
        </w:rPr>
        <w:t>הדרן עלך אין מעמידין</w:t>
      </w:r>
    </w:p>
    <w:p w14:paraId="7E5F480A" w14:textId="77777777" w:rsidR="00910F84" w:rsidRPr="00C35A2C" w:rsidRDefault="00910F84" w:rsidP="00910F84">
      <w:pPr>
        <w:pStyle w:val="aff8"/>
        <w:framePr w:wrap="around"/>
        <w:spacing w:line="276" w:lineRule="auto"/>
        <w:rPr>
          <w:rtl/>
        </w:rPr>
      </w:pPr>
      <w:r w:rsidRPr="00C35A2C">
        <w:rPr>
          <w:rFonts w:hint="cs"/>
          <w:rtl/>
        </w:rPr>
        <w:lastRenderedPageBreak/>
        <w:t xml:space="preserve">פרק שלישי </w:t>
      </w:r>
    </w:p>
    <w:p w14:paraId="285B9900" w14:textId="77777777" w:rsidR="00910F84" w:rsidRPr="00C35A2C" w:rsidRDefault="00910F84" w:rsidP="00910F84">
      <w:pPr>
        <w:pStyle w:val="aff9"/>
        <w:framePr w:wrap="around"/>
        <w:spacing w:line="276" w:lineRule="auto"/>
        <w:rPr>
          <w:rtl/>
        </w:rPr>
      </w:pPr>
      <w:r w:rsidRPr="00C35A2C">
        <w:rPr>
          <w:rFonts w:hint="cs"/>
          <w:rtl/>
        </w:rPr>
        <w:t>כל הצלמים</w:t>
      </w:r>
    </w:p>
    <w:p w14:paraId="5D096818" w14:textId="77777777" w:rsidR="00910F84" w:rsidRPr="00C35A2C" w:rsidRDefault="00910F84" w:rsidP="00910F84">
      <w:pPr>
        <w:pStyle w:val="affa"/>
        <w:framePr w:wrap="around"/>
        <w:spacing w:after="0" w:line="276" w:lineRule="auto"/>
        <w:rPr>
          <w:rtl/>
        </w:rPr>
      </w:pPr>
      <w:r w:rsidRPr="00C35A2C">
        <w:rPr>
          <w:rFonts w:hint="cs"/>
          <w:rtl/>
        </w:rPr>
        <w:t>מ:- מט:</w:t>
      </w:r>
    </w:p>
    <w:p w14:paraId="4CEB4B6B" w14:textId="77777777" w:rsidR="00910F84" w:rsidRPr="00C35A2C" w:rsidRDefault="00910F84" w:rsidP="00555AAA">
      <w:pPr>
        <w:pStyle w:val="affff4"/>
        <w:framePr w:wrap="around"/>
        <w:rPr>
          <w:rtl/>
        </w:rPr>
      </w:pPr>
      <w:del w:id="20112" w:author="קלוד" w:date="2026-10-06T10:07:24Z">
        <w:r>
          <w:rPr>
            <w:rtl/>
          </w:rPr>
          <w:delText xml:space="preserve">מתני'.</w:delText>
        </w:r>
      </w:del>
      <w:ins w:id="20113" w:author="קלוד" w:date="2026-10-06T10:07:24Z">
        <w:r>
          <w:rPr>
            <w:rtl/>
          </w:rPr>
          <w:t xml:space="preserve">משנה א</w:t>
        </w:r>
      </w:ins>
    </w:p>
    <w:p w14:paraId="79B91485" w14:textId="14C4CCE6" w:rsidR="00910F84" w:rsidRPr="00C35A2C" w:rsidRDefault="000A0C9C" w:rsidP="000A0C9C">
      <w:pPr>
        <w:pStyle w:val="affb"/>
        <w:rPr>
          <w:rtl/>
        </w:rPr>
      </w:pPr>
      <w:ins w:id="9876" w:author="מספור קטעי משנה" w:date="2026-10-06T06:44:54Z">
        <w:r>
          <w:rPr>
            <w:rStyle w:val="MisparKeta"/>
          </w:rPr>
          <w:t xml:space="preserve">א. </w:t>
        </w:r>
      </w:ins>
      <w:r w:rsidRPr="000A0C9C">
        <w:rPr>
          <w:rStyle w:val="TanaimMishna"/>
          <w:rFonts w:hint="cs"/>
          <w:rtl/>
          <w:rPrChange w:id="20064" w:author="קלוד" w:date="2026-10-06T10:07:24Z">
            <w:rPr>
              <w:rStyle w:val="affff1"/>
              <w:rFonts w:hint="cs"/>
              <w:rtl/>
            </w:rPr>
          </w:rPrChange>
        </w:rPr>
        <w:t>לר''מ</w:t>
      </w:r>
      <w:r>
        <w:rPr>
          <w:rFonts w:hint="cs"/>
          <w:rtl/>
        </w:rPr>
        <w:t xml:space="preserve"> </w:t>
      </w:r>
      <w:r w:rsidR="00910F84" w:rsidRPr="00C35A2C">
        <w:rPr>
          <w:rtl/>
        </w:rPr>
        <w:t xml:space="preserve">כל הצלמים אסורין, מפני שהן נעבדין פעם אחת בשנה, </w:t>
      </w:r>
    </w:p>
    <w:p w14:paraId="4C552B8D" w14:textId="634E505C" w:rsidR="00910F84" w:rsidRPr="00C35A2C" w:rsidRDefault="00910F84" w:rsidP="00910F84">
      <w:pPr>
        <w:pStyle w:val="affb"/>
        <w:rPr>
          <w:rtl/>
        </w:rPr>
      </w:pPr>
      <w:r w:rsidRPr="000A0C9C">
        <w:rPr>
          <w:rStyle w:val="TanaimMishna"/>
          <w:rtl/>
          <w:rPrChange w:id="20065" w:author="קלוד" w:date="2026-10-06T10:07:24Z">
            <w:rPr>
              <w:rStyle w:val="affff1"/>
              <w:rtl/>
            </w:rPr>
          </w:rPrChange>
        </w:rPr>
        <w:t>וחכמים אומרים:</w:t>
      </w:r>
      <w:r w:rsidRPr="00C35A2C">
        <w:rPr>
          <w:rtl/>
        </w:rPr>
        <w:t xml:space="preserve"> אסור </w:t>
      </w:r>
      <w:r w:rsidR="000A0C9C">
        <w:rPr>
          <w:rFonts w:hint="cs"/>
          <w:rtl/>
        </w:rPr>
        <w:t xml:space="preserve">רק </w:t>
      </w:r>
      <w:r w:rsidRPr="00C35A2C">
        <w:rPr>
          <w:rtl/>
        </w:rPr>
        <w:t xml:space="preserve">כל שיש בידו מקל או צפור או כדור; </w:t>
      </w:r>
    </w:p>
    <w:p w14:paraId="65B1B035" w14:textId="0227AA12" w:rsidR="00910F84" w:rsidRPr="00C35A2C" w:rsidRDefault="000A0C9C" w:rsidP="001757E5">
      <w:pPr>
        <w:pStyle w:val="affb"/>
        <w:spacing w:after="120"/>
        <w:rPr>
          <w:rtl/>
        </w:rPr>
      </w:pPr>
      <w:r w:rsidRPr="000A0C9C">
        <w:rPr>
          <w:rStyle w:val="TanaimMishna"/>
          <w:rFonts w:hint="cs"/>
          <w:rtl/>
          <w:rPrChange w:id="20066" w:author="קלוד" w:date="2026-10-06T10:07:24Z">
            <w:rPr>
              <w:rStyle w:val="affff1"/>
              <w:rFonts w:hint="cs"/>
              <w:rtl/>
            </w:rPr>
          </w:rPrChange>
        </w:rPr>
        <w:t>רשב''ג</w:t>
      </w:r>
      <w:r w:rsidR="00910F84" w:rsidRPr="000A0C9C">
        <w:rPr>
          <w:rStyle w:val="TanaimMishna"/>
          <w:rtl/>
          <w:rPrChange w:id="20067" w:author="קלוד" w:date="2026-10-06T10:07:24Z">
            <w:rPr>
              <w:rStyle w:val="affff1"/>
              <w:rtl/>
            </w:rPr>
          </w:rPrChange>
        </w:rPr>
        <w:t>:</w:t>
      </w:r>
      <w:r w:rsidR="00910F84" w:rsidRPr="00C35A2C">
        <w:rPr>
          <w:rtl/>
        </w:rPr>
        <w:t xml:space="preserve"> אף כל שיש בידו כל דבר.</w:t>
      </w:r>
    </w:p>
    <w:p w14:paraId="2660A830" w14:textId="77777777" w:rsidR="000A0C9C" w:rsidRDefault="00910F84" w:rsidP="000A0C9C">
      <w:pPr>
        <w:pStyle w:val="36"/>
        <w:framePr w:wrap="notBeside"/>
        <w:rPr>
          <w:rtl/>
        </w:rPr>
      </w:pPr>
      <w:r w:rsidRPr="00C35A2C">
        <w:rPr>
          <w:rFonts w:hint="cs"/>
          <w:rtl/>
        </w:rPr>
        <w:t>רי</w:t>
      </w:r>
      <w:r>
        <w:rPr>
          <w:rtl/>
        </w:rPr>
        <w:t>"</w:t>
      </w:r>
      <w:r w:rsidRPr="00C35A2C">
        <w:rPr>
          <w:rFonts w:hint="cs"/>
          <w:rtl/>
        </w:rPr>
        <w:t>ו</w:t>
      </w:r>
      <w:r w:rsidRPr="00C35A2C">
        <w:rPr>
          <w:rtl/>
        </w:rPr>
        <w:t>:</w:t>
      </w:r>
    </w:p>
    <w:p w14:paraId="6CC1D145" w14:textId="28C46D66" w:rsidR="00910F84" w:rsidRPr="00C35A2C" w:rsidRDefault="00910F84" w:rsidP="00910F84">
      <w:pPr>
        <w:rPr>
          <w:rtl/>
        </w:rPr>
      </w:pPr>
      <w:r>
        <w:rPr>
          <w:rtl/>
        </w:rPr>
        <w:t xml:space="preserve">במקומו של </w:t>
      </w:r>
      <w:r>
        <w:rPr>
          <w:rStyle w:val="affff1"/>
          <w:rtl/>
          <w:rPrChange w:id="9828" w:author="מנוע אמוראים" w:date="2026-10-05T16:41:56Z">
            <w:rPr>
              <w:rtl/>
            </w:rPr>
          </w:rPrChange>
        </w:rPr>
        <w:t xml:space="preserve">ר</w:t>
      </w:r>
      <w:r>
        <w:rPr>
          <w:rStyle w:val="affff1"/>
          <w:rtl/>
          <w:rPrChange w:id="9829" w:author="מנוע אמוראים" w:date="2026-10-05T16:41:56Z">
            <w:rPr>
              <w:rtl/>
            </w:rPr>
          </w:rPrChange>
        </w:rPr>
        <w:t xml:space="preserve">"</w:t>
      </w:r>
      <w:r>
        <w:rPr>
          <w:rStyle w:val="affff1"/>
          <w:rtl/>
          <w:rPrChange w:id="9830" w:author="מנוע אמוראים" w:date="2026-10-05T16:41:56Z">
            <w:rPr>
              <w:rtl/>
            </w:rPr>
          </w:rPrChange>
        </w:rPr>
        <w:t xml:space="preserve">מ</w:t>
      </w:r>
      <w:r>
        <w:rPr>
          <w:rtl/>
        </w:rPr>
        <w:t xml:space="preserve"> היו עובדין אותה פעם אחת בשנה, </w:t>
      </w:r>
    </w:p>
    <w:p w14:paraId="6286331C" w14:textId="77777777" w:rsidR="00910F84" w:rsidRPr="00C35A2C" w:rsidRDefault="00910F84" w:rsidP="00910F84">
      <w:pPr>
        <w:rPr>
          <w:rtl/>
        </w:rPr>
      </w:pPr>
      <w:r w:rsidRPr="000A0C9C">
        <w:rPr>
          <w:rStyle w:val="affff1"/>
          <w:rtl/>
        </w:rPr>
        <w:t>ור"מ</w:t>
      </w:r>
      <w:r w:rsidRPr="000A0C9C">
        <w:rPr>
          <w:rStyle w:val="affff1"/>
          <w:rFonts w:hint="cs"/>
          <w:rtl/>
        </w:rPr>
        <w:t>:</w:t>
      </w:r>
      <w:r w:rsidRPr="00C35A2C">
        <w:rPr>
          <w:rtl/>
        </w:rPr>
        <w:t xml:space="preserve"> דחייש למיעוטא - גזר שאר מקומות אטו אותו מקום, </w:t>
      </w:r>
    </w:p>
    <w:p w14:paraId="51639A81" w14:textId="2C7FC7F3" w:rsidR="00910F84" w:rsidRPr="00C35A2C" w:rsidRDefault="00910F84" w:rsidP="00910F84">
      <w:pPr>
        <w:rPr>
          <w:rtl/>
        </w:rPr>
      </w:pPr>
      <w:r w:rsidRPr="000A0C9C">
        <w:rPr>
          <w:rStyle w:val="affff1"/>
          <w:rtl/>
        </w:rPr>
        <w:t>ורבנן</w:t>
      </w:r>
      <w:r w:rsidRPr="00C35A2C">
        <w:rPr>
          <w:rtl/>
        </w:rPr>
        <w:t xml:space="preserve"> לא חיישי למיעוט לא גזרו שאר מקומות אטו אותו מקום.</w:t>
      </w:r>
    </w:p>
    <w:p w14:paraId="29278EDB" w14:textId="4237306D" w:rsidR="001757E5" w:rsidRDefault="00910F84" w:rsidP="001757E5">
      <w:pPr>
        <w:pStyle w:val="36"/>
        <w:framePr w:wrap="notBeside"/>
        <w:rPr>
          <w:rtl/>
        </w:rPr>
      </w:pPr>
      <w:r w:rsidRPr="00C35A2C">
        <w:rPr>
          <w:rtl/>
        </w:rPr>
        <w:t>ריא</w:t>
      </w:r>
      <w:r>
        <w:rPr>
          <w:rtl/>
        </w:rPr>
        <w:t>"</w:t>
      </w:r>
      <w:r w:rsidRPr="00C35A2C">
        <w:rPr>
          <w:rtl/>
        </w:rPr>
        <w:t>ש:</w:t>
      </w:r>
    </w:p>
    <w:p w14:paraId="124A8E4C" w14:textId="005EB491" w:rsidR="00910F84" w:rsidRPr="00C35A2C" w:rsidRDefault="00910F84" w:rsidP="001757E5">
      <w:pPr>
        <w:spacing w:after="120"/>
        <w:rPr>
          <w:rtl/>
        </w:rPr>
      </w:pPr>
      <w:r w:rsidRPr="00C35A2C">
        <w:rPr>
          <w:rtl/>
        </w:rPr>
        <w:t>באנדרטי של מלכים שנינו.</w:t>
      </w:r>
      <w:r w:rsidR="001757E5">
        <w:rPr>
          <w:rFonts w:hint="cs"/>
          <w:rtl/>
        </w:rPr>
        <w:t xml:space="preserve"> </w:t>
      </w:r>
      <w:r w:rsidR="001757E5" w:rsidRPr="001757E5">
        <w:rPr>
          <w:rStyle w:val="affff1"/>
          <w:rFonts w:hint="cs"/>
          <w:rtl/>
        </w:rPr>
        <w:t>מרי''ו:</w:t>
      </w:r>
      <w:r w:rsidR="001757E5">
        <w:t xml:space="preserve"> </w:t>
      </w:r>
      <w:r w:rsidRPr="00C35A2C">
        <w:rPr>
          <w:rtl/>
        </w:rPr>
        <w:t>ובעומדין על פתח מדינה</w:t>
      </w:r>
      <w:r w:rsidR="001757E5">
        <w:rPr>
          <w:rFonts w:hint="cs"/>
          <w:rtl/>
        </w:rPr>
        <w:t>.</w:t>
      </w:r>
    </w:p>
    <w:p w14:paraId="5141C702" w14:textId="77777777" w:rsidR="00910F84" w:rsidRPr="00C35A2C" w:rsidRDefault="00910F84" w:rsidP="00910F84">
      <w:pPr>
        <w:pStyle w:val="aff6"/>
        <w:framePr w:wrap="around"/>
        <w:rPr>
          <w:rtl/>
        </w:rPr>
      </w:pPr>
      <w:r w:rsidRPr="00C35A2C">
        <w:rPr>
          <w:rFonts w:hint="cs"/>
          <w:rtl/>
        </w:rPr>
        <w:t>מא.</w:t>
      </w:r>
    </w:p>
    <w:p w14:paraId="3AC43CD1" w14:textId="77777777" w:rsidR="001757E5" w:rsidRDefault="00910F84" w:rsidP="001757E5">
      <w:pPr>
        <w:pStyle w:val="36"/>
        <w:framePr w:wrap="notBeside"/>
        <w:rPr>
          <w:rtl/>
        </w:rPr>
      </w:pPr>
      <w:r w:rsidRPr="00C35A2C">
        <w:rPr>
          <w:rtl/>
        </w:rPr>
        <w:t xml:space="preserve">רבה: </w:t>
      </w:r>
    </w:p>
    <w:p w14:paraId="61F5332F" w14:textId="6A860E4C" w:rsidR="00910F84" w:rsidRPr="00C35A2C" w:rsidRDefault="00910F84" w:rsidP="001757E5">
      <w:pPr>
        <w:rPr>
          <w:rtl/>
        </w:rPr>
      </w:pPr>
      <w:r w:rsidRPr="001757E5">
        <w:rPr>
          <w:rStyle w:val="affff1"/>
          <w:rtl/>
        </w:rPr>
        <w:t>מחלוקת</w:t>
      </w:r>
      <w:r w:rsidRPr="00C35A2C">
        <w:rPr>
          <w:rtl/>
        </w:rPr>
        <w:t xml:space="preserve"> בשל כ</w:t>
      </w:r>
      <w:r w:rsidRPr="00C35A2C">
        <w:rPr>
          <w:rFonts w:hint="cs"/>
          <w:rtl/>
        </w:rPr>
        <w:t>רכים אם עושים לנוי אבל בשל כפ</w:t>
      </w:r>
      <w:r w:rsidRPr="00C35A2C">
        <w:rPr>
          <w:rtl/>
        </w:rPr>
        <w:t>רים</w:t>
      </w:r>
      <w:r w:rsidRPr="00C35A2C">
        <w:rPr>
          <w:rFonts w:hint="cs"/>
          <w:rtl/>
        </w:rPr>
        <w:t xml:space="preserve"> </w:t>
      </w:r>
      <w:r w:rsidRPr="001757E5">
        <w:rPr>
          <w:rStyle w:val="affff1"/>
          <w:rFonts w:hint="cs"/>
          <w:rtl/>
        </w:rPr>
        <w:t>לכו</w:t>
      </w:r>
      <w:r w:rsidRPr="001757E5">
        <w:rPr>
          <w:rStyle w:val="affff1"/>
          <w:rtl/>
        </w:rPr>
        <w:t>"</w:t>
      </w:r>
      <w:r w:rsidRPr="001757E5">
        <w:rPr>
          <w:rStyle w:val="affff1"/>
          <w:rFonts w:hint="cs"/>
          <w:rtl/>
        </w:rPr>
        <w:t>ע</w:t>
      </w:r>
      <w:r w:rsidRPr="00C35A2C">
        <w:rPr>
          <w:rFonts w:hint="cs"/>
          <w:rtl/>
        </w:rPr>
        <w:t xml:space="preserve"> אסור  </w:t>
      </w:r>
      <w:r w:rsidRPr="00C35A2C">
        <w:rPr>
          <w:rtl/>
        </w:rPr>
        <w:t xml:space="preserve"> </w:t>
      </w:r>
    </w:p>
    <w:p w14:paraId="16B98D56" w14:textId="6A025E83" w:rsidR="00910F84" w:rsidRPr="00C35A2C" w:rsidRDefault="00910F84" w:rsidP="00910F84">
      <w:pPr>
        <w:pStyle w:val="afff2"/>
        <w:rPr>
          <w:rtl/>
        </w:rPr>
      </w:pPr>
      <w:ins w:id="9877" w:author="מספור קטעי משנה" w:date="2026-10-06T06:44:54Z">
        <w:r>
          <w:rPr>
            <w:rStyle w:val="MisparKeta"/>
          </w:rPr>
          <w:t xml:space="preserve">א. </w:t>
        </w:r>
      </w:ins>
      <w:r w:rsidRPr="00C35A2C">
        <w:rPr>
          <w:rtl/>
        </w:rPr>
        <w:t>וחכ</w:t>
      </w:r>
      <w:r>
        <w:rPr>
          <w:rtl/>
        </w:rPr>
        <w:t>"</w:t>
      </w:r>
      <w:r w:rsidRPr="00C35A2C">
        <w:rPr>
          <w:rtl/>
        </w:rPr>
        <w:t xml:space="preserve">א: אינן אסורין </w:t>
      </w:r>
      <w:r w:rsidR="001757E5">
        <w:rPr>
          <w:rFonts w:hint="cs"/>
          <w:rtl/>
        </w:rPr>
        <w:t xml:space="preserve">רק כל שיש בידו </w:t>
      </w:r>
      <w:r w:rsidRPr="00C35A2C">
        <w:rPr>
          <w:rtl/>
        </w:rPr>
        <w:t>וכו'.</w:t>
      </w:r>
    </w:p>
    <w:p w14:paraId="676FC800" w14:textId="77777777" w:rsidR="00910F84" w:rsidRPr="00C35A2C" w:rsidRDefault="00910F84" w:rsidP="00910F84">
      <w:pPr>
        <w:rPr>
          <w:rtl/>
        </w:rPr>
      </w:pPr>
      <w:r w:rsidRPr="00C35A2C">
        <w:rPr>
          <w:rStyle w:val="afff3"/>
          <w:rtl/>
        </w:rPr>
        <w:t>מקל,</w:t>
      </w:r>
      <w:r w:rsidRPr="00C35A2C">
        <w:rPr>
          <w:rFonts w:cs="Guttman Vilna"/>
          <w:rtl/>
        </w:rPr>
        <w:t xml:space="preserve"> </w:t>
      </w:r>
      <w:r w:rsidRPr="0058579B">
        <w:rPr>
          <w:rtl/>
        </w:rPr>
        <w:t>שרודה את עצמו תחת כל העולם כולו כמקל</w:t>
      </w:r>
      <w:r w:rsidRPr="00C35A2C">
        <w:rPr>
          <w:rFonts w:cs="Guttman Vilna"/>
          <w:rtl/>
        </w:rPr>
        <w:t>.</w:t>
      </w:r>
    </w:p>
    <w:p w14:paraId="465884D6" w14:textId="77777777" w:rsidR="00910F84" w:rsidRPr="0058579B" w:rsidRDefault="00910F84" w:rsidP="00910F84">
      <w:pPr>
        <w:rPr>
          <w:rtl/>
        </w:rPr>
      </w:pPr>
      <w:r w:rsidRPr="00C35A2C">
        <w:rPr>
          <w:rStyle w:val="afff3"/>
          <w:rtl/>
        </w:rPr>
        <w:t>צפור,</w:t>
      </w:r>
      <w:r w:rsidRPr="00C35A2C">
        <w:rPr>
          <w:rFonts w:cs="Guttman Vilna"/>
          <w:rtl/>
        </w:rPr>
        <w:t xml:space="preserve"> </w:t>
      </w:r>
      <w:r w:rsidRPr="0058579B">
        <w:rPr>
          <w:rtl/>
        </w:rPr>
        <w:t>שתופש את עצמו תחת כל העולם כולו כצפור.</w:t>
      </w:r>
    </w:p>
    <w:p w14:paraId="4CECE19B" w14:textId="77777777" w:rsidR="00910F84" w:rsidRPr="00C35A2C" w:rsidRDefault="00910F84" w:rsidP="00910F84">
      <w:pPr>
        <w:rPr>
          <w:rtl/>
        </w:rPr>
      </w:pPr>
      <w:r w:rsidRPr="00C35A2C">
        <w:rPr>
          <w:rStyle w:val="afff3"/>
          <w:rtl/>
        </w:rPr>
        <w:t>כדור,</w:t>
      </w:r>
      <w:r w:rsidRPr="00C35A2C">
        <w:rPr>
          <w:rFonts w:cs="Guttman Vilna"/>
          <w:rtl/>
        </w:rPr>
        <w:t xml:space="preserve"> </w:t>
      </w:r>
      <w:r w:rsidRPr="0058579B">
        <w:rPr>
          <w:rtl/>
        </w:rPr>
        <w:t>שתופש את עצמו תחת כל העולם כולו ככדור.</w:t>
      </w:r>
    </w:p>
    <w:p w14:paraId="1EC8B6D5" w14:textId="3BA58269" w:rsidR="001757E5" w:rsidRDefault="00910F84" w:rsidP="001757E5">
      <w:pPr>
        <w:pStyle w:val="36"/>
        <w:framePr w:wrap="notBeside"/>
        <w:rPr>
          <w:rtl/>
        </w:rPr>
      </w:pPr>
      <w:r w:rsidRPr="00C35A2C">
        <w:rPr>
          <w:rtl/>
        </w:rPr>
        <w:t>תנא</w:t>
      </w:r>
      <w:r w:rsidR="001757E5">
        <w:rPr>
          <w:rFonts w:hint="cs"/>
          <w:rtl/>
        </w:rPr>
        <w:t xml:space="preserve"> הוסיפו עליהן</w:t>
      </w:r>
      <w:r w:rsidRPr="00C35A2C">
        <w:rPr>
          <w:rtl/>
        </w:rPr>
        <w:t>,</w:t>
      </w:r>
    </w:p>
    <w:p w14:paraId="777944E8" w14:textId="2974B7B3" w:rsidR="00910F84" w:rsidRPr="001757E5" w:rsidRDefault="00910F84" w:rsidP="001757E5">
      <w:pPr>
        <w:rPr>
          <w:rStyle w:val="affff8"/>
          <w:rtl/>
        </w:rPr>
      </w:pPr>
      <w:r w:rsidRPr="001757E5">
        <w:rPr>
          <w:rStyle w:val="afff"/>
          <w:rtl/>
        </w:rPr>
        <w:t>סייף</w:t>
      </w:r>
      <w:r w:rsidR="001757E5">
        <w:rPr>
          <w:rStyle w:val="afff"/>
          <w:rFonts w:hint="cs"/>
          <w:rtl/>
        </w:rPr>
        <w:t xml:space="preserve"> </w:t>
      </w:r>
      <w:r w:rsidRPr="00C35A2C">
        <w:rPr>
          <w:rtl/>
        </w:rPr>
        <w:t>שהורג את עצמו תחת כל העולם כולו.</w:t>
      </w:r>
      <w:r w:rsidR="001757E5">
        <w:rPr>
          <w:rFonts w:hint="cs"/>
          <w:rtl/>
        </w:rPr>
        <w:t xml:space="preserve"> </w:t>
      </w:r>
      <w:r w:rsidR="001757E5">
        <w:rPr>
          <w:rStyle w:val="affff8"/>
          <w:rFonts w:hint="cs"/>
          <w:rtl/>
        </w:rPr>
        <w:t>ולא ליסטים בעלמא</w:t>
      </w:r>
    </w:p>
    <w:p w14:paraId="025576FD" w14:textId="47540EDC" w:rsidR="00910F84" w:rsidRPr="00C35A2C" w:rsidRDefault="00910F84" w:rsidP="001757E5">
      <w:pPr>
        <w:rPr>
          <w:rtl/>
        </w:rPr>
      </w:pPr>
      <w:r w:rsidRPr="001757E5">
        <w:rPr>
          <w:rStyle w:val="afff"/>
          <w:rtl/>
        </w:rPr>
        <w:t>עטרה</w:t>
      </w:r>
      <w:r w:rsidRPr="00C35A2C">
        <w:rPr>
          <w:rtl/>
        </w:rPr>
        <w:t xml:space="preserve"> </w:t>
      </w:r>
      <w:r w:rsidR="001757E5">
        <w:rPr>
          <w:rFonts w:hint="cs"/>
          <w:rtl/>
        </w:rPr>
        <w:t xml:space="preserve">כעטרה למלך </w:t>
      </w:r>
      <w:r w:rsidR="001757E5" w:rsidRPr="001757E5">
        <w:rPr>
          <w:rStyle w:val="affff8"/>
          <w:rFonts w:hint="cs"/>
          <w:rtl/>
        </w:rPr>
        <w:t xml:space="preserve">ולא </w:t>
      </w:r>
      <w:r w:rsidRPr="001757E5">
        <w:rPr>
          <w:rStyle w:val="affff8"/>
          <w:rtl/>
        </w:rPr>
        <w:t>גדיל כלילי בעלמא</w:t>
      </w:r>
    </w:p>
    <w:p w14:paraId="77EA4C4A" w14:textId="4A257707" w:rsidR="00910F84" w:rsidRPr="00C35A2C" w:rsidRDefault="00910F84" w:rsidP="001757E5">
      <w:pPr>
        <w:rPr>
          <w:rtl/>
        </w:rPr>
      </w:pPr>
      <w:r w:rsidRPr="001757E5">
        <w:rPr>
          <w:rStyle w:val="afff"/>
          <w:rtl/>
        </w:rPr>
        <w:t>טבעת</w:t>
      </w:r>
      <w:r w:rsidRPr="00C35A2C">
        <w:rPr>
          <w:rtl/>
        </w:rPr>
        <w:t xml:space="preserve"> שחותם את עצמו תחת כל העולם למיתה</w:t>
      </w:r>
      <w:r w:rsidRPr="001757E5">
        <w:rPr>
          <w:rStyle w:val="affff8"/>
          <w:rtl/>
        </w:rPr>
        <w:t>.</w:t>
      </w:r>
      <w:r w:rsidR="001757E5" w:rsidRPr="001757E5">
        <w:rPr>
          <w:rStyle w:val="affff8"/>
          <w:rFonts w:hint="cs"/>
          <w:rtl/>
        </w:rPr>
        <w:t xml:space="preserve"> ולא שליח חותם</w:t>
      </w:r>
      <w:r w:rsidRPr="00C35A2C">
        <w:rPr>
          <w:rtl/>
        </w:rPr>
        <w:t xml:space="preserve"> </w:t>
      </w:r>
    </w:p>
    <w:p w14:paraId="727DB2DC" w14:textId="42FFA7C5" w:rsidR="00910F84" w:rsidRPr="00C35A2C" w:rsidRDefault="00910F84" w:rsidP="00910F84">
      <w:pPr>
        <w:pStyle w:val="afff2"/>
        <w:rPr>
          <w:rtl/>
        </w:rPr>
      </w:pPr>
      <w:ins w:id="9878" w:author="מספור קטעי משנה" w:date="2026-10-06T06:44:54Z">
        <w:r>
          <w:rPr>
            <w:rStyle w:val="MisparKeta"/>
          </w:rPr>
          <w:t xml:space="preserve">א. </w:t>
        </w:r>
      </w:ins>
      <w:r w:rsidRPr="00C35A2C">
        <w:rPr>
          <w:rtl/>
        </w:rPr>
        <w:t>ר</w:t>
      </w:r>
      <w:r w:rsidR="001757E5">
        <w:rPr>
          <w:rFonts w:hint="cs"/>
          <w:rtl/>
        </w:rPr>
        <w:t>שב''ג אף כל שיש בידו כל דבר</w:t>
      </w:r>
      <w:r w:rsidRPr="00C35A2C">
        <w:rPr>
          <w:rtl/>
        </w:rPr>
        <w:t>'.</w:t>
      </w:r>
    </w:p>
    <w:p w14:paraId="2B85AE0B" w14:textId="77777777" w:rsidR="001757E5" w:rsidRDefault="00910F84" w:rsidP="001757E5">
      <w:pPr>
        <w:pStyle w:val="36"/>
        <w:framePr w:wrap="notBeside"/>
        <w:rPr>
          <w:rtl/>
        </w:rPr>
      </w:pPr>
      <w:r w:rsidRPr="00C35A2C">
        <w:rPr>
          <w:rtl/>
        </w:rPr>
        <w:t>תנא:</w:t>
      </w:r>
    </w:p>
    <w:p w14:paraId="5B43850D" w14:textId="4A45FE33" w:rsidR="00910F84" w:rsidRDefault="00910F84" w:rsidP="001757E5">
      <w:pPr>
        <w:rPr>
          <w:rtl/>
        </w:rPr>
      </w:pPr>
      <w:r w:rsidRPr="00C35A2C">
        <w:rPr>
          <w:rtl/>
        </w:rPr>
        <w:t>אפילו צרור, אפי' קיסם.</w:t>
      </w:r>
    </w:p>
    <w:p w14:paraId="3C3034BD" w14:textId="77777777" w:rsidR="001757E5" w:rsidRDefault="00910F84" w:rsidP="001757E5">
      <w:pPr>
        <w:pStyle w:val="36"/>
        <w:framePr w:wrap="notBeside"/>
        <w:rPr>
          <w:rtl/>
        </w:rPr>
      </w:pPr>
      <w:r w:rsidRPr="00B912E7">
        <w:rPr>
          <w:rtl/>
        </w:rPr>
        <w:t>בעי רב אשי</w:t>
      </w:r>
      <w:r w:rsidRPr="00C35A2C">
        <w:rPr>
          <w:rtl/>
        </w:rPr>
        <w:t>:</w:t>
      </w:r>
    </w:p>
    <w:p w14:paraId="70271A8E" w14:textId="56E6ACEE" w:rsidR="00555AAA" w:rsidRDefault="00910F84" w:rsidP="00555AAA">
      <w:pPr>
        <w:rPr>
          <w:rtl/>
        </w:rPr>
      </w:pPr>
      <w:r w:rsidRPr="001757E5">
        <w:rPr>
          <w:rStyle w:val="afff"/>
          <w:rtl/>
        </w:rPr>
        <w:t>תפש בידו צואה, מהו?</w:t>
      </w:r>
      <w:r w:rsidRPr="00C35A2C">
        <w:rPr>
          <w:rtl/>
        </w:rPr>
        <w:t xml:space="preserve"> </w:t>
      </w:r>
      <w:r w:rsidR="00555AAA">
        <w:rPr>
          <w:rFonts w:hint="cs"/>
          <w:rtl/>
        </w:rPr>
        <w:t xml:space="preserve">כ''ע זולים בעיניו או להיפך- </w:t>
      </w:r>
      <w:r w:rsidR="00555AAA" w:rsidRPr="00555AAA">
        <w:rPr>
          <w:rStyle w:val="afff"/>
          <w:rFonts w:hint="cs"/>
          <w:rtl/>
        </w:rPr>
        <w:t>תיקו</w:t>
      </w:r>
    </w:p>
    <w:p w14:paraId="0FEB1D23" w14:textId="4360D662" w:rsidR="00555AAA" w:rsidRPr="00C35A2C" w:rsidRDefault="00555AAA" w:rsidP="00555AAA">
      <w:pPr>
        <w:pStyle w:val="afffe"/>
        <w:rPr>
          <w:rtl/>
        </w:rPr>
      </w:pPr>
      <w:r>
        <w:rPr>
          <w:rFonts w:hint="cs"/>
          <w:rtl/>
        </w:rPr>
        <w:t>****</w:t>
      </w:r>
    </w:p>
    <w:p w14:paraId="244C6FDB" w14:textId="77777777" w:rsidR="00910F84" w:rsidRPr="00C35A2C" w:rsidRDefault="00910F84" w:rsidP="00555AAA">
      <w:pPr>
        <w:pStyle w:val="affff4"/>
        <w:framePr w:wrap="around"/>
        <w:rPr>
          <w:rtl/>
        </w:rPr>
      </w:pPr>
      <w:del w:id="20114" w:author="קלוד" w:date="2026-10-06T10:07:24Z">
        <w:r>
          <w:rPr>
            <w:rtl/>
          </w:rPr>
          <w:delText xml:space="preserve">מתני'.</w:delText>
        </w:r>
      </w:del>
      <w:ins w:id="20115" w:author="קלוד" w:date="2026-10-06T10:07:24Z">
        <w:r>
          <w:rPr>
            <w:rtl/>
          </w:rPr>
          <w:t xml:space="preserve">משנה ב</w:t>
        </w:r>
      </w:ins>
    </w:p>
    <w:p w14:paraId="236BFC4D" w14:textId="77777777" w:rsidR="00910F84" w:rsidRPr="00C35A2C" w:rsidRDefault="00910F84" w:rsidP="00910F84">
      <w:pPr>
        <w:pStyle w:val="affb"/>
        <w:rPr>
          <w:rtl/>
        </w:rPr>
      </w:pPr>
      <w:ins w:id="9879" w:author="מספור קטעי משנה" w:date="2026-10-06T06:44:54Z">
        <w:r>
          <w:rPr>
            <w:rStyle w:val="MisparKeta"/>
          </w:rPr>
          <w:t xml:space="preserve">ב. </w:t>
        </w:r>
      </w:ins>
      <w:r w:rsidRPr="00C35A2C">
        <w:rPr>
          <w:rtl/>
        </w:rPr>
        <w:t>המוצא שברי צלמים - הרי אלו מותרין.</w:t>
      </w:r>
    </w:p>
    <w:p w14:paraId="1CD70406" w14:textId="4F41F9A5" w:rsidR="00910F84" w:rsidRPr="00C35A2C" w:rsidRDefault="00910F84" w:rsidP="00132BD0">
      <w:pPr>
        <w:pStyle w:val="affb"/>
        <w:spacing w:after="120"/>
        <w:rPr>
          <w:rtl/>
        </w:rPr>
      </w:pPr>
      <w:r>
        <w:rPr>
          <w:rtl/>
        </w:rPr>
        <w:t xml:space="preserve">מצא תבנית יד או תבנית רגל </w:t>
      </w:r>
      <w:r w:rsidRPr="00C35A2C">
        <w:rPr>
          <w:rtl/>
        </w:rPr>
        <w:t xml:space="preserve">הרי אלו אסורין, מפני שכיוצא בהן נעבד. </w:t>
      </w:r>
    </w:p>
    <w:p w14:paraId="0D038F66" w14:textId="77777777" w:rsidR="00132BD0" w:rsidRDefault="00910F84" w:rsidP="00132BD0">
      <w:pPr>
        <w:pStyle w:val="36"/>
        <w:framePr w:wrap="notBeside"/>
        <w:rPr>
          <w:rtl/>
        </w:rPr>
      </w:pPr>
      <w:r w:rsidRPr="00C35A2C">
        <w:rPr>
          <w:rtl/>
        </w:rPr>
        <w:t xml:space="preserve">שמואל: </w:t>
      </w:r>
    </w:p>
    <w:p w14:paraId="55028724" w14:textId="130A31C5" w:rsidR="00910F84" w:rsidRPr="00C35A2C" w:rsidRDefault="00910F84" w:rsidP="00132BD0">
      <w:pPr>
        <w:rPr>
          <w:rtl/>
        </w:rPr>
      </w:pPr>
      <w:r w:rsidRPr="00C35A2C">
        <w:rPr>
          <w:rtl/>
        </w:rPr>
        <w:t>אפי' שברי עבודת כוכבים.</w:t>
      </w:r>
      <w:r w:rsidRPr="00C35A2C">
        <w:rPr>
          <w:rFonts w:hint="cs"/>
          <w:rtl/>
        </w:rPr>
        <w:t xml:space="preserve"> </w:t>
      </w:r>
      <w:r w:rsidRPr="00132BD0">
        <w:rPr>
          <w:rStyle w:val="affff1"/>
          <w:rFonts w:hint="cs"/>
          <w:rtl/>
        </w:rPr>
        <w:t>והך דקתני</w:t>
      </w:r>
      <w:r w:rsidRPr="00C35A2C">
        <w:rPr>
          <w:rFonts w:hint="cs"/>
          <w:rtl/>
        </w:rPr>
        <w:t xml:space="preserve"> שברי צלמים </w:t>
      </w:r>
      <w:r w:rsidR="00132BD0" w:rsidRPr="00132BD0">
        <w:rPr>
          <w:rStyle w:val="affff1"/>
          <w:rFonts w:hint="cs"/>
          <w:rtl/>
        </w:rPr>
        <w:t xml:space="preserve">משום </w:t>
      </w:r>
      <w:r w:rsidRPr="00132BD0">
        <w:rPr>
          <w:rStyle w:val="affff1"/>
          <w:rFonts w:hint="cs"/>
          <w:rtl/>
        </w:rPr>
        <w:t>סיפא</w:t>
      </w:r>
      <w:r w:rsidRPr="00132BD0">
        <w:rPr>
          <w:rStyle w:val="affff1"/>
          <w:rtl/>
        </w:rPr>
        <w:t>:</w:t>
      </w:r>
      <w:r w:rsidRPr="00C35A2C">
        <w:rPr>
          <w:rtl/>
        </w:rPr>
        <w:t xml:space="preserve"> מצא תבנית יד תבנית רגל - אסורין, מפני שכיוצא בהן נעבד.</w:t>
      </w:r>
    </w:p>
    <w:p w14:paraId="5D074C50" w14:textId="77777777" w:rsidR="00910F84" w:rsidRPr="00C35A2C" w:rsidRDefault="00910F84" w:rsidP="00910F84">
      <w:pPr>
        <w:pStyle w:val="aff6"/>
        <w:framePr w:wrap="around"/>
        <w:rPr>
          <w:rtl/>
        </w:rPr>
      </w:pPr>
      <w:r w:rsidRPr="00C35A2C">
        <w:rPr>
          <w:rFonts w:hint="cs"/>
          <w:rtl/>
        </w:rPr>
        <w:t>מא:</w:t>
      </w:r>
    </w:p>
    <w:p w14:paraId="7A29AB24" w14:textId="77777777" w:rsidR="00132BD0" w:rsidRDefault="00910F84" w:rsidP="00132BD0">
      <w:pPr>
        <w:pStyle w:val="36"/>
        <w:framePr w:wrap="notBeside"/>
        <w:rPr>
          <w:rtl/>
        </w:rPr>
      </w:pPr>
      <w:r>
        <w:rPr>
          <w:rtl/>
        </w:rPr>
        <w:t>תנן:</w:t>
      </w:r>
    </w:p>
    <w:p w14:paraId="484251E3" w14:textId="5297AE12" w:rsidR="00910F84" w:rsidRPr="00C35A2C" w:rsidRDefault="00555AAA" w:rsidP="00132BD0">
      <w:pPr>
        <w:rPr>
          <w:rtl/>
        </w:rPr>
      </w:pPr>
      <w:r>
        <w:rPr>
          <w:rFonts w:hint="cs"/>
          <w:rtl/>
        </w:rPr>
        <w:t>והך</w:t>
      </w:r>
      <w:r w:rsidR="00132BD0">
        <w:rPr>
          <w:rFonts w:hint="cs"/>
          <w:rtl/>
        </w:rPr>
        <w:t xml:space="preserve"> ד</w:t>
      </w:r>
      <w:r w:rsidR="00910F84" w:rsidRPr="00C35A2C">
        <w:rPr>
          <w:rtl/>
        </w:rPr>
        <w:t xml:space="preserve">שברים </w:t>
      </w:r>
      <w:r w:rsidR="00132BD0">
        <w:rPr>
          <w:rFonts w:hint="cs"/>
          <w:rtl/>
        </w:rPr>
        <w:t xml:space="preserve">- </w:t>
      </w:r>
      <w:r w:rsidR="00910F84" w:rsidRPr="00132BD0">
        <w:rPr>
          <w:rStyle w:val="affff1"/>
          <w:rtl/>
        </w:rPr>
        <w:t>תרגמה שמואל:</w:t>
      </w:r>
      <w:r w:rsidR="00910F84" w:rsidRPr="00C35A2C">
        <w:rPr>
          <w:rtl/>
        </w:rPr>
        <w:t xml:space="preserve"> בעומדין על בסיסן.</w:t>
      </w:r>
    </w:p>
    <w:p w14:paraId="334C4BC1" w14:textId="77777777" w:rsidR="00910F84" w:rsidRPr="00C35A2C" w:rsidRDefault="00910F84" w:rsidP="00805DC2">
      <w:pPr>
        <w:pStyle w:val="affff2"/>
        <w:rPr>
          <w:rtl/>
        </w:rPr>
      </w:pPr>
      <w:r w:rsidRPr="00C35A2C">
        <w:rPr>
          <w:rtl/>
        </w:rPr>
        <w:t>אתמר: עבודת כוכבים שנשתברה מאיליה –</w:t>
      </w:r>
    </w:p>
    <w:p w14:paraId="7DC2A66D" w14:textId="77777777" w:rsidR="00132BD0" w:rsidRDefault="00910F84" w:rsidP="00132BD0">
      <w:pPr>
        <w:pStyle w:val="36"/>
        <w:framePr w:wrap="notBeside"/>
        <w:rPr>
          <w:rtl/>
        </w:rPr>
      </w:pPr>
      <w:r w:rsidRPr="00C35A2C">
        <w:rPr>
          <w:rtl/>
        </w:rPr>
        <w:t>לרי</w:t>
      </w:r>
      <w:r>
        <w:rPr>
          <w:rtl/>
        </w:rPr>
        <w:t>"</w:t>
      </w:r>
      <w:r w:rsidRPr="00C35A2C">
        <w:rPr>
          <w:rtl/>
        </w:rPr>
        <w:t>ו</w:t>
      </w:r>
    </w:p>
    <w:p w14:paraId="1103003C" w14:textId="6CB164E4" w:rsidR="00910F84" w:rsidRPr="00C35A2C" w:rsidRDefault="00910F84" w:rsidP="00132BD0">
      <w:pPr>
        <w:rPr>
          <w:rtl/>
        </w:rPr>
      </w:pPr>
      <w:r w:rsidRPr="00C35A2C">
        <w:rPr>
          <w:rtl/>
        </w:rPr>
        <w:t xml:space="preserve">אסורה, </w:t>
      </w:r>
      <w:r w:rsidR="00555AAA">
        <w:rPr>
          <w:rFonts w:hint="cs"/>
          <w:rtl/>
        </w:rPr>
        <w:t xml:space="preserve">שהרי </w:t>
      </w:r>
      <w:r w:rsidRPr="00C35A2C">
        <w:rPr>
          <w:rtl/>
        </w:rPr>
        <w:t xml:space="preserve">לא בטלה; </w:t>
      </w:r>
    </w:p>
    <w:p w14:paraId="443AA51A" w14:textId="77777777" w:rsidR="00132BD0" w:rsidRDefault="00910F84" w:rsidP="00132BD0">
      <w:pPr>
        <w:pStyle w:val="36"/>
        <w:framePr w:wrap="notBeside"/>
        <w:rPr>
          <w:rtl/>
        </w:rPr>
      </w:pPr>
      <w:r w:rsidRPr="00C35A2C">
        <w:rPr>
          <w:rFonts w:hint="cs"/>
          <w:rtl/>
        </w:rPr>
        <w:t>ולרשב</w:t>
      </w:r>
      <w:r>
        <w:rPr>
          <w:rtl/>
        </w:rPr>
        <w:t>"</w:t>
      </w:r>
      <w:r w:rsidRPr="00C35A2C">
        <w:rPr>
          <w:rFonts w:hint="cs"/>
          <w:rtl/>
        </w:rPr>
        <w:t>ל</w:t>
      </w:r>
    </w:p>
    <w:p w14:paraId="3B2CBE76" w14:textId="6574BCE6" w:rsidR="00910F84" w:rsidRPr="00C35A2C" w:rsidRDefault="00910F84" w:rsidP="00132BD0">
      <w:pPr>
        <w:rPr>
          <w:rtl/>
        </w:rPr>
      </w:pPr>
      <w:r w:rsidRPr="00C35A2C">
        <w:rPr>
          <w:rFonts w:hint="cs"/>
          <w:rtl/>
        </w:rPr>
        <w:t xml:space="preserve">מותרת דסתמא </w:t>
      </w:r>
      <w:r>
        <w:rPr>
          <w:rtl/>
        </w:rPr>
        <w:t>מבט</w:t>
      </w:r>
      <w:r w:rsidRPr="00C35A2C">
        <w:rPr>
          <w:rtl/>
        </w:rPr>
        <w:t>ל לה</w:t>
      </w:r>
      <w:r w:rsidRPr="00C35A2C">
        <w:rPr>
          <w:rFonts w:hint="cs"/>
          <w:rtl/>
        </w:rPr>
        <w:t xml:space="preserve"> שאם לא הצילה עצמה תציל את אותו אדם?</w:t>
      </w:r>
      <w:r w:rsidRPr="00C35A2C">
        <w:rPr>
          <w:rtl/>
        </w:rPr>
        <w:t xml:space="preserve"> </w:t>
      </w:r>
    </w:p>
    <w:p w14:paraId="33F6DFB0" w14:textId="77777777" w:rsidR="00132BD0" w:rsidRDefault="00910F84" w:rsidP="00132BD0">
      <w:pPr>
        <w:pStyle w:val="36"/>
        <w:framePr w:wrap="notBeside"/>
        <w:rPr>
          <w:rtl/>
        </w:rPr>
      </w:pPr>
      <w:r w:rsidRPr="00C35A2C">
        <w:rPr>
          <w:rFonts w:hint="cs"/>
          <w:rtl/>
        </w:rPr>
        <w:t>רי</w:t>
      </w:r>
      <w:r>
        <w:rPr>
          <w:rtl/>
        </w:rPr>
        <w:t>"</w:t>
      </w:r>
      <w:r w:rsidRPr="00C35A2C">
        <w:rPr>
          <w:rFonts w:hint="cs"/>
          <w:rtl/>
        </w:rPr>
        <w:t>ו</w:t>
      </w:r>
      <w:r w:rsidRPr="00C35A2C">
        <w:rPr>
          <w:rtl/>
        </w:rPr>
        <w:t xml:space="preserve"> לרשב</w:t>
      </w:r>
      <w:r>
        <w:rPr>
          <w:rtl/>
        </w:rPr>
        <w:t>"</w:t>
      </w:r>
      <w:r w:rsidRPr="00C35A2C">
        <w:rPr>
          <w:rtl/>
        </w:rPr>
        <w:t>ל</w:t>
      </w:r>
    </w:p>
    <w:p w14:paraId="3E938557" w14:textId="64723C87" w:rsidR="00910F84" w:rsidRPr="00555AAA" w:rsidRDefault="00910F84" w:rsidP="00910F84">
      <w:pPr>
        <w:rPr>
          <w:rStyle w:val="afffd"/>
          <w:spacing w:val="0"/>
          <w:rtl/>
        </w:rPr>
      </w:pPr>
      <w:r w:rsidRPr="00555AAA">
        <w:rPr>
          <w:rStyle w:val="afffd"/>
          <w:spacing w:val="0"/>
          <w:rtl/>
        </w:rPr>
        <w:t>ראש דגון ושתי כפות ידיו כרותות וגו'</w:t>
      </w:r>
      <w:r w:rsidRPr="00555AAA">
        <w:rPr>
          <w:rtl/>
        </w:rPr>
        <w:t xml:space="preserve">, </w:t>
      </w:r>
      <w:r w:rsidRPr="00555AAA">
        <w:rPr>
          <w:rStyle w:val="affff1"/>
          <w:spacing w:val="0"/>
          <w:rtl/>
        </w:rPr>
        <w:t>וכתיב:</w:t>
      </w:r>
      <w:r w:rsidRPr="00555AAA">
        <w:rPr>
          <w:rtl/>
        </w:rPr>
        <w:t xml:space="preserve"> </w:t>
      </w:r>
      <w:r w:rsidRPr="00555AAA">
        <w:rPr>
          <w:rStyle w:val="afffd"/>
          <w:rFonts w:hint="cs"/>
          <w:spacing w:val="0"/>
          <w:rtl/>
        </w:rPr>
        <w:t>'</w:t>
      </w:r>
      <w:r w:rsidRPr="00555AAA">
        <w:rPr>
          <w:rStyle w:val="afffd"/>
          <w:spacing w:val="0"/>
          <w:rtl/>
        </w:rPr>
        <w:t xml:space="preserve">על כן לא ידרכו כהני דגון וגו'! </w:t>
      </w:r>
    </w:p>
    <w:p w14:paraId="03C5A08A" w14:textId="77777777" w:rsidR="00132BD0" w:rsidRDefault="00910F84" w:rsidP="00132BD0">
      <w:pPr>
        <w:pStyle w:val="36"/>
        <w:framePr w:wrap="notBeside"/>
        <w:rPr>
          <w:rtl/>
        </w:rPr>
      </w:pPr>
      <w:r w:rsidRPr="00C35A2C">
        <w:rPr>
          <w:rFonts w:hint="cs"/>
          <w:rtl/>
        </w:rPr>
        <w:t>א</w:t>
      </w:r>
      <w:r>
        <w:rPr>
          <w:rtl/>
        </w:rPr>
        <w:t>"</w:t>
      </w:r>
      <w:r w:rsidRPr="00C35A2C">
        <w:rPr>
          <w:rFonts w:hint="cs"/>
          <w:rtl/>
        </w:rPr>
        <w:t>ל</w:t>
      </w:r>
      <w:r w:rsidRPr="00C35A2C">
        <w:rPr>
          <w:rtl/>
        </w:rPr>
        <w:t>:</w:t>
      </w:r>
    </w:p>
    <w:p w14:paraId="3C6F3798" w14:textId="140A9233" w:rsidR="00910F84" w:rsidRPr="00C35A2C" w:rsidRDefault="00910F84" w:rsidP="00910F84">
      <w:pPr>
        <w:rPr>
          <w:rtl/>
        </w:rPr>
      </w:pPr>
      <w:r w:rsidRPr="00C35A2C">
        <w:rPr>
          <w:rtl/>
        </w:rPr>
        <w:t xml:space="preserve">משם ראיה? התם שמניחין את הדגון ועובדין את המפתן, </w:t>
      </w:r>
      <w:r w:rsidRPr="00C35A2C">
        <w:rPr>
          <w:rFonts w:hint="cs"/>
          <w:rtl/>
        </w:rPr>
        <w:t xml:space="preserve">שאומרים שרו של דגון עזבו וישב על המפתן </w:t>
      </w:r>
    </w:p>
    <w:p w14:paraId="28C54F38" w14:textId="77777777" w:rsidR="00132BD0" w:rsidRDefault="00910F84" w:rsidP="00132BD0">
      <w:pPr>
        <w:pStyle w:val="36"/>
        <w:framePr w:wrap="notBeside"/>
        <w:rPr>
          <w:rtl/>
        </w:rPr>
      </w:pPr>
      <w:r w:rsidRPr="00C35A2C">
        <w:rPr>
          <w:rtl/>
        </w:rPr>
        <w:t xml:space="preserve">איתיביה: </w:t>
      </w:r>
    </w:p>
    <w:p w14:paraId="11B485A8" w14:textId="191B424D" w:rsidR="00910F84" w:rsidRPr="00C35A2C" w:rsidRDefault="00910F84" w:rsidP="00910F84">
      <w:pPr>
        <w:rPr>
          <w:rtl/>
        </w:rPr>
      </w:pPr>
      <w:r w:rsidRPr="00C35A2C">
        <w:rPr>
          <w:rtl/>
        </w:rPr>
        <w:t xml:space="preserve">המוצא שברי צלמים מותרין, הא שברי </w:t>
      </w:r>
      <w:r w:rsidR="00555AAA">
        <w:rPr>
          <w:rFonts w:hint="cs"/>
          <w:rtl/>
        </w:rPr>
        <w:t xml:space="preserve">ע''ז </w:t>
      </w:r>
      <w:r w:rsidRPr="00C35A2C">
        <w:rPr>
          <w:rtl/>
        </w:rPr>
        <w:t xml:space="preserve">אסורין! </w:t>
      </w:r>
    </w:p>
    <w:p w14:paraId="557843CA" w14:textId="77777777" w:rsidR="00910F84" w:rsidRPr="00C35A2C" w:rsidRDefault="00910F84" w:rsidP="00132BD0">
      <w:pPr>
        <w:rPr>
          <w:rtl/>
        </w:rPr>
      </w:pPr>
      <w:r w:rsidRPr="00C35A2C">
        <w:rPr>
          <w:rFonts w:hint="cs"/>
          <w:rtl/>
        </w:rPr>
        <w:t xml:space="preserve">- </w:t>
      </w:r>
      <w:r>
        <w:rPr>
          <w:rtl/>
        </w:rPr>
        <w:t xml:space="preserve">אלא אימא הא צלמים עצמן אסורין, וסתמא </w:t>
      </w:r>
      <w:r>
        <w:rPr>
          <w:rStyle w:val="affff1"/>
          <w:rtl/>
          <w:rPrChange w:id="9831" w:author="מנוע אמוראים" w:date="2026-10-05T16:41:56Z">
            <w:rPr>
              <w:rtl/>
            </w:rPr>
          </w:rPrChange>
        </w:rPr>
        <w:t xml:space="preserve">כר</w:t>
      </w:r>
      <w:r>
        <w:rPr>
          <w:rStyle w:val="affff1"/>
          <w:rtl/>
          <w:rPrChange w:id="9832" w:author="מנוע אמוראים" w:date="2026-10-05T16:41:56Z">
            <w:rPr>
              <w:rtl/>
            </w:rPr>
          </w:rPrChange>
        </w:rPr>
        <w:t xml:space="preserve">"</w:t>
      </w:r>
      <w:r>
        <w:rPr>
          <w:rStyle w:val="affff1"/>
          <w:rFonts w:hint="cs"/>
          <w:rtl/>
          <w:rPrChange w:id="9833" w:author="מנוע אמוראים" w:date="2026-10-05T16:41:56Z">
            <w:rPr>
              <w:rFonts w:hint="cs"/>
              <w:rtl/>
            </w:rPr>
          </w:rPrChange>
        </w:rPr>
        <w:t xml:space="preserve">מ</w:t>
      </w:r>
      <w:r w:rsidRPr="00C35A2C">
        <w:rPr>
          <w:rtl/>
        </w:rPr>
        <w:t>.</w:t>
      </w:r>
    </w:p>
    <w:p w14:paraId="6A400469" w14:textId="77777777" w:rsidR="00132BD0" w:rsidRDefault="00910F84" w:rsidP="00132BD0">
      <w:pPr>
        <w:pStyle w:val="36"/>
        <w:framePr w:wrap="notBeside"/>
        <w:rPr>
          <w:rtl/>
        </w:rPr>
      </w:pPr>
      <w:r w:rsidRPr="00C35A2C">
        <w:rPr>
          <w:rtl/>
        </w:rPr>
        <w:t>• ורי</w:t>
      </w:r>
      <w:r>
        <w:rPr>
          <w:rtl/>
        </w:rPr>
        <w:t>"</w:t>
      </w:r>
      <w:r w:rsidRPr="00C35A2C">
        <w:rPr>
          <w:rtl/>
        </w:rPr>
        <w:t>ו,</w:t>
      </w:r>
    </w:p>
    <w:p w14:paraId="01CD7A59" w14:textId="7D4194EC" w:rsidR="00910F84" w:rsidRPr="00C35A2C" w:rsidRDefault="00910F84" w:rsidP="00910F84">
      <w:pPr>
        <w:rPr>
          <w:rtl/>
        </w:rPr>
      </w:pPr>
      <w:r w:rsidRPr="00C35A2C">
        <w:rPr>
          <w:rFonts w:hint="cs"/>
          <w:rtl/>
        </w:rPr>
        <w:t>מד</w:t>
      </w:r>
      <w:r w:rsidRPr="00C35A2C">
        <w:rPr>
          <w:rtl/>
        </w:rPr>
        <w:t xml:space="preserve">שברי צלמים מותרין </w:t>
      </w:r>
      <w:r w:rsidRPr="00555AAA">
        <w:rPr>
          <w:rStyle w:val="affff1"/>
          <w:rtl/>
        </w:rPr>
        <w:t xml:space="preserve">לרבנן </w:t>
      </w:r>
      <w:r w:rsidRPr="00555AAA">
        <w:rPr>
          <w:rStyle w:val="affff1"/>
          <w:rFonts w:hint="cs"/>
          <w:rtl/>
        </w:rPr>
        <w:t>נמי</w:t>
      </w:r>
      <w:r w:rsidRPr="00C35A2C">
        <w:rPr>
          <w:rFonts w:hint="cs"/>
          <w:rtl/>
        </w:rPr>
        <w:t xml:space="preserve"> שברי </w:t>
      </w:r>
      <w:r w:rsidR="00555AAA">
        <w:rPr>
          <w:rFonts w:hint="cs"/>
          <w:rtl/>
        </w:rPr>
        <w:t xml:space="preserve">ע''ז </w:t>
      </w:r>
      <w:r w:rsidRPr="00C35A2C">
        <w:rPr>
          <w:rFonts w:hint="cs"/>
          <w:rtl/>
        </w:rPr>
        <w:t xml:space="preserve">מותרין </w:t>
      </w:r>
    </w:p>
    <w:p w14:paraId="34069F9A" w14:textId="77777777" w:rsidR="00132BD0" w:rsidRDefault="00910F84" w:rsidP="00132BD0">
      <w:pPr>
        <w:pStyle w:val="36"/>
        <w:framePr w:wrap="notBeside"/>
        <w:rPr>
          <w:rtl/>
        </w:rPr>
      </w:pPr>
      <w:r>
        <w:rPr>
          <w:rtl/>
        </w:rPr>
        <w:t xml:space="preserve">- </w:t>
      </w:r>
      <w:r w:rsidRPr="00C35A2C">
        <w:rPr>
          <w:rFonts w:hint="cs"/>
          <w:rtl/>
        </w:rPr>
        <w:t xml:space="preserve">ודחי' </w:t>
      </w:r>
    </w:p>
    <w:p w14:paraId="42DB5344" w14:textId="19E9A90A" w:rsidR="00910F84" w:rsidRDefault="00910F84" w:rsidP="00132BD0">
      <w:pPr>
        <w:rPr>
          <w:rtl/>
        </w:rPr>
      </w:pPr>
      <w:r w:rsidRPr="00C35A2C">
        <w:rPr>
          <w:rFonts w:hint="cs"/>
          <w:rtl/>
        </w:rPr>
        <w:t>דבצלמים ספק עבדום ואפי א</w:t>
      </w:r>
      <w:r>
        <w:rPr>
          <w:rtl/>
        </w:rPr>
        <w:t>"</w:t>
      </w:r>
      <w:r w:rsidRPr="00C35A2C">
        <w:rPr>
          <w:rFonts w:hint="cs"/>
          <w:rtl/>
        </w:rPr>
        <w:t xml:space="preserve">כ ספק ביטלום, אבל </w:t>
      </w:r>
      <w:r>
        <w:rPr>
          <w:rFonts w:hint="cs"/>
          <w:rtl/>
        </w:rPr>
        <w:t>עכו</w:t>
      </w:r>
      <w:r>
        <w:rPr>
          <w:rtl/>
        </w:rPr>
        <w:t>"</w:t>
      </w:r>
      <w:r>
        <w:rPr>
          <w:rFonts w:hint="cs"/>
          <w:rtl/>
        </w:rPr>
        <w:t>ם</w:t>
      </w:r>
      <w:r w:rsidRPr="00C35A2C">
        <w:rPr>
          <w:rFonts w:hint="cs"/>
          <w:rtl/>
        </w:rPr>
        <w:t xml:space="preserve"> ודאי עבדוה ומכ</w:t>
      </w:r>
      <w:r>
        <w:rPr>
          <w:rtl/>
        </w:rPr>
        <w:t>"</w:t>
      </w:r>
      <w:r w:rsidRPr="00C35A2C">
        <w:rPr>
          <w:rFonts w:hint="cs"/>
          <w:rtl/>
        </w:rPr>
        <w:t xml:space="preserve">ת דבטלה ואין ספק מוציא מידי וודאי </w:t>
      </w:r>
    </w:p>
    <w:p w14:paraId="3DAD546B" w14:textId="77777777" w:rsidR="00132BD0" w:rsidRDefault="00910F84" w:rsidP="00132BD0">
      <w:pPr>
        <w:pStyle w:val="36"/>
        <w:framePr w:wrap="notBeside"/>
        <w:rPr>
          <w:rtl/>
        </w:rPr>
      </w:pPr>
      <w:r>
        <w:rPr>
          <w:rtl/>
        </w:rPr>
        <w:t xml:space="preserve"> </w:t>
      </w:r>
      <w:r w:rsidRPr="00C35A2C">
        <w:rPr>
          <w:rtl/>
        </w:rPr>
        <w:t xml:space="preserve">• </w:t>
      </w:r>
      <w:r w:rsidRPr="00C35A2C">
        <w:rPr>
          <w:rFonts w:hint="cs"/>
          <w:rtl/>
        </w:rPr>
        <w:t xml:space="preserve">והך </w:t>
      </w:r>
    </w:p>
    <w:p w14:paraId="7316349D" w14:textId="6CB6D8F0" w:rsidR="00910F84" w:rsidRPr="00C35A2C" w:rsidRDefault="00910F84" w:rsidP="00910F84">
      <w:pPr>
        <w:rPr>
          <w:rtl/>
        </w:rPr>
      </w:pPr>
      <w:r w:rsidRPr="00C35A2C">
        <w:rPr>
          <w:rFonts w:hint="cs"/>
          <w:rtl/>
        </w:rPr>
        <w:t>ד</w:t>
      </w:r>
      <w:r w:rsidRPr="00C35A2C">
        <w:rPr>
          <w:rtl/>
        </w:rPr>
        <w:t>חבר שמת והניח מגורה מלאה פירות, אפילו הן בני יומן - הרי הן בחזקת מתוקנין;</w:t>
      </w:r>
    </w:p>
    <w:p w14:paraId="67C4184C" w14:textId="4DDD0987" w:rsidR="00132BD0" w:rsidRDefault="00910F84" w:rsidP="00132BD0">
      <w:pPr>
        <w:pStyle w:val="36"/>
        <w:framePr w:wrap="notBeside"/>
        <w:rPr>
          <w:rtl/>
        </w:rPr>
      </w:pPr>
      <w:r>
        <w:rPr>
          <w:rtl/>
        </w:rPr>
        <w:t xml:space="preserve">- </w:t>
      </w:r>
      <w:r w:rsidR="00555AAA">
        <w:rPr>
          <w:rFonts w:hint="cs"/>
          <w:rtl/>
        </w:rPr>
        <w:t>א.</w:t>
      </w:r>
      <w:r w:rsidRPr="00C35A2C">
        <w:rPr>
          <w:rFonts w:hint="cs"/>
          <w:rtl/>
        </w:rPr>
        <w:t xml:space="preserve"> </w:t>
      </w:r>
    </w:p>
    <w:p w14:paraId="35ED64DF" w14:textId="0763F5DF" w:rsidR="00910F84" w:rsidRPr="00C35A2C" w:rsidRDefault="00910F84" w:rsidP="00555AAA">
      <w:pPr>
        <w:rPr>
          <w:rtl/>
        </w:rPr>
      </w:pPr>
      <w:r w:rsidRPr="00C35A2C">
        <w:rPr>
          <w:rFonts w:hint="cs"/>
          <w:rtl/>
        </w:rPr>
        <w:t xml:space="preserve">וודאי הוא דמוציא מידי וודאי, </w:t>
      </w:r>
      <w:r w:rsidRPr="00C35A2C">
        <w:rPr>
          <w:rtl/>
        </w:rPr>
        <w:t xml:space="preserve"> </w:t>
      </w:r>
      <w:r w:rsidRPr="00C35A2C">
        <w:rPr>
          <w:rFonts w:hint="cs"/>
          <w:rtl/>
        </w:rPr>
        <w:t>ד</w:t>
      </w:r>
      <w:r w:rsidRPr="00C35A2C">
        <w:rPr>
          <w:rtl/>
        </w:rPr>
        <w:t>חזקה על חבר שאינו מוציא דבר שאינו מתוקן מתחת ידו.</w:t>
      </w:r>
    </w:p>
    <w:p w14:paraId="69ED95BF" w14:textId="703EB127" w:rsidR="00132BD0" w:rsidRDefault="00132BD0" w:rsidP="00132BD0">
      <w:pPr>
        <w:pStyle w:val="36"/>
        <w:framePr w:wrap="notBeside"/>
        <w:rPr>
          <w:rtl/>
        </w:rPr>
      </w:pPr>
      <w:r>
        <w:rPr>
          <w:rFonts w:hint="cs"/>
          <w:rtl/>
        </w:rPr>
        <w:t>ב.</w:t>
      </w:r>
    </w:p>
    <w:p w14:paraId="6F437FF9" w14:textId="6F28BACD" w:rsidR="000A0C9C" w:rsidRDefault="00910F84" w:rsidP="00910F84">
      <w:pPr>
        <w:rPr>
          <w:rtl/>
        </w:rPr>
      </w:pPr>
      <w:r w:rsidRPr="00C35A2C">
        <w:rPr>
          <w:rtl/>
        </w:rPr>
        <w:t xml:space="preserve">ספק וספק הוא, </w:t>
      </w:r>
      <w:r w:rsidRPr="00132BD0">
        <w:rPr>
          <w:rStyle w:val="affff1"/>
          <w:rFonts w:hint="cs"/>
          <w:rtl/>
        </w:rPr>
        <w:t>דאפשר שנהג כר</w:t>
      </w:r>
      <w:r w:rsidRPr="00132BD0">
        <w:rPr>
          <w:rStyle w:val="affff1"/>
          <w:rtl/>
        </w:rPr>
        <w:t>"</w:t>
      </w:r>
      <w:r w:rsidRPr="00132BD0">
        <w:rPr>
          <w:rStyle w:val="affff1"/>
          <w:rFonts w:hint="cs"/>
          <w:rtl/>
        </w:rPr>
        <w:t>א:</w:t>
      </w:r>
      <w:r w:rsidRPr="00C35A2C">
        <w:rPr>
          <w:rFonts w:hint="cs"/>
          <w:rtl/>
        </w:rPr>
        <w:t xml:space="preserve"> ד</w:t>
      </w:r>
      <w:r w:rsidRPr="00C35A2C">
        <w:rPr>
          <w:rtl/>
        </w:rPr>
        <w:t xml:space="preserve">מערים אדם על תבואתו </w:t>
      </w:r>
      <w:r w:rsidRPr="00555AAA">
        <w:rPr>
          <w:spacing w:val="-6"/>
          <w:rtl/>
        </w:rPr>
        <w:t>ומכניסה במוץ שלה, כדי שתהא בהמתו אוכלת ופטורה מן המעשר.</w:t>
      </w:r>
    </w:p>
    <w:p w14:paraId="3A98C75B" w14:textId="0E144760" w:rsidR="00910F84" w:rsidRPr="00C35A2C" w:rsidRDefault="000A0C9C" w:rsidP="000C50A9">
      <w:pPr>
        <w:bidi w:val="0"/>
        <w:spacing w:after="160" w:line="259" w:lineRule="auto"/>
        <w:jc w:val="left"/>
        <w:rPr>
          <w:rtl/>
        </w:rPr>
      </w:pPr>
      <w:r>
        <w:rPr>
          <w:rtl/>
        </w:rPr>
        <w:br w:type="page"/>
      </w:r>
    </w:p>
    <w:p w14:paraId="0B915FCF" w14:textId="77777777" w:rsidR="00910F84" w:rsidRPr="00C35A2C" w:rsidRDefault="00910F84" w:rsidP="00910F84">
      <w:pPr>
        <w:pStyle w:val="aff6"/>
        <w:framePr w:wrap="around"/>
        <w:rPr>
          <w:rtl/>
        </w:rPr>
      </w:pPr>
      <w:r w:rsidRPr="00C35A2C">
        <w:rPr>
          <w:rFonts w:hint="cs"/>
          <w:rtl/>
        </w:rPr>
        <w:lastRenderedPageBreak/>
        <w:t>מב.</w:t>
      </w:r>
    </w:p>
    <w:p w14:paraId="176E561F" w14:textId="77777777" w:rsidR="00BE7C3C" w:rsidRDefault="00910F84" w:rsidP="00BE7C3C">
      <w:pPr>
        <w:pStyle w:val="36"/>
        <w:framePr w:wrap="notBeside"/>
        <w:rPr>
          <w:rtl/>
        </w:rPr>
      </w:pPr>
      <w:r w:rsidRPr="00C35A2C">
        <w:rPr>
          <w:rtl/>
        </w:rPr>
        <w:t>• ו</w:t>
      </w:r>
      <w:r w:rsidRPr="00C35A2C">
        <w:rPr>
          <w:rFonts w:hint="cs"/>
          <w:rtl/>
        </w:rPr>
        <w:t>הך דאר</w:t>
      </w:r>
      <w:r>
        <w:rPr>
          <w:rtl/>
        </w:rPr>
        <w:t>"</w:t>
      </w:r>
      <w:r w:rsidRPr="00C35A2C">
        <w:rPr>
          <w:rFonts w:hint="cs"/>
          <w:rtl/>
        </w:rPr>
        <w:t>י</w:t>
      </w:r>
      <w:r w:rsidRPr="00C35A2C">
        <w:rPr>
          <w:rtl/>
        </w:rPr>
        <w:t>:</w:t>
      </w:r>
    </w:p>
    <w:p w14:paraId="63152E7C" w14:textId="7FCD5EAD" w:rsidR="00910F84" w:rsidRPr="00C35A2C" w:rsidRDefault="00910F84" w:rsidP="00910F84">
      <w:pPr>
        <w:rPr>
          <w:rtl/>
        </w:rPr>
      </w:pPr>
      <w:r w:rsidRPr="00C35A2C">
        <w:rPr>
          <w:rtl/>
        </w:rPr>
        <w:t xml:space="preserve">מעשה בשפחתו של מציק אחד ברימון שהטילה נפל לבור, ובא כהן והציץ לידע אם זכר אם נקבה, ובא מעשה לפני חכמים וטיהרוהו, מפני שחולדה וברדלס מצוין שם; </w:t>
      </w:r>
    </w:p>
    <w:p w14:paraId="3EA54448" w14:textId="77777777" w:rsidR="00910F84" w:rsidRDefault="00910F84" w:rsidP="00910F84">
      <w:pPr>
        <w:rPr>
          <w:rtl/>
        </w:rPr>
      </w:pPr>
      <w:r w:rsidRPr="00C35A2C">
        <w:rPr>
          <w:rFonts w:hint="cs"/>
          <w:rtl/>
        </w:rPr>
        <w:t>והתם ודאי וספק, דו</w:t>
      </w:r>
      <w:r w:rsidRPr="00C35A2C">
        <w:rPr>
          <w:rtl/>
        </w:rPr>
        <w:t xml:space="preserve">דאי הטילה נפל, ספק גררוהו </w:t>
      </w:r>
      <w:r w:rsidRPr="00C35A2C">
        <w:rPr>
          <w:rFonts w:hint="cs"/>
          <w:rtl/>
        </w:rPr>
        <w:t>או לא</w:t>
      </w:r>
      <w:r>
        <w:rPr>
          <w:rtl/>
        </w:rPr>
        <w:t xml:space="preserve">, </w:t>
      </w:r>
      <w:r>
        <w:rPr>
          <w:rtl/>
        </w:rPr>
        <w:tab/>
        <w:t>ו</w:t>
      </w:r>
      <w:r w:rsidRPr="00C35A2C">
        <w:rPr>
          <w:rtl/>
        </w:rPr>
        <w:t xml:space="preserve">אתי ספק ומוציא מידי ודאי! </w:t>
      </w:r>
    </w:p>
    <w:p w14:paraId="2869D5F9" w14:textId="77777777" w:rsidR="005D62EA" w:rsidRDefault="00910F84" w:rsidP="005D62EA">
      <w:pPr>
        <w:pStyle w:val="36"/>
        <w:framePr w:wrap="notBeside"/>
        <w:rPr>
          <w:rtl/>
        </w:rPr>
      </w:pPr>
      <w:r>
        <w:rPr>
          <w:rtl/>
        </w:rPr>
        <w:t xml:space="preserve">- </w:t>
      </w:r>
      <w:r w:rsidRPr="00C35A2C">
        <w:rPr>
          <w:rFonts w:hint="cs"/>
          <w:rtl/>
        </w:rPr>
        <w:t xml:space="preserve">ודחי' </w:t>
      </w:r>
    </w:p>
    <w:p w14:paraId="653953F2" w14:textId="25DCF32D" w:rsidR="00910F84" w:rsidRDefault="00910F84" w:rsidP="00910F84">
      <w:pPr>
        <w:rPr>
          <w:rtl/>
        </w:rPr>
      </w:pPr>
      <w:r w:rsidRPr="00C35A2C">
        <w:rPr>
          <w:rFonts w:hint="cs"/>
          <w:rtl/>
        </w:rPr>
        <w:t xml:space="preserve">דהתם אמרי' דהטילה כמין נפל לבור והיינו ספק </w:t>
      </w:r>
    </w:p>
    <w:p w14:paraId="33D14A35" w14:textId="77777777" w:rsidR="005D62EA" w:rsidRDefault="00910F84" w:rsidP="005D62EA">
      <w:pPr>
        <w:pStyle w:val="36"/>
        <w:framePr w:wrap="notBeside"/>
        <w:rPr>
          <w:rtl/>
        </w:rPr>
      </w:pPr>
      <w:r>
        <w:rPr>
          <w:rtl/>
        </w:rPr>
        <w:t xml:space="preserve">- </w:t>
      </w:r>
      <w:r w:rsidRPr="00C35A2C">
        <w:rPr>
          <w:rFonts w:hint="cs"/>
          <w:rtl/>
        </w:rPr>
        <w:t>וה</w:t>
      </w:r>
      <w:r>
        <w:rPr>
          <w:rtl/>
        </w:rPr>
        <w:t>"</w:t>
      </w:r>
      <w:r w:rsidRPr="00C35A2C">
        <w:rPr>
          <w:rFonts w:hint="cs"/>
          <w:rtl/>
        </w:rPr>
        <w:t>ק</w:t>
      </w:r>
      <w:r w:rsidRPr="00C35A2C">
        <w:rPr>
          <w:rtl/>
        </w:rPr>
        <w:t>:</w:t>
      </w:r>
    </w:p>
    <w:p w14:paraId="63566A4A" w14:textId="40BD28C1" w:rsidR="00910F84" w:rsidRDefault="00910F84" w:rsidP="00910F84">
      <w:pPr>
        <w:rPr>
          <w:b/>
          <w:bCs/>
          <w:rtl/>
        </w:rPr>
      </w:pPr>
      <w:r w:rsidRPr="00C35A2C">
        <w:rPr>
          <w:rtl/>
        </w:rPr>
        <w:t xml:space="preserve"> לידע אם רוח הפילה אם נפל הטילה, ואת</w:t>
      </w:r>
      <w:r>
        <w:rPr>
          <w:rtl/>
        </w:rPr>
        <w:t>"</w:t>
      </w:r>
      <w:r w:rsidRPr="00C35A2C">
        <w:rPr>
          <w:rtl/>
        </w:rPr>
        <w:t>ל נפל הטילה, לידע אם זכר אם נקבה.</w:t>
      </w:r>
    </w:p>
    <w:p w14:paraId="08BF616C" w14:textId="77777777" w:rsidR="005D62EA" w:rsidRDefault="00910F84" w:rsidP="005D62EA">
      <w:pPr>
        <w:pStyle w:val="36"/>
        <w:framePr w:wrap="notBeside"/>
        <w:rPr>
          <w:rtl/>
        </w:rPr>
      </w:pPr>
      <w:r>
        <w:rPr>
          <w:rtl/>
        </w:rPr>
        <w:t xml:space="preserve"> </w:t>
      </w:r>
      <w:r w:rsidRPr="00C35A2C">
        <w:rPr>
          <w:rFonts w:hint="cs"/>
          <w:rtl/>
        </w:rPr>
        <w:t xml:space="preserve">ב. </w:t>
      </w:r>
      <w:r w:rsidRPr="00BA211C">
        <w:rPr>
          <w:rtl/>
        </w:rPr>
        <w:t>וא</w:t>
      </w:r>
      <w:r w:rsidRPr="00BA211C">
        <w:rPr>
          <w:rFonts w:hint="cs"/>
          <w:rtl/>
        </w:rPr>
        <w:t>ב</w:t>
      </w:r>
      <w:r>
        <w:rPr>
          <w:rtl/>
        </w:rPr>
        <w:t>"</w:t>
      </w:r>
      <w:r w:rsidRPr="00BA211C">
        <w:rPr>
          <w:rFonts w:hint="cs"/>
          <w:rtl/>
        </w:rPr>
        <w:t>א</w:t>
      </w:r>
      <w:r w:rsidRPr="00C35A2C">
        <w:rPr>
          <w:rtl/>
        </w:rPr>
        <w:t>:</w:t>
      </w:r>
    </w:p>
    <w:p w14:paraId="053890FF" w14:textId="6F9D8334" w:rsidR="00910F84" w:rsidRPr="00C35A2C" w:rsidRDefault="00910F84" w:rsidP="00910F84">
      <w:pPr>
        <w:rPr>
          <w:rtl/>
        </w:rPr>
      </w:pPr>
      <w:r w:rsidRPr="00C35A2C">
        <w:rPr>
          <w:rtl/>
        </w:rPr>
        <w:t xml:space="preserve"> כיון שחולדה וברדלס מצוין שם, ודאי גררוהו.</w:t>
      </w:r>
    </w:p>
    <w:p w14:paraId="661F40A1" w14:textId="77777777" w:rsidR="00910F84" w:rsidRPr="00C35A2C" w:rsidRDefault="00910F84" w:rsidP="00910F84">
      <w:pPr>
        <w:rPr>
          <w:rtl/>
        </w:rPr>
      </w:pPr>
    </w:p>
    <w:p w14:paraId="57FF50F4" w14:textId="77777777" w:rsidR="00910F84" w:rsidRPr="00C35A2C" w:rsidRDefault="00910F84" w:rsidP="00910F84">
      <w:pPr>
        <w:rPr>
          <w:rtl/>
        </w:rPr>
      </w:pPr>
      <w:r w:rsidRPr="00C35A2C">
        <w:rPr>
          <w:rtl/>
        </w:rPr>
        <w:t xml:space="preserve">• </w:t>
      </w:r>
      <w:r w:rsidRPr="00C35A2C">
        <w:rPr>
          <w:rFonts w:hint="cs"/>
          <w:rtl/>
        </w:rPr>
        <w:t>והך ד</w:t>
      </w:r>
      <w:r>
        <w:rPr>
          <w:rtl/>
        </w:rPr>
        <w:t>מצא תבנית יד, תבנית רגל</w:t>
      </w:r>
      <w:r w:rsidRPr="00C35A2C">
        <w:rPr>
          <w:rtl/>
        </w:rPr>
        <w:t xml:space="preserve">  אסורין, מפני שכיוצא בהן נעבד; אמאי? הא שברים נינהו! </w:t>
      </w:r>
    </w:p>
    <w:p w14:paraId="78D19321" w14:textId="77777777" w:rsidR="00910F84" w:rsidRPr="00C35A2C" w:rsidRDefault="00910F84" w:rsidP="00910F84">
      <w:pPr>
        <w:pStyle w:val="afffa"/>
        <w:rPr>
          <w:rtl/>
        </w:rPr>
      </w:pPr>
      <w:r>
        <w:rPr>
          <w:rtl/>
        </w:rPr>
        <w:t xml:space="preserve">- </w:t>
      </w:r>
      <w:r w:rsidRPr="00C35A2C">
        <w:rPr>
          <w:rtl/>
        </w:rPr>
        <w:t>הא תרגמה שמואל: בעומדין על בסיסן.</w:t>
      </w:r>
    </w:p>
    <w:p w14:paraId="47E9E06B" w14:textId="77777777" w:rsidR="005D62EA" w:rsidRDefault="00910F84" w:rsidP="005D62EA">
      <w:pPr>
        <w:pStyle w:val="36"/>
        <w:framePr w:wrap="notBeside"/>
        <w:rPr>
          <w:rtl/>
        </w:rPr>
      </w:pPr>
      <w:r w:rsidRPr="00C35A2C">
        <w:rPr>
          <w:rtl/>
        </w:rPr>
        <w:t xml:space="preserve">• </w:t>
      </w:r>
      <w:r w:rsidRPr="00C35A2C">
        <w:rPr>
          <w:rFonts w:hint="cs"/>
          <w:rtl/>
        </w:rPr>
        <w:t xml:space="preserve">והך </w:t>
      </w:r>
    </w:p>
    <w:p w14:paraId="1B0647CF" w14:textId="3B8E1774" w:rsidR="00910F84" w:rsidRPr="00C35A2C" w:rsidRDefault="00910F84" w:rsidP="00910F84">
      <w:pPr>
        <w:rPr>
          <w:rtl/>
        </w:rPr>
      </w:pPr>
      <w:r w:rsidRPr="00C35A2C">
        <w:rPr>
          <w:rFonts w:hint="cs"/>
          <w:rtl/>
        </w:rPr>
        <w:t>ד</w:t>
      </w:r>
      <w:r w:rsidRPr="00C35A2C">
        <w:rPr>
          <w:rtl/>
        </w:rPr>
        <w:t>עכו</w:t>
      </w:r>
      <w:r>
        <w:rPr>
          <w:rtl/>
        </w:rPr>
        <w:t>"</w:t>
      </w:r>
      <w:r w:rsidRPr="00C35A2C">
        <w:rPr>
          <w:rtl/>
        </w:rPr>
        <w:t xml:space="preserve">ם מבטל עבודת כוכבים שלו ושל חברו, וישראל אינו מבטל </w:t>
      </w:r>
      <w:r w:rsidR="005D62EA">
        <w:rPr>
          <w:rFonts w:hint="cs"/>
          <w:rtl/>
        </w:rPr>
        <w:t>ע''ז של גויים,</w:t>
      </w:r>
      <w:r w:rsidRPr="00C35A2C">
        <w:rPr>
          <w:rtl/>
        </w:rPr>
        <w:t xml:space="preserve">; אמאי? תיהוי </w:t>
      </w:r>
      <w:r w:rsidR="005D62EA">
        <w:rPr>
          <w:rFonts w:hint="cs"/>
          <w:rtl/>
        </w:rPr>
        <w:t xml:space="preserve">כע''ז </w:t>
      </w:r>
      <w:r w:rsidRPr="00C35A2C">
        <w:rPr>
          <w:rtl/>
        </w:rPr>
        <w:t xml:space="preserve">שנשתברה מאליה! </w:t>
      </w:r>
    </w:p>
    <w:p w14:paraId="137037C5" w14:textId="77777777" w:rsidR="005D62EA" w:rsidRDefault="00910F84" w:rsidP="005D62EA">
      <w:pPr>
        <w:pStyle w:val="36"/>
        <w:framePr w:wrap="notBeside"/>
        <w:rPr>
          <w:rtl/>
        </w:rPr>
      </w:pPr>
      <w:r>
        <w:rPr>
          <w:rtl/>
        </w:rPr>
        <w:t xml:space="preserve">- </w:t>
      </w:r>
      <w:r w:rsidRPr="00C35A2C">
        <w:rPr>
          <w:rFonts w:hint="cs"/>
          <w:rtl/>
        </w:rPr>
        <w:t>אביי:</w:t>
      </w:r>
    </w:p>
    <w:p w14:paraId="5AFD9C8D" w14:textId="30237ADD" w:rsidR="00910F84" w:rsidRPr="00C35A2C" w:rsidRDefault="00910F84" w:rsidP="005D62EA">
      <w:r w:rsidRPr="00C35A2C">
        <w:rPr>
          <w:rFonts w:hint="cs"/>
          <w:rtl/>
        </w:rPr>
        <w:t>שמיעכה והך דאע</w:t>
      </w:r>
      <w:r>
        <w:rPr>
          <w:rtl/>
        </w:rPr>
        <w:t>"</w:t>
      </w:r>
      <w:r w:rsidRPr="00C35A2C">
        <w:rPr>
          <w:rFonts w:hint="cs"/>
          <w:rtl/>
        </w:rPr>
        <w:t xml:space="preserve">פ </w:t>
      </w:r>
      <w:r>
        <w:rPr>
          <w:rtl/>
        </w:rPr>
        <w:t>שלא חסרה</w:t>
      </w:r>
      <w:r w:rsidRPr="00C35A2C">
        <w:rPr>
          <w:rtl/>
        </w:rPr>
        <w:t xml:space="preserve"> בטלה! ה</w:t>
      </w:r>
      <w:r>
        <w:rPr>
          <w:rtl/>
        </w:rPr>
        <w:t>"</w:t>
      </w:r>
      <w:r w:rsidRPr="00C35A2C">
        <w:rPr>
          <w:rFonts w:hint="cs"/>
          <w:rtl/>
        </w:rPr>
        <w:t xml:space="preserve">מ במיעכה עכום אבל מיעכה ישראל לא </w:t>
      </w:r>
    </w:p>
    <w:p w14:paraId="3C348586" w14:textId="77777777" w:rsidR="005D62EA" w:rsidRDefault="00910F84" w:rsidP="005D62EA">
      <w:pPr>
        <w:pStyle w:val="36"/>
        <w:framePr w:wrap="notBeside"/>
        <w:rPr>
          <w:rtl/>
        </w:rPr>
      </w:pPr>
      <w:r w:rsidRPr="00C35A2C">
        <w:rPr>
          <w:rtl/>
        </w:rPr>
        <w:t>ורבא:</w:t>
      </w:r>
    </w:p>
    <w:p w14:paraId="4E6BAA95" w14:textId="1E8E0A23" w:rsidR="00910F84" w:rsidRPr="00C35A2C" w:rsidRDefault="00910F84" w:rsidP="00910F84">
      <w:pPr>
        <w:rPr>
          <w:rtl/>
        </w:rPr>
      </w:pPr>
      <w:r w:rsidRPr="00C35A2C">
        <w:rPr>
          <w:rtl/>
        </w:rPr>
        <w:t xml:space="preserve">לעולם </w:t>
      </w:r>
      <w:r w:rsidRPr="00C35A2C">
        <w:rPr>
          <w:rFonts w:hint="cs"/>
          <w:rtl/>
        </w:rPr>
        <w:t>כשמיעכה ישראל בטלה</w:t>
      </w:r>
      <w:r w:rsidRPr="00C35A2C">
        <w:rPr>
          <w:rtl/>
        </w:rPr>
        <w:t xml:space="preserve">, </w:t>
      </w:r>
      <w:r w:rsidRPr="00C35A2C">
        <w:rPr>
          <w:rFonts w:hint="cs"/>
          <w:rtl/>
        </w:rPr>
        <w:t>ו</w:t>
      </w:r>
      <w:r w:rsidRPr="00C35A2C">
        <w:rPr>
          <w:rtl/>
        </w:rPr>
        <w:t xml:space="preserve">גזרה </w:t>
      </w:r>
      <w:r w:rsidRPr="00C35A2C">
        <w:rPr>
          <w:rFonts w:hint="cs"/>
          <w:rtl/>
        </w:rPr>
        <w:t>שמא יגביה ואח</w:t>
      </w:r>
      <w:r>
        <w:rPr>
          <w:rtl/>
        </w:rPr>
        <w:t>"</w:t>
      </w:r>
      <w:r w:rsidRPr="00C35A2C">
        <w:rPr>
          <w:rFonts w:hint="cs"/>
          <w:rtl/>
        </w:rPr>
        <w:t>כ יבטלה והוי עכום ביד ישראל שאינה בטלה לעולם</w:t>
      </w:r>
      <w:r w:rsidRPr="00C35A2C">
        <w:rPr>
          <w:rtl/>
        </w:rPr>
        <w:t>.</w:t>
      </w:r>
    </w:p>
    <w:p w14:paraId="4C0D7FC6" w14:textId="77777777" w:rsidR="005D62EA" w:rsidRDefault="00910F84" w:rsidP="005D62EA">
      <w:pPr>
        <w:pStyle w:val="36"/>
        <w:framePr w:wrap="notBeside"/>
        <w:rPr>
          <w:rtl/>
        </w:rPr>
      </w:pPr>
      <w:r w:rsidRPr="00C35A2C">
        <w:rPr>
          <w:rtl/>
        </w:rPr>
        <w:t xml:space="preserve">• </w:t>
      </w:r>
      <w:r w:rsidRPr="00C35A2C">
        <w:rPr>
          <w:rFonts w:hint="cs"/>
          <w:rtl/>
        </w:rPr>
        <w:t xml:space="preserve">והך </w:t>
      </w:r>
    </w:p>
    <w:p w14:paraId="137BFC69" w14:textId="4FCB79D3" w:rsidR="00910F84" w:rsidRPr="00C35A2C" w:rsidRDefault="00910F84" w:rsidP="00910F84">
      <w:pPr>
        <w:rPr>
          <w:rtl/>
        </w:rPr>
      </w:pPr>
      <w:r w:rsidRPr="00C35A2C">
        <w:rPr>
          <w:rFonts w:hint="cs"/>
          <w:rtl/>
        </w:rPr>
        <w:t>ד</w:t>
      </w:r>
      <w:r w:rsidRPr="00C35A2C">
        <w:rPr>
          <w:rtl/>
        </w:rPr>
        <w:t>עכו</w:t>
      </w:r>
      <w:r>
        <w:rPr>
          <w:rtl/>
        </w:rPr>
        <w:t>"</w:t>
      </w:r>
      <w:r w:rsidRPr="00C35A2C">
        <w:rPr>
          <w:rtl/>
        </w:rPr>
        <w:t xml:space="preserve">ם שהביא אבנים מן המרקוליס וחיפה בהן דרכים וטרטיאות - מותרות, וישראל שהביא אבנים מן המרקוליס וחיפה בהן דרכים וטרטיאות אסורות; אמאי? תיהוי כעבודת כוכבים שנשתברה מאליה! </w:t>
      </w:r>
    </w:p>
    <w:p w14:paraId="168EF94D" w14:textId="77777777" w:rsidR="00910F84" w:rsidRPr="00C35A2C" w:rsidRDefault="00910F84" w:rsidP="00910F84">
      <w:pPr>
        <w:pStyle w:val="afffa"/>
        <w:rPr>
          <w:rtl/>
        </w:rPr>
      </w:pPr>
      <w:r>
        <w:rPr>
          <w:rtl/>
        </w:rPr>
        <w:t xml:space="preserve">- </w:t>
      </w:r>
      <w:r w:rsidRPr="00C35A2C">
        <w:rPr>
          <w:rtl/>
        </w:rPr>
        <w:t>הכא נמי כדרבא.</w:t>
      </w:r>
    </w:p>
    <w:p w14:paraId="27567464" w14:textId="77777777" w:rsidR="005D62EA" w:rsidRDefault="00910F84" w:rsidP="005D62EA">
      <w:pPr>
        <w:pStyle w:val="36"/>
        <w:framePr w:wrap="notBeside"/>
        <w:rPr>
          <w:rtl/>
        </w:rPr>
      </w:pPr>
      <w:r w:rsidRPr="00C35A2C">
        <w:rPr>
          <w:rtl/>
        </w:rPr>
        <w:t xml:space="preserve">• </w:t>
      </w:r>
      <w:r w:rsidRPr="00C35A2C">
        <w:rPr>
          <w:rFonts w:hint="cs"/>
          <w:rtl/>
        </w:rPr>
        <w:t xml:space="preserve">והך </w:t>
      </w:r>
    </w:p>
    <w:p w14:paraId="05FEB872" w14:textId="004E5DA4" w:rsidR="00910F84" w:rsidRPr="00C35A2C" w:rsidRDefault="005D62EA" w:rsidP="00910F84">
      <w:pPr>
        <w:rPr>
          <w:rtl/>
        </w:rPr>
      </w:pPr>
      <w:r>
        <w:rPr>
          <w:rFonts w:hint="cs"/>
          <w:rtl/>
        </w:rPr>
        <w:t xml:space="preserve">דגוי </w:t>
      </w:r>
      <w:r w:rsidR="00910F84" w:rsidRPr="00C35A2C">
        <w:rPr>
          <w:rtl/>
        </w:rPr>
        <w:t xml:space="preserve">ששיפה עבודת כוכבים לצרכו - היא ושיפוייה מותרין, לצרכה - היא אסורה ושיפוייה מותרין, וישראל ששיפה עבודת כוכבים, בין לצרכו בין לצרכה היא ושיפוייה אסורין; אמאי? תיהוי כעבודת כוכבים שנשתברה מאליה! </w:t>
      </w:r>
    </w:p>
    <w:p w14:paraId="17F6AD1B" w14:textId="77777777" w:rsidR="00910F84" w:rsidRPr="00C35A2C" w:rsidRDefault="00910F84" w:rsidP="00910F84">
      <w:pPr>
        <w:pStyle w:val="afffa"/>
        <w:rPr>
          <w:rtl/>
        </w:rPr>
      </w:pPr>
      <w:r>
        <w:rPr>
          <w:rtl/>
        </w:rPr>
        <w:t xml:space="preserve">- </w:t>
      </w:r>
      <w:r w:rsidRPr="00C35A2C">
        <w:rPr>
          <w:rtl/>
        </w:rPr>
        <w:t>הכא נמי כדרבא.</w:t>
      </w:r>
    </w:p>
    <w:p w14:paraId="040A735A" w14:textId="77777777" w:rsidR="005D62EA" w:rsidRDefault="00910F84" w:rsidP="005D62EA">
      <w:pPr>
        <w:pStyle w:val="36"/>
        <w:framePr w:wrap="notBeside"/>
        <w:rPr>
          <w:rtl/>
        </w:rPr>
      </w:pPr>
      <w:r w:rsidRPr="00C35A2C">
        <w:rPr>
          <w:rtl/>
        </w:rPr>
        <w:t xml:space="preserve">• </w:t>
      </w:r>
      <w:r w:rsidRPr="00C35A2C">
        <w:rPr>
          <w:rFonts w:hint="cs"/>
          <w:rtl/>
        </w:rPr>
        <w:t xml:space="preserve">והך </w:t>
      </w:r>
    </w:p>
    <w:p w14:paraId="6D5BA76B" w14:textId="5D2F8B93" w:rsidR="00910F84" w:rsidRPr="00C35A2C" w:rsidRDefault="00910F84" w:rsidP="00910F84">
      <w:pPr>
        <w:rPr>
          <w:rtl/>
        </w:rPr>
      </w:pPr>
      <w:r w:rsidRPr="00C35A2C">
        <w:rPr>
          <w:rFonts w:hint="cs"/>
          <w:rtl/>
        </w:rPr>
        <w:t>דרבי יוסי</w:t>
      </w:r>
      <w:r w:rsidRPr="00C35A2C">
        <w:rPr>
          <w:rtl/>
        </w:rPr>
        <w:t xml:space="preserve">: שוחק וזורה לרוח או מטיל לים, אמרו לו: אף היא נעשה זבל, </w:t>
      </w:r>
      <w:r w:rsidRPr="005D62EA">
        <w:rPr>
          <w:rStyle w:val="affff1"/>
          <w:rtl/>
        </w:rPr>
        <w:t>וכתיב:</w:t>
      </w:r>
      <w:r w:rsidRPr="003F072B">
        <w:rPr>
          <w:rStyle w:val="afffd"/>
          <w:rtl/>
        </w:rPr>
        <w:t xml:space="preserve"> </w:t>
      </w:r>
      <w:r w:rsidRPr="003F072B">
        <w:rPr>
          <w:rStyle w:val="afffd"/>
          <w:rFonts w:hint="cs"/>
          <w:rtl/>
        </w:rPr>
        <w:t>'</w:t>
      </w:r>
      <w:r w:rsidRPr="003F072B">
        <w:rPr>
          <w:rStyle w:val="afffd"/>
          <w:rtl/>
        </w:rPr>
        <w:t>לא ידבק בידך מאומה מן החרם</w:t>
      </w:r>
      <w:r w:rsidRPr="003F072B">
        <w:rPr>
          <w:rStyle w:val="afffd"/>
          <w:rFonts w:hint="cs"/>
          <w:rtl/>
        </w:rPr>
        <w:t>'</w:t>
      </w:r>
      <w:r w:rsidRPr="00C35A2C">
        <w:rPr>
          <w:rtl/>
        </w:rPr>
        <w:t xml:space="preserve">; אמאי? תיהוי כעבודת כוכבים שנשתברה מאליה! </w:t>
      </w:r>
    </w:p>
    <w:p w14:paraId="7032A011" w14:textId="77777777" w:rsidR="00910F84" w:rsidRPr="00C35A2C" w:rsidRDefault="00910F84" w:rsidP="00910F84">
      <w:pPr>
        <w:pStyle w:val="afffa"/>
        <w:rPr>
          <w:rtl/>
        </w:rPr>
      </w:pPr>
      <w:r>
        <w:rPr>
          <w:rtl/>
        </w:rPr>
        <w:t xml:space="preserve">- </w:t>
      </w:r>
      <w:r w:rsidRPr="00C35A2C">
        <w:rPr>
          <w:rtl/>
        </w:rPr>
        <w:t>ה</w:t>
      </w:r>
      <w:r>
        <w:rPr>
          <w:rtl/>
        </w:rPr>
        <w:t>"</w:t>
      </w:r>
      <w:r w:rsidRPr="00C35A2C">
        <w:rPr>
          <w:rFonts w:hint="cs"/>
          <w:rtl/>
        </w:rPr>
        <w:t>נ</w:t>
      </w:r>
      <w:r w:rsidRPr="00C35A2C">
        <w:rPr>
          <w:rtl/>
        </w:rPr>
        <w:t xml:space="preserve"> כדרבא.</w:t>
      </w:r>
    </w:p>
    <w:p w14:paraId="5EDB7471" w14:textId="77777777" w:rsidR="005D62EA" w:rsidRDefault="00910F84" w:rsidP="005D62EA">
      <w:pPr>
        <w:pStyle w:val="36"/>
        <w:framePr w:wrap="notBeside"/>
        <w:rPr>
          <w:rtl/>
        </w:rPr>
      </w:pPr>
      <w:r w:rsidRPr="00C35A2C">
        <w:rPr>
          <w:rtl/>
        </w:rPr>
        <w:t xml:space="preserve">• </w:t>
      </w:r>
      <w:r w:rsidRPr="00C35A2C">
        <w:rPr>
          <w:rFonts w:hint="cs"/>
          <w:rtl/>
        </w:rPr>
        <w:t xml:space="preserve">והך </w:t>
      </w:r>
    </w:p>
    <w:p w14:paraId="6133911A" w14:textId="4A1D3DDF" w:rsidR="00910F84" w:rsidRPr="00C35A2C" w:rsidRDefault="00910F84" w:rsidP="00910F84">
      <w:pPr>
        <w:rPr>
          <w:rtl/>
        </w:rPr>
      </w:pPr>
      <w:r w:rsidRPr="005D62EA">
        <w:rPr>
          <w:rStyle w:val="affff1"/>
          <w:rFonts w:hint="cs"/>
          <w:rtl/>
        </w:rPr>
        <w:t>ד</w:t>
      </w:r>
      <w:r w:rsidRPr="005D62EA">
        <w:rPr>
          <w:rStyle w:val="affff1"/>
          <w:rtl/>
        </w:rPr>
        <w:t>רבי יוסי בן יסיאן אומר:</w:t>
      </w:r>
      <w:r w:rsidRPr="00C35A2C">
        <w:rPr>
          <w:rtl/>
        </w:rPr>
        <w:t xml:space="preserve"> מצא צורת דרקון וראשו חתוך, ספק עכו</w:t>
      </w:r>
      <w:r>
        <w:rPr>
          <w:rtl/>
        </w:rPr>
        <w:t>"</w:t>
      </w:r>
      <w:r w:rsidRPr="00C35A2C">
        <w:rPr>
          <w:rtl/>
        </w:rPr>
        <w:t xml:space="preserve">ם חתכו, ספק ישראל חתכו - מותר, ודאי ישראל חתכו - אסור; אמאי? תיהוי כעבודת כוכבים שנשתברה מאליה! </w:t>
      </w:r>
      <w:r w:rsidRPr="00C35A2C">
        <w:rPr>
          <w:rFonts w:hint="cs"/>
          <w:rtl/>
        </w:rPr>
        <w:t xml:space="preserve"> -    ה</w:t>
      </w:r>
      <w:r>
        <w:rPr>
          <w:rtl/>
        </w:rPr>
        <w:t>"</w:t>
      </w:r>
      <w:r w:rsidRPr="00C35A2C">
        <w:rPr>
          <w:rFonts w:hint="cs"/>
          <w:rtl/>
        </w:rPr>
        <w:t>נ</w:t>
      </w:r>
      <w:r w:rsidRPr="00C35A2C">
        <w:rPr>
          <w:rtl/>
        </w:rPr>
        <w:t xml:space="preserve"> כדרבא.</w:t>
      </w:r>
    </w:p>
    <w:p w14:paraId="507B4953" w14:textId="77777777" w:rsidR="005D62EA" w:rsidRDefault="00910F84" w:rsidP="005D62EA">
      <w:pPr>
        <w:pStyle w:val="36"/>
        <w:framePr w:wrap="notBeside"/>
        <w:rPr>
          <w:rtl/>
        </w:rPr>
      </w:pPr>
      <w:r w:rsidRPr="00C35A2C">
        <w:rPr>
          <w:rtl/>
        </w:rPr>
        <w:t xml:space="preserve">• </w:t>
      </w:r>
      <w:r w:rsidRPr="00C35A2C">
        <w:rPr>
          <w:rFonts w:hint="cs"/>
          <w:rtl/>
        </w:rPr>
        <w:t xml:space="preserve">והך </w:t>
      </w:r>
    </w:p>
    <w:p w14:paraId="12528610" w14:textId="2E6E1729" w:rsidR="00910F84" w:rsidRPr="00C35A2C" w:rsidRDefault="00910F84" w:rsidP="00910F84">
      <w:pPr>
        <w:rPr>
          <w:rtl/>
        </w:rPr>
      </w:pPr>
      <w:r w:rsidRPr="00C35A2C">
        <w:rPr>
          <w:rFonts w:hint="cs"/>
          <w:rtl/>
        </w:rPr>
        <w:t>דר</w:t>
      </w:r>
      <w:r w:rsidRPr="00C35A2C">
        <w:rPr>
          <w:rtl/>
        </w:rPr>
        <w:t xml:space="preserve">בי יוסי: אף לא ירקות בימות הגשמים, מפני שהנבייה נושרת עליהן; </w:t>
      </w:r>
      <w:r w:rsidRPr="00C35A2C">
        <w:rPr>
          <w:rFonts w:hint="cs"/>
          <w:rtl/>
        </w:rPr>
        <w:t xml:space="preserve"> </w:t>
      </w:r>
      <w:r w:rsidRPr="00C35A2C">
        <w:rPr>
          <w:rtl/>
        </w:rPr>
        <w:t>אמאי? תיהוי כ</w:t>
      </w:r>
      <w:r>
        <w:rPr>
          <w:rtl/>
        </w:rPr>
        <w:t>עכו"ם</w:t>
      </w:r>
      <w:r w:rsidRPr="00C35A2C">
        <w:rPr>
          <w:rFonts w:hint="cs"/>
          <w:rtl/>
        </w:rPr>
        <w:t xml:space="preserve"> </w:t>
      </w:r>
      <w:r w:rsidRPr="00C35A2C">
        <w:rPr>
          <w:rtl/>
        </w:rPr>
        <w:t xml:space="preserve">שנשברה מאליה! </w:t>
      </w:r>
    </w:p>
    <w:p w14:paraId="02EDD1B5" w14:textId="77777777" w:rsidR="00910F84" w:rsidRPr="00C35A2C" w:rsidRDefault="00910F84" w:rsidP="00910F84">
      <w:pPr>
        <w:pStyle w:val="afffa"/>
        <w:rPr>
          <w:rtl/>
        </w:rPr>
      </w:pPr>
      <w:r>
        <w:rPr>
          <w:rtl/>
        </w:rPr>
        <w:t xml:space="preserve">- </w:t>
      </w:r>
      <w:r w:rsidRPr="00C35A2C">
        <w:rPr>
          <w:rtl/>
        </w:rPr>
        <w:t>שאני התם, דעיקר עבודת כוכבים קיימת.</w:t>
      </w:r>
    </w:p>
    <w:p w14:paraId="7892C193" w14:textId="77777777" w:rsidR="00910F84" w:rsidRPr="00C35A2C" w:rsidRDefault="00910F84" w:rsidP="00910F84">
      <w:pPr>
        <w:pStyle w:val="aff6"/>
        <w:framePr w:wrap="around"/>
        <w:rPr>
          <w:rtl/>
        </w:rPr>
      </w:pPr>
      <w:r w:rsidRPr="00C35A2C">
        <w:rPr>
          <w:rFonts w:hint="cs"/>
          <w:rtl/>
        </w:rPr>
        <w:t xml:space="preserve">מב: </w:t>
      </w:r>
    </w:p>
    <w:p w14:paraId="311926C8" w14:textId="77777777" w:rsidR="00910F84" w:rsidRPr="00C35A2C" w:rsidRDefault="00910F84" w:rsidP="00910F84">
      <w:pPr>
        <w:rPr>
          <w:rtl/>
        </w:rPr>
      </w:pPr>
      <w:r w:rsidRPr="00C35A2C">
        <w:rPr>
          <w:rtl/>
        </w:rPr>
        <w:t>ו</w:t>
      </w:r>
      <w:r w:rsidRPr="00C35A2C">
        <w:rPr>
          <w:rFonts w:hint="cs"/>
          <w:rtl/>
        </w:rPr>
        <w:t>אפי' דשיפוייה של עכו</w:t>
      </w:r>
      <w:r>
        <w:rPr>
          <w:rtl/>
        </w:rPr>
        <w:t>"</w:t>
      </w:r>
      <w:r w:rsidRPr="00C35A2C">
        <w:rPr>
          <w:rFonts w:hint="cs"/>
          <w:rtl/>
        </w:rPr>
        <w:t xml:space="preserve">ם מותרת הכא אסורה שאין עכום [אשרה] בטלה דרך גדילתה </w:t>
      </w:r>
    </w:p>
    <w:p w14:paraId="02EE3D0D" w14:textId="77777777" w:rsidR="005D62EA" w:rsidRDefault="00910F84" w:rsidP="005D62EA">
      <w:pPr>
        <w:pStyle w:val="36"/>
        <w:framePr w:wrap="notBeside"/>
        <w:rPr>
          <w:rtl/>
        </w:rPr>
      </w:pPr>
      <w:r w:rsidRPr="00C35A2C">
        <w:rPr>
          <w:rtl/>
        </w:rPr>
        <w:t xml:space="preserve">• </w:t>
      </w:r>
      <w:r w:rsidRPr="00C35A2C">
        <w:rPr>
          <w:rFonts w:hint="cs"/>
          <w:rtl/>
        </w:rPr>
        <w:t xml:space="preserve">והקשה </w:t>
      </w:r>
    </w:p>
    <w:p w14:paraId="2CF1934F" w14:textId="2412DE7E" w:rsidR="00910F84" w:rsidRDefault="00910F84" w:rsidP="00910F84">
      <w:pPr>
        <w:rPr>
          <w:rtl/>
        </w:rPr>
      </w:pPr>
      <w:r>
        <w:rPr>
          <w:rStyle w:val="affff1"/>
          <w:rFonts w:hint="cs"/>
          <w:rtl/>
          <w:rPrChange w:id="9834" w:author="מנוע אמוראים" w:date="2026-10-05T16:41:56Z">
            <w:rPr>
              <w:rFonts w:hint="cs"/>
              <w:rtl/>
            </w:rPr>
          </w:rPrChange>
        </w:rPr>
        <w:t xml:space="preserve">רשב</w:t>
      </w:r>
      <w:r>
        <w:rPr>
          <w:rStyle w:val="affff1"/>
          <w:rtl/>
          <w:rPrChange w:id="9835" w:author="מנוע אמוראים" w:date="2026-10-05T16:41:56Z">
            <w:rPr>
              <w:rtl/>
            </w:rPr>
          </w:rPrChange>
        </w:rPr>
        <w:t xml:space="preserve">"</w:t>
      </w:r>
      <w:r>
        <w:rPr>
          <w:rStyle w:val="affff1"/>
          <w:rFonts w:hint="cs"/>
          <w:rtl/>
          <w:rPrChange w:id="9836" w:author="מנוע אמוראים" w:date="2026-10-05T16:41:56Z">
            <w:rPr>
              <w:rFonts w:hint="cs"/>
              <w:rtl/>
            </w:rPr>
          </w:rPrChange>
        </w:rPr>
        <w:t xml:space="preserve">ל</w:t>
      </w:r>
      <w:r>
        <w:rPr>
          <w:rFonts w:hint="cs"/>
          <w:rtl/>
        </w:rPr>
        <w:t xml:space="preserve"> </w:t>
      </w:r>
      <w:r>
        <w:rPr>
          <w:rStyle w:val="affff1"/>
          <w:rFonts w:hint="cs"/>
          <w:rtl/>
          <w:rPrChange w:id="9837" w:author="מנוע אמוראים" w:date="2026-10-05T16:41:56Z">
            <w:rPr>
              <w:rFonts w:hint="cs"/>
              <w:rtl/>
            </w:rPr>
          </w:rPrChange>
        </w:rPr>
        <w:t xml:space="preserve">לרי</w:t>
      </w:r>
      <w:r>
        <w:rPr>
          <w:rStyle w:val="affff1"/>
          <w:rtl/>
          <w:rPrChange w:id="9838" w:author="מנוע אמוראים" w:date="2026-10-05T16:41:56Z">
            <w:rPr>
              <w:rtl/>
            </w:rPr>
          </w:rPrChange>
        </w:rPr>
        <w:t xml:space="preserve">"</w:t>
      </w:r>
      <w:r>
        <w:rPr>
          <w:rStyle w:val="affff1"/>
          <w:rFonts w:hint="cs"/>
          <w:rtl/>
          <w:rPrChange w:id="9839" w:author="מנוע אמוראים" w:date="2026-10-05T16:41:56Z">
            <w:rPr>
              <w:rFonts w:hint="cs"/>
              <w:rtl/>
            </w:rPr>
          </w:rPrChange>
        </w:rPr>
        <w:t xml:space="preserve">ו</w:t>
      </w:r>
      <w:r w:rsidRPr="00C35A2C">
        <w:rPr>
          <w:rtl/>
        </w:rPr>
        <w:t>: קן שבראש האילן של הקדש - לא נהנין ולא מועלין, בראשה של אשרה - יתיז בקנה; קס</w:t>
      </w:r>
      <w:r>
        <w:rPr>
          <w:rtl/>
        </w:rPr>
        <w:t>"</w:t>
      </w:r>
      <w:r w:rsidRPr="00C35A2C">
        <w:rPr>
          <w:rtl/>
        </w:rPr>
        <w:t xml:space="preserve">ד כגון ששברה ממנו עצים וקינתה בהן, וקתני: יתיז בקנה! </w:t>
      </w:r>
      <w:r>
        <w:rPr>
          <w:rFonts w:hint="cs"/>
          <w:rtl/>
        </w:rPr>
        <w:t xml:space="preserve">[ומותרת ודלא </w:t>
      </w:r>
      <w:r>
        <w:rPr>
          <w:rStyle w:val="affff1"/>
          <w:rFonts w:hint="cs"/>
          <w:rtl/>
          <w:rPrChange w:id="9840" w:author="מנוע אמוראים" w:date="2026-10-05T16:41:56Z">
            <w:rPr>
              <w:rFonts w:hint="cs"/>
              <w:rtl/>
            </w:rPr>
          </w:rPrChange>
        </w:rPr>
        <w:t xml:space="preserve">כרי</w:t>
      </w:r>
      <w:r>
        <w:rPr>
          <w:rStyle w:val="affff1"/>
          <w:rtl/>
          <w:rPrChange w:id="9841" w:author="מנוע אמוראים" w:date="2026-10-05T16:41:56Z">
            <w:rPr>
              <w:rtl/>
            </w:rPr>
          </w:rPrChange>
        </w:rPr>
        <w:t xml:space="preserve">"</w:t>
      </w:r>
      <w:r>
        <w:rPr>
          <w:rStyle w:val="affff1"/>
          <w:rFonts w:hint="cs"/>
          <w:rtl/>
          <w:rPrChange w:id="9842" w:author="מנוע אמוראים" w:date="2026-10-05T16:41:56Z">
            <w:rPr>
              <w:rFonts w:hint="cs"/>
              <w:rtl/>
            </w:rPr>
          </w:rPrChange>
        </w:rPr>
        <w:t xml:space="preserve">ו</w:t>
      </w:r>
      <w:r>
        <w:rPr>
          <w:rFonts w:hint="cs"/>
          <w:rtl/>
        </w:rPr>
        <w:t xml:space="preserve">]</w:t>
      </w:r>
    </w:p>
    <w:p w14:paraId="6808077A" w14:textId="77777777" w:rsidR="005D62EA" w:rsidRDefault="00910F84" w:rsidP="005D62EA">
      <w:pPr>
        <w:pStyle w:val="36"/>
        <w:framePr w:wrap="notBeside"/>
        <w:rPr>
          <w:rtl/>
        </w:rPr>
      </w:pPr>
      <w:r>
        <w:rPr>
          <w:rtl/>
        </w:rPr>
        <w:t>- • אר</w:t>
      </w:r>
      <w:r w:rsidRPr="00C35A2C">
        <w:rPr>
          <w:rFonts w:hint="cs"/>
          <w:rtl/>
        </w:rPr>
        <w:t>י</w:t>
      </w:r>
      <w:r>
        <w:rPr>
          <w:rtl/>
        </w:rPr>
        <w:t>"</w:t>
      </w:r>
      <w:r w:rsidRPr="00C35A2C">
        <w:rPr>
          <w:rFonts w:hint="cs"/>
          <w:rtl/>
        </w:rPr>
        <w:t>ו:</w:t>
      </w:r>
    </w:p>
    <w:p w14:paraId="4AAD1092" w14:textId="44E032C2" w:rsidR="00910F84" w:rsidRPr="00C35A2C" w:rsidRDefault="00910F84" w:rsidP="005D62EA">
      <w:pPr>
        <w:rPr>
          <w:rtl/>
        </w:rPr>
      </w:pPr>
      <w:r w:rsidRPr="00C35A2C">
        <w:rPr>
          <w:rFonts w:hint="cs"/>
          <w:rtl/>
        </w:rPr>
        <w:t xml:space="preserve"> </w:t>
      </w:r>
      <w:r w:rsidRPr="00C35A2C">
        <w:rPr>
          <w:rtl/>
        </w:rPr>
        <w:t>הב</w:t>
      </w:r>
      <w:r>
        <w:rPr>
          <w:rtl/>
        </w:rPr>
        <w:t>"</w:t>
      </w:r>
      <w:r w:rsidRPr="00C35A2C">
        <w:rPr>
          <w:rtl/>
        </w:rPr>
        <w:t>ע כגון דאייתי עצים מעלמא וקינתה בהן.</w:t>
      </w:r>
    </w:p>
    <w:p w14:paraId="6C6186D4" w14:textId="50535813" w:rsidR="00910F84" w:rsidRPr="00C35A2C" w:rsidRDefault="00910F84" w:rsidP="00910F84">
      <w:pPr>
        <w:rPr>
          <w:rtl/>
        </w:rPr>
      </w:pPr>
      <w:r w:rsidRPr="005D62EA">
        <w:rPr>
          <w:rStyle w:val="affff1"/>
          <w:rtl/>
        </w:rPr>
        <w:t>דיקא נמי,</w:t>
      </w:r>
      <w:r w:rsidRPr="00C35A2C">
        <w:rPr>
          <w:rtl/>
        </w:rPr>
        <w:t xml:space="preserve"> </w:t>
      </w:r>
      <w:r w:rsidRPr="005D62EA">
        <w:rPr>
          <w:rStyle w:val="affff1"/>
          <w:rtl/>
        </w:rPr>
        <w:t>דתני גבי הקדש:</w:t>
      </w:r>
      <w:r w:rsidRPr="00C35A2C">
        <w:rPr>
          <w:rtl/>
        </w:rPr>
        <w:t xml:space="preserve"> לא נהנין </w:t>
      </w:r>
      <w:r w:rsidRPr="005D62EA">
        <w:rPr>
          <w:rStyle w:val="affff8"/>
          <w:rFonts w:hint="cs"/>
          <w:rtl/>
        </w:rPr>
        <w:t>[מדרבנן]</w:t>
      </w:r>
      <w:r w:rsidRPr="00C35A2C">
        <w:rPr>
          <w:rFonts w:hint="cs"/>
          <w:rtl/>
        </w:rPr>
        <w:t xml:space="preserve"> </w:t>
      </w:r>
      <w:r w:rsidRPr="00C35A2C">
        <w:rPr>
          <w:rtl/>
        </w:rPr>
        <w:t>ולא מועלין</w:t>
      </w:r>
      <w:r w:rsidRPr="005D62EA">
        <w:rPr>
          <w:rStyle w:val="affff8"/>
          <w:rFonts w:hint="cs"/>
          <w:rtl/>
        </w:rPr>
        <w:t>[מדאורייתא דהא לא קדשו]</w:t>
      </w:r>
      <w:r w:rsidRPr="00C35A2C">
        <w:rPr>
          <w:rFonts w:hint="cs"/>
          <w:rtl/>
        </w:rPr>
        <w:t xml:space="preserve"> </w:t>
      </w:r>
    </w:p>
    <w:p w14:paraId="747E7264" w14:textId="77777777" w:rsidR="00910F84" w:rsidRPr="00C35A2C" w:rsidRDefault="00910F84" w:rsidP="00910F84">
      <w:pPr>
        <w:rPr>
          <w:rtl/>
        </w:rPr>
      </w:pPr>
      <w:r w:rsidRPr="00C35A2C">
        <w:rPr>
          <w:rFonts w:hint="cs"/>
          <w:rtl/>
        </w:rPr>
        <w:t>ד</w:t>
      </w:r>
      <w:r w:rsidRPr="00C35A2C">
        <w:rPr>
          <w:rtl/>
        </w:rPr>
        <w:t>אי ששברה עצים ממנו וקינתה בהן, אמאי לא מועלין הא קד</w:t>
      </w:r>
      <w:r w:rsidRPr="00C35A2C">
        <w:rPr>
          <w:rFonts w:hint="cs"/>
          <w:rtl/>
        </w:rPr>
        <w:t>ושים הן ובהכרח דהביאה עצים מעלמא</w:t>
      </w:r>
      <w:r w:rsidRPr="00C35A2C">
        <w:rPr>
          <w:rtl/>
        </w:rPr>
        <w:t xml:space="preserve"> </w:t>
      </w:r>
    </w:p>
    <w:p w14:paraId="2E82B7ED" w14:textId="77777777" w:rsidR="005D62EA" w:rsidRDefault="00910F84" w:rsidP="005D62EA">
      <w:pPr>
        <w:pStyle w:val="36"/>
        <w:framePr w:wrap="notBeside"/>
        <w:rPr>
          <w:rtl/>
        </w:rPr>
      </w:pPr>
      <w:r w:rsidRPr="00C35A2C">
        <w:rPr>
          <w:rFonts w:hint="cs"/>
          <w:rtl/>
        </w:rPr>
        <w:t xml:space="preserve">- ודחי' </w:t>
      </w:r>
    </w:p>
    <w:p w14:paraId="31F75E70" w14:textId="4AA4C768" w:rsidR="00910F84" w:rsidRPr="00C35A2C" w:rsidRDefault="00910F84" w:rsidP="005D62EA">
      <w:r w:rsidRPr="00C35A2C">
        <w:rPr>
          <w:rFonts w:hint="cs"/>
          <w:rtl/>
        </w:rPr>
        <w:t>לראייה דאפשר דמיירי הכא בגידולין הבאין אחר שהוקדש האילן וס</w:t>
      </w:r>
      <w:r>
        <w:rPr>
          <w:rtl/>
        </w:rPr>
        <w:t>"</w:t>
      </w:r>
      <w:r w:rsidRPr="00C35A2C">
        <w:rPr>
          <w:rFonts w:hint="cs"/>
          <w:rtl/>
        </w:rPr>
        <w:t xml:space="preserve">ל דאין מעילה בגידולין </w:t>
      </w:r>
    </w:p>
    <w:p w14:paraId="154A61E2" w14:textId="77777777" w:rsidR="005D62EA" w:rsidRDefault="00910F84" w:rsidP="005D62EA">
      <w:pPr>
        <w:pStyle w:val="36"/>
        <w:framePr w:wrap="notBeside"/>
        <w:rPr>
          <w:rtl/>
        </w:rPr>
      </w:pPr>
      <w:r w:rsidRPr="00C35A2C">
        <w:rPr>
          <w:rFonts w:hint="cs"/>
          <w:rtl/>
        </w:rPr>
        <w:t xml:space="preserve">- </w:t>
      </w:r>
      <w:r w:rsidRPr="00C35A2C">
        <w:rPr>
          <w:rFonts w:hint="cs"/>
          <w:rtl/>
        </w:rPr>
        <w:tab/>
      </w:r>
      <w:r w:rsidRPr="00C35A2C">
        <w:rPr>
          <w:rtl/>
        </w:rPr>
        <w:t>ור</w:t>
      </w:r>
      <w:r>
        <w:rPr>
          <w:rtl/>
        </w:rPr>
        <w:t>"</w:t>
      </w:r>
      <w:r w:rsidRPr="00C35A2C">
        <w:rPr>
          <w:rFonts w:hint="cs"/>
          <w:rtl/>
        </w:rPr>
        <w:t>א מרי</w:t>
      </w:r>
      <w:r>
        <w:rPr>
          <w:rtl/>
        </w:rPr>
        <w:t>"</w:t>
      </w:r>
      <w:r w:rsidRPr="00C35A2C">
        <w:rPr>
          <w:rFonts w:hint="cs"/>
          <w:rtl/>
        </w:rPr>
        <w:t>ו</w:t>
      </w:r>
      <w:r w:rsidRPr="00C35A2C">
        <w:rPr>
          <w:rtl/>
        </w:rPr>
        <w:t xml:space="preserve">: </w:t>
      </w:r>
    </w:p>
    <w:p w14:paraId="2298F5EB" w14:textId="2A41EED4" w:rsidR="005D62EA" w:rsidRDefault="00910F84" w:rsidP="005D62EA">
      <w:pPr>
        <w:rPr>
          <w:rtl/>
        </w:rPr>
      </w:pPr>
      <w:r w:rsidRPr="00C35A2C">
        <w:rPr>
          <w:rFonts w:hint="cs"/>
          <w:rtl/>
        </w:rPr>
        <w:t xml:space="preserve">הך </w:t>
      </w:r>
      <w:r w:rsidRPr="00C35A2C">
        <w:rPr>
          <w:rtl/>
        </w:rPr>
        <w:t xml:space="preserve"> </w:t>
      </w:r>
      <w:r w:rsidRPr="00C35A2C">
        <w:rPr>
          <w:b/>
          <w:bCs/>
          <w:rtl/>
        </w:rPr>
        <w:t>יתיז</w:t>
      </w:r>
      <w:r w:rsidRPr="00C35A2C">
        <w:rPr>
          <w:rFonts w:hint="cs"/>
          <w:rtl/>
        </w:rPr>
        <w:t xml:space="preserve">- היינו </w:t>
      </w:r>
      <w:r w:rsidRPr="00C35A2C">
        <w:rPr>
          <w:rtl/>
        </w:rPr>
        <w:t xml:space="preserve"> יתיז באפרוחין</w:t>
      </w:r>
      <w:r w:rsidRPr="00C35A2C">
        <w:rPr>
          <w:rFonts w:hint="cs"/>
          <w:rtl/>
        </w:rPr>
        <w:t xml:space="preserve"> ורק הם מותרין ולא העץ עצמו</w:t>
      </w:r>
      <w:r w:rsidRPr="00C35A2C">
        <w:rPr>
          <w:rtl/>
        </w:rPr>
        <w:t>.</w:t>
      </w:r>
    </w:p>
    <w:p w14:paraId="1323B025" w14:textId="77777777" w:rsidR="005D62EA" w:rsidRDefault="00910F84" w:rsidP="005D62EA">
      <w:pPr>
        <w:pStyle w:val="36"/>
        <w:framePr w:wrap="notBeside"/>
        <w:rPr>
          <w:rtl/>
        </w:rPr>
      </w:pPr>
      <w:r w:rsidRPr="00C35A2C">
        <w:rPr>
          <w:rtl/>
        </w:rPr>
        <w:t>א</w:t>
      </w:r>
      <w:r>
        <w:rPr>
          <w:rtl/>
        </w:rPr>
        <w:t>"</w:t>
      </w:r>
      <w:r w:rsidRPr="00C35A2C">
        <w:rPr>
          <w:rtl/>
        </w:rPr>
        <w:t>ל ר</w:t>
      </w:r>
      <w:r w:rsidRPr="00C35A2C">
        <w:rPr>
          <w:rFonts w:hint="cs"/>
          <w:rtl/>
        </w:rPr>
        <w:t>י</w:t>
      </w:r>
      <w:r>
        <w:rPr>
          <w:rtl/>
        </w:rPr>
        <w:t>"</w:t>
      </w:r>
      <w:r w:rsidRPr="00C35A2C">
        <w:rPr>
          <w:rFonts w:hint="cs"/>
          <w:rtl/>
        </w:rPr>
        <w:t>ע לריב</w:t>
      </w:r>
      <w:r>
        <w:rPr>
          <w:rtl/>
        </w:rPr>
        <w:t>"</w:t>
      </w:r>
      <w:r w:rsidRPr="00C35A2C">
        <w:rPr>
          <w:rFonts w:hint="cs"/>
          <w:rtl/>
        </w:rPr>
        <w:t xml:space="preserve">ת </w:t>
      </w:r>
    </w:p>
    <w:p w14:paraId="23462A2B" w14:textId="77777777" w:rsidR="005D62EA" w:rsidRDefault="00910F84" w:rsidP="005D62EA">
      <w:pPr>
        <w:rPr>
          <w:rtl/>
        </w:rPr>
      </w:pPr>
      <w:r w:rsidRPr="00C35A2C">
        <w:rPr>
          <w:rtl/>
        </w:rPr>
        <w:t>אסברה לך: באפרוחין - כאן וכאן מותרין, בביצים - כאן וכאן אסורין.</w:t>
      </w:r>
    </w:p>
    <w:p w14:paraId="5AB242DC" w14:textId="77777777" w:rsidR="005D62EA" w:rsidRDefault="00910F84" w:rsidP="005D62EA">
      <w:pPr>
        <w:pStyle w:val="36"/>
        <w:framePr w:wrap="notBeside"/>
        <w:rPr>
          <w:rtl/>
        </w:rPr>
      </w:pPr>
      <w:r>
        <w:rPr>
          <w:rtl/>
        </w:rPr>
        <w:t xml:space="preserve">- </w:t>
      </w:r>
      <w:r w:rsidRPr="00C35A2C">
        <w:rPr>
          <w:rtl/>
        </w:rPr>
        <w:t xml:space="preserve">אמר רב אשי: </w:t>
      </w:r>
    </w:p>
    <w:p w14:paraId="0206EFD3" w14:textId="0FE6C659" w:rsidR="00910F84" w:rsidRPr="00C35A2C" w:rsidRDefault="00910F84" w:rsidP="005D62EA">
      <w:pPr>
        <w:rPr>
          <w:rtl/>
        </w:rPr>
      </w:pPr>
      <w:r w:rsidRPr="00C35A2C">
        <w:rPr>
          <w:rtl/>
        </w:rPr>
        <w:t xml:space="preserve">ואפרוחין שצריכין לאמן כביצים דמו. </w:t>
      </w:r>
    </w:p>
    <w:p>
      <w:pPr>
        <w:pStyle w:val="affff4"/>
        <w:rPr>
          <w:ins w:id="20155" w:author="קלוד" w:date="2026-10-06T10:07:24Z"/>
        </w:rPr>
      </w:pPr>
      <w:ins w:id="20154" w:author="קלוד" w:date="2026-10-06T10:07:24Z">
        <w:r>
          <w:t xml:space="preserve">משנה ג</w:t>
        </w:r>
      </w:ins>
    </w:p>
    <w:p w14:paraId="5F2B322A" w14:textId="77777777" w:rsidR="00910F84" w:rsidRPr="00C35A2C" w:rsidRDefault="00910F84" w:rsidP="00910F84">
      <w:pPr>
        <w:pStyle w:val="affb"/>
        <w:rPr>
          <w:del w:id="20024" w:author="קלוד" w:date="2026-10-06T10:12:09Z"/>
          <w:rtl/>
        </w:rPr>
      </w:pPr>
      <w:ins w:id="9880" w:author="מספור קטעי משנה" w:date="2026-10-06T06:44:54Z">
        <w:del w:id="20022" w:author="קלוד" w:date="2026-10-06T10:12:09Z">
          <w:r>
            <w:rPr>
              <w:rStyle w:val="MisparKeta"/>
            </w:rPr>
            <w:delText xml:space="preserve">א. </w:delText>
          </w:r>
        </w:del>
      </w:ins>
      <w:del w:id="20023" w:author="קלוד" w:date="2026-10-06T10:12:09Z">
        <w:r w:rsidRPr="00C35A2C">
          <w:rPr>
            <w:rtl/>
          </w:rPr>
          <w:delText xml:space="preserve">מתני'.</w:delText>
        </w:r>
      </w:del>
    </w:p>
    <w:p w14:paraId="17305E2A" w14:textId="77777777" w:rsidR="00910F84" w:rsidRPr="00C35A2C" w:rsidRDefault="00910F84" w:rsidP="00910F84">
      <w:pPr>
        <w:pStyle w:val="affb"/>
        <w:rPr>
          <w:rtl/>
        </w:rPr>
      </w:pPr>
      <w:ins w:id="20098" w:author="קלוד" w:date="2026-10-06T10:12:09Z">
        <w:r>
          <w:rPr>
            <w:rStyle w:val="MisparKeta"/>
          </w:rPr>
          <w:t xml:space="preserve">א. </w:t>
        </w:r>
      </w:ins>
      <w:r w:rsidRPr="00C35A2C">
        <w:rPr>
          <w:rtl/>
        </w:rPr>
        <w:t>המוצא כלים ועליהם צו</w:t>
      </w:r>
      <w:r>
        <w:rPr>
          <w:rtl/>
        </w:rPr>
        <w:t xml:space="preserve">רת חמה, צורת לבנה, צורת דרקון </w:t>
      </w:r>
      <w:r w:rsidRPr="00C35A2C">
        <w:rPr>
          <w:rtl/>
        </w:rPr>
        <w:t xml:space="preserve">יוליכם לים המלח; </w:t>
      </w:r>
    </w:p>
    <w:p w14:paraId="4E8AB8D3" w14:textId="2A03CB6D" w:rsidR="00910F84" w:rsidRPr="00C35A2C" w:rsidRDefault="005D62EA" w:rsidP="005D62EA">
      <w:pPr>
        <w:pStyle w:val="affb"/>
        <w:rPr>
          <w:rtl/>
        </w:rPr>
      </w:pPr>
      <w:r w:rsidRPr="005D62EA">
        <w:rPr>
          <w:rStyle w:val="TanaimMishna"/>
          <w:rFonts w:hint="cs"/>
          <w:rtl/>
          <w:rPrChange w:id="20068" w:author="קלוד" w:date="2026-10-06T10:07:24Z">
            <w:rPr>
              <w:rStyle w:val="affff1"/>
              <w:rFonts w:hint="cs"/>
              <w:rtl/>
            </w:rPr>
          </w:rPrChange>
        </w:rPr>
        <w:t xml:space="preserve">רשב''ג </w:t>
      </w:r>
      <w:r w:rsidR="00910F84" w:rsidRPr="005D62EA">
        <w:rPr>
          <w:rStyle w:val="TanaimMishna"/>
          <w:rtl/>
          <w:rPrChange w:id="20069" w:author="קלוד" w:date="2026-10-06T10:07:24Z">
            <w:rPr>
              <w:rStyle w:val="affff1"/>
              <w:rtl/>
            </w:rPr>
          </w:rPrChange>
        </w:rPr>
        <w:t>אומר:</w:t>
      </w:r>
      <w:r w:rsidR="00910F84">
        <w:rPr>
          <w:rtl/>
        </w:rPr>
        <w:t xml:space="preserve"> שעל המכובדין</w:t>
      </w:r>
      <w:r w:rsidR="00910F84" w:rsidRPr="00C35A2C">
        <w:rPr>
          <w:rtl/>
        </w:rPr>
        <w:t xml:space="preserve"> אסורין, שעל המבוזין מותרין. </w:t>
      </w:r>
    </w:p>
    <w:p w14:paraId="3AE14447" w14:textId="77777777" w:rsidR="00910F84" w:rsidRPr="00C35A2C" w:rsidRDefault="00910F84" w:rsidP="00910F84">
      <w:pPr>
        <w:rPr>
          <w:rtl/>
        </w:rPr>
      </w:pPr>
      <w:r w:rsidRPr="00C35A2C">
        <w:rPr>
          <w:rtl/>
        </w:rPr>
        <w:lastRenderedPageBreak/>
        <w:t xml:space="preserve">למימרא, </w:t>
      </w:r>
      <w:r w:rsidRPr="00C35A2C">
        <w:rPr>
          <w:rFonts w:hint="cs"/>
          <w:rtl/>
        </w:rPr>
        <w:t xml:space="preserve">שלזה משתחווים ולא לדבר אחר </w:t>
      </w:r>
    </w:p>
    <w:p w14:paraId="50F72BFA" w14:textId="77777777" w:rsidR="005D62EA" w:rsidRDefault="00910F84" w:rsidP="005D62EA">
      <w:pPr>
        <w:pStyle w:val="36"/>
        <w:framePr w:wrap="notBeside"/>
        <w:rPr>
          <w:rtl/>
        </w:rPr>
      </w:pPr>
      <w:r w:rsidRPr="00C35A2C">
        <w:rPr>
          <w:rtl/>
        </w:rPr>
        <w:t xml:space="preserve">ורמינהי: </w:t>
      </w:r>
    </w:p>
    <w:p w14:paraId="6F053886" w14:textId="04DDEDC4" w:rsidR="00910F84" w:rsidRPr="00C35A2C" w:rsidRDefault="00910F84" w:rsidP="00910F84">
      <w:pPr>
        <w:rPr>
          <w:rtl/>
        </w:rPr>
      </w:pPr>
      <w:r w:rsidRPr="00C35A2C">
        <w:rPr>
          <w:rtl/>
        </w:rPr>
        <w:t xml:space="preserve">השוחט לשום ימים, לשום נהרות, לשום מדבר, לשום חמה, לשום לבנה, לשום כוכבים ומזלות, לשום מיכאל שר הגדול, לשום שילשול קטן - הרי אלו זבחי מתים! </w:t>
      </w:r>
    </w:p>
    <w:p w14:paraId="721AA42D" w14:textId="77777777" w:rsidR="005D62EA" w:rsidRDefault="00910F84" w:rsidP="005D62EA">
      <w:pPr>
        <w:pStyle w:val="36"/>
        <w:framePr w:wrap="notBeside"/>
        <w:rPr>
          <w:rtl/>
        </w:rPr>
      </w:pPr>
      <w:r>
        <w:rPr>
          <w:rtl/>
        </w:rPr>
        <w:t xml:space="preserve">- </w:t>
      </w:r>
      <w:r w:rsidRPr="00C35A2C">
        <w:rPr>
          <w:rtl/>
        </w:rPr>
        <w:t>אמר אביי:</w:t>
      </w:r>
    </w:p>
    <w:p w14:paraId="365659A0" w14:textId="10CF0C61" w:rsidR="00910F84" w:rsidRPr="00C35A2C" w:rsidRDefault="00910F84" w:rsidP="005D62EA">
      <w:r w:rsidRPr="00C35A2C">
        <w:rPr>
          <w:rFonts w:hint="cs"/>
          <w:rtl/>
        </w:rPr>
        <w:t xml:space="preserve"> לכל משתחוים אבל מיצר ומפלגח לאותם ג' ציירי ופלחי ולדברים אחרים לנוי בעלמא </w:t>
      </w:r>
    </w:p>
    <w:p w14:paraId="6E0F9A9E" w14:textId="77777777" w:rsidR="005D62EA" w:rsidRDefault="00910F84" w:rsidP="005D62EA">
      <w:pPr>
        <w:pStyle w:val="36"/>
        <w:framePr w:wrap="notBeside"/>
        <w:rPr>
          <w:rtl/>
        </w:rPr>
      </w:pPr>
      <w:r w:rsidRPr="00C35A2C">
        <w:rPr>
          <w:rtl/>
        </w:rPr>
        <w:t xml:space="preserve">• מנקיט רב ששת </w:t>
      </w:r>
    </w:p>
    <w:p w14:paraId="29B92D29" w14:textId="72832EFC" w:rsidR="00910F84" w:rsidRPr="00C35A2C" w:rsidRDefault="00910F84" w:rsidP="00910F84">
      <w:pPr>
        <w:rPr>
          <w:rtl/>
        </w:rPr>
      </w:pPr>
      <w:r w:rsidRPr="005D62EA">
        <w:rPr>
          <w:rStyle w:val="affff1"/>
          <w:rtl/>
        </w:rPr>
        <w:t>חומרי מתנייתא ותני:</w:t>
      </w:r>
      <w:r w:rsidRPr="00C35A2C">
        <w:rPr>
          <w:rtl/>
        </w:rPr>
        <w:t xml:space="preserve"> כל המזלות מותרין - חוץ ממזל חמה ולבנה, וכל הפרצופין מותרין חוץ מפרצוף אדם, וכל הצורות מותרות - חוץ מצורת דרקון.</w:t>
      </w:r>
    </w:p>
    <w:p w14:paraId="580B2DE2" w14:textId="6FF2FEF0" w:rsidR="00910F84" w:rsidRPr="00C35A2C" w:rsidRDefault="007364DD" w:rsidP="007364DD">
      <w:pPr>
        <w:bidi w:val="0"/>
        <w:spacing w:after="160" w:line="259" w:lineRule="auto"/>
        <w:jc w:val="left"/>
      </w:pPr>
      <w:r>
        <w:rPr>
          <w:rtl/>
        </w:rPr>
        <w:br w:type="page"/>
      </w:r>
    </w:p>
    <w:p w14:paraId="76239141" w14:textId="77777777" w:rsidR="005D62EA" w:rsidRDefault="00910F84" w:rsidP="005D62EA">
      <w:pPr>
        <w:pStyle w:val="36"/>
        <w:framePr w:wrap="notBeside"/>
        <w:rPr>
          <w:rtl/>
        </w:rPr>
      </w:pPr>
      <w:r w:rsidRPr="00C35A2C">
        <w:rPr>
          <w:rtl/>
        </w:rPr>
        <w:lastRenderedPageBreak/>
        <w:t xml:space="preserve">• אמר מר: </w:t>
      </w:r>
    </w:p>
    <w:p w14:paraId="4E243BAF" w14:textId="4F652404" w:rsidR="00910F84" w:rsidRPr="00C35A2C" w:rsidRDefault="00910F84" w:rsidP="00805DC2">
      <w:pPr>
        <w:pStyle w:val="affff2"/>
        <w:rPr>
          <w:rtl/>
        </w:rPr>
      </w:pPr>
      <w:r w:rsidRPr="00C35A2C">
        <w:rPr>
          <w:rtl/>
        </w:rPr>
        <w:t>כל המזלות מותרין חוץ ממזל חמה ולבנה.</w:t>
      </w:r>
    </w:p>
    <w:p w14:paraId="5F128BC7" w14:textId="77777777" w:rsidR="00910F84" w:rsidRPr="00C35A2C" w:rsidRDefault="00910F84" w:rsidP="00910F84">
      <w:pPr>
        <w:rPr>
          <w:rtl/>
        </w:rPr>
      </w:pPr>
      <w:r w:rsidRPr="00C35A2C">
        <w:rPr>
          <w:rFonts w:hint="cs"/>
          <w:b/>
          <w:bCs/>
          <w:rtl/>
        </w:rPr>
        <w:t>רישא</w:t>
      </w:r>
      <w:r w:rsidRPr="00C35A2C">
        <w:rPr>
          <w:rFonts w:hint="cs"/>
          <w:rtl/>
        </w:rPr>
        <w:t xml:space="preserve"> </w:t>
      </w:r>
      <w:r w:rsidRPr="00C35A2C">
        <w:rPr>
          <w:rFonts w:hint="cs"/>
          <w:b/>
          <w:bCs/>
          <w:rtl/>
        </w:rPr>
        <w:t>במוצא</w:t>
      </w:r>
      <w:r w:rsidRPr="00C35A2C">
        <w:rPr>
          <w:rFonts w:hint="cs"/>
          <w:rtl/>
        </w:rPr>
        <w:t xml:space="preserve"> ולאו בעושה דהא כל המזלות אסור דלא תעשון כדמות </w:t>
      </w:r>
      <w:r w:rsidRPr="00C35A2C">
        <w:rPr>
          <w:rtl/>
        </w:rPr>
        <w:t xml:space="preserve">שמשי המשמשין לפני במרום! </w:t>
      </w:r>
    </w:p>
    <w:p w14:paraId="46212AB5" w14:textId="77777777" w:rsidR="005D62EA" w:rsidRDefault="00910F84" w:rsidP="005D62EA">
      <w:pPr>
        <w:pStyle w:val="36"/>
        <w:framePr w:wrap="notBeside"/>
        <w:rPr>
          <w:rtl/>
        </w:rPr>
      </w:pPr>
      <w:r w:rsidRPr="00C35A2C">
        <w:rPr>
          <w:rtl/>
        </w:rPr>
        <w:t xml:space="preserve">אלא </w:t>
      </w:r>
    </w:p>
    <w:p w14:paraId="65893E03" w14:textId="01196415" w:rsidR="00910F84" w:rsidRPr="00C35A2C" w:rsidRDefault="00910F84" w:rsidP="005D62EA">
      <w:pPr>
        <w:rPr>
          <w:rtl/>
        </w:rPr>
      </w:pPr>
      <w:r w:rsidRPr="005D62EA">
        <w:rPr>
          <w:rStyle w:val="afff"/>
          <w:rtl/>
        </w:rPr>
        <w:t>במוצא,</w:t>
      </w:r>
      <w:r w:rsidRPr="00C35A2C">
        <w:rPr>
          <w:rtl/>
        </w:rPr>
        <w:t xml:space="preserve"> </w:t>
      </w:r>
      <w:r w:rsidRPr="005D62EA">
        <w:rPr>
          <w:rStyle w:val="affff1"/>
          <w:rtl/>
        </w:rPr>
        <w:t>וכדתנן:</w:t>
      </w:r>
      <w:r w:rsidRPr="00C35A2C">
        <w:rPr>
          <w:rtl/>
        </w:rPr>
        <w:t xml:space="preserve"> המוצא כלים ועליהם צורת חמה, צורת לבנה, צורת דרקון יוליכם לים המלח;</w:t>
      </w:r>
    </w:p>
    <w:p w14:paraId="5D1CE86F" w14:textId="4DD24172" w:rsidR="00910F84" w:rsidRPr="00C35A2C" w:rsidRDefault="00910F84" w:rsidP="00910F84">
      <w:pPr>
        <w:rPr>
          <w:rtl/>
        </w:rPr>
      </w:pPr>
      <w:r w:rsidRPr="00C35A2C">
        <w:rPr>
          <w:rFonts w:hint="cs"/>
          <w:b/>
          <w:bCs/>
          <w:rtl/>
        </w:rPr>
        <w:t>ו</w:t>
      </w:r>
      <w:r w:rsidRPr="00C35A2C">
        <w:rPr>
          <w:b/>
          <w:bCs/>
          <w:rtl/>
        </w:rPr>
        <w:t>מציעתא</w:t>
      </w:r>
      <w:r w:rsidRPr="00C35A2C">
        <w:rPr>
          <w:rFonts w:hint="cs"/>
          <w:rtl/>
        </w:rPr>
        <w:t xml:space="preserve"> </w:t>
      </w:r>
      <w:r w:rsidRPr="00C35A2C">
        <w:rPr>
          <w:rFonts w:hint="cs"/>
          <w:b/>
          <w:bCs/>
          <w:rtl/>
        </w:rPr>
        <w:t>בעושה</w:t>
      </w:r>
      <w:r w:rsidRPr="00C35A2C">
        <w:rPr>
          <w:rFonts w:hint="cs"/>
          <w:rtl/>
        </w:rPr>
        <w:t xml:space="preserve"> ולא במוצא דהא </w:t>
      </w:r>
      <w:r w:rsidRPr="00C35A2C">
        <w:rPr>
          <w:rtl/>
        </w:rPr>
        <w:t>כל הפרצופות מותרין חוץ מפרצוף אדם, אי במוצא, פרצוף אדם</w:t>
      </w:r>
      <w:r w:rsidRPr="00C35A2C">
        <w:rPr>
          <w:rFonts w:hint="cs"/>
          <w:rtl/>
        </w:rPr>
        <w:t xml:space="preserve"> </w:t>
      </w:r>
      <w:r w:rsidR="005702CC">
        <w:rPr>
          <w:rFonts w:hint="cs"/>
          <w:rtl/>
        </w:rPr>
        <w:t xml:space="preserve">גם מותר </w:t>
      </w:r>
      <w:r w:rsidRPr="005702CC">
        <w:rPr>
          <w:rStyle w:val="affff1"/>
          <w:rFonts w:hint="cs"/>
          <w:rtl/>
        </w:rPr>
        <w:t>ד</w:t>
      </w:r>
      <w:r w:rsidRPr="005702CC">
        <w:rPr>
          <w:rStyle w:val="affff1"/>
          <w:rtl/>
        </w:rPr>
        <w:t>תנן:</w:t>
      </w:r>
      <w:r w:rsidRPr="00C35A2C">
        <w:rPr>
          <w:rtl/>
        </w:rPr>
        <w:t xml:space="preserve"> המוצא כלים ועליהם צורת חמה</w:t>
      </w:r>
      <w:r w:rsidRPr="00C35A2C">
        <w:rPr>
          <w:rFonts w:hint="cs"/>
          <w:rtl/>
        </w:rPr>
        <w:t>,</w:t>
      </w:r>
      <w:r w:rsidRPr="00C35A2C">
        <w:rPr>
          <w:rtl/>
        </w:rPr>
        <w:t xml:space="preserve"> לבנה,</w:t>
      </w:r>
      <w:r w:rsidRPr="00C35A2C">
        <w:rPr>
          <w:rFonts w:hint="cs"/>
          <w:rtl/>
        </w:rPr>
        <w:t xml:space="preserve"> </w:t>
      </w:r>
      <w:r w:rsidRPr="00C35A2C">
        <w:rPr>
          <w:rtl/>
        </w:rPr>
        <w:t xml:space="preserve">דרקון יוליכם לים המלח; </w:t>
      </w:r>
      <w:r w:rsidRPr="00C35A2C">
        <w:rPr>
          <w:rFonts w:hint="cs"/>
          <w:rtl/>
        </w:rPr>
        <w:t xml:space="preserve"> ומשמע אבל </w:t>
      </w:r>
      <w:r w:rsidRPr="00C35A2C">
        <w:rPr>
          <w:rtl/>
        </w:rPr>
        <w:t xml:space="preserve">פרצוף אדם לא! </w:t>
      </w:r>
    </w:p>
    <w:p w14:paraId="390DC104" w14:textId="77777777" w:rsidR="00910F84" w:rsidRPr="00C35A2C" w:rsidRDefault="00910F84" w:rsidP="00910F84">
      <w:pPr>
        <w:rPr>
          <w:rtl/>
        </w:rPr>
      </w:pPr>
      <w:r w:rsidRPr="00C35A2C">
        <w:rPr>
          <w:rFonts w:hint="cs"/>
          <w:b/>
          <w:bCs/>
          <w:rtl/>
        </w:rPr>
        <w:t>וסיפא</w:t>
      </w:r>
      <w:r w:rsidRPr="00C35A2C">
        <w:rPr>
          <w:rFonts w:hint="cs"/>
          <w:rtl/>
        </w:rPr>
        <w:t xml:space="preserve"> </w:t>
      </w:r>
      <w:r w:rsidRPr="00C35A2C">
        <w:rPr>
          <w:rFonts w:hint="cs"/>
          <w:b/>
          <w:bCs/>
          <w:rtl/>
        </w:rPr>
        <w:t>במוצא</w:t>
      </w:r>
      <w:r w:rsidRPr="00C35A2C">
        <w:rPr>
          <w:rFonts w:hint="cs"/>
          <w:rtl/>
        </w:rPr>
        <w:t xml:space="preserve"> ולא בעושה דהא כ</w:t>
      </w:r>
      <w:r w:rsidRPr="00C35A2C">
        <w:rPr>
          <w:rtl/>
        </w:rPr>
        <w:t xml:space="preserve">ל הצורות מותרות - חוץ מצורת דרקון, ואי בעושה, </w:t>
      </w:r>
      <w:r w:rsidRPr="00C35A2C">
        <w:rPr>
          <w:rFonts w:hint="cs"/>
          <w:rtl/>
        </w:rPr>
        <w:t xml:space="preserve">צורת דרקון גם מותרת </w:t>
      </w:r>
      <w:r w:rsidRPr="007C2DF0">
        <w:rPr>
          <w:rStyle w:val="afffd"/>
          <w:rFonts w:hint="cs"/>
          <w:rtl/>
        </w:rPr>
        <w:t>ד'</w:t>
      </w:r>
      <w:r w:rsidRPr="007C2DF0">
        <w:rPr>
          <w:rStyle w:val="afffd"/>
          <w:rtl/>
        </w:rPr>
        <w:t>לא תעשון אתי אלהי כסף ואלהי זהב</w:t>
      </w:r>
      <w:r w:rsidRPr="007C2DF0">
        <w:rPr>
          <w:rStyle w:val="afffd"/>
          <w:rFonts w:hint="cs"/>
          <w:rtl/>
        </w:rPr>
        <w:t>'-</w:t>
      </w:r>
      <w:r w:rsidRPr="00C35A2C">
        <w:rPr>
          <w:rFonts w:hint="cs"/>
          <w:rtl/>
        </w:rPr>
        <w:t xml:space="preserve"> אבל צורת דרקון לא </w:t>
      </w:r>
    </w:p>
    <w:p w14:paraId="5FB2965C" w14:textId="77777777" w:rsidR="00910F84" w:rsidRPr="00C35A2C" w:rsidRDefault="00910F84" w:rsidP="00910F84">
      <w:pPr>
        <w:pStyle w:val="aff6"/>
        <w:framePr w:wrap="around"/>
        <w:rPr>
          <w:rtl/>
        </w:rPr>
      </w:pPr>
      <w:r w:rsidRPr="00C35A2C">
        <w:rPr>
          <w:rFonts w:hint="cs"/>
          <w:rtl/>
        </w:rPr>
        <w:t xml:space="preserve">מג. </w:t>
      </w:r>
    </w:p>
    <w:p w14:paraId="7BDA174F" w14:textId="77777777" w:rsidR="0069214E" w:rsidRDefault="00910F84" w:rsidP="0069214E">
      <w:pPr>
        <w:pStyle w:val="36"/>
        <w:framePr w:wrap="notBeside"/>
        <w:rPr>
          <w:rtl/>
        </w:rPr>
      </w:pPr>
      <w:r>
        <w:rPr>
          <w:rtl/>
        </w:rPr>
        <w:t xml:space="preserve">- </w:t>
      </w:r>
      <w:r w:rsidRPr="00C35A2C">
        <w:rPr>
          <w:rFonts w:hint="cs"/>
          <w:rtl/>
        </w:rPr>
        <w:t>אביי</w:t>
      </w:r>
      <w:r w:rsidRPr="00C35A2C">
        <w:rPr>
          <w:rtl/>
        </w:rPr>
        <w:t>:</w:t>
      </w:r>
    </w:p>
    <w:p w14:paraId="613F3471" w14:textId="21ACC3A3" w:rsidR="00910F84" w:rsidRPr="00C35A2C" w:rsidRDefault="00910F84" w:rsidP="0069214E">
      <w:pPr>
        <w:rPr>
          <w:rtl/>
        </w:rPr>
      </w:pPr>
      <w:r w:rsidRPr="00C35A2C">
        <w:rPr>
          <w:rtl/>
        </w:rPr>
        <w:t xml:space="preserve"> אין, רישא וסיפא במוצא, ומציעתא בעושה.</w:t>
      </w:r>
    </w:p>
    <w:p w14:paraId="4D818A78" w14:textId="77777777" w:rsidR="0069214E" w:rsidRDefault="00910F84" w:rsidP="0069214E">
      <w:pPr>
        <w:pStyle w:val="36"/>
        <w:framePr w:wrap="notBeside"/>
        <w:rPr>
          <w:rtl/>
        </w:rPr>
      </w:pPr>
      <w:r w:rsidRPr="00C35A2C">
        <w:rPr>
          <w:rFonts w:hint="cs"/>
          <w:rtl/>
        </w:rPr>
        <w:t xml:space="preserve">רבא </w:t>
      </w:r>
    </w:p>
    <w:p w14:paraId="50CBB7E7" w14:textId="561DBA51" w:rsidR="00910F84" w:rsidRDefault="00910F84" w:rsidP="0069214E">
      <w:pPr>
        <w:rPr>
          <w:rtl/>
        </w:rPr>
      </w:pPr>
      <w:r w:rsidRPr="00C35A2C">
        <w:rPr>
          <w:rFonts w:hint="cs"/>
          <w:rtl/>
        </w:rPr>
        <w:t>כ</w:t>
      </w:r>
      <w:r w:rsidRPr="00C35A2C">
        <w:rPr>
          <w:rtl/>
        </w:rPr>
        <w:t xml:space="preserve">ולה במוצא, </w:t>
      </w:r>
      <w:r w:rsidRPr="005702CC">
        <w:rPr>
          <w:rStyle w:val="affff1"/>
          <w:rtl/>
        </w:rPr>
        <w:t xml:space="preserve">ומציעתא </w:t>
      </w:r>
      <w:r w:rsidRPr="005702CC">
        <w:rPr>
          <w:rStyle w:val="affff1"/>
          <w:rFonts w:hint="cs"/>
          <w:rtl/>
        </w:rPr>
        <w:t>כר</w:t>
      </w:r>
      <w:r w:rsidRPr="005702CC">
        <w:rPr>
          <w:rStyle w:val="affff1"/>
          <w:rtl/>
        </w:rPr>
        <w:t>"</w:t>
      </w:r>
      <w:r w:rsidRPr="005702CC">
        <w:rPr>
          <w:rStyle w:val="affff1"/>
          <w:rFonts w:hint="cs"/>
          <w:rtl/>
        </w:rPr>
        <w:t>י:</w:t>
      </w:r>
      <w:r w:rsidRPr="005702CC">
        <w:rPr>
          <w:rStyle w:val="affff1"/>
          <w:rtl/>
        </w:rPr>
        <w:t xml:space="preserve"> דתניא,</w:t>
      </w:r>
      <w:r w:rsidRPr="00C35A2C">
        <w:rPr>
          <w:rtl/>
        </w:rPr>
        <w:t xml:space="preserve"> </w:t>
      </w:r>
      <w:r w:rsidRPr="005702CC">
        <w:rPr>
          <w:rStyle w:val="affff1"/>
          <w:rtl/>
        </w:rPr>
        <w:t>רבי יהודה</w:t>
      </w:r>
      <w:r w:rsidRPr="00C35A2C">
        <w:rPr>
          <w:rtl/>
        </w:rPr>
        <w:t xml:space="preserve"> </w:t>
      </w:r>
      <w:r w:rsidRPr="005702CC">
        <w:rPr>
          <w:rStyle w:val="affff1"/>
          <w:rtl/>
        </w:rPr>
        <w:t>מוסיף:</w:t>
      </w:r>
      <w:r w:rsidRPr="00C35A2C">
        <w:rPr>
          <w:rtl/>
        </w:rPr>
        <w:t xml:space="preserve"> אף דמות מניקה וסר אפיס, </w:t>
      </w:r>
    </w:p>
    <w:p w14:paraId="325B057D" w14:textId="77777777" w:rsidR="00910F84" w:rsidRDefault="00910F84" w:rsidP="0069214E">
      <w:pPr>
        <w:rPr>
          <w:rtl/>
        </w:rPr>
      </w:pPr>
      <w:r w:rsidRPr="00C35A2C">
        <w:rPr>
          <w:rtl/>
        </w:rPr>
        <w:t xml:space="preserve">מניקה - על שם חוה שמניקה כל העולם כולו, </w:t>
      </w:r>
    </w:p>
    <w:p w14:paraId="68EE6DD1" w14:textId="77777777" w:rsidR="00910F84" w:rsidRPr="00C35A2C" w:rsidRDefault="00910F84" w:rsidP="0069214E">
      <w:r w:rsidRPr="00C35A2C">
        <w:rPr>
          <w:rtl/>
        </w:rPr>
        <w:t xml:space="preserve">סר אפיס - על שם יוסף שסר ומפיס את כל העולם כולו; </w:t>
      </w:r>
    </w:p>
    <w:p w14:paraId="4607DC15" w14:textId="62023817" w:rsidR="005702CC" w:rsidRDefault="00910F84" w:rsidP="0069214E">
      <w:pPr>
        <w:spacing w:after="120"/>
        <w:rPr>
          <w:rtl/>
        </w:rPr>
      </w:pPr>
      <w:r w:rsidRPr="000C50A9">
        <w:rPr>
          <w:rtl/>
        </w:rPr>
        <w:t xml:space="preserve">- והוא </w:t>
      </w:r>
      <w:r w:rsidRPr="000C50A9">
        <w:rPr>
          <w:rFonts w:hint="cs"/>
          <w:rtl/>
        </w:rPr>
        <w:t>שמחזיק מרה בידו ומודד</w:t>
      </w:r>
      <w:r w:rsidRPr="000C50A9">
        <w:rPr>
          <w:rtl/>
        </w:rPr>
        <w:t xml:space="preserve">, והיא </w:t>
      </w:r>
      <w:r w:rsidRPr="000C50A9">
        <w:rPr>
          <w:rFonts w:hint="cs"/>
          <w:rtl/>
        </w:rPr>
        <w:t>שאוחזת בן ומניקתו</w:t>
      </w:r>
      <w:r w:rsidRPr="000C50A9">
        <w:rPr>
          <w:rtl/>
        </w:rPr>
        <w:t>.</w:t>
      </w:r>
    </w:p>
    <w:p w14:paraId="0A2EB26F" w14:textId="77777777" w:rsidR="005702CC" w:rsidRDefault="005702CC">
      <w:pPr>
        <w:bidi w:val="0"/>
        <w:spacing w:after="160" w:line="259" w:lineRule="auto"/>
        <w:jc w:val="left"/>
      </w:pPr>
      <w:r>
        <w:rPr>
          <w:rtl/>
        </w:rPr>
        <w:br w:type="page"/>
      </w:r>
    </w:p>
    <w:p w14:paraId="5E5A68BC" w14:textId="4B78ED17" w:rsidR="0069214E" w:rsidRDefault="005702CC" w:rsidP="0069214E">
      <w:pPr>
        <w:pStyle w:val="36"/>
        <w:framePr w:wrap="notBeside"/>
        <w:rPr>
          <w:rtl/>
        </w:rPr>
      </w:pPr>
      <w:r>
        <w:rPr>
          <w:rFonts w:hint="cs"/>
          <w:rtl/>
        </w:rPr>
        <w:lastRenderedPageBreak/>
        <w:t>רשב''א</w:t>
      </w:r>
      <w:r w:rsidR="00910F84" w:rsidRPr="00C35A2C">
        <w:rPr>
          <w:rtl/>
        </w:rPr>
        <w:t>:</w:t>
      </w:r>
    </w:p>
    <w:p w14:paraId="3692DF55" w14:textId="04F4BD98" w:rsidR="00910F84" w:rsidRPr="00C35A2C" w:rsidRDefault="00910F84" w:rsidP="00910F84">
      <w:pPr>
        <w:rPr>
          <w:rtl/>
        </w:rPr>
      </w:pPr>
      <w:r w:rsidRPr="005702CC">
        <w:rPr>
          <w:rStyle w:val="afff"/>
          <w:rtl/>
        </w:rPr>
        <w:t>איזהו צורת דרקון</w:t>
      </w:r>
      <w:r w:rsidRPr="00C35A2C">
        <w:rPr>
          <w:rtl/>
        </w:rPr>
        <w:t>? כל שיש לו ציצין</w:t>
      </w:r>
      <w:r w:rsidR="005702CC">
        <w:rPr>
          <w:rFonts w:hint="cs"/>
          <w:rtl/>
        </w:rPr>
        <w:t xml:space="preserve"> </w:t>
      </w:r>
      <w:r w:rsidRPr="005702CC">
        <w:rPr>
          <w:rStyle w:val="affff8"/>
          <w:rFonts w:hint="cs"/>
          <w:rtl/>
        </w:rPr>
        <w:t>סנפירין</w:t>
      </w:r>
      <w:r w:rsidRPr="00C35A2C">
        <w:rPr>
          <w:rtl/>
        </w:rPr>
        <w:t xml:space="preserve"> בין פרקיו.</w:t>
      </w:r>
    </w:p>
    <w:p w14:paraId="69D6EE0D" w14:textId="77777777" w:rsidR="005702CC" w:rsidRDefault="00910F84" w:rsidP="005702CC">
      <w:pPr>
        <w:pStyle w:val="36"/>
        <w:framePr w:wrap="notBeside"/>
        <w:rPr>
          <w:rtl/>
        </w:rPr>
      </w:pPr>
      <w:r w:rsidRPr="000C50A9">
        <w:rPr>
          <w:rtl/>
        </w:rPr>
        <w:t xml:space="preserve">מחוי רבי אסי: </w:t>
      </w:r>
    </w:p>
    <w:p w14:paraId="650003CE" w14:textId="70EB7CF9" w:rsidR="00910F84" w:rsidRPr="005702CC" w:rsidRDefault="00910F84" w:rsidP="005702CC">
      <w:pPr>
        <w:spacing w:after="120"/>
        <w:rPr>
          <w:rStyle w:val="afff"/>
          <w:rtl/>
        </w:rPr>
      </w:pPr>
      <w:r w:rsidRPr="000C50A9">
        <w:rPr>
          <w:rtl/>
        </w:rPr>
        <w:t>בין פרקי צואר.</w:t>
      </w:r>
      <w:r w:rsidR="005702CC">
        <w:rPr>
          <w:rFonts w:hint="cs"/>
          <w:rtl/>
        </w:rPr>
        <w:t xml:space="preserve">, רחב''ח </w:t>
      </w:r>
      <w:r>
        <w:rPr>
          <w:rStyle w:val="afff"/>
          <w:rtl/>
        </w:rPr>
        <w:t xml:space="preserve"> הלכה </w:t>
      </w:r>
      <w:r>
        <w:rPr>
          <w:rStyle w:val="affff1"/>
          <w:rtl/>
          <w:rPrChange w:id="9843" w:author="מנוע אמוראים" w:date="2026-10-05T16:41:56Z">
            <w:rPr>
              <w:rStyle w:val="afff"/>
              <w:rtl/>
            </w:rPr>
          </w:rPrChange>
        </w:rPr>
        <w:t xml:space="preserve">כר"ש</w:t>
      </w:r>
      <w:r>
        <w:rPr>
          <w:rStyle w:val="afff"/>
          <w:rtl/>
        </w:rPr>
        <w:t xml:space="preserve"> בן אלעזר.</w:t>
      </w:r>
    </w:p>
    <w:p w14:paraId="6B41ED42" w14:textId="77777777" w:rsidR="0069214E" w:rsidRDefault="00910F84" w:rsidP="0069214E">
      <w:pPr>
        <w:pStyle w:val="36"/>
        <w:framePr w:wrap="notBeside"/>
        <w:rPr>
          <w:rtl/>
        </w:rPr>
      </w:pPr>
      <w:r w:rsidRPr="000C50A9">
        <w:rPr>
          <w:rFonts w:hint="cs"/>
          <w:rtl/>
        </w:rPr>
        <w:t>רבב</w:t>
      </w:r>
      <w:r w:rsidRPr="000C50A9">
        <w:rPr>
          <w:rtl/>
        </w:rPr>
        <w:t>"</w:t>
      </w:r>
      <w:r w:rsidRPr="000C50A9">
        <w:rPr>
          <w:rFonts w:hint="cs"/>
          <w:rtl/>
        </w:rPr>
        <w:t>ח מריב</w:t>
      </w:r>
      <w:r w:rsidRPr="000C50A9">
        <w:rPr>
          <w:rtl/>
        </w:rPr>
        <w:t>"</w:t>
      </w:r>
      <w:r w:rsidRPr="000C50A9">
        <w:rPr>
          <w:rFonts w:hint="cs"/>
          <w:rtl/>
        </w:rPr>
        <w:t>ל</w:t>
      </w:r>
      <w:r w:rsidRPr="000C50A9">
        <w:rPr>
          <w:rtl/>
        </w:rPr>
        <w:t>:</w:t>
      </w:r>
    </w:p>
    <w:p w14:paraId="4C9ED418" w14:textId="3D58596B" w:rsidR="00910F84" w:rsidRPr="000C50A9" w:rsidRDefault="00910F84" w:rsidP="000C50A9">
      <w:pPr>
        <w:rPr>
          <w:rtl/>
        </w:rPr>
      </w:pPr>
      <w:r w:rsidRPr="000C50A9">
        <w:rPr>
          <w:rtl/>
        </w:rPr>
        <w:t>פעם אחת הייתי מהלך אחר ר' אלעזר הקפר בריבי בדרך, ומצא שם טבעת ועליה צורת דרקון, ומצא עכו"ם קטן ולא אמר לו כלום, מצא עכו"ם גדול ואמר לו: בטלה, ולא בטלה, סטרו ובטלה.</w:t>
      </w:r>
    </w:p>
    <w:p w14:paraId="78D99617" w14:textId="77777777" w:rsidR="005702CC" w:rsidRDefault="00910F84" w:rsidP="005702CC">
      <w:pPr>
        <w:pStyle w:val="36"/>
        <w:framePr w:wrap="notBeside"/>
        <w:rPr>
          <w:rtl/>
        </w:rPr>
      </w:pPr>
      <w:r w:rsidRPr="00507DB9">
        <w:rPr>
          <w:b/>
          <w:bCs/>
          <w:rtl/>
        </w:rPr>
        <w:t>ש</w:t>
      </w:r>
      <w:r>
        <w:rPr>
          <w:b/>
          <w:bCs/>
          <w:rtl/>
        </w:rPr>
        <w:t>"</w:t>
      </w:r>
      <w:r w:rsidRPr="00507DB9">
        <w:rPr>
          <w:b/>
          <w:bCs/>
          <w:rtl/>
        </w:rPr>
        <w:t>מ</w:t>
      </w:r>
      <w:r w:rsidRPr="00C35A2C">
        <w:rPr>
          <w:rtl/>
        </w:rPr>
        <w:t xml:space="preserve"> תלת:</w:t>
      </w:r>
    </w:p>
    <w:p w14:paraId="043B89E5" w14:textId="726BD2A0" w:rsidR="00910F84" w:rsidRPr="00C35A2C" w:rsidRDefault="00910F84" w:rsidP="00910F84">
      <w:pPr>
        <w:rPr>
          <w:rtl/>
        </w:rPr>
      </w:pPr>
      <w:r w:rsidRPr="00C35A2C">
        <w:rPr>
          <w:rtl/>
        </w:rPr>
        <w:t xml:space="preserve"> </w:t>
      </w:r>
      <w:r w:rsidRPr="00507DB9">
        <w:rPr>
          <w:b/>
          <w:bCs/>
          <w:rtl/>
        </w:rPr>
        <w:t>ש</w:t>
      </w:r>
      <w:r>
        <w:rPr>
          <w:b/>
          <w:bCs/>
          <w:rtl/>
        </w:rPr>
        <w:t>"</w:t>
      </w:r>
      <w:r w:rsidRPr="00507DB9">
        <w:rPr>
          <w:b/>
          <w:bCs/>
          <w:rtl/>
        </w:rPr>
        <w:t>מ</w:t>
      </w:r>
      <w:r w:rsidRPr="00C35A2C">
        <w:rPr>
          <w:rtl/>
        </w:rPr>
        <w:t>, עכו</w:t>
      </w:r>
      <w:r>
        <w:rPr>
          <w:rtl/>
        </w:rPr>
        <w:t>"</w:t>
      </w:r>
      <w:r w:rsidRPr="00C35A2C">
        <w:rPr>
          <w:rtl/>
        </w:rPr>
        <w:t xml:space="preserve">ם מבטל עבודת כוכבים שלו ושל חבירו; </w:t>
      </w:r>
    </w:p>
    <w:p w14:paraId="7B25BC40" w14:textId="77777777" w:rsidR="00910F84" w:rsidRPr="00C35A2C" w:rsidRDefault="00910F84" w:rsidP="005702CC">
      <w:pPr>
        <w:rPr>
          <w:rtl/>
        </w:rPr>
      </w:pPr>
      <w:r w:rsidRPr="00C35A2C">
        <w:rPr>
          <w:rtl/>
        </w:rPr>
        <w:t>ו</w:t>
      </w:r>
      <w:r w:rsidRPr="00507DB9">
        <w:rPr>
          <w:b/>
          <w:bCs/>
          <w:rtl/>
        </w:rPr>
        <w:t>ש</w:t>
      </w:r>
      <w:r>
        <w:rPr>
          <w:b/>
          <w:bCs/>
          <w:rtl/>
        </w:rPr>
        <w:t>"</w:t>
      </w:r>
      <w:r w:rsidRPr="00507DB9">
        <w:rPr>
          <w:b/>
          <w:bCs/>
          <w:rtl/>
        </w:rPr>
        <w:t>מ</w:t>
      </w:r>
      <w:r w:rsidRPr="00C35A2C">
        <w:rPr>
          <w:rtl/>
        </w:rPr>
        <w:t>, יודע בטיב של עבודת כוכבים ומשמשיה מבטל, ושאינו יודע</w:t>
      </w:r>
      <w:r w:rsidRPr="00C35A2C">
        <w:rPr>
          <w:rFonts w:hint="cs"/>
          <w:rtl/>
        </w:rPr>
        <w:t xml:space="preserve"> אינו מבטל </w:t>
      </w:r>
    </w:p>
    <w:p w14:paraId="71B3EDF1" w14:textId="77777777" w:rsidR="00910F84" w:rsidRPr="00C35A2C" w:rsidRDefault="00910F84" w:rsidP="005702CC">
      <w:pPr>
        <w:rPr>
          <w:rtl/>
        </w:rPr>
      </w:pPr>
      <w:r w:rsidRPr="00C35A2C">
        <w:rPr>
          <w:rtl/>
        </w:rPr>
        <w:t>ו</w:t>
      </w:r>
      <w:r w:rsidRPr="00507DB9">
        <w:rPr>
          <w:b/>
          <w:bCs/>
          <w:rtl/>
        </w:rPr>
        <w:t>ש</w:t>
      </w:r>
      <w:r>
        <w:rPr>
          <w:b/>
          <w:bCs/>
          <w:rtl/>
        </w:rPr>
        <w:t>"</w:t>
      </w:r>
      <w:r w:rsidRPr="00507DB9">
        <w:rPr>
          <w:b/>
          <w:bCs/>
          <w:rtl/>
        </w:rPr>
        <w:t>מ</w:t>
      </w:r>
      <w:r w:rsidRPr="00C35A2C">
        <w:rPr>
          <w:rtl/>
        </w:rPr>
        <w:t>, עכו</w:t>
      </w:r>
      <w:r>
        <w:rPr>
          <w:rtl/>
        </w:rPr>
        <w:t>"</w:t>
      </w:r>
      <w:r w:rsidRPr="00C35A2C">
        <w:rPr>
          <w:rtl/>
        </w:rPr>
        <w:t>ם מבטל בעל כרחו.</w:t>
      </w:r>
    </w:p>
    <w:p w14:paraId="279C6281" w14:textId="77777777" w:rsidR="005702CC" w:rsidRDefault="00910F84" w:rsidP="005702CC">
      <w:pPr>
        <w:pStyle w:val="36"/>
        <w:framePr w:wrap="notBeside"/>
        <w:rPr>
          <w:rtl/>
        </w:rPr>
      </w:pPr>
      <w:r w:rsidRPr="00C35A2C">
        <w:rPr>
          <w:rtl/>
        </w:rPr>
        <w:t xml:space="preserve">• מגדף בה </w:t>
      </w:r>
      <w:r w:rsidRPr="00C35A2C">
        <w:rPr>
          <w:rFonts w:hint="cs"/>
          <w:rtl/>
        </w:rPr>
        <w:t>ר</w:t>
      </w:r>
      <w:r>
        <w:rPr>
          <w:rtl/>
        </w:rPr>
        <w:t>"</w:t>
      </w:r>
      <w:r w:rsidRPr="00C35A2C">
        <w:rPr>
          <w:rFonts w:hint="cs"/>
          <w:rtl/>
        </w:rPr>
        <w:t>ח</w:t>
      </w:r>
      <w:r w:rsidRPr="00C35A2C">
        <w:rPr>
          <w:rtl/>
        </w:rPr>
        <w:t xml:space="preserve"> </w:t>
      </w:r>
    </w:p>
    <w:p w14:paraId="1EBC18C9" w14:textId="60FEBCC3" w:rsidR="00910F84" w:rsidRPr="00C35A2C" w:rsidRDefault="00910F84" w:rsidP="00910F84">
      <w:pPr>
        <w:rPr>
          <w:rtl/>
        </w:rPr>
      </w:pPr>
      <w:r w:rsidRPr="005702CC">
        <w:rPr>
          <w:rStyle w:val="affff1"/>
          <w:rtl/>
        </w:rPr>
        <w:t>ולית ל</w:t>
      </w:r>
      <w:r w:rsidRPr="005702CC">
        <w:rPr>
          <w:rStyle w:val="affff1"/>
          <w:rFonts w:hint="cs"/>
          <w:rtl/>
        </w:rPr>
        <w:t>ר</w:t>
      </w:r>
      <w:r w:rsidRPr="005702CC">
        <w:rPr>
          <w:rStyle w:val="affff1"/>
          <w:rtl/>
        </w:rPr>
        <w:t>"</w:t>
      </w:r>
      <w:r w:rsidRPr="005702CC">
        <w:rPr>
          <w:rStyle w:val="affff1"/>
          <w:rFonts w:hint="cs"/>
          <w:rtl/>
        </w:rPr>
        <w:t xml:space="preserve">א </w:t>
      </w:r>
      <w:r w:rsidRPr="005702CC">
        <w:rPr>
          <w:rStyle w:val="affff1"/>
          <w:rtl/>
        </w:rPr>
        <w:t>הקפר בריבי הא דתנן:</w:t>
      </w:r>
      <w:r w:rsidRPr="00C35A2C">
        <w:rPr>
          <w:rtl/>
        </w:rPr>
        <w:t xml:space="preserve"> המציל מן הארי ומן הדוב ומן הנמר, ומן הגייס, ומן הנהר, ומזוטו של ים, ומשלוליתו של נהר, והמוצא בסרטיא ופלטיא גדולה ובכל מקום שהרבים מצוין שם - הרי אלו שלו, מפני שהבעלים מתייאשין מהן? </w:t>
      </w:r>
    </w:p>
    <w:p w14:paraId="500D3DD1" w14:textId="77777777" w:rsidR="0069214E" w:rsidRDefault="00910F84" w:rsidP="0069214E">
      <w:pPr>
        <w:pStyle w:val="36"/>
        <w:framePr w:wrap="notBeside"/>
        <w:rPr>
          <w:rtl/>
        </w:rPr>
      </w:pPr>
      <w:r w:rsidRPr="00C35A2C">
        <w:rPr>
          <w:rFonts w:hint="cs"/>
          <w:rtl/>
        </w:rPr>
        <w:t xml:space="preserve">ודחאו </w:t>
      </w:r>
      <w:r w:rsidRPr="00C35A2C">
        <w:rPr>
          <w:rtl/>
        </w:rPr>
        <w:t xml:space="preserve">אביי: </w:t>
      </w:r>
    </w:p>
    <w:p w14:paraId="3D047304" w14:textId="08481B68" w:rsidR="00910F84" w:rsidRPr="00C35A2C" w:rsidRDefault="00910F84" w:rsidP="005702CC">
      <w:pPr>
        <w:rPr>
          <w:rtl/>
        </w:rPr>
      </w:pPr>
      <w:r w:rsidRPr="00C35A2C">
        <w:rPr>
          <w:rtl/>
        </w:rPr>
        <w:t>נהי דמינה מייאש,</w:t>
      </w:r>
      <w:r w:rsidRPr="00C35A2C">
        <w:rPr>
          <w:rFonts w:hint="cs"/>
          <w:rtl/>
        </w:rPr>
        <w:t xml:space="preserve"> אבל מאיסור אינו מתייאש דאומר אי </w:t>
      </w:r>
      <w:r>
        <w:rPr>
          <w:rFonts w:hint="cs"/>
          <w:rtl/>
        </w:rPr>
        <w:t>עכו</w:t>
      </w:r>
      <w:r>
        <w:rPr>
          <w:rtl/>
        </w:rPr>
        <w:t>"</w:t>
      </w:r>
      <w:r>
        <w:rPr>
          <w:rFonts w:hint="cs"/>
          <w:rtl/>
        </w:rPr>
        <w:t>ם</w:t>
      </w:r>
      <w:r w:rsidRPr="00C35A2C">
        <w:rPr>
          <w:rFonts w:hint="cs"/>
          <w:rtl/>
        </w:rPr>
        <w:t xml:space="preserve"> ימצא יעבוד ואי ישראל ימצא איידי דדמיה יקרין ימכור לעכום והוא יעבדה</w:t>
      </w:r>
      <w:r w:rsidRPr="00C35A2C">
        <w:rPr>
          <w:rtl/>
        </w:rPr>
        <w:t>.</w:t>
      </w:r>
    </w:p>
    <w:p w14:paraId="757FA231" w14:textId="77777777" w:rsidR="007364DD" w:rsidRDefault="00910F84" w:rsidP="007364DD">
      <w:pPr>
        <w:pStyle w:val="36"/>
        <w:framePr w:wrap="notBeside"/>
        <w:rPr>
          <w:rtl/>
        </w:rPr>
      </w:pPr>
      <w:r w:rsidRPr="00C35A2C">
        <w:rPr>
          <w:rtl/>
        </w:rPr>
        <w:t>תנן התם:</w:t>
      </w:r>
    </w:p>
    <w:p w14:paraId="6EBD2E27" w14:textId="2A415028" w:rsidR="00910F84" w:rsidRPr="00C35A2C" w:rsidRDefault="00910F84" w:rsidP="00910F84">
      <w:pPr>
        <w:rPr>
          <w:rtl/>
        </w:rPr>
      </w:pPr>
      <w:r w:rsidRPr="00C35A2C">
        <w:rPr>
          <w:rtl/>
        </w:rPr>
        <w:t xml:space="preserve">דמות צורות לבנות היה לו </w:t>
      </w:r>
      <w:r w:rsidRPr="005702CC">
        <w:rPr>
          <w:rStyle w:val="affff1"/>
          <w:rtl/>
        </w:rPr>
        <w:t>לר"ג</w:t>
      </w:r>
      <w:r w:rsidRPr="00C35A2C">
        <w:rPr>
          <w:rtl/>
        </w:rPr>
        <w:t xml:space="preserve"> בעלייתו בטבלא בכותל, שבהן מראה את ההדיוטות ואומר להן: כזה ראיתם או כזה ראיתם.</w:t>
      </w:r>
    </w:p>
    <w:p w14:paraId="6AA075DE" w14:textId="77777777" w:rsidR="00910F84" w:rsidRPr="00C35A2C" w:rsidRDefault="00910F84" w:rsidP="00910F84">
      <w:pPr>
        <w:rPr>
          <w:rtl/>
        </w:rPr>
      </w:pPr>
      <w:r w:rsidRPr="00C35A2C">
        <w:rPr>
          <w:rFonts w:hint="cs"/>
          <w:rtl/>
        </w:rPr>
        <w:t xml:space="preserve">ואין איסור דלא תעשון אתי' כדמות שמשי דלא אסרה תורה אלא שמשין שאפשר לעשותן כמותן </w:t>
      </w:r>
    </w:p>
    <w:p w14:paraId="364AC63D" w14:textId="77777777" w:rsidR="0069214E" w:rsidRDefault="00910F84" w:rsidP="0069214E">
      <w:pPr>
        <w:pStyle w:val="36"/>
        <w:framePr w:wrap="notBeside"/>
        <w:rPr>
          <w:rtl/>
        </w:rPr>
      </w:pPr>
      <w:r>
        <w:rPr>
          <w:rtl/>
        </w:rPr>
        <w:t xml:space="preserve">- </w:t>
      </w:r>
      <w:r w:rsidRPr="00C35A2C">
        <w:rPr>
          <w:rtl/>
        </w:rPr>
        <w:t>כדתניא:</w:t>
      </w:r>
    </w:p>
    <w:p w14:paraId="28D6AE7A" w14:textId="52856CF5" w:rsidR="00910F84" w:rsidRPr="00C35A2C" w:rsidRDefault="00910F84" w:rsidP="0069214E">
      <w:pPr>
        <w:rPr>
          <w:rtl/>
        </w:rPr>
      </w:pPr>
      <w:r w:rsidRPr="00C35A2C">
        <w:rPr>
          <w:rtl/>
        </w:rPr>
        <w:t xml:space="preserve">לא יעשה אדם בית תבנית היכל, אכסדרה תבנית אולם, חצר תבנית עזרה, שולחן תבנית שולחן, מנורה תבנית מנורה, אבל הוא עושה של ה' ושל ו' ושל ח', ושל ז' לא יעשה אפילו של שאר מיני מתכות; </w:t>
      </w:r>
    </w:p>
    <w:p w14:paraId="61BEA4BC" w14:textId="77777777" w:rsidR="0069214E" w:rsidRDefault="00910F84" w:rsidP="0069214E">
      <w:pPr>
        <w:pStyle w:val="36"/>
        <w:framePr w:wrap="notBeside"/>
        <w:rPr>
          <w:rtl/>
        </w:rPr>
      </w:pPr>
      <w:r w:rsidRPr="00C35A2C">
        <w:rPr>
          <w:rFonts w:hint="cs"/>
          <w:rtl/>
        </w:rPr>
        <w:t>ריב</w:t>
      </w:r>
      <w:r>
        <w:rPr>
          <w:rtl/>
        </w:rPr>
        <w:t>"</w:t>
      </w:r>
      <w:r w:rsidRPr="00C35A2C">
        <w:rPr>
          <w:rFonts w:hint="cs"/>
          <w:rtl/>
        </w:rPr>
        <w:t xml:space="preserve">י </w:t>
      </w:r>
      <w:r w:rsidRPr="00C35A2C">
        <w:rPr>
          <w:rtl/>
        </w:rPr>
        <w:t>:</w:t>
      </w:r>
    </w:p>
    <w:p w14:paraId="4EF03637" w14:textId="023AAEEA" w:rsidR="00910F84" w:rsidRPr="00C35A2C" w:rsidRDefault="00910F84" w:rsidP="007364DD">
      <w:pPr>
        <w:rPr>
          <w:rtl/>
        </w:rPr>
      </w:pPr>
      <w:r w:rsidRPr="00C35A2C">
        <w:rPr>
          <w:rtl/>
        </w:rPr>
        <w:t xml:space="preserve">אף של עץ לא יעשה, כדרך שעשו בית חשמונאי; </w:t>
      </w:r>
    </w:p>
    <w:p w14:paraId="705CC926" w14:textId="77777777" w:rsidR="00910F84" w:rsidRPr="00C35A2C" w:rsidRDefault="00910F84" w:rsidP="007364DD">
      <w:pPr>
        <w:rPr>
          <w:rtl/>
        </w:rPr>
      </w:pPr>
      <w:r w:rsidRPr="005702CC">
        <w:rPr>
          <w:rStyle w:val="affff1"/>
          <w:rtl/>
        </w:rPr>
        <w:t>אמרו לו:</w:t>
      </w:r>
      <w:r w:rsidRPr="00C35A2C">
        <w:rPr>
          <w:rtl/>
        </w:rPr>
        <w:t xml:space="preserve"> משם ראיה? שפודין של ברזל היו וחופין בבעץ, העשירו עשאום של כסף, חזרו והעשירו עשאום של זהב.</w:t>
      </w:r>
    </w:p>
    <w:p w14:paraId="329DA999" w14:textId="77777777" w:rsidR="00910F84" w:rsidRPr="00C35A2C" w:rsidRDefault="00910F84" w:rsidP="00910F84">
      <w:pPr>
        <w:rPr>
          <w:rtl/>
        </w:rPr>
      </w:pPr>
    </w:p>
    <w:p w14:paraId="10E5523A" w14:textId="77777777" w:rsidR="005702CC" w:rsidRDefault="00910F84" w:rsidP="005702CC">
      <w:pPr>
        <w:pStyle w:val="36"/>
        <w:framePr w:wrap="notBeside"/>
        <w:rPr>
          <w:rtl/>
        </w:rPr>
      </w:pPr>
      <w:r w:rsidRPr="00C35A2C">
        <w:rPr>
          <w:rtl/>
        </w:rPr>
        <w:t>•</w:t>
      </w:r>
    </w:p>
    <w:p w14:paraId="3882FE88" w14:textId="77777777" w:rsidR="005702CC" w:rsidRDefault="00910F84" w:rsidP="00910F84">
      <w:pPr>
        <w:rPr>
          <w:rtl/>
        </w:rPr>
      </w:pPr>
      <w:r w:rsidRPr="00C35A2C">
        <w:rPr>
          <w:rtl/>
        </w:rPr>
        <w:t xml:space="preserve">ושמשין שאי אפשר לעשות כמותן מי שרי? </w:t>
      </w:r>
      <w:r w:rsidRPr="005702CC">
        <w:rPr>
          <w:rStyle w:val="affff1"/>
          <w:rtl/>
        </w:rPr>
        <w:t>והתניא:</w:t>
      </w:r>
      <w:r w:rsidRPr="00FF1C37">
        <w:rPr>
          <w:rStyle w:val="afffd"/>
          <w:rtl/>
        </w:rPr>
        <w:t xml:space="preserve"> </w:t>
      </w:r>
      <w:r w:rsidRPr="00FF1C37">
        <w:rPr>
          <w:rStyle w:val="afffd"/>
          <w:rFonts w:hint="cs"/>
          <w:rtl/>
        </w:rPr>
        <w:t>'</w:t>
      </w:r>
      <w:r w:rsidRPr="00FF1C37">
        <w:rPr>
          <w:rStyle w:val="afffd"/>
          <w:rtl/>
        </w:rPr>
        <w:t>לא תעשון אתי</w:t>
      </w:r>
      <w:r w:rsidRPr="00FF1C37">
        <w:rPr>
          <w:rStyle w:val="afffd"/>
          <w:rFonts w:hint="cs"/>
          <w:rtl/>
        </w:rPr>
        <w:t>'</w:t>
      </w:r>
      <w:r w:rsidRPr="00FF1C37">
        <w:rPr>
          <w:rStyle w:val="afffd"/>
          <w:rtl/>
        </w:rPr>
        <w:t xml:space="preserve"> </w:t>
      </w:r>
      <w:r w:rsidRPr="00C35A2C">
        <w:rPr>
          <w:rtl/>
        </w:rPr>
        <w:t xml:space="preserve">- לא תעשון כדמות שמשי המשמשים לפני במרום! </w:t>
      </w:r>
    </w:p>
    <w:p w14:paraId="14D8E9F9" w14:textId="77777777" w:rsidR="005702CC" w:rsidRDefault="00910F84" w:rsidP="005702CC">
      <w:pPr>
        <w:pStyle w:val="36"/>
        <w:framePr w:wrap="notBeside"/>
        <w:rPr>
          <w:rtl/>
        </w:rPr>
      </w:pPr>
      <w:r w:rsidRPr="00C35A2C">
        <w:rPr>
          <w:rtl/>
        </w:rPr>
        <w:t>אמר אביי:</w:t>
      </w:r>
    </w:p>
    <w:p w14:paraId="6580108C" w14:textId="7174471C" w:rsidR="00910F84" w:rsidRPr="00C35A2C" w:rsidRDefault="00910F84" w:rsidP="00910F84">
      <w:pPr>
        <w:rPr>
          <w:rtl/>
        </w:rPr>
      </w:pPr>
      <w:r w:rsidRPr="00C35A2C">
        <w:rPr>
          <w:rtl/>
        </w:rPr>
        <w:t xml:space="preserve"> לא אסרה תורה אלא בדמות ד' פנים ב</w:t>
      </w:r>
      <w:r w:rsidRPr="00C35A2C">
        <w:rPr>
          <w:rFonts w:hint="cs"/>
          <w:rtl/>
        </w:rPr>
        <w:t>יחד</w:t>
      </w:r>
      <w:r w:rsidRPr="00C35A2C">
        <w:rPr>
          <w:rtl/>
        </w:rPr>
        <w:t>.</w:t>
      </w:r>
    </w:p>
    <w:p w14:paraId="7D07AD03" w14:textId="77777777" w:rsidR="00910F84" w:rsidRPr="00C35A2C" w:rsidRDefault="00910F84" w:rsidP="00910F84">
      <w:pPr>
        <w:pStyle w:val="aff6"/>
        <w:framePr w:wrap="around"/>
        <w:rPr>
          <w:rtl/>
        </w:rPr>
      </w:pPr>
      <w:r w:rsidRPr="00C35A2C">
        <w:rPr>
          <w:rFonts w:hint="cs"/>
          <w:rtl/>
        </w:rPr>
        <w:t>מג:</w:t>
      </w:r>
    </w:p>
    <w:p w14:paraId="2A854A58" w14:textId="77777777" w:rsidR="00910F84" w:rsidRPr="00C35A2C" w:rsidRDefault="00910F84" w:rsidP="00910F84">
      <w:pPr>
        <w:rPr>
          <w:rtl/>
        </w:rPr>
      </w:pPr>
      <w:r w:rsidRPr="00C35A2C">
        <w:rPr>
          <w:rtl/>
        </w:rPr>
        <w:t>א</w:t>
      </w:r>
      <w:r w:rsidRPr="00C35A2C">
        <w:rPr>
          <w:rFonts w:hint="cs"/>
          <w:rtl/>
        </w:rPr>
        <w:t xml:space="preserve">בל פרצוף אדם לבד אסור - </w:t>
      </w:r>
      <w:r w:rsidRPr="007364DD">
        <w:rPr>
          <w:rStyle w:val="affff1"/>
          <w:rFonts w:hint="cs"/>
          <w:rtl/>
        </w:rPr>
        <w:t>כריבדר</w:t>
      </w:r>
      <w:r w:rsidRPr="007364DD">
        <w:rPr>
          <w:rStyle w:val="affff1"/>
          <w:rtl/>
        </w:rPr>
        <w:t>"</w:t>
      </w:r>
      <w:r w:rsidRPr="007364DD">
        <w:rPr>
          <w:rStyle w:val="affff1"/>
          <w:rFonts w:hint="cs"/>
          <w:rtl/>
        </w:rPr>
        <w:t>י</w:t>
      </w:r>
      <w:r w:rsidRPr="007364DD">
        <w:rPr>
          <w:rStyle w:val="affff1"/>
          <w:rtl/>
        </w:rPr>
        <w:t xml:space="preserve">: </w:t>
      </w:r>
      <w:r w:rsidRPr="00FF1C37">
        <w:rPr>
          <w:rStyle w:val="afffd"/>
          <w:rFonts w:hint="cs"/>
          <w:rtl/>
        </w:rPr>
        <w:t>'</w:t>
      </w:r>
      <w:r w:rsidRPr="00FF1C37">
        <w:rPr>
          <w:rStyle w:val="afffd"/>
          <w:rtl/>
        </w:rPr>
        <w:t>לא תעשון אתי</w:t>
      </w:r>
      <w:r w:rsidRPr="00FF1C37">
        <w:rPr>
          <w:rStyle w:val="afffd"/>
          <w:rFonts w:hint="cs"/>
          <w:rtl/>
        </w:rPr>
        <w:t>'</w:t>
      </w:r>
      <w:r w:rsidRPr="00FF1C37">
        <w:rPr>
          <w:rStyle w:val="afffd"/>
          <w:rtl/>
        </w:rPr>
        <w:t xml:space="preserve"> </w:t>
      </w:r>
      <w:r w:rsidRPr="00C35A2C">
        <w:rPr>
          <w:rtl/>
        </w:rPr>
        <w:t>לא תעשון אותי, אבל שאר שמשין שרי.</w:t>
      </w:r>
    </w:p>
    <w:p w14:paraId="199363B4" w14:textId="77777777" w:rsidR="005702CC" w:rsidRDefault="00910F84" w:rsidP="005702CC">
      <w:pPr>
        <w:pStyle w:val="36"/>
        <w:framePr w:wrap="notBeside"/>
        <w:rPr>
          <w:rtl/>
        </w:rPr>
      </w:pPr>
      <w:r w:rsidRPr="00C35A2C">
        <w:rPr>
          <w:rFonts w:hint="cs"/>
          <w:rtl/>
        </w:rPr>
        <w:t>והך</w:t>
      </w:r>
    </w:p>
    <w:p w14:paraId="65F7329F" w14:textId="77777777" w:rsidR="005702CC" w:rsidRDefault="00910F84" w:rsidP="005702CC">
      <w:pPr>
        <w:rPr>
          <w:rtl/>
        </w:rPr>
      </w:pPr>
      <w:r w:rsidRPr="00C35A2C">
        <w:rPr>
          <w:rFonts w:hint="cs"/>
          <w:rtl/>
        </w:rPr>
        <w:t xml:space="preserve"> </w:t>
      </w:r>
      <w:r w:rsidRPr="00FF1C37">
        <w:rPr>
          <w:rStyle w:val="afffd"/>
          <w:rFonts w:hint="cs"/>
          <w:rtl/>
        </w:rPr>
        <w:t>ד'</w:t>
      </w:r>
      <w:r w:rsidRPr="00FF1C37">
        <w:rPr>
          <w:rStyle w:val="afffd"/>
          <w:rtl/>
        </w:rPr>
        <w:t>לא תעשון אתי</w:t>
      </w:r>
      <w:r w:rsidRPr="00FF1C37">
        <w:rPr>
          <w:rStyle w:val="afffd"/>
          <w:rFonts w:hint="cs"/>
          <w:rtl/>
        </w:rPr>
        <w:t>'</w:t>
      </w:r>
      <w:r w:rsidRPr="00FF1C37">
        <w:rPr>
          <w:rStyle w:val="afffd"/>
          <w:rtl/>
        </w:rPr>
        <w:t xml:space="preserve"> </w:t>
      </w:r>
      <w:r w:rsidRPr="00C35A2C">
        <w:rPr>
          <w:rtl/>
        </w:rPr>
        <w:t>- לא תעשון כדמות שמשי המשמשין לפני במרום, כגון אופנים ושרפים וחיות הקדש ומלא</w:t>
      </w:r>
      <w:r>
        <w:rPr>
          <w:rtl/>
        </w:rPr>
        <w:t>"</w:t>
      </w:r>
      <w:r w:rsidRPr="00C35A2C">
        <w:rPr>
          <w:rFonts w:hint="cs"/>
          <w:rtl/>
        </w:rPr>
        <w:t>ש</w:t>
      </w:r>
      <w:r w:rsidRPr="00C35A2C">
        <w:rPr>
          <w:rtl/>
        </w:rPr>
        <w:t xml:space="preserve"> </w:t>
      </w:r>
    </w:p>
    <w:p w14:paraId="185C1189" w14:textId="77777777" w:rsidR="005702CC" w:rsidRDefault="00910F84" w:rsidP="005702CC">
      <w:pPr>
        <w:pStyle w:val="36"/>
        <w:framePr w:wrap="notBeside"/>
        <w:rPr>
          <w:rtl/>
        </w:rPr>
      </w:pPr>
      <w:r>
        <w:rPr>
          <w:rtl/>
        </w:rPr>
        <w:t xml:space="preserve">- </w:t>
      </w:r>
      <w:r w:rsidRPr="00C35A2C">
        <w:rPr>
          <w:rtl/>
        </w:rPr>
        <w:t>אביי:</w:t>
      </w:r>
    </w:p>
    <w:p w14:paraId="51A1F179" w14:textId="45A2F9F5" w:rsidR="00910F84" w:rsidRPr="00C35A2C" w:rsidRDefault="00910F84" w:rsidP="005702CC">
      <w:pPr>
        <w:rPr>
          <w:rtl/>
        </w:rPr>
      </w:pPr>
      <w:r w:rsidRPr="00C35A2C">
        <w:rPr>
          <w:rtl/>
        </w:rPr>
        <w:t xml:space="preserve"> לא אסרה תורה אלא שמשין שבמדור העליון.</w:t>
      </w:r>
    </w:p>
    <w:p w14:paraId="27D07FFC" w14:textId="77777777" w:rsidR="005702CC" w:rsidRDefault="00910F84" w:rsidP="005702CC">
      <w:pPr>
        <w:pStyle w:val="36"/>
        <w:framePr w:wrap="notBeside"/>
        <w:rPr>
          <w:rtl/>
        </w:rPr>
      </w:pPr>
      <w:r w:rsidRPr="00C35A2C">
        <w:rPr>
          <w:rtl/>
        </w:rPr>
        <w:t>ו</w:t>
      </w:r>
      <w:r w:rsidRPr="00C35A2C">
        <w:rPr>
          <w:rFonts w:hint="cs"/>
          <w:rtl/>
        </w:rPr>
        <w:t>הך</w:t>
      </w:r>
    </w:p>
    <w:p w14:paraId="4CB995AF" w14:textId="252C8582" w:rsidR="00910F84" w:rsidRPr="00C35A2C" w:rsidRDefault="00910F84" w:rsidP="005702CC">
      <w:pPr>
        <w:rPr>
          <w:rtl/>
        </w:rPr>
      </w:pPr>
      <w:r w:rsidRPr="00C35A2C">
        <w:rPr>
          <w:rFonts w:hint="cs"/>
          <w:rtl/>
        </w:rPr>
        <w:t xml:space="preserve"> </w:t>
      </w:r>
      <w:r w:rsidRPr="00FF1C37">
        <w:rPr>
          <w:rStyle w:val="afffd"/>
          <w:rFonts w:hint="cs"/>
          <w:rtl/>
        </w:rPr>
        <w:t>ד'</w:t>
      </w:r>
      <w:r w:rsidRPr="00FF1C37">
        <w:rPr>
          <w:rStyle w:val="afffd"/>
          <w:rtl/>
        </w:rPr>
        <w:t>אשר בשמים</w:t>
      </w:r>
      <w:r w:rsidRPr="00FF1C37">
        <w:rPr>
          <w:rStyle w:val="afffd"/>
          <w:rFonts w:hint="cs"/>
          <w:rtl/>
        </w:rPr>
        <w:t>'</w:t>
      </w:r>
      <w:r w:rsidRPr="00FF1C37">
        <w:rPr>
          <w:rStyle w:val="afffd"/>
          <w:rtl/>
        </w:rPr>
        <w:t xml:space="preserve"> </w:t>
      </w:r>
      <w:r w:rsidRPr="00C35A2C">
        <w:rPr>
          <w:rtl/>
        </w:rPr>
        <w:t>לרבות חמה ולבנה כוכבים ומזלות</w:t>
      </w:r>
      <w:r w:rsidR="005702CC">
        <w:rPr>
          <w:rFonts w:hint="cs"/>
          <w:rtl/>
        </w:rPr>
        <w:t xml:space="preserve"> </w:t>
      </w:r>
      <w:r w:rsidRPr="005702CC">
        <w:rPr>
          <w:rStyle w:val="affff8"/>
          <w:rFonts w:hint="cs"/>
          <w:rtl/>
        </w:rPr>
        <w:t>[מדור תחתון]</w:t>
      </w:r>
      <w:r w:rsidRPr="005702CC">
        <w:rPr>
          <w:rStyle w:val="affff8"/>
          <w:rtl/>
        </w:rPr>
        <w:t>,</w:t>
      </w:r>
      <w:r w:rsidRPr="00FF1C37">
        <w:rPr>
          <w:rStyle w:val="afffd"/>
          <w:rtl/>
        </w:rPr>
        <w:t xml:space="preserve"> </w:t>
      </w:r>
      <w:r w:rsidRPr="00FF1C37">
        <w:rPr>
          <w:rStyle w:val="afffd"/>
          <w:rFonts w:hint="cs"/>
          <w:rtl/>
        </w:rPr>
        <w:t>'</w:t>
      </w:r>
      <w:r w:rsidRPr="00FF1C37">
        <w:rPr>
          <w:rStyle w:val="afffd"/>
          <w:rtl/>
        </w:rPr>
        <w:t>ממעל</w:t>
      </w:r>
      <w:r w:rsidRPr="00FF1C37">
        <w:rPr>
          <w:rStyle w:val="afffd"/>
          <w:rFonts w:hint="cs"/>
          <w:rtl/>
        </w:rPr>
        <w:t>'</w:t>
      </w:r>
      <w:r w:rsidRPr="00FF1C37">
        <w:rPr>
          <w:rStyle w:val="afffd"/>
          <w:rtl/>
        </w:rPr>
        <w:t xml:space="preserve"> </w:t>
      </w:r>
      <w:r w:rsidRPr="00C35A2C">
        <w:rPr>
          <w:rtl/>
        </w:rPr>
        <w:t>לרבות מלאכי השרת</w:t>
      </w:r>
    </w:p>
    <w:p w14:paraId="06B0358A" w14:textId="77777777" w:rsidR="00910F84" w:rsidRPr="00C35A2C" w:rsidRDefault="00910F84" w:rsidP="00910F84">
      <w:pPr>
        <w:pStyle w:val="afffa"/>
        <w:rPr>
          <w:rtl/>
        </w:rPr>
      </w:pPr>
      <w:r>
        <w:rPr>
          <w:rtl/>
        </w:rPr>
        <w:t xml:space="preserve">- </w:t>
      </w:r>
      <w:r w:rsidRPr="00C35A2C">
        <w:rPr>
          <w:rFonts w:hint="cs"/>
          <w:rtl/>
        </w:rPr>
        <w:t>כ</w:t>
      </w:r>
      <w:r w:rsidRPr="00C35A2C">
        <w:rPr>
          <w:rtl/>
        </w:rPr>
        <w:t>י תניא ההיא לעובדם</w:t>
      </w:r>
      <w:r w:rsidRPr="00C35A2C">
        <w:rPr>
          <w:rFonts w:hint="cs"/>
          <w:rtl/>
        </w:rPr>
        <w:t xml:space="preserve"> דאסור </w:t>
      </w:r>
      <w:r w:rsidRPr="00C35A2C">
        <w:rPr>
          <w:rtl/>
        </w:rPr>
        <w:t>.</w:t>
      </w:r>
    </w:p>
    <w:p w14:paraId="4EFA3E3D" w14:textId="77777777" w:rsidR="005702CC" w:rsidRDefault="00910F84" w:rsidP="005702CC">
      <w:pPr>
        <w:pStyle w:val="36"/>
        <w:framePr w:wrap="notBeside"/>
        <w:rPr>
          <w:rtl/>
        </w:rPr>
      </w:pPr>
      <w:r w:rsidRPr="00C35A2C">
        <w:rPr>
          <w:rFonts w:hint="cs"/>
          <w:rtl/>
        </w:rPr>
        <w:t>והך</w:t>
      </w:r>
    </w:p>
    <w:p w14:paraId="3102B63E" w14:textId="2CB287D9" w:rsidR="00910F84" w:rsidRPr="00C35A2C" w:rsidRDefault="00910F84" w:rsidP="00910F84">
      <w:pPr>
        <w:rPr>
          <w:rtl/>
        </w:rPr>
      </w:pPr>
      <w:r w:rsidRPr="00C35A2C">
        <w:rPr>
          <w:rFonts w:hint="cs"/>
          <w:rtl/>
        </w:rPr>
        <w:t xml:space="preserve"> </w:t>
      </w:r>
      <w:r w:rsidRPr="00FF1C37">
        <w:rPr>
          <w:rStyle w:val="afffd"/>
          <w:rFonts w:hint="cs"/>
          <w:rtl/>
        </w:rPr>
        <w:t>ד'ל</w:t>
      </w:r>
      <w:r w:rsidRPr="00FF1C37">
        <w:rPr>
          <w:rStyle w:val="afffd"/>
          <w:rtl/>
        </w:rPr>
        <w:t>עובדם</w:t>
      </w:r>
      <w:r w:rsidRPr="00FF1C37">
        <w:rPr>
          <w:rStyle w:val="afffd"/>
          <w:rFonts w:hint="cs"/>
          <w:rtl/>
        </w:rPr>
        <w:t xml:space="preserve">' </w:t>
      </w:r>
      <w:r w:rsidRPr="00C35A2C">
        <w:rPr>
          <w:rtl/>
        </w:rPr>
        <w:t>אפי</w:t>
      </w:r>
      <w:r w:rsidRPr="00C35A2C">
        <w:rPr>
          <w:rFonts w:hint="cs"/>
          <w:rtl/>
        </w:rPr>
        <w:t>'</w:t>
      </w:r>
      <w:r w:rsidRPr="00C35A2C">
        <w:rPr>
          <w:rtl/>
        </w:rPr>
        <w:t xml:space="preserve"> שילשול קטן!</w:t>
      </w:r>
      <w:r w:rsidRPr="00C35A2C">
        <w:rPr>
          <w:rFonts w:hint="cs"/>
          <w:rtl/>
        </w:rPr>
        <w:t xml:space="preserve"> - אה</w:t>
      </w:r>
      <w:r>
        <w:rPr>
          <w:rtl/>
        </w:rPr>
        <w:t>"</w:t>
      </w:r>
      <w:r w:rsidRPr="00C35A2C">
        <w:rPr>
          <w:rFonts w:hint="cs"/>
          <w:rtl/>
        </w:rPr>
        <w:t xml:space="preserve">נ </w:t>
      </w:r>
      <w:r w:rsidRPr="00C35A2C">
        <w:rPr>
          <w:rtl/>
        </w:rPr>
        <w:t>ומסיפ</w:t>
      </w:r>
      <w:r w:rsidRPr="00C35A2C">
        <w:rPr>
          <w:rFonts w:hint="cs"/>
          <w:rtl/>
        </w:rPr>
        <w:t>א</w:t>
      </w:r>
      <w:r w:rsidRPr="00C35A2C">
        <w:rPr>
          <w:rtl/>
        </w:rPr>
        <w:t xml:space="preserve"> דקרא נפקא, </w:t>
      </w:r>
    </w:p>
    <w:p w14:paraId="50162A76" w14:textId="77777777" w:rsidR="00910F84" w:rsidRPr="00C35A2C" w:rsidRDefault="00910F84" w:rsidP="00910F84">
      <w:pPr>
        <w:rPr>
          <w:rtl/>
        </w:rPr>
      </w:pPr>
      <w:r w:rsidRPr="00FF1C37">
        <w:rPr>
          <w:rStyle w:val="afffd"/>
          <w:rtl/>
        </w:rPr>
        <w:t>ד</w:t>
      </w:r>
      <w:r w:rsidRPr="00FF1C37">
        <w:rPr>
          <w:rStyle w:val="afffd"/>
          <w:rFonts w:hint="cs"/>
          <w:rtl/>
        </w:rPr>
        <w:t>'</w:t>
      </w:r>
      <w:r w:rsidRPr="00FF1C37">
        <w:rPr>
          <w:rStyle w:val="afffd"/>
          <w:rtl/>
        </w:rPr>
        <w:t>אשר בארץ</w:t>
      </w:r>
      <w:r w:rsidRPr="00FF1C37">
        <w:rPr>
          <w:rStyle w:val="afffd"/>
          <w:rFonts w:hint="cs"/>
          <w:rtl/>
        </w:rPr>
        <w:t>'</w:t>
      </w:r>
      <w:r w:rsidRPr="00FF1C37">
        <w:rPr>
          <w:rStyle w:val="afffd"/>
          <w:rtl/>
        </w:rPr>
        <w:t xml:space="preserve"> </w:t>
      </w:r>
      <w:r w:rsidRPr="00C35A2C">
        <w:rPr>
          <w:rtl/>
        </w:rPr>
        <w:t>- לרבות ימים ונהרות הרים וגבעות,</w:t>
      </w:r>
      <w:r w:rsidRPr="00FF1C37">
        <w:rPr>
          <w:rStyle w:val="afffd"/>
          <w:rtl/>
        </w:rPr>
        <w:t xml:space="preserve"> </w:t>
      </w:r>
      <w:r w:rsidRPr="00FF1C37">
        <w:rPr>
          <w:rStyle w:val="afffd"/>
          <w:rFonts w:hint="cs"/>
          <w:rtl/>
        </w:rPr>
        <w:t>'</w:t>
      </w:r>
      <w:r w:rsidRPr="00FF1C37">
        <w:rPr>
          <w:rStyle w:val="afffd"/>
          <w:rtl/>
        </w:rPr>
        <w:t>מתחת</w:t>
      </w:r>
      <w:r w:rsidRPr="00FF1C37">
        <w:rPr>
          <w:rStyle w:val="afffd"/>
          <w:rFonts w:hint="cs"/>
          <w:rtl/>
        </w:rPr>
        <w:t>'</w:t>
      </w:r>
      <w:r w:rsidRPr="00FF1C37">
        <w:rPr>
          <w:rStyle w:val="afffd"/>
          <w:rtl/>
        </w:rPr>
        <w:t xml:space="preserve"> </w:t>
      </w:r>
      <w:r w:rsidRPr="00C35A2C">
        <w:rPr>
          <w:rtl/>
        </w:rPr>
        <w:t>- לרבות שילשול קטן.</w:t>
      </w:r>
    </w:p>
    <w:p w14:paraId="7C411967" w14:textId="77777777" w:rsidR="005702CC" w:rsidRDefault="00910F84" w:rsidP="005702CC">
      <w:pPr>
        <w:pStyle w:val="36"/>
        <w:framePr w:wrap="notBeside"/>
        <w:rPr>
          <w:rtl/>
        </w:rPr>
      </w:pPr>
      <w:r w:rsidRPr="00C35A2C">
        <w:rPr>
          <w:rFonts w:hint="cs"/>
          <w:rtl/>
        </w:rPr>
        <w:t>והך</w:t>
      </w:r>
    </w:p>
    <w:p w14:paraId="685F696E" w14:textId="3A196B96" w:rsidR="005702CC" w:rsidRDefault="00910F84" w:rsidP="005702CC">
      <w:pPr>
        <w:rPr>
          <w:rtl/>
        </w:rPr>
      </w:pPr>
      <w:r w:rsidRPr="00C35A2C">
        <w:rPr>
          <w:rFonts w:hint="cs"/>
          <w:rtl/>
        </w:rPr>
        <w:t xml:space="preserve"> </w:t>
      </w:r>
      <w:r w:rsidRPr="00FF1C37">
        <w:rPr>
          <w:rStyle w:val="afffd"/>
          <w:rFonts w:hint="cs"/>
          <w:rtl/>
        </w:rPr>
        <w:t>ד'</w:t>
      </w:r>
      <w:r w:rsidRPr="00FF1C37">
        <w:rPr>
          <w:rStyle w:val="afffd"/>
          <w:rtl/>
        </w:rPr>
        <w:t>לא תעשון אתי</w:t>
      </w:r>
      <w:r w:rsidRPr="00FF1C37">
        <w:rPr>
          <w:rStyle w:val="afffd"/>
          <w:rFonts w:hint="cs"/>
          <w:rtl/>
        </w:rPr>
        <w:t>'</w:t>
      </w:r>
      <w:r w:rsidRPr="00FF1C37">
        <w:rPr>
          <w:rStyle w:val="afffd"/>
          <w:rtl/>
        </w:rPr>
        <w:t xml:space="preserve"> </w:t>
      </w:r>
      <w:r w:rsidRPr="00C35A2C">
        <w:rPr>
          <w:rtl/>
        </w:rPr>
        <w:t xml:space="preserve">- לא </w:t>
      </w:r>
      <w:r w:rsidRPr="00C35A2C">
        <w:rPr>
          <w:b/>
          <w:bCs/>
          <w:rtl/>
        </w:rPr>
        <w:t>תעשון</w:t>
      </w:r>
      <w:r w:rsidRPr="00C35A2C">
        <w:rPr>
          <w:rtl/>
        </w:rPr>
        <w:t xml:space="preserve"> כדמות שמשי המשמשין לפני במרום, כגון חמה ולבנה, כוכבים ומזלות</w:t>
      </w:r>
    </w:p>
    <w:p w14:paraId="15FD455D" w14:textId="77777777" w:rsidR="005702CC" w:rsidRDefault="00910F84" w:rsidP="005702CC">
      <w:pPr>
        <w:pStyle w:val="36"/>
        <w:framePr w:wrap="notBeside"/>
        <w:rPr>
          <w:rtl/>
        </w:rPr>
      </w:pPr>
      <w:r>
        <w:rPr>
          <w:rtl/>
        </w:rPr>
        <w:t xml:space="preserve">- </w:t>
      </w:r>
      <w:r w:rsidRPr="00C35A2C">
        <w:rPr>
          <w:rtl/>
        </w:rPr>
        <w:t>שאני ר</w:t>
      </w:r>
      <w:r>
        <w:rPr>
          <w:rtl/>
        </w:rPr>
        <w:t>"</w:t>
      </w:r>
      <w:r w:rsidRPr="00C35A2C">
        <w:rPr>
          <w:rtl/>
        </w:rPr>
        <w:t xml:space="preserve">ג, </w:t>
      </w:r>
    </w:p>
    <w:p w14:paraId="10F25DC6" w14:textId="76C8F21D" w:rsidR="00910F84" w:rsidRPr="00C35A2C" w:rsidRDefault="00910F84" w:rsidP="005702CC">
      <w:pPr>
        <w:rPr>
          <w:rtl/>
        </w:rPr>
      </w:pPr>
      <w:r w:rsidRPr="00C35A2C">
        <w:rPr>
          <w:rtl/>
        </w:rPr>
        <w:t>דאחרים עשו לו.</w:t>
      </w:r>
    </w:p>
    <w:p w14:paraId="33FF7636" w14:textId="77777777" w:rsidR="007364DD" w:rsidRDefault="00910F84" w:rsidP="007364DD">
      <w:pPr>
        <w:pStyle w:val="36"/>
        <w:framePr w:wrap="notBeside"/>
        <w:rPr>
          <w:rtl/>
        </w:rPr>
      </w:pPr>
      <w:r w:rsidRPr="00C35A2C">
        <w:rPr>
          <w:rtl/>
        </w:rPr>
        <w:t>וה</w:t>
      </w:r>
      <w:r w:rsidRPr="00C35A2C">
        <w:rPr>
          <w:rFonts w:hint="cs"/>
          <w:rtl/>
        </w:rPr>
        <w:t>ך דר</w:t>
      </w:r>
      <w:r>
        <w:rPr>
          <w:rtl/>
        </w:rPr>
        <w:t>"</w:t>
      </w:r>
      <w:r w:rsidRPr="00C35A2C">
        <w:rPr>
          <w:rFonts w:hint="cs"/>
          <w:rtl/>
        </w:rPr>
        <w:t>י</w:t>
      </w:r>
    </w:p>
    <w:p w14:paraId="332F3CDC" w14:textId="77777777" w:rsidR="005702CC" w:rsidRDefault="00910F84" w:rsidP="005702CC">
      <w:pPr>
        <w:rPr>
          <w:rtl/>
        </w:rPr>
      </w:pPr>
      <w:r w:rsidRPr="00C35A2C">
        <w:rPr>
          <w:rFonts w:hint="cs"/>
          <w:rtl/>
        </w:rPr>
        <w:t xml:space="preserve"> גם אחרים עשו לו ואעפ</w:t>
      </w:r>
      <w:r>
        <w:rPr>
          <w:rtl/>
        </w:rPr>
        <w:t>"</w:t>
      </w:r>
      <w:r w:rsidRPr="00C35A2C">
        <w:rPr>
          <w:rFonts w:hint="cs"/>
          <w:rtl/>
        </w:rPr>
        <w:t>כ א</w:t>
      </w:r>
      <w:r>
        <w:rPr>
          <w:rtl/>
        </w:rPr>
        <w:t>"</w:t>
      </w:r>
      <w:r>
        <w:rPr>
          <w:rFonts w:hint="cs"/>
          <w:rtl/>
        </w:rPr>
        <w:t xml:space="preserve">ל שמואל </w:t>
      </w:r>
      <w:r>
        <w:rPr>
          <w:rStyle w:val="affff1"/>
          <w:rFonts w:hint="cs"/>
          <w:rtl/>
          <w:rPrChange w:id="9844" w:author="מנוע אמוראים" w:date="2026-10-05T16:41:56Z">
            <w:rPr>
              <w:rFonts w:hint="cs"/>
              <w:rtl/>
            </w:rPr>
          </w:rPrChange>
        </w:rPr>
        <w:t xml:space="preserve">לר</w:t>
      </w:r>
      <w:r>
        <w:rPr>
          <w:rStyle w:val="affff1"/>
          <w:rtl/>
          <w:rPrChange w:id="9845" w:author="מנוע אמוראים" w:date="2026-10-05T16:41:56Z">
            <w:rPr>
              <w:rtl/>
            </w:rPr>
          </w:rPrChange>
        </w:rPr>
        <w:t xml:space="preserve">"</w:t>
      </w:r>
      <w:r>
        <w:rPr>
          <w:rStyle w:val="affff1"/>
          <w:rFonts w:hint="cs"/>
          <w:rtl/>
          <w:rPrChange w:id="9846" w:author="מנוע אמוראים" w:date="2026-10-05T16:41:56Z">
            <w:rPr>
              <w:rFonts w:hint="cs"/>
              <w:rtl/>
            </w:rPr>
          </w:rPrChange>
        </w:rPr>
        <w:t xml:space="preserve">י</w:t>
      </w:r>
      <w:r>
        <w:rPr>
          <w:rFonts w:hint="cs"/>
          <w:rtl/>
        </w:rPr>
        <w:t xml:space="preserve"> שיוריד את עיניו התם משום חשד </w:t>
      </w:r>
    </w:p>
    <w:p w14:paraId="633CE06E" w14:textId="77777777" w:rsidR="005702CC" w:rsidRDefault="00910F84" w:rsidP="005702CC">
      <w:pPr>
        <w:pStyle w:val="36"/>
        <w:framePr w:wrap="notBeside"/>
        <w:rPr>
          <w:rtl/>
        </w:rPr>
      </w:pPr>
      <w:r>
        <w:rPr>
          <w:rtl/>
        </w:rPr>
        <w:t>-</w:t>
      </w:r>
    </w:p>
    <w:p w14:paraId="66ED48A7" w14:textId="62C60F11" w:rsidR="00910F84" w:rsidRPr="00C35A2C" w:rsidRDefault="00910F84" w:rsidP="005702CC">
      <w:pPr>
        <w:rPr>
          <w:rtl/>
        </w:rPr>
      </w:pPr>
      <w:r>
        <w:rPr>
          <w:rtl/>
        </w:rPr>
        <w:t xml:space="preserve"> </w:t>
      </w:r>
      <w:r w:rsidRPr="00C35A2C">
        <w:rPr>
          <w:rFonts w:hint="cs"/>
          <w:rtl/>
        </w:rPr>
        <w:t>ד</w:t>
      </w:r>
      <w:r w:rsidRPr="00C35A2C">
        <w:rPr>
          <w:rtl/>
        </w:rPr>
        <w:t>טבעת שחותמה בולט אסור להניחה ומותר לחתום בה, חותמה שוקע מותר להניחה ואסור לחתום</w:t>
      </w:r>
      <w:r w:rsidRPr="00C35A2C">
        <w:rPr>
          <w:rFonts w:hint="cs"/>
          <w:rtl/>
        </w:rPr>
        <w:t xml:space="preserve"> בה</w:t>
      </w:r>
      <w:r w:rsidRPr="00C35A2C">
        <w:rPr>
          <w:rtl/>
        </w:rPr>
        <w:t xml:space="preserve"> </w:t>
      </w:r>
    </w:p>
    <w:p w14:paraId="047F66F0" w14:textId="77777777" w:rsidR="005702CC" w:rsidRDefault="00910F84" w:rsidP="005702CC">
      <w:pPr>
        <w:pStyle w:val="36"/>
        <w:framePr w:wrap="notBeside"/>
        <w:rPr>
          <w:rtl/>
        </w:rPr>
      </w:pPr>
      <w:r w:rsidRPr="00C35A2C">
        <w:rPr>
          <w:rtl/>
        </w:rPr>
        <w:t xml:space="preserve">• </w:t>
      </w:r>
      <w:r w:rsidRPr="00C35A2C">
        <w:rPr>
          <w:rFonts w:hint="cs"/>
          <w:rtl/>
        </w:rPr>
        <w:t xml:space="preserve">והך </w:t>
      </w:r>
    </w:p>
    <w:p w14:paraId="7C5421D1" w14:textId="77777777" w:rsidR="005702CC" w:rsidRDefault="00910F84" w:rsidP="005702CC">
      <w:pPr>
        <w:rPr>
          <w:rtl/>
        </w:rPr>
      </w:pPr>
      <w:r w:rsidRPr="00C35A2C">
        <w:rPr>
          <w:rFonts w:hint="cs"/>
          <w:rtl/>
        </w:rPr>
        <w:t>דביהכנ</w:t>
      </w:r>
      <w:r>
        <w:rPr>
          <w:rtl/>
        </w:rPr>
        <w:t>"</w:t>
      </w:r>
      <w:r w:rsidRPr="00C35A2C">
        <w:rPr>
          <w:rFonts w:hint="cs"/>
          <w:rtl/>
        </w:rPr>
        <w:t xml:space="preserve">ס [דשף ויתיב] בנהרדעא והעמידו שם אנדרטא ואבוה דשמואל ולוי והתפללו שם </w:t>
      </w:r>
    </w:p>
    <w:p w14:paraId="36BB8777" w14:textId="77777777" w:rsidR="005702CC" w:rsidRDefault="00910F84" w:rsidP="005702CC">
      <w:pPr>
        <w:pStyle w:val="36"/>
        <w:framePr w:wrap="notBeside"/>
        <w:rPr>
          <w:rtl/>
        </w:rPr>
      </w:pPr>
      <w:r>
        <w:rPr>
          <w:rtl/>
        </w:rPr>
        <w:t xml:space="preserve">- </w:t>
      </w:r>
    </w:p>
    <w:p w14:paraId="51F94276" w14:textId="315576CE" w:rsidR="00910F84" w:rsidRPr="00C35A2C" w:rsidRDefault="00910F84" w:rsidP="005702CC">
      <w:r w:rsidRPr="00C35A2C">
        <w:rPr>
          <w:rFonts w:hint="cs"/>
          <w:rtl/>
        </w:rPr>
        <w:t>לא חיישי לחשד</w:t>
      </w:r>
      <w:r>
        <w:rPr>
          <w:rFonts w:hint="cs"/>
          <w:rtl/>
        </w:rPr>
        <w:t>,</w:t>
      </w:r>
      <w:r w:rsidRPr="00C35A2C">
        <w:rPr>
          <w:rFonts w:hint="cs"/>
          <w:rtl/>
        </w:rPr>
        <w:t xml:space="preserve"> דרבים שאני </w:t>
      </w:r>
    </w:p>
    <w:p w14:paraId="6408B147" w14:textId="77777777" w:rsidR="005702CC" w:rsidRDefault="00910F84" w:rsidP="005702CC">
      <w:pPr>
        <w:pStyle w:val="36"/>
        <w:framePr w:wrap="notBeside"/>
        <w:rPr>
          <w:rtl/>
        </w:rPr>
      </w:pPr>
      <w:r w:rsidRPr="00C35A2C">
        <w:rPr>
          <w:rtl/>
        </w:rPr>
        <w:t>• ו</w:t>
      </w:r>
      <w:r w:rsidRPr="00C35A2C">
        <w:rPr>
          <w:rFonts w:hint="cs"/>
          <w:rtl/>
        </w:rPr>
        <w:t>אפי'</w:t>
      </w:r>
    </w:p>
    <w:p w14:paraId="4D17DEA8" w14:textId="77777777" w:rsidR="005702CC" w:rsidRDefault="00910F84" w:rsidP="00910F84">
      <w:pPr>
        <w:rPr>
          <w:rtl/>
        </w:rPr>
      </w:pPr>
      <w:r>
        <w:rPr>
          <w:rFonts w:hint="cs"/>
          <w:rtl/>
        </w:rPr>
        <w:t xml:space="preserve"> </w:t>
      </w:r>
      <w:r>
        <w:rPr>
          <w:rStyle w:val="affff1"/>
          <w:rFonts w:hint="cs"/>
          <w:rtl/>
          <w:rPrChange w:id="9847" w:author="מנוע אמוראים" w:date="2026-10-05T16:41:56Z">
            <w:rPr>
              <w:rFonts w:hint="cs"/>
              <w:rtl/>
            </w:rPr>
          </w:rPrChange>
        </w:rPr>
        <w:t xml:space="preserve">דר</w:t>
      </w:r>
      <w:r>
        <w:rPr>
          <w:rStyle w:val="affff1"/>
          <w:rtl/>
          <w:rPrChange w:id="9848" w:author="מנוע אמוראים" w:date="2026-10-05T16:41:56Z">
            <w:rPr>
              <w:rtl/>
            </w:rPr>
          </w:rPrChange>
        </w:rPr>
        <w:t xml:space="preserve">"</w:t>
      </w:r>
      <w:r>
        <w:rPr>
          <w:rStyle w:val="affff1"/>
          <w:rFonts w:hint="cs"/>
          <w:rtl/>
          <w:rPrChange w:id="9849" w:author="מנוע אמוראים" w:date="2026-10-05T16:41:56Z">
            <w:rPr>
              <w:rFonts w:hint="cs"/>
              <w:rtl/>
            </w:rPr>
          </w:rPrChange>
        </w:rPr>
        <w:t xml:space="preserve">ג</w:t>
      </w:r>
      <w:r>
        <w:rPr>
          <w:rFonts w:hint="cs"/>
          <w:rtl/>
        </w:rPr>
        <w:t xml:space="preserve"> יחיד היה </w:t>
      </w:r>
      <w:r w:rsidRPr="005702CC">
        <w:rPr>
          <w:rStyle w:val="affff1"/>
          <w:rFonts w:hint="cs"/>
          <w:rtl/>
        </w:rPr>
        <w:t>א.</w:t>
      </w:r>
      <w:r w:rsidRPr="00C35A2C">
        <w:rPr>
          <w:rFonts w:hint="cs"/>
          <w:rtl/>
        </w:rPr>
        <w:t xml:space="preserve"> כיוון דנשיא הוא שכיחי רבים אצלו </w:t>
      </w:r>
    </w:p>
    <w:p w14:paraId="09F4DB06" w14:textId="77777777" w:rsidR="005702CC" w:rsidRDefault="005702CC" w:rsidP="005702CC">
      <w:pPr>
        <w:rPr>
          <w:rtl/>
        </w:rPr>
      </w:pPr>
      <w:r>
        <w:rPr>
          <w:rFonts w:hint="cs"/>
          <w:rtl/>
        </w:rPr>
        <w:t>ב.</w:t>
      </w:r>
      <w:r w:rsidRPr="00280F6D">
        <w:rPr>
          <w:rFonts w:hint="cs"/>
          <w:b/>
          <w:bCs/>
          <w:rtl/>
        </w:rPr>
        <w:t xml:space="preserve"> </w:t>
      </w:r>
      <w:r w:rsidR="00910F84" w:rsidRPr="00280F6D">
        <w:rPr>
          <w:rFonts w:hint="cs"/>
          <w:b/>
          <w:bCs/>
          <w:rtl/>
        </w:rPr>
        <w:t>נ</w:t>
      </w:r>
      <w:r w:rsidR="00910F84" w:rsidRPr="00C35A2C">
        <w:rPr>
          <w:rFonts w:hint="cs"/>
          <w:rtl/>
        </w:rPr>
        <w:t xml:space="preserve"> חוליות חוליות היה  </w:t>
      </w:r>
    </w:p>
    <w:p w14:paraId="7B301309" w14:textId="77777777" w:rsidR="005702CC" w:rsidRDefault="005702CC" w:rsidP="005702CC">
      <w:pPr>
        <w:pStyle w:val="36"/>
        <w:framePr w:wrap="notBeside"/>
        <w:rPr>
          <w:rtl/>
        </w:rPr>
      </w:pPr>
      <w:r>
        <w:rPr>
          <w:rFonts w:hint="cs"/>
          <w:rtl/>
        </w:rPr>
        <w:t>ג.</w:t>
      </w:r>
    </w:p>
    <w:p w14:paraId="1C68A8BE" w14:textId="20A00965" w:rsidR="00910F84" w:rsidRPr="00C35A2C" w:rsidRDefault="00910F84" w:rsidP="005702CC">
      <w:pPr>
        <w:rPr>
          <w:rtl/>
        </w:rPr>
      </w:pPr>
      <w:r w:rsidRPr="00C35A2C">
        <w:rPr>
          <w:rFonts w:hint="cs"/>
          <w:rtl/>
        </w:rPr>
        <w:t xml:space="preserve"> להתלמד שאני </w:t>
      </w:r>
      <w:r w:rsidRPr="005702CC">
        <w:rPr>
          <w:rStyle w:val="affff1"/>
          <w:rFonts w:hint="cs"/>
          <w:rtl/>
        </w:rPr>
        <w:t>ד</w:t>
      </w:r>
      <w:r w:rsidRPr="005702CC">
        <w:rPr>
          <w:rStyle w:val="affff1"/>
          <w:rtl/>
        </w:rPr>
        <w:t>תניא:</w:t>
      </w:r>
      <w:r w:rsidRPr="00C35A2C">
        <w:rPr>
          <w:rtl/>
        </w:rPr>
        <w:t xml:space="preserve"> </w:t>
      </w:r>
      <w:r w:rsidRPr="00B5786F">
        <w:rPr>
          <w:rStyle w:val="afffd"/>
          <w:rtl/>
        </w:rPr>
        <w:t>לא תלמד לעשות</w:t>
      </w:r>
      <w:r w:rsidRPr="00C35A2C">
        <w:rPr>
          <w:rtl/>
        </w:rPr>
        <w:t xml:space="preserve">, אבל אתה למד להבין ולהורות. </w:t>
      </w:r>
    </w:p>
    <w:p w14:paraId="761E3ADD" w14:textId="77777777" w:rsidR="00910F84" w:rsidRPr="00C35A2C" w:rsidRDefault="00910F84" w:rsidP="00910F84">
      <w:pPr>
        <w:pStyle w:val="afff2"/>
        <w:rPr>
          <w:rtl/>
        </w:rPr>
      </w:pPr>
      <w:ins w:id="9881" w:author="מספור קטעי משנה" w:date="2026-10-06T06:44:54Z">
        <w:r>
          <w:rPr>
            <w:rStyle w:val="MisparKeta"/>
          </w:rPr>
          <w:t xml:space="preserve">א. </w:t>
        </w:r>
      </w:ins>
      <w:r w:rsidRPr="00C35A2C">
        <w:rPr>
          <w:rtl/>
        </w:rPr>
        <w:t>רשב</w:t>
      </w:r>
      <w:r>
        <w:rPr>
          <w:rtl/>
        </w:rPr>
        <w:t>"</w:t>
      </w:r>
      <w:r w:rsidRPr="00C35A2C">
        <w:rPr>
          <w:rtl/>
        </w:rPr>
        <w:t>ג אומר וכו'.</w:t>
      </w:r>
    </w:p>
    <w:p w14:paraId="4F90AE86" w14:textId="77777777" w:rsidR="005702CC" w:rsidRDefault="00910F84" w:rsidP="005702CC">
      <w:pPr>
        <w:pStyle w:val="36"/>
        <w:framePr w:wrap="notBeside"/>
        <w:rPr>
          <w:rtl/>
        </w:rPr>
      </w:pPr>
      <w:r w:rsidRPr="00C35A2C">
        <w:rPr>
          <w:rFonts w:hint="cs"/>
          <w:rtl/>
        </w:rPr>
        <w:t xml:space="preserve">  </w:t>
      </w:r>
      <w:r w:rsidRPr="00C35A2C">
        <w:rPr>
          <w:rtl/>
        </w:rPr>
        <w:t xml:space="preserve">רב: </w:t>
      </w:r>
    </w:p>
    <w:p w14:paraId="00C5392F" w14:textId="4528F6CB" w:rsidR="00910F84" w:rsidRPr="00C35A2C" w:rsidRDefault="00910F84" w:rsidP="005702CC">
      <w:pPr>
        <w:rPr>
          <w:rtl/>
        </w:rPr>
      </w:pPr>
      <w:r w:rsidRPr="00C35A2C">
        <w:rPr>
          <w:b/>
          <w:bCs/>
          <w:rtl/>
        </w:rPr>
        <w:t>מכובדין</w:t>
      </w:r>
      <w:r w:rsidRPr="00C35A2C">
        <w:rPr>
          <w:rtl/>
        </w:rPr>
        <w:t xml:space="preserve"> - למעלה מן המים, </w:t>
      </w:r>
      <w:r w:rsidRPr="00C35A2C">
        <w:rPr>
          <w:b/>
          <w:bCs/>
          <w:rtl/>
        </w:rPr>
        <w:t>מבוזין</w:t>
      </w:r>
      <w:r w:rsidRPr="00C35A2C">
        <w:rPr>
          <w:rtl/>
        </w:rPr>
        <w:t xml:space="preserve"> - למטה מן המים; </w:t>
      </w:r>
    </w:p>
    <w:p w14:paraId="292F6E28" w14:textId="77777777" w:rsidR="00910F84" w:rsidRPr="00C35A2C" w:rsidRDefault="00910F84" w:rsidP="00910F84">
      <w:pPr>
        <w:rPr>
          <w:rtl/>
        </w:rPr>
      </w:pPr>
      <w:r w:rsidRPr="00C35A2C">
        <w:rPr>
          <w:b/>
          <w:bCs/>
          <w:rtl/>
        </w:rPr>
        <w:t>ושמואל</w:t>
      </w:r>
      <w:r w:rsidRPr="00C35A2C">
        <w:rPr>
          <w:rFonts w:hint="cs"/>
          <w:rtl/>
        </w:rPr>
        <w:t>:</w:t>
      </w:r>
      <w:r w:rsidRPr="00C35A2C">
        <w:rPr>
          <w:rtl/>
        </w:rPr>
        <w:t xml:space="preserve">  אלו ואלו מבוזין הן, </w:t>
      </w:r>
    </w:p>
    <w:p w14:paraId="1BA1C336" w14:textId="77777777" w:rsidR="00910F84" w:rsidRPr="00C35A2C" w:rsidRDefault="00910F84" w:rsidP="00910F84">
      <w:pPr>
        <w:rPr>
          <w:rtl/>
        </w:rPr>
      </w:pPr>
      <w:r w:rsidRPr="00C35A2C">
        <w:rPr>
          <w:rtl/>
        </w:rPr>
        <w:lastRenderedPageBreak/>
        <w:t xml:space="preserve">אלא אלו הן </w:t>
      </w:r>
      <w:r w:rsidRPr="00C35A2C">
        <w:rPr>
          <w:b/>
          <w:bCs/>
          <w:rtl/>
        </w:rPr>
        <w:t>מכובדין</w:t>
      </w:r>
      <w:r w:rsidRPr="00C35A2C">
        <w:rPr>
          <w:rtl/>
        </w:rPr>
        <w:t xml:space="preserve"> - שעל השירין ועל הנזמים ועל הטבעות.</w:t>
      </w:r>
      <w:r w:rsidRPr="00C35A2C">
        <w:rPr>
          <w:rFonts w:hint="cs"/>
          <w:rtl/>
        </w:rPr>
        <w:t xml:space="preserve"> ות</w:t>
      </w:r>
      <w:r>
        <w:rPr>
          <w:rtl/>
        </w:rPr>
        <w:t>"</w:t>
      </w:r>
      <w:r w:rsidRPr="00C35A2C">
        <w:rPr>
          <w:rFonts w:hint="cs"/>
          <w:rtl/>
        </w:rPr>
        <w:t xml:space="preserve">כ דשמואל </w:t>
      </w:r>
    </w:p>
    <w:p w14:paraId="27CAA2F5" w14:textId="77777777" w:rsidR="00910F84" w:rsidRPr="00C35A2C" w:rsidRDefault="00910F84" w:rsidP="00910F84">
      <w:pPr>
        <w:ind w:firstLine="226"/>
        <w:rPr>
          <w:rtl/>
        </w:rPr>
      </w:pPr>
      <w:r w:rsidRPr="00C35A2C">
        <w:rPr>
          <w:b/>
          <w:bCs/>
          <w:rtl/>
        </w:rPr>
        <w:t>מבוזין</w:t>
      </w:r>
      <w:r w:rsidRPr="00C35A2C">
        <w:rPr>
          <w:rtl/>
        </w:rPr>
        <w:t xml:space="preserve"> - שעל היורות ועל הקומקמסין ועל מחמי חמים, ושעל הסדינין ועל המטפחות.</w:t>
      </w:r>
    </w:p>
    <w:p w14:paraId="3D18E5D0" w14:textId="77777777" w:rsidR="000C50A9" w:rsidRDefault="000C50A9">
      <w:pPr>
        <w:bidi w:val="0"/>
        <w:spacing w:after="160" w:line="259" w:lineRule="auto"/>
        <w:jc w:val="left"/>
        <w:rPr>
          <w:rFonts w:ascii="BA חניכי הישיבות" w:hAnsi="BA חניכי הישיבות" w:cs="BA TM • Vilna Extra-Bold"/>
          <w:color w:val="806000" w:themeColor="accent4" w:themeShade="80"/>
          <w:sz w:val="24"/>
        </w:rPr>
      </w:pPr>
      <w:r>
        <w:rPr>
          <w:rFonts w:ascii="BA חניכי הישיבות" w:hAnsi="BA חניכי הישיבות" w:cs="BA TM • Vilna Extra-Bold"/>
          <w:color w:val="806000" w:themeColor="accent4" w:themeShade="80"/>
          <w:sz w:val="24"/>
          <w:rtl/>
        </w:rPr>
        <w:br w:type="page"/>
      </w:r>
    </w:p>
    <w:p>
      <w:pPr>
        <w:pStyle w:val="affff4"/>
        <w:rPr>
          <w:ins w:id="20157" w:author="קלוד" w:date="2026-10-06T10:07:24Z"/>
        </w:rPr>
      </w:pPr>
      <w:ins w:id="20156" w:author="קלוד" w:date="2026-10-06T10:07:24Z">
        <w:r>
          <w:t xml:space="preserve">משנה ג</w:t>
        </w:r>
      </w:ins>
    </w:p>
    <w:p w14:paraId="09AB4B77" w14:textId="6563B4B8" w:rsidR="00910F84" w:rsidRPr="00C35A2C" w:rsidRDefault="00910F84" w:rsidP="00910F84">
      <w:pPr>
        <w:pStyle w:val="affb"/>
        <w:rPr>
          <w:del w:id="20027" w:author="קלוד" w:date="2026-10-06T10:12:09Z"/>
          <w:rtl/>
        </w:rPr>
      </w:pPr>
      <w:ins w:id="9882" w:author="מספור קטעי משנה" w:date="2026-10-06T06:44:54Z">
        <w:del w:id="20025" w:author="קלוד" w:date="2026-10-06T10:12:09Z">
          <w:r>
            <w:rPr>
              <w:rStyle w:val="MisparKeta"/>
            </w:rPr>
            <w:delText xml:space="preserve">ב. </w:delText>
          </w:r>
        </w:del>
      </w:ins>
      <w:del w:id="20026" w:author="קלוד" w:date="2026-10-06T10:12:09Z">
        <w:r w:rsidRPr="00C35A2C">
          <w:rPr>
            <w:rtl/>
          </w:rPr>
          <w:lastRenderedPageBreak/>
          <w:delText xml:space="preserve">מתני'.</w:delText>
        </w:r>
      </w:del>
    </w:p>
    <w:p w14:paraId="0B7AC067" w14:textId="77777777" w:rsidR="00910F84" w:rsidRPr="00C35A2C" w:rsidRDefault="00910F84" w:rsidP="00910F84">
      <w:pPr>
        <w:pStyle w:val="affb"/>
        <w:rPr>
          <w:rtl/>
        </w:rPr>
      </w:pPr>
      <w:ins w:id="20099" w:author="קלוד" w:date="2026-10-06T10:12:09Z">
        <w:r>
          <w:rPr>
            <w:rStyle w:val="MisparKeta"/>
          </w:rPr>
          <w:t xml:space="preserve">ב. </w:t>
        </w:r>
      </w:ins>
      <w:r>
        <w:rPr>
          <w:rStyle w:val="TanaimMishna"/>
          <w:rtl/>
          <w:rPrChange w:id="20070" w:author="קלוד" w:date="2026-10-06T10:07:24Z">
            <w:rPr>
              <w:rtl/>
            </w:rPr>
          </w:rPrChange>
        </w:rPr>
        <w:t xml:space="preserve">רבי יוסי</w:t>
      </w:r>
      <w:r>
        <w:rPr>
          <w:rtl/>
        </w:rPr>
        <w:t xml:space="preserve"> אומר: שוחק וזורה לרוח או מטיל לים.</w:t>
      </w:r>
    </w:p>
    <w:p w14:paraId="7F33F908" w14:textId="77777777" w:rsidR="00910F84" w:rsidRPr="00C35A2C" w:rsidRDefault="00910F84" w:rsidP="00910F84">
      <w:pPr>
        <w:pStyle w:val="affb"/>
        <w:rPr>
          <w:rtl/>
        </w:rPr>
      </w:pPr>
      <w:r w:rsidRPr="00C35A2C">
        <w:rPr>
          <w:rtl/>
        </w:rPr>
        <w:t>אמרו לו: אף הוא נעשה זבל, שנאמר: לא ידבק בידך מאומה מן החרם.</w:t>
      </w:r>
    </w:p>
    <w:p w14:paraId="07E5A6A7" w14:textId="77777777" w:rsidR="00910F84" w:rsidRPr="00C35A2C" w:rsidRDefault="00910F84" w:rsidP="00910F84">
      <w:pPr>
        <w:pStyle w:val="afffe"/>
        <w:rPr>
          <w:rtl/>
        </w:rPr>
      </w:pPr>
      <w:r w:rsidRPr="00A06291">
        <w:rPr>
          <w:rtl/>
        </w:rPr>
        <w:t>׻</w:t>
      </w:r>
      <w:r w:rsidRPr="00C35A2C">
        <w:rPr>
          <w:rtl/>
        </w:rPr>
        <w:t xml:space="preserve"> </w:t>
      </w:r>
    </w:p>
    <w:p w14:paraId="1036FE68" w14:textId="77777777" w:rsidR="00910F84" w:rsidRPr="00C35A2C" w:rsidRDefault="00910F84" w:rsidP="00910F84">
      <w:pPr>
        <w:pStyle w:val="aff6"/>
        <w:framePr w:wrap="around"/>
        <w:rPr>
          <w:rtl/>
        </w:rPr>
      </w:pPr>
      <w:r w:rsidRPr="00C35A2C">
        <w:rPr>
          <w:rFonts w:hint="cs"/>
          <w:rtl/>
        </w:rPr>
        <w:t xml:space="preserve">מד. </w:t>
      </w:r>
    </w:p>
    <w:p w14:paraId="28CA95ED" w14:textId="77777777" w:rsidR="00910F84" w:rsidRPr="00C35A2C" w:rsidRDefault="00910F84" w:rsidP="00910F84">
      <w:pPr>
        <w:rPr>
          <w:rtl/>
        </w:rPr>
      </w:pPr>
      <w:r w:rsidRPr="00C35A2C">
        <w:rPr>
          <w:rtl/>
        </w:rPr>
        <w:t xml:space="preserve">תניא: אמר להם רבי יוסי, והלא כבר נאמר: </w:t>
      </w:r>
      <w:r w:rsidRPr="00F90100">
        <w:rPr>
          <w:rStyle w:val="afffd"/>
          <w:rFonts w:hint="cs"/>
          <w:rtl/>
        </w:rPr>
        <w:t>'</w:t>
      </w:r>
      <w:r w:rsidRPr="00F90100">
        <w:rPr>
          <w:rStyle w:val="afffd"/>
          <w:rtl/>
        </w:rPr>
        <w:t>ואת חטאתכם אשר עשיתם את העגל לקחתי ואשרוף אותו באש ואכות אותו טחון היטב עד אשר דק לעפר ואשליך את עפרו אל הנחל היורד מן ההר</w:t>
      </w:r>
      <w:r w:rsidRPr="00F90100">
        <w:rPr>
          <w:rStyle w:val="afffd"/>
          <w:rFonts w:hint="cs"/>
          <w:rtl/>
        </w:rPr>
        <w:t>'</w:t>
      </w:r>
      <w:r w:rsidRPr="00F90100">
        <w:rPr>
          <w:rStyle w:val="afffd"/>
          <w:rtl/>
        </w:rPr>
        <w:t xml:space="preserve"> </w:t>
      </w:r>
    </w:p>
    <w:p w14:paraId="7EE67D23" w14:textId="77777777" w:rsidR="00910F84" w:rsidRPr="00C35A2C" w:rsidRDefault="00910F84" w:rsidP="00910F84">
      <w:pPr>
        <w:rPr>
          <w:rtl/>
        </w:rPr>
      </w:pPr>
      <w:r w:rsidRPr="00C35A2C">
        <w:rPr>
          <w:rtl/>
        </w:rPr>
        <w:t xml:space="preserve">אמר לו: משם ראיה? הרי הוא אומר: </w:t>
      </w:r>
      <w:r w:rsidRPr="00F90100">
        <w:rPr>
          <w:rStyle w:val="afffd"/>
          <w:rFonts w:hint="cs"/>
          <w:rtl/>
        </w:rPr>
        <w:t>'</w:t>
      </w:r>
      <w:r w:rsidRPr="00F90100">
        <w:rPr>
          <w:rStyle w:val="afffd"/>
          <w:rtl/>
        </w:rPr>
        <w:t>ויזר על פני המים וישק את בני ישראל</w:t>
      </w:r>
      <w:r w:rsidRPr="00F90100">
        <w:rPr>
          <w:rStyle w:val="afffd"/>
          <w:rFonts w:hint="cs"/>
          <w:rtl/>
        </w:rPr>
        <w:t>'</w:t>
      </w:r>
      <w:r w:rsidRPr="00F90100">
        <w:rPr>
          <w:rStyle w:val="afffd"/>
          <w:rtl/>
        </w:rPr>
        <w:t>,</w:t>
      </w:r>
      <w:r w:rsidRPr="00C35A2C">
        <w:rPr>
          <w:rtl/>
        </w:rPr>
        <w:t xml:space="preserve"> לא נתכוין אלא לבודקן כסוטות.</w:t>
      </w:r>
    </w:p>
    <w:p w14:paraId="6B5B91F6" w14:textId="77777777" w:rsidR="00910F84" w:rsidRPr="00C35A2C" w:rsidRDefault="00910F84" w:rsidP="00910F84">
      <w:pPr>
        <w:rPr>
          <w:rtl/>
        </w:rPr>
      </w:pPr>
      <w:r w:rsidRPr="00C35A2C">
        <w:rPr>
          <w:rtl/>
        </w:rPr>
        <w:t xml:space="preserve">אמר להם רבי יוסי, והלא כבר נאמר: </w:t>
      </w:r>
      <w:r w:rsidRPr="00F90100">
        <w:rPr>
          <w:rStyle w:val="afffd"/>
          <w:rFonts w:hint="cs"/>
          <w:rtl/>
        </w:rPr>
        <w:t>'</w:t>
      </w:r>
      <w:r w:rsidRPr="00F90100">
        <w:rPr>
          <w:rStyle w:val="afffd"/>
          <w:rtl/>
        </w:rPr>
        <w:t xml:space="preserve">אם אסא המלך הסירה מגבירה אשר עשתה </w:t>
      </w:r>
      <w:r w:rsidRPr="00F90100">
        <w:rPr>
          <w:rStyle w:val="afffd"/>
          <w:rFonts w:hint="cs"/>
          <w:rtl/>
        </w:rPr>
        <w:t>ל</w:t>
      </w:r>
      <w:r w:rsidRPr="00F90100">
        <w:rPr>
          <w:rStyle w:val="afffd"/>
          <w:rtl/>
        </w:rPr>
        <w:t xml:space="preserve">אשרה מפלצת וגו' </w:t>
      </w:r>
      <w:r w:rsidRPr="00C35A2C">
        <w:rPr>
          <w:rtl/>
        </w:rPr>
        <w:t xml:space="preserve">וידק וישרף בנחל קדרון! </w:t>
      </w:r>
    </w:p>
    <w:p w14:paraId="32FB7A16" w14:textId="77777777" w:rsidR="00910F84" w:rsidRPr="00C35A2C" w:rsidRDefault="00910F84" w:rsidP="00910F84">
      <w:pPr>
        <w:pStyle w:val="afffa"/>
        <w:rPr>
          <w:rtl/>
        </w:rPr>
      </w:pPr>
      <w:r>
        <w:rPr>
          <w:rtl/>
        </w:rPr>
        <w:t xml:space="preserve">- </w:t>
      </w:r>
      <w:r w:rsidRPr="00C35A2C">
        <w:rPr>
          <w:rtl/>
        </w:rPr>
        <w:t xml:space="preserve">אמר לו: משם ראיה? נחל קדרון </w:t>
      </w:r>
      <w:r w:rsidRPr="00C35A2C">
        <w:rPr>
          <w:rFonts w:hint="cs"/>
          <w:rtl/>
        </w:rPr>
        <w:t>מקומות יש בו ש</w:t>
      </w:r>
      <w:r w:rsidRPr="00C35A2C">
        <w:rPr>
          <w:rtl/>
        </w:rPr>
        <w:t>אינו מגדל צמחין.</w:t>
      </w:r>
      <w:r w:rsidRPr="00C35A2C">
        <w:rPr>
          <w:rFonts w:hint="cs"/>
          <w:rtl/>
        </w:rPr>
        <w:t xml:space="preserve"> ויש מקומות שכן ונמכרין לגננין לזבל]</w:t>
      </w:r>
    </w:p>
    <w:p w14:paraId="7487713C" w14:textId="77777777" w:rsidR="00910F84" w:rsidRPr="00C35A2C" w:rsidRDefault="00910F84" w:rsidP="00910F84">
      <w:pPr>
        <w:rPr>
          <w:rtl/>
        </w:rPr>
      </w:pPr>
    </w:p>
    <w:p w14:paraId="0B10036F" w14:textId="77777777" w:rsidR="00910F84" w:rsidRPr="00C35A2C" w:rsidRDefault="00910F84" w:rsidP="00910F84">
      <w:pPr>
        <w:rPr>
          <w:rtl/>
        </w:rPr>
      </w:pPr>
      <w:r>
        <w:rPr>
          <w:rtl/>
        </w:rPr>
        <w:t xml:space="preserve">• מפלצתה? </w:t>
      </w:r>
      <w:r>
        <w:rPr>
          <w:rStyle w:val="affff1"/>
          <w:rtl/>
          <w:rPrChange w:id="9850" w:author="מנוע אמוראים" w:date="2026-10-05T16:41:56Z">
            <w:rPr>
              <w:rtl/>
            </w:rPr>
          </w:rPrChange>
        </w:rPr>
        <w:t xml:space="preserve">א</w:t>
      </w:r>
      <w:r>
        <w:rPr>
          <w:rStyle w:val="affff1"/>
          <w:rFonts w:hint="cs"/>
          <w:rtl/>
          <w:rPrChange w:id="9851" w:author="מנוע אמוראים" w:date="2026-10-05T16:41:56Z">
            <w:rPr>
              <w:rFonts w:hint="cs"/>
              <w:rtl/>
            </w:rPr>
          </w:rPrChange>
        </w:rPr>
        <w:t xml:space="preserve">ר</w:t>
      </w:r>
      <w:r>
        <w:rPr>
          <w:rStyle w:val="affff1"/>
          <w:rtl/>
          <w:rPrChange w:id="9852" w:author="מנוע אמוראים" w:date="2026-10-05T16:41:56Z">
            <w:rPr>
              <w:rtl/>
            </w:rPr>
          </w:rPrChange>
        </w:rPr>
        <w:t xml:space="preserve">"</w:t>
      </w:r>
      <w:r>
        <w:rPr>
          <w:rStyle w:val="affff1"/>
          <w:rFonts w:hint="cs"/>
          <w:rtl/>
          <w:rPrChange w:id="9853" w:author="מנוע אמוראים" w:date="2026-10-05T16:41:56Z">
            <w:rPr>
              <w:rFonts w:hint="cs"/>
              <w:rtl/>
            </w:rPr>
          </w:rPrChange>
        </w:rPr>
        <w:t xml:space="preserve">י</w:t>
      </w:r>
      <w:r w:rsidRPr="00C35A2C">
        <w:rPr>
          <w:rtl/>
        </w:rPr>
        <w:t>: דהוה מפליא ליצנותא, כדתני רב יוסף: כמין זכרות עשתה לה, והיתה נבעלת לו בכל יום.</w:t>
      </w:r>
    </w:p>
    <w:p w14:paraId="00607DE3" w14:textId="77777777" w:rsidR="00910F84" w:rsidRDefault="00910F84" w:rsidP="00910F84">
      <w:pPr>
        <w:rPr>
          <w:rtl/>
        </w:rPr>
      </w:pPr>
      <w:r w:rsidRPr="00C35A2C">
        <w:rPr>
          <w:rtl/>
        </w:rPr>
        <w:t xml:space="preserve">אמר להן רבי יוסי, והלא כבר נאמר: </w:t>
      </w:r>
      <w:r w:rsidRPr="003D20D9">
        <w:rPr>
          <w:rStyle w:val="afffd"/>
          <w:rFonts w:hint="cs"/>
          <w:rtl/>
        </w:rPr>
        <w:t>'</w:t>
      </w:r>
      <w:r w:rsidRPr="003D20D9">
        <w:rPr>
          <w:rStyle w:val="afffd"/>
          <w:rtl/>
        </w:rPr>
        <w:t>וכתת נחש נחשת אשר עשה משה</w:t>
      </w:r>
      <w:r w:rsidRPr="00C35A2C">
        <w:rPr>
          <w:rFonts w:hint="cs"/>
          <w:rtl/>
        </w:rPr>
        <w:t>'</w:t>
      </w:r>
      <w:r w:rsidRPr="00C35A2C">
        <w:rPr>
          <w:rtl/>
        </w:rPr>
        <w:t xml:space="preserve">! </w:t>
      </w:r>
    </w:p>
    <w:p w14:paraId="10CA28A9" w14:textId="77777777" w:rsidR="00910F84" w:rsidRPr="00C35A2C" w:rsidRDefault="00910F84" w:rsidP="00910F84">
      <w:pPr>
        <w:rPr>
          <w:rtl/>
        </w:rPr>
      </w:pPr>
      <w:r w:rsidRPr="00C35A2C">
        <w:rPr>
          <w:rtl/>
        </w:rPr>
        <w:t xml:space="preserve">אמרו לו: משם ראיה? הרי הוא אומר: </w:t>
      </w:r>
      <w:r w:rsidRPr="00F90100">
        <w:rPr>
          <w:rStyle w:val="afffd"/>
          <w:rFonts w:hint="cs"/>
          <w:rtl/>
        </w:rPr>
        <w:t>'</w:t>
      </w:r>
      <w:r w:rsidRPr="00F90100">
        <w:rPr>
          <w:rStyle w:val="afffd"/>
          <w:rtl/>
        </w:rPr>
        <w:t>ויאמר ה' אל משה עשה לך שרף</w:t>
      </w:r>
      <w:r w:rsidRPr="00F90100">
        <w:rPr>
          <w:rStyle w:val="afffd"/>
          <w:rFonts w:hint="cs"/>
          <w:rtl/>
        </w:rPr>
        <w:t>'</w:t>
      </w:r>
      <w:r w:rsidRPr="00F90100">
        <w:rPr>
          <w:rStyle w:val="afffd"/>
          <w:rtl/>
        </w:rPr>
        <w:t>,</w:t>
      </w:r>
      <w:r w:rsidRPr="00C35A2C">
        <w:rPr>
          <w:rtl/>
        </w:rPr>
        <w:t xml:space="preserve"> לך משלך, ואין אדם אוסר דבר שאינו שלו, והתם בדין הוא דכתותי לא הוה צריך אלא כיון </w:t>
      </w:r>
      <w:r w:rsidRPr="00C35A2C">
        <w:rPr>
          <w:rFonts w:hint="cs"/>
          <w:rtl/>
        </w:rPr>
        <w:t xml:space="preserve">שראה שישראל טעו אחריו עמד וכיתתו </w:t>
      </w:r>
    </w:p>
    <w:p w14:paraId="3686A1E8" w14:textId="77777777" w:rsidR="00910F84" w:rsidRPr="00C35A2C" w:rsidRDefault="00910F84" w:rsidP="00910F84">
      <w:pPr>
        <w:rPr>
          <w:rtl/>
        </w:rPr>
      </w:pPr>
      <w:r w:rsidRPr="00C35A2C">
        <w:rPr>
          <w:rtl/>
        </w:rPr>
        <w:t xml:space="preserve">• אמר להם והלא כבר נאמר: </w:t>
      </w:r>
      <w:r w:rsidRPr="00F90100">
        <w:rPr>
          <w:rStyle w:val="afffd"/>
          <w:rFonts w:hint="cs"/>
          <w:rtl/>
        </w:rPr>
        <w:t>'</w:t>
      </w:r>
      <w:r w:rsidRPr="00F90100">
        <w:rPr>
          <w:rStyle w:val="afffd"/>
          <w:rtl/>
        </w:rPr>
        <w:t>ויעזבו שם את עצביהם וישאם דוד ואנשיו</w:t>
      </w:r>
      <w:r w:rsidRPr="00F90100">
        <w:rPr>
          <w:rStyle w:val="afffd"/>
          <w:rFonts w:hint="cs"/>
          <w:rtl/>
        </w:rPr>
        <w:t>'</w:t>
      </w:r>
      <w:r w:rsidRPr="00F90100">
        <w:rPr>
          <w:rStyle w:val="afffd"/>
          <w:rtl/>
        </w:rPr>
        <w:t>,</w:t>
      </w:r>
      <w:r w:rsidRPr="00C35A2C">
        <w:rPr>
          <w:rtl/>
        </w:rPr>
        <w:t xml:space="preserve"> ומאי משמע דהאי וישאם דוד לישנא דזרויי הוא? כדמתרגם רב יוסף: תזרם ורוח תשאם, ומתרגמינן: תזרינון ורוח תטלטלינון! </w:t>
      </w:r>
    </w:p>
    <w:p w14:paraId="65FE0033" w14:textId="77777777" w:rsidR="00910F84" w:rsidRPr="00C35A2C" w:rsidRDefault="00910F84" w:rsidP="00910F84">
      <w:pPr>
        <w:rPr>
          <w:rtl/>
        </w:rPr>
      </w:pPr>
      <w:r w:rsidRPr="00C35A2C">
        <w:rPr>
          <w:rtl/>
        </w:rPr>
        <w:t>אמרו לו: משם ראיה? הרי הוא אומר:</w:t>
      </w:r>
      <w:r w:rsidRPr="00FF1C37">
        <w:rPr>
          <w:rStyle w:val="afffd"/>
          <w:rtl/>
        </w:rPr>
        <w:t xml:space="preserve"> </w:t>
      </w:r>
      <w:r w:rsidRPr="00FF1C37">
        <w:rPr>
          <w:rStyle w:val="afffd"/>
          <w:rFonts w:hint="cs"/>
          <w:rtl/>
        </w:rPr>
        <w:t>'</w:t>
      </w:r>
      <w:r w:rsidRPr="00FF1C37">
        <w:rPr>
          <w:rStyle w:val="afffd"/>
          <w:rtl/>
        </w:rPr>
        <w:t>וישרפו באש</w:t>
      </w:r>
      <w:r w:rsidRPr="00FF1C37">
        <w:rPr>
          <w:rStyle w:val="afffd"/>
          <w:rFonts w:hint="cs"/>
          <w:rtl/>
        </w:rPr>
        <w:t>'</w:t>
      </w:r>
      <w:r w:rsidRPr="00FF1C37">
        <w:rPr>
          <w:rStyle w:val="afffd"/>
          <w:rtl/>
        </w:rPr>
        <w:t>,</w:t>
      </w:r>
      <w:r w:rsidRPr="00C35A2C">
        <w:rPr>
          <w:rtl/>
        </w:rPr>
        <w:t xml:space="preserve"> ומדלא כתיב וישרפם וישאם, </w:t>
      </w:r>
      <w:r w:rsidRPr="00507DB9">
        <w:rPr>
          <w:b/>
          <w:bCs/>
          <w:rtl/>
        </w:rPr>
        <w:t>ש</w:t>
      </w:r>
      <w:r>
        <w:rPr>
          <w:b/>
          <w:bCs/>
          <w:rtl/>
        </w:rPr>
        <w:t>"</w:t>
      </w:r>
      <w:r w:rsidRPr="00507DB9">
        <w:rPr>
          <w:b/>
          <w:bCs/>
          <w:rtl/>
        </w:rPr>
        <w:t>מ</w:t>
      </w:r>
      <w:r w:rsidRPr="00C35A2C">
        <w:rPr>
          <w:rtl/>
        </w:rPr>
        <w:t xml:space="preserve"> וישאם ממש.</w:t>
      </w:r>
    </w:p>
    <w:p w14:paraId="5C5A9C69" w14:textId="77777777" w:rsidR="00910F84" w:rsidRPr="00C35A2C" w:rsidRDefault="00910F84" w:rsidP="00910F84">
      <w:pPr>
        <w:rPr>
          <w:rtl/>
        </w:rPr>
      </w:pPr>
      <w:r w:rsidRPr="00C35A2C">
        <w:rPr>
          <w:rtl/>
        </w:rPr>
        <w:t>מ</w:t>
      </w:r>
      <w:r>
        <w:rPr>
          <w:rtl/>
        </w:rPr>
        <w:t>"</w:t>
      </w:r>
      <w:r w:rsidRPr="00C35A2C">
        <w:rPr>
          <w:rFonts w:hint="cs"/>
          <w:rtl/>
        </w:rPr>
        <w:t>מ</w:t>
      </w:r>
      <w:r>
        <w:rPr>
          <w:rtl/>
        </w:rPr>
        <w:t xml:space="preserve"> קשו קראי אהדדי! </w:t>
      </w:r>
      <w:r>
        <w:rPr>
          <w:rStyle w:val="affff1"/>
          <w:rtl/>
          <w:rPrChange w:id="9854" w:author="מנוע אמוראים" w:date="2026-10-05T16:41:56Z">
            <w:rPr>
              <w:rtl/>
            </w:rPr>
          </w:rPrChange>
        </w:rPr>
        <w:t xml:space="preserve">כדר</w:t>
      </w:r>
      <w:r>
        <w:rPr>
          <w:rStyle w:val="affff1"/>
          <w:rtl/>
          <w:rPrChange w:id="9855" w:author="מנוע אמוראים" w:date="2026-10-05T16:41:56Z">
            <w:rPr>
              <w:rtl/>
            </w:rPr>
          </w:rPrChange>
        </w:rPr>
        <w:t xml:space="preserve">"</w:t>
      </w:r>
      <w:r>
        <w:rPr>
          <w:rStyle w:val="affff1"/>
          <w:rFonts w:hint="cs"/>
          <w:rtl/>
          <w:rPrChange w:id="9856" w:author="מנוע אמוראים" w:date="2026-10-05T16:41:56Z">
            <w:rPr>
              <w:rFonts w:hint="cs"/>
              <w:rtl/>
            </w:rPr>
          </w:rPrChange>
        </w:rPr>
        <w:t xml:space="preserve">ה</w:t>
      </w:r>
      <w:r w:rsidRPr="00C35A2C">
        <w:rPr>
          <w:rtl/>
        </w:rPr>
        <w:t>,</w:t>
      </w:r>
      <w:r w:rsidRPr="00C35A2C">
        <w:rPr>
          <w:rFonts w:hint="cs"/>
          <w:rtl/>
        </w:rPr>
        <w:t xml:space="preserve"> דרמי</w:t>
      </w:r>
      <w:r w:rsidRPr="00FF1C37">
        <w:rPr>
          <w:rStyle w:val="afffd"/>
          <w:rtl/>
        </w:rPr>
        <w:t xml:space="preserve"> </w:t>
      </w:r>
      <w:r w:rsidRPr="00FF1C37">
        <w:rPr>
          <w:rStyle w:val="afffd"/>
          <w:rFonts w:hint="cs"/>
          <w:rtl/>
        </w:rPr>
        <w:t>'</w:t>
      </w:r>
      <w:r w:rsidRPr="00FF1C37">
        <w:rPr>
          <w:rStyle w:val="afffd"/>
          <w:rtl/>
        </w:rPr>
        <w:t>ויאמר דוד וישרפו באש</w:t>
      </w:r>
      <w:r w:rsidRPr="00FF1C37">
        <w:rPr>
          <w:rStyle w:val="afffd"/>
          <w:rFonts w:hint="cs"/>
          <w:rtl/>
        </w:rPr>
        <w:t>'</w:t>
      </w:r>
      <w:r w:rsidRPr="00FF1C37">
        <w:rPr>
          <w:rStyle w:val="afffd"/>
          <w:rtl/>
        </w:rPr>
        <w:t>,</w:t>
      </w:r>
      <w:r w:rsidRPr="00C35A2C">
        <w:rPr>
          <w:rtl/>
        </w:rPr>
        <w:t xml:space="preserve"> וכתיב: </w:t>
      </w:r>
      <w:r w:rsidRPr="003D20D9">
        <w:rPr>
          <w:rStyle w:val="afffd"/>
          <w:rFonts w:hint="cs"/>
          <w:rtl/>
        </w:rPr>
        <w:t>'</w:t>
      </w:r>
      <w:r w:rsidRPr="003D20D9">
        <w:rPr>
          <w:rStyle w:val="afffd"/>
          <w:rtl/>
        </w:rPr>
        <w:t>וישאם!</w:t>
      </w:r>
      <w:r w:rsidRPr="00C35A2C">
        <w:rPr>
          <w:rtl/>
        </w:rPr>
        <w:t xml:space="preserve"> </w:t>
      </w:r>
    </w:p>
    <w:p w14:paraId="1B2F59F7" w14:textId="77777777" w:rsidR="00910F84" w:rsidRPr="00C35A2C" w:rsidRDefault="00910F84" w:rsidP="00910F84">
      <w:pPr>
        <w:pStyle w:val="afffa"/>
      </w:pPr>
      <w:r>
        <w:rPr>
          <w:rtl/>
        </w:rPr>
        <w:t xml:space="preserve">- </w:t>
      </w:r>
      <w:r w:rsidRPr="00C35A2C">
        <w:rPr>
          <w:rFonts w:hint="cs"/>
          <w:rtl/>
        </w:rPr>
        <w:t>ל</w:t>
      </w:r>
      <w:r>
        <w:rPr>
          <w:rtl/>
        </w:rPr>
        <w:t>"</w:t>
      </w:r>
      <w:r w:rsidRPr="00C35A2C">
        <w:rPr>
          <w:rFonts w:hint="cs"/>
          <w:rtl/>
        </w:rPr>
        <w:t>ק</w:t>
      </w:r>
      <w:r w:rsidRPr="00C35A2C">
        <w:rPr>
          <w:rtl/>
        </w:rPr>
        <w:t xml:space="preserve"> כאן קודם שבא איתי הגיתי, כאן לאחר שבא איתי הגיתי, </w:t>
      </w:r>
      <w:r w:rsidRPr="007C2DF0">
        <w:rPr>
          <w:rStyle w:val="afffd"/>
          <w:rtl/>
        </w:rPr>
        <w:t>ד</w:t>
      </w:r>
      <w:r w:rsidRPr="007C2DF0">
        <w:rPr>
          <w:rStyle w:val="afffd"/>
          <w:rFonts w:hint="cs"/>
          <w:rtl/>
        </w:rPr>
        <w:t>'</w:t>
      </w:r>
      <w:r w:rsidRPr="007C2DF0">
        <w:rPr>
          <w:rStyle w:val="afffd"/>
          <w:rtl/>
        </w:rPr>
        <w:t>ויקח את עטרת מלכם מעל ראשו ומשקלה ככר זהב</w:t>
      </w:r>
      <w:r w:rsidRPr="007C2DF0">
        <w:rPr>
          <w:rStyle w:val="afffd"/>
          <w:rFonts w:hint="cs"/>
          <w:rtl/>
        </w:rPr>
        <w:t xml:space="preserve">' </w:t>
      </w:r>
      <w:r w:rsidRPr="00C35A2C">
        <w:rPr>
          <w:rFonts w:hint="cs"/>
          <w:rtl/>
        </w:rPr>
        <w:t xml:space="preserve">ולא הוי איסורי הנאה דאיתי הגיתי בא וביטלה </w:t>
      </w:r>
    </w:p>
    <w:p w14:paraId="029B08D7" w14:textId="77777777" w:rsidR="00910F84" w:rsidRPr="00C35A2C" w:rsidRDefault="00910F84" w:rsidP="00910F84">
      <w:pPr>
        <w:rPr>
          <w:rtl/>
        </w:rPr>
      </w:pPr>
      <w:r>
        <w:rPr>
          <w:rtl/>
        </w:rPr>
        <w:t xml:space="preserve">• משקלה ככר זהב, היכי מצי מנח לה? </w:t>
      </w:r>
      <w:r>
        <w:rPr>
          <w:rStyle w:val="affff1"/>
          <w:rtl/>
          <w:rPrChange w:id="9857" w:author="מנוע אמוראים" w:date="2026-10-05T16:41:56Z">
            <w:rPr>
              <w:rtl/>
            </w:rPr>
          </w:rPrChange>
        </w:rPr>
        <w:t xml:space="preserve">א</w:t>
      </w:r>
      <w:r>
        <w:rPr>
          <w:rStyle w:val="affff1"/>
          <w:rFonts w:hint="cs"/>
          <w:rtl/>
          <w:rPrChange w:id="9858" w:author="מנוע אמוראים" w:date="2026-10-05T16:41:56Z">
            <w:rPr>
              <w:rFonts w:hint="cs"/>
              <w:rtl/>
            </w:rPr>
          </w:rPrChange>
        </w:rPr>
        <w:t xml:space="preserve">ר</w:t>
      </w:r>
      <w:r>
        <w:rPr>
          <w:rStyle w:val="affff1"/>
          <w:rtl/>
          <w:rPrChange w:id="9859" w:author="מנוע אמוראים" w:date="2026-10-05T16:41:56Z">
            <w:rPr>
              <w:rtl/>
            </w:rPr>
          </w:rPrChange>
        </w:rPr>
        <w:t xml:space="preserve">"</w:t>
      </w:r>
      <w:r>
        <w:rPr>
          <w:rStyle w:val="affff1"/>
          <w:rFonts w:hint="cs"/>
          <w:rtl/>
          <w:rPrChange w:id="9860" w:author="מנוע אמוראים" w:date="2026-10-05T16:41:56Z">
            <w:rPr>
              <w:rFonts w:hint="cs"/>
              <w:rtl/>
            </w:rPr>
          </w:rPrChange>
        </w:rPr>
        <w:t xml:space="preserve">י</w:t>
      </w:r>
      <w:r>
        <w:rPr>
          <w:rFonts w:hint="cs"/>
          <w:rtl/>
        </w:rPr>
        <w:t xml:space="preserve"> מרב</w:t>
      </w:r>
      <w:r w:rsidRPr="00C35A2C">
        <w:rPr>
          <w:rtl/>
        </w:rPr>
        <w:t>: ראויה לנוח על ראש דוד.</w:t>
      </w:r>
    </w:p>
    <w:p w14:paraId="10AEC4C0" w14:textId="77777777" w:rsidR="00910F84" w:rsidRPr="00C35A2C" w:rsidRDefault="00910F84" w:rsidP="00910F84">
      <w:pPr>
        <w:rPr>
          <w:rtl/>
        </w:rPr>
      </w:pPr>
      <w:r>
        <w:rPr>
          <w:rStyle w:val="affff1"/>
          <w:rtl/>
          <w:rPrChange w:id="9861" w:author="מנוע אמוראים" w:date="2026-10-05T16:41:56Z">
            <w:rPr>
              <w:rtl/>
            </w:rPr>
          </w:rPrChange>
        </w:rPr>
        <w:t xml:space="preserve">ר</w:t>
      </w:r>
      <w:r>
        <w:rPr>
          <w:rStyle w:val="affff1"/>
          <w:rFonts w:hint="cs"/>
          <w:rtl/>
          <w:rPrChange w:id="9862" w:author="מנוע אמוראים" w:date="2026-10-05T16:41:56Z">
            <w:rPr>
              <w:rFonts w:hint="cs"/>
              <w:rtl/>
            </w:rPr>
          </w:rPrChange>
        </w:rPr>
        <w:t xml:space="preserve">יב</w:t>
      </w:r>
      <w:r>
        <w:rPr>
          <w:rStyle w:val="affff1"/>
          <w:rtl/>
          <w:rPrChange w:id="9863" w:author="מנוע אמוראים" w:date="2026-10-05T16:41:56Z">
            <w:rPr>
              <w:rtl/>
            </w:rPr>
          </w:rPrChange>
        </w:rPr>
        <w:t xml:space="preserve">"</w:t>
      </w:r>
      <w:r>
        <w:rPr>
          <w:rStyle w:val="affff1"/>
          <w:rFonts w:hint="cs"/>
          <w:rtl/>
          <w:rPrChange w:id="9864" w:author="מנוע אמוראים" w:date="2026-10-05T16:41:56Z">
            <w:rPr>
              <w:rFonts w:hint="cs"/>
              <w:rtl/>
            </w:rPr>
          </w:rPrChange>
        </w:rPr>
        <w:t xml:space="preserve">ח</w:t>
      </w:r>
      <w:r w:rsidRPr="00C35A2C">
        <w:rPr>
          <w:rtl/>
        </w:rPr>
        <w:t>: אבן שואבת היתה בה דהות דרא לה.</w:t>
      </w:r>
    </w:p>
    <w:p w14:paraId="1BBEA66A" w14:textId="77777777" w:rsidR="00910F84" w:rsidRPr="00C35A2C" w:rsidRDefault="00910F84" w:rsidP="00910F84">
      <w:pPr>
        <w:rPr>
          <w:rtl/>
        </w:rPr>
      </w:pPr>
      <w:r>
        <w:rPr>
          <w:rStyle w:val="affff1"/>
          <w:rtl/>
          <w:rPrChange w:id="9865" w:author="מנוע אמוראים" w:date="2026-10-05T16:41:56Z">
            <w:rPr>
              <w:rtl/>
            </w:rPr>
          </w:rPrChange>
        </w:rPr>
        <w:t xml:space="preserve">ר</w:t>
      </w:r>
      <w:r>
        <w:rPr>
          <w:rStyle w:val="affff1"/>
          <w:rtl/>
          <w:rPrChange w:id="9866" w:author="מנוע אמוראים" w:date="2026-10-05T16:41:56Z">
            <w:rPr>
              <w:rtl/>
            </w:rPr>
          </w:rPrChange>
        </w:rPr>
        <w:t xml:space="preserve">"</w:t>
      </w:r>
      <w:r>
        <w:rPr>
          <w:rStyle w:val="affff1"/>
          <w:rFonts w:hint="cs"/>
          <w:rtl/>
          <w:rPrChange w:id="9867" w:author="מנוע אמוראים" w:date="2026-10-05T16:41:56Z">
            <w:rPr>
              <w:rFonts w:hint="cs"/>
              <w:rtl/>
            </w:rPr>
          </w:rPrChange>
        </w:rPr>
        <w:t xml:space="preserve">א</w:t>
      </w:r>
      <w:r w:rsidRPr="00C35A2C">
        <w:rPr>
          <w:rtl/>
        </w:rPr>
        <w:t>: אבן יקרה היתה בה ששוה ככר זהב.</w:t>
      </w:r>
    </w:p>
    <w:p w14:paraId="7C02DE83" w14:textId="77777777" w:rsidR="00910F84" w:rsidRPr="00C35A2C" w:rsidRDefault="00910F84" w:rsidP="00910F84">
      <w:pPr>
        <w:pStyle w:val="afffe"/>
        <w:rPr>
          <w:rtl/>
        </w:rPr>
      </w:pPr>
      <w:r w:rsidRPr="00A06291">
        <w:rPr>
          <w:rtl/>
        </w:rPr>
        <w:t>׻</w:t>
      </w:r>
      <w:r w:rsidRPr="00C35A2C">
        <w:rPr>
          <w:rtl/>
        </w:rPr>
        <w:t xml:space="preserve"> </w:t>
      </w:r>
    </w:p>
    <w:p w14:paraId="151F35AA" w14:textId="77777777" w:rsidR="00910F84" w:rsidRDefault="00910F84" w:rsidP="00910F84">
      <w:pPr>
        <w:rPr>
          <w:rtl/>
        </w:rPr>
      </w:pPr>
      <w:r w:rsidRPr="00C35A2C">
        <w:rPr>
          <w:rtl/>
        </w:rPr>
        <w:t xml:space="preserve">• </w:t>
      </w:r>
      <w:r w:rsidRPr="00F90100">
        <w:rPr>
          <w:rStyle w:val="afffd"/>
          <w:rFonts w:hint="cs"/>
          <w:rtl/>
        </w:rPr>
        <w:t>'</w:t>
      </w:r>
      <w:r w:rsidRPr="00F90100">
        <w:rPr>
          <w:rStyle w:val="afffd"/>
          <w:rtl/>
        </w:rPr>
        <w:t>זאת היתה לי כי פקודיך נצרתי</w:t>
      </w:r>
      <w:r w:rsidRPr="00F90100">
        <w:rPr>
          <w:rStyle w:val="afffd"/>
          <w:rFonts w:hint="cs"/>
          <w:rtl/>
        </w:rPr>
        <w:t>'</w:t>
      </w:r>
      <w:r w:rsidRPr="00F90100">
        <w:rPr>
          <w:rStyle w:val="afffd"/>
          <w:rtl/>
        </w:rPr>
        <w:t xml:space="preserve"> </w:t>
      </w:r>
      <w:r w:rsidRPr="00C35A2C">
        <w:rPr>
          <w:rtl/>
        </w:rPr>
        <w:t xml:space="preserve">-: </w:t>
      </w:r>
      <w:r w:rsidRPr="00F90100">
        <w:rPr>
          <w:rStyle w:val="afffd"/>
          <w:rFonts w:hint="cs"/>
          <w:rtl/>
        </w:rPr>
        <w:t>'</w:t>
      </w:r>
      <w:r w:rsidRPr="00F90100">
        <w:rPr>
          <w:rStyle w:val="afffd"/>
          <w:rtl/>
        </w:rPr>
        <w:t>בשכר שפקודיך נצרתי זאת היתה לי לעדות</w:t>
      </w:r>
      <w:r w:rsidRPr="00F90100">
        <w:rPr>
          <w:rStyle w:val="afffd"/>
          <w:rFonts w:hint="cs"/>
          <w:rtl/>
        </w:rPr>
        <w:t>'</w:t>
      </w:r>
      <w:r w:rsidRPr="00F90100">
        <w:rPr>
          <w:rStyle w:val="afffd"/>
          <w:rtl/>
        </w:rPr>
        <w:t>.</w:t>
      </w:r>
    </w:p>
    <w:p w14:paraId="695A67CA" w14:textId="77777777" w:rsidR="00910F84" w:rsidRPr="00C35A2C" w:rsidRDefault="00910F84" w:rsidP="00910F84">
      <w:pPr>
        <w:pStyle w:val="afffa"/>
        <w:rPr>
          <w:rtl/>
        </w:rPr>
      </w:pPr>
      <w:r>
        <w:rPr>
          <w:rtl/>
        </w:rPr>
        <w:t xml:space="preserve">- • </w:t>
      </w:r>
      <w:r>
        <w:rPr>
          <w:rStyle w:val="affff1"/>
          <w:rtl/>
          <w:rPrChange w:id="9868" w:author="מנוע אמוראים" w:date="2026-10-05T16:41:56Z">
            <w:rPr>
              <w:rtl/>
            </w:rPr>
          </w:rPrChange>
        </w:rPr>
        <w:t xml:space="preserve">אר</w:t>
      </w:r>
      <w:r>
        <w:rPr>
          <w:rStyle w:val="affff1"/>
          <w:rFonts w:hint="cs"/>
          <w:rtl/>
          <w:rPrChange w:id="9869" w:author="מנוע אמוראים" w:date="2026-10-05T16:41:56Z">
            <w:rPr>
              <w:rFonts w:hint="cs"/>
              <w:rtl/>
            </w:rPr>
          </w:rPrChange>
        </w:rPr>
        <w:t xml:space="preserve">יב</w:t>
      </w:r>
      <w:r>
        <w:rPr>
          <w:rStyle w:val="affff1"/>
          <w:rtl/>
          <w:rPrChange w:id="9870" w:author="מנוע אמוראים" w:date="2026-10-05T16:41:56Z">
            <w:rPr>
              <w:rtl/>
            </w:rPr>
          </w:rPrChange>
        </w:rPr>
        <w:t xml:space="preserve">"</w:t>
      </w:r>
      <w:r>
        <w:rPr>
          <w:rStyle w:val="affff1"/>
          <w:rFonts w:hint="cs"/>
          <w:rtl/>
          <w:rPrChange w:id="9871" w:author="מנוע אמוראים" w:date="2026-10-05T16:41:56Z">
            <w:rPr>
              <w:rFonts w:hint="cs"/>
              <w:rtl/>
            </w:rPr>
          </w:rPrChange>
        </w:rPr>
        <w:t xml:space="preserve">ל</w:t>
      </w:r>
      <w:r w:rsidRPr="00C35A2C">
        <w:rPr>
          <w:rtl/>
        </w:rPr>
        <w:t>: שהיה מניחה במקום תפילין והולמתו.</w:t>
      </w:r>
      <w:r w:rsidRPr="00C35A2C">
        <w:rPr>
          <w:rFonts w:hint="cs"/>
          <w:rtl/>
        </w:rPr>
        <w:t xml:space="preserve"> והיה מקום גם לתפילין דמקום </w:t>
      </w:r>
      <w:r w:rsidRPr="00C35A2C">
        <w:rPr>
          <w:rtl/>
        </w:rPr>
        <w:t xml:space="preserve">יש בראש </w:t>
      </w:r>
      <w:r w:rsidRPr="00C35A2C">
        <w:rPr>
          <w:rFonts w:hint="cs"/>
          <w:rtl/>
        </w:rPr>
        <w:t xml:space="preserve">לב' </w:t>
      </w:r>
      <w:r w:rsidRPr="00C35A2C">
        <w:rPr>
          <w:rtl/>
        </w:rPr>
        <w:t>תפילין.</w:t>
      </w:r>
    </w:p>
    <w:p w14:paraId="4C4C9097" w14:textId="77777777" w:rsidR="00910F84" w:rsidRPr="00C35A2C" w:rsidRDefault="00910F84" w:rsidP="00910F84">
      <w:pPr>
        <w:rPr>
          <w:rtl/>
        </w:rPr>
      </w:pPr>
      <w:r w:rsidRPr="00C35A2C">
        <w:rPr>
          <w:rtl/>
        </w:rPr>
        <w:t xml:space="preserve">• </w:t>
      </w:r>
      <w:r w:rsidRPr="00F90100">
        <w:rPr>
          <w:rStyle w:val="afffd"/>
          <w:rFonts w:hint="cs"/>
          <w:rtl/>
        </w:rPr>
        <w:t>'</w:t>
      </w:r>
      <w:r w:rsidRPr="00F90100">
        <w:rPr>
          <w:rStyle w:val="afffd"/>
          <w:rtl/>
        </w:rPr>
        <w:t>ויוציאו את בן המלך ויתנו עליו את הנזר ואת העדות</w:t>
      </w:r>
      <w:r w:rsidRPr="00F90100">
        <w:rPr>
          <w:rStyle w:val="afffd"/>
          <w:rFonts w:hint="cs"/>
          <w:rtl/>
        </w:rPr>
        <w:t>'</w:t>
      </w:r>
      <w:r w:rsidRPr="00F90100">
        <w:rPr>
          <w:rStyle w:val="afffd"/>
          <w:rtl/>
        </w:rPr>
        <w:t>,</w:t>
      </w:r>
      <w:r w:rsidRPr="00C35A2C">
        <w:rPr>
          <w:rtl/>
        </w:rPr>
        <w:t xml:space="preserve"> נזר - זו כלילא, </w:t>
      </w:r>
    </w:p>
    <w:p w14:paraId="3053D363" w14:textId="77777777" w:rsidR="00910F84" w:rsidRPr="00C35A2C" w:rsidRDefault="00910F84" w:rsidP="00910F84">
      <w:pPr>
        <w:rPr>
          <w:rtl/>
        </w:rPr>
      </w:pPr>
      <w:r w:rsidRPr="00F90100">
        <w:rPr>
          <w:rStyle w:val="afffd"/>
          <w:rFonts w:hint="cs"/>
          <w:rtl/>
        </w:rPr>
        <w:t>'</w:t>
      </w:r>
      <w:r w:rsidRPr="00F90100">
        <w:rPr>
          <w:rStyle w:val="afffd"/>
          <w:rtl/>
        </w:rPr>
        <w:t>עדות</w:t>
      </w:r>
      <w:r w:rsidRPr="00F90100">
        <w:rPr>
          <w:rStyle w:val="afffd"/>
          <w:rFonts w:hint="cs"/>
          <w:rtl/>
        </w:rPr>
        <w:t>'</w:t>
      </w:r>
      <w:r w:rsidRPr="00F90100">
        <w:rPr>
          <w:rStyle w:val="afffd"/>
          <w:rtl/>
        </w:rPr>
        <w:t xml:space="preserve"> </w:t>
      </w:r>
      <w:r w:rsidRPr="00C35A2C">
        <w:rPr>
          <w:rtl/>
        </w:rPr>
        <w:t xml:space="preserve">– </w:t>
      </w:r>
      <w:r>
        <w:rPr>
          <w:rStyle w:val="affff1"/>
          <w:rFonts w:hint="cs"/>
          <w:rtl/>
          <w:rPrChange w:id="9872" w:author="מנוע אמוראים" w:date="2026-10-05T16:41:56Z">
            <w:rPr>
              <w:rFonts w:hint="cs"/>
              <w:rtl/>
            </w:rPr>
          </w:rPrChange>
        </w:rPr>
        <w:t xml:space="preserve">אריא</w:t>
      </w:r>
      <w:r>
        <w:rPr>
          <w:rStyle w:val="affff1"/>
          <w:rtl/>
          <w:rPrChange w:id="9873" w:author="מנוע אמוראים" w:date="2026-10-05T16:41:56Z">
            <w:rPr>
              <w:rtl/>
            </w:rPr>
          </w:rPrChange>
        </w:rPr>
        <w:t xml:space="preserve">"</w:t>
      </w:r>
      <w:r>
        <w:rPr>
          <w:rStyle w:val="affff1"/>
          <w:rFonts w:hint="cs"/>
          <w:rtl/>
          <w:rPrChange w:id="9874" w:author="מנוע אמוראים" w:date="2026-10-05T16:41:56Z">
            <w:rPr>
              <w:rFonts w:hint="cs"/>
              <w:rtl/>
            </w:rPr>
          </w:rPrChange>
        </w:rPr>
        <w:t xml:space="preserve">ר</w:t>
      </w:r>
      <w:r w:rsidRPr="00C35A2C">
        <w:rPr>
          <w:rtl/>
        </w:rPr>
        <w:t>: עדות הוא לבית דוד, שכל הראוי למלכות הולמתו, וכל שאינו ראוי למלכות אין הולמתו.</w:t>
      </w:r>
    </w:p>
    <w:p w14:paraId="1AE15156" w14:textId="77777777" w:rsidR="00910F84" w:rsidRPr="00C35A2C" w:rsidRDefault="00910F84" w:rsidP="00910F84">
      <w:pPr>
        <w:rPr>
          <w:rtl/>
        </w:rPr>
      </w:pPr>
      <w:r w:rsidRPr="00C35A2C">
        <w:rPr>
          <w:rtl/>
        </w:rPr>
        <w:t xml:space="preserve">• </w:t>
      </w:r>
      <w:r w:rsidRPr="00F90100">
        <w:rPr>
          <w:rStyle w:val="afffd"/>
          <w:rFonts w:hint="cs"/>
          <w:rtl/>
        </w:rPr>
        <w:t>'</w:t>
      </w:r>
      <w:r w:rsidRPr="00F90100">
        <w:rPr>
          <w:rStyle w:val="afffd"/>
          <w:rtl/>
        </w:rPr>
        <w:t>ואדניה בן חגית מתנשא לאמר אני אמלוך</w:t>
      </w:r>
      <w:r w:rsidRPr="00F90100">
        <w:rPr>
          <w:rStyle w:val="afffd"/>
          <w:rFonts w:hint="cs"/>
          <w:rtl/>
        </w:rPr>
        <w:t>'</w:t>
      </w:r>
      <w:r w:rsidRPr="00F90100">
        <w:rPr>
          <w:rStyle w:val="afffd"/>
          <w:rtl/>
        </w:rPr>
        <w:t xml:space="preserve"> </w:t>
      </w:r>
      <w:r w:rsidRPr="00C35A2C">
        <w:rPr>
          <w:rtl/>
        </w:rPr>
        <w:t xml:space="preserve">– </w:t>
      </w:r>
      <w:r>
        <w:rPr>
          <w:rStyle w:val="affff1"/>
          <w:rFonts w:hint="cs"/>
          <w:rtl/>
          <w:rPrChange w:id="9875" w:author="מנוע אמוראים" w:date="2026-10-05T16:41:56Z">
            <w:rPr>
              <w:rFonts w:hint="cs"/>
              <w:rtl/>
            </w:rPr>
          </w:rPrChange>
        </w:rPr>
        <w:t xml:space="preserve">אריא</w:t>
      </w:r>
      <w:r>
        <w:rPr>
          <w:rStyle w:val="affff1"/>
          <w:rtl/>
          <w:rPrChange w:id="9876" w:author="מנוע אמוראים" w:date="2026-10-05T16:41:56Z">
            <w:rPr>
              <w:rtl/>
            </w:rPr>
          </w:rPrChange>
        </w:rPr>
        <w:t xml:space="preserve">"</w:t>
      </w:r>
      <w:r>
        <w:rPr>
          <w:rStyle w:val="affff1"/>
          <w:rFonts w:hint="cs"/>
          <w:rtl/>
          <w:rPrChange w:id="9877" w:author="מנוע אמוראים" w:date="2026-10-05T16:41:56Z">
            <w:rPr>
              <w:rFonts w:hint="cs"/>
              <w:rtl/>
            </w:rPr>
          </w:rPrChange>
        </w:rPr>
        <w:t xml:space="preserve">ר</w:t>
      </w:r>
      <w:r w:rsidRPr="00C35A2C">
        <w:rPr>
          <w:rtl/>
        </w:rPr>
        <w:t>: שמתנשא להולמו ולא הולמתו.</w:t>
      </w:r>
    </w:p>
    <w:p w14:paraId="50FA17F3" w14:textId="77777777" w:rsidR="00910F84" w:rsidRPr="00C35A2C" w:rsidRDefault="00910F84" w:rsidP="00910F84">
      <w:pPr>
        <w:rPr>
          <w:rtl/>
        </w:rPr>
      </w:pPr>
      <w:r w:rsidRPr="00C35A2C">
        <w:rPr>
          <w:rtl/>
        </w:rPr>
        <w:t>•</w:t>
      </w:r>
      <w:r w:rsidRPr="00FF1C37">
        <w:rPr>
          <w:rStyle w:val="afffd"/>
          <w:rtl/>
        </w:rPr>
        <w:t xml:space="preserve"> </w:t>
      </w:r>
      <w:r w:rsidRPr="00FF1C37">
        <w:rPr>
          <w:rStyle w:val="afffd"/>
          <w:rFonts w:hint="cs"/>
          <w:rtl/>
        </w:rPr>
        <w:t>'</w:t>
      </w:r>
      <w:r w:rsidRPr="00FF1C37">
        <w:rPr>
          <w:rStyle w:val="afffd"/>
          <w:rtl/>
        </w:rPr>
        <w:t>ויעש לו רכב ופרשים וחמשים איש רצים לפניו</w:t>
      </w:r>
      <w:r w:rsidRPr="00FF1C37">
        <w:rPr>
          <w:rStyle w:val="afffd"/>
          <w:rFonts w:hint="cs"/>
          <w:rtl/>
        </w:rPr>
        <w:t>'</w:t>
      </w:r>
      <w:r w:rsidRPr="00FF1C37">
        <w:rPr>
          <w:rStyle w:val="afffd"/>
          <w:rtl/>
        </w:rPr>
        <w:t xml:space="preserve"> </w:t>
      </w:r>
      <w:r w:rsidRPr="00C35A2C">
        <w:rPr>
          <w:rtl/>
        </w:rPr>
        <w:t>-</w:t>
      </w:r>
      <w:r w:rsidRPr="00C35A2C">
        <w:rPr>
          <w:rFonts w:hint="cs"/>
          <w:rtl/>
        </w:rPr>
        <w:t xml:space="preserve"> </w:t>
      </w:r>
      <w:r w:rsidRPr="00C35A2C">
        <w:rPr>
          <w:rtl/>
        </w:rPr>
        <w:t xml:space="preserve"> תנא: כולם נטולי טחול וחקוקי כפות הרגלים היו.</w:t>
      </w:r>
    </w:p>
    <w:p w14:paraId="25759899" w14:textId="77777777" w:rsidR="00910F84" w:rsidRPr="00C35A2C" w:rsidRDefault="00910F84" w:rsidP="00910F84">
      <w:pPr>
        <w:pStyle w:val="afffe"/>
        <w:rPr>
          <w:rtl/>
        </w:rPr>
      </w:pPr>
      <w:r w:rsidRPr="00A06291">
        <w:rPr>
          <w:rtl/>
        </w:rPr>
        <w:t>׻</w:t>
      </w:r>
      <w:r w:rsidRPr="00C35A2C">
        <w:rPr>
          <w:rtl/>
        </w:rPr>
        <w:t xml:space="preserve"> </w:t>
      </w:r>
    </w:p>
    <w:p w14:paraId="2B6BFED3" w14:textId="77777777" w:rsidR="00910F84" w:rsidRPr="00C35A2C" w:rsidRDefault="00910F84" w:rsidP="00910F84">
      <w:pPr>
        <w:pStyle w:val="aff6"/>
        <w:framePr w:wrap="around"/>
        <w:rPr>
          <w:rtl/>
        </w:rPr>
      </w:pPr>
      <w:r w:rsidRPr="00C35A2C">
        <w:rPr>
          <w:rFonts w:hint="cs"/>
          <w:rtl/>
        </w:rPr>
        <w:t>מד:</w:t>
      </w:r>
      <w:r w:rsidRPr="00C35A2C">
        <w:rPr>
          <w:rtl/>
        </w:rPr>
        <w:t xml:space="preserve"> </w:t>
      </w:r>
    </w:p>
    <w:p>
      <w:pPr>
        <w:pStyle w:val="affff4"/>
        <w:rPr>
          <w:ins w:id="20159" w:author="קלוד" w:date="2026-10-06T10:07:24Z"/>
        </w:rPr>
      </w:pPr>
      <w:ins w:id="20158" w:author="קלוד" w:date="2026-10-06T10:07:24Z">
        <w:r>
          <w:t xml:space="preserve">משנה ד</w:t>
        </w:r>
      </w:ins>
    </w:p>
    <w:p w14:paraId="691BA4F0" w14:textId="77777777" w:rsidR="00910F84" w:rsidRPr="00C35A2C" w:rsidRDefault="00910F84" w:rsidP="00910F84">
      <w:pPr>
        <w:pStyle w:val="affb"/>
        <w:rPr>
          <w:del w:id="20030" w:author="קלוד" w:date="2026-10-06T10:12:09Z"/>
          <w:rtl/>
        </w:rPr>
      </w:pPr>
      <w:ins w:id="9805" w:author="מספור קטעי משנה" w:date="2026-10-06T10:02:05Z">
        <w:del w:id="20028" w:author="קלוד" w:date="2026-10-06T10:12:09Z">
          <w:r>
            <w:rPr>
              <w:rStyle w:val="MisparKeta"/>
            </w:rPr>
            <w:delText xml:space="preserve">א. </w:delText>
          </w:r>
        </w:del>
      </w:ins>
      <w:del w:id="20029" w:author="קלוד" w:date="2026-10-06T10:12:09Z">
        <w:r w:rsidRPr="00C35A2C">
          <w:rPr>
            <w:rtl/>
          </w:rPr>
          <w:delText xml:space="preserve">מתני'.</w:delText>
        </w:r>
      </w:del>
    </w:p>
    <w:p w14:paraId="6493858B" w14:textId="77777777" w:rsidR="00910F84" w:rsidRPr="00C35A2C" w:rsidRDefault="00910F84" w:rsidP="00910F84">
      <w:pPr>
        <w:pStyle w:val="affb"/>
        <w:rPr>
          <w:rtl/>
        </w:rPr>
      </w:pPr>
      <w:ins w:id="20100" w:author="קלוד" w:date="2026-10-06T10:12:09Z">
        <w:r>
          <w:rPr>
            <w:rStyle w:val="MisparKeta"/>
          </w:rPr>
          <w:t xml:space="preserve">א. </w:t>
        </w:r>
      </w:ins>
      <w:r w:rsidRPr="00C35A2C">
        <w:rPr>
          <w:rtl/>
        </w:rPr>
        <w:t>שאל פרוקלוס בן פלוספוס את ר</w:t>
      </w:r>
      <w:r>
        <w:rPr>
          <w:rtl/>
        </w:rPr>
        <w:t>"</w:t>
      </w:r>
      <w:r w:rsidRPr="00C35A2C">
        <w:rPr>
          <w:rtl/>
        </w:rPr>
        <w:t xml:space="preserve">ג בעכו, שהיה רוחץ במרחץ של אפרודיטי, </w:t>
      </w:r>
    </w:p>
    <w:p w14:paraId="0A771717" w14:textId="77777777" w:rsidR="00910F84" w:rsidRPr="00C35A2C" w:rsidRDefault="00910F84" w:rsidP="00910F84">
      <w:pPr>
        <w:pStyle w:val="affb"/>
        <w:rPr>
          <w:rtl/>
        </w:rPr>
      </w:pPr>
      <w:r w:rsidRPr="00C35A2C">
        <w:rPr>
          <w:rFonts w:hint="cs"/>
          <w:rtl/>
        </w:rPr>
        <w:t>א</w:t>
      </w:r>
      <w:r>
        <w:rPr>
          <w:rtl/>
        </w:rPr>
        <w:t>"</w:t>
      </w:r>
      <w:r w:rsidRPr="00C35A2C">
        <w:rPr>
          <w:rFonts w:hint="cs"/>
          <w:rtl/>
        </w:rPr>
        <w:t>ל</w:t>
      </w:r>
      <w:r w:rsidRPr="00C35A2C">
        <w:rPr>
          <w:rtl/>
        </w:rPr>
        <w:t xml:space="preserve"> כתוב בתורתכם: לא ידבק בידך מאומה מן החרם, מפני מה אתה רוחץ במרחץ של אפרודיטי? אמר לו: אין משיבין במרחץ.</w:t>
      </w:r>
    </w:p>
    <w:p w14:paraId="15BD8EEC" w14:textId="77777777" w:rsidR="00910F84" w:rsidRPr="00C35A2C" w:rsidRDefault="00910F84" w:rsidP="00910F84">
      <w:pPr>
        <w:pStyle w:val="affb"/>
        <w:rPr>
          <w:rtl/>
        </w:rPr>
      </w:pPr>
      <w:r w:rsidRPr="00C35A2C">
        <w:rPr>
          <w:rtl/>
        </w:rPr>
        <w:t>וכשיצא, אמר לו: אני לא באתי בגבולה, היא באה בגבולי, אין אומרים: נעשה מרחץ נוי לאפרודיטי, אלא אומר: נעשה אפרודיטי נוי למרחץ.</w:t>
      </w:r>
    </w:p>
    <w:p w14:paraId="2420A4BD" w14:textId="77777777" w:rsidR="00910F84" w:rsidRPr="00C35A2C" w:rsidRDefault="00910F84" w:rsidP="00910F84">
      <w:pPr>
        <w:pStyle w:val="affb"/>
        <w:rPr>
          <w:rtl/>
        </w:rPr>
      </w:pPr>
      <w:r w:rsidRPr="00C35A2C">
        <w:rPr>
          <w:rtl/>
        </w:rPr>
        <w:lastRenderedPageBreak/>
        <w:t>דבר אחר: אם נותנים לך ממון הרבה, אי אתה נכנס לעבודת כוכבים שלך ערום ובעל קרי ומשתין בפניה, זו עומדת על פי הביב וכל העם משתינין לפניה, לא נאמר אלא אלהיהם, את שנוהג בו משום אלוה - אסור, את שאינו נוהג בו משום אלוה - מותר.</w:t>
      </w:r>
    </w:p>
    <w:p w14:paraId="135CB88F" w14:textId="77777777" w:rsidR="00910F84" w:rsidRPr="00C35A2C" w:rsidRDefault="00910F84" w:rsidP="00910F84">
      <w:pPr>
        <w:pStyle w:val="afffe"/>
        <w:rPr>
          <w:rtl/>
        </w:rPr>
      </w:pPr>
      <w:r w:rsidRPr="00A06291">
        <w:rPr>
          <w:rtl/>
        </w:rPr>
        <w:t>׻</w:t>
      </w:r>
      <w:r w:rsidRPr="00C35A2C">
        <w:rPr>
          <w:rtl/>
        </w:rPr>
        <w:t xml:space="preserve"> </w:t>
      </w:r>
    </w:p>
    <w:p w14:paraId="67210DE1" w14:textId="77777777" w:rsidR="00910F84" w:rsidRPr="00C35A2C" w:rsidRDefault="00910F84" w:rsidP="00910F84">
      <w:pPr>
        <w:rPr>
          <w:rtl/>
        </w:rPr>
      </w:pPr>
      <w:r w:rsidRPr="00C35A2C">
        <w:rPr>
          <w:rtl/>
        </w:rPr>
        <w:t xml:space="preserve">• </w:t>
      </w:r>
      <w:r w:rsidRPr="00C35A2C">
        <w:rPr>
          <w:rFonts w:hint="cs"/>
          <w:rtl/>
        </w:rPr>
        <w:t xml:space="preserve">וענה לו בחוץ כשיצא דאסור להרהר בבית המרחץ ובית הכסא ואפי דברים של קדש אסור לאמרן בלשון חול </w:t>
      </w:r>
    </w:p>
    <w:p w14:paraId="7A1E58F6" w14:textId="77777777" w:rsidR="00910F84" w:rsidRPr="00C35A2C" w:rsidRDefault="00910F84" w:rsidP="00910F84">
      <w:pPr>
        <w:rPr>
          <w:rtl/>
        </w:rPr>
      </w:pPr>
      <w:r w:rsidRPr="00C35A2C">
        <w:rPr>
          <w:rtl/>
        </w:rPr>
        <w:t xml:space="preserve">• </w:t>
      </w:r>
      <w:r>
        <w:rPr>
          <w:rStyle w:val="affff1"/>
          <w:rFonts w:hint="cs"/>
          <w:b/>
          <w:bCs/>
          <w:rtl/>
          <w:rPrChange w:id="9878" w:author="מנוע אמוראים" w:date="2026-10-05T16:41:56Z">
            <w:rPr>
              <w:rFonts w:hint="cs"/>
              <w:b/>
              <w:bCs/>
              <w:rtl/>
            </w:rPr>
          </w:rPrChange>
        </w:rPr>
        <w:t xml:space="preserve">רחב</w:t>
      </w:r>
      <w:r>
        <w:rPr>
          <w:rStyle w:val="affff1"/>
          <w:b/>
          <w:bCs/>
          <w:rtl/>
          <w:rPrChange w:id="9879" w:author="מנוע אמוראים" w:date="2026-10-05T16:41:56Z">
            <w:rPr>
              <w:b/>
              <w:bCs/>
              <w:rtl/>
            </w:rPr>
          </w:rPrChange>
        </w:rPr>
        <w:t xml:space="preserve">"</w:t>
      </w:r>
      <w:r>
        <w:rPr>
          <w:rStyle w:val="affff1"/>
          <w:rFonts w:hint="cs"/>
          <w:b/>
          <w:bCs/>
          <w:rtl/>
          <w:rPrChange w:id="9880" w:author="מנוע אמוראים" w:date="2026-10-05T16:41:56Z">
            <w:rPr>
              <w:rFonts w:hint="cs"/>
              <w:b/>
              <w:bCs/>
              <w:rtl/>
            </w:rPr>
          </w:rPrChange>
        </w:rPr>
        <w:t xml:space="preserve">י</w:t>
      </w:r>
      <w:r>
        <w:rPr>
          <w:rFonts w:hint="cs"/>
          <w:b/>
          <w:bCs/>
          <w:rtl/>
        </w:rPr>
        <w:t xml:space="preserve"> </w:t>
      </w:r>
      <w:r>
        <w:rPr>
          <w:rStyle w:val="affff1"/>
          <w:rFonts w:hint="cs"/>
          <w:b/>
          <w:bCs/>
          <w:rtl/>
          <w:rPrChange w:id="9881" w:author="מנוע אמוראים" w:date="2026-10-05T16:41:56Z">
            <w:rPr>
              <w:rFonts w:hint="cs"/>
              <w:b/>
              <w:bCs/>
              <w:rtl/>
            </w:rPr>
          </w:rPrChange>
        </w:rPr>
        <w:t xml:space="preserve">ברבר</w:t>
      </w:r>
      <w:r>
        <w:rPr>
          <w:rStyle w:val="affff1"/>
          <w:b/>
          <w:bCs/>
          <w:rtl/>
          <w:rPrChange w:id="9882" w:author="מנוע אמוראים" w:date="2026-10-05T16:41:56Z">
            <w:rPr>
              <w:b/>
              <w:bCs/>
              <w:rtl/>
            </w:rPr>
          </w:rPrChange>
        </w:rPr>
        <w:t xml:space="preserve">"</w:t>
      </w:r>
      <w:r>
        <w:rPr>
          <w:rStyle w:val="affff1"/>
          <w:rFonts w:hint="cs"/>
          <w:b/>
          <w:bCs/>
          <w:rtl/>
          <w:rPrChange w:id="9883" w:author="מנוע אמוראים" w:date="2026-10-05T16:41:56Z">
            <w:rPr>
              <w:rFonts w:hint="cs"/>
              <w:b/>
              <w:bCs/>
              <w:rtl/>
            </w:rPr>
          </w:rPrChange>
        </w:rPr>
        <w:t xml:space="preserve">א</w:t>
      </w:r>
      <w:r>
        <w:rPr>
          <w:rtl/>
        </w:rPr>
        <w:t xml:space="preserve">: תשובה גנובה השיבו </w:t>
      </w:r>
      <w:r>
        <w:rPr>
          <w:rStyle w:val="affff1"/>
          <w:rtl/>
          <w:rPrChange w:id="9884" w:author="מנוע אמוראים" w:date="2026-10-05T16:41:56Z">
            <w:rPr>
              <w:rtl/>
            </w:rPr>
          </w:rPrChange>
        </w:rPr>
        <w:t xml:space="preserve">ר</w:t>
      </w:r>
      <w:r>
        <w:rPr>
          <w:rStyle w:val="affff1"/>
          <w:rtl/>
          <w:rPrChange w:id="9885" w:author="מנוע אמוראים" w:date="2026-10-05T16:41:56Z">
            <w:rPr>
              <w:rtl/>
            </w:rPr>
          </w:rPrChange>
        </w:rPr>
        <w:t xml:space="preserve">"</w:t>
      </w:r>
      <w:r>
        <w:rPr>
          <w:rStyle w:val="affff1"/>
          <w:rtl/>
          <w:rPrChange w:id="9886" w:author="מנוע אמוראים" w:date="2026-10-05T16:41:56Z">
            <w:rPr>
              <w:rtl/>
            </w:rPr>
          </w:rPrChange>
        </w:rPr>
        <w:t xml:space="preserve">ג</w:t>
      </w:r>
      <w:r>
        <w:rPr>
          <w:rtl/>
        </w:rPr>
        <w:t xml:space="preserve"> לאותו הגמון, ואני אומר: אינה גנובה.</w:t>
      </w:r>
    </w:p>
    <w:p w14:paraId="7947C89B" w14:textId="77777777" w:rsidR="00910F84" w:rsidRPr="00C35A2C" w:rsidRDefault="00910F84" w:rsidP="00910F84">
      <w:pPr>
        <w:rPr>
          <w:rtl/>
        </w:rPr>
      </w:pPr>
      <w:r w:rsidRPr="00C35A2C">
        <w:rPr>
          <w:rFonts w:hint="cs"/>
          <w:b/>
          <w:bCs/>
          <w:rtl/>
        </w:rPr>
        <w:t>גנובה</w:t>
      </w:r>
      <w:r w:rsidRPr="00C35A2C">
        <w:rPr>
          <w:rFonts w:hint="cs"/>
          <w:rtl/>
        </w:rPr>
        <w:t>- שאמ</w:t>
      </w:r>
      <w:r>
        <w:rPr>
          <w:rtl/>
        </w:rPr>
        <w:t>"</w:t>
      </w:r>
      <w:r w:rsidRPr="00C35A2C">
        <w:rPr>
          <w:rFonts w:hint="cs"/>
          <w:rtl/>
        </w:rPr>
        <w:t>ל</w:t>
      </w:r>
      <w:r w:rsidRPr="00C35A2C">
        <w:rPr>
          <w:rtl/>
        </w:rPr>
        <w:t xml:space="preserve">: זו עומדת על פי הביב וכל אדם משתין בפניה, וכי משתין בפניה מאי הוי? </w:t>
      </w:r>
    </w:p>
    <w:p w14:paraId="51E7CA3C" w14:textId="77777777" w:rsidR="00910F84" w:rsidRPr="00C35A2C" w:rsidRDefault="00910F84" w:rsidP="00910F84">
      <w:pPr>
        <w:ind w:left="1534"/>
        <w:rPr>
          <w:rtl/>
        </w:rPr>
      </w:pPr>
      <w:r w:rsidRPr="00C35A2C">
        <w:rPr>
          <w:rtl/>
        </w:rPr>
        <w:t>והאמר רבא: פעור יוכיח, שמפערין לפניו בכל יום ואינו בטל</w:t>
      </w:r>
      <w:r w:rsidRPr="00C35A2C">
        <w:rPr>
          <w:rFonts w:hint="cs"/>
          <w:rtl/>
        </w:rPr>
        <w:t>!</w:t>
      </w:r>
      <w:r w:rsidRPr="00C35A2C">
        <w:rPr>
          <w:rtl/>
        </w:rPr>
        <w:t xml:space="preserve"> </w:t>
      </w:r>
    </w:p>
    <w:p w14:paraId="4446373D" w14:textId="77777777" w:rsidR="00910F84" w:rsidRPr="00C35A2C" w:rsidRDefault="00910F84" w:rsidP="00910F84">
      <w:pPr>
        <w:pStyle w:val="afffa"/>
        <w:rPr>
          <w:rtl/>
        </w:rPr>
      </w:pPr>
      <w:r>
        <w:rPr>
          <w:rtl/>
        </w:rPr>
        <w:t xml:space="preserve">- </w:t>
      </w:r>
      <w:r w:rsidRPr="00C35A2C">
        <w:rPr>
          <w:rtl/>
        </w:rPr>
        <w:t>ואני אומר: אינה גנובה, זו עבודתה בכך, וזו אין עבודתה בכך.</w:t>
      </w:r>
    </w:p>
    <w:p w14:paraId="54C1F806" w14:textId="77777777" w:rsidR="00910F84" w:rsidRPr="00C35A2C" w:rsidRDefault="00910F84" w:rsidP="00910F84">
      <w:pPr>
        <w:rPr>
          <w:rtl/>
        </w:rPr>
      </w:pPr>
      <w:r w:rsidRPr="00C35A2C">
        <w:rPr>
          <w:b/>
          <w:bCs/>
          <w:rtl/>
        </w:rPr>
        <w:t>אביי</w:t>
      </w:r>
      <w:r w:rsidRPr="00C35A2C">
        <w:rPr>
          <w:rtl/>
        </w:rPr>
        <w:t>: גנוב</w:t>
      </w:r>
      <w:r w:rsidRPr="00C35A2C">
        <w:rPr>
          <w:rFonts w:hint="cs"/>
          <w:rtl/>
        </w:rPr>
        <w:t>ה מהך דא</w:t>
      </w:r>
      <w:r>
        <w:rPr>
          <w:rtl/>
        </w:rPr>
        <w:t>"</w:t>
      </w:r>
      <w:r w:rsidRPr="00C35A2C">
        <w:rPr>
          <w:rFonts w:hint="cs"/>
          <w:rtl/>
        </w:rPr>
        <w:t>ל</w:t>
      </w:r>
      <w:r w:rsidRPr="00C35A2C">
        <w:rPr>
          <w:rtl/>
        </w:rPr>
        <w:t xml:space="preserve">: אני לא באתי בגבולה והיא באה בגבולי וכי בא בגבולה מאי הוי? </w:t>
      </w:r>
    </w:p>
    <w:p w14:paraId="3054E85B" w14:textId="77777777" w:rsidR="00910F84" w:rsidRPr="00C35A2C" w:rsidRDefault="00910F84" w:rsidP="00910F84">
      <w:pPr>
        <w:rPr>
          <w:rtl/>
        </w:rPr>
      </w:pPr>
      <w:r w:rsidRPr="00C35A2C">
        <w:rPr>
          <w:rtl/>
        </w:rPr>
        <w:t xml:space="preserve">והתנן: עבודת כוכבים שיש לה מרחץ או גינה - נהנין מהן שלא בטובה, ואין נהנין מהן בטובה; </w:t>
      </w:r>
    </w:p>
    <w:p w14:paraId="4462AD4C" w14:textId="77777777" w:rsidR="00910F84" w:rsidRPr="00C35A2C" w:rsidRDefault="00910F84" w:rsidP="00910F84">
      <w:pPr>
        <w:pStyle w:val="afffa"/>
        <w:rPr>
          <w:rtl/>
        </w:rPr>
      </w:pPr>
      <w:r>
        <w:rPr>
          <w:rtl/>
        </w:rPr>
        <w:t xml:space="preserve">- </w:t>
      </w:r>
      <w:r w:rsidRPr="00C35A2C">
        <w:rPr>
          <w:rtl/>
        </w:rPr>
        <w:t>ואני אומר: אינה גנובה, שלא בטובת רבן גמליאל כבטובת אחרים דמי.</w:t>
      </w:r>
    </w:p>
    <w:p w14:paraId="189F05F8" w14:textId="77777777" w:rsidR="00910F84" w:rsidRPr="00C35A2C" w:rsidRDefault="00910F84" w:rsidP="00910F84">
      <w:pPr>
        <w:ind w:left="360"/>
        <w:rPr>
          <w:rtl/>
        </w:rPr>
      </w:pPr>
      <w:r>
        <w:rPr>
          <w:rStyle w:val="affff1"/>
          <w:rFonts w:hint="cs"/>
          <w:b/>
          <w:bCs/>
          <w:rtl/>
          <w:rPrChange w:id="9887" w:author="מנוע אמוראים" w:date="2026-10-05T16:41:56Z">
            <w:rPr>
              <w:rFonts w:hint="cs"/>
              <w:b/>
              <w:bCs/>
              <w:rtl/>
            </w:rPr>
          </w:rPrChange>
        </w:rPr>
        <w:t xml:space="preserve">רשב</w:t>
      </w:r>
      <w:r>
        <w:rPr>
          <w:rStyle w:val="affff1"/>
          <w:b/>
          <w:bCs/>
          <w:rtl/>
          <w:rPrChange w:id="9888" w:author="מנוע אמוראים" w:date="2026-10-05T16:41:56Z">
            <w:rPr>
              <w:b/>
              <w:bCs/>
              <w:rtl/>
            </w:rPr>
          </w:rPrChange>
        </w:rPr>
        <w:t xml:space="preserve">"</w:t>
      </w:r>
      <w:r>
        <w:rPr>
          <w:rStyle w:val="affff1"/>
          <w:rFonts w:hint="cs"/>
          <w:b/>
          <w:bCs/>
          <w:rtl/>
          <w:rPrChange w:id="9889" w:author="מנוע אמוראים" w:date="2026-10-05T16:41:56Z">
            <w:rPr>
              <w:rFonts w:hint="cs"/>
              <w:b/>
              <w:bCs/>
              <w:rtl/>
            </w:rPr>
          </w:rPrChange>
        </w:rPr>
        <w:t xml:space="preserve">ח</w:t>
      </w:r>
      <w:r w:rsidRPr="00C35A2C">
        <w:rPr>
          <w:rtl/>
        </w:rPr>
        <w:t>: גנוב</w:t>
      </w:r>
      <w:r w:rsidRPr="00C35A2C">
        <w:rPr>
          <w:rFonts w:hint="cs"/>
          <w:rtl/>
        </w:rPr>
        <w:t>ה  מהך</w:t>
      </w:r>
      <w:r w:rsidRPr="00C35A2C">
        <w:rPr>
          <w:rtl/>
        </w:rPr>
        <w:t xml:space="preserve">: זו עומדת על הביב וכל אדם משתינין בפניה, וכי משתינין בפניה מאי הוי? </w:t>
      </w:r>
    </w:p>
    <w:p w14:paraId="27B4A7E7" w14:textId="77777777" w:rsidR="00910F84" w:rsidRPr="00C35A2C" w:rsidRDefault="00910F84" w:rsidP="00910F84">
      <w:pPr>
        <w:ind w:hanging="94"/>
        <w:rPr>
          <w:rtl/>
        </w:rPr>
      </w:pPr>
      <w:r w:rsidRPr="00C35A2C">
        <w:rPr>
          <w:rtl/>
        </w:rPr>
        <w:t xml:space="preserve">והתנן: רק בפניה, השתין בפניה, גיררה וזרק בה את הצואה - הרי זו אינה בטילה; </w:t>
      </w:r>
    </w:p>
    <w:p w14:paraId="589A1438" w14:textId="77777777" w:rsidR="00910F84" w:rsidRPr="00C35A2C" w:rsidRDefault="00910F84" w:rsidP="00910F84">
      <w:pPr>
        <w:pStyle w:val="afffa"/>
      </w:pPr>
      <w:r>
        <w:rPr>
          <w:rtl/>
        </w:rPr>
        <w:t xml:space="preserve">- </w:t>
      </w:r>
      <w:r w:rsidRPr="00C35A2C">
        <w:rPr>
          <w:rtl/>
        </w:rPr>
        <w:t xml:space="preserve">ואני אומר: אינה גנובה, </w:t>
      </w:r>
      <w:r w:rsidRPr="00C35A2C">
        <w:rPr>
          <w:rFonts w:hint="cs"/>
          <w:rtl/>
        </w:rPr>
        <w:t>דשם לפי שעה כעס עלה ואח</w:t>
      </w:r>
      <w:r>
        <w:rPr>
          <w:rtl/>
        </w:rPr>
        <w:t>"</w:t>
      </w:r>
      <w:r w:rsidRPr="00C35A2C">
        <w:rPr>
          <w:rFonts w:hint="cs"/>
          <w:rtl/>
        </w:rPr>
        <w:t xml:space="preserve">כ מפייסה והכא כל שעה ושעזה בזלזולה עומדת </w:t>
      </w:r>
    </w:p>
    <w:p w14:paraId="2A06973D" w14:textId="77777777" w:rsidR="00910F84" w:rsidRPr="00C35A2C" w:rsidRDefault="00910F84" w:rsidP="00910F84">
      <w:pPr>
        <w:ind w:left="360"/>
        <w:rPr>
          <w:rtl/>
        </w:rPr>
      </w:pPr>
      <w:r>
        <w:rPr>
          <w:rStyle w:val="affff1"/>
          <w:rFonts w:hint="cs"/>
          <w:b/>
          <w:bCs/>
          <w:rtl/>
          <w:rPrChange w:id="9890" w:author="מנוע אמוראים" w:date="2026-10-05T16:41:56Z">
            <w:rPr>
              <w:rFonts w:hint="cs"/>
              <w:b/>
              <w:bCs/>
              <w:rtl/>
            </w:rPr>
          </w:rPrChange>
        </w:rPr>
        <w:t xml:space="preserve">רב</w:t>
      </w:r>
      <w:r>
        <w:rPr>
          <w:rStyle w:val="affff1"/>
          <w:b/>
          <w:bCs/>
          <w:rtl/>
          <w:rPrChange w:id="9891" w:author="מנוע אמוראים" w:date="2026-10-05T16:41:56Z">
            <w:rPr>
              <w:b/>
              <w:bCs/>
              <w:rtl/>
            </w:rPr>
          </w:rPrChange>
        </w:rPr>
        <w:t xml:space="preserve">"</w:t>
      </w:r>
      <w:r>
        <w:rPr>
          <w:rStyle w:val="affff1"/>
          <w:rFonts w:hint="cs"/>
          <w:b/>
          <w:bCs/>
          <w:rtl/>
          <w:rPrChange w:id="9892" w:author="מנוע אמוראים" w:date="2026-10-05T16:41:56Z">
            <w:rPr>
              <w:rFonts w:hint="cs"/>
              <w:b/>
              <w:bCs/>
              <w:rtl/>
            </w:rPr>
          </w:rPrChange>
        </w:rPr>
        <w:t xml:space="preserve">ע</w:t>
      </w:r>
      <w:r w:rsidRPr="00C35A2C">
        <w:rPr>
          <w:rFonts w:hint="cs"/>
          <w:rtl/>
        </w:rPr>
        <w:t>:</w:t>
      </w:r>
      <w:r w:rsidRPr="00C35A2C">
        <w:rPr>
          <w:rtl/>
        </w:rPr>
        <w:t xml:space="preserve"> גנוב</w:t>
      </w:r>
      <w:r w:rsidRPr="00C35A2C">
        <w:rPr>
          <w:rFonts w:hint="cs"/>
          <w:rtl/>
        </w:rPr>
        <w:t>ה מהך:</w:t>
      </w:r>
      <w:r w:rsidRPr="00C35A2C">
        <w:rPr>
          <w:rtl/>
        </w:rPr>
        <w:t xml:space="preserve"> אין אומרין נעשה מרחץ נוי לאפרודיטי אלא נעשה אפרודיטי נוי למרחץ, וכי אמר נעשה מרחץ לאפרודיטי נוי מאי הוי? והתניא: האומר בית זה לע</w:t>
      </w:r>
      <w:r w:rsidRPr="00C35A2C">
        <w:rPr>
          <w:rFonts w:hint="cs"/>
          <w:rtl/>
        </w:rPr>
        <w:t>כו</w:t>
      </w:r>
      <w:r>
        <w:rPr>
          <w:rtl/>
        </w:rPr>
        <w:t>"</w:t>
      </w:r>
      <w:r w:rsidRPr="00C35A2C">
        <w:rPr>
          <w:rFonts w:hint="cs"/>
          <w:rtl/>
        </w:rPr>
        <w:t>ם כוס זה ל</w:t>
      </w:r>
      <w:r>
        <w:rPr>
          <w:rFonts w:hint="cs"/>
          <w:rtl/>
        </w:rPr>
        <w:t>עכו</w:t>
      </w:r>
      <w:r>
        <w:rPr>
          <w:rtl/>
        </w:rPr>
        <w:t>"</w:t>
      </w:r>
      <w:r>
        <w:rPr>
          <w:rFonts w:hint="cs"/>
          <w:rtl/>
        </w:rPr>
        <w:t>ם</w:t>
      </w:r>
      <w:r w:rsidRPr="00C35A2C">
        <w:rPr>
          <w:rFonts w:hint="cs"/>
          <w:rtl/>
        </w:rPr>
        <w:t xml:space="preserve"> לא אמר כלום שאין הקדש לעכו</w:t>
      </w:r>
      <w:r>
        <w:rPr>
          <w:rtl/>
        </w:rPr>
        <w:t>"</w:t>
      </w:r>
      <w:r w:rsidRPr="00C35A2C">
        <w:rPr>
          <w:rFonts w:hint="cs"/>
          <w:rtl/>
        </w:rPr>
        <w:t xml:space="preserve">ם </w:t>
      </w:r>
    </w:p>
    <w:p w14:paraId="59E4D267" w14:textId="77777777" w:rsidR="00910F84" w:rsidRPr="00C35A2C" w:rsidRDefault="00910F84" w:rsidP="00910F84">
      <w:pPr>
        <w:pStyle w:val="afffa"/>
        <w:rPr>
          <w:rtl/>
        </w:rPr>
      </w:pPr>
      <w:r>
        <w:rPr>
          <w:rtl/>
        </w:rPr>
        <w:t xml:space="preserve">- </w:t>
      </w:r>
      <w:r w:rsidRPr="00C35A2C">
        <w:rPr>
          <w:rtl/>
        </w:rPr>
        <w:t>ואני אומר: אינה גנובה, נהי דאיתסורי לא מיתסרא, נוי מיהא איכא.</w:t>
      </w:r>
    </w:p>
    <w:p w14:paraId="3A68B20E" w14:textId="77777777" w:rsidR="00910F84" w:rsidRPr="00C35A2C" w:rsidRDefault="00910F84" w:rsidP="00910F84">
      <w:pPr>
        <w:pStyle w:val="afffe"/>
        <w:rPr>
          <w:rtl/>
        </w:rPr>
      </w:pPr>
      <w:r w:rsidRPr="00A06291">
        <w:rPr>
          <w:rtl/>
        </w:rPr>
        <w:t>׻</w:t>
      </w:r>
      <w:r w:rsidRPr="00C35A2C">
        <w:rPr>
          <w:rtl/>
        </w:rPr>
        <w:t xml:space="preserve"> </w:t>
      </w:r>
    </w:p>
    <w:p w14:paraId="5D83877E" w14:textId="77777777" w:rsidR="00910F84" w:rsidRPr="00C35A2C" w:rsidRDefault="00910F84" w:rsidP="00910F84">
      <w:pPr>
        <w:pStyle w:val="aff6"/>
        <w:framePr w:wrap="around"/>
        <w:rPr>
          <w:rtl/>
        </w:rPr>
      </w:pPr>
      <w:r w:rsidRPr="00C35A2C">
        <w:rPr>
          <w:rFonts w:hint="cs"/>
          <w:rtl/>
        </w:rPr>
        <w:t xml:space="preserve">מה. </w:t>
      </w:r>
    </w:p>
    <w:p>
      <w:pPr>
        <w:pStyle w:val="affff4"/>
        <w:rPr>
          <w:ins w:id="20161" w:author="קלוד" w:date="2026-10-06T10:07:24Z"/>
        </w:rPr>
      </w:pPr>
      <w:ins w:id="20160" w:author="קלוד" w:date="2026-10-06T10:07:24Z">
        <w:r>
          <w:t xml:space="preserve">משנה ה</w:t>
        </w:r>
      </w:ins>
    </w:p>
    <w:p w14:paraId="19F1E6C2" w14:textId="77777777" w:rsidR="00910F84" w:rsidRPr="00C35A2C" w:rsidRDefault="00910F84" w:rsidP="00910F84">
      <w:pPr>
        <w:pStyle w:val="affb"/>
        <w:rPr>
          <w:del w:id="20033" w:author="קלוד" w:date="2026-10-06T10:12:09Z"/>
          <w:rtl/>
        </w:rPr>
      </w:pPr>
      <w:ins w:id="9806" w:author="מספור קטעי משנה" w:date="2026-10-06T10:02:05Z">
        <w:del w:id="20031" w:author="קלוד" w:date="2026-10-06T10:12:09Z">
          <w:r>
            <w:rPr>
              <w:rStyle w:val="MisparKeta"/>
            </w:rPr>
            <w:delText xml:space="preserve">א. </w:delText>
          </w:r>
        </w:del>
      </w:ins>
      <w:del w:id="20032" w:author="קלוד" w:date="2026-10-06T10:12:09Z">
        <w:r w:rsidRPr="00C35A2C">
          <w:rPr>
            <w:rtl/>
          </w:rPr>
          <w:delText xml:space="preserve">מתני'.</w:delText>
        </w:r>
      </w:del>
    </w:p>
    <w:p w14:paraId="702E6F39" w14:textId="77777777" w:rsidR="00910F84" w:rsidRPr="00C35A2C" w:rsidRDefault="00910F84" w:rsidP="00910F84">
      <w:pPr>
        <w:pStyle w:val="affb"/>
        <w:rPr>
          <w:rtl/>
        </w:rPr>
      </w:pPr>
      <w:ins w:id="20101" w:author="קלוד" w:date="2026-10-06T10:12:09Z">
        <w:r>
          <w:rPr>
            <w:rStyle w:val="MisparKeta"/>
          </w:rPr>
          <w:t xml:space="preserve">א. </w:t>
        </w:r>
      </w:ins>
      <w:r w:rsidRPr="00C35A2C">
        <w:rPr>
          <w:rtl/>
        </w:rPr>
        <w:t>הנכרי</w:t>
      </w:r>
      <w:r>
        <w:rPr>
          <w:rtl/>
        </w:rPr>
        <w:t xml:space="preserve">ם העובדים את ההרים ואת הגבעות </w:t>
      </w:r>
      <w:r w:rsidRPr="00C35A2C">
        <w:rPr>
          <w:rtl/>
        </w:rPr>
        <w:t xml:space="preserve">הן מותרין ומה שעליהן אסורין, </w:t>
      </w:r>
    </w:p>
    <w:p w14:paraId="406DDA3D"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שנאמר: לא תחמוד כסף וזהב עליהם.</w:t>
      </w:r>
    </w:p>
    <w:p w14:paraId="515A2BCD" w14:textId="77777777" w:rsidR="00910F84" w:rsidRPr="00C35A2C" w:rsidRDefault="00910F84" w:rsidP="00910F84">
      <w:pPr>
        <w:pStyle w:val="affb"/>
        <w:rPr>
          <w:rtl/>
        </w:rPr>
      </w:pPr>
      <w:r w:rsidRPr="00C35A2C">
        <w:rPr>
          <w:rtl/>
        </w:rPr>
        <w:t xml:space="preserve">ר' יוסי הגלילי אומר: אלהיהם על ההרים - ולא ההרים אלהיהם, </w:t>
      </w:r>
    </w:p>
    <w:p w14:paraId="0B4F48EB" w14:textId="77777777" w:rsidR="00910F84" w:rsidRPr="00C35A2C" w:rsidRDefault="00910F84" w:rsidP="00910F84">
      <w:pPr>
        <w:pStyle w:val="affb"/>
        <w:rPr>
          <w:rtl/>
        </w:rPr>
      </w:pPr>
      <w:r w:rsidRPr="00C35A2C">
        <w:rPr>
          <w:rFonts w:hint="cs"/>
          <w:rtl/>
        </w:rPr>
        <w:t xml:space="preserve"> </w:t>
      </w:r>
      <w:r w:rsidRPr="00C35A2C">
        <w:rPr>
          <w:rFonts w:hint="cs"/>
          <w:rtl/>
        </w:rPr>
        <w:tab/>
        <w:t xml:space="preserve"> </w:t>
      </w:r>
      <w:r w:rsidRPr="00C35A2C">
        <w:rPr>
          <w:rFonts w:hint="cs"/>
          <w:rtl/>
        </w:rPr>
        <w:tab/>
      </w:r>
      <w:r w:rsidRPr="00C35A2C">
        <w:rPr>
          <w:rtl/>
        </w:rPr>
        <w:tab/>
      </w:r>
      <w:r w:rsidRPr="00C35A2C">
        <w:rPr>
          <w:rtl/>
        </w:rPr>
        <w:tab/>
      </w:r>
      <w:r w:rsidRPr="00C35A2C">
        <w:rPr>
          <w:rFonts w:hint="cs"/>
          <w:rtl/>
        </w:rPr>
        <w:t xml:space="preserve">    </w:t>
      </w:r>
      <w:r w:rsidRPr="00C35A2C">
        <w:rPr>
          <w:rtl/>
        </w:rPr>
        <w:t xml:space="preserve">אלהיהם על הגבעות - ולא הגבעות אלהיהם, </w:t>
      </w:r>
    </w:p>
    <w:p w14:paraId="7BAD12FE" w14:textId="77777777" w:rsidR="00910F84" w:rsidRPr="00A06291" w:rsidRDefault="00910F84" w:rsidP="00910F84">
      <w:pPr>
        <w:pStyle w:val="affb"/>
        <w:rPr>
          <w:rtl/>
        </w:rPr>
      </w:pPr>
      <w:r w:rsidRPr="00C35A2C">
        <w:rPr>
          <w:rtl/>
        </w:rPr>
        <w:t>ומפני מה אשירה אסורה? מפני שיש בה תפיסת ידי אדם, וכל שיש בה תפיסת ידי אדם אסור.</w:t>
      </w:r>
    </w:p>
    <w:p w14:paraId="39BEA03F" w14:textId="77777777" w:rsidR="00910F84" w:rsidRPr="00C35A2C" w:rsidRDefault="00910F84" w:rsidP="00910F84">
      <w:pPr>
        <w:pStyle w:val="affb"/>
        <w:rPr>
          <w:rtl/>
        </w:rPr>
      </w:pPr>
      <w:r w:rsidRPr="009450E3">
        <w:rPr>
          <w:rtl/>
        </w:rPr>
        <w:t>אר</w:t>
      </w:r>
      <w:r>
        <w:rPr>
          <w:rtl/>
        </w:rPr>
        <w:t>"</w:t>
      </w:r>
      <w:r w:rsidRPr="009450E3">
        <w:rPr>
          <w:rtl/>
        </w:rPr>
        <w:t>ע</w:t>
      </w:r>
      <w:r w:rsidRPr="00C35A2C">
        <w:rPr>
          <w:rtl/>
        </w:rPr>
        <w:t>, אני אובין ואדון לפניך: כל מקום שאתה מוצא הר גבוה וגבעה נשאה ועץ רענן, דע שיש שם עבודת כוכבים.</w:t>
      </w:r>
    </w:p>
    <w:p w14:paraId="61166208" w14:textId="77777777" w:rsidR="00910F84" w:rsidRPr="00C35A2C" w:rsidRDefault="00910F84" w:rsidP="00910F84">
      <w:pPr>
        <w:pStyle w:val="afffe"/>
        <w:rPr>
          <w:rtl/>
        </w:rPr>
      </w:pPr>
      <w:r w:rsidRPr="00A06291">
        <w:rPr>
          <w:rtl/>
        </w:rPr>
        <w:t>׻</w:t>
      </w:r>
      <w:r>
        <w:rPr>
          <w:rtl/>
        </w:rPr>
        <w:t xml:space="preserve">  </w:t>
      </w:r>
    </w:p>
    <w:p w14:paraId="32BBC23F" w14:textId="77777777" w:rsidR="00910F84" w:rsidRPr="00C35A2C" w:rsidRDefault="00910F84" w:rsidP="00910F84">
      <w:pPr>
        <w:rPr>
          <w:rtl/>
        </w:rPr>
      </w:pPr>
      <w:r>
        <w:rPr>
          <w:rStyle w:val="affff1"/>
          <w:rFonts w:hint="cs"/>
          <w:rtl/>
          <w:rPrChange w:id="9893" w:author="מנוע אמוראים" w:date="2026-10-05T16:41:56Z">
            <w:rPr>
              <w:rFonts w:hint="cs"/>
              <w:rtl/>
            </w:rPr>
          </w:rPrChange>
        </w:rPr>
        <w:t xml:space="preserve">רב</w:t>
      </w:r>
      <w:r>
        <w:rPr>
          <w:rStyle w:val="affff1"/>
          <w:rtl/>
          <w:rPrChange w:id="9894" w:author="מנוע אמוראים" w:date="2026-10-05T16:41:56Z">
            <w:rPr>
              <w:rtl/>
            </w:rPr>
          </w:rPrChange>
        </w:rPr>
        <w:t xml:space="preserve">"</w:t>
      </w:r>
      <w:r>
        <w:rPr>
          <w:rStyle w:val="affff1"/>
          <w:rFonts w:hint="cs"/>
          <w:rtl/>
          <w:rPrChange w:id="9895" w:author="מנוע אמוראים" w:date="2026-10-05T16:41:56Z">
            <w:rPr>
              <w:rFonts w:hint="cs"/>
              <w:rtl/>
            </w:rPr>
          </w:rPrChange>
        </w:rPr>
        <w:t xml:space="preserve">ח</w:t>
      </w:r>
      <w:r>
        <w:rPr>
          <w:rFonts w:hint="cs"/>
          <w:rtl/>
        </w:rPr>
        <w:t xml:space="preserve"> </w:t>
      </w:r>
      <w:r>
        <w:rPr>
          <w:rStyle w:val="affff1"/>
          <w:rFonts w:hint="cs"/>
          <w:rtl/>
          <w:rPrChange w:id="9896" w:author="מנוע אמוראים" w:date="2026-10-05T16:41:56Z">
            <w:rPr>
              <w:rFonts w:hint="cs"/>
              <w:rtl/>
            </w:rPr>
          </w:rPrChange>
        </w:rPr>
        <w:t xml:space="preserve">מר</w:t>
      </w:r>
      <w:r>
        <w:rPr>
          <w:rStyle w:val="affff1"/>
          <w:rtl/>
          <w:rPrChange w:id="9897" w:author="מנוע אמוראים" w:date="2026-10-05T16:41:56Z">
            <w:rPr>
              <w:rtl/>
            </w:rPr>
          </w:rPrChange>
        </w:rPr>
        <w:t xml:space="preserve">"</w:t>
      </w:r>
      <w:r>
        <w:rPr>
          <w:rStyle w:val="affff1"/>
          <w:rFonts w:hint="cs"/>
          <w:rtl/>
          <w:rPrChange w:id="9898" w:author="מנוע אמוראים" w:date="2026-10-05T16:41:56Z">
            <w:rPr>
              <w:rFonts w:hint="cs"/>
              <w:rtl/>
            </w:rPr>
          </w:rPrChange>
        </w:rPr>
        <w:t xml:space="preserve">ל</w:t>
      </w:r>
      <w:r w:rsidRPr="00C35A2C">
        <w:rPr>
          <w:rtl/>
        </w:rPr>
        <w:t xml:space="preserve">: </w:t>
      </w:r>
      <w:r w:rsidRPr="00C35A2C">
        <w:rPr>
          <w:rFonts w:hint="cs"/>
          <w:b/>
          <w:bCs/>
          <w:rtl/>
        </w:rPr>
        <w:t>איכא</w:t>
      </w:r>
      <w:r w:rsidRPr="00C35A2C">
        <w:rPr>
          <w:rFonts w:hint="cs"/>
          <w:rtl/>
        </w:rPr>
        <w:t xml:space="preserve"> </w:t>
      </w:r>
      <w:r w:rsidRPr="00C35A2C">
        <w:rPr>
          <w:rFonts w:hint="cs"/>
          <w:b/>
          <w:bCs/>
          <w:rtl/>
        </w:rPr>
        <w:t>בנייהו</w:t>
      </w:r>
      <w:r w:rsidRPr="00C35A2C">
        <w:rPr>
          <w:rFonts w:hint="cs"/>
          <w:rtl/>
        </w:rPr>
        <w:t xml:space="preserve"> בין ת</w:t>
      </w:r>
      <w:r>
        <w:rPr>
          <w:rtl/>
        </w:rPr>
        <w:t>"</w:t>
      </w:r>
      <w:r>
        <w:rPr>
          <w:rFonts w:hint="cs"/>
          <w:rtl/>
        </w:rPr>
        <w:t xml:space="preserve">ק </w:t>
      </w:r>
      <w:r>
        <w:rPr>
          <w:rStyle w:val="affff1"/>
          <w:rFonts w:hint="cs"/>
          <w:rtl/>
          <w:rPrChange w:id="9899" w:author="מנוע אמוראים" w:date="2026-10-05T16:41:56Z">
            <w:rPr>
              <w:rFonts w:hint="cs"/>
              <w:rtl/>
            </w:rPr>
          </w:rPrChange>
        </w:rPr>
        <w:t xml:space="preserve">לריה</w:t>
      </w:r>
      <w:r>
        <w:rPr>
          <w:rStyle w:val="affff1"/>
          <w:rtl/>
          <w:rPrChange w:id="9900" w:author="מנוע אמוראים" w:date="2026-10-05T16:41:56Z">
            <w:rPr>
              <w:rtl/>
            </w:rPr>
          </w:rPrChange>
        </w:rPr>
        <w:t xml:space="preserve">"</w:t>
      </w:r>
      <w:r>
        <w:rPr>
          <w:rStyle w:val="affff1"/>
          <w:rFonts w:hint="cs"/>
          <w:rtl/>
          <w:rPrChange w:id="9901" w:author="מנוע אמוראים" w:date="2026-10-05T16:41:56Z">
            <w:rPr>
              <w:rFonts w:hint="cs"/>
              <w:rtl/>
            </w:rPr>
          </w:rPrChange>
        </w:rPr>
        <w:t xml:space="preserve">ג</w:t>
      </w:r>
      <w:r>
        <w:rPr>
          <w:rFonts w:hint="cs"/>
          <w:rtl/>
        </w:rPr>
        <w:t xml:space="preserve">-  דלת</w:t>
      </w:r>
      <w:r>
        <w:rPr>
          <w:rtl/>
        </w:rPr>
        <w:t>"</w:t>
      </w:r>
      <w:r w:rsidRPr="00C35A2C">
        <w:rPr>
          <w:rFonts w:hint="cs"/>
          <w:rtl/>
        </w:rPr>
        <w:t>ק</w:t>
      </w:r>
      <w:r>
        <w:rPr>
          <w:rtl/>
        </w:rPr>
        <w:t xml:space="preserve">: צפוי הר אינו כהר ומיתסר, </w:t>
      </w:r>
      <w:r>
        <w:rPr>
          <w:rStyle w:val="affff1"/>
          <w:rtl/>
          <w:rPrChange w:id="9902" w:author="מנוע אמוראים" w:date="2026-10-05T16:41:56Z">
            <w:rPr>
              <w:rtl/>
            </w:rPr>
          </w:rPrChange>
        </w:rPr>
        <w:t xml:space="preserve">ו</w:t>
      </w:r>
      <w:r>
        <w:rPr>
          <w:rStyle w:val="affff1"/>
          <w:rFonts w:hint="cs"/>
          <w:rtl/>
          <w:rPrChange w:id="9903" w:author="מנוע אמוראים" w:date="2026-10-05T16:41:56Z">
            <w:rPr>
              <w:rFonts w:hint="cs"/>
              <w:rtl/>
            </w:rPr>
          </w:rPrChange>
        </w:rPr>
        <w:t xml:space="preserve">לריה</w:t>
      </w:r>
      <w:r>
        <w:rPr>
          <w:rStyle w:val="affff1"/>
          <w:rtl/>
          <w:rPrChange w:id="9904" w:author="מנוע אמוראים" w:date="2026-10-05T16:41:56Z">
            <w:rPr>
              <w:rtl/>
            </w:rPr>
          </w:rPrChange>
        </w:rPr>
        <w:t xml:space="preserve">"</w:t>
      </w:r>
      <w:r>
        <w:rPr>
          <w:rStyle w:val="affff1"/>
          <w:rFonts w:hint="cs"/>
          <w:rtl/>
          <w:rPrChange w:id="9905" w:author="מנוע אמוראים" w:date="2026-10-05T16:41:56Z">
            <w:rPr>
              <w:rFonts w:hint="cs"/>
              <w:rtl/>
            </w:rPr>
          </w:rPrChange>
        </w:rPr>
        <w:t xml:space="preserve">ג</w:t>
      </w:r>
      <w:r>
        <w:rPr>
          <w:rFonts w:hint="cs"/>
          <w:rtl/>
        </w:rPr>
        <w:t xml:space="preserve"> צפוי הר כהר</w:t>
      </w:r>
    </w:p>
    <w:p w14:paraId="6817AF98" w14:textId="77777777" w:rsidR="00910F84" w:rsidRPr="00C35A2C" w:rsidRDefault="00910F84" w:rsidP="00910F84">
      <w:pPr>
        <w:pStyle w:val="aff6"/>
        <w:framePr w:wrap="around"/>
        <w:rPr>
          <w:rtl/>
        </w:rPr>
      </w:pPr>
      <w:r w:rsidRPr="00C35A2C">
        <w:rPr>
          <w:rFonts w:hint="cs"/>
          <w:rtl/>
        </w:rPr>
        <w:t>מה:</w:t>
      </w:r>
    </w:p>
    <w:p w14:paraId="6FB849B6" w14:textId="77777777" w:rsidR="00910F84" w:rsidRPr="00C35A2C" w:rsidRDefault="00910F84" w:rsidP="00910F84">
      <w:pPr>
        <w:rPr>
          <w:rtl/>
        </w:rPr>
      </w:pPr>
      <w:r>
        <w:rPr>
          <w:rStyle w:val="affff1"/>
          <w:rtl/>
          <w:rPrChange w:id="9906" w:author="מנוע אמוראים" w:date="2026-10-05T16:41:56Z">
            <w:rPr>
              <w:rtl/>
            </w:rPr>
          </w:rPrChange>
        </w:rPr>
        <w:t xml:space="preserve">ר</w:t>
      </w:r>
      <w:r>
        <w:rPr>
          <w:rStyle w:val="affff1"/>
          <w:rtl/>
          <w:rPrChange w:id="9907" w:author="מנוע אמוראים" w:date="2026-10-05T16:41:56Z">
            <w:rPr>
              <w:rtl/>
            </w:rPr>
          </w:rPrChange>
        </w:rPr>
        <w:t xml:space="preserve">"</w:t>
      </w:r>
      <w:r>
        <w:rPr>
          <w:rStyle w:val="affff1"/>
          <w:rFonts w:hint="cs"/>
          <w:rtl/>
          <w:rPrChange w:id="9908" w:author="מנוע אמוראים" w:date="2026-10-05T16:41:56Z">
            <w:rPr>
              <w:rFonts w:hint="cs"/>
              <w:rtl/>
            </w:rPr>
          </w:rPrChange>
        </w:rPr>
        <w:t xml:space="preserve">ש</w:t>
      </w:r>
      <w:r>
        <w:rPr>
          <w:rFonts w:hint="cs"/>
          <w:rtl/>
        </w:rPr>
        <w:t xml:space="preserve">: </w:t>
      </w:r>
      <w:r w:rsidRPr="007E4F13">
        <w:rPr>
          <w:rFonts w:hint="cs"/>
          <w:b/>
          <w:bCs/>
          <w:rtl/>
        </w:rPr>
        <w:t>לכו</w:t>
      </w:r>
      <w:r>
        <w:rPr>
          <w:b/>
          <w:bCs/>
          <w:rtl/>
        </w:rPr>
        <w:t>"</w:t>
      </w:r>
      <w:r w:rsidRPr="007E4F13">
        <w:rPr>
          <w:rFonts w:hint="cs"/>
          <w:b/>
          <w:bCs/>
          <w:rtl/>
        </w:rPr>
        <w:t>ע</w:t>
      </w:r>
      <w:r w:rsidRPr="00C35A2C">
        <w:rPr>
          <w:rFonts w:hint="cs"/>
          <w:rtl/>
        </w:rPr>
        <w:t xml:space="preserve"> </w:t>
      </w:r>
      <w:r w:rsidRPr="00C35A2C">
        <w:rPr>
          <w:rtl/>
        </w:rPr>
        <w:t xml:space="preserve">צפוי הר אינו כהר, </w:t>
      </w:r>
      <w:r w:rsidRPr="00A675C8">
        <w:rPr>
          <w:b/>
          <w:bCs/>
          <w:rtl/>
        </w:rPr>
        <w:t>ו</w:t>
      </w:r>
      <w:r w:rsidRPr="00A675C8">
        <w:rPr>
          <w:rFonts w:hint="cs"/>
          <w:b/>
          <w:bCs/>
          <w:rtl/>
        </w:rPr>
        <w:t>פליגי</w:t>
      </w:r>
      <w:r>
        <w:rPr>
          <w:rFonts w:hint="cs"/>
          <w:rtl/>
        </w:rPr>
        <w:t xml:space="preserve"> </w:t>
      </w:r>
      <w:r w:rsidRPr="00C35A2C">
        <w:rPr>
          <w:rtl/>
        </w:rPr>
        <w:t xml:space="preserve">באילן שנטעו ולבסוף עבדו </w:t>
      </w:r>
      <w:r w:rsidRPr="00C35A2C">
        <w:rPr>
          <w:rFonts w:hint="cs"/>
          <w:rtl/>
        </w:rPr>
        <w:t>דלת</w:t>
      </w:r>
      <w:r>
        <w:rPr>
          <w:rtl/>
        </w:rPr>
        <w:t>"</w:t>
      </w:r>
      <w:r>
        <w:rPr>
          <w:rFonts w:hint="cs"/>
          <w:rtl/>
        </w:rPr>
        <w:t xml:space="preserve">ק מותר </w:t>
      </w:r>
      <w:r>
        <w:rPr>
          <w:rStyle w:val="affff1"/>
          <w:rFonts w:hint="cs"/>
          <w:rtl/>
          <w:rPrChange w:id="9909" w:author="מנוע אמוראים" w:date="2026-10-05T16:41:56Z">
            <w:rPr>
              <w:rFonts w:hint="cs"/>
              <w:rtl/>
            </w:rPr>
          </w:rPrChange>
        </w:rPr>
        <w:t xml:space="preserve">ולריה</w:t>
      </w:r>
      <w:r>
        <w:rPr>
          <w:rStyle w:val="affff1"/>
          <w:rtl/>
          <w:rPrChange w:id="9910" w:author="מנוע אמוראים" w:date="2026-10-05T16:41:56Z">
            <w:rPr>
              <w:rtl/>
            </w:rPr>
          </w:rPrChange>
        </w:rPr>
        <w:t xml:space="preserve">"</w:t>
      </w:r>
      <w:r>
        <w:rPr>
          <w:rStyle w:val="affff1"/>
          <w:rFonts w:hint="cs"/>
          <w:rtl/>
          <w:rPrChange w:id="9911" w:author="מנוע אמוראים" w:date="2026-10-05T16:41:56Z">
            <w:rPr>
              <w:rFonts w:hint="cs"/>
              <w:rtl/>
            </w:rPr>
          </w:rPrChange>
        </w:rPr>
        <w:t xml:space="preserve">ג</w:t>
      </w:r>
      <w:r>
        <w:rPr>
          <w:rFonts w:hint="cs"/>
          <w:rtl/>
        </w:rPr>
        <w:t xml:space="preserve"> אסור </w:t>
      </w:r>
    </w:p>
    <w:p w14:paraId="0BF0AFC0" w14:textId="77777777" w:rsidR="00910F84" w:rsidRPr="00C35A2C" w:rsidRDefault="00910F84" w:rsidP="00910F84">
      <w:pPr>
        <w:rPr>
          <w:rtl/>
        </w:rPr>
      </w:pPr>
      <w:r w:rsidRPr="00C35A2C">
        <w:rPr>
          <w:rtl/>
        </w:rPr>
        <w:t>מדקתני סיפא: מפני מה אשירה אסורה? מפני שיש בה תפיסת ידי אדם, וכל שיש בו תפיסת ידי אדם - אסור,</w:t>
      </w:r>
    </w:p>
    <w:p w14:paraId="2B930A21" w14:textId="77777777" w:rsidR="00910F84" w:rsidRPr="00C35A2C" w:rsidRDefault="00910F84" w:rsidP="00910F84">
      <w:pPr>
        <w:rPr>
          <w:rtl/>
        </w:rPr>
      </w:pPr>
      <w:r w:rsidRPr="00C35A2C">
        <w:rPr>
          <w:rtl/>
        </w:rPr>
        <w:t xml:space="preserve">וכל שיש בו תפיסת אדם לאתויי </w:t>
      </w:r>
      <w:r w:rsidRPr="00C35A2C">
        <w:rPr>
          <w:rFonts w:hint="cs"/>
          <w:rtl/>
        </w:rPr>
        <w:t xml:space="preserve">- </w:t>
      </w:r>
      <w:r w:rsidRPr="00C35A2C">
        <w:rPr>
          <w:rtl/>
        </w:rPr>
        <w:t xml:space="preserve"> אילן שנטעו ולבסוף עבדו.</w:t>
      </w:r>
    </w:p>
    <w:p w14:paraId="42F8625D" w14:textId="77777777" w:rsidR="00910F84" w:rsidRPr="00C35A2C" w:rsidRDefault="00910F84" w:rsidP="00910F84">
      <w:pPr>
        <w:rPr>
          <w:rtl/>
        </w:rPr>
      </w:pPr>
      <w:r>
        <w:rPr>
          <w:rtl/>
        </w:rPr>
        <w:t xml:space="preserve">ואף </w:t>
      </w:r>
      <w:r>
        <w:rPr>
          <w:rStyle w:val="affff1"/>
          <w:rtl/>
          <w:rPrChange w:id="9912" w:author="מנוע אמוראים" w:date="2026-10-05T16:41:56Z">
            <w:rPr>
              <w:rtl/>
            </w:rPr>
          </w:rPrChange>
        </w:rPr>
        <w:t xml:space="preserve">ר</w:t>
      </w:r>
      <w:r>
        <w:rPr>
          <w:rStyle w:val="affff1"/>
          <w:rFonts w:hint="cs"/>
          <w:rtl/>
          <w:rPrChange w:id="9913" w:author="מנוע אמוראים" w:date="2026-10-05T16:41:56Z">
            <w:rPr>
              <w:rFonts w:hint="cs"/>
              <w:rtl/>
            </w:rPr>
          </w:rPrChange>
        </w:rPr>
        <w:t xml:space="preserve">יב</w:t>
      </w:r>
      <w:r>
        <w:rPr>
          <w:rStyle w:val="affff1"/>
          <w:rtl/>
          <w:rPrChange w:id="9914" w:author="מנוע אמוראים" w:date="2026-10-05T16:41:56Z">
            <w:rPr>
              <w:rtl/>
            </w:rPr>
          </w:rPrChange>
        </w:rPr>
        <w:t xml:space="preserve">"</w:t>
      </w:r>
      <w:r>
        <w:rPr>
          <w:rStyle w:val="affff1"/>
          <w:rFonts w:hint="cs"/>
          <w:rtl/>
          <w:rPrChange w:id="9915" w:author="מנוע אמוראים" w:date="2026-10-05T16:41:56Z">
            <w:rPr>
              <w:rFonts w:hint="cs"/>
              <w:rtl/>
            </w:rPr>
          </w:rPrChange>
        </w:rPr>
        <w:t xml:space="preserve">י</w:t>
      </w:r>
      <w:r>
        <w:rPr>
          <w:rFonts w:hint="cs"/>
          <w:rtl/>
        </w:rPr>
        <w:t xml:space="preserve"> ס</w:t>
      </w:r>
      <w:r>
        <w:rPr>
          <w:rtl/>
        </w:rPr>
        <w:t>"</w:t>
      </w:r>
      <w:r w:rsidRPr="00C35A2C">
        <w:rPr>
          <w:rFonts w:hint="cs"/>
          <w:rtl/>
        </w:rPr>
        <w:t>ל</w:t>
      </w:r>
      <w:r w:rsidRPr="00C35A2C">
        <w:rPr>
          <w:rtl/>
        </w:rPr>
        <w:t xml:space="preserve">: אילן שנטעו ולבסוף עבדו - אסור, </w:t>
      </w:r>
      <w:r w:rsidRPr="00C35A2C">
        <w:rPr>
          <w:rFonts w:hint="cs"/>
          <w:rtl/>
        </w:rPr>
        <w:t xml:space="preserve">דאמר </w:t>
      </w:r>
      <w:r w:rsidRPr="00F90100">
        <w:rPr>
          <w:rStyle w:val="afffd"/>
          <w:rFonts w:hint="cs"/>
          <w:rtl/>
        </w:rPr>
        <w:t>'</w:t>
      </w:r>
      <w:r w:rsidRPr="00F90100">
        <w:rPr>
          <w:rStyle w:val="afffd"/>
          <w:rtl/>
        </w:rPr>
        <w:t>אלהיהם על ההרים</w:t>
      </w:r>
      <w:r w:rsidRPr="00F90100">
        <w:rPr>
          <w:rStyle w:val="afffd"/>
          <w:rFonts w:hint="cs"/>
          <w:rtl/>
        </w:rPr>
        <w:t>'</w:t>
      </w:r>
      <w:r w:rsidRPr="00F90100">
        <w:rPr>
          <w:rStyle w:val="afffd"/>
          <w:rtl/>
        </w:rPr>
        <w:t xml:space="preserve"> </w:t>
      </w:r>
      <w:r w:rsidRPr="00C35A2C">
        <w:rPr>
          <w:rtl/>
        </w:rPr>
        <w:t xml:space="preserve">- ולא ההרים אלהיהם, </w:t>
      </w:r>
      <w:r w:rsidRPr="00F90100">
        <w:rPr>
          <w:rStyle w:val="afffd"/>
          <w:rFonts w:hint="cs"/>
          <w:rtl/>
        </w:rPr>
        <w:t>'</w:t>
      </w:r>
      <w:r w:rsidRPr="00F90100">
        <w:rPr>
          <w:rStyle w:val="afffd"/>
          <w:rtl/>
        </w:rPr>
        <w:t>אלהיהם על הגבעות ולא גבעות אלהיהם</w:t>
      </w:r>
      <w:r w:rsidRPr="00F90100">
        <w:rPr>
          <w:rStyle w:val="afffd"/>
          <w:rFonts w:hint="cs"/>
          <w:rtl/>
        </w:rPr>
        <w:t>'</w:t>
      </w:r>
      <w:r w:rsidRPr="00F90100">
        <w:rPr>
          <w:rStyle w:val="afffd"/>
          <w:rtl/>
        </w:rPr>
        <w:t>,</w:t>
      </w:r>
      <w:r w:rsidRPr="00C35A2C">
        <w:rPr>
          <w:rtl/>
        </w:rPr>
        <w:t xml:space="preserve"> שומע אני תחת כל עץ רענן אלהיהם - ולא רענן אלהיהם, ת</w:t>
      </w:r>
      <w:r>
        <w:rPr>
          <w:rtl/>
        </w:rPr>
        <w:t>"</w:t>
      </w:r>
      <w:r w:rsidRPr="00C35A2C">
        <w:rPr>
          <w:rtl/>
        </w:rPr>
        <w:t xml:space="preserve">ל: </w:t>
      </w:r>
      <w:r w:rsidRPr="00F90100">
        <w:rPr>
          <w:rStyle w:val="afffd"/>
          <w:rFonts w:hint="cs"/>
          <w:rtl/>
        </w:rPr>
        <w:t>'</w:t>
      </w:r>
      <w:r w:rsidRPr="00F90100">
        <w:rPr>
          <w:rStyle w:val="afffd"/>
          <w:rtl/>
        </w:rPr>
        <w:t>ואשריהם תשרפון באש</w:t>
      </w:r>
      <w:r w:rsidRPr="00F90100">
        <w:rPr>
          <w:rStyle w:val="afffd"/>
          <w:rFonts w:hint="cs"/>
          <w:rtl/>
        </w:rPr>
        <w:t>'</w:t>
      </w:r>
      <w:r w:rsidRPr="00F90100">
        <w:rPr>
          <w:rStyle w:val="afffd"/>
          <w:rtl/>
        </w:rPr>
        <w:t>.</w:t>
      </w:r>
    </w:p>
    <w:p w14:paraId="4DE26379" w14:textId="77777777" w:rsidR="00910F84" w:rsidRPr="00C35A2C" w:rsidRDefault="00910F84" w:rsidP="00910F84">
      <w:pPr>
        <w:rPr>
          <w:rtl/>
        </w:rPr>
      </w:pPr>
      <w:r w:rsidRPr="003F072B">
        <w:rPr>
          <w:rStyle w:val="afffd"/>
          <w:rFonts w:hint="cs"/>
          <w:rtl/>
        </w:rPr>
        <w:lastRenderedPageBreak/>
        <w:t>ו'ת</w:t>
      </w:r>
      <w:r w:rsidRPr="003F072B">
        <w:rPr>
          <w:rStyle w:val="afffd"/>
          <w:rtl/>
        </w:rPr>
        <w:t>חת כל עץ רענן</w:t>
      </w:r>
      <w:r w:rsidRPr="003F072B">
        <w:rPr>
          <w:rStyle w:val="afffd"/>
          <w:rFonts w:hint="cs"/>
          <w:rtl/>
        </w:rPr>
        <w:t xml:space="preserve">' </w:t>
      </w:r>
      <w:r>
        <w:rPr>
          <w:rStyle w:val="affff1"/>
          <w:rFonts w:hint="cs"/>
          <w:rtl/>
          <w:rPrChange w:id="9916" w:author="מנוע אמוראים" w:date="2026-10-05T16:41:56Z">
            <w:rPr>
              <w:rFonts w:hint="cs"/>
              <w:rtl/>
            </w:rPr>
          </w:rPrChange>
        </w:rPr>
        <w:t xml:space="preserve">לכדר</w:t>
      </w:r>
      <w:r>
        <w:rPr>
          <w:rStyle w:val="affff1"/>
          <w:rtl/>
          <w:rPrChange w:id="9917" w:author="מנוע אמוראים" w:date="2026-10-05T16:41:56Z">
            <w:rPr>
              <w:rtl/>
            </w:rPr>
          </w:rPrChange>
        </w:rPr>
        <w:t xml:space="preserve">"</w:t>
      </w:r>
      <w:r>
        <w:rPr>
          <w:rStyle w:val="affff1"/>
          <w:rFonts w:hint="cs"/>
          <w:rtl/>
          <w:rPrChange w:id="9918" w:author="מנוע אמוראים" w:date="2026-10-05T16:41:56Z">
            <w:rPr>
              <w:rFonts w:hint="cs"/>
              <w:rtl/>
            </w:rPr>
          </w:rPrChange>
        </w:rPr>
        <w:t xml:space="preserve">ע</w:t>
      </w:r>
      <w:r>
        <w:rPr>
          <w:rFonts w:hint="cs"/>
          <w:rtl/>
        </w:rPr>
        <w:t xml:space="preserve"> ד</w:t>
      </w:r>
      <w:r w:rsidRPr="00C35A2C">
        <w:rPr>
          <w:rtl/>
        </w:rPr>
        <w:t>אני אובין ואדון לפניך: כל מקום שאתה מוצא הר גבוה וגבעה נשאה ועץ רענן, דע שיש שם עבודת כוכבים.</w:t>
      </w:r>
    </w:p>
    <w:p w14:paraId="010F030F" w14:textId="77777777" w:rsidR="00910F84" w:rsidRPr="00C35A2C" w:rsidRDefault="00910F84" w:rsidP="00910F84">
      <w:pPr>
        <w:rPr>
          <w:rtl/>
        </w:rPr>
      </w:pPr>
      <w:r w:rsidRPr="00C35A2C">
        <w:rPr>
          <w:rtl/>
        </w:rPr>
        <w:t xml:space="preserve">ורבנן, האי </w:t>
      </w:r>
      <w:r w:rsidRPr="00F90100">
        <w:rPr>
          <w:rStyle w:val="afffd"/>
          <w:rFonts w:hint="cs"/>
          <w:rtl/>
        </w:rPr>
        <w:t>'</w:t>
      </w:r>
      <w:r w:rsidRPr="00F90100">
        <w:rPr>
          <w:rStyle w:val="afffd"/>
          <w:rtl/>
        </w:rPr>
        <w:t>ואשריהם תשרפון באש</w:t>
      </w:r>
      <w:r w:rsidRPr="00F90100">
        <w:rPr>
          <w:rStyle w:val="afffd"/>
          <w:rFonts w:hint="cs"/>
          <w:rtl/>
        </w:rPr>
        <w:t>'</w:t>
      </w:r>
      <w:r w:rsidRPr="00F90100">
        <w:rPr>
          <w:rStyle w:val="afffd"/>
          <w:rtl/>
        </w:rPr>
        <w:t xml:space="preserve"> </w:t>
      </w:r>
      <w:r w:rsidRPr="00C35A2C">
        <w:rPr>
          <w:rtl/>
        </w:rPr>
        <w:t>מיבעי ליה לאילן שנטעו מתחילה לכך.</w:t>
      </w:r>
      <w:r w:rsidRPr="00C35A2C">
        <w:rPr>
          <w:rFonts w:hint="cs"/>
          <w:rtl/>
        </w:rPr>
        <w:t xml:space="preserve"> וה</w:t>
      </w:r>
      <w:r>
        <w:rPr>
          <w:rtl/>
        </w:rPr>
        <w:t>"</w:t>
      </w:r>
      <w:r>
        <w:rPr>
          <w:rFonts w:hint="cs"/>
          <w:rtl/>
        </w:rPr>
        <w:t xml:space="preserve">נ </w:t>
      </w:r>
      <w:r>
        <w:rPr>
          <w:rStyle w:val="affff1"/>
          <w:rFonts w:hint="cs"/>
          <w:rtl/>
          <w:rPrChange w:id="9919" w:author="מנוע אמוראים" w:date="2026-10-05T16:41:56Z">
            <w:rPr>
              <w:rFonts w:hint="cs"/>
              <w:rtl/>
            </w:rPr>
          </w:rPrChange>
        </w:rPr>
        <w:t xml:space="preserve">לריב</w:t>
      </w:r>
      <w:r>
        <w:rPr>
          <w:rStyle w:val="affff1"/>
          <w:rtl/>
          <w:rPrChange w:id="9920" w:author="מנוע אמוראים" w:date="2026-10-05T16:41:56Z">
            <w:rPr>
              <w:rtl/>
            </w:rPr>
          </w:rPrChange>
        </w:rPr>
        <w:t xml:space="preserve">"</w:t>
      </w:r>
      <w:r>
        <w:rPr>
          <w:rStyle w:val="affff1"/>
          <w:rFonts w:hint="cs"/>
          <w:rtl/>
          <w:rPrChange w:id="9921" w:author="מנוע אמוראים" w:date="2026-10-05T16:41:56Z">
            <w:rPr>
              <w:rFonts w:hint="cs"/>
              <w:rtl/>
            </w:rPr>
          </w:rPrChange>
        </w:rPr>
        <w:t xml:space="preserve">י</w:t>
      </w:r>
    </w:p>
    <w:p w14:paraId="37F511B8" w14:textId="77777777" w:rsidR="00910F84" w:rsidRPr="00C35A2C" w:rsidRDefault="00910F84" w:rsidP="00910F84">
      <w:pPr>
        <w:rPr>
          <w:rtl/>
        </w:rPr>
      </w:pPr>
    </w:p>
    <w:p w14:paraId="4FB58D52" w14:textId="77777777" w:rsidR="00910F84" w:rsidRPr="00C35A2C" w:rsidRDefault="00910F84" w:rsidP="00910F84">
      <w:pPr>
        <w:rPr>
          <w:rtl/>
        </w:rPr>
      </w:pPr>
      <w:r>
        <w:rPr>
          <w:rStyle w:val="affff1"/>
          <w:rFonts w:hint="cs"/>
          <w:rtl/>
          <w:rPrChange w:id="9922" w:author="מנוע אמוראים" w:date="2026-10-05T16:41:56Z">
            <w:rPr>
              <w:rFonts w:hint="cs"/>
              <w:rtl/>
            </w:rPr>
          </w:rPrChange>
        </w:rPr>
        <w:t xml:space="preserve">ולריב</w:t>
      </w:r>
      <w:r>
        <w:rPr>
          <w:rStyle w:val="affff1"/>
          <w:rtl/>
          <w:rPrChange w:id="9923" w:author="מנוע אמוראים" w:date="2026-10-05T16:41:56Z">
            <w:rPr>
              <w:rtl/>
            </w:rPr>
          </w:rPrChange>
        </w:rPr>
        <w:t xml:space="preserve">"</w:t>
      </w:r>
      <w:r>
        <w:rPr>
          <w:rStyle w:val="affff1"/>
          <w:rFonts w:hint="cs"/>
          <w:rtl/>
          <w:rPrChange w:id="9924" w:author="מנוע אמוראים" w:date="2026-10-05T16:41:56Z">
            <w:rPr>
              <w:rFonts w:hint="cs"/>
              <w:rtl/>
            </w:rPr>
          </w:rPrChange>
        </w:rPr>
        <w:t xml:space="preserve">י</w:t>
      </w:r>
      <w:r>
        <w:rPr>
          <w:rFonts w:hint="cs"/>
          <w:rtl/>
        </w:rPr>
        <w:t xml:space="preserve">: </w:t>
      </w:r>
      <w:r w:rsidRPr="00C35A2C">
        <w:rPr>
          <w:rtl/>
        </w:rPr>
        <w:t xml:space="preserve"> אילן שנטעו ולבסוף עבדו מ</w:t>
      </w:r>
      <w:r w:rsidRPr="001B4A11">
        <w:rPr>
          <w:rStyle w:val="afffd"/>
          <w:rFonts w:hint="cs"/>
          <w:rtl/>
        </w:rPr>
        <w:t>'</w:t>
      </w:r>
      <w:r w:rsidRPr="001B4A11">
        <w:rPr>
          <w:rStyle w:val="afffd"/>
          <w:rtl/>
        </w:rPr>
        <w:t>ואשריהם תגדעון</w:t>
      </w:r>
      <w:r w:rsidRPr="001B4A11">
        <w:rPr>
          <w:rStyle w:val="afffd"/>
          <w:rFonts w:hint="cs"/>
          <w:rtl/>
        </w:rPr>
        <w:t>'</w:t>
      </w:r>
      <w:r w:rsidRPr="00C35A2C">
        <w:rPr>
          <w:rtl/>
        </w:rPr>
        <w:t xml:space="preserve">, </w:t>
      </w:r>
      <w:r w:rsidRPr="00C35A2C">
        <w:rPr>
          <w:rFonts w:hint="cs"/>
          <w:rtl/>
        </w:rPr>
        <w:t>זהו</w:t>
      </w:r>
      <w:r w:rsidRPr="00C35A2C">
        <w:rPr>
          <w:rtl/>
        </w:rPr>
        <w:t xml:space="preserve"> עץ שגידועו אסור ועיקרו מותר</w:t>
      </w:r>
    </w:p>
    <w:p w14:paraId="02FB610E" w14:textId="77777777" w:rsidR="00910F84" w:rsidRPr="00C35A2C" w:rsidRDefault="00910F84" w:rsidP="00910F84">
      <w:pPr>
        <w:rPr>
          <w:rtl/>
        </w:rPr>
      </w:pPr>
      <w:r w:rsidRPr="00C35A2C">
        <w:rPr>
          <w:rtl/>
        </w:rPr>
        <w:t xml:space="preserve">אילו לא נאמר תשרפון באש, הייתי אומר: </w:t>
      </w:r>
      <w:r w:rsidRPr="00F90100">
        <w:rPr>
          <w:rStyle w:val="afffd"/>
          <w:rFonts w:hint="cs"/>
          <w:rtl/>
        </w:rPr>
        <w:t>'</w:t>
      </w:r>
      <w:r w:rsidRPr="00F90100">
        <w:rPr>
          <w:rStyle w:val="afffd"/>
          <w:rtl/>
        </w:rPr>
        <w:t>אשריהם תגדעון באילן שנטעו מתחילה לכך</w:t>
      </w:r>
      <w:r w:rsidRPr="00F90100">
        <w:rPr>
          <w:rStyle w:val="afffd"/>
          <w:rFonts w:hint="cs"/>
          <w:rtl/>
        </w:rPr>
        <w:t>'</w:t>
      </w:r>
      <w:r w:rsidRPr="00F90100">
        <w:rPr>
          <w:rStyle w:val="afffd"/>
          <w:rtl/>
        </w:rPr>
        <w:t>,</w:t>
      </w:r>
      <w:r w:rsidRPr="00C35A2C">
        <w:rPr>
          <w:rtl/>
        </w:rPr>
        <w:t xml:space="preserve"> </w:t>
      </w:r>
    </w:p>
    <w:p w14:paraId="00C6F689" w14:textId="77777777" w:rsidR="00910F84" w:rsidRPr="00C35A2C" w:rsidRDefault="00910F84" w:rsidP="00910F84">
      <w:pPr>
        <w:rPr>
          <w:rtl/>
        </w:rPr>
      </w:pPr>
      <w:r w:rsidRPr="00C35A2C">
        <w:rPr>
          <w:rtl/>
        </w:rPr>
        <w:t xml:space="preserve">השתא </w:t>
      </w:r>
      <w:r w:rsidRPr="007C2DF0">
        <w:rPr>
          <w:rStyle w:val="afffd"/>
          <w:rtl/>
        </w:rPr>
        <w:t>ד</w:t>
      </w:r>
      <w:r w:rsidRPr="007C2DF0">
        <w:rPr>
          <w:rStyle w:val="afffd"/>
          <w:rFonts w:hint="cs"/>
          <w:rtl/>
        </w:rPr>
        <w:t>'</w:t>
      </w:r>
      <w:r w:rsidRPr="007C2DF0">
        <w:rPr>
          <w:rStyle w:val="afffd"/>
          <w:rtl/>
        </w:rPr>
        <w:t>ואשריהם תשרפון באש</w:t>
      </w:r>
      <w:r w:rsidRPr="007C2DF0">
        <w:rPr>
          <w:rStyle w:val="afffd"/>
          <w:rFonts w:hint="cs"/>
          <w:rtl/>
        </w:rPr>
        <w:t>'</w:t>
      </w:r>
      <w:r w:rsidRPr="007C2DF0">
        <w:rPr>
          <w:rStyle w:val="afffd"/>
          <w:rtl/>
        </w:rPr>
        <w:t>,</w:t>
      </w:r>
      <w:r w:rsidRPr="00C35A2C">
        <w:rPr>
          <w:rtl/>
        </w:rPr>
        <w:t xml:space="preserve"> אייתר ליה ואשריהם תגדעון לאילן שנטעו ולבסוף עבדו.</w:t>
      </w:r>
    </w:p>
    <w:p w14:paraId="6BEC8BD5" w14:textId="77777777" w:rsidR="00910F84" w:rsidRPr="00C35A2C" w:rsidRDefault="00910F84" w:rsidP="00910F84">
      <w:pPr>
        <w:rPr>
          <w:rtl/>
        </w:rPr>
      </w:pPr>
      <w:r w:rsidRPr="00C35A2C">
        <w:rPr>
          <w:rtl/>
        </w:rPr>
        <w:t xml:space="preserve">ורבנן, האי </w:t>
      </w:r>
      <w:r w:rsidRPr="00F90100">
        <w:rPr>
          <w:rStyle w:val="afffd"/>
          <w:rFonts w:hint="cs"/>
          <w:rtl/>
        </w:rPr>
        <w:t>'</w:t>
      </w:r>
      <w:r w:rsidRPr="00F90100">
        <w:rPr>
          <w:rStyle w:val="afffd"/>
          <w:rtl/>
        </w:rPr>
        <w:t>ואשריהם תגדעון</w:t>
      </w:r>
      <w:r w:rsidRPr="00F90100">
        <w:rPr>
          <w:rStyle w:val="afffd"/>
          <w:rFonts w:hint="cs"/>
          <w:rtl/>
        </w:rPr>
        <w:t>'</w:t>
      </w:r>
      <w:r w:rsidRPr="00F90100">
        <w:rPr>
          <w:rStyle w:val="afffd"/>
          <w:rtl/>
        </w:rPr>
        <w:t xml:space="preserve"> </w:t>
      </w:r>
      <w:r>
        <w:rPr>
          <w:rStyle w:val="affff1"/>
          <w:rFonts w:hint="cs"/>
          <w:rtl/>
          <w:rPrChange w:id="9925" w:author="מנוע אמוראים" w:date="2026-10-05T16:41:56Z">
            <w:rPr>
              <w:rFonts w:hint="cs"/>
              <w:rtl/>
            </w:rPr>
          </w:rPrChange>
        </w:rPr>
        <w:t xml:space="preserve">לכדריב</w:t>
      </w:r>
      <w:r>
        <w:rPr>
          <w:rStyle w:val="affff1"/>
          <w:rtl/>
          <w:rPrChange w:id="9926" w:author="מנוע אמוראים" w:date="2026-10-05T16:41:56Z">
            <w:rPr>
              <w:rtl/>
            </w:rPr>
          </w:rPrChange>
        </w:rPr>
        <w:t xml:space="preserve">"</w:t>
      </w:r>
      <w:r>
        <w:rPr>
          <w:rStyle w:val="affff1"/>
          <w:rFonts w:hint="cs"/>
          <w:rtl/>
          <w:rPrChange w:id="9927" w:author="מנוע אמוראים" w:date="2026-10-05T16:41:56Z">
            <w:rPr>
              <w:rFonts w:hint="cs"/>
              <w:rtl/>
            </w:rPr>
          </w:rPrChange>
        </w:rPr>
        <w:t xml:space="preserve">ל</w:t>
      </w:r>
      <w:r w:rsidRPr="00C35A2C">
        <w:rPr>
          <w:rtl/>
        </w:rPr>
        <w:t>: גידועי ע</w:t>
      </w:r>
      <w:r w:rsidRPr="00C35A2C">
        <w:rPr>
          <w:rFonts w:hint="cs"/>
          <w:rtl/>
        </w:rPr>
        <w:t>כו</w:t>
      </w:r>
      <w:r>
        <w:rPr>
          <w:rtl/>
        </w:rPr>
        <w:t>"</w:t>
      </w:r>
      <w:r w:rsidRPr="00C35A2C">
        <w:rPr>
          <w:rFonts w:hint="cs"/>
          <w:rtl/>
        </w:rPr>
        <w:t xml:space="preserve">ם </w:t>
      </w:r>
      <w:r w:rsidRPr="00C35A2C">
        <w:rPr>
          <w:rtl/>
        </w:rPr>
        <w:t>קודמין לכיבוש ארץ ישראל, כיבוש ארץ ישראל קודם לביעור ע</w:t>
      </w:r>
      <w:r w:rsidRPr="00C35A2C">
        <w:rPr>
          <w:rFonts w:hint="cs"/>
          <w:rtl/>
        </w:rPr>
        <w:t>כו</w:t>
      </w:r>
      <w:r>
        <w:rPr>
          <w:rtl/>
        </w:rPr>
        <w:t>"</w:t>
      </w:r>
      <w:r w:rsidRPr="00C35A2C">
        <w:rPr>
          <w:rFonts w:hint="cs"/>
          <w:rtl/>
        </w:rPr>
        <w:t>ם</w:t>
      </w:r>
      <w:r w:rsidRPr="00C35A2C">
        <w:rPr>
          <w:rtl/>
        </w:rPr>
        <w:t xml:space="preserve">, </w:t>
      </w:r>
    </w:p>
    <w:p w14:paraId="6CBD65B4" w14:textId="77777777" w:rsidR="00910F84" w:rsidRPr="00C35A2C" w:rsidRDefault="00910F84" w:rsidP="00910F84">
      <w:pPr>
        <w:rPr>
          <w:rtl/>
        </w:rPr>
      </w:pPr>
      <w:r w:rsidRPr="00C35A2C">
        <w:rPr>
          <w:rtl/>
        </w:rPr>
        <w:t>דתני רב יוסף:</w:t>
      </w:r>
      <w:r w:rsidRPr="00FF1C37">
        <w:rPr>
          <w:rStyle w:val="afffd"/>
          <w:rtl/>
        </w:rPr>
        <w:t xml:space="preserve"> </w:t>
      </w:r>
      <w:r w:rsidRPr="00FF1C37">
        <w:rPr>
          <w:rStyle w:val="afffd"/>
          <w:rFonts w:hint="cs"/>
          <w:rtl/>
        </w:rPr>
        <w:t>'</w:t>
      </w:r>
      <w:r w:rsidRPr="00FF1C37">
        <w:rPr>
          <w:rStyle w:val="afffd"/>
          <w:rtl/>
        </w:rPr>
        <w:t>ונתצתם את מזבחותם</w:t>
      </w:r>
      <w:r w:rsidRPr="00FF1C37">
        <w:rPr>
          <w:rStyle w:val="afffd"/>
          <w:rFonts w:hint="cs"/>
          <w:rtl/>
        </w:rPr>
        <w:t>'</w:t>
      </w:r>
      <w:r w:rsidRPr="00FF1C37">
        <w:rPr>
          <w:rStyle w:val="afffd"/>
          <w:rtl/>
        </w:rPr>
        <w:t xml:space="preserve"> </w:t>
      </w:r>
      <w:r w:rsidRPr="00C35A2C">
        <w:rPr>
          <w:rtl/>
        </w:rPr>
        <w:t>והנח,</w:t>
      </w:r>
      <w:r w:rsidRPr="00FF1C37">
        <w:rPr>
          <w:rStyle w:val="afffd"/>
          <w:rtl/>
        </w:rPr>
        <w:t xml:space="preserve"> </w:t>
      </w:r>
      <w:r w:rsidRPr="00FF1C37">
        <w:rPr>
          <w:rStyle w:val="afffd"/>
          <w:rFonts w:hint="cs"/>
          <w:rtl/>
        </w:rPr>
        <w:t>'</w:t>
      </w:r>
      <w:r w:rsidRPr="00FF1C37">
        <w:rPr>
          <w:rStyle w:val="afffd"/>
          <w:rtl/>
        </w:rPr>
        <w:t>ושברתם את מצבותם</w:t>
      </w:r>
      <w:r w:rsidRPr="00FF1C37">
        <w:rPr>
          <w:rStyle w:val="afffd"/>
          <w:rFonts w:hint="cs"/>
          <w:rtl/>
        </w:rPr>
        <w:t>'</w:t>
      </w:r>
      <w:r w:rsidRPr="00FF1C37">
        <w:rPr>
          <w:rStyle w:val="afffd"/>
          <w:rtl/>
        </w:rPr>
        <w:t xml:space="preserve"> </w:t>
      </w:r>
      <w:r w:rsidRPr="00C35A2C">
        <w:rPr>
          <w:rtl/>
        </w:rPr>
        <w:t>והנח.</w:t>
      </w:r>
      <w:r w:rsidRPr="00C35A2C">
        <w:rPr>
          <w:rFonts w:hint="cs"/>
          <w:rtl/>
        </w:rPr>
        <w:t xml:space="preserve"> והיינו רדוף ואח</w:t>
      </w:r>
      <w:r>
        <w:rPr>
          <w:rtl/>
        </w:rPr>
        <w:t>"</w:t>
      </w:r>
      <w:r w:rsidRPr="00C35A2C">
        <w:rPr>
          <w:rFonts w:hint="cs"/>
          <w:rtl/>
        </w:rPr>
        <w:t xml:space="preserve">כ שרוף </w:t>
      </w:r>
    </w:p>
    <w:p w14:paraId="38F396D0" w14:textId="77777777" w:rsidR="00910F84" w:rsidRPr="00C35A2C" w:rsidRDefault="00910F84" w:rsidP="00910F84">
      <w:pPr>
        <w:rPr>
          <w:rtl/>
        </w:rPr>
      </w:pPr>
      <w:r>
        <w:rPr>
          <w:rStyle w:val="affff1"/>
          <w:rFonts w:hint="cs"/>
          <w:rtl/>
          <w:rPrChange w:id="9928" w:author="מנוע אמוראים" w:date="2026-10-05T16:41:56Z">
            <w:rPr>
              <w:rFonts w:hint="cs"/>
              <w:rtl/>
            </w:rPr>
          </w:rPrChange>
        </w:rPr>
        <w:t xml:space="preserve">וריב</w:t>
      </w:r>
      <w:r>
        <w:rPr>
          <w:rStyle w:val="affff1"/>
          <w:rtl/>
          <w:rPrChange w:id="9929" w:author="מנוע אמוראים" w:date="2026-10-05T16:41:56Z">
            <w:rPr>
              <w:rtl/>
            </w:rPr>
          </w:rPrChange>
        </w:rPr>
        <w:t xml:space="preserve">"</w:t>
      </w:r>
      <w:r>
        <w:rPr>
          <w:rStyle w:val="affff1"/>
          <w:rFonts w:hint="cs"/>
          <w:rtl/>
          <w:rPrChange w:id="9930" w:author="מנוע אמוראים" w:date="2026-10-05T16:41:56Z">
            <w:rPr>
              <w:rFonts w:hint="cs"/>
              <w:rtl/>
            </w:rPr>
          </w:rPrChange>
        </w:rPr>
        <w:t xml:space="preserve">י</w:t>
      </w:r>
      <w:r>
        <w:rPr>
          <w:rFonts w:hint="cs"/>
          <w:rtl/>
        </w:rPr>
        <w:t xml:space="preserve">: </w:t>
      </w:r>
      <w:r w:rsidRPr="00C35A2C">
        <w:rPr>
          <w:rtl/>
        </w:rPr>
        <w:t>האי סברא נפק</w:t>
      </w:r>
      <w:r>
        <w:rPr>
          <w:rtl/>
        </w:rPr>
        <w:t>"</w:t>
      </w:r>
      <w:r w:rsidRPr="00C35A2C">
        <w:rPr>
          <w:rFonts w:hint="cs"/>
          <w:rtl/>
        </w:rPr>
        <w:t xml:space="preserve">ל </w:t>
      </w:r>
      <w:r w:rsidRPr="00C35A2C">
        <w:rPr>
          <w:rtl/>
        </w:rPr>
        <w:t xml:space="preserve"> </w:t>
      </w:r>
      <w:r w:rsidRPr="00FF1C37">
        <w:rPr>
          <w:rStyle w:val="afffd"/>
          <w:rtl/>
        </w:rPr>
        <w:t>מ</w:t>
      </w:r>
      <w:r w:rsidRPr="00FF1C37">
        <w:rPr>
          <w:rStyle w:val="afffd"/>
          <w:rFonts w:hint="cs"/>
          <w:rtl/>
        </w:rPr>
        <w:t>'</w:t>
      </w:r>
      <w:r w:rsidRPr="00FF1C37">
        <w:rPr>
          <w:rStyle w:val="afffd"/>
          <w:rtl/>
        </w:rPr>
        <w:t>אבד תאבדון</w:t>
      </w:r>
      <w:r w:rsidRPr="00FF1C37">
        <w:rPr>
          <w:rStyle w:val="afffd"/>
          <w:rFonts w:hint="cs"/>
          <w:rtl/>
        </w:rPr>
        <w:t>'</w:t>
      </w:r>
      <w:r w:rsidRPr="00FF1C37">
        <w:rPr>
          <w:rStyle w:val="afffd"/>
          <w:rtl/>
        </w:rPr>
        <w:t>,</w:t>
      </w:r>
      <w:r w:rsidRPr="00C35A2C">
        <w:rPr>
          <w:rtl/>
        </w:rPr>
        <w:t xml:space="preserve"> אבד ואח</w:t>
      </w:r>
      <w:r>
        <w:rPr>
          <w:rtl/>
        </w:rPr>
        <w:t>"</w:t>
      </w:r>
      <w:r w:rsidRPr="00C35A2C">
        <w:rPr>
          <w:rtl/>
        </w:rPr>
        <w:t>כ תאבדון.</w:t>
      </w:r>
    </w:p>
    <w:p w14:paraId="73ED7D1B" w14:textId="77777777" w:rsidR="00910F84" w:rsidRPr="00C35A2C" w:rsidRDefault="00910F84" w:rsidP="00910F84">
      <w:pPr>
        <w:rPr>
          <w:rtl/>
        </w:rPr>
      </w:pPr>
      <w:r w:rsidRPr="00C35A2C">
        <w:rPr>
          <w:rtl/>
        </w:rPr>
        <w:t>ורבנן</w:t>
      </w:r>
      <w:r w:rsidRPr="00C35A2C">
        <w:rPr>
          <w:rFonts w:hint="cs"/>
          <w:rtl/>
        </w:rPr>
        <w:t>:</w:t>
      </w:r>
      <w:r w:rsidRPr="00C35A2C">
        <w:rPr>
          <w:rtl/>
        </w:rPr>
        <w:t xml:space="preserve"> הא מיבעי ליה לעוקר עבודת כוכבים שצריך לשרש אחריה.</w:t>
      </w:r>
    </w:p>
    <w:p w14:paraId="78E562F3" w14:textId="77777777" w:rsidR="00910F84" w:rsidRPr="00C35A2C" w:rsidRDefault="00910F84" w:rsidP="00910F84">
      <w:pPr>
        <w:rPr>
          <w:rtl/>
        </w:rPr>
      </w:pPr>
      <w:r>
        <w:rPr>
          <w:rStyle w:val="affff1"/>
          <w:rtl/>
          <w:rPrChange w:id="9931" w:author="מנוע אמוראים" w:date="2026-10-05T16:41:56Z">
            <w:rPr>
              <w:rtl/>
            </w:rPr>
          </w:rPrChange>
        </w:rPr>
        <w:t xml:space="preserve">ור</w:t>
      </w:r>
      <w:r>
        <w:rPr>
          <w:rStyle w:val="affff1"/>
          <w:rFonts w:hint="cs"/>
          <w:rtl/>
          <w:rPrChange w:id="9932" w:author="מנוע אמוראים" w:date="2026-10-05T16:41:56Z">
            <w:rPr>
              <w:rFonts w:hint="cs"/>
              <w:rtl/>
            </w:rPr>
          </w:rPrChange>
        </w:rPr>
        <w:t xml:space="preserve">יב</w:t>
      </w:r>
      <w:r>
        <w:rPr>
          <w:rStyle w:val="affff1"/>
          <w:rtl/>
          <w:rPrChange w:id="9933" w:author="מנוע אמוראים" w:date="2026-10-05T16:41:56Z">
            <w:rPr>
              <w:rtl/>
            </w:rPr>
          </w:rPrChange>
        </w:rPr>
        <w:t xml:space="preserve">"</w:t>
      </w:r>
      <w:r>
        <w:rPr>
          <w:rStyle w:val="affff1"/>
          <w:rFonts w:hint="cs"/>
          <w:rtl/>
          <w:rPrChange w:id="9934" w:author="מנוע אמוראים" w:date="2026-10-05T16:41:56Z">
            <w:rPr>
              <w:rFonts w:hint="cs"/>
              <w:rtl/>
            </w:rPr>
          </w:rPrChange>
        </w:rPr>
        <w:t xml:space="preserve">י</w:t>
      </w:r>
      <w:r>
        <w:rPr>
          <w:rFonts w:hint="cs"/>
          <w:rtl/>
        </w:rPr>
        <w:t xml:space="preserve"> </w:t>
      </w:r>
      <w:r w:rsidRPr="00C35A2C">
        <w:rPr>
          <w:rtl/>
        </w:rPr>
        <w:t xml:space="preserve">לשרש אחריה </w:t>
      </w:r>
      <w:r w:rsidRPr="00C35A2C">
        <w:rPr>
          <w:rFonts w:hint="cs"/>
          <w:rtl/>
        </w:rPr>
        <w:t>נפק</w:t>
      </w:r>
      <w:r>
        <w:rPr>
          <w:rtl/>
        </w:rPr>
        <w:t>"</w:t>
      </w:r>
      <w:r w:rsidRPr="00C35A2C">
        <w:rPr>
          <w:rFonts w:hint="cs"/>
          <w:rtl/>
        </w:rPr>
        <w:t xml:space="preserve">ל </w:t>
      </w:r>
      <w:r w:rsidRPr="00C35A2C">
        <w:rPr>
          <w:rtl/>
        </w:rPr>
        <w:t xml:space="preserve"> מ</w:t>
      </w:r>
      <w:r w:rsidRPr="001B4A11">
        <w:rPr>
          <w:rStyle w:val="afffd"/>
          <w:rFonts w:hint="cs"/>
          <w:rtl/>
        </w:rPr>
        <w:t>'</w:t>
      </w:r>
      <w:r w:rsidRPr="001B4A11">
        <w:rPr>
          <w:rStyle w:val="afffd"/>
          <w:rtl/>
        </w:rPr>
        <w:t>ואבדתם את שמם מן המקום ההוא</w:t>
      </w:r>
      <w:r w:rsidRPr="001B4A11">
        <w:rPr>
          <w:rStyle w:val="afffd"/>
          <w:rFonts w:hint="cs"/>
          <w:rtl/>
        </w:rPr>
        <w:t>'</w:t>
      </w:r>
      <w:r w:rsidRPr="00C35A2C">
        <w:rPr>
          <w:rtl/>
        </w:rPr>
        <w:t>.</w:t>
      </w:r>
    </w:p>
    <w:p w14:paraId="13120515" w14:textId="77777777" w:rsidR="00910F84" w:rsidRPr="00C35A2C" w:rsidRDefault="00910F84" w:rsidP="00910F84">
      <w:r w:rsidRPr="00C35A2C">
        <w:rPr>
          <w:rtl/>
        </w:rPr>
        <w:t>ורבנן</w:t>
      </w:r>
      <w:r w:rsidRPr="00C35A2C">
        <w:rPr>
          <w:rFonts w:hint="cs"/>
          <w:rtl/>
        </w:rPr>
        <w:t>:</w:t>
      </w:r>
      <w:r w:rsidRPr="00C35A2C">
        <w:rPr>
          <w:rtl/>
        </w:rPr>
        <w:t xml:space="preserve"> ההוא לכנות לה שם; דתניא,</w:t>
      </w:r>
      <w:r w:rsidRPr="00FF1C37">
        <w:rPr>
          <w:rStyle w:val="afffd"/>
          <w:rtl/>
        </w:rPr>
        <w:t xml:space="preserve"> </w:t>
      </w:r>
      <w:r w:rsidRPr="00FF1C37">
        <w:rPr>
          <w:rStyle w:val="afffd"/>
          <w:rFonts w:hint="cs"/>
          <w:rtl/>
        </w:rPr>
        <w:t xml:space="preserve">'ואבדתם את שמם' </w:t>
      </w:r>
      <w:r>
        <w:rPr>
          <w:rStyle w:val="affff1"/>
          <w:rFonts w:hint="cs"/>
          <w:rtl/>
          <w:rPrChange w:id="9935" w:author="מנוע אמוראים" w:date="2026-10-05T16:41:56Z">
            <w:rPr>
              <w:rFonts w:hint="cs"/>
              <w:rtl/>
            </w:rPr>
          </w:rPrChange>
        </w:rPr>
        <w:t xml:space="preserve">א</w:t>
      </w:r>
      <w:r>
        <w:rPr>
          <w:rStyle w:val="affff1"/>
          <w:rtl/>
          <w:rPrChange w:id="9936" w:author="מנוע אמוראים" w:date="2026-10-05T16:41:56Z">
            <w:rPr>
              <w:rtl/>
            </w:rPr>
          </w:rPrChange>
        </w:rPr>
        <w:t xml:space="preserve">ר</w:t>
      </w:r>
      <w:r>
        <w:rPr>
          <w:rStyle w:val="affff1"/>
          <w:rtl/>
          <w:rPrChange w:id="9937" w:author="מנוע אמוראים" w:date="2026-10-05T16:41:56Z">
            <w:rPr>
              <w:rtl/>
            </w:rPr>
          </w:rPrChange>
        </w:rPr>
        <w:t xml:space="preserve">"</w:t>
      </w:r>
      <w:r>
        <w:rPr>
          <w:rStyle w:val="affff1"/>
          <w:rtl/>
          <w:rPrChange w:id="9938" w:author="מנוע אמוראים" w:date="2026-10-05T16:41:56Z">
            <w:rPr>
              <w:rtl/>
            </w:rPr>
          </w:rPrChange>
        </w:rPr>
        <w:t xml:space="preserve">א</w:t>
      </w:r>
      <w:r>
        <w:rPr>
          <w:rtl/>
        </w:rPr>
        <w:t xml:space="preserve">: מ</w:t>
      </w:r>
      <w:r w:rsidRPr="00C35A2C">
        <w:rPr>
          <w:rFonts w:hint="cs"/>
          <w:rtl/>
        </w:rPr>
        <w:t xml:space="preserve">כאן </w:t>
      </w:r>
      <w:r w:rsidRPr="00C35A2C">
        <w:rPr>
          <w:rtl/>
        </w:rPr>
        <w:t>לעוקר ע</w:t>
      </w:r>
      <w:r w:rsidRPr="00C35A2C">
        <w:rPr>
          <w:rFonts w:hint="cs"/>
          <w:rtl/>
        </w:rPr>
        <w:t>כו</w:t>
      </w:r>
      <w:r>
        <w:rPr>
          <w:rtl/>
        </w:rPr>
        <w:t>"</w:t>
      </w:r>
      <w:r w:rsidRPr="00C35A2C">
        <w:rPr>
          <w:rFonts w:hint="cs"/>
          <w:rtl/>
        </w:rPr>
        <w:t>ם שצריך</w:t>
      </w:r>
      <w:r w:rsidRPr="00C35A2C">
        <w:rPr>
          <w:rtl/>
        </w:rPr>
        <w:t xml:space="preserve"> לשרש אחריה</w:t>
      </w:r>
    </w:p>
    <w:p w14:paraId="3559B366" w14:textId="77777777" w:rsidR="00910F84" w:rsidRPr="00C35A2C" w:rsidRDefault="00910F84" w:rsidP="00910F84">
      <w:pPr>
        <w:ind w:hanging="114"/>
        <w:rPr>
          <w:rtl/>
        </w:rPr>
      </w:pPr>
      <w:r>
        <w:rPr>
          <w:rtl/>
        </w:rPr>
        <w:t xml:space="preserve">אמר לו </w:t>
      </w:r>
      <w:r>
        <w:rPr>
          <w:rStyle w:val="affff1"/>
          <w:rtl/>
          <w:rPrChange w:id="9939" w:author="מנוע אמוראים" w:date="2026-10-05T16:41:56Z">
            <w:rPr>
              <w:rtl/>
            </w:rPr>
          </w:rPrChange>
        </w:rPr>
        <w:t xml:space="preserve">ר</w:t>
      </w:r>
      <w:r>
        <w:rPr>
          <w:rStyle w:val="affff1"/>
          <w:rtl/>
          <w:rPrChange w:id="9940" w:author="מנוע אמוראים" w:date="2026-10-05T16:41:56Z">
            <w:rPr>
              <w:rtl/>
            </w:rPr>
          </w:rPrChange>
        </w:rPr>
        <w:t xml:space="preserve">"</w:t>
      </w:r>
      <w:r>
        <w:rPr>
          <w:rStyle w:val="affff1"/>
          <w:rtl/>
          <w:rPrChange w:id="9941" w:author="מנוע אמוראים" w:date="2026-10-05T16:41:56Z">
            <w:rPr>
              <w:rtl/>
            </w:rPr>
          </w:rPrChange>
        </w:rPr>
        <w:t xml:space="preserve">ע</w:t>
      </w:r>
      <w:r>
        <w:rPr>
          <w:rtl/>
        </w:rPr>
        <w:t xml:space="preserve">, והלא כבר נאמר:</w:t>
      </w:r>
      <w:r w:rsidRPr="00FF1C37">
        <w:rPr>
          <w:rStyle w:val="afffd"/>
          <w:rtl/>
        </w:rPr>
        <w:t xml:space="preserve"> </w:t>
      </w:r>
      <w:r w:rsidRPr="00FF1C37">
        <w:rPr>
          <w:rStyle w:val="afffd"/>
          <w:rFonts w:hint="cs"/>
          <w:rtl/>
        </w:rPr>
        <w:t>'</w:t>
      </w:r>
      <w:r w:rsidRPr="00FF1C37">
        <w:rPr>
          <w:rStyle w:val="afffd"/>
          <w:rtl/>
        </w:rPr>
        <w:t>אבד תאבדון</w:t>
      </w:r>
      <w:r w:rsidRPr="00FF1C37">
        <w:rPr>
          <w:rStyle w:val="afffd"/>
          <w:rFonts w:hint="cs"/>
          <w:rtl/>
        </w:rPr>
        <w:t>'</w:t>
      </w:r>
      <w:r w:rsidRPr="00FF1C37">
        <w:rPr>
          <w:rStyle w:val="afffd"/>
          <w:rtl/>
        </w:rPr>
        <w:t>.</w:t>
      </w:r>
      <w:r w:rsidRPr="00C35A2C">
        <w:rPr>
          <w:rFonts w:hint="cs"/>
          <w:rtl/>
        </w:rPr>
        <w:t xml:space="preserve"> אלא לכנות לה שם </w:t>
      </w:r>
    </w:p>
    <w:p w14:paraId="4D440F72" w14:textId="77777777" w:rsidR="00910F84" w:rsidRPr="00C35A2C" w:rsidRDefault="00910F84" w:rsidP="00910F84">
      <w:pPr>
        <w:pStyle w:val="aff6"/>
        <w:framePr w:wrap="around"/>
        <w:rPr>
          <w:rtl/>
        </w:rPr>
      </w:pPr>
      <w:r w:rsidRPr="00C35A2C">
        <w:rPr>
          <w:rFonts w:hint="cs"/>
          <w:rtl/>
        </w:rPr>
        <w:t>מו.</w:t>
      </w:r>
    </w:p>
    <w:p w14:paraId="47115584" w14:textId="77777777" w:rsidR="00910F84" w:rsidRPr="00C35A2C" w:rsidRDefault="00910F84" w:rsidP="00910F84">
      <w:pPr>
        <w:ind w:hanging="114"/>
        <w:rPr>
          <w:rtl/>
        </w:rPr>
      </w:pPr>
      <w:r w:rsidRPr="00C35A2C">
        <w:rPr>
          <w:rtl/>
        </w:rPr>
        <w:t>יכול לא לשבח ולא לגנאי? ת</w:t>
      </w:r>
      <w:r>
        <w:rPr>
          <w:rtl/>
        </w:rPr>
        <w:t>"</w:t>
      </w:r>
      <w:r w:rsidRPr="00C35A2C">
        <w:rPr>
          <w:rtl/>
        </w:rPr>
        <w:t xml:space="preserve">ל: </w:t>
      </w:r>
      <w:r w:rsidRPr="00F90100">
        <w:rPr>
          <w:rStyle w:val="afffd"/>
          <w:rFonts w:hint="cs"/>
          <w:rtl/>
        </w:rPr>
        <w:t>'</w:t>
      </w:r>
      <w:r w:rsidRPr="00F90100">
        <w:rPr>
          <w:rStyle w:val="afffd"/>
          <w:rtl/>
        </w:rPr>
        <w:t>שקץ תשקצנו ותעב תתעבנו כי חרם הוא</w:t>
      </w:r>
      <w:r w:rsidRPr="00F90100">
        <w:rPr>
          <w:rStyle w:val="afffd"/>
          <w:rFonts w:hint="cs"/>
          <w:rtl/>
        </w:rPr>
        <w:t>'</w:t>
      </w:r>
      <w:r w:rsidRPr="00F90100">
        <w:rPr>
          <w:rStyle w:val="afffd"/>
          <w:rtl/>
        </w:rPr>
        <w:t>,</w:t>
      </w:r>
      <w:r w:rsidRPr="00C35A2C">
        <w:rPr>
          <w:rtl/>
        </w:rPr>
        <w:t xml:space="preserve"> </w:t>
      </w:r>
    </w:p>
    <w:p w14:paraId="7F0A7F44" w14:textId="77777777" w:rsidR="00910F84" w:rsidRPr="00C35A2C" w:rsidRDefault="00910F84" w:rsidP="00910F84">
      <w:pPr>
        <w:ind w:hanging="114"/>
        <w:rPr>
          <w:rtl/>
        </w:rPr>
      </w:pPr>
      <w:r w:rsidRPr="00C35A2C">
        <w:rPr>
          <w:rtl/>
        </w:rPr>
        <w:t>הא כיצד? היו קורין אותה בית גליא - קורין אותה בית כריא, עין כל - עין קוץ.</w:t>
      </w:r>
    </w:p>
    <w:p w14:paraId="50C15D7F" w14:textId="77777777" w:rsidR="00910F84" w:rsidRPr="00C35A2C" w:rsidRDefault="00910F84" w:rsidP="00910F84">
      <w:pPr>
        <w:pStyle w:val="afffe"/>
        <w:rPr>
          <w:rtl/>
        </w:rPr>
      </w:pPr>
      <w:r w:rsidRPr="00A06291">
        <w:rPr>
          <w:rtl/>
        </w:rPr>
        <w:t>׻</w:t>
      </w:r>
      <w:r w:rsidRPr="00C35A2C">
        <w:rPr>
          <w:rtl/>
        </w:rPr>
        <w:t xml:space="preserve"> </w:t>
      </w:r>
    </w:p>
    <w:p w14:paraId="252CAC7A" w14:textId="77777777" w:rsidR="00910F84" w:rsidRPr="00C35A2C" w:rsidRDefault="00910F84" w:rsidP="00910F84">
      <w:pPr>
        <w:rPr>
          <w:rtl/>
        </w:rPr>
      </w:pPr>
      <w:r w:rsidRPr="00C35A2C">
        <w:rPr>
          <w:rtl/>
        </w:rPr>
        <w:t>• תני קמיה דרב ששת: העכו</w:t>
      </w:r>
      <w:r>
        <w:rPr>
          <w:rtl/>
        </w:rPr>
        <w:t xml:space="preserve">"ם העובדים את ההרים ואת הגבעות </w:t>
      </w:r>
      <w:r w:rsidRPr="00C35A2C">
        <w:rPr>
          <w:rtl/>
        </w:rPr>
        <w:t xml:space="preserve">הן מותרין ועובדיהן בסייף, </w:t>
      </w:r>
    </w:p>
    <w:p w14:paraId="3DE187E8" w14:textId="77777777" w:rsidR="00910F84" w:rsidRPr="00C35A2C" w:rsidRDefault="00910F84" w:rsidP="00910F84">
      <w:pPr>
        <w:ind w:firstLine="266"/>
        <w:rPr>
          <w:rtl/>
        </w:rPr>
      </w:pPr>
      <w:r w:rsidRPr="00C35A2C">
        <w:rPr>
          <w:rtl/>
        </w:rPr>
        <w:t>ואת הזרעים ואת הירקות - הן אסורין ועובדיהן בסייף.</w:t>
      </w:r>
    </w:p>
    <w:p w14:paraId="1027A2FB" w14:textId="77777777" w:rsidR="00910F84" w:rsidRPr="00C35A2C" w:rsidRDefault="00910F84" w:rsidP="00910F84">
      <w:pPr>
        <w:rPr>
          <w:rtl/>
        </w:rPr>
      </w:pPr>
      <w:r>
        <w:rPr>
          <w:rStyle w:val="affff1"/>
          <w:rFonts w:hint="cs"/>
          <w:rtl/>
          <w:rPrChange w:id="9942" w:author="מנוע אמוראים" w:date="2026-10-05T16:41:56Z">
            <w:rPr>
              <w:rFonts w:hint="cs"/>
              <w:rtl/>
            </w:rPr>
          </w:rPrChange>
        </w:rPr>
        <w:t xml:space="preserve">וריב</w:t>
      </w:r>
      <w:r>
        <w:rPr>
          <w:rStyle w:val="affff1"/>
          <w:rtl/>
          <w:rPrChange w:id="9943" w:author="מנוע אמוראים" w:date="2026-10-05T16:41:56Z">
            <w:rPr>
              <w:rtl/>
            </w:rPr>
          </w:rPrChange>
        </w:rPr>
        <w:t xml:space="preserve">"</w:t>
      </w:r>
      <w:r>
        <w:rPr>
          <w:rStyle w:val="affff1"/>
          <w:rFonts w:hint="cs"/>
          <w:rtl/>
          <w:rPrChange w:id="9944" w:author="מנוע אמוראים" w:date="2026-10-05T16:41:56Z">
            <w:rPr>
              <w:rFonts w:hint="cs"/>
              <w:rtl/>
            </w:rPr>
          </w:rPrChange>
        </w:rPr>
        <w:t xml:space="preserve">י</w:t>
      </w:r>
      <w:r w:rsidRPr="00C35A2C">
        <w:rPr>
          <w:rtl/>
        </w:rPr>
        <w:t xml:space="preserve"> היא, דאילן שנטעו ולבסוף עבדו - אסור.</w:t>
      </w:r>
    </w:p>
    <w:p w14:paraId="5BA42689" w14:textId="77777777" w:rsidR="00910F84" w:rsidRPr="00C35A2C" w:rsidRDefault="00910F84" w:rsidP="00910F84">
      <w:pPr>
        <w:rPr>
          <w:rtl/>
        </w:rPr>
      </w:pPr>
      <w:r w:rsidRPr="00C35A2C">
        <w:rPr>
          <w:rFonts w:hint="cs"/>
          <w:rtl/>
        </w:rPr>
        <w:t>וא</w:t>
      </w:r>
      <w:r>
        <w:rPr>
          <w:rtl/>
        </w:rPr>
        <w:t>"</w:t>
      </w:r>
      <w:r w:rsidRPr="00C35A2C">
        <w:rPr>
          <w:rFonts w:hint="cs"/>
          <w:rtl/>
        </w:rPr>
        <w:t xml:space="preserve">א להעמיד בנטעו מתילה לכך וכרבנן דדומיא דהר שלא נטעו מתחילה לכך </w:t>
      </w:r>
    </w:p>
    <w:p w14:paraId="43674E2E" w14:textId="77777777" w:rsidR="00910F84" w:rsidRDefault="00910F84" w:rsidP="00910F84">
      <w:pPr>
        <w:rPr>
          <w:b/>
          <w:bCs/>
          <w:rtl/>
        </w:rPr>
      </w:pPr>
    </w:p>
    <w:p w14:paraId="6D2F1094" w14:textId="77777777" w:rsidR="00910F84" w:rsidRPr="00C35A2C" w:rsidRDefault="00910F84" w:rsidP="00910F84">
      <w:pPr>
        <w:rPr>
          <w:rtl/>
        </w:rPr>
      </w:pPr>
      <w:r w:rsidRPr="00B55DBF">
        <w:rPr>
          <w:b/>
          <w:bCs/>
          <w:rtl/>
        </w:rPr>
        <w:t xml:space="preserve">איתמר: אבני הר שנדלדלו </w:t>
      </w:r>
      <w:r>
        <w:rPr>
          <w:rtl/>
        </w:rPr>
        <w:t xml:space="preserve">- בני רבי חייא </w:t>
      </w:r>
      <w:r>
        <w:rPr>
          <w:rStyle w:val="affff1"/>
          <w:rtl/>
          <w:rPrChange w:id="9945" w:author="מנוע אמוראים" w:date="2026-10-05T16:41:56Z">
            <w:rPr>
              <w:rtl/>
            </w:rPr>
          </w:rPrChange>
        </w:rPr>
        <w:t xml:space="preserve">ורי</w:t>
      </w:r>
      <w:r>
        <w:rPr>
          <w:rStyle w:val="affff1"/>
          <w:rtl/>
          <w:rPrChange w:id="9946" w:author="מנוע אמוראים" w:date="2026-10-05T16:41:56Z">
            <w:rPr>
              <w:rtl/>
            </w:rPr>
          </w:rPrChange>
        </w:rPr>
        <w:t xml:space="preserve">"</w:t>
      </w:r>
      <w:r>
        <w:rPr>
          <w:rStyle w:val="affff1"/>
          <w:rtl/>
          <w:rPrChange w:id="9947" w:author="מנוע אמוראים" w:date="2026-10-05T16:41:56Z">
            <w:rPr>
              <w:rtl/>
            </w:rPr>
          </w:rPrChange>
        </w:rPr>
        <w:t xml:space="preserve">ו</w:t>
      </w:r>
      <w:r>
        <w:rPr>
          <w:rtl/>
        </w:rPr>
        <w:t xml:space="preserve">, חד אמר: אסורות, וחד אמר: מותרות.</w:t>
      </w:r>
    </w:p>
    <w:p w14:paraId="419BDDC0" w14:textId="77777777" w:rsidR="00910F84" w:rsidRPr="00C35A2C" w:rsidRDefault="00910F84" w:rsidP="00910F84">
      <w:pPr>
        <w:rPr>
          <w:rtl/>
        </w:rPr>
      </w:pPr>
      <w:r w:rsidRPr="00C35A2C">
        <w:rPr>
          <w:rtl/>
        </w:rPr>
        <w:t>מ</w:t>
      </w:r>
      <w:r>
        <w:rPr>
          <w:rtl/>
        </w:rPr>
        <w:t>"</w:t>
      </w:r>
      <w:r w:rsidRPr="00C35A2C">
        <w:rPr>
          <w:rtl/>
        </w:rPr>
        <w:t xml:space="preserve">ד מותרות? </w:t>
      </w:r>
      <w:r w:rsidRPr="00C35A2C">
        <w:rPr>
          <w:rFonts w:hint="cs"/>
          <w:rtl/>
        </w:rPr>
        <w:t xml:space="preserve">מהר ובהמה בעלת מום הצד השוה שבהן שאין בהן תפיסת ידי אדם ומותר אף כל </w:t>
      </w:r>
    </w:p>
    <w:p w14:paraId="1396DC74" w14:textId="77777777" w:rsidR="00910F84" w:rsidRPr="00C35A2C" w:rsidRDefault="00910F84" w:rsidP="00910F84">
      <w:pPr>
        <w:ind w:hanging="114"/>
        <w:rPr>
          <w:rtl/>
        </w:rPr>
      </w:pPr>
      <w:r w:rsidRPr="00C35A2C">
        <w:rPr>
          <w:rFonts w:hint="cs"/>
          <w:rtl/>
        </w:rPr>
        <w:t>או מבהמה תמה ומאילן יבש [שנשתנו מברייתן ]</w:t>
      </w:r>
    </w:p>
    <w:p w14:paraId="1D940F7B" w14:textId="77777777" w:rsidR="00910F84" w:rsidRPr="00C35A2C" w:rsidRDefault="00910F84" w:rsidP="00910F84">
      <w:pPr>
        <w:rPr>
          <w:rtl/>
        </w:rPr>
      </w:pPr>
      <w:r w:rsidRPr="00C35A2C">
        <w:rPr>
          <w:rtl/>
        </w:rPr>
        <w:t>מאן דאסר</w:t>
      </w:r>
      <w:r w:rsidRPr="00C35A2C">
        <w:rPr>
          <w:rFonts w:hint="cs"/>
          <w:rtl/>
        </w:rPr>
        <w:t>-</w:t>
      </w:r>
      <w:r w:rsidRPr="00FF1C37">
        <w:rPr>
          <w:rStyle w:val="afffd"/>
          <w:rtl/>
        </w:rPr>
        <w:t xml:space="preserve"> </w:t>
      </w:r>
      <w:r w:rsidRPr="00FF1C37">
        <w:rPr>
          <w:rStyle w:val="afffd"/>
          <w:rFonts w:hint="cs"/>
          <w:rtl/>
        </w:rPr>
        <w:t>'</w:t>
      </w:r>
      <w:r w:rsidRPr="00FF1C37">
        <w:rPr>
          <w:rStyle w:val="afffd"/>
          <w:rtl/>
        </w:rPr>
        <w:t>שקץ תשקצנו ותעב תתעבנו</w:t>
      </w:r>
      <w:r w:rsidRPr="00FF1C37">
        <w:rPr>
          <w:rStyle w:val="afffd"/>
          <w:rFonts w:hint="cs"/>
          <w:rtl/>
        </w:rPr>
        <w:t>'</w:t>
      </w:r>
      <w:r w:rsidRPr="00FF1C37">
        <w:rPr>
          <w:rStyle w:val="afffd"/>
          <w:rtl/>
        </w:rPr>
        <w:t>,</w:t>
      </w:r>
      <w:r w:rsidRPr="00C35A2C">
        <w:rPr>
          <w:rtl/>
        </w:rPr>
        <w:t xml:space="preserve"> דאע</w:t>
      </w:r>
      <w:r>
        <w:rPr>
          <w:rtl/>
        </w:rPr>
        <w:t>"</w:t>
      </w:r>
      <w:r w:rsidRPr="00C35A2C">
        <w:rPr>
          <w:rtl/>
        </w:rPr>
        <w:t>ג דאתיא מדינא ל</w:t>
      </w:r>
      <w:r>
        <w:rPr>
          <w:rtl/>
        </w:rPr>
        <w:t>היתר</w:t>
      </w:r>
      <w:r w:rsidRPr="00C35A2C">
        <w:rPr>
          <w:rtl/>
        </w:rPr>
        <w:t>, לא תתיא.</w:t>
      </w:r>
    </w:p>
    <w:p w14:paraId="5422A425" w14:textId="77777777" w:rsidR="00910F84" w:rsidRPr="00C35A2C" w:rsidRDefault="00910F84" w:rsidP="00910F84">
      <w:pPr>
        <w:rPr>
          <w:rtl/>
        </w:rPr>
      </w:pPr>
      <w:r>
        <w:rPr>
          <w:rtl/>
        </w:rPr>
        <w:t xml:space="preserve">תסתיים דבני </w:t>
      </w:r>
      <w:r>
        <w:rPr>
          <w:rStyle w:val="affff1"/>
          <w:rtl/>
          <w:rPrChange w:id="9948" w:author="מנוע אמוראים" w:date="2026-10-05T16:41:56Z">
            <w:rPr>
              <w:rtl/>
            </w:rPr>
          </w:rPrChange>
        </w:rPr>
        <w:t xml:space="preserve">ר</w:t>
      </w:r>
      <w:r>
        <w:rPr>
          <w:rStyle w:val="affff1"/>
          <w:rtl/>
          <w:rPrChange w:id="9949" w:author="מנוע אמוראים" w:date="2026-10-05T16:41:56Z">
            <w:rPr>
              <w:rtl/>
            </w:rPr>
          </w:rPrChange>
        </w:rPr>
        <w:t xml:space="preserve">"</w:t>
      </w:r>
      <w:r>
        <w:rPr>
          <w:rStyle w:val="affff1"/>
          <w:rFonts w:hint="cs"/>
          <w:rtl/>
          <w:rPrChange w:id="9950" w:author="מנוע אמוראים" w:date="2026-10-05T16:41:56Z">
            <w:rPr>
              <w:rFonts w:hint="cs"/>
              <w:rtl/>
            </w:rPr>
          </w:rPrChange>
        </w:rPr>
        <w:t xml:space="preserve">ח</w:t>
      </w:r>
      <w:r>
        <w:rPr>
          <w:rFonts w:hint="cs"/>
          <w:rtl/>
        </w:rPr>
        <w:t xml:space="preserve"> שרו</w:t>
      </w:r>
      <w:r w:rsidRPr="00C35A2C">
        <w:rPr>
          <w:rtl/>
        </w:rPr>
        <w:t xml:space="preserve">דבעי חזקיה: זקף ביצה להשתחוות לה, מהו? </w:t>
      </w:r>
      <w:r w:rsidRPr="00C35A2C">
        <w:rPr>
          <w:rFonts w:hint="cs"/>
          <w:rtl/>
        </w:rPr>
        <w:t xml:space="preserve">משמע שהשאלה על להשתחוות אבל אי לא זקף לא אסורה </w:t>
      </w:r>
      <w:r w:rsidRPr="00507DB9">
        <w:rPr>
          <w:rFonts w:hint="cs"/>
          <w:b/>
          <w:bCs/>
          <w:rtl/>
        </w:rPr>
        <w:t>ש</w:t>
      </w:r>
      <w:r>
        <w:rPr>
          <w:b/>
          <w:bCs/>
          <w:rtl/>
        </w:rPr>
        <w:t>"</w:t>
      </w:r>
      <w:r w:rsidRPr="00507DB9">
        <w:rPr>
          <w:rFonts w:hint="cs"/>
          <w:b/>
          <w:bCs/>
          <w:rtl/>
        </w:rPr>
        <w:t>מ</w:t>
      </w:r>
      <w:r>
        <w:rPr>
          <w:rFonts w:hint="cs"/>
          <w:rtl/>
        </w:rPr>
        <w:t xml:space="preserve"> בני </w:t>
      </w:r>
      <w:r>
        <w:rPr>
          <w:rStyle w:val="affff1"/>
          <w:rFonts w:hint="cs"/>
          <w:rtl/>
          <w:rPrChange w:id="9951" w:author="מנוע אמוראים" w:date="2026-10-05T16:41:56Z">
            <w:rPr>
              <w:rFonts w:hint="cs"/>
              <w:rtl/>
            </w:rPr>
          </w:rPrChange>
        </w:rPr>
        <w:t xml:space="preserve">ר</w:t>
      </w:r>
      <w:r>
        <w:rPr>
          <w:rStyle w:val="affff1"/>
          <w:rtl/>
          <w:rPrChange w:id="9952" w:author="מנוע אמוראים" w:date="2026-10-05T16:41:56Z">
            <w:rPr>
              <w:rtl/>
            </w:rPr>
          </w:rPrChange>
        </w:rPr>
        <w:t xml:space="preserve">"</w:t>
      </w:r>
      <w:r>
        <w:rPr>
          <w:rStyle w:val="affff1"/>
          <w:rFonts w:hint="cs"/>
          <w:rtl/>
          <w:rPrChange w:id="9953" w:author="מנוע אמוראים" w:date="2026-10-05T16:41:56Z">
            <w:rPr>
              <w:rFonts w:hint="cs"/>
              <w:rtl/>
            </w:rPr>
          </w:rPrChange>
        </w:rPr>
        <w:t xml:space="preserve">ח</w:t>
      </w:r>
      <w:r>
        <w:rPr>
          <w:rFonts w:hint="cs"/>
          <w:rtl/>
        </w:rPr>
        <w:t xml:space="preserve"> התירו </w:t>
      </w:r>
    </w:p>
    <w:p w14:paraId="4FFFFDB3" w14:textId="77777777" w:rsidR="00910F84" w:rsidRDefault="00910F84" w:rsidP="00910F84">
      <w:pPr>
        <w:rPr>
          <w:rtl/>
        </w:rPr>
      </w:pPr>
      <w:r w:rsidRPr="00C35A2C">
        <w:rPr>
          <w:rFonts w:hint="cs"/>
          <w:rtl/>
        </w:rPr>
        <w:t>ודחי' דאפשר אע</w:t>
      </w:r>
      <w:r>
        <w:rPr>
          <w:rtl/>
        </w:rPr>
        <w:t>"</w:t>
      </w:r>
      <w:r w:rsidRPr="00C35A2C">
        <w:rPr>
          <w:rFonts w:hint="cs"/>
          <w:rtl/>
        </w:rPr>
        <w:t>ג דלא זקפה אסורה והב</w:t>
      </w:r>
      <w:r>
        <w:rPr>
          <w:rtl/>
        </w:rPr>
        <w:t>"</w:t>
      </w:r>
      <w:r w:rsidRPr="00C35A2C">
        <w:rPr>
          <w:rFonts w:hint="cs"/>
          <w:rtl/>
        </w:rPr>
        <w:t xml:space="preserve">ע שזקף להשתחוות </w:t>
      </w:r>
      <w:r w:rsidRPr="00C35A2C">
        <w:rPr>
          <w:rtl/>
        </w:rPr>
        <w:t>ולא השתחוה לה ובא עכו</w:t>
      </w:r>
      <w:r>
        <w:rPr>
          <w:rtl/>
        </w:rPr>
        <w:t>"</w:t>
      </w:r>
      <w:r w:rsidRPr="00C35A2C">
        <w:rPr>
          <w:rtl/>
        </w:rPr>
        <w:t xml:space="preserve">ם והשתחוה לה, </w:t>
      </w:r>
    </w:p>
    <w:p w14:paraId="2AB4A933" w14:textId="77777777" w:rsidR="00910F84" w:rsidRPr="00C35A2C" w:rsidRDefault="00910F84" w:rsidP="00910F84">
      <w:pPr>
        <w:rPr>
          <w:rtl/>
        </w:rPr>
      </w:pPr>
      <w:r>
        <w:rPr>
          <w:rtl/>
        </w:rPr>
        <w:t xml:space="preserve">כי הא </w:t>
      </w:r>
      <w:r>
        <w:rPr>
          <w:rStyle w:val="affff1"/>
          <w:rtl/>
          <w:rPrChange w:id="9954" w:author="מנוע אמוראים" w:date="2026-10-05T16:41:56Z">
            <w:rPr>
              <w:rtl/>
            </w:rPr>
          </w:rPrChange>
        </w:rPr>
        <w:t xml:space="preserve">דאריא</w:t>
      </w:r>
      <w:r>
        <w:rPr>
          <w:rStyle w:val="affff1"/>
          <w:rtl/>
          <w:rPrChange w:id="9955" w:author="מנוע אמוראים" w:date="2026-10-05T16:41:56Z">
            <w:rPr>
              <w:rtl/>
            </w:rPr>
          </w:rPrChange>
        </w:rPr>
        <w:t xml:space="preserve">"</w:t>
      </w:r>
      <w:r>
        <w:rPr>
          <w:rStyle w:val="affff1"/>
          <w:rtl/>
          <w:rPrChange w:id="9956" w:author="מנוע אמוראים" w:date="2026-10-05T16:41:56Z">
            <w:rPr>
              <w:rtl/>
            </w:rPr>
          </w:rPrChange>
        </w:rPr>
        <w:t xml:space="preserve">ש</w:t>
      </w:r>
      <w:r>
        <w:rPr>
          <w:rtl/>
        </w:rPr>
        <w:t xml:space="preserve">: ישראל שזקף לבינה להשתחוות לה ובא עכו</w:t>
      </w:r>
      <w:r>
        <w:rPr>
          <w:rtl/>
        </w:rPr>
        <w:t>"</w:t>
      </w:r>
      <w:r w:rsidRPr="00C35A2C">
        <w:rPr>
          <w:rtl/>
        </w:rPr>
        <w:t xml:space="preserve">ם והשתחוה לה - אסורה, </w:t>
      </w:r>
    </w:p>
    <w:p w14:paraId="6FCBD5F4" w14:textId="77777777" w:rsidR="00910F84" w:rsidRPr="00C35A2C" w:rsidRDefault="00910F84" w:rsidP="00910F84">
      <w:pPr>
        <w:rPr>
          <w:rtl/>
        </w:rPr>
      </w:pPr>
      <w:r w:rsidRPr="00C35A2C">
        <w:rPr>
          <w:rFonts w:hint="cs"/>
          <w:rtl/>
        </w:rPr>
        <w:t>ובעי</w:t>
      </w:r>
      <w:r w:rsidRPr="00C35A2C">
        <w:rPr>
          <w:rtl/>
        </w:rPr>
        <w:t xml:space="preserve">: לבינה הוא דמינכרא זקיפתה, אבל ביצה לא, </w:t>
      </w:r>
      <w:r w:rsidRPr="00280F6D">
        <w:rPr>
          <w:b/>
          <w:bCs/>
          <w:rtl/>
        </w:rPr>
        <w:t>או</w:t>
      </w:r>
      <w:r>
        <w:rPr>
          <w:b/>
          <w:bCs/>
          <w:rtl/>
        </w:rPr>
        <w:t>"</w:t>
      </w:r>
      <w:r w:rsidRPr="00280F6D">
        <w:rPr>
          <w:b/>
          <w:bCs/>
          <w:rtl/>
        </w:rPr>
        <w:t>ד</w:t>
      </w:r>
      <w:r w:rsidRPr="00C35A2C">
        <w:rPr>
          <w:rtl/>
        </w:rPr>
        <w:t xml:space="preserve"> לא שנא? </w:t>
      </w:r>
      <w:r w:rsidRPr="00280F6D">
        <w:rPr>
          <w:b/>
          <w:bCs/>
          <w:rtl/>
        </w:rPr>
        <w:t>תיקו</w:t>
      </w:r>
      <w:r w:rsidRPr="00C35A2C">
        <w:rPr>
          <w:rtl/>
        </w:rPr>
        <w:t>.</w:t>
      </w:r>
    </w:p>
    <w:p w14:paraId="79DBD5F7" w14:textId="77777777" w:rsidR="00910F84" w:rsidRPr="00C35A2C" w:rsidRDefault="00910F84" w:rsidP="00910F84">
      <w:pPr>
        <w:pStyle w:val="aff6"/>
        <w:framePr w:wrap="around"/>
        <w:rPr>
          <w:rtl/>
        </w:rPr>
      </w:pPr>
      <w:r w:rsidRPr="00C35A2C">
        <w:rPr>
          <w:rFonts w:hint="cs"/>
          <w:rtl/>
        </w:rPr>
        <w:t>מו:</w:t>
      </w:r>
    </w:p>
    <w:p w14:paraId="01AC6D54" w14:textId="77777777" w:rsidR="00910F84" w:rsidRPr="00C35A2C" w:rsidRDefault="00910F84" w:rsidP="00910F84">
      <w:pPr>
        <w:rPr>
          <w:rtl/>
        </w:rPr>
      </w:pPr>
    </w:p>
    <w:p w14:paraId="4EEAE816" w14:textId="77777777" w:rsidR="00910F84" w:rsidRDefault="00910F84" w:rsidP="00910F84">
      <w:pPr>
        <w:rPr>
          <w:rtl/>
        </w:rPr>
      </w:pPr>
      <w:r>
        <w:rPr>
          <w:b/>
          <w:bCs/>
          <w:rtl/>
        </w:rPr>
        <w:t xml:space="preserve">• בעי </w:t>
      </w:r>
      <w:r>
        <w:rPr>
          <w:rStyle w:val="affff1"/>
          <w:b/>
          <w:bCs/>
          <w:rtl/>
          <w:rPrChange w:id="9957" w:author="מנוע אמוראים" w:date="2026-10-05T16:41:56Z">
            <w:rPr>
              <w:b/>
              <w:bCs/>
              <w:rtl/>
            </w:rPr>
          </w:rPrChange>
        </w:rPr>
        <w:t xml:space="preserve">ר</w:t>
      </w:r>
      <w:r>
        <w:rPr>
          <w:rStyle w:val="affff1"/>
          <w:rFonts w:hint="cs"/>
          <w:b/>
          <w:bCs/>
          <w:rtl/>
          <w:rPrChange w:id="9958" w:author="מנוע אמוראים" w:date="2026-10-05T16:41:56Z">
            <w:rPr>
              <w:rFonts w:hint="cs"/>
              <w:b/>
              <w:bCs/>
              <w:rtl/>
            </w:rPr>
          </w:rPrChange>
        </w:rPr>
        <w:t xml:space="preserve">ב</w:t>
      </w:r>
      <w:r>
        <w:rPr>
          <w:rStyle w:val="affff1"/>
          <w:b/>
          <w:bCs/>
          <w:rtl/>
          <w:rPrChange w:id="9959" w:author="מנוע אמוראים" w:date="2026-10-05T16:41:56Z">
            <w:rPr>
              <w:b/>
              <w:bCs/>
              <w:rtl/>
            </w:rPr>
          </w:rPrChange>
        </w:rPr>
        <w:t xml:space="preserve">"</w:t>
      </w:r>
      <w:r>
        <w:rPr>
          <w:rStyle w:val="affff1"/>
          <w:rFonts w:hint="cs"/>
          <w:b/>
          <w:bCs/>
          <w:rtl/>
          <w:rPrChange w:id="9960" w:author="מנוע אמוראים" w:date="2026-10-05T16:41:56Z">
            <w:rPr>
              <w:rFonts w:hint="cs"/>
              <w:b/>
              <w:bCs/>
              <w:rtl/>
            </w:rPr>
          </w:rPrChange>
        </w:rPr>
        <w:t xml:space="preserve">ח</w:t>
      </w:r>
      <w:r w:rsidRPr="00A96DB7">
        <w:rPr>
          <w:b/>
          <w:bCs/>
          <w:rtl/>
        </w:rPr>
        <w:t xml:space="preserve">: המשתחוה להר, אבניו מהו למזבח? יש נעבד במחובר אצל גבוה, או </w:t>
      </w:r>
      <w:r w:rsidRPr="00A96DB7">
        <w:rPr>
          <w:rFonts w:hint="cs"/>
          <w:b/>
          <w:bCs/>
          <w:rtl/>
        </w:rPr>
        <w:t>לא</w:t>
      </w:r>
      <w:r w:rsidRPr="00C35A2C">
        <w:rPr>
          <w:rFonts w:hint="cs"/>
          <w:rtl/>
        </w:rPr>
        <w:t xml:space="preserve"> </w:t>
      </w:r>
    </w:p>
    <w:p w14:paraId="24D67328" w14:textId="77777777" w:rsidR="00910F84" w:rsidRPr="00C35A2C" w:rsidRDefault="00910F84" w:rsidP="00910F84">
      <w:pPr>
        <w:rPr>
          <w:rtl/>
        </w:rPr>
      </w:pPr>
      <w:r w:rsidRPr="00C35A2C">
        <w:rPr>
          <w:rtl/>
        </w:rPr>
        <w:t>את</w:t>
      </w:r>
      <w:r>
        <w:rPr>
          <w:rtl/>
        </w:rPr>
        <w:t>"</w:t>
      </w:r>
      <w:r w:rsidRPr="00C35A2C">
        <w:rPr>
          <w:rtl/>
        </w:rPr>
        <w:t xml:space="preserve">ל יש נעבד במחובר אצל גבוה, מכשירי קרבן כקרבן דמו או לא? </w:t>
      </w:r>
    </w:p>
    <w:p w14:paraId="520C83DF" w14:textId="77777777" w:rsidR="00910F84" w:rsidRPr="00C35A2C" w:rsidRDefault="00910F84" w:rsidP="00910F84">
      <w:pPr>
        <w:rPr>
          <w:rtl/>
        </w:rPr>
      </w:pPr>
      <w:r w:rsidRPr="00C35A2C">
        <w:rPr>
          <w:rtl/>
        </w:rPr>
        <w:t>רבא: ק</w:t>
      </w:r>
      <w:r>
        <w:rPr>
          <w:rtl/>
        </w:rPr>
        <w:t>"</w:t>
      </w:r>
      <w:r w:rsidRPr="00C35A2C">
        <w:rPr>
          <w:rtl/>
        </w:rPr>
        <w:t xml:space="preserve">ו, ומה אתנן שמותר בתלוש להדיוט - אסור במחובר לגבוה, </w:t>
      </w:r>
      <w:r w:rsidRPr="007C2DF0">
        <w:rPr>
          <w:rStyle w:val="afffd"/>
          <w:rtl/>
        </w:rPr>
        <w:t>ד</w:t>
      </w:r>
      <w:r w:rsidRPr="007C2DF0">
        <w:rPr>
          <w:rStyle w:val="afffd"/>
          <w:rFonts w:hint="cs"/>
          <w:rtl/>
        </w:rPr>
        <w:t>'</w:t>
      </w:r>
      <w:r w:rsidRPr="007C2DF0">
        <w:rPr>
          <w:rStyle w:val="afffd"/>
          <w:rtl/>
        </w:rPr>
        <w:t>לא תביא אתנן זונה ומחיר כלב</w:t>
      </w:r>
      <w:r w:rsidRPr="007C2DF0">
        <w:rPr>
          <w:rStyle w:val="afffd"/>
          <w:rFonts w:hint="cs"/>
          <w:rtl/>
        </w:rPr>
        <w:t>'</w:t>
      </w:r>
      <w:r w:rsidRPr="007C2DF0">
        <w:rPr>
          <w:rStyle w:val="afffd"/>
          <w:rtl/>
        </w:rPr>
        <w:t>,</w:t>
      </w:r>
      <w:r w:rsidRPr="00C35A2C">
        <w:rPr>
          <w:rtl/>
        </w:rPr>
        <w:t xml:space="preserve"> </w:t>
      </w:r>
      <w:r w:rsidRPr="00C35A2C">
        <w:rPr>
          <w:rFonts w:hint="cs"/>
          <w:rtl/>
        </w:rPr>
        <w:t>ל</w:t>
      </w:r>
      <w:r>
        <w:rPr>
          <w:rtl/>
        </w:rPr>
        <w:t>"</w:t>
      </w:r>
      <w:r w:rsidRPr="00C35A2C">
        <w:rPr>
          <w:rFonts w:hint="cs"/>
          <w:rtl/>
        </w:rPr>
        <w:t>ש תלוש ול</w:t>
      </w:r>
      <w:r>
        <w:rPr>
          <w:rtl/>
        </w:rPr>
        <w:t>"</w:t>
      </w:r>
      <w:r w:rsidRPr="00C35A2C">
        <w:rPr>
          <w:rFonts w:hint="cs"/>
          <w:rtl/>
        </w:rPr>
        <w:t>ש מחובר כ</w:t>
      </w:r>
      <w:r>
        <w:rPr>
          <w:rtl/>
        </w:rPr>
        <w:t>"</w:t>
      </w:r>
      <w:r w:rsidRPr="00C35A2C">
        <w:rPr>
          <w:rFonts w:hint="cs"/>
          <w:rtl/>
        </w:rPr>
        <w:t xml:space="preserve">ש </w:t>
      </w:r>
      <w:r w:rsidRPr="00C35A2C">
        <w:rPr>
          <w:rtl/>
        </w:rPr>
        <w:t xml:space="preserve">נעבד שאסור בתלוש להדיוט </w:t>
      </w:r>
      <w:r w:rsidRPr="00C35A2C">
        <w:rPr>
          <w:rFonts w:hint="cs"/>
          <w:rtl/>
        </w:rPr>
        <w:t>שיאסר</w:t>
      </w:r>
      <w:r w:rsidRPr="00C35A2C">
        <w:rPr>
          <w:rtl/>
        </w:rPr>
        <w:t xml:space="preserve"> במחובר לגבוה.</w:t>
      </w:r>
    </w:p>
    <w:p w14:paraId="452BE0A5" w14:textId="77777777" w:rsidR="00910F84" w:rsidRPr="00C35A2C" w:rsidRDefault="00910F84" w:rsidP="00910F84">
      <w:pPr>
        <w:rPr>
          <w:rtl/>
        </w:rPr>
      </w:pPr>
      <w:r w:rsidRPr="00C35A2C">
        <w:rPr>
          <w:rFonts w:hint="cs"/>
          <w:rtl/>
        </w:rPr>
        <w:lastRenderedPageBreak/>
        <w:t>וא</w:t>
      </w:r>
      <w:r>
        <w:rPr>
          <w:rtl/>
        </w:rPr>
        <w:t>"</w:t>
      </w:r>
      <w:r w:rsidRPr="00C35A2C">
        <w:rPr>
          <w:rFonts w:hint="cs"/>
          <w:rtl/>
        </w:rPr>
        <w:t>א לומר חילוף ד</w:t>
      </w:r>
      <w:r w:rsidRPr="00C35A2C">
        <w:rPr>
          <w:rtl/>
        </w:rPr>
        <w:t xml:space="preserve">מה נעבד שאסור בתלוש אצל הדיוט - מותר במחובר לגבוה, שנא': </w:t>
      </w:r>
      <w:r w:rsidRPr="00F90100">
        <w:rPr>
          <w:rStyle w:val="afffd"/>
          <w:rFonts w:hint="cs"/>
          <w:rtl/>
        </w:rPr>
        <w:t>'</w:t>
      </w:r>
      <w:r w:rsidRPr="00F90100">
        <w:rPr>
          <w:rStyle w:val="afffd"/>
          <w:rtl/>
        </w:rPr>
        <w:t>אלהיהם על ההרים</w:t>
      </w:r>
      <w:r w:rsidRPr="00F90100">
        <w:rPr>
          <w:rStyle w:val="afffd"/>
          <w:rFonts w:hint="cs"/>
          <w:rtl/>
        </w:rPr>
        <w:t>'</w:t>
      </w:r>
      <w:r w:rsidRPr="00F90100">
        <w:rPr>
          <w:rStyle w:val="afffd"/>
          <w:rtl/>
        </w:rPr>
        <w:t xml:space="preserve"> </w:t>
      </w:r>
      <w:r w:rsidRPr="00C35A2C">
        <w:rPr>
          <w:rtl/>
        </w:rPr>
        <w:t>- ולא ההרים אלהיהם, ל</w:t>
      </w:r>
      <w:r>
        <w:rPr>
          <w:rtl/>
        </w:rPr>
        <w:t>"</w:t>
      </w:r>
      <w:r w:rsidRPr="00C35A2C">
        <w:rPr>
          <w:rFonts w:hint="cs"/>
          <w:rtl/>
        </w:rPr>
        <w:t>ש להדיוט ול</w:t>
      </w:r>
      <w:r>
        <w:rPr>
          <w:rtl/>
        </w:rPr>
        <w:t>"</w:t>
      </w:r>
      <w:r w:rsidRPr="00C35A2C">
        <w:rPr>
          <w:rFonts w:hint="cs"/>
          <w:rtl/>
        </w:rPr>
        <w:t>ש לגבוה</w:t>
      </w:r>
      <w:r w:rsidRPr="00C35A2C">
        <w:rPr>
          <w:rtl/>
        </w:rPr>
        <w:t xml:space="preserve">, אתנן שמותר בתלוש להדיוט </w:t>
      </w:r>
      <w:r w:rsidRPr="00C35A2C">
        <w:rPr>
          <w:rFonts w:hint="cs"/>
          <w:rtl/>
        </w:rPr>
        <w:t>א</w:t>
      </w:r>
      <w:r w:rsidRPr="00C35A2C">
        <w:rPr>
          <w:rtl/>
        </w:rPr>
        <w:t xml:space="preserve">ינו דין שמותר במחובר לגבוה, </w:t>
      </w:r>
      <w:r w:rsidRPr="00C35A2C">
        <w:rPr>
          <w:rFonts w:hint="cs"/>
          <w:rtl/>
        </w:rPr>
        <w:t xml:space="preserve"> </w:t>
      </w:r>
    </w:p>
    <w:p w14:paraId="3F560397" w14:textId="77777777" w:rsidR="00910F84" w:rsidRPr="00C35A2C" w:rsidRDefault="00910F84" w:rsidP="00910F84">
      <w:pPr>
        <w:rPr>
          <w:rtl/>
        </w:rPr>
      </w:pPr>
      <w:r w:rsidRPr="00C35A2C">
        <w:rPr>
          <w:rFonts w:hint="cs"/>
          <w:rtl/>
        </w:rPr>
        <w:t xml:space="preserve">ולא משום </w:t>
      </w:r>
      <w:r w:rsidRPr="00A96DB7">
        <w:rPr>
          <w:rStyle w:val="afffd"/>
          <w:rFonts w:hint="cs"/>
          <w:rtl/>
        </w:rPr>
        <w:t>בית ה' אלוקיך</w:t>
      </w:r>
      <w:r w:rsidRPr="00C35A2C">
        <w:rPr>
          <w:rFonts w:hint="cs"/>
          <w:rtl/>
        </w:rPr>
        <w:t xml:space="preserve"> דבעי </w:t>
      </w:r>
      <w:r w:rsidRPr="00C35A2C">
        <w:rPr>
          <w:rtl/>
        </w:rPr>
        <w:t xml:space="preserve">– </w:t>
      </w:r>
      <w:r>
        <w:rPr>
          <w:rStyle w:val="affff1"/>
          <w:rFonts w:hint="cs"/>
          <w:rtl/>
          <w:rPrChange w:id="9961" w:author="מנוע אמוראים" w:date="2026-10-05T16:41:56Z">
            <w:rPr>
              <w:rFonts w:hint="cs"/>
              <w:rtl/>
            </w:rPr>
          </w:rPrChange>
        </w:rPr>
        <w:t xml:space="preserve">דלר</w:t>
      </w:r>
      <w:r>
        <w:rPr>
          <w:rStyle w:val="affff1"/>
          <w:rtl/>
          <w:rPrChange w:id="9962" w:author="מנוע אמוראים" w:date="2026-10-05T16:41:56Z">
            <w:rPr>
              <w:rtl/>
            </w:rPr>
          </w:rPrChange>
        </w:rPr>
        <w:t xml:space="preserve">"</w:t>
      </w:r>
      <w:r>
        <w:rPr>
          <w:rStyle w:val="affff1"/>
          <w:rFonts w:hint="cs"/>
          <w:rtl/>
          <w:rPrChange w:id="9963" w:author="מנוע אמוראים" w:date="2026-10-05T16:41:56Z">
            <w:rPr>
              <w:rFonts w:hint="cs"/>
              <w:rtl/>
            </w:rPr>
          </w:rPrChange>
        </w:rPr>
        <w:t xml:space="preserve">א</w:t>
      </w:r>
      <w:r>
        <w:rPr>
          <w:rFonts w:hint="cs"/>
          <w:rtl/>
        </w:rPr>
        <w:t xml:space="preserve"> </w:t>
      </w:r>
      <w:r w:rsidRPr="00C35A2C">
        <w:rPr>
          <w:rtl/>
        </w:rPr>
        <w:t>פרט לפרה שאינה באה לבית, וחכ</w:t>
      </w:r>
      <w:r>
        <w:rPr>
          <w:rtl/>
        </w:rPr>
        <w:t>"</w:t>
      </w:r>
      <w:r w:rsidRPr="00C35A2C">
        <w:rPr>
          <w:rtl/>
        </w:rPr>
        <w:t xml:space="preserve">א: לרבות את הריקועים! </w:t>
      </w:r>
    </w:p>
    <w:p w14:paraId="61D4960A" w14:textId="77777777" w:rsidR="00910F84" w:rsidRPr="00C35A2C" w:rsidRDefault="00910F84" w:rsidP="00910F84">
      <w:pPr>
        <w:pStyle w:val="afffa"/>
        <w:rPr>
          <w:rtl/>
        </w:rPr>
      </w:pPr>
      <w:r>
        <w:rPr>
          <w:rtl/>
        </w:rPr>
        <w:t xml:space="preserve">- </w:t>
      </w:r>
      <w:r w:rsidRPr="00C35A2C">
        <w:rPr>
          <w:rtl/>
        </w:rPr>
        <w:t>א</w:t>
      </w:r>
      <w:r>
        <w:rPr>
          <w:rtl/>
        </w:rPr>
        <w:t>"</w:t>
      </w:r>
      <w:r w:rsidRPr="00C35A2C">
        <w:rPr>
          <w:rtl/>
        </w:rPr>
        <w:t>ל: אנא קאמינא לחומרא ואת אמרת לקולא, קולא וחומרא - לחומרא פרכינן.</w:t>
      </w:r>
    </w:p>
    <w:p w14:paraId="338CE3D6" w14:textId="77777777" w:rsidR="00910F84" w:rsidRPr="00C35A2C" w:rsidRDefault="00910F84" w:rsidP="00910F84">
      <w:pPr>
        <w:rPr>
          <w:rtl/>
        </w:rPr>
      </w:pPr>
    </w:p>
    <w:p w14:paraId="3F0D594A" w14:textId="77777777" w:rsidR="00910F84" w:rsidRPr="00C35A2C" w:rsidRDefault="00910F84" w:rsidP="00910F84">
      <w:pPr>
        <w:rPr>
          <w:rtl/>
        </w:rPr>
      </w:pPr>
      <w:r>
        <w:rPr>
          <w:rFonts w:hint="cs"/>
          <w:rtl/>
        </w:rPr>
        <w:t xml:space="preserve">והך דפרכי' לקולא דהזאהנ דפסח </w:t>
      </w:r>
      <w:r>
        <w:rPr>
          <w:rStyle w:val="affff1"/>
          <w:rFonts w:hint="cs"/>
          <w:rtl/>
          <w:rPrChange w:id="9964" w:author="מנוע אמוראים" w:date="2026-10-05T16:41:56Z">
            <w:rPr>
              <w:rFonts w:hint="cs"/>
              <w:rtl/>
            </w:rPr>
          </w:rPrChange>
        </w:rPr>
        <w:t xml:space="preserve">דר</w:t>
      </w:r>
      <w:r>
        <w:rPr>
          <w:rStyle w:val="affff1"/>
          <w:rtl/>
          <w:rPrChange w:id="9965" w:author="מנוע אמוראים" w:date="2026-10-05T16:41:56Z">
            <w:rPr>
              <w:rtl/>
            </w:rPr>
          </w:rPrChange>
        </w:rPr>
        <w:t xml:space="preserve">"</w:t>
      </w:r>
      <w:r>
        <w:rPr>
          <w:rStyle w:val="affff1"/>
          <w:rFonts w:hint="cs"/>
          <w:rtl/>
          <w:rPrChange w:id="9966" w:author="מנוע אמוראים" w:date="2026-10-05T16:41:56Z">
            <w:rPr>
              <w:rFonts w:hint="cs"/>
              <w:rtl/>
            </w:rPr>
          </w:rPrChange>
        </w:rPr>
        <w:t xml:space="preserve">א</w:t>
      </w:r>
      <w:r>
        <w:rPr>
          <w:rFonts w:hint="cs"/>
          <w:rtl/>
        </w:rPr>
        <w:t xml:space="preserve"> סבר לחומרא ומחייב </w:t>
      </w:r>
      <w:r>
        <w:rPr>
          <w:rStyle w:val="affff1"/>
          <w:rFonts w:hint="cs"/>
          <w:rtl/>
          <w:rPrChange w:id="9967" w:author="מנוע אמוראים" w:date="2026-10-05T16:41:56Z">
            <w:rPr>
              <w:rFonts w:hint="cs"/>
              <w:rtl/>
            </w:rPr>
          </w:rPrChange>
        </w:rPr>
        <w:t xml:space="preserve">ור</w:t>
      </w:r>
      <w:r>
        <w:rPr>
          <w:rStyle w:val="affff1"/>
          <w:rtl/>
          <w:rPrChange w:id="9968" w:author="מנוע אמוראים" w:date="2026-10-05T16:41:56Z">
            <w:rPr>
              <w:rtl/>
            </w:rPr>
          </w:rPrChange>
        </w:rPr>
        <w:t xml:space="preserve">"</w:t>
      </w:r>
      <w:r>
        <w:rPr>
          <w:rStyle w:val="affff1"/>
          <w:rFonts w:hint="cs"/>
          <w:rtl/>
          <w:rPrChange w:id="9969" w:author="מנוע אמוראים" w:date="2026-10-05T16:41:56Z">
            <w:rPr>
              <w:rFonts w:hint="cs"/>
              <w:rtl/>
            </w:rPr>
          </w:rPrChange>
        </w:rPr>
        <w:t xml:space="preserve">ע</w:t>
      </w:r>
      <w:r>
        <w:rPr>
          <w:rFonts w:hint="cs"/>
          <w:rtl/>
        </w:rPr>
        <w:t xml:space="preserve"> לקולא ופטר ופריך </w:t>
      </w:r>
      <w:r>
        <w:rPr>
          <w:rStyle w:val="affff1"/>
          <w:rFonts w:hint="cs"/>
          <w:rtl/>
          <w:rPrChange w:id="9970" w:author="מנוע אמוראים" w:date="2026-10-05T16:41:56Z">
            <w:rPr>
              <w:rFonts w:hint="cs"/>
              <w:rtl/>
            </w:rPr>
          </w:rPrChange>
        </w:rPr>
        <w:t xml:space="preserve">ר</w:t>
      </w:r>
      <w:r>
        <w:rPr>
          <w:rStyle w:val="affff1"/>
          <w:rtl/>
          <w:rPrChange w:id="9971" w:author="מנוע אמוראים" w:date="2026-10-05T16:41:56Z">
            <w:rPr>
              <w:rtl/>
            </w:rPr>
          </w:rPrChange>
        </w:rPr>
        <w:t xml:space="preserve">"</w:t>
      </w:r>
      <w:r>
        <w:rPr>
          <w:rStyle w:val="affff1"/>
          <w:rFonts w:hint="cs"/>
          <w:rtl/>
          <w:rPrChange w:id="9972" w:author="מנוע אמוראים" w:date="2026-10-05T16:41:56Z">
            <w:rPr>
              <w:rFonts w:hint="cs"/>
              <w:rtl/>
            </w:rPr>
          </w:rPrChange>
        </w:rPr>
        <w:t xml:space="preserve">ע</w:t>
      </w:r>
      <w:r>
        <w:rPr>
          <w:rFonts w:hint="cs"/>
          <w:rtl/>
        </w:rPr>
        <w:t xml:space="preserve"> לקולא</w:t>
      </w:r>
    </w:p>
    <w:p w14:paraId="7E274FD5" w14:textId="77777777" w:rsidR="00910F84" w:rsidRPr="00C35A2C" w:rsidRDefault="00910F84" w:rsidP="00910F84">
      <w:pPr>
        <w:rPr>
          <w:rtl/>
        </w:rPr>
      </w:pPr>
      <w:r w:rsidRPr="00C35A2C">
        <w:rPr>
          <w:rFonts w:hint="cs"/>
          <w:rtl/>
        </w:rPr>
        <w:t xml:space="preserve">דתנן </w:t>
      </w:r>
      <w:r>
        <w:rPr>
          <w:rtl/>
        </w:rPr>
        <w:t xml:space="preserve">השיב </w:t>
      </w:r>
      <w:r>
        <w:rPr>
          <w:rStyle w:val="affff1"/>
          <w:rtl/>
          <w:rPrChange w:id="9973" w:author="מנוע אמוראים" w:date="2026-10-05T16:41:56Z">
            <w:rPr>
              <w:rtl/>
            </w:rPr>
          </w:rPrChange>
        </w:rPr>
        <w:t xml:space="preserve">ר</w:t>
      </w:r>
      <w:r>
        <w:rPr>
          <w:rStyle w:val="affff1"/>
          <w:rtl/>
          <w:rPrChange w:id="9974" w:author="מנוע אמוראים" w:date="2026-10-05T16:41:56Z">
            <w:rPr>
              <w:rtl/>
            </w:rPr>
          </w:rPrChange>
        </w:rPr>
        <w:t xml:space="preserve">"</w:t>
      </w:r>
      <w:r>
        <w:rPr>
          <w:rStyle w:val="affff1"/>
          <w:rtl/>
          <w:rPrChange w:id="9975" w:author="מנוע אמוראים" w:date="2026-10-05T16:41:56Z">
            <w:rPr>
              <w:rtl/>
            </w:rPr>
          </w:rPrChange>
        </w:rPr>
        <w:t xml:space="preserve">ע</w:t>
      </w:r>
      <w:r>
        <w:rPr>
          <w:rtl/>
        </w:rPr>
        <w:t xml:space="preserve">: או חילוף, ומה הזאה שהיא משום שבות - אינה דוחה השבת, </w:t>
      </w:r>
      <w:r w:rsidRPr="00C35A2C">
        <w:rPr>
          <w:rFonts w:hint="cs"/>
          <w:rtl/>
        </w:rPr>
        <w:t>כ</w:t>
      </w:r>
      <w:r>
        <w:rPr>
          <w:rtl/>
        </w:rPr>
        <w:t>"</w:t>
      </w:r>
      <w:r w:rsidRPr="00C35A2C">
        <w:rPr>
          <w:rFonts w:hint="cs"/>
          <w:rtl/>
        </w:rPr>
        <w:t xml:space="preserve">ש </w:t>
      </w:r>
      <w:r w:rsidRPr="00C35A2C">
        <w:rPr>
          <w:rtl/>
        </w:rPr>
        <w:t>שחיטה שהיא דאורייתא</w:t>
      </w:r>
    </w:p>
    <w:p w14:paraId="452EAA6B" w14:textId="77777777" w:rsidR="00910F84" w:rsidRPr="00C35A2C" w:rsidRDefault="00910F84" w:rsidP="00910F84">
      <w:pPr>
        <w:pStyle w:val="afffa"/>
        <w:rPr>
          <w:rtl/>
        </w:rPr>
      </w:pPr>
      <w:r>
        <w:rPr>
          <w:rtl/>
        </w:rPr>
        <w:t xml:space="preserve">- </w:t>
      </w:r>
      <w:r>
        <w:rPr>
          <w:rtl/>
        </w:rPr>
        <w:t xml:space="preserve">התם </w:t>
      </w:r>
      <w:r>
        <w:rPr>
          <w:rStyle w:val="affff1"/>
          <w:rtl/>
          <w:rPrChange w:id="9976" w:author="מנוע אמוראים" w:date="2026-10-05T16:41:56Z">
            <w:rPr>
              <w:rtl/>
            </w:rPr>
          </w:rPrChange>
        </w:rPr>
        <w:t xml:space="preserve">ר</w:t>
      </w:r>
      <w:r>
        <w:rPr>
          <w:rStyle w:val="affff1"/>
          <w:rtl/>
          <w:rPrChange w:id="9977" w:author="מנוע אמוראים" w:date="2026-10-05T16:41:56Z">
            <w:rPr>
              <w:rtl/>
            </w:rPr>
          </w:rPrChange>
        </w:rPr>
        <w:t xml:space="preserve">"</w:t>
      </w:r>
      <w:r>
        <w:rPr>
          <w:rStyle w:val="affff1"/>
          <w:rFonts w:hint="cs"/>
          <w:rtl/>
          <w:rPrChange w:id="9978" w:author="מנוע אמוראים" w:date="2026-10-05T16:41:56Z">
            <w:rPr>
              <w:rFonts w:hint="cs"/>
              <w:rtl/>
            </w:rPr>
          </w:rPrChange>
        </w:rPr>
        <w:t xml:space="preserve">א</w:t>
      </w:r>
      <w:r>
        <w:rPr>
          <w:rFonts w:hint="cs"/>
          <w:rtl/>
        </w:rPr>
        <w:t xml:space="preserve"> למד ושכח ובא </w:t>
      </w:r>
      <w:r>
        <w:rPr>
          <w:rStyle w:val="affff1"/>
          <w:rFonts w:hint="cs"/>
          <w:rtl/>
          <w:rPrChange w:id="9979" w:author="מנוע אמוראים" w:date="2026-10-05T16:41:56Z">
            <w:rPr>
              <w:rFonts w:hint="cs"/>
              <w:rtl/>
            </w:rPr>
          </w:rPrChange>
        </w:rPr>
        <w:t xml:space="preserve">ר</w:t>
      </w:r>
      <w:r>
        <w:rPr>
          <w:rStyle w:val="affff1"/>
          <w:rtl/>
          <w:rPrChange w:id="9980" w:author="מנוע אמוראים" w:date="2026-10-05T16:41:56Z">
            <w:rPr>
              <w:rtl/>
            </w:rPr>
          </w:rPrChange>
        </w:rPr>
        <w:t xml:space="preserve">"</w:t>
      </w:r>
      <w:r>
        <w:rPr>
          <w:rStyle w:val="affff1"/>
          <w:rFonts w:hint="cs"/>
          <w:rtl/>
          <w:rPrChange w:id="9981" w:author="מנוע אמוראים" w:date="2026-10-05T16:41:56Z">
            <w:rPr>
              <w:rFonts w:hint="cs"/>
              <w:rtl/>
            </w:rPr>
          </w:rPrChange>
        </w:rPr>
        <w:t xml:space="preserve">ע</w:t>
      </w:r>
      <w:r>
        <w:rPr>
          <w:rFonts w:hint="cs"/>
          <w:rtl/>
        </w:rPr>
        <w:t xml:space="preserve"> להזכירו והיינו דא</w:t>
      </w:r>
      <w:r>
        <w:rPr>
          <w:rtl/>
        </w:rPr>
        <w:t>"</w:t>
      </w:r>
      <w:r w:rsidRPr="00C35A2C">
        <w:rPr>
          <w:rFonts w:hint="cs"/>
          <w:rtl/>
        </w:rPr>
        <w:t xml:space="preserve">ל </w:t>
      </w:r>
      <w:r w:rsidRPr="00C35A2C">
        <w:rPr>
          <w:rtl/>
        </w:rPr>
        <w:t>אל תכפירני בשעת הדין, כך מקובל אני ממך: הזאה שבות, ואינה דוחה את השבת.</w:t>
      </w:r>
    </w:p>
    <w:p w14:paraId="2A4CB772" w14:textId="77777777" w:rsidR="00910F84" w:rsidRPr="00C35A2C" w:rsidRDefault="00910F84" w:rsidP="00910F84">
      <w:pPr>
        <w:rPr>
          <w:rtl/>
        </w:rPr>
      </w:pPr>
    </w:p>
    <w:p w14:paraId="5C264B75" w14:textId="77777777" w:rsidR="00910F84" w:rsidRPr="00C35A2C" w:rsidRDefault="00910F84" w:rsidP="00910F84">
      <w:pPr>
        <w:rPr>
          <w:rtl/>
        </w:rPr>
      </w:pPr>
      <w:r>
        <w:rPr>
          <w:b/>
          <w:bCs/>
          <w:rtl/>
        </w:rPr>
        <w:t xml:space="preserve">• בעי </w:t>
      </w:r>
      <w:r>
        <w:rPr>
          <w:rStyle w:val="affff1"/>
          <w:b/>
          <w:bCs/>
          <w:rtl/>
          <w:rPrChange w:id="9982" w:author="מנוע אמוראים" w:date="2026-10-05T16:41:56Z">
            <w:rPr>
              <w:b/>
              <w:bCs/>
              <w:rtl/>
            </w:rPr>
          </w:rPrChange>
        </w:rPr>
        <w:t xml:space="preserve">ר</w:t>
      </w:r>
      <w:r>
        <w:rPr>
          <w:rStyle w:val="affff1"/>
          <w:rFonts w:hint="cs"/>
          <w:b/>
          <w:bCs/>
          <w:rtl/>
          <w:rPrChange w:id="9983" w:author="מנוע אמוראים" w:date="2026-10-05T16:41:56Z">
            <w:rPr>
              <w:rFonts w:hint="cs"/>
              <w:b/>
              <w:bCs/>
              <w:rtl/>
            </w:rPr>
          </w:rPrChange>
        </w:rPr>
        <w:t xml:space="preserve">ב</w:t>
      </w:r>
      <w:r>
        <w:rPr>
          <w:rStyle w:val="affff1"/>
          <w:b/>
          <w:bCs/>
          <w:rtl/>
          <w:rPrChange w:id="9984" w:author="מנוע אמוראים" w:date="2026-10-05T16:41:56Z">
            <w:rPr>
              <w:b/>
              <w:bCs/>
              <w:rtl/>
            </w:rPr>
          </w:rPrChange>
        </w:rPr>
        <w:t xml:space="preserve">"</w:t>
      </w:r>
      <w:r>
        <w:rPr>
          <w:rStyle w:val="affff1"/>
          <w:rFonts w:hint="cs"/>
          <w:b/>
          <w:bCs/>
          <w:rtl/>
          <w:rPrChange w:id="9985" w:author="מנוע אמוראים" w:date="2026-10-05T16:41:56Z">
            <w:rPr>
              <w:rFonts w:hint="cs"/>
              <w:b/>
              <w:bCs/>
              <w:rtl/>
            </w:rPr>
          </w:rPrChange>
        </w:rPr>
        <w:t xml:space="preserve">ח</w:t>
      </w:r>
      <w:r>
        <w:rPr>
          <w:rFonts w:hint="cs"/>
          <w:b/>
          <w:bCs/>
          <w:rtl/>
        </w:rPr>
        <w:t xml:space="preserve">:</w:t>
      </w:r>
      <w:r w:rsidRPr="00A96DB7">
        <w:rPr>
          <w:b/>
          <w:bCs/>
          <w:rtl/>
        </w:rPr>
        <w:t xml:space="preserve"> המשתחוה לקמת חטים,</w:t>
      </w:r>
      <w:r w:rsidRPr="00C35A2C">
        <w:rPr>
          <w:rtl/>
        </w:rPr>
        <w:t xml:space="preserve"> מהו למנחות? יש שינוי בנעבד, או אין שינוי בנעבד? </w:t>
      </w:r>
    </w:p>
    <w:p w14:paraId="4429A670" w14:textId="77777777" w:rsidR="00910F84" w:rsidRPr="00C35A2C" w:rsidRDefault="00910F84" w:rsidP="00910F84">
      <w:pPr>
        <w:rPr>
          <w:rtl/>
        </w:rPr>
      </w:pPr>
      <w:r w:rsidRPr="00C35A2C">
        <w:rPr>
          <w:rFonts w:hint="cs"/>
          <w:rtl/>
        </w:rPr>
        <w:t>מ</w:t>
      </w:r>
      <w:r>
        <w:rPr>
          <w:rtl/>
        </w:rPr>
        <w:t>"</w:t>
      </w:r>
      <w:r>
        <w:rPr>
          <w:rFonts w:hint="cs"/>
          <w:rtl/>
        </w:rPr>
        <w:t xml:space="preserve">ז </w:t>
      </w:r>
      <w:r>
        <w:rPr>
          <w:rStyle w:val="affff1"/>
          <w:rFonts w:hint="cs"/>
          <w:rtl/>
          <w:rPrChange w:id="9986" w:author="מנוע אמוראים" w:date="2026-10-05T16:41:56Z">
            <w:rPr>
              <w:rFonts w:hint="cs"/>
              <w:rtl/>
            </w:rPr>
          </w:rPrChange>
        </w:rPr>
        <w:t xml:space="preserve">בדר</w:t>
      </w:r>
      <w:r>
        <w:rPr>
          <w:rStyle w:val="affff1"/>
          <w:rtl/>
          <w:rPrChange w:id="9987" w:author="מנוע אמוראים" w:date="2026-10-05T16:41:56Z">
            <w:rPr>
              <w:rtl/>
            </w:rPr>
          </w:rPrChange>
        </w:rPr>
        <w:t xml:space="preserve">"</w:t>
      </w:r>
      <w:r>
        <w:rPr>
          <w:rStyle w:val="affff1"/>
          <w:rFonts w:hint="cs"/>
          <w:rtl/>
          <w:rPrChange w:id="9988" w:author="מנוע אמוראים" w:date="2026-10-05T16:41:56Z">
            <w:rPr>
              <w:rFonts w:hint="cs"/>
              <w:rtl/>
            </w:rPr>
          </w:rPrChange>
        </w:rPr>
        <w:t xml:space="preserve">נ</w:t>
      </w:r>
      <w:r>
        <w:rPr>
          <w:rFonts w:hint="cs"/>
          <w:rtl/>
        </w:rPr>
        <w:t xml:space="preserve">  </w:t>
      </w:r>
      <w:r w:rsidRPr="00C35A2C">
        <w:rPr>
          <w:rtl/>
        </w:rPr>
        <w:t>ת</w:t>
      </w:r>
      <w:r>
        <w:rPr>
          <w:rtl/>
        </w:rPr>
        <w:t>"</w:t>
      </w:r>
      <w:r>
        <w:rPr>
          <w:rtl/>
        </w:rPr>
        <w:t xml:space="preserve">ש: כל האסורין לגבי מזבח - ולדותיהן מותרים, ותני עלה: </w:t>
      </w:r>
      <w:r>
        <w:rPr>
          <w:rStyle w:val="affff1"/>
          <w:rtl/>
          <w:rPrChange w:id="9989" w:author="מנוע אמוראים" w:date="2026-10-05T16:41:56Z">
            <w:rPr>
              <w:rtl/>
            </w:rPr>
          </w:rPrChange>
        </w:rPr>
        <w:t xml:space="preserve">ר</w:t>
      </w:r>
      <w:r>
        <w:rPr>
          <w:rStyle w:val="affff1"/>
          <w:rtl/>
          <w:rPrChange w:id="9990" w:author="מנוע אמוראים" w:date="2026-10-05T16:41:56Z">
            <w:rPr>
              <w:rtl/>
            </w:rPr>
          </w:rPrChange>
        </w:rPr>
        <w:t xml:space="preserve">"</w:t>
      </w:r>
      <w:r>
        <w:rPr>
          <w:rStyle w:val="affff1"/>
          <w:rFonts w:hint="cs"/>
          <w:rtl/>
          <w:rPrChange w:id="9991" w:author="מנוע אמוראים" w:date="2026-10-05T16:41:56Z">
            <w:rPr>
              <w:rFonts w:hint="cs"/>
              <w:rtl/>
            </w:rPr>
          </w:rPrChange>
        </w:rPr>
        <w:t xml:space="preserve">א</w:t>
      </w:r>
      <w:r>
        <w:rPr>
          <w:rFonts w:hint="cs"/>
          <w:rtl/>
        </w:rPr>
        <w:t xml:space="preserve"> אוסר ואהך </w:t>
      </w:r>
      <w:r>
        <w:rPr>
          <w:rStyle w:val="affff1"/>
          <w:rFonts w:hint="cs"/>
          <w:rtl/>
          <w:rPrChange w:id="9992" w:author="מנוע אמוראים" w:date="2026-10-05T16:41:56Z">
            <w:rPr>
              <w:rFonts w:hint="cs"/>
              <w:rtl/>
            </w:rPr>
          </w:rPrChange>
        </w:rPr>
        <w:t xml:space="preserve">אר</w:t>
      </w:r>
      <w:r>
        <w:rPr>
          <w:rStyle w:val="affff1"/>
          <w:rtl/>
          <w:rPrChange w:id="9993" w:author="מנוע אמוראים" w:date="2026-10-05T16:41:56Z">
            <w:rPr>
              <w:rtl/>
            </w:rPr>
          </w:rPrChange>
        </w:rPr>
        <w:t xml:space="preserve">"</w:t>
      </w:r>
      <w:r>
        <w:rPr>
          <w:rStyle w:val="affff1"/>
          <w:rFonts w:hint="cs"/>
          <w:rtl/>
          <w:rPrChange w:id="9994" w:author="מנוע אמוראים" w:date="2026-10-05T16:41:56Z">
            <w:rPr>
              <w:rFonts w:hint="cs"/>
              <w:rtl/>
            </w:rPr>
          </w:rPrChange>
        </w:rPr>
        <w:t xml:space="preserve">נ</w:t>
      </w:r>
      <w:r>
        <w:rPr>
          <w:rFonts w:hint="cs"/>
          <w:rtl/>
        </w:rPr>
        <w:t xml:space="preserve"> </w:t>
      </w:r>
      <w:r>
        <w:rPr>
          <w:rStyle w:val="affff1"/>
          <w:rFonts w:hint="cs"/>
          <w:rtl/>
          <w:rPrChange w:id="9995" w:author="מנוע אמוראים" w:date="2026-10-05T16:41:56Z">
            <w:rPr>
              <w:rFonts w:hint="cs"/>
              <w:rtl/>
            </w:rPr>
          </w:rPrChange>
        </w:rPr>
        <w:t xml:space="preserve">מרב</w:t>
      </w:r>
      <w:r>
        <w:rPr>
          <w:rStyle w:val="affff1"/>
          <w:rtl/>
          <w:rPrChange w:id="9996" w:author="מנוע אמוראים" w:date="2026-10-05T16:41:56Z">
            <w:rPr>
              <w:rtl/>
            </w:rPr>
          </w:rPrChange>
        </w:rPr>
        <w:t xml:space="preserve">"</w:t>
      </w:r>
      <w:r>
        <w:rPr>
          <w:rStyle w:val="affff1"/>
          <w:rFonts w:hint="cs"/>
          <w:rtl/>
          <w:rPrChange w:id="9997" w:author="מנוע אמוראים" w:date="2026-10-05T16:41:56Z">
            <w:rPr>
              <w:rFonts w:hint="cs"/>
              <w:rtl/>
            </w:rPr>
          </w:rPrChange>
        </w:rPr>
        <w:t xml:space="preserve">א</w:t>
      </w:r>
      <w:r>
        <w:rPr>
          <w:rFonts w:hint="cs"/>
          <w:rtl/>
        </w:rPr>
        <w:t xml:space="preserve"> </w:t>
      </w:r>
      <w:r w:rsidRPr="00C35A2C">
        <w:rPr>
          <w:rtl/>
        </w:rPr>
        <w:t>מחלוקת - כשנרבעו ולבסוף עיברו, אבל עיברו ולבסוף נרבעו - ד</w:t>
      </w:r>
      <w:r>
        <w:rPr>
          <w:rtl/>
        </w:rPr>
        <w:t>"</w:t>
      </w:r>
      <w:r w:rsidRPr="00C35A2C">
        <w:rPr>
          <w:rtl/>
        </w:rPr>
        <w:t>ה אסורין? וה</w:t>
      </w:r>
      <w:r>
        <w:rPr>
          <w:rtl/>
        </w:rPr>
        <w:t>"</w:t>
      </w:r>
      <w:r w:rsidRPr="00C35A2C">
        <w:rPr>
          <w:rtl/>
        </w:rPr>
        <w:t>נ כעיברו ולבסוף נרבעו דמי.</w:t>
      </w:r>
    </w:p>
    <w:p w14:paraId="0CE2F5DA" w14:textId="77777777" w:rsidR="00910F84" w:rsidRPr="00C35A2C" w:rsidRDefault="00910F84" w:rsidP="00910F84">
      <w:pPr>
        <w:pStyle w:val="aff6"/>
        <w:framePr w:wrap="around"/>
        <w:rPr>
          <w:rtl/>
        </w:rPr>
      </w:pPr>
      <w:r w:rsidRPr="00C35A2C">
        <w:rPr>
          <w:rFonts w:hint="cs"/>
          <w:rtl/>
        </w:rPr>
        <w:t>מז.</w:t>
      </w:r>
    </w:p>
    <w:p w14:paraId="79FE5388" w14:textId="77777777" w:rsidR="00910F84" w:rsidRPr="00C35A2C" w:rsidRDefault="00910F84" w:rsidP="00910F84">
      <w:pPr>
        <w:rPr>
          <w:rtl/>
        </w:rPr>
      </w:pPr>
      <w:r w:rsidRPr="00C35A2C">
        <w:rPr>
          <w:rtl/>
        </w:rPr>
        <w:t>א</w:t>
      </w:r>
      <w:r>
        <w:rPr>
          <w:rtl/>
        </w:rPr>
        <w:t>"</w:t>
      </w:r>
      <w:r w:rsidRPr="00C35A2C">
        <w:rPr>
          <w:rFonts w:hint="cs"/>
          <w:rtl/>
        </w:rPr>
        <w:t>ד</w:t>
      </w:r>
      <w:r w:rsidRPr="00C35A2C">
        <w:rPr>
          <w:rtl/>
        </w:rPr>
        <w:t>: מחלוקת כשנרבעו ולבסוף עיברו, אבל עיברו ולבסוף נרבעו ד</w:t>
      </w:r>
      <w:r>
        <w:rPr>
          <w:rtl/>
        </w:rPr>
        <w:t>"</w:t>
      </w:r>
      <w:r w:rsidRPr="00C35A2C">
        <w:rPr>
          <w:rtl/>
        </w:rPr>
        <w:t>ה אסור, והני נמי כי עיברו ולבסוף נרבעו דמי.</w:t>
      </w:r>
    </w:p>
    <w:p w14:paraId="2CD7701C" w14:textId="77777777" w:rsidR="00910F84" w:rsidRPr="00C35A2C" w:rsidRDefault="00910F84" w:rsidP="00910F84">
      <w:pPr>
        <w:pStyle w:val="afffa"/>
        <w:rPr>
          <w:rtl/>
        </w:rPr>
      </w:pPr>
      <w:r>
        <w:rPr>
          <w:rtl/>
        </w:rPr>
        <w:t xml:space="preserve">- </w:t>
      </w:r>
      <w:r w:rsidRPr="00C35A2C">
        <w:rPr>
          <w:rtl/>
        </w:rPr>
        <w:t>התם מעיקרא בהמה והשתא בהמה, ד</w:t>
      </w:r>
      <w:r w:rsidRPr="00C35A2C">
        <w:rPr>
          <w:rFonts w:hint="cs"/>
          <w:rtl/>
        </w:rPr>
        <w:t>לתי הרחם היו סגורין בפניו,</w:t>
      </w:r>
      <w:r w:rsidRPr="00C35A2C">
        <w:rPr>
          <w:rtl/>
        </w:rPr>
        <w:t xml:space="preserve"> </w:t>
      </w:r>
      <w:r w:rsidRPr="00C35A2C">
        <w:rPr>
          <w:rFonts w:hint="cs"/>
          <w:rtl/>
        </w:rPr>
        <w:t xml:space="preserve">כאן </w:t>
      </w:r>
      <w:r w:rsidRPr="00C35A2C">
        <w:rPr>
          <w:rtl/>
        </w:rPr>
        <w:t>מעיקרא חיטי והשתא קמח.</w:t>
      </w:r>
    </w:p>
    <w:p w14:paraId="5FF4A4A2" w14:textId="77777777" w:rsidR="00910F84" w:rsidRPr="00C35A2C" w:rsidRDefault="00910F84" w:rsidP="00910F84">
      <w:pPr>
        <w:rPr>
          <w:rtl/>
        </w:rPr>
      </w:pPr>
    </w:p>
    <w:p w14:paraId="475CB91C" w14:textId="77777777" w:rsidR="00910F84" w:rsidRPr="00A96DB7" w:rsidRDefault="00910F84" w:rsidP="00910F84">
      <w:pPr>
        <w:rPr>
          <w:b/>
          <w:bCs/>
          <w:rtl/>
        </w:rPr>
      </w:pPr>
      <w:r>
        <w:rPr>
          <w:b/>
          <w:bCs/>
          <w:rtl/>
        </w:rPr>
        <w:t xml:space="preserve">• בעי </w:t>
      </w:r>
      <w:r>
        <w:rPr>
          <w:rStyle w:val="affff1"/>
          <w:b/>
          <w:bCs/>
          <w:rtl/>
          <w:rPrChange w:id="9998" w:author="מנוע אמוראים" w:date="2026-10-05T16:41:56Z">
            <w:rPr>
              <w:b/>
              <w:bCs/>
              <w:rtl/>
            </w:rPr>
          </w:rPrChange>
        </w:rPr>
        <w:t xml:space="preserve">ר"ל</w:t>
      </w:r>
      <w:r>
        <w:rPr>
          <w:b/>
          <w:bCs/>
          <w:rtl/>
        </w:rPr>
        <w:t xml:space="preserve">: המשתחוה לדקל, לולבו מהו למצוה? </w:t>
      </w:r>
    </w:p>
    <w:p w14:paraId="4B365458" w14:textId="77777777" w:rsidR="00910F84" w:rsidRPr="00C35A2C" w:rsidRDefault="00910F84" w:rsidP="00910F84">
      <w:pPr>
        <w:rPr>
          <w:rtl/>
        </w:rPr>
      </w:pPr>
      <w:r w:rsidRPr="00C35A2C">
        <w:rPr>
          <w:rtl/>
        </w:rPr>
        <w:t>באילן שנטעו מתחלה לכך לא תיבעי לך, דאפילו להדיוט נמי אסור,</w:t>
      </w:r>
      <w:r w:rsidRPr="00C35A2C">
        <w:rPr>
          <w:rFonts w:hint="cs"/>
          <w:rtl/>
        </w:rPr>
        <w:t xml:space="preserve"> </w:t>
      </w:r>
      <w:r w:rsidRPr="00C35A2C">
        <w:rPr>
          <w:b/>
          <w:bCs/>
          <w:rtl/>
        </w:rPr>
        <w:t>כי תיבעי לך</w:t>
      </w:r>
      <w:r w:rsidRPr="00C35A2C">
        <w:rPr>
          <w:rtl/>
        </w:rPr>
        <w:t xml:space="preserve"> - באילן שנטעו ולבסוף עבדו; </w:t>
      </w:r>
    </w:p>
    <w:p w14:paraId="7E4E8064" w14:textId="77777777" w:rsidR="00910F84" w:rsidRPr="00C35A2C" w:rsidRDefault="00910F84" w:rsidP="00910F84">
      <w:pPr>
        <w:rPr>
          <w:rtl/>
        </w:rPr>
      </w:pPr>
      <w:r>
        <w:rPr>
          <w:rtl/>
        </w:rPr>
        <w:t xml:space="preserve">ואליבא </w:t>
      </w:r>
      <w:r>
        <w:rPr>
          <w:rStyle w:val="affff1"/>
          <w:rtl/>
          <w:rPrChange w:id="9999" w:author="מנוע אמוראים" w:date="2026-10-05T16:41:56Z">
            <w:rPr>
              <w:rtl/>
            </w:rPr>
          </w:rPrChange>
        </w:rPr>
        <w:t xml:space="preserve">דר</w:t>
      </w:r>
      <w:r>
        <w:rPr>
          <w:rStyle w:val="affff1"/>
          <w:rFonts w:hint="cs"/>
          <w:rtl/>
          <w:rPrChange w:id="10000" w:author="מנוע אמוראים" w:date="2026-10-05T16:41:56Z">
            <w:rPr>
              <w:rFonts w:hint="cs"/>
              <w:rtl/>
            </w:rPr>
          </w:rPrChange>
        </w:rPr>
        <w:t xml:space="preserve">יב</w:t>
      </w:r>
      <w:r>
        <w:rPr>
          <w:rStyle w:val="affff1"/>
          <w:rtl/>
          <w:rPrChange w:id="10001" w:author="מנוע אמוראים" w:date="2026-10-05T16:41:56Z">
            <w:rPr>
              <w:rtl/>
            </w:rPr>
          </w:rPrChange>
        </w:rPr>
        <w:t xml:space="preserve">"</w:t>
      </w:r>
      <w:r>
        <w:rPr>
          <w:rStyle w:val="affff1"/>
          <w:rFonts w:hint="cs"/>
          <w:rtl/>
          <w:rPrChange w:id="10002" w:author="מנוע אמוראים" w:date="2026-10-05T16:41:56Z">
            <w:rPr>
              <w:rFonts w:hint="cs"/>
              <w:rtl/>
            </w:rPr>
          </w:rPrChange>
        </w:rPr>
        <w:t xml:space="preserve">י</w:t>
      </w:r>
      <w:r>
        <w:rPr>
          <w:rFonts w:hint="cs"/>
          <w:rtl/>
        </w:rPr>
        <w:t xml:space="preserve"> לא תיבעי דאפי' להדיוט אסור </w:t>
      </w:r>
      <w:r w:rsidRPr="00C35A2C">
        <w:rPr>
          <w:rtl/>
        </w:rPr>
        <w:t xml:space="preserve">בי יוסי בר יהודה לא תיבעי לך, דאפי' להדיוט נמי אסור, </w:t>
      </w:r>
    </w:p>
    <w:p w14:paraId="24A08706" w14:textId="77777777" w:rsidR="00910F84" w:rsidRPr="00C35A2C" w:rsidRDefault="00910F84" w:rsidP="00910F84">
      <w:pPr>
        <w:rPr>
          <w:rtl/>
        </w:rPr>
      </w:pPr>
      <w:r w:rsidRPr="00C35A2C">
        <w:rPr>
          <w:b/>
          <w:bCs/>
          <w:rtl/>
        </w:rPr>
        <w:t>כי תיבעי לך</w:t>
      </w:r>
      <w:r w:rsidRPr="00C35A2C">
        <w:rPr>
          <w:rtl/>
        </w:rPr>
        <w:t xml:space="preserve"> </w:t>
      </w:r>
      <w:r w:rsidRPr="00C35A2C">
        <w:rPr>
          <w:rFonts w:hint="cs"/>
          <w:rtl/>
        </w:rPr>
        <w:t xml:space="preserve">תיבעי </w:t>
      </w:r>
      <w:r w:rsidRPr="00C35A2C">
        <w:rPr>
          <w:rtl/>
        </w:rPr>
        <w:t xml:space="preserve">אליבא דרבנן, לענין מצוה מאי? מי מאיס כלפי גבוה או לא? </w:t>
      </w:r>
    </w:p>
    <w:p w14:paraId="3D68AD0C" w14:textId="77777777" w:rsidR="00910F84" w:rsidRPr="00C35A2C" w:rsidRDefault="00910F84" w:rsidP="00910F84">
      <w:pPr>
        <w:rPr>
          <w:rtl/>
        </w:rPr>
      </w:pPr>
      <w:r>
        <w:rPr>
          <w:rStyle w:val="affff1"/>
          <w:rFonts w:hint="cs"/>
          <w:rtl/>
          <w:rPrChange w:id="10003" w:author="מנוע אמוראים" w:date="2026-10-05T16:41:56Z">
            <w:rPr>
              <w:rFonts w:hint="cs"/>
              <w:rtl/>
            </w:rPr>
          </w:rPrChange>
        </w:rPr>
        <w:t xml:space="preserve">ר</w:t>
      </w:r>
      <w:r>
        <w:rPr>
          <w:rStyle w:val="affff1"/>
          <w:rtl/>
          <w:rPrChange w:id="10004" w:author="מנוע אמוראים" w:date="2026-10-05T16:41:56Z">
            <w:rPr>
              <w:rtl/>
            </w:rPr>
          </w:rPrChange>
        </w:rPr>
        <w:t xml:space="preserve">"</w:t>
      </w:r>
      <w:r>
        <w:rPr>
          <w:rStyle w:val="affff1"/>
          <w:rFonts w:hint="cs"/>
          <w:rtl/>
          <w:rPrChange w:id="10005" w:author="מנוע אמוראים" w:date="2026-10-05T16:41:56Z">
            <w:rPr>
              <w:rFonts w:hint="cs"/>
              <w:rtl/>
            </w:rPr>
          </w:rPrChange>
        </w:rPr>
        <w:t xml:space="preserve">ד</w:t>
      </w:r>
      <w:r w:rsidRPr="00C35A2C">
        <w:rPr>
          <w:rtl/>
        </w:rPr>
        <w:t xml:space="preserve">: באשירה שביטלה קמבעיא ליה, יש דחוי אצל מצות או אין דחוי אצל מצות? </w:t>
      </w:r>
    </w:p>
    <w:p w14:paraId="73C38437" w14:textId="77777777" w:rsidR="00910F84" w:rsidRPr="00C35A2C" w:rsidRDefault="00910F84" w:rsidP="00910F84">
      <w:pPr>
        <w:rPr>
          <w:rtl/>
        </w:rPr>
      </w:pPr>
      <w:r>
        <w:rPr>
          <w:rtl/>
        </w:rPr>
        <w:t xml:space="preserve">תפשוט מדתנן: כיסהו ונתגלה פטור מלכסות, כיסהו הרוח חייב לכסות, </w:t>
      </w:r>
      <w:r>
        <w:rPr>
          <w:rStyle w:val="affff1"/>
          <w:rtl/>
          <w:rPrChange w:id="10006" w:author="מנוע אמוראים" w:date="2026-10-05T16:41:56Z">
            <w:rPr>
              <w:rtl/>
            </w:rPr>
          </w:rPrChange>
        </w:rPr>
        <w:t xml:space="preserve">וא</w:t>
      </w:r>
      <w:r>
        <w:rPr>
          <w:rStyle w:val="affff1"/>
          <w:rFonts w:hint="cs"/>
          <w:rtl/>
          <w:rPrChange w:id="10007" w:author="מנוע אמוראים" w:date="2026-10-05T16:41:56Z">
            <w:rPr>
              <w:rFonts w:hint="cs"/>
              <w:rtl/>
            </w:rPr>
          </w:rPrChange>
        </w:rPr>
        <w:t xml:space="preserve">רבב</w:t>
      </w:r>
      <w:r>
        <w:rPr>
          <w:rStyle w:val="affff1"/>
          <w:rtl/>
          <w:rPrChange w:id="10008" w:author="מנוע אמוראים" w:date="2026-10-05T16:41:56Z">
            <w:rPr>
              <w:rtl/>
            </w:rPr>
          </w:rPrChange>
        </w:rPr>
        <w:t xml:space="preserve">"</w:t>
      </w:r>
      <w:r>
        <w:rPr>
          <w:rStyle w:val="affff1"/>
          <w:rFonts w:hint="cs"/>
          <w:rtl/>
          <w:rPrChange w:id="10009" w:author="מנוע אמוראים" w:date="2026-10-05T16:41:56Z">
            <w:rPr>
              <w:rFonts w:hint="cs"/>
              <w:rtl/>
            </w:rPr>
          </w:rPrChange>
        </w:rPr>
        <w:t xml:space="preserve">ח</w:t>
      </w:r>
      <w:r>
        <w:rPr>
          <w:rFonts w:hint="cs"/>
          <w:rtl/>
        </w:rPr>
        <w:t xml:space="preserve"> מרי'ו דווקא </w:t>
      </w:r>
      <w:r w:rsidRPr="00C35A2C">
        <w:rPr>
          <w:rtl/>
        </w:rPr>
        <w:t xml:space="preserve">שחזר ונתגלה, אבל לא חזר ונתגלה פטור מלכסות; והוינן בה, </w:t>
      </w:r>
      <w:r w:rsidRPr="00C35A2C">
        <w:rPr>
          <w:rFonts w:hint="cs"/>
          <w:rtl/>
        </w:rPr>
        <w:t xml:space="preserve">דכי </w:t>
      </w:r>
      <w:r w:rsidRPr="00C35A2C">
        <w:rPr>
          <w:rtl/>
        </w:rPr>
        <w:t xml:space="preserve">חזר ונתגלה מאי הוי? הואיל ואידחי אידחי! </w:t>
      </w:r>
    </w:p>
    <w:p w14:paraId="2EB43089" w14:textId="77777777" w:rsidR="00910F84" w:rsidRPr="00C35A2C" w:rsidRDefault="00910F84" w:rsidP="00910F84">
      <w:pPr>
        <w:rPr>
          <w:rtl/>
        </w:rPr>
      </w:pPr>
      <w:r>
        <w:rPr>
          <w:rStyle w:val="affff1"/>
          <w:rFonts w:hint="cs"/>
          <w:rtl/>
          <w:rPrChange w:id="10010" w:author="מנוע אמוראים" w:date="2026-10-05T16:41:56Z">
            <w:rPr>
              <w:rFonts w:hint="cs"/>
              <w:rtl/>
            </w:rPr>
          </w:rPrChange>
        </w:rPr>
        <w:t xml:space="preserve">ואר</w:t>
      </w:r>
      <w:r>
        <w:rPr>
          <w:rStyle w:val="affff1"/>
          <w:rtl/>
          <w:rPrChange w:id="10011" w:author="מנוע אמוראים" w:date="2026-10-05T16:41:56Z">
            <w:rPr>
              <w:rtl/>
            </w:rPr>
          </w:rPrChange>
        </w:rPr>
        <w:t xml:space="preserve">"</w:t>
      </w:r>
      <w:r>
        <w:rPr>
          <w:rStyle w:val="affff1"/>
          <w:rFonts w:hint="cs"/>
          <w:rtl/>
          <w:rPrChange w:id="10012" w:author="מנוע אמוראים" w:date="2026-10-05T16:41:56Z">
            <w:rPr>
              <w:rFonts w:hint="cs"/>
              <w:rtl/>
            </w:rPr>
          </w:rPrChange>
        </w:rPr>
        <w:t xml:space="preserve">פ</w:t>
      </w:r>
      <w:r>
        <w:rPr>
          <w:rFonts w:hint="cs"/>
          <w:rtl/>
        </w:rPr>
        <w:t xml:space="preserve"> בהכרח</w:t>
      </w:r>
      <w:r w:rsidRPr="00C35A2C">
        <w:rPr>
          <w:rtl/>
        </w:rPr>
        <w:t xml:space="preserve"> </w:t>
      </w:r>
      <w:r w:rsidRPr="00C35A2C">
        <w:rPr>
          <w:rFonts w:hint="cs"/>
          <w:rtl/>
        </w:rPr>
        <w:t>ד</w:t>
      </w:r>
      <w:r w:rsidRPr="00C35A2C">
        <w:rPr>
          <w:rtl/>
        </w:rPr>
        <w:t>אין דיחוי אצל מצות</w:t>
      </w:r>
      <w:r>
        <w:rPr>
          <w:rFonts w:hint="cs"/>
          <w:rtl/>
        </w:rPr>
        <w:t xml:space="preserve"> ומפשט </w:t>
      </w:r>
      <w:r>
        <w:rPr>
          <w:rStyle w:val="affff1"/>
          <w:rFonts w:hint="cs"/>
          <w:rtl/>
          <w:rPrChange w:id="10013" w:author="מנוע אמוראים" w:date="2026-10-05T16:41:56Z">
            <w:rPr>
              <w:rFonts w:hint="cs"/>
              <w:rtl/>
            </w:rPr>
          </w:rPrChange>
        </w:rPr>
        <w:t xml:space="preserve">לר</w:t>
      </w:r>
      <w:r>
        <w:rPr>
          <w:rStyle w:val="affff1"/>
          <w:rtl/>
          <w:rPrChange w:id="10014" w:author="מנוע אמוראים" w:date="2026-10-05T16:41:56Z">
            <w:rPr>
              <w:rtl/>
            </w:rPr>
          </w:rPrChange>
        </w:rPr>
        <w:t xml:space="preserve">"</w:t>
      </w:r>
      <w:r>
        <w:rPr>
          <w:rStyle w:val="affff1"/>
          <w:rFonts w:hint="cs"/>
          <w:rtl/>
          <w:rPrChange w:id="10015" w:author="מנוע אמוראים" w:date="2026-10-05T16:41:56Z">
            <w:rPr>
              <w:rFonts w:hint="cs"/>
              <w:rtl/>
            </w:rPr>
          </w:rPrChange>
        </w:rPr>
        <w:t xml:space="preserve">פ</w:t>
      </w:r>
      <w:r>
        <w:rPr>
          <w:rFonts w:hint="cs"/>
          <w:rtl/>
        </w:rPr>
        <w:t xml:space="preserve"> דל</w:t>
      </w:r>
      <w:r>
        <w:rPr>
          <w:rtl/>
        </w:rPr>
        <w:t>"</w:t>
      </w:r>
      <w:r w:rsidRPr="00C35A2C">
        <w:rPr>
          <w:rFonts w:hint="cs"/>
          <w:rtl/>
        </w:rPr>
        <w:t>ש לקולא ולא</w:t>
      </w:r>
      <w:r>
        <w:rPr>
          <w:rtl/>
        </w:rPr>
        <w:t>"</w:t>
      </w:r>
      <w:r w:rsidRPr="00C35A2C">
        <w:rPr>
          <w:rFonts w:hint="cs"/>
          <w:rtl/>
        </w:rPr>
        <w:t>ש לחומרא או מספק</w:t>
      </w:r>
      <w:r>
        <w:rPr>
          <w:rtl/>
        </w:rPr>
        <w:t>"</w:t>
      </w:r>
      <w:r w:rsidRPr="00C35A2C">
        <w:rPr>
          <w:rFonts w:hint="cs"/>
          <w:rtl/>
        </w:rPr>
        <w:t xml:space="preserve">ל </w:t>
      </w:r>
      <w:r w:rsidRPr="00C35A2C">
        <w:rPr>
          <w:rtl/>
        </w:rPr>
        <w:t>–</w:t>
      </w:r>
      <w:r w:rsidRPr="00C35A2C">
        <w:rPr>
          <w:rFonts w:hint="cs"/>
          <w:rtl/>
        </w:rPr>
        <w:t xml:space="preserve"> </w:t>
      </w:r>
      <w:r w:rsidRPr="00280F6D">
        <w:rPr>
          <w:rFonts w:hint="cs"/>
          <w:b/>
          <w:bCs/>
          <w:rtl/>
        </w:rPr>
        <w:t>תיקו</w:t>
      </w:r>
      <w:r w:rsidRPr="00C35A2C">
        <w:rPr>
          <w:rFonts w:hint="cs"/>
          <w:rtl/>
        </w:rPr>
        <w:t xml:space="preserve"> </w:t>
      </w:r>
    </w:p>
    <w:p w14:paraId="51B6C9AA" w14:textId="77777777" w:rsidR="00910F84" w:rsidRPr="00C35A2C" w:rsidRDefault="00910F84" w:rsidP="00910F84">
      <w:pPr>
        <w:rPr>
          <w:rtl/>
        </w:rPr>
      </w:pPr>
    </w:p>
    <w:p w14:paraId="6C636D0D" w14:textId="77777777" w:rsidR="00910F84" w:rsidRPr="00C35A2C" w:rsidRDefault="00910F84" w:rsidP="00910F84">
      <w:pPr>
        <w:rPr>
          <w:rtl/>
        </w:rPr>
      </w:pPr>
      <w:r w:rsidRPr="00B912E7">
        <w:rPr>
          <w:b/>
          <w:bCs/>
          <w:rtl/>
        </w:rPr>
        <w:t>• בעי רב פפא</w:t>
      </w:r>
      <w:r w:rsidRPr="00C35A2C">
        <w:rPr>
          <w:rtl/>
        </w:rPr>
        <w:t xml:space="preserve">: המשתחוה לבהמה, צמרה מהו לתכלת? </w:t>
      </w:r>
      <w:r>
        <w:rPr>
          <w:rFonts w:hint="cs"/>
          <w:rtl/>
        </w:rPr>
        <w:t xml:space="preserve">[בעי אגב אחריני דלכהנים הך בעי </w:t>
      </w:r>
      <w:r>
        <w:rPr>
          <w:rStyle w:val="affff1"/>
          <w:rFonts w:hint="cs"/>
          <w:rtl/>
          <w:rPrChange w:id="10016" w:author="מנוע אמוראים" w:date="2026-10-05T16:41:56Z">
            <w:rPr>
              <w:rFonts w:hint="cs"/>
              <w:rtl/>
            </w:rPr>
          </w:rPrChange>
        </w:rPr>
        <w:t xml:space="preserve">רב</w:t>
      </w:r>
      <w:r>
        <w:rPr>
          <w:rStyle w:val="affff1"/>
          <w:rtl/>
          <w:rPrChange w:id="10017" w:author="מנוע אמוראים" w:date="2026-10-05T16:41:56Z">
            <w:rPr>
              <w:rtl/>
            </w:rPr>
          </w:rPrChange>
        </w:rPr>
        <w:t xml:space="preserve">"</w:t>
      </w:r>
      <w:r>
        <w:rPr>
          <w:rStyle w:val="affff1"/>
          <w:rFonts w:hint="cs"/>
          <w:rtl/>
          <w:rPrChange w:id="10018" w:author="מנוע אמוראים" w:date="2026-10-05T16:41:56Z">
            <w:rPr>
              <w:rFonts w:hint="cs"/>
              <w:rtl/>
            </w:rPr>
          </w:rPrChange>
        </w:rPr>
        <w:t xml:space="preserve">ח</w:t>
      </w:r>
      <w:r>
        <w:rPr>
          <w:rFonts w:hint="cs"/>
          <w:rtl/>
        </w:rPr>
        <w:t xml:space="preserve">, ולציצית בעי </w:t>
      </w:r>
      <w:r>
        <w:rPr>
          <w:rStyle w:val="affff1"/>
          <w:rFonts w:hint="cs"/>
          <w:rtl/>
          <w:rPrChange w:id="10019" w:author="מנוע אמוראים" w:date="2026-10-05T16:41:56Z">
            <w:rPr>
              <w:rFonts w:hint="cs"/>
              <w:rtl/>
            </w:rPr>
          </w:rPrChange>
        </w:rPr>
        <w:t xml:space="preserve">ר</w:t>
      </w:r>
      <w:r>
        <w:rPr>
          <w:rStyle w:val="affff1"/>
          <w:rtl/>
          <w:rPrChange w:id="10020" w:author="מנוע אמוראים" w:date="2026-10-05T16:41:56Z">
            <w:rPr>
              <w:rtl/>
            </w:rPr>
          </w:rPrChange>
        </w:rPr>
        <w:t xml:space="preserve">"</w:t>
      </w:r>
      <w:r>
        <w:rPr>
          <w:rStyle w:val="affff1"/>
          <w:rFonts w:hint="cs"/>
          <w:rtl/>
          <w:rPrChange w:id="10021" w:author="מנוע אמוראים" w:date="2026-10-05T16:41:56Z">
            <w:rPr>
              <w:rFonts w:hint="cs"/>
              <w:rtl/>
            </w:rPr>
          </w:rPrChange>
        </w:rPr>
        <w:t xml:space="preserve">ל</w:t>
      </w:r>
      <w:r>
        <w:rPr>
          <w:rFonts w:hint="cs"/>
          <w:rtl/>
        </w:rPr>
        <w:t xml:space="preserve">] </w:t>
      </w:r>
    </w:p>
    <w:p w14:paraId="3D5B73F3" w14:textId="77777777" w:rsidR="00910F84" w:rsidRPr="00C35A2C" w:rsidRDefault="00910F84" w:rsidP="00910F84">
      <w:pPr>
        <w:rPr>
          <w:rtl/>
        </w:rPr>
      </w:pPr>
      <w:r w:rsidRPr="00C35A2C">
        <w:rPr>
          <w:rtl/>
        </w:rPr>
        <w:t xml:space="preserve">צמרה מהו לתכלת? קרניה מהו לחצוצרות? שוקיה מהו לחלילין? בני מעיה מהו לפארות? </w:t>
      </w:r>
    </w:p>
    <w:p w14:paraId="787BFE3A" w14:textId="77777777" w:rsidR="00910F84" w:rsidRPr="00C35A2C" w:rsidRDefault="00910F84" w:rsidP="00910F84">
      <w:pPr>
        <w:rPr>
          <w:rtl/>
        </w:rPr>
      </w:pPr>
      <w:r w:rsidRPr="00C35A2C">
        <w:rPr>
          <w:rtl/>
        </w:rPr>
        <w:t>אליבא דמ</w:t>
      </w:r>
      <w:r>
        <w:rPr>
          <w:rtl/>
        </w:rPr>
        <w:t>"</w:t>
      </w:r>
      <w:r w:rsidRPr="00C35A2C">
        <w:rPr>
          <w:rtl/>
        </w:rPr>
        <w:t>ד עיקר שירה בכלי לא תיבעי - דודאי אסיר, כי תיבעי אליבא דמ</w:t>
      </w:r>
      <w:r>
        <w:rPr>
          <w:rtl/>
        </w:rPr>
        <w:t>"</w:t>
      </w:r>
      <w:r w:rsidRPr="00C35A2C">
        <w:rPr>
          <w:rtl/>
        </w:rPr>
        <w:t xml:space="preserve">ד עיקר שירה בפה, </w:t>
      </w:r>
    </w:p>
    <w:p w14:paraId="47D4E5D0" w14:textId="77777777" w:rsidR="00910F84" w:rsidRPr="00C35A2C" w:rsidRDefault="00910F84" w:rsidP="00910F84">
      <w:pPr>
        <w:pStyle w:val="afffa"/>
        <w:rPr>
          <w:rtl/>
        </w:rPr>
      </w:pPr>
      <w:r>
        <w:rPr>
          <w:rtl/>
        </w:rPr>
        <w:t xml:space="preserve">- </w:t>
      </w:r>
      <w:r w:rsidRPr="00C35A2C">
        <w:rPr>
          <w:rtl/>
        </w:rPr>
        <w:t xml:space="preserve">בסומי קלא בעלמא הוא ומייתינן, </w:t>
      </w:r>
      <w:r w:rsidRPr="00280F6D">
        <w:rPr>
          <w:b/>
          <w:bCs/>
          <w:rtl/>
        </w:rPr>
        <w:t>או</w:t>
      </w:r>
      <w:r>
        <w:rPr>
          <w:b/>
          <w:bCs/>
          <w:rtl/>
        </w:rPr>
        <w:t>"</w:t>
      </w:r>
      <w:r w:rsidRPr="00280F6D">
        <w:rPr>
          <w:rFonts w:hint="cs"/>
          <w:b/>
          <w:bCs/>
          <w:rtl/>
        </w:rPr>
        <w:t>ד</w:t>
      </w:r>
      <w:r w:rsidRPr="00C35A2C">
        <w:rPr>
          <w:rFonts w:hint="cs"/>
          <w:rtl/>
        </w:rPr>
        <w:t xml:space="preserve"> </w:t>
      </w:r>
      <w:r w:rsidRPr="00C35A2C">
        <w:rPr>
          <w:rtl/>
        </w:rPr>
        <w:t>אפי</w:t>
      </w:r>
      <w:r>
        <w:rPr>
          <w:rtl/>
        </w:rPr>
        <w:t>"</w:t>
      </w:r>
      <w:r w:rsidRPr="00C35A2C">
        <w:rPr>
          <w:rFonts w:hint="cs"/>
          <w:rtl/>
        </w:rPr>
        <w:t>ה</w:t>
      </w:r>
      <w:r w:rsidRPr="00C35A2C">
        <w:rPr>
          <w:rtl/>
        </w:rPr>
        <w:t xml:space="preserve"> אסיר? </w:t>
      </w:r>
      <w:r w:rsidRPr="00280F6D">
        <w:rPr>
          <w:b/>
          <w:bCs/>
          <w:rtl/>
        </w:rPr>
        <w:t>תיקו</w:t>
      </w:r>
      <w:r w:rsidRPr="00C35A2C">
        <w:rPr>
          <w:rtl/>
        </w:rPr>
        <w:t>.</w:t>
      </w:r>
    </w:p>
    <w:p w14:paraId="4D814862" w14:textId="77777777" w:rsidR="00910F84" w:rsidRPr="00C35A2C" w:rsidRDefault="00910F84" w:rsidP="00910F84">
      <w:pPr>
        <w:rPr>
          <w:rtl/>
        </w:rPr>
      </w:pPr>
      <w:r w:rsidRPr="00B912E7">
        <w:rPr>
          <w:b/>
          <w:bCs/>
          <w:rtl/>
        </w:rPr>
        <w:t xml:space="preserve">• בעי רבה: </w:t>
      </w:r>
      <w:r w:rsidRPr="00C35A2C">
        <w:rPr>
          <w:rtl/>
        </w:rPr>
        <w:t xml:space="preserve">המשתחוה למעין, מימיו מהו לנסכים? </w:t>
      </w:r>
      <w:r w:rsidRPr="00C35A2C">
        <w:rPr>
          <w:rFonts w:hint="cs"/>
          <w:rtl/>
        </w:rPr>
        <w:t xml:space="preserve">אי למים עצמן, ומה שעבר נאסר, או לקילוח הנהר, </w:t>
      </w:r>
    </w:p>
    <w:p w14:paraId="73C2C00C" w14:textId="77777777" w:rsidR="00910F84" w:rsidRPr="00C35A2C" w:rsidRDefault="00910F84" w:rsidP="00910F84">
      <w:pPr>
        <w:rPr>
          <w:rtl/>
        </w:rPr>
      </w:pPr>
      <w:r w:rsidRPr="00C35A2C">
        <w:rPr>
          <w:rFonts w:hint="cs"/>
          <w:rtl/>
        </w:rPr>
        <w:t>ומיירי במים שנובעים מהארץ דאל</w:t>
      </w:r>
      <w:r>
        <w:rPr>
          <w:rtl/>
        </w:rPr>
        <w:t>"</w:t>
      </w:r>
      <w:r>
        <w:rPr>
          <w:rFonts w:hint="cs"/>
          <w:rtl/>
        </w:rPr>
        <w:t xml:space="preserve">ה ארי'ו </w:t>
      </w:r>
      <w:r>
        <w:rPr>
          <w:rStyle w:val="affff1"/>
          <w:rFonts w:hint="cs"/>
          <w:rtl/>
          <w:rPrChange w:id="10022" w:author="מנוע אמוראים" w:date="2026-10-05T16:41:56Z">
            <w:rPr>
              <w:rFonts w:hint="cs"/>
              <w:rtl/>
            </w:rPr>
          </w:rPrChange>
        </w:rPr>
        <w:t xml:space="preserve">מרשב</w:t>
      </w:r>
      <w:r>
        <w:rPr>
          <w:rStyle w:val="affff1"/>
          <w:rtl/>
          <w:rPrChange w:id="10023" w:author="מנוע אמוראים" w:date="2026-10-05T16:41:56Z">
            <w:rPr>
              <w:rtl/>
            </w:rPr>
          </w:rPrChange>
        </w:rPr>
        <w:t xml:space="preserve">"</w:t>
      </w:r>
      <w:r>
        <w:rPr>
          <w:rStyle w:val="affff1"/>
          <w:rFonts w:hint="cs"/>
          <w:rtl/>
          <w:rPrChange w:id="10024" w:author="מנוע אמוראים" w:date="2026-10-05T16:41:56Z">
            <w:rPr>
              <w:rFonts w:hint="cs"/>
              <w:rtl/>
            </w:rPr>
          </w:rPrChange>
        </w:rPr>
        <w:t xml:space="preserve">י</w:t>
      </w:r>
      <w:r>
        <w:rPr>
          <w:rFonts w:hint="cs"/>
          <w:rtl/>
        </w:rPr>
        <w:t xml:space="preserve"> מים של רבים אין נאסרין </w:t>
      </w:r>
    </w:p>
    <w:p w14:paraId="114E9482"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63" w:author="קלוד" w:date="2026-10-06T10:07:24Z"/>
        </w:rPr>
      </w:pPr>
      <w:ins w:id="20162" w:author="קלוד" w:date="2026-10-06T10:07:24Z">
        <w:r>
          <w:t xml:space="preserve">משנה ו</w:t>
        </w:r>
      </w:ins>
    </w:p>
    <w:p w14:paraId="0EA3F45B" w14:textId="77777777" w:rsidR="00910F84" w:rsidRPr="00C35A2C" w:rsidRDefault="00910F84" w:rsidP="00910F84">
      <w:pPr>
        <w:pStyle w:val="affb"/>
        <w:rPr>
          <w:del w:id="20036" w:author="קלוד" w:date="2026-10-06T10:12:09Z"/>
          <w:rtl/>
        </w:rPr>
      </w:pPr>
      <w:ins w:id="9883" w:author="מספור קטעי משנה" w:date="2026-10-06T06:44:54Z">
        <w:del w:id="20034" w:author="קלוד" w:date="2026-10-06T10:12:09Z">
          <w:r>
            <w:rPr>
              <w:rStyle w:val="MisparKeta"/>
            </w:rPr>
            <w:delText xml:space="preserve">ד. </w:delText>
          </w:r>
        </w:del>
      </w:ins>
      <w:del w:id="20035" w:author="קלוד" w:date="2026-10-06T10:12:09Z">
        <w:r w:rsidRPr="00C35A2C">
          <w:rPr>
            <w:rtl/>
          </w:rPr>
          <w:delText xml:space="preserve">מתני'.</w:delText>
        </w:r>
      </w:del>
    </w:p>
    <w:p w14:paraId="42E1F238" w14:textId="77777777" w:rsidR="00910F84" w:rsidRPr="00C35A2C" w:rsidRDefault="00910F84" w:rsidP="00910F84">
      <w:pPr>
        <w:pStyle w:val="affb"/>
        <w:rPr>
          <w:rtl/>
        </w:rPr>
      </w:pPr>
      <w:ins w:id="20102" w:author="קלוד" w:date="2026-10-06T10:12:09Z">
        <w:r>
          <w:rPr>
            <w:rStyle w:val="MisparKeta"/>
          </w:rPr>
          <w:t xml:space="preserve">ד. </w:t>
        </w:r>
      </w:ins>
      <w:r w:rsidRPr="00C35A2C">
        <w:rPr>
          <w:rtl/>
        </w:rPr>
        <w:t>מי שהיה ביתו סמוך לעבודת כוכבים ונפל - אסור לבנותו.</w:t>
      </w:r>
    </w:p>
    <w:p w14:paraId="711619CB" w14:textId="77777777" w:rsidR="00910F84" w:rsidRPr="00C35A2C" w:rsidRDefault="00910F84" w:rsidP="00910F84">
      <w:pPr>
        <w:pStyle w:val="affb"/>
        <w:rPr>
          <w:rtl/>
        </w:rPr>
      </w:pPr>
      <w:r w:rsidRPr="00C35A2C">
        <w:rPr>
          <w:rtl/>
        </w:rPr>
        <w:t>כיצד יעשה? כונס בתוך שלו ארבע אמות ובונה.</w:t>
      </w:r>
    </w:p>
    <w:p w14:paraId="77E87D93" w14:textId="77777777" w:rsidR="00910F84" w:rsidRPr="00C35A2C" w:rsidRDefault="00910F84" w:rsidP="00910F84">
      <w:pPr>
        <w:pStyle w:val="affb"/>
        <w:rPr>
          <w:rtl/>
        </w:rPr>
      </w:pPr>
      <w:r w:rsidRPr="00C35A2C">
        <w:rPr>
          <w:rtl/>
        </w:rPr>
        <w:t>שלו ושל עבודת כוכבים - נידון מחצה על מחצה.</w:t>
      </w:r>
    </w:p>
    <w:p w14:paraId="2D2661EC" w14:textId="77777777" w:rsidR="00910F84" w:rsidRPr="00C35A2C" w:rsidRDefault="00910F84" w:rsidP="00910F84">
      <w:pPr>
        <w:pStyle w:val="aff6"/>
        <w:framePr w:wrap="around"/>
        <w:rPr>
          <w:rtl/>
        </w:rPr>
      </w:pPr>
      <w:r w:rsidRPr="00C35A2C">
        <w:rPr>
          <w:rFonts w:hint="cs"/>
          <w:rtl/>
        </w:rPr>
        <w:lastRenderedPageBreak/>
        <w:t>מז:</w:t>
      </w:r>
    </w:p>
    <w:p>
      <w:pPr>
        <w:pStyle w:val="affff4"/>
        <w:rPr>
          <w:ins w:id="20165" w:author="קלוד" w:date="2026-10-06T10:07:24Z"/>
        </w:rPr>
      </w:pPr>
      <w:ins w:id="20164" w:author="קלוד" w:date="2026-10-06T10:07:24Z">
        <w:r>
          <w:t xml:space="preserve">משנה ו</w:t>
        </w:r>
      </w:ins>
    </w:p>
    <w:p w14:paraId="34875567" w14:textId="77777777" w:rsidR="00910F84" w:rsidRPr="00C35A2C" w:rsidRDefault="00910F84" w:rsidP="00910F84">
      <w:pPr>
        <w:pStyle w:val="affb"/>
        <w:rPr>
          <w:rtl/>
        </w:rPr>
      </w:pPr>
      <w:r w:rsidRPr="00C35A2C">
        <w:rPr>
          <w:rtl/>
        </w:rPr>
        <w:t xml:space="preserve">אבניו, עציו ועפרו - מטמאין כשרץ, שנאמר: שקץ תשקצנו, </w:t>
      </w:r>
    </w:p>
    <w:p w14:paraId="46E432E0" w14:textId="77777777" w:rsidR="00910F84" w:rsidRPr="00C35A2C" w:rsidRDefault="00910F84" w:rsidP="00910F84">
      <w:pPr>
        <w:pStyle w:val="affb"/>
        <w:rPr>
          <w:rtl/>
        </w:rPr>
      </w:pPr>
      <w:r w:rsidRPr="00C35A2C">
        <w:rPr>
          <w:rtl/>
        </w:rPr>
        <w:t>ר</w:t>
      </w:r>
      <w:r>
        <w:rPr>
          <w:rtl/>
        </w:rPr>
        <w:t>"</w:t>
      </w:r>
      <w:r w:rsidRPr="00C35A2C">
        <w:rPr>
          <w:rtl/>
        </w:rPr>
        <w:t>ע אומר: כנדה, שנאמר: תזרם כמו דוה צא תאמר לו, מה נדה מטמאה במשא, אף עבודת כוכבים מטמאה במשא.</w:t>
      </w:r>
    </w:p>
    <w:p w14:paraId="3B8088C7" w14:textId="77777777" w:rsidR="00910F84" w:rsidRPr="00C35A2C" w:rsidRDefault="00910F84" w:rsidP="00910F84">
      <w:pPr>
        <w:pStyle w:val="afffe"/>
        <w:rPr>
          <w:rtl/>
        </w:rPr>
      </w:pPr>
      <w:r w:rsidRPr="00A06291">
        <w:rPr>
          <w:rtl/>
        </w:rPr>
        <w:t>׻</w:t>
      </w:r>
      <w:r w:rsidRPr="00C35A2C">
        <w:rPr>
          <w:rtl/>
        </w:rPr>
        <w:t xml:space="preserve"> </w:t>
      </w:r>
    </w:p>
    <w:p w14:paraId="4D0C061F" w14:textId="77777777" w:rsidR="00910F84" w:rsidRPr="00C35A2C" w:rsidRDefault="00910F84" w:rsidP="00910F84">
      <w:pPr>
        <w:rPr>
          <w:rtl/>
        </w:rPr>
      </w:pPr>
      <w:r w:rsidRPr="00C35A2C">
        <w:rPr>
          <w:rFonts w:hint="cs"/>
          <w:rtl/>
        </w:rPr>
        <w:t>ולא מרווח לעכו</w:t>
      </w:r>
      <w:r>
        <w:rPr>
          <w:rtl/>
        </w:rPr>
        <w:t>"</w:t>
      </w:r>
      <w:r w:rsidRPr="00C35A2C">
        <w:rPr>
          <w:rFonts w:hint="cs"/>
          <w:rtl/>
        </w:rPr>
        <w:t xml:space="preserve">ם </w:t>
      </w:r>
      <w:r w:rsidRPr="00C35A2C">
        <w:rPr>
          <w:rtl/>
        </w:rPr>
        <w:t>–</w:t>
      </w:r>
      <w:r>
        <w:rPr>
          <w:rFonts w:hint="cs"/>
          <w:rtl/>
        </w:rPr>
        <w:t xml:space="preserve"> </w:t>
      </w:r>
      <w:r>
        <w:rPr>
          <w:rStyle w:val="affff1"/>
          <w:rFonts w:hint="cs"/>
          <w:rtl/>
          <w:rPrChange w:id="10025" w:author="מנוע אמוראים" w:date="2026-10-05T16:41:56Z">
            <w:rPr>
              <w:rFonts w:hint="cs"/>
              <w:rtl/>
            </w:rPr>
          </w:rPrChange>
        </w:rPr>
        <w:t xml:space="preserve">ר</w:t>
      </w:r>
      <w:r>
        <w:rPr>
          <w:rStyle w:val="affff1"/>
          <w:rtl/>
          <w:rPrChange w:id="10026" w:author="מנוע אמוראים" w:date="2026-10-05T16:41:56Z">
            <w:rPr>
              <w:rtl/>
            </w:rPr>
          </w:rPrChange>
        </w:rPr>
        <w:t xml:space="preserve">"</w:t>
      </w:r>
      <w:r>
        <w:rPr>
          <w:rStyle w:val="affff1"/>
          <w:rFonts w:hint="cs"/>
          <w:rtl/>
          <w:rPrChange w:id="10027" w:author="מנוע אמוראים" w:date="2026-10-05T16:41:56Z">
            <w:rPr>
              <w:rFonts w:hint="cs"/>
              <w:rtl/>
            </w:rPr>
          </w:rPrChange>
        </w:rPr>
        <w:t xml:space="preserve">ח</w:t>
      </w:r>
      <w:r>
        <w:rPr>
          <w:rFonts w:hint="cs"/>
          <w:rtl/>
        </w:rPr>
        <w:t xml:space="preserve"> מסורא דעושה זה לבית הכסא דלילה </w:t>
      </w:r>
    </w:p>
    <w:p w14:paraId="6153A635" w14:textId="77777777" w:rsidR="00910F84" w:rsidRPr="00C35A2C" w:rsidRDefault="00910F84" w:rsidP="00910F84">
      <w:pPr>
        <w:rPr>
          <w:rtl/>
        </w:rPr>
      </w:pPr>
      <w:r w:rsidRPr="00C35A2C">
        <w:rPr>
          <w:rFonts w:hint="cs"/>
          <w:rtl/>
        </w:rPr>
        <w:t>ואפי' דאיזהו צנוע הנפנה בלילה במקום שנפנה ביום ואע</w:t>
      </w:r>
      <w:r>
        <w:rPr>
          <w:rtl/>
        </w:rPr>
        <w:t>"</w:t>
      </w:r>
      <w:r w:rsidRPr="00C35A2C">
        <w:rPr>
          <w:rFonts w:hint="cs"/>
          <w:rtl/>
        </w:rPr>
        <w:t xml:space="preserve">ג דמיירי בכרך </w:t>
      </w:r>
      <w:r w:rsidRPr="00C35A2C">
        <w:rPr>
          <w:rtl/>
        </w:rPr>
        <w:t>–</w:t>
      </w:r>
      <w:r w:rsidRPr="00C35A2C">
        <w:rPr>
          <w:rFonts w:hint="cs"/>
          <w:rtl/>
        </w:rPr>
        <w:t xml:space="preserve"> מיירי שעושה לתינוקות א'נ שגודר בקוצים וברקנים </w:t>
      </w:r>
    </w:p>
    <w:p w14:paraId="611C1C03"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67" w:author="קלוד" w:date="2026-10-06T10:07:24Z"/>
        </w:rPr>
      </w:pPr>
      <w:ins w:id="20166" w:author="קלוד" w:date="2026-10-06T10:07:24Z">
        <w:r>
          <w:t xml:space="preserve">משנה ז</w:t>
        </w:r>
      </w:ins>
    </w:p>
    <w:p w14:paraId="0E6B9A5A" w14:textId="77777777" w:rsidR="00910F84" w:rsidRPr="00C35A2C" w:rsidRDefault="00910F84" w:rsidP="00910F84">
      <w:pPr>
        <w:pStyle w:val="affb"/>
        <w:rPr>
          <w:del w:id="20039" w:author="קלוד" w:date="2026-10-06T10:12:09Z"/>
          <w:rtl/>
        </w:rPr>
      </w:pPr>
      <w:ins w:id="9884" w:author="מספור קטעי משנה" w:date="2026-10-06T06:44:54Z">
        <w:del w:id="20037" w:author="קלוד" w:date="2026-10-06T10:12:09Z">
          <w:r>
            <w:rPr>
              <w:rStyle w:val="MisparKeta"/>
            </w:rPr>
            <w:delText xml:space="preserve">ב. </w:delText>
          </w:r>
        </w:del>
      </w:ins>
      <w:del w:id="20038" w:author="קלוד" w:date="2026-10-06T10:12:09Z">
        <w:r w:rsidRPr="00C35A2C">
          <w:rPr>
            <w:rtl/>
          </w:rPr>
          <w:delText xml:space="preserve">מתני'.</w:delText>
        </w:r>
      </w:del>
    </w:p>
    <w:p w14:paraId="510D1A74" w14:textId="77777777" w:rsidR="00910F84" w:rsidRPr="00C35A2C" w:rsidRDefault="00910F84" w:rsidP="00910F84">
      <w:pPr>
        <w:pStyle w:val="affb"/>
        <w:rPr>
          <w:rtl/>
        </w:rPr>
      </w:pPr>
      <w:ins w:id="20103" w:author="קלוד" w:date="2026-10-06T10:12:09Z">
        <w:r>
          <w:rPr>
            <w:rStyle w:val="MisparKeta"/>
          </w:rPr>
          <w:t xml:space="preserve">ב. </w:t>
        </w:r>
      </w:ins>
      <w:r w:rsidRPr="00C35A2C">
        <w:rPr>
          <w:rtl/>
        </w:rPr>
        <w:t xml:space="preserve">שלשה בתים הן: </w:t>
      </w:r>
      <w:r w:rsidRPr="00C35A2C">
        <w:rPr>
          <w:rFonts w:hint="cs"/>
          <w:rtl/>
        </w:rPr>
        <w:t xml:space="preserve"> </w:t>
      </w:r>
      <w:r w:rsidRPr="00C35A2C">
        <w:rPr>
          <w:rtl/>
        </w:rPr>
        <w:t xml:space="preserve">בית שבנאו מתחלה לעבודת כוכבים - הרי זה אסור; </w:t>
      </w:r>
    </w:p>
    <w:p w14:paraId="7EBCB0F9"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Fonts w:hint="cs"/>
          <w:rtl/>
        </w:rPr>
        <w:tab/>
      </w:r>
      <w:r w:rsidRPr="00C35A2C">
        <w:rPr>
          <w:rFonts w:hint="cs"/>
          <w:rtl/>
        </w:rPr>
        <w:tab/>
      </w:r>
      <w:r w:rsidRPr="00C35A2C">
        <w:rPr>
          <w:rtl/>
        </w:rPr>
        <w:t xml:space="preserve">סיידו וכיידו לעבודת כוכבים וחידש - נוטל מה שחידש; </w:t>
      </w:r>
    </w:p>
    <w:p w14:paraId="27DE42AF"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Fonts w:hint="cs"/>
          <w:rtl/>
        </w:rPr>
        <w:tab/>
      </w:r>
      <w:r w:rsidRPr="00C35A2C">
        <w:rPr>
          <w:rFonts w:hint="cs"/>
          <w:rtl/>
        </w:rPr>
        <w:tab/>
      </w:r>
      <w:r w:rsidRPr="00C35A2C">
        <w:rPr>
          <w:rtl/>
        </w:rPr>
        <w:t>הכניס לתוכה עבודת כוכבים והוציאה - הרי זה מותר.</w:t>
      </w:r>
    </w:p>
    <w:p w14:paraId="14B101BA" w14:textId="77777777" w:rsidR="00910F84" w:rsidRPr="00C35A2C" w:rsidRDefault="00910F84" w:rsidP="00910F84">
      <w:pPr>
        <w:pStyle w:val="afffe"/>
        <w:rPr>
          <w:rtl/>
        </w:rPr>
      </w:pPr>
      <w:r w:rsidRPr="00A06291">
        <w:rPr>
          <w:rtl/>
        </w:rPr>
        <w:t>׻</w:t>
      </w:r>
      <w:r w:rsidRPr="00C35A2C">
        <w:rPr>
          <w:rtl/>
        </w:rPr>
        <w:t xml:space="preserve"> </w:t>
      </w:r>
    </w:p>
    <w:p w14:paraId="659C015A" w14:textId="77777777" w:rsidR="00910F84" w:rsidRPr="00C35A2C" w:rsidRDefault="00910F84" w:rsidP="00910F84">
      <w:pPr>
        <w:rPr>
          <w:rtl/>
        </w:rPr>
      </w:pPr>
      <w:r w:rsidRPr="00C35A2C">
        <w:rPr>
          <w:rtl/>
        </w:rPr>
        <w:t>• רב: המשתחוה לבית אסרו.</w:t>
      </w:r>
      <w:r w:rsidRPr="00C35A2C">
        <w:rPr>
          <w:rFonts w:hint="cs"/>
          <w:rtl/>
        </w:rPr>
        <w:t xml:space="preserve"> - והיינו דס</w:t>
      </w:r>
      <w:r>
        <w:rPr>
          <w:rtl/>
        </w:rPr>
        <w:t>"</w:t>
      </w:r>
      <w:r w:rsidRPr="00C35A2C">
        <w:rPr>
          <w:rFonts w:hint="cs"/>
          <w:rtl/>
        </w:rPr>
        <w:t xml:space="preserve">ל </w:t>
      </w:r>
      <w:r w:rsidRPr="00C35A2C">
        <w:rPr>
          <w:rtl/>
        </w:rPr>
        <w:t xml:space="preserve"> תלוש ולבסוף חברו כתלוש דמי, </w:t>
      </w:r>
    </w:p>
    <w:p w14:paraId="2CECD029" w14:textId="77777777" w:rsidR="00910F84" w:rsidRPr="00C35A2C" w:rsidRDefault="00910F84" w:rsidP="00910F84">
      <w:pPr>
        <w:rPr>
          <w:rtl/>
        </w:rPr>
      </w:pPr>
      <w:r w:rsidRPr="00C35A2C">
        <w:rPr>
          <w:rtl/>
        </w:rPr>
        <w:t>• וה</w:t>
      </w:r>
      <w:r w:rsidRPr="00C35A2C">
        <w:rPr>
          <w:rFonts w:hint="cs"/>
          <w:rtl/>
        </w:rPr>
        <w:t>ך ד</w:t>
      </w:r>
      <w:r w:rsidRPr="00C35A2C">
        <w:rPr>
          <w:rtl/>
        </w:rPr>
        <w:t>אנן בנאו תנן! בנאו א</w:t>
      </w:r>
      <w:r w:rsidRPr="00C35A2C">
        <w:rPr>
          <w:rFonts w:hint="cs"/>
          <w:rtl/>
        </w:rPr>
        <w:t>ע</w:t>
      </w:r>
      <w:r>
        <w:rPr>
          <w:rtl/>
        </w:rPr>
        <w:t>"</w:t>
      </w:r>
      <w:r w:rsidRPr="00C35A2C">
        <w:rPr>
          <w:rFonts w:hint="cs"/>
          <w:rtl/>
        </w:rPr>
        <w:t xml:space="preserve">פ </w:t>
      </w:r>
      <w:r w:rsidRPr="00C35A2C">
        <w:rPr>
          <w:rtl/>
        </w:rPr>
        <w:t>שלא השתחוה לו, השתחוה א</w:t>
      </w:r>
      <w:r w:rsidRPr="00C35A2C">
        <w:rPr>
          <w:rFonts w:hint="cs"/>
          <w:rtl/>
        </w:rPr>
        <w:t>ע</w:t>
      </w:r>
      <w:r>
        <w:rPr>
          <w:rtl/>
        </w:rPr>
        <w:t>"</w:t>
      </w:r>
      <w:r w:rsidRPr="00C35A2C">
        <w:rPr>
          <w:rFonts w:hint="cs"/>
          <w:rtl/>
        </w:rPr>
        <w:t xml:space="preserve">פ </w:t>
      </w:r>
      <w:r w:rsidRPr="00C35A2C">
        <w:rPr>
          <w:rtl/>
        </w:rPr>
        <w:t>שלא בנאו.</w:t>
      </w:r>
    </w:p>
    <w:p w14:paraId="13FA6F0B" w14:textId="77777777" w:rsidR="00910F84" w:rsidRPr="00C35A2C" w:rsidRDefault="00910F84" w:rsidP="00910F84">
      <w:pPr>
        <w:pStyle w:val="afffa"/>
        <w:rPr>
          <w:rtl/>
        </w:rPr>
      </w:pPr>
      <w:r>
        <w:rPr>
          <w:rtl/>
        </w:rPr>
        <w:t xml:space="preserve">- </w:t>
      </w:r>
      <w:r w:rsidRPr="00C35A2C">
        <w:rPr>
          <w:rFonts w:hint="cs"/>
          <w:rtl/>
        </w:rPr>
        <w:t xml:space="preserve">לא חשיב ארבעה </w:t>
      </w:r>
      <w:r w:rsidRPr="00C35A2C">
        <w:rPr>
          <w:rtl/>
        </w:rPr>
        <w:t xml:space="preserve">כיון דלענין ביטול, בנה והשתחוה </w:t>
      </w:r>
      <w:r w:rsidRPr="00C35A2C">
        <w:rPr>
          <w:rFonts w:hint="cs"/>
          <w:rtl/>
        </w:rPr>
        <w:t>חשיב אחד</w:t>
      </w:r>
      <w:r w:rsidRPr="00C35A2C">
        <w:rPr>
          <w:rtl/>
        </w:rPr>
        <w:t>.</w:t>
      </w:r>
    </w:p>
    <w:p w14:paraId="0982AAAD"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69" w:author="קלוד" w:date="2026-10-06T10:07:24Z"/>
        </w:rPr>
      </w:pPr>
      <w:ins w:id="20168" w:author="קלוד" w:date="2026-10-06T10:07:24Z">
        <w:r>
          <w:t xml:space="preserve">משנה ז</w:t>
        </w:r>
      </w:ins>
    </w:p>
    <w:p w14:paraId="74DA72BB" w14:textId="77777777" w:rsidR="00910F84" w:rsidRPr="00C35A2C" w:rsidRDefault="00910F84" w:rsidP="00910F84">
      <w:pPr>
        <w:pStyle w:val="affb"/>
        <w:rPr>
          <w:del w:id="20042" w:author="קלוד" w:date="2026-10-06T10:12:09Z"/>
          <w:rtl/>
        </w:rPr>
      </w:pPr>
      <w:ins w:id="9885" w:author="מספור קטעי משנה" w:date="2026-10-06T06:44:54Z">
        <w:del w:id="20040" w:author="קלוד" w:date="2026-10-06T10:12:09Z">
          <w:r>
            <w:rPr>
              <w:rStyle w:val="MisparKeta"/>
            </w:rPr>
            <w:delText xml:space="preserve">ד. </w:delText>
          </w:r>
        </w:del>
      </w:ins>
      <w:del w:id="20041" w:author="קלוד" w:date="2026-10-06T10:12:09Z">
        <w:r w:rsidRPr="00C35A2C">
          <w:rPr>
            <w:rtl/>
          </w:rPr>
          <w:delText xml:space="preserve">מתני'.</w:delText>
        </w:r>
      </w:del>
    </w:p>
    <w:p w14:paraId="7B705F80" w14:textId="77777777" w:rsidR="00910F84" w:rsidRPr="00C35A2C" w:rsidRDefault="00910F84" w:rsidP="00910F84">
      <w:pPr>
        <w:pStyle w:val="affb"/>
        <w:rPr>
          <w:rtl/>
        </w:rPr>
      </w:pPr>
      <w:ins w:id="20104" w:author="קלוד" w:date="2026-10-06T10:12:09Z">
        <w:r>
          <w:rPr>
            <w:rStyle w:val="MisparKeta"/>
          </w:rPr>
          <w:t xml:space="preserve">ד. </w:t>
        </w:r>
      </w:ins>
      <w:r w:rsidRPr="00C35A2C">
        <w:rPr>
          <w:rtl/>
        </w:rPr>
        <w:t xml:space="preserve">שלש אבנים הן: אבן שחצבה מתחלה לבימוס - הרי זו אסורה; </w:t>
      </w:r>
    </w:p>
    <w:p w14:paraId="210C9D2D" w14:textId="77777777" w:rsidR="00910F84" w:rsidRPr="00C35A2C" w:rsidRDefault="00910F84" w:rsidP="00910F84">
      <w:pPr>
        <w:pStyle w:val="affb"/>
        <w:rPr>
          <w:rtl/>
        </w:rPr>
      </w:pPr>
      <w:r w:rsidRPr="00C35A2C">
        <w:rPr>
          <w:rtl/>
        </w:rPr>
        <w:t xml:space="preserve">סיידה וכיידה לשם עבודת כוכבים - נוטל מה שסייד וכייד ומותרת; </w:t>
      </w:r>
    </w:p>
    <w:p w14:paraId="7BF67B92" w14:textId="77777777" w:rsidR="00910F84" w:rsidRPr="00C35A2C" w:rsidRDefault="00910F84" w:rsidP="00910F84">
      <w:pPr>
        <w:pStyle w:val="affb"/>
        <w:rPr>
          <w:rtl/>
        </w:rPr>
      </w:pPr>
      <w:r w:rsidRPr="00C35A2C">
        <w:rPr>
          <w:rtl/>
        </w:rPr>
        <w:t>העמיד עליה עבודת כוכבים וסילקה - הרי זו מותרת.</w:t>
      </w:r>
    </w:p>
    <w:p w14:paraId="39EF8108" w14:textId="77777777" w:rsidR="00910F84" w:rsidRPr="00C35A2C" w:rsidRDefault="00910F84" w:rsidP="00910F84">
      <w:pPr>
        <w:pStyle w:val="afffe"/>
        <w:rPr>
          <w:rtl/>
        </w:rPr>
      </w:pPr>
      <w:r w:rsidRPr="00A06291">
        <w:rPr>
          <w:rtl/>
        </w:rPr>
        <w:t>׻</w:t>
      </w:r>
      <w:r w:rsidRPr="00C35A2C">
        <w:rPr>
          <w:rtl/>
        </w:rPr>
        <w:t xml:space="preserve"> </w:t>
      </w:r>
    </w:p>
    <w:p w14:paraId="3435E673" w14:textId="77777777" w:rsidR="00910F84" w:rsidRPr="00C35A2C" w:rsidRDefault="00910F84" w:rsidP="00910F84">
      <w:pPr>
        <w:rPr>
          <w:rtl/>
        </w:rPr>
      </w:pPr>
      <w:r w:rsidRPr="00C35A2C">
        <w:rPr>
          <w:rtl/>
        </w:rPr>
        <w:t>א</w:t>
      </w:r>
      <w:r>
        <w:rPr>
          <w:rtl/>
        </w:rPr>
        <w:t>"</w:t>
      </w:r>
      <w:r w:rsidRPr="00C35A2C">
        <w:rPr>
          <w:rtl/>
        </w:rPr>
        <w:t>ר אמי: והוא שסייד וכייד בגופה של אבן</w:t>
      </w:r>
      <w:r w:rsidRPr="00C35A2C">
        <w:rPr>
          <w:rFonts w:hint="cs"/>
          <w:rtl/>
        </w:rPr>
        <w:t xml:space="preserve"> ולענין ביטול קאמר </w:t>
      </w:r>
      <w:r w:rsidRPr="00C35A2C">
        <w:rPr>
          <w:rtl/>
        </w:rPr>
        <w:t>וא</w:t>
      </w:r>
      <w:r w:rsidRPr="00C35A2C">
        <w:rPr>
          <w:rFonts w:hint="cs"/>
          <w:rtl/>
        </w:rPr>
        <w:t>ע</w:t>
      </w:r>
      <w:r>
        <w:rPr>
          <w:rtl/>
        </w:rPr>
        <w:t>"</w:t>
      </w:r>
      <w:r w:rsidRPr="00C35A2C">
        <w:rPr>
          <w:rFonts w:hint="cs"/>
          <w:rtl/>
        </w:rPr>
        <w:t xml:space="preserve">ג </w:t>
      </w:r>
      <w:r w:rsidRPr="00C35A2C">
        <w:rPr>
          <w:rtl/>
        </w:rPr>
        <w:t>דסייד וכייד בגופה של אבן, כ</w:t>
      </w:r>
      <w:r w:rsidRPr="00C35A2C">
        <w:rPr>
          <w:rFonts w:hint="cs"/>
          <w:rtl/>
        </w:rPr>
        <w:t>ש</w:t>
      </w:r>
      <w:r w:rsidRPr="00C35A2C">
        <w:rPr>
          <w:rtl/>
        </w:rPr>
        <w:t xml:space="preserve">נטל מה שחידש </w:t>
      </w:r>
      <w:r w:rsidRPr="00C35A2C">
        <w:rPr>
          <w:rFonts w:hint="cs"/>
          <w:rtl/>
        </w:rPr>
        <w:t xml:space="preserve"> מהני, ולא אמרי'</w:t>
      </w:r>
      <w:r w:rsidRPr="00C35A2C">
        <w:rPr>
          <w:rtl/>
        </w:rPr>
        <w:t xml:space="preserve"> כיון שסייד וכייד בגופה של אבן, </w:t>
      </w:r>
      <w:r w:rsidRPr="00C35A2C">
        <w:rPr>
          <w:rFonts w:hint="cs"/>
          <w:rtl/>
        </w:rPr>
        <w:t>דמי ל</w:t>
      </w:r>
      <w:r w:rsidRPr="00C35A2C">
        <w:rPr>
          <w:rtl/>
        </w:rPr>
        <w:t>אבן שחצבה מתחלה לע</w:t>
      </w:r>
      <w:r w:rsidRPr="00C35A2C">
        <w:rPr>
          <w:rFonts w:hint="cs"/>
          <w:rtl/>
        </w:rPr>
        <w:t>כו</w:t>
      </w:r>
      <w:r>
        <w:rPr>
          <w:rtl/>
        </w:rPr>
        <w:t>"</w:t>
      </w:r>
      <w:r w:rsidRPr="00C35A2C">
        <w:rPr>
          <w:rFonts w:hint="cs"/>
          <w:rtl/>
        </w:rPr>
        <w:t>ם ותיאסר</w:t>
      </w:r>
    </w:p>
    <w:p w14:paraId="12D69BC1" w14:textId="77777777" w:rsidR="00910F84" w:rsidRPr="00C35A2C" w:rsidRDefault="00910F84" w:rsidP="00910F84">
      <w:pPr>
        <w:pStyle w:val="afffe"/>
        <w:rPr>
          <w:rtl/>
        </w:rPr>
      </w:pPr>
      <w:r w:rsidRPr="00A06291">
        <w:rPr>
          <w:rtl/>
        </w:rPr>
        <w:t>׻</w:t>
      </w:r>
      <w:r w:rsidRPr="00C35A2C">
        <w:rPr>
          <w:rtl/>
        </w:rPr>
        <w:t xml:space="preserve"> </w:t>
      </w:r>
    </w:p>
    <w:p w14:paraId="4E21E3A6" w14:textId="77777777" w:rsidR="00910F84" w:rsidRPr="00C35A2C" w:rsidRDefault="00910F84" w:rsidP="00910F84">
      <w:pPr>
        <w:pStyle w:val="aff6"/>
        <w:framePr w:wrap="around"/>
        <w:rPr>
          <w:rtl/>
        </w:rPr>
      </w:pPr>
      <w:r w:rsidRPr="00C35A2C">
        <w:rPr>
          <w:rFonts w:hint="cs"/>
          <w:rtl/>
        </w:rPr>
        <w:t>מח.</w:t>
      </w:r>
    </w:p>
    <w:p>
      <w:pPr>
        <w:pStyle w:val="affff4"/>
        <w:rPr>
          <w:ins w:id="20171" w:author="קלוד" w:date="2026-10-06T10:07:24Z"/>
        </w:rPr>
      </w:pPr>
      <w:ins w:id="20170" w:author="קלוד" w:date="2026-10-06T10:07:24Z">
        <w:r>
          <w:t xml:space="preserve">משנה ז</w:t>
        </w:r>
      </w:ins>
    </w:p>
    <w:p w14:paraId="05273B6A" w14:textId="77777777" w:rsidR="00910F84" w:rsidRPr="00C35A2C" w:rsidRDefault="00910F84" w:rsidP="00910F84">
      <w:pPr>
        <w:pStyle w:val="affb"/>
        <w:rPr>
          <w:del w:id="20045" w:author="קלוד" w:date="2026-10-06T10:12:09Z"/>
          <w:rtl/>
        </w:rPr>
      </w:pPr>
      <w:ins w:id="9886" w:author="מספור קטעי משנה" w:date="2026-10-06T06:44:54Z">
        <w:del w:id="20043" w:author="קלוד" w:date="2026-10-06T10:12:09Z">
          <w:r>
            <w:rPr>
              <w:rStyle w:val="MisparKeta"/>
            </w:rPr>
            <w:delText xml:space="preserve">א. </w:delText>
          </w:r>
        </w:del>
      </w:ins>
      <w:del w:id="20044" w:author="קלוד" w:date="2026-10-06T10:12:09Z">
        <w:r w:rsidRPr="00C35A2C">
          <w:rPr>
            <w:rtl/>
          </w:rPr>
          <w:delText xml:space="preserve">מתני'.</w:delText>
        </w:r>
      </w:del>
    </w:p>
    <w:p w14:paraId="4D1EF865" w14:textId="77777777" w:rsidR="00910F84" w:rsidRPr="00C35A2C" w:rsidRDefault="00910F84" w:rsidP="00910F84">
      <w:pPr>
        <w:pStyle w:val="affb"/>
        <w:rPr>
          <w:rtl/>
        </w:rPr>
      </w:pPr>
      <w:ins w:id="20105" w:author="קלוד" w:date="2026-10-06T10:12:09Z">
        <w:r>
          <w:rPr>
            <w:rStyle w:val="MisparKeta"/>
          </w:rPr>
          <w:t xml:space="preserve">א. </w:t>
        </w:r>
      </w:ins>
      <w:r w:rsidRPr="00C35A2C">
        <w:rPr>
          <w:rtl/>
        </w:rPr>
        <w:t>שלש אשרות הן: אילן</w:t>
      </w:r>
      <w:r>
        <w:rPr>
          <w:rtl/>
        </w:rPr>
        <w:t xml:space="preserve"> שנטעו מתחלה לשם עבודת כוכבים </w:t>
      </w:r>
      <w:r w:rsidRPr="00C35A2C">
        <w:rPr>
          <w:rtl/>
        </w:rPr>
        <w:t xml:space="preserve">הרי זו אסורה; </w:t>
      </w:r>
    </w:p>
    <w:p w14:paraId="382C1EF2" w14:textId="77777777" w:rsidR="00910F84" w:rsidRPr="00C35A2C" w:rsidRDefault="00910F84" w:rsidP="00910F84">
      <w:pPr>
        <w:pStyle w:val="affb"/>
        <w:rPr>
          <w:rtl/>
        </w:rPr>
      </w:pPr>
      <w:r w:rsidRPr="00C35A2C">
        <w:rPr>
          <w:rFonts w:hint="cs"/>
          <w:rtl/>
        </w:rPr>
        <w:t xml:space="preserve"> </w:t>
      </w:r>
      <w:r>
        <w:rPr>
          <w:rFonts w:hint="cs"/>
          <w:rtl/>
        </w:rPr>
        <w:tab/>
      </w:r>
      <w:r>
        <w:rPr>
          <w:rFonts w:hint="cs"/>
          <w:rtl/>
        </w:rPr>
        <w:tab/>
      </w:r>
      <w:r w:rsidRPr="00C35A2C">
        <w:rPr>
          <w:rtl/>
        </w:rPr>
        <w:t>גידעו ופיסלו לשם עבודת כוכבים והחליף.</w:t>
      </w:r>
      <w:r w:rsidRPr="00C35A2C">
        <w:rPr>
          <w:rFonts w:hint="cs"/>
          <w:rtl/>
        </w:rPr>
        <w:t xml:space="preserve"> </w:t>
      </w:r>
      <w:r w:rsidRPr="00C35A2C">
        <w:rPr>
          <w:rtl/>
        </w:rPr>
        <w:t xml:space="preserve">נוטל מה שהחליף; </w:t>
      </w:r>
    </w:p>
    <w:p w14:paraId="0FAC051B" w14:textId="77777777" w:rsidR="00910F84" w:rsidRPr="00C35A2C" w:rsidRDefault="00910F84" w:rsidP="00910F84">
      <w:pPr>
        <w:pStyle w:val="affb"/>
        <w:rPr>
          <w:rtl/>
        </w:rPr>
      </w:pPr>
      <w:r w:rsidRPr="00C35A2C">
        <w:rPr>
          <w:rFonts w:hint="cs"/>
          <w:rtl/>
        </w:rPr>
        <w:t xml:space="preserve"> </w:t>
      </w:r>
      <w:r>
        <w:rPr>
          <w:rFonts w:hint="cs"/>
          <w:rtl/>
        </w:rPr>
        <w:tab/>
      </w:r>
      <w:r w:rsidRPr="00C35A2C">
        <w:rPr>
          <w:rFonts w:hint="cs"/>
          <w:rtl/>
        </w:rPr>
        <w:tab/>
      </w:r>
      <w:r w:rsidRPr="00C35A2C">
        <w:rPr>
          <w:rtl/>
        </w:rPr>
        <w:t>העמיד תחתיה עבודת כוכבים ונטלה - הרי זו מותרת.</w:t>
      </w:r>
    </w:p>
    <w:p w14:paraId="554C9275" w14:textId="77777777" w:rsidR="00910F84" w:rsidRPr="00C35A2C" w:rsidRDefault="00910F84" w:rsidP="00910F84">
      <w:pPr>
        <w:pStyle w:val="afffe"/>
        <w:rPr>
          <w:rtl/>
        </w:rPr>
      </w:pPr>
      <w:r w:rsidRPr="00A06291">
        <w:rPr>
          <w:rtl/>
        </w:rPr>
        <w:t>׻</w:t>
      </w:r>
      <w:r w:rsidRPr="00C35A2C">
        <w:rPr>
          <w:rtl/>
        </w:rPr>
        <w:t xml:space="preserve"> </w:t>
      </w:r>
    </w:p>
    <w:p w14:paraId="759B6E70" w14:textId="77777777" w:rsidR="00910F84" w:rsidRPr="00C35A2C" w:rsidRDefault="00910F84" w:rsidP="00910F84">
      <w:pPr>
        <w:rPr>
          <w:rtl/>
        </w:rPr>
      </w:pPr>
      <w:r w:rsidRPr="00C35A2C">
        <w:rPr>
          <w:rtl/>
        </w:rPr>
        <w:t>• דבי ר' ינאי; והוא שהבריך והרכיב בגופו של אילן.</w:t>
      </w:r>
      <w:r w:rsidRPr="00C35A2C">
        <w:rPr>
          <w:rFonts w:hint="cs"/>
          <w:rtl/>
        </w:rPr>
        <w:t xml:space="preserve"> ולענין ביטול דכשנטל מה שהחליף מהני ולא מיחשיב נטיעה </w:t>
      </w:r>
    </w:p>
    <w:p w14:paraId="66E8BA04" w14:textId="77777777" w:rsidR="00910F84" w:rsidRPr="00C35A2C" w:rsidRDefault="00910F84" w:rsidP="00910F84">
      <w:pPr>
        <w:rPr>
          <w:rtl/>
        </w:rPr>
      </w:pPr>
      <w:r w:rsidRPr="00C35A2C">
        <w:rPr>
          <w:rtl/>
        </w:rPr>
        <w:t>• שמואל: המשתחוה לאילן - תוספתיה אסורה.</w:t>
      </w:r>
    </w:p>
    <w:p w14:paraId="09352B0F" w14:textId="77777777" w:rsidR="00910F84" w:rsidRPr="00C35A2C" w:rsidRDefault="00910F84" w:rsidP="00910F84">
      <w:pPr>
        <w:rPr>
          <w:rtl/>
        </w:rPr>
      </w:pPr>
      <w:r w:rsidRPr="00C35A2C">
        <w:rPr>
          <w:rtl/>
        </w:rPr>
        <w:t xml:space="preserve">• </w:t>
      </w:r>
      <w:r w:rsidRPr="00C35A2C">
        <w:rPr>
          <w:rFonts w:hint="cs"/>
          <w:rtl/>
        </w:rPr>
        <w:t>והך</w:t>
      </w:r>
      <w:r w:rsidRPr="00C35A2C">
        <w:rPr>
          <w:rtl/>
        </w:rPr>
        <w:t xml:space="preserve"> </w:t>
      </w:r>
      <w:r w:rsidRPr="00C35A2C">
        <w:rPr>
          <w:rFonts w:hint="cs"/>
          <w:rtl/>
        </w:rPr>
        <w:t>ד</w:t>
      </w:r>
      <w:r w:rsidRPr="00C35A2C">
        <w:rPr>
          <w:rtl/>
        </w:rPr>
        <w:t>גידעו ופיסלו לע</w:t>
      </w:r>
      <w:r w:rsidRPr="00C35A2C">
        <w:rPr>
          <w:rFonts w:hint="cs"/>
          <w:rtl/>
        </w:rPr>
        <w:t>כו</w:t>
      </w:r>
      <w:r>
        <w:rPr>
          <w:rtl/>
        </w:rPr>
        <w:t>"</w:t>
      </w:r>
      <w:r w:rsidRPr="00C35A2C">
        <w:rPr>
          <w:rFonts w:hint="cs"/>
          <w:rtl/>
        </w:rPr>
        <w:t xml:space="preserve">ם </w:t>
      </w:r>
      <w:r w:rsidRPr="00C35A2C">
        <w:rPr>
          <w:rtl/>
        </w:rPr>
        <w:t xml:space="preserve">והחליף - נוטל מה שהחליף; גידעו ופיסלו אין, </w:t>
      </w:r>
      <w:r w:rsidRPr="00C35A2C">
        <w:rPr>
          <w:rFonts w:hint="cs"/>
          <w:rtl/>
        </w:rPr>
        <w:t xml:space="preserve"> </w:t>
      </w:r>
      <w:r w:rsidRPr="00C35A2C">
        <w:rPr>
          <w:rtl/>
        </w:rPr>
        <w:t xml:space="preserve">לא גידעו ופיסלו לא! </w:t>
      </w:r>
    </w:p>
    <w:p w14:paraId="57C19EBD" w14:textId="77777777" w:rsidR="00910F84" w:rsidRPr="00C35A2C" w:rsidRDefault="00910F84" w:rsidP="00910F84">
      <w:pPr>
        <w:pStyle w:val="afffa"/>
        <w:rPr>
          <w:rtl/>
        </w:rPr>
      </w:pPr>
      <w:r>
        <w:rPr>
          <w:rtl/>
        </w:rPr>
        <w:t xml:space="preserve">- </w:t>
      </w:r>
      <w:r w:rsidRPr="00C35A2C">
        <w:rPr>
          <w:rtl/>
        </w:rPr>
        <w:t xml:space="preserve">שמואל: הא מני? רבנן היא, </w:t>
      </w:r>
      <w:r w:rsidRPr="00C35A2C">
        <w:rPr>
          <w:rtl/>
        </w:rPr>
        <w:tab/>
        <w:t xml:space="preserve">ושמואל </w:t>
      </w:r>
      <w:r>
        <w:rPr>
          <w:rStyle w:val="affff1"/>
          <w:rFonts w:hint="cs"/>
          <w:rtl/>
          <w:rPrChange w:id="10028" w:author="מנוע אמוראים" w:date="2026-10-05T16:41:56Z">
            <w:rPr>
              <w:rFonts w:hint="cs"/>
              <w:rtl/>
            </w:rPr>
          </w:rPrChange>
        </w:rPr>
        <w:t xml:space="preserve">כריב</w:t>
      </w:r>
      <w:r>
        <w:rPr>
          <w:rStyle w:val="affff1"/>
          <w:rtl/>
          <w:rPrChange w:id="10029" w:author="מנוע אמוראים" w:date="2026-10-05T16:41:56Z">
            <w:rPr>
              <w:rtl/>
            </w:rPr>
          </w:rPrChange>
        </w:rPr>
        <w:t xml:space="preserve">"</w:t>
      </w:r>
      <w:r>
        <w:rPr>
          <w:rStyle w:val="affff1"/>
          <w:rFonts w:hint="cs"/>
          <w:rtl/>
          <w:rPrChange w:id="10030" w:author="מנוע אמוראים" w:date="2026-10-05T16:41:56Z">
            <w:rPr>
              <w:rFonts w:hint="cs"/>
              <w:rtl/>
            </w:rPr>
          </w:rPrChange>
        </w:rPr>
        <w:t xml:space="preserve">י</w:t>
      </w:r>
      <w:r>
        <w:rPr>
          <w:rFonts w:hint="cs"/>
          <w:rtl/>
        </w:rPr>
        <w:t xml:space="preserve"> ד</w:t>
      </w:r>
      <w:r w:rsidRPr="00C35A2C">
        <w:rPr>
          <w:rtl/>
        </w:rPr>
        <w:t>אילן שנטעו ולבסוף עבדו - אסור.</w:t>
      </w:r>
    </w:p>
    <w:p w14:paraId="39F38CA8" w14:textId="77777777" w:rsidR="00910F84" w:rsidRPr="00C35A2C" w:rsidRDefault="00910F84" w:rsidP="00910F84">
      <w:pPr>
        <w:rPr>
          <w:rtl/>
        </w:rPr>
      </w:pPr>
      <w:r w:rsidRPr="00C35A2C">
        <w:rPr>
          <w:rFonts w:hint="cs"/>
          <w:rtl/>
        </w:rPr>
        <w:t>ואין לומר דריב'י ורבנן מודו דאסור ו</w:t>
      </w:r>
      <w:r w:rsidRPr="00280F6D">
        <w:rPr>
          <w:rFonts w:hint="cs"/>
          <w:b/>
          <w:bCs/>
          <w:rtl/>
        </w:rPr>
        <w:t>פליגי</w:t>
      </w:r>
      <w:r>
        <w:rPr>
          <w:rFonts w:hint="cs"/>
          <w:rtl/>
        </w:rPr>
        <w:t xml:space="preserve"> רק בעיקרו </w:t>
      </w:r>
      <w:r>
        <w:rPr>
          <w:rStyle w:val="affff1"/>
          <w:rFonts w:hint="cs"/>
          <w:rtl/>
          <w:rPrChange w:id="10031" w:author="מנוע אמוראים" w:date="2026-10-05T16:41:56Z">
            <w:rPr>
              <w:rFonts w:hint="cs"/>
              <w:rtl/>
            </w:rPr>
          </w:rPrChange>
        </w:rPr>
        <w:t xml:space="preserve">דלריב</w:t>
      </w:r>
      <w:r>
        <w:rPr>
          <w:rStyle w:val="affff1"/>
          <w:rtl/>
          <w:rPrChange w:id="10032" w:author="מנוע אמוראים" w:date="2026-10-05T16:41:56Z">
            <w:rPr>
              <w:rtl/>
            </w:rPr>
          </w:rPrChange>
        </w:rPr>
        <w:t xml:space="preserve">"</w:t>
      </w:r>
      <w:r>
        <w:rPr>
          <w:rStyle w:val="affff1"/>
          <w:rFonts w:hint="cs"/>
          <w:rtl/>
          <w:rPrChange w:id="10033" w:author="מנוע אמוראים" w:date="2026-10-05T16:41:56Z">
            <w:rPr>
              <w:rFonts w:hint="cs"/>
              <w:rtl/>
            </w:rPr>
          </w:rPrChange>
        </w:rPr>
        <w:t xml:space="preserve">י</w:t>
      </w:r>
      <w:r>
        <w:rPr>
          <w:rFonts w:hint="cs"/>
          <w:rtl/>
        </w:rPr>
        <w:t xml:space="preserve"> אסור </w:t>
      </w:r>
      <w:r w:rsidRPr="007C2DF0">
        <w:rPr>
          <w:rStyle w:val="afffd"/>
          <w:rFonts w:hint="cs"/>
          <w:rtl/>
        </w:rPr>
        <w:t xml:space="preserve">ד'ואשריהם תשרפון באש' </w:t>
      </w:r>
    </w:p>
    <w:p w14:paraId="4F67D442" w14:textId="77777777" w:rsidR="00910F84" w:rsidRPr="00C35A2C" w:rsidRDefault="00910F84" w:rsidP="00910F84">
      <w:pPr>
        <w:rPr>
          <w:rtl/>
        </w:rPr>
      </w:pPr>
      <w:r w:rsidRPr="00C35A2C">
        <w:rPr>
          <w:rFonts w:hint="cs"/>
          <w:rtl/>
        </w:rPr>
        <w:t>ולרבנן</w:t>
      </w:r>
      <w:r w:rsidRPr="00C35A2C">
        <w:rPr>
          <w:rtl/>
        </w:rPr>
        <w:t xml:space="preserve">: עיקר אילן שרי, </w:t>
      </w:r>
      <w:r w:rsidRPr="007C2DF0">
        <w:rPr>
          <w:rStyle w:val="afffd"/>
          <w:rtl/>
        </w:rPr>
        <w:t>ד</w:t>
      </w:r>
      <w:r w:rsidRPr="007C2DF0">
        <w:rPr>
          <w:rStyle w:val="afffd"/>
          <w:rFonts w:hint="cs"/>
          <w:rtl/>
        </w:rPr>
        <w:t>'</w:t>
      </w:r>
      <w:r w:rsidRPr="007C2DF0">
        <w:rPr>
          <w:rStyle w:val="afffd"/>
          <w:rtl/>
        </w:rPr>
        <w:t>ואשירהם תגדעון</w:t>
      </w:r>
      <w:r w:rsidRPr="007C2DF0">
        <w:rPr>
          <w:rStyle w:val="afffd"/>
          <w:rFonts w:hint="cs"/>
          <w:rtl/>
        </w:rPr>
        <w:t xml:space="preserve">' </w:t>
      </w:r>
      <w:r w:rsidRPr="00C35A2C">
        <w:rPr>
          <w:rFonts w:hint="cs"/>
          <w:rtl/>
        </w:rPr>
        <w:t>אילן שנטעו ולבסוף עבדו זהו</w:t>
      </w:r>
      <w:r w:rsidRPr="00C35A2C">
        <w:rPr>
          <w:rtl/>
        </w:rPr>
        <w:t xml:space="preserve"> אילן שגידועו אסור ועיקרו שרי? </w:t>
      </w:r>
    </w:p>
    <w:p w14:paraId="5D46CFE7" w14:textId="77777777" w:rsidR="00910F84" w:rsidRPr="00C35A2C" w:rsidRDefault="00910F84" w:rsidP="00910F84">
      <w:pPr>
        <w:rPr>
          <w:rtl/>
        </w:rPr>
      </w:pPr>
      <w:r w:rsidRPr="00C35A2C">
        <w:rPr>
          <w:rFonts w:hint="cs"/>
          <w:rtl/>
        </w:rPr>
        <w:t>וא</w:t>
      </w:r>
      <w:r>
        <w:rPr>
          <w:rtl/>
        </w:rPr>
        <w:t>"</w:t>
      </w:r>
      <w:r>
        <w:rPr>
          <w:rFonts w:hint="cs"/>
          <w:rtl/>
        </w:rPr>
        <w:t xml:space="preserve">א לומר דאיפוך רבנן </w:t>
      </w:r>
      <w:r>
        <w:rPr>
          <w:rStyle w:val="affff1"/>
          <w:rFonts w:hint="cs"/>
          <w:rtl/>
          <w:rPrChange w:id="10034" w:author="מנוע אמוראים" w:date="2026-10-05T16:41:56Z">
            <w:rPr>
              <w:rFonts w:hint="cs"/>
              <w:rtl/>
            </w:rPr>
          </w:rPrChange>
        </w:rPr>
        <w:t xml:space="preserve">לדריב</w:t>
      </w:r>
      <w:r>
        <w:rPr>
          <w:rStyle w:val="affff1"/>
          <w:rtl/>
          <w:rPrChange w:id="10035" w:author="מנוע אמוראים" w:date="2026-10-05T16:41:56Z">
            <w:rPr>
              <w:rtl/>
            </w:rPr>
          </w:rPrChange>
        </w:rPr>
        <w:t xml:space="preserve">"</w:t>
      </w:r>
      <w:r>
        <w:rPr>
          <w:rStyle w:val="affff1"/>
          <w:rFonts w:hint="cs"/>
          <w:rtl/>
          <w:rPrChange w:id="10036" w:author="מנוע אמוראים" w:date="2026-10-05T16:41:56Z">
            <w:rPr>
              <w:rFonts w:hint="cs"/>
              <w:rtl/>
            </w:rPr>
          </w:rPrChange>
        </w:rPr>
        <w:t xml:space="preserve">י</w:t>
      </w:r>
      <w:r>
        <w:rPr>
          <w:rFonts w:hint="cs"/>
          <w:rtl/>
        </w:rPr>
        <w:t xml:space="preserve"> דא</w:t>
      </w:r>
      <w:r>
        <w:rPr>
          <w:rtl/>
        </w:rPr>
        <w:t>"</w:t>
      </w:r>
      <w:r w:rsidRPr="00C35A2C">
        <w:rPr>
          <w:rFonts w:hint="cs"/>
          <w:rtl/>
        </w:rPr>
        <w:t xml:space="preserve">כ גידעו ופיסלו מאן קתני לה לא רבנן דבלא גידעו ופיסלו תוספת אסור </w:t>
      </w:r>
    </w:p>
    <w:p w14:paraId="00A2A84A" w14:textId="77777777" w:rsidR="00910F84" w:rsidRPr="00C35A2C" w:rsidRDefault="00910F84" w:rsidP="00910F84">
      <w:pPr>
        <w:ind w:firstLine="266"/>
        <w:rPr>
          <w:rtl/>
        </w:rPr>
      </w:pPr>
      <w:r>
        <w:rPr>
          <w:rFonts w:hint="cs"/>
          <w:rtl/>
        </w:rPr>
        <w:t xml:space="preserve">ולא </w:t>
      </w:r>
      <w:r>
        <w:rPr>
          <w:rStyle w:val="affff1"/>
          <w:rFonts w:hint="cs"/>
          <w:rtl/>
          <w:rPrChange w:id="10037" w:author="מנוע אמוראים" w:date="2026-10-05T16:41:56Z">
            <w:rPr>
              <w:rFonts w:hint="cs"/>
              <w:rtl/>
            </w:rPr>
          </w:rPrChange>
        </w:rPr>
        <w:t xml:space="preserve">ריב</w:t>
      </w:r>
      <w:r>
        <w:rPr>
          <w:rStyle w:val="affff1"/>
          <w:rtl/>
          <w:rPrChange w:id="10038" w:author="מנוע אמוראים" w:date="2026-10-05T16:41:56Z">
            <w:rPr>
              <w:rtl/>
            </w:rPr>
          </w:rPrChange>
        </w:rPr>
        <w:t xml:space="preserve">"</w:t>
      </w:r>
      <w:r>
        <w:rPr>
          <w:rStyle w:val="affff1"/>
          <w:rFonts w:hint="cs"/>
          <w:rtl/>
          <w:rPrChange w:id="10039" w:author="מנוע אמוראים" w:date="2026-10-05T16:41:56Z">
            <w:rPr>
              <w:rFonts w:hint="cs"/>
              <w:rtl/>
            </w:rPr>
          </w:rPrChange>
        </w:rPr>
        <w:t xml:space="preserve">י</w:t>
      </w:r>
      <w:r>
        <w:rPr>
          <w:rFonts w:hint="cs"/>
          <w:rtl/>
        </w:rPr>
        <w:t xml:space="preserve"> דעיקר אילן נמי אסור </w:t>
      </w:r>
    </w:p>
    <w:p w14:paraId="7B1ECA6A" w14:textId="77777777" w:rsidR="00910F84" w:rsidRPr="00C35A2C" w:rsidRDefault="00910F84" w:rsidP="00910F84">
      <w:pPr>
        <w:pStyle w:val="afffa"/>
      </w:pPr>
      <w:r>
        <w:rPr>
          <w:b/>
          <w:bCs/>
          <w:rtl/>
        </w:rPr>
        <w:t xml:space="preserve">- </w:t>
      </w:r>
      <w:r w:rsidRPr="00C35A2C">
        <w:rPr>
          <w:rFonts w:hint="cs"/>
          <w:b/>
          <w:bCs/>
          <w:rtl/>
        </w:rPr>
        <w:t>אב</w:t>
      </w:r>
      <w:r>
        <w:rPr>
          <w:b/>
          <w:bCs/>
          <w:rtl/>
        </w:rPr>
        <w:t>"</w:t>
      </w:r>
      <w:r w:rsidRPr="00C35A2C">
        <w:rPr>
          <w:rFonts w:hint="cs"/>
          <w:b/>
          <w:bCs/>
          <w:rtl/>
        </w:rPr>
        <w:t>א</w:t>
      </w:r>
      <w:r>
        <w:rPr>
          <w:rFonts w:hint="cs"/>
          <w:rtl/>
        </w:rPr>
        <w:t xml:space="preserve"> </w:t>
      </w:r>
      <w:r>
        <w:rPr>
          <w:rStyle w:val="affff1"/>
          <w:rFonts w:hint="cs"/>
          <w:rtl/>
          <w:rPrChange w:id="10040" w:author="מנוע אמוראים" w:date="2026-10-05T16:41:56Z">
            <w:rPr>
              <w:rFonts w:hint="cs"/>
              <w:rtl/>
            </w:rPr>
          </w:rPrChange>
        </w:rPr>
        <w:t xml:space="preserve">ריב</w:t>
      </w:r>
      <w:r>
        <w:rPr>
          <w:rStyle w:val="affff1"/>
          <w:rtl/>
          <w:rPrChange w:id="10041" w:author="מנוע אמוראים" w:date="2026-10-05T16:41:56Z">
            <w:rPr>
              <w:rtl/>
            </w:rPr>
          </w:rPrChange>
        </w:rPr>
        <w:t xml:space="preserve">"</w:t>
      </w:r>
      <w:r>
        <w:rPr>
          <w:rStyle w:val="affff1"/>
          <w:rFonts w:hint="cs"/>
          <w:rtl/>
          <w:rPrChange w:id="10042" w:author="מנוע אמוראים" w:date="2026-10-05T16:41:56Z">
            <w:rPr>
              <w:rFonts w:hint="cs"/>
              <w:rtl/>
            </w:rPr>
          </w:rPrChange>
        </w:rPr>
        <w:t xml:space="preserve">י</w:t>
      </w:r>
      <w:r>
        <w:rPr>
          <w:rFonts w:hint="cs"/>
          <w:rtl/>
        </w:rPr>
        <w:t xml:space="preserve">: </w:t>
      </w:r>
      <w:r w:rsidRPr="00C35A2C">
        <w:rPr>
          <w:rtl/>
        </w:rPr>
        <w:t>בלא גידעו ופיסלו עיקר אילן</w:t>
      </w:r>
      <w:r>
        <w:rPr>
          <w:rtl/>
        </w:rPr>
        <w:t xml:space="preserve"> אסור בסתמא, אבל גידעו ופיסלו </w:t>
      </w:r>
      <w:r w:rsidRPr="00C35A2C">
        <w:rPr>
          <w:rFonts w:hint="cs"/>
          <w:rtl/>
        </w:rPr>
        <w:t xml:space="preserve">מגלה דעתו שנח לו רק בתוספת ולא בעיקר אילן </w:t>
      </w:r>
    </w:p>
    <w:p w14:paraId="57D1D63C" w14:textId="4EF68C3A" w:rsidR="00910F84" w:rsidRPr="00C35A2C" w:rsidRDefault="00910F84" w:rsidP="006B2BA7">
      <w:pPr>
        <w:pStyle w:val="afffa"/>
        <w:rPr>
          <w:rtl/>
        </w:rPr>
      </w:pPr>
      <w:r>
        <w:rPr>
          <w:rtl/>
        </w:rPr>
        <w:t xml:space="preserve">- </w:t>
      </w:r>
      <w:r w:rsidRPr="00C35A2C">
        <w:rPr>
          <w:rFonts w:hint="cs"/>
          <w:rtl/>
        </w:rPr>
        <w:t>אב</w:t>
      </w:r>
      <w:r>
        <w:rPr>
          <w:rtl/>
        </w:rPr>
        <w:t>"</w:t>
      </w:r>
      <w:r w:rsidRPr="00C35A2C">
        <w:rPr>
          <w:rFonts w:hint="cs"/>
          <w:rtl/>
        </w:rPr>
        <w:t>א</w:t>
      </w:r>
      <w:r w:rsidRPr="00C35A2C">
        <w:rPr>
          <w:rtl/>
        </w:rPr>
        <w:t xml:space="preserve"> רבנן</w:t>
      </w:r>
      <w:r w:rsidRPr="00C35A2C">
        <w:rPr>
          <w:rFonts w:hint="cs"/>
          <w:rtl/>
        </w:rPr>
        <w:t>:</w:t>
      </w:r>
      <w:r w:rsidRPr="00C35A2C">
        <w:rPr>
          <w:rtl/>
        </w:rPr>
        <w:t xml:space="preserve"> גידעו ופיסלו איצטריכא ליה, ס</w:t>
      </w:r>
      <w:r w:rsidRPr="00C35A2C">
        <w:rPr>
          <w:rFonts w:hint="cs"/>
          <w:rtl/>
        </w:rPr>
        <w:t>ד</w:t>
      </w:r>
      <w:r>
        <w:rPr>
          <w:rtl/>
        </w:rPr>
        <w:t>"</w:t>
      </w:r>
      <w:r w:rsidRPr="00C35A2C">
        <w:rPr>
          <w:rFonts w:hint="cs"/>
          <w:rtl/>
        </w:rPr>
        <w:t>א</w:t>
      </w:r>
      <w:r w:rsidRPr="00C35A2C">
        <w:rPr>
          <w:rtl/>
        </w:rPr>
        <w:t>: כיון דעבד  מעשה בגופיה, עיקר אילן נמי ליתסר, קמ</w:t>
      </w:r>
      <w:r>
        <w:rPr>
          <w:rtl/>
        </w:rPr>
        <w:t>"</w:t>
      </w:r>
      <w:r w:rsidRPr="00C35A2C">
        <w:rPr>
          <w:rFonts w:hint="cs"/>
          <w:rtl/>
        </w:rPr>
        <w:t>ל</w:t>
      </w:r>
      <w:r w:rsidRPr="00C35A2C">
        <w:rPr>
          <w:rtl/>
        </w:rPr>
        <w:t xml:space="preserve">. </w:t>
      </w:r>
    </w:p>
    <w:p w14:paraId="2814ADFD" w14:textId="77777777" w:rsidR="00910F84" w:rsidRPr="00C35A2C" w:rsidRDefault="00910F84" w:rsidP="006B2BA7">
      <w:pPr>
        <w:pStyle w:val="affff4"/>
        <w:framePr w:wrap="around"/>
        <w:rPr>
          <w:rtl/>
        </w:rPr>
      </w:pPr>
      <w:del w:id="20116" w:author="קלוד" w:date="2026-10-06T10:07:24Z">
        <w:r>
          <w:rPr>
            <w:rtl/>
          </w:rPr>
          <w:delText xml:space="preserve">מתני'.</w:delText>
        </w:r>
      </w:del>
      <w:ins w:id="20117" w:author="קלוד" w:date="2026-10-06T10:07:24Z">
        <w:r>
          <w:rPr>
            <w:rtl/>
          </w:rPr>
          <w:t xml:space="preserve">משנה ז</w:t>
        </w:r>
      </w:ins>
    </w:p>
    <w:p w14:paraId="1A3DDF0B" w14:textId="225C4CA5" w:rsidR="005F6501" w:rsidRDefault="00910F84" w:rsidP="005F6501">
      <w:pPr>
        <w:pStyle w:val="affb"/>
        <w:jc w:val="center"/>
        <w:rPr>
          <w:rtl/>
        </w:rPr>
      </w:pPr>
      <w:ins w:id="9887" w:author="מספור קטעי משנה" w:date="2026-10-06T06:44:54Z">
        <w:r>
          <w:rPr>
            <w:rStyle w:val="MisparKeta"/>
          </w:rPr>
          <w:t xml:space="preserve">ג. </w:t>
        </w:r>
      </w:ins>
      <w:r w:rsidRPr="00C35A2C">
        <w:rPr>
          <w:rtl/>
        </w:rPr>
        <w:t>איזו אשרה?</w:t>
      </w:r>
    </w:p>
    <w:p w14:paraId="3C6395DB" w14:textId="1D7485CE" w:rsidR="00910F84" w:rsidRPr="00C35A2C" w:rsidRDefault="00910F84" w:rsidP="00910F84">
      <w:pPr>
        <w:pStyle w:val="affb"/>
        <w:rPr>
          <w:rtl/>
        </w:rPr>
      </w:pPr>
      <w:r w:rsidRPr="00C35A2C">
        <w:rPr>
          <w:rtl/>
        </w:rPr>
        <w:t xml:space="preserve">כל שיש תחתיה עבודת כוכבים, </w:t>
      </w:r>
      <w:r w:rsidRPr="005F6501">
        <w:rPr>
          <w:rStyle w:val="TanaimMishna"/>
          <w:rtl/>
          <w:rPrChange w:id="20071" w:author="קלוד" w:date="2026-10-06T10:07:24Z">
            <w:rPr>
              <w:rStyle w:val="affff1"/>
              <w:rtl/>
            </w:rPr>
          </w:rPrChange>
        </w:rPr>
        <w:t>ר"ש אומר:</w:t>
      </w:r>
      <w:r w:rsidRPr="00C35A2C">
        <w:rPr>
          <w:rtl/>
        </w:rPr>
        <w:t xml:space="preserve"> כל שעובדין אותה.</w:t>
      </w:r>
    </w:p>
    <w:p w14:paraId="5378CF52" w14:textId="77777777" w:rsidR="00910F84" w:rsidRDefault="00910F84" w:rsidP="00910F84">
      <w:pPr>
        <w:pStyle w:val="affb"/>
        <w:rPr>
          <w:rtl/>
        </w:rPr>
      </w:pPr>
      <w:r w:rsidRPr="00C35A2C">
        <w:rPr>
          <w:rtl/>
        </w:rPr>
        <w:t xml:space="preserve">ומעשה בצידן באילן שהיו עובדין אותו, ומצאו תחתיו גל, </w:t>
      </w:r>
    </w:p>
    <w:p w14:paraId="603E1CC3" w14:textId="77777777" w:rsidR="005F6501" w:rsidRDefault="005F6501" w:rsidP="00910F84">
      <w:pPr>
        <w:pStyle w:val="affb"/>
        <w:rPr>
          <w:rtl/>
        </w:rPr>
      </w:pPr>
      <w:r>
        <w:rPr>
          <w:rStyle w:val="TanaimMishna"/>
          <w:rFonts w:hint="cs"/>
          <w:rtl/>
          <w:rPrChange w:id="20072" w:author="קלוד" w:date="2026-10-06T10:07:24Z">
            <w:rPr>
              <w:rStyle w:val="affff1"/>
              <w:rFonts w:hint="cs"/>
              <w:rtl/>
            </w:rPr>
          </w:rPrChange>
        </w:rPr>
        <w:t xml:space="preserve">א''ל </w:t>
      </w:r>
      <w:r w:rsidR="00910F84" w:rsidRPr="005F6501">
        <w:rPr>
          <w:rStyle w:val="TanaimMishna"/>
          <w:rtl/>
          <w:rPrChange w:id="20073" w:author="קלוד" w:date="2026-10-06T10:07:24Z">
            <w:rPr>
              <w:rStyle w:val="affff1"/>
              <w:rtl/>
            </w:rPr>
          </w:rPrChange>
        </w:rPr>
        <w:t>ר"ש:</w:t>
      </w:r>
      <w:r w:rsidR="00910F84" w:rsidRPr="00C35A2C">
        <w:rPr>
          <w:rtl/>
        </w:rPr>
        <w:t xml:space="preserve"> בדקו את הגל הזה, ובדקוהו ומצאו בו צורה, </w:t>
      </w:r>
    </w:p>
    <w:p w14:paraId="596878B2" w14:textId="5091E7DB" w:rsidR="00910F84" w:rsidRPr="00C35A2C" w:rsidRDefault="00910F84" w:rsidP="005F6501">
      <w:pPr>
        <w:pStyle w:val="affb"/>
        <w:rPr>
          <w:rtl/>
        </w:rPr>
      </w:pPr>
      <w:r w:rsidRPr="005F6501">
        <w:rPr>
          <w:rStyle w:val="TanaimMishna"/>
          <w:rtl/>
          <w:rPrChange w:id="20074" w:author="קלוד" w:date="2026-10-06T10:07:24Z">
            <w:rPr>
              <w:rStyle w:val="affff1"/>
              <w:rtl/>
            </w:rPr>
          </w:rPrChange>
        </w:rPr>
        <w:t>אמר להן:</w:t>
      </w:r>
      <w:r w:rsidRPr="00C35A2C">
        <w:rPr>
          <w:rtl/>
        </w:rPr>
        <w:t xml:space="preserve"> הואיל ולצורה הן עובדין, נתיר להן את האילן. </w:t>
      </w:r>
    </w:p>
    <w:p w14:paraId="17EB2181" w14:textId="77777777" w:rsidR="00910F84" w:rsidRPr="00C35A2C" w:rsidRDefault="00910F84" w:rsidP="00910F84">
      <w:pPr>
        <w:pStyle w:val="afff2"/>
        <w:rPr>
          <w:rtl/>
        </w:rPr>
      </w:pPr>
      <w:ins w:id="9888" w:author="מספור קטעי משנה" w:date="2026-10-06T06:44:54Z">
        <w:r>
          <w:rPr>
            <w:rStyle w:val="MisparKeta"/>
          </w:rPr>
          <w:t xml:space="preserve">ד. </w:t>
        </w:r>
      </w:ins>
      <w:r w:rsidRPr="00C35A2C">
        <w:rPr>
          <w:rtl/>
        </w:rPr>
        <w:t>איזהו אשרה.</w:t>
      </w:r>
    </w:p>
    <w:p w14:paraId="7485E868" w14:textId="77777777" w:rsidR="005F6501" w:rsidRDefault="00910F84" w:rsidP="005F6501">
      <w:pPr>
        <w:pStyle w:val="36"/>
        <w:framePr w:wrap="notBeside"/>
        <w:rPr>
          <w:rtl/>
        </w:rPr>
      </w:pPr>
      <w:r w:rsidRPr="00C35A2C">
        <w:rPr>
          <w:rtl/>
        </w:rPr>
        <w:t>ה</w:t>
      </w:r>
      <w:r>
        <w:rPr>
          <w:rtl/>
        </w:rPr>
        <w:t>"</w:t>
      </w:r>
      <w:r w:rsidRPr="00C35A2C">
        <w:rPr>
          <w:rtl/>
        </w:rPr>
        <w:t>ק:</w:t>
      </w:r>
    </w:p>
    <w:p w14:paraId="3271075D" w14:textId="0703320A" w:rsidR="00910F84" w:rsidRPr="00C35A2C" w:rsidRDefault="00910F84" w:rsidP="00910F84">
      <w:pPr>
        <w:rPr>
          <w:rtl/>
        </w:rPr>
      </w:pPr>
      <w:r>
        <w:rPr>
          <w:rtl/>
        </w:rPr>
        <w:t xml:space="preserve">שתים לדברי הכל, ואחת מחלוקת </w:t>
      </w:r>
      <w:r>
        <w:rPr>
          <w:rStyle w:val="affff1"/>
          <w:rtl/>
          <w:rPrChange w:id="10043" w:author="מנוע אמוראים" w:date="2026-10-05T16:41:56Z">
            <w:rPr>
              <w:rtl/>
            </w:rPr>
          </w:rPrChange>
        </w:rPr>
        <w:t xml:space="preserve">דר</w:t>
      </w:r>
      <w:r>
        <w:rPr>
          <w:rStyle w:val="affff1"/>
          <w:rtl/>
          <w:rPrChange w:id="10044" w:author="מנוע אמוראים" w:date="2026-10-05T16:41:56Z">
            <w:rPr>
              <w:rtl/>
            </w:rPr>
          </w:rPrChange>
        </w:rPr>
        <w:t xml:space="preserve">"</w:t>
      </w:r>
      <w:r>
        <w:rPr>
          <w:rStyle w:val="affff1"/>
          <w:rtl/>
          <w:rPrChange w:id="10045" w:author="מנוע אמוראים" w:date="2026-10-05T16:41:56Z">
            <w:rPr>
              <w:rtl/>
            </w:rPr>
          </w:rPrChange>
        </w:rPr>
        <w:t xml:space="preserve">ש</w:t>
      </w:r>
      <w:r>
        <w:rPr>
          <w:rtl/>
        </w:rPr>
        <w:t xml:space="preserve"> ורבנן,</w:t>
      </w:r>
    </w:p>
    <w:p w14:paraId="43F1E0B2" w14:textId="77777777" w:rsidR="005F6501" w:rsidRDefault="00910F84" w:rsidP="005F6501">
      <w:pPr>
        <w:pStyle w:val="36"/>
        <w:framePr w:wrap="notBeside"/>
        <w:rPr>
          <w:rtl/>
        </w:rPr>
      </w:pPr>
      <w:r>
        <w:rPr>
          <w:rtl/>
        </w:rPr>
        <w:t xml:space="preserve">- </w:t>
      </w:r>
    </w:p>
    <w:p w14:paraId="06974980" w14:textId="77777777" w:rsidR="005F6501" w:rsidRDefault="00910F84" w:rsidP="005F6501">
      <w:pPr>
        <w:rPr>
          <w:rtl/>
        </w:rPr>
      </w:pPr>
      <w:r>
        <w:rPr>
          <w:rtl/>
        </w:rPr>
        <w:t xml:space="preserve">איזו היא אשרה שנחלקו בה </w:t>
      </w:r>
      <w:r>
        <w:rPr>
          <w:rStyle w:val="affff1"/>
          <w:rtl/>
          <w:rPrChange w:id="10046" w:author="מנוע אמוראים" w:date="2026-10-05T16:41:56Z">
            <w:rPr>
              <w:rtl/>
            </w:rPr>
          </w:rPrChange>
        </w:rPr>
        <w:t xml:space="preserve">ר</w:t>
      </w:r>
      <w:r>
        <w:rPr>
          <w:rStyle w:val="affff1"/>
          <w:rtl/>
          <w:rPrChange w:id="10047" w:author="מנוע אמוראים" w:date="2026-10-05T16:41:56Z">
            <w:rPr>
              <w:rtl/>
            </w:rPr>
          </w:rPrChange>
        </w:rPr>
        <w:t xml:space="preserve">"</w:t>
      </w:r>
      <w:r>
        <w:rPr>
          <w:rStyle w:val="affff1"/>
          <w:rtl/>
          <w:rPrChange w:id="10048" w:author="מנוע אמוראים" w:date="2026-10-05T16:41:56Z">
            <w:rPr>
              <w:rtl/>
            </w:rPr>
          </w:rPrChange>
        </w:rPr>
        <w:t xml:space="preserve">ש</w:t>
      </w:r>
      <w:r>
        <w:rPr>
          <w:rtl/>
        </w:rPr>
        <w:t xml:space="preserve"> וחכמים? </w:t>
      </w:r>
    </w:p>
    <w:p w14:paraId="353448C9" w14:textId="22F86327" w:rsidR="00910F84" w:rsidRPr="00C35A2C" w:rsidRDefault="00910F84" w:rsidP="005F6501">
      <w:pPr>
        <w:rPr>
          <w:rtl/>
        </w:rPr>
      </w:pPr>
      <w:r w:rsidRPr="00C35A2C">
        <w:rPr>
          <w:rtl/>
        </w:rPr>
        <w:t xml:space="preserve">כל שיש תחתיה </w:t>
      </w:r>
      <w:r w:rsidR="005F6501">
        <w:rPr>
          <w:rFonts w:hint="cs"/>
          <w:rtl/>
        </w:rPr>
        <w:t xml:space="preserve">ע''ז, </w:t>
      </w:r>
      <w:r w:rsidRPr="005F6501">
        <w:rPr>
          <w:rStyle w:val="affff1"/>
          <w:rtl/>
        </w:rPr>
        <w:t>ר"ש אומר:</w:t>
      </w:r>
      <w:r w:rsidRPr="00C35A2C">
        <w:rPr>
          <w:rtl/>
        </w:rPr>
        <w:t xml:space="preserve"> כל שעובדים אותה.</w:t>
      </w:r>
    </w:p>
    <w:p w14:paraId="64886925" w14:textId="77777777" w:rsidR="005F6501" w:rsidRDefault="00910F84" w:rsidP="00805DC2">
      <w:pPr>
        <w:pStyle w:val="affff2"/>
        <w:rPr>
          <w:rtl/>
        </w:rPr>
      </w:pPr>
      <w:r w:rsidRPr="00C35A2C">
        <w:rPr>
          <w:rtl/>
        </w:rPr>
        <w:t>איזו היא אשרה סתם</w:t>
      </w:r>
    </w:p>
    <w:p w14:paraId="68B98D6D" w14:textId="77777777" w:rsidR="005F6501" w:rsidRDefault="00910F84" w:rsidP="005F6501">
      <w:pPr>
        <w:pStyle w:val="36"/>
        <w:framePr w:wrap="notBeside"/>
        <w:rPr>
          <w:rtl/>
        </w:rPr>
      </w:pPr>
      <w:r w:rsidRPr="00C35A2C">
        <w:rPr>
          <w:rFonts w:hint="cs"/>
          <w:b/>
          <w:bCs/>
          <w:rtl/>
        </w:rPr>
        <w:t>-</w:t>
      </w:r>
      <w:r w:rsidRPr="00C35A2C">
        <w:rPr>
          <w:rtl/>
        </w:rPr>
        <w:t xml:space="preserve"> </w:t>
      </w:r>
      <w:r w:rsidRPr="00C35A2C">
        <w:rPr>
          <w:rFonts w:hint="cs"/>
          <w:rtl/>
        </w:rPr>
        <w:t xml:space="preserve"> </w:t>
      </w:r>
      <w:r w:rsidRPr="00C35A2C">
        <w:rPr>
          <w:b/>
          <w:bCs/>
          <w:rtl/>
        </w:rPr>
        <w:t>רב</w:t>
      </w:r>
      <w:r w:rsidRPr="00C35A2C">
        <w:rPr>
          <w:rtl/>
        </w:rPr>
        <w:t xml:space="preserve">: </w:t>
      </w:r>
    </w:p>
    <w:p w14:paraId="31D9243B" w14:textId="3FD1A527" w:rsidR="00910F84" w:rsidRPr="00C35A2C" w:rsidRDefault="00910F84" w:rsidP="00910F84">
      <w:pPr>
        <w:rPr>
          <w:rtl/>
        </w:rPr>
      </w:pPr>
      <w:r w:rsidRPr="00C35A2C">
        <w:rPr>
          <w:rtl/>
        </w:rPr>
        <w:t xml:space="preserve">כל שכומרים יושבין תחתיה ואין טועמין מפירותיה; </w:t>
      </w:r>
    </w:p>
    <w:p w14:paraId="343C1073" w14:textId="77777777" w:rsidR="005F6501" w:rsidRDefault="00910F84" w:rsidP="005F6501">
      <w:pPr>
        <w:pStyle w:val="36"/>
        <w:framePr w:wrap="notBeside"/>
        <w:rPr>
          <w:rtl/>
        </w:rPr>
      </w:pPr>
      <w:r w:rsidRPr="00C35A2C">
        <w:rPr>
          <w:rtl/>
        </w:rPr>
        <w:t xml:space="preserve">ושמואל: </w:t>
      </w:r>
    </w:p>
    <w:p w14:paraId="724FC3C5" w14:textId="7B186D0B" w:rsidR="00910F84" w:rsidRPr="005F6501" w:rsidRDefault="00910F84" w:rsidP="005F6501">
      <w:pPr>
        <w:rPr>
          <w:rStyle w:val="affff8"/>
          <w:rtl/>
        </w:rPr>
      </w:pPr>
      <w:r w:rsidRPr="00C35A2C">
        <w:rPr>
          <w:rtl/>
        </w:rPr>
        <w:t>אפילו אמר</w:t>
      </w:r>
      <w:r w:rsidR="005F6501">
        <w:rPr>
          <w:rFonts w:hint="cs"/>
          <w:rtl/>
        </w:rPr>
        <w:t>ו</w:t>
      </w:r>
      <w:r w:rsidRPr="00C35A2C">
        <w:rPr>
          <w:rtl/>
        </w:rPr>
        <w:t xml:space="preserve"> </w:t>
      </w:r>
      <w:r w:rsidR="005F6501">
        <w:rPr>
          <w:rFonts w:hint="cs"/>
          <w:rtl/>
        </w:rPr>
        <w:t xml:space="preserve">תמרים אלו </w:t>
      </w:r>
      <w:r w:rsidR="005F6501" w:rsidRPr="005F6501">
        <w:rPr>
          <w:rStyle w:val="affff8"/>
          <w:rFonts w:hint="cs"/>
          <w:rtl/>
        </w:rPr>
        <w:t>[שמים בזה יין</w:t>
      </w:r>
      <w:r w:rsidR="005F6501">
        <w:rPr>
          <w:rStyle w:val="affff8"/>
          <w:rFonts w:hint="cs"/>
          <w:rtl/>
        </w:rPr>
        <w:t>]</w:t>
      </w:r>
      <w:r w:rsidR="005F6501">
        <w:rPr>
          <w:rFonts w:hint="cs"/>
          <w:rtl/>
        </w:rPr>
        <w:t xml:space="preserve"> </w:t>
      </w:r>
      <w:r w:rsidRPr="00C35A2C">
        <w:rPr>
          <w:rtl/>
        </w:rPr>
        <w:t xml:space="preserve">לבי נצרפי - אסור, </w:t>
      </w:r>
    </w:p>
    <w:p w14:paraId="00B43FEF" w14:textId="77777777" w:rsidR="005F6501" w:rsidRDefault="00910F84" w:rsidP="005F6501">
      <w:pPr>
        <w:pStyle w:val="36"/>
        <w:framePr w:wrap="notBeside"/>
        <w:rPr>
          <w:rtl/>
        </w:rPr>
      </w:pPr>
      <w:r w:rsidRPr="00C35A2C">
        <w:rPr>
          <w:rtl/>
        </w:rPr>
        <w:t xml:space="preserve">אמימר, </w:t>
      </w:r>
    </w:p>
    <w:p w14:paraId="791662AF" w14:textId="13D35769" w:rsidR="00910F84" w:rsidRPr="005F6501" w:rsidRDefault="005F6501" w:rsidP="00910F84">
      <w:pPr>
        <w:rPr>
          <w:rStyle w:val="afff"/>
          <w:rtl/>
        </w:rPr>
      </w:pPr>
      <w:r>
        <w:rPr>
          <w:rStyle w:val="affff1"/>
          <w:rFonts w:hint="cs"/>
          <w:rtl/>
        </w:rPr>
        <w:t>מ</w:t>
      </w:r>
      <w:r w:rsidR="00910F84" w:rsidRPr="005F6501">
        <w:rPr>
          <w:rStyle w:val="affff1"/>
          <w:rtl/>
        </w:rPr>
        <w:t>סבי דפומבדיתא:</w:t>
      </w:r>
      <w:r w:rsidR="00910F84" w:rsidRPr="00C35A2C">
        <w:rPr>
          <w:rtl/>
        </w:rPr>
        <w:t xml:space="preserve"> </w:t>
      </w:r>
      <w:r w:rsidR="00910F84" w:rsidRPr="005F6501">
        <w:rPr>
          <w:rStyle w:val="afff"/>
          <w:rtl/>
        </w:rPr>
        <w:t>הלכ</w:t>
      </w:r>
      <w:r w:rsidRPr="005F6501">
        <w:rPr>
          <w:rStyle w:val="afff"/>
          <w:rFonts w:hint="cs"/>
          <w:rtl/>
        </w:rPr>
        <w:t>ה</w:t>
      </w:r>
      <w:r w:rsidR="00910F84" w:rsidRPr="005F6501">
        <w:rPr>
          <w:rStyle w:val="afff"/>
          <w:rtl/>
        </w:rPr>
        <w:t xml:space="preserve"> כשמואל.</w:t>
      </w:r>
    </w:p>
    <w:p w14:paraId="6AD4D92B" w14:textId="58833C93" w:rsidR="00910F84" w:rsidRPr="00C35A2C" w:rsidRDefault="00910F84" w:rsidP="00910F84">
      <w:pPr>
        <w:pStyle w:val="afffe"/>
        <w:rPr>
          <w:rtl/>
        </w:rPr>
      </w:pPr>
      <w:r w:rsidRPr="00A06291">
        <w:rPr>
          <w:rtl/>
        </w:rPr>
        <w:t>׻</w:t>
      </w:r>
      <w:r w:rsidRPr="00C35A2C">
        <w:rPr>
          <w:rtl/>
        </w:rPr>
        <w:t xml:space="preserve"> </w:t>
      </w:r>
      <w:r w:rsidR="005F6501">
        <w:rPr>
          <w:rFonts w:hint="cs"/>
          <w:rtl/>
        </w:rPr>
        <w:t>****</w:t>
      </w:r>
    </w:p>
    <w:p w14:paraId="029C41BB" w14:textId="77777777" w:rsidR="00910F84" w:rsidRPr="00C35A2C" w:rsidRDefault="00910F84" w:rsidP="00910F84">
      <w:pPr>
        <w:pStyle w:val="aff6"/>
        <w:framePr w:wrap="around"/>
        <w:rPr>
          <w:rtl/>
        </w:rPr>
      </w:pPr>
      <w:r w:rsidRPr="00C35A2C">
        <w:rPr>
          <w:rFonts w:hint="cs"/>
          <w:rtl/>
        </w:rPr>
        <w:t>מח:</w:t>
      </w:r>
    </w:p>
    <w:p w14:paraId="3F926732" w14:textId="77777777" w:rsidR="00910F84" w:rsidRPr="00C35A2C" w:rsidRDefault="00910F84" w:rsidP="006B2BA7">
      <w:pPr>
        <w:pStyle w:val="affff4"/>
        <w:framePr w:wrap="around"/>
        <w:rPr>
          <w:rtl/>
        </w:rPr>
      </w:pPr>
      <w:del w:id="20118" w:author="קלוד" w:date="2026-10-06T10:07:24Z">
        <w:r>
          <w:rPr>
            <w:rtl/>
          </w:rPr>
          <w:delText xml:space="preserve">מתני'.</w:delText>
        </w:r>
      </w:del>
      <w:ins w:id="20119" w:author="קלוד" w:date="2026-10-06T10:07:24Z">
        <w:r>
          <w:rPr>
            <w:rtl/>
          </w:rPr>
          <w:t xml:space="preserve">משנה ח</w:t>
        </w:r>
      </w:ins>
    </w:p>
    <w:p w14:paraId="6E8DAED9" w14:textId="58842276" w:rsidR="00910F84" w:rsidRPr="005F6501" w:rsidRDefault="00910F84" w:rsidP="00910F84">
      <w:pPr>
        <w:pStyle w:val="affb"/>
        <w:rPr>
          <w:spacing w:val="2"/>
          <w:rtl/>
        </w:rPr>
      </w:pPr>
      <w:ins w:id="9889" w:author="מספור קטעי משנה" w:date="2026-10-06T06:44:54Z">
        <w:r>
          <w:rPr>
            <w:rStyle w:val="MisparKeta"/>
          </w:rPr>
          <w:t xml:space="preserve">א. </w:t>
        </w:r>
      </w:ins>
      <w:r w:rsidRPr="005F6501">
        <w:rPr>
          <w:spacing w:val="2"/>
          <w:rtl/>
        </w:rPr>
        <w:t>לא ישב בצילה, ואם ישב טהור; ולא יעבור תחתיה, ואם עבר טמא.</w:t>
      </w:r>
    </w:p>
    <w:p w14:paraId="724E995D" w14:textId="2E21CED8" w:rsidR="00910F84" w:rsidRPr="00C35A2C" w:rsidRDefault="00910F84" w:rsidP="005F6501">
      <w:pPr>
        <w:pStyle w:val="affb"/>
        <w:rPr>
          <w:rtl/>
        </w:rPr>
      </w:pPr>
      <w:r w:rsidRPr="00C35A2C">
        <w:rPr>
          <w:rtl/>
        </w:rPr>
        <w:t>היתה גוזלת את הרבים, ועבר תחתיה - טהור.</w:t>
      </w:r>
    </w:p>
    <w:p w14:paraId="4C5E8882" w14:textId="77777777" w:rsidR="00910F84" w:rsidRPr="00C35A2C" w:rsidRDefault="00910F84" w:rsidP="00910F84">
      <w:pPr>
        <w:pStyle w:val="afff2"/>
        <w:rPr>
          <w:rtl/>
        </w:rPr>
      </w:pPr>
      <w:ins w:id="9890" w:author="מספור קטעי משנה" w:date="2026-10-06T06:44:54Z">
        <w:r>
          <w:rPr>
            <w:rStyle w:val="MisparKeta"/>
          </w:rPr>
          <w:t xml:space="preserve">ב. </w:t>
        </w:r>
      </w:ins>
      <w:r w:rsidRPr="00C35A2C">
        <w:rPr>
          <w:rtl/>
        </w:rPr>
        <w:t>לא ישב בצילה.</w:t>
      </w:r>
    </w:p>
    <w:p w14:paraId="2F59387E" w14:textId="77777777" w:rsidR="005F6501" w:rsidRDefault="00910F84" w:rsidP="005F6501">
      <w:pPr>
        <w:pStyle w:val="36"/>
        <w:framePr w:wrap="notBeside"/>
        <w:rPr>
          <w:rtl/>
        </w:rPr>
      </w:pPr>
      <w:r w:rsidRPr="00C35A2C">
        <w:rPr>
          <w:rFonts w:hint="cs"/>
          <w:rtl/>
        </w:rPr>
        <w:t>וקמ</w:t>
      </w:r>
      <w:r>
        <w:rPr>
          <w:rtl/>
        </w:rPr>
        <w:t>"</w:t>
      </w:r>
      <w:r w:rsidRPr="00C35A2C">
        <w:rPr>
          <w:rFonts w:hint="cs"/>
          <w:rtl/>
        </w:rPr>
        <w:t>ל</w:t>
      </w:r>
    </w:p>
    <w:p w14:paraId="1C0209DB" w14:textId="25CF6F58" w:rsidR="00910F84" w:rsidRPr="00C35A2C" w:rsidRDefault="005F6501" w:rsidP="005F6501">
      <w:pPr>
        <w:rPr>
          <w:rtl/>
        </w:rPr>
      </w:pPr>
      <w:r>
        <w:rPr>
          <w:rFonts w:hint="cs"/>
          <w:rtl/>
        </w:rPr>
        <w:t xml:space="preserve">אפי' לצל קומתה אם ישב טהור </w:t>
      </w:r>
      <w:r w:rsidRPr="005F6501">
        <w:rPr>
          <w:rStyle w:val="affff1"/>
          <w:rFonts w:hint="cs"/>
          <w:rtl/>
        </w:rPr>
        <w:t>וקמ''ל</w:t>
      </w:r>
      <w:r>
        <w:rPr>
          <w:rFonts w:hint="cs"/>
          <w:rtl/>
        </w:rPr>
        <w:t xml:space="preserve"> </w:t>
      </w:r>
      <w:r w:rsidR="00910F84" w:rsidRPr="00C35A2C">
        <w:rPr>
          <w:rFonts w:hint="cs"/>
          <w:rtl/>
        </w:rPr>
        <w:t xml:space="preserve">לצל צילה דאסור לשבת </w:t>
      </w:r>
    </w:p>
    <w:p w14:paraId="675DE9CF" w14:textId="77777777" w:rsidR="005F6501" w:rsidRDefault="00910F84" w:rsidP="005F6501">
      <w:pPr>
        <w:pStyle w:val="36"/>
        <w:framePr w:wrap="notBeside"/>
        <w:rPr>
          <w:rtl/>
        </w:rPr>
      </w:pPr>
      <w:r w:rsidRPr="00C35A2C">
        <w:rPr>
          <w:rtl/>
        </w:rPr>
        <w:t>איכא דמתני אסיפא:</w:t>
      </w:r>
    </w:p>
    <w:p w14:paraId="386ECBEB" w14:textId="0C582D75" w:rsidR="00910F84" w:rsidRPr="00C35A2C" w:rsidRDefault="00910F84" w:rsidP="005F6501">
      <w:pPr>
        <w:rPr>
          <w:rtl/>
        </w:rPr>
      </w:pPr>
      <w:r w:rsidRPr="00C35A2C">
        <w:rPr>
          <w:rtl/>
        </w:rPr>
        <w:t>ואם ישב - טהור.</w:t>
      </w:r>
      <w:r w:rsidRPr="005F6501">
        <w:rPr>
          <w:rStyle w:val="affff1"/>
          <w:rFonts w:hint="cs"/>
          <w:rtl/>
        </w:rPr>
        <w:t>וארי</w:t>
      </w:r>
      <w:r w:rsidRPr="005F6501">
        <w:rPr>
          <w:rStyle w:val="affff1"/>
          <w:rtl/>
        </w:rPr>
        <w:t>"</w:t>
      </w:r>
      <w:r w:rsidRPr="005F6501">
        <w:rPr>
          <w:rStyle w:val="affff1"/>
          <w:rFonts w:hint="cs"/>
          <w:rtl/>
        </w:rPr>
        <w:t>ו דקמ</w:t>
      </w:r>
      <w:r w:rsidRPr="005F6501">
        <w:rPr>
          <w:rStyle w:val="affff1"/>
          <w:rtl/>
        </w:rPr>
        <w:t>"</w:t>
      </w:r>
      <w:r w:rsidRPr="005F6501">
        <w:rPr>
          <w:rStyle w:val="affff1"/>
          <w:rFonts w:hint="cs"/>
          <w:rtl/>
        </w:rPr>
        <w:t>ל</w:t>
      </w:r>
      <w:r w:rsidRPr="00C35A2C">
        <w:rPr>
          <w:rFonts w:hint="cs"/>
          <w:rtl/>
        </w:rPr>
        <w:t xml:space="preserve"> דאפי' לצל קומתה אם ישב טהור</w:t>
      </w:r>
      <w:r w:rsidRPr="00C35A2C">
        <w:rPr>
          <w:rtl/>
        </w:rPr>
        <w:t xml:space="preserve">. </w:t>
      </w:r>
    </w:p>
    <w:p w14:paraId="0D91B923" w14:textId="77777777" w:rsidR="00910F84" w:rsidRPr="00C35A2C" w:rsidRDefault="00910F84" w:rsidP="00910F84">
      <w:pPr>
        <w:pStyle w:val="afff2"/>
        <w:rPr>
          <w:rtl/>
        </w:rPr>
      </w:pPr>
      <w:ins w:id="9891" w:author="מספור קטעי משנה" w:date="2026-10-06T06:44:54Z">
        <w:r>
          <w:rPr>
            <w:rStyle w:val="MisparKeta"/>
          </w:rPr>
          <w:t xml:space="preserve">ג. </w:t>
        </w:r>
      </w:ins>
      <w:r w:rsidRPr="00C35A2C">
        <w:rPr>
          <w:rtl/>
        </w:rPr>
        <w:t>ולא יעבור תחתיה, ואם עבר - טמא.</w:t>
      </w:r>
    </w:p>
    <w:p w14:paraId="4EEB5A5C" w14:textId="77777777" w:rsidR="005F6501" w:rsidRDefault="00910F84" w:rsidP="005F6501">
      <w:pPr>
        <w:pStyle w:val="36"/>
        <w:framePr w:wrap="notBeside"/>
        <w:rPr>
          <w:rtl/>
        </w:rPr>
      </w:pPr>
      <w:r w:rsidRPr="00C35A2C">
        <w:rPr>
          <w:rtl/>
        </w:rPr>
        <w:t>מ</w:t>
      </w:r>
      <w:r>
        <w:rPr>
          <w:rtl/>
        </w:rPr>
        <w:t>"</w:t>
      </w:r>
      <w:r w:rsidRPr="00C35A2C">
        <w:rPr>
          <w:rtl/>
        </w:rPr>
        <w:t>ט?</w:t>
      </w:r>
    </w:p>
    <w:p w14:paraId="2A78211F" w14:textId="2397E2E0" w:rsidR="00910F84" w:rsidRPr="00C35A2C" w:rsidRDefault="00910F84" w:rsidP="00910F84">
      <w:pPr>
        <w:rPr>
          <w:rtl/>
        </w:rPr>
      </w:pPr>
      <w:r w:rsidRPr="00C35A2C">
        <w:rPr>
          <w:rtl/>
        </w:rPr>
        <w:t xml:space="preserve">אי אפשר </w:t>
      </w:r>
      <w:r w:rsidR="005F6501">
        <w:rPr>
          <w:rFonts w:hint="cs"/>
          <w:rtl/>
        </w:rPr>
        <w:t xml:space="preserve">שאין שם </w:t>
      </w:r>
      <w:r w:rsidRPr="00C35A2C">
        <w:rPr>
          <w:rtl/>
        </w:rPr>
        <w:t>תקרובת עבודת כוכבים.</w:t>
      </w:r>
      <w:r w:rsidR="005F6501">
        <w:rPr>
          <w:rFonts w:hint="cs"/>
          <w:rtl/>
        </w:rPr>
        <w:t xml:space="preserve"> ומטמאה באוהל</w:t>
      </w:r>
    </w:p>
    <w:p w14:paraId="39C2F5FF" w14:textId="77777777" w:rsidR="005F6501" w:rsidRDefault="00910F84" w:rsidP="005F6501">
      <w:pPr>
        <w:pStyle w:val="36"/>
        <w:framePr w:wrap="notBeside"/>
        <w:rPr>
          <w:rtl/>
        </w:rPr>
      </w:pPr>
      <w:r w:rsidRPr="00C35A2C">
        <w:rPr>
          <w:rFonts w:hint="cs"/>
          <w:rtl/>
        </w:rPr>
        <w:t>וכריב</w:t>
      </w:r>
      <w:r>
        <w:rPr>
          <w:rtl/>
        </w:rPr>
        <w:t>"</w:t>
      </w:r>
      <w:r w:rsidRPr="00C35A2C">
        <w:rPr>
          <w:rFonts w:hint="cs"/>
          <w:rtl/>
        </w:rPr>
        <w:t>ב</w:t>
      </w:r>
      <w:r w:rsidRPr="00C35A2C">
        <w:rPr>
          <w:rtl/>
        </w:rPr>
        <w:t>:</w:t>
      </w:r>
    </w:p>
    <w:p w14:paraId="3161FE34" w14:textId="3E37BC09" w:rsidR="00910F84" w:rsidRPr="00C35A2C" w:rsidRDefault="00910F84" w:rsidP="005F6501">
      <w:pPr>
        <w:rPr>
          <w:rtl/>
        </w:rPr>
      </w:pPr>
      <w:r w:rsidRPr="00FF1C37">
        <w:rPr>
          <w:rStyle w:val="afffd"/>
          <w:rFonts w:hint="cs"/>
          <w:rtl/>
        </w:rPr>
        <w:t>'</w:t>
      </w:r>
      <w:r w:rsidRPr="00FF1C37">
        <w:rPr>
          <w:rStyle w:val="afffd"/>
          <w:rtl/>
        </w:rPr>
        <w:t>ויצמדו לבעל פעור ויאכלו זבחי מתים</w:t>
      </w:r>
      <w:r w:rsidRPr="00FF1C37">
        <w:rPr>
          <w:rStyle w:val="afffd"/>
          <w:rFonts w:hint="cs"/>
          <w:rtl/>
        </w:rPr>
        <w:t>'</w:t>
      </w:r>
      <w:r w:rsidRPr="00FF1C37">
        <w:rPr>
          <w:rStyle w:val="afffd"/>
          <w:rtl/>
        </w:rPr>
        <w:t>,</w:t>
      </w:r>
      <w:r w:rsidRPr="00C35A2C">
        <w:rPr>
          <w:rtl/>
        </w:rPr>
        <w:t xml:space="preserve"> מה מת מטמא באהל, אף תקרובת </w:t>
      </w:r>
      <w:r w:rsidR="005F6501">
        <w:rPr>
          <w:rFonts w:hint="cs"/>
          <w:rtl/>
        </w:rPr>
        <w:t xml:space="preserve">ע''ז </w:t>
      </w:r>
      <w:r w:rsidRPr="00C35A2C">
        <w:rPr>
          <w:rtl/>
        </w:rPr>
        <w:t>מטמא באהל.</w:t>
      </w:r>
    </w:p>
    <w:p w14:paraId="1761E723" w14:textId="77777777" w:rsidR="00910F84" w:rsidRDefault="00910F84" w:rsidP="00910F84">
      <w:pPr>
        <w:pStyle w:val="afff2"/>
        <w:rPr>
          <w:rtl/>
        </w:rPr>
      </w:pPr>
      <w:ins w:id="9892" w:author="מספור קטעי משנה" w:date="2026-10-06T06:44:54Z">
        <w:r>
          <w:rPr>
            <w:rStyle w:val="MisparKeta"/>
          </w:rPr>
          <w:t xml:space="preserve">א. </w:t>
        </w:r>
      </w:ins>
      <w:r w:rsidRPr="00C35A2C">
        <w:rPr>
          <w:rtl/>
        </w:rPr>
        <w:t>היתה גוזלת את הרבים, ועבר תחתיה - טהור.</w:t>
      </w:r>
    </w:p>
    <w:p w14:paraId="6584C496" w14:textId="77777777" w:rsidR="005F6501" w:rsidRDefault="00910F84" w:rsidP="00805DC2">
      <w:pPr>
        <w:pStyle w:val="affff2"/>
        <w:rPr>
          <w:rtl/>
        </w:rPr>
      </w:pPr>
      <w:r w:rsidRPr="00FF3D4F">
        <w:rPr>
          <w:b/>
          <w:bCs/>
          <w:rtl/>
        </w:rPr>
        <w:t>איבעיא להו</w:t>
      </w:r>
      <w:r w:rsidRPr="00C35A2C">
        <w:rPr>
          <w:rtl/>
        </w:rPr>
        <w:t xml:space="preserve">: עבר או עובר? </w:t>
      </w:r>
    </w:p>
    <w:p w14:paraId="2FEEDE79" w14:textId="77777777" w:rsidR="005F6501" w:rsidRDefault="00910F84" w:rsidP="005F6501">
      <w:pPr>
        <w:pStyle w:val="36"/>
        <w:framePr w:wrap="notBeside"/>
        <w:rPr>
          <w:rtl/>
        </w:rPr>
      </w:pPr>
      <w:r w:rsidRPr="00C35A2C">
        <w:rPr>
          <w:rFonts w:hint="cs"/>
          <w:rtl/>
        </w:rPr>
        <w:t>ריב</w:t>
      </w:r>
      <w:r>
        <w:rPr>
          <w:rtl/>
        </w:rPr>
        <w:t>"</w:t>
      </w:r>
      <w:r w:rsidRPr="00C35A2C">
        <w:rPr>
          <w:rFonts w:hint="cs"/>
          <w:rtl/>
        </w:rPr>
        <w:t xml:space="preserve">א </w:t>
      </w:r>
      <w:r w:rsidRPr="00C35A2C">
        <w:rPr>
          <w:rFonts w:hint="cs"/>
          <w:b/>
          <w:bCs/>
          <w:rtl/>
        </w:rPr>
        <w:t>מ</w:t>
      </w:r>
      <w:r w:rsidRPr="00C35A2C">
        <w:rPr>
          <w:b/>
          <w:bCs/>
          <w:rtl/>
        </w:rPr>
        <w:t>דחזקיה</w:t>
      </w:r>
      <w:r w:rsidRPr="00C35A2C">
        <w:rPr>
          <w:rtl/>
        </w:rPr>
        <w:t>:</w:t>
      </w:r>
    </w:p>
    <w:p w14:paraId="17530DF3" w14:textId="2087C25D" w:rsidR="00910F84" w:rsidRPr="00C35A2C" w:rsidRDefault="00910F84" w:rsidP="005F6501">
      <w:pPr>
        <w:rPr>
          <w:rtl/>
        </w:rPr>
      </w:pPr>
      <w:r w:rsidRPr="005F6501">
        <w:rPr>
          <w:rStyle w:val="afff"/>
          <w:rtl/>
        </w:rPr>
        <w:t>עובר</w:t>
      </w:r>
      <w:r w:rsidRPr="00C35A2C">
        <w:rPr>
          <w:rFonts w:hint="cs"/>
          <w:rtl/>
        </w:rPr>
        <w:t xml:space="preserve"> </w:t>
      </w:r>
      <w:r w:rsidR="005F6501">
        <w:rPr>
          <w:rFonts w:hint="cs"/>
          <w:rtl/>
        </w:rPr>
        <w:t xml:space="preserve">וכשאין דרך אחרת </w:t>
      </w:r>
      <w:r w:rsidR="005F6501">
        <w:rPr>
          <w:rtl/>
        </w:rPr>
        <w:tab/>
      </w:r>
      <w:r w:rsidR="005F6501">
        <w:rPr>
          <w:rtl/>
        </w:rPr>
        <w:tab/>
      </w:r>
      <w:r w:rsidR="005F6501" w:rsidRPr="005F6501">
        <w:rPr>
          <w:rStyle w:val="affff1"/>
          <w:rFonts w:hint="cs"/>
          <w:rtl/>
        </w:rPr>
        <w:t>ולרי''ו</w:t>
      </w:r>
      <w:r w:rsidR="005F6501">
        <w:rPr>
          <w:rFonts w:hint="cs"/>
          <w:rtl/>
        </w:rPr>
        <w:t xml:space="preserve"> </w:t>
      </w:r>
      <w:r w:rsidR="005F6501" w:rsidRPr="005F6501">
        <w:rPr>
          <w:rStyle w:val="afff"/>
          <w:rFonts w:hint="cs"/>
          <w:rtl/>
        </w:rPr>
        <w:t>אם עבר</w:t>
      </w:r>
      <w:r w:rsidR="005F6501">
        <w:rPr>
          <w:rFonts w:hint="cs"/>
          <w:rtl/>
        </w:rPr>
        <w:t xml:space="preserve"> וכשיש דרך אחרת </w:t>
      </w:r>
    </w:p>
    <w:p w14:paraId="3FCF2BC5" w14:textId="77777777" w:rsidR="005F6501" w:rsidRDefault="00910F84" w:rsidP="005F6501">
      <w:pPr>
        <w:pStyle w:val="36"/>
        <w:framePr w:wrap="notBeside"/>
        <w:rPr>
          <w:rtl/>
        </w:rPr>
      </w:pPr>
      <w:r w:rsidRPr="00C35A2C">
        <w:rPr>
          <w:rFonts w:hint="cs"/>
          <w:rtl/>
        </w:rPr>
        <w:t>ר</w:t>
      </w:r>
      <w:r>
        <w:rPr>
          <w:rtl/>
        </w:rPr>
        <w:t>"</w:t>
      </w:r>
      <w:r w:rsidRPr="00C35A2C">
        <w:rPr>
          <w:rFonts w:hint="cs"/>
          <w:rtl/>
        </w:rPr>
        <w:t xml:space="preserve">ש אמר לשמשו </w:t>
      </w:r>
    </w:p>
    <w:p w14:paraId="1B6DCCA8" w14:textId="4F8F4D54" w:rsidR="00910F84" w:rsidRPr="00C35A2C" w:rsidRDefault="00910F84" w:rsidP="005F6501">
      <w:pPr>
        <w:spacing w:after="120"/>
        <w:rPr>
          <w:rtl/>
        </w:rPr>
      </w:pPr>
      <w:r w:rsidRPr="00C35A2C">
        <w:rPr>
          <w:rFonts w:hint="cs"/>
          <w:rtl/>
        </w:rPr>
        <w:t xml:space="preserve">כשמגיע לשם שימשכהו במרוצה </w:t>
      </w:r>
      <w:r w:rsidR="005F6501">
        <w:rPr>
          <w:rFonts w:hint="cs"/>
          <w:rtl/>
        </w:rPr>
        <w:t xml:space="preserve">וכשאין דרך אחרת </w:t>
      </w:r>
      <w:r w:rsidRPr="00C35A2C">
        <w:rPr>
          <w:rFonts w:hint="cs"/>
          <w:rtl/>
        </w:rPr>
        <w:t xml:space="preserve">אלא דאדם חשוב שאני </w:t>
      </w:r>
      <w:r w:rsidRPr="00A06291">
        <w:rPr>
          <w:rFonts w:ascii="FrankRuehl" w:hAnsi="FrankRuehl" w:hint="cs"/>
          <w:rtl/>
        </w:rPr>
        <w:t>׻</w:t>
      </w:r>
      <w:r w:rsidRPr="00C35A2C">
        <w:rPr>
          <w:rtl/>
        </w:rPr>
        <w:t xml:space="preserve"> </w:t>
      </w:r>
    </w:p>
    <w:p w14:paraId="5E510C9D" w14:textId="77777777" w:rsidR="00910F84" w:rsidRPr="00C35A2C" w:rsidRDefault="00910F84" w:rsidP="006B2BA7">
      <w:pPr>
        <w:pStyle w:val="affff4"/>
        <w:framePr w:wrap="around"/>
        <w:rPr>
          <w:rtl/>
        </w:rPr>
      </w:pPr>
      <w:del w:id="20120" w:author="קלוד" w:date="2026-10-06T10:07:24Z">
        <w:r>
          <w:rPr>
            <w:rtl/>
          </w:rPr>
          <w:delText xml:space="preserve">מתני'.</w:delText>
        </w:r>
      </w:del>
      <w:ins w:id="20121" w:author="קלוד" w:date="2026-10-06T10:07:24Z">
        <w:r>
          <w:rPr>
            <w:rtl/>
          </w:rPr>
          <w:t xml:space="preserve">משנה ח</w:t>
        </w:r>
      </w:ins>
    </w:p>
    <w:p w14:paraId="665DDD17" w14:textId="77777777" w:rsidR="00910F84" w:rsidRPr="00C35A2C" w:rsidRDefault="00910F84" w:rsidP="00910F84">
      <w:pPr>
        <w:pStyle w:val="affb"/>
        <w:rPr>
          <w:rtl/>
        </w:rPr>
      </w:pPr>
      <w:ins w:id="9893" w:author="מספור קטעי משנה" w:date="2026-10-06T06:44:54Z">
        <w:r>
          <w:rPr>
            <w:rStyle w:val="MisparKeta"/>
          </w:rPr>
          <w:t xml:space="preserve">ד. </w:t>
        </w:r>
      </w:ins>
      <w:r w:rsidRPr="00C35A2C">
        <w:rPr>
          <w:rtl/>
        </w:rPr>
        <w:t xml:space="preserve">זורעין תחתיה ירקות בימות הגשמים אבל לא בימות החמה, </w:t>
      </w:r>
    </w:p>
    <w:p w14:paraId="39F7B770"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והחזירין - לא בימות החמ</w:t>
      </w:r>
      <w:r w:rsidRPr="00C35A2C">
        <w:rPr>
          <w:rFonts w:hint="cs"/>
          <w:rtl/>
        </w:rPr>
        <w:t>ה</w:t>
      </w:r>
      <w:r w:rsidRPr="00C35A2C">
        <w:rPr>
          <w:rtl/>
        </w:rPr>
        <w:t xml:space="preserve"> ולא בימות הגשמים; </w:t>
      </w:r>
    </w:p>
    <w:p w14:paraId="485FA32A" w14:textId="185E0AA1" w:rsidR="00910F84" w:rsidRPr="00C35A2C" w:rsidRDefault="00910F84" w:rsidP="005F6501">
      <w:pPr>
        <w:pStyle w:val="affb"/>
        <w:spacing w:after="120"/>
        <w:rPr>
          <w:rtl/>
        </w:rPr>
      </w:pPr>
      <w:r w:rsidRPr="005F6501">
        <w:rPr>
          <w:rStyle w:val="TanaimMishna"/>
          <w:rtl/>
          <w:rPrChange w:id="20075" w:author="קלוד" w:date="2026-10-06T10:07:24Z">
            <w:rPr>
              <w:rStyle w:val="affff1"/>
              <w:rtl/>
            </w:rPr>
          </w:rPrChange>
        </w:rPr>
        <w:t>ר' יוסי אומר:</w:t>
      </w:r>
      <w:r w:rsidRPr="00C35A2C">
        <w:rPr>
          <w:rtl/>
        </w:rPr>
        <w:t xml:space="preserve"> אף לא ירקות בימות הגשמים, מפני שהנביה נושרת עליהן והוה להן לזבל. </w:t>
      </w:r>
    </w:p>
    <w:p w14:paraId="4B6C0145" w14:textId="77777777" w:rsidR="005F6501" w:rsidRDefault="00910F84" w:rsidP="005F6501">
      <w:pPr>
        <w:pStyle w:val="36"/>
        <w:framePr w:wrap="notBeside"/>
        <w:rPr>
          <w:rtl/>
        </w:rPr>
      </w:pPr>
      <w:r w:rsidRPr="00C35A2C">
        <w:rPr>
          <w:rtl/>
        </w:rPr>
        <w:t xml:space="preserve">למימרא, </w:t>
      </w:r>
    </w:p>
    <w:p w14:paraId="18036265" w14:textId="735C1317" w:rsidR="00910F84" w:rsidRPr="00C35A2C" w:rsidRDefault="00910F84" w:rsidP="00910F84">
      <w:pPr>
        <w:rPr>
          <w:rtl/>
        </w:rPr>
      </w:pPr>
      <w:r w:rsidRPr="005F6501">
        <w:rPr>
          <w:rStyle w:val="affff1"/>
          <w:rtl/>
        </w:rPr>
        <w:t>ד</w:t>
      </w:r>
      <w:r w:rsidR="005F6501">
        <w:rPr>
          <w:rStyle w:val="affff1"/>
          <w:rFonts w:hint="cs"/>
          <w:rtl/>
        </w:rPr>
        <w:t>ל</w:t>
      </w:r>
      <w:r w:rsidRPr="005F6501">
        <w:rPr>
          <w:rStyle w:val="affff1"/>
          <w:rtl/>
        </w:rPr>
        <w:t>רבי יוסי:</w:t>
      </w:r>
      <w:r w:rsidRPr="00C35A2C">
        <w:rPr>
          <w:rtl/>
        </w:rPr>
        <w:t xml:space="preserve"> זה וזה גורם - אסור, </w:t>
      </w:r>
      <w:r w:rsidRPr="005F6501">
        <w:rPr>
          <w:rStyle w:val="affff1"/>
          <w:rtl/>
        </w:rPr>
        <w:t>ורבנן:</w:t>
      </w:r>
      <w:r w:rsidRPr="00C35A2C">
        <w:rPr>
          <w:rtl/>
        </w:rPr>
        <w:t xml:space="preserve"> זה וזה גורם - מותר, </w:t>
      </w:r>
    </w:p>
    <w:p w14:paraId="027A603D" w14:textId="2D93217E" w:rsidR="005F6501" w:rsidRDefault="00910F84" w:rsidP="005F6501">
      <w:pPr>
        <w:pStyle w:val="36"/>
        <w:framePr w:wrap="notBeside"/>
        <w:rPr>
          <w:rtl/>
        </w:rPr>
      </w:pPr>
      <w:r w:rsidRPr="00C35A2C">
        <w:rPr>
          <w:rtl/>
        </w:rPr>
        <w:t>הא איפכא</w:t>
      </w:r>
      <w:r w:rsidR="006B2BA7">
        <w:rPr>
          <w:rFonts w:hint="cs"/>
          <w:rtl/>
        </w:rPr>
        <w:t xml:space="preserve"> שמעי'</w:t>
      </w:r>
      <w:r w:rsidRPr="00C35A2C">
        <w:rPr>
          <w:rtl/>
        </w:rPr>
        <w:t xml:space="preserve"> </w:t>
      </w:r>
    </w:p>
    <w:p w14:paraId="54E271E4" w14:textId="4EF9C9E1" w:rsidR="00910F84" w:rsidRPr="00C35A2C" w:rsidRDefault="00910F84" w:rsidP="00910F84">
      <w:pPr>
        <w:rPr>
          <w:rtl/>
        </w:rPr>
      </w:pPr>
      <w:r w:rsidRPr="006B2BA7">
        <w:rPr>
          <w:rStyle w:val="affff1"/>
          <w:rtl/>
        </w:rPr>
        <w:t>דתנן,</w:t>
      </w:r>
      <w:r w:rsidRPr="00C35A2C">
        <w:rPr>
          <w:rtl/>
        </w:rPr>
        <w:t xml:space="preserve"> </w:t>
      </w:r>
      <w:r w:rsidR="006B2BA7">
        <w:rPr>
          <w:rStyle w:val="affff1"/>
          <w:rFonts w:hint="cs"/>
          <w:rtl/>
        </w:rPr>
        <w:t>ל</w:t>
      </w:r>
      <w:r w:rsidRPr="005F6501">
        <w:rPr>
          <w:rStyle w:val="affff1"/>
          <w:rtl/>
        </w:rPr>
        <w:t>רבי יוסי:</w:t>
      </w:r>
      <w:r w:rsidRPr="00C35A2C">
        <w:rPr>
          <w:rtl/>
        </w:rPr>
        <w:t xml:space="preserve"> שוחק וזורה לרוח או מטיל לים</w:t>
      </w:r>
      <w:r w:rsidR="006B2BA7">
        <w:rPr>
          <w:rFonts w:hint="cs"/>
          <w:rtl/>
        </w:rPr>
        <w:t>.</w:t>
      </w:r>
    </w:p>
    <w:p w14:paraId="17D6E120" w14:textId="01D1E651" w:rsidR="00910F84" w:rsidRPr="006B2BA7" w:rsidRDefault="00910F84" w:rsidP="006B2BA7">
      <w:pPr>
        <w:rPr>
          <w:rFonts w:ascii="BA Franknatan Decor" w:hAnsi="BA Franknatan Decor" w:cs="BA TM • Tzlotana"/>
          <w:spacing w:val="4"/>
          <w:sz w:val="19"/>
          <w:szCs w:val="16"/>
          <w:rtl/>
        </w:rPr>
      </w:pPr>
      <w:r w:rsidRPr="005F6501">
        <w:rPr>
          <w:rStyle w:val="affff1"/>
          <w:rFonts w:hint="cs"/>
          <w:rtl/>
        </w:rPr>
        <w:t>א</w:t>
      </w:r>
      <w:r w:rsidRPr="005F6501">
        <w:rPr>
          <w:rStyle w:val="affff1"/>
          <w:rtl/>
        </w:rPr>
        <w:t>מרו לו:</w:t>
      </w:r>
      <w:r w:rsidRPr="00C35A2C">
        <w:rPr>
          <w:rtl/>
        </w:rPr>
        <w:t xml:space="preserve"> אף היא נעשה זבל, </w:t>
      </w:r>
      <w:r w:rsidRPr="005F6501">
        <w:rPr>
          <w:rStyle w:val="affff1"/>
          <w:rtl/>
        </w:rPr>
        <w:t>ונא</w:t>
      </w:r>
      <w:r w:rsidR="006B2BA7">
        <w:rPr>
          <w:rStyle w:val="affff1"/>
          <w:rFonts w:hint="cs"/>
          <w:rtl/>
        </w:rPr>
        <w:t>'</w:t>
      </w:r>
      <w:r w:rsidRPr="005F6501">
        <w:rPr>
          <w:rStyle w:val="affff1"/>
          <w:rtl/>
        </w:rPr>
        <w:t>:</w:t>
      </w:r>
      <w:r w:rsidRPr="00C35A2C">
        <w:rPr>
          <w:rtl/>
        </w:rPr>
        <w:t xml:space="preserve"> </w:t>
      </w:r>
      <w:r w:rsidRPr="003F072B">
        <w:rPr>
          <w:rStyle w:val="afffd"/>
          <w:rFonts w:hint="cs"/>
          <w:rtl/>
        </w:rPr>
        <w:t>'</w:t>
      </w:r>
      <w:r w:rsidRPr="003F072B">
        <w:rPr>
          <w:rStyle w:val="afffd"/>
          <w:rtl/>
        </w:rPr>
        <w:t>לא ידבק בידך מאומה מן החרם</w:t>
      </w:r>
      <w:r w:rsidRPr="003F072B">
        <w:rPr>
          <w:rStyle w:val="afffd"/>
          <w:rFonts w:hint="cs"/>
          <w:rtl/>
        </w:rPr>
        <w:t>'</w:t>
      </w:r>
      <w:r w:rsidRPr="003F072B">
        <w:rPr>
          <w:rStyle w:val="afffd"/>
          <w:rtl/>
        </w:rPr>
        <w:t xml:space="preserve">; </w:t>
      </w:r>
    </w:p>
    <w:p w14:paraId="3CA10FA6" w14:textId="035601BB" w:rsidR="006B2BA7" w:rsidRDefault="006B2BA7" w:rsidP="006B2BA7">
      <w:pPr>
        <w:pStyle w:val="36"/>
        <w:framePr w:wrap="notBeside"/>
        <w:rPr>
          <w:rtl/>
        </w:rPr>
      </w:pPr>
      <w:r>
        <w:rPr>
          <w:rFonts w:hint="cs"/>
          <w:rtl/>
        </w:rPr>
        <w:t>- ל''ק דרי'' אדר''י</w:t>
      </w:r>
    </w:p>
    <w:p w14:paraId="0FE750EA" w14:textId="77777777" w:rsidR="006B2BA7" w:rsidRDefault="006B2BA7" w:rsidP="005F6501">
      <w:pPr>
        <w:rPr>
          <w:rtl/>
        </w:rPr>
      </w:pPr>
      <w:r>
        <w:rPr>
          <w:rFonts w:hint="cs"/>
          <w:rtl/>
        </w:rPr>
        <w:t xml:space="preserve">שם </w:t>
      </w:r>
      <w:r w:rsidR="00910F84" w:rsidRPr="00C35A2C">
        <w:rPr>
          <w:rtl/>
        </w:rPr>
        <w:t xml:space="preserve">אזיל לאיבוד - מתיר, </w:t>
      </w:r>
      <w:r>
        <w:rPr>
          <w:rFonts w:hint="cs"/>
          <w:rtl/>
        </w:rPr>
        <w:t xml:space="preserve">כאן שלא אזיל אסור, </w:t>
      </w:r>
    </w:p>
    <w:p w14:paraId="4CA1B3D9" w14:textId="77777777" w:rsidR="006B2BA7" w:rsidRDefault="006B2BA7" w:rsidP="006B2BA7">
      <w:pPr>
        <w:pStyle w:val="36"/>
        <w:framePr w:wrap="notBeside"/>
        <w:rPr>
          <w:rtl/>
        </w:rPr>
      </w:pPr>
      <w:r>
        <w:rPr>
          <w:rFonts w:hint="cs"/>
          <w:rtl/>
        </w:rPr>
        <w:t>ול''ק רבנן אדרבנן</w:t>
      </w:r>
    </w:p>
    <w:p w14:paraId="66C763A9" w14:textId="11F18CDB" w:rsidR="006B2BA7" w:rsidRDefault="006B2BA7" w:rsidP="006B2BA7">
      <w:pPr>
        <w:rPr>
          <w:rtl/>
        </w:rPr>
      </w:pPr>
      <w:r>
        <w:rPr>
          <w:rFonts w:hint="cs"/>
          <w:rtl/>
        </w:rPr>
        <w:t xml:space="preserve"> איפוך. </w:t>
      </w:r>
      <w:r w:rsidRPr="006B2BA7">
        <w:rPr>
          <w:rStyle w:val="affff1"/>
          <w:rFonts w:hint="cs"/>
          <w:rtl/>
        </w:rPr>
        <w:t>כר''מ</w:t>
      </w:r>
      <w:r>
        <w:rPr>
          <w:rFonts w:ascii="BA TM • Vilna Extra-Bold" w:hAnsi="BA TM • Vilna Extra-Bold" w:cs="BA TM • Vilna Extra-Bold" w:hint="cs"/>
          <w:color w:val="767171" w:themeColor="background2" w:themeShade="80"/>
          <w:spacing w:val="2"/>
          <w:sz w:val="14"/>
          <w:szCs w:val="14"/>
          <w:rtl/>
        </w:rPr>
        <w:t xml:space="preserve"> </w:t>
      </w:r>
      <w:r w:rsidRPr="006B2BA7">
        <w:rPr>
          <w:rFonts w:hint="cs"/>
          <w:rtl/>
        </w:rPr>
        <w:t>מה שמשביח</w:t>
      </w:r>
      <w:r>
        <w:rPr>
          <w:rFonts w:ascii="BA TM • Vilna Extra-Bold" w:hAnsi="BA TM • Vilna Extra-Bold" w:cs="BA TM • Vilna Extra-Bold" w:hint="cs"/>
          <w:color w:val="767171" w:themeColor="background2" w:themeShade="80"/>
          <w:spacing w:val="2"/>
          <w:sz w:val="14"/>
          <w:szCs w:val="14"/>
          <w:rtl/>
        </w:rPr>
        <w:t xml:space="preserve"> </w:t>
      </w:r>
      <w:r w:rsidR="00910F84" w:rsidRPr="00C35A2C">
        <w:rPr>
          <w:rtl/>
        </w:rPr>
        <w:t>בעור פוגם בבשר, ה</w:t>
      </w:r>
      <w:r w:rsidR="00910F84">
        <w:rPr>
          <w:rtl/>
        </w:rPr>
        <w:t>"</w:t>
      </w:r>
      <w:r w:rsidR="00910F84" w:rsidRPr="00C35A2C">
        <w:rPr>
          <w:rFonts w:hint="cs"/>
          <w:rtl/>
        </w:rPr>
        <w:t>נ</w:t>
      </w:r>
      <w:r w:rsidR="00910F84" w:rsidRPr="00C35A2C">
        <w:rPr>
          <w:rtl/>
        </w:rPr>
        <w:t xml:space="preserve"> מה שמשביח בנביה פוגם בצל.</w:t>
      </w:r>
      <w:r w:rsidR="00910F84" w:rsidRPr="00C35A2C">
        <w:rPr>
          <w:rFonts w:hint="cs"/>
          <w:rtl/>
        </w:rPr>
        <w:t xml:space="preserve"> </w:t>
      </w:r>
    </w:p>
    <w:p w14:paraId="7AB55D23" w14:textId="77777777" w:rsidR="006B2BA7" w:rsidRDefault="006B2BA7">
      <w:pPr>
        <w:bidi w:val="0"/>
        <w:spacing w:after="160" w:line="259" w:lineRule="auto"/>
        <w:jc w:val="left"/>
        <w:rPr>
          <w:rtl/>
        </w:rPr>
      </w:pPr>
      <w:r>
        <w:rPr>
          <w:rtl/>
        </w:rPr>
        <w:br w:type="page"/>
      </w:r>
    </w:p>
    <w:p w14:paraId="5A628E14" w14:textId="77777777" w:rsidR="00910F84" w:rsidRPr="00C35A2C" w:rsidRDefault="00910F84" w:rsidP="006B2BA7">
      <w:pPr>
        <w:rPr>
          <w:rtl/>
        </w:rPr>
      </w:pPr>
    </w:p>
    <w:p w14:paraId="7A171308" w14:textId="77777777" w:rsidR="005F6501" w:rsidRDefault="00910F84" w:rsidP="005F6501">
      <w:pPr>
        <w:pStyle w:val="36"/>
        <w:framePr w:wrap="notBeside"/>
        <w:rPr>
          <w:rtl/>
        </w:rPr>
      </w:pPr>
      <w:r w:rsidRPr="00C35A2C">
        <w:rPr>
          <w:rtl/>
        </w:rPr>
        <w:t xml:space="preserve">וסבר רבי יוסי: </w:t>
      </w:r>
    </w:p>
    <w:p w14:paraId="0A473000" w14:textId="32336E31" w:rsidR="00910F84" w:rsidRPr="00C35A2C" w:rsidRDefault="00910F84" w:rsidP="00910F84">
      <w:pPr>
        <w:rPr>
          <w:rtl/>
        </w:rPr>
      </w:pPr>
      <w:r w:rsidRPr="00C35A2C">
        <w:rPr>
          <w:rtl/>
        </w:rPr>
        <w:t xml:space="preserve">זה וזה גורם אסור? </w:t>
      </w:r>
      <w:r w:rsidRPr="005F6501">
        <w:rPr>
          <w:rStyle w:val="affff1"/>
          <w:rFonts w:hint="cs"/>
          <w:rtl/>
        </w:rPr>
        <w:t>והך דרבי יוסי:</w:t>
      </w:r>
      <w:r w:rsidRPr="00C35A2C">
        <w:rPr>
          <w:rtl/>
        </w:rPr>
        <w:t xml:space="preserve"> נוטעין יחור של ערלה, ואין נוטעין אגוז של ערלה, מפני שהוא פרי</w:t>
      </w:r>
    </w:p>
    <w:p w14:paraId="68092F2A" w14:textId="752E9C82" w:rsidR="00910F84" w:rsidRPr="00C35A2C" w:rsidRDefault="005F6501" w:rsidP="00910F84">
      <w:pPr>
        <w:pStyle w:val="aff6"/>
        <w:framePr w:wrap="around"/>
        <w:rPr>
          <w:rtl/>
        </w:rPr>
      </w:pPr>
      <w:r>
        <w:rPr>
          <w:rFonts w:hint="cs"/>
          <w:rtl/>
        </w:rPr>
        <w:t>מ</w:t>
      </w:r>
      <w:r w:rsidR="00910F84" w:rsidRPr="00C35A2C">
        <w:rPr>
          <w:rFonts w:hint="cs"/>
          <w:rtl/>
        </w:rPr>
        <w:t>ט.</w:t>
      </w:r>
    </w:p>
    <w:p w14:paraId="43633CD1" w14:textId="77777777" w:rsidR="00910F84" w:rsidRDefault="00910F84" w:rsidP="00910F84">
      <w:pPr>
        <w:rPr>
          <w:rtl/>
        </w:rPr>
      </w:pPr>
      <w:r>
        <w:rPr>
          <w:rStyle w:val="affff1"/>
          <w:rFonts w:hint="cs"/>
          <w:rtl/>
          <w:rPrChange w:id="10049" w:author="מנוע אמוראים" w:date="2026-10-05T16:41:56Z">
            <w:rPr>
              <w:rFonts w:hint="cs"/>
              <w:rtl/>
            </w:rPr>
          </w:rPrChange>
        </w:rPr>
        <w:t xml:space="preserve">ואריא</w:t>
      </w:r>
      <w:r>
        <w:rPr>
          <w:rStyle w:val="affff1"/>
          <w:rtl/>
          <w:rPrChange w:id="10050" w:author="מנוע אמוראים" w:date="2026-10-05T16:41:56Z">
            <w:rPr>
              <w:rtl/>
            </w:rPr>
          </w:rPrChange>
        </w:rPr>
        <w:t xml:space="preserve">"</w:t>
      </w:r>
      <w:r>
        <w:rPr>
          <w:rStyle w:val="affff1"/>
          <w:rFonts w:hint="cs"/>
          <w:rtl/>
          <w:rPrChange w:id="10051" w:author="מנוע אמוראים" w:date="2026-10-05T16:41:56Z">
            <w:rPr>
              <w:rFonts w:hint="cs"/>
              <w:rtl/>
            </w:rPr>
          </w:rPrChange>
        </w:rPr>
        <w:t xml:space="preserve">ר</w:t>
      </w:r>
      <w:r w:rsidRPr="00C35A2C">
        <w:rPr>
          <w:rtl/>
        </w:rPr>
        <w:t xml:space="preserve">: מודה רבי יוסי, שאם נטע והבריך והרכיב - מותר! </w:t>
      </w:r>
    </w:p>
    <w:p w14:paraId="5121009B" w14:textId="77777777" w:rsidR="00910F84" w:rsidRPr="00C35A2C" w:rsidRDefault="00910F84" w:rsidP="00910F84">
      <w:pPr>
        <w:rPr>
          <w:rtl/>
        </w:rPr>
      </w:pPr>
      <w:r w:rsidRPr="00C35A2C">
        <w:rPr>
          <w:rtl/>
        </w:rPr>
        <w:t>ו</w:t>
      </w:r>
      <w:r w:rsidRPr="00280F6D">
        <w:rPr>
          <w:b/>
          <w:bCs/>
          <w:rtl/>
        </w:rPr>
        <w:t>ת</w:t>
      </w:r>
      <w:r w:rsidRPr="00280F6D">
        <w:rPr>
          <w:rFonts w:hint="cs"/>
          <w:b/>
          <w:bCs/>
          <w:rtl/>
        </w:rPr>
        <w:t>נ</w:t>
      </w:r>
      <w:r>
        <w:rPr>
          <w:b/>
          <w:bCs/>
          <w:rtl/>
        </w:rPr>
        <w:t>"</w:t>
      </w:r>
      <w:r w:rsidRPr="00280F6D">
        <w:rPr>
          <w:rFonts w:hint="cs"/>
          <w:b/>
          <w:bCs/>
          <w:rtl/>
        </w:rPr>
        <w:t>ה</w:t>
      </w:r>
      <w:r w:rsidRPr="00C35A2C">
        <w:rPr>
          <w:rtl/>
        </w:rPr>
        <w:t xml:space="preserve">: מודה רבי יוסי, שאם נטע והבריך והרכיב - מותר! </w:t>
      </w:r>
    </w:p>
    <w:p w14:paraId="7A211C9C" w14:textId="77777777" w:rsidR="00910F84" w:rsidRPr="00C35A2C" w:rsidRDefault="00910F84" w:rsidP="00910F84">
      <w:pPr>
        <w:rPr>
          <w:rtl/>
        </w:rPr>
      </w:pPr>
      <w:r w:rsidRPr="00C35A2C">
        <w:rPr>
          <w:rFonts w:hint="cs"/>
          <w:b/>
          <w:bCs/>
          <w:rtl/>
        </w:rPr>
        <w:t>ואין לומר</w:t>
      </w:r>
      <w:r w:rsidRPr="00C35A2C">
        <w:rPr>
          <w:rFonts w:hint="cs"/>
          <w:rtl/>
        </w:rPr>
        <w:t xml:space="preserve"> דשאני לרבי יוסי בין שאר איסורין לשעכו</w:t>
      </w:r>
      <w:r>
        <w:rPr>
          <w:rtl/>
        </w:rPr>
        <w:t>"</w:t>
      </w:r>
      <w:r w:rsidRPr="00C35A2C">
        <w:rPr>
          <w:rFonts w:hint="cs"/>
          <w:rtl/>
        </w:rPr>
        <w:t>ם ד</w:t>
      </w:r>
      <w:r w:rsidRPr="00C35A2C">
        <w:rPr>
          <w:rtl/>
        </w:rPr>
        <w:t>תניא: שדה שנזדבלה בזבל עבודת כוכבים, וכן פרה שנתפטמה בכרשיני עבודת כוכבים - תני חדא: שדה תזרע, פרה תשחט, ותניא אידך: שדה תבור, ופרה תרזה</w:t>
      </w:r>
    </w:p>
    <w:p w14:paraId="635398DC" w14:textId="77777777" w:rsidR="00910F84" w:rsidRPr="00C35A2C" w:rsidRDefault="00910F84" w:rsidP="00910F84">
      <w:pPr>
        <w:rPr>
          <w:rtl/>
        </w:rPr>
      </w:pPr>
      <w:r w:rsidRPr="00C35A2C">
        <w:rPr>
          <w:rtl/>
        </w:rPr>
        <w:t xml:space="preserve">מאי לאו הא ר' יוסי והא רבנן! </w:t>
      </w:r>
    </w:p>
    <w:p w14:paraId="191C2A6F" w14:textId="77777777" w:rsidR="00910F84" w:rsidRPr="00C35A2C" w:rsidRDefault="00910F84" w:rsidP="00910F84">
      <w:pPr>
        <w:rPr>
          <w:rtl/>
        </w:rPr>
      </w:pPr>
      <w:r w:rsidRPr="00C35A2C">
        <w:rPr>
          <w:rtl/>
        </w:rPr>
        <w:t xml:space="preserve">• </w:t>
      </w:r>
      <w:r w:rsidRPr="00C35A2C">
        <w:rPr>
          <w:rFonts w:hint="cs"/>
          <w:rtl/>
        </w:rPr>
        <w:t xml:space="preserve">אלא רבי יוסי אמר </w:t>
      </w:r>
      <w:r w:rsidRPr="00C35A2C">
        <w:rPr>
          <w:b/>
          <w:bCs/>
          <w:rtl/>
        </w:rPr>
        <w:t>לדידי</w:t>
      </w:r>
      <w:r w:rsidRPr="00C35A2C">
        <w:rPr>
          <w:rtl/>
        </w:rPr>
        <w:t xml:space="preserve"> זה וזה גורם מותר, </w:t>
      </w:r>
      <w:r w:rsidRPr="00C35A2C">
        <w:rPr>
          <w:b/>
          <w:bCs/>
          <w:rtl/>
        </w:rPr>
        <w:t>לדידכו</w:t>
      </w:r>
      <w:r w:rsidRPr="00C35A2C">
        <w:rPr>
          <w:rtl/>
        </w:rPr>
        <w:t xml:space="preserve"> </w:t>
      </w:r>
      <w:r w:rsidRPr="00C35A2C">
        <w:rPr>
          <w:rFonts w:hint="cs"/>
          <w:rtl/>
        </w:rPr>
        <w:t>ד</w:t>
      </w:r>
      <w:r w:rsidRPr="00C35A2C">
        <w:rPr>
          <w:rtl/>
        </w:rPr>
        <w:t xml:space="preserve">זה וזה גורם אסור, אודו לי </w:t>
      </w:r>
      <w:r w:rsidRPr="00C35A2C">
        <w:rPr>
          <w:rFonts w:hint="cs"/>
          <w:rtl/>
        </w:rPr>
        <w:t>דא</w:t>
      </w:r>
      <w:r w:rsidRPr="00C35A2C">
        <w:rPr>
          <w:rtl/>
        </w:rPr>
        <w:t>ף ירקות בימות הגשמים.</w:t>
      </w:r>
    </w:p>
    <w:p w14:paraId="68949720" w14:textId="77777777" w:rsidR="00910F84" w:rsidRPr="00C35A2C" w:rsidRDefault="00910F84" w:rsidP="00910F84">
      <w:pPr>
        <w:rPr>
          <w:rtl/>
        </w:rPr>
      </w:pPr>
      <w:r w:rsidRPr="00C35A2C">
        <w:rPr>
          <w:rtl/>
        </w:rPr>
        <w:t>ורבנן</w:t>
      </w:r>
      <w:r w:rsidRPr="00C35A2C">
        <w:rPr>
          <w:rFonts w:hint="cs"/>
          <w:rtl/>
        </w:rPr>
        <w:t xml:space="preserve"> ס</w:t>
      </w:r>
      <w:r>
        <w:rPr>
          <w:rtl/>
        </w:rPr>
        <w:t>"</w:t>
      </w:r>
      <w:r>
        <w:rPr>
          <w:rFonts w:hint="cs"/>
          <w:rtl/>
        </w:rPr>
        <w:t xml:space="preserve">ל </w:t>
      </w:r>
      <w:r>
        <w:rPr>
          <w:rStyle w:val="affff1"/>
          <w:rFonts w:hint="cs"/>
          <w:rtl/>
          <w:rPrChange w:id="10052" w:author="מנוע אמוראים" w:date="2026-10-05T16:41:56Z">
            <w:rPr>
              <w:rFonts w:hint="cs"/>
              <w:rtl/>
            </w:rPr>
          </w:rPrChange>
        </w:rPr>
        <w:t xml:space="preserve">כדר</w:t>
      </w:r>
      <w:r>
        <w:rPr>
          <w:rStyle w:val="affff1"/>
          <w:rtl/>
          <w:rPrChange w:id="10053" w:author="מנוע אמוראים" w:date="2026-10-05T16:41:56Z">
            <w:rPr>
              <w:rtl/>
            </w:rPr>
          </w:rPrChange>
        </w:rPr>
        <w:t xml:space="preserve">"</w:t>
      </w:r>
      <w:r>
        <w:rPr>
          <w:rStyle w:val="affff1"/>
          <w:rFonts w:hint="cs"/>
          <w:rtl/>
          <w:rPrChange w:id="10054" w:author="מנוע אמוראים" w:date="2026-10-05T16:41:56Z">
            <w:rPr>
              <w:rFonts w:hint="cs"/>
              <w:rtl/>
            </w:rPr>
          </w:rPrChange>
        </w:rPr>
        <w:t xml:space="preserve">מ</w:t>
      </w:r>
      <w:r>
        <w:rPr>
          <w:rFonts w:hint="cs"/>
          <w:rtl/>
        </w:rPr>
        <w:t xml:space="preserve"> </w:t>
      </w:r>
      <w:r>
        <w:rPr>
          <w:rStyle w:val="affff1"/>
          <w:rFonts w:hint="cs"/>
          <w:rtl/>
          <w:rPrChange w:id="10055" w:author="מנוע אמוראים" w:date="2026-10-05T16:41:56Z">
            <w:rPr>
              <w:rFonts w:hint="cs"/>
              <w:rtl/>
            </w:rPr>
          </w:rPrChange>
        </w:rPr>
        <w:t xml:space="preserve">בדר</w:t>
      </w:r>
      <w:r>
        <w:rPr>
          <w:rStyle w:val="affff1"/>
          <w:rtl/>
          <w:rPrChange w:id="10056" w:author="מנוע אמוראים" w:date="2026-10-05T16:41:56Z">
            <w:rPr>
              <w:rtl/>
            </w:rPr>
          </w:rPrChange>
        </w:rPr>
        <w:t xml:space="preserve">"</w:t>
      </w:r>
      <w:r>
        <w:rPr>
          <w:rStyle w:val="affff1"/>
          <w:rFonts w:hint="cs"/>
          <w:rtl/>
          <w:rPrChange w:id="10057" w:author="מנוע אמוראים" w:date="2026-10-05T16:41:56Z">
            <w:rPr>
              <w:rFonts w:hint="cs"/>
              <w:rtl/>
            </w:rPr>
          </w:rPrChange>
        </w:rPr>
        <w:t xml:space="preserve">כ</w:t>
      </w:r>
      <w:r>
        <w:rPr>
          <w:rFonts w:hint="cs"/>
          <w:rtl/>
        </w:rPr>
        <w:t xml:space="preserve"> </w:t>
      </w:r>
      <w:r w:rsidRPr="00C35A2C">
        <w:rPr>
          <w:rtl/>
        </w:rPr>
        <w:t xml:space="preserve"> כדאמר רב מרי בריה דרב כהנא.</w:t>
      </w:r>
    </w:p>
    <w:p w14:paraId="2776864F" w14:textId="77777777" w:rsidR="00910F84" w:rsidRPr="00C35A2C" w:rsidRDefault="00910F84" w:rsidP="00910F84">
      <w:pPr>
        <w:rPr>
          <w:rtl/>
        </w:rPr>
      </w:pPr>
    </w:p>
    <w:p w14:paraId="090B5CD2" w14:textId="77777777" w:rsidR="00910F84" w:rsidRPr="00C35A2C" w:rsidRDefault="00910F84" w:rsidP="00910F84">
      <w:pPr>
        <w:rPr>
          <w:rtl/>
        </w:rPr>
      </w:pPr>
      <w:r>
        <w:rPr>
          <w:rtl/>
        </w:rPr>
        <w:t xml:space="preserve">• </w:t>
      </w:r>
      <w:r>
        <w:rPr>
          <w:rStyle w:val="affff1"/>
          <w:rtl/>
          <w:rPrChange w:id="10058" w:author="מנוע אמוראים" w:date="2026-10-05T16:41:56Z">
            <w:rPr>
              <w:rtl/>
            </w:rPr>
          </w:rPrChange>
        </w:rPr>
        <w:t xml:space="preserve">אריא</w:t>
      </w:r>
      <w:r>
        <w:rPr>
          <w:rStyle w:val="affff1"/>
          <w:rtl/>
          <w:rPrChange w:id="10059" w:author="מנוע אמוראים" w:date="2026-10-05T16:41:56Z">
            <w:rPr>
              <w:rtl/>
            </w:rPr>
          </w:rPrChange>
        </w:rPr>
        <w:t xml:space="preserve">"</w:t>
      </w:r>
      <w:r>
        <w:rPr>
          <w:rStyle w:val="affff1"/>
          <w:rtl/>
          <w:rPrChange w:id="10060" w:author="מנוע אמוראים" w:date="2026-10-05T16:41:56Z">
            <w:rPr>
              <w:rtl/>
            </w:rPr>
          </w:rPrChange>
        </w:rPr>
        <w:t xml:space="preserve">ש</w:t>
      </w:r>
      <w:r>
        <w:rPr>
          <w:rtl/>
        </w:rPr>
        <w:t xml:space="preserve">: הלכה כרבי יוסי.</w:t>
      </w:r>
    </w:p>
    <w:p w14:paraId="13F488C8" w14:textId="77777777" w:rsidR="00910F84" w:rsidRPr="00C35A2C" w:rsidRDefault="00910F84" w:rsidP="00910F84">
      <w:pPr>
        <w:rPr>
          <w:rtl/>
        </w:rPr>
      </w:pPr>
      <w:r w:rsidRPr="00C35A2C">
        <w:rPr>
          <w:rFonts w:hint="cs"/>
          <w:rtl/>
        </w:rPr>
        <w:t>[וא</w:t>
      </w:r>
      <w:r>
        <w:rPr>
          <w:rtl/>
        </w:rPr>
        <w:t>"</w:t>
      </w:r>
      <w:r w:rsidRPr="00C35A2C">
        <w:rPr>
          <w:rFonts w:hint="cs"/>
          <w:rtl/>
        </w:rPr>
        <w:t>א לתרץ דאי</w:t>
      </w:r>
      <w:r>
        <w:rPr>
          <w:rtl/>
        </w:rPr>
        <w:t>"</w:t>
      </w:r>
      <w:r>
        <w:rPr>
          <w:rFonts w:hint="cs"/>
          <w:rtl/>
        </w:rPr>
        <w:t xml:space="preserve">ז מחלוקת </w:t>
      </w:r>
      <w:r>
        <w:rPr>
          <w:rStyle w:val="affff1"/>
          <w:rFonts w:hint="cs"/>
          <w:rtl/>
          <w:rPrChange w:id="10061" w:author="מנוע אמוראים" w:date="2026-10-05T16:41:56Z">
            <w:rPr>
              <w:rFonts w:hint="cs"/>
              <w:rtl/>
            </w:rPr>
          </w:rPrChange>
        </w:rPr>
        <w:t xml:space="preserve">ר</w:t>
      </w:r>
      <w:r>
        <w:rPr>
          <w:rStyle w:val="affff1"/>
          <w:rtl/>
          <w:rPrChange w:id="10062" w:author="מנוע אמוראים" w:date="2026-10-05T16:41:56Z">
            <w:rPr>
              <w:rtl/>
            </w:rPr>
          </w:rPrChange>
        </w:rPr>
        <w:t xml:space="preserve">"</w:t>
      </w:r>
      <w:r>
        <w:rPr>
          <w:rStyle w:val="affff1"/>
          <w:rFonts w:hint="cs"/>
          <w:rtl/>
          <w:rPrChange w:id="10063" w:author="מנוע אמוראים" w:date="2026-10-05T16:41:56Z">
            <w:rPr>
              <w:rFonts w:hint="cs"/>
              <w:rtl/>
            </w:rPr>
          </w:rPrChange>
        </w:rPr>
        <w:t xml:space="preserve">א</w:t>
      </w:r>
      <w:r>
        <w:rPr>
          <w:rFonts w:hint="cs"/>
          <w:rtl/>
        </w:rPr>
        <w:t xml:space="preserve"> ורבנן - לאו </w:t>
      </w:r>
      <w:r>
        <w:rPr>
          <w:rStyle w:val="affff1"/>
          <w:rFonts w:hint="cs"/>
          <w:rtl/>
          <w:rPrChange w:id="10064" w:author="מנוע אמוראים" w:date="2026-10-05T16:41:56Z">
            <w:rPr>
              <w:rFonts w:hint="cs"/>
              <w:rtl/>
            </w:rPr>
          </w:rPrChange>
        </w:rPr>
        <w:t xml:space="preserve">ר</w:t>
      </w:r>
      <w:r>
        <w:rPr>
          <w:rStyle w:val="affff1"/>
          <w:rtl/>
          <w:rPrChange w:id="10065" w:author="מנוע אמוראים" w:date="2026-10-05T16:41:56Z">
            <w:rPr>
              <w:rtl/>
            </w:rPr>
          </w:rPrChange>
        </w:rPr>
        <w:t xml:space="preserve">"</w:t>
      </w:r>
      <w:r>
        <w:rPr>
          <w:rStyle w:val="affff1"/>
          <w:rFonts w:hint="cs"/>
          <w:rtl/>
          <w:rPrChange w:id="10066" w:author="מנוע אמוראים" w:date="2026-10-05T16:41:56Z">
            <w:rPr>
              <w:rFonts w:hint="cs"/>
              <w:rtl/>
            </w:rPr>
          </w:rPrChange>
        </w:rPr>
        <w:t xml:space="preserve">א</w:t>
      </w:r>
      <w:r>
        <w:rPr>
          <w:rFonts w:hint="cs"/>
          <w:rtl/>
        </w:rPr>
        <w:t xml:space="preserve"> ורבנן דשאור </w:t>
      </w:r>
    </w:p>
    <w:p w14:paraId="273025BE" w14:textId="77777777" w:rsidR="00910F84" w:rsidRDefault="00910F84" w:rsidP="00910F84">
      <w:pPr>
        <w:rPr>
          <w:rtl/>
        </w:rPr>
      </w:pPr>
      <w:r>
        <w:rPr>
          <w:rtl/>
        </w:rPr>
        <w:t xml:space="preserve">דתנן: שאור של חולין ושל תרומה שנפלו לתוך העיסה, לא בזה כדי לחמץ ולא בזה כדי לחמץ, ונצטרפו וחימצו - </w:t>
      </w:r>
      <w:r>
        <w:rPr>
          <w:rStyle w:val="affff1"/>
          <w:rtl/>
          <w:rPrChange w:id="10067" w:author="מנוע אמוראים" w:date="2026-10-05T16:41:56Z">
            <w:rPr>
              <w:rtl/>
            </w:rPr>
          </w:rPrChange>
        </w:rPr>
        <w:t xml:space="preserve">ר</w:t>
      </w:r>
      <w:r>
        <w:rPr>
          <w:rStyle w:val="affff1"/>
          <w:rtl/>
          <w:rPrChange w:id="10068" w:author="מנוע אמוראים" w:date="2026-10-05T16:41:56Z">
            <w:rPr>
              <w:rtl/>
            </w:rPr>
          </w:rPrChange>
        </w:rPr>
        <w:t xml:space="preserve">"</w:t>
      </w:r>
      <w:r>
        <w:rPr>
          <w:rStyle w:val="affff1"/>
          <w:rtl/>
          <w:rPrChange w:id="10069" w:author="מנוע אמוראים" w:date="2026-10-05T16:41:56Z">
            <w:rPr>
              <w:rtl/>
            </w:rPr>
          </w:rPrChange>
        </w:rPr>
        <w:t xml:space="preserve">א</w:t>
      </w:r>
      <w:r>
        <w:rPr>
          <w:rtl/>
        </w:rPr>
        <w:t xml:space="preserve"> אומר: אחר האחרון אני בא, </w:t>
      </w:r>
    </w:p>
    <w:p w14:paraId="7D24AFA1" w14:textId="77777777" w:rsidR="00910F84" w:rsidRPr="00C35A2C" w:rsidRDefault="00910F84" w:rsidP="00910F84">
      <w:pPr>
        <w:rPr>
          <w:rtl/>
        </w:rPr>
      </w:pPr>
      <w:r w:rsidRPr="00C35A2C">
        <w:rPr>
          <w:rtl/>
        </w:rPr>
        <w:t>וחכ</w:t>
      </w:r>
      <w:r>
        <w:rPr>
          <w:rtl/>
        </w:rPr>
        <w:t>"</w:t>
      </w:r>
      <w:r w:rsidRPr="00C35A2C">
        <w:rPr>
          <w:rtl/>
        </w:rPr>
        <w:t xml:space="preserve">א: בין שנפל איסור לכתחלה ובין שנפל איסור לבסוף, אינו אסור עד שיהא בו כדי לחמץ; </w:t>
      </w:r>
    </w:p>
    <w:p w14:paraId="0372A9E1" w14:textId="77777777" w:rsidR="00910F84" w:rsidRPr="00C35A2C" w:rsidRDefault="00910F84" w:rsidP="00910F84">
      <w:pPr>
        <w:rPr>
          <w:rtl/>
        </w:rPr>
      </w:pPr>
      <w:r w:rsidRPr="00C35A2C">
        <w:rPr>
          <w:rtl/>
        </w:rPr>
        <w:t xml:space="preserve">ואמר אביי: לא שנו אלא שקדם וסילק את האיסור, אבל לא קדם וסילק את האיסור - אסור; </w:t>
      </w:r>
    </w:p>
    <w:p w14:paraId="60EBCFEA" w14:textId="77777777" w:rsidR="00910F84" w:rsidRPr="00C35A2C" w:rsidRDefault="00910F84" w:rsidP="00910F84">
      <w:pPr>
        <w:pStyle w:val="afffa"/>
        <w:rPr>
          <w:rtl/>
        </w:rPr>
      </w:pPr>
      <w:r>
        <w:rPr>
          <w:rtl/>
        </w:rPr>
        <w:t xml:space="preserve">- </w:t>
      </w:r>
      <w:r>
        <w:rPr>
          <w:rFonts w:hint="cs"/>
          <w:rtl/>
        </w:rPr>
        <w:t xml:space="preserve">דאכתי טעמא </w:t>
      </w:r>
      <w:r>
        <w:rPr>
          <w:rStyle w:val="affff1"/>
          <w:rFonts w:hint="cs"/>
          <w:rtl/>
          <w:rPrChange w:id="10070" w:author="מנוע אמוראים" w:date="2026-10-05T16:41:56Z">
            <w:rPr>
              <w:rFonts w:hint="cs"/>
              <w:rtl/>
            </w:rPr>
          </w:rPrChange>
        </w:rPr>
        <w:t xml:space="preserve">דר</w:t>
      </w:r>
      <w:r>
        <w:rPr>
          <w:rStyle w:val="affff1"/>
          <w:rtl/>
          <w:rPrChange w:id="10071" w:author="מנוע אמוראים" w:date="2026-10-05T16:41:56Z">
            <w:rPr>
              <w:rtl/>
            </w:rPr>
          </w:rPrChange>
        </w:rPr>
        <w:t xml:space="preserve">"</w:t>
      </w:r>
      <w:r>
        <w:rPr>
          <w:rStyle w:val="affff1"/>
          <w:rFonts w:hint="cs"/>
          <w:rtl/>
          <w:rPrChange w:id="10072" w:author="מנוע אמוראים" w:date="2026-10-05T16:41:56Z">
            <w:rPr>
              <w:rFonts w:hint="cs"/>
              <w:rtl/>
            </w:rPr>
          </w:rPrChange>
        </w:rPr>
        <w:t xml:space="preserve">א</w:t>
      </w:r>
      <w:r>
        <w:rPr>
          <w:rFonts w:hint="cs"/>
          <w:rtl/>
        </w:rPr>
        <w:t xml:space="preserve"> לאו כאביי אלא משום אחר אחרון אני בא אם באיסור או בהיתר בין סילקו ובין לא סילקו </w:t>
      </w:r>
    </w:p>
    <w:p w14:paraId="5194202B" w14:textId="77777777" w:rsidR="00910F84" w:rsidRPr="00C35A2C" w:rsidRDefault="00910F84" w:rsidP="00910F84">
      <w:pPr>
        <w:rPr>
          <w:rtl/>
        </w:rPr>
      </w:pPr>
      <w:r>
        <w:rPr>
          <w:rFonts w:hint="cs"/>
          <w:rtl/>
        </w:rPr>
        <w:t xml:space="preserve">ולאו </w:t>
      </w:r>
      <w:r>
        <w:rPr>
          <w:rStyle w:val="affff1"/>
          <w:rFonts w:hint="cs"/>
          <w:rtl/>
          <w:rPrChange w:id="10073" w:author="מנוע אמוראים" w:date="2026-10-05T16:41:56Z">
            <w:rPr>
              <w:rFonts w:hint="cs"/>
              <w:rtl/>
            </w:rPr>
          </w:rPrChange>
        </w:rPr>
        <w:t xml:space="preserve">ר</w:t>
      </w:r>
      <w:r>
        <w:rPr>
          <w:rStyle w:val="affff1"/>
          <w:rtl/>
          <w:rPrChange w:id="10074" w:author="מנוע אמוראים" w:date="2026-10-05T16:41:56Z">
            <w:rPr>
              <w:rtl/>
            </w:rPr>
          </w:rPrChange>
        </w:rPr>
        <w:t xml:space="preserve">"</w:t>
      </w:r>
      <w:r>
        <w:rPr>
          <w:rStyle w:val="affff1"/>
          <w:rtl/>
          <w:rPrChange w:id="10075" w:author="מנוע אמוראים" w:date="2026-10-05T16:41:56Z">
            <w:rPr>
              <w:rtl/>
            </w:rPr>
          </w:rPrChange>
        </w:rPr>
        <w:t xml:space="preserve">א</w:t>
      </w:r>
      <w:r>
        <w:rPr>
          <w:rtl/>
        </w:rPr>
        <w:t xml:space="preserve"> ורבנן דעצים, דתנן: נטל הימנה עצים אסורה בהנאה, הסיק בה את התנור - חדש יותץ, ישן יוצן, </w:t>
      </w:r>
    </w:p>
    <w:p w14:paraId="3AA2FB7F" w14:textId="77777777" w:rsidR="00910F84" w:rsidRPr="00C35A2C" w:rsidRDefault="00910F84" w:rsidP="00910F84">
      <w:pPr>
        <w:rPr>
          <w:rtl/>
        </w:rPr>
      </w:pPr>
      <w:r w:rsidRPr="00C35A2C">
        <w:rPr>
          <w:rtl/>
        </w:rPr>
        <w:t xml:space="preserve">אפה בו את הפת - אסורה בהנאה, נתערבה באחרים - כולן אסורות בהנאה, </w:t>
      </w:r>
    </w:p>
    <w:p w14:paraId="199703DE" w14:textId="77777777" w:rsidR="00910F84" w:rsidRPr="00C35A2C" w:rsidRDefault="00910F84" w:rsidP="00910F84">
      <w:pPr>
        <w:rPr>
          <w:rtl/>
        </w:rPr>
      </w:pPr>
      <w:r>
        <w:rPr>
          <w:rStyle w:val="affff1"/>
          <w:rtl/>
          <w:rPrChange w:id="10076" w:author="מנוע אמוראים" w:date="2026-10-05T16:41:56Z">
            <w:rPr>
              <w:rtl/>
            </w:rPr>
          </w:rPrChange>
        </w:rPr>
        <w:t xml:space="preserve">ר</w:t>
      </w:r>
      <w:r>
        <w:rPr>
          <w:rStyle w:val="affff1"/>
          <w:rtl/>
          <w:rPrChange w:id="10077" w:author="מנוע אמוראים" w:date="2026-10-05T16:41:56Z">
            <w:rPr>
              <w:rtl/>
            </w:rPr>
          </w:rPrChange>
        </w:rPr>
        <w:t xml:space="preserve">"</w:t>
      </w:r>
      <w:r>
        <w:rPr>
          <w:rStyle w:val="affff1"/>
          <w:rtl/>
          <w:rPrChange w:id="10078" w:author="מנוע אמוראים" w:date="2026-10-05T16:41:56Z">
            <w:rPr>
              <w:rtl/>
            </w:rPr>
          </w:rPrChange>
        </w:rPr>
        <w:t xml:space="preserve">א</w:t>
      </w:r>
      <w:r>
        <w:rPr>
          <w:rtl/>
        </w:rPr>
        <w:t xml:space="preserve"> אומר: יוליך הנאה לים המלח, אמרו לו: אין פדיון לעבודת כוכבים; </w:t>
      </w:r>
    </w:p>
    <w:p w14:paraId="517C0F20" w14:textId="77777777" w:rsidR="00910F84" w:rsidRPr="00C35A2C" w:rsidRDefault="00910F84" w:rsidP="00910F84">
      <w:pPr>
        <w:ind w:firstLine="266"/>
        <w:rPr>
          <w:rtl/>
        </w:rPr>
      </w:pPr>
      <w:r w:rsidRPr="00C35A2C">
        <w:rPr>
          <w:rtl/>
        </w:rPr>
        <w:t>רבנן ד</w:t>
      </w:r>
      <w:r w:rsidRPr="00280F6D">
        <w:rPr>
          <w:b/>
          <w:bCs/>
          <w:rtl/>
        </w:rPr>
        <w:t>פליגי</w:t>
      </w:r>
      <w:r>
        <w:rPr>
          <w:rtl/>
        </w:rPr>
        <w:t xml:space="preserve"> עליה </w:t>
      </w:r>
      <w:r>
        <w:rPr>
          <w:rStyle w:val="affff1"/>
          <w:rtl/>
          <w:rPrChange w:id="10079" w:author="מנוע אמוראים" w:date="2026-10-05T16:41:56Z">
            <w:rPr>
              <w:rtl/>
            </w:rPr>
          </w:rPrChange>
        </w:rPr>
        <w:t xml:space="preserve">דר</w:t>
      </w:r>
      <w:r>
        <w:rPr>
          <w:rStyle w:val="affff1"/>
          <w:rtl/>
          <w:rPrChange w:id="10080" w:author="מנוע אמוראים" w:date="2026-10-05T16:41:56Z">
            <w:rPr>
              <w:rtl/>
            </w:rPr>
          </w:rPrChange>
        </w:rPr>
        <w:t xml:space="preserve">"</w:t>
      </w:r>
      <w:r>
        <w:rPr>
          <w:rStyle w:val="affff1"/>
          <w:rtl/>
          <w:rPrChange w:id="10081" w:author="מנוע אמוראים" w:date="2026-10-05T16:41:56Z">
            <w:rPr>
              <w:rtl/>
            </w:rPr>
          </w:rPrChange>
        </w:rPr>
        <w:t xml:space="preserve">א</w:t>
      </w:r>
      <w:r w:rsidRPr="00C35A2C">
        <w:rPr>
          <w:rFonts w:hint="cs"/>
          <w:rtl/>
        </w:rPr>
        <w:t xml:space="preserve"> לאו רבנן דעצים דאחמורי מחמרי, אלא רבנן דשיאור </w:t>
      </w:r>
    </w:p>
    <w:p w14:paraId="1F5D104D" w14:textId="77777777" w:rsidR="00910F84" w:rsidRPr="00C35A2C" w:rsidRDefault="00910F84" w:rsidP="00910F84">
      <w:pPr>
        <w:pStyle w:val="afffa"/>
        <w:rPr>
          <w:rtl/>
        </w:rPr>
      </w:pPr>
      <w:r>
        <w:rPr>
          <w:rtl/>
        </w:rPr>
        <w:t xml:space="preserve">- </w:t>
      </w:r>
      <w:r w:rsidRPr="00C35A2C">
        <w:rPr>
          <w:rFonts w:hint="cs"/>
          <w:rtl/>
        </w:rPr>
        <w:t>ודחי' ד</w:t>
      </w:r>
      <w:r w:rsidRPr="00C35A2C">
        <w:rPr>
          <w:rtl/>
        </w:rPr>
        <w:t xml:space="preserve">רבנן דמקילי </w:t>
      </w:r>
      <w:r w:rsidRPr="00C35A2C">
        <w:rPr>
          <w:rFonts w:hint="cs"/>
          <w:rtl/>
        </w:rPr>
        <w:t>דווקא</w:t>
      </w:r>
      <w:r w:rsidRPr="00C35A2C">
        <w:rPr>
          <w:rtl/>
        </w:rPr>
        <w:t xml:space="preserve"> בשאור, </w:t>
      </w:r>
      <w:r w:rsidRPr="00C35A2C">
        <w:rPr>
          <w:rFonts w:hint="cs"/>
          <w:rtl/>
        </w:rPr>
        <w:t>אבל מכ</w:t>
      </w:r>
      <w:r>
        <w:rPr>
          <w:rtl/>
        </w:rPr>
        <w:t>"</w:t>
      </w:r>
      <w:r w:rsidRPr="00C35A2C">
        <w:rPr>
          <w:rFonts w:hint="cs"/>
          <w:rtl/>
        </w:rPr>
        <w:t>ת להקל בעכו</w:t>
      </w:r>
      <w:r>
        <w:rPr>
          <w:rtl/>
        </w:rPr>
        <w:t>"</w:t>
      </w:r>
      <w:r w:rsidRPr="00C35A2C">
        <w:rPr>
          <w:rFonts w:hint="cs"/>
          <w:rtl/>
        </w:rPr>
        <w:t>ם ]</w:t>
      </w:r>
    </w:p>
    <w:p w14:paraId="50470D00" w14:textId="77777777" w:rsidR="00910F84" w:rsidRPr="00C35A2C" w:rsidRDefault="00910F84" w:rsidP="00910F84">
      <w:pPr>
        <w:rPr>
          <w:rtl/>
        </w:rPr>
      </w:pPr>
      <w:r w:rsidRPr="00C35A2C">
        <w:rPr>
          <w:rtl/>
        </w:rPr>
        <w:t xml:space="preserve">• </w:t>
      </w:r>
      <w:r w:rsidRPr="00C35A2C">
        <w:rPr>
          <w:rFonts w:hint="cs"/>
          <w:rtl/>
        </w:rPr>
        <w:t>גינה שנזבלה בזבל עכו</w:t>
      </w:r>
      <w:r>
        <w:rPr>
          <w:rtl/>
        </w:rPr>
        <w:t>"</w:t>
      </w:r>
      <w:r>
        <w:rPr>
          <w:rFonts w:hint="cs"/>
          <w:rtl/>
        </w:rPr>
        <w:t xml:space="preserve">ם שלח </w:t>
      </w:r>
      <w:r>
        <w:rPr>
          <w:rStyle w:val="affff1"/>
          <w:rFonts w:hint="cs"/>
          <w:rtl/>
          <w:rPrChange w:id="10082" w:author="מנוע אמוראים" w:date="2026-10-05T16:41:56Z">
            <w:rPr>
              <w:rFonts w:hint="cs"/>
              <w:rtl/>
            </w:rPr>
          </w:rPrChange>
        </w:rPr>
        <w:t xml:space="preserve">ר</w:t>
      </w:r>
      <w:r>
        <w:rPr>
          <w:rStyle w:val="affff1"/>
          <w:rtl/>
          <w:rPrChange w:id="10083" w:author="מנוע אמוראים" w:date="2026-10-05T16:41:56Z">
            <w:rPr>
              <w:rtl/>
            </w:rPr>
          </w:rPrChange>
        </w:rPr>
        <w:t xml:space="preserve">"</w:t>
      </w:r>
      <w:r>
        <w:rPr>
          <w:rStyle w:val="affff1"/>
          <w:rFonts w:hint="cs"/>
          <w:rtl/>
          <w:rPrChange w:id="10084" w:author="מנוע אמוראים" w:date="2026-10-05T16:41:56Z">
            <w:rPr>
              <w:rFonts w:hint="cs"/>
              <w:rtl/>
            </w:rPr>
          </w:rPrChange>
        </w:rPr>
        <w:t xml:space="preserve">ע</w:t>
      </w:r>
      <w:r>
        <w:rPr>
          <w:rFonts w:hint="cs"/>
          <w:rtl/>
        </w:rPr>
        <w:t xml:space="preserve"> לפני רב יוסף וא'ל </w:t>
      </w:r>
      <w:r>
        <w:rPr>
          <w:rStyle w:val="affff1"/>
          <w:rFonts w:hint="cs"/>
          <w:rtl/>
          <w:rPrChange w:id="10085" w:author="מנוע אמוראים" w:date="2026-10-05T16:41:56Z">
            <w:rPr>
              <w:rFonts w:hint="cs"/>
              <w:rtl/>
            </w:rPr>
          </w:rPrChange>
        </w:rPr>
        <w:t xml:space="preserve">דאריא</w:t>
      </w:r>
      <w:r>
        <w:rPr>
          <w:rStyle w:val="affff1"/>
          <w:rtl/>
          <w:rPrChange w:id="10086" w:author="מנוע אמוראים" w:date="2026-10-05T16:41:56Z">
            <w:rPr>
              <w:rtl/>
            </w:rPr>
          </w:rPrChange>
        </w:rPr>
        <w:t xml:space="preserve">"</w:t>
      </w:r>
      <w:r>
        <w:rPr>
          <w:rStyle w:val="affff1"/>
          <w:rFonts w:hint="cs"/>
          <w:rtl/>
          <w:rPrChange w:id="10087" w:author="מנוע אמוראים" w:date="2026-10-05T16:41:56Z">
            <w:rPr>
              <w:rFonts w:hint="cs"/>
              <w:rtl/>
            </w:rPr>
          </w:rPrChange>
        </w:rPr>
        <w:t xml:space="preserve">ש</w:t>
      </w:r>
      <w:r>
        <w:rPr>
          <w:rFonts w:hint="cs"/>
          <w:rtl/>
        </w:rPr>
        <w:t xml:space="preserve"> הלכה כרבי יוסי דזה וזה גורם מותר</w:t>
      </w:r>
    </w:p>
    <w:p w14:paraId="50CA8739" w14:textId="77777777" w:rsidR="00910F84" w:rsidRPr="00C35A2C" w:rsidRDefault="00910F84" w:rsidP="00910F84">
      <w:pPr>
        <w:pStyle w:val="afffe"/>
        <w:rPr>
          <w:rtl/>
        </w:rPr>
      </w:pPr>
      <w:r w:rsidRPr="00A06291">
        <w:rPr>
          <w:rtl/>
        </w:rPr>
        <w:t>׻</w:t>
      </w:r>
      <w:r w:rsidRPr="00C35A2C">
        <w:rPr>
          <w:rtl/>
        </w:rPr>
        <w:t xml:space="preserve"> </w:t>
      </w:r>
    </w:p>
    <w:p w14:paraId="04B287D4" w14:textId="77777777" w:rsidR="00910F84" w:rsidRPr="00C35A2C" w:rsidRDefault="00910F84" w:rsidP="00910F84">
      <w:pPr>
        <w:pStyle w:val="aff6"/>
        <w:framePr w:wrap="around"/>
        <w:rPr>
          <w:rtl/>
        </w:rPr>
      </w:pPr>
      <w:r w:rsidRPr="00C35A2C">
        <w:rPr>
          <w:rFonts w:hint="cs"/>
          <w:rtl/>
        </w:rPr>
        <w:t>מט:</w:t>
      </w:r>
    </w:p>
    <w:p>
      <w:pPr>
        <w:pStyle w:val="affff4"/>
        <w:rPr>
          <w:ins w:id="20173" w:author="קלוד" w:date="2026-10-06T10:07:24Z"/>
        </w:rPr>
      </w:pPr>
      <w:ins w:id="20172" w:author="קלוד" w:date="2026-10-06T10:07:24Z">
        <w:r>
          <w:t xml:space="preserve">משנה ט</w:t>
        </w:r>
      </w:ins>
    </w:p>
    <w:p w14:paraId="501175A1" w14:textId="77777777" w:rsidR="00910F84" w:rsidRPr="00C35A2C" w:rsidRDefault="00910F84" w:rsidP="00910F84">
      <w:pPr>
        <w:pStyle w:val="affb"/>
        <w:rPr>
          <w:del w:id="20048" w:author="קלוד" w:date="2026-10-06T10:12:09Z"/>
          <w:rtl/>
        </w:rPr>
      </w:pPr>
      <w:ins w:id="9894" w:author="מספור קטעי משנה" w:date="2026-10-06T06:44:54Z">
        <w:del w:id="20046" w:author="קלוד" w:date="2026-10-06T10:12:09Z">
          <w:r>
            <w:rPr>
              <w:rStyle w:val="MisparKeta"/>
            </w:rPr>
            <w:delText xml:space="preserve">א. </w:delText>
          </w:r>
        </w:del>
      </w:ins>
      <w:del w:id="20047" w:author="קלוד" w:date="2026-10-06T10:12:09Z">
        <w:r w:rsidRPr="00C35A2C">
          <w:rPr>
            <w:rtl/>
          </w:rPr>
          <w:delText xml:space="preserve"> מתני'.</w:delText>
        </w:r>
      </w:del>
    </w:p>
    <w:p w14:paraId="48DA825F" w14:textId="77777777" w:rsidR="00910F84" w:rsidRPr="00C35A2C" w:rsidRDefault="00910F84" w:rsidP="00910F84">
      <w:pPr>
        <w:pStyle w:val="affb"/>
        <w:rPr>
          <w:rtl/>
        </w:rPr>
      </w:pPr>
      <w:ins w:id="20106" w:author="קלוד" w:date="2026-10-06T10:12:09Z">
        <w:r>
          <w:rPr>
            <w:rStyle w:val="MisparKeta"/>
          </w:rPr>
          <w:t xml:space="preserve">א. </w:t>
        </w:r>
      </w:ins>
      <w:r w:rsidRPr="00C35A2C">
        <w:rPr>
          <w:rtl/>
        </w:rPr>
        <w:t>נטל ממנה עצים - אסורין בהנאה.</w:t>
      </w:r>
    </w:p>
    <w:p w14:paraId="01C84B09" w14:textId="77777777" w:rsidR="00910F84" w:rsidRPr="00C35A2C" w:rsidRDefault="00910F84" w:rsidP="00910F84">
      <w:pPr>
        <w:pStyle w:val="affb"/>
        <w:rPr>
          <w:rtl/>
        </w:rPr>
      </w:pPr>
      <w:r w:rsidRPr="00C35A2C">
        <w:rPr>
          <w:rtl/>
        </w:rPr>
        <w:t>הסיק בהן את התנור, אם חדש - יותץ, ואם ישן - יוצן.</w:t>
      </w:r>
    </w:p>
    <w:p w14:paraId="7BF3478C" w14:textId="77777777" w:rsidR="00910F84" w:rsidRPr="00C35A2C" w:rsidRDefault="00910F84" w:rsidP="00910F84">
      <w:pPr>
        <w:pStyle w:val="affb"/>
        <w:rPr>
          <w:rtl/>
        </w:rPr>
      </w:pPr>
      <w:r w:rsidRPr="00C35A2C">
        <w:rPr>
          <w:rtl/>
        </w:rPr>
        <w:t>אפה בו את הפת - אסורה בהנאה.</w:t>
      </w:r>
    </w:p>
    <w:p w14:paraId="3F0CB74E" w14:textId="77777777" w:rsidR="00910F84" w:rsidRPr="00C35A2C" w:rsidRDefault="00910F84" w:rsidP="00910F84">
      <w:pPr>
        <w:pStyle w:val="affb"/>
        <w:rPr>
          <w:rtl/>
        </w:rPr>
      </w:pPr>
      <w:r w:rsidRPr="00C35A2C">
        <w:rPr>
          <w:rtl/>
        </w:rPr>
        <w:t xml:space="preserve">נתערבה באחרות - כולן אסורות בהנאה, </w:t>
      </w:r>
    </w:p>
    <w:p w14:paraId="65E0F60A" w14:textId="77777777" w:rsidR="00910F84" w:rsidRPr="00C35A2C" w:rsidRDefault="00910F84" w:rsidP="00910F84">
      <w:pPr>
        <w:pStyle w:val="affb"/>
        <w:rPr>
          <w:rtl/>
        </w:rPr>
      </w:pPr>
      <w:r w:rsidRPr="00C35A2C">
        <w:rPr>
          <w:rtl/>
        </w:rPr>
        <w:t>ר</w:t>
      </w:r>
      <w:r>
        <w:rPr>
          <w:rtl/>
        </w:rPr>
        <w:t>"</w:t>
      </w:r>
      <w:r w:rsidRPr="00C35A2C">
        <w:rPr>
          <w:rtl/>
        </w:rPr>
        <w:t>א אומר: יוליך הנאה לים המלח, אמרו לו: אין פדיון לעבודת כוכבים.</w:t>
      </w:r>
    </w:p>
    <w:p w14:paraId="024BBB26" w14:textId="77777777" w:rsidR="00910F84" w:rsidRPr="00A06291" w:rsidRDefault="00910F84" w:rsidP="00910F84">
      <w:pPr>
        <w:pStyle w:val="affb"/>
        <w:rPr>
          <w:rtl/>
        </w:rPr>
      </w:pPr>
      <w:r w:rsidRPr="00C35A2C">
        <w:rPr>
          <w:rtl/>
        </w:rPr>
        <w:t>נטל הימנה כרכור - אסור בהנאה.</w:t>
      </w:r>
    </w:p>
    <w:p w14:paraId="2E57484B" w14:textId="77777777" w:rsidR="00910F84" w:rsidRPr="00C35A2C" w:rsidRDefault="00910F84" w:rsidP="00910F84">
      <w:pPr>
        <w:pStyle w:val="affb"/>
        <w:rPr>
          <w:rtl/>
        </w:rPr>
      </w:pPr>
      <w:r w:rsidRPr="00A06291">
        <w:rPr>
          <w:rtl/>
        </w:rPr>
        <w:t xml:space="preserve">ארג </w:t>
      </w:r>
      <w:r w:rsidRPr="00C35A2C">
        <w:rPr>
          <w:rtl/>
        </w:rPr>
        <w:t>בו את הבגד - אסור בהנאה.</w:t>
      </w:r>
    </w:p>
    <w:p w14:paraId="657D3485" w14:textId="77777777" w:rsidR="00910F84" w:rsidRPr="00C35A2C" w:rsidRDefault="00910F84" w:rsidP="00910F84">
      <w:pPr>
        <w:pStyle w:val="affb"/>
        <w:rPr>
          <w:rtl/>
        </w:rPr>
      </w:pPr>
      <w:r w:rsidRPr="00C35A2C">
        <w:rPr>
          <w:rtl/>
        </w:rPr>
        <w:t xml:space="preserve">נתערב באחרים ואחרים באחרים - כולן אסורין בהנאה, </w:t>
      </w:r>
    </w:p>
    <w:p w14:paraId="0F54C9E8" w14:textId="77777777" w:rsidR="00910F84" w:rsidRPr="00C35A2C" w:rsidRDefault="00910F84" w:rsidP="00910F84">
      <w:pPr>
        <w:pStyle w:val="affb"/>
        <w:rPr>
          <w:rtl/>
        </w:rPr>
      </w:pPr>
      <w:r w:rsidRPr="00C35A2C">
        <w:rPr>
          <w:rtl/>
        </w:rPr>
        <w:t>ר</w:t>
      </w:r>
      <w:r>
        <w:rPr>
          <w:rtl/>
        </w:rPr>
        <w:t>"</w:t>
      </w:r>
      <w:r w:rsidRPr="00C35A2C">
        <w:rPr>
          <w:rtl/>
        </w:rPr>
        <w:t>א אומר: יוליך הנאה לים המלח, אמרו לו: אין פדיון לעבודת כוכבים.</w:t>
      </w:r>
    </w:p>
    <w:p w14:paraId="42D278DC" w14:textId="77777777" w:rsidR="00910F84" w:rsidRPr="00C35A2C" w:rsidRDefault="00910F84" w:rsidP="00910F84">
      <w:pPr>
        <w:pStyle w:val="afffe"/>
        <w:rPr>
          <w:rtl/>
        </w:rPr>
      </w:pPr>
      <w:r w:rsidRPr="00A06291">
        <w:rPr>
          <w:rtl/>
        </w:rPr>
        <w:t>׻</w:t>
      </w:r>
      <w:r w:rsidRPr="00C35A2C">
        <w:rPr>
          <w:rtl/>
        </w:rPr>
        <w:t xml:space="preserve"> </w:t>
      </w:r>
    </w:p>
    <w:p w14:paraId="1F7376E0" w14:textId="77777777" w:rsidR="00910F84" w:rsidRPr="00C35A2C" w:rsidRDefault="00910F84" w:rsidP="00910F84">
      <w:pPr>
        <w:rPr>
          <w:rtl/>
        </w:rPr>
      </w:pPr>
      <w:r w:rsidRPr="00C35A2C">
        <w:rPr>
          <w:rtl/>
        </w:rPr>
        <w:t>וצריכא</w:t>
      </w:r>
      <w:r>
        <w:rPr>
          <w:rFonts w:hint="cs"/>
          <w:rtl/>
        </w:rPr>
        <w:t xml:space="preserve"> כרכור אפי' דיש לאיסור בעין לא מודה </w:t>
      </w:r>
      <w:r>
        <w:rPr>
          <w:rStyle w:val="affff1"/>
          <w:rFonts w:hint="cs"/>
          <w:rtl/>
          <w:rPrChange w:id="10088" w:author="מנוע אמוראים" w:date="2026-10-05T16:41:56Z">
            <w:rPr>
              <w:rFonts w:hint="cs"/>
              <w:rtl/>
            </w:rPr>
          </w:rPrChange>
        </w:rPr>
        <w:t xml:space="preserve">ר</w:t>
      </w:r>
      <w:r>
        <w:rPr>
          <w:rStyle w:val="affff1"/>
          <w:rtl/>
          <w:rPrChange w:id="10089" w:author="מנוע אמוראים" w:date="2026-10-05T16:41:56Z">
            <w:rPr>
              <w:rtl/>
            </w:rPr>
          </w:rPrChange>
        </w:rPr>
        <w:t xml:space="preserve">"</w:t>
      </w:r>
      <w:r>
        <w:rPr>
          <w:rStyle w:val="affff1"/>
          <w:rFonts w:hint="cs"/>
          <w:rtl/>
          <w:rPrChange w:id="10090" w:author="מנוע אמוראים" w:date="2026-10-05T16:41:56Z">
            <w:rPr>
              <w:rFonts w:hint="cs"/>
              <w:rtl/>
            </w:rPr>
          </w:rPrChange>
        </w:rPr>
        <w:t xml:space="preserve">א</w:t>
      </w:r>
      <w:r>
        <w:rPr>
          <w:rFonts w:hint="cs"/>
          <w:rtl/>
        </w:rPr>
        <w:t xml:space="preserve"> לרבנן, ופת[שלא בעין] דרבנן לא מודו </w:t>
      </w:r>
      <w:r>
        <w:rPr>
          <w:rStyle w:val="affff1"/>
          <w:rFonts w:hint="cs"/>
          <w:rtl/>
          <w:rPrChange w:id="10091" w:author="מנוע אמוראים" w:date="2026-10-05T16:41:56Z">
            <w:rPr>
              <w:rFonts w:hint="cs"/>
              <w:rtl/>
            </w:rPr>
          </w:rPrChange>
        </w:rPr>
        <w:t xml:space="preserve">לר</w:t>
      </w:r>
      <w:r>
        <w:rPr>
          <w:rStyle w:val="affff1"/>
          <w:rtl/>
          <w:rPrChange w:id="10092" w:author="מנוע אמוראים" w:date="2026-10-05T16:41:56Z">
            <w:rPr>
              <w:rtl/>
            </w:rPr>
          </w:rPrChange>
        </w:rPr>
        <w:t xml:space="preserve">"</w:t>
      </w:r>
      <w:r>
        <w:rPr>
          <w:rStyle w:val="affff1"/>
          <w:rFonts w:hint="cs"/>
          <w:rtl/>
          <w:rPrChange w:id="10093" w:author="מנוע אמוראים" w:date="2026-10-05T16:41:56Z">
            <w:rPr>
              <w:rFonts w:hint="cs"/>
              <w:rtl/>
            </w:rPr>
          </w:rPrChange>
        </w:rPr>
        <w:t xml:space="preserve">א</w:t>
      </w:r>
      <w:r w:rsidRPr="00C35A2C">
        <w:rPr>
          <w:rtl/>
        </w:rPr>
        <w:t xml:space="preserve">, </w:t>
      </w:r>
    </w:p>
    <w:p w14:paraId="2BA438E2" w14:textId="77777777" w:rsidR="00910F84" w:rsidRPr="00C35A2C" w:rsidRDefault="00910F84" w:rsidP="00910F84">
      <w:pPr>
        <w:rPr>
          <w:rtl/>
        </w:rPr>
      </w:pPr>
      <w:r w:rsidRPr="00C35A2C">
        <w:rPr>
          <w:rtl/>
        </w:rPr>
        <w:t xml:space="preserve">• </w:t>
      </w:r>
      <w:r>
        <w:rPr>
          <w:rStyle w:val="affff1"/>
          <w:rFonts w:hint="cs"/>
          <w:rtl/>
          <w:rPrChange w:id="10094" w:author="מנוע אמוראים" w:date="2026-10-05T16:41:56Z">
            <w:rPr>
              <w:rFonts w:hint="cs"/>
              <w:rtl/>
            </w:rPr>
          </w:rPrChange>
        </w:rPr>
        <w:t xml:space="preserve">ארחבדרב</w:t>
      </w:r>
      <w:r>
        <w:rPr>
          <w:rStyle w:val="affff1"/>
          <w:rtl/>
          <w:rPrChange w:id="10095" w:author="מנוע אמוראים" w:date="2026-10-05T16:41:56Z">
            <w:rPr>
              <w:rtl/>
            </w:rPr>
          </w:rPrChange>
        </w:rPr>
        <w:t xml:space="preserve">"</w:t>
      </w:r>
      <w:r>
        <w:rPr>
          <w:rStyle w:val="affff1"/>
          <w:rFonts w:hint="cs"/>
          <w:rtl/>
          <w:rPrChange w:id="10096" w:author="מנוע אמוראים" w:date="2026-10-05T16:41:56Z">
            <w:rPr>
              <w:rFonts w:hint="cs"/>
              <w:rtl/>
            </w:rPr>
          </w:rPrChange>
        </w:rPr>
        <w:t xml:space="preserve">נ</w:t>
      </w:r>
      <w:r>
        <w:rPr>
          <w:rFonts w:hint="cs"/>
          <w:rtl/>
        </w:rPr>
        <w:t xml:space="preserve"> </w:t>
      </w:r>
      <w:r>
        <w:rPr>
          <w:rStyle w:val="affff1"/>
          <w:rFonts w:hint="cs"/>
          <w:rtl/>
          <w:rPrChange w:id="10097" w:author="מנוע אמוראים" w:date="2026-10-05T16:41:56Z">
            <w:rPr>
              <w:rFonts w:hint="cs"/>
              <w:rtl/>
            </w:rPr>
          </w:rPrChange>
        </w:rPr>
        <w:t xml:space="preserve">מר</w:t>
      </w:r>
      <w:r>
        <w:rPr>
          <w:rStyle w:val="affff1"/>
          <w:rtl/>
          <w:rPrChange w:id="10098" w:author="מנוע אמוראים" w:date="2026-10-05T16:41:56Z">
            <w:rPr>
              <w:rtl/>
            </w:rPr>
          </w:rPrChange>
        </w:rPr>
        <w:t xml:space="preserve">"</w:t>
      </w:r>
      <w:r>
        <w:rPr>
          <w:rStyle w:val="affff1"/>
          <w:rFonts w:hint="cs"/>
          <w:rtl/>
          <w:rPrChange w:id="10099" w:author="מנוע אמוראים" w:date="2026-10-05T16:41:56Z">
            <w:rPr>
              <w:rFonts w:hint="cs"/>
              <w:rtl/>
            </w:rPr>
          </w:rPrChange>
        </w:rPr>
        <w:t xml:space="preserve">ח</w:t>
      </w:r>
      <w:r>
        <w:rPr>
          <w:rFonts w:hint="cs"/>
          <w:rtl/>
        </w:rPr>
        <w:t xml:space="preserve"> מזעירי: הלכה </w:t>
      </w:r>
      <w:r>
        <w:rPr>
          <w:rStyle w:val="affff1"/>
          <w:rFonts w:hint="cs"/>
          <w:rtl/>
          <w:rPrChange w:id="10100" w:author="מנוע אמוראים" w:date="2026-10-05T16:41:56Z">
            <w:rPr>
              <w:rFonts w:hint="cs"/>
              <w:rtl/>
            </w:rPr>
          </w:rPrChange>
        </w:rPr>
        <w:t xml:space="preserve">כר</w:t>
      </w:r>
      <w:r>
        <w:rPr>
          <w:rStyle w:val="affff1"/>
          <w:rtl/>
          <w:rPrChange w:id="10101" w:author="מנוע אמוראים" w:date="2026-10-05T16:41:56Z">
            <w:rPr>
              <w:rtl/>
            </w:rPr>
          </w:rPrChange>
        </w:rPr>
        <w:t xml:space="preserve">"</w:t>
      </w:r>
      <w:r>
        <w:rPr>
          <w:rStyle w:val="affff1"/>
          <w:rFonts w:hint="cs"/>
          <w:rtl/>
          <w:rPrChange w:id="10102" w:author="מנוע אמוראים" w:date="2026-10-05T16:41:56Z">
            <w:rPr>
              <w:rFonts w:hint="cs"/>
              <w:rtl/>
            </w:rPr>
          </w:rPrChange>
        </w:rPr>
        <w:t xml:space="preserve">א</w:t>
      </w:r>
      <w:r>
        <w:rPr>
          <w:rFonts w:hint="cs"/>
          <w:rtl/>
        </w:rPr>
        <w:t xml:space="preserve"> </w:t>
      </w:r>
    </w:p>
    <w:p w14:paraId="5626F0D8" w14:textId="77777777" w:rsidR="00910F84" w:rsidRPr="00C35A2C" w:rsidRDefault="00910F84" w:rsidP="00910F84">
      <w:pPr>
        <w:rPr>
          <w:rtl/>
        </w:rPr>
      </w:pPr>
      <w:r w:rsidRPr="00C35A2C">
        <w:rPr>
          <w:rtl/>
        </w:rPr>
        <w:t xml:space="preserve">• </w:t>
      </w:r>
      <w:r w:rsidRPr="00C35A2C">
        <w:rPr>
          <w:rFonts w:hint="cs"/>
          <w:rtl/>
        </w:rPr>
        <w:t>א</w:t>
      </w:r>
      <w:r>
        <w:rPr>
          <w:rtl/>
        </w:rPr>
        <w:t>"</w:t>
      </w:r>
      <w:r w:rsidRPr="00C35A2C">
        <w:rPr>
          <w:rFonts w:hint="cs"/>
          <w:rtl/>
        </w:rPr>
        <w:t>ד</w:t>
      </w:r>
      <w:r>
        <w:rPr>
          <w:rtl/>
        </w:rPr>
        <w:t xml:space="preserve">: אמר לי אבא בר רב חסדא, הכי אמר זעירי: הלכה </w:t>
      </w:r>
      <w:r>
        <w:rPr>
          <w:rStyle w:val="affff1"/>
          <w:rtl/>
          <w:rPrChange w:id="10103" w:author="מנוע אמוראים" w:date="2026-10-05T16:41:56Z">
            <w:rPr>
              <w:rtl/>
            </w:rPr>
          </w:rPrChange>
        </w:rPr>
        <w:t xml:space="preserve">כר</w:t>
      </w:r>
      <w:r>
        <w:rPr>
          <w:rStyle w:val="affff1"/>
          <w:rtl/>
          <w:rPrChange w:id="10104" w:author="מנוע אמוראים" w:date="2026-10-05T16:41:56Z">
            <w:rPr>
              <w:rtl/>
            </w:rPr>
          </w:rPrChange>
        </w:rPr>
        <w:t xml:space="preserve">"</w:t>
      </w:r>
      <w:r>
        <w:rPr>
          <w:rStyle w:val="affff1"/>
          <w:rtl/>
          <w:rPrChange w:id="10105" w:author="מנוע אמוראים" w:date="2026-10-05T16:41:56Z">
            <w:rPr>
              <w:rtl/>
            </w:rPr>
          </w:rPrChange>
        </w:rPr>
        <w:t xml:space="preserve">א</w:t>
      </w:r>
      <w:r>
        <w:rPr>
          <w:rtl/>
        </w:rPr>
        <w:t xml:space="preserve">.</w:t>
      </w:r>
    </w:p>
    <w:p w14:paraId="2EF277E5" w14:textId="77777777" w:rsidR="00910F84" w:rsidRPr="00C35A2C" w:rsidRDefault="00910F84" w:rsidP="00910F84">
      <w:pPr>
        <w:rPr>
          <w:rtl/>
        </w:rPr>
      </w:pPr>
      <w:r>
        <w:rPr>
          <w:rtl/>
        </w:rPr>
        <w:t xml:space="preserve">• </w:t>
      </w:r>
      <w:r>
        <w:rPr>
          <w:rStyle w:val="affff1"/>
          <w:rtl/>
          <w:rPrChange w:id="10106" w:author="מנוע אמוראים" w:date="2026-10-05T16:41:56Z">
            <w:rPr>
              <w:rtl/>
            </w:rPr>
          </w:rPrChange>
        </w:rPr>
        <w:t xml:space="preserve">א</w:t>
      </w:r>
      <w:r>
        <w:rPr>
          <w:rStyle w:val="affff1"/>
          <w:rFonts w:hint="cs"/>
          <w:rtl/>
          <w:rPrChange w:id="10107" w:author="מנוע אמוראים" w:date="2026-10-05T16:41:56Z">
            <w:rPr>
              <w:rFonts w:hint="cs"/>
              <w:rtl/>
            </w:rPr>
          </w:rPrChange>
        </w:rPr>
        <w:t xml:space="preserve">ראב</w:t>
      </w:r>
      <w:r>
        <w:rPr>
          <w:rStyle w:val="affff1"/>
          <w:rtl/>
          <w:rPrChange w:id="10108" w:author="מנוע אמוראים" w:date="2026-10-05T16:41:56Z">
            <w:rPr>
              <w:rtl/>
            </w:rPr>
          </w:rPrChange>
        </w:rPr>
        <w:t xml:space="preserve">"</w:t>
      </w:r>
      <w:r>
        <w:rPr>
          <w:rStyle w:val="affff1"/>
          <w:rFonts w:hint="cs"/>
          <w:rtl/>
          <w:rPrChange w:id="10109" w:author="מנוע אמוראים" w:date="2026-10-05T16:41:56Z">
            <w:rPr>
              <w:rFonts w:hint="cs"/>
              <w:rtl/>
            </w:rPr>
          </w:rPrChange>
        </w:rPr>
        <w:t xml:space="preserve">א</w:t>
      </w:r>
      <w:r w:rsidRPr="00C35A2C">
        <w:rPr>
          <w:rtl/>
        </w:rPr>
        <w:t xml:space="preserve">: לא שנו אלא פת, אבל </w:t>
      </w:r>
      <w:r w:rsidRPr="00C35A2C">
        <w:rPr>
          <w:b/>
          <w:bCs/>
          <w:rtl/>
        </w:rPr>
        <w:t>חבית</w:t>
      </w:r>
      <w:r w:rsidRPr="00C35A2C">
        <w:rPr>
          <w:rtl/>
        </w:rPr>
        <w:t xml:space="preserve"> לא</w:t>
      </w:r>
      <w:r w:rsidRPr="00C35A2C">
        <w:rPr>
          <w:rFonts w:hint="cs"/>
          <w:rtl/>
        </w:rPr>
        <w:t>[שהאיסור בעין]</w:t>
      </w:r>
      <w:r>
        <w:rPr>
          <w:rtl/>
        </w:rPr>
        <w:t xml:space="preserve"> </w:t>
      </w:r>
      <w:r>
        <w:rPr>
          <w:rtl/>
        </w:rPr>
        <w:tab/>
      </w:r>
      <w:r>
        <w:rPr>
          <w:rStyle w:val="affff1"/>
          <w:rtl/>
          <w:rPrChange w:id="10110" w:author="מנוע אמוראים" w:date="2026-10-05T16:41:56Z">
            <w:rPr>
              <w:rtl/>
            </w:rPr>
          </w:rPrChange>
        </w:rPr>
        <w:t xml:space="preserve">ור</w:t>
      </w:r>
      <w:r>
        <w:rPr>
          <w:rStyle w:val="affff1"/>
          <w:rtl/>
          <w:rPrChange w:id="10111" w:author="מנוע אמוראים" w:date="2026-10-05T16:41:56Z">
            <w:rPr>
              <w:rtl/>
            </w:rPr>
          </w:rPrChange>
        </w:rPr>
        <w:t xml:space="preserve">"</w:t>
      </w:r>
      <w:r>
        <w:rPr>
          <w:rStyle w:val="affff1"/>
          <w:rFonts w:hint="cs"/>
          <w:rtl/>
          <w:rPrChange w:id="10112" w:author="מנוע אמוראים" w:date="2026-10-05T16:41:56Z">
            <w:rPr>
              <w:rFonts w:hint="cs"/>
              <w:rtl/>
            </w:rPr>
          </w:rPrChange>
        </w:rPr>
        <w:t xml:space="preserve">ח</w:t>
      </w:r>
      <w:r w:rsidRPr="00C35A2C">
        <w:rPr>
          <w:rtl/>
        </w:rPr>
        <w:t>: אפילו חבית מותרת.</w:t>
      </w:r>
    </w:p>
    <w:p w14:paraId="26EE5579" w14:textId="77777777" w:rsidR="00910F84" w:rsidRPr="00C35A2C" w:rsidRDefault="00910F84" w:rsidP="00910F84">
      <w:pPr>
        <w:rPr>
          <w:rtl/>
        </w:rPr>
      </w:pPr>
      <w:r w:rsidRPr="00C35A2C">
        <w:rPr>
          <w:rtl/>
        </w:rPr>
        <w:t xml:space="preserve">• </w:t>
      </w:r>
      <w:r>
        <w:rPr>
          <w:rFonts w:hint="cs"/>
          <w:rtl/>
        </w:rPr>
        <w:t xml:space="preserve">אותו שהתערב לו חבית דיין נסך בחמריה, ובא לפני </w:t>
      </w:r>
      <w:r>
        <w:rPr>
          <w:rStyle w:val="affff1"/>
          <w:rFonts w:hint="cs"/>
          <w:rtl/>
          <w:rPrChange w:id="10113" w:author="מנוע אמוראים" w:date="2026-10-05T16:41:56Z">
            <w:rPr>
              <w:rFonts w:hint="cs"/>
              <w:rtl/>
            </w:rPr>
          </w:rPrChange>
        </w:rPr>
        <w:t xml:space="preserve">ר</w:t>
      </w:r>
      <w:r>
        <w:rPr>
          <w:rStyle w:val="affff1"/>
          <w:rtl/>
          <w:rPrChange w:id="10114" w:author="מנוע אמוראים" w:date="2026-10-05T16:41:56Z">
            <w:rPr>
              <w:rtl/>
            </w:rPr>
          </w:rPrChange>
        </w:rPr>
        <w:t xml:space="preserve">"</w:t>
      </w:r>
      <w:r>
        <w:rPr>
          <w:rStyle w:val="affff1"/>
          <w:rFonts w:hint="cs"/>
          <w:rtl/>
          <w:rPrChange w:id="10115" w:author="מנוע אמוראים" w:date="2026-10-05T16:41:56Z">
            <w:rPr>
              <w:rFonts w:hint="cs"/>
              <w:rtl/>
            </w:rPr>
          </w:rPrChange>
        </w:rPr>
        <w:t xml:space="preserve">ח</w:t>
      </w:r>
      <w:r>
        <w:rPr>
          <w:rFonts w:hint="cs"/>
          <w:rtl/>
        </w:rPr>
        <w:t xml:space="preserve"> וא</w:t>
      </w:r>
      <w:r>
        <w:rPr>
          <w:rtl/>
        </w:rPr>
        <w:t>"</w:t>
      </w:r>
      <w:r w:rsidRPr="00C35A2C">
        <w:rPr>
          <w:rFonts w:hint="cs"/>
          <w:rtl/>
        </w:rPr>
        <w:t xml:space="preserve">ל קח ד' זוזי, וזרוק בנהר ויותר לך </w:t>
      </w:r>
    </w:p>
    <w:p w14:paraId="2051CF29" w14:textId="77777777" w:rsidR="00910F84" w:rsidRPr="00C35A2C" w:rsidRDefault="00910F84" w:rsidP="00910F84">
      <w:pPr>
        <w:pStyle w:val="afffe"/>
        <w:rPr>
          <w:rtl/>
        </w:rPr>
      </w:pPr>
      <w:r w:rsidRPr="00A06291">
        <w:rPr>
          <w:rtl/>
        </w:rPr>
        <w:lastRenderedPageBreak/>
        <w:t>׻</w:t>
      </w:r>
      <w:r w:rsidRPr="00C35A2C">
        <w:rPr>
          <w:rtl/>
        </w:rPr>
        <w:t xml:space="preserve"> </w:t>
      </w:r>
    </w:p>
    <w:p>
      <w:pPr>
        <w:pStyle w:val="affff4"/>
        <w:rPr>
          <w:ins w:id="20175" w:author="קלוד" w:date="2026-10-06T10:07:24Z"/>
        </w:rPr>
      </w:pPr>
      <w:ins w:id="20174" w:author="קלוד" w:date="2026-10-06T10:07:24Z">
        <w:r>
          <w:t xml:space="preserve">משנה י</w:t>
        </w:r>
      </w:ins>
    </w:p>
    <w:p w14:paraId="7D852751" w14:textId="77777777" w:rsidR="00910F84" w:rsidRPr="00C35A2C" w:rsidRDefault="00910F84" w:rsidP="00910F84">
      <w:pPr>
        <w:pStyle w:val="affb"/>
        <w:rPr>
          <w:del w:id="20051" w:author="קלוד" w:date="2026-10-06T10:12:09Z"/>
          <w:rtl/>
        </w:rPr>
      </w:pPr>
      <w:ins w:id="9895" w:author="מספור קטעי משנה" w:date="2026-10-06T06:44:54Z">
        <w:del w:id="20049" w:author="קלוד" w:date="2026-10-06T10:12:09Z">
          <w:r>
            <w:rPr>
              <w:rStyle w:val="MisparKeta"/>
            </w:rPr>
            <w:delText xml:space="preserve">ג. </w:delText>
          </w:r>
        </w:del>
      </w:ins>
      <w:del w:id="20050" w:author="קלוד" w:date="2026-10-06T10:12:09Z">
        <w:r w:rsidRPr="00C35A2C">
          <w:rPr>
            <w:rtl/>
          </w:rPr>
          <w:delText xml:space="preserve">מתני'.</w:delText>
        </w:r>
      </w:del>
    </w:p>
    <w:p w14:paraId="78423CF1" w14:textId="77777777" w:rsidR="00910F84" w:rsidRPr="00C35A2C" w:rsidRDefault="00910F84" w:rsidP="00910F84">
      <w:pPr>
        <w:pStyle w:val="affb"/>
        <w:rPr>
          <w:rtl/>
        </w:rPr>
      </w:pPr>
      <w:ins w:id="20107" w:author="קלוד" w:date="2026-10-06T10:12:09Z">
        <w:r>
          <w:rPr>
            <w:rStyle w:val="MisparKeta"/>
          </w:rPr>
          <w:t xml:space="preserve">ג. </w:t>
        </w:r>
      </w:ins>
      <w:r w:rsidRPr="00C35A2C">
        <w:rPr>
          <w:rtl/>
        </w:rPr>
        <w:t xml:space="preserve">כיצד מבטלה? </w:t>
      </w:r>
    </w:p>
    <w:p w14:paraId="2028E6C2" w14:textId="77777777" w:rsidR="00910F84" w:rsidRPr="00C35A2C" w:rsidRDefault="00910F84" w:rsidP="00910F84">
      <w:pPr>
        <w:pStyle w:val="affb"/>
        <w:rPr>
          <w:rtl/>
        </w:rPr>
      </w:pPr>
      <w:r w:rsidRPr="00C35A2C">
        <w:rPr>
          <w:rtl/>
        </w:rPr>
        <w:t>קירסם וזירד, נטל ממנה מקל או שרביט, אפי' עלה - ה</w:t>
      </w:r>
      <w:r>
        <w:rPr>
          <w:rtl/>
        </w:rPr>
        <w:t>"</w:t>
      </w:r>
      <w:r w:rsidRPr="00C35A2C">
        <w:rPr>
          <w:rtl/>
        </w:rPr>
        <w:t>ז בטלה.</w:t>
      </w:r>
    </w:p>
    <w:p w14:paraId="5C296808" w14:textId="77777777" w:rsidR="00910F84" w:rsidRPr="00C35A2C" w:rsidRDefault="00910F84" w:rsidP="00910F84">
      <w:pPr>
        <w:pStyle w:val="affb"/>
        <w:rPr>
          <w:rtl/>
        </w:rPr>
      </w:pPr>
      <w:r w:rsidRPr="00C35A2C">
        <w:rPr>
          <w:rtl/>
        </w:rPr>
        <w:t>שיפה לצרכה - אסורה, שלא לצרכה - מותרת.</w:t>
      </w:r>
    </w:p>
    <w:p w14:paraId="3B88E6A7" w14:textId="77777777" w:rsidR="00910F84" w:rsidRPr="00C35A2C" w:rsidRDefault="00910F84" w:rsidP="00910F84">
      <w:pPr>
        <w:pStyle w:val="afffe"/>
        <w:rPr>
          <w:rtl/>
        </w:rPr>
      </w:pPr>
      <w:r w:rsidRPr="00A06291">
        <w:rPr>
          <w:rtl/>
        </w:rPr>
        <w:t>׻</w:t>
      </w:r>
      <w:r w:rsidRPr="00C35A2C">
        <w:rPr>
          <w:rtl/>
        </w:rPr>
        <w:t xml:space="preserve"> </w:t>
      </w:r>
    </w:p>
    <w:p w14:paraId="0E057627" w14:textId="77777777" w:rsidR="00910F84" w:rsidRPr="00C35A2C" w:rsidRDefault="00910F84" w:rsidP="00910F84">
      <w:pPr>
        <w:rPr>
          <w:rtl/>
        </w:rPr>
      </w:pPr>
      <w:r w:rsidRPr="00C35A2C">
        <w:rPr>
          <w:rtl/>
        </w:rPr>
        <w:t xml:space="preserve">• </w:t>
      </w:r>
      <w:r w:rsidRPr="00C35A2C">
        <w:rPr>
          <w:b/>
          <w:bCs/>
          <w:rtl/>
        </w:rPr>
        <w:t>אותן שפאין מה תהא עליהן</w:t>
      </w:r>
      <w:r w:rsidRPr="00C35A2C">
        <w:rPr>
          <w:rtl/>
        </w:rPr>
        <w:t xml:space="preserve">? </w:t>
      </w:r>
      <w:r w:rsidRPr="00280F6D">
        <w:rPr>
          <w:b/>
          <w:bCs/>
          <w:rtl/>
        </w:rPr>
        <w:t>פליגי</w:t>
      </w:r>
      <w:r>
        <w:rPr>
          <w:rtl/>
        </w:rPr>
        <w:t xml:space="preserve"> בה </w:t>
      </w:r>
      <w:r>
        <w:rPr>
          <w:rStyle w:val="affff1"/>
          <w:rtl/>
          <w:rPrChange w:id="10116" w:author="מנוע אמוראים" w:date="2026-10-05T16:41:56Z">
            <w:rPr>
              <w:rtl/>
            </w:rPr>
          </w:rPrChange>
        </w:rPr>
        <w:t xml:space="preserve">ר</w:t>
      </w:r>
      <w:r>
        <w:rPr>
          <w:rStyle w:val="affff1"/>
          <w:rtl/>
          <w:rPrChange w:id="10117" w:author="מנוע אמוראים" w:date="2026-10-05T16:41:56Z">
            <w:rPr>
              <w:rtl/>
            </w:rPr>
          </w:rPrChange>
        </w:rPr>
        <w:t xml:space="preserve">"</w:t>
      </w:r>
      <w:r>
        <w:rPr>
          <w:rStyle w:val="affff1"/>
          <w:rFonts w:hint="cs"/>
          <w:rtl/>
          <w:rPrChange w:id="10118" w:author="מנוע אמוראים" w:date="2026-10-05T16:41:56Z">
            <w:rPr>
              <w:rFonts w:hint="cs"/>
              <w:rtl/>
            </w:rPr>
          </w:rPrChange>
        </w:rPr>
        <w:t xml:space="preserve">ה</w:t>
      </w:r>
      <w:r>
        <w:rPr>
          <w:rFonts w:hint="cs"/>
          <w:rtl/>
        </w:rPr>
        <w:t xml:space="preserve"> </w:t>
      </w:r>
      <w:r>
        <w:rPr>
          <w:rStyle w:val="affff1"/>
          <w:rFonts w:hint="cs"/>
          <w:rtl/>
          <w:rPrChange w:id="10119" w:author="מנוע אמוראים" w:date="2026-10-05T16:41:56Z">
            <w:rPr>
              <w:rFonts w:hint="cs"/>
              <w:rtl/>
            </w:rPr>
          </w:rPrChange>
        </w:rPr>
        <w:t xml:space="preserve">ורחב</w:t>
      </w:r>
      <w:r>
        <w:rPr>
          <w:rStyle w:val="affff1"/>
          <w:rtl/>
          <w:rPrChange w:id="10120" w:author="מנוע אמוראים" w:date="2026-10-05T16:41:56Z">
            <w:rPr>
              <w:rtl/>
            </w:rPr>
          </w:rPrChange>
        </w:rPr>
        <w:t xml:space="preserve">"</w:t>
      </w:r>
      <w:r>
        <w:rPr>
          <w:rStyle w:val="affff1"/>
          <w:rFonts w:hint="cs"/>
          <w:rtl/>
          <w:rPrChange w:id="10121" w:author="מנוע אמוראים" w:date="2026-10-05T16:41:56Z">
            <w:rPr>
              <w:rFonts w:hint="cs"/>
              <w:rtl/>
            </w:rPr>
          </w:rPrChange>
        </w:rPr>
        <w:t xml:space="preserve">ר</w:t>
      </w:r>
      <w:r>
        <w:rPr>
          <w:rFonts w:hint="cs"/>
          <w:rtl/>
        </w:rPr>
        <w:t xml:space="preserve"> </w:t>
      </w:r>
      <w:r w:rsidRPr="00C35A2C">
        <w:rPr>
          <w:rtl/>
        </w:rPr>
        <w:tab/>
        <w:t>חד אמר: אסורין, וחד אמר: מותרין.</w:t>
      </w:r>
    </w:p>
    <w:p w14:paraId="029275B6" w14:textId="77777777" w:rsidR="00910F84" w:rsidRPr="00C35A2C" w:rsidRDefault="00910F84" w:rsidP="00910F84">
      <w:pPr>
        <w:rPr>
          <w:rtl/>
        </w:rPr>
      </w:pPr>
      <w:r w:rsidRPr="00C35A2C">
        <w:rPr>
          <w:rtl/>
        </w:rPr>
        <w:t xml:space="preserve">• </w:t>
      </w:r>
      <w:r w:rsidRPr="00C35A2C">
        <w:rPr>
          <w:b/>
          <w:bCs/>
          <w:rtl/>
        </w:rPr>
        <w:t>תניא כמ</w:t>
      </w:r>
      <w:r>
        <w:rPr>
          <w:b/>
          <w:bCs/>
          <w:rtl/>
        </w:rPr>
        <w:t>"</w:t>
      </w:r>
      <w:r w:rsidRPr="00C35A2C">
        <w:rPr>
          <w:b/>
          <w:bCs/>
          <w:rtl/>
        </w:rPr>
        <w:t>ד מותרין</w:t>
      </w:r>
      <w:r w:rsidRPr="00C35A2C">
        <w:rPr>
          <w:rtl/>
        </w:rPr>
        <w:t xml:space="preserve">; דתניא: </w:t>
      </w:r>
      <w:r w:rsidRPr="00C35A2C">
        <w:rPr>
          <w:b/>
          <w:bCs/>
          <w:rtl/>
        </w:rPr>
        <w:t>עכו</w:t>
      </w:r>
      <w:r>
        <w:rPr>
          <w:b/>
          <w:bCs/>
          <w:rtl/>
        </w:rPr>
        <w:t>"</w:t>
      </w:r>
      <w:r w:rsidRPr="00C35A2C">
        <w:rPr>
          <w:b/>
          <w:bCs/>
          <w:rtl/>
        </w:rPr>
        <w:t>ם</w:t>
      </w:r>
      <w:r w:rsidRPr="00C35A2C">
        <w:rPr>
          <w:rtl/>
        </w:rPr>
        <w:t xml:space="preserve"> ששיפה עבודת כוכבים, לצרכו - היא ושפאיה מותרין, </w:t>
      </w:r>
    </w:p>
    <w:p w14:paraId="47BA7BCB" w14:textId="77777777" w:rsidR="00910F84" w:rsidRPr="00C35A2C" w:rsidRDefault="00910F84" w:rsidP="00910F84">
      <w:pPr>
        <w:ind w:firstLine="266"/>
        <w:rPr>
          <w:rtl/>
        </w:rPr>
      </w:pPr>
      <w:r w:rsidRPr="00C35A2C">
        <w:rPr>
          <w:rFonts w:hint="cs"/>
          <w:rtl/>
        </w:rPr>
        <w:t xml:space="preserve">     </w:t>
      </w:r>
      <w:r w:rsidRPr="00C35A2C">
        <w:rPr>
          <w:rtl/>
        </w:rPr>
        <w:t xml:space="preserve">לצרכה - היא אסורה ושפאיה מותרין; </w:t>
      </w:r>
    </w:p>
    <w:p w14:paraId="582BE8D3" w14:textId="77777777" w:rsidR="00910F84" w:rsidRPr="00C35A2C" w:rsidRDefault="00910F84" w:rsidP="00910F84">
      <w:pPr>
        <w:rPr>
          <w:rtl/>
        </w:rPr>
      </w:pPr>
      <w:r w:rsidRPr="00C35A2C">
        <w:rPr>
          <w:b/>
          <w:bCs/>
          <w:rtl/>
        </w:rPr>
        <w:t>וישראל</w:t>
      </w:r>
      <w:r w:rsidRPr="00C35A2C">
        <w:rPr>
          <w:rtl/>
        </w:rPr>
        <w:t xml:space="preserve"> ששיפה עבודת כוכבים, בין לצרכה בין לצרכו - היא ושפאיה אסורין.</w:t>
      </w:r>
    </w:p>
    <w:p w14:paraId="278FBB79" w14:textId="77777777" w:rsidR="00910F84" w:rsidRPr="00C35A2C" w:rsidRDefault="00910F84" w:rsidP="00910F84">
      <w:pPr>
        <w:rPr>
          <w:rtl/>
        </w:rPr>
      </w:pPr>
      <w:r w:rsidRPr="00C35A2C">
        <w:rPr>
          <w:rtl/>
        </w:rPr>
        <w:t xml:space="preserve">• </w:t>
      </w:r>
      <w:r w:rsidRPr="00C35A2C">
        <w:rPr>
          <w:b/>
          <w:bCs/>
          <w:rtl/>
        </w:rPr>
        <w:t>איתמר: עבודת כוכבים שנשתברה</w:t>
      </w:r>
      <w:r w:rsidRPr="00C35A2C">
        <w:rPr>
          <w:rtl/>
        </w:rPr>
        <w:t xml:space="preserve"> - רב: צריך לבטל כל קיסם וקיסם, </w:t>
      </w:r>
    </w:p>
    <w:p w14:paraId="5017DC1C" w14:textId="77777777" w:rsidR="00910F84" w:rsidRPr="00C35A2C" w:rsidRDefault="00910F84" w:rsidP="00910F84">
      <w:pPr>
        <w:ind w:left="1814" w:firstLine="226"/>
        <w:rPr>
          <w:rtl/>
        </w:rPr>
      </w:pPr>
      <w:r>
        <w:rPr>
          <w:rtl/>
        </w:rPr>
        <w:t>ושמואל</w:t>
      </w:r>
      <w:r w:rsidRPr="00C35A2C">
        <w:rPr>
          <w:rtl/>
        </w:rPr>
        <w:t>: אין עבודת כוכבים צריכה לבטל אלא דרך גדילתה.</w:t>
      </w:r>
    </w:p>
    <w:p w14:paraId="3E63FF21" w14:textId="77777777" w:rsidR="00910F84" w:rsidRPr="00C35A2C" w:rsidRDefault="00910F84" w:rsidP="00910F84">
      <w:pPr>
        <w:pStyle w:val="afffa"/>
        <w:rPr>
          <w:b/>
          <w:bCs/>
          <w:rtl/>
        </w:rPr>
      </w:pPr>
      <w:r>
        <w:rPr>
          <w:rtl/>
        </w:rPr>
        <w:t xml:space="preserve">- </w:t>
      </w:r>
      <w:r w:rsidRPr="00C35A2C">
        <w:rPr>
          <w:rFonts w:hint="cs"/>
          <w:rtl/>
        </w:rPr>
        <w:t xml:space="preserve">ובהא </w:t>
      </w:r>
      <w:r w:rsidRPr="00280F6D">
        <w:rPr>
          <w:rFonts w:hint="cs"/>
          <w:b/>
          <w:bCs/>
          <w:rtl/>
        </w:rPr>
        <w:t>פליגי</w:t>
      </w:r>
      <w:r w:rsidRPr="00C35A2C">
        <w:rPr>
          <w:rFonts w:hint="cs"/>
          <w:rtl/>
        </w:rPr>
        <w:t xml:space="preserve"> </w:t>
      </w:r>
      <w:r w:rsidRPr="00C35A2C">
        <w:rPr>
          <w:rtl/>
        </w:rPr>
        <w:t>דמ</w:t>
      </w:r>
      <w:r>
        <w:rPr>
          <w:rtl/>
        </w:rPr>
        <w:t>"</w:t>
      </w:r>
      <w:r w:rsidRPr="00C35A2C">
        <w:rPr>
          <w:rtl/>
        </w:rPr>
        <w:t>ס: עובדין לשברין, ומ</w:t>
      </w:r>
      <w:r>
        <w:rPr>
          <w:rtl/>
        </w:rPr>
        <w:t>"</w:t>
      </w:r>
      <w:r w:rsidRPr="00C35A2C">
        <w:rPr>
          <w:rtl/>
        </w:rPr>
        <w:t xml:space="preserve">ס: אין עובדין לשברין! </w:t>
      </w:r>
    </w:p>
    <w:p w14:paraId="1D3F707A" w14:textId="77777777" w:rsidR="00910F84" w:rsidRPr="00C35A2C" w:rsidRDefault="00910F84" w:rsidP="00910F84">
      <w:pPr>
        <w:pStyle w:val="afffa"/>
        <w:rPr>
          <w:b/>
          <w:bCs/>
        </w:rPr>
      </w:pPr>
      <w:r>
        <w:rPr>
          <w:b/>
          <w:bCs/>
          <w:rtl/>
        </w:rPr>
        <w:t xml:space="preserve">- </w:t>
      </w:r>
      <w:r w:rsidRPr="00C35A2C">
        <w:rPr>
          <w:rFonts w:hint="cs"/>
          <w:b/>
          <w:bCs/>
          <w:rtl/>
        </w:rPr>
        <w:t>ב.</w:t>
      </w:r>
      <w:r w:rsidRPr="00C35A2C">
        <w:rPr>
          <w:rtl/>
        </w:rPr>
        <w:t xml:space="preserve"> </w:t>
      </w:r>
      <w:r w:rsidRPr="00C35A2C">
        <w:rPr>
          <w:rFonts w:hint="cs"/>
          <w:rtl/>
        </w:rPr>
        <w:t xml:space="preserve"> </w:t>
      </w:r>
      <w:r w:rsidRPr="00C35A2C">
        <w:rPr>
          <w:rtl/>
        </w:rPr>
        <w:t>דכ</w:t>
      </w:r>
      <w:r>
        <w:rPr>
          <w:rtl/>
        </w:rPr>
        <w:t>"</w:t>
      </w:r>
      <w:r w:rsidRPr="00C35A2C">
        <w:rPr>
          <w:rtl/>
        </w:rPr>
        <w:t xml:space="preserve">ע - עובדין לשברין, והכא </w:t>
      </w:r>
      <w:r w:rsidRPr="00280F6D">
        <w:rPr>
          <w:rFonts w:hint="cs"/>
          <w:b/>
          <w:bCs/>
          <w:rtl/>
        </w:rPr>
        <w:t>פליגי</w:t>
      </w:r>
      <w:r w:rsidRPr="00C35A2C">
        <w:rPr>
          <w:rFonts w:hint="cs"/>
          <w:rtl/>
        </w:rPr>
        <w:t xml:space="preserve"> </w:t>
      </w:r>
      <w:r w:rsidRPr="00C35A2C">
        <w:rPr>
          <w:rtl/>
        </w:rPr>
        <w:t xml:space="preserve">בשברי שברים </w:t>
      </w:r>
      <w:r w:rsidRPr="00C35A2C">
        <w:rPr>
          <w:rFonts w:hint="cs"/>
          <w:rtl/>
        </w:rPr>
        <w:t xml:space="preserve">אי מותרין או לא </w:t>
      </w:r>
    </w:p>
    <w:p w14:paraId="25CAC9D8" w14:textId="77777777" w:rsidR="00910F84" w:rsidRPr="00C35A2C" w:rsidRDefault="00910F84" w:rsidP="00910F84">
      <w:pPr>
        <w:pStyle w:val="afffa"/>
        <w:rPr>
          <w:rtl/>
        </w:rPr>
      </w:pPr>
      <w:r>
        <w:rPr>
          <w:b/>
          <w:bCs/>
          <w:rtl/>
        </w:rPr>
        <w:t xml:space="preserve">- </w:t>
      </w:r>
      <w:r w:rsidRPr="00C35A2C">
        <w:rPr>
          <w:rFonts w:hint="cs"/>
          <w:b/>
          <w:bCs/>
          <w:rtl/>
        </w:rPr>
        <w:t>ג.</w:t>
      </w:r>
      <w:r w:rsidRPr="00C35A2C">
        <w:rPr>
          <w:rFonts w:hint="cs"/>
          <w:rtl/>
        </w:rPr>
        <w:t xml:space="preserve"> </w:t>
      </w:r>
      <w:r w:rsidRPr="00C35A2C">
        <w:rPr>
          <w:rtl/>
        </w:rPr>
        <w:t xml:space="preserve"> דכ</w:t>
      </w:r>
      <w:r>
        <w:rPr>
          <w:rtl/>
        </w:rPr>
        <w:t>"</w:t>
      </w:r>
      <w:r w:rsidRPr="00C35A2C">
        <w:rPr>
          <w:rtl/>
        </w:rPr>
        <w:t>ע שברי שברים מותרין, ו</w:t>
      </w:r>
      <w:r w:rsidRPr="00C35A2C">
        <w:rPr>
          <w:rFonts w:hint="cs"/>
          <w:rtl/>
        </w:rPr>
        <w:t xml:space="preserve">פלייג </w:t>
      </w:r>
      <w:r w:rsidRPr="00C35A2C">
        <w:rPr>
          <w:rtl/>
        </w:rPr>
        <w:t xml:space="preserve">הכא בעבודת כוכבי' של חליות ובהדיוט שיכול להחזירה </w:t>
      </w:r>
    </w:p>
    <w:p w14:paraId="6FAE2EEB" w14:textId="77777777" w:rsidR="00910F84" w:rsidRPr="00C35A2C" w:rsidRDefault="00910F84" w:rsidP="00910F84">
      <w:pPr>
        <w:pStyle w:val="afffa"/>
        <w:rPr>
          <w:rtl/>
        </w:rPr>
      </w:pPr>
      <w:r>
        <w:rPr>
          <w:rtl/>
        </w:rPr>
        <w:t xml:space="preserve">- </w:t>
      </w:r>
      <w:r w:rsidRPr="00C35A2C">
        <w:rPr>
          <w:rFonts w:hint="cs"/>
          <w:rtl/>
        </w:rPr>
        <w:t xml:space="preserve">אי </w:t>
      </w:r>
      <w:r w:rsidRPr="00C35A2C">
        <w:rPr>
          <w:rtl/>
        </w:rPr>
        <w:t xml:space="preserve"> כיון דהדיוט יכול להחזירה לא בטלה</w:t>
      </w:r>
      <w:r w:rsidRPr="00C35A2C">
        <w:rPr>
          <w:rFonts w:hint="cs"/>
          <w:rtl/>
        </w:rPr>
        <w:t xml:space="preserve">, </w:t>
      </w:r>
      <w:r w:rsidRPr="00C35A2C">
        <w:rPr>
          <w:rFonts w:hint="cs"/>
          <w:b/>
          <w:bCs/>
          <w:rtl/>
        </w:rPr>
        <w:t>או</w:t>
      </w:r>
      <w:r w:rsidRPr="00C35A2C">
        <w:rPr>
          <w:rFonts w:hint="cs"/>
          <w:rtl/>
        </w:rPr>
        <w:t xml:space="preserve"> דאין </w:t>
      </w:r>
      <w:r w:rsidRPr="00C35A2C">
        <w:rPr>
          <w:rtl/>
        </w:rPr>
        <w:t xml:space="preserve">עבודת כוכבים בטלה אלא דרך גדילתה דהיינו אורחיה, </w:t>
      </w:r>
    </w:p>
    <w:p w14:paraId="084AEA35" w14:textId="77777777" w:rsidR="00910F84" w:rsidRPr="00C35A2C" w:rsidRDefault="00910F84" w:rsidP="00910F84">
      <w:pPr>
        <w:pStyle w:val="afffa"/>
        <w:rPr>
          <w:rtl/>
        </w:rPr>
      </w:pPr>
      <w:r>
        <w:rPr>
          <w:rtl/>
        </w:rPr>
        <w:t xml:space="preserve">- </w:t>
      </w:r>
      <w:r w:rsidRPr="00C35A2C">
        <w:rPr>
          <w:rtl/>
        </w:rPr>
        <w:t>הא - לאו גדילתה היא, ואין צריכה לבטל.</w:t>
      </w:r>
    </w:p>
    <w:p w14:paraId="3D07980B" w14:textId="77777777" w:rsidR="00910F84" w:rsidRDefault="00910F84" w:rsidP="00910F84">
      <w:pPr>
        <w:pStyle w:val="afff0"/>
        <w:rPr>
          <w:szCs w:val="20"/>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6760BEF4" w14:textId="77777777" w:rsidR="00910F84" w:rsidRDefault="00910F84" w:rsidP="00910F84">
      <w:pPr>
        <w:pStyle w:val="afff0"/>
        <w:rPr>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r w:rsidRPr="00C35A2C">
        <w:rPr>
          <w:szCs w:val="20"/>
          <w:rtl/>
        </w:rPr>
        <w:t>הדרן עלך כל הצלמים.</w:t>
      </w:r>
    </w:p>
    <w:p w14:paraId="058A7222" w14:textId="77777777" w:rsidR="00910F84" w:rsidRPr="00C35A2C" w:rsidRDefault="00910F84" w:rsidP="00910F84">
      <w:pPr>
        <w:pStyle w:val="afff0"/>
        <w:rPr>
          <w:rtl/>
        </w:rPr>
      </w:pPr>
    </w:p>
    <w:p w14:paraId="2B492D83" w14:textId="77777777" w:rsidR="00910F84" w:rsidRPr="00C35A2C" w:rsidRDefault="00910F84" w:rsidP="00910F84"/>
    <w:p w14:paraId="3163C60B" w14:textId="77777777" w:rsidR="00910F84" w:rsidRPr="00C35A2C" w:rsidRDefault="00910F84" w:rsidP="00910F84">
      <w:pPr>
        <w:bidi w:val="0"/>
        <w:jc w:val="left"/>
      </w:pPr>
      <w:r w:rsidRPr="00C35A2C">
        <w:br w:type="page"/>
      </w:r>
    </w:p>
    <w:p w14:paraId="5BB16A76" w14:textId="77777777" w:rsidR="00910F84" w:rsidRPr="00C35A2C" w:rsidRDefault="00910F84" w:rsidP="00910F84">
      <w:pPr>
        <w:pStyle w:val="aff8"/>
        <w:framePr w:wrap="around"/>
        <w:spacing w:line="276" w:lineRule="auto"/>
        <w:rPr>
          <w:rtl/>
        </w:rPr>
      </w:pPr>
      <w:r w:rsidRPr="00C35A2C">
        <w:rPr>
          <w:rFonts w:hint="cs"/>
          <w:rtl/>
        </w:rPr>
        <w:lastRenderedPageBreak/>
        <w:t>פרק רביעי</w:t>
      </w:r>
    </w:p>
    <w:p w14:paraId="404E223C" w14:textId="77777777" w:rsidR="00910F84" w:rsidRPr="00C35A2C" w:rsidRDefault="00910F84" w:rsidP="00910F84">
      <w:pPr>
        <w:pStyle w:val="aff9"/>
        <w:framePr w:wrap="around"/>
        <w:spacing w:line="276" w:lineRule="auto"/>
        <w:rPr>
          <w:rtl/>
        </w:rPr>
      </w:pPr>
      <w:r w:rsidRPr="00C35A2C">
        <w:rPr>
          <w:rFonts w:hint="cs"/>
          <w:rtl/>
        </w:rPr>
        <w:t xml:space="preserve">רבי ישמעאל </w:t>
      </w:r>
    </w:p>
    <w:p w14:paraId="10842AD2" w14:textId="77777777" w:rsidR="00910F84" w:rsidRPr="00C35A2C" w:rsidRDefault="00910F84" w:rsidP="00910F84">
      <w:pPr>
        <w:pStyle w:val="affa"/>
        <w:framePr w:wrap="around"/>
        <w:spacing w:after="0" w:line="276" w:lineRule="auto"/>
        <w:rPr>
          <w:rtl/>
        </w:rPr>
      </w:pPr>
      <w:r w:rsidRPr="00C35A2C">
        <w:rPr>
          <w:rFonts w:hint="cs"/>
          <w:rtl/>
        </w:rPr>
        <w:t xml:space="preserve">מט:- סא: </w:t>
      </w:r>
    </w:p>
    <w:p>
      <w:pPr>
        <w:pStyle w:val="affff4"/>
        <w:rPr>
          <w:ins w:id="20177" w:author="קלוד" w:date="2026-10-06T10:07:24Z"/>
        </w:rPr>
      </w:pPr>
      <w:ins w:id="20176" w:author="קלוד" w:date="2026-10-06T10:07:24Z">
        <w:r>
          <w:t xml:space="preserve">משנה א</w:t>
        </w:r>
      </w:ins>
    </w:p>
    <w:p w14:paraId="396B77A8" w14:textId="77777777" w:rsidR="00910F84" w:rsidRPr="00C35A2C" w:rsidRDefault="00910F84" w:rsidP="00910F84">
      <w:pPr>
        <w:pStyle w:val="affb"/>
        <w:rPr>
          <w:del w:id="20054" w:author="קלוד" w:date="2026-10-06T10:12:09Z"/>
          <w:rtl/>
        </w:rPr>
      </w:pPr>
      <w:ins w:id="9896" w:author="מספור קטעי משנה" w:date="2026-10-06T06:44:54Z">
        <w:del w:id="20052" w:author="קלוד" w:date="2026-10-06T10:12:09Z">
          <w:r>
            <w:rPr>
              <w:rStyle w:val="MisparKeta"/>
            </w:rPr>
            <w:delText xml:space="preserve">א. </w:delText>
          </w:r>
        </w:del>
      </w:ins>
      <w:del w:id="20053" w:author="קלוד" w:date="2026-10-06T10:12:09Z">
        <w:r w:rsidRPr="00C35A2C">
          <w:rPr>
            <w:rtl/>
          </w:rPr>
          <w:delText xml:space="preserve">מתני'.</w:delText>
        </w:r>
      </w:del>
    </w:p>
    <w:p w14:paraId="6ADA38CD" w14:textId="2AECBAB2" w:rsidR="00910F84" w:rsidRPr="00C35A2C" w:rsidRDefault="00910F84" w:rsidP="00910F84">
      <w:pPr>
        <w:pStyle w:val="affb"/>
        <w:rPr>
          <w:rtl/>
        </w:rPr>
      </w:pPr>
      <w:ins w:id="20108" w:author="קלוד" w:date="2026-10-06T10:12:09Z">
        <w:r>
          <w:rPr>
            <w:rStyle w:val="MisparKeta"/>
          </w:rPr>
          <w:t xml:space="preserve">א. </w:t>
        </w:r>
      </w:ins>
      <w:r w:rsidRPr="0092713F">
        <w:rPr>
          <w:rStyle w:val="TanaimMishna"/>
          <w:rtl/>
          <w:rPrChange w:id="20076" w:author="קלוד" w:date="2026-10-06T10:07:24Z">
            <w:rPr>
              <w:rStyle w:val="affff1"/>
              <w:rtl/>
            </w:rPr>
          </w:rPrChange>
        </w:rPr>
        <w:t>רבי ישמעאל:</w:t>
      </w:r>
      <w:r w:rsidRPr="00C35A2C">
        <w:rPr>
          <w:rtl/>
        </w:rPr>
        <w:t xml:space="preserve"> שלש אבנים זו בצד זו בצד מרקוליס - אסורות, ושתים - מותרות; </w:t>
      </w:r>
    </w:p>
    <w:p w14:paraId="3EECDB45" w14:textId="343B4FDA" w:rsidR="00910F84" w:rsidRPr="00C35A2C" w:rsidRDefault="00910F84" w:rsidP="00CC2EB9">
      <w:pPr>
        <w:pStyle w:val="affb"/>
        <w:spacing w:after="120"/>
        <w:rPr>
          <w:rtl/>
        </w:rPr>
      </w:pPr>
      <w:r w:rsidRPr="0092713F">
        <w:rPr>
          <w:rStyle w:val="TanaimMishna"/>
          <w:rtl/>
          <w:rPrChange w:id="20077" w:author="קלוד" w:date="2026-10-06T10:07:24Z">
            <w:rPr>
              <w:rStyle w:val="affff1"/>
              <w:rtl/>
            </w:rPr>
          </w:rPrChange>
        </w:rPr>
        <w:t>וחכ"א:</w:t>
      </w:r>
      <w:r w:rsidRPr="00C35A2C">
        <w:rPr>
          <w:rtl/>
        </w:rPr>
        <w:t xml:space="preserve"> שנראות עמו אסורות, ושאין נראות עמו  מותרות. </w:t>
      </w:r>
    </w:p>
    <w:p w14:paraId="1FA4B44B" w14:textId="77777777" w:rsidR="00910F84" w:rsidRPr="00C35A2C" w:rsidRDefault="00910F84" w:rsidP="00910F84">
      <w:pPr>
        <w:pStyle w:val="aff6"/>
        <w:framePr w:wrap="around"/>
        <w:rPr>
          <w:rtl/>
        </w:rPr>
      </w:pPr>
      <w:r w:rsidRPr="00C35A2C">
        <w:rPr>
          <w:rFonts w:hint="cs"/>
          <w:rtl/>
        </w:rPr>
        <w:t>נ.</w:t>
      </w:r>
    </w:p>
    <w:p w14:paraId="572166B2" w14:textId="77777777" w:rsidR="00475904" w:rsidRDefault="0092713F" w:rsidP="00475904">
      <w:pPr>
        <w:pStyle w:val="36"/>
        <w:framePr w:wrap="notBeside"/>
        <w:rPr>
          <w:rtl/>
        </w:rPr>
      </w:pPr>
      <w:r>
        <w:rPr>
          <w:rFonts w:hint="cs"/>
          <w:rtl/>
        </w:rPr>
        <w:t xml:space="preserve">חלקו </w:t>
      </w:r>
    </w:p>
    <w:p w14:paraId="0CA56D01" w14:textId="443C449F" w:rsidR="00910F84" w:rsidRPr="0092713F" w:rsidRDefault="00910F84" w:rsidP="00910F84">
      <w:pPr>
        <w:rPr>
          <w:rStyle w:val="affff8"/>
          <w:rtl/>
        </w:rPr>
      </w:pPr>
      <w:r w:rsidRPr="00475904">
        <w:rPr>
          <w:rStyle w:val="afff"/>
          <w:rtl/>
        </w:rPr>
        <w:t>במרוחקות.</w:t>
      </w:r>
      <w:r w:rsidRPr="00C35A2C">
        <w:rPr>
          <w:rFonts w:hint="cs"/>
          <w:rtl/>
        </w:rPr>
        <w:t xml:space="preserve">   </w:t>
      </w:r>
      <w:r w:rsidRPr="0092713F">
        <w:rPr>
          <w:rStyle w:val="affff8"/>
          <w:rFonts w:hint="cs"/>
          <w:rtl/>
        </w:rPr>
        <w:t>והך דבצד מרקוליס היינו בצד ד' אמות שלו]</w:t>
      </w:r>
    </w:p>
    <w:p w14:paraId="07F20AB1" w14:textId="77777777" w:rsidR="0092713F" w:rsidRDefault="00910F84" w:rsidP="0092713F">
      <w:pPr>
        <w:pStyle w:val="36"/>
        <w:framePr w:wrap="notBeside"/>
        <w:rPr>
          <w:rtl/>
        </w:rPr>
      </w:pPr>
      <w:r w:rsidRPr="00C35A2C">
        <w:rPr>
          <w:rFonts w:hint="cs"/>
          <w:rtl/>
        </w:rPr>
        <w:t>ל</w:t>
      </w:r>
      <w:r w:rsidRPr="00C35A2C">
        <w:rPr>
          <w:rtl/>
        </w:rPr>
        <w:t>רבי ישמעאל:</w:t>
      </w:r>
    </w:p>
    <w:p w14:paraId="65F16161" w14:textId="77777777" w:rsidR="00475904" w:rsidRDefault="00910F84" w:rsidP="00910F84">
      <w:pPr>
        <w:rPr>
          <w:rtl/>
        </w:rPr>
      </w:pPr>
      <w:r w:rsidRPr="00C35A2C">
        <w:rPr>
          <w:rtl/>
        </w:rPr>
        <w:t xml:space="preserve">עושין מרקוליס קטן בצד מרקוליס גדול, </w:t>
      </w:r>
    </w:p>
    <w:p w14:paraId="415364FA" w14:textId="1FD9146D" w:rsidR="00910F84" w:rsidRPr="00C35A2C" w:rsidRDefault="00910F84" w:rsidP="00910F84">
      <w:pPr>
        <w:rPr>
          <w:rtl/>
        </w:rPr>
      </w:pPr>
      <w:r w:rsidRPr="00C35A2C">
        <w:rPr>
          <w:rtl/>
        </w:rPr>
        <w:t xml:space="preserve">שלש דדמיין למרקוליס - אסורות, שתים - מותרות; </w:t>
      </w:r>
    </w:p>
    <w:p w14:paraId="3D97E141" w14:textId="77777777" w:rsidR="0092713F" w:rsidRDefault="00910F84" w:rsidP="0092713F">
      <w:pPr>
        <w:pStyle w:val="36"/>
        <w:framePr w:wrap="notBeside"/>
        <w:rPr>
          <w:rtl/>
        </w:rPr>
      </w:pPr>
      <w:r w:rsidRPr="00C35A2C">
        <w:rPr>
          <w:rFonts w:hint="cs"/>
          <w:rtl/>
        </w:rPr>
        <w:t>ל</w:t>
      </w:r>
      <w:r w:rsidRPr="00C35A2C">
        <w:rPr>
          <w:rtl/>
        </w:rPr>
        <w:t>רבנן:</w:t>
      </w:r>
    </w:p>
    <w:p w14:paraId="5A98C862" w14:textId="77777777" w:rsidR="0092713F" w:rsidRDefault="00910F84" w:rsidP="00910F84">
      <w:pPr>
        <w:rPr>
          <w:rtl/>
        </w:rPr>
      </w:pPr>
      <w:r w:rsidRPr="00C35A2C">
        <w:rPr>
          <w:rtl/>
        </w:rPr>
        <w:t xml:space="preserve">אין עושין מרקוליס קטן בצד מרקוליס גדול, </w:t>
      </w:r>
    </w:p>
    <w:p w14:paraId="3755ABB4" w14:textId="103BA0E9" w:rsidR="00910F84" w:rsidRPr="00C35A2C" w:rsidRDefault="00910F84" w:rsidP="00910F84">
      <w:pPr>
        <w:rPr>
          <w:rtl/>
        </w:rPr>
      </w:pPr>
      <w:r w:rsidRPr="00C35A2C">
        <w:rPr>
          <w:rFonts w:hint="cs"/>
          <w:rtl/>
        </w:rPr>
        <w:t xml:space="preserve">הן ב' והן ג' </w:t>
      </w:r>
      <w:r w:rsidRPr="00C35A2C">
        <w:rPr>
          <w:rtl/>
        </w:rPr>
        <w:t>נראות עמו אסורות, שאין נראות עמו</w:t>
      </w:r>
      <w:r w:rsidRPr="00C35A2C">
        <w:rPr>
          <w:rFonts w:hint="cs"/>
          <w:rtl/>
        </w:rPr>
        <w:t xml:space="preserve"> </w:t>
      </w:r>
      <w:r w:rsidRPr="00C35A2C">
        <w:rPr>
          <w:rtl/>
        </w:rPr>
        <w:t>מותרות.</w:t>
      </w:r>
    </w:p>
    <w:p w14:paraId="6CA8ECE8" w14:textId="77777777" w:rsidR="00910F84" w:rsidRPr="00C35A2C" w:rsidRDefault="00910F84" w:rsidP="00910F84">
      <w:pPr>
        <w:rPr>
          <w:rtl/>
        </w:rPr>
      </w:pPr>
      <w:r w:rsidRPr="00C35A2C">
        <w:rPr>
          <w:rFonts w:hint="cs"/>
          <w:rtl/>
        </w:rPr>
        <w:t>דא</w:t>
      </w:r>
      <w:r>
        <w:rPr>
          <w:rtl/>
        </w:rPr>
        <w:t>"</w:t>
      </w:r>
      <w:r w:rsidRPr="00C35A2C">
        <w:rPr>
          <w:rFonts w:hint="cs"/>
          <w:rtl/>
        </w:rPr>
        <w:t xml:space="preserve">א דלרבנן עובדין לשברין ובנראות עמו אמרי' שנפל ממנו ואסורות ואין נראות עמו מותרות </w:t>
      </w:r>
    </w:p>
    <w:p w14:paraId="5B1C5C7F" w14:textId="5868F189" w:rsidR="00592369" w:rsidRDefault="0092713F" w:rsidP="00592369">
      <w:pPr>
        <w:pStyle w:val="36"/>
        <w:framePr w:wrap="notBeside"/>
        <w:rPr>
          <w:rtl/>
        </w:rPr>
      </w:pPr>
      <w:r>
        <w:rPr>
          <w:rFonts w:hint="cs"/>
          <w:rtl/>
        </w:rPr>
        <w:t>דא''כ</w:t>
      </w:r>
      <w:r w:rsidR="00475904">
        <w:rPr>
          <w:rFonts w:hint="cs"/>
          <w:rtl/>
        </w:rPr>
        <w:t xml:space="preserve"> מאי ס''ל לר''ש</w:t>
      </w:r>
    </w:p>
    <w:p w14:paraId="27957C4A" w14:textId="0ADBF181" w:rsidR="00910F84" w:rsidRPr="00C35A2C" w:rsidRDefault="00910F84" w:rsidP="00910F84">
      <w:pPr>
        <w:rPr>
          <w:rtl/>
        </w:rPr>
      </w:pPr>
      <w:r w:rsidRPr="00C35A2C">
        <w:rPr>
          <w:rtl/>
        </w:rPr>
        <w:t xml:space="preserve">אי עובדין לשברין, אפילו </w:t>
      </w:r>
      <w:r w:rsidRPr="00C35A2C">
        <w:rPr>
          <w:rFonts w:hint="cs"/>
          <w:rtl/>
        </w:rPr>
        <w:t xml:space="preserve">ב' נאסור ואי </w:t>
      </w:r>
      <w:r w:rsidRPr="00C35A2C">
        <w:rPr>
          <w:rtl/>
        </w:rPr>
        <w:t xml:space="preserve">אין עובדין לשברים, אפי' </w:t>
      </w:r>
      <w:r w:rsidRPr="00C35A2C">
        <w:rPr>
          <w:rFonts w:hint="cs"/>
          <w:rtl/>
        </w:rPr>
        <w:t>ג'</w:t>
      </w:r>
      <w:r w:rsidRPr="00C35A2C">
        <w:rPr>
          <w:rtl/>
        </w:rPr>
        <w:t xml:space="preserve"> לא! </w:t>
      </w:r>
    </w:p>
    <w:p w14:paraId="6E9844BE" w14:textId="77777777" w:rsidR="0092713F" w:rsidRDefault="00910F84" w:rsidP="0092713F">
      <w:pPr>
        <w:pStyle w:val="36"/>
        <w:framePr w:wrap="notBeside"/>
        <w:rPr>
          <w:rtl/>
        </w:rPr>
      </w:pPr>
      <w:r w:rsidRPr="00C35A2C">
        <w:rPr>
          <w:rFonts w:hint="cs"/>
          <w:rtl/>
        </w:rPr>
        <w:t>ריצב</w:t>
      </w:r>
      <w:r>
        <w:rPr>
          <w:rtl/>
        </w:rPr>
        <w:t>"</w:t>
      </w:r>
      <w:r w:rsidRPr="00C35A2C">
        <w:rPr>
          <w:rFonts w:hint="cs"/>
          <w:rtl/>
        </w:rPr>
        <w:t>י</w:t>
      </w:r>
      <w:r w:rsidRPr="00C35A2C">
        <w:rPr>
          <w:rtl/>
        </w:rPr>
        <w:t>:</w:t>
      </w:r>
    </w:p>
    <w:p w14:paraId="2CCDEE0A" w14:textId="09DB5D1F" w:rsidR="00910F84" w:rsidRPr="00C35A2C" w:rsidRDefault="00910F84" w:rsidP="00910F84">
      <w:pPr>
        <w:rPr>
          <w:rtl/>
        </w:rPr>
      </w:pPr>
      <w:r w:rsidRPr="00C35A2C">
        <w:rPr>
          <w:rtl/>
        </w:rPr>
        <w:t xml:space="preserve">בידוע שנשרו ממנו </w:t>
      </w:r>
      <w:r w:rsidR="0092713F">
        <w:rPr>
          <w:rFonts w:hint="cs"/>
          <w:rtl/>
        </w:rPr>
        <w:t xml:space="preserve">לכו''ע </w:t>
      </w:r>
      <w:r w:rsidRPr="00C35A2C">
        <w:rPr>
          <w:rtl/>
        </w:rPr>
        <w:t xml:space="preserve">אסורות, </w:t>
      </w:r>
      <w:r w:rsidRPr="0092713F">
        <w:rPr>
          <w:rStyle w:val="affff1"/>
          <w:rtl/>
        </w:rPr>
        <w:t>ואפילו למ"ד:</w:t>
      </w:r>
      <w:r w:rsidRPr="00C35A2C">
        <w:rPr>
          <w:rtl/>
        </w:rPr>
        <w:t xml:space="preserve"> אין עובדין לשברים, ה</w:t>
      </w:r>
      <w:r>
        <w:rPr>
          <w:rtl/>
        </w:rPr>
        <w:t>"</w:t>
      </w:r>
      <w:r w:rsidRPr="00C35A2C">
        <w:rPr>
          <w:rtl/>
        </w:rPr>
        <w:t xml:space="preserve">מ עבודת כוכבים דלאו אורחיה, אבל </w:t>
      </w:r>
      <w:r w:rsidR="00592369">
        <w:rPr>
          <w:rFonts w:hint="cs"/>
          <w:rtl/>
        </w:rPr>
        <w:t xml:space="preserve">כאן </w:t>
      </w:r>
      <w:r w:rsidRPr="00C35A2C">
        <w:rPr>
          <w:rtl/>
        </w:rPr>
        <w:t xml:space="preserve">דמעיקרא מיתברי היינו </w:t>
      </w:r>
      <w:r w:rsidR="00592369">
        <w:rPr>
          <w:rFonts w:hint="cs"/>
          <w:rtl/>
        </w:rPr>
        <w:t>דרך</w:t>
      </w:r>
      <w:r w:rsidRPr="00C35A2C">
        <w:rPr>
          <w:rtl/>
        </w:rPr>
        <w:t xml:space="preserve">, </w:t>
      </w:r>
    </w:p>
    <w:p w14:paraId="5B473372" w14:textId="77777777" w:rsidR="0092713F" w:rsidRDefault="0092713F" w:rsidP="0092713F">
      <w:pPr>
        <w:pStyle w:val="36"/>
        <w:framePr w:wrap="notBeside"/>
        <w:rPr>
          <w:rtl/>
        </w:rPr>
      </w:pPr>
      <w:r>
        <w:rPr>
          <w:rFonts w:hint="cs"/>
          <w:rtl/>
        </w:rPr>
        <w:t>וחלקו</w:t>
      </w:r>
    </w:p>
    <w:p w14:paraId="54427C8F" w14:textId="4C9860D8" w:rsidR="00910F84" w:rsidRPr="00C35A2C" w:rsidRDefault="00910F84" w:rsidP="00592369">
      <w:pPr>
        <w:rPr>
          <w:rtl/>
        </w:rPr>
      </w:pPr>
      <w:r w:rsidRPr="00C35A2C">
        <w:rPr>
          <w:rtl/>
        </w:rPr>
        <w:t xml:space="preserve">בסתמא, </w:t>
      </w:r>
      <w:r w:rsidR="0092713F">
        <w:rPr>
          <w:rFonts w:hint="cs"/>
          <w:rtl/>
        </w:rPr>
        <w:t xml:space="preserve">גם </w:t>
      </w:r>
      <w:r w:rsidRPr="00C35A2C">
        <w:rPr>
          <w:rtl/>
        </w:rPr>
        <w:t xml:space="preserve">במקורבות </w:t>
      </w:r>
      <w:r w:rsidR="0092713F">
        <w:rPr>
          <w:rFonts w:hint="cs"/>
          <w:rtl/>
        </w:rPr>
        <w:t xml:space="preserve">דאפשר שנפל </w:t>
      </w:r>
      <w:r>
        <w:rPr>
          <w:rtl/>
        </w:rPr>
        <w:t>ממנו</w:t>
      </w:r>
      <w:r w:rsidRPr="00C35A2C">
        <w:rPr>
          <w:rtl/>
        </w:rPr>
        <w:t xml:space="preserve"> - ד</w:t>
      </w:r>
      <w:r>
        <w:rPr>
          <w:rtl/>
        </w:rPr>
        <w:t>"</w:t>
      </w:r>
      <w:r w:rsidRPr="00C35A2C">
        <w:rPr>
          <w:rtl/>
        </w:rPr>
        <w:t xml:space="preserve">ה אסורות,  </w:t>
      </w:r>
    </w:p>
    <w:p w14:paraId="15B14B8D" w14:textId="325A7A29" w:rsidR="00910F84" w:rsidRPr="00C35A2C" w:rsidRDefault="00910F84" w:rsidP="00805DC2">
      <w:pPr>
        <w:pStyle w:val="affff2"/>
        <w:rPr>
          <w:rtl/>
        </w:rPr>
      </w:pPr>
      <w:r w:rsidRPr="00C35A2C">
        <w:rPr>
          <w:rtl/>
        </w:rPr>
        <w:t xml:space="preserve">בידוע שנשרו ממנו </w:t>
      </w:r>
      <w:r w:rsidR="00475904">
        <w:rPr>
          <w:rtl/>
        </w:rPr>
        <w:t>–</w:t>
      </w:r>
      <w:r w:rsidRPr="00C35A2C">
        <w:rPr>
          <w:rtl/>
        </w:rPr>
        <w:t xml:space="preserve"> </w:t>
      </w:r>
      <w:r w:rsidR="00475904">
        <w:rPr>
          <w:rFonts w:hint="cs"/>
          <w:rtl/>
        </w:rPr>
        <w:t xml:space="preserve">לכו''ע </w:t>
      </w:r>
      <w:r w:rsidRPr="00C35A2C">
        <w:rPr>
          <w:rtl/>
        </w:rPr>
        <w:t>אסורות.</w:t>
      </w:r>
    </w:p>
    <w:p w14:paraId="08EBC5D6" w14:textId="77777777" w:rsidR="0092713F" w:rsidRDefault="00910F84" w:rsidP="0092713F">
      <w:pPr>
        <w:pStyle w:val="36"/>
        <w:framePr w:wrap="notBeside"/>
        <w:rPr>
          <w:rtl/>
        </w:rPr>
      </w:pPr>
      <w:r w:rsidRPr="00C35A2C">
        <w:rPr>
          <w:rtl/>
        </w:rPr>
        <w:t xml:space="preserve">ורמינהי: </w:t>
      </w:r>
    </w:p>
    <w:p w14:paraId="03BE7940" w14:textId="77777777" w:rsidR="00592369" w:rsidRDefault="00910F84" w:rsidP="00910F84">
      <w:pPr>
        <w:rPr>
          <w:rtl/>
        </w:rPr>
      </w:pPr>
      <w:r w:rsidRPr="00C35A2C">
        <w:rPr>
          <w:rtl/>
        </w:rPr>
        <w:t xml:space="preserve">אבנים </w:t>
      </w:r>
      <w:r w:rsidRPr="00475904">
        <w:rPr>
          <w:rStyle w:val="afff"/>
          <w:rtl/>
        </w:rPr>
        <w:t>שנשרו</w:t>
      </w:r>
      <w:r w:rsidRPr="00C35A2C">
        <w:rPr>
          <w:rtl/>
        </w:rPr>
        <w:t xml:space="preserve"> מן המרקוליס, </w:t>
      </w:r>
    </w:p>
    <w:p w14:paraId="052EAD05" w14:textId="77777777" w:rsidR="00475904" w:rsidRDefault="00475904" w:rsidP="00475904">
      <w:pPr>
        <w:pStyle w:val="36"/>
        <w:framePr w:wrap="notBeside"/>
        <w:rPr>
          <w:rtl/>
        </w:rPr>
      </w:pPr>
      <w:r>
        <w:rPr>
          <w:rFonts w:hint="cs"/>
          <w:rtl/>
        </w:rPr>
        <w:t>ת''ק</w:t>
      </w:r>
    </w:p>
    <w:p w14:paraId="4DAC0C48" w14:textId="78663C92" w:rsidR="00910F84" w:rsidRPr="00C35A2C" w:rsidRDefault="00475904" w:rsidP="00910F84">
      <w:pPr>
        <w:rPr>
          <w:rtl/>
        </w:rPr>
      </w:pPr>
      <w:r>
        <w:rPr>
          <w:rFonts w:hint="cs"/>
          <w:rtl/>
        </w:rPr>
        <w:t xml:space="preserve"> </w:t>
      </w:r>
      <w:r w:rsidR="00910F84" w:rsidRPr="00C35A2C">
        <w:rPr>
          <w:rtl/>
        </w:rPr>
        <w:t xml:space="preserve">נראות עמו - אסורות, שאין נראות עמו - מותרות; </w:t>
      </w:r>
    </w:p>
    <w:p w14:paraId="53179BB4" w14:textId="727AB731" w:rsidR="0092713F" w:rsidRDefault="00475904" w:rsidP="0092713F">
      <w:pPr>
        <w:pStyle w:val="36"/>
        <w:framePr w:wrap="notBeside"/>
        <w:rPr>
          <w:rtl/>
        </w:rPr>
      </w:pPr>
      <w:r>
        <w:rPr>
          <w:rFonts w:hint="cs"/>
          <w:rtl/>
        </w:rPr>
        <w:t>ולרי''ש</w:t>
      </w:r>
      <w:r w:rsidR="00910F84" w:rsidRPr="00C35A2C">
        <w:rPr>
          <w:rtl/>
        </w:rPr>
        <w:t xml:space="preserve">: </w:t>
      </w:r>
    </w:p>
    <w:p w14:paraId="5EEE3626" w14:textId="3841D24F" w:rsidR="0092713F" w:rsidRDefault="00910F84" w:rsidP="00910F84">
      <w:pPr>
        <w:rPr>
          <w:rtl/>
        </w:rPr>
      </w:pPr>
      <w:r w:rsidRPr="00C35A2C">
        <w:rPr>
          <w:rtl/>
        </w:rPr>
        <w:t>שלש - אסורות, שתים - מותרות!</w:t>
      </w:r>
    </w:p>
    <w:p w14:paraId="158273AC" w14:textId="69BD4606" w:rsidR="0092713F" w:rsidRDefault="00475904" w:rsidP="0092713F">
      <w:pPr>
        <w:pStyle w:val="36"/>
        <w:framePr w:wrap="notBeside"/>
        <w:rPr>
          <w:rtl/>
        </w:rPr>
      </w:pPr>
      <w:r>
        <w:rPr>
          <w:rFonts w:hint="cs"/>
          <w:rtl/>
        </w:rPr>
        <w:t xml:space="preserve">- </w:t>
      </w:r>
      <w:r w:rsidR="00910F84" w:rsidRPr="00C35A2C">
        <w:rPr>
          <w:rtl/>
        </w:rPr>
        <w:t xml:space="preserve">רבא: </w:t>
      </w:r>
    </w:p>
    <w:p w14:paraId="5C5FF880" w14:textId="6B32C37D" w:rsidR="00910F84" w:rsidRPr="00C35A2C" w:rsidRDefault="00910F84" w:rsidP="00910F84">
      <w:pPr>
        <w:rPr>
          <w:rtl/>
        </w:rPr>
      </w:pPr>
      <w:r w:rsidRPr="00C35A2C">
        <w:rPr>
          <w:rtl/>
        </w:rPr>
        <w:t xml:space="preserve">לא תימא שנשרו, אלא </w:t>
      </w:r>
      <w:r w:rsidRPr="00475904">
        <w:rPr>
          <w:rStyle w:val="afff"/>
          <w:rtl/>
        </w:rPr>
        <w:t>שנמצאו.</w:t>
      </w:r>
    </w:p>
    <w:p w14:paraId="34BA9972" w14:textId="3DBE5517" w:rsidR="0092713F" w:rsidRDefault="00910F84" w:rsidP="0092713F">
      <w:pPr>
        <w:pStyle w:val="36"/>
        <w:framePr w:wrap="notBeside"/>
        <w:rPr>
          <w:rtl/>
        </w:rPr>
      </w:pPr>
      <w:r w:rsidRPr="00C35A2C">
        <w:rPr>
          <w:rtl/>
        </w:rPr>
        <w:t>ו</w:t>
      </w:r>
      <w:r w:rsidRPr="00C35A2C">
        <w:rPr>
          <w:rFonts w:hint="cs"/>
          <w:rtl/>
        </w:rPr>
        <w:t xml:space="preserve">הך </w:t>
      </w:r>
      <w:r w:rsidR="00475904">
        <w:rPr>
          <w:rFonts w:hint="cs"/>
          <w:rtl/>
        </w:rPr>
        <w:t>דרי''ש</w:t>
      </w:r>
      <w:r w:rsidRPr="00C35A2C">
        <w:rPr>
          <w:rtl/>
        </w:rPr>
        <w:t>:</w:t>
      </w:r>
    </w:p>
    <w:p w14:paraId="254196EA" w14:textId="0A369951" w:rsidR="0092713F" w:rsidRDefault="00910F84" w:rsidP="00592369">
      <w:pPr>
        <w:rPr>
          <w:rtl/>
        </w:rPr>
      </w:pPr>
      <w:r w:rsidRPr="00C35A2C">
        <w:rPr>
          <w:rtl/>
        </w:rPr>
        <w:t>שתים בתפיסה לו - אסורות, שלש אפילו מרוחקות - אסורות!</w:t>
      </w:r>
    </w:p>
    <w:p w14:paraId="3EE44404" w14:textId="77777777" w:rsidR="0092713F" w:rsidRDefault="00910F84" w:rsidP="0092713F">
      <w:pPr>
        <w:pStyle w:val="36"/>
        <w:framePr w:wrap="notBeside"/>
        <w:rPr>
          <w:rtl/>
        </w:rPr>
      </w:pPr>
      <w:r>
        <w:rPr>
          <w:rtl/>
        </w:rPr>
        <w:t xml:space="preserve">- </w:t>
      </w:r>
      <w:r w:rsidRPr="00C35A2C">
        <w:rPr>
          <w:rtl/>
        </w:rPr>
        <w:t>רבא</w:t>
      </w:r>
      <w:r w:rsidRPr="00C35A2C">
        <w:rPr>
          <w:rFonts w:hint="cs"/>
          <w:rtl/>
        </w:rPr>
        <w:t>- ל</w:t>
      </w:r>
      <w:r>
        <w:rPr>
          <w:rtl/>
        </w:rPr>
        <w:t>"</w:t>
      </w:r>
      <w:r w:rsidRPr="00C35A2C">
        <w:rPr>
          <w:rFonts w:hint="cs"/>
          <w:rtl/>
        </w:rPr>
        <w:t>ק</w:t>
      </w:r>
      <w:r w:rsidRPr="00C35A2C">
        <w:rPr>
          <w:rtl/>
        </w:rPr>
        <w:t>:</w:t>
      </w:r>
    </w:p>
    <w:p w14:paraId="23F37206" w14:textId="55BA657F" w:rsidR="00910F84" w:rsidRPr="00C35A2C" w:rsidRDefault="00910F84" w:rsidP="0092713F">
      <w:pPr>
        <w:rPr>
          <w:rtl/>
        </w:rPr>
      </w:pPr>
      <w:r w:rsidRPr="00C35A2C">
        <w:rPr>
          <w:rtl/>
        </w:rPr>
        <w:t>כאן בתפיסה אחת, כאן בשתי תפיסות</w:t>
      </w:r>
      <w:r w:rsidRPr="00C35A2C">
        <w:rPr>
          <w:rFonts w:hint="cs"/>
          <w:rtl/>
        </w:rPr>
        <w:t xml:space="preserve"> ויש גובה ביניהם</w:t>
      </w:r>
      <w:r w:rsidRPr="00C35A2C">
        <w:rPr>
          <w:rtl/>
        </w:rPr>
        <w:t>.</w:t>
      </w:r>
    </w:p>
    <w:p w14:paraId="5CFE58EB" w14:textId="77777777" w:rsidR="00475904" w:rsidRDefault="00910F84" w:rsidP="00592369">
      <w:pPr>
        <w:spacing w:after="120"/>
        <w:rPr>
          <w:rtl/>
        </w:rPr>
      </w:pPr>
      <w:r w:rsidRPr="00C35A2C">
        <w:rPr>
          <w:rtl/>
        </w:rPr>
        <w:t>ומרקוליס כה</w:t>
      </w:r>
      <w:r>
        <w:rPr>
          <w:rtl/>
        </w:rPr>
        <w:t>"</w:t>
      </w:r>
      <w:r w:rsidRPr="00C35A2C">
        <w:rPr>
          <w:rtl/>
        </w:rPr>
        <w:t xml:space="preserve">ג </w:t>
      </w:r>
      <w:r w:rsidRPr="00C35A2C">
        <w:rPr>
          <w:rFonts w:hint="cs"/>
          <w:rtl/>
        </w:rPr>
        <w:t xml:space="preserve">הוי </w:t>
      </w:r>
    </w:p>
    <w:p w14:paraId="7EB1BCDD" w14:textId="77777777" w:rsidR="00475904" w:rsidRDefault="00910F84" w:rsidP="00475904">
      <w:pPr>
        <w:pStyle w:val="36"/>
        <w:framePr w:wrap="notBeside"/>
        <w:rPr>
          <w:rtl/>
        </w:rPr>
      </w:pPr>
      <w:r w:rsidRPr="00C35A2C">
        <w:rPr>
          <w:rFonts w:hint="cs"/>
          <w:rtl/>
        </w:rPr>
        <w:t xml:space="preserve">והך </w:t>
      </w:r>
    </w:p>
    <w:p w14:paraId="71BAF2F1" w14:textId="77777777" w:rsidR="00475904" w:rsidRDefault="00910F84" w:rsidP="00475904">
      <w:pPr>
        <w:rPr>
          <w:rtl/>
        </w:rPr>
      </w:pPr>
      <w:r w:rsidRPr="00475904">
        <w:rPr>
          <w:rStyle w:val="afff"/>
          <w:rFonts w:hint="cs"/>
          <w:rtl/>
        </w:rPr>
        <w:t>ד</w:t>
      </w:r>
      <w:r w:rsidRPr="00475904">
        <w:rPr>
          <w:rStyle w:val="afff"/>
          <w:rtl/>
        </w:rPr>
        <w:t>אלו הן אבני בית קוליס:</w:t>
      </w:r>
      <w:r w:rsidRPr="00C35A2C">
        <w:rPr>
          <w:rtl/>
        </w:rPr>
        <w:t xml:space="preserve"> אחת מכאן ואחת מכאן ואחת על גביהן</w:t>
      </w:r>
    </w:p>
    <w:p w14:paraId="0C1CC9F9" w14:textId="77777777" w:rsidR="00475904" w:rsidRDefault="00910F84" w:rsidP="00475904">
      <w:pPr>
        <w:pStyle w:val="36"/>
        <w:framePr w:wrap="notBeside"/>
        <w:rPr>
          <w:rtl/>
        </w:rPr>
      </w:pPr>
      <w:r w:rsidRPr="00C35A2C">
        <w:rPr>
          <w:rFonts w:hint="cs"/>
          <w:rtl/>
        </w:rPr>
        <w:t xml:space="preserve">-  </w:t>
      </w:r>
    </w:p>
    <w:p w14:paraId="7B3FC5FB" w14:textId="2C852D04" w:rsidR="00910F84" w:rsidRPr="00C35A2C" w:rsidRDefault="00910F84" w:rsidP="00592369">
      <w:pPr>
        <w:spacing w:after="120"/>
        <w:rPr>
          <w:rtl/>
        </w:rPr>
      </w:pPr>
      <w:r w:rsidRPr="00C35A2C">
        <w:rPr>
          <w:rFonts w:hint="cs"/>
          <w:rtl/>
        </w:rPr>
        <w:t xml:space="preserve">היינו בעיקר מרקוליס </w:t>
      </w:r>
      <w:r w:rsidRPr="00C35A2C">
        <w:rPr>
          <w:rtl/>
        </w:rPr>
        <w:t xml:space="preserve"> </w:t>
      </w:r>
    </w:p>
    <w:p w14:paraId="589B156F" w14:textId="698EE797" w:rsidR="00910F84" w:rsidRDefault="00910F84" w:rsidP="007F4D43">
      <w:pPr>
        <w:rPr>
          <w:rtl/>
        </w:rPr>
      </w:pPr>
      <w:r w:rsidRPr="0092713F">
        <w:rPr>
          <w:rStyle w:val="affff1"/>
          <w:rtl/>
        </w:rPr>
        <w:t>בי ינאי מלכא</w:t>
      </w:r>
      <w:r w:rsidRPr="00C35A2C">
        <w:rPr>
          <w:rtl/>
        </w:rPr>
        <w:t xml:space="preserve"> חרוב, </w:t>
      </w:r>
      <w:r w:rsidRPr="00C35A2C">
        <w:rPr>
          <w:rFonts w:hint="cs"/>
          <w:rtl/>
        </w:rPr>
        <w:t>באו עכו</w:t>
      </w:r>
      <w:r>
        <w:rPr>
          <w:rtl/>
        </w:rPr>
        <w:t>"</w:t>
      </w:r>
      <w:r w:rsidRPr="00C35A2C">
        <w:rPr>
          <w:rFonts w:hint="cs"/>
          <w:rtl/>
        </w:rPr>
        <w:t xml:space="preserve">ם והעמידו בו מרקוליס ובאו </w:t>
      </w:r>
      <w:r>
        <w:rPr>
          <w:rFonts w:hint="cs"/>
          <w:rtl/>
        </w:rPr>
        <w:t>עכו</w:t>
      </w:r>
      <w:r>
        <w:rPr>
          <w:rtl/>
        </w:rPr>
        <w:t>"</w:t>
      </w:r>
      <w:r>
        <w:rPr>
          <w:rFonts w:hint="cs"/>
          <w:rtl/>
        </w:rPr>
        <w:t>ם</w:t>
      </w:r>
      <w:r w:rsidRPr="00C35A2C">
        <w:rPr>
          <w:rFonts w:hint="cs"/>
          <w:rtl/>
        </w:rPr>
        <w:t xml:space="preserve"> אחרים שאינם עובדים למרקוליס לקחו וחיפו בהן דרכים </w:t>
      </w:r>
      <w:r w:rsidRPr="00C35A2C">
        <w:rPr>
          <w:rtl/>
        </w:rPr>
        <w:t xml:space="preserve">וסטרטאות, </w:t>
      </w:r>
      <w:r w:rsidR="007F4D43">
        <w:rPr>
          <w:rFonts w:hint="cs"/>
          <w:rtl/>
        </w:rPr>
        <w:t xml:space="preserve">- </w:t>
      </w:r>
      <w:r w:rsidRPr="00C35A2C">
        <w:rPr>
          <w:rFonts w:hint="cs"/>
          <w:rtl/>
        </w:rPr>
        <w:t xml:space="preserve">היו רבנן דפרשי והיו דלא פרשי </w:t>
      </w:r>
    </w:p>
    <w:p w14:paraId="70F2337D" w14:textId="77777777" w:rsidR="0092713F" w:rsidRDefault="00910F84" w:rsidP="0092713F">
      <w:pPr>
        <w:pStyle w:val="36"/>
        <w:framePr w:wrap="notBeside"/>
        <w:rPr>
          <w:rtl/>
        </w:rPr>
      </w:pPr>
      <w:r>
        <w:rPr>
          <w:rtl/>
        </w:rPr>
        <w:t>אר</w:t>
      </w:r>
      <w:r w:rsidRPr="00C35A2C">
        <w:rPr>
          <w:rFonts w:hint="cs"/>
          <w:rtl/>
        </w:rPr>
        <w:t>י</w:t>
      </w:r>
      <w:r>
        <w:rPr>
          <w:rtl/>
        </w:rPr>
        <w:t>"</w:t>
      </w:r>
      <w:r w:rsidRPr="00C35A2C">
        <w:rPr>
          <w:rFonts w:hint="cs"/>
          <w:rtl/>
        </w:rPr>
        <w:t>ו</w:t>
      </w:r>
      <w:r w:rsidRPr="00C35A2C">
        <w:rPr>
          <w:rtl/>
        </w:rPr>
        <w:t>:</w:t>
      </w:r>
    </w:p>
    <w:p w14:paraId="509228DA" w14:textId="49D14B22" w:rsidR="00910F84" w:rsidRPr="00C35A2C" w:rsidRDefault="00910F84" w:rsidP="00910F84">
      <w:pPr>
        <w:rPr>
          <w:rtl/>
        </w:rPr>
      </w:pPr>
      <w:r w:rsidRPr="00C35A2C">
        <w:rPr>
          <w:rtl/>
        </w:rPr>
        <w:t>בנן של קדושים</w:t>
      </w:r>
      <w:r>
        <w:rPr>
          <w:rStyle w:val="affff8"/>
          <w:rFonts w:hint="cs"/>
          <w:rtl/>
        </w:rPr>
        <w:t xml:space="preserve"> </w:t>
      </w:r>
      <w:r>
        <w:rPr>
          <w:rStyle w:val="affff1"/>
          <w:rFonts w:hint="cs"/>
          <w:rtl/>
          <w:rPrChange w:id="10122" w:author="מנוע אמוראים" w:date="2026-10-05T16:41:56Z">
            <w:rPr>
              <w:rStyle w:val="affff8"/>
              <w:rFonts w:hint="cs"/>
              <w:rtl/>
            </w:rPr>
          </w:rPrChange>
        </w:rPr>
        <w:t xml:space="preserve">רמב</w:t>
      </w:r>
      <w:r>
        <w:rPr>
          <w:rStyle w:val="affff1"/>
          <w:rtl/>
          <w:rPrChange w:id="10123" w:author="מנוע אמוראים" w:date="2026-10-05T16:41:56Z">
            <w:rPr>
              <w:rStyle w:val="affff8"/>
              <w:rtl/>
            </w:rPr>
          </w:rPrChange>
        </w:rPr>
        <w:t xml:space="preserve">"</w:t>
      </w:r>
      <w:r>
        <w:rPr>
          <w:rStyle w:val="affff1"/>
          <w:rFonts w:hint="cs"/>
          <w:rtl/>
          <w:rPrChange w:id="10124" w:author="מנוע אמוראים" w:date="2026-10-05T16:41:56Z">
            <w:rPr>
              <w:rStyle w:val="affff8"/>
              <w:rFonts w:hint="cs"/>
              <w:rtl/>
            </w:rPr>
          </w:rPrChange>
        </w:rPr>
        <w:t xml:space="preserve">ס</w:t>
      </w:r>
      <w:r>
        <w:rPr>
          <w:rFonts w:hint="cs"/>
          <w:rtl/>
        </w:rPr>
        <w:t xml:space="preserve"> דאפי' בצורת זוז לא הסתכל </w:t>
      </w:r>
      <w:r w:rsidRPr="00C35A2C">
        <w:rPr>
          <w:rtl/>
        </w:rPr>
        <w:t>מהלך עליהן, ואנ</w:t>
      </w:r>
      <w:r w:rsidR="007F4D43">
        <w:rPr>
          <w:rFonts w:hint="cs"/>
          <w:rtl/>
        </w:rPr>
        <w:t>ו</w:t>
      </w:r>
      <w:r w:rsidRPr="00C35A2C">
        <w:rPr>
          <w:rtl/>
        </w:rPr>
        <w:t xml:space="preserve"> נפרוש מהן? </w:t>
      </w:r>
    </w:p>
    <w:p w14:paraId="6C108777" w14:textId="77777777" w:rsidR="007F4D43" w:rsidRDefault="00910F84" w:rsidP="007F4D43">
      <w:pPr>
        <w:pStyle w:val="36"/>
        <w:framePr w:wrap="notBeside"/>
        <w:rPr>
          <w:rtl/>
        </w:rPr>
      </w:pPr>
      <w:r w:rsidRPr="00C35A2C">
        <w:rPr>
          <w:rtl/>
        </w:rPr>
        <w:t>מאן דפריש</w:t>
      </w:r>
      <w:r w:rsidRPr="00C35A2C">
        <w:rPr>
          <w:rFonts w:hint="cs"/>
          <w:rtl/>
        </w:rPr>
        <w:t xml:space="preserve"> </w:t>
      </w:r>
    </w:p>
    <w:p w14:paraId="123611C2" w14:textId="5E030D88" w:rsidR="00910F84" w:rsidRPr="00C35A2C" w:rsidRDefault="00910F84" w:rsidP="007F4D43">
      <w:pPr>
        <w:rPr>
          <w:rtl/>
        </w:rPr>
      </w:pPr>
      <w:r w:rsidRPr="0092713F">
        <w:rPr>
          <w:rStyle w:val="affff1"/>
          <w:rFonts w:hint="cs"/>
          <w:rtl/>
        </w:rPr>
        <w:t>ס</w:t>
      </w:r>
      <w:r w:rsidRPr="0092713F">
        <w:rPr>
          <w:rStyle w:val="affff1"/>
          <w:rtl/>
        </w:rPr>
        <w:t>"</w:t>
      </w:r>
      <w:r w:rsidR="007F4D43">
        <w:rPr>
          <w:rStyle w:val="affff1"/>
          <w:rFonts w:hint="cs"/>
          <w:rtl/>
        </w:rPr>
        <w:t>ל כ</w:t>
      </w:r>
      <w:r w:rsidRPr="0092713F">
        <w:rPr>
          <w:rStyle w:val="affff1"/>
          <w:rFonts w:hint="cs"/>
          <w:rtl/>
        </w:rPr>
        <w:t>רב:</w:t>
      </w:r>
      <w:r w:rsidRPr="00C35A2C">
        <w:rPr>
          <w:rtl/>
        </w:rPr>
        <w:t xml:space="preserve"> </w:t>
      </w:r>
      <w:r w:rsidR="007F4D43">
        <w:rPr>
          <w:rFonts w:hint="cs"/>
          <w:rtl/>
        </w:rPr>
        <w:t>ש</w:t>
      </w:r>
      <w:r w:rsidRPr="00C35A2C">
        <w:rPr>
          <w:rtl/>
        </w:rPr>
        <w:t xml:space="preserve">תקרובת </w:t>
      </w:r>
      <w:r w:rsidR="00592369">
        <w:rPr>
          <w:rFonts w:hint="cs"/>
          <w:rtl/>
        </w:rPr>
        <w:t xml:space="preserve">ע''ז </w:t>
      </w:r>
      <w:r w:rsidRPr="00C35A2C">
        <w:rPr>
          <w:rtl/>
        </w:rPr>
        <w:t xml:space="preserve">אין לה בטילה עולמית? </w:t>
      </w:r>
      <w:r w:rsidR="007F4D43">
        <w:rPr>
          <w:rStyle w:val="affff1"/>
          <w:rFonts w:hint="cs"/>
          <w:rtl/>
        </w:rPr>
        <w:t>ד</w:t>
      </w:r>
      <w:r w:rsidRPr="00FF1C37">
        <w:rPr>
          <w:rStyle w:val="afffd"/>
          <w:rFonts w:hint="cs"/>
          <w:rtl/>
        </w:rPr>
        <w:t>'</w:t>
      </w:r>
      <w:r w:rsidRPr="00FF1C37">
        <w:rPr>
          <w:rStyle w:val="afffd"/>
          <w:rtl/>
        </w:rPr>
        <w:t>ויצמדו לבעל פעור ויאכלו זבחי מתים</w:t>
      </w:r>
      <w:r w:rsidRPr="00C35A2C">
        <w:rPr>
          <w:rtl/>
        </w:rPr>
        <w:t xml:space="preserve"> מה מת אין לו בטילה לעולם, אף תקרובת </w:t>
      </w:r>
      <w:r w:rsidR="00592369">
        <w:rPr>
          <w:rFonts w:hint="cs"/>
          <w:rtl/>
        </w:rPr>
        <w:t xml:space="preserve">ע'' ז </w:t>
      </w:r>
    </w:p>
    <w:p w14:paraId="6DB1EB18" w14:textId="77777777" w:rsidR="007F4D43" w:rsidRDefault="00910F84" w:rsidP="007F4D43">
      <w:pPr>
        <w:pStyle w:val="36"/>
        <w:framePr w:wrap="notBeside"/>
        <w:rPr>
          <w:rtl/>
        </w:rPr>
      </w:pPr>
      <w:r w:rsidRPr="00C35A2C">
        <w:rPr>
          <w:rtl/>
        </w:rPr>
        <w:t>ומאן דלא פריש</w:t>
      </w:r>
    </w:p>
    <w:p w14:paraId="13EF7D0E" w14:textId="570CC708" w:rsidR="00910F84" w:rsidRPr="00C35A2C" w:rsidRDefault="00910F84" w:rsidP="00592369">
      <w:pPr>
        <w:spacing w:after="120"/>
        <w:rPr>
          <w:rtl/>
        </w:rPr>
      </w:pPr>
      <w:r w:rsidRPr="00592369">
        <w:rPr>
          <w:rStyle w:val="affff1"/>
          <w:rtl/>
        </w:rPr>
        <w:t>אמר:</w:t>
      </w:r>
      <w:r w:rsidRPr="00C35A2C">
        <w:rPr>
          <w:rtl/>
        </w:rPr>
        <w:t xml:space="preserve"> בעינא כעין פנים וליכא</w:t>
      </w:r>
    </w:p>
    <w:p w14:paraId="659D418C" w14:textId="77777777" w:rsidR="00910F84" w:rsidRPr="00C35A2C" w:rsidRDefault="00910F84" w:rsidP="00910F84">
      <w:pPr>
        <w:pStyle w:val="aff6"/>
        <w:framePr w:wrap="around"/>
        <w:rPr>
          <w:rtl/>
        </w:rPr>
      </w:pPr>
      <w:r w:rsidRPr="00C35A2C">
        <w:rPr>
          <w:rFonts w:hint="cs"/>
          <w:rtl/>
        </w:rPr>
        <w:t xml:space="preserve">נ: </w:t>
      </w:r>
    </w:p>
    <w:p w14:paraId="2FCEDEAA" w14:textId="77777777" w:rsidR="0092713F" w:rsidRDefault="00910F84" w:rsidP="0092713F">
      <w:pPr>
        <w:pStyle w:val="36"/>
        <w:framePr w:wrap="notBeside"/>
        <w:rPr>
          <w:rtl/>
        </w:rPr>
      </w:pPr>
      <w:r w:rsidRPr="00C35A2C">
        <w:rPr>
          <w:rFonts w:hint="cs"/>
          <w:rtl/>
        </w:rPr>
        <w:t>ריב</w:t>
      </w:r>
      <w:r>
        <w:rPr>
          <w:rtl/>
        </w:rPr>
        <w:t>"</w:t>
      </w:r>
      <w:r w:rsidRPr="00C35A2C">
        <w:rPr>
          <w:rFonts w:hint="cs"/>
          <w:rtl/>
        </w:rPr>
        <w:t>א</w:t>
      </w:r>
      <w:r w:rsidRPr="00C35A2C">
        <w:rPr>
          <w:rtl/>
        </w:rPr>
        <w:t>:</w:t>
      </w:r>
    </w:p>
    <w:p w14:paraId="7E508C1B" w14:textId="77777777" w:rsidR="007A2EFD" w:rsidRDefault="00910F84" w:rsidP="00910F84">
      <w:pPr>
        <w:rPr>
          <w:rtl/>
        </w:rPr>
      </w:pPr>
      <w:r w:rsidRPr="007A2EFD">
        <w:rPr>
          <w:rStyle w:val="affff1"/>
          <w:rFonts w:hint="cs"/>
          <w:rtl/>
        </w:rPr>
        <w:t>הזדמנן רב'יר למקומנו</w:t>
      </w:r>
      <w:r w:rsidRPr="00C35A2C">
        <w:rPr>
          <w:rFonts w:hint="cs"/>
          <w:rtl/>
        </w:rPr>
        <w:t xml:space="preserve"> </w:t>
      </w:r>
      <w:r w:rsidRPr="007A2EFD">
        <w:rPr>
          <w:rStyle w:val="affff1"/>
          <w:rFonts w:hint="cs"/>
          <w:rtl/>
        </w:rPr>
        <w:t>ובא והביא מתני' בידו</w:t>
      </w:r>
      <w:r w:rsidRPr="007A2EFD">
        <w:rPr>
          <w:rStyle w:val="affff1"/>
          <w:rtl/>
        </w:rPr>
        <w:t>:</w:t>
      </w:r>
      <w:r w:rsidRPr="00C35A2C">
        <w:rPr>
          <w:rtl/>
        </w:rPr>
        <w:t xml:space="preserve"> </w:t>
      </w:r>
    </w:p>
    <w:p w14:paraId="5A5536D1" w14:textId="294E2575" w:rsidR="007A2EFD" w:rsidRDefault="007A2EFD" w:rsidP="00910F84">
      <w:pPr>
        <w:rPr>
          <w:rtl/>
        </w:rPr>
      </w:pPr>
      <w:r>
        <w:rPr>
          <w:rFonts w:hint="cs"/>
          <w:rtl/>
        </w:rPr>
        <w:t xml:space="preserve">גוי </w:t>
      </w:r>
      <w:r w:rsidR="00910F84" w:rsidRPr="00C35A2C">
        <w:rPr>
          <w:rtl/>
        </w:rPr>
        <w:t xml:space="preserve">שהביא אבנים מן המרקוליס וחיפה בהן דרכים וטרטיאות -מותרות, </w:t>
      </w:r>
    </w:p>
    <w:p w14:paraId="5CE8924A" w14:textId="006914F2" w:rsidR="00910F84" w:rsidRDefault="00910F84" w:rsidP="00910F84">
      <w:pPr>
        <w:rPr>
          <w:rtl/>
        </w:rPr>
      </w:pPr>
      <w:r w:rsidRPr="007A2EFD">
        <w:rPr>
          <w:rStyle w:val="afff"/>
          <w:rtl/>
        </w:rPr>
        <w:t>ישראל</w:t>
      </w:r>
      <w:r w:rsidRPr="00C35A2C">
        <w:rPr>
          <w:rtl/>
        </w:rPr>
        <w:t xml:space="preserve"> שהביא אבנים מן המרקוליס וחיפה בהן דרכים וסרטיאות - אסורות, ולית נגר ולא בר נגר דיפרקינה.</w:t>
      </w:r>
    </w:p>
    <w:p w14:paraId="3C12D2F1" w14:textId="77777777" w:rsidR="0092713F" w:rsidRDefault="00910F84" w:rsidP="0092713F">
      <w:pPr>
        <w:pStyle w:val="36"/>
        <w:framePr w:wrap="notBeside"/>
        <w:rPr>
          <w:rtl/>
        </w:rPr>
      </w:pPr>
      <w:r>
        <w:rPr>
          <w:rtl/>
        </w:rPr>
        <w:t>אר"</w:t>
      </w:r>
      <w:r w:rsidRPr="00C35A2C">
        <w:rPr>
          <w:rFonts w:hint="cs"/>
          <w:rtl/>
        </w:rPr>
        <w:t>ש</w:t>
      </w:r>
      <w:r w:rsidRPr="00C35A2C">
        <w:rPr>
          <w:rtl/>
        </w:rPr>
        <w:t>:</w:t>
      </w:r>
    </w:p>
    <w:p w14:paraId="23E60FB0" w14:textId="1E73995E" w:rsidR="0092713F" w:rsidRDefault="00910F84" w:rsidP="00592369">
      <w:pPr>
        <w:spacing w:after="120"/>
        <w:rPr>
          <w:rtl/>
        </w:rPr>
      </w:pPr>
      <w:r w:rsidRPr="00C35A2C">
        <w:rPr>
          <w:rtl/>
        </w:rPr>
        <w:t>אנ</w:t>
      </w:r>
      <w:r w:rsidR="007A2EFD">
        <w:rPr>
          <w:rFonts w:hint="cs"/>
          <w:rtl/>
        </w:rPr>
        <w:t>י</w:t>
      </w:r>
      <w:r w:rsidRPr="00C35A2C">
        <w:rPr>
          <w:rtl/>
        </w:rPr>
        <w:t xml:space="preserve"> לא </w:t>
      </w:r>
      <w:r w:rsidRPr="00C35A2C">
        <w:rPr>
          <w:rFonts w:hint="cs"/>
          <w:rtl/>
        </w:rPr>
        <w:t xml:space="preserve">חכם ולא בן חכם ותירצתי- דבעינא שיהא כעין פנים </w:t>
      </w:r>
      <w:r w:rsidRPr="00592369">
        <w:rPr>
          <w:rStyle w:val="affff8"/>
          <w:rFonts w:hint="cs"/>
          <w:rtl/>
        </w:rPr>
        <w:t>[כדבר הקרב בביהמ</w:t>
      </w:r>
      <w:r w:rsidRPr="00592369">
        <w:rPr>
          <w:rStyle w:val="affff8"/>
          <w:rtl/>
        </w:rPr>
        <w:t>"</w:t>
      </w:r>
      <w:r w:rsidRPr="00592369">
        <w:rPr>
          <w:rStyle w:val="affff8"/>
          <w:rFonts w:hint="cs"/>
          <w:rtl/>
        </w:rPr>
        <w:t>ק]</w:t>
      </w:r>
      <w:r w:rsidRPr="00C35A2C">
        <w:rPr>
          <w:rFonts w:hint="cs"/>
          <w:rtl/>
        </w:rPr>
        <w:t xml:space="preserve"> וליכ</w:t>
      </w:r>
      <w:r w:rsidR="00592369">
        <w:rPr>
          <w:rFonts w:hint="cs"/>
          <w:rtl/>
        </w:rPr>
        <w:t>א</w:t>
      </w:r>
    </w:p>
    <w:p w14:paraId="7FB595A4" w14:textId="77777777" w:rsidR="0092713F" w:rsidRDefault="00910F84" w:rsidP="0092713F">
      <w:pPr>
        <w:pStyle w:val="36"/>
        <w:framePr w:wrap="notBeside"/>
        <w:rPr>
          <w:rtl/>
        </w:rPr>
      </w:pPr>
      <w:r w:rsidRPr="0092713F">
        <w:rPr>
          <w:rtl/>
        </w:rPr>
        <w:t>אר</w:t>
      </w:r>
      <w:r w:rsidRPr="0092713F">
        <w:rPr>
          <w:rFonts w:hint="cs"/>
          <w:rtl/>
        </w:rPr>
        <w:t>יב</w:t>
      </w:r>
      <w:r w:rsidRPr="0092713F">
        <w:rPr>
          <w:rtl/>
        </w:rPr>
        <w:t>"</w:t>
      </w:r>
      <w:r w:rsidRPr="0092713F">
        <w:rPr>
          <w:rFonts w:hint="cs"/>
          <w:rtl/>
        </w:rPr>
        <w:t>א</w:t>
      </w:r>
      <w:r w:rsidRPr="0092713F">
        <w:rPr>
          <w:rtl/>
        </w:rPr>
        <w:t>:</w:t>
      </w:r>
    </w:p>
    <w:p w14:paraId="1979E7DC" w14:textId="3D8DBD95" w:rsidR="00910F84" w:rsidRPr="00C35A2C" w:rsidRDefault="00910F84" w:rsidP="007A2EFD">
      <w:pPr>
        <w:rPr>
          <w:rtl/>
        </w:rPr>
      </w:pPr>
      <w:r w:rsidRPr="007A2EFD">
        <w:rPr>
          <w:rStyle w:val="affff1"/>
          <w:rFonts w:hint="cs"/>
          <w:rtl/>
        </w:rPr>
        <w:t>הזדמן רבי</w:t>
      </w:r>
      <w:r w:rsidRPr="007A2EFD">
        <w:rPr>
          <w:rStyle w:val="affff1"/>
          <w:rtl/>
        </w:rPr>
        <w:t>"</w:t>
      </w:r>
      <w:r w:rsidRPr="007A2EFD">
        <w:rPr>
          <w:rStyle w:val="affff1"/>
          <w:rFonts w:hint="cs"/>
          <w:rtl/>
        </w:rPr>
        <w:t>ר למקומנו והביא משנה בידו</w:t>
      </w:r>
      <w:r w:rsidRPr="007A2EFD">
        <w:rPr>
          <w:rStyle w:val="affff1"/>
          <w:rtl/>
        </w:rPr>
        <w:t>:</w:t>
      </w:r>
      <w:r w:rsidRPr="00C35A2C">
        <w:rPr>
          <w:rtl/>
        </w:rPr>
        <w:t xml:space="preserve"> מתליעין ומזהמין בשביעית ואין מתליעין ומזהמין במועד, כאן וכאן אין מגזמין, וסכין שמן לגזום בין במועד בין בשביעית, ולית נגר ולא בר נגר דיפרקינה.</w:t>
      </w:r>
    </w:p>
    <w:p w14:paraId="53765953" w14:textId="07127221" w:rsidR="0092713F" w:rsidRDefault="007A2EFD" w:rsidP="0092713F">
      <w:pPr>
        <w:pStyle w:val="36"/>
        <w:framePr w:wrap="notBeside"/>
        <w:rPr>
          <w:rtl/>
        </w:rPr>
      </w:pPr>
      <w:r>
        <w:rPr>
          <w:rFonts w:hint="cs"/>
          <w:rtl/>
        </w:rPr>
        <w:t>-</w:t>
      </w:r>
      <w:r w:rsidR="00910F84" w:rsidRPr="00C35A2C">
        <w:rPr>
          <w:rtl/>
        </w:rPr>
        <w:t xml:space="preserve">רבינא: </w:t>
      </w:r>
    </w:p>
    <w:p w14:paraId="74C0944C" w14:textId="41E6EF47" w:rsidR="00910F84" w:rsidRPr="00C35A2C" w:rsidRDefault="00910F84" w:rsidP="00910F84">
      <w:pPr>
        <w:rPr>
          <w:b/>
          <w:bCs/>
          <w:rtl/>
        </w:rPr>
      </w:pPr>
      <w:r w:rsidRPr="00C35A2C">
        <w:rPr>
          <w:b/>
          <w:bCs/>
          <w:rtl/>
        </w:rPr>
        <w:t>אנ</w:t>
      </w:r>
      <w:r w:rsidRPr="00C35A2C">
        <w:rPr>
          <w:rFonts w:hint="cs"/>
          <w:b/>
          <w:bCs/>
          <w:rtl/>
        </w:rPr>
        <w:t xml:space="preserve">י לא חכם ולא בן חכם ופרקינן ליה </w:t>
      </w:r>
    </w:p>
    <w:p w14:paraId="4E4BE782" w14:textId="140D1370" w:rsidR="0092713F" w:rsidRDefault="00910F84" w:rsidP="0092713F">
      <w:pPr>
        <w:pStyle w:val="36"/>
        <w:framePr w:wrap="notBeside"/>
        <w:rPr>
          <w:rtl/>
        </w:rPr>
      </w:pPr>
      <w:r w:rsidRPr="00C35A2C">
        <w:rPr>
          <w:rtl/>
        </w:rPr>
        <w:t xml:space="preserve">• </w:t>
      </w:r>
      <w:r w:rsidR="007A2EFD">
        <w:rPr>
          <w:rFonts w:hint="cs"/>
          <w:rtl/>
        </w:rPr>
        <w:t>אי קשיא</w:t>
      </w:r>
    </w:p>
    <w:p w14:paraId="1B061C5A" w14:textId="0C599A5C" w:rsidR="00910F84" w:rsidRPr="00C35A2C" w:rsidRDefault="00910F84" w:rsidP="00910F84">
      <w:pPr>
        <w:rPr>
          <w:rtl/>
        </w:rPr>
      </w:pPr>
      <w:r w:rsidRPr="00C35A2C">
        <w:rPr>
          <w:rFonts w:hint="cs"/>
          <w:rtl/>
        </w:rPr>
        <w:t>מועד אשביעית הא שביעית מלאכה דאסר תורה אבל טירחה מותרת משא</w:t>
      </w:r>
      <w:r>
        <w:rPr>
          <w:rtl/>
        </w:rPr>
        <w:t>"</w:t>
      </w:r>
      <w:r w:rsidRPr="00C35A2C">
        <w:rPr>
          <w:rFonts w:hint="cs"/>
          <w:rtl/>
        </w:rPr>
        <w:t xml:space="preserve">כ מועד דאפי' טירחה אסורה </w:t>
      </w:r>
    </w:p>
    <w:p w14:paraId="5A5529AA" w14:textId="67619195" w:rsidR="00592369" w:rsidRDefault="007A2EFD" w:rsidP="00592369">
      <w:pPr>
        <w:pStyle w:val="36"/>
        <w:framePr w:wrap="notBeside"/>
        <w:rPr>
          <w:rtl/>
        </w:rPr>
      </w:pPr>
      <w:r>
        <w:rPr>
          <w:rFonts w:hint="cs"/>
          <w:rtl/>
        </w:rPr>
        <w:t>ואי קשיא</w:t>
      </w:r>
    </w:p>
    <w:p w14:paraId="547A5C2C" w14:textId="0E2957C7" w:rsidR="00910F84" w:rsidRPr="00C35A2C" w:rsidRDefault="00910F84" w:rsidP="00910F84">
      <w:pPr>
        <w:rPr>
          <w:rtl/>
        </w:rPr>
      </w:pPr>
      <w:r w:rsidRPr="00C35A2C">
        <w:rPr>
          <w:rFonts w:hint="cs"/>
          <w:rtl/>
        </w:rPr>
        <w:t>זיהום דשרי אגיזום דאס</w:t>
      </w:r>
      <w:r w:rsidR="007A2EFD">
        <w:rPr>
          <w:rFonts w:hint="cs"/>
          <w:rtl/>
        </w:rPr>
        <w:t>ו</w:t>
      </w:r>
      <w:r w:rsidRPr="00C35A2C">
        <w:rPr>
          <w:rFonts w:hint="cs"/>
          <w:rtl/>
        </w:rPr>
        <w:t>ר הא גיזום אוקמי אילנא ושרי משא</w:t>
      </w:r>
      <w:r>
        <w:rPr>
          <w:rtl/>
        </w:rPr>
        <w:t>"</w:t>
      </w:r>
      <w:r w:rsidRPr="00C35A2C">
        <w:rPr>
          <w:rFonts w:hint="cs"/>
          <w:rtl/>
        </w:rPr>
        <w:t>כ גיזום אברויי אילנא ואסור</w:t>
      </w:r>
    </w:p>
    <w:p w14:paraId="0B0A7843" w14:textId="67B020CD" w:rsidR="00592369" w:rsidRDefault="007A2EFD" w:rsidP="00592369">
      <w:pPr>
        <w:pStyle w:val="36"/>
        <w:framePr w:wrap="notBeside"/>
        <w:rPr>
          <w:rtl/>
        </w:rPr>
      </w:pPr>
      <w:r>
        <w:rPr>
          <w:rFonts w:hint="cs"/>
          <w:rtl/>
        </w:rPr>
        <w:t>ואי קשיא</w:t>
      </w:r>
      <w:r w:rsidR="00910F84" w:rsidRPr="00C35A2C">
        <w:rPr>
          <w:rtl/>
        </w:rPr>
        <w:t xml:space="preserve"> </w:t>
      </w:r>
    </w:p>
    <w:p w14:paraId="662471FC" w14:textId="4C6EDAE8" w:rsidR="00592369" w:rsidRDefault="00910F84" w:rsidP="00910F84">
      <w:pPr>
        <w:rPr>
          <w:rtl/>
        </w:rPr>
      </w:pPr>
      <w:r w:rsidRPr="00C35A2C">
        <w:rPr>
          <w:rFonts w:hint="cs"/>
          <w:rtl/>
        </w:rPr>
        <w:t xml:space="preserve">זיהום אזיהום </w:t>
      </w:r>
      <w:r w:rsidRPr="00592369">
        <w:rPr>
          <w:rStyle w:val="affff1"/>
          <w:rFonts w:hint="cs"/>
          <w:rtl/>
        </w:rPr>
        <w:t>דתני:</w:t>
      </w:r>
      <w:r w:rsidRPr="00C35A2C">
        <w:rPr>
          <w:rFonts w:hint="cs"/>
          <w:rtl/>
        </w:rPr>
        <w:t xml:space="preserve"> </w:t>
      </w:r>
      <w:r w:rsidRPr="00C35A2C">
        <w:rPr>
          <w:rtl/>
        </w:rPr>
        <w:t xml:space="preserve">מתליעין ומזהמין בשביעית, </w:t>
      </w:r>
    </w:p>
    <w:p w14:paraId="439934B8" w14:textId="77777777" w:rsidR="007A2EFD" w:rsidRDefault="00910F84" w:rsidP="007A2EFD">
      <w:pPr>
        <w:pStyle w:val="36"/>
        <w:framePr w:wrap="notBeside"/>
        <w:rPr>
          <w:rtl/>
        </w:rPr>
      </w:pPr>
      <w:r w:rsidRPr="00592369">
        <w:rPr>
          <w:rStyle w:val="affff1"/>
          <w:rtl/>
        </w:rPr>
        <w:t>ורמינהי:</w:t>
      </w:r>
    </w:p>
    <w:p w14:paraId="752ED5A7" w14:textId="7B428FF2" w:rsidR="00910F84" w:rsidRPr="00C35A2C" w:rsidRDefault="00910F84" w:rsidP="00910F84">
      <w:pPr>
        <w:rPr>
          <w:rtl/>
        </w:rPr>
      </w:pPr>
      <w:r>
        <w:rPr>
          <w:rtl/>
        </w:rPr>
        <w:t xml:space="preserve"> מזהמין הנטיעות, וכורכין אותן, וקוטמין אותן, ועושין להם בתים, ומשקין אותן עד </w:t>
      </w:r>
      <w:r>
        <w:rPr>
          <w:rStyle w:val="affff1"/>
          <w:rtl/>
          <w:rPrChange w:id="10125" w:author="מנוע אמוראים" w:date="2026-10-05T16:41:56Z">
            <w:rPr>
              <w:rtl/>
            </w:rPr>
          </w:rPrChange>
        </w:rPr>
        <w:t xml:space="preserve">ר</w:t>
      </w:r>
      <w:r>
        <w:rPr>
          <w:rStyle w:val="affff1"/>
          <w:rtl/>
          <w:rPrChange w:id="10126" w:author="מנוע אמוראים" w:date="2026-10-05T16:41:56Z">
            <w:rPr>
              <w:rtl/>
            </w:rPr>
          </w:rPrChange>
        </w:rPr>
        <w:t xml:space="preserve">"</w:t>
      </w:r>
      <w:r>
        <w:rPr>
          <w:rStyle w:val="affff1"/>
          <w:rtl/>
          <w:rPrChange w:id="10127" w:author="מנוע אמוראים" w:date="2026-10-05T16:41:56Z">
            <w:rPr>
              <w:rtl/>
            </w:rPr>
          </w:rPrChange>
        </w:rPr>
        <w:t xml:space="preserve">ה</w:t>
      </w:r>
      <w:r>
        <w:rPr>
          <w:rtl/>
        </w:rPr>
        <w:t xml:space="preserve">; </w:t>
      </w:r>
      <w:r w:rsidRPr="00C35A2C">
        <w:rPr>
          <w:rFonts w:hint="cs"/>
          <w:rtl/>
        </w:rPr>
        <w:t xml:space="preserve"> ומשמע אבל </w:t>
      </w:r>
      <w:r w:rsidRPr="00C35A2C">
        <w:rPr>
          <w:rtl/>
        </w:rPr>
        <w:t xml:space="preserve">בשביעית לא! </w:t>
      </w:r>
    </w:p>
    <w:p w14:paraId="063B205C" w14:textId="77777777" w:rsidR="00592369" w:rsidRDefault="00910F84" w:rsidP="00592369">
      <w:pPr>
        <w:pStyle w:val="36"/>
        <w:framePr w:wrap="notBeside"/>
        <w:rPr>
          <w:rtl/>
        </w:rPr>
      </w:pPr>
      <w:r>
        <w:rPr>
          <w:rtl/>
        </w:rPr>
        <w:t xml:space="preserve">- </w:t>
      </w:r>
      <w:r w:rsidRPr="00C35A2C">
        <w:rPr>
          <w:rFonts w:hint="cs"/>
          <w:rtl/>
        </w:rPr>
        <w:t>דלמא כרעב</w:t>
      </w:r>
      <w:r>
        <w:rPr>
          <w:rtl/>
        </w:rPr>
        <w:t>"</w:t>
      </w:r>
      <w:r w:rsidRPr="00C35A2C">
        <w:rPr>
          <w:rFonts w:hint="cs"/>
          <w:rtl/>
        </w:rPr>
        <w:t>ח</w:t>
      </w:r>
    </w:p>
    <w:p w14:paraId="20C7676C" w14:textId="0DF010F5" w:rsidR="00910F84" w:rsidRPr="00C35A2C" w:rsidRDefault="00910F84" w:rsidP="007A2EFD">
      <w:r w:rsidRPr="00C35A2C">
        <w:rPr>
          <w:rFonts w:hint="cs"/>
          <w:rtl/>
        </w:rPr>
        <w:t xml:space="preserve">דב' קשקושי יש, </w:t>
      </w:r>
      <w:r w:rsidRPr="007A2EFD">
        <w:rPr>
          <w:rStyle w:val="affff1"/>
          <w:rFonts w:hint="cs"/>
          <w:rtl/>
        </w:rPr>
        <w:t>חד</w:t>
      </w:r>
      <w:r w:rsidRPr="00C35A2C">
        <w:rPr>
          <w:rFonts w:hint="cs"/>
          <w:rtl/>
        </w:rPr>
        <w:t xml:space="preserve"> </w:t>
      </w:r>
      <w:r w:rsidR="007A2EFD">
        <w:rPr>
          <w:rFonts w:hint="cs"/>
          <w:rtl/>
        </w:rPr>
        <w:t xml:space="preserve">להברות האילן </w:t>
      </w:r>
      <w:r w:rsidRPr="00C35A2C">
        <w:rPr>
          <w:rtl/>
        </w:rPr>
        <w:t xml:space="preserve">אסור, </w:t>
      </w:r>
      <w:r w:rsidR="007A2EFD">
        <w:rPr>
          <w:rFonts w:hint="cs"/>
          <w:rtl/>
        </w:rPr>
        <w:t xml:space="preserve">ולסתום שורשים </w:t>
      </w:r>
      <w:r w:rsidRPr="00C35A2C">
        <w:rPr>
          <w:rtl/>
        </w:rPr>
        <w:t xml:space="preserve">שרי; </w:t>
      </w:r>
    </w:p>
    <w:p w14:paraId="748C3642" w14:textId="77777777" w:rsidR="00592369" w:rsidRDefault="00910F84" w:rsidP="00592369">
      <w:pPr>
        <w:pStyle w:val="36"/>
        <w:framePr w:wrap="notBeside"/>
        <w:rPr>
          <w:rtl/>
        </w:rPr>
      </w:pPr>
      <w:r w:rsidRPr="00C35A2C">
        <w:rPr>
          <w:rtl/>
        </w:rPr>
        <w:lastRenderedPageBreak/>
        <w:t>ה</w:t>
      </w:r>
      <w:r>
        <w:rPr>
          <w:rtl/>
        </w:rPr>
        <w:t>"</w:t>
      </w:r>
      <w:r w:rsidRPr="00C35A2C">
        <w:rPr>
          <w:rtl/>
        </w:rPr>
        <w:t xml:space="preserve">נ </w:t>
      </w:r>
    </w:p>
    <w:p w14:paraId="1CD76889" w14:textId="14F9055E" w:rsidR="00910F84" w:rsidRPr="00C35A2C" w:rsidRDefault="00910F84" w:rsidP="00910F84">
      <w:pPr>
        <w:rPr>
          <w:rtl/>
        </w:rPr>
      </w:pPr>
      <w:r w:rsidRPr="00C35A2C">
        <w:rPr>
          <w:rtl/>
        </w:rPr>
        <w:t xml:space="preserve">תרי זיהמומי הוי, חד </w:t>
      </w:r>
      <w:r w:rsidR="007A2EFD">
        <w:rPr>
          <w:rFonts w:hint="cs"/>
          <w:rtl/>
        </w:rPr>
        <w:t xml:space="preserve">להעמיד </w:t>
      </w:r>
      <w:r w:rsidR="007A2EFD">
        <w:rPr>
          <w:rStyle w:val="affff8"/>
          <w:rFonts w:hint="cs"/>
          <w:rtl/>
        </w:rPr>
        <w:t xml:space="preserve">להציל </w:t>
      </w:r>
      <w:r w:rsidR="007A2EFD">
        <w:rPr>
          <w:rFonts w:hint="cs"/>
          <w:rtl/>
        </w:rPr>
        <w:t>האילן מותר</w:t>
      </w:r>
      <w:r w:rsidRPr="00C35A2C">
        <w:rPr>
          <w:rtl/>
        </w:rPr>
        <w:t xml:space="preserve">, </w:t>
      </w:r>
      <w:r w:rsidR="007A2EFD">
        <w:rPr>
          <w:rFonts w:hint="cs"/>
          <w:rtl/>
        </w:rPr>
        <w:t>ולהברות אסור</w:t>
      </w:r>
    </w:p>
    <w:p w14:paraId="26F74BC7" w14:textId="77777777" w:rsidR="007A2EFD" w:rsidRDefault="00910F84" w:rsidP="007A2EFD">
      <w:pPr>
        <w:pStyle w:val="36"/>
        <w:framePr w:wrap="notBeside"/>
        <w:rPr>
          <w:rtl/>
        </w:rPr>
      </w:pPr>
      <w:r w:rsidRPr="00C35A2C">
        <w:rPr>
          <w:rtl/>
        </w:rPr>
        <w:t xml:space="preserve">• </w:t>
      </w:r>
      <w:r w:rsidRPr="00C35A2C">
        <w:rPr>
          <w:rFonts w:hint="cs"/>
          <w:rtl/>
        </w:rPr>
        <w:t xml:space="preserve">ואי קשיא </w:t>
      </w:r>
    </w:p>
    <w:p w14:paraId="0B960FBD" w14:textId="77777777" w:rsidR="007A2EFD" w:rsidRDefault="00910F84" w:rsidP="00910F84">
      <w:pPr>
        <w:rPr>
          <w:rtl/>
        </w:rPr>
      </w:pPr>
      <w:r w:rsidRPr="00C35A2C">
        <w:rPr>
          <w:rFonts w:hint="cs"/>
          <w:rtl/>
        </w:rPr>
        <w:t>סיכה אסיכה</w:t>
      </w:r>
      <w:r>
        <w:rPr>
          <w:rFonts w:hint="cs"/>
          <w:rtl/>
        </w:rPr>
        <w:t xml:space="preserve"> </w:t>
      </w:r>
      <w:r w:rsidR="007A2EFD">
        <w:rPr>
          <w:rFonts w:hint="cs"/>
          <w:rtl/>
        </w:rPr>
        <w:t xml:space="preserve">דתני </w:t>
      </w:r>
      <w:r w:rsidRPr="00C35A2C">
        <w:rPr>
          <w:rtl/>
        </w:rPr>
        <w:t xml:space="preserve">סכין שמן לגזום בין במועד ובין בשביעית, </w:t>
      </w:r>
    </w:p>
    <w:p w14:paraId="02DE8495" w14:textId="77777777" w:rsidR="007A2EFD" w:rsidRDefault="00910F84" w:rsidP="007A2EFD">
      <w:pPr>
        <w:pStyle w:val="36"/>
        <w:framePr w:wrap="notBeside"/>
        <w:rPr>
          <w:rtl/>
        </w:rPr>
      </w:pPr>
      <w:r w:rsidRPr="00C35A2C">
        <w:rPr>
          <w:rtl/>
        </w:rPr>
        <w:t>ורמינהי:</w:t>
      </w:r>
    </w:p>
    <w:p w14:paraId="52C570BD" w14:textId="6096397D" w:rsidR="007A2EFD" w:rsidRDefault="00910F84" w:rsidP="00910F84">
      <w:pPr>
        <w:rPr>
          <w:rtl/>
        </w:rPr>
      </w:pPr>
      <w:r>
        <w:rPr>
          <w:rtl/>
        </w:rPr>
        <w:t xml:space="preserve">סכין את הפגין, ומנקבין, ומפטמין אותן עד </w:t>
      </w:r>
      <w:r>
        <w:rPr>
          <w:rStyle w:val="affff1"/>
          <w:rtl/>
          <w:rPrChange w:id="10128" w:author="מנוע אמוראים" w:date="2026-10-05T16:41:56Z">
            <w:rPr>
              <w:rtl/>
            </w:rPr>
          </w:rPrChange>
        </w:rPr>
        <w:t xml:space="preserve">ר</w:t>
      </w:r>
      <w:r>
        <w:rPr>
          <w:rStyle w:val="affff1"/>
          <w:rtl/>
          <w:rPrChange w:id="10129" w:author="מנוע אמוראים" w:date="2026-10-05T16:41:56Z">
            <w:rPr>
              <w:rtl/>
            </w:rPr>
          </w:rPrChange>
        </w:rPr>
        <w:t xml:space="preserve">"</w:t>
      </w:r>
      <w:r>
        <w:rPr>
          <w:rStyle w:val="affff1"/>
          <w:rtl/>
          <w:rPrChange w:id="10130" w:author="מנוע אמוראים" w:date="2026-10-05T16:41:56Z">
            <w:rPr>
              <w:rtl/>
            </w:rPr>
          </w:rPrChange>
        </w:rPr>
        <w:t xml:space="preserve">ה</w:t>
      </w:r>
      <w:r>
        <w:rPr>
          <w:rtl/>
        </w:rPr>
        <w:t xml:space="preserve">; </w:t>
      </w:r>
      <w:r w:rsidRPr="00C35A2C">
        <w:rPr>
          <w:rFonts w:hint="cs"/>
          <w:rtl/>
        </w:rPr>
        <w:t xml:space="preserve"> ומשמע </w:t>
      </w:r>
      <w:r w:rsidRPr="00C35A2C">
        <w:rPr>
          <w:rtl/>
        </w:rPr>
        <w:t xml:space="preserve">בשביעית לא! </w:t>
      </w:r>
    </w:p>
    <w:p w14:paraId="0ED2227E" w14:textId="65679B80" w:rsidR="00910F84" w:rsidRPr="00C35A2C" w:rsidRDefault="00910F84" w:rsidP="00910F84">
      <w:pPr>
        <w:rPr>
          <w:rtl/>
        </w:rPr>
      </w:pPr>
      <w:r w:rsidRPr="00C35A2C">
        <w:rPr>
          <w:rFonts w:hint="cs"/>
          <w:rtl/>
        </w:rPr>
        <w:t xml:space="preserve">הא כאן </w:t>
      </w:r>
      <w:r w:rsidRPr="00C35A2C">
        <w:rPr>
          <w:rtl/>
        </w:rPr>
        <w:t xml:space="preserve">אוקומי אילנא ושרי, התם פטומי פירא ואסור! </w:t>
      </w:r>
    </w:p>
    <w:p w14:paraId="66B46050" w14:textId="6E93A1BA" w:rsidR="007A2EFD" w:rsidRDefault="007A2EFD" w:rsidP="007A2EFD">
      <w:pPr>
        <w:pStyle w:val="36"/>
        <w:framePr w:wrap="notBeside"/>
        <w:rPr>
          <w:rtl/>
        </w:rPr>
      </w:pPr>
      <w:r>
        <w:rPr>
          <w:rFonts w:hint="cs"/>
          <w:rtl/>
        </w:rPr>
        <w:t>וענהו:</w:t>
      </w:r>
    </w:p>
    <w:p w14:paraId="36597A88" w14:textId="77777777" w:rsidR="007A2EFD" w:rsidRDefault="00910F84" w:rsidP="00910F84">
      <w:pPr>
        <w:rPr>
          <w:rStyle w:val="affff1"/>
          <w:rtl/>
        </w:rPr>
      </w:pPr>
      <w:r w:rsidRPr="00C35A2C">
        <w:rPr>
          <w:rtl/>
        </w:rPr>
        <w:t>סיכה דמועד אזיהום דמועד</w:t>
      </w:r>
      <w:r>
        <w:rPr>
          <w:rtl/>
        </w:rPr>
        <w:t xml:space="preserve"> </w:t>
      </w:r>
      <w:r w:rsidRPr="00C35A2C">
        <w:rPr>
          <w:rtl/>
        </w:rPr>
        <w:t xml:space="preserve">קשיא ליה, מכדי האי אוקומי והאי אוקומי, </w:t>
      </w:r>
      <w:r w:rsidR="007A2EFD">
        <w:rPr>
          <w:rFonts w:hint="cs"/>
          <w:rtl/>
        </w:rPr>
        <w:t xml:space="preserve">מ''ש </w:t>
      </w:r>
      <w:r w:rsidRPr="00C35A2C">
        <w:rPr>
          <w:rtl/>
        </w:rPr>
        <w:t xml:space="preserve">האי דשרי, </w:t>
      </w:r>
      <w:r w:rsidR="007A2EFD">
        <w:rPr>
          <w:rFonts w:hint="cs"/>
          <w:rtl/>
        </w:rPr>
        <w:t xml:space="preserve">ומ''ש הך דאסור </w:t>
      </w:r>
    </w:p>
    <w:p w14:paraId="7671CB77" w14:textId="77777777" w:rsidR="007A2EFD" w:rsidRDefault="00910F84" w:rsidP="007A2EFD">
      <w:pPr>
        <w:pStyle w:val="36"/>
        <w:framePr w:wrap="notBeside"/>
        <w:rPr>
          <w:rtl/>
        </w:rPr>
      </w:pPr>
      <w:r w:rsidRPr="007A2EFD">
        <w:rPr>
          <w:rStyle w:val="affff1"/>
          <w:rtl/>
        </w:rPr>
        <w:t>היינו דקא"ל:</w:t>
      </w:r>
    </w:p>
    <w:p w14:paraId="2E8203A2" w14:textId="2F2696BE" w:rsidR="00910F84" w:rsidRPr="00C35A2C" w:rsidRDefault="00910F84" w:rsidP="00910F84">
      <w:pPr>
        <w:rPr>
          <w:rtl/>
        </w:rPr>
      </w:pPr>
      <w:r w:rsidRPr="00C35A2C">
        <w:rPr>
          <w:rtl/>
        </w:rPr>
        <w:t xml:space="preserve"> לית נגר ולא בר נגר דיפרקינה.</w:t>
      </w:r>
    </w:p>
    <w:p w14:paraId="4CD218BF" w14:textId="77777777" w:rsidR="00910F84" w:rsidRPr="00C35A2C" w:rsidRDefault="00910F84" w:rsidP="00910F84">
      <w:pPr>
        <w:rPr>
          <w:rtl/>
        </w:rPr>
      </w:pPr>
    </w:p>
    <w:p w14:paraId="0685B49D" w14:textId="77777777" w:rsidR="001A5D0B" w:rsidRDefault="00910F84" w:rsidP="001A5D0B">
      <w:pPr>
        <w:pStyle w:val="36"/>
        <w:framePr w:wrap="notBeside"/>
        <w:rPr>
          <w:rtl/>
        </w:rPr>
      </w:pPr>
      <w:r w:rsidRPr="00C35A2C">
        <w:rPr>
          <w:rtl/>
        </w:rPr>
        <w:t>• רב:</w:t>
      </w:r>
    </w:p>
    <w:p w14:paraId="330C2863" w14:textId="3AA42242" w:rsidR="00910F84" w:rsidRPr="00C35A2C" w:rsidRDefault="001A5D0B" w:rsidP="00910F84">
      <w:pPr>
        <w:rPr>
          <w:rtl/>
        </w:rPr>
      </w:pPr>
      <w:r>
        <w:rPr>
          <w:rFonts w:hint="cs"/>
          <w:rtl/>
        </w:rPr>
        <w:t xml:space="preserve">ע''ז </w:t>
      </w:r>
      <w:r w:rsidR="00910F84" w:rsidRPr="00C35A2C">
        <w:rPr>
          <w:rtl/>
        </w:rPr>
        <w:t>שעובדין אותה במקל, שבר מקל בפניה - חייב, זרק מקל בפניה פטור</w:t>
      </w:r>
      <w:r w:rsidR="00910F84" w:rsidRPr="00C35A2C">
        <w:rPr>
          <w:rFonts w:hint="cs"/>
          <w:rtl/>
        </w:rPr>
        <w:t xml:space="preserve"> דבעי זריקה משתברת וליכא</w:t>
      </w:r>
      <w:r w:rsidR="00910F84" w:rsidRPr="00C35A2C">
        <w:rPr>
          <w:rtl/>
        </w:rPr>
        <w:t>.</w:t>
      </w:r>
    </w:p>
    <w:p w14:paraId="74761F00" w14:textId="77777777" w:rsidR="00910F84" w:rsidRPr="00C35A2C" w:rsidRDefault="00910F84" w:rsidP="00910F84">
      <w:pPr>
        <w:pStyle w:val="aff6"/>
        <w:framePr w:wrap="around"/>
        <w:rPr>
          <w:rtl/>
        </w:rPr>
      </w:pPr>
      <w:r w:rsidRPr="00C35A2C">
        <w:rPr>
          <w:rFonts w:hint="cs"/>
          <w:rtl/>
        </w:rPr>
        <w:t>נא:</w:t>
      </w:r>
    </w:p>
    <w:p w14:paraId="7AAC989E" w14:textId="77777777" w:rsidR="00475904" w:rsidRDefault="00910F84" w:rsidP="00475904">
      <w:pPr>
        <w:pStyle w:val="36"/>
        <w:framePr w:wrap="notBeside"/>
        <w:rPr>
          <w:rtl/>
        </w:rPr>
      </w:pPr>
      <w:r w:rsidRPr="00C35A2C">
        <w:rPr>
          <w:rFonts w:hint="cs"/>
          <w:rtl/>
        </w:rPr>
        <w:t>והך</w:t>
      </w:r>
    </w:p>
    <w:p w14:paraId="72903650" w14:textId="2673D49A" w:rsidR="00910F84" w:rsidRPr="00C35A2C" w:rsidRDefault="00910F84" w:rsidP="00910F84">
      <w:pPr>
        <w:rPr>
          <w:rtl/>
        </w:rPr>
      </w:pPr>
      <w:r w:rsidRPr="00C35A2C">
        <w:rPr>
          <w:rFonts w:hint="cs"/>
          <w:rtl/>
        </w:rPr>
        <w:t>ד</w:t>
      </w:r>
      <w:r w:rsidRPr="00C35A2C">
        <w:rPr>
          <w:rtl/>
        </w:rPr>
        <w:t xml:space="preserve">ספת לה צואה, או שנסך לפניה עביט של מימי רגלים חייב; </w:t>
      </w:r>
      <w:r w:rsidRPr="00C35A2C">
        <w:rPr>
          <w:rFonts w:hint="cs"/>
          <w:rtl/>
        </w:rPr>
        <w:t>בצואה לחה דהוי זריקה המשתברת</w:t>
      </w:r>
    </w:p>
    <w:p w14:paraId="218089E2" w14:textId="77777777" w:rsidR="00910F84" w:rsidRPr="00C35A2C" w:rsidRDefault="00910F84" w:rsidP="00910F84">
      <w:pPr>
        <w:rPr>
          <w:rtl/>
        </w:rPr>
      </w:pPr>
    </w:p>
    <w:p w14:paraId="4CB2093A" w14:textId="77777777" w:rsidR="001A5D0B" w:rsidRDefault="00910F84" w:rsidP="001A5D0B">
      <w:pPr>
        <w:pStyle w:val="36"/>
        <w:framePr w:wrap="notBeside"/>
        <w:rPr>
          <w:rtl/>
        </w:rPr>
      </w:pPr>
      <w:r w:rsidRPr="00C35A2C">
        <w:rPr>
          <w:rFonts w:hint="cs"/>
          <w:rtl/>
        </w:rPr>
        <w:t>אין להוכיח</w:t>
      </w:r>
    </w:p>
    <w:p w14:paraId="5B366F74" w14:textId="5E93C70B" w:rsidR="00910F84" w:rsidRPr="00C35A2C" w:rsidRDefault="001A5D0B" w:rsidP="00910F84">
      <w:pPr>
        <w:rPr>
          <w:rtl/>
        </w:rPr>
      </w:pPr>
      <w:r w:rsidRPr="001A5D0B">
        <w:rPr>
          <w:rStyle w:val="affff1"/>
          <w:rFonts w:hint="cs"/>
          <w:rtl/>
        </w:rPr>
        <w:t>דהך שחלקו</w:t>
      </w:r>
      <w:r>
        <w:rPr>
          <w:rFonts w:hint="cs"/>
          <w:rtl/>
        </w:rPr>
        <w:t xml:space="preserve"> </w:t>
      </w:r>
      <w:r w:rsidR="00910F84" w:rsidRPr="00C35A2C">
        <w:rPr>
          <w:rFonts w:hint="cs"/>
          <w:rtl/>
        </w:rPr>
        <w:t xml:space="preserve">בשחט לה חגב, </w:t>
      </w:r>
      <w:r w:rsidR="00910F84" w:rsidRPr="001A5D0B">
        <w:rPr>
          <w:rStyle w:val="affff1"/>
          <w:rFonts w:hint="cs"/>
          <w:rtl/>
        </w:rPr>
        <w:t>דר</w:t>
      </w:r>
      <w:r w:rsidR="00910F84" w:rsidRPr="001A5D0B">
        <w:rPr>
          <w:rStyle w:val="affff1"/>
          <w:rtl/>
        </w:rPr>
        <w:t>"</w:t>
      </w:r>
      <w:r w:rsidR="00910F84" w:rsidRPr="001A5D0B">
        <w:rPr>
          <w:rStyle w:val="affff1"/>
          <w:rFonts w:hint="cs"/>
          <w:rtl/>
        </w:rPr>
        <w:t>י</w:t>
      </w:r>
      <w:r w:rsidR="00910F84" w:rsidRPr="00C35A2C">
        <w:rPr>
          <w:rFonts w:hint="cs"/>
          <w:rtl/>
        </w:rPr>
        <w:t xml:space="preserve"> מחייב </w:t>
      </w:r>
      <w:r w:rsidR="00910F84" w:rsidRPr="001A5D0B">
        <w:rPr>
          <w:rStyle w:val="affff1"/>
          <w:rFonts w:hint="cs"/>
          <w:rtl/>
        </w:rPr>
        <w:t>ורבנן</w:t>
      </w:r>
      <w:r w:rsidR="00910F84" w:rsidRPr="00C35A2C">
        <w:rPr>
          <w:rFonts w:hint="cs"/>
          <w:rtl/>
        </w:rPr>
        <w:t xml:space="preserve"> פטרי</w:t>
      </w:r>
      <w:r>
        <w:rPr>
          <w:rFonts w:hint="cs"/>
          <w:rtl/>
        </w:rPr>
        <w:t xml:space="preserve">, </w:t>
      </w:r>
      <w:r w:rsidRPr="001A5D0B">
        <w:rPr>
          <w:rStyle w:val="affff1"/>
          <w:rFonts w:hint="cs"/>
          <w:rtl/>
        </w:rPr>
        <w:t>דחלקו</w:t>
      </w:r>
      <w:r>
        <w:rPr>
          <w:rFonts w:hint="cs"/>
          <w:rtl/>
        </w:rPr>
        <w:t xml:space="preserve"> </w:t>
      </w:r>
      <w:r w:rsidR="00910F84" w:rsidRPr="00C35A2C">
        <w:rPr>
          <w:rFonts w:hint="cs"/>
          <w:rtl/>
        </w:rPr>
        <w:t xml:space="preserve">אי בעי כעין זביחה או כעין פנים </w:t>
      </w:r>
    </w:p>
    <w:p w14:paraId="37D4A671" w14:textId="77777777" w:rsidR="001A5D0B" w:rsidRDefault="00910F84" w:rsidP="001A5D0B">
      <w:pPr>
        <w:pStyle w:val="36"/>
        <w:framePr w:wrap="notBeside"/>
        <w:rPr>
          <w:rtl/>
        </w:rPr>
      </w:pPr>
      <w:r>
        <w:rPr>
          <w:rtl/>
        </w:rPr>
        <w:t xml:space="preserve">- </w:t>
      </w:r>
      <w:r w:rsidRPr="00C35A2C">
        <w:rPr>
          <w:rtl/>
        </w:rPr>
        <w:t xml:space="preserve"> דכ</w:t>
      </w:r>
      <w:r>
        <w:rPr>
          <w:rtl/>
        </w:rPr>
        <w:t>"</w:t>
      </w:r>
      <w:r w:rsidRPr="00C35A2C">
        <w:rPr>
          <w:rtl/>
        </w:rPr>
        <w:t xml:space="preserve">ע </w:t>
      </w:r>
    </w:p>
    <w:p w14:paraId="525E9280" w14:textId="7FFD1A72" w:rsidR="00910F84" w:rsidRPr="00C35A2C" w:rsidRDefault="00910F84" w:rsidP="00910F84">
      <w:pPr>
        <w:rPr>
          <w:rtl/>
        </w:rPr>
      </w:pPr>
      <w:r w:rsidRPr="00C35A2C">
        <w:rPr>
          <w:rtl/>
        </w:rPr>
        <w:t>לא אמרינן כעין זביחה, אלא כעין פנים, ושאני חגב, הואיל וצוארו דומה לצואר בהמה.</w:t>
      </w:r>
    </w:p>
    <w:p w14:paraId="25E84775" w14:textId="77777777" w:rsidR="001A5D0B" w:rsidRDefault="00910F84" w:rsidP="001A5D0B">
      <w:pPr>
        <w:pStyle w:val="36"/>
        <w:framePr w:wrap="notBeside"/>
        <w:rPr>
          <w:rtl/>
        </w:rPr>
      </w:pPr>
      <w:r w:rsidRPr="00C35A2C">
        <w:rPr>
          <w:rFonts w:hint="cs"/>
          <w:rtl/>
        </w:rPr>
        <w:t>ר</w:t>
      </w:r>
      <w:r>
        <w:rPr>
          <w:rtl/>
        </w:rPr>
        <w:t>"</w:t>
      </w:r>
      <w:r w:rsidRPr="00C35A2C">
        <w:rPr>
          <w:rFonts w:hint="cs"/>
          <w:rtl/>
        </w:rPr>
        <w:t>נ מרב</w:t>
      </w:r>
      <w:r>
        <w:rPr>
          <w:rtl/>
        </w:rPr>
        <w:t>"</w:t>
      </w:r>
      <w:r w:rsidRPr="00C35A2C">
        <w:rPr>
          <w:rFonts w:hint="cs"/>
          <w:rtl/>
        </w:rPr>
        <w:t>א מ</w:t>
      </w:r>
      <w:r w:rsidRPr="00C35A2C">
        <w:rPr>
          <w:rtl/>
        </w:rPr>
        <w:t xml:space="preserve">רב: </w:t>
      </w:r>
    </w:p>
    <w:p w14:paraId="11271EC8" w14:textId="1F49F1EE" w:rsidR="00910F84" w:rsidRPr="00C35A2C" w:rsidRDefault="001A5D0B" w:rsidP="00910F84">
      <w:pPr>
        <w:rPr>
          <w:rtl/>
        </w:rPr>
      </w:pPr>
      <w:r>
        <w:rPr>
          <w:rFonts w:hint="cs"/>
          <w:rtl/>
        </w:rPr>
        <w:t xml:space="preserve">ע''ז </w:t>
      </w:r>
      <w:r w:rsidR="00910F84" w:rsidRPr="00C35A2C">
        <w:rPr>
          <w:rtl/>
        </w:rPr>
        <w:t>שעובדין אותה במקל, שבר מקל בפניה חייב ונאסרת, זרק מקל לפניה - חייב ואינה נאסרת.</w:t>
      </w:r>
    </w:p>
    <w:p w14:paraId="24D48FD0" w14:textId="77777777" w:rsidR="00910F84" w:rsidRPr="00C35A2C" w:rsidRDefault="00910F84" w:rsidP="00910F84">
      <w:pPr>
        <w:pStyle w:val="afffa"/>
        <w:rPr>
          <w:rtl/>
        </w:rPr>
      </w:pPr>
      <w:r>
        <w:rPr>
          <w:rtl/>
        </w:rPr>
        <w:t xml:space="preserve">- </w:t>
      </w:r>
      <w:r w:rsidRPr="00C35A2C">
        <w:rPr>
          <w:rFonts w:hint="cs"/>
          <w:rtl/>
        </w:rPr>
        <w:t>ד</w:t>
      </w:r>
      <w:r w:rsidRPr="00C35A2C">
        <w:rPr>
          <w:rtl/>
        </w:rPr>
        <w:t>בעינן זריקה משתברת וליכא.</w:t>
      </w:r>
    </w:p>
    <w:p w14:paraId="16892DA7" w14:textId="77777777" w:rsidR="001A5D0B" w:rsidRDefault="00910F84" w:rsidP="001A5D0B">
      <w:pPr>
        <w:pStyle w:val="36"/>
        <w:framePr w:wrap="notBeside"/>
        <w:rPr>
          <w:rtl/>
        </w:rPr>
      </w:pPr>
      <w:r w:rsidRPr="00C35A2C">
        <w:rPr>
          <w:rFonts w:hint="cs"/>
          <w:rtl/>
        </w:rPr>
        <w:t xml:space="preserve">והך </w:t>
      </w:r>
    </w:p>
    <w:p w14:paraId="077590F6" w14:textId="7765C25F" w:rsidR="00910F84" w:rsidRPr="00C35A2C" w:rsidRDefault="00910F84" w:rsidP="001A5D0B">
      <w:pPr>
        <w:rPr>
          <w:rtl/>
        </w:rPr>
      </w:pPr>
      <w:r w:rsidRPr="00C35A2C">
        <w:rPr>
          <w:rFonts w:hint="cs"/>
          <w:rtl/>
        </w:rPr>
        <w:t>דא</w:t>
      </w:r>
      <w:r w:rsidRPr="00C35A2C">
        <w:rPr>
          <w:rtl/>
        </w:rPr>
        <w:t xml:space="preserve">בני בית מרקוליס במה יאסרו? </w:t>
      </w:r>
      <w:r w:rsidRPr="001A5D0B">
        <w:rPr>
          <w:rStyle w:val="affff1"/>
          <w:rtl/>
        </w:rPr>
        <w:t>א"ל:</w:t>
      </w:r>
      <w:r w:rsidRPr="00C35A2C">
        <w:rPr>
          <w:rtl/>
        </w:rPr>
        <w:t xml:space="preserve"> אף ל</w:t>
      </w:r>
      <w:r w:rsidRPr="00C35A2C">
        <w:rPr>
          <w:rFonts w:hint="cs"/>
          <w:rtl/>
        </w:rPr>
        <w:t xml:space="preserve">י הוקשה </w:t>
      </w:r>
      <w:r w:rsidRPr="00C35A2C">
        <w:rPr>
          <w:rtl/>
        </w:rPr>
        <w:t xml:space="preserve">ושאלתיה </w:t>
      </w:r>
      <w:r w:rsidRPr="001A5D0B">
        <w:rPr>
          <w:rStyle w:val="affff1"/>
          <w:rtl/>
        </w:rPr>
        <w:t>לרב"</w:t>
      </w:r>
      <w:r w:rsidRPr="001A5D0B">
        <w:rPr>
          <w:rStyle w:val="affff1"/>
          <w:rFonts w:hint="cs"/>
          <w:rtl/>
        </w:rPr>
        <w:t>א</w:t>
      </w:r>
      <w:r w:rsidRPr="00C35A2C">
        <w:rPr>
          <w:rFonts w:hint="cs"/>
          <w:rtl/>
        </w:rPr>
        <w:t xml:space="preserve"> ששאל לחב</w:t>
      </w:r>
      <w:r>
        <w:rPr>
          <w:rtl/>
        </w:rPr>
        <w:t>"</w:t>
      </w:r>
      <w:r w:rsidRPr="00C35A2C">
        <w:rPr>
          <w:rFonts w:hint="cs"/>
          <w:rtl/>
        </w:rPr>
        <w:t xml:space="preserve">ר ששאל לרב </w:t>
      </w:r>
      <w:r w:rsidRPr="001A5D0B">
        <w:rPr>
          <w:rStyle w:val="affff1"/>
          <w:rtl/>
        </w:rPr>
        <w:t>- וא"ל:</w:t>
      </w:r>
      <w:r w:rsidRPr="00C35A2C">
        <w:rPr>
          <w:rtl/>
        </w:rPr>
        <w:t xml:space="preserve"> נעשה כמגדל עבודת כוכבים.</w:t>
      </w:r>
    </w:p>
    <w:p w14:paraId="55585C53" w14:textId="77777777" w:rsidR="001A5D0B" w:rsidRDefault="00910F84" w:rsidP="001A5D0B">
      <w:pPr>
        <w:pStyle w:val="36"/>
        <w:framePr w:wrap="notBeside"/>
        <w:rPr>
          <w:rtl/>
        </w:rPr>
      </w:pPr>
      <w:r w:rsidRPr="00C35A2C">
        <w:rPr>
          <w:rFonts w:hint="cs"/>
          <w:rtl/>
        </w:rPr>
        <w:t>ואפי' ל</w:t>
      </w:r>
      <w:r w:rsidRPr="00C35A2C">
        <w:rPr>
          <w:rtl/>
        </w:rPr>
        <w:t>מ</w:t>
      </w:r>
      <w:r>
        <w:rPr>
          <w:rtl/>
        </w:rPr>
        <w:t>"</w:t>
      </w:r>
      <w:r w:rsidRPr="00C35A2C">
        <w:rPr>
          <w:rtl/>
        </w:rPr>
        <w:t>ד:</w:t>
      </w:r>
    </w:p>
    <w:p w14:paraId="4C78D0DB" w14:textId="77777777" w:rsidR="001A5D0B" w:rsidRDefault="001A5D0B" w:rsidP="001A5D0B">
      <w:pPr>
        <w:rPr>
          <w:rtl/>
        </w:rPr>
      </w:pPr>
      <w:r>
        <w:rPr>
          <w:rFonts w:hint="cs"/>
          <w:rtl/>
        </w:rPr>
        <w:t xml:space="preserve">ע''ז </w:t>
      </w:r>
      <w:r w:rsidR="00910F84" w:rsidRPr="00C35A2C">
        <w:rPr>
          <w:rFonts w:hint="cs"/>
          <w:rtl/>
        </w:rPr>
        <w:t>מותרת עד ש</w:t>
      </w:r>
      <w:r w:rsidR="00910F84" w:rsidRPr="00C35A2C">
        <w:rPr>
          <w:rtl/>
        </w:rPr>
        <w:t>תעבד</w:t>
      </w:r>
      <w:r w:rsidR="00910F84" w:rsidRPr="00C35A2C">
        <w:rPr>
          <w:rFonts w:hint="cs"/>
          <w:rtl/>
        </w:rPr>
        <w:t xml:space="preserve">- </w:t>
      </w:r>
      <w:r w:rsidR="00910F84" w:rsidRPr="00C35A2C">
        <w:rPr>
          <w:rtl/>
        </w:rPr>
        <w:t xml:space="preserve">כל אחת ואחת נעשית </w:t>
      </w:r>
      <w:r>
        <w:rPr>
          <w:rFonts w:hint="cs"/>
          <w:rtl/>
        </w:rPr>
        <w:t xml:space="preserve">ע''ז </w:t>
      </w:r>
      <w:r w:rsidR="00910F84" w:rsidRPr="00C35A2C">
        <w:rPr>
          <w:rtl/>
        </w:rPr>
        <w:t>ותקרובת לחברתה.</w:t>
      </w:r>
    </w:p>
    <w:p w14:paraId="0348E9B3" w14:textId="77777777" w:rsidR="001A5D0B" w:rsidRDefault="00910F84" w:rsidP="001A5D0B">
      <w:pPr>
        <w:rPr>
          <w:rtl/>
        </w:rPr>
      </w:pPr>
      <w:r w:rsidRPr="00C35A2C">
        <w:rPr>
          <w:rFonts w:hint="cs"/>
          <w:rtl/>
        </w:rPr>
        <w:t>ובאמת אם מכיר אתה את האבן האחרונה תיטלה אך משאינך יודע הכל אסור</w:t>
      </w:r>
    </w:p>
    <w:p w14:paraId="2F73314A" w14:textId="77777777" w:rsidR="001A5D0B" w:rsidRDefault="00910F84" w:rsidP="001A5D0B">
      <w:pPr>
        <w:pStyle w:val="36"/>
        <w:framePr w:wrap="notBeside"/>
        <w:rPr>
          <w:rtl/>
        </w:rPr>
      </w:pPr>
      <w:r w:rsidRPr="00C35A2C">
        <w:rPr>
          <w:rtl/>
        </w:rPr>
        <w:t xml:space="preserve">רב אשי אמר: </w:t>
      </w:r>
    </w:p>
    <w:p w14:paraId="42321C62" w14:textId="3E5DCC4B" w:rsidR="00910F84" w:rsidRPr="00C35A2C" w:rsidRDefault="00910F84" w:rsidP="001A5D0B">
      <w:pPr>
        <w:rPr>
          <w:rtl/>
        </w:rPr>
      </w:pPr>
      <w:r w:rsidRPr="00C35A2C">
        <w:rPr>
          <w:rtl/>
        </w:rPr>
        <w:t>כל אחת ואחת נעשית תקרובת לעצמה ותקרובת לחברתה.</w:t>
      </w:r>
    </w:p>
    <w:p w14:paraId="1777A8DB" w14:textId="77777777" w:rsidR="00910F84" w:rsidRPr="00C35A2C" w:rsidRDefault="00910F84" w:rsidP="00910F84">
      <w:pPr>
        <w:rPr>
          <w:rtl/>
        </w:rPr>
      </w:pPr>
    </w:p>
    <w:p w14:paraId="3743785F" w14:textId="77777777" w:rsidR="001A5D0B" w:rsidRDefault="00910F84" w:rsidP="001A5D0B">
      <w:pPr>
        <w:pStyle w:val="36"/>
        <w:framePr w:wrap="notBeside"/>
        <w:rPr>
          <w:rtl/>
        </w:rPr>
      </w:pPr>
      <w:r w:rsidRPr="00C35A2C">
        <w:rPr>
          <w:rtl/>
        </w:rPr>
        <w:t xml:space="preserve">• תנן: </w:t>
      </w:r>
    </w:p>
    <w:p w14:paraId="64959773" w14:textId="50F3E275" w:rsidR="00910F84" w:rsidRPr="00C35A2C" w:rsidRDefault="00910F84" w:rsidP="00910F84">
      <w:pPr>
        <w:rPr>
          <w:rtl/>
        </w:rPr>
      </w:pPr>
      <w:r w:rsidRPr="00C35A2C">
        <w:rPr>
          <w:rtl/>
        </w:rPr>
        <w:t xml:space="preserve">מצא בראשו כסות ומעות או כלים - הרי אלו מותרין; </w:t>
      </w:r>
    </w:p>
    <w:p w14:paraId="59DFF1F7" w14:textId="77777777" w:rsidR="00910F84" w:rsidRPr="00C35A2C" w:rsidRDefault="00910F84" w:rsidP="00910F84">
      <w:pPr>
        <w:rPr>
          <w:rtl/>
        </w:rPr>
      </w:pPr>
      <w:r w:rsidRPr="00C35A2C">
        <w:rPr>
          <w:rtl/>
        </w:rPr>
        <w:t>פרכילי ענבים, ועטרות של שבלים, ויינות, שמנים וסלתות, וכל דבר שכיוצא בו קרב לגבי מזבח - אסור.</w:t>
      </w:r>
    </w:p>
    <w:p w14:paraId="7F526CBD" w14:textId="77777777" w:rsidR="00910F84" w:rsidRPr="00C35A2C" w:rsidRDefault="00910F84" w:rsidP="00910F84">
      <w:pPr>
        <w:rPr>
          <w:rtl/>
        </w:rPr>
      </w:pPr>
      <w:r w:rsidRPr="00C35A2C">
        <w:rPr>
          <w:rtl/>
        </w:rPr>
        <w:t xml:space="preserve">יינות שמנים וסלתות, איכא כעין פנים ואיכא כעין זריקה משתברת, </w:t>
      </w:r>
    </w:p>
    <w:p w14:paraId="5878E9DD" w14:textId="77777777" w:rsidR="001A5D0B" w:rsidRDefault="00910F84" w:rsidP="001A5D0B">
      <w:pPr>
        <w:rPr>
          <w:rtl/>
        </w:rPr>
      </w:pPr>
      <w:r w:rsidRPr="00C35A2C">
        <w:rPr>
          <w:rtl/>
        </w:rPr>
        <w:t>פרכילי ענבים ועטרות של שבלים, לא כעין פנים</w:t>
      </w:r>
      <w:r w:rsidR="001A5D0B">
        <w:rPr>
          <w:rFonts w:hint="cs"/>
          <w:rtl/>
        </w:rPr>
        <w:t>,</w:t>
      </w:r>
      <w:r w:rsidRPr="00C35A2C">
        <w:rPr>
          <w:rtl/>
        </w:rPr>
        <w:t xml:space="preserve"> ולא כעין זריקה משתברת איכא! </w:t>
      </w:r>
    </w:p>
    <w:p w14:paraId="476DBA09" w14:textId="77777777" w:rsidR="001A5D0B" w:rsidRDefault="00910F84" w:rsidP="001A5D0B">
      <w:pPr>
        <w:pStyle w:val="36"/>
        <w:framePr w:wrap="notBeside"/>
        <w:rPr>
          <w:rtl/>
        </w:rPr>
      </w:pPr>
      <w:r w:rsidRPr="001A5D0B">
        <w:rPr>
          <w:rtl/>
        </w:rPr>
        <w:t>-</w:t>
      </w:r>
      <w:r>
        <w:rPr>
          <w:rtl/>
        </w:rPr>
        <w:t xml:space="preserve"> </w:t>
      </w:r>
      <w:r w:rsidRPr="00C35A2C">
        <w:rPr>
          <w:rFonts w:hint="cs"/>
          <w:rtl/>
        </w:rPr>
        <w:t xml:space="preserve">רבא </w:t>
      </w:r>
      <w:r w:rsidRPr="00C35A2C">
        <w:rPr>
          <w:rtl/>
        </w:rPr>
        <w:t xml:space="preserve">עולא: </w:t>
      </w:r>
    </w:p>
    <w:p w14:paraId="0120026A" w14:textId="173AD799" w:rsidR="00910F84" w:rsidRPr="00C35A2C" w:rsidRDefault="00910F84" w:rsidP="001A5D0B">
      <w:pPr>
        <w:rPr>
          <w:rtl/>
        </w:rPr>
      </w:pPr>
      <w:r w:rsidRPr="00C35A2C">
        <w:rPr>
          <w:rtl/>
        </w:rPr>
        <w:t>כגון שבצרן מתחלה לכך.</w:t>
      </w:r>
    </w:p>
    <w:p w14:paraId="6731C97C" w14:textId="77777777" w:rsidR="001A5D0B" w:rsidRDefault="00910F84" w:rsidP="001A5D0B">
      <w:pPr>
        <w:pStyle w:val="36"/>
        <w:framePr w:wrap="notBeside"/>
        <w:rPr>
          <w:rtl/>
        </w:rPr>
      </w:pPr>
      <w:r w:rsidRPr="00C35A2C">
        <w:rPr>
          <w:rFonts w:hint="cs"/>
          <w:rtl/>
        </w:rPr>
        <w:t>ר</w:t>
      </w:r>
      <w:r>
        <w:rPr>
          <w:rtl/>
        </w:rPr>
        <w:t>"</w:t>
      </w:r>
      <w:r w:rsidRPr="00C35A2C">
        <w:rPr>
          <w:rFonts w:hint="cs"/>
          <w:rtl/>
        </w:rPr>
        <w:t>א מרי</w:t>
      </w:r>
      <w:r>
        <w:rPr>
          <w:rtl/>
        </w:rPr>
        <w:t>"</w:t>
      </w:r>
      <w:r w:rsidRPr="00C35A2C">
        <w:rPr>
          <w:rFonts w:hint="cs"/>
          <w:rtl/>
        </w:rPr>
        <w:t>ו</w:t>
      </w:r>
      <w:r w:rsidRPr="00C35A2C">
        <w:rPr>
          <w:rtl/>
        </w:rPr>
        <w:t>:</w:t>
      </w:r>
    </w:p>
    <w:p w14:paraId="44095634" w14:textId="640D242D" w:rsidR="00910F84" w:rsidRPr="00C35A2C" w:rsidRDefault="00910F84" w:rsidP="00910F84">
      <w:pPr>
        <w:rPr>
          <w:rtl/>
        </w:rPr>
      </w:pPr>
      <w:r w:rsidRPr="00C35A2C">
        <w:rPr>
          <w:rtl/>
        </w:rPr>
        <w:t xml:space="preserve"> מנין לזובח בהמה בעלת מום לעבודת כוכבים שהוא פטור? </w:t>
      </w:r>
      <w:r w:rsidRPr="001A5D0B">
        <w:rPr>
          <w:rStyle w:val="affff1"/>
          <w:rtl/>
        </w:rPr>
        <w:t>שנא</w:t>
      </w:r>
      <w:r w:rsidRPr="001A5D0B">
        <w:rPr>
          <w:rStyle w:val="affff1"/>
          <w:rFonts w:hint="cs"/>
          <w:rtl/>
        </w:rPr>
        <w:t>'</w:t>
      </w:r>
      <w:r w:rsidRPr="001A5D0B">
        <w:rPr>
          <w:rStyle w:val="affff1"/>
          <w:rtl/>
        </w:rPr>
        <w:t>:</w:t>
      </w:r>
      <w:r w:rsidRPr="00C35A2C">
        <w:rPr>
          <w:rtl/>
        </w:rPr>
        <w:t xml:space="preserve"> </w:t>
      </w:r>
      <w:r w:rsidRPr="00F90100">
        <w:rPr>
          <w:rStyle w:val="afffd"/>
          <w:rFonts w:hint="cs"/>
          <w:rtl/>
        </w:rPr>
        <w:t>'</w:t>
      </w:r>
      <w:r w:rsidRPr="00F90100">
        <w:rPr>
          <w:rStyle w:val="afffd"/>
          <w:rtl/>
        </w:rPr>
        <w:t xml:space="preserve">זובח לאלהים יחרם בלתי לה' </w:t>
      </w:r>
      <w:r w:rsidRPr="00C35A2C">
        <w:rPr>
          <w:rtl/>
        </w:rPr>
        <w:t>לבדו, לא אסרה תורה אלא כעין פנים.</w:t>
      </w:r>
    </w:p>
    <w:p w14:paraId="353CDD7D" w14:textId="77777777" w:rsidR="00910F84" w:rsidRPr="00C35A2C" w:rsidRDefault="00910F84" w:rsidP="00910F84">
      <w:pPr>
        <w:rPr>
          <w:rtl/>
        </w:rPr>
      </w:pPr>
      <w:r w:rsidRPr="00C35A2C">
        <w:rPr>
          <w:rtl/>
        </w:rPr>
        <w:t xml:space="preserve">הוי בה רבא, </w:t>
      </w:r>
      <w:r w:rsidRPr="00C35A2C">
        <w:rPr>
          <w:rFonts w:hint="cs"/>
          <w:rtl/>
        </w:rPr>
        <w:t>אי</w:t>
      </w:r>
      <w:r w:rsidRPr="00C35A2C">
        <w:rPr>
          <w:rtl/>
        </w:rPr>
        <w:t xml:space="preserve"> בדוקין שבעין, השתא לבני נח חזיא לגבוה בבמה </w:t>
      </w:r>
      <w:r>
        <w:rPr>
          <w:rFonts w:hint="cs"/>
          <w:rtl/>
        </w:rPr>
        <w:t>שלהם</w:t>
      </w:r>
      <w:r w:rsidRPr="00C35A2C">
        <w:rPr>
          <w:rtl/>
        </w:rPr>
        <w:t xml:space="preserve">, </w:t>
      </w:r>
      <w:r w:rsidRPr="00C35A2C">
        <w:rPr>
          <w:rFonts w:hint="cs"/>
          <w:rtl/>
        </w:rPr>
        <w:t>כ</w:t>
      </w:r>
      <w:r>
        <w:rPr>
          <w:rtl/>
        </w:rPr>
        <w:t>"</w:t>
      </w:r>
      <w:r w:rsidRPr="00C35A2C">
        <w:rPr>
          <w:rFonts w:hint="cs"/>
          <w:rtl/>
        </w:rPr>
        <w:t xml:space="preserve">ש לעבודת כוכבים </w:t>
      </w:r>
    </w:p>
    <w:p w14:paraId="7F4A895A" w14:textId="77777777" w:rsidR="001A5D0B" w:rsidRDefault="00910F84" w:rsidP="001A5D0B">
      <w:pPr>
        <w:pStyle w:val="36"/>
        <w:framePr w:wrap="notBeside"/>
        <w:rPr>
          <w:rtl/>
        </w:rPr>
      </w:pPr>
      <w:r w:rsidRPr="00C35A2C">
        <w:rPr>
          <w:rtl/>
        </w:rPr>
        <w:t xml:space="preserve">אלא </w:t>
      </w:r>
    </w:p>
    <w:p w14:paraId="7B09C61E" w14:textId="1CF1B21B" w:rsidR="00910F84" w:rsidRPr="00C35A2C" w:rsidRDefault="00910F84" w:rsidP="00910F84">
      <w:pPr>
        <w:rPr>
          <w:rtl/>
        </w:rPr>
      </w:pPr>
      <w:r w:rsidRPr="00C35A2C">
        <w:rPr>
          <w:rtl/>
        </w:rPr>
        <w:t xml:space="preserve">במחוסר אבר, </w:t>
      </w:r>
      <w:r w:rsidRPr="001A5D0B">
        <w:rPr>
          <w:rStyle w:val="affff1"/>
          <w:rtl/>
        </w:rPr>
        <w:t>וכדר"</w:t>
      </w:r>
      <w:r w:rsidRPr="001A5D0B">
        <w:rPr>
          <w:rStyle w:val="affff1"/>
          <w:rFonts w:hint="cs"/>
          <w:rtl/>
        </w:rPr>
        <w:t>א</w:t>
      </w:r>
      <w:r w:rsidRPr="001A5D0B">
        <w:rPr>
          <w:rStyle w:val="affff1"/>
          <w:rtl/>
        </w:rPr>
        <w:t>:</w:t>
      </w:r>
      <w:r w:rsidRPr="00C35A2C">
        <w:rPr>
          <w:rtl/>
        </w:rPr>
        <w:t xml:space="preserve"> מנין למחוסר אבר שהוא אסור לבני נח? </w:t>
      </w:r>
    </w:p>
    <w:p w14:paraId="41027891" w14:textId="77777777" w:rsidR="00910F84" w:rsidRPr="00C35A2C" w:rsidRDefault="00910F84" w:rsidP="00910F84">
      <w:pPr>
        <w:rPr>
          <w:rtl/>
        </w:rPr>
      </w:pPr>
      <w:r w:rsidRPr="001A5D0B">
        <w:rPr>
          <w:rStyle w:val="affff1"/>
          <w:rtl/>
        </w:rPr>
        <w:t>שנא</w:t>
      </w:r>
      <w:r w:rsidRPr="001A5D0B">
        <w:rPr>
          <w:rStyle w:val="affff1"/>
          <w:rFonts w:hint="cs"/>
          <w:rtl/>
        </w:rPr>
        <w:t>'</w:t>
      </w:r>
      <w:r w:rsidRPr="001A5D0B">
        <w:rPr>
          <w:rStyle w:val="affff1"/>
          <w:rtl/>
        </w:rPr>
        <w:t>:</w:t>
      </w:r>
      <w:r w:rsidRPr="00C35A2C">
        <w:rPr>
          <w:rtl/>
        </w:rPr>
        <w:t xml:space="preserve"> </w:t>
      </w:r>
      <w:r w:rsidRPr="00F90100">
        <w:rPr>
          <w:rStyle w:val="afffd"/>
          <w:rFonts w:hint="cs"/>
          <w:rtl/>
        </w:rPr>
        <w:t>'</w:t>
      </w:r>
      <w:r w:rsidRPr="00F90100">
        <w:rPr>
          <w:rStyle w:val="afffd"/>
          <w:rtl/>
        </w:rPr>
        <w:t>ומכל החי מכל בשר שנים מכל</w:t>
      </w:r>
      <w:r w:rsidRPr="00F90100">
        <w:rPr>
          <w:rStyle w:val="afffd"/>
          <w:rFonts w:hint="cs"/>
          <w:rtl/>
        </w:rPr>
        <w:t>'</w:t>
      </w:r>
      <w:r w:rsidRPr="00F90100">
        <w:rPr>
          <w:rStyle w:val="afffd"/>
          <w:rtl/>
        </w:rPr>
        <w:t xml:space="preserve"> </w:t>
      </w:r>
      <w:r w:rsidRPr="00C35A2C">
        <w:rPr>
          <w:rtl/>
        </w:rPr>
        <w:t>אמרה תורה: הבא בהמה שחיין ראשי אברין שלה.</w:t>
      </w:r>
    </w:p>
    <w:p w14:paraId="16D81C55" w14:textId="2D65BED5" w:rsidR="00910F84" w:rsidRPr="00C35A2C" w:rsidRDefault="00910F84" w:rsidP="00910F84">
      <w:pPr>
        <w:rPr>
          <w:rtl/>
        </w:rPr>
      </w:pPr>
      <w:r w:rsidRPr="00C35A2C">
        <w:rPr>
          <w:rFonts w:hint="cs"/>
          <w:rtl/>
        </w:rPr>
        <w:t>ולמעט טריפה מלהחיות זרע נפקא,</w:t>
      </w:r>
      <w:r w:rsidRPr="00C35A2C">
        <w:rPr>
          <w:rFonts w:hint="cs"/>
          <w:rtl/>
        </w:rPr>
        <w:tab/>
      </w:r>
      <w:r w:rsidRPr="001A5D0B">
        <w:rPr>
          <w:rStyle w:val="affff1"/>
          <w:rFonts w:hint="cs"/>
          <w:rtl/>
        </w:rPr>
        <w:t>ואפי' למ</w:t>
      </w:r>
      <w:r w:rsidRPr="001A5D0B">
        <w:rPr>
          <w:rStyle w:val="affff1"/>
          <w:rtl/>
        </w:rPr>
        <w:t>"</w:t>
      </w:r>
      <w:r w:rsidRPr="001A5D0B">
        <w:rPr>
          <w:rStyle w:val="affff1"/>
          <w:rFonts w:hint="cs"/>
          <w:rtl/>
        </w:rPr>
        <w:t>ד</w:t>
      </w:r>
      <w:r w:rsidRPr="001A5D0B">
        <w:rPr>
          <w:rStyle w:val="affff1"/>
          <w:rtl/>
        </w:rPr>
        <w:t>:</w:t>
      </w:r>
      <w:r w:rsidRPr="00C35A2C">
        <w:rPr>
          <w:rtl/>
        </w:rPr>
        <w:t xml:space="preserve"> טריפה יולדת,</w:t>
      </w:r>
      <w:r w:rsidRPr="00FF1C37">
        <w:rPr>
          <w:rStyle w:val="afffd"/>
          <w:rtl/>
        </w:rPr>
        <w:t xml:space="preserve"> </w:t>
      </w:r>
      <w:r w:rsidRPr="00FF1C37">
        <w:rPr>
          <w:rStyle w:val="afffd"/>
          <w:rFonts w:hint="cs"/>
          <w:rtl/>
        </w:rPr>
        <w:t>'</w:t>
      </w:r>
      <w:r w:rsidRPr="00FF1C37">
        <w:rPr>
          <w:rStyle w:val="afffd"/>
          <w:rtl/>
        </w:rPr>
        <w:t>אתך</w:t>
      </w:r>
      <w:r w:rsidRPr="00FF1C37">
        <w:rPr>
          <w:rStyle w:val="afffd"/>
          <w:rFonts w:hint="cs"/>
          <w:rtl/>
        </w:rPr>
        <w:t>'</w:t>
      </w:r>
      <w:r w:rsidRPr="00FF1C37">
        <w:rPr>
          <w:rStyle w:val="afffd"/>
          <w:rtl/>
        </w:rPr>
        <w:t>,</w:t>
      </w:r>
      <w:r w:rsidRPr="00C35A2C">
        <w:rPr>
          <w:rtl/>
        </w:rPr>
        <w:t xml:space="preserve"> אתך - בדומין לך.</w:t>
      </w:r>
    </w:p>
    <w:p w14:paraId="7BC3B18E" w14:textId="77777777" w:rsidR="00910F84" w:rsidRPr="00C35A2C" w:rsidRDefault="00910F84" w:rsidP="00910F84">
      <w:pPr>
        <w:rPr>
          <w:rtl/>
        </w:rPr>
      </w:pPr>
      <w:r w:rsidRPr="00C35A2C">
        <w:rPr>
          <w:rtl/>
        </w:rPr>
        <w:t>ו</w:t>
      </w:r>
      <w:r w:rsidRPr="00C35A2C">
        <w:rPr>
          <w:rFonts w:hint="cs"/>
          <w:rtl/>
        </w:rPr>
        <w:t xml:space="preserve">נח שלם היה </w:t>
      </w:r>
      <w:r w:rsidRPr="00FF1C37">
        <w:rPr>
          <w:rStyle w:val="afffd"/>
          <w:rFonts w:hint="cs"/>
          <w:rtl/>
        </w:rPr>
        <w:t xml:space="preserve">ד'תמים' </w:t>
      </w:r>
      <w:r w:rsidRPr="00C35A2C">
        <w:rPr>
          <w:rFonts w:hint="cs"/>
          <w:rtl/>
        </w:rPr>
        <w:t>ו</w:t>
      </w:r>
      <w:r w:rsidRPr="00A96DB7">
        <w:rPr>
          <w:rStyle w:val="afffd"/>
          <w:rFonts w:hint="cs"/>
          <w:rtl/>
        </w:rPr>
        <w:t>'צדיק</w:t>
      </w:r>
      <w:r w:rsidRPr="00C35A2C">
        <w:rPr>
          <w:rFonts w:hint="cs"/>
          <w:rtl/>
        </w:rPr>
        <w:t>' דבדרכיו וא</w:t>
      </w:r>
      <w:r>
        <w:rPr>
          <w:rtl/>
        </w:rPr>
        <w:t>"</w:t>
      </w:r>
      <w:r w:rsidRPr="00C35A2C">
        <w:rPr>
          <w:rFonts w:hint="cs"/>
          <w:rtl/>
        </w:rPr>
        <w:t>א לומר תמים בדרכיו וצדיק במעשיו דנח וודאי היה שלם וא</w:t>
      </w:r>
      <w:r>
        <w:rPr>
          <w:rtl/>
        </w:rPr>
        <w:t>"</w:t>
      </w:r>
      <w:r w:rsidRPr="00C35A2C">
        <w:rPr>
          <w:rFonts w:hint="cs"/>
          <w:rtl/>
        </w:rPr>
        <w:t>א ד</w:t>
      </w:r>
      <w:r w:rsidRPr="00C35A2C">
        <w:rPr>
          <w:rtl/>
        </w:rPr>
        <w:t>נח טריפה ה</w:t>
      </w:r>
      <w:r w:rsidRPr="00C35A2C">
        <w:rPr>
          <w:rFonts w:hint="cs"/>
          <w:rtl/>
        </w:rPr>
        <w:t>י</w:t>
      </w:r>
      <w:r w:rsidRPr="00C35A2C">
        <w:rPr>
          <w:rtl/>
        </w:rPr>
        <w:t>ה,</w:t>
      </w:r>
      <w:r w:rsidRPr="00C35A2C">
        <w:rPr>
          <w:rFonts w:hint="cs"/>
          <w:rtl/>
        </w:rPr>
        <w:t xml:space="preserve"> </w:t>
      </w:r>
      <w:r w:rsidRPr="001A5D0B">
        <w:rPr>
          <w:rStyle w:val="affff1"/>
          <w:rFonts w:hint="cs"/>
          <w:rtl/>
        </w:rPr>
        <w:t>ד</w:t>
      </w:r>
      <w:r w:rsidRPr="001A5D0B">
        <w:rPr>
          <w:rStyle w:val="affff1"/>
          <w:rtl/>
        </w:rPr>
        <w:t>א"ל רחמנא:</w:t>
      </w:r>
      <w:r w:rsidRPr="00C35A2C">
        <w:rPr>
          <w:rtl/>
        </w:rPr>
        <w:t xml:space="preserve"> דכוותך עייל, שלמין לא תעייל? </w:t>
      </w:r>
    </w:p>
    <w:p w14:paraId="1D7F9C22" w14:textId="77777777" w:rsidR="00910F84" w:rsidRPr="00C35A2C" w:rsidRDefault="00910F84" w:rsidP="00910F84">
      <w:pPr>
        <w:rPr>
          <w:rtl/>
        </w:rPr>
      </w:pPr>
      <w:r w:rsidRPr="00C35A2C">
        <w:rPr>
          <w:rtl/>
        </w:rPr>
        <w:t xml:space="preserve">השתא דנפקא מאתך, </w:t>
      </w:r>
      <w:r w:rsidRPr="00F90100">
        <w:rPr>
          <w:rStyle w:val="afffd"/>
          <w:rFonts w:hint="cs"/>
          <w:rtl/>
        </w:rPr>
        <w:t>'</w:t>
      </w:r>
      <w:r w:rsidRPr="00F90100">
        <w:rPr>
          <w:rStyle w:val="afffd"/>
          <w:rtl/>
        </w:rPr>
        <w:t>להחיות זרע</w:t>
      </w:r>
      <w:r w:rsidRPr="00F90100">
        <w:rPr>
          <w:rStyle w:val="afffd"/>
          <w:rFonts w:hint="cs"/>
          <w:rtl/>
        </w:rPr>
        <w:t xml:space="preserve">' </w:t>
      </w:r>
      <w:r w:rsidRPr="00C35A2C">
        <w:rPr>
          <w:rFonts w:hint="cs"/>
          <w:rtl/>
        </w:rPr>
        <w:t>ולא זקן ולא סריס</w:t>
      </w:r>
    </w:p>
    <w:p w14:paraId="43958E75" w14:textId="77777777" w:rsidR="00910F84" w:rsidRPr="00C35A2C" w:rsidRDefault="00910F84" w:rsidP="00910F84">
      <w:pPr>
        <w:pStyle w:val="afffe"/>
        <w:rPr>
          <w:rtl/>
        </w:rPr>
      </w:pPr>
      <w:r w:rsidRPr="00A06291">
        <w:rPr>
          <w:rtl/>
        </w:rPr>
        <w:t>׻</w:t>
      </w:r>
      <w:r w:rsidRPr="00C35A2C">
        <w:rPr>
          <w:rtl/>
        </w:rPr>
        <w:t xml:space="preserve"> </w:t>
      </w:r>
    </w:p>
    <w:p w14:paraId="668272B2" w14:textId="77777777" w:rsidR="001A5D0B" w:rsidRDefault="00910F84" w:rsidP="001A5D0B">
      <w:pPr>
        <w:pStyle w:val="36"/>
        <w:framePr w:wrap="notBeside"/>
        <w:rPr>
          <w:rtl/>
        </w:rPr>
      </w:pPr>
      <w:r w:rsidRPr="00C35A2C">
        <w:rPr>
          <w:rFonts w:hint="cs"/>
          <w:rtl/>
        </w:rPr>
        <w:t>אר</w:t>
      </w:r>
      <w:r>
        <w:rPr>
          <w:rtl/>
        </w:rPr>
        <w:t>"</w:t>
      </w:r>
      <w:r w:rsidRPr="00C35A2C">
        <w:rPr>
          <w:rFonts w:hint="cs"/>
          <w:rtl/>
        </w:rPr>
        <w:t>א</w:t>
      </w:r>
      <w:r w:rsidRPr="00C35A2C">
        <w:rPr>
          <w:rtl/>
        </w:rPr>
        <w:t>:</w:t>
      </w:r>
    </w:p>
    <w:p w14:paraId="61E4114E" w14:textId="097763DB" w:rsidR="00910F84" w:rsidRPr="00C35A2C" w:rsidRDefault="00910F84" w:rsidP="001A5D0B">
      <w:pPr>
        <w:rPr>
          <w:rtl/>
        </w:rPr>
      </w:pPr>
      <w:r w:rsidRPr="00C35A2C">
        <w:rPr>
          <w:rtl/>
        </w:rPr>
        <w:t xml:space="preserve">מנין לשוחט בהמה למרקוליס שחייב? </w:t>
      </w:r>
      <w:r w:rsidRPr="001A5D0B">
        <w:rPr>
          <w:rStyle w:val="affff1"/>
          <w:rtl/>
        </w:rPr>
        <w:t>שנא</w:t>
      </w:r>
      <w:r w:rsidRPr="001A5D0B">
        <w:rPr>
          <w:rStyle w:val="affff1"/>
          <w:rFonts w:hint="cs"/>
          <w:rtl/>
        </w:rPr>
        <w:t>'</w:t>
      </w:r>
      <w:r w:rsidRPr="001A5D0B">
        <w:rPr>
          <w:rStyle w:val="affff1"/>
          <w:rtl/>
        </w:rPr>
        <w:t>:</w:t>
      </w:r>
      <w:r w:rsidRPr="00C35A2C">
        <w:rPr>
          <w:rtl/>
        </w:rPr>
        <w:t xml:space="preserve"> </w:t>
      </w:r>
      <w:r w:rsidRPr="00F90100">
        <w:rPr>
          <w:rStyle w:val="afffd"/>
          <w:rFonts w:hint="cs"/>
          <w:rtl/>
        </w:rPr>
        <w:t>'</w:t>
      </w:r>
      <w:r w:rsidRPr="00F90100">
        <w:rPr>
          <w:rStyle w:val="afffd"/>
          <w:rtl/>
        </w:rPr>
        <w:t>ולא יזבחו עוד את זבחיהם לשעירים</w:t>
      </w:r>
      <w:r w:rsidRPr="00F90100">
        <w:rPr>
          <w:rStyle w:val="afffd"/>
          <w:rFonts w:hint="cs"/>
          <w:rtl/>
        </w:rPr>
        <w:t>'</w:t>
      </w:r>
      <w:r w:rsidRPr="00F90100">
        <w:rPr>
          <w:rStyle w:val="afffd"/>
          <w:rtl/>
        </w:rPr>
        <w:t>,</w:t>
      </w:r>
      <w:r w:rsidRPr="00C35A2C">
        <w:rPr>
          <w:rtl/>
        </w:rPr>
        <w:t xml:space="preserve"> אם אינו ענין לכדרכה, </w:t>
      </w:r>
      <w:r w:rsidRPr="007C2DF0">
        <w:rPr>
          <w:rStyle w:val="afffd"/>
          <w:rtl/>
        </w:rPr>
        <w:t>ד</w:t>
      </w:r>
      <w:r w:rsidRPr="007C2DF0">
        <w:rPr>
          <w:rStyle w:val="afffd"/>
          <w:rFonts w:hint="cs"/>
          <w:rtl/>
        </w:rPr>
        <w:t>'</w:t>
      </w:r>
      <w:r w:rsidRPr="007C2DF0">
        <w:rPr>
          <w:rStyle w:val="afffd"/>
          <w:rtl/>
        </w:rPr>
        <w:t>איכה יעבדו הגוים האלה את אלהיהם</w:t>
      </w:r>
      <w:r w:rsidRPr="007C2DF0">
        <w:rPr>
          <w:rStyle w:val="afffd"/>
          <w:rFonts w:hint="cs"/>
          <w:rtl/>
        </w:rPr>
        <w:t>'</w:t>
      </w:r>
      <w:r w:rsidRPr="007C2DF0">
        <w:rPr>
          <w:rStyle w:val="afffd"/>
          <w:rtl/>
        </w:rPr>
        <w:t>,</w:t>
      </w:r>
      <w:r w:rsidRPr="00C35A2C">
        <w:rPr>
          <w:rtl/>
        </w:rPr>
        <w:t xml:space="preserve"> תנהו ענין לשלא כדרכה.</w:t>
      </w:r>
    </w:p>
    <w:p w14:paraId="0578CFFB" w14:textId="77777777" w:rsidR="00910F84" w:rsidRPr="00C35A2C" w:rsidRDefault="00910F84" w:rsidP="00910F84">
      <w:pPr>
        <w:pStyle w:val="aff6"/>
        <w:framePr w:wrap="around"/>
        <w:rPr>
          <w:rtl/>
        </w:rPr>
      </w:pPr>
      <w:r w:rsidRPr="00C35A2C">
        <w:rPr>
          <w:rFonts w:hint="cs"/>
          <w:rtl/>
        </w:rPr>
        <w:t>נא:</w:t>
      </w:r>
    </w:p>
    <w:p w14:paraId="06CF8037" w14:textId="77777777" w:rsidR="00910F84" w:rsidRPr="00C35A2C" w:rsidRDefault="00910F84" w:rsidP="00910F84">
      <w:pPr>
        <w:rPr>
          <w:rtl/>
        </w:rPr>
      </w:pPr>
      <w:r w:rsidRPr="00C35A2C">
        <w:rPr>
          <w:rtl/>
        </w:rPr>
        <w:t xml:space="preserve">והא </w:t>
      </w:r>
      <w:r w:rsidRPr="00C35A2C">
        <w:rPr>
          <w:rFonts w:hint="cs"/>
          <w:rtl/>
        </w:rPr>
        <w:t>דמיבעי ל</w:t>
      </w:r>
      <w:r w:rsidRPr="00C35A2C">
        <w:rPr>
          <w:rtl/>
        </w:rPr>
        <w:t>עד כאן הוא מדבר בקדשים שהקדישן בשעת איסור הבמות והקריבן בשעת איסור הבמות, שהרי עונשן אמור, שנא</w:t>
      </w:r>
      <w:r w:rsidRPr="00C35A2C">
        <w:rPr>
          <w:rFonts w:hint="cs"/>
          <w:rtl/>
        </w:rPr>
        <w:t>'</w:t>
      </w:r>
      <w:r w:rsidRPr="00C35A2C">
        <w:rPr>
          <w:rtl/>
        </w:rPr>
        <w:t xml:space="preserve">: </w:t>
      </w:r>
      <w:r w:rsidRPr="00F90100">
        <w:rPr>
          <w:rStyle w:val="afffd"/>
          <w:rFonts w:hint="cs"/>
          <w:rtl/>
        </w:rPr>
        <w:t>'</w:t>
      </w:r>
      <w:r w:rsidRPr="00F90100">
        <w:rPr>
          <w:rStyle w:val="afffd"/>
          <w:rtl/>
        </w:rPr>
        <w:t>ואל פתח אהל מועד לא הביאו וגו',</w:t>
      </w:r>
      <w:r w:rsidRPr="00C35A2C">
        <w:rPr>
          <w:rtl/>
        </w:rPr>
        <w:t xml:space="preserve"> עונש שמענו, אזהרה </w:t>
      </w:r>
      <w:r w:rsidRPr="00C35A2C">
        <w:rPr>
          <w:rFonts w:hint="cs"/>
          <w:rtl/>
        </w:rPr>
        <w:t>מ'</w:t>
      </w:r>
      <w:r w:rsidRPr="001B4A11">
        <w:rPr>
          <w:rStyle w:val="afffd"/>
          <w:rtl/>
        </w:rPr>
        <w:t>פן תעלה עולותיך</w:t>
      </w:r>
      <w:r w:rsidRPr="001B4A11">
        <w:rPr>
          <w:rStyle w:val="afffd"/>
          <w:rFonts w:hint="cs"/>
          <w:rtl/>
        </w:rPr>
        <w:t>'</w:t>
      </w:r>
      <w:r w:rsidRPr="001B4A11">
        <w:rPr>
          <w:rStyle w:val="afffd"/>
          <w:rtl/>
        </w:rPr>
        <w:t>;</w:t>
      </w:r>
      <w:r w:rsidRPr="00C35A2C">
        <w:rPr>
          <w:rtl/>
        </w:rPr>
        <w:t xml:space="preserve"> </w:t>
      </w:r>
    </w:p>
    <w:p w14:paraId="455DF6FD" w14:textId="77777777" w:rsidR="001A5D0B" w:rsidRDefault="001A5D0B" w:rsidP="00910F84">
      <w:pPr>
        <w:rPr>
          <w:rtl/>
        </w:rPr>
      </w:pPr>
    </w:p>
    <w:p w14:paraId="27C39437" w14:textId="77777777" w:rsidR="001A5D0B" w:rsidRDefault="001A5D0B" w:rsidP="00910F84">
      <w:pPr>
        <w:rPr>
          <w:rtl/>
        </w:rPr>
      </w:pPr>
    </w:p>
    <w:p w14:paraId="05902FB8" w14:textId="77777777" w:rsidR="001A5D0B" w:rsidRDefault="00910F84" w:rsidP="001A5D0B">
      <w:pPr>
        <w:pStyle w:val="36"/>
        <w:framePr w:wrap="notBeside"/>
        <w:rPr>
          <w:rtl/>
        </w:rPr>
      </w:pPr>
      <w:r w:rsidRPr="00C35A2C">
        <w:rPr>
          <w:rFonts w:hint="cs"/>
          <w:rtl/>
        </w:rPr>
        <w:t>וכדר</w:t>
      </w:r>
      <w:r>
        <w:rPr>
          <w:rtl/>
        </w:rPr>
        <w:t>"</w:t>
      </w:r>
      <w:r w:rsidRPr="00C35A2C">
        <w:rPr>
          <w:rFonts w:hint="cs"/>
          <w:rtl/>
        </w:rPr>
        <w:t>א מר</w:t>
      </w:r>
      <w:r>
        <w:rPr>
          <w:rtl/>
        </w:rPr>
        <w:t>"</w:t>
      </w:r>
      <w:r w:rsidRPr="00C35A2C">
        <w:rPr>
          <w:rFonts w:hint="cs"/>
          <w:rtl/>
        </w:rPr>
        <w:t>א</w:t>
      </w:r>
      <w:r w:rsidRPr="00C35A2C">
        <w:rPr>
          <w:rtl/>
        </w:rPr>
        <w:t>:</w:t>
      </w:r>
    </w:p>
    <w:p w14:paraId="61768203" w14:textId="7C27A99A" w:rsidR="00910F84" w:rsidRPr="00C35A2C" w:rsidRDefault="00910F84" w:rsidP="00910F84">
      <w:pPr>
        <w:rPr>
          <w:rtl/>
        </w:rPr>
      </w:pPr>
      <w:r w:rsidRPr="00C35A2C">
        <w:rPr>
          <w:rtl/>
        </w:rPr>
        <w:t xml:space="preserve">כל מקום שנאמר </w:t>
      </w:r>
      <w:r w:rsidRPr="00F90100">
        <w:rPr>
          <w:rStyle w:val="afffd"/>
          <w:rFonts w:hint="cs"/>
          <w:rtl/>
        </w:rPr>
        <w:t>'</w:t>
      </w:r>
      <w:r w:rsidRPr="00F90100">
        <w:rPr>
          <w:rStyle w:val="afffd"/>
          <w:rtl/>
        </w:rPr>
        <w:t>השמר ופן ואל</w:t>
      </w:r>
      <w:r w:rsidRPr="00F90100">
        <w:rPr>
          <w:rStyle w:val="afffd"/>
          <w:rFonts w:hint="cs"/>
          <w:rtl/>
        </w:rPr>
        <w:t>'</w:t>
      </w:r>
      <w:r w:rsidRPr="00F90100">
        <w:rPr>
          <w:rStyle w:val="afffd"/>
          <w:rtl/>
        </w:rPr>
        <w:t xml:space="preserve"> </w:t>
      </w:r>
      <w:r w:rsidRPr="00C35A2C">
        <w:rPr>
          <w:rtl/>
        </w:rPr>
        <w:t xml:space="preserve">- אינו אלא בלא תעשה; מכאן ואילך הוא מדבר בקדשים שהקדישן בשעת היתר הבמות והקריבן בשעת איסור הבמות, </w:t>
      </w:r>
      <w:r w:rsidRPr="00475904">
        <w:rPr>
          <w:rStyle w:val="affff1"/>
          <w:rtl/>
        </w:rPr>
        <w:t>שנא</w:t>
      </w:r>
      <w:r w:rsidRPr="00475904">
        <w:rPr>
          <w:rStyle w:val="affff1"/>
          <w:rFonts w:hint="cs"/>
          <w:rtl/>
        </w:rPr>
        <w:t>'</w:t>
      </w:r>
      <w:r w:rsidRPr="00475904">
        <w:rPr>
          <w:rStyle w:val="affff1"/>
          <w:rtl/>
        </w:rPr>
        <w:t>:</w:t>
      </w:r>
      <w:r w:rsidRPr="00C35A2C">
        <w:rPr>
          <w:rtl/>
        </w:rPr>
        <w:t xml:space="preserve"> </w:t>
      </w:r>
      <w:r w:rsidRPr="00F90100">
        <w:rPr>
          <w:rStyle w:val="afffd"/>
          <w:rFonts w:hint="cs"/>
          <w:rtl/>
        </w:rPr>
        <w:t>'</w:t>
      </w:r>
      <w:r w:rsidRPr="00F90100">
        <w:rPr>
          <w:rStyle w:val="afffd"/>
          <w:rtl/>
        </w:rPr>
        <w:t>למען אשר יביאו בני ישראל את זבחיהם אשר הם זובחים</w:t>
      </w:r>
      <w:r w:rsidRPr="00F90100">
        <w:rPr>
          <w:rStyle w:val="afffd"/>
          <w:rFonts w:hint="cs"/>
          <w:rtl/>
        </w:rPr>
        <w:t>'</w:t>
      </w:r>
      <w:r w:rsidRPr="00F90100">
        <w:rPr>
          <w:rStyle w:val="afffd"/>
          <w:rtl/>
        </w:rPr>
        <w:t>,</w:t>
      </w:r>
      <w:r w:rsidRPr="00C35A2C">
        <w:rPr>
          <w:rtl/>
        </w:rPr>
        <w:t xml:space="preserve"> שהתרתי לך כבר, </w:t>
      </w:r>
    </w:p>
    <w:p w14:paraId="1A66AA99" w14:textId="77777777" w:rsidR="00910F84" w:rsidRPr="00C35A2C" w:rsidRDefault="00910F84" w:rsidP="00910F84">
      <w:pPr>
        <w:rPr>
          <w:rtl/>
        </w:rPr>
      </w:pPr>
      <w:r w:rsidRPr="00F90100">
        <w:rPr>
          <w:rStyle w:val="afffd"/>
          <w:rFonts w:hint="cs"/>
          <w:rtl/>
        </w:rPr>
        <w:t>'</w:t>
      </w:r>
      <w:r w:rsidRPr="00F90100">
        <w:rPr>
          <w:rStyle w:val="afffd"/>
          <w:rtl/>
        </w:rPr>
        <w:t>על פני השדה</w:t>
      </w:r>
      <w:r w:rsidRPr="00F90100">
        <w:rPr>
          <w:rStyle w:val="afffd"/>
          <w:rFonts w:hint="cs"/>
          <w:rtl/>
        </w:rPr>
        <w:t>'</w:t>
      </w:r>
      <w:r w:rsidRPr="00F90100">
        <w:rPr>
          <w:rStyle w:val="afffd"/>
          <w:rtl/>
        </w:rPr>
        <w:t>,</w:t>
      </w:r>
      <w:r w:rsidRPr="00C35A2C">
        <w:rPr>
          <w:rtl/>
        </w:rPr>
        <w:t xml:space="preserve"> שכל הזובח בבמה בשעת איסור הבמות, מעלה עליו הכתוב כאילו זובח על פני השדה; </w:t>
      </w:r>
    </w:p>
    <w:p w14:paraId="4BC512CB" w14:textId="77777777" w:rsidR="001A5D0B" w:rsidRDefault="00910F84" w:rsidP="00910F84">
      <w:pPr>
        <w:rPr>
          <w:rtl/>
        </w:rPr>
      </w:pPr>
      <w:r w:rsidRPr="00F90100">
        <w:rPr>
          <w:rStyle w:val="afffd"/>
          <w:rFonts w:hint="cs"/>
          <w:rtl/>
        </w:rPr>
        <w:t>'</w:t>
      </w:r>
      <w:r w:rsidRPr="00F90100">
        <w:rPr>
          <w:rStyle w:val="afffd"/>
          <w:rtl/>
        </w:rPr>
        <w:t xml:space="preserve">והביאום לה' </w:t>
      </w:r>
      <w:r w:rsidRPr="00C35A2C">
        <w:rPr>
          <w:rtl/>
        </w:rPr>
        <w:t xml:space="preserve">- זו מצות עשה, </w:t>
      </w:r>
    </w:p>
    <w:p w14:paraId="6FAB6C92" w14:textId="2BFC1011" w:rsidR="00910F84" w:rsidRPr="00C35A2C" w:rsidRDefault="00910F84" w:rsidP="00910F84">
      <w:pPr>
        <w:rPr>
          <w:rtl/>
        </w:rPr>
      </w:pPr>
      <w:r w:rsidRPr="00F90100">
        <w:rPr>
          <w:rStyle w:val="afffd"/>
          <w:rFonts w:hint="cs"/>
          <w:rtl/>
        </w:rPr>
        <w:t>'</w:t>
      </w:r>
      <w:r w:rsidRPr="00F90100">
        <w:rPr>
          <w:rStyle w:val="afffd"/>
          <w:rtl/>
        </w:rPr>
        <w:t>ולא יזבחו עוד את זבחיהם</w:t>
      </w:r>
      <w:r w:rsidRPr="00F90100">
        <w:rPr>
          <w:rStyle w:val="afffd"/>
          <w:rFonts w:hint="cs"/>
          <w:rtl/>
        </w:rPr>
        <w:t>'</w:t>
      </w:r>
      <w:r w:rsidRPr="00F90100">
        <w:rPr>
          <w:rStyle w:val="afffd"/>
          <w:rtl/>
        </w:rPr>
        <w:t>,</w:t>
      </w:r>
      <w:r w:rsidRPr="00C35A2C">
        <w:rPr>
          <w:rtl/>
        </w:rPr>
        <w:t xml:space="preserve"> </w:t>
      </w:r>
      <w:r w:rsidR="001A5D0B">
        <w:rPr>
          <w:rFonts w:hint="cs"/>
          <w:rtl/>
        </w:rPr>
        <w:t xml:space="preserve">לממצוות </w:t>
      </w:r>
      <w:r w:rsidR="001A5D0B" w:rsidRPr="00C35A2C">
        <w:rPr>
          <w:rtl/>
        </w:rPr>
        <w:t>לא תעשה מנין</w:t>
      </w:r>
      <w:r w:rsidR="001A5D0B">
        <w:rPr>
          <w:rFonts w:hint="cs"/>
          <w:rtl/>
        </w:rPr>
        <w:t>.</w:t>
      </w:r>
    </w:p>
    <w:p w14:paraId="1E7117B3" w14:textId="77777777" w:rsidR="00910F84" w:rsidRPr="00C35A2C" w:rsidRDefault="00910F84" w:rsidP="00910F84">
      <w:pPr>
        <w:rPr>
          <w:rtl/>
        </w:rPr>
      </w:pPr>
      <w:r w:rsidRPr="00F90100">
        <w:rPr>
          <w:rStyle w:val="afffd"/>
          <w:rFonts w:hint="cs"/>
          <w:rtl/>
        </w:rPr>
        <w:t>'</w:t>
      </w:r>
      <w:r w:rsidRPr="00F90100">
        <w:rPr>
          <w:rStyle w:val="afffd"/>
          <w:rtl/>
        </w:rPr>
        <w:t>חקת עולם תהיה זאת להם</w:t>
      </w:r>
      <w:r w:rsidRPr="00F90100">
        <w:rPr>
          <w:rStyle w:val="afffd"/>
          <w:rFonts w:hint="cs"/>
          <w:rtl/>
        </w:rPr>
        <w:t>'</w:t>
      </w:r>
      <w:r w:rsidRPr="00F90100">
        <w:rPr>
          <w:rStyle w:val="afffd"/>
          <w:rtl/>
        </w:rPr>
        <w:t>,</w:t>
      </w:r>
      <w:r w:rsidRPr="00C35A2C">
        <w:rPr>
          <w:rtl/>
        </w:rPr>
        <w:t xml:space="preserve"> - ולא אחרת להם</w:t>
      </w:r>
      <w:r w:rsidRPr="00C35A2C">
        <w:rPr>
          <w:rFonts w:hint="cs"/>
          <w:rtl/>
        </w:rPr>
        <w:t xml:space="preserve"> שלא יהא בה ענוש כרת</w:t>
      </w:r>
      <w:r w:rsidRPr="00C35A2C">
        <w:rPr>
          <w:rtl/>
        </w:rPr>
        <w:t xml:space="preserve"> </w:t>
      </w:r>
    </w:p>
    <w:p w14:paraId="0F63C001" w14:textId="77777777" w:rsidR="001A5D0B" w:rsidRDefault="00910F84" w:rsidP="001A5D0B">
      <w:pPr>
        <w:pStyle w:val="36"/>
        <w:framePr w:wrap="notBeside"/>
        <w:rPr>
          <w:rtl/>
        </w:rPr>
      </w:pPr>
      <w:r>
        <w:rPr>
          <w:rtl/>
        </w:rPr>
        <w:t xml:space="preserve">- </w:t>
      </w:r>
      <w:r w:rsidRPr="00C35A2C">
        <w:rPr>
          <w:rtl/>
        </w:rPr>
        <w:t xml:space="preserve">אמר רבא: </w:t>
      </w:r>
    </w:p>
    <w:p w14:paraId="66258C83" w14:textId="3C2F4CF2" w:rsidR="00910F84" w:rsidRPr="00C35A2C" w:rsidRDefault="00910F84" w:rsidP="001A5D0B">
      <w:pPr>
        <w:spacing w:after="120"/>
        <w:rPr>
          <w:rtl/>
        </w:rPr>
      </w:pPr>
      <w:r w:rsidRPr="00C35A2C">
        <w:rPr>
          <w:rtl/>
        </w:rPr>
        <w:t>קרי ביה</w:t>
      </w:r>
      <w:r w:rsidRPr="00FF1C37">
        <w:rPr>
          <w:rStyle w:val="afffd"/>
          <w:rtl/>
        </w:rPr>
        <w:t xml:space="preserve"> </w:t>
      </w:r>
      <w:r w:rsidRPr="00FF1C37">
        <w:rPr>
          <w:rStyle w:val="afffd"/>
          <w:rFonts w:hint="cs"/>
          <w:rtl/>
        </w:rPr>
        <w:t>'</w:t>
      </w:r>
      <w:r w:rsidRPr="00FF1C37">
        <w:rPr>
          <w:rStyle w:val="afffd"/>
          <w:rtl/>
        </w:rPr>
        <w:t>ולא יזבחו</w:t>
      </w:r>
      <w:r w:rsidRPr="00FF1C37">
        <w:rPr>
          <w:rStyle w:val="afffd"/>
          <w:rFonts w:hint="cs"/>
          <w:rtl/>
        </w:rPr>
        <w:t>'</w:t>
      </w:r>
      <w:r w:rsidRPr="00FF1C37">
        <w:rPr>
          <w:rStyle w:val="afffd"/>
          <w:rtl/>
        </w:rPr>
        <w:t>,</w:t>
      </w:r>
      <w:r w:rsidRPr="00C35A2C">
        <w:rPr>
          <w:rtl/>
        </w:rPr>
        <w:t xml:space="preserve"> וקרי ביה</w:t>
      </w:r>
      <w:r w:rsidRPr="00FF1C37">
        <w:rPr>
          <w:rStyle w:val="afffd"/>
          <w:rtl/>
        </w:rPr>
        <w:t xml:space="preserve"> </w:t>
      </w:r>
      <w:r w:rsidRPr="00FF1C37">
        <w:rPr>
          <w:rStyle w:val="afffd"/>
          <w:rFonts w:hint="cs"/>
          <w:rtl/>
        </w:rPr>
        <w:t>'</w:t>
      </w:r>
      <w:r w:rsidRPr="00FF1C37">
        <w:rPr>
          <w:rStyle w:val="afffd"/>
          <w:rtl/>
        </w:rPr>
        <w:t>ולא עוד</w:t>
      </w:r>
      <w:r w:rsidRPr="00FF1C37">
        <w:rPr>
          <w:rStyle w:val="afffd"/>
          <w:rFonts w:hint="cs"/>
          <w:rtl/>
        </w:rPr>
        <w:t>'</w:t>
      </w:r>
      <w:r w:rsidRPr="00FF1C37">
        <w:rPr>
          <w:rStyle w:val="afffd"/>
          <w:rtl/>
        </w:rPr>
        <w:t>.</w:t>
      </w:r>
      <w:r w:rsidRPr="00C35A2C">
        <w:rPr>
          <w:rtl/>
        </w:rPr>
        <w:t xml:space="preserve"> </w:t>
      </w:r>
    </w:p>
    <w:p>
      <w:pPr>
        <w:pStyle w:val="affff4"/>
        <w:rPr>
          <w:ins w:id="20179" w:author="קלוד" w:date="2026-10-06T10:07:24Z"/>
        </w:rPr>
      </w:pPr>
      <w:ins w:id="20178" w:author="קלוד" w:date="2026-10-06T10:07:24Z">
        <w:r>
          <w:t xml:space="preserve">משנה ב</w:t>
        </w:r>
      </w:ins>
    </w:p>
    <w:p w14:paraId="498C78B2" w14:textId="77777777" w:rsidR="00910F84" w:rsidRPr="00C35A2C" w:rsidRDefault="00910F84" w:rsidP="00910F84">
      <w:pPr>
        <w:pStyle w:val="affb"/>
        <w:rPr>
          <w:del w:id="20057" w:author="קלוד" w:date="2026-10-06T10:12:09Z"/>
          <w:rtl/>
        </w:rPr>
      </w:pPr>
      <w:ins w:id="9897" w:author="מספור קטעי משנה" w:date="2026-10-06T06:44:54Z">
        <w:del w:id="20055" w:author="קלוד" w:date="2026-10-06T10:12:09Z">
          <w:r>
            <w:rPr>
              <w:rStyle w:val="MisparKeta"/>
            </w:rPr>
            <w:delText xml:space="preserve">א. </w:delText>
          </w:r>
        </w:del>
      </w:ins>
      <w:del w:id="20056" w:author="קלוד" w:date="2026-10-06T10:12:09Z">
        <w:r w:rsidRPr="00C35A2C">
          <w:rPr>
            <w:rtl/>
          </w:rPr>
          <w:delText xml:space="preserve">מתני'.</w:delText>
        </w:r>
      </w:del>
    </w:p>
    <w:p w14:paraId="2CFF2F37" w14:textId="77777777" w:rsidR="00910F84" w:rsidRPr="00C35A2C" w:rsidRDefault="00910F84" w:rsidP="00910F84">
      <w:pPr>
        <w:pStyle w:val="affb"/>
        <w:rPr>
          <w:rtl/>
        </w:rPr>
      </w:pPr>
      <w:ins w:id="20109" w:author="קלוד" w:date="2026-10-06T10:12:09Z">
        <w:r>
          <w:rPr>
            <w:rStyle w:val="MisparKeta"/>
          </w:rPr>
          <w:t xml:space="preserve">א. </w:t>
        </w:r>
      </w:ins>
      <w:r w:rsidRPr="00C35A2C">
        <w:rPr>
          <w:rtl/>
        </w:rPr>
        <w:t>מצא בראשו מעות, כסות או כלים - הרי אלו מותרין; פרכילי ענבים, ועטרות של שבלים, ויינות ושמנים וסלתות, וכל דבר שכיוצא בו קרב ע</w:t>
      </w:r>
      <w:r>
        <w:rPr>
          <w:rtl/>
        </w:rPr>
        <w:t>"</w:t>
      </w:r>
      <w:r w:rsidRPr="00C35A2C">
        <w:rPr>
          <w:rtl/>
        </w:rPr>
        <w:t>ג המזבח - אסור.</w:t>
      </w:r>
    </w:p>
    <w:p w14:paraId="54C30FB2" w14:textId="77777777" w:rsidR="00910F84" w:rsidRDefault="00910F84" w:rsidP="00910F84">
      <w:pPr>
        <w:pStyle w:val="afffe"/>
        <w:rPr>
          <w:rtl/>
        </w:rPr>
      </w:pPr>
      <w:r w:rsidRPr="00A06291">
        <w:rPr>
          <w:rtl/>
        </w:rPr>
        <w:t>׻</w:t>
      </w:r>
      <w:r w:rsidRPr="00C35A2C">
        <w:rPr>
          <w:rtl/>
        </w:rPr>
        <w:t xml:space="preserve"> </w:t>
      </w:r>
    </w:p>
    <w:p w14:paraId="5A3DFAC7" w14:textId="77777777" w:rsidR="00910F84" w:rsidRPr="00C35A2C" w:rsidRDefault="00910F84" w:rsidP="00910F84">
      <w:pPr>
        <w:rPr>
          <w:rtl/>
        </w:rPr>
      </w:pPr>
      <w:r>
        <w:rPr>
          <w:rtl/>
        </w:rPr>
        <w:t xml:space="preserve">• </w:t>
      </w:r>
      <w:r>
        <w:rPr>
          <w:rStyle w:val="affff1"/>
          <w:rtl/>
          <w:rPrChange w:id="10131" w:author="מנוע אמוראים" w:date="2026-10-05T16:41:56Z">
            <w:rPr>
              <w:rtl/>
            </w:rPr>
          </w:rPrChange>
        </w:rPr>
        <w:t xml:space="preserve">אר</w:t>
      </w:r>
      <w:r>
        <w:rPr>
          <w:rStyle w:val="affff1"/>
          <w:rFonts w:hint="cs"/>
          <w:rtl/>
          <w:rPrChange w:id="10132" w:author="מנוע אמוראים" w:date="2026-10-05T16:41:56Z">
            <w:rPr>
              <w:rFonts w:hint="cs"/>
              <w:rtl/>
            </w:rPr>
          </w:rPrChange>
        </w:rPr>
        <w:t xml:space="preserve">חב</w:t>
      </w:r>
      <w:r>
        <w:rPr>
          <w:rStyle w:val="affff1"/>
          <w:rtl/>
          <w:rPrChange w:id="10133" w:author="מנוע אמוראים" w:date="2026-10-05T16:41:56Z">
            <w:rPr>
              <w:rtl/>
            </w:rPr>
          </w:rPrChange>
        </w:rPr>
        <w:t xml:space="preserve">"</w:t>
      </w:r>
      <w:r>
        <w:rPr>
          <w:rStyle w:val="affff1"/>
          <w:rFonts w:hint="cs"/>
          <w:rtl/>
          <w:rPrChange w:id="10134" w:author="מנוע אמוראים" w:date="2026-10-05T16:41:56Z">
            <w:rPr>
              <w:rFonts w:hint="cs"/>
              <w:rtl/>
            </w:rPr>
          </w:rPrChange>
        </w:rPr>
        <w:t xml:space="preserve">י</w:t>
      </w:r>
      <w:r>
        <w:rPr>
          <w:rFonts w:hint="cs"/>
          <w:rtl/>
        </w:rPr>
        <w:t xml:space="preserve"> </w:t>
      </w:r>
      <w:r>
        <w:rPr>
          <w:rStyle w:val="affff1"/>
          <w:rFonts w:hint="cs"/>
          <w:rtl/>
          <w:rPrChange w:id="10135" w:author="מנוע אמוראים" w:date="2026-10-05T16:41:56Z">
            <w:rPr>
              <w:rFonts w:hint="cs"/>
              <w:rtl/>
            </w:rPr>
          </w:rPrChange>
        </w:rPr>
        <w:t xml:space="preserve">מר</w:t>
      </w:r>
      <w:r>
        <w:rPr>
          <w:rStyle w:val="affff1"/>
          <w:rtl/>
          <w:rPrChange w:id="10136" w:author="מנוע אמוראים" w:date="2026-10-05T16:41:56Z">
            <w:rPr>
              <w:rtl/>
            </w:rPr>
          </w:rPrChange>
        </w:rPr>
        <w:t xml:space="preserve">"</w:t>
      </w:r>
      <w:r>
        <w:rPr>
          <w:rStyle w:val="affff1"/>
          <w:rFonts w:hint="cs"/>
          <w:rtl/>
          <w:rPrChange w:id="10137" w:author="מנוע אמוראים" w:date="2026-10-05T16:41:56Z">
            <w:rPr>
              <w:rFonts w:hint="cs"/>
              <w:rtl/>
            </w:rPr>
          </w:rPrChange>
        </w:rPr>
        <w:t xml:space="preserve">א</w:t>
      </w:r>
      <w:r w:rsidRPr="00C35A2C">
        <w:rPr>
          <w:rtl/>
        </w:rPr>
        <w:t xml:space="preserve">, כתוב אחד אומר: </w:t>
      </w:r>
      <w:r w:rsidRPr="00F90100">
        <w:rPr>
          <w:rStyle w:val="afffd"/>
          <w:rFonts w:hint="cs"/>
          <w:rtl/>
        </w:rPr>
        <w:t>'</w:t>
      </w:r>
      <w:r w:rsidRPr="00F90100">
        <w:rPr>
          <w:rStyle w:val="afffd"/>
          <w:rtl/>
        </w:rPr>
        <w:t>ותראו את שקוציהם ואת גלוליהם עץ ואבן כסף וזהב אשר עמהם</w:t>
      </w:r>
      <w:r w:rsidRPr="00F90100">
        <w:rPr>
          <w:rStyle w:val="afffd"/>
          <w:rFonts w:hint="cs"/>
          <w:rtl/>
        </w:rPr>
        <w:t>'</w:t>
      </w:r>
      <w:r w:rsidRPr="00F90100">
        <w:rPr>
          <w:rStyle w:val="afffd"/>
          <w:rtl/>
        </w:rPr>
        <w:t>,</w:t>
      </w:r>
      <w:r w:rsidRPr="00C35A2C">
        <w:rPr>
          <w:rtl/>
        </w:rPr>
        <w:t xml:space="preserve"> </w:t>
      </w:r>
    </w:p>
    <w:p w14:paraId="16CA7957" w14:textId="77777777" w:rsidR="00910F84" w:rsidRPr="00C35A2C" w:rsidRDefault="00910F84" w:rsidP="00910F84">
      <w:pPr>
        <w:rPr>
          <w:rtl/>
        </w:rPr>
      </w:pPr>
      <w:r w:rsidRPr="00C35A2C">
        <w:rPr>
          <w:rtl/>
        </w:rPr>
        <w:t xml:space="preserve">וכתוב אחד אומר: </w:t>
      </w:r>
      <w:r w:rsidRPr="00F90100">
        <w:rPr>
          <w:rStyle w:val="afffd"/>
          <w:rFonts w:hint="cs"/>
          <w:rtl/>
        </w:rPr>
        <w:t>'</w:t>
      </w:r>
      <w:r w:rsidRPr="00F90100">
        <w:rPr>
          <w:rStyle w:val="afffd"/>
          <w:rtl/>
        </w:rPr>
        <w:t>לא תחמוד כסף וזהב עליהם</w:t>
      </w:r>
      <w:r w:rsidRPr="00F90100">
        <w:rPr>
          <w:rStyle w:val="afffd"/>
          <w:rFonts w:hint="cs"/>
          <w:rtl/>
        </w:rPr>
        <w:t>'</w:t>
      </w:r>
      <w:r w:rsidRPr="00F90100">
        <w:rPr>
          <w:rStyle w:val="afffd"/>
          <w:rtl/>
        </w:rPr>
        <w:t>,</w:t>
      </w:r>
      <w:r w:rsidRPr="00C35A2C">
        <w:rPr>
          <w:rtl/>
        </w:rPr>
        <w:t xml:space="preserve"> הא כיצד? עמהם דומיא </w:t>
      </w:r>
      <w:r w:rsidRPr="007C2DF0">
        <w:rPr>
          <w:rStyle w:val="afffd"/>
          <w:rtl/>
        </w:rPr>
        <w:t>ד</w:t>
      </w:r>
      <w:r w:rsidRPr="007C2DF0">
        <w:rPr>
          <w:rStyle w:val="afffd"/>
          <w:rFonts w:hint="cs"/>
          <w:rtl/>
        </w:rPr>
        <w:t>'</w:t>
      </w:r>
      <w:r w:rsidRPr="007C2DF0">
        <w:rPr>
          <w:rStyle w:val="afffd"/>
          <w:rtl/>
        </w:rPr>
        <w:t>עליהם</w:t>
      </w:r>
      <w:r w:rsidRPr="007C2DF0">
        <w:rPr>
          <w:rStyle w:val="afffd"/>
          <w:rFonts w:hint="cs"/>
          <w:rtl/>
        </w:rPr>
        <w:t xml:space="preserve">' </w:t>
      </w:r>
      <w:r w:rsidRPr="00C35A2C">
        <w:rPr>
          <w:rtl/>
        </w:rPr>
        <w:t>דבר של נוי אסור, שאינו של נוי מותר, אף עמהם - דבר של נוי אסור, ושאינו של נוי מותר.</w:t>
      </w:r>
    </w:p>
    <w:p w14:paraId="709DB84C" w14:textId="77777777" w:rsidR="00910F84" w:rsidRPr="00C35A2C" w:rsidRDefault="00910F84" w:rsidP="00910F84">
      <w:pPr>
        <w:rPr>
          <w:rtl/>
        </w:rPr>
      </w:pPr>
      <w:r w:rsidRPr="00C35A2C">
        <w:rPr>
          <w:rFonts w:hint="cs"/>
          <w:rtl/>
        </w:rPr>
        <w:t>ו</w:t>
      </w:r>
      <w:r w:rsidRPr="00C35A2C">
        <w:rPr>
          <w:rtl/>
        </w:rPr>
        <w:t xml:space="preserve">עליהם דומיא </w:t>
      </w:r>
      <w:r w:rsidRPr="007C2DF0">
        <w:rPr>
          <w:rStyle w:val="afffd"/>
          <w:rtl/>
        </w:rPr>
        <w:t>ד</w:t>
      </w:r>
      <w:r w:rsidRPr="007C2DF0">
        <w:rPr>
          <w:rStyle w:val="afffd"/>
          <w:rFonts w:hint="cs"/>
          <w:rtl/>
        </w:rPr>
        <w:t>'</w:t>
      </w:r>
      <w:r w:rsidRPr="007C2DF0">
        <w:rPr>
          <w:rStyle w:val="afffd"/>
          <w:rtl/>
        </w:rPr>
        <w:t>עמהם</w:t>
      </w:r>
      <w:r w:rsidRPr="007C2DF0">
        <w:rPr>
          <w:rStyle w:val="afffd"/>
          <w:rFonts w:hint="cs"/>
          <w:rtl/>
        </w:rPr>
        <w:t>'-</w:t>
      </w:r>
      <w:r w:rsidRPr="00C35A2C">
        <w:rPr>
          <w:rtl/>
        </w:rPr>
        <w:t xml:space="preserve"> כל מה שעמהם, אף עליהם - כל שעליהם! א</w:t>
      </w:r>
      <w:r>
        <w:rPr>
          <w:rtl/>
        </w:rPr>
        <w:t>"</w:t>
      </w:r>
      <w:r w:rsidRPr="00C35A2C">
        <w:rPr>
          <w:rtl/>
        </w:rPr>
        <w:t>כ, לא יאמר עליהם.</w:t>
      </w:r>
    </w:p>
    <w:p w14:paraId="6DB43690" w14:textId="77777777" w:rsidR="00910F84" w:rsidRPr="00C35A2C" w:rsidRDefault="00910F84" w:rsidP="00910F84">
      <w:pPr>
        <w:rPr>
          <w:rtl/>
        </w:rPr>
      </w:pPr>
      <w:r w:rsidRPr="00C35A2C">
        <w:rPr>
          <w:rtl/>
        </w:rPr>
        <w:t xml:space="preserve">מעות דבר של נוי הוא! </w:t>
      </w:r>
      <w:r w:rsidRPr="00C35A2C">
        <w:rPr>
          <w:rFonts w:hint="cs"/>
          <w:rtl/>
        </w:rPr>
        <w:t xml:space="preserve"> - </w:t>
      </w:r>
      <w:r w:rsidRPr="00C35A2C">
        <w:rPr>
          <w:rtl/>
        </w:rPr>
        <w:t>אמרי דבי ר' ינאי: בכיס קשור ותלוי לו בצוארו.</w:t>
      </w:r>
    </w:p>
    <w:p w14:paraId="359E355D" w14:textId="77777777" w:rsidR="00910F84" w:rsidRPr="00C35A2C" w:rsidRDefault="00910F84" w:rsidP="00910F84">
      <w:pPr>
        <w:rPr>
          <w:rtl/>
        </w:rPr>
      </w:pPr>
      <w:r w:rsidRPr="00C35A2C">
        <w:rPr>
          <w:rtl/>
        </w:rPr>
        <w:t xml:space="preserve">כסות דבר של נוי הוא! </w:t>
      </w:r>
      <w:r w:rsidRPr="00C35A2C">
        <w:rPr>
          <w:rFonts w:hint="cs"/>
          <w:rtl/>
        </w:rPr>
        <w:t xml:space="preserve"> - </w:t>
      </w:r>
      <w:r w:rsidRPr="00C35A2C">
        <w:rPr>
          <w:rtl/>
        </w:rPr>
        <w:t>אמרי דבי ר' ינאי: בכסות מקופלת ומונחת לו על ראשו.</w:t>
      </w:r>
    </w:p>
    <w:p w14:paraId="1171FECA" w14:textId="77777777" w:rsidR="00910F84" w:rsidRPr="00C35A2C" w:rsidRDefault="00910F84" w:rsidP="00910F84">
      <w:pPr>
        <w:rPr>
          <w:rtl/>
        </w:rPr>
      </w:pPr>
      <w:r w:rsidRPr="00C35A2C">
        <w:rPr>
          <w:rtl/>
        </w:rPr>
        <w:t xml:space="preserve">כלי דבר של נוי הוא! </w:t>
      </w:r>
      <w:r w:rsidRPr="00C35A2C">
        <w:rPr>
          <w:rtl/>
        </w:rPr>
        <w:tab/>
      </w:r>
      <w:r>
        <w:rPr>
          <w:rFonts w:hint="cs"/>
          <w:rtl/>
        </w:rPr>
        <w:t xml:space="preserve">-      </w:t>
      </w:r>
      <w:r>
        <w:rPr>
          <w:rStyle w:val="affff1"/>
          <w:rFonts w:hint="cs"/>
          <w:rtl/>
          <w:rPrChange w:id="10138" w:author="מנוע אמוראים" w:date="2026-10-05T16:41:56Z">
            <w:rPr>
              <w:rFonts w:hint="cs"/>
              <w:rtl/>
            </w:rPr>
          </w:rPrChange>
        </w:rPr>
        <w:t xml:space="preserve">אר</w:t>
      </w:r>
      <w:r>
        <w:rPr>
          <w:rStyle w:val="affff1"/>
          <w:rtl/>
          <w:rPrChange w:id="10139" w:author="מנוע אמוראים" w:date="2026-10-05T16:41:56Z">
            <w:rPr>
              <w:rtl/>
            </w:rPr>
          </w:rPrChange>
        </w:rPr>
        <w:t xml:space="preserve">"</w:t>
      </w:r>
      <w:r>
        <w:rPr>
          <w:rStyle w:val="affff1"/>
          <w:rFonts w:hint="cs"/>
          <w:rtl/>
          <w:rPrChange w:id="10140" w:author="מנוע אמוראים" w:date="2026-10-05T16:41:56Z">
            <w:rPr>
              <w:rFonts w:hint="cs"/>
              <w:rtl/>
            </w:rPr>
          </w:rPrChange>
        </w:rPr>
        <w:t xml:space="preserve">פ</w:t>
      </w:r>
      <w:r w:rsidRPr="00C35A2C">
        <w:rPr>
          <w:rtl/>
        </w:rPr>
        <w:t>: דסחיפא ליה משכילתא ארישיה.</w:t>
      </w:r>
    </w:p>
    <w:p w14:paraId="5D48423B" w14:textId="77777777" w:rsidR="00910F84" w:rsidRPr="00C35A2C" w:rsidRDefault="00910F84" w:rsidP="00910F84">
      <w:pPr>
        <w:rPr>
          <w:rtl/>
        </w:rPr>
      </w:pPr>
      <w:r w:rsidRPr="00C35A2C">
        <w:rPr>
          <w:rtl/>
        </w:rPr>
        <w:t xml:space="preserve">• </w:t>
      </w:r>
      <w:r>
        <w:rPr>
          <w:rStyle w:val="affff1"/>
          <w:rFonts w:hint="cs"/>
          <w:rtl/>
          <w:rPrChange w:id="10141" w:author="מנוע אמוראים" w:date="2026-10-05T16:41:56Z">
            <w:rPr>
              <w:rFonts w:hint="cs"/>
              <w:rtl/>
            </w:rPr>
          </w:rPrChange>
        </w:rPr>
        <w:t xml:space="preserve">ראב</w:t>
      </w:r>
      <w:r>
        <w:rPr>
          <w:rStyle w:val="affff1"/>
          <w:rtl/>
          <w:rPrChange w:id="10142" w:author="מנוע אמוראים" w:date="2026-10-05T16:41:56Z">
            <w:rPr>
              <w:rtl/>
            </w:rPr>
          </w:rPrChange>
        </w:rPr>
        <w:t xml:space="preserve">"</w:t>
      </w:r>
      <w:r>
        <w:rPr>
          <w:rStyle w:val="affff1"/>
          <w:rFonts w:hint="cs"/>
          <w:rtl/>
          <w:rPrChange w:id="10143" w:author="מנוע אמוראים" w:date="2026-10-05T16:41:56Z">
            <w:rPr>
              <w:rFonts w:hint="cs"/>
              <w:rtl/>
            </w:rPr>
          </w:rPrChange>
        </w:rPr>
        <w:t xml:space="preserve">ח</w:t>
      </w:r>
      <w:r w:rsidRPr="00C35A2C">
        <w:rPr>
          <w:rtl/>
        </w:rPr>
        <w:t>: כל שהוא לפנים מן הקלקלין - אפ</w:t>
      </w:r>
      <w:r>
        <w:rPr>
          <w:rtl/>
        </w:rPr>
        <w:t xml:space="preserve">י' מים ומלח אסור, חוץ לקלקלין </w:t>
      </w:r>
      <w:r w:rsidRPr="00C35A2C">
        <w:rPr>
          <w:rtl/>
        </w:rPr>
        <w:t>דבר של נוי אסור, שאינו של נוי מותר.</w:t>
      </w:r>
    </w:p>
    <w:p w14:paraId="3821A9C6" w14:textId="77777777" w:rsidR="00910F84" w:rsidRPr="00C35A2C" w:rsidRDefault="00910F84" w:rsidP="00910F84">
      <w:pPr>
        <w:rPr>
          <w:rtl/>
        </w:rPr>
      </w:pPr>
      <w:r w:rsidRPr="00C35A2C">
        <w:rPr>
          <w:rtl/>
        </w:rPr>
        <w:t xml:space="preserve">• </w:t>
      </w:r>
      <w:r>
        <w:rPr>
          <w:rStyle w:val="affff1"/>
          <w:rFonts w:hint="cs"/>
          <w:rtl/>
          <w:rPrChange w:id="10144" w:author="מנוע אמוראים" w:date="2026-10-05T16:41:56Z">
            <w:rPr>
              <w:rFonts w:hint="cs"/>
              <w:rtl/>
            </w:rPr>
          </w:rPrChange>
        </w:rPr>
        <w:t xml:space="preserve">אריב</w:t>
      </w:r>
      <w:r>
        <w:rPr>
          <w:rStyle w:val="affff1"/>
          <w:rtl/>
          <w:rPrChange w:id="10145" w:author="מנוע אמוראים" w:date="2026-10-05T16:41:56Z">
            <w:rPr>
              <w:rtl/>
            </w:rPr>
          </w:rPrChange>
        </w:rPr>
        <w:t xml:space="preserve">"</w:t>
      </w:r>
      <w:r>
        <w:rPr>
          <w:rStyle w:val="affff1"/>
          <w:rFonts w:hint="cs"/>
          <w:rtl/>
          <w:rPrChange w:id="10146" w:author="מנוע אמוראים" w:date="2026-10-05T16:41:56Z">
            <w:rPr>
              <w:rFonts w:hint="cs"/>
              <w:rtl/>
            </w:rPr>
          </w:rPrChange>
        </w:rPr>
        <w:t xml:space="preserve">ח</w:t>
      </w:r>
      <w:r>
        <w:rPr>
          <w:rFonts w:hint="cs"/>
          <w:rtl/>
        </w:rPr>
        <w:t xml:space="preserve">- </w:t>
      </w:r>
      <w:r w:rsidRPr="00C35A2C">
        <w:rPr>
          <w:rtl/>
        </w:rPr>
        <w:t xml:space="preserve"> נקטינן: אין קלקלין לא לפעור ולא למרקוליס.</w:t>
      </w:r>
    </w:p>
    <w:p w14:paraId="7E7AF0AF" w14:textId="77777777" w:rsidR="00910F84" w:rsidRPr="00C35A2C" w:rsidRDefault="00910F84" w:rsidP="00910F84">
      <w:pPr>
        <w:rPr>
          <w:rtl/>
        </w:rPr>
      </w:pPr>
      <w:r w:rsidRPr="00C35A2C">
        <w:rPr>
          <w:rtl/>
        </w:rPr>
        <w:t xml:space="preserve">למאי? אי דאפי' פנים כחוץ דמי ושרי, השתא מפערין </w:t>
      </w:r>
      <w:r w:rsidRPr="00C35A2C">
        <w:rPr>
          <w:rFonts w:hint="cs"/>
          <w:rtl/>
        </w:rPr>
        <w:t>לפניו</w:t>
      </w:r>
      <w:r w:rsidRPr="00C35A2C">
        <w:rPr>
          <w:rtl/>
        </w:rPr>
        <w:t xml:space="preserve">, מים ומלח לא </w:t>
      </w:r>
      <w:r w:rsidRPr="00C35A2C">
        <w:rPr>
          <w:rFonts w:hint="cs"/>
          <w:rtl/>
        </w:rPr>
        <w:t xml:space="preserve">יקריבו לו </w:t>
      </w:r>
    </w:p>
    <w:p w14:paraId="4D706F05" w14:textId="77777777" w:rsidR="00910F84" w:rsidRPr="00C35A2C" w:rsidRDefault="00910F84" w:rsidP="00910F84">
      <w:pPr>
        <w:pStyle w:val="afffa"/>
        <w:rPr>
          <w:rtl/>
        </w:rPr>
      </w:pPr>
      <w:r>
        <w:rPr>
          <w:rtl/>
        </w:rPr>
        <w:t xml:space="preserve">- </w:t>
      </w:r>
      <w:r w:rsidRPr="00C35A2C">
        <w:rPr>
          <w:rtl/>
        </w:rPr>
        <w:t xml:space="preserve"> אלא, אפי' חוץ כבפנים דמי ואסור.</w:t>
      </w:r>
    </w:p>
    <w:p w14:paraId="6D5FFFFC"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81" w:author="קלוד" w:date="2026-10-06T10:07:24Z"/>
        </w:rPr>
      </w:pPr>
      <w:ins w:id="20180" w:author="קלוד" w:date="2026-10-06T10:07:24Z">
        <w:r>
          <w:t xml:space="preserve">משנה ג</w:t>
        </w:r>
      </w:ins>
    </w:p>
    <w:p w14:paraId="16EC5957" w14:textId="77777777" w:rsidR="00910F84" w:rsidRPr="00C35A2C" w:rsidRDefault="00910F84" w:rsidP="00910F84">
      <w:pPr>
        <w:pStyle w:val="affb"/>
        <w:rPr>
          <w:del w:id="20060" w:author="קלוד" w:date="2026-10-06T10:12:09Z"/>
          <w:rtl/>
        </w:rPr>
      </w:pPr>
      <w:ins w:id="9898" w:author="מספור קטעי משנה" w:date="2026-10-06T06:44:54Z">
        <w:del w:id="20058" w:author="קלוד" w:date="2026-10-06T10:12:09Z">
          <w:r>
            <w:rPr>
              <w:rStyle w:val="MisparKeta"/>
            </w:rPr>
            <w:delText xml:space="preserve">ג. </w:delText>
          </w:r>
        </w:del>
      </w:ins>
      <w:del w:id="20059" w:author="קלוד" w:date="2026-10-06T10:12:09Z">
        <w:r w:rsidRPr="00C35A2C">
          <w:rPr>
            <w:rtl/>
          </w:rPr>
          <w:delText xml:space="preserve">מתני'.</w:delText>
        </w:r>
      </w:del>
    </w:p>
    <w:p w14:paraId="042C1C93" w14:textId="77777777" w:rsidR="00910F84" w:rsidRDefault="00910F84" w:rsidP="00910F84">
      <w:pPr>
        <w:pStyle w:val="affb"/>
        <w:rPr>
          <w:rtl/>
        </w:rPr>
      </w:pPr>
      <w:ins w:id="20110" w:author="קלוד" w:date="2026-10-06T10:12:09Z">
        <w:r>
          <w:rPr>
            <w:rStyle w:val="MisparKeta"/>
          </w:rPr>
          <w:t xml:space="preserve">ג. </w:t>
        </w:r>
      </w:ins>
      <w:r w:rsidRPr="00C35A2C">
        <w:rPr>
          <w:rtl/>
        </w:rPr>
        <w:t xml:space="preserve">עבודת כוכבים שהיה לה גינה או מרחץ - נהנין מהן שלא בטובה, ואין נהנין מהן בטובה; </w:t>
      </w:r>
    </w:p>
    <w:p w14:paraId="2B50EF32" w14:textId="77777777" w:rsidR="00910F84" w:rsidRPr="00C35A2C" w:rsidRDefault="00910F84" w:rsidP="00910F84">
      <w:pPr>
        <w:pStyle w:val="affb"/>
        <w:rPr>
          <w:rtl/>
        </w:rPr>
      </w:pPr>
      <w:r w:rsidRPr="00C35A2C">
        <w:rPr>
          <w:rtl/>
        </w:rPr>
        <w:t>היה שלה ושל אחרים - נהנין מהן בין בטובה ושלא בטובה.</w:t>
      </w:r>
    </w:p>
    <w:p w14:paraId="5AF5290E" w14:textId="77777777" w:rsidR="00910F84" w:rsidRPr="00C35A2C" w:rsidRDefault="00910F84" w:rsidP="00910F84">
      <w:pPr>
        <w:pStyle w:val="affb"/>
        <w:rPr>
          <w:rtl/>
        </w:rPr>
      </w:pPr>
      <w:r w:rsidRPr="00C35A2C">
        <w:rPr>
          <w:rtl/>
        </w:rPr>
        <w:t>עבודת כוכבים של עכו</w:t>
      </w:r>
      <w:r>
        <w:rPr>
          <w:rtl/>
        </w:rPr>
        <w:t xml:space="preserve">"ם אסורה מיד, ושל ישראל </w:t>
      </w:r>
      <w:r w:rsidRPr="00C35A2C">
        <w:rPr>
          <w:rtl/>
        </w:rPr>
        <w:t>אין אסורה עד שתיעבד.</w:t>
      </w:r>
    </w:p>
    <w:p w14:paraId="0A34DA67" w14:textId="77777777" w:rsidR="00910F84" w:rsidRPr="00C35A2C" w:rsidRDefault="00910F84" w:rsidP="00910F84">
      <w:pPr>
        <w:pStyle w:val="afffe"/>
        <w:rPr>
          <w:rtl/>
        </w:rPr>
      </w:pPr>
      <w:r w:rsidRPr="00A06291">
        <w:rPr>
          <w:rtl/>
        </w:rPr>
        <w:t>׻</w:t>
      </w:r>
      <w:r w:rsidRPr="00C35A2C">
        <w:rPr>
          <w:rtl/>
        </w:rPr>
        <w:t xml:space="preserve"> </w:t>
      </w:r>
    </w:p>
    <w:p w14:paraId="28AB4C81" w14:textId="77777777" w:rsidR="00910F84" w:rsidRPr="00C35A2C" w:rsidRDefault="00910F84" w:rsidP="00910F84">
      <w:pPr>
        <w:rPr>
          <w:rtl/>
        </w:rPr>
      </w:pPr>
      <w:r w:rsidRPr="00C35A2C">
        <w:rPr>
          <w:rtl/>
        </w:rPr>
        <w:t>• אביי: בטובה - בטובת כומרין, שלא בטובה - שלא בטובת כומרין, לאפוקי טובת עובדיה דשרי.</w:t>
      </w:r>
    </w:p>
    <w:p w14:paraId="4EA2B559" w14:textId="77777777" w:rsidR="00910F84" w:rsidRPr="00C35A2C" w:rsidRDefault="00910F84" w:rsidP="00910F84">
      <w:pPr>
        <w:rPr>
          <w:rtl/>
        </w:rPr>
      </w:pPr>
      <w:r w:rsidRPr="00C35A2C">
        <w:rPr>
          <w:rtl/>
        </w:rPr>
        <w:t xml:space="preserve">• </w:t>
      </w:r>
      <w:r w:rsidRPr="00C35A2C">
        <w:rPr>
          <w:b/>
          <w:bCs/>
          <w:rtl/>
        </w:rPr>
        <w:t>איכא דמתני אסיפא</w:t>
      </w:r>
      <w:r w:rsidRPr="00C35A2C">
        <w:rPr>
          <w:rtl/>
        </w:rPr>
        <w:t xml:space="preserve">: היה שלה ושל אחרים - נהנין מהן בטובה ושלא בטובה; </w:t>
      </w:r>
    </w:p>
    <w:p w14:paraId="5313F1EB" w14:textId="77777777" w:rsidR="00910F84" w:rsidRPr="00C35A2C" w:rsidRDefault="00910F84" w:rsidP="00910F84">
      <w:pPr>
        <w:rPr>
          <w:rtl/>
        </w:rPr>
      </w:pPr>
      <w:r w:rsidRPr="00C35A2C">
        <w:rPr>
          <w:rtl/>
        </w:rPr>
        <w:t>אביי: בטובה - בטובת אחרים, שלא בטובה - שלא בטובת כומרין.</w:t>
      </w:r>
    </w:p>
    <w:p w14:paraId="3F34B55D" w14:textId="77777777" w:rsidR="00910F84" w:rsidRPr="00C35A2C" w:rsidRDefault="00910F84" w:rsidP="00910F84">
      <w:pPr>
        <w:rPr>
          <w:rtl/>
        </w:rPr>
      </w:pPr>
      <w:r w:rsidRPr="00C35A2C">
        <w:rPr>
          <w:rtl/>
        </w:rPr>
        <w:t>מאן דמתני אסיפא כ</w:t>
      </w:r>
      <w:r>
        <w:rPr>
          <w:rtl/>
        </w:rPr>
        <w:t>"</w:t>
      </w:r>
      <w:r w:rsidRPr="00C35A2C">
        <w:rPr>
          <w:rtl/>
        </w:rPr>
        <w:t>ש ארישא, ומאן דמתני ארישא, אבל אסיפא כיון ד</w:t>
      </w:r>
      <w:r w:rsidRPr="00C35A2C">
        <w:rPr>
          <w:rFonts w:hint="cs"/>
          <w:rtl/>
        </w:rPr>
        <w:t xml:space="preserve">יש אחרים עמה אפי' בטובת כומרין </w:t>
      </w:r>
    </w:p>
    <w:p w14:paraId="641E8753" w14:textId="77777777" w:rsidR="00910F84" w:rsidRPr="00C35A2C" w:rsidRDefault="00910F84" w:rsidP="00910F84">
      <w:pPr>
        <w:pStyle w:val="afffe"/>
        <w:rPr>
          <w:rtl/>
        </w:rPr>
      </w:pPr>
      <w:r w:rsidRPr="00A06291">
        <w:rPr>
          <w:rtl/>
        </w:rPr>
        <w:t>׻</w:t>
      </w:r>
      <w:r w:rsidRPr="00C35A2C">
        <w:rPr>
          <w:rtl/>
        </w:rPr>
        <w:t xml:space="preserve"> </w:t>
      </w:r>
    </w:p>
    <w:p w14:paraId="023A737E" w14:textId="77777777" w:rsidR="00910F84" w:rsidRPr="00C35A2C" w:rsidRDefault="00910F84" w:rsidP="00910F84">
      <w:pPr>
        <w:pStyle w:val="afff2"/>
        <w:rPr>
          <w:rtl/>
        </w:rPr>
      </w:pPr>
      <w:ins w:id="9899" w:author="מספור קטעי משנה" w:date="2026-10-06T06:44:54Z">
        <w:r>
          <w:rPr>
            <w:rStyle w:val="MisparKeta"/>
          </w:rPr>
          <w:t xml:space="preserve">ה. </w:t>
        </w:r>
      </w:ins>
      <w:r w:rsidRPr="00C35A2C">
        <w:rPr>
          <w:rtl/>
        </w:rPr>
        <w:t>עבודת כוכבים של עכו</w:t>
      </w:r>
      <w:r>
        <w:rPr>
          <w:rtl/>
        </w:rPr>
        <w:t>"</w:t>
      </w:r>
      <w:r w:rsidRPr="00C35A2C">
        <w:rPr>
          <w:rtl/>
        </w:rPr>
        <w:t>ם אסורה מיד.</w:t>
      </w:r>
    </w:p>
    <w:p w14:paraId="176D5150" w14:textId="77777777" w:rsidR="00910F84" w:rsidRPr="00C35A2C" w:rsidRDefault="00910F84" w:rsidP="00910F84">
      <w:pPr>
        <w:rPr>
          <w:rtl/>
        </w:rPr>
      </w:pPr>
      <w:r>
        <w:rPr>
          <w:rFonts w:hint="cs"/>
          <w:rtl/>
        </w:rPr>
        <w:t xml:space="preserve">ומתני' </w:t>
      </w:r>
      <w:r>
        <w:rPr>
          <w:rStyle w:val="affff1"/>
          <w:rFonts w:hint="cs"/>
          <w:rtl/>
          <w:rPrChange w:id="10147" w:author="מנוע אמוראים" w:date="2026-10-05T16:41:56Z">
            <w:rPr>
              <w:rFonts w:hint="cs"/>
              <w:rtl/>
            </w:rPr>
          </w:rPrChange>
        </w:rPr>
        <w:t xml:space="preserve">ר</w:t>
      </w:r>
      <w:r>
        <w:rPr>
          <w:rStyle w:val="affff1"/>
          <w:rtl/>
          <w:rPrChange w:id="10148" w:author="מנוע אמוראים" w:date="2026-10-05T16:41:56Z">
            <w:rPr>
              <w:rtl/>
            </w:rPr>
          </w:rPrChange>
        </w:rPr>
        <w:t xml:space="preserve">"</w:t>
      </w:r>
      <w:r>
        <w:rPr>
          <w:rStyle w:val="affff1"/>
          <w:rFonts w:hint="cs"/>
          <w:rtl/>
          <w:rPrChange w:id="10149" w:author="מנוע אמוראים" w:date="2026-10-05T16:41:56Z">
            <w:rPr>
              <w:rFonts w:hint="cs"/>
              <w:rtl/>
            </w:rPr>
          </w:rPrChange>
        </w:rPr>
        <w:t xml:space="preserve">ע</w:t>
      </w:r>
      <w:r>
        <w:rPr>
          <w:rFonts w:hint="cs"/>
          <w:rtl/>
        </w:rPr>
        <w:t xml:space="preserve"> היא ד</w:t>
      </w:r>
      <w:r w:rsidRPr="00C35A2C">
        <w:rPr>
          <w:rtl/>
        </w:rPr>
        <w:t xml:space="preserve">תניא: </w:t>
      </w:r>
      <w:r w:rsidRPr="00F90100">
        <w:rPr>
          <w:rStyle w:val="afffd"/>
          <w:rFonts w:hint="cs"/>
          <w:rtl/>
        </w:rPr>
        <w:t>'</w:t>
      </w:r>
      <w:r w:rsidRPr="00F90100">
        <w:rPr>
          <w:rStyle w:val="afffd"/>
          <w:rtl/>
        </w:rPr>
        <w:t>אבד תאבדון את כל המקומות אשר עבדו שם הגוים</w:t>
      </w:r>
      <w:r w:rsidRPr="00F90100">
        <w:rPr>
          <w:rStyle w:val="afffd"/>
          <w:rFonts w:hint="cs"/>
          <w:rtl/>
        </w:rPr>
        <w:t>'</w:t>
      </w:r>
      <w:r w:rsidRPr="00F90100">
        <w:rPr>
          <w:rStyle w:val="afffd"/>
          <w:rtl/>
        </w:rPr>
        <w:t xml:space="preserve"> </w:t>
      </w:r>
      <w:r w:rsidRPr="00C35A2C">
        <w:rPr>
          <w:rtl/>
        </w:rPr>
        <w:t xml:space="preserve">- בכלים שנשתמשו בהן לעבודת כוכבים הכתוב מדבר; </w:t>
      </w:r>
    </w:p>
    <w:p w14:paraId="57D527CE" w14:textId="77777777" w:rsidR="00910F84" w:rsidRPr="00C35A2C" w:rsidRDefault="00910F84" w:rsidP="00910F84">
      <w:pPr>
        <w:rPr>
          <w:rtl/>
        </w:rPr>
      </w:pPr>
      <w:r w:rsidRPr="00C35A2C">
        <w:rPr>
          <w:rtl/>
        </w:rPr>
        <w:lastRenderedPageBreak/>
        <w:t xml:space="preserve">יכול עשאום ולא גמרום, גמרום ולא הביאום, הביאום ולא נשתמשו בהן, יכול יהו אסורים? </w:t>
      </w:r>
    </w:p>
    <w:p w14:paraId="2764EE18" w14:textId="77777777" w:rsidR="00910F84" w:rsidRPr="00C35A2C" w:rsidRDefault="00910F84" w:rsidP="00910F84">
      <w:pPr>
        <w:rPr>
          <w:rtl/>
        </w:rPr>
      </w:pPr>
      <w:r w:rsidRPr="00C35A2C">
        <w:rPr>
          <w:rtl/>
        </w:rPr>
        <w:t>ת</w:t>
      </w:r>
      <w:r>
        <w:rPr>
          <w:rtl/>
        </w:rPr>
        <w:t>"</w:t>
      </w:r>
      <w:r w:rsidRPr="00C35A2C">
        <w:rPr>
          <w:rtl/>
        </w:rPr>
        <w:t xml:space="preserve">ל: </w:t>
      </w:r>
      <w:r w:rsidRPr="00F90100">
        <w:rPr>
          <w:rStyle w:val="afffd"/>
          <w:rFonts w:hint="cs"/>
          <w:rtl/>
        </w:rPr>
        <w:t>'</w:t>
      </w:r>
      <w:r w:rsidRPr="00F90100">
        <w:rPr>
          <w:rStyle w:val="afffd"/>
          <w:rtl/>
        </w:rPr>
        <w:t>אשר עבדו שם הגוים</w:t>
      </w:r>
      <w:r w:rsidRPr="00F90100">
        <w:rPr>
          <w:rStyle w:val="afffd"/>
          <w:rFonts w:hint="cs"/>
          <w:rtl/>
        </w:rPr>
        <w:t>'</w:t>
      </w:r>
      <w:r w:rsidRPr="00F90100">
        <w:rPr>
          <w:rStyle w:val="afffd"/>
          <w:rtl/>
        </w:rPr>
        <w:t>,</w:t>
      </w:r>
      <w:r w:rsidRPr="00C35A2C">
        <w:rPr>
          <w:rtl/>
        </w:rPr>
        <w:t xml:space="preserve"> שאין אסורין עד שיעבדו, </w:t>
      </w:r>
    </w:p>
    <w:p w14:paraId="660EC38B" w14:textId="77777777" w:rsidR="00910F84" w:rsidRPr="00C35A2C" w:rsidRDefault="00910F84" w:rsidP="00910F84">
      <w:pPr>
        <w:rPr>
          <w:rtl/>
        </w:rPr>
      </w:pPr>
      <w:r w:rsidRPr="00C35A2C">
        <w:rPr>
          <w:rtl/>
        </w:rPr>
        <w:t>מכאן אמרו: עבודת כוכבים של עכו</w:t>
      </w:r>
      <w:r>
        <w:rPr>
          <w:rtl/>
        </w:rPr>
        <w:t>"</w:t>
      </w:r>
      <w:r w:rsidRPr="00C35A2C">
        <w:rPr>
          <w:rtl/>
        </w:rPr>
        <w:t xml:space="preserve">ם </w:t>
      </w:r>
      <w:r>
        <w:rPr>
          <w:rStyle w:val="affff1"/>
          <w:rFonts w:hint="cs"/>
          <w:rtl/>
          <w:rPrChange w:id="10150" w:author="מנוע אמוראים" w:date="2026-10-05T16:41:56Z">
            <w:rPr>
              <w:rFonts w:hint="cs"/>
              <w:rtl/>
            </w:rPr>
          </w:rPrChange>
        </w:rPr>
        <w:t xml:space="preserve">לרי</w:t>
      </w:r>
      <w:r>
        <w:rPr>
          <w:rStyle w:val="affff1"/>
          <w:rtl/>
          <w:rPrChange w:id="10151" w:author="מנוע אמוראים" w:date="2026-10-05T16:41:56Z">
            <w:rPr>
              <w:rtl/>
            </w:rPr>
          </w:rPrChange>
        </w:rPr>
        <w:t xml:space="preserve">"</w:t>
      </w:r>
      <w:r>
        <w:rPr>
          <w:rStyle w:val="affff1"/>
          <w:rFonts w:hint="cs"/>
          <w:rtl/>
          <w:rPrChange w:id="10152" w:author="מנוע אמוראים" w:date="2026-10-05T16:41:56Z">
            <w:rPr>
              <w:rFonts w:hint="cs"/>
              <w:rtl/>
            </w:rPr>
          </w:rPrChange>
        </w:rPr>
        <w:t xml:space="preserve">ש</w:t>
      </w:r>
      <w:r>
        <w:rPr>
          <w:rFonts w:hint="cs"/>
          <w:rtl/>
        </w:rPr>
        <w:t xml:space="preserve"> </w:t>
      </w:r>
      <w:r w:rsidRPr="00C35A2C">
        <w:rPr>
          <w:rtl/>
        </w:rPr>
        <w:t xml:space="preserve">אינה אסורה עד שתיעבד, ושל ישראל - אסורה מיד, </w:t>
      </w:r>
    </w:p>
    <w:p w14:paraId="5F708782" w14:textId="77777777" w:rsidR="00910F84" w:rsidRPr="00C35A2C" w:rsidRDefault="00910F84" w:rsidP="00910F84">
      <w:pPr>
        <w:rPr>
          <w:rtl/>
        </w:rPr>
      </w:pPr>
      <w:r>
        <w:rPr>
          <w:rStyle w:val="affff1"/>
          <w:rtl/>
          <w:rPrChange w:id="10153" w:author="מנוע אמוראים" w:date="2026-10-05T16:41:56Z">
            <w:rPr>
              <w:rtl/>
            </w:rPr>
          </w:rPrChange>
        </w:rPr>
        <w:t xml:space="preserve">ר</w:t>
      </w:r>
      <w:r>
        <w:rPr>
          <w:rStyle w:val="affff1"/>
          <w:rtl/>
          <w:rPrChange w:id="10154" w:author="מנוע אמוראים" w:date="2026-10-05T16:41:56Z">
            <w:rPr>
              <w:rtl/>
            </w:rPr>
          </w:rPrChange>
        </w:rPr>
        <w:t xml:space="preserve">"</w:t>
      </w:r>
      <w:r>
        <w:rPr>
          <w:rStyle w:val="affff1"/>
          <w:rtl/>
          <w:rPrChange w:id="10155" w:author="מנוע אמוראים" w:date="2026-10-05T16:41:56Z">
            <w:rPr>
              <w:rtl/>
            </w:rPr>
          </w:rPrChange>
        </w:rPr>
        <w:t xml:space="preserve">ע</w:t>
      </w:r>
      <w:r>
        <w:rPr>
          <w:rtl/>
        </w:rPr>
        <w:t xml:space="preserve"> אומר חילוף הדברים: עבודת כוכבים של עכו</w:t>
      </w:r>
      <w:r>
        <w:rPr>
          <w:rtl/>
        </w:rPr>
        <w:t>"</w:t>
      </w:r>
      <w:r w:rsidRPr="00C35A2C">
        <w:rPr>
          <w:rtl/>
        </w:rPr>
        <w:t>ם אסורה מיד, ושל ישראל - עד שתיעבד.</w:t>
      </w:r>
    </w:p>
    <w:p w14:paraId="7B0B6229" w14:textId="77777777" w:rsidR="00910F84" w:rsidRPr="00C35A2C" w:rsidRDefault="00910F84" w:rsidP="00910F84">
      <w:pPr>
        <w:rPr>
          <w:rtl/>
        </w:rPr>
      </w:pPr>
    </w:p>
    <w:p w14:paraId="7EC1BA39" w14:textId="77777777" w:rsidR="00910F84" w:rsidRPr="00C35A2C" w:rsidRDefault="00910F84" w:rsidP="00910F84">
      <w:pPr>
        <w:rPr>
          <w:b/>
          <w:bCs/>
          <w:rtl/>
        </w:rPr>
      </w:pPr>
      <w:r w:rsidRPr="00C35A2C">
        <w:rPr>
          <w:b/>
          <w:bCs/>
          <w:rtl/>
        </w:rPr>
        <w:t>אמר מר: בכלים שנשתמשו בהן לעבודת כוכבים הכתוב מדבר.</w:t>
      </w:r>
    </w:p>
    <w:p w14:paraId="69121C4F" w14:textId="77777777" w:rsidR="00910F84" w:rsidRPr="00C35A2C" w:rsidRDefault="00910F84" w:rsidP="00910F84">
      <w:pPr>
        <w:pStyle w:val="aff6"/>
        <w:framePr w:wrap="around"/>
        <w:rPr>
          <w:rtl/>
        </w:rPr>
      </w:pPr>
      <w:r w:rsidRPr="00C35A2C">
        <w:rPr>
          <w:rFonts w:hint="cs"/>
          <w:rtl/>
        </w:rPr>
        <w:t>נב.</w:t>
      </w:r>
    </w:p>
    <w:p w14:paraId="76D4E96C" w14:textId="77777777" w:rsidR="00910F84" w:rsidRDefault="00910F84" w:rsidP="00910F84">
      <w:pPr>
        <w:rPr>
          <w:rtl/>
        </w:rPr>
      </w:pPr>
      <w:r w:rsidRPr="00C35A2C">
        <w:rPr>
          <w:rFonts w:hint="cs"/>
          <w:rtl/>
        </w:rPr>
        <w:t xml:space="preserve">ואפי דמקומות כתיב </w:t>
      </w:r>
      <w:r w:rsidRPr="00C35A2C">
        <w:rPr>
          <w:rtl/>
        </w:rPr>
        <w:t xml:space="preserve">אם אינו ענין למקומות, דלא מיתסרי, </w:t>
      </w:r>
      <w:r w:rsidRPr="007C2DF0">
        <w:rPr>
          <w:rStyle w:val="afffd"/>
          <w:rtl/>
        </w:rPr>
        <w:t>ד</w:t>
      </w:r>
      <w:r w:rsidRPr="007C2DF0">
        <w:rPr>
          <w:rStyle w:val="afffd"/>
          <w:rFonts w:hint="cs"/>
          <w:rtl/>
        </w:rPr>
        <w:t>'</w:t>
      </w:r>
      <w:r w:rsidRPr="007C2DF0">
        <w:rPr>
          <w:rStyle w:val="afffd"/>
          <w:rtl/>
        </w:rPr>
        <w:t>אלהיהם על ההרים</w:t>
      </w:r>
      <w:r w:rsidRPr="007C2DF0">
        <w:rPr>
          <w:rStyle w:val="afffd"/>
          <w:rFonts w:hint="cs"/>
          <w:rtl/>
        </w:rPr>
        <w:t>'</w:t>
      </w:r>
      <w:r w:rsidRPr="007C2DF0">
        <w:rPr>
          <w:rStyle w:val="afffd"/>
          <w:rtl/>
        </w:rPr>
        <w:t xml:space="preserve"> </w:t>
      </w:r>
      <w:r w:rsidRPr="00C35A2C">
        <w:rPr>
          <w:rtl/>
        </w:rPr>
        <w:t xml:space="preserve">- ולא ההרים אלהיהם, תנהו ענין לכלים, </w:t>
      </w:r>
    </w:p>
    <w:p w14:paraId="610BD58F" w14:textId="77777777" w:rsidR="00910F84" w:rsidRPr="00C35A2C" w:rsidRDefault="00910F84" w:rsidP="00910F84">
      <w:pPr>
        <w:rPr>
          <w:rtl/>
        </w:rPr>
      </w:pPr>
      <w:r w:rsidRPr="00C35A2C">
        <w:rPr>
          <w:rtl/>
        </w:rPr>
        <w:t>מכאן אמרו: עבודת כוכבים של עכו</w:t>
      </w:r>
      <w:r>
        <w:rPr>
          <w:rtl/>
        </w:rPr>
        <w:t>"</w:t>
      </w:r>
      <w:r w:rsidRPr="00C35A2C">
        <w:rPr>
          <w:rtl/>
        </w:rPr>
        <w:t>ם אינה אסורה אלא עד שתעבד, ושל ישראל - מיד.</w:t>
      </w:r>
    </w:p>
    <w:p w14:paraId="1E0CBC92" w14:textId="77777777" w:rsidR="00910F84" w:rsidRPr="00C35A2C" w:rsidRDefault="00910F84" w:rsidP="00910F84">
      <w:pPr>
        <w:rPr>
          <w:rtl/>
        </w:rPr>
      </w:pPr>
      <w:r w:rsidRPr="00F90100">
        <w:rPr>
          <w:rStyle w:val="afffd"/>
          <w:rFonts w:hint="cs"/>
          <w:rtl/>
        </w:rPr>
        <w:t>'</w:t>
      </w:r>
      <w:r w:rsidRPr="00F90100">
        <w:rPr>
          <w:rStyle w:val="afffd"/>
          <w:rtl/>
        </w:rPr>
        <w:t>אשר אתם יורשים אותם את אלהיהם</w:t>
      </w:r>
      <w:r w:rsidRPr="00F90100">
        <w:rPr>
          <w:rStyle w:val="afffd"/>
          <w:rFonts w:hint="cs"/>
          <w:rtl/>
        </w:rPr>
        <w:t>'</w:t>
      </w:r>
      <w:r w:rsidRPr="00F90100">
        <w:rPr>
          <w:rStyle w:val="afffd"/>
          <w:rtl/>
        </w:rPr>
        <w:t>,</w:t>
      </w:r>
      <w:r w:rsidRPr="00C35A2C">
        <w:rPr>
          <w:rtl/>
        </w:rPr>
        <w:t xml:space="preserve"> מקיש אלהיהם לכלים</w:t>
      </w:r>
      <w:r w:rsidRPr="00C35A2C">
        <w:rPr>
          <w:rFonts w:hint="cs"/>
          <w:rtl/>
        </w:rPr>
        <w:t xml:space="preserve"> ד</w:t>
      </w:r>
      <w:r w:rsidRPr="00C35A2C">
        <w:rPr>
          <w:rtl/>
        </w:rPr>
        <w:t>עד שיעבדו.</w:t>
      </w:r>
    </w:p>
    <w:p w14:paraId="69AAFCE9" w14:textId="77777777" w:rsidR="00910F84" w:rsidRPr="00C35A2C" w:rsidRDefault="00910F84" w:rsidP="00910F84">
      <w:pPr>
        <w:rPr>
          <w:rtl/>
        </w:rPr>
      </w:pPr>
      <w:r>
        <w:rPr>
          <w:rStyle w:val="affff1"/>
          <w:b/>
          <w:bCs/>
          <w:rtl/>
          <w:rPrChange w:id="10156" w:author="מנוע אמוראים" w:date="2026-10-05T16:41:56Z">
            <w:rPr>
              <w:b/>
              <w:bCs/>
              <w:rtl/>
            </w:rPr>
          </w:rPrChange>
        </w:rPr>
        <w:t xml:space="preserve">ור</w:t>
      </w:r>
      <w:r>
        <w:rPr>
          <w:rStyle w:val="affff1"/>
          <w:rtl/>
          <w:rPrChange w:id="10157" w:author="מנוע אמוראים" w:date="2026-10-05T16:41:56Z">
            <w:rPr>
              <w:rtl/>
            </w:rPr>
          </w:rPrChange>
        </w:rPr>
        <w:t xml:space="preserve">"</w:t>
      </w:r>
      <w:r>
        <w:rPr>
          <w:rStyle w:val="affff1"/>
          <w:rtl/>
          <w:rPrChange w:id="10158" w:author="מנוע אמוראים" w:date="2026-10-05T16:41:56Z">
            <w:rPr>
              <w:rtl/>
            </w:rPr>
          </w:rPrChange>
        </w:rPr>
        <w:t xml:space="preserve">ע</w:t>
      </w:r>
      <w:r>
        <w:rPr>
          <w:rtl/>
        </w:rPr>
        <w:t xml:space="preserve"> דלא מקיש, אמר לך:</w:t>
      </w:r>
      <w:r w:rsidRPr="00FF1C37">
        <w:rPr>
          <w:rStyle w:val="afffd"/>
          <w:rtl/>
        </w:rPr>
        <w:t xml:space="preserve"> </w:t>
      </w:r>
      <w:r w:rsidRPr="00FF1C37">
        <w:rPr>
          <w:rStyle w:val="afffd"/>
          <w:rFonts w:hint="cs"/>
          <w:rtl/>
        </w:rPr>
        <w:t>'</w:t>
      </w:r>
      <w:r w:rsidRPr="00FF1C37">
        <w:rPr>
          <w:rStyle w:val="afffd"/>
          <w:rtl/>
        </w:rPr>
        <w:t>את</w:t>
      </w:r>
      <w:r w:rsidRPr="00FF1C37">
        <w:rPr>
          <w:rStyle w:val="afffd"/>
          <w:rFonts w:hint="cs"/>
          <w:rtl/>
        </w:rPr>
        <w:t>'</w:t>
      </w:r>
      <w:r w:rsidRPr="00FF1C37">
        <w:rPr>
          <w:rStyle w:val="afffd"/>
          <w:rtl/>
        </w:rPr>
        <w:t xml:space="preserve"> </w:t>
      </w:r>
      <w:r w:rsidRPr="00C35A2C">
        <w:rPr>
          <w:rtl/>
        </w:rPr>
        <w:t>הפסיק הענין.</w:t>
      </w:r>
    </w:p>
    <w:p w14:paraId="5FB5689C" w14:textId="77777777" w:rsidR="00910F84" w:rsidRPr="00C35A2C" w:rsidRDefault="00910F84" w:rsidP="00910F84">
      <w:pPr>
        <w:rPr>
          <w:rtl/>
        </w:rPr>
      </w:pPr>
      <w:r w:rsidRPr="00C35A2C">
        <w:rPr>
          <w:b/>
          <w:bCs/>
          <w:rtl/>
        </w:rPr>
        <w:t>ורבי</w:t>
      </w:r>
      <w:r w:rsidRPr="00C35A2C">
        <w:rPr>
          <w:rtl/>
        </w:rPr>
        <w:t xml:space="preserve"> </w:t>
      </w:r>
      <w:r w:rsidRPr="00C35A2C">
        <w:rPr>
          <w:b/>
          <w:bCs/>
          <w:rtl/>
        </w:rPr>
        <w:t>ישמעאל</w:t>
      </w:r>
      <w:r w:rsidRPr="00C35A2C">
        <w:rPr>
          <w:rFonts w:hint="cs"/>
          <w:rtl/>
        </w:rPr>
        <w:t>:</w:t>
      </w:r>
      <w:r w:rsidRPr="00C35A2C">
        <w:rPr>
          <w:rtl/>
        </w:rPr>
        <w:t xml:space="preserve"> </w:t>
      </w:r>
      <w:r w:rsidRPr="00C35A2C">
        <w:rPr>
          <w:rFonts w:hint="cs"/>
          <w:rtl/>
        </w:rPr>
        <w:t xml:space="preserve">הך דישראל אסורה מיד סברא אם עכום עד שתעבד ישראל אסורה מיד </w:t>
      </w:r>
    </w:p>
    <w:p w14:paraId="4D7B0D13" w14:textId="77777777" w:rsidR="00910F84" w:rsidRPr="00C35A2C" w:rsidRDefault="00910F84" w:rsidP="00910F84">
      <w:pPr>
        <w:ind w:left="908"/>
        <w:rPr>
          <w:rtl/>
        </w:rPr>
      </w:pPr>
      <w:r w:rsidRPr="007C2DF0">
        <w:rPr>
          <w:rStyle w:val="afffd"/>
          <w:rFonts w:hint="cs"/>
          <w:rtl/>
        </w:rPr>
        <w:t>ד'</w:t>
      </w:r>
      <w:r w:rsidRPr="007C2DF0">
        <w:rPr>
          <w:rStyle w:val="afffd"/>
          <w:rtl/>
        </w:rPr>
        <w:t>ואת חטאתכם אשר עשיתם את העגל</w:t>
      </w:r>
      <w:r w:rsidRPr="007C2DF0">
        <w:rPr>
          <w:rStyle w:val="afffd"/>
          <w:rFonts w:hint="cs"/>
          <w:rtl/>
        </w:rPr>
        <w:t>'</w:t>
      </w:r>
      <w:r w:rsidRPr="007C2DF0">
        <w:rPr>
          <w:rStyle w:val="afffd"/>
          <w:rtl/>
        </w:rPr>
        <w:t>,</w:t>
      </w:r>
      <w:r w:rsidRPr="00C35A2C">
        <w:rPr>
          <w:rtl/>
        </w:rPr>
        <w:t xml:space="preserve"> משעת עשייה קם ליה בחטא.</w:t>
      </w:r>
    </w:p>
    <w:p w14:paraId="04B17B08" w14:textId="77777777" w:rsidR="00910F84" w:rsidRPr="00C35A2C" w:rsidRDefault="00910F84" w:rsidP="00910F84">
      <w:pPr>
        <w:ind w:left="908"/>
        <w:rPr>
          <w:rtl/>
        </w:rPr>
      </w:pPr>
      <w:r w:rsidRPr="00C35A2C">
        <w:rPr>
          <w:rFonts w:hint="cs"/>
          <w:rtl/>
        </w:rPr>
        <w:t xml:space="preserve">ולא רק שאסור אלא שנאסר </w:t>
      </w:r>
      <w:r w:rsidRPr="00F90100">
        <w:rPr>
          <w:rStyle w:val="afffd"/>
          <w:rFonts w:hint="cs"/>
          <w:rtl/>
        </w:rPr>
        <w:t>'</w:t>
      </w:r>
      <w:r w:rsidRPr="00F90100">
        <w:rPr>
          <w:rStyle w:val="afffd"/>
          <w:rtl/>
        </w:rPr>
        <w:t>ארור האיש אשר יעשה פסל ומסכה</w:t>
      </w:r>
      <w:r w:rsidRPr="00F90100">
        <w:rPr>
          <w:rStyle w:val="afffd"/>
          <w:rFonts w:hint="cs"/>
          <w:rtl/>
        </w:rPr>
        <w:t>'</w:t>
      </w:r>
      <w:r w:rsidRPr="00F90100">
        <w:rPr>
          <w:rStyle w:val="afffd"/>
          <w:rtl/>
        </w:rPr>
        <w:t>,</w:t>
      </w:r>
      <w:r w:rsidRPr="00C35A2C">
        <w:rPr>
          <w:rtl/>
        </w:rPr>
        <w:t xml:space="preserve"> משעת עשייה קם בארור</w:t>
      </w:r>
      <w:r w:rsidRPr="00C35A2C">
        <w:rPr>
          <w:rFonts w:hint="cs"/>
          <w:rtl/>
        </w:rPr>
        <w:t xml:space="preserve"> </w:t>
      </w:r>
    </w:p>
    <w:p w14:paraId="27C98F51" w14:textId="77777777" w:rsidR="00910F84" w:rsidRPr="00C35A2C" w:rsidRDefault="00910F84" w:rsidP="00910F84">
      <w:pPr>
        <w:rPr>
          <w:rtl/>
        </w:rPr>
      </w:pPr>
      <w:r w:rsidRPr="00C35A2C">
        <w:rPr>
          <w:rFonts w:hint="cs"/>
          <w:rtl/>
        </w:rPr>
        <w:t xml:space="preserve">ונאסר </w:t>
      </w:r>
      <w:r w:rsidRPr="007C2DF0">
        <w:rPr>
          <w:rStyle w:val="afffd"/>
          <w:rFonts w:hint="cs"/>
          <w:rtl/>
        </w:rPr>
        <w:t xml:space="preserve">ד'תועבת ה' </w:t>
      </w:r>
      <w:r w:rsidRPr="00C35A2C">
        <w:rPr>
          <w:rtl/>
        </w:rPr>
        <w:t>.</w:t>
      </w:r>
    </w:p>
    <w:p w14:paraId="7A8BCCBF" w14:textId="77777777" w:rsidR="00910F84" w:rsidRPr="00C35A2C" w:rsidRDefault="00910F84" w:rsidP="00910F84">
      <w:pPr>
        <w:rPr>
          <w:rtl/>
        </w:rPr>
      </w:pPr>
      <w:r>
        <w:rPr>
          <w:rStyle w:val="affff1"/>
          <w:b/>
          <w:bCs/>
          <w:rtl/>
          <w:rPrChange w:id="10159" w:author="מנוע אמוראים" w:date="2026-10-05T16:41:56Z">
            <w:rPr>
              <w:b/>
              <w:bCs/>
              <w:rtl/>
            </w:rPr>
          </w:rPrChange>
        </w:rPr>
        <w:t xml:space="preserve">ור</w:t>
      </w:r>
      <w:r>
        <w:rPr>
          <w:rStyle w:val="affff1"/>
          <w:rtl/>
          <w:rPrChange w:id="10160" w:author="מנוע אמוראים" w:date="2026-10-05T16:41:56Z">
            <w:rPr>
              <w:rtl/>
            </w:rPr>
          </w:rPrChange>
        </w:rPr>
        <w:t xml:space="preserve">"</w:t>
      </w:r>
      <w:r>
        <w:rPr>
          <w:rStyle w:val="affff1"/>
          <w:rtl/>
          <w:rPrChange w:id="10161" w:author="מנוע אמוראים" w:date="2026-10-05T16:41:56Z">
            <w:rPr>
              <w:rtl/>
            </w:rPr>
          </w:rPrChange>
        </w:rPr>
        <w:t xml:space="preserve">ע</w:t>
      </w:r>
      <w:r w:rsidRPr="00C35A2C">
        <w:rPr>
          <w:rFonts w:hint="cs"/>
          <w:rtl/>
        </w:rPr>
        <w:t>:</w:t>
      </w:r>
      <w:r w:rsidRPr="00C35A2C">
        <w:rPr>
          <w:rtl/>
        </w:rPr>
        <w:t xml:space="preserve"> דבר המביא לידי תועבה.</w:t>
      </w:r>
      <w:r w:rsidRPr="00C35A2C">
        <w:rPr>
          <w:rFonts w:hint="cs"/>
          <w:rtl/>
        </w:rPr>
        <w:t xml:space="preserve"> ועבודת כוכבים דאסורה מיד </w:t>
      </w:r>
      <w:r w:rsidRPr="00F90100">
        <w:rPr>
          <w:rStyle w:val="afffd"/>
          <w:rFonts w:hint="cs"/>
          <w:rtl/>
        </w:rPr>
        <w:t>'</w:t>
      </w:r>
      <w:r w:rsidRPr="00F90100">
        <w:rPr>
          <w:rStyle w:val="afffd"/>
          <w:rtl/>
        </w:rPr>
        <w:t>פסילי אלהיהם תשרפון באש</w:t>
      </w:r>
      <w:r w:rsidRPr="00F90100">
        <w:rPr>
          <w:rStyle w:val="afffd"/>
          <w:rFonts w:hint="cs"/>
          <w:rtl/>
        </w:rPr>
        <w:t>'</w:t>
      </w:r>
      <w:r w:rsidRPr="00F90100">
        <w:rPr>
          <w:rStyle w:val="afffd"/>
          <w:rtl/>
        </w:rPr>
        <w:t>,</w:t>
      </w:r>
      <w:r w:rsidRPr="00C35A2C">
        <w:rPr>
          <w:rtl/>
        </w:rPr>
        <w:t xml:space="preserve"> משפסלו נעשה אלוה.</w:t>
      </w:r>
    </w:p>
    <w:p w14:paraId="603AAFAC" w14:textId="77777777" w:rsidR="00910F84" w:rsidRPr="00C35A2C" w:rsidRDefault="00910F84" w:rsidP="00910F84">
      <w:pPr>
        <w:rPr>
          <w:rtl/>
        </w:rPr>
      </w:pPr>
      <w:r>
        <w:rPr>
          <w:rStyle w:val="affff1"/>
          <w:rFonts w:hint="cs"/>
          <w:b/>
          <w:bCs/>
          <w:rtl/>
          <w:rPrChange w:id="10162" w:author="מנוע אמוראים" w:date="2026-10-05T16:41:56Z">
            <w:rPr>
              <w:rFonts w:hint="cs"/>
              <w:b/>
              <w:bCs/>
              <w:rtl/>
            </w:rPr>
          </w:rPrChange>
        </w:rPr>
        <w:t xml:space="preserve">ולרי</w:t>
      </w:r>
      <w:r>
        <w:rPr>
          <w:rStyle w:val="affff1"/>
          <w:b/>
          <w:bCs/>
          <w:rtl/>
          <w:rPrChange w:id="10163" w:author="מנוע אמוראים" w:date="2026-10-05T16:41:56Z">
            <w:rPr>
              <w:b/>
              <w:bCs/>
              <w:rtl/>
            </w:rPr>
          </w:rPrChange>
        </w:rPr>
        <w:t xml:space="preserve">"</w:t>
      </w:r>
      <w:r>
        <w:rPr>
          <w:rStyle w:val="affff1"/>
          <w:rFonts w:hint="cs"/>
          <w:b/>
          <w:bCs/>
          <w:rtl/>
          <w:rPrChange w:id="10164" w:author="מנוע אמוראים" w:date="2026-10-05T16:41:56Z">
            <w:rPr>
              <w:rFonts w:hint="cs"/>
              <w:b/>
              <w:bCs/>
              <w:rtl/>
            </w:rPr>
          </w:rPrChange>
        </w:rPr>
        <w:t xml:space="preserve">ש</w:t>
      </w:r>
      <w:r w:rsidRPr="00C35A2C">
        <w:rPr>
          <w:rFonts w:hint="cs"/>
          <w:rtl/>
        </w:rPr>
        <w:t xml:space="preserve"> הך </w:t>
      </w:r>
      <w:r w:rsidRPr="007F249F">
        <w:rPr>
          <w:rStyle w:val="afffd"/>
          <w:rFonts w:hint="cs"/>
          <w:rtl/>
        </w:rPr>
        <w:t>פסילי אלהיהם תשרפון באש'</w:t>
      </w:r>
      <w:r w:rsidRPr="00C35A2C">
        <w:rPr>
          <w:rFonts w:hint="cs"/>
          <w:rtl/>
        </w:rPr>
        <w:t xml:space="preserve"> ד</w:t>
      </w:r>
      <w:r w:rsidRPr="00C35A2C">
        <w:rPr>
          <w:rtl/>
        </w:rPr>
        <w:t>עכו</w:t>
      </w:r>
      <w:r>
        <w:rPr>
          <w:rtl/>
        </w:rPr>
        <w:t>"</w:t>
      </w:r>
      <w:r w:rsidRPr="00C35A2C">
        <w:rPr>
          <w:rtl/>
        </w:rPr>
        <w:t>ם שפוסל אלוהו</w:t>
      </w:r>
    </w:p>
    <w:p w14:paraId="46725617" w14:textId="77777777" w:rsidR="00910F84" w:rsidRPr="00C35A2C" w:rsidRDefault="00910F84" w:rsidP="00910F84">
      <w:pPr>
        <w:rPr>
          <w:rtl/>
        </w:rPr>
      </w:pPr>
      <w:r>
        <w:rPr>
          <w:rStyle w:val="affff1"/>
          <w:rFonts w:hint="cs"/>
          <w:b/>
          <w:bCs/>
          <w:rtl/>
          <w:rPrChange w:id="10165" w:author="מנוע אמוראים" w:date="2026-10-05T16:41:56Z">
            <w:rPr>
              <w:rFonts w:hint="cs"/>
              <w:b/>
              <w:bCs/>
              <w:rtl/>
            </w:rPr>
          </w:rPrChange>
        </w:rPr>
        <w:t xml:space="preserve">ור</w:t>
      </w:r>
      <w:r>
        <w:rPr>
          <w:rStyle w:val="affff1"/>
          <w:b/>
          <w:bCs/>
          <w:rtl/>
          <w:rPrChange w:id="10166" w:author="מנוע אמוראים" w:date="2026-10-05T16:41:56Z">
            <w:rPr>
              <w:b/>
              <w:bCs/>
              <w:rtl/>
            </w:rPr>
          </w:rPrChange>
        </w:rPr>
        <w:t xml:space="preserve">"</w:t>
      </w:r>
      <w:r>
        <w:rPr>
          <w:rStyle w:val="affff1"/>
          <w:rFonts w:hint="cs"/>
          <w:b/>
          <w:bCs/>
          <w:rtl/>
          <w:rPrChange w:id="10167" w:author="מנוע אמוראים" w:date="2026-10-05T16:41:56Z">
            <w:rPr>
              <w:rFonts w:hint="cs"/>
              <w:b/>
              <w:bCs/>
              <w:rtl/>
            </w:rPr>
          </w:rPrChange>
        </w:rPr>
        <w:t xml:space="preserve">ע</w:t>
      </w:r>
      <w:r w:rsidRPr="00C35A2C">
        <w:rPr>
          <w:rFonts w:hint="cs"/>
          <w:rtl/>
        </w:rPr>
        <w:t>:</w:t>
      </w:r>
      <w:r w:rsidRPr="00C35A2C">
        <w:rPr>
          <w:rtl/>
        </w:rPr>
        <w:t xml:space="preserve"> נפקא </w:t>
      </w:r>
      <w:r w:rsidRPr="00C35A2C">
        <w:rPr>
          <w:rFonts w:hint="cs"/>
          <w:rtl/>
        </w:rPr>
        <w:t>מדשמואל</w:t>
      </w:r>
      <w:r w:rsidRPr="00C35A2C">
        <w:rPr>
          <w:rtl/>
        </w:rPr>
        <w:t xml:space="preserve"> </w:t>
      </w:r>
      <w:r w:rsidRPr="00F90100">
        <w:rPr>
          <w:rStyle w:val="afffd"/>
          <w:rFonts w:hint="cs"/>
          <w:rtl/>
        </w:rPr>
        <w:t>'</w:t>
      </w:r>
      <w:r w:rsidRPr="00F90100">
        <w:rPr>
          <w:rStyle w:val="afffd"/>
          <w:rtl/>
        </w:rPr>
        <w:t>לא תחמוד כסף וזהב עליהם</w:t>
      </w:r>
      <w:r w:rsidRPr="00F90100">
        <w:rPr>
          <w:rStyle w:val="afffd"/>
          <w:rFonts w:hint="cs"/>
          <w:rtl/>
        </w:rPr>
        <w:t>'</w:t>
      </w:r>
      <w:r w:rsidRPr="00F90100">
        <w:rPr>
          <w:rStyle w:val="afffd"/>
          <w:rtl/>
        </w:rPr>
        <w:t>,</w:t>
      </w:r>
      <w:r w:rsidRPr="00C35A2C">
        <w:rPr>
          <w:rtl/>
        </w:rPr>
        <w:t xml:space="preserve"> וכתיב:</w:t>
      </w:r>
      <w:r w:rsidRPr="00FF1C37">
        <w:rPr>
          <w:rStyle w:val="afffd"/>
          <w:rtl/>
        </w:rPr>
        <w:t xml:space="preserve"> </w:t>
      </w:r>
      <w:r w:rsidRPr="00FF1C37">
        <w:rPr>
          <w:rStyle w:val="afffd"/>
          <w:rFonts w:hint="cs"/>
          <w:rtl/>
        </w:rPr>
        <w:t>'</w:t>
      </w:r>
      <w:r w:rsidRPr="00FF1C37">
        <w:rPr>
          <w:rStyle w:val="afffd"/>
          <w:rtl/>
        </w:rPr>
        <w:t>ולקחת לך</w:t>
      </w:r>
      <w:r w:rsidRPr="00FF1C37">
        <w:rPr>
          <w:rStyle w:val="afffd"/>
          <w:rFonts w:hint="cs"/>
          <w:rtl/>
        </w:rPr>
        <w:t>'</w:t>
      </w:r>
      <w:r w:rsidRPr="00FF1C37">
        <w:rPr>
          <w:rStyle w:val="afffd"/>
          <w:rtl/>
        </w:rPr>
        <w:t>,</w:t>
      </w:r>
      <w:r w:rsidRPr="00C35A2C">
        <w:rPr>
          <w:rtl/>
        </w:rPr>
        <w:t xml:space="preserve"> הא כיצד? פסלו לאלוה - </w:t>
      </w:r>
      <w:r w:rsidRPr="007F249F">
        <w:rPr>
          <w:rStyle w:val="afffd"/>
          <w:rtl/>
        </w:rPr>
        <w:t>לא תחמוד</w:t>
      </w:r>
      <w:r w:rsidRPr="00C35A2C">
        <w:rPr>
          <w:rtl/>
        </w:rPr>
        <w:t>, פסלו מאלוה –</w:t>
      </w:r>
      <w:r w:rsidRPr="00FF1C37">
        <w:rPr>
          <w:rStyle w:val="afffd"/>
          <w:rtl/>
        </w:rPr>
        <w:t xml:space="preserve"> </w:t>
      </w:r>
      <w:r w:rsidRPr="00FF1C37">
        <w:rPr>
          <w:rStyle w:val="afffd"/>
          <w:rFonts w:hint="cs"/>
          <w:rtl/>
        </w:rPr>
        <w:t>'</w:t>
      </w:r>
      <w:r w:rsidRPr="00FF1C37">
        <w:rPr>
          <w:rStyle w:val="afffd"/>
          <w:rtl/>
        </w:rPr>
        <w:t>ולקחת לך</w:t>
      </w:r>
      <w:r w:rsidRPr="00FF1C37">
        <w:rPr>
          <w:rStyle w:val="afffd"/>
          <w:rFonts w:hint="cs"/>
          <w:rtl/>
        </w:rPr>
        <w:t>'</w:t>
      </w:r>
      <w:r w:rsidRPr="00FF1C37">
        <w:rPr>
          <w:rStyle w:val="afffd"/>
          <w:rtl/>
        </w:rPr>
        <w:t>.</w:t>
      </w:r>
    </w:p>
    <w:p w14:paraId="2B5D8CD2" w14:textId="77777777" w:rsidR="00910F84" w:rsidRPr="00C35A2C" w:rsidRDefault="00910F84" w:rsidP="00910F84">
      <w:pPr>
        <w:rPr>
          <w:rtl/>
        </w:rPr>
      </w:pPr>
      <w:r w:rsidRPr="00C35A2C">
        <w:rPr>
          <w:rFonts w:hint="cs"/>
          <w:rtl/>
        </w:rPr>
        <w:t xml:space="preserve">ישראל עד שתעבד </w:t>
      </w:r>
      <w:r w:rsidRPr="00FF1C37">
        <w:rPr>
          <w:rStyle w:val="afffd"/>
          <w:rFonts w:hint="cs"/>
          <w:rtl/>
        </w:rPr>
        <w:t>ד'</w:t>
      </w:r>
      <w:r w:rsidRPr="00FF1C37">
        <w:rPr>
          <w:rStyle w:val="afffd"/>
          <w:rtl/>
        </w:rPr>
        <w:t>ושם בסתר</w:t>
      </w:r>
      <w:r w:rsidRPr="00FF1C37">
        <w:rPr>
          <w:rStyle w:val="afffd"/>
          <w:rFonts w:hint="cs"/>
          <w:rtl/>
        </w:rPr>
        <w:t>'</w:t>
      </w:r>
      <w:r w:rsidRPr="00FF1C37">
        <w:rPr>
          <w:rStyle w:val="afffd"/>
          <w:rtl/>
        </w:rPr>
        <w:t>,</w:t>
      </w:r>
      <w:r w:rsidRPr="00C35A2C">
        <w:rPr>
          <w:rtl/>
        </w:rPr>
        <w:t xml:space="preserve"> עד שיעשה לה דברים שבסתר.</w:t>
      </w:r>
    </w:p>
    <w:p w14:paraId="3EF00D4F" w14:textId="77777777" w:rsidR="00910F84" w:rsidRPr="00C35A2C" w:rsidRDefault="00910F84" w:rsidP="00910F84">
      <w:pPr>
        <w:rPr>
          <w:rtl/>
        </w:rPr>
      </w:pPr>
      <w:r>
        <w:rPr>
          <w:rStyle w:val="affff1"/>
          <w:b/>
          <w:bCs/>
          <w:rtl/>
          <w:rPrChange w:id="10168" w:author="מנוע אמוראים" w:date="2026-10-05T16:41:56Z">
            <w:rPr>
              <w:b/>
              <w:bCs/>
              <w:rtl/>
            </w:rPr>
          </w:rPrChange>
        </w:rPr>
        <w:t xml:space="preserve">ו</w:t>
      </w:r>
      <w:r>
        <w:rPr>
          <w:rStyle w:val="affff1"/>
          <w:rFonts w:hint="cs"/>
          <w:b/>
          <w:bCs/>
          <w:rtl/>
          <w:rPrChange w:id="10169" w:author="מנוע אמוראים" w:date="2026-10-05T16:41:56Z">
            <w:rPr>
              <w:rFonts w:hint="cs"/>
              <w:b/>
              <w:bCs/>
              <w:rtl/>
            </w:rPr>
          </w:rPrChange>
        </w:rPr>
        <w:t xml:space="preserve">לרי</w:t>
      </w:r>
      <w:r>
        <w:rPr>
          <w:rStyle w:val="affff1"/>
          <w:b/>
          <w:bCs/>
          <w:rtl/>
          <w:rPrChange w:id="10170" w:author="מנוע אמוראים" w:date="2026-10-05T16:41:56Z">
            <w:rPr>
              <w:b/>
              <w:bCs/>
              <w:rtl/>
            </w:rPr>
          </w:rPrChange>
        </w:rPr>
        <w:t xml:space="preserve">"</w:t>
      </w:r>
      <w:r>
        <w:rPr>
          <w:rStyle w:val="affff1"/>
          <w:rFonts w:hint="cs"/>
          <w:b/>
          <w:bCs/>
          <w:rtl/>
          <w:rPrChange w:id="10171" w:author="מנוע אמוראים" w:date="2026-10-05T16:41:56Z">
            <w:rPr>
              <w:rFonts w:hint="cs"/>
              <w:b/>
              <w:bCs/>
              <w:rtl/>
            </w:rPr>
          </w:rPrChange>
        </w:rPr>
        <w:t xml:space="preserve">ש</w:t>
      </w:r>
      <w:r>
        <w:rPr>
          <w:rFonts w:hint="cs"/>
          <w:rtl/>
        </w:rPr>
        <w:t xml:space="preserve">: מיבעי </w:t>
      </w:r>
      <w:r>
        <w:rPr>
          <w:rStyle w:val="affff1"/>
          <w:rFonts w:hint="cs"/>
          <w:rtl/>
          <w:rPrChange w:id="10172" w:author="מנוע אמוראים" w:date="2026-10-05T16:41:56Z">
            <w:rPr>
              <w:rFonts w:hint="cs"/>
              <w:rtl/>
            </w:rPr>
          </w:rPrChange>
        </w:rPr>
        <w:t xml:space="preserve">לכדרי</w:t>
      </w:r>
      <w:r>
        <w:rPr>
          <w:rStyle w:val="affff1"/>
          <w:rtl/>
          <w:rPrChange w:id="10173" w:author="מנוע אמוראים" w:date="2026-10-05T16:41:56Z">
            <w:rPr>
              <w:rtl/>
            </w:rPr>
          </w:rPrChange>
        </w:rPr>
        <w:t xml:space="preserve">"</w:t>
      </w:r>
      <w:r>
        <w:rPr>
          <w:rStyle w:val="affff1"/>
          <w:rFonts w:hint="cs"/>
          <w:rtl/>
          <w:rPrChange w:id="10174" w:author="מנוע אמוראים" w:date="2026-10-05T16:41:56Z">
            <w:rPr>
              <w:rFonts w:hint="cs"/>
              <w:rtl/>
            </w:rPr>
          </w:rPrChange>
        </w:rPr>
        <w:t xml:space="preserve">צ</w:t>
      </w:r>
      <w:r w:rsidRPr="00C35A2C">
        <w:rPr>
          <w:rtl/>
        </w:rPr>
        <w:t>: מנין לעבודת כוכבים של ישראל שטעונה גניזה? שנא</w:t>
      </w:r>
      <w:r w:rsidRPr="00C35A2C">
        <w:rPr>
          <w:rFonts w:hint="cs"/>
          <w:rtl/>
        </w:rPr>
        <w:t>'</w:t>
      </w:r>
      <w:r w:rsidRPr="00C35A2C">
        <w:rPr>
          <w:rtl/>
        </w:rPr>
        <w:t>:</w:t>
      </w:r>
      <w:r w:rsidRPr="00FF1C37">
        <w:rPr>
          <w:rStyle w:val="afffd"/>
          <w:rtl/>
        </w:rPr>
        <w:t xml:space="preserve"> </w:t>
      </w:r>
      <w:r w:rsidRPr="00FF1C37">
        <w:rPr>
          <w:rStyle w:val="afffd"/>
          <w:rFonts w:hint="cs"/>
          <w:rtl/>
        </w:rPr>
        <w:t>'</w:t>
      </w:r>
      <w:r w:rsidRPr="00FF1C37">
        <w:rPr>
          <w:rStyle w:val="afffd"/>
          <w:rtl/>
        </w:rPr>
        <w:t>ושם בסתר</w:t>
      </w:r>
      <w:r w:rsidRPr="00FF1C37">
        <w:rPr>
          <w:rStyle w:val="afffd"/>
          <w:rFonts w:hint="cs"/>
          <w:rtl/>
        </w:rPr>
        <w:t>'</w:t>
      </w:r>
      <w:r w:rsidRPr="00FF1C37">
        <w:rPr>
          <w:rStyle w:val="afffd"/>
          <w:rtl/>
        </w:rPr>
        <w:t>.</w:t>
      </w:r>
    </w:p>
    <w:p w14:paraId="1A3B724F" w14:textId="77777777" w:rsidR="00910F84" w:rsidRPr="00C35A2C" w:rsidRDefault="00910F84" w:rsidP="00910F84">
      <w:pPr>
        <w:rPr>
          <w:rtl/>
        </w:rPr>
      </w:pPr>
      <w:r>
        <w:rPr>
          <w:rStyle w:val="affff1"/>
          <w:rFonts w:hint="cs"/>
          <w:b/>
          <w:bCs/>
          <w:rtl/>
          <w:rPrChange w:id="10175" w:author="מנוע אמוראים" w:date="2026-10-05T16:41:56Z">
            <w:rPr>
              <w:rFonts w:hint="cs"/>
              <w:b/>
              <w:bCs/>
              <w:rtl/>
            </w:rPr>
          </w:rPrChange>
        </w:rPr>
        <w:t xml:space="preserve">ולר</w:t>
      </w:r>
      <w:r>
        <w:rPr>
          <w:rStyle w:val="affff1"/>
          <w:b/>
          <w:bCs/>
          <w:rtl/>
          <w:rPrChange w:id="10176" w:author="מנוע אמוראים" w:date="2026-10-05T16:41:56Z">
            <w:rPr>
              <w:b/>
              <w:bCs/>
              <w:rtl/>
            </w:rPr>
          </w:rPrChange>
        </w:rPr>
        <w:t xml:space="preserve">"</w:t>
      </w:r>
      <w:r>
        <w:rPr>
          <w:rStyle w:val="affff1"/>
          <w:rFonts w:hint="cs"/>
          <w:b/>
          <w:bCs/>
          <w:rtl/>
          <w:rPrChange w:id="10177" w:author="מנוע אמוראים" w:date="2026-10-05T16:41:56Z">
            <w:rPr>
              <w:rFonts w:hint="cs"/>
              <w:b/>
              <w:bCs/>
              <w:rtl/>
            </w:rPr>
          </w:rPrChange>
        </w:rPr>
        <w:t xml:space="preserve">ע</w:t>
      </w:r>
      <w:r w:rsidRPr="00C35A2C">
        <w:rPr>
          <w:rFonts w:hint="cs"/>
          <w:rtl/>
        </w:rPr>
        <w:t xml:space="preserve">: נפקא מדרב </w:t>
      </w:r>
      <w:r w:rsidRPr="00F90100">
        <w:rPr>
          <w:rStyle w:val="afffd"/>
          <w:rFonts w:hint="cs"/>
          <w:rtl/>
        </w:rPr>
        <w:t>'</w:t>
      </w:r>
      <w:r w:rsidRPr="00F90100">
        <w:rPr>
          <w:rStyle w:val="afffd"/>
          <w:rtl/>
        </w:rPr>
        <w:t>לא תטע לך אשרה כל עץ אצל מזבח</w:t>
      </w:r>
      <w:r w:rsidRPr="00F90100">
        <w:rPr>
          <w:rStyle w:val="afffd"/>
          <w:rFonts w:hint="cs"/>
          <w:rtl/>
        </w:rPr>
        <w:t>'</w:t>
      </w:r>
      <w:r w:rsidRPr="00F90100">
        <w:rPr>
          <w:rStyle w:val="afffd"/>
          <w:rtl/>
        </w:rPr>
        <w:t>,</w:t>
      </w:r>
      <w:r w:rsidRPr="00C35A2C">
        <w:rPr>
          <w:rtl/>
        </w:rPr>
        <w:t xml:space="preserve"> מה מזבח טעון גניזה, אף אשרה טעונה גניזה.</w:t>
      </w:r>
    </w:p>
    <w:p w14:paraId="759CF5AC" w14:textId="77777777" w:rsidR="00910F84" w:rsidRPr="00C35A2C" w:rsidRDefault="00910F84" w:rsidP="00910F84">
      <w:pPr>
        <w:rPr>
          <w:rtl/>
        </w:rPr>
      </w:pPr>
      <w:r>
        <w:rPr>
          <w:rStyle w:val="affff1"/>
          <w:rFonts w:hint="cs"/>
          <w:b/>
          <w:bCs/>
          <w:rtl/>
          <w:rPrChange w:id="10178" w:author="מנוע אמוראים" w:date="2026-10-05T16:41:56Z">
            <w:rPr>
              <w:rFonts w:hint="cs"/>
              <w:b/>
              <w:bCs/>
              <w:rtl/>
            </w:rPr>
          </w:rPrChange>
        </w:rPr>
        <w:t xml:space="preserve">ולרי</w:t>
      </w:r>
      <w:r>
        <w:rPr>
          <w:rStyle w:val="affff1"/>
          <w:b/>
          <w:bCs/>
          <w:rtl/>
          <w:rPrChange w:id="10179" w:author="מנוע אמוראים" w:date="2026-10-05T16:41:56Z">
            <w:rPr>
              <w:b/>
              <w:bCs/>
              <w:rtl/>
            </w:rPr>
          </w:rPrChange>
        </w:rPr>
        <w:t xml:space="preserve">"</w:t>
      </w:r>
      <w:r>
        <w:rPr>
          <w:rStyle w:val="affff1"/>
          <w:rFonts w:hint="cs"/>
          <w:b/>
          <w:bCs/>
          <w:rtl/>
          <w:rPrChange w:id="10180" w:author="מנוע אמוראים" w:date="2026-10-05T16:41:56Z">
            <w:rPr>
              <w:rFonts w:hint="cs"/>
              <w:b/>
              <w:bCs/>
              <w:rtl/>
            </w:rPr>
          </w:rPrChange>
        </w:rPr>
        <w:t xml:space="preserve">ש</w:t>
      </w:r>
      <w:r w:rsidRPr="00C35A2C">
        <w:rPr>
          <w:rFonts w:hint="cs"/>
          <w:rtl/>
        </w:rPr>
        <w:t>:</w:t>
      </w:r>
      <w:r w:rsidRPr="00FF1C37">
        <w:rPr>
          <w:rStyle w:val="afffd"/>
          <w:rFonts w:hint="cs"/>
          <w:rtl/>
        </w:rPr>
        <w:t xml:space="preserve"> '</w:t>
      </w:r>
      <w:r w:rsidRPr="00FF1C37">
        <w:rPr>
          <w:rStyle w:val="afffd"/>
          <w:rtl/>
        </w:rPr>
        <w:t>שופטים ושוטרים תתן לך בכל שעריך</w:t>
      </w:r>
      <w:r w:rsidRPr="00FF1C37">
        <w:rPr>
          <w:rStyle w:val="afffd"/>
          <w:rFonts w:hint="cs"/>
          <w:rtl/>
        </w:rPr>
        <w:t>'</w:t>
      </w:r>
      <w:r w:rsidRPr="00FF1C37">
        <w:rPr>
          <w:rStyle w:val="afffd"/>
          <w:rtl/>
        </w:rPr>
        <w:t>,</w:t>
      </w:r>
      <w:r w:rsidRPr="00C35A2C">
        <w:rPr>
          <w:rtl/>
        </w:rPr>
        <w:t xml:space="preserve"> וסמיך ליה: </w:t>
      </w:r>
      <w:r w:rsidRPr="007C2DF0">
        <w:rPr>
          <w:rStyle w:val="afffd"/>
          <w:rFonts w:hint="cs"/>
          <w:rtl/>
        </w:rPr>
        <w:t>ד'ל</w:t>
      </w:r>
      <w:r w:rsidRPr="007C2DF0">
        <w:rPr>
          <w:rStyle w:val="afffd"/>
          <w:rtl/>
        </w:rPr>
        <w:t>א תטע לך אשרה כל עץ</w:t>
      </w:r>
      <w:r w:rsidRPr="007C2DF0">
        <w:rPr>
          <w:rStyle w:val="afffd"/>
          <w:rFonts w:hint="cs"/>
          <w:rtl/>
        </w:rPr>
        <w:t>'</w:t>
      </w:r>
      <w:r w:rsidRPr="007C2DF0">
        <w:rPr>
          <w:rStyle w:val="afffd"/>
          <w:rtl/>
        </w:rPr>
        <w:t>.</w:t>
      </w:r>
    </w:p>
    <w:p w14:paraId="2189B16F" w14:textId="77777777" w:rsidR="00910F84" w:rsidRPr="00C35A2C" w:rsidRDefault="00910F84" w:rsidP="00910F84">
      <w:pPr>
        <w:ind w:firstLine="266"/>
        <w:rPr>
          <w:rtl/>
        </w:rPr>
      </w:pPr>
      <w:r w:rsidRPr="00C35A2C">
        <w:rPr>
          <w:rFonts w:hint="cs"/>
          <w:rtl/>
        </w:rPr>
        <w:t xml:space="preserve">   דכל המעמיד דיין שאינו הגון כאילו נוטע אשירה בישראל </w:t>
      </w:r>
    </w:p>
    <w:p w14:paraId="3A68C32B" w14:textId="77777777" w:rsidR="00910F84" w:rsidRPr="00C35A2C" w:rsidRDefault="00910F84" w:rsidP="00910F84">
      <w:pPr>
        <w:rPr>
          <w:rtl/>
        </w:rPr>
      </w:pPr>
      <w:r w:rsidRPr="00C35A2C">
        <w:rPr>
          <w:rFonts w:hint="cs"/>
          <w:rtl/>
        </w:rPr>
        <w:t>ר</w:t>
      </w:r>
      <w:r w:rsidRPr="00C35A2C">
        <w:rPr>
          <w:rtl/>
        </w:rPr>
        <w:t>ב אשי: ובמקום תלמידי חכמים - כאילו נטעו אצל מזבח, שנאמר:</w:t>
      </w:r>
      <w:r w:rsidRPr="00FF1C37">
        <w:rPr>
          <w:rStyle w:val="afffd"/>
          <w:rtl/>
        </w:rPr>
        <w:t xml:space="preserve"> </w:t>
      </w:r>
      <w:r w:rsidRPr="00FF1C37">
        <w:rPr>
          <w:rStyle w:val="afffd"/>
          <w:rFonts w:hint="cs"/>
          <w:rtl/>
        </w:rPr>
        <w:t>'</w:t>
      </w:r>
      <w:r w:rsidRPr="00FF1C37">
        <w:rPr>
          <w:rStyle w:val="afffd"/>
          <w:rtl/>
        </w:rPr>
        <w:t>אצל מזבח</w:t>
      </w:r>
      <w:r w:rsidRPr="00FF1C37">
        <w:rPr>
          <w:rStyle w:val="afffd"/>
          <w:rFonts w:hint="cs"/>
          <w:rtl/>
        </w:rPr>
        <w:t>'</w:t>
      </w:r>
      <w:r w:rsidRPr="00FF1C37">
        <w:rPr>
          <w:rStyle w:val="afffd"/>
          <w:rtl/>
        </w:rPr>
        <w:t>.</w:t>
      </w:r>
    </w:p>
    <w:p w14:paraId="60142C46" w14:textId="77777777" w:rsidR="00910F84" w:rsidRPr="00C35A2C" w:rsidRDefault="00910F84" w:rsidP="00910F84">
      <w:pPr>
        <w:rPr>
          <w:rtl/>
        </w:rPr>
      </w:pPr>
    </w:p>
    <w:p w14:paraId="00F3699A" w14:textId="77777777" w:rsidR="00910F84" w:rsidRPr="00C35A2C" w:rsidRDefault="00910F84" w:rsidP="00910F84">
      <w:pPr>
        <w:rPr>
          <w:rtl/>
        </w:rPr>
      </w:pPr>
      <w:r w:rsidRPr="00B912E7">
        <w:rPr>
          <w:b/>
          <w:bCs/>
          <w:rtl/>
        </w:rPr>
        <w:t>• בעי רב המנונא</w:t>
      </w:r>
      <w:r w:rsidRPr="00C35A2C">
        <w:rPr>
          <w:rtl/>
        </w:rPr>
        <w:t xml:space="preserve">: ריתך כלי לעבודת כוכבים, </w:t>
      </w:r>
      <w:r w:rsidRPr="00C35A2C">
        <w:rPr>
          <w:rFonts w:hint="cs"/>
          <w:rtl/>
        </w:rPr>
        <w:t>מהו</w:t>
      </w:r>
    </w:p>
    <w:p w14:paraId="1526E934" w14:textId="77777777" w:rsidR="00910F84" w:rsidRPr="00C35A2C" w:rsidRDefault="00910F84" w:rsidP="00910F84">
      <w:pPr>
        <w:rPr>
          <w:rtl/>
        </w:rPr>
      </w:pPr>
      <w:r w:rsidRPr="00C35A2C">
        <w:rPr>
          <w:rFonts w:hint="cs"/>
          <w:rtl/>
        </w:rPr>
        <w:t>לאו בעבודת כוכבים דעכו</w:t>
      </w:r>
      <w:r>
        <w:rPr>
          <w:rtl/>
        </w:rPr>
        <w:t>"</w:t>
      </w:r>
      <w:r>
        <w:rPr>
          <w:rFonts w:hint="cs"/>
          <w:rtl/>
        </w:rPr>
        <w:t xml:space="preserve">ם </w:t>
      </w:r>
      <w:r>
        <w:rPr>
          <w:rStyle w:val="affff1"/>
          <w:rFonts w:hint="cs"/>
          <w:rtl/>
          <w:rPrChange w:id="10181" w:author="מנוע אמוראים" w:date="2026-10-05T16:41:56Z">
            <w:rPr>
              <w:rFonts w:hint="cs"/>
              <w:rtl/>
            </w:rPr>
          </w:rPrChange>
        </w:rPr>
        <w:t xml:space="preserve">דלרי</w:t>
      </w:r>
      <w:r>
        <w:rPr>
          <w:rStyle w:val="affff1"/>
          <w:rtl/>
          <w:rPrChange w:id="10182" w:author="מנוע אמוראים" w:date="2026-10-05T16:41:56Z">
            <w:rPr>
              <w:rtl/>
            </w:rPr>
          </w:rPrChange>
        </w:rPr>
        <w:t xml:space="preserve">"</w:t>
      </w:r>
      <w:r>
        <w:rPr>
          <w:rStyle w:val="affff1"/>
          <w:rFonts w:hint="cs"/>
          <w:rtl/>
          <w:rPrChange w:id="10183" w:author="מנוע אמוראים" w:date="2026-10-05T16:41:56Z">
            <w:rPr>
              <w:rFonts w:hint="cs"/>
              <w:rtl/>
            </w:rPr>
          </w:rPrChange>
        </w:rPr>
        <w:t xml:space="preserve">ש</w:t>
      </w:r>
      <w:r>
        <w:rPr>
          <w:rFonts w:hint="cs"/>
          <w:rtl/>
        </w:rPr>
        <w:t xml:space="preserve"> </w:t>
      </w:r>
      <w:r>
        <w:rPr>
          <w:rStyle w:val="affff1"/>
          <w:rFonts w:hint="cs"/>
          <w:rtl/>
          <w:rPrChange w:id="10184" w:author="מנוע אמוראים" w:date="2026-10-05T16:41:56Z">
            <w:rPr>
              <w:rFonts w:hint="cs"/>
              <w:rtl/>
            </w:rPr>
          </w:rPrChange>
        </w:rPr>
        <w:t xml:space="preserve">ולר</w:t>
      </w:r>
      <w:r>
        <w:rPr>
          <w:rStyle w:val="affff1"/>
          <w:rtl/>
          <w:rPrChange w:id="10185" w:author="מנוע אמוראים" w:date="2026-10-05T16:41:56Z">
            <w:rPr>
              <w:rtl/>
            </w:rPr>
          </w:rPrChange>
        </w:rPr>
        <w:t xml:space="preserve">"</w:t>
      </w:r>
      <w:r>
        <w:rPr>
          <w:rStyle w:val="affff1"/>
          <w:rFonts w:hint="cs"/>
          <w:rtl/>
          <w:rPrChange w:id="10186" w:author="מנוע אמוראים" w:date="2026-10-05T16:41:56Z">
            <w:rPr>
              <w:rFonts w:hint="cs"/>
              <w:rtl/>
            </w:rPr>
          </w:rPrChange>
        </w:rPr>
        <w:t xml:space="preserve">ע</w:t>
      </w:r>
      <w:r>
        <w:rPr>
          <w:rFonts w:hint="cs"/>
          <w:rtl/>
        </w:rPr>
        <w:t xml:space="preserve"> משמשי עכו</w:t>
      </w:r>
      <w:r>
        <w:rPr>
          <w:rFonts w:hint="cs"/>
          <w:rtl/>
        </w:rPr>
        <w:t>''</w:t>
      </w:r>
      <w:r w:rsidRPr="00C35A2C">
        <w:rPr>
          <w:rFonts w:hint="cs"/>
          <w:rtl/>
        </w:rPr>
        <w:t xml:space="preserve">ם אין אסורין עד שיעבדו </w:t>
      </w:r>
    </w:p>
    <w:p w14:paraId="10CD2279" w14:textId="77777777" w:rsidR="00910F84" w:rsidRPr="00C35A2C" w:rsidRDefault="00910F84" w:rsidP="00910F84">
      <w:pPr>
        <w:rPr>
          <w:rtl/>
        </w:rPr>
      </w:pPr>
      <w:r>
        <w:rPr>
          <w:rFonts w:hint="cs"/>
          <w:rtl/>
        </w:rPr>
        <w:t xml:space="preserve">ולא עבודת כוכבים דשיראל אליבא </w:t>
      </w:r>
      <w:r>
        <w:rPr>
          <w:rStyle w:val="affff1"/>
          <w:rFonts w:hint="cs"/>
          <w:rtl/>
          <w:rPrChange w:id="10187" w:author="מנוע אמוראים" w:date="2026-10-05T16:41:56Z">
            <w:rPr>
              <w:rFonts w:hint="cs"/>
              <w:rtl/>
            </w:rPr>
          </w:rPrChange>
        </w:rPr>
        <w:t xml:space="preserve">דר</w:t>
      </w:r>
      <w:r>
        <w:rPr>
          <w:rStyle w:val="affff1"/>
          <w:rtl/>
          <w:rPrChange w:id="10188" w:author="מנוע אמוראים" w:date="2026-10-05T16:41:56Z">
            <w:rPr>
              <w:rtl/>
            </w:rPr>
          </w:rPrChange>
        </w:rPr>
        <w:t xml:space="preserve">"</w:t>
      </w:r>
      <w:r>
        <w:rPr>
          <w:rStyle w:val="affff1"/>
          <w:rFonts w:hint="cs"/>
          <w:rtl/>
          <w:rPrChange w:id="10189" w:author="מנוע אמוראים" w:date="2026-10-05T16:41:56Z">
            <w:rPr>
              <w:rFonts w:hint="cs"/>
              <w:rtl/>
            </w:rPr>
          </w:rPrChange>
        </w:rPr>
        <w:t xml:space="preserve">ע</w:t>
      </w:r>
      <w:r>
        <w:rPr>
          <w:rFonts w:hint="cs"/>
          <w:rtl/>
        </w:rPr>
        <w:t>-</w:t>
      </w:r>
      <w:r w:rsidRPr="00C35A2C">
        <w:rPr>
          <w:rFonts w:hint="cs"/>
          <w:rtl/>
        </w:rPr>
        <w:t xml:space="preserve"> דהיא גופה לא נאסרת כ</w:t>
      </w:r>
      <w:r>
        <w:rPr>
          <w:rtl/>
        </w:rPr>
        <w:t>"</w:t>
      </w:r>
      <w:r w:rsidRPr="00C35A2C">
        <w:rPr>
          <w:rFonts w:hint="cs"/>
          <w:rtl/>
        </w:rPr>
        <w:t xml:space="preserve">ש משמשיה </w:t>
      </w:r>
    </w:p>
    <w:p w14:paraId="28B02BE0" w14:textId="77777777" w:rsidR="00910F84" w:rsidRPr="00C35A2C" w:rsidRDefault="00910F84" w:rsidP="00910F84">
      <w:pPr>
        <w:rPr>
          <w:rtl/>
        </w:rPr>
      </w:pPr>
      <w:r>
        <w:rPr>
          <w:rFonts w:hint="cs"/>
          <w:rtl/>
        </w:rPr>
        <w:t xml:space="preserve">אלא אליבא </w:t>
      </w:r>
      <w:r>
        <w:rPr>
          <w:rStyle w:val="affff1"/>
          <w:rFonts w:hint="cs"/>
          <w:rtl/>
          <w:rPrChange w:id="10190" w:author="מנוע אמוראים" w:date="2026-10-05T16:41:56Z">
            <w:rPr>
              <w:rFonts w:hint="cs"/>
              <w:rtl/>
            </w:rPr>
          </w:rPrChange>
        </w:rPr>
        <w:t xml:space="preserve">דרי</w:t>
      </w:r>
      <w:r>
        <w:rPr>
          <w:rStyle w:val="affff1"/>
          <w:rtl/>
          <w:rPrChange w:id="10191" w:author="מנוע אמוראים" w:date="2026-10-05T16:41:56Z">
            <w:rPr>
              <w:rtl/>
            </w:rPr>
          </w:rPrChange>
        </w:rPr>
        <w:t xml:space="preserve">"</w:t>
      </w:r>
      <w:r>
        <w:rPr>
          <w:rStyle w:val="affff1"/>
          <w:rFonts w:hint="cs"/>
          <w:rtl/>
          <w:rPrChange w:id="10192" w:author="מנוע אמוראים" w:date="2026-10-05T16:41:56Z">
            <w:rPr>
              <w:rFonts w:hint="cs"/>
              <w:rtl/>
            </w:rPr>
          </w:rPrChange>
        </w:rPr>
        <w:t xml:space="preserve">ש</w:t>
      </w:r>
      <w:r>
        <w:rPr>
          <w:rFonts w:hint="cs"/>
          <w:rtl/>
        </w:rPr>
        <w:t xml:space="preserve"> דאסר דאי גמרי' משמשין ממשמשין דעד שיעבדו </w:t>
      </w:r>
      <w:r w:rsidRPr="00280F6D">
        <w:rPr>
          <w:rFonts w:hint="cs"/>
          <w:b/>
          <w:bCs/>
          <w:rtl/>
        </w:rPr>
        <w:t>או</w:t>
      </w:r>
      <w:r>
        <w:rPr>
          <w:b/>
          <w:bCs/>
          <w:rtl/>
        </w:rPr>
        <w:t>"</w:t>
      </w:r>
      <w:r w:rsidRPr="00280F6D">
        <w:rPr>
          <w:rFonts w:hint="cs"/>
          <w:b/>
          <w:bCs/>
          <w:rtl/>
        </w:rPr>
        <w:t>ד</w:t>
      </w:r>
      <w:r w:rsidRPr="00C35A2C">
        <w:rPr>
          <w:rFonts w:hint="cs"/>
          <w:rtl/>
        </w:rPr>
        <w:t xml:space="preserve"> מינה גמר דאף משמשיה אסורין מיד </w:t>
      </w:r>
    </w:p>
    <w:p w14:paraId="098FFD25" w14:textId="77777777" w:rsidR="00910F84" w:rsidRPr="00C35A2C" w:rsidRDefault="00910F84" w:rsidP="00910F84">
      <w:pPr>
        <w:rPr>
          <w:rtl/>
        </w:rPr>
      </w:pPr>
      <w:r w:rsidRPr="00C35A2C">
        <w:rPr>
          <w:rFonts w:hint="cs"/>
          <w:b/>
          <w:bCs/>
          <w:rtl/>
        </w:rPr>
        <w:t>ורב המנונא בעי</w:t>
      </w:r>
      <w:r w:rsidRPr="00C35A2C">
        <w:rPr>
          <w:rFonts w:hint="cs"/>
          <w:rtl/>
        </w:rPr>
        <w:t xml:space="preserve"> בריתך ולא בעשה</w:t>
      </w:r>
      <w:r w:rsidRPr="00C35A2C">
        <w:rPr>
          <w:rtl/>
        </w:rPr>
        <w:t xml:space="preserve"> משום טומאה ישנה </w:t>
      </w:r>
    </w:p>
    <w:p w14:paraId="73EF1838" w14:textId="77777777" w:rsidR="00910F84" w:rsidRPr="00C35A2C" w:rsidRDefault="00910F84" w:rsidP="00910F84">
      <w:pPr>
        <w:rPr>
          <w:rtl/>
        </w:rPr>
      </w:pPr>
      <w:r w:rsidRPr="00C35A2C">
        <w:rPr>
          <w:rtl/>
        </w:rPr>
        <w:t xml:space="preserve">דתנן: כלי מתכות - </w:t>
      </w:r>
      <w:r>
        <w:rPr>
          <w:rtl/>
        </w:rPr>
        <w:t xml:space="preserve">פשוטיהן ומקבליהן טמאין, נשתברו טהרו, חזר ועשאן כלים </w:t>
      </w:r>
      <w:r w:rsidRPr="00C35A2C">
        <w:rPr>
          <w:rtl/>
        </w:rPr>
        <w:t xml:space="preserve">יחזרו לטומאה ישנה, </w:t>
      </w:r>
    </w:p>
    <w:p w14:paraId="3680FF23" w14:textId="77777777" w:rsidR="00910F84" w:rsidRPr="00C35A2C" w:rsidRDefault="00910F84" w:rsidP="00910F84">
      <w:pPr>
        <w:rPr>
          <w:rtl/>
        </w:rPr>
      </w:pPr>
      <w:r w:rsidRPr="00C35A2C">
        <w:rPr>
          <w:rFonts w:hint="cs"/>
          <w:b/>
          <w:bCs/>
          <w:rtl/>
        </w:rPr>
        <w:t>ובעי</w:t>
      </w:r>
      <w:r w:rsidRPr="00C35A2C">
        <w:rPr>
          <w:rFonts w:hint="cs"/>
          <w:rtl/>
        </w:rPr>
        <w:t xml:space="preserve"> אי הך דהדרא לטומאה דאורייתא ולא לטומאה דרבנן או ל</w:t>
      </w:r>
      <w:r>
        <w:rPr>
          <w:rtl/>
        </w:rPr>
        <w:t>"</w:t>
      </w:r>
      <w:r w:rsidRPr="00C35A2C">
        <w:rPr>
          <w:rFonts w:hint="cs"/>
          <w:rtl/>
        </w:rPr>
        <w:t xml:space="preserve">ש </w:t>
      </w:r>
    </w:p>
    <w:p w14:paraId="0DC8BB68" w14:textId="77777777" w:rsidR="00910F84" w:rsidRPr="00C35A2C" w:rsidRDefault="00910F84" w:rsidP="00910F84">
      <w:pPr>
        <w:rPr>
          <w:rtl/>
        </w:rPr>
      </w:pPr>
      <w:r w:rsidRPr="00C35A2C">
        <w:rPr>
          <w:rFonts w:hint="cs"/>
          <w:b/>
          <w:bCs/>
          <w:rtl/>
        </w:rPr>
        <w:t>וחדא מגו חדא בעי</w:t>
      </w:r>
      <w:r w:rsidRPr="00C35A2C">
        <w:rPr>
          <w:rtl/>
        </w:rPr>
        <w:t>: טומאה דרבנן מי הדרא או לא</w:t>
      </w:r>
      <w:r w:rsidRPr="00C35A2C">
        <w:rPr>
          <w:rFonts w:hint="cs"/>
          <w:rtl/>
        </w:rPr>
        <w:t>,</w:t>
      </w:r>
      <w:r w:rsidRPr="00C35A2C">
        <w:rPr>
          <w:rtl/>
        </w:rPr>
        <w:t xml:space="preserve"> </w:t>
      </w:r>
      <w:r w:rsidRPr="00C35A2C">
        <w:rPr>
          <w:rFonts w:hint="cs"/>
          <w:rtl/>
        </w:rPr>
        <w:t>ו</w:t>
      </w:r>
      <w:r w:rsidRPr="00C35A2C">
        <w:rPr>
          <w:rtl/>
        </w:rPr>
        <w:t>את</w:t>
      </w:r>
      <w:r>
        <w:rPr>
          <w:rtl/>
        </w:rPr>
        <w:t>"</w:t>
      </w:r>
      <w:r w:rsidRPr="00C35A2C">
        <w:rPr>
          <w:rtl/>
        </w:rPr>
        <w:t xml:space="preserve">ל לא הדרא, </w:t>
      </w:r>
    </w:p>
    <w:p w14:paraId="68CA4884" w14:textId="77777777" w:rsidR="00910F84" w:rsidRPr="00C35A2C" w:rsidRDefault="00910F84" w:rsidP="00910F84">
      <w:pPr>
        <w:rPr>
          <w:rtl/>
        </w:rPr>
      </w:pPr>
      <w:r w:rsidRPr="00C35A2C">
        <w:rPr>
          <w:rtl/>
        </w:rPr>
        <w:t>טומאה דע</w:t>
      </w:r>
      <w:r w:rsidRPr="00C35A2C">
        <w:rPr>
          <w:rFonts w:hint="cs"/>
          <w:rtl/>
        </w:rPr>
        <w:t>כו</w:t>
      </w:r>
      <w:r>
        <w:rPr>
          <w:rtl/>
        </w:rPr>
        <w:t>"</w:t>
      </w:r>
      <w:r w:rsidRPr="00C35A2C">
        <w:rPr>
          <w:rFonts w:hint="cs"/>
          <w:rtl/>
        </w:rPr>
        <w:t xml:space="preserve">ם </w:t>
      </w:r>
      <w:r w:rsidRPr="00C35A2C">
        <w:rPr>
          <w:rtl/>
        </w:rPr>
        <w:t>משום חומרא דע</w:t>
      </w:r>
      <w:r w:rsidRPr="00C35A2C">
        <w:rPr>
          <w:rFonts w:hint="cs"/>
          <w:rtl/>
        </w:rPr>
        <w:t>כו</w:t>
      </w:r>
      <w:r>
        <w:rPr>
          <w:rtl/>
        </w:rPr>
        <w:t>"</w:t>
      </w:r>
      <w:r w:rsidRPr="00C35A2C">
        <w:rPr>
          <w:rFonts w:hint="cs"/>
          <w:rtl/>
        </w:rPr>
        <w:t xml:space="preserve">ם </w:t>
      </w:r>
      <w:r w:rsidRPr="00C35A2C">
        <w:rPr>
          <w:rtl/>
        </w:rPr>
        <w:t xml:space="preserve">מי שויוה רבנן כטומאה דאורייתא או לא? </w:t>
      </w:r>
      <w:r w:rsidRPr="00280F6D">
        <w:rPr>
          <w:b/>
          <w:bCs/>
          <w:rtl/>
        </w:rPr>
        <w:t>תיקו</w:t>
      </w:r>
      <w:r w:rsidRPr="00C35A2C">
        <w:rPr>
          <w:rtl/>
        </w:rPr>
        <w:t>.</w:t>
      </w:r>
    </w:p>
    <w:p w14:paraId="334CD196" w14:textId="77777777" w:rsidR="00910F84" w:rsidRPr="00C35A2C" w:rsidRDefault="00910F84" w:rsidP="00910F84">
      <w:pPr>
        <w:rPr>
          <w:rtl/>
        </w:rPr>
      </w:pPr>
      <w:r w:rsidRPr="00C35A2C">
        <w:rPr>
          <w:b/>
          <w:bCs/>
          <w:rtl/>
        </w:rPr>
        <w:t xml:space="preserve">• בעי </w:t>
      </w:r>
      <w:r>
        <w:rPr>
          <w:rStyle w:val="affff1"/>
          <w:rFonts w:hint="cs"/>
          <w:b/>
          <w:bCs/>
          <w:rtl/>
          <w:rPrChange w:id="10193" w:author="מנוע אמוראים" w:date="2026-10-05T16:41:56Z">
            <w:rPr>
              <w:rFonts w:hint="cs"/>
              <w:b/>
              <w:bCs/>
              <w:rtl/>
            </w:rPr>
          </w:rPrChange>
        </w:rPr>
        <w:t xml:space="preserve">רי</w:t>
      </w:r>
      <w:r>
        <w:rPr>
          <w:rStyle w:val="affff1"/>
          <w:b/>
          <w:bCs/>
          <w:rtl/>
          <w:rPrChange w:id="10194" w:author="מנוע אמוראים" w:date="2026-10-05T16:41:56Z">
            <w:rPr>
              <w:b/>
              <w:bCs/>
              <w:rtl/>
            </w:rPr>
          </w:rPrChange>
        </w:rPr>
        <w:t xml:space="preserve">"</w:t>
      </w:r>
      <w:r>
        <w:rPr>
          <w:rStyle w:val="affff1"/>
          <w:rFonts w:hint="cs"/>
          <w:b/>
          <w:bCs/>
          <w:rtl/>
          <w:rPrChange w:id="10195" w:author="מנוע אמוראים" w:date="2026-10-05T16:41:56Z">
            <w:rPr>
              <w:rFonts w:hint="cs"/>
              <w:b/>
              <w:bCs/>
              <w:rtl/>
            </w:rPr>
          </w:rPrChange>
        </w:rPr>
        <w:t xml:space="preserve">ו</w:t>
      </w:r>
      <w:r w:rsidRPr="00C35A2C">
        <w:rPr>
          <w:rtl/>
        </w:rPr>
        <w:t xml:space="preserve"> מר' ינאי: תקרובת עבודת כוכבים של אוכלים מהו? מי מהניא להו ביטול לטהר</w:t>
      </w:r>
      <w:r w:rsidRPr="00C35A2C">
        <w:rPr>
          <w:rFonts w:hint="cs"/>
          <w:rtl/>
        </w:rPr>
        <w:t>ם</w:t>
      </w:r>
      <w:r w:rsidRPr="00C35A2C">
        <w:rPr>
          <w:rtl/>
        </w:rPr>
        <w:t xml:space="preserve"> מטומאה או לא? </w:t>
      </w:r>
    </w:p>
    <w:p w14:paraId="251134F8" w14:textId="77777777" w:rsidR="00910F84" w:rsidRPr="00C35A2C" w:rsidRDefault="00910F84" w:rsidP="00910F84">
      <w:pPr>
        <w:ind w:firstLine="266"/>
        <w:rPr>
          <w:rtl/>
        </w:rPr>
      </w:pPr>
      <w:r w:rsidRPr="00C35A2C">
        <w:rPr>
          <w:rFonts w:hint="cs"/>
          <w:rtl/>
        </w:rPr>
        <w:lastRenderedPageBreak/>
        <w:t xml:space="preserve">וכלים לא תיבעי כיון דיש להו טהרה </w:t>
      </w:r>
      <w:r w:rsidRPr="00C35A2C">
        <w:rPr>
          <w:rtl/>
        </w:rPr>
        <w:t xml:space="preserve">במקוה טומאה נמי בטלה, </w:t>
      </w:r>
    </w:p>
    <w:p w14:paraId="2029E0E4" w14:textId="77777777" w:rsidR="00910F84" w:rsidRPr="00C35A2C" w:rsidRDefault="00910F84" w:rsidP="00910F84">
      <w:pPr>
        <w:pStyle w:val="aff6"/>
        <w:framePr w:wrap="around"/>
        <w:rPr>
          <w:rtl/>
        </w:rPr>
      </w:pPr>
      <w:r w:rsidRPr="00C35A2C">
        <w:rPr>
          <w:rFonts w:hint="cs"/>
          <w:rtl/>
        </w:rPr>
        <w:t>נב:</w:t>
      </w:r>
    </w:p>
    <w:p w14:paraId="01A559A8" w14:textId="77777777" w:rsidR="00910F84" w:rsidRPr="00C35A2C" w:rsidRDefault="00910F84" w:rsidP="00910F84">
      <w:pPr>
        <w:ind w:firstLine="266"/>
        <w:rPr>
          <w:rtl/>
        </w:rPr>
      </w:pPr>
      <w:r w:rsidRPr="00C35A2C">
        <w:rPr>
          <w:rFonts w:hint="cs"/>
          <w:rtl/>
        </w:rPr>
        <w:t xml:space="preserve">ולא בעי בעבודת כוכבים גופה </w:t>
      </w:r>
      <w:r w:rsidRPr="00C35A2C">
        <w:rPr>
          <w:rtl/>
        </w:rPr>
        <w:t xml:space="preserve">כיון דאיסורה בטל טומאה נמי בטלה, </w:t>
      </w:r>
    </w:p>
    <w:p w14:paraId="3F6D38CE" w14:textId="77777777" w:rsidR="00910F84" w:rsidRPr="00C35A2C" w:rsidRDefault="00910F84" w:rsidP="00910F84">
      <w:pPr>
        <w:rPr>
          <w:rtl/>
        </w:rPr>
      </w:pPr>
      <w:r w:rsidRPr="00C35A2C">
        <w:rPr>
          <w:rFonts w:hint="cs"/>
          <w:b/>
          <w:bCs/>
          <w:rtl/>
        </w:rPr>
        <w:t>ובעי</w:t>
      </w:r>
      <w:r w:rsidRPr="00C35A2C">
        <w:rPr>
          <w:rFonts w:hint="cs"/>
          <w:rtl/>
        </w:rPr>
        <w:t xml:space="preserve"> </w:t>
      </w:r>
      <w:r w:rsidRPr="00C35A2C">
        <w:rPr>
          <w:rtl/>
        </w:rPr>
        <w:t xml:space="preserve">תקרובת לעבודת כוכבים של אוכלין, </w:t>
      </w:r>
      <w:r w:rsidRPr="00C35A2C">
        <w:rPr>
          <w:rFonts w:hint="cs"/>
          <w:rtl/>
        </w:rPr>
        <w:t xml:space="preserve">אי </w:t>
      </w:r>
      <w:r>
        <w:rPr>
          <w:rtl/>
        </w:rPr>
        <w:t xml:space="preserve">כיון דאיסוריה לא בטיל </w:t>
      </w:r>
      <w:r>
        <w:rPr>
          <w:rStyle w:val="affff1"/>
          <w:rtl/>
          <w:rPrChange w:id="10196" w:author="מנוע אמוראים" w:date="2026-10-05T16:41:56Z">
            <w:rPr>
              <w:rtl/>
            </w:rPr>
          </w:rPrChange>
        </w:rPr>
        <w:t xml:space="preserve">כדר</w:t>
      </w:r>
      <w:r>
        <w:rPr>
          <w:rStyle w:val="affff1"/>
          <w:rtl/>
          <w:rPrChange w:id="10197" w:author="מנוע אמוראים" w:date="2026-10-05T16:41:56Z">
            <w:rPr>
              <w:rtl/>
            </w:rPr>
          </w:rPrChange>
        </w:rPr>
        <w:t xml:space="preserve">"</w:t>
      </w:r>
      <w:r>
        <w:rPr>
          <w:rStyle w:val="affff1"/>
          <w:rFonts w:hint="cs"/>
          <w:rtl/>
          <w:rPrChange w:id="10198" w:author="מנוע אמוראים" w:date="2026-10-05T16:41:56Z">
            <w:rPr>
              <w:rFonts w:hint="cs"/>
              <w:rtl/>
            </w:rPr>
          </w:rPrChange>
        </w:rPr>
        <w:t xml:space="preserve">ג</w:t>
      </w:r>
      <w:r w:rsidRPr="00C35A2C">
        <w:rPr>
          <w:rtl/>
        </w:rPr>
        <w:t xml:space="preserve"> טומאה נמי לא בטלה, </w:t>
      </w:r>
    </w:p>
    <w:p w14:paraId="5C290835" w14:textId="77777777" w:rsidR="00910F84" w:rsidRPr="00C35A2C" w:rsidRDefault="00910F84" w:rsidP="00910F84">
      <w:pPr>
        <w:rPr>
          <w:b/>
          <w:bCs/>
          <w:rtl/>
        </w:rPr>
      </w:pPr>
      <w:r w:rsidRPr="00280F6D">
        <w:rPr>
          <w:rFonts w:hint="cs"/>
          <w:b/>
          <w:bCs/>
          <w:rtl/>
        </w:rPr>
        <w:t>או</w:t>
      </w:r>
      <w:r>
        <w:rPr>
          <w:b/>
          <w:bCs/>
          <w:rtl/>
        </w:rPr>
        <w:t>"</w:t>
      </w:r>
      <w:r w:rsidRPr="00280F6D">
        <w:rPr>
          <w:rFonts w:hint="cs"/>
          <w:b/>
          <w:bCs/>
          <w:rtl/>
        </w:rPr>
        <w:t>ד</w:t>
      </w:r>
      <w:r w:rsidRPr="00C35A2C">
        <w:rPr>
          <w:rFonts w:hint="cs"/>
          <w:rtl/>
        </w:rPr>
        <w:t xml:space="preserve"> </w:t>
      </w:r>
      <w:r w:rsidRPr="00C35A2C">
        <w:rPr>
          <w:rtl/>
        </w:rPr>
        <w:t xml:space="preserve">איסור דאורייתא לא בטיל, טומאה דרבנן בטיל? </w:t>
      </w:r>
      <w:r w:rsidRPr="00280F6D">
        <w:rPr>
          <w:b/>
          <w:bCs/>
          <w:rtl/>
        </w:rPr>
        <w:t>תיקו</w:t>
      </w:r>
    </w:p>
    <w:p w14:paraId="2D2CC899" w14:textId="77777777" w:rsidR="00910F84" w:rsidRPr="00C35A2C" w:rsidRDefault="00910F84" w:rsidP="00910F84">
      <w:pPr>
        <w:pStyle w:val="afffe"/>
        <w:rPr>
          <w:rtl/>
        </w:rPr>
      </w:pPr>
      <w:r w:rsidRPr="00A06291">
        <w:rPr>
          <w:rtl/>
        </w:rPr>
        <w:t>׻</w:t>
      </w:r>
      <w:r w:rsidRPr="00C35A2C">
        <w:rPr>
          <w:rtl/>
        </w:rPr>
        <w:t xml:space="preserve"> </w:t>
      </w:r>
    </w:p>
    <w:p w14:paraId="2A186C47" w14:textId="77777777" w:rsidR="00910F84" w:rsidRPr="00C35A2C" w:rsidRDefault="00910F84" w:rsidP="00910F84">
      <w:pPr>
        <w:rPr>
          <w:rtl/>
        </w:rPr>
      </w:pPr>
      <w:r w:rsidRPr="00C35A2C">
        <w:rPr>
          <w:rtl/>
        </w:rPr>
        <w:t xml:space="preserve">• </w:t>
      </w:r>
      <w:r w:rsidRPr="00B467A1">
        <w:rPr>
          <w:b/>
          <w:bCs/>
          <w:rtl/>
        </w:rPr>
        <w:t xml:space="preserve">בעא </w:t>
      </w:r>
      <w:r>
        <w:rPr>
          <w:rFonts w:hint="cs"/>
          <w:b/>
          <w:bCs/>
          <w:rtl/>
        </w:rPr>
        <w:t xml:space="preserve"> </w:t>
      </w:r>
      <w:r>
        <w:rPr>
          <w:rStyle w:val="affff1"/>
          <w:rFonts w:hint="cs"/>
          <w:b/>
          <w:bCs/>
          <w:rtl/>
          <w:rPrChange w:id="10199" w:author="מנוע אמוראים" w:date="2026-10-05T16:41:56Z">
            <w:rPr>
              <w:rFonts w:hint="cs"/>
              <w:b/>
              <w:bCs/>
              <w:rtl/>
            </w:rPr>
          </w:rPrChange>
        </w:rPr>
        <w:t xml:space="preserve">ריב</w:t>
      </w:r>
      <w:r>
        <w:rPr>
          <w:rStyle w:val="affff1"/>
          <w:b/>
          <w:bCs/>
          <w:rtl/>
          <w:rPrChange w:id="10200" w:author="מנוע אמוראים" w:date="2026-10-05T16:41:56Z">
            <w:rPr>
              <w:b/>
              <w:bCs/>
              <w:rtl/>
            </w:rPr>
          </w:rPrChange>
        </w:rPr>
        <w:t xml:space="preserve">"</w:t>
      </w:r>
      <w:r>
        <w:rPr>
          <w:rStyle w:val="affff1"/>
          <w:rFonts w:hint="cs"/>
          <w:b/>
          <w:bCs/>
          <w:rtl/>
          <w:rPrChange w:id="10201" w:author="מנוע אמוראים" w:date="2026-10-05T16:41:56Z">
            <w:rPr>
              <w:rFonts w:hint="cs"/>
              <w:b/>
              <w:bCs/>
              <w:rtl/>
            </w:rPr>
          </w:rPrChange>
        </w:rPr>
        <w:t xml:space="preserve">ש</w:t>
      </w:r>
      <w:r w:rsidRPr="00B467A1">
        <w:rPr>
          <w:b/>
          <w:bCs/>
          <w:rtl/>
        </w:rPr>
        <w:t xml:space="preserve"> מרבי</w:t>
      </w:r>
      <w:r w:rsidRPr="00C35A2C">
        <w:rPr>
          <w:rtl/>
        </w:rPr>
        <w:t xml:space="preserve">: כלים ששימשו בהן בבית חוניו, מהו שישתמשו בהן בבית המקדש? </w:t>
      </w:r>
    </w:p>
    <w:p w14:paraId="05FE9957" w14:textId="77777777" w:rsidR="00910F84" w:rsidRPr="00C35A2C" w:rsidRDefault="00910F84" w:rsidP="00910F84">
      <w:pPr>
        <w:rPr>
          <w:rtl/>
        </w:rPr>
      </w:pPr>
      <w:r w:rsidRPr="00C35A2C">
        <w:rPr>
          <w:rtl/>
        </w:rPr>
        <w:t>ו</w:t>
      </w:r>
      <w:r w:rsidRPr="00C35A2C">
        <w:rPr>
          <w:rFonts w:hint="cs"/>
          <w:rtl/>
        </w:rPr>
        <w:t xml:space="preserve">בעי </w:t>
      </w:r>
      <w:r w:rsidRPr="00C35A2C">
        <w:rPr>
          <w:rtl/>
        </w:rPr>
        <w:t>אליבא דמ</w:t>
      </w:r>
      <w:r>
        <w:rPr>
          <w:rtl/>
        </w:rPr>
        <w:t>"</w:t>
      </w:r>
      <w:r w:rsidRPr="00C35A2C">
        <w:rPr>
          <w:rtl/>
        </w:rPr>
        <w:t>ד: בית חוניו לאו בית ע</w:t>
      </w:r>
      <w:r w:rsidRPr="00C35A2C">
        <w:rPr>
          <w:rFonts w:hint="cs"/>
          <w:rtl/>
        </w:rPr>
        <w:t>כו</w:t>
      </w:r>
      <w:r>
        <w:rPr>
          <w:rtl/>
        </w:rPr>
        <w:t>"</w:t>
      </w:r>
      <w:r w:rsidRPr="00C35A2C">
        <w:rPr>
          <w:rFonts w:hint="cs"/>
          <w:rtl/>
        </w:rPr>
        <w:t>ם הוא ד</w:t>
      </w:r>
      <w:r w:rsidRPr="00C35A2C">
        <w:rPr>
          <w:rtl/>
        </w:rPr>
        <w:t xml:space="preserve">כהנים ששימשו בבית חוניו לא ישמשו במקדש שבירושלים, </w:t>
      </w:r>
      <w:r w:rsidRPr="00C35A2C">
        <w:rPr>
          <w:rFonts w:hint="cs"/>
          <w:rtl/>
        </w:rPr>
        <w:t>וא</w:t>
      </w:r>
      <w:r>
        <w:rPr>
          <w:rtl/>
        </w:rPr>
        <w:t>"</w:t>
      </w:r>
      <w:r w:rsidRPr="00C35A2C">
        <w:rPr>
          <w:rFonts w:hint="cs"/>
          <w:rtl/>
        </w:rPr>
        <w:t>צ</w:t>
      </w:r>
      <w:r w:rsidRPr="00C35A2C">
        <w:rPr>
          <w:rtl/>
        </w:rPr>
        <w:t xml:space="preserve"> לומר לדבר אחר; </w:t>
      </w:r>
    </w:p>
    <w:p w14:paraId="134D6544" w14:textId="77777777" w:rsidR="00910F84" w:rsidRPr="00C35A2C" w:rsidRDefault="00910F84" w:rsidP="00910F84">
      <w:pPr>
        <w:rPr>
          <w:rtl/>
        </w:rPr>
      </w:pPr>
      <w:r w:rsidRPr="00C35A2C">
        <w:rPr>
          <w:rtl/>
        </w:rPr>
        <w:t>כהנים הוא דקנס</w:t>
      </w:r>
      <w:r w:rsidRPr="00C35A2C">
        <w:rPr>
          <w:rFonts w:hint="cs"/>
          <w:rtl/>
        </w:rPr>
        <w:t>ום</w:t>
      </w:r>
      <w:r w:rsidRPr="00C35A2C">
        <w:rPr>
          <w:rtl/>
        </w:rPr>
        <w:t xml:space="preserve"> רבנן משום דבני דעה נינהו, אבל כלים לא, </w:t>
      </w:r>
      <w:r w:rsidRPr="00280F6D">
        <w:rPr>
          <w:b/>
          <w:bCs/>
          <w:rtl/>
        </w:rPr>
        <w:t>או</w:t>
      </w:r>
      <w:r>
        <w:rPr>
          <w:b/>
          <w:bCs/>
          <w:rtl/>
        </w:rPr>
        <w:t>"</w:t>
      </w:r>
      <w:r w:rsidRPr="00280F6D">
        <w:rPr>
          <w:rFonts w:hint="cs"/>
          <w:b/>
          <w:bCs/>
          <w:rtl/>
        </w:rPr>
        <w:t>ד</w:t>
      </w:r>
      <w:r w:rsidRPr="00C35A2C">
        <w:rPr>
          <w:rFonts w:hint="cs"/>
          <w:rtl/>
        </w:rPr>
        <w:t xml:space="preserve"> </w:t>
      </w:r>
      <w:r w:rsidRPr="00C35A2C">
        <w:rPr>
          <w:rtl/>
        </w:rPr>
        <w:t xml:space="preserve">לא שנא? </w:t>
      </w:r>
    </w:p>
    <w:p w14:paraId="1B32A032" w14:textId="77777777" w:rsidR="00910F84" w:rsidRPr="00C35A2C" w:rsidRDefault="00910F84" w:rsidP="00910F84">
      <w:pPr>
        <w:pStyle w:val="afffa"/>
        <w:rPr>
          <w:rtl/>
        </w:rPr>
      </w:pPr>
      <w:r>
        <w:rPr>
          <w:rtl/>
        </w:rPr>
        <w:t xml:space="preserve">- </w:t>
      </w:r>
      <w:r w:rsidRPr="00C35A2C">
        <w:rPr>
          <w:rtl/>
        </w:rPr>
        <w:t>א</w:t>
      </w:r>
      <w:r>
        <w:rPr>
          <w:rtl/>
        </w:rPr>
        <w:t>"</w:t>
      </w:r>
      <w:r w:rsidRPr="00C35A2C">
        <w:rPr>
          <w:rtl/>
        </w:rPr>
        <w:t>ל: אסורים הן, ומקרא היה בידינו ושכחנוהו.</w:t>
      </w:r>
    </w:p>
    <w:p w14:paraId="00386460" w14:textId="77777777" w:rsidR="00910F84" w:rsidRPr="00C35A2C" w:rsidRDefault="00910F84" w:rsidP="00910F84">
      <w:pPr>
        <w:rPr>
          <w:rtl/>
        </w:rPr>
      </w:pPr>
      <w:r>
        <w:rPr>
          <w:rtl/>
        </w:rPr>
        <w:t xml:space="preserve">איתיביה: </w:t>
      </w:r>
      <w:r>
        <w:rPr>
          <w:rStyle w:val="afffd"/>
          <w:rtl/>
          <w:rPrChange w:id="9004" w:author="מנוע פסוקים" w:date="2026-10-05T16:38:36Z">
            <w:rPr>
              <w:rtl/>
            </w:rPr>
          </w:rPrChange>
        </w:rPr>
        <w:t xml:space="preserve">כל הכלים אשר הזניח המלך אחז במלכותו במעלו </w:t>
      </w:r>
      <w:r>
        <w:rPr>
          <w:rStyle w:val="afffd"/>
          <w:b/>
          <w:bCs/>
          <w:rtl/>
          <w:rPrChange w:id="9005" w:author="מנוע פסוקים" w:date="2026-10-05T16:38:36Z">
            <w:rPr>
              <w:b/>
              <w:bCs/>
              <w:rtl/>
            </w:rPr>
          </w:rPrChange>
        </w:rPr>
        <w:t xml:space="preserve">הכנו</w:t>
      </w:r>
      <w:r>
        <w:rPr>
          <w:rStyle w:val="afffd"/>
          <w:rFonts w:hint="cs"/>
          <w:rtl/>
          <w:rPrChange w:id="9006" w:author="מנוע פסוקים" w:date="2026-10-05T16:38:36Z">
            <w:rPr>
              <w:rFonts w:hint="cs"/>
              <w:rtl/>
            </w:rPr>
          </w:rPrChange>
        </w:rPr>
        <w:t xml:space="preserve">,</w:t>
      </w:r>
      <w:r>
        <w:rPr>
          <w:rStyle w:val="afffd"/>
          <w:rtl/>
          <w:rPrChange w:id="9007" w:author="מנוע פסוקים" w:date="2026-10-05T16:38:36Z">
            <w:rPr>
              <w:rtl/>
            </w:rPr>
          </w:rPrChange>
        </w:rPr>
        <w:t xml:space="preserve"> </w:t>
      </w:r>
      <w:r>
        <w:rPr>
          <w:rStyle w:val="afffd"/>
          <w:b/>
          <w:bCs/>
          <w:rtl/>
          <w:rPrChange w:id="9008" w:author="מנוע פסוקים" w:date="2026-10-05T16:38:36Z">
            <w:rPr>
              <w:b/>
              <w:bCs/>
              <w:rtl/>
            </w:rPr>
          </w:rPrChange>
        </w:rPr>
        <w:t xml:space="preserve">והקדשנו</w:t>
      </w:r>
      <w:r w:rsidRPr="00C35A2C">
        <w:rPr>
          <w:rFonts w:hint="cs"/>
          <w:b/>
          <w:bCs/>
          <w:rtl/>
        </w:rPr>
        <w:t>'</w:t>
      </w:r>
      <w:r w:rsidRPr="00C35A2C">
        <w:rPr>
          <w:rtl/>
        </w:rPr>
        <w:t>,</w:t>
      </w:r>
      <w:r w:rsidRPr="00C35A2C">
        <w:rPr>
          <w:rFonts w:hint="cs"/>
          <w:rtl/>
        </w:rPr>
        <w:t xml:space="preserve"> והיינו הטבלנו והקדשנו</w:t>
      </w:r>
    </w:p>
    <w:p w14:paraId="0E6F71EC" w14:textId="77777777" w:rsidR="00910F84" w:rsidRPr="00C35A2C" w:rsidRDefault="00910F84" w:rsidP="00910F84">
      <w:pPr>
        <w:pStyle w:val="afffa"/>
        <w:rPr>
          <w:rtl/>
        </w:rPr>
      </w:pPr>
      <w:r>
        <w:rPr>
          <w:rtl/>
        </w:rPr>
        <w:t xml:space="preserve">- </w:t>
      </w:r>
      <w:r w:rsidRPr="00C35A2C">
        <w:rPr>
          <w:rtl/>
        </w:rPr>
        <w:t>א</w:t>
      </w:r>
      <w:r>
        <w:rPr>
          <w:rtl/>
        </w:rPr>
        <w:t>"</w:t>
      </w:r>
      <w:r w:rsidRPr="00C35A2C">
        <w:rPr>
          <w:rtl/>
        </w:rPr>
        <w:t xml:space="preserve">ל: ברוך אתה לשמים שהחזרת לי אבדתי, </w:t>
      </w:r>
      <w:r w:rsidRPr="00F90100">
        <w:rPr>
          <w:rStyle w:val="afffd"/>
          <w:rFonts w:hint="cs"/>
          <w:rtl/>
        </w:rPr>
        <w:t>'</w:t>
      </w:r>
      <w:r w:rsidRPr="00F90100">
        <w:rPr>
          <w:rStyle w:val="afffd"/>
          <w:rtl/>
        </w:rPr>
        <w:t>הכנו</w:t>
      </w:r>
      <w:r w:rsidRPr="00F90100">
        <w:rPr>
          <w:rStyle w:val="afffd"/>
          <w:rFonts w:hint="cs"/>
          <w:rtl/>
        </w:rPr>
        <w:t>'</w:t>
      </w:r>
      <w:r w:rsidRPr="00F90100">
        <w:rPr>
          <w:rStyle w:val="afffd"/>
          <w:rtl/>
        </w:rPr>
        <w:t xml:space="preserve"> </w:t>
      </w:r>
      <w:r w:rsidRPr="00C35A2C">
        <w:rPr>
          <w:rtl/>
        </w:rPr>
        <w:t>– שגנזנום</w:t>
      </w:r>
      <w:r w:rsidRPr="00C35A2C">
        <w:rPr>
          <w:rFonts w:hint="cs"/>
          <w:rtl/>
        </w:rPr>
        <w:t>,</w:t>
      </w:r>
      <w:r w:rsidRPr="00C35A2C">
        <w:rPr>
          <w:rtl/>
        </w:rPr>
        <w:t xml:space="preserve"> </w:t>
      </w:r>
      <w:r w:rsidRPr="00F90100">
        <w:rPr>
          <w:rStyle w:val="afffd"/>
          <w:rFonts w:hint="cs"/>
          <w:rtl/>
        </w:rPr>
        <w:t>'</w:t>
      </w:r>
      <w:r w:rsidRPr="00F90100">
        <w:rPr>
          <w:rStyle w:val="afffd"/>
          <w:rtl/>
        </w:rPr>
        <w:t>והקדשנו</w:t>
      </w:r>
      <w:r w:rsidRPr="00F90100">
        <w:rPr>
          <w:rStyle w:val="afffd"/>
          <w:rFonts w:hint="cs"/>
          <w:rtl/>
        </w:rPr>
        <w:t>'</w:t>
      </w:r>
      <w:r w:rsidRPr="00F90100">
        <w:rPr>
          <w:rStyle w:val="afffd"/>
          <w:rtl/>
        </w:rPr>
        <w:t xml:space="preserve"> </w:t>
      </w:r>
      <w:r w:rsidRPr="00C35A2C">
        <w:rPr>
          <w:rtl/>
        </w:rPr>
        <w:t>- שהקדשנו אחרים תחתיהם.</w:t>
      </w:r>
    </w:p>
    <w:p w14:paraId="6472234E" w14:textId="77777777" w:rsidR="00910F84" w:rsidRDefault="00910F84" w:rsidP="00910F84">
      <w:pPr>
        <w:rPr>
          <w:rtl/>
        </w:rPr>
      </w:pPr>
      <w:r w:rsidRPr="00C35A2C">
        <w:rPr>
          <w:rtl/>
        </w:rPr>
        <w:t xml:space="preserve">• לימא מסייע ליה: מזרחית צפונית בה גנזו בית חשמונאי את אבני המזבח ששקצו אנשי יון, </w:t>
      </w:r>
      <w:r>
        <w:rPr>
          <w:rStyle w:val="affff1"/>
          <w:rFonts w:hint="cs"/>
          <w:rtl/>
          <w:rPrChange w:id="10202" w:author="מנוע אמוראים" w:date="2026-10-05T16:41:56Z">
            <w:rPr>
              <w:rFonts w:hint="cs"/>
              <w:rtl/>
            </w:rPr>
          </w:rPrChange>
        </w:rPr>
        <w:t xml:space="preserve">ואר</w:t>
      </w:r>
      <w:r>
        <w:rPr>
          <w:rStyle w:val="affff1"/>
          <w:rtl/>
          <w:rPrChange w:id="10203" w:author="מנוע אמוראים" w:date="2026-10-05T16:41:56Z">
            <w:rPr>
              <w:rtl/>
            </w:rPr>
          </w:rPrChange>
        </w:rPr>
        <w:t xml:space="preserve">"</w:t>
      </w:r>
      <w:r>
        <w:rPr>
          <w:rStyle w:val="affff1"/>
          <w:rFonts w:hint="cs"/>
          <w:rtl/>
          <w:rPrChange w:id="10204" w:author="מנוע אמוראים" w:date="2026-10-05T16:41:56Z">
            <w:rPr>
              <w:rFonts w:hint="cs"/>
              <w:rtl/>
            </w:rPr>
          </w:rPrChange>
        </w:rPr>
        <w:t xml:space="preserve">ש</w:t>
      </w:r>
      <w:r w:rsidRPr="00C35A2C">
        <w:rPr>
          <w:rtl/>
        </w:rPr>
        <w:t>: ששקצו לע</w:t>
      </w:r>
      <w:r w:rsidRPr="00C35A2C">
        <w:rPr>
          <w:rFonts w:hint="cs"/>
          <w:rtl/>
        </w:rPr>
        <w:t>כו</w:t>
      </w:r>
      <w:r>
        <w:rPr>
          <w:rtl/>
        </w:rPr>
        <w:t>"</w:t>
      </w:r>
      <w:r w:rsidRPr="00C35A2C">
        <w:rPr>
          <w:rFonts w:hint="cs"/>
          <w:rtl/>
        </w:rPr>
        <w:t>ם</w:t>
      </w:r>
      <w:r w:rsidRPr="00C35A2C">
        <w:rPr>
          <w:rtl/>
        </w:rPr>
        <w:t xml:space="preserve"> </w:t>
      </w:r>
    </w:p>
    <w:p w14:paraId="09C154DE" w14:textId="77777777" w:rsidR="00910F84" w:rsidRPr="00C35A2C" w:rsidRDefault="00910F84" w:rsidP="00910F84">
      <w:pPr>
        <w:pStyle w:val="afffa"/>
      </w:pPr>
      <w:r>
        <w:rPr>
          <w:rtl/>
        </w:rPr>
        <w:t xml:space="preserve">- • </w:t>
      </w:r>
      <w:r>
        <w:rPr>
          <w:rStyle w:val="affff1"/>
          <w:rtl/>
          <w:rPrChange w:id="10205" w:author="מנוע אמוראים" w:date="2026-10-05T16:41:56Z">
            <w:rPr>
              <w:rtl/>
            </w:rPr>
          </w:rPrChange>
        </w:rPr>
        <w:t xml:space="preserve">אר</w:t>
      </w:r>
      <w:r>
        <w:rPr>
          <w:rStyle w:val="affff1"/>
          <w:b/>
          <w:bCs/>
          <w:rtl/>
          <w:rPrChange w:id="10206" w:author="מנוע אמוראים" w:date="2026-10-05T16:41:56Z">
            <w:rPr>
              <w:b/>
              <w:bCs/>
              <w:rtl/>
            </w:rPr>
          </w:rPrChange>
        </w:rPr>
        <w:t xml:space="preserve">"</w:t>
      </w:r>
      <w:r>
        <w:rPr>
          <w:rStyle w:val="affff1"/>
          <w:rFonts w:hint="cs"/>
          <w:b/>
          <w:bCs/>
          <w:rtl/>
          <w:rPrChange w:id="10207" w:author="מנוע אמוראים" w:date="2026-10-05T16:41:56Z">
            <w:rPr>
              <w:rFonts w:hint="cs"/>
              <w:b/>
              <w:bCs/>
              <w:rtl/>
            </w:rPr>
          </w:rPrChange>
        </w:rPr>
        <w:t xml:space="preserve">פ</w:t>
      </w:r>
      <w:r w:rsidRPr="00C35A2C">
        <w:rPr>
          <w:rtl/>
        </w:rPr>
        <w:t xml:space="preserve">: </w:t>
      </w:r>
      <w:r w:rsidRPr="00C35A2C">
        <w:rPr>
          <w:rFonts w:hint="cs"/>
          <w:rtl/>
        </w:rPr>
        <w:t xml:space="preserve">שם מצא פסוק ודרש </w:t>
      </w:r>
      <w:r w:rsidRPr="007C2DF0">
        <w:rPr>
          <w:rStyle w:val="afffd"/>
          <w:rFonts w:hint="cs"/>
          <w:rtl/>
        </w:rPr>
        <w:t>ד'</w:t>
      </w:r>
      <w:r w:rsidRPr="007C2DF0">
        <w:rPr>
          <w:rStyle w:val="afffd"/>
          <w:rtl/>
        </w:rPr>
        <w:t>ובאו בה פריצים וחללוה</w:t>
      </w:r>
      <w:r w:rsidRPr="007C2DF0">
        <w:rPr>
          <w:rStyle w:val="afffd"/>
          <w:rFonts w:hint="cs"/>
          <w:rtl/>
        </w:rPr>
        <w:t>'</w:t>
      </w:r>
      <w:r w:rsidRPr="007C2DF0">
        <w:rPr>
          <w:rStyle w:val="afffd"/>
          <w:rtl/>
        </w:rPr>
        <w:t>,</w:t>
      </w:r>
      <w:r w:rsidRPr="00C35A2C">
        <w:rPr>
          <w:rFonts w:hint="cs"/>
          <w:rtl/>
        </w:rPr>
        <w:t xml:space="preserve"> </w:t>
      </w:r>
    </w:p>
    <w:p w14:paraId="58E1730F" w14:textId="77777777" w:rsidR="00910F84" w:rsidRPr="00C35A2C" w:rsidRDefault="00910F84" w:rsidP="00910F84">
      <w:r w:rsidRPr="00C35A2C">
        <w:rPr>
          <w:rFonts w:hint="cs"/>
          <w:rtl/>
        </w:rPr>
        <w:t>ואיך נעשה א</w:t>
      </w:r>
      <w:r>
        <w:rPr>
          <w:rtl/>
        </w:rPr>
        <w:t>"</w:t>
      </w:r>
      <w:r w:rsidRPr="00C35A2C">
        <w:rPr>
          <w:rFonts w:hint="cs"/>
          <w:rtl/>
        </w:rPr>
        <w:t xml:space="preserve">א לשברם </w:t>
      </w:r>
      <w:r w:rsidRPr="00FF1C37">
        <w:rPr>
          <w:rStyle w:val="afffd"/>
          <w:rFonts w:hint="cs"/>
          <w:rtl/>
        </w:rPr>
        <w:t>ד'</w:t>
      </w:r>
      <w:r w:rsidRPr="00FF1C37">
        <w:rPr>
          <w:rStyle w:val="afffd"/>
          <w:rtl/>
        </w:rPr>
        <w:t>אבנים שלמות</w:t>
      </w:r>
      <w:r w:rsidRPr="00FF1C37">
        <w:rPr>
          <w:rStyle w:val="afffd"/>
          <w:rFonts w:hint="cs"/>
          <w:rtl/>
        </w:rPr>
        <w:t>'</w:t>
      </w:r>
      <w:r w:rsidRPr="00FF1C37">
        <w:rPr>
          <w:rStyle w:val="afffd"/>
          <w:rtl/>
        </w:rPr>
        <w:t xml:space="preserve"> </w:t>
      </w:r>
      <w:r w:rsidRPr="00C35A2C">
        <w:rPr>
          <w:rFonts w:hint="cs"/>
          <w:rtl/>
        </w:rPr>
        <w:t>וא</w:t>
      </w:r>
      <w:r>
        <w:rPr>
          <w:rtl/>
        </w:rPr>
        <w:t>"</w:t>
      </w:r>
      <w:r w:rsidRPr="00C35A2C">
        <w:rPr>
          <w:rFonts w:hint="cs"/>
          <w:rtl/>
        </w:rPr>
        <w:t>א לנסרם</w:t>
      </w:r>
      <w:r w:rsidRPr="00C35A2C">
        <w:rPr>
          <w:rtl/>
        </w:rPr>
        <w:t xml:space="preserve"> </w:t>
      </w:r>
      <w:r w:rsidRPr="007C2DF0">
        <w:rPr>
          <w:rStyle w:val="afffd"/>
          <w:rFonts w:hint="cs"/>
          <w:rtl/>
        </w:rPr>
        <w:t>ד'</w:t>
      </w:r>
      <w:r w:rsidRPr="007C2DF0">
        <w:rPr>
          <w:rStyle w:val="afffd"/>
          <w:rtl/>
        </w:rPr>
        <w:t>לא תניף עליהם ברזל</w:t>
      </w:r>
      <w:r w:rsidRPr="007C2DF0">
        <w:rPr>
          <w:rStyle w:val="afffd"/>
          <w:rFonts w:hint="cs"/>
          <w:rtl/>
        </w:rPr>
        <w:t>'</w:t>
      </w:r>
      <w:r w:rsidRPr="007C2DF0">
        <w:rPr>
          <w:rStyle w:val="afffd"/>
          <w:rtl/>
        </w:rPr>
        <w:t xml:space="preserve"> </w:t>
      </w:r>
    </w:p>
    <w:p w14:paraId="5C07D8F2" w14:textId="77777777" w:rsidR="00910F84" w:rsidRPr="00C35A2C" w:rsidRDefault="00910F84" w:rsidP="00910F84">
      <w:pPr>
        <w:pStyle w:val="afffa"/>
        <w:rPr>
          <w:rtl/>
        </w:rPr>
      </w:pPr>
      <w:r>
        <w:rPr>
          <w:rtl/>
        </w:rPr>
        <w:t xml:space="preserve">- </w:t>
      </w:r>
      <w:r w:rsidRPr="00C35A2C">
        <w:rPr>
          <w:rFonts w:hint="cs"/>
          <w:rtl/>
        </w:rPr>
        <w:t>וא</w:t>
      </w:r>
      <w:r>
        <w:rPr>
          <w:rtl/>
        </w:rPr>
        <w:t>"</w:t>
      </w:r>
      <w:r>
        <w:rPr>
          <w:rFonts w:hint="cs"/>
          <w:rtl/>
        </w:rPr>
        <w:t xml:space="preserve">א לקחתם לשברם ולקחתם לעצמם דהא </w:t>
      </w:r>
      <w:r>
        <w:rPr>
          <w:rStyle w:val="affff1"/>
          <w:rFonts w:hint="cs"/>
          <w:rtl/>
          <w:rPrChange w:id="10208" w:author="מנוע אמוראים" w:date="2026-10-05T16:41:56Z">
            <w:rPr>
              <w:rFonts w:hint="cs"/>
              <w:rtl/>
            </w:rPr>
          </w:rPrChange>
        </w:rPr>
        <w:t xml:space="preserve">אר</w:t>
      </w:r>
      <w:r>
        <w:rPr>
          <w:rStyle w:val="affff1"/>
          <w:rtl/>
          <w:rPrChange w:id="10209" w:author="מנוע אמוראים" w:date="2026-10-05T16:41:56Z">
            <w:rPr>
              <w:rtl/>
            </w:rPr>
          </w:rPrChange>
        </w:rPr>
        <w:t xml:space="preserve">"</w:t>
      </w:r>
      <w:r>
        <w:rPr>
          <w:rStyle w:val="affff1"/>
          <w:rFonts w:hint="cs"/>
          <w:rtl/>
          <w:rPrChange w:id="10210" w:author="מנוע אמוראים" w:date="2026-10-05T16:41:56Z">
            <w:rPr>
              <w:rFonts w:hint="cs"/>
              <w:rtl/>
            </w:rPr>
          </w:rPrChange>
        </w:rPr>
        <w:t xml:space="preserve">א</w:t>
      </w:r>
      <w:r w:rsidRPr="00C35A2C">
        <w:rPr>
          <w:rtl/>
        </w:rPr>
        <w:t xml:space="preserve">: בקשו לגנוז כל כסף וזהב שבעולם משום כספא ודהבא של ירושלים? והוינן בה, ירושלים הויא רובא דעלמא? </w:t>
      </w:r>
    </w:p>
    <w:p w14:paraId="341A953B" w14:textId="77777777" w:rsidR="00910F84" w:rsidRPr="00C35A2C" w:rsidRDefault="00910F84" w:rsidP="00910F84">
      <w:pPr>
        <w:pStyle w:val="afffa"/>
        <w:rPr>
          <w:rtl/>
        </w:rPr>
      </w:pPr>
      <w:r>
        <w:rPr>
          <w:rtl/>
        </w:rPr>
        <w:t xml:space="preserve">- </w:t>
      </w:r>
      <w:r w:rsidRPr="00C35A2C">
        <w:rPr>
          <w:rtl/>
        </w:rPr>
        <w:t xml:space="preserve">אלא אמר אביי: בקשו לגנוז </w:t>
      </w:r>
      <w:r w:rsidRPr="00C35A2C">
        <w:rPr>
          <w:rFonts w:hint="cs"/>
          <w:rtl/>
        </w:rPr>
        <w:t>מטבעות של ירושלים ישנים</w:t>
      </w:r>
      <w:r w:rsidRPr="00C35A2C">
        <w:rPr>
          <w:rtl/>
        </w:rPr>
        <w:t xml:space="preserve">, מפני טבעה של ירושלים, עד שמצאו לה מקרא מן התורה שהוא מותר: </w:t>
      </w:r>
      <w:r w:rsidRPr="00F90100">
        <w:rPr>
          <w:rStyle w:val="afffd"/>
          <w:rFonts w:hint="cs"/>
          <w:rtl/>
        </w:rPr>
        <w:t>'</w:t>
      </w:r>
      <w:r w:rsidRPr="00F90100">
        <w:rPr>
          <w:rStyle w:val="afffd"/>
          <w:rtl/>
        </w:rPr>
        <w:t>ובאו בה פריצים וחללוה</w:t>
      </w:r>
      <w:r w:rsidRPr="00F90100">
        <w:rPr>
          <w:rStyle w:val="afffd"/>
          <w:rFonts w:hint="cs"/>
          <w:rtl/>
        </w:rPr>
        <w:t>'</w:t>
      </w:r>
      <w:r w:rsidRPr="00F90100">
        <w:rPr>
          <w:rStyle w:val="afffd"/>
          <w:rtl/>
        </w:rPr>
        <w:t xml:space="preserve"> </w:t>
      </w:r>
    </w:p>
    <w:p w14:paraId="7ADBBFB0" w14:textId="77777777" w:rsidR="00910F84" w:rsidRPr="00C35A2C" w:rsidRDefault="00910F84" w:rsidP="00910F84">
      <w:pPr>
        <w:pStyle w:val="afffa"/>
        <w:rPr>
          <w:rtl/>
        </w:rPr>
      </w:pPr>
      <w:r>
        <w:rPr>
          <w:rtl/>
        </w:rPr>
        <w:t xml:space="preserve">- </w:t>
      </w:r>
      <w:r w:rsidRPr="00C35A2C">
        <w:rPr>
          <w:rtl/>
        </w:rPr>
        <w:t xml:space="preserve">התם לא אשתמשו בהו לגבוה, הכא כיון דאשתמש בהו לגבוה, </w:t>
      </w:r>
      <w:r w:rsidRPr="00C35A2C">
        <w:rPr>
          <w:rFonts w:hint="cs"/>
          <w:rtl/>
        </w:rPr>
        <w:t>אין דרך ארץ שישתמשו בזה הדיוטות.</w:t>
      </w:r>
    </w:p>
    <w:p w14:paraId="5B55B92C"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83" w:author="קלוד" w:date="2026-10-06T10:07:24Z"/>
        </w:rPr>
      </w:pPr>
      <w:ins w:id="20182" w:author="קלוד" w:date="2026-10-06T10:07:24Z">
        <w:r>
          <w:t xml:space="preserve">משנה ד</w:t>
        </w:r>
      </w:ins>
    </w:p>
    <w:p w14:paraId="02ADBF1B" w14:textId="77777777" w:rsidR="00910F84" w:rsidRPr="00C35A2C" w:rsidRDefault="00910F84" w:rsidP="00910F84">
      <w:pPr>
        <w:pStyle w:val="affb"/>
        <w:rPr>
          <w:del w:id="20063" w:author="קלוד" w:date="2026-10-06T10:12:09Z"/>
          <w:rtl/>
        </w:rPr>
      </w:pPr>
      <w:ins w:id="9900" w:author="מספור קטעי משנה" w:date="2026-10-06T06:44:54Z">
        <w:del w:id="20061" w:author="קלוד" w:date="2026-10-06T10:12:09Z">
          <w:r>
            <w:rPr>
              <w:rStyle w:val="MisparKeta"/>
            </w:rPr>
            <w:delText xml:space="preserve">ב. </w:delText>
          </w:r>
        </w:del>
      </w:ins>
      <w:del w:id="20062" w:author="קלוד" w:date="2026-10-06T10:12:09Z">
        <w:r w:rsidRPr="00C35A2C">
          <w:rPr>
            <w:rtl/>
          </w:rPr>
          <w:delText xml:space="preserve">מתני'.</w:delText>
        </w:r>
      </w:del>
    </w:p>
    <w:p w14:paraId="5E89146C" w14:textId="77777777" w:rsidR="00910F84" w:rsidRPr="00C35A2C" w:rsidRDefault="00910F84" w:rsidP="00910F84">
      <w:pPr>
        <w:pStyle w:val="affb"/>
        <w:rPr>
          <w:rtl/>
        </w:rPr>
      </w:pPr>
      <w:ins w:id="20111" w:author="קלוד" w:date="2026-10-06T10:12:09Z">
        <w:r>
          <w:rPr>
            <w:rStyle w:val="MisparKeta"/>
          </w:rPr>
          <w:t xml:space="preserve">ב. </w:t>
        </w:r>
      </w:ins>
      <w:r w:rsidRPr="00C35A2C">
        <w:rPr>
          <w:rtl/>
        </w:rPr>
        <w:t>עכו</w:t>
      </w:r>
      <w:r>
        <w:rPr>
          <w:rtl/>
        </w:rPr>
        <w:t>"</w:t>
      </w:r>
      <w:r w:rsidRPr="00C35A2C">
        <w:rPr>
          <w:rtl/>
        </w:rPr>
        <w:t>ם מבטל עבודת כוכבים שלו ושל חבירו, וישראל אין מבטל עבודת כוכבים של עכו</w:t>
      </w:r>
      <w:r>
        <w:rPr>
          <w:rtl/>
        </w:rPr>
        <w:t>"</w:t>
      </w:r>
      <w:r w:rsidRPr="00C35A2C">
        <w:rPr>
          <w:rtl/>
        </w:rPr>
        <w:t>ם.</w:t>
      </w:r>
    </w:p>
    <w:p w14:paraId="4BE1541E" w14:textId="77777777" w:rsidR="00910F84" w:rsidRPr="00C35A2C" w:rsidRDefault="00910F84" w:rsidP="00910F84">
      <w:pPr>
        <w:pStyle w:val="affb"/>
        <w:rPr>
          <w:rtl/>
        </w:rPr>
      </w:pPr>
      <w:r>
        <w:rPr>
          <w:rtl/>
        </w:rPr>
        <w:t xml:space="preserve">המבטל עבודת כוכבים </w:t>
      </w:r>
      <w:r w:rsidRPr="00C35A2C">
        <w:rPr>
          <w:rtl/>
        </w:rPr>
        <w:t>מבטל משמשיה, ביטל משמשיה משמשין מותרין והיא אסורה.</w:t>
      </w:r>
    </w:p>
    <w:p w14:paraId="1E64EE6C" w14:textId="77777777" w:rsidR="00910F84" w:rsidRPr="00C35A2C" w:rsidRDefault="00910F84" w:rsidP="00910F84">
      <w:pPr>
        <w:pStyle w:val="afffe"/>
        <w:rPr>
          <w:rtl/>
        </w:rPr>
      </w:pPr>
      <w:r w:rsidRPr="00A06291">
        <w:rPr>
          <w:rtl/>
        </w:rPr>
        <w:t>׻</w:t>
      </w:r>
      <w:r w:rsidRPr="00C35A2C">
        <w:rPr>
          <w:rtl/>
        </w:rPr>
        <w:t xml:space="preserve"> </w:t>
      </w:r>
    </w:p>
    <w:p w14:paraId="211B71D0" w14:textId="77777777" w:rsidR="00910F84" w:rsidRPr="00C35A2C" w:rsidRDefault="00910F84" w:rsidP="00910F84">
      <w:pPr>
        <w:rPr>
          <w:b/>
          <w:bCs/>
          <w:rtl/>
        </w:rPr>
      </w:pPr>
      <w:r w:rsidRPr="00C35A2C">
        <w:rPr>
          <w:b/>
          <w:bCs/>
          <w:rtl/>
        </w:rPr>
        <w:t xml:space="preserve">מתני </w:t>
      </w:r>
      <w:r>
        <w:rPr>
          <w:rStyle w:val="affff1"/>
          <w:rFonts w:hint="cs"/>
          <w:b/>
          <w:bCs/>
          <w:rtl/>
          <w:rPrChange w:id="10211" w:author="מנוע אמוראים" w:date="2026-10-05T16:41:56Z">
            <w:rPr>
              <w:rFonts w:hint="cs"/>
              <w:b/>
              <w:bCs/>
              <w:rtl/>
            </w:rPr>
          </w:rPrChange>
        </w:rPr>
        <w:t xml:space="preserve">ל</w:t>
      </w:r>
      <w:r>
        <w:rPr>
          <w:rStyle w:val="affff1"/>
          <w:b/>
          <w:bCs/>
          <w:rtl/>
          <w:rPrChange w:id="10212" w:author="מנוע אמוראים" w:date="2026-10-05T16:41:56Z">
            <w:rPr>
              <w:b/>
              <w:bCs/>
              <w:rtl/>
            </w:rPr>
          </w:rPrChange>
        </w:rPr>
        <w:t xml:space="preserve">ר</w:t>
      </w:r>
      <w:r>
        <w:rPr>
          <w:rStyle w:val="affff1"/>
          <w:b/>
          <w:bCs/>
          <w:rtl/>
          <w:rPrChange w:id="10213" w:author="מנוע אמוראים" w:date="2026-10-05T16:41:56Z">
            <w:rPr>
              <w:b/>
              <w:bCs/>
              <w:rtl/>
            </w:rPr>
          </w:rPrChange>
        </w:rPr>
        <w:t xml:space="preserve">"</w:t>
      </w:r>
      <w:r>
        <w:rPr>
          <w:rStyle w:val="affff1"/>
          <w:b/>
          <w:bCs/>
          <w:rtl/>
          <w:rPrChange w:id="10214" w:author="מנוע אמוראים" w:date="2026-10-05T16:41:56Z">
            <w:rPr>
              <w:b/>
              <w:bCs/>
              <w:rtl/>
            </w:rPr>
          </w:rPrChange>
        </w:rPr>
        <w:t xml:space="preserve">ש</w:t>
      </w:r>
      <w:r>
        <w:rPr>
          <w:b/>
          <w:bCs/>
          <w:rtl/>
        </w:rPr>
        <w:t xml:space="preserve"> ברבי: עכו</w:t>
      </w:r>
      <w:r>
        <w:rPr>
          <w:b/>
          <w:bCs/>
          <w:rtl/>
        </w:rPr>
        <w:t>"</w:t>
      </w:r>
      <w:r w:rsidRPr="00C35A2C">
        <w:rPr>
          <w:b/>
          <w:bCs/>
          <w:rtl/>
        </w:rPr>
        <w:t>ם מבטל עבודת כוכבים שלו ושל חבירו.</w:t>
      </w:r>
    </w:p>
    <w:p w14:paraId="34EA0477" w14:textId="77777777" w:rsidR="00910F84" w:rsidRPr="00C35A2C" w:rsidRDefault="00910F84" w:rsidP="00910F84">
      <w:pPr>
        <w:rPr>
          <w:rtl/>
        </w:rPr>
      </w:pPr>
      <w:r w:rsidRPr="00C35A2C">
        <w:rPr>
          <w:rtl/>
        </w:rPr>
        <w:t>א</w:t>
      </w:r>
      <w:r>
        <w:rPr>
          <w:rtl/>
        </w:rPr>
        <w:t>"</w:t>
      </w:r>
      <w:r w:rsidRPr="00C35A2C">
        <w:rPr>
          <w:rtl/>
        </w:rPr>
        <w:t>ל: רבי, שנית לנו בילדותך: עכו</w:t>
      </w:r>
      <w:r>
        <w:rPr>
          <w:rtl/>
        </w:rPr>
        <w:t>"</w:t>
      </w:r>
      <w:r w:rsidRPr="00C35A2C">
        <w:rPr>
          <w:rtl/>
        </w:rPr>
        <w:t>ם מבטל עבודת כוכבים שלו ושל ישראל.</w:t>
      </w:r>
    </w:p>
    <w:p w14:paraId="10BA2326" w14:textId="77777777" w:rsidR="00910F84" w:rsidRPr="00C35A2C" w:rsidRDefault="00910F84" w:rsidP="00910F84">
      <w:pPr>
        <w:rPr>
          <w:rtl/>
        </w:rPr>
      </w:pPr>
      <w:r w:rsidRPr="00C35A2C">
        <w:rPr>
          <w:rtl/>
        </w:rPr>
        <w:t>דישראל מי</w:t>
      </w:r>
      <w:r>
        <w:rPr>
          <w:rtl/>
        </w:rPr>
        <w:t xml:space="preserve"> </w:t>
      </w:r>
      <w:r w:rsidRPr="00C35A2C">
        <w:rPr>
          <w:rtl/>
        </w:rPr>
        <w:t>מבטלה? והא</w:t>
      </w:r>
      <w:r w:rsidRPr="00FF1C37">
        <w:rPr>
          <w:rStyle w:val="afffd"/>
          <w:rtl/>
        </w:rPr>
        <w:t xml:space="preserve"> </w:t>
      </w:r>
      <w:r w:rsidRPr="00FF1C37">
        <w:rPr>
          <w:rStyle w:val="afffd"/>
          <w:rFonts w:hint="cs"/>
          <w:rtl/>
        </w:rPr>
        <w:t>'</w:t>
      </w:r>
      <w:r w:rsidRPr="00FF1C37">
        <w:rPr>
          <w:rStyle w:val="afffd"/>
          <w:rtl/>
        </w:rPr>
        <w:t>ושם בסתר</w:t>
      </w:r>
      <w:r w:rsidRPr="00FF1C37">
        <w:rPr>
          <w:rStyle w:val="afffd"/>
          <w:rFonts w:hint="cs"/>
          <w:rtl/>
        </w:rPr>
        <w:t>'</w:t>
      </w:r>
      <w:r w:rsidRPr="00FF1C37">
        <w:rPr>
          <w:rStyle w:val="afffd"/>
          <w:rtl/>
        </w:rPr>
        <w:t xml:space="preserve"> </w:t>
      </w:r>
      <w:r w:rsidRPr="00C35A2C">
        <w:rPr>
          <w:rtl/>
        </w:rPr>
        <w:t>כתיב! א</w:t>
      </w:r>
      <w:r>
        <w:rPr>
          <w:rtl/>
        </w:rPr>
        <w:t>"</w:t>
      </w:r>
      <w:r w:rsidRPr="00C35A2C">
        <w:rPr>
          <w:rtl/>
        </w:rPr>
        <w:t>ר הילל בריה דרבי וולס: לא נצרכה, שיש לו בה שותפות.</w:t>
      </w:r>
    </w:p>
    <w:p w14:paraId="4FE31B15" w14:textId="77777777" w:rsidR="00910F84" w:rsidRPr="00C35A2C" w:rsidRDefault="00910F84" w:rsidP="00910F84">
      <w:pPr>
        <w:rPr>
          <w:rtl/>
        </w:rPr>
      </w:pPr>
      <w:r w:rsidRPr="00C35A2C">
        <w:rPr>
          <w:rtl/>
        </w:rPr>
        <w:t>בילדותו סבר: ישראל אדעתא דעכו</w:t>
      </w:r>
      <w:r>
        <w:rPr>
          <w:rtl/>
        </w:rPr>
        <w:t>"</w:t>
      </w:r>
      <w:r w:rsidRPr="00C35A2C">
        <w:rPr>
          <w:rtl/>
        </w:rPr>
        <w:t>ם פלח, כיון דעכו</w:t>
      </w:r>
      <w:r>
        <w:rPr>
          <w:rtl/>
        </w:rPr>
        <w:t>"</w:t>
      </w:r>
      <w:r w:rsidRPr="00C35A2C">
        <w:rPr>
          <w:rtl/>
        </w:rPr>
        <w:t xml:space="preserve">ם מבטל דנפשיה, דישראל נמי מבטלה; </w:t>
      </w:r>
    </w:p>
    <w:p w14:paraId="5692C9E5" w14:textId="77777777" w:rsidR="00910F84" w:rsidRPr="00C35A2C" w:rsidRDefault="00910F84" w:rsidP="00910F84">
      <w:pPr>
        <w:rPr>
          <w:rtl/>
        </w:rPr>
      </w:pPr>
      <w:r w:rsidRPr="00C35A2C">
        <w:rPr>
          <w:rtl/>
        </w:rPr>
        <w:t>ובזקנותו סבר: ישראל אדעתא דנפשיה פלח, כי מבטל עכו</w:t>
      </w:r>
      <w:r>
        <w:rPr>
          <w:rtl/>
        </w:rPr>
        <w:t>"</w:t>
      </w:r>
      <w:r w:rsidRPr="00C35A2C">
        <w:rPr>
          <w:rtl/>
        </w:rPr>
        <w:t>ם - דנפשיה, דישראל לא בטיל.</w:t>
      </w:r>
    </w:p>
    <w:p w14:paraId="58584B27" w14:textId="77777777" w:rsidR="00910F84" w:rsidRPr="00C35A2C" w:rsidRDefault="00910F84" w:rsidP="00910F84">
      <w:pPr>
        <w:pStyle w:val="aff6"/>
        <w:framePr w:wrap="around"/>
        <w:rPr>
          <w:rtl/>
        </w:rPr>
      </w:pPr>
      <w:r w:rsidRPr="00C35A2C">
        <w:rPr>
          <w:rFonts w:hint="cs"/>
          <w:rtl/>
        </w:rPr>
        <w:t>נג.</w:t>
      </w:r>
    </w:p>
    <w:p w14:paraId="4E4805C3" w14:textId="77777777" w:rsidR="00910F84" w:rsidRDefault="00910F84" w:rsidP="00910F84">
      <w:pPr>
        <w:rPr>
          <w:rtl/>
        </w:rPr>
      </w:pPr>
      <w:r w:rsidRPr="00C35A2C">
        <w:rPr>
          <w:rtl/>
        </w:rPr>
        <w:t>•</w:t>
      </w:r>
      <w:r w:rsidRPr="00C35A2C">
        <w:rPr>
          <w:b/>
          <w:bCs/>
          <w:rtl/>
        </w:rPr>
        <w:t xml:space="preserve"> איכא דמתני אסיפא:</w:t>
      </w:r>
      <w:r w:rsidRPr="00C35A2C">
        <w:rPr>
          <w:rtl/>
        </w:rPr>
        <w:t xml:space="preserve"> </w:t>
      </w:r>
      <w:r w:rsidRPr="00C35A2C">
        <w:rPr>
          <w:b/>
          <w:bCs/>
          <w:rtl/>
        </w:rPr>
        <w:t>ישראל אינו מבטל עבודת כוכבים של עכו</w:t>
      </w:r>
      <w:r>
        <w:rPr>
          <w:b/>
          <w:bCs/>
          <w:rtl/>
        </w:rPr>
        <w:t>"</w:t>
      </w:r>
      <w:r w:rsidRPr="00C35A2C">
        <w:rPr>
          <w:b/>
          <w:bCs/>
          <w:rtl/>
        </w:rPr>
        <w:t>ם</w:t>
      </w:r>
      <w:r w:rsidRPr="00C35A2C">
        <w:rPr>
          <w:rtl/>
        </w:rPr>
        <w:t>.</w:t>
      </w:r>
    </w:p>
    <w:p w14:paraId="3C11E793" w14:textId="77777777" w:rsidR="00910F84" w:rsidRPr="00C35A2C" w:rsidRDefault="00910F84" w:rsidP="00910F84">
      <w:pPr>
        <w:rPr>
          <w:rtl/>
        </w:rPr>
      </w:pPr>
      <w:r>
        <w:rPr>
          <w:rtl/>
        </w:rPr>
        <w:t xml:space="preserve">• </w:t>
      </w:r>
      <w:r>
        <w:rPr>
          <w:rStyle w:val="affff1"/>
          <w:rtl/>
          <w:rPrChange w:id="10215" w:author="מנוע אמוראים" w:date="2026-10-05T16:41:56Z">
            <w:rPr>
              <w:rtl/>
            </w:rPr>
          </w:rPrChange>
        </w:rPr>
        <w:t xml:space="preserve">אר</w:t>
      </w:r>
      <w:r>
        <w:rPr>
          <w:rStyle w:val="affff1"/>
          <w:rFonts w:hint="cs"/>
          <w:rtl/>
          <w:rPrChange w:id="10216" w:author="מנוע אמוראים" w:date="2026-10-05T16:41:56Z">
            <w:rPr>
              <w:rFonts w:hint="cs"/>
              <w:rtl/>
            </w:rPr>
          </w:rPrChange>
        </w:rPr>
        <w:t xml:space="preserve">הבדר</w:t>
      </w:r>
      <w:r>
        <w:rPr>
          <w:rStyle w:val="affff1"/>
          <w:rtl/>
          <w:rPrChange w:id="10217" w:author="מנוע אמוראים" w:date="2026-10-05T16:41:56Z">
            <w:rPr>
              <w:rtl/>
            </w:rPr>
          </w:rPrChange>
        </w:rPr>
        <w:t xml:space="preserve">"</w:t>
      </w:r>
      <w:r>
        <w:rPr>
          <w:rStyle w:val="affff1"/>
          <w:rFonts w:hint="cs"/>
          <w:rtl/>
          <w:rPrChange w:id="10218" w:author="מנוע אמוראים" w:date="2026-10-05T16:41:56Z">
            <w:rPr>
              <w:rFonts w:hint="cs"/>
              <w:rtl/>
            </w:rPr>
          </w:rPrChange>
        </w:rPr>
        <w:t xml:space="preserve">ו</w:t>
      </w:r>
      <w:r w:rsidRPr="00C35A2C">
        <w:rPr>
          <w:rtl/>
        </w:rPr>
        <w:t xml:space="preserve">: </w:t>
      </w:r>
      <w:r w:rsidRPr="00C35A2C">
        <w:rPr>
          <w:rFonts w:hint="cs"/>
          <w:rtl/>
        </w:rPr>
        <w:t xml:space="preserve"> מיירי ב</w:t>
      </w:r>
      <w:r w:rsidRPr="00C35A2C">
        <w:rPr>
          <w:rtl/>
        </w:rPr>
        <w:t>שיש לו בה שותפות, וקמ</w:t>
      </w:r>
      <w:r>
        <w:rPr>
          <w:rtl/>
        </w:rPr>
        <w:t>"</w:t>
      </w:r>
      <w:r w:rsidRPr="00C35A2C">
        <w:rPr>
          <w:rtl/>
        </w:rPr>
        <w:t>ל: ישראל הוא דלא מבטל דעכו</w:t>
      </w:r>
      <w:r>
        <w:rPr>
          <w:rtl/>
        </w:rPr>
        <w:t>"</w:t>
      </w:r>
      <w:r w:rsidRPr="00C35A2C">
        <w:rPr>
          <w:rtl/>
        </w:rPr>
        <w:t>ם, אבל עכו</w:t>
      </w:r>
      <w:r>
        <w:rPr>
          <w:rtl/>
        </w:rPr>
        <w:t>"</w:t>
      </w:r>
      <w:r w:rsidRPr="00C35A2C">
        <w:rPr>
          <w:rtl/>
        </w:rPr>
        <w:t>ם דנפשיה מבטל.</w:t>
      </w:r>
    </w:p>
    <w:p w14:paraId="15EDD529" w14:textId="77777777" w:rsidR="00910F84" w:rsidRPr="00C35A2C" w:rsidRDefault="00910F84" w:rsidP="00910F84">
      <w:pPr>
        <w:rPr>
          <w:rtl/>
        </w:rPr>
      </w:pPr>
      <w:r w:rsidRPr="00C35A2C">
        <w:rPr>
          <w:rtl/>
        </w:rPr>
        <w:t>•</w:t>
      </w:r>
      <w:r w:rsidRPr="00C35A2C">
        <w:rPr>
          <w:b/>
          <w:bCs/>
          <w:rtl/>
        </w:rPr>
        <w:t xml:space="preserve"> איכא דמתני לה אברייתא</w:t>
      </w:r>
      <w:r>
        <w:rPr>
          <w:rtl/>
        </w:rPr>
        <w:t xml:space="preserve">, </w:t>
      </w:r>
      <w:r>
        <w:rPr>
          <w:rStyle w:val="affff1"/>
          <w:rtl/>
          <w:rPrChange w:id="10219" w:author="מנוע אמוראים" w:date="2026-10-05T16:41:56Z">
            <w:rPr>
              <w:rtl/>
            </w:rPr>
          </w:rPrChange>
        </w:rPr>
        <w:t xml:space="preserve">ר</w:t>
      </w:r>
      <w:r>
        <w:rPr>
          <w:rStyle w:val="affff1"/>
          <w:rFonts w:hint="cs"/>
          <w:rtl/>
          <w:rPrChange w:id="10220" w:author="מנוע אמוראים" w:date="2026-10-05T16:41:56Z">
            <w:rPr>
              <w:rFonts w:hint="cs"/>
              <w:rtl/>
            </w:rPr>
          </w:rPrChange>
        </w:rPr>
        <w:t xml:space="preserve">שב</w:t>
      </w:r>
      <w:r>
        <w:rPr>
          <w:rStyle w:val="affff1"/>
          <w:rtl/>
          <w:rPrChange w:id="10221" w:author="מנוע אמוראים" w:date="2026-10-05T16:41:56Z">
            <w:rPr>
              <w:rtl/>
            </w:rPr>
          </w:rPrChange>
        </w:rPr>
        <w:t xml:space="preserve">"</w:t>
      </w:r>
      <w:r>
        <w:rPr>
          <w:rStyle w:val="affff1"/>
          <w:rFonts w:hint="cs"/>
          <w:rtl/>
          <w:rPrChange w:id="10222" w:author="מנוע אמוראים" w:date="2026-10-05T16:41:56Z">
            <w:rPr>
              <w:rFonts w:hint="cs"/>
              <w:rtl/>
            </w:rPr>
          </w:rPrChange>
        </w:rPr>
        <w:t xml:space="preserve">מ</w:t>
      </w:r>
      <w:r w:rsidRPr="00C35A2C">
        <w:rPr>
          <w:rtl/>
        </w:rPr>
        <w:t>: עבודת כוכבים של ישראל אין לה בטילה עולמית.</w:t>
      </w:r>
    </w:p>
    <w:p w14:paraId="601748CE" w14:textId="77777777" w:rsidR="00910F84" w:rsidRPr="00C35A2C" w:rsidRDefault="00910F84" w:rsidP="00910F84">
      <w:pPr>
        <w:rPr>
          <w:rtl/>
        </w:rPr>
      </w:pPr>
      <w:r>
        <w:rPr>
          <w:rStyle w:val="affff1"/>
          <w:rFonts w:hint="cs"/>
          <w:rtl/>
          <w:rPrChange w:id="10223" w:author="מנוע אמוראים" w:date="2026-10-05T16:41:56Z">
            <w:rPr>
              <w:rFonts w:hint="cs"/>
              <w:rtl/>
            </w:rPr>
          </w:rPrChange>
        </w:rPr>
        <w:t xml:space="preserve">וארהבדר</w:t>
      </w:r>
      <w:r>
        <w:rPr>
          <w:rStyle w:val="affff1"/>
          <w:rtl/>
          <w:rPrChange w:id="10224" w:author="מנוע אמוראים" w:date="2026-10-05T16:41:56Z">
            <w:rPr>
              <w:rtl/>
            </w:rPr>
          </w:rPrChange>
        </w:rPr>
        <w:t xml:space="preserve">"</w:t>
      </w:r>
      <w:r>
        <w:rPr>
          <w:rStyle w:val="affff1"/>
          <w:rFonts w:hint="cs"/>
          <w:rtl/>
          <w:rPrChange w:id="10225" w:author="מנוע אמוראים" w:date="2026-10-05T16:41:56Z">
            <w:rPr>
              <w:rFonts w:hint="cs"/>
              <w:rtl/>
            </w:rPr>
          </w:rPrChange>
        </w:rPr>
        <w:t xml:space="preserve">ו</w:t>
      </w:r>
      <w:r>
        <w:rPr>
          <w:rFonts w:hint="cs"/>
          <w:rtl/>
        </w:rPr>
        <w:t xml:space="preserve"> </w:t>
      </w:r>
      <w:r w:rsidRPr="00C35A2C">
        <w:rPr>
          <w:rtl/>
        </w:rPr>
        <w:t>–</w:t>
      </w:r>
      <w:r w:rsidRPr="00C35A2C">
        <w:rPr>
          <w:rFonts w:hint="cs"/>
          <w:rtl/>
        </w:rPr>
        <w:t xml:space="preserve"> עולמית היינו לשיש </w:t>
      </w:r>
      <w:r w:rsidRPr="00C35A2C">
        <w:rPr>
          <w:rtl/>
        </w:rPr>
        <w:t>לו לעכו</w:t>
      </w:r>
      <w:r>
        <w:rPr>
          <w:rtl/>
        </w:rPr>
        <w:t>"</w:t>
      </w:r>
      <w:r w:rsidRPr="00C35A2C">
        <w:rPr>
          <w:rtl/>
        </w:rPr>
        <w:t>ם בה שותפות, וקמ</w:t>
      </w:r>
      <w:r>
        <w:rPr>
          <w:rtl/>
        </w:rPr>
        <w:t>"</w:t>
      </w:r>
      <w:r w:rsidRPr="00C35A2C">
        <w:rPr>
          <w:rtl/>
        </w:rPr>
        <w:t>ל, דישראל אדעתא דנפשיה פלח.</w:t>
      </w:r>
    </w:p>
    <w:p w14:paraId="7850E88A"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85" w:author="קלוד" w:date="2026-10-06T10:07:24Z"/>
        </w:rPr>
      </w:pPr>
      <w:ins w:id="20184" w:author="קלוד" w:date="2026-10-06T10:07:24Z">
        <w:r>
          <w:t xml:space="preserve">משנה ה</w:t>
        </w:r>
      </w:ins>
    </w:p>
    <w:p w14:paraId="52F5F0F1" w14:textId="77777777" w:rsidR="00910F84" w:rsidRPr="00C35A2C" w:rsidRDefault="00910F84" w:rsidP="00910F84">
      <w:pPr>
        <w:pStyle w:val="affb"/>
        <w:rPr>
          <w:del w:id="20066" w:author="קלוד" w:date="2026-10-06T10:12:09Z"/>
          <w:rtl/>
        </w:rPr>
      </w:pPr>
      <w:ins w:id="9901" w:author="מספור קטעי משנה" w:date="2026-10-06T06:44:54Z">
        <w:del w:id="20064" w:author="קלוד" w:date="2026-10-06T10:12:09Z">
          <w:r>
            <w:rPr>
              <w:rStyle w:val="MisparKeta"/>
            </w:rPr>
            <w:delText xml:space="preserve">א. </w:delText>
          </w:r>
        </w:del>
      </w:ins>
      <w:del w:id="20065" w:author="קלוד" w:date="2026-10-06T10:12:09Z">
        <w:r w:rsidRPr="00C35A2C">
          <w:rPr>
            <w:rtl/>
          </w:rPr>
          <w:delText xml:space="preserve">מתני'.</w:delText>
        </w:r>
      </w:del>
    </w:p>
    <w:p w14:paraId="40291C4D" w14:textId="77777777" w:rsidR="00910F84" w:rsidRPr="00C35A2C" w:rsidRDefault="00910F84" w:rsidP="00910F84">
      <w:pPr>
        <w:pStyle w:val="affb"/>
        <w:rPr>
          <w:rtl/>
        </w:rPr>
      </w:pPr>
      <w:ins w:id="20112" w:author="קלוד" w:date="2026-10-06T10:12:09Z">
        <w:r>
          <w:rPr>
            <w:rStyle w:val="MisparKeta"/>
          </w:rPr>
          <w:t xml:space="preserve">א. </w:t>
        </w:r>
      </w:ins>
      <w:r w:rsidRPr="00C35A2C">
        <w:rPr>
          <w:rtl/>
        </w:rPr>
        <w:lastRenderedPageBreak/>
        <w:t>כיצד מבטלה? קטע ראש אזנה, ראש חוטמה, ראש אצבעה.</w:t>
      </w:r>
    </w:p>
    <w:p w14:paraId="042F8C25" w14:textId="77777777" w:rsidR="00910F84" w:rsidRPr="00C35A2C" w:rsidRDefault="00910F84" w:rsidP="00910F84">
      <w:pPr>
        <w:pStyle w:val="affb"/>
        <w:rPr>
          <w:rtl/>
        </w:rPr>
      </w:pPr>
      <w:r w:rsidRPr="00C35A2C">
        <w:rPr>
          <w:rtl/>
        </w:rPr>
        <w:t xml:space="preserve">פחסה אף על פי שלא חיסרה - ביטלה; </w:t>
      </w:r>
    </w:p>
    <w:p w14:paraId="2F201693" w14:textId="77777777" w:rsidR="00910F84" w:rsidRPr="00C35A2C" w:rsidRDefault="00910F84" w:rsidP="00910F84">
      <w:pPr>
        <w:pStyle w:val="affb"/>
        <w:rPr>
          <w:rtl/>
        </w:rPr>
      </w:pPr>
      <w:r w:rsidRPr="00C35A2C">
        <w:rPr>
          <w:rtl/>
        </w:rPr>
        <w:t>רק בפניה, השתי</w:t>
      </w:r>
      <w:r>
        <w:rPr>
          <w:rtl/>
        </w:rPr>
        <w:t>ן בפניה, גררה, זרק בה את הצואה</w:t>
      </w:r>
      <w:r w:rsidRPr="00C35A2C">
        <w:rPr>
          <w:rtl/>
        </w:rPr>
        <w:t xml:space="preserve"> הרי זו אינה בטילה.</w:t>
      </w:r>
    </w:p>
    <w:p w14:paraId="7D0EC28A" w14:textId="77777777" w:rsidR="00910F84" w:rsidRPr="00C35A2C" w:rsidRDefault="00910F84" w:rsidP="00910F84">
      <w:pPr>
        <w:pStyle w:val="affb"/>
        <w:rPr>
          <w:rtl/>
        </w:rPr>
      </w:pPr>
      <w:r w:rsidRPr="00C35A2C">
        <w:rPr>
          <w:rtl/>
        </w:rPr>
        <w:t>מכרה או משכנה - רבי אומר: ביטל, וחכ</w:t>
      </w:r>
      <w:r>
        <w:rPr>
          <w:rtl/>
        </w:rPr>
        <w:t>"</w:t>
      </w:r>
      <w:r w:rsidRPr="00C35A2C">
        <w:rPr>
          <w:rtl/>
        </w:rPr>
        <w:t>א: לא ביטל.</w:t>
      </w:r>
    </w:p>
    <w:p w14:paraId="3A4A30BA" w14:textId="77777777" w:rsidR="00910F84" w:rsidRDefault="00910F84" w:rsidP="00910F84">
      <w:pPr>
        <w:pStyle w:val="afffe"/>
        <w:rPr>
          <w:rtl/>
        </w:rPr>
      </w:pPr>
      <w:r w:rsidRPr="00A06291">
        <w:rPr>
          <w:rtl/>
        </w:rPr>
        <w:t>׻</w:t>
      </w:r>
      <w:r w:rsidRPr="00C35A2C">
        <w:rPr>
          <w:rtl/>
        </w:rPr>
        <w:t xml:space="preserve"> </w:t>
      </w:r>
    </w:p>
    <w:p w14:paraId="4B3C2E81" w14:textId="77777777" w:rsidR="00910F84" w:rsidRPr="00C35A2C" w:rsidRDefault="00910F84" w:rsidP="00910F84">
      <w:pPr>
        <w:rPr>
          <w:rtl/>
        </w:rPr>
      </w:pPr>
      <w:r>
        <w:rPr>
          <w:rtl/>
        </w:rPr>
        <w:t xml:space="preserve">• </w:t>
      </w:r>
      <w:r>
        <w:rPr>
          <w:rStyle w:val="affff1"/>
          <w:rtl/>
          <w:rPrChange w:id="10226" w:author="מנוע אמוראים" w:date="2026-10-05T16:41:56Z">
            <w:rPr>
              <w:rtl/>
            </w:rPr>
          </w:rPrChange>
        </w:rPr>
        <w:t xml:space="preserve">אר"</w:t>
      </w:r>
      <w:r>
        <w:rPr>
          <w:rStyle w:val="affff1"/>
          <w:rFonts w:hint="cs"/>
          <w:rtl/>
          <w:rPrChange w:id="10227" w:author="מנוע אמוראים" w:date="2026-10-05T16:41:56Z">
            <w:rPr>
              <w:rFonts w:hint="cs"/>
              <w:rtl/>
            </w:rPr>
          </w:rPrChange>
        </w:rPr>
        <w:t xml:space="preserve">ז</w:t>
      </w:r>
      <w:r w:rsidRPr="00C35A2C">
        <w:rPr>
          <w:rtl/>
        </w:rPr>
        <w:t>: שפחסה בפניה, רקק בפניה, והשתין בפניה</w:t>
      </w:r>
      <w:r w:rsidRPr="00C35A2C">
        <w:rPr>
          <w:rFonts w:hint="cs"/>
          <w:rtl/>
        </w:rPr>
        <w:t xml:space="preserve">- לא הוי ביטול </w:t>
      </w:r>
      <w:r w:rsidRPr="00C35A2C">
        <w:rPr>
          <w:rtl/>
        </w:rPr>
        <w:t>.</w:t>
      </w:r>
    </w:p>
    <w:p w14:paraId="5ED0EA05" w14:textId="77777777" w:rsidR="00910F84" w:rsidRPr="001B4A11" w:rsidRDefault="00910F84" w:rsidP="00910F84">
      <w:pPr>
        <w:rPr>
          <w:rStyle w:val="afffd"/>
          <w:rtl/>
        </w:rPr>
      </w:pPr>
      <w:r w:rsidRPr="00C35A2C">
        <w:rPr>
          <w:rFonts w:hint="cs"/>
          <w:rtl/>
        </w:rPr>
        <w:t xml:space="preserve">חזקיה: </w:t>
      </w:r>
      <w:r w:rsidRPr="001B4A11">
        <w:rPr>
          <w:rStyle w:val="afffd"/>
          <w:rFonts w:hint="cs"/>
          <w:rtl/>
        </w:rPr>
        <w:t>מ'</w:t>
      </w:r>
      <w:r w:rsidRPr="001B4A11">
        <w:rPr>
          <w:rStyle w:val="afffd"/>
          <w:rtl/>
        </w:rPr>
        <w:t>והיה כי ירעב והתקצף וקלל במלכו ובאלהיו ופנה למעלה</w:t>
      </w:r>
      <w:r w:rsidRPr="001B4A11">
        <w:rPr>
          <w:rStyle w:val="afffd"/>
          <w:rFonts w:hint="cs"/>
          <w:rtl/>
        </w:rPr>
        <w:t>'</w:t>
      </w:r>
      <w:r w:rsidRPr="001B4A11">
        <w:rPr>
          <w:rStyle w:val="afffd"/>
          <w:rtl/>
        </w:rPr>
        <w:t>,</w:t>
      </w:r>
      <w:r w:rsidRPr="00C35A2C">
        <w:rPr>
          <w:rtl/>
        </w:rPr>
        <w:t xml:space="preserve"> וכתיב בתריה: </w:t>
      </w:r>
      <w:r w:rsidRPr="001B4A11">
        <w:rPr>
          <w:rStyle w:val="afffd"/>
          <w:rtl/>
        </w:rPr>
        <w:t xml:space="preserve">ואל ארץ יביט והנה צרה וחשכה, </w:t>
      </w:r>
    </w:p>
    <w:p w14:paraId="0FAEB5E2" w14:textId="77777777" w:rsidR="00910F84" w:rsidRPr="00C35A2C" w:rsidRDefault="00910F84" w:rsidP="00910F84">
      <w:pPr>
        <w:pStyle w:val="afffa"/>
        <w:rPr>
          <w:rtl/>
        </w:rPr>
      </w:pPr>
      <w:r>
        <w:rPr>
          <w:rtl/>
        </w:rPr>
        <w:t xml:space="preserve">- </w:t>
      </w:r>
      <w:r w:rsidRPr="00C35A2C">
        <w:rPr>
          <w:rtl/>
        </w:rPr>
        <w:t>דאע</w:t>
      </w:r>
      <w:r>
        <w:rPr>
          <w:rtl/>
        </w:rPr>
        <w:t>"</w:t>
      </w:r>
      <w:r w:rsidRPr="00C35A2C">
        <w:rPr>
          <w:rtl/>
        </w:rPr>
        <w:t>ג דקלל מלכו ואלהיו ופנה למעלה - אל ארץ יביט.</w:t>
      </w:r>
    </w:p>
    <w:p w14:paraId="3C846071" w14:textId="77777777" w:rsidR="00910F84" w:rsidRPr="00C35A2C" w:rsidRDefault="00910F84" w:rsidP="00910F84">
      <w:pPr>
        <w:pStyle w:val="afffe"/>
        <w:rPr>
          <w:rtl/>
        </w:rPr>
      </w:pPr>
      <w:r w:rsidRPr="00A06291">
        <w:rPr>
          <w:rtl/>
        </w:rPr>
        <w:t>׻</w:t>
      </w:r>
      <w:r w:rsidRPr="00C35A2C">
        <w:rPr>
          <w:rtl/>
        </w:rPr>
        <w:t xml:space="preserve"> </w:t>
      </w:r>
    </w:p>
    <w:p w14:paraId="3D749183" w14:textId="77777777" w:rsidR="00910F84" w:rsidRPr="00C35A2C" w:rsidRDefault="00910F84" w:rsidP="00910F84">
      <w:pPr>
        <w:pStyle w:val="afff2"/>
        <w:rPr>
          <w:rtl/>
        </w:rPr>
      </w:pPr>
      <w:ins w:id="9902" w:author="מספור קטעי משנה" w:date="2026-10-06T06:44:54Z">
        <w:r>
          <w:rPr>
            <w:rStyle w:val="MisparKeta"/>
          </w:rPr>
          <w:t xml:space="preserve">ד. </w:t>
        </w:r>
      </w:ins>
      <w:r w:rsidRPr="00C35A2C">
        <w:rPr>
          <w:rtl/>
        </w:rPr>
        <w:t>מכרה או משכנה - רבי אומר: ביטל [וכו'].</w:t>
      </w:r>
    </w:p>
    <w:p w14:paraId="3BFF2CDA" w14:textId="77777777" w:rsidR="00910F84" w:rsidRPr="00C35A2C" w:rsidRDefault="00910F84" w:rsidP="00910F84">
      <w:pPr>
        <w:rPr>
          <w:rtl/>
        </w:rPr>
      </w:pPr>
      <w:r w:rsidRPr="00C35A2C">
        <w:rPr>
          <w:rtl/>
        </w:rPr>
        <w:t xml:space="preserve">זעירי </w:t>
      </w:r>
      <w:r>
        <w:rPr>
          <w:rStyle w:val="affff1"/>
          <w:rFonts w:hint="cs"/>
          <w:rtl/>
          <w:rPrChange w:id="10228" w:author="מנוע אמוראים" w:date="2026-10-05T16:41:56Z">
            <w:rPr>
              <w:rFonts w:hint="cs"/>
              <w:rtl/>
            </w:rPr>
          </w:rPrChange>
        </w:rPr>
        <w:t xml:space="preserve">מרי</w:t>
      </w:r>
      <w:r>
        <w:rPr>
          <w:rStyle w:val="affff1"/>
          <w:rtl/>
          <w:rPrChange w:id="10229" w:author="מנוע אמוראים" w:date="2026-10-05T16:41:56Z">
            <w:rPr>
              <w:rtl/>
            </w:rPr>
          </w:rPrChange>
        </w:rPr>
        <w:t xml:space="preserve">"</w:t>
      </w:r>
      <w:r>
        <w:rPr>
          <w:rStyle w:val="affff1"/>
          <w:rFonts w:hint="cs"/>
          <w:rtl/>
          <w:rPrChange w:id="10230" w:author="מנוע אמוראים" w:date="2026-10-05T16:41:56Z">
            <w:rPr>
              <w:rFonts w:hint="cs"/>
              <w:rtl/>
            </w:rPr>
          </w:rPrChange>
        </w:rPr>
        <w:t xml:space="preserve">ו</w:t>
      </w:r>
      <w:r>
        <w:rPr>
          <w:rFonts w:hint="cs"/>
          <w:rtl/>
        </w:rPr>
        <w:t xml:space="preserve"> </w:t>
      </w:r>
      <w:r>
        <w:rPr>
          <w:rStyle w:val="affff1"/>
          <w:rFonts w:hint="cs"/>
          <w:rtl/>
          <w:rPrChange w:id="10231" w:author="מנוע אמוראים" w:date="2026-10-05T16:41:56Z">
            <w:rPr>
              <w:rFonts w:hint="cs"/>
              <w:rtl/>
            </w:rPr>
          </w:rPrChange>
        </w:rPr>
        <w:t xml:space="preserve">ורירב</w:t>
      </w:r>
      <w:r>
        <w:rPr>
          <w:rStyle w:val="affff1"/>
          <w:rtl/>
          <w:rPrChange w:id="10232" w:author="מנוע אמוראים" w:date="2026-10-05T16:41:56Z">
            <w:rPr>
              <w:rtl/>
            </w:rPr>
          </w:rPrChange>
        </w:rPr>
        <w:t xml:space="preserve">"</w:t>
      </w:r>
      <w:r>
        <w:rPr>
          <w:rStyle w:val="affff1"/>
          <w:rFonts w:hint="cs"/>
          <w:rtl/>
          <w:rPrChange w:id="10233" w:author="מנוע אמוראים" w:date="2026-10-05T16:41:56Z">
            <w:rPr>
              <w:rFonts w:hint="cs"/>
              <w:rtl/>
            </w:rPr>
          </w:rPrChange>
        </w:rPr>
        <w:t xml:space="preserve">א</w:t>
      </w:r>
      <w:r>
        <w:rPr>
          <w:rFonts w:hint="cs"/>
          <w:rtl/>
        </w:rPr>
        <w:t xml:space="preserve"> מרב: </w:t>
      </w:r>
      <w:r w:rsidRPr="00C35A2C">
        <w:rPr>
          <w:rtl/>
        </w:rPr>
        <w:t>ח</w:t>
      </w:r>
      <w:r w:rsidRPr="00C35A2C">
        <w:rPr>
          <w:rFonts w:hint="cs"/>
          <w:rtl/>
        </w:rPr>
        <w:t>ד אמר:</w:t>
      </w:r>
      <w:r>
        <w:rPr>
          <w:rtl/>
        </w:rPr>
        <w:t xml:space="preserve"> מחלוקת </w:t>
      </w:r>
      <w:r w:rsidRPr="00C35A2C">
        <w:rPr>
          <w:rtl/>
        </w:rPr>
        <w:t>בצורף עכו</w:t>
      </w:r>
      <w:r>
        <w:rPr>
          <w:rtl/>
        </w:rPr>
        <w:t>"</w:t>
      </w:r>
      <w:r w:rsidRPr="00C35A2C">
        <w:rPr>
          <w:rtl/>
        </w:rPr>
        <w:t xml:space="preserve">ם, אבל בצורף ישראל </w:t>
      </w:r>
      <w:r>
        <w:rPr>
          <w:rtl/>
        </w:rPr>
        <w:t>–</w:t>
      </w:r>
      <w:r w:rsidRPr="00C35A2C">
        <w:rPr>
          <w:rtl/>
        </w:rPr>
        <w:t xml:space="preserve"> </w:t>
      </w:r>
      <w:r>
        <w:rPr>
          <w:rFonts w:hint="cs"/>
          <w:rtl/>
        </w:rPr>
        <w:t>לכו''ע</w:t>
      </w:r>
      <w:r w:rsidRPr="00C35A2C">
        <w:rPr>
          <w:rtl/>
        </w:rPr>
        <w:t xml:space="preserve"> ביטל; </w:t>
      </w:r>
    </w:p>
    <w:p w14:paraId="47686E01" w14:textId="77777777" w:rsidR="00910F84" w:rsidRDefault="00910F84" w:rsidP="00910F84">
      <w:pPr>
        <w:ind w:left="1474" w:firstLine="226"/>
        <w:rPr>
          <w:rtl/>
        </w:rPr>
      </w:pPr>
      <w:r w:rsidRPr="00C35A2C">
        <w:rPr>
          <w:rtl/>
        </w:rPr>
        <w:t>וחד אמר: בצורף ישראל מחלוקת.</w:t>
      </w:r>
    </w:p>
    <w:p w14:paraId="0C50E8CB" w14:textId="77777777" w:rsidR="00910F84" w:rsidRPr="00C35A2C" w:rsidRDefault="00910F84" w:rsidP="00910F84">
      <w:pPr>
        <w:rPr>
          <w:b/>
          <w:bCs/>
          <w:rtl/>
        </w:rPr>
      </w:pPr>
      <w:r>
        <w:rPr>
          <w:rtl/>
        </w:rPr>
        <w:t xml:space="preserve">• </w:t>
      </w:r>
      <w:r w:rsidRPr="00FF3D4F">
        <w:rPr>
          <w:b/>
          <w:bCs/>
          <w:rtl/>
        </w:rPr>
        <w:t>איבעיא להו</w:t>
      </w:r>
      <w:r w:rsidRPr="00C35A2C">
        <w:rPr>
          <w:rtl/>
        </w:rPr>
        <w:t>: בצורף ישראל מחלוקת, אבל צורף עכו</w:t>
      </w:r>
      <w:r>
        <w:rPr>
          <w:rtl/>
        </w:rPr>
        <w:t>"</w:t>
      </w:r>
      <w:r w:rsidRPr="00C35A2C">
        <w:rPr>
          <w:rtl/>
        </w:rPr>
        <w:t xml:space="preserve">ם דברי הכל לא ביטל, </w:t>
      </w:r>
      <w:r w:rsidRPr="00280F6D">
        <w:rPr>
          <w:b/>
          <w:bCs/>
          <w:rtl/>
        </w:rPr>
        <w:t>או</w:t>
      </w:r>
      <w:r>
        <w:rPr>
          <w:b/>
          <w:bCs/>
          <w:rtl/>
        </w:rPr>
        <w:t>"</w:t>
      </w:r>
      <w:r w:rsidRPr="00280F6D">
        <w:rPr>
          <w:b/>
          <w:bCs/>
          <w:rtl/>
        </w:rPr>
        <w:t>ד</w:t>
      </w:r>
      <w:r w:rsidRPr="00C35A2C">
        <w:rPr>
          <w:rtl/>
        </w:rPr>
        <w:t xml:space="preserve"> בין בזה ובין בזה מחלוקת? </w:t>
      </w:r>
    </w:p>
    <w:p w14:paraId="16FF71B7" w14:textId="77777777" w:rsidR="00910F84" w:rsidRPr="00C35A2C" w:rsidRDefault="00910F84" w:rsidP="00910F84">
      <w:pPr>
        <w:rPr>
          <w:rtl/>
        </w:rPr>
      </w:pPr>
      <w:r w:rsidRPr="00C35A2C">
        <w:rPr>
          <w:b/>
          <w:bCs/>
          <w:rtl/>
        </w:rPr>
        <w:t>ת</w:t>
      </w:r>
      <w:r>
        <w:rPr>
          <w:b/>
          <w:bCs/>
          <w:rtl/>
        </w:rPr>
        <w:t>"</w:t>
      </w:r>
      <w:r w:rsidRPr="00C35A2C">
        <w:rPr>
          <w:b/>
          <w:bCs/>
          <w:rtl/>
        </w:rPr>
        <w:t>ש</w:t>
      </w:r>
      <w:r w:rsidRPr="00C35A2C">
        <w:rPr>
          <w:rFonts w:hint="cs"/>
          <w:b/>
          <w:bCs/>
          <w:rtl/>
        </w:rPr>
        <w:t xml:space="preserve"> </w:t>
      </w:r>
      <w:r>
        <w:rPr>
          <w:rFonts w:hint="cs"/>
          <w:rtl/>
        </w:rPr>
        <w:t>ד</w:t>
      </w:r>
      <w:r w:rsidRPr="00C35A2C">
        <w:rPr>
          <w:rFonts w:hint="cs"/>
          <w:rtl/>
        </w:rPr>
        <w:t>רב</w:t>
      </w:r>
      <w:r w:rsidRPr="00C35A2C">
        <w:rPr>
          <w:rtl/>
        </w:rPr>
        <w:t>: נראין דבריי כשמכרה ל</w:t>
      </w:r>
      <w:r w:rsidRPr="00C35A2C">
        <w:rPr>
          <w:rFonts w:hint="cs"/>
          <w:rtl/>
        </w:rPr>
        <w:t>[שעתיד] ל</w:t>
      </w:r>
      <w:r w:rsidRPr="00C35A2C">
        <w:rPr>
          <w:rtl/>
        </w:rPr>
        <w:t>חבלה, ודברי חביריי שמכרה ל</w:t>
      </w:r>
      <w:r w:rsidRPr="00C35A2C">
        <w:rPr>
          <w:rFonts w:hint="cs"/>
          <w:rtl/>
        </w:rPr>
        <w:t>[שעתיד] ל</w:t>
      </w:r>
      <w:r w:rsidRPr="00C35A2C">
        <w:rPr>
          <w:rtl/>
        </w:rPr>
        <w:t xml:space="preserve">עובדה; </w:t>
      </w:r>
    </w:p>
    <w:p w14:paraId="60BA3546" w14:textId="77777777" w:rsidR="00910F84" w:rsidRPr="00C35A2C" w:rsidRDefault="00910F84" w:rsidP="00910F84">
      <w:pPr>
        <w:ind w:left="794" w:firstLine="226"/>
        <w:rPr>
          <w:rtl/>
        </w:rPr>
      </w:pPr>
      <w:r w:rsidRPr="00C35A2C">
        <w:rPr>
          <w:rFonts w:hint="cs"/>
          <w:rtl/>
        </w:rPr>
        <w:t>[ולאו לחבלה או לעבודה ממש דא</w:t>
      </w:r>
      <w:r>
        <w:rPr>
          <w:rtl/>
        </w:rPr>
        <w:t>"</w:t>
      </w:r>
      <w:r w:rsidRPr="00C35A2C">
        <w:rPr>
          <w:rFonts w:hint="cs"/>
          <w:rtl/>
        </w:rPr>
        <w:t>ה מ</w:t>
      </w:r>
      <w:r>
        <w:rPr>
          <w:rtl/>
        </w:rPr>
        <w:t>"</w:t>
      </w:r>
      <w:r w:rsidRPr="00C35A2C">
        <w:rPr>
          <w:rFonts w:hint="cs"/>
          <w:rtl/>
        </w:rPr>
        <w:t>ט דמ</w:t>
      </w:r>
      <w:r>
        <w:rPr>
          <w:rtl/>
        </w:rPr>
        <w:t>"</w:t>
      </w:r>
      <w:r w:rsidRPr="00C35A2C">
        <w:rPr>
          <w:rFonts w:hint="cs"/>
          <w:rtl/>
        </w:rPr>
        <w:t xml:space="preserve">ד לא ביטל] </w:t>
      </w:r>
    </w:p>
    <w:p w14:paraId="629A9652" w14:textId="77777777" w:rsidR="00910F84" w:rsidRDefault="00910F84" w:rsidP="00910F84">
      <w:pPr>
        <w:rPr>
          <w:rtl/>
        </w:rPr>
      </w:pPr>
      <w:r w:rsidRPr="00C35A2C">
        <w:rPr>
          <w:rFonts w:hint="cs"/>
          <w:rtl/>
        </w:rPr>
        <w:t xml:space="preserve">והיינו </w:t>
      </w:r>
      <w:r w:rsidRPr="00C35A2C">
        <w:rPr>
          <w:rtl/>
        </w:rPr>
        <w:t>צורף ישראל, לעובדה - למי שעתיד לעובדה, ומנו? צורף עכו</w:t>
      </w:r>
      <w:r>
        <w:rPr>
          <w:rtl/>
        </w:rPr>
        <w:t>"</w:t>
      </w:r>
      <w:r w:rsidRPr="00C35A2C">
        <w:rPr>
          <w:rtl/>
        </w:rPr>
        <w:t xml:space="preserve">ם, </w:t>
      </w:r>
    </w:p>
    <w:p w14:paraId="5F85A419" w14:textId="77777777" w:rsidR="00910F84" w:rsidRPr="00C35A2C" w:rsidRDefault="00910F84" w:rsidP="00910F84">
      <w:pPr>
        <w:rPr>
          <w:rtl/>
        </w:rPr>
      </w:pPr>
      <w:r w:rsidRPr="00C35A2C">
        <w:rPr>
          <w:rtl/>
        </w:rPr>
        <w:t>ו</w:t>
      </w:r>
      <w:r w:rsidRPr="00507DB9">
        <w:rPr>
          <w:b/>
          <w:bCs/>
          <w:rtl/>
        </w:rPr>
        <w:t>ש</w:t>
      </w:r>
      <w:r>
        <w:rPr>
          <w:b/>
          <w:bCs/>
          <w:rtl/>
        </w:rPr>
        <w:t>"</w:t>
      </w:r>
      <w:r w:rsidRPr="00507DB9">
        <w:rPr>
          <w:b/>
          <w:bCs/>
          <w:rtl/>
        </w:rPr>
        <w:t>מ</w:t>
      </w:r>
      <w:r w:rsidRPr="00C35A2C">
        <w:rPr>
          <w:rtl/>
        </w:rPr>
        <w:t>: בין בזה ובין בזה מחלוקת.</w:t>
      </w:r>
    </w:p>
    <w:p w14:paraId="24F54AE5" w14:textId="77777777" w:rsidR="00910F84" w:rsidRPr="00C35A2C" w:rsidRDefault="00910F84" w:rsidP="00910F84">
      <w:pPr>
        <w:rPr>
          <w:rtl/>
        </w:rPr>
      </w:pPr>
      <w:r w:rsidRPr="00E717D5">
        <w:rPr>
          <w:b/>
          <w:bCs/>
          <w:rtl/>
        </w:rPr>
        <w:t xml:space="preserve">- </w:t>
      </w:r>
      <w:r w:rsidRPr="00E717D5">
        <w:rPr>
          <w:rFonts w:hint="cs"/>
          <w:b/>
          <w:bCs/>
          <w:rtl/>
        </w:rPr>
        <w:t>ודחי'</w:t>
      </w:r>
      <w:r w:rsidRPr="00C35A2C">
        <w:rPr>
          <w:rFonts w:hint="cs"/>
          <w:rtl/>
        </w:rPr>
        <w:t xml:space="preserve"> דה</w:t>
      </w:r>
      <w:r>
        <w:rPr>
          <w:rtl/>
        </w:rPr>
        <w:t>"</w:t>
      </w:r>
      <w:r w:rsidRPr="00C35A2C">
        <w:rPr>
          <w:rFonts w:hint="cs"/>
          <w:rtl/>
        </w:rPr>
        <w:t>ק רב</w:t>
      </w:r>
      <w:r w:rsidRPr="00C35A2C">
        <w:rPr>
          <w:rtl/>
        </w:rPr>
        <w:t>: נראין דבריי לחביריי כשמכרה לחבלה, ומנו? צורף ישראל, שאף חביריי לא נחלקו עלי אלא כשמכרה לעובדה, אבל לחבלה - מודו לי.</w:t>
      </w:r>
    </w:p>
    <w:p w14:paraId="7146F7AC" w14:textId="77777777" w:rsidR="00910F84" w:rsidRPr="00C35A2C" w:rsidRDefault="00910F84" w:rsidP="00910F84">
      <w:pPr>
        <w:rPr>
          <w:rtl/>
        </w:rPr>
      </w:pPr>
    </w:p>
    <w:p w14:paraId="4A988270" w14:textId="77777777" w:rsidR="00910F84" w:rsidRPr="00C35A2C" w:rsidRDefault="00910F84" w:rsidP="00910F84">
      <w:pPr>
        <w:rPr>
          <w:rtl/>
        </w:rPr>
      </w:pPr>
      <w:r w:rsidRPr="00C35A2C">
        <w:rPr>
          <w:rtl/>
        </w:rPr>
        <w:t xml:space="preserve">• מיתיבי: הלוקח גרוטאות מן העובדי כוכבים ומצא בהן עבודת כוכבים, אם עד שלא נתן מעות משך - יחזיר, אם משנתן מעות משך - יוליך לים המלח; </w:t>
      </w:r>
    </w:p>
    <w:p w14:paraId="57D0CD64" w14:textId="77777777" w:rsidR="00910F84" w:rsidRPr="00C35A2C" w:rsidRDefault="00910F84" w:rsidP="00910F84">
      <w:pPr>
        <w:ind w:left="908"/>
        <w:rPr>
          <w:rtl/>
        </w:rPr>
      </w:pPr>
      <w:r w:rsidRPr="00C35A2C">
        <w:rPr>
          <w:rFonts w:hint="cs"/>
          <w:rtl/>
        </w:rPr>
        <w:t>אא</w:t>
      </w:r>
      <w:r>
        <w:rPr>
          <w:rtl/>
        </w:rPr>
        <w:t>"</w:t>
      </w:r>
      <w:r w:rsidRPr="00C35A2C">
        <w:rPr>
          <w:rFonts w:hint="cs"/>
          <w:rtl/>
        </w:rPr>
        <w:t xml:space="preserve">ב </w:t>
      </w:r>
      <w:r w:rsidRPr="00C35A2C">
        <w:rPr>
          <w:rtl/>
        </w:rPr>
        <w:t xml:space="preserve">: בצורף ישראל מחלוקת, הא מני? רבנן היא, </w:t>
      </w:r>
    </w:p>
    <w:p w14:paraId="006452D8" w14:textId="77777777" w:rsidR="00910F84" w:rsidRPr="00C35A2C" w:rsidRDefault="00910F84" w:rsidP="00910F84">
      <w:pPr>
        <w:ind w:left="908"/>
        <w:rPr>
          <w:rtl/>
        </w:rPr>
      </w:pPr>
      <w:r w:rsidRPr="00C35A2C">
        <w:rPr>
          <w:rFonts w:hint="cs"/>
          <w:rtl/>
        </w:rPr>
        <w:t>אא</w:t>
      </w:r>
      <w:r>
        <w:rPr>
          <w:rtl/>
        </w:rPr>
        <w:t>"</w:t>
      </w:r>
      <w:r w:rsidRPr="00C35A2C">
        <w:rPr>
          <w:rFonts w:hint="cs"/>
          <w:rtl/>
        </w:rPr>
        <w:t>ב</w:t>
      </w:r>
      <w:r w:rsidRPr="00C35A2C">
        <w:rPr>
          <w:rtl/>
        </w:rPr>
        <w:t>: בצורף עכו</w:t>
      </w:r>
      <w:r>
        <w:rPr>
          <w:rtl/>
        </w:rPr>
        <w:t>"</w:t>
      </w:r>
      <w:r w:rsidRPr="00C35A2C">
        <w:rPr>
          <w:rtl/>
        </w:rPr>
        <w:t xml:space="preserve">ם מחלוקת, אבל בצורף ישראל דברי הכל ביטל, הא </w:t>
      </w:r>
      <w:r w:rsidRPr="00C35A2C">
        <w:rPr>
          <w:rFonts w:hint="cs"/>
          <w:rtl/>
        </w:rPr>
        <w:t>כ</w:t>
      </w:r>
      <w:r w:rsidRPr="00C35A2C">
        <w:rPr>
          <w:rtl/>
        </w:rPr>
        <w:t xml:space="preserve">מני? </w:t>
      </w:r>
    </w:p>
    <w:p w14:paraId="23CACFF5" w14:textId="77777777" w:rsidR="00910F84" w:rsidRPr="00C35A2C" w:rsidRDefault="00910F84" w:rsidP="00910F84">
      <w:pPr>
        <w:pStyle w:val="afffa"/>
      </w:pPr>
      <w:r>
        <w:rPr>
          <w:rtl/>
        </w:rPr>
        <w:t xml:space="preserve">- </w:t>
      </w:r>
      <w:r w:rsidRPr="00C35A2C">
        <w:rPr>
          <w:rtl/>
        </w:rPr>
        <w:t>שאני התם, דאדעתא דגרוטאות זבין, אדעתא דעבודת כוכבים לא זבין.</w:t>
      </w:r>
    </w:p>
    <w:p w14:paraId="3698B948" w14:textId="77777777" w:rsidR="00910F84" w:rsidRPr="00C35A2C" w:rsidRDefault="00910F84" w:rsidP="00910F84">
      <w:pPr>
        <w:pStyle w:val="afffe"/>
        <w:rPr>
          <w:rtl/>
        </w:rPr>
      </w:pPr>
      <w:r>
        <w:rPr>
          <w:rtl/>
        </w:rPr>
        <w:t>׹</w:t>
      </w:r>
    </w:p>
    <w:p w14:paraId="1C08C7C4" w14:textId="77777777" w:rsidR="00910F84" w:rsidRPr="00C35A2C" w:rsidRDefault="00910F84" w:rsidP="00910F84">
      <w:pPr>
        <w:pStyle w:val="aff6"/>
        <w:framePr w:wrap="around"/>
        <w:rPr>
          <w:rtl/>
        </w:rPr>
      </w:pPr>
      <w:r w:rsidRPr="00C35A2C">
        <w:rPr>
          <w:rFonts w:hint="cs"/>
          <w:rtl/>
        </w:rPr>
        <w:t>נג:</w:t>
      </w:r>
    </w:p>
    <w:p w14:paraId="17E45E0E" w14:textId="77777777" w:rsidR="00910F84" w:rsidRPr="00C35A2C" w:rsidRDefault="00910F84" w:rsidP="00910F84">
      <w:pPr>
        <w:rPr>
          <w:b/>
          <w:bCs/>
          <w:rtl/>
        </w:rPr>
      </w:pPr>
      <w:r w:rsidRPr="00C35A2C">
        <w:rPr>
          <w:b/>
          <w:bCs/>
          <w:rtl/>
        </w:rPr>
        <w:t>• ת</w:t>
      </w:r>
      <w:r>
        <w:rPr>
          <w:b/>
          <w:bCs/>
          <w:rtl/>
        </w:rPr>
        <w:t>"</w:t>
      </w:r>
      <w:r w:rsidRPr="00C35A2C">
        <w:rPr>
          <w:b/>
          <w:bCs/>
          <w:rtl/>
        </w:rPr>
        <w:t>ר</w:t>
      </w:r>
      <w:r w:rsidRPr="00C35A2C">
        <w:rPr>
          <w:rtl/>
        </w:rPr>
        <w:t xml:space="preserve">: לוה עליה, או שנפלה עליה מפולת, או שגנבוה ליסטין, או שהניחוה הבעלים והלכו למדינת הים, אם עתידין לחזור כמלחמת יהושע - אינה בטילה </w:t>
      </w:r>
    </w:p>
    <w:p w14:paraId="2EF90D3D" w14:textId="77777777" w:rsidR="00910F84" w:rsidRPr="00C35A2C" w:rsidRDefault="00910F84" w:rsidP="00910F84">
      <w:pPr>
        <w:rPr>
          <w:rtl/>
        </w:rPr>
      </w:pPr>
      <w:r w:rsidRPr="00C35A2C">
        <w:rPr>
          <w:b/>
          <w:bCs/>
          <w:rtl/>
        </w:rPr>
        <w:t>וצריכא</w:t>
      </w:r>
      <w:r w:rsidRPr="00C35A2C">
        <w:rPr>
          <w:rFonts w:hint="cs"/>
          <w:rtl/>
        </w:rPr>
        <w:t xml:space="preserve"> </w:t>
      </w:r>
      <w:r w:rsidRPr="00C35A2C">
        <w:rPr>
          <w:rtl/>
        </w:rPr>
        <w:t xml:space="preserve">דאי תנא לוה עליה, מדלא </w:t>
      </w:r>
      <w:r w:rsidRPr="00C35A2C">
        <w:rPr>
          <w:rFonts w:hint="cs"/>
          <w:rtl/>
        </w:rPr>
        <w:t>מכרה לא בטלה אבל נפלה עליה מפולת מדלא מפני לה אימא בטלה</w:t>
      </w:r>
    </w:p>
    <w:p w14:paraId="237DA1F2" w14:textId="77777777" w:rsidR="00910F84" w:rsidRPr="00C35A2C" w:rsidRDefault="00910F84" w:rsidP="00910F84">
      <w:pPr>
        <w:rPr>
          <w:rtl/>
        </w:rPr>
      </w:pPr>
      <w:r w:rsidRPr="00C35A2C">
        <w:rPr>
          <w:rtl/>
        </w:rPr>
        <w:t xml:space="preserve">ואי תנא נפלה עליה מפולת </w:t>
      </w:r>
      <w:r w:rsidRPr="00C35A2C">
        <w:rPr>
          <w:rFonts w:hint="cs"/>
          <w:rtl/>
        </w:rPr>
        <w:t>דסבר</w:t>
      </w:r>
      <w:r w:rsidRPr="00C35A2C">
        <w:rPr>
          <w:rtl/>
        </w:rPr>
        <w:t xml:space="preserve"> </w:t>
      </w:r>
      <w:r w:rsidRPr="00C35A2C">
        <w:rPr>
          <w:rFonts w:hint="cs"/>
          <w:rtl/>
        </w:rPr>
        <w:t>מונחת היא כל זמן שארצה אקחה אבל גנבוה ליסטים מדלא מחזר אחריה לבטלה</w:t>
      </w:r>
    </w:p>
    <w:p w14:paraId="25BA9104" w14:textId="77777777" w:rsidR="00910F84" w:rsidRPr="00C35A2C" w:rsidRDefault="00910F84" w:rsidP="00910F84">
      <w:pPr>
        <w:rPr>
          <w:rtl/>
        </w:rPr>
      </w:pPr>
      <w:r w:rsidRPr="00C35A2C">
        <w:rPr>
          <w:rtl/>
        </w:rPr>
        <w:t>ואי תנא גנבוה לסטין, דסבר: אי עכו</w:t>
      </w:r>
      <w:r>
        <w:rPr>
          <w:rtl/>
        </w:rPr>
        <w:t>"</w:t>
      </w:r>
      <w:r w:rsidRPr="00C35A2C">
        <w:rPr>
          <w:rtl/>
        </w:rPr>
        <w:t xml:space="preserve">ם </w:t>
      </w:r>
      <w:r w:rsidRPr="00C35A2C">
        <w:rPr>
          <w:rFonts w:hint="cs"/>
          <w:rtl/>
        </w:rPr>
        <w:t xml:space="preserve">יקחה יעבדה ואי ישראל יקחה </w:t>
      </w:r>
      <w:r w:rsidRPr="00C35A2C">
        <w:rPr>
          <w:rtl/>
        </w:rPr>
        <w:t>איידי דדמיה יקרין מ</w:t>
      </w:r>
      <w:r w:rsidRPr="00C35A2C">
        <w:rPr>
          <w:rFonts w:hint="cs"/>
          <w:rtl/>
        </w:rPr>
        <w:t xml:space="preserve">וכרה לעכום ויעבדה </w:t>
      </w:r>
    </w:p>
    <w:p w14:paraId="015A009A" w14:textId="77777777" w:rsidR="00910F84" w:rsidRPr="00C35A2C" w:rsidRDefault="00910F84" w:rsidP="00910F84">
      <w:pPr>
        <w:ind w:firstLine="266"/>
        <w:rPr>
          <w:rtl/>
        </w:rPr>
      </w:pPr>
      <w:r w:rsidRPr="00C35A2C">
        <w:rPr>
          <w:rtl/>
        </w:rPr>
        <w:t xml:space="preserve">אבל הניחוה הבעלים והלכו למדינת הים, מדלא שקלו </w:t>
      </w:r>
      <w:r w:rsidRPr="00C35A2C">
        <w:rPr>
          <w:rFonts w:hint="cs"/>
          <w:rtl/>
        </w:rPr>
        <w:t xml:space="preserve">עמם בטלוה </w:t>
      </w:r>
      <w:r w:rsidRPr="00C35A2C">
        <w:rPr>
          <w:rFonts w:hint="cs"/>
          <w:b/>
          <w:bCs/>
          <w:rtl/>
        </w:rPr>
        <w:t>צריכא</w:t>
      </w:r>
    </w:p>
    <w:p w14:paraId="74D5C59F" w14:textId="77777777" w:rsidR="00910F84" w:rsidRPr="00C35A2C" w:rsidRDefault="00910F84" w:rsidP="00910F84">
      <w:pPr>
        <w:rPr>
          <w:rtl/>
        </w:rPr>
      </w:pPr>
    </w:p>
    <w:p w14:paraId="480B4F03" w14:textId="77777777" w:rsidR="00910F84" w:rsidRPr="00C35A2C" w:rsidRDefault="00910F84" w:rsidP="00910F84">
      <w:pPr>
        <w:rPr>
          <w:rtl/>
        </w:rPr>
      </w:pPr>
      <w:r w:rsidRPr="00C35A2C">
        <w:rPr>
          <w:rtl/>
        </w:rPr>
        <w:t>• אם עתידין לחזור כמלחמת יהושע - אינה בטילה.</w:t>
      </w:r>
    </w:p>
    <w:p w14:paraId="74E2FAD5" w14:textId="77777777" w:rsidR="00910F84" w:rsidRPr="00C35A2C" w:rsidRDefault="00910F84" w:rsidP="00910F84">
      <w:pPr>
        <w:rPr>
          <w:rtl/>
        </w:rPr>
      </w:pPr>
      <w:r w:rsidRPr="00C35A2C">
        <w:rPr>
          <w:rtl/>
        </w:rPr>
        <w:t>מידי מלחמת יהושע מיהדר הדור? ה</w:t>
      </w:r>
      <w:r>
        <w:rPr>
          <w:rtl/>
        </w:rPr>
        <w:t>"</w:t>
      </w:r>
      <w:r w:rsidRPr="00C35A2C">
        <w:rPr>
          <w:rtl/>
        </w:rPr>
        <w:t>ק: אם עתידין לחזור - הרי הוא כמלחמת יהושע ואין לה בטילה.</w:t>
      </w:r>
    </w:p>
    <w:p w14:paraId="42BDA7ED" w14:textId="77777777" w:rsidR="00910F84" w:rsidRPr="00C35A2C" w:rsidRDefault="00910F84" w:rsidP="00910F84">
      <w:pPr>
        <w:rPr>
          <w:rtl/>
        </w:rPr>
      </w:pPr>
      <w:r w:rsidRPr="00C35A2C">
        <w:rPr>
          <w:rtl/>
        </w:rPr>
        <w:t>מלתא אגב אורחא קמ</w:t>
      </w:r>
      <w:r>
        <w:rPr>
          <w:rtl/>
        </w:rPr>
        <w:t>"</w:t>
      </w:r>
      <w:r w:rsidRPr="00C35A2C">
        <w:rPr>
          <w:rtl/>
        </w:rPr>
        <w:t xml:space="preserve">ל, כי הא </w:t>
      </w:r>
      <w:r>
        <w:rPr>
          <w:rStyle w:val="affff1"/>
          <w:rFonts w:hint="cs"/>
          <w:rtl/>
          <w:rPrChange w:id="10234" w:author="מנוע אמוראים" w:date="2026-10-05T16:41:56Z">
            <w:rPr>
              <w:rFonts w:hint="cs"/>
              <w:rtl/>
            </w:rPr>
          </w:rPrChange>
        </w:rPr>
        <w:t xml:space="preserve">דאריא</w:t>
      </w:r>
      <w:r>
        <w:rPr>
          <w:rStyle w:val="affff1"/>
          <w:rtl/>
          <w:rPrChange w:id="10235" w:author="מנוע אמוראים" w:date="2026-10-05T16:41:56Z">
            <w:rPr>
              <w:rtl/>
            </w:rPr>
          </w:rPrChange>
        </w:rPr>
        <w:t xml:space="preserve">"</w:t>
      </w:r>
      <w:r>
        <w:rPr>
          <w:rStyle w:val="affff1"/>
          <w:rFonts w:hint="cs"/>
          <w:rtl/>
          <w:rPrChange w:id="10236" w:author="מנוע אמוראים" w:date="2026-10-05T16:41:56Z">
            <w:rPr>
              <w:rFonts w:hint="cs"/>
              <w:rtl/>
            </w:rPr>
          </w:rPrChange>
        </w:rPr>
        <w:t xml:space="preserve">ר</w:t>
      </w:r>
      <w:r w:rsidRPr="00C35A2C">
        <w:rPr>
          <w:rtl/>
        </w:rPr>
        <w:t>: ישראל שזקף לבינה להשתחות לה ובא עכו</w:t>
      </w:r>
      <w:r>
        <w:rPr>
          <w:rtl/>
        </w:rPr>
        <w:t>"</w:t>
      </w:r>
      <w:r w:rsidRPr="00C35A2C">
        <w:rPr>
          <w:rtl/>
        </w:rPr>
        <w:t xml:space="preserve">ם והשתחוה לה - אסרה, </w:t>
      </w:r>
      <w:r w:rsidRPr="00C35A2C">
        <w:rPr>
          <w:rFonts w:hint="cs"/>
          <w:rtl/>
        </w:rPr>
        <w:t xml:space="preserve"> </w:t>
      </w:r>
    </w:p>
    <w:p w14:paraId="00E01454" w14:textId="77777777" w:rsidR="00910F84" w:rsidRPr="00C35A2C" w:rsidRDefault="00910F84" w:rsidP="00910F84">
      <w:pPr>
        <w:rPr>
          <w:rtl/>
        </w:rPr>
      </w:pPr>
      <w:r>
        <w:rPr>
          <w:rStyle w:val="affff1"/>
          <w:rFonts w:hint="cs"/>
          <w:rtl/>
          <w:rPrChange w:id="10237" w:author="מנוע אמוראים" w:date="2026-10-05T16:41:56Z">
            <w:rPr>
              <w:rFonts w:hint="cs"/>
              <w:rtl/>
            </w:rPr>
          </w:rPrChange>
        </w:rPr>
        <w:t xml:space="preserve">מדר</w:t>
      </w:r>
      <w:r>
        <w:rPr>
          <w:rStyle w:val="affff1"/>
          <w:rtl/>
          <w:rPrChange w:id="10238" w:author="מנוע אמוראים" w:date="2026-10-05T16:41:56Z">
            <w:rPr>
              <w:rtl/>
            </w:rPr>
          </w:rPrChange>
        </w:rPr>
        <w:t xml:space="preserve">"</w:t>
      </w:r>
      <w:r>
        <w:rPr>
          <w:rStyle w:val="affff1"/>
          <w:rFonts w:hint="cs"/>
          <w:rtl/>
          <w:rPrChange w:id="10239" w:author="מנוע אמוראים" w:date="2026-10-05T16:41:56Z">
            <w:rPr>
              <w:rFonts w:hint="cs"/>
              <w:rtl/>
            </w:rPr>
          </w:rPrChange>
        </w:rPr>
        <w:t xml:space="preserve">א</w:t>
      </w:r>
      <w:r w:rsidRPr="00C35A2C">
        <w:rPr>
          <w:rtl/>
        </w:rPr>
        <w:t>: כתחילה של א</w:t>
      </w:r>
      <w:r>
        <w:rPr>
          <w:rtl/>
        </w:rPr>
        <w:t>"</w:t>
      </w:r>
      <w:r w:rsidRPr="00C35A2C">
        <w:rPr>
          <w:rtl/>
        </w:rPr>
        <w:t xml:space="preserve">י, </w:t>
      </w:r>
      <w:r w:rsidRPr="007C2DF0">
        <w:rPr>
          <w:rStyle w:val="afffd"/>
          <w:rtl/>
        </w:rPr>
        <w:t>ד</w:t>
      </w:r>
      <w:r w:rsidRPr="007C2DF0">
        <w:rPr>
          <w:rStyle w:val="afffd"/>
          <w:rFonts w:hint="cs"/>
          <w:rtl/>
        </w:rPr>
        <w:t>'</w:t>
      </w:r>
      <w:r w:rsidRPr="007C2DF0">
        <w:rPr>
          <w:rStyle w:val="afffd"/>
          <w:rtl/>
        </w:rPr>
        <w:t>ואשריהם תשרפון באש</w:t>
      </w:r>
      <w:r w:rsidRPr="007C2DF0">
        <w:rPr>
          <w:rStyle w:val="afffd"/>
          <w:rFonts w:hint="cs"/>
          <w:rtl/>
        </w:rPr>
        <w:t>'</w:t>
      </w:r>
      <w:r w:rsidRPr="007C2DF0">
        <w:rPr>
          <w:rStyle w:val="afffd"/>
          <w:rtl/>
        </w:rPr>
        <w:t>,</w:t>
      </w:r>
      <w:r w:rsidRPr="00C35A2C">
        <w:rPr>
          <w:rtl/>
        </w:rPr>
        <w:t xml:space="preserve"> מכדי ירושה היא להם מאבותיהם, ואין אדם אוסר דבר שאינו שלו! ואי משום הנך דמעיקרא, בביטולא בעלמא סגי להו! </w:t>
      </w:r>
    </w:p>
    <w:p w14:paraId="2F789D34" w14:textId="77777777" w:rsidR="00910F84" w:rsidRDefault="00910F84" w:rsidP="00910F84">
      <w:pPr>
        <w:rPr>
          <w:rtl/>
        </w:rPr>
      </w:pPr>
      <w:r w:rsidRPr="00C35A2C">
        <w:rPr>
          <w:rtl/>
        </w:rPr>
        <w:lastRenderedPageBreak/>
        <w:t>אלא מד</w:t>
      </w:r>
      <w:r w:rsidRPr="00C35A2C">
        <w:rPr>
          <w:rFonts w:hint="cs"/>
          <w:rtl/>
        </w:rPr>
        <w:t xml:space="preserve">עבדו </w:t>
      </w:r>
      <w:r w:rsidRPr="00C35A2C">
        <w:rPr>
          <w:rtl/>
        </w:rPr>
        <w:t>ישראל לעגל, ג</w:t>
      </w:r>
      <w:r w:rsidRPr="00C35A2C">
        <w:rPr>
          <w:rFonts w:hint="cs"/>
          <w:rtl/>
        </w:rPr>
        <w:t>ילו דעתם דניח</w:t>
      </w:r>
      <w:r>
        <w:rPr>
          <w:rtl/>
        </w:rPr>
        <w:t>"</w:t>
      </w:r>
      <w:r w:rsidRPr="00C35A2C">
        <w:rPr>
          <w:rFonts w:hint="cs"/>
          <w:rtl/>
        </w:rPr>
        <w:t>ל בעבודת כוכבים</w:t>
      </w:r>
      <w:r w:rsidRPr="00C35A2C">
        <w:rPr>
          <w:rtl/>
        </w:rPr>
        <w:t xml:space="preserve"> וכי אתו עובדי כוכבים, שליחות</w:t>
      </w:r>
      <w:r w:rsidRPr="00C35A2C">
        <w:rPr>
          <w:rFonts w:hint="cs"/>
          <w:rtl/>
        </w:rPr>
        <w:t>ם עושים</w:t>
      </w:r>
      <w:r w:rsidRPr="00C35A2C">
        <w:rPr>
          <w:rtl/>
        </w:rPr>
        <w:t xml:space="preserve">; </w:t>
      </w:r>
    </w:p>
    <w:p w14:paraId="4133A0B2" w14:textId="77777777" w:rsidR="00910F84" w:rsidRPr="00C35A2C" w:rsidRDefault="00910F84" w:rsidP="00910F84">
      <w:pPr>
        <w:rPr>
          <w:rtl/>
        </w:rPr>
      </w:pPr>
      <w:r w:rsidRPr="00C35A2C">
        <w:rPr>
          <w:rtl/>
        </w:rPr>
        <w:t>ה</w:t>
      </w:r>
      <w:r>
        <w:rPr>
          <w:rtl/>
        </w:rPr>
        <w:t>"</w:t>
      </w:r>
      <w:r w:rsidRPr="00C35A2C">
        <w:rPr>
          <w:rtl/>
        </w:rPr>
        <w:t>נ ישראל שזקף לבינה, גלי</w:t>
      </w:r>
      <w:r w:rsidRPr="00C35A2C">
        <w:rPr>
          <w:rFonts w:hint="cs"/>
          <w:rtl/>
        </w:rPr>
        <w:t xml:space="preserve"> דעתיה דניח</w:t>
      </w:r>
      <w:r>
        <w:rPr>
          <w:rtl/>
        </w:rPr>
        <w:t>"</w:t>
      </w:r>
      <w:r w:rsidRPr="00C35A2C">
        <w:rPr>
          <w:rFonts w:hint="cs"/>
          <w:rtl/>
        </w:rPr>
        <w:t xml:space="preserve">ל בעבודת כוכבים וכשבא </w:t>
      </w:r>
      <w:r w:rsidRPr="00C35A2C">
        <w:rPr>
          <w:rtl/>
        </w:rPr>
        <w:t>עכו</w:t>
      </w:r>
      <w:r>
        <w:rPr>
          <w:rtl/>
        </w:rPr>
        <w:t>"</w:t>
      </w:r>
      <w:r w:rsidRPr="00C35A2C">
        <w:rPr>
          <w:rtl/>
        </w:rPr>
        <w:t>ם ו</w:t>
      </w:r>
      <w:r w:rsidRPr="00C35A2C">
        <w:rPr>
          <w:rFonts w:hint="cs"/>
          <w:rtl/>
        </w:rPr>
        <w:t xml:space="preserve">עבדה שליחותו עושה </w:t>
      </w:r>
    </w:p>
    <w:p w14:paraId="74A8929B" w14:textId="77777777" w:rsidR="00910F84" w:rsidRPr="00C35A2C" w:rsidRDefault="00910F84" w:rsidP="00910F84">
      <w:pPr>
        <w:rPr>
          <w:rtl/>
        </w:rPr>
      </w:pPr>
      <w:r w:rsidRPr="00C35A2C">
        <w:rPr>
          <w:rFonts w:hint="cs"/>
          <w:rtl/>
        </w:rPr>
        <w:t>וא</w:t>
      </w:r>
      <w:r>
        <w:rPr>
          <w:rtl/>
        </w:rPr>
        <w:t>"</w:t>
      </w:r>
      <w:r w:rsidRPr="00C35A2C">
        <w:rPr>
          <w:rFonts w:hint="cs"/>
          <w:rtl/>
        </w:rPr>
        <w:t>א לומר דרק בעגל ניח</w:t>
      </w:r>
      <w:r>
        <w:rPr>
          <w:rtl/>
        </w:rPr>
        <w:t>"</w:t>
      </w:r>
      <w:r w:rsidRPr="00C35A2C">
        <w:rPr>
          <w:rFonts w:hint="cs"/>
          <w:rtl/>
        </w:rPr>
        <w:t xml:space="preserve">ל ולא דבר אחר </w:t>
      </w:r>
      <w:r w:rsidRPr="007C2DF0">
        <w:rPr>
          <w:rStyle w:val="afffd"/>
          <w:rFonts w:hint="cs"/>
          <w:rtl/>
        </w:rPr>
        <w:t>ד'</w:t>
      </w:r>
      <w:r w:rsidRPr="007C2DF0">
        <w:rPr>
          <w:rStyle w:val="afffd"/>
          <w:rtl/>
        </w:rPr>
        <w:t>אלה אלהיך ישראל</w:t>
      </w:r>
      <w:r w:rsidRPr="007C2DF0">
        <w:rPr>
          <w:rStyle w:val="afffd"/>
          <w:rFonts w:hint="cs"/>
          <w:rtl/>
        </w:rPr>
        <w:t>'</w:t>
      </w:r>
      <w:r w:rsidRPr="007C2DF0">
        <w:rPr>
          <w:rStyle w:val="afffd"/>
          <w:rtl/>
        </w:rPr>
        <w:t>,</w:t>
      </w:r>
      <w:r w:rsidRPr="00C35A2C">
        <w:rPr>
          <w:rtl/>
        </w:rPr>
        <w:t xml:space="preserve"> מלמד שאיוו לאלוהות הרבה.</w:t>
      </w:r>
    </w:p>
    <w:p w14:paraId="020D46D6" w14:textId="77777777" w:rsidR="00910F84" w:rsidRPr="00C35A2C" w:rsidRDefault="00910F84" w:rsidP="00910F84">
      <w:pPr>
        <w:rPr>
          <w:rtl/>
        </w:rPr>
      </w:pPr>
      <w:r w:rsidRPr="00C35A2C">
        <w:rPr>
          <w:rFonts w:hint="cs"/>
          <w:rtl/>
        </w:rPr>
        <w:t>וא</w:t>
      </w:r>
      <w:r>
        <w:rPr>
          <w:rtl/>
        </w:rPr>
        <w:t>"</w:t>
      </w:r>
      <w:r w:rsidRPr="00C35A2C">
        <w:rPr>
          <w:rFonts w:hint="cs"/>
          <w:rtl/>
        </w:rPr>
        <w:t xml:space="preserve">א לומר דכל אלו שהיו יחד עם העגל נאסרו ומכאן ואילך יותרו דמאן מוכח </w:t>
      </w:r>
    </w:p>
    <w:p w14:paraId="52634367"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87" w:author="קלוד" w:date="2026-10-06T10:07:24Z"/>
        </w:rPr>
      </w:pPr>
      <w:ins w:id="20186" w:author="קלוד" w:date="2026-10-06T10:07:24Z">
        <w:r>
          <w:t xml:space="preserve">משנה ו</w:t>
        </w:r>
      </w:ins>
    </w:p>
    <w:p w14:paraId="451DA115" w14:textId="77777777" w:rsidR="00910F84" w:rsidRPr="00C35A2C" w:rsidRDefault="00910F84" w:rsidP="00910F84">
      <w:pPr>
        <w:pStyle w:val="affb"/>
        <w:rPr>
          <w:del w:id="20069" w:author="קלוד" w:date="2026-10-06T10:12:09Z"/>
          <w:rtl/>
        </w:rPr>
      </w:pPr>
      <w:ins w:id="9903" w:author="מספור קטעי משנה" w:date="2026-10-06T06:44:54Z">
        <w:del w:id="20067" w:author="קלוד" w:date="2026-10-06T10:12:09Z">
          <w:r>
            <w:rPr>
              <w:rStyle w:val="MisparKeta"/>
            </w:rPr>
            <w:delText xml:space="preserve">ב. </w:delText>
          </w:r>
        </w:del>
      </w:ins>
      <w:del w:id="20068" w:author="קלוד" w:date="2026-10-06T10:12:09Z">
        <w:r w:rsidRPr="00C35A2C">
          <w:rPr>
            <w:rtl/>
          </w:rPr>
          <w:delText xml:space="preserve">מתני'.</w:delText>
        </w:r>
      </w:del>
    </w:p>
    <w:p w14:paraId="1CB98B3B" w14:textId="77777777" w:rsidR="00910F84" w:rsidRPr="00C35A2C" w:rsidRDefault="00910F84" w:rsidP="00910F84">
      <w:pPr>
        <w:pStyle w:val="affb"/>
        <w:rPr>
          <w:rtl/>
        </w:rPr>
      </w:pPr>
      <w:ins w:id="20113" w:author="קלוד" w:date="2026-10-06T10:12:09Z">
        <w:r>
          <w:rPr>
            <w:rStyle w:val="MisparKeta"/>
          </w:rPr>
          <w:t xml:space="preserve">ב. </w:t>
        </w:r>
      </w:ins>
      <w:r w:rsidRPr="00C35A2C">
        <w:rPr>
          <w:rtl/>
        </w:rPr>
        <w:t>עבודת כו</w:t>
      </w:r>
      <w:r>
        <w:rPr>
          <w:rtl/>
        </w:rPr>
        <w:t>כבים שהניחוה עובדיה, בשעת שלום</w:t>
      </w:r>
      <w:r w:rsidRPr="00C35A2C">
        <w:rPr>
          <w:rtl/>
        </w:rPr>
        <w:t xml:space="preserve"> מותרת, בשעת מלחמה - אסורה.</w:t>
      </w:r>
    </w:p>
    <w:p w14:paraId="151F1FCB" w14:textId="77777777" w:rsidR="00910F84" w:rsidRPr="00C35A2C" w:rsidRDefault="00910F84" w:rsidP="00910F84">
      <w:pPr>
        <w:pStyle w:val="affb"/>
        <w:rPr>
          <w:rtl/>
        </w:rPr>
      </w:pPr>
      <w:r>
        <w:rPr>
          <w:rtl/>
        </w:rPr>
        <w:t>בימוסיאות של מלכים</w:t>
      </w:r>
      <w:r w:rsidRPr="00C35A2C">
        <w:rPr>
          <w:rtl/>
        </w:rPr>
        <w:t xml:space="preserve"> הרי אלו מותרות, מפני שמעמידין אותה בשעה שהמלכים עוברים.</w:t>
      </w:r>
    </w:p>
    <w:p w14:paraId="66135B8D" w14:textId="77777777" w:rsidR="00910F84" w:rsidRPr="00C35A2C" w:rsidRDefault="00910F84" w:rsidP="00910F84">
      <w:pPr>
        <w:pStyle w:val="afffe"/>
        <w:rPr>
          <w:rtl/>
        </w:rPr>
      </w:pPr>
      <w:r w:rsidRPr="00A06291">
        <w:rPr>
          <w:rtl/>
        </w:rPr>
        <w:t>׻</w:t>
      </w:r>
      <w:r w:rsidRPr="00C35A2C">
        <w:rPr>
          <w:rtl/>
        </w:rPr>
        <w:t xml:space="preserve"> </w:t>
      </w:r>
    </w:p>
    <w:p w14:paraId="0FAC21E4" w14:textId="77777777" w:rsidR="00910F84" w:rsidRPr="00C35A2C" w:rsidRDefault="00910F84" w:rsidP="00910F84">
      <w:pPr>
        <w:rPr>
          <w:rtl/>
        </w:rPr>
      </w:pPr>
      <w:r>
        <w:rPr>
          <w:rStyle w:val="affff1"/>
          <w:rFonts w:hint="cs"/>
          <w:rtl/>
          <w:rPrChange w:id="10240" w:author="מנוע אמוראים" w:date="2026-10-05T16:41:56Z">
            <w:rPr>
              <w:rFonts w:hint="cs"/>
              <w:rtl/>
            </w:rPr>
          </w:rPrChange>
        </w:rPr>
        <w:t xml:space="preserve">ריב</w:t>
      </w:r>
      <w:r>
        <w:rPr>
          <w:rStyle w:val="affff1"/>
          <w:rtl/>
          <w:rPrChange w:id="10241" w:author="מנוע אמוראים" w:date="2026-10-05T16:41:56Z">
            <w:rPr>
              <w:rtl/>
            </w:rPr>
          </w:rPrChange>
        </w:rPr>
        <w:t xml:space="preserve">"</w:t>
      </w:r>
      <w:r>
        <w:rPr>
          <w:rStyle w:val="affff1"/>
          <w:rFonts w:hint="cs"/>
          <w:rtl/>
          <w:rPrChange w:id="10242" w:author="מנוע אמוראים" w:date="2026-10-05T16:41:56Z">
            <w:rPr>
              <w:rFonts w:hint="cs"/>
              <w:rtl/>
            </w:rPr>
          </w:rPrChange>
        </w:rPr>
        <w:t xml:space="preserve">א</w:t>
      </w:r>
      <w:r>
        <w:rPr>
          <w:rFonts w:hint="cs"/>
          <w:rtl/>
        </w:rPr>
        <w:t xml:space="preserve"> מ</w:t>
      </w:r>
      <w:r w:rsidRPr="00C35A2C">
        <w:rPr>
          <w:rtl/>
        </w:rPr>
        <w:t>רב: בית נמרוד - הרי היא כעבודת כוכבים שהניחוה עובדיה בשעת שלום ומותר, א</w:t>
      </w:r>
      <w:r w:rsidRPr="00C35A2C">
        <w:rPr>
          <w:rFonts w:hint="cs"/>
          <w:rtl/>
        </w:rPr>
        <w:t>ע</w:t>
      </w:r>
      <w:r>
        <w:rPr>
          <w:rtl/>
        </w:rPr>
        <w:t>"</w:t>
      </w:r>
      <w:r w:rsidRPr="00C35A2C">
        <w:rPr>
          <w:rFonts w:hint="cs"/>
          <w:rtl/>
        </w:rPr>
        <w:t xml:space="preserve">ג </w:t>
      </w:r>
      <w:r w:rsidRPr="007F249F">
        <w:rPr>
          <w:rStyle w:val="afffd"/>
          <w:rFonts w:hint="cs"/>
          <w:rtl/>
        </w:rPr>
        <w:t xml:space="preserve">דכשהפיצם ה' </w:t>
      </w:r>
      <w:r w:rsidRPr="007F249F">
        <w:rPr>
          <w:rStyle w:val="afffd"/>
          <w:rtl/>
        </w:rPr>
        <w:t>כשעת מלחמה דמי</w:t>
      </w:r>
      <w:r w:rsidRPr="00C35A2C">
        <w:rPr>
          <w:rtl/>
        </w:rPr>
        <w:t xml:space="preserve">, אי </w:t>
      </w:r>
      <w:r w:rsidRPr="00C35A2C">
        <w:rPr>
          <w:rFonts w:hint="cs"/>
          <w:rtl/>
        </w:rPr>
        <w:t>רצו לחזור היו חוזרים ומדלא חזרו ש'מ בטלוה</w:t>
      </w:r>
    </w:p>
    <w:p w14:paraId="599CF05C" w14:textId="77777777" w:rsidR="00910F84" w:rsidRPr="00C35A2C" w:rsidRDefault="00910F84" w:rsidP="00910F84">
      <w:pPr>
        <w:pStyle w:val="afffe"/>
        <w:rPr>
          <w:rtl/>
        </w:rPr>
      </w:pPr>
      <w:r w:rsidRPr="00A06291">
        <w:rPr>
          <w:rtl/>
        </w:rPr>
        <w:t>׻</w:t>
      </w:r>
      <w:r w:rsidRPr="00C35A2C">
        <w:rPr>
          <w:rtl/>
        </w:rPr>
        <w:t xml:space="preserve"> </w:t>
      </w:r>
    </w:p>
    <w:p w14:paraId="74BDCCAA" w14:textId="77777777" w:rsidR="00910F84" w:rsidRPr="00C35A2C" w:rsidRDefault="00910F84" w:rsidP="00910F84">
      <w:pPr>
        <w:pStyle w:val="afff2"/>
        <w:rPr>
          <w:rtl/>
        </w:rPr>
      </w:pPr>
      <w:ins w:id="9904" w:author="מספור קטעי משנה" w:date="2026-10-06T06:44:54Z">
        <w:r>
          <w:rPr>
            <w:rStyle w:val="MisparKeta"/>
          </w:rPr>
          <w:t xml:space="preserve">ד. </w:t>
        </w:r>
      </w:ins>
      <w:r w:rsidRPr="00C35A2C">
        <w:rPr>
          <w:rtl/>
        </w:rPr>
        <w:t>בימוסיאות של מלכים - הרי אלו מותרות.</w:t>
      </w:r>
    </w:p>
    <w:p w14:paraId="30618E65" w14:textId="77777777" w:rsidR="00910F84" w:rsidRPr="00C35A2C" w:rsidRDefault="00910F84" w:rsidP="00910F84">
      <w:pPr>
        <w:rPr>
          <w:rtl/>
        </w:rPr>
      </w:pPr>
      <w:r>
        <w:rPr>
          <w:rStyle w:val="affff1"/>
          <w:rFonts w:hint="cs"/>
          <w:rtl/>
          <w:rPrChange w:id="10243" w:author="מנוע אמוראים" w:date="2026-10-05T16:41:56Z">
            <w:rPr>
              <w:rFonts w:hint="cs"/>
              <w:rtl/>
            </w:rPr>
          </w:rPrChange>
        </w:rPr>
        <w:t xml:space="preserve">רבב</w:t>
      </w:r>
      <w:r>
        <w:rPr>
          <w:rStyle w:val="affff1"/>
          <w:rtl/>
          <w:rPrChange w:id="10244" w:author="מנוע אמוראים" w:date="2026-10-05T16:41:56Z">
            <w:rPr>
              <w:rtl/>
            </w:rPr>
          </w:rPrChange>
        </w:rPr>
        <w:t xml:space="preserve">"</w:t>
      </w:r>
      <w:r>
        <w:rPr>
          <w:rStyle w:val="affff1"/>
          <w:rFonts w:hint="cs"/>
          <w:rtl/>
          <w:rPrChange w:id="10245" w:author="מנוע אמוראים" w:date="2026-10-05T16:41:56Z">
            <w:rPr>
              <w:rFonts w:hint="cs"/>
              <w:rtl/>
            </w:rPr>
          </w:rPrChange>
        </w:rPr>
        <w:t xml:space="preserve">ח</w:t>
      </w:r>
      <w:r>
        <w:rPr>
          <w:rFonts w:hint="cs"/>
          <w:rtl/>
        </w:rPr>
        <w:t xml:space="preserve">: וה</w:t>
      </w:r>
      <w:r>
        <w:rPr>
          <w:rtl/>
        </w:rPr>
        <w:t>"</w:t>
      </w:r>
      <w:r w:rsidRPr="00C35A2C">
        <w:rPr>
          <w:rFonts w:hint="cs"/>
          <w:rtl/>
        </w:rPr>
        <w:t xml:space="preserve">ק- </w:t>
      </w:r>
      <w:r w:rsidRPr="00C35A2C">
        <w:rPr>
          <w:rtl/>
        </w:rPr>
        <w:t xml:space="preserve"> ומלכים מניחין דרך זו והולכין בדרך אחרת.</w:t>
      </w:r>
    </w:p>
    <w:p w14:paraId="29A07D41" w14:textId="77777777" w:rsidR="00910F84" w:rsidRPr="00C35A2C" w:rsidRDefault="00910F84" w:rsidP="00910F84">
      <w:pPr>
        <w:rPr>
          <w:rtl/>
        </w:rPr>
      </w:pPr>
      <w:r w:rsidRPr="00C35A2C">
        <w:rPr>
          <w:rFonts w:hint="cs"/>
          <w:rtl/>
        </w:rPr>
        <w:t>עולא ישב על מזבח פגום שאינו לשם ה' וא</w:t>
      </w:r>
      <w:r>
        <w:rPr>
          <w:rtl/>
        </w:rPr>
        <w:t>"</w:t>
      </w:r>
      <w:r>
        <w:rPr>
          <w:rFonts w:hint="cs"/>
          <w:rtl/>
        </w:rPr>
        <w:t xml:space="preserve">ל </w:t>
      </w:r>
      <w:r>
        <w:rPr>
          <w:rStyle w:val="affff1"/>
          <w:rFonts w:hint="cs"/>
          <w:rtl/>
          <w:rPrChange w:id="10246" w:author="מנוע אמוראים" w:date="2026-10-05T16:41:56Z">
            <w:rPr>
              <w:rFonts w:hint="cs"/>
              <w:rtl/>
            </w:rPr>
          </w:rPrChange>
        </w:rPr>
        <w:t xml:space="preserve">ר</w:t>
      </w:r>
      <w:r>
        <w:rPr>
          <w:rStyle w:val="affff1"/>
          <w:rtl/>
          <w:rPrChange w:id="10247" w:author="מנוע אמוראים" w:date="2026-10-05T16:41:56Z">
            <w:rPr>
              <w:rtl/>
            </w:rPr>
          </w:rPrChange>
        </w:rPr>
        <w:t xml:space="preserve">"</w:t>
      </w:r>
      <w:r>
        <w:rPr>
          <w:rStyle w:val="affff1"/>
          <w:rFonts w:hint="cs"/>
          <w:rtl/>
          <w:rPrChange w:id="10248" w:author="מנוע אמוראים" w:date="2026-10-05T16:41:56Z">
            <w:rPr>
              <w:rFonts w:hint="cs"/>
              <w:rtl/>
            </w:rPr>
          </w:rPrChange>
        </w:rPr>
        <w:t xml:space="preserve">י</w:t>
      </w:r>
      <w:r>
        <w:rPr>
          <w:rFonts w:hint="cs"/>
          <w:rtl/>
        </w:rPr>
        <w:t xml:space="preserve"> </w:t>
      </w:r>
      <w:r w:rsidRPr="00C35A2C">
        <w:rPr>
          <w:rtl/>
        </w:rPr>
        <w:t>והא רב ושמואל דאמרי תרוייהו: בימוס שנפגם - אסור! ואפי' למ</w:t>
      </w:r>
      <w:r>
        <w:rPr>
          <w:rtl/>
        </w:rPr>
        <w:t>"</w:t>
      </w:r>
      <w:r w:rsidRPr="00C35A2C">
        <w:rPr>
          <w:rtl/>
        </w:rPr>
        <w:t>ד: אין עובדים לשברים, ה</w:t>
      </w:r>
      <w:r>
        <w:rPr>
          <w:rtl/>
        </w:rPr>
        <w:t>"</w:t>
      </w:r>
      <w:r w:rsidRPr="00C35A2C">
        <w:rPr>
          <w:rtl/>
        </w:rPr>
        <w:t>מ ע</w:t>
      </w:r>
      <w:r w:rsidRPr="00C35A2C">
        <w:rPr>
          <w:rFonts w:hint="cs"/>
          <w:rtl/>
        </w:rPr>
        <w:t>כו</w:t>
      </w:r>
      <w:r>
        <w:rPr>
          <w:rtl/>
        </w:rPr>
        <w:t>"</w:t>
      </w:r>
      <w:r w:rsidRPr="00C35A2C">
        <w:rPr>
          <w:rFonts w:hint="cs"/>
          <w:rtl/>
        </w:rPr>
        <w:t xml:space="preserve">ם דזול בעיניהם לעבוד לשברים, </w:t>
      </w:r>
      <w:r w:rsidRPr="00C35A2C">
        <w:rPr>
          <w:rtl/>
        </w:rPr>
        <w:t xml:space="preserve">אבל האי לא איכפת ליה! </w:t>
      </w:r>
    </w:p>
    <w:p w14:paraId="0CF1E1CF" w14:textId="77777777" w:rsidR="00910F84" w:rsidRPr="00C35A2C" w:rsidRDefault="00910F84" w:rsidP="00910F84">
      <w:pPr>
        <w:rPr>
          <w:rtl/>
        </w:rPr>
      </w:pPr>
      <w:r w:rsidRPr="00C35A2C">
        <w:rPr>
          <w:rtl/>
        </w:rPr>
        <w:t>א</w:t>
      </w:r>
      <w:r>
        <w:rPr>
          <w:rtl/>
        </w:rPr>
        <w:t>"</w:t>
      </w:r>
      <w:r w:rsidRPr="00C35A2C">
        <w:rPr>
          <w:rtl/>
        </w:rPr>
        <w:t>ל: מ</w:t>
      </w:r>
      <w:r w:rsidRPr="00C35A2C">
        <w:rPr>
          <w:rFonts w:hint="cs"/>
          <w:rtl/>
        </w:rPr>
        <w:t>י יביא לי מעפר דרב ושמואל ומלאתי עיננו דהא</w:t>
      </w:r>
      <w:r>
        <w:rPr>
          <w:rtl/>
        </w:rPr>
        <w:t xml:space="preserve"> </w:t>
      </w:r>
      <w:r>
        <w:rPr>
          <w:rStyle w:val="affff1"/>
          <w:rtl/>
          <w:rPrChange w:id="10249" w:author="מנוע אמוראים" w:date="2026-10-05T16:41:56Z">
            <w:rPr>
              <w:rtl/>
            </w:rPr>
          </w:rPrChange>
        </w:rPr>
        <w:t xml:space="preserve">רי</w:t>
      </w:r>
      <w:r>
        <w:rPr>
          <w:rStyle w:val="affff1"/>
          <w:rtl/>
          <w:rPrChange w:id="10250" w:author="מנוע אמוראים" w:date="2026-10-05T16:41:56Z">
            <w:rPr>
              <w:rtl/>
            </w:rPr>
          </w:rPrChange>
        </w:rPr>
        <w:t xml:space="preserve">"</w:t>
      </w:r>
      <w:r>
        <w:rPr>
          <w:rStyle w:val="affff1"/>
          <w:rtl/>
          <w:rPrChange w:id="10251" w:author="מנוע אמוראים" w:date="2026-10-05T16:41:56Z">
            <w:rPr>
              <w:rtl/>
            </w:rPr>
          </w:rPrChange>
        </w:rPr>
        <w:t xml:space="preserve">ו</w:t>
      </w:r>
      <w:r>
        <w:rPr>
          <w:rtl/>
        </w:rPr>
        <w:t xml:space="preserve"> </w:t>
      </w:r>
      <w:r>
        <w:rPr>
          <w:rStyle w:val="affff1"/>
          <w:rtl/>
          <w:rPrChange w:id="10252" w:author="מנוע אמוראים" w:date="2026-10-05T16:41:56Z">
            <w:rPr>
              <w:rtl/>
            </w:rPr>
          </w:rPrChange>
        </w:rPr>
        <w:t xml:space="preserve">ור</w:t>
      </w:r>
      <w:r>
        <w:rPr>
          <w:rStyle w:val="affff1"/>
          <w:rtl/>
          <w:rPrChange w:id="10253" w:author="מנוע אמוראים" w:date="2026-10-05T16:41:56Z">
            <w:rPr>
              <w:rtl/>
            </w:rPr>
          </w:rPrChange>
        </w:rPr>
        <w:t xml:space="preserve">"</w:t>
      </w:r>
      <w:r>
        <w:rPr>
          <w:rStyle w:val="affff1"/>
          <w:rtl/>
          <w:rPrChange w:id="10254" w:author="מנוע אמוראים" w:date="2026-10-05T16:41:56Z">
            <w:rPr>
              <w:rtl/>
            </w:rPr>
          </w:rPrChange>
        </w:rPr>
        <w:t xml:space="preserve">ל</w:t>
      </w:r>
      <w:r>
        <w:rPr>
          <w:rtl/>
        </w:rPr>
        <w:t xml:space="preserve"> דאמרי תרוייהו: בימוס שנפגם - מותר, ואפי' למ</w:t>
      </w:r>
      <w:r>
        <w:rPr>
          <w:rtl/>
        </w:rPr>
        <w:t>"</w:t>
      </w:r>
      <w:r w:rsidRPr="00C35A2C">
        <w:rPr>
          <w:rtl/>
        </w:rPr>
        <w:t>ד: עובדין לשברים, ה</w:t>
      </w:r>
      <w:r>
        <w:rPr>
          <w:rtl/>
        </w:rPr>
        <w:t>"</w:t>
      </w:r>
      <w:r w:rsidRPr="00C35A2C">
        <w:rPr>
          <w:rtl/>
        </w:rPr>
        <w:t>מ עבודת כוכבים, דכיון ד</w:t>
      </w:r>
      <w:r w:rsidRPr="00C35A2C">
        <w:rPr>
          <w:rFonts w:hint="cs"/>
          <w:rtl/>
        </w:rPr>
        <w:t xml:space="preserve">עבדה זול בעיניהם לבטלה, </w:t>
      </w:r>
      <w:r w:rsidRPr="00C35A2C">
        <w:rPr>
          <w:rtl/>
        </w:rPr>
        <w:t xml:space="preserve">אבל </w:t>
      </w:r>
      <w:r w:rsidRPr="00C35A2C">
        <w:rPr>
          <w:rFonts w:hint="cs"/>
          <w:rtl/>
        </w:rPr>
        <w:t>לזה לוקחים ומביאים אחרת במקומה</w:t>
      </w:r>
      <w:r w:rsidRPr="00C35A2C">
        <w:rPr>
          <w:rtl/>
        </w:rPr>
        <w:t>.</w:t>
      </w:r>
    </w:p>
    <w:p w14:paraId="367088B5" w14:textId="77777777" w:rsidR="00910F84" w:rsidRPr="00C35A2C" w:rsidRDefault="00910F84" w:rsidP="00910F84">
      <w:pPr>
        <w:rPr>
          <w:rtl/>
        </w:rPr>
      </w:pPr>
      <w:r w:rsidRPr="00C35A2C">
        <w:rPr>
          <w:rFonts w:hint="cs"/>
          <w:rtl/>
        </w:rPr>
        <w:t>ות</w:t>
      </w:r>
      <w:r>
        <w:rPr>
          <w:rtl/>
        </w:rPr>
        <w:t>"</w:t>
      </w:r>
      <w:r>
        <w:rPr>
          <w:rFonts w:hint="cs"/>
          <w:rtl/>
        </w:rPr>
        <w:t xml:space="preserve">כ </w:t>
      </w:r>
      <w:r>
        <w:rPr>
          <w:rStyle w:val="affff1"/>
          <w:rFonts w:hint="cs"/>
          <w:rtl/>
          <w:rPrChange w:id="10255" w:author="מנוע אמוראים" w:date="2026-10-05T16:41:56Z">
            <w:rPr>
              <w:rFonts w:hint="cs"/>
              <w:rtl/>
            </w:rPr>
          </w:rPrChange>
        </w:rPr>
        <w:t xml:space="preserve">דרי</w:t>
      </w:r>
      <w:r>
        <w:rPr>
          <w:rStyle w:val="affff1"/>
          <w:rtl/>
          <w:rPrChange w:id="10256" w:author="מנוע אמוראים" w:date="2026-10-05T16:41:56Z">
            <w:rPr>
              <w:rtl/>
            </w:rPr>
          </w:rPrChange>
        </w:rPr>
        <w:t xml:space="preserve">"</w:t>
      </w:r>
      <w:r>
        <w:rPr>
          <w:rStyle w:val="affff1"/>
          <w:rFonts w:hint="cs"/>
          <w:rtl/>
          <w:rPrChange w:id="10257" w:author="מנוע אמוראים" w:date="2026-10-05T16:41:56Z">
            <w:rPr>
              <w:rFonts w:hint="cs"/>
              <w:rtl/>
            </w:rPr>
          </w:rPrChange>
        </w:rPr>
        <w:t xml:space="preserve">ו</w:t>
      </w:r>
      <w:r>
        <w:rPr>
          <w:rFonts w:hint="cs"/>
          <w:rtl/>
        </w:rPr>
        <w:t xml:space="preserve"> </w:t>
      </w:r>
      <w:r>
        <w:rPr>
          <w:rStyle w:val="affff1"/>
          <w:rFonts w:hint="cs"/>
          <w:rtl/>
          <w:rPrChange w:id="10258" w:author="מנוע אמוראים" w:date="2026-10-05T16:41:56Z">
            <w:rPr>
              <w:rFonts w:hint="cs"/>
              <w:rtl/>
            </w:rPr>
          </w:rPrChange>
        </w:rPr>
        <w:t xml:space="preserve">ור</w:t>
      </w:r>
      <w:r>
        <w:rPr>
          <w:rStyle w:val="affff1"/>
          <w:rtl/>
          <w:rPrChange w:id="10259" w:author="מנוע אמוראים" w:date="2026-10-05T16:41:56Z">
            <w:rPr>
              <w:rtl/>
            </w:rPr>
          </w:rPrChange>
        </w:rPr>
        <w:t xml:space="preserve">"</w:t>
      </w:r>
      <w:r>
        <w:rPr>
          <w:rStyle w:val="affff1"/>
          <w:rFonts w:hint="cs"/>
          <w:rtl/>
          <w:rPrChange w:id="10260" w:author="מנוע אמוראים" w:date="2026-10-05T16:41:56Z">
            <w:rPr>
              <w:rFonts w:hint="cs"/>
              <w:rtl/>
            </w:rPr>
          </w:rPrChange>
        </w:rPr>
        <w:t xml:space="preserve">ל</w:t>
      </w:r>
      <w:r w:rsidRPr="00C35A2C">
        <w:rPr>
          <w:rtl/>
        </w:rPr>
        <w:t>: בימוס שנפגם - מותר, מזבח שנפגם - אסור עד שינתץ רובו.</w:t>
      </w:r>
    </w:p>
    <w:p w14:paraId="16395EAC" w14:textId="77777777" w:rsidR="00910F84" w:rsidRPr="00C35A2C" w:rsidRDefault="00910F84" w:rsidP="00910F84">
      <w:pPr>
        <w:rPr>
          <w:rtl/>
        </w:rPr>
      </w:pPr>
      <w:r w:rsidRPr="00C35A2C">
        <w:rPr>
          <w:rtl/>
        </w:rPr>
        <w:t xml:space="preserve">• </w:t>
      </w:r>
      <w:r>
        <w:rPr>
          <w:rStyle w:val="affff1"/>
          <w:rFonts w:hint="cs"/>
          <w:rtl/>
          <w:rPrChange w:id="10261" w:author="מנוע אמוראים" w:date="2026-10-05T16:41:56Z">
            <w:rPr>
              <w:rFonts w:hint="cs"/>
              <w:rtl/>
            </w:rPr>
          </w:rPrChange>
        </w:rPr>
        <w:t xml:space="preserve">ריב</w:t>
      </w:r>
      <w:r>
        <w:rPr>
          <w:rStyle w:val="affff1"/>
          <w:rtl/>
          <w:rPrChange w:id="10262" w:author="מנוע אמוראים" w:date="2026-10-05T16:41:56Z">
            <w:rPr>
              <w:rtl/>
            </w:rPr>
          </w:rPrChange>
        </w:rPr>
        <w:t xml:space="preserve">"</w:t>
      </w:r>
      <w:r>
        <w:rPr>
          <w:rStyle w:val="affff1"/>
          <w:rFonts w:hint="cs"/>
          <w:rtl/>
          <w:rPrChange w:id="10263" w:author="מנוע אמוראים" w:date="2026-10-05T16:41:56Z">
            <w:rPr>
              <w:rFonts w:hint="cs"/>
              <w:rtl/>
            </w:rPr>
          </w:rPrChange>
        </w:rPr>
        <w:t xml:space="preserve">א</w:t>
      </w:r>
      <w:r>
        <w:rPr>
          <w:rFonts w:hint="cs"/>
          <w:rtl/>
        </w:rPr>
        <w:t xml:space="preserve"> </w:t>
      </w:r>
      <w:r>
        <w:rPr>
          <w:rStyle w:val="affff1"/>
          <w:rFonts w:hint="cs"/>
          <w:rtl/>
          <w:rPrChange w:id="10264" w:author="מנוע אמוראים" w:date="2026-10-05T16:41:56Z">
            <w:rPr>
              <w:rFonts w:hint="cs"/>
              <w:rtl/>
            </w:rPr>
          </w:rPrChange>
        </w:rPr>
        <w:t xml:space="preserve">מרי</w:t>
      </w:r>
      <w:r>
        <w:rPr>
          <w:rStyle w:val="affff1"/>
          <w:rtl/>
          <w:rPrChange w:id="10265" w:author="מנוע אמוראים" w:date="2026-10-05T16:41:56Z">
            <w:rPr>
              <w:rtl/>
            </w:rPr>
          </w:rPrChange>
        </w:rPr>
        <w:t xml:space="preserve">"</w:t>
      </w:r>
      <w:r>
        <w:rPr>
          <w:rStyle w:val="affff1"/>
          <w:rFonts w:hint="cs"/>
          <w:rtl/>
          <w:rPrChange w:id="10266" w:author="מנוע אמוראים" w:date="2026-10-05T16:41:56Z">
            <w:rPr>
              <w:rFonts w:hint="cs"/>
              <w:rtl/>
            </w:rPr>
          </w:rPrChange>
        </w:rPr>
        <w:t xml:space="preserve">ו</w:t>
      </w:r>
      <w:r w:rsidRPr="00C35A2C">
        <w:rPr>
          <w:rtl/>
        </w:rPr>
        <w:t>: בימוס - אבן אחת, מזבח - אבנים הרבה.</w:t>
      </w:r>
    </w:p>
    <w:p w14:paraId="31F1BAEF" w14:textId="77777777" w:rsidR="00910F84" w:rsidRPr="00C35A2C" w:rsidRDefault="00910F84" w:rsidP="00910F84">
      <w:pPr>
        <w:pStyle w:val="aff6"/>
        <w:framePr w:wrap="around"/>
        <w:rPr>
          <w:rtl/>
        </w:rPr>
      </w:pPr>
      <w:r w:rsidRPr="00C35A2C">
        <w:rPr>
          <w:rFonts w:hint="cs"/>
          <w:rtl/>
        </w:rPr>
        <w:t>נד.</w:t>
      </w:r>
    </w:p>
    <w:p w14:paraId="219D437C" w14:textId="77777777" w:rsidR="00910F84" w:rsidRPr="00C35A2C" w:rsidRDefault="00910F84" w:rsidP="00910F84">
      <w:pPr>
        <w:ind w:left="908"/>
        <w:rPr>
          <w:rtl/>
        </w:rPr>
      </w:pPr>
      <w:r w:rsidRPr="00C35A2C">
        <w:rPr>
          <w:rtl/>
        </w:rPr>
        <w:t>• חזקיה:</w:t>
      </w:r>
      <w:r w:rsidRPr="00FF1C37">
        <w:rPr>
          <w:rStyle w:val="afffd"/>
          <w:rtl/>
        </w:rPr>
        <w:t xml:space="preserve"> </w:t>
      </w:r>
      <w:r w:rsidRPr="00FF1C37">
        <w:rPr>
          <w:rStyle w:val="afffd"/>
          <w:rFonts w:hint="cs"/>
          <w:rtl/>
        </w:rPr>
        <w:t>'</w:t>
      </w:r>
      <w:r w:rsidRPr="00FF1C37">
        <w:rPr>
          <w:rStyle w:val="afffd"/>
          <w:rtl/>
        </w:rPr>
        <w:t>בשומו כל אבני מזבח כאבני גיר מנופצות לא יקומו אשרים וחמנים</w:t>
      </w:r>
      <w:r w:rsidRPr="00FF1C37">
        <w:rPr>
          <w:rStyle w:val="afffd"/>
          <w:rFonts w:hint="cs"/>
          <w:rtl/>
        </w:rPr>
        <w:t>'</w:t>
      </w:r>
      <w:r w:rsidRPr="00FF1C37">
        <w:rPr>
          <w:rStyle w:val="afffd"/>
          <w:rtl/>
        </w:rPr>
        <w:t>,</w:t>
      </w:r>
    </w:p>
    <w:p w14:paraId="2932ABAA" w14:textId="77777777" w:rsidR="00910F84" w:rsidRPr="00C35A2C" w:rsidRDefault="00910F84" w:rsidP="00910F84">
      <w:pPr>
        <w:ind w:hanging="114"/>
        <w:rPr>
          <w:rtl/>
        </w:rPr>
      </w:pPr>
      <w:r w:rsidRPr="00C35A2C">
        <w:rPr>
          <w:rtl/>
        </w:rPr>
        <w:t>אי איכא כאבני גיר מנופצות - לא יקומון אשרים וחמנים, אי לאו - יקומו.</w:t>
      </w:r>
    </w:p>
    <w:p w14:paraId="17F05467" w14:textId="77777777" w:rsidR="00910F84" w:rsidRPr="00C35A2C" w:rsidRDefault="00910F84" w:rsidP="00910F84">
      <w:pPr>
        <w:ind w:left="908" w:firstLine="532"/>
        <w:rPr>
          <w:rtl/>
        </w:rPr>
      </w:pPr>
    </w:p>
    <w:p w14:paraId="79E2BD5E" w14:textId="77777777" w:rsidR="00910F84" w:rsidRPr="00C35A2C" w:rsidRDefault="00910F84" w:rsidP="00910F84">
      <w:pPr>
        <w:rPr>
          <w:rtl/>
        </w:rPr>
      </w:pPr>
      <w:r w:rsidRPr="00C35A2C">
        <w:rPr>
          <w:rtl/>
        </w:rPr>
        <w:t>• תנא: נעבד - שלו אסור, ושל חבירו מותר.</w:t>
      </w:r>
    </w:p>
    <w:p w14:paraId="0A87CA12" w14:textId="77777777" w:rsidR="00910F84" w:rsidRPr="00C35A2C" w:rsidRDefault="00910F84" w:rsidP="00910F84">
      <w:pPr>
        <w:rPr>
          <w:rtl/>
        </w:rPr>
      </w:pPr>
      <w:r w:rsidRPr="00C35A2C">
        <w:rPr>
          <w:rtl/>
        </w:rPr>
        <w:t xml:space="preserve">ורמינהי: איזהו נעבד? כל שעובדים אותו בין בשוגג ובין במזיד, בין באונס ובין ברצון; </w:t>
      </w:r>
    </w:p>
    <w:p w14:paraId="165FBF07" w14:textId="77777777" w:rsidR="00910F84" w:rsidRPr="00C35A2C" w:rsidRDefault="00910F84" w:rsidP="00910F84">
      <w:pPr>
        <w:rPr>
          <w:rtl/>
        </w:rPr>
      </w:pPr>
      <w:r w:rsidRPr="00C35A2C">
        <w:rPr>
          <w:rtl/>
        </w:rPr>
        <w:t xml:space="preserve">האי אונס לאו כגון דאנס בהמת חבירו והשתחוה לה! </w:t>
      </w:r>
    </w:p>
    <w:p w14:paraId="723022A4" w14:textId="77777777" w:rsidR="00910F84" w:rsidRPr="00C35A2C" w:rsidRDefault="00910F84" w:rsidP="00910F84">
      <w:pPr>
        <w:rPr>
          <w:rtl/>
        </w:rPr>
      </w:pPr>
      <w:r w:rsidRPr="00C35A2C">
        <w:rPr>
          <w:rtl/>
        </w:rPr>
        <w:t xml:space="preserve">• </w:t>
      </w:r>
      <w:r>
        <w:rPr>
          <w:rStyle w:val="affff1"/>
          <w:rFonts w:hint="cs"/>
          <w:rtl/>
          <w:rPrChange w:id="10267" w:author="מנוע אמוראים" w:date="2026-10-05T16:41:56Z">
            <w:rPr>
              <w:rFonts w:hint="cs"/>
              <w:rtl/>
            </w:rPr>
          </w:rPrChange>
        </w:rPr>
        <w:t xml:space="preserve">רב</w:t>
      </w:r>
      <w:r>
        <w:rPr>
          <w:rStyle w:val="affff1"/>
          <w:rtl/>
          <w:rPrChange w:id="10268" w:author="מנוע אמוראים" w:date="2026-10-05T16:41:56Z">
            <w:rPr>
              <w:rtl/>
            </w:rPr>
          </w:rPrChange>
        </w:rPr>
        <w:t xml:space="preserve">"</w:t>
      </w:r>
      <w:r>
        <w:rPr>
          <w:rStyle w:val="affff1"/>
          <w:rFonts w:hint="cs"/>
          <w:rtl/>
          <w:rPrChange w:id="10269" w:author="מנוע אמוראים" w:date="2026-10-05T16:41:56Z">
            <w:rPr>
              <w:rFonts w:hint="cs"/>
              <w:rtl/>
            </w:rPr>
          </w:rPrChange>
        </w:rPr>
        <w:t xml:space="preserve">ח</w:t>
      </w:r>
      <w:r>
        <w:rPr>
          <w:rFonts w:hint="cs"/>
          <w:rtl/>
        </w:rPr>
        <w:t xml:space="preserve"> אלא </w:t>
      </w:r>
      <w:r w:rsidRPr="00C35A2C">
        <w:rPr>
          <w:rtl/>
        </w:rPr>
        <w:t>כגון שאנסוהו עובדי כוכבים והשתחוה לבהמתו דידיה.</w:t>
      </w:r>
    </w:p>
    <w:p w14:paraId="3BADE923" w14:textId="77777777" w:rsidR="00910F84" w:rsidRPr="00C35A2C" w:rsidRDefault="00910F84" w:rsidP="00910F84">
      <w:pPr>
        <w:rPr>
          <w:rtl/>
        </w:rPr>
      </w:pPr>
      <w:r w:rsidRPr="00C35A2C">
        <w:rPr>
          <w:rtl/>
        </w:rPr>
        <w:t xml:space="preserve">מתקיף </w:t>
      </w:r>
      <w:r>
        <w:rPr>
          <w:rStyle w:val="affff1"/>
          <w:rFonts w:hint="cs"/>
          <w:rtl/>
          <w:rPrChange w:id="10270" w:author="מנוע אמוראים" w:date="2026-10-05T16:41:56Z">
            <w:rPr>
              <w:rFonts w:hint="cs"/>
              <w:rtl/>
            </w:rPr>
          </w:rPrChange>
        </w:rPr>
        <w:t xml:space="preserve">ר</w:t>
      </w:r>
      <w:r>
        <w:rPr>
          <w:rStyle w:val="affff1"/>
          <w:rtl/>
          <w:rPrChange w:id="10271" w:author="מנוע אמוראים" w:date="2026-10-05T16:41:56Z">
            <w:rPr>
              <w:rtl/>
            </w:rPr>
          </w:rPrChange>
        </w:rPr>
        <w:t xml:space="preserve">"</w:t>
      </w:r>
      <w:r>
        <w:rPr>
          <w:rStyle w:val="affff1"/>
          <w:rFonts w:hint="cs"/>
          <w:rtl/>
          <w:rPrChange w:id="10272" w:author="מנוע אמוראים" w:date="2026-10-05T16:41:56Z">
            <w:rPr>
              <w:rFonts w:hint="cs"/>
              <w:rtl/>
            </w:rPr>
          </w:rPrChange>
        </w:rPr>
        <w:t xml:space="preserve">ז</w:t>
      </w:r>
      <w:r w:rsidRPr="00C35A2C">
        <w:rPr>
          <w:rtl/>
        </w:rPr>
        <w:t xml:space="preserve">: אונס רחמנא פטריה, </w:t>
      </w:r>
      <w:r w:rsidRPr="007C2DF0">
        <w:rPr>
          <w:rStyle w:val="afffd"/>
          <w:rtl/>
        </w:rPr>
        <w:t>ד</w:t>
      </w:r>
      <w:r w:rsidRPr="007C2DF0">
        <w:rPr>
          <w:rStyle w:val="afffd"/>
          <w:rFonts w:hint="cs"/>
          <w:rtl/>
        </w:rPr>
        <w:t>'</w:t>
      </w:r>
      <w:r w:rsidRPr="007C2DF0">
        <w:rPr>
          <w:rStyle w:val="afffd"/>
          <w:rtl/>
        </w:rPr>
        <w:t>ולנערה לא תעשה דבר</w:t>
      </w:r>
      <w:r w:rsidRPr="007C2DF0">
        <w:rPr>
          <w:rStyle w:val="afffd"/>
          <w:rFonts w:hint="cs"/>
          <w:rtl/>
        </w:rPr>
        <w:t>'</w:t>
      </w:r>
      <w:r w:rsidRPr="007C2DF0">
        <w:rPr>
          <w:rStyle w:val="afffd"/>
          <w:rtl/>
        </w:rPr>
        <w:t>.</w:t>
      </w:r>
    </w:p>
    <w:p w14:paraId="19D5AB6D" w14:textId="77777777" w:rsidR="00910F84" w:rsidRPr="00C35A2C" w:rsidRDefault="00910F84" w:rsidP="00910F84">
      <w:pPr>
        <w:rPr>
          <w:rtl/>
        </w:rPr>
      </w:pPr>
      <w:r w:rsidRPr="00C35A2C">
        <w:rPr>
          <w:rtl/>
        </w:rPr>
        <w:t xml:space="preserve">אלא אמר רבא: הכל היו בכלל </w:t>
      </w:r>
      <w:r w:rsidRPr="007F249F">
        <w:rPr>
          <w:rStyle w:val="afffd"/>
          <w:rtl/>
        </w:rPr>
        <w:t>לא תעבדם</w:t>
      </w:r>
      <w:r w:rsidRPr="00C35A2C">
        <w:rPr>
          <w:rtl/>
        </w:rPr>
        <w:t xml:space="preserve">, וכשפרט לך הכתוב: </w:t>
      </w:r>
      <w:r w:rsidRPr="00F90100">
        <w:rPr>
          <w:rStyle w:val="afffd"/>
          <w:rFonts w:hint="cs"/>
          <w:rtl/>
        </w:rPr>
        <w:t>'</w:t>
      </w:r>
      <w:r w:rsidRPr="00F90100">
        <w:rPr>
          <w:rStyle w:val="afffd"/>
          <w:rtl/>
        </w:rPr>
        <w:t>וחי בהם</w:t>
      </w:r>
      <w:r w:rsidRPr="00F90100">
        <w:rPr>
          <w:rStyle w:val="afffd"/>
          <w:rFonts w:hint="cs"/>
          <w:rtl/>
        </w:rPr>
        <w:t>'</w:t>
      </w:r>
      <w:r w:rsidRPr="00F90100">
        <w:rPr>
          <w:rStyle w:val="afffd"/>
          <w:rtl/>
        </w:rPr>
        <w:t xml:space="preserve"> </w:t>
      </w:r>
      <w:r w:rsidRPr="00C35A2C">
        <w:rPr>
          <w:rtl/>
        </w:rPr>
        <w:t xml:space="preserve">- ולא שימות בהם, יצא אונס, </w:t>
      </w:r>
    </w:p>
    <w:p w14:paraId="351E218E" w14:textId="77777777" w:rsidR="00910F84" w:rsidRPr="00C35A2C" w:rsidRDefault="00910F84" w:rsidP="00910F84">
      <w:pPr>
        <w:rPr>
          <w:rtl/>
        </w:rPr>
      </w:pPr>
      <w:r w:rsidRPr="00C35A2C">
        <w:rPr>
          <w:rtl/>
        </w:rPr>
        <w:t>והדר כתב רחמנא:</w:t>
      </w:r>
      <w:r w:rsidRPr="00FF1C37">
        <w:rPr>
          <w:rStyle w:val="afffd"/>
          <w:rtl/>
        </w:rPr>
        <w:t xml:space="preserve"> </w:t>
      </w:r>
      <w:r w:rsidRPr="00FF1C37">
        <w:rPr>
          <w:rStyle w:val="afffd"/>
          <w:rFonts w:hint="cs"/>
          <w:rtl/>
        </w:rPr>
        <w:t>'</w:t>
      </w:r>
      <w:r w:rsidRPr="00FF1C37">
        <w:rPr>
          <w:rStyle w:val="afffd"/>
          <w:rtl/>
        </w:rPr>
        <w:t>ולא תחללו את שם קדשי</w:t>
      </w:r>
      <w:r w:rsidRPr="00FF1C37">
        <w:rPr>
          <w:rStyle w:val="afffd"/>
          <w:rFonts w:hint="cs"/>
          <w:rtl/>
        </w:rPr>
        <w:t>'</w:t>
      </w:r>
      <w:r w:rsidRPr="00FF1C37">
        <w:rPr>
          <w:rStyle w:val="afffd"/>
          <w:rtl/>
        </w:rPr>
        <w:t>,</w:t>
      </w:r>
      <w:r w:rsidRPr="00C35A2C">
        <w:rPr>
          <w:rtl/>
        </w:rPr>
        <w:t xml:space="preserve"> דאפילו באונס, הא כיצד? הא בצנעא, והא בפרהסיא.</w:t>
      </w:r>
    </w:p>
    <w:p w14:paraId="5FFA1DD3" w14:textId="77777777" w:rsidR="00910F84" w:rsidRPr="00C35A2C" w:rsidRDefault="00910F84" w:rsidP="00910F84">
      <w:pPr>
        <w:rPr>
          <w:rtl/>
        </w:rPr>
      </w:pPr>
      <w:r w:rsidRPr="00C35A2C">
        <w:rPr>
          <w:rtl/>
        </w:rPr>
        <w:t>אמרו  רבנן לרבא, תניא דמסייעא לך: בימוסיאות של ע</w:t>
      </w:r>
      <w:r w:rsidRPr="00C35A2C">
        <w:rPr>
          <w:rFonts w:hint="cs"/>
          <w:rtl/>
        </w:rPr>
        <w:t>כו</w:t>
      </w:r>
      <w:r>
        <w:rPr>
          <w:rtl/>
        </w:rPr>
        <w:t>"</w:t>
      </w:r>
      <w:r w:rsidRPr="00C35A2C">
        <w:rPr>
          <w:rFonts w:hint="cs"/>
          <w:rtl/>
        </w:rPr>
        <w:t xml:space="preserve">ם </w:t>
      </w:r>
      <w:r w:rsidRPr="00C35A2C">
        <w:rPr>
          <w:rtl/>
        </w:rPr>
        <w:t>בשעת הגזרה, א</w:t>
      </w:r>
      <w:r w:rsidRPr="00C35A2C">
        <w:rPr>
          <w:rFonts w:hint="cs"/>
          <w:rtl/>
        </w:rPr>
        <w:t>ע</w:t>
      </w:r>
      <w:r>
        <w:rPr>
          <w:rtl/>
        </w:rPr>
        <w:t>"</w:t>
      </w:r>
      <w:r w:rsidRPr="00C35A2C">
        <w:rPr>
          <w:rFonts w:hint="cs"/>
          <w:rtl/>
        </w:rPr>
        <w:t xml:space="preserve">פ </w:t>
      </w:r>
      <w:r w:rsidRPr="00C35A2C">
        <w:rPr>
          <w:rtl/>
        </w:rPr>
        <w:t>שהגזרה בטלה - אותן בימוסיאות לא בטלו.</w:t>
      </w:r>
    </w:p>
    <w:p w14:paraId="19570E4F" w14:textId="77777777" w:rsidR="00910F84" w:rsidRPr="00C35A2C" w:rsidRDefault="00910F84" w:rsidP="00910F84">
      <w:pPr>
        <w:rPr>
          <w:rtl/>
        </w:rPr>
      </w:pPr>
      <w:r w:rsidRPr="00C35A2C">
        <w:rPr>
          <w:rtl/>
        </w:rPr>
        <w:t>אמר להו: אי משום הא לא תסייען, אימר ישראל מומר הוה ופלח לה ברצון.</w:t>
      </w:r>
    </w:p>
    <w:p w14:paraId="3BCC9A55" w14:textId="77777777" w:rsidR="00910F84" w:rsidRPr="00C35A2C" w:rsidRDefault="00910F84" w:rsidP="00910F84">
      <w:pPr>
        <w:rPr>
          <w:rtl/>
        </w:rPr>
      </w:pPr>
      <w:r w:rsidRPr="00C35A2C">
        <w:rPr>
          <w:rtl/>
        </w:rPr>
        <w:t>רב אשי אמר: לא תימא אימר, אלא ודאי ישראל מומר הוה ופלח לה ברצון.</w:t>
      </w:r>
    </w:p>
    <w:p w14:paraId="33497A1C" w14:textId="77777777" w:rsidR="00910F84" w:rsidRPr="00C35A2C" w:rsidRDefault="00910F84" w:rsidP="00910F84">
      <w:pPr>
        <w:rPr>
          <w:rtl/>
        </w:rPr>
      </w:pPr>
      <w:r w:rsidRPr="00C35A2C">
        <w:rPr>
          <w:rtl/>
        </w:rPr>
        <w:t>• חזקיה אמר: כגון שניסך לעבודת כוכבים יין על קרניה.</w:t>
      </w:r>
    </w:p>
    <w:p w14:paraId="24DE45BC" w14:textId="77777777" w:rsidR="00910F84" w:rsidRPr="00C35A2C" w:rsidRDefault="00910F84" w:rsidP="00910F84">
      <w:pPr>
        <w:rPr>
          <w:rtl/>
        </w:rPr>
      </w:pPr>
      <w:r w:rsidRPr="00C35A2C">
        <w:rPr>
          <w:rtl/>
        </w:rPr>
        <w:t xml:space="preserve">• מתקיף </w:t>
      </w:r>
      <w:r>
        <w:rPr>
          <w:rStyle w:val="affff1"/>
          <w:rFonts w:hint="cs"/>
          <w:rtl/>
          <w:rPrChange w:id="10273" w:author="מנוע אמוראים" w:date="2026-10-05T16:41:56Z">
            <w:rPr>
              <w:rFonts w:hint="cs"/>
              <w:rtl/>
            </w:rPr>
          </w:rPrChange>
        </w:rPr>
        <w:t xml:space="preserve">ראב</w:t>
      </w:r>
      <w:r>
        <w:rPr>
          <w:rStyle w:val="affff1"/>
          <w:rtl/>
          <w:rPrChange w:id="10274" w:author="מנוע אמוראים" w:date="2026-10-05T16:41:56Z">
            <w:rPr>
              <w:rtl/>
            </w:rPr>
          </w:rPrChange>
        </w:rPr>
        <w:t xml:space="preserve">"</w:t>
      </w:r>
      <w:r>
        <w:rPr>
          <w:rStyle w:val="affff1"/>
          <w:rFonts w:hint="cs"/>
          <w:rtl/>
          <w:rPrChange w:id="10275" w:author="מנוע אמוראים" w:date="2026-10-05T16:41:56Z">
            <w:rPr>
              <w:rFonts w:hint="cs"/>
              <w:rtl/>
            </w:rPr>
          </w:rPrChange>
        </w:rPr>
        <w:t xml:space="preserve">א</w:t>
      </w:r>
      <w:r w:rsidRPr="00C35A2C">
        <w:rPr>
          <w:rtl/>
        </w:rPr>
        <w:t xml:space="preserve">: האי נעבד הוא? האי בימוס בעלמא הוא ושרייה! </w:t>
      </w:r>
    </w:p>
    <w:p w14:paraId="7E2614A9" w14:textId="77777777" w:rsidR="00910F84" w:rsidRPr="00C35A2C" w:rsidRDefault="00910F84" w:rsidP="00910F84">
      <w:pPr>
        <w:rPr>
          <w:rtl/>
        </w:rPr>
      </w:pPr>
      <w:r>
        <w:rPr>
          <w:rtl/>
        </w:rPr>
        <w:t xml:space="preserve">אלא </w:t>
      </w:r>
      <w:r>
        <w:rPr>
          <w:rStyle w:val="affff1"/>
          <w:rtl/>
          <w:rPrChange w:id="10276" w:author="מנוע אמוראים" w:date="2026-10-05T16:41:56Z">
            <w:rPr>
              <w:rtl/>
            </w:rPr>
          </w:rPrChange>
        </w:rPr>
        <w:t xml:space="preserve">א</w:t>
      </w:r>
      <w:r>
        <w:rPr>
          <w:rStyle w:val="affff1"/>
          <w:rFonts w:hint="cs"/>
          <w:rtl/>
          <w:rPrChange w:id="10277" w:author="מנוע אמוראים" w:date="2026-10-05T16:41:56Z">
            <w:rPr>
              <w:rFonts w:hint="cs"/>
              <w:rtl/>
            </w:rPr>
          </w:rPrChange>
        </w:rPr>
        <w:t xml:space="preserve">ראב</w:t>
      </w:r>
      <w:r>
        <w:rPr>
          <w:rStyle w:val="affff1"/>
          <w:rtl/>
          <w:rPrChange w:id="10278" w:author="מנוע אמוראים" w:date="2026-10-05T16:41:56Z">
            <w:rPr>
              <w:rtl/>
            </w:rPr>
          </w:rPrChange>
        </w:rPr>
        <w:t xml:space="preserve">"</w:t>
      </w:r>
      <w:r>
        <w:rPr>
          <w:rStyle w:val="affff1"/>
          <w:rFonts w:hint="cs"/>
          <w:rtl/>
          <w:rPrChange w:id="10279" w:author="מנוע אמוראים" w:date="2026-10-05T16:41:56Z">
            <w:rPr>
              <w:rFonts w:hint="cs"/>
              <w:rtl/>
            </w:rPr>
          </w:rPrChange>
        </w:rPr>
        <w:t xml:space="preserve">א</w:t>
      </w:r>
      <w:r w:rsidRPr="00C35A2C">
        <w:rPr>
          <w:rtl/>
        </w:rPr>
        <w:t xml:space="preserve">: כגון שניסך לה יין בין קרניה, דעבד בה מעשה, </w:t>
      </w:r>
    </w:p>
    <w:p w14:paraId="15F38FA8" w14:textId="77777777" w:rsidR="00910F84" w:rsidRPr="00C35A2C" w:rsidRDefault="00910F84" w:rsidP="00910F84">
      <w:pPr>
        <w:rPr>
          <w:rtl/>
        </w:rPr>
      </w:pPr>
      <w:r w:rsidRPr="00C35A2C">
        <w:rPr>
          <w:rtl/>
        </w:rPr>
        <w:lastRenderedPageBreak/>
        <w:t xml:space="preserve">וכהא </w:t>
      </w:r>
      <w:r>
        <w:rPr>
          <w:rFonts w:hint="cs"/>
          <w:rtl/>
        </w:rPr>
        <w:t>ד</w:t>
      </w:r>
      <w:r w:rsidRPr="00C35A2C">
        <w:rPr>
          <w:rtl/>
        </w:rPr>
        <w:t xml:space="preserve">עולא </w:t>
      </w:r>
      <w:r>
        <w:rPr>
          <w:rStyle w:val="affff1"/>
          <w:rFonts w:hint="cs"/>
          <w:rtl/>
          <w:rPrChange w:id="10280" w:author="מנוע אמוראים" w:date="2026-10-05T16:41:56Z">
            <w:rPr>
              <w:rFonts w:hint="cs"/>
              <w:rtl/>
            </w:rPr>
          </w:rPrChange>
        </w:rPr>
        <w:t xml:space="preserve">מ</w:t>
      </w:r>
      <w:r>
        <w:rPr>
          <w:rStyle w:val="affff1"/>
          <w:rtl/>
          <w:rPrChange w:id="10281" w:author="מנוע אמוראים" w:date="2026-10-05T16:41:56Z">
            <w:rPr>
              <w:rtl/>
            </w:rPr>
          </w:rPrChange>
        </w:rPr>
        <w:t xml:space="preserve">רי</w:t>
      </w:r>
      <w:r>
        <w:rPr>
          <w:rStyle w:val="affff1"/>
          <w:rtl/>
          <w:rPrChange w:id="10282" w:author="מנוע אמוראים" w:date="2026-10-05T16:41:56Z">
            <w:rPr>
              <w:rtl/>
            </w:rPr>
          </w:rPrChange>
        </w:rPr>
        <w:t xml:space="preserve">"</w:t>
      </w:r>
      <w:r>
        <w:rPr>
          <w:rStyle w:val="affff1"/>
          <w:rtl/>
          <w:rPrChange w:id="10283" w:author="מנוע אמוראים" w:date="2026-10-05T16:41:56Z">
            <w:rPr>
              <w:rtl/>
            </w:rPr>
          </w:rPrChange>
        </w:rPr>
        <w:t xml:space="preserve">ו</w:t>
      </w:r>
      <w:r>
        <w:rPr>
          <w:rtl/>
        </w:rPr>
        <w:t xml:space="preserve">: אף על פי שאמרו המשתחוה לבהמת חבירו לא אסרה, עשה בה מעשה - אסרה.</w:t>
      </w:r>
    </w:p>
    <w:p w14:paraId="3BDAE80A" w14:textId="77777777" w:rsidR="00910F84" w:rsidRPr="00C35A2C" w:rsidRDefault="00910F84" w:rsidP="00910F84">
      <w:pPr>
        <w:rPr>
          <w:rtl/>
        </w:rPr>
      </w:pPr>
      <w:r w:rsidRPr="00C35A2C">
        <w:rPr>
          <w:rFonts w:hint="cs"/>
          <w:rtl/>
        </w:rPr>
        <w:t>א</w:t>
      </w:r>
      <w:r>
        <w:rPr>
          <w:rtl/>
        </w:rPr>
        <w:t>"</w:t>
      </w:r>
      <w:r>
        <w:rPr>
          <w:rFonts w:hint="cs"/>
          <w:rtl/>
        </w:rPr>
        <w:t xml:space="preserve">ל </w:t>
      </w:r>
      <w:r>
        <w:rPr>
          <w:rStyle w:val="affff1"/>
          <w:rFonts w:hint="cs"/>
          <w:rtl/>
          <w:rPrChange w:id="10284" w:author="מנוע אמוראים" w:date="2026-10-05T16:41:56Z">
            <w:rPr>
              <w:rFonts w:hint="cs"/>
              <w:rtl/>
            </w:rPr>
          </w:rPrChange>
        </w:rPr>
        <w:t xml:space="preserve">ר</w:t>
      </w:r>
      <w:r>
        <w:rPr>
          <w:rStyle w:val="affff1"/>
          <w:rtl/>
          <w:rPrChange w:id="10285" w:author="מנוע אמוראים" w:date="2026-10-05T16:41:56Z">
            <w:rPr>
              <w:rtl/>
            </w:rPr>
          </w:rPrChange>
        </w:rPr>
        <w:t xml:space="preserve">"</w:t>
      </w:r>
      <w:r>
        <w:rPr>
          <w:rStyle w:val="affff1"/>
          <w:rFonts w:hint="cs"/>
          <w:rtl/>
          <w:rPrChange w:id="10286" w:author="מנוע אמוראים" w:date="2026-10-05T16:41:56Z">
            <w:rPr>
              <w:rFonts w:hint="cs"/>
              <w:rtl/>
            </w:rPr>
          </w:rPrChange>
        </w:rPr>
        <w:t xml:space="preserve">נ</w:t>
      </w:r>
      <w:r w:rsidRPr="00C35A2C">
        <w:rPr>
          <w:rtl/>
        </w:rPr>
        <w:t xml:space="preserve"> </w:t>
      </w:r>
      <w:r w:rsidRPr="00C35A2C">
        <w:rPr>
          <w:rFonts w:hint="cs"/>
          <w:rtl/>
        </w:rPr>
        <w:t xml:space="preserve">צאו </w:t>
      </w:r>
      <w:r>
        <w:rPr>
          <w:rtl/>
        </w:rPr>
        <w:t xml:space="preserve">ואמרו לעולא: כבר תרגמה </w:t>
      </w:r>
      <w:r>
        <w:rPr>
          <w:rStyle w:val="affff1"/>
          <w:rtl/>
          <w:rPrChange w:id="10287" w:author="מנוע אמוראים" w:date="2026-10-05T16:41:56Z">
            <w:rPr>
              <w:rtl/>
            </w:rPr>
          </w:rPrChange>
        </w:rPr>
        <w:t xml:space="preserve">ר</w:t>
      </w:r>
      <w:r>
        <w:rPr>
          <w:rStyle w:val="affff1"/>
          <w:rtl/>
          <w:rPrChange w:id="10288" w:author="מנוע אמוראים" w:date="2026-10-05T16:41:56Z">
            <w:rPr>
              <w:rtl/>
            </w:rPr>
          </w:rPrChange>
        </w:rPr>
        <w:t xml:space="preserve">"</w:t>
      </w:r>
      <w:r>
        <w:rPr>
          <w:rStyle w:val="affff1"/>
          <w:rFonts w:hint="cs"/>
          <w:rtl/>
          <w:rPrChange w:id="10289" w:author="מנוע אמוראים" w:date="2026-10-05T16:41:56Z">
            <w:rPr>
              <w:rFonts w:hint="cs"/>
              <w:rtl/>
            </w:rPr>
          </w:rPrChange>
        </w:rPr>
        <w:t xml:space="preserve">ה</w:t>
      </w:r>
      <w:r>
        <w:rPr>
          <w:rtl/>
        </w:rPr>
        <w:t xml:space="preserve"> לשמעתיך בבבל, </w:t>
      </w:r>
      <w:r>
        <w:rPr>
          <w:rStyle w:val="affff1"/>
          <w:rtl/>
          <w:rPrChange w:id="10290" w:author="מנוע אמוראים" w:date="2026-10-05T16:41:56Z">
            <w:rPr>
              <w:rtl/>
            </w:rPr>
          </w:rPrChange>
        </w:rPr>
        <w:t xml:space="preserve">דא</w:t>
      </w:r>
      <w:r>
        <w:rPr>
          <w:rStyle w:val="affff1"/>
          <w:rFonts w:hint="cs"/>
          <w:rtl/>
          <w:rPrChange w:id="10291" w:author="מנוע אמוראים" w:date="2026-10-05T16:41:56Z">
            <w:rPr>
              <w:rFonts w:hint="cs"/>
              <w:rtl/>
            </w:rPr>
          </w:rPrChange>
        </w:rPr>
        <w:t xml:space="preserve">ר</w:t>
      </w:r>
      <w:r>
        <w:rPr>
          <w:rStyle w:val="affff1"/>
          <w:rtl/>
          <w:rPrChange w:id="10292" w:author="מנוע אמוראים" w:date="2026-10-05T16:41:56Z">
            <w:rPr>
              <w:rtl/>
            </w:rPr>
          </w:rPrChange>
        </w:rPr>
        <w:t xml:space="preserve">"</w:t>
      </w:r>
      <w:r>
        <w:rPr>
          <w:rStyle w:val="affff1"/>
          <w:rFonts w:hint="cs"/>
          <w:rtl/>
          <w:rPrChange w:id="10293" w:author="מנוע אמוראים" w:date="2026-10-05T16:41:56Z">
            <w:rPr>
              <w:rFonts w:hint="cs"/>
              <w:rtl/>
            </w:rPr>
          </w:rPrChange>
        </w:rPr>
        <w:t xml:space="preserve">ה</w:t>
      </w:r>
      <w:r w:rsidRPr="00C35A2C">
        <w:rPr>
          <w:rtl/>
        </w:rPr>
        <w:t>: היתה בהמת חבירו רבוצה בפני עבודת כוכבים, כיון ששחט בה סימן אחד - אסרה.</w:t>
      </w:r>
    </w:p>
    <w:p w14:paraId="58049076" w14:textId="77777777" w:rsidR="00910F84" w:rsidRPr="00C35A2C" w:rsidRDefault="00910F84" w:rsidP="00910F84">
      <w:pPr>
        <w:rPr>
          <w:rtl/>
        </w:rPr>
      </w:pPr>
      <w:r>
        <w:rPr>
          <w:rFonts w:hint="cs"/>
          <w:rtl/>
        </w:rPr>
        <w:t xml:space="preserve">לאו מכהנים דשאני דבני דעה נינהו ולאו מאבני מזבח דדלמא </w:t>
      </w:r>
      <w:r>
        <w:rPr>
          <w:rStyle w:val="affff1"/>
          <w:rFonts w:hint="cs"/>
          <w:rtl/>
          <w:rPrChange w:id="10294" w:author="מנוע אמוראים" w:date="2026-10-05T16:41:56Z">
            <w:rPr>
              <w:rFonts w:hint="cs"/>
              <w:rtl/>
            </w:rPr>
          </w:rPrChange>
        </w:rPr>
        <w:t xml:space="preserve">כר</w:t>
      </w:r>
      <w:r>
        <w:rPr>
          <w:rStyle w:val="affff1"/>
          <w:rtl/>
          <w:rPrChange w:id="10295" w:author="מנוע אמוראים" w:date="2026-10-05T16:41:56Z">
            <w:rPr>
              <w:rtl/>
            </w:rPr>
          </w:rPrChange>
        </w:rPr>
        <w:t xml:space="preserve">"</w:t>
      </w:r>
      <w:r>
        <w:rPr>
          <w:rStyle w:val="affff1"/>
          <w:rFonts w:hint="cs"/>
          <w:rtl/>
          <w:rPrChange w:id="10296" w:author="מנוע אמוראים" w:date="2026-10-05T16:41:56Z">
            <w:rPr>
              <w:rFonts w:hint="cs"/>
              <w:rtl/>
            </w:rPr>
          </w:rPrChange>
        </w:rPr>
        <w:t xml:space="preserve">פ</w:t>
      </w:r>
      <w:r>
        <w:rPr>
          <w:rFonts w:hint="cs"/>
          <w:rtl/>
        </w:rPr>
        <w:t xml:space="preserve"> </w:t>
      </w:r>
    </w:p>
    <w:p w14:paraId="4226EDFC" w14:textId="77777777" w:rsidR="00910F84" w:rsidRPr="00C35A2C" w:rsidRDefault="00910F84" w:rsidP="00910F84">
      <w:pPr>
        <w:pStyle w:val="aff6"/>
        <w:framePr w:wrap="around"/>
        <w:rPr>
          <w:rtl/>
        </w:rPr>
      </w:pPr>
      <w:r w:rsidRPr="00C35A2C">
        <w:rPr>
          <w:rFonts w:hint="cs"/>
          <w:rtl/>
        </w:rPr>
        <w:t>נד:</w:t>
      </w:r>
    </w:p>
    <w:p w14:paraId="6A84C4B2" w14:textId="77777777" w:rsidR="00910F84" w:rsidRPr="00C35A2C" w:rsidRDefault="00910F84" w:rsidP="00910F84">
      <w:pPr>
        <w:rPr>
          <w:rtl/>
        </w:rPr>
      </w:pPr>
      <w:r w:rsidRPr="00C35A2C">
        <w:rPr>
          <w:rFonts w:hint="cs"/>
          <w:rtl/>
        </w:rPr>
        <w:t xml:space="preserve">אלא מכלים </w:t>
      </w:r>
      <w:r w:rsidRPr="007C2DF0">
        <w:rPr>
          <w:rStyle w:val="afffd"/>
          <w:rFonts w:hint="cs"/>
          <w:rtl/>
        </w:rPr>
        <w:t>ד'</w:t>
      </w:r>
      <w:r w:rsidRPr="007C2DF0">
        <w:rPr>
          <w:rStyle w:val="afffd"/>
          <w:rtl/>
        </w:rPr>
        <w:t>ואת כל הכלים אשר הזניח המלך אחז במלכותו במעלו הכנו והקדשנו</w:t>
      </w:r>
      <w:r w:rsidRPr="007C2DF0">
        <w:rPr>
          <w:rStyle w:val="afffd"/>
          <w:rFonts w:hint="cs"/>
          <w:rtl/>
        </w:rPr>
        <w:t>'</w:t>
      </w:r>
      <w:r w:rsidRPr="007C2DF0">
        <w:rPr>
          <w:rStyle w:val="afffd"/>
          <w:rtl/>
        </w:rPr>
        <w:t>,</w:t>
      </w:r>
      <w:r w:rsidRPr="00C35A2C">
        <w:rPr>
          <w:rtl/>
        </w:rPr>
        <w:t xml:space="preserve"> </w:t>
      </w:r>
    </w:p>
    <w:p w14:paraId="027ACCF1" w14:textId="77777777" w:rsidR="00910F84" w:rsidRPr="00C35A2C" w:rsidRDefault="00910F84" w:rsidP="00910F84">
      <w:pPr>
        <w:rPr>
          <w:rtl/>
        </w:rPr>
      </w:pPr>
      <w:r w:rsidRPr="00C35A2C">
        <w:rPr>
          <w:rtl/>
        </w:rPr>
        <w:t xml:space="preserve">ואמר מר: הכנו - שגנזנום, והקדשנו - שהקדשנו אחרים תחתיהן, והא אין אדם אוסר דבר שאינו שלו! </w:t>
      </w:r>
    </w:p>
    <w:p w14:paraId="3C14D8B9" w14:textId="77777777" w:rsidR="00910F84" w:rsidRPr="00C35A2C" w:rsidRDefault="00910F84" w:rsidP="00910F84">
      <w:pPr>
        <w:rPr>
          <w:rtl/>
        </w:rPr>
      </w:pPr>
      <w:r w:rsidRPr="00C35A2C">
        <w:rPr>
          <w:rtl/>
        </w:rPr>
        <w:t xml:space="preserve">אלא כיון דעבד </w:t>
      </w:r>
      <w:r w:rsidRPr="00C35A2C">
        <w:rPr>
          <w:rFonts w:hint="cs"/>
          <w:rtl/>
        </w:rPr>
        <w:t xml:space="preserve">בזה מעשה נאסרו ה'נ כיוון שנעשה בזה מעשה נאסרו </w:t>
      </w:r>
    </w:p>
    <w:p w14:paraId="06CAFA45" w14:textId="77777777" w:rsidR="00910F84" w:rsidRPr="00C35A2C" w:rsidRDefault="00910F84" w:rsidP="00910F84">
      <w:pPr>
        <w:rPr>
          <w:rtl/>
        </w:rPr>
      </w:pPr>
      <w:r w:rsidRPr="00C35A2C">
        <w:rPr>
          <w:rtl/>
        </w:rPr>
        <w:t xml:space="preserve">• </w:t>
      </w:r>
      <w:r>
        <w:rPr>
          <w:rFonts w:hint="cs"/>
          <w:rtl/>
        </w:rPr>
        <w:t xml:space="preserve">כשבא </w:t>
      </w:r>
      <w:r>
        <w:rPr>
          <w:rStyle w:val="affff1"/>
          <w:rFonts w:hint="cs"/>
          <w:rtl/>
          <w:rPrChange w:id="10297" w:author="מנוע אמוראים" w:date="2026-10-05T16:41:56Z">
            <w:rPr>
              <w:rFonts w:hint="cs"/>
              <w:rtl/>
            </w:rPr>
          </w:rPrChange>
        </w:rPr>
        <w:t xml:space="preserve">ר</w:t>
      </w:r>
      <w:r>
        <w:rPr>
          <w:rStyle w:val="affff1"/>
          <w:rtl/>
          <w:rPrChange w:id="10298" w:author="מנוע אמוראים" w:date="2026-10-05T16:41:56Z">
            <w:rPr>
              <w:rtl/>
            </w:rPr>
          </w:rPrChange>
        </w:rPr>
        <w:t xml:space="preserve">"</w:t>
      </w:r>
      <w:r>
        <w:rPr>
          <w:rStyle w:val="affff1"/>
          <w:rFonts w:hint="cs"/>
          <w:rtl/>
          <w:rPrChange w:id="10299" w:author="מנוע אמוראים" w:date="2026-10-05T16:41:56Z">
            <w:rPr>
              <w:rFonts w:hint="cs"/>
              <w:rtl/>
            </w:rPr>
          </w:rPrChange>
        </w:rPr>
        <w:t xml:space="preserve">ד</w:t>
      </w:r>
      <w:r>
        <w:rPr>
          <w:rFonts w:hint="cs"/>
          <w:rtl/>
        </w:rPr>
        <w:t xml:space="preserve"> </w:t>
      </w:r>
      <w:r>
        <w:rPr>
          <w:rStyle w:val="affff1"/>
          <w:rFonts w:hint="cs"/>
          <w:rtl/>
          <w:rPrChange w:id="10300" w:author="מנוע אמוראים" w:date="2026-10-05T16:41:56Z">
            <w:rPr>
              <w:rFonts w:hint="cs"/>
              <w:rtl/>
            </w:rPr>
          </w:rPrChange>
        </w:rPr>
        <w:t xml:space="preserve">ארי</w:t>
      </w:r>
      <w:r>
        <w:rPr>
          <w:rStyle w:val="affff1"/>
          <w:rtl/>
          <w:rPrChange w:id="10301" w:author="מנוע אמוראים" w:date="2026-10-05T16:41:56Z">
            <w:rPr>
              <w:rtl/>
            </w:rPr>
          </w:rPrChange>
        </w:rPr>
        <w:t xml:space="preserve">"</w:t>
      </w:r>
      <w:r>
        <w:rPr>
          <w:rStyle w:val="affff1"/>
          <w:rFonts w:hint="cs"/>
          <w:rtl/>
          <w:rPrChange w:id="10302" w:author="מנוע אמוראים" w:date="2026-10-05T16:41:56Z">
            <w:rPr>
              <w:rFonts w:hint="cs"/>
              <w:rtl/>
            </w:rPr>
          </w:rPrChange>
        </w:rPr>
        <w:t xml:space="preserve">ו</w:t>
      </w:r>
      <w:r w:rsidRPr="00C35A2C">
        <w:rPr>
          <w:rtl/>
        </w:rPr>
        <w:t>: א</w:t>
      </w:r>
      <w:r w:rsidRPr="00C35A2C">
        <w:rPr>
          <w:rFonts w:hint="cs"/>
          <w:rtl/>
        </w:rPr>
        <w:t>ע</w:t>
      </w:r>
      <w:r>
        <w:rPr>
          <w:rtl/>
        </w:rPr>
        <w:t>"</w:t>
      </w:r>
      <w:r w:rsidRPr="00C35A2C">
        <w:rPr>
          <w:rFonts w:hint="cs"/>
          <w:rtl/>
        </w:rPr>
        <w:t>פ שא</w:t>
      </w:r>
      <w:r w:rsidRPr="00C35A2C">
        <w:rPr>
          <w:rtl/>
        </w:rPr>
        <w:t>מרו המשתחוה לקרקע עולם לא אסרה, חפר בה בורות שיחין ומערות - אסרה.</w:t>
      </w:r>
    </w:p>
    <w:p w14:paraId="33EFD101" w14:textId="77777777" w:rsidR="00910F84" w:rsidRPr="00C35A2C" w:rsidRDefault="00910F84" w:rsidP="00910F84">
      <w:pPr>
        <w:rPr>
          <w:rtl/>
        </w:rPr>
      </w:pPr>
      <w:r w:rsidRPr="00C35A2C">
        <w:rPr>
          <w:rtl/>
        </w:rPr>
        <w:t xml:space="preserve">• </w:t>
      </w:r>
      <w:r>
        <w:rPr>
          <w:rFonts w:hint="cs"/>
          <w:rtl/>
        </w:rPr>
        <w:t xml:space="preserve">כשבא </w:t>
      </w:r>
      <w:r>
        <w:rPr>
          <w:rStyle w:val="affff1"/>
          <w:rFonts w:hint="cs"/>
          <w:rtl/>
          <w:rPrChange w:id="10303" w:author="מנוע אמוראים" w:date="2026-10-05T16:41:56Z">
            <w:rPr>
              <w:rFonts w:hint="cs"/>
              <w:rtl/>
            </w:rPr>
          </w:rPrChange>
        </w:rPr>
        <w:t xml:space="preserve">רשב</w:t>
      </w:r>
      <w:r>
        <w:rPr>
          <w:rStyle w:val="affff1"/>
          <w:rtl/>
          <w:rPrChange w:id="10304" w:author="מנוע אמוראים" w:date="2026-10-05T16:41:56Z">
            <w:rPr>
              <w:rtl/>
            </w:rPr>
          </w:rPrChange>
        </w:rPr>
        <w:t xml:space="preserve">"</w:t>
      </w:r>
      <w:r>
        <w:rPr>
          <w:rStyle w:val="affff1"/>
          <w:rFonts w:hint="cs"/>
          <w:rtl/>
          <w:rPrChange w:id="10305" w:author="מנוע אמוראים" w:date="2026-10-05T16:41:56Z">
            <w:rPr>
              <w:rFonts w:hint="cs"/>
              <w:rtl/>
            </w:rPr>
          </w:rPrChange>
        </w:rPr>
        <w:t xml:space="preserve">י</w:t>
      </w:r>
      <w:r>
        <w:rPr>
          <w:rFonts w:hint="cs"/>
          <w:rtl/>
        </w:rPr>
        <w:t xml:space="preserve"> </w:t>
      </w:r>
      <w:r>
        <w:rPr>
          <w:rStyle w:val="affff1"/>
          <w:rFonts w:hint="cs"/>
          <w:rtl/>
          <w:rPrChange w:id="10306" w:author="מנוע אמוראים" w:date="2026-10-05T16:41:56Z">
            <w:rPr>
              <w:rFonts w:hint="cs"/>
              <w:rtl/>
            </w:rPr>
          </w:rPrChange>
        </w:rPr>
        <w:t xml:space="preserve">ארי</w:t>
      </w:r>
      <w:r>
        <w:rPr>
          <w:rStyle w:val="affff1"/>
          <w:rtl/>
          <w:rPrChange w:id="10307" w:author="מנוע אמוראים" w:date="2026-10-05T16:41:56Z">
            <w:rPr>
              <w:rtl/>
            </w:rPr>
          </w:rPrChange>
        </w:rPr>
        <w:t xml:space="preserve">"</w:t>
      </w:r>
      <w:r>
        <w:rPr>
          <w:rStyle w:val="affff1"/>
          <w:rFonts w:hint="cs"/>
          <w:rtl/>
          <w:rPrChange w:id="10308" w:author="מנוע אמוראים" w:date="2026-10-05T16:41:56Z">
            <w:rPr>
              <w:rFonts w:hint="cs"/>
              <w:rtl/>
            </w:rPr>
          </w:rPrChange>
        </w:rPr>
        <w:t xml:space="preserve">ו</w:t>
      </w:r>
      <w:r w:rsidRPr="00C35A2C">
        <w:rPr>
          <w:rtl/>
        </w:rPr>
        <w:t>: אף על פי שאמרו המשתחוה לבעלי חיים לא אסרן, עשאן חליפין לעבודת כוכבים - אסרן.</w:t>
      </w:r>
    </w:p>
    <w:p w14:paraId="1231E616" w14:textId="77777777" w:rsidR="00910F84" w:rsidRPr="00C35A2C" w:rsidRDefault="00910F84" w:rsidP="00910F84">
      <w:pPr>
        <w:rPr>
          <w:rtl/>
        </w:rPr>
      </w:pPr>
      <w:r w:rsidRPr="00C35A2C">
        <w:rPr>
          <w:rtl/>
        </w:rPr>
        <w:t xml:space="preserve">• </w:t>
      </w:r>
      <w:r w:rsidRPr="00C35A2C">
        <w:rPr>
          <w:rFonts w:hint="cs"/>
          <w:rtl/>
        </w:rPr>
        <w:t>כשבא רבין</w:t>
      </w:r>
      <w:r w:rsidRPr="00C35A2C">
        <w:rPr>
          <w:rtl/>
        </w:rPr>
        <w:t>: פליגו בה רבי ישמעאל ב</w:t>
      </w:r>
      <w:r>
        <w:rPr>
          <w:rtl/>
        </w:rPr>
        <w:t>"</w:t>
      </w:r>
      <w:r w:rsidRPr="00C35A2C">
        <w:rPr>
          <w:rtl/>
        </w:rPr>
        <w:t xml:space="preserve">ר יוסי ורבנן, חד אמר: חליפין אסורין, חליפי חליפין מותרין; </w:t>
      </w:r>
    </w:p>
    <w:p w14:paraId="1F54A1DA" w14:textId="77777777" w:rsidR="00910F84" w:rsidRPr="00C35A2C" w:rsidRDefault="00910F84" w:rsidP="00910F84">
      <w:pPr>
        <w:rPr>
          <w:rtl/>
        </w:rPr>
      </w:pPr>
      <w:r w:rsidRPr="00C35A2C">
        <w:rPr>
          <w:rtl/>
        </w:rPr>
        <w:t>וחד אמר: אפילו חליפי חליפין נמי אסורין.</w:t>
      </w:r>
    </w:p>
    <w:p w14:paraId="0CD1E318" w14:textId="77777777" w:rsidR="00910F84" w:rsidRPr="00C35A2C" w:rsidRDefault="00910F84" w:rsidP="00910F84">
      <w:pPr>
        <w:rPr>
          <w:rtl/>
        </w:rPr>
      </w:pPr>
      <w:r w:rsidRPr="00C35A2C">
        <w:rPr>
          <w:rFonts w:hint="cs"/>
          <w:rtl/>
        </w:rPr>
        <w:t>ל</w:t>
      </w:r>
      <w:r w:rsidRPr="00C35A2C">
        <w:rPr>
          <w:rtl/>
        </w:rPr>
        <w:t>מ</w:t>
      </w:r>
      <w:r>
        <w:rPr>
          <w:rtl/>
        </w:rPr>
        <w:t>"</w:t>
      </w:r>
      <w:r w:rsidRPr="00C35A2C">
        <w:rPr>
          <w:rtl/>
        </w:rPr>
        <w:t>ד: חליפי חליפין אסורין</w:t>
      </w:r>
      <w:r w:rsidRPr="00C35A2C">
        <w:rPr>
          <w:rFonts w:hint="cs"/>
          <w:rtl/>
        </w:rPr>
        <w:t xml:space="preserve"> </w:t>
      </w:r>
      <w:r w:rsidRPr="00F90100">
        <w:rPr>
          <w:rStyle w:val="afffd"/>
          <w:rFonts w:hint="cs"/>
          <w:rtl/>
        </w:rPr>
        <w:t>'</w:t>
      </w:r>
      <w:r w:rsidRPr="00F90100">
        <w:rPr>
          <w:rStyle w:val="afffd"/>
          <w:rtl/>
        </w:rPr>
        <w:t>והיית חרם כמוהו</w:t>
      </w:r>
      <w:r w:rsidRPr="00F90100">
        <w:rPr>
          <w:rStyle w:val="afffd"/>
          <w:rFonts w:hint="cs"/>
          <w:rtl/>
        </w:rPr>
        <w:t>'</w:t>
      </w:r>
      <w:r w:rsidRPr="00F90100">
        <w:rPr>
          <w:rStyle w:val="afffd"/>
          <w:rtl/>
        </w:rPr>
        <w:t>,</w:t>
      </w:r>
      <w:r w:rsidRPr="00C35A2C">
        <w:rPr>
          <w:rtl/>
        </w:rPr>
        <w:t xml:space="preserve"> כל שאתה מהיה ממנו הרי הוא כמוהו.</w:t>
      </w:r>
    </w:p>
    <w:p w14:paraId="6B01BA5A" w14:textId="77777777" w:rsidR="00910F84" w:rsidRPr="00C35A2C" w:rsidRDefault="00910F84" w:rsidP="00910F84">
      <w:pPr>
        <w:rPr>
          <w:rtl/>
        </w:rPr>
      </w:pPr>
      <w:r w:rsidRPr="00C35A2C">
        <w:rPr>
          <w:b/>
          <w:bCs/>
          <w:rtl/>
        </w:rPr>
        <w:t>ואידך</w:t>
      </w:r>
      <w:r w:rsidRPr="00C35A2C">
        <w:rPr>
          <w:rFonts w:hint="cs"/>
          <w:rtl/>
        </w:rPr>
        <w:t xml:space="preserve"> </w:t>
      </w:r>
      <w:r w:rsidRPr="00F90100">
        <w:rPr>
          <w:rStyle w:val="afffd"/>
          <w:rFonts w:hint="cs"/>
          <w:rtl/>
        </w:rPr>
        <w:t>'</w:t>
      </w:r>
      <w:r w:rsidRPr="00F90100">
        <w:rPr>
          <w:rStyle w:val="afffd"/>
          <w:rtl/>
        </w:rPr>
        <w:t>הוא</w:t>
      </w:r>
      <w:r w:rsidRPr="00F90100">
        <w:rPr>
          <w:rStyle w:val="afffd"/>
          <w:rFonts w:hint="cs"/>
          <w:rtl/>
        </w:rPr>
        <w:t>'</w:t>
      </w:r>
      <w:r w:rsidRPr="00F90100">
        <w:rPr>
          <w:rStyle w:val="afffd"/>
          <w:rtl/>
        </w:rPr>
        <w:t xml:space="preserve"> </w:t>
      </w:r>
      <w:r w:rsidRPr="00C35A2C">
        <w:rPr>
          <w:rtl/>
        </w:rPr>
        <w:t>- ולא חליפי חליפין.</w:t>
      </w:r>
    </w:p>
    <w:p w14:paraId="3C56F619" w14:textId="77777777" w:rsidR="00910F84" w:rsidRPr="00C35A2C" w:rsidRDefault="00910F84" w:rsidP="00910F84">
      <w:pPr>
        <w:rPr>
          <w:rtl/>
        </w:rPr>
      </w:pPr>
      <w:r w:rsidRPr="00C35A2C">
        <w:rPr>
          <w:b/>
          <w:bCs/>
          <w:rtl/>
        </w:rPr>
        <w:t>ואידך</w:t>
      </w:r>
      <w:r w:rsidRPr="00C35A2C">
        <w:rPr>
          <w:rtl/>
        </w:rPr>
        <w:t xml:space="preserve"> מיבעי ליה למעוטי ערלה וכלאי הכרם, שאם מכרן וקידש בדמיהן - מקודשת.</w:t>
      </w:r>
    </w:p>
    <w:p w14:paraId="6F2BEA08" w14:textId="77777777" w:rsidR="00910F84" w:rsidRPr="00C35A2C" w:rsidRDefault="00910F84" w:rsidP="00910F84">
      <w:pPr>
        <w:rPr>
          <w:rtl/>
        </w:rPr>
      </w:pPr>
      <w:r w:rsidRPr="00C35A2C">
        <w:rPr>
          <w:b/>
          <w:bCs/>
          <w:rtl/>
        </w:rPr>
        <w:t>ואידך</w:t>
      </w:r>
      <w:r w:rsidRPr="00C35A2C">
        <w:rPr>
          <w:rtl/>
        </w:rPr>
        <w:t xml:space="preserve"> ערלה וכלאי הכרם לא צריכי מיעוטא, דהו</w:t>
      </w:r>
      <w:r>
        <w:rPr>
          <w:rtl/>
        </w:rPr>
        <w:t>"</w:t>
      </w:r>
      <w:r w:rsidRPr="00C35A2C">
        <w:rPr>
          <w:rFonts w:hint="cs"/>
          <w:rtl/>
        </w:rPr>
        <w:t>ל עכו</w:t>
      </w:r>
      <w:r>
        <w:rPr>
          <w:rtl/>
        </w:rPr>
        <w:t>"</w:t>
      </w:r>
      <w:r w:rsidRPr="00C35A2C">
        <w:rPr>
          <w:rFonts w:hint="cs"/>
          <w:rtl/>
        </w:rPr>
        <w:t xml:space="preserve">ם ושביעית ב' כתובין הבאין כאחד שאין מלמדין </w:t>
      </w:r>
    </w:p>
    <w:p w14:paraId="02BE23A8" w14:textId="77777777" w:rsidR="00910F84" w:rsidRPr="00C35A2C" w:rsidRDefault="00910F84" w:rsidP="00910F84">
      <w:pPr>
        <w:rPr>
          <w:rtl/>
        </w:rPr>
      </w:pPr>
      <w:r w:rsidRPr="00C35A2C">
        <w:rPr>
          <w:b/>
          <w:bCs/>
          <w:rtl/>
        </w:rPr>
        <w:t>עבודת</w:t>
      </w:r>
      <w:r w:rsidRPr="00C35A2C">
        <w:rPr>
          <w:rtl/>
        </w:rPr>
        <w:t xml:space="preserve"> </w:t>
      </w:r>
      <w:r w:rsidRPr="00C35A2C">
        <w:rPr>
          <w:b/>
          <w:bCs/>
          <w:rtl/>
        </w:rPr>
        <w:t>כוכבים</w:t>
      </w:r>
      <w:r w:rsidRPr="00C35A2C">
        <w:rPr>
          <w:rtl/>
        </w:rPr>
        <w:t>, הא דאמרן.</w:t>
      </w:r>
    </w:p>
    <w:p w14:paraId="536A8320" w14:textId="77777777" w:rsidR="00910F84" w:rsidRPr="00C35A2C" w:rsidRDefault="00910F84" w:rsidP="00910F84">
      <w:pPr>
        <w:rPr>
          <w:rtl/>
        </w:rPr>
      </w:pPr>
      <w:r w:rsidRPr="00C35A2C">
        <w:rPr>
          <w:b/>
          <w:bCs/>
          <w:rtl/>
        </w:rPr>
        <w:t>שביעית</w:t>
      </w:r>
      <w:r w:rsidRPr="00C35A2C">
        <w:rPr>
          <w:rtl/>
        </w:rPr>
        <w:t xml:space="preserve">, </w:t>
      </w:r>
      <w:r w:rsidRPr="007C2DF0">
        <w:rPr>
          <w:rStyle w:val="afffd"/>
          <w:rtl/>
        </w:rPr>
        <w:t>ד</w:t>
      </w:r>
      <w:r>
        <w:rPr>
          <w:rStyle w:val="afffd"/>
          <w:rFonts w:hint="cs"/>
          <w:rtl/>
        </w:rPr>
        <w:t>'</w:t>
      </w:r>
      <w:r w:rsidRPr="007C2DF0">
        <w:rPr>
          <w:rStyle w:val="afffd"/>
          <w:rtl/>
        </w:rPr>
        <w:t>כי יובל היא קדש תהיה לכם</w:t>
      </w:r>
      <w:r w:rsidRPr="007C2DF0">
        <w:rPr>
          <w:rStyle w:val="afffd"/>
          <w:rFonts w:hint="cs"/>
          <w:rtl/>
        </w:rPr>
        <w:t>'</w:t>
      </w:r>
      <w:r w:rsidRPr="007C2DF0">
        <w:rPr>
          <w:rStyle w:val="afffd"/>
          <w:rtl/>
        </w:rPr>
        <w:t>,</w:t>
      </w:r>
      <w:r w:rsidRPr="00C35A2C">
        <w:rPr>
          <w:rtl/>
        </w:rPr>
        <w:t xml:space="preserve"> מה קדש תופס את דמיו ואסור, אף שביעית </w:t>
      </w:r>
    </w:p>
    <w:p w14:paraId="38354B14" w14:textId="77777777" w:rsidR="00910F84" w:rsidRPr="00C35A2C" w:rsidRDefault="00910F84" w:rsidP="00910F84">
      <w:pPr>
        <w:ind w:left="1174"/>
        <w:rPr>
          <w:rtl/>
        </w:rPr>
      </w:pPr>
      <w:r w:rsidRPr="00C35A2C">
        <w:rPr>
          <w:rFonts w:hint="cs"/>
          <w:rtl/>
        </w:rPr>
        <w:t xml:space="preserve">ולא מקישינן להיתר לחולין - </w:t>
      </w:r>
      <w:r w:rsidRPr="00522051">
        <w:rPr>
          <w:rStyle w:val="afffd"/>
          <w:rFonts w:hint="cs"/>
          <w:rtl/>
        </w:rPr>
        <w:t>ד'</w:t>
      </w:r>
      <w:r w:rsidRPr="00522051">
        <w:rPr>
          <w:rStyle w:val="afffd"/>
          <w:rtl/>
        </w:rPr>
        <w:t>תהיה</w:t>
      </w:r>
      <w:r w:rsidRPr="00522051">
        <w:rPr>
          <w:rStyle w:val="afffd"/>
          <w:rFonts w:hint="cs"/>
          <w:rtl/>
        </w:rPr>
        <w:t>'</w:t>
      </w:r>
      <w:r w:rsidRPr="00522051">
        <w:rPr>
          <w:rStyle w:val="afffd"/>
          <w:rtl/>
        </w:rPr>
        <w:t>,</w:t>
      </w:r>
      <w:r w:rsidRPr="00C35A2C">
        <w:rPr>
          <w:rtl/>
        </w:rPr>
        <w:t xml:space="preserve"> בהוייתה תהא, </w:t>
      </w:r>
    </w:p>
    <w:p w14:paraId="6F8E10AF" w14:textId="77777777" w:rsidR="00910F84" w:rsidRPr="00C35A2C" w:rsidRDefault="00910F84" w:rsidP="00910F84">
      <w:pPr>
        <w:rPr>
          <w:rtl/>
        </w:rPr>
      </w:pPr>
      <w:r w:rsidRPr="00C35A2C">
        <w:rPr>
          <w:rtl/>
        </w:rPr>
        <w:t xml:space="preserve">הא כיצד? לקח בפירות שביעית בשר - אלו ואלו מתבערין בשביעית, </w:t>
      </w:r>
    </w:p>
    <w:p w14:paraId="38230249" w14:textId="77777777" w:rsidR="00910F84" w:rsidRPr="00C35A2C" w:rsidRDefault="00910F84" w:rsidP="00910F84">
      <w:pPr>
        <w:rPr>
          <w:rtl/>
        </w:rPr>
      </w:pPr>
      <w:r w:rsidRPr="00C35A2C">
        <w:rPr>
          <w:rtl/>
        </w:rPr>
        <w:t>לקח בבשר דגים - יצא בשר נכנסו דגים, בדגים יין - יצאו דגים נכנס יין, ביין שמן - יצא יין ונכנס שמן, הא כיצד? אחרון אחרון נתפס בשביעית, ופרי עצמו אסור.</w:t>
      </w:r>
    </w:p>
    <w:p w14:paraId="321B75F9" w14:textId="77777777" w:rsidR="00910F84" w:rsidRPr="00C35A2C" w:rsidRDefault="00910F84" w:rsidP="00910F84">
      <w:pPr>
        <w:rPr>
          <w:rtl/>
        </w:rPr>
      </w:pPr>
      <w:r w:rsidRPr="00C35A2C">
        <w:rPr>
          <w:b/>
          <w:bCs/>
          <w:rtl/>
        </w:rPr>
        <w:t>ואידך</w:t>
      </w:r>
      <w:r w:rsidRPr="00C35A2C">
        <w:rPr>
          <w:rFonts w:hint="cs"/>
          <w:rtl/>
        </w:rPr>
        <w:t>-</w:t>
      </w:r>
      <w:r w:rsidRPr="00C35A2C">
        <w:rPr>
          <w:rtl/>
        </w:rPr>
        <w:t xml:space="preserve"> קסבר: שני כתובין הבאין כאחד מלמדין, ואיצטריך הוא למעוטינהו.</w:t>
      </w:r>
    </w:p>
    <w:p w14:paraId="6289A7EC"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89" w:author="קלוד" w:date="2026-10-06T10:07:24Z"/>
        </w:rPr>
      </w:pPr>
      <w:ins w:id="20188" w:author="קלוד" w:date="2026-10-06T10:07:24Z">
        <w:r>
          <w:t xml:space="preserve">משנה ז</w:t>
        </w:r>
      </w:ins>
    </w:p>
    <w:p w14:paraId="55FBFA1A" w14:textId="77777777" w:rsidR="00910F84" w:rsidRPr="00C35A2C" w:rsidRDefault="00910F84" w:rsidP="00910F84">
      <w:pPr>
        <w:pStyle w:val="affb"/>
        <w:rPr>
          <w:del w:id="20072" w:author="קלוד" w:date="2026-10-06T10:12:09Z"/>
          <w:rtl/>
        </w:rPr>
      </w:pPr>
      <w:ins w:id="9905" w:author="מספור קטעי משנה" w:date="2026-10-06T06:44:54Z">
        <w:del w:id="20070" w:author="קלוד" w:date="2026-10-06T10:12:09Z">
          <w:r>
            <w:rPr>
              <w:rStyle w:val="MisparKeta"/>
            </w:rPr>
            <w:delText xml:space="preserve">ב. </w:delText>
          </w:r>
        </w:del>
      </w:ins>
      <w:del w:id="20071" w:author="קלוד" w:date="2026-10-06T10:12:09Z">
        <w:r w:rsidRPr="00C35A2C">
          <w:rPr>
            <w:rtl/>
          </w:rPr>
          <w:delText xml:space="preserve">מתני'.</w:delText>
        </w:r>
      </w:del>
    </w:p>
    <w:p w14:paraId="3EB68A77" w14:textId="77777777" w:rsidR="00910F84" w:rsidRPr="00C35A2C" w:rsidRDefault="00910F84" w:rsidP="00910F84">
      <w:pPr>
        <w:pStyle w:val="affb"/>
        <w:rPr>
          <w:rtl/>
        </w:rPr>
      </w:pPr>
      <w:ins w:id="20114" w:author="קלוד" w:date="2026-10-06T10:12:09Z">
        <w:r>
          <w:rPr>
            <w:rStyle w:val="MisparKeta"/>
          </w:rPr>
          <w:t xml:space="preserve">ב. </w:t>
        </w:r>
      </w:ins>
      <w:r w:rsidRPr="00C35A2C">
        <w:rPr>
          <w:rtl/>
        </w:rPr>
        <w:t xml:space="preserve">שאלו את הזקנים ברומי: אם אין רצונו בעבודת כוכבים, למה אינו מבטלה? </w:t>
      </w:r>
    </w:p>
    <w:p w14:paraId="7BEADAF5" w14:textId="77777777" w:rsidR="00910F84" w:rsidRPr="00C35A2C" w:rsidRDefault="00910F84" w:rsidP="00910F84">
      <w:pPr>
        <w:pStyle w:val="affb"/>
        <w:rPr>
          <w:rtl/>
        </w:rPr>
      </w:pPr>
      <w:r w:rsidRPr="00C35A2C">
        <w:rPr>
          <w:rtl/>
        </w:rPr>
        <w:t xml:space="preserve">אמרו להן: אילו לדבר שאין צורך לעולם בו היו עובדין היה מבטלו, הרי הן עובדין לחמה וללבנה ולכוכבים ולמזלות, יאבד עולמו מפני השוטים? </w:t>
      </w:r>
    </w:p>
    <w:p w14:paraId="7BDEE023" w14:textId="77777777" w:rsidR="00910F84" w:rsidRPr="00C35A2C" w:rsidRDefault="00910F84" w:rsidP="00910F84">
      <w:pPr>
        <w:pStyle w:val="affb"/>
        <w:rPr>
          <w:rtl/>
        </w:rPr>
      </w:pPr>
      <w:r w:rsidRPr="00C35A2C">
        <w:rPr>
          <w:rtl/>
        </w:rPr>
        <w:t>אמרו להן: א</w:t>
      </w:r>
      <w:r>
        <w:rPr>
          <w:rtl/>
        </w:rPr>
        <w:t>"</w:t>
      </w:r>
      <w:r w:rsidRPr="00C35A2C">
        <w:rPr>
          <w:rtl/>
        </w:rPr>
        <w:t xml:space="preserve">כ, יאבד דבר שאין צורך לעולם בו, ויניח דבר שצורך העולם בו! </w:t>
      </w:r>
    </w:p>
    <w:p w14:paraId="304997BA" w14:textId="77777777" w:rsidR="00910F84" w:rsidRPr="00C35A2C" w:rsidRDefault="00910F84" w:rsidP="00910F84">
      <w:pPr>
        <w:pStyle w:val="affb"/>
        <w:rPr>
          <w:rtl/>
        </w:rPr>
      </w:pPr>
      <w:r w:rsidRPr="00C35A2C">
        <w:rPr>
          <w:rtl/>
        </w:rPr>
        <w:t>אמרו להן: אף אנו מחזיקין ידי עובדיהן של אלו, שאומרים: תדעו שהן אלוהות שהרי הן לא בטלו.</w:t>
      </w:r>
    </w:p>
    <w:p w14:paraId="124E7B89" w14:textId="77777777" w:rsidR="00910F84" w:rsidRPr="00C35A2C" w:rsidRDefault="00910F84" w:rsidP="00910F84">
      <w:pPr>
        <w:pStyle w:val="afffe"/>
        <w:rPr>
          <w:rtl/>
        </w:rPr>
      </w:pPr>
      <w:r w:rsidRPr="00A06291">
        <w:rPr>
          <w:rtl/>
        </w:rPr>
        <w:t>׻</w:t>
      </w:r>
      <w:r w:rsidRPr="00C35A2C">
        <w:rPr>
          <w:rtl/>
        </w:rPr>
        <w:t xml:space="preserve"> </w:t>
      </w:r>
    </w:p>
    <w:p w14:paraId="67E5FCC0" w14:textId="77777777" w:rsidR="00910F84" w:rsidRPr="00C35A2C" w:rsidRDefault="00910F84" w:rsidP="00910F84">
      <w:pPr>
        <w:rPr>
          <w:rtl/>
        </w:rPr>
      </w:pPr>
      <w:r w:rsidRPr="00C35A2C">
        <w:rPr>
          <w:b/>
          <w:bCs/>
          <w:rtl/>
        </w:rPr>
        <w:t>• ת</w:t>
      </w:r>
      <w:r>
        <w:rPr>
          <w:b/>
          <w:bCs/>
          <w:rtl/>
        </w:rPr>
        <w:t>"</w:t>
      </w:r>
      <w:r w:rsidRPr="00C35A2C">
        <w:rPr>
          <w:b/>
          <w:bCs/>
          <w:rtl/>
        </w:rPr>
        <w:t>ר</w:t>
      </w:r>
      <w:r w:rsidRPr="00C35A2C">
        <w:rPr>
          <w:rtl/>
        </w:rPr>
        <w:t xml:space="preserve">, שאלו פלוסופין את הזקנים ברומי: אם אלהיכם אין רצונו בעבודת כוכבים, מפני מה אינו מבטלה? </w:t>
      </w:r>
    </w:p>
    <w:p w14:paraId="7D1E449D" w14:textId="77777777" w:rsidR="00910F84" w:rsidRDefault="00910F84" w:rsidP="00910F84">
      <w:pPr>
        <w:rPr>
          <w:rtl/>
        </w:rPr>
      </w:pPr>
      <w:r w:rsidRPr="00C35A2C">
        <w:rPr>
          <w:rtl/>
        </w:rPr>
        <w:t xml:space="preserve">אמרו להם: אילו לדבר שאין העולם צורך לו היו עובדין הרי הוא מבטלה, הרי הן עובדין לחמה וללבנה ולכוכבים ולמזלות, יאבד עולם מפני השוטים? </w:t>
      </w:r>
    </w:p>
    <w:p w14:paraId="0D3B2656" w14:textId="77777777" w:rsidR="00910F84" w:rsidRPr="00C35A2C" w:rsidRDefault="00910F84" w:rsidP="00910F84">
      <w:pPr>
        <w:rPr>
          <w:rtl/>
        </w:rPr>
      </w:pPr>
      <w:r w:rsidRPr="00C35A2C">
        <w:rPr>
          <w:rtl/>
        </w:rPr>
        <w:t>אלא עולם כמנהגו נוהג, ושוטים שקלקלו עתידין ליתן את הדין.</w:t>
      </w:r>
    </w:p>
    <w:p w14:paraId="313A68EA" w14:textId="77777777" w:rsidR="00910F84" w:rsidRDefault="00910F84" w:rsidP="00910F84">
      <w:pPr>
        <w:rPr>
          <w:rtl/>
        </w:rPr>
      </w:pPr>
      <w:r w:rsidRPr="00C35A2C">
        <w:rPr>
          <w:rtl/>
        </w:rPr>
        <w:t xml:space="preserve">• דבר אחר: הרי שגזל סאה של חטים והלך וזרעה בקרקע, דין הוא שלא תצמח, </w:t>
      </w:r>
    </w:p>
    <w:p w14:paraId="28D7B146" w14:textId="77777777" w:rsidR="00910F84" w:rsidRPr="00C35A2C" w:rsidRDefault="00910F84" w:rsidP="00910F84">
      <w:pPr>
        <w:rPr>
          <w:rtl/>
        </w:rPr>
      </w:pPr>
      <w:r w:rsidRPr="00C35A2C">
        <w:rPr>
          <w:rtl/>
        </w:rPr>
        <w:lastRenderedPageBreak/>
        <w:t>אלא עולם כמנהגו נוהג והולך, ושוטים שקלקלו עתידין ליתן את הדין.</w:t>
      </w:r>
    </w:p>
    <w:p w14:paraId="75B8A337" w14:textId="77777777" w:rsidR="00910F84" w:rsidRPr="00C35A2C" w:rsidRDefault="00910F84" w:rsidP="00910F84">
      <w:pPr>
        <w:rPr>
          <w:rtl/>
        </w:rPr>
      </w:pPr>
      <w:r w:rsidRPr="00C35A2C">
        <w:rPr>
          <w:rtl/>
        </w:rPr>
        <w:t>• דבר אחר: הרי שבא על אשת חבירו, דין הוא שלא תתעבר, אלא עולם כמנהגו נוהג והולך, ושוטים שקלקלו עתידין ליתן את הדין.</w:t>
      </w:r>
    </w:p>
    <w:p w14:paraId="475A7E8C" w14:textId="77777777" w:rsidR="00910F84" w:rsidRPr="00C35A2C" w:rsidRDefault="00910F84" w:rsidP="00910F84">
      <w:pPr>
        <w:rPr>
          <w:rtl/>
        </w:rPr>
      </w:pPr>
      <w:r>
        <w:rPr>
          <w:rtl/>
        </w:rPr>
        <w:t xml:space="preserve">והיינו </w:t>
      </w:r>
      <w:r>
        <w:rPr>
          <w:rStyle w:val="affff1"/>
          <w:rtl/>
          <w:rPrChange w:id="10309" w:author="מנוע אמוראים" w:date="2026-10-05T16:41:56Z">
            <w:rPr>
              <w:rtl/>
            </w:rPr>
          </w:rPrChange>
        </w:rPr>
        <w:t xml:space="preserve">דא</w:t>
      </w:r>
      <w:r>
        <w:rPr>
          <w:rStyle w:val="affff1"/>
          <w:rFonts w:hint="cs"/>
          <w:rtl/>
          <w:rPrChange w:id="10310" w:author="מנוע אמוראים" w:date="2026-10-05T16:41:56Z">
            <w:rPr>
              <w:rFonts w:hint="cs"/>
              <w:rtl/>
            </w:rPr>
          </w:rPrChange>
        </w:rPr>
        <w:t xml:space="preserve">ר</w:t>
      </w:r>
      <w:r>
        <w:rPr>
          <w:rStyle w:val="affff1"/>
          <w:rtl/>
          <w:rPrChange w:id="10311" w:author="מנוע אמוראים" w:date="2026-10-05T16:41:56Z">
            <w:rPr>
              <w:rtl/>
            </w:rPr>
          </w:rPrChange>
        </w:rPr>
        <w:t xml:space="preserve">"</w:t>
      </w:r>
      <w:r>
        <w:rPr>
          <w:rStyle w:val="affff1"/>
          <w:rFonts w:hint="cs"/>
          <w:rtl/>
          <w:rPrChange w:id="10312" w:author="מנוע אמוראים" w:date="2026-10-05T16:41:56Z">
            <w:rPr>
              <w:rFonts w:hint="cs"/>
              <w:rtl/>
            </w:rPr>
          </w:rPrChange>
        </w:rPr>
        <w:t xml:space="preserve">ל</w:t>
      </w:r>
      <w:r w:rsidRPr="00C35A2C">
        <w:rPr>
          <w:rtl/>
        </w:rPr>
        <w:t xml:space="preserve"> אמר הקב</w:t>
      </w:r>
      <w:r>
        <w:rPr>
          <w:rtl/>
        </w:rPr>
        <w:t>"</w:t>
      </w:r>
      <w:r w:rsidRPr="00C35A2C">
        <w:rPr>
          <w:rtl/>
        </w:rPr>
        <w:t>ה: לא דיין לרשעים שעושין סלע שלי פומבי, אלא שמטריחין אותי ומחתימין אותי בעל כרחי.</w:t>
      </w:r>
    </w:p>
    <w:p w14:paraId="75B5AD94" w14:textId="77777777" w:rsidR="00910F84" w:rsidRPr="00C35A2C" w:rsidRDefault="00910F84" w:rsidP="00910F84">
      <w:pPr>
        <w:rPr>
          <w:rtl/>
        </w:rPr>
      </w:pPr>
      <w:r>
        <w:rPr>
          <w:rtl/>
        </w:rPr>
        <w:t xml:space="preserve">• שאל פלוספוס אחד את </w:t>
      </w:r>
      <w:r>
        <w:rPr>
          <w:rStyle w:val="affff1"/>
          <w:rtl/>
          <w:rPrChange w:id="10313" w:author="מנוע אמוראים" w:date="2026-10-05T16:41:56Z">
            <w:rPr>
              <w:rtl/>
            </w:rPr>
          </w:rPrChange>
        </w:rPr>
        <w:t xml:space="preserve">ר</w:t>
      </w:r>
      <w:r>
        <w:rPr>
          <w:rStyle w:val="affff1"/>
          <w:rtl/>
          <w:rPrChange w:id="10314" w:author="מנוע אמוראים" w:date="2026-10-05T16:41:56Z">
            <w:rPr>
              <w:rtl/>
            </w:rPr>
          </w:rPrChange>
        </w:rPr>
        <w:t xml:space="preserve">"</w:t>
      </w:r>
      <w:r>
        <w:rPr>
          <w:rStyle w:val="affff1"/>
          <w:rtl/>
          <w:rPrChange w:id="10315" w:author="מנוע אמוראים" w:date="2026-10-05T16:41:56Z">
            <w:rPr>
              <w:rtl/>
            </w:rPr>
          </w:rPrChange>
        </w:rPr>
        <w:t xml:space="preserve">ג</w:t>
      </w:r>
      <w:r>
        <w:rPr>
          <w:rtl/>
        </w:rPr>
        <w:t xml:space="preserve">, כתוב בתורתכם:</w:t>
      </w:r>
      <w:r w:rsidRPr="00F90100">
        <w:rPr>
          <w:rStyle w:val="afffd"/>
          <w:rtl/>
        </w:rPr>
        <w:t xml:space="preserve"> </w:t>
      </w:r>
      <w:r w:rsidRPr="00F90100">
        <w:rPr>
          <w:rStyle w:val="afffd"/>
          <w:rFonts w:hint="cs"/>
          <w:rtl/>
        </w:rPr>
        <w:t>'</w:t>
      </w:r>
      <w:r w:rsidRPr="00F90100">
        <w:rPr>
          <w:rStyle w:val="afffd"/>
          <w:rtl/>
        </w:rPr>
        <w:t>כי ה' אלהיך אש אוכלה הוא אל קנא</w:t>
      </w:r>
      <w:r w:rsidRPr="00F90100">
        <w:rPr>
          <w:rStyle w:val="afffd"/>
          <w:rFonts w:hint="cs"/>
          <w:rtl/>
        </w:rPr>
        <w:t>'</w:t>
      </w:r>
      <w:r w:rsidRPr="00C35A2C">
        <w:rPr>
          <w:rtl/>
        </w:rPr>
        <w:t xml:space="preserve">, מפני מה מתקנא בעובדיה ואין מתקנא בה? </w:t>
      </w:r>
    </w:p>
    <w:p w14:paraId="55D0F61C" w14:textId="77777777" w:rsidR="00910F84" w:rsidRPr="00C35A2C" w:rsidRDefault="00910F84" w:rsidP="00910F84">
      <w:pPr>
        <w:rPr>
          <w:rtl/>
        </w:rPr>
      </w:pPr>
      <w:r w:rsidRPr="00C35A2C">
        <w:rPr>
          <w:rtl/>
        </w:rPr>
        <w:t>אמר לו: אמשול לך משל, למה</w:t>
      </w:r>
      <w:r>
        <w:rPr>
          <w:rtl/>
        </w:rPr>
        <w:t>"</w:t>
      </w:r>
      <w:r w:rsidRPr="00C35A2C">
        <w:rPr>
          <w:rtl/>
        </w:rPr>
        <w:t xml:space="preserve">ד? למלך בשר ודם שהיה לו בן אחד, ואותו הבן היה מגדל לו את הכלב והעלה לו שם על שם אביו, וכשהוא נשבע - אומר: בחיי כלב אבא, </w:t>
      </w:r>
    </w:p>
    <w:p w14:paraId="4C7E6703" w14:textId="77777777" w:rsidR="00910F84" w:rsidRPr="00C35A2C" w:rsidRDefault="00910F84" w:rsidP="00910F84">
      <w:pPr>
        <w:rPr>
          <w:rtl/>
        </w:rPr>
      </w:pPr>
      <w:r w:rsidRPr="00C35A2C">
        <w:rPr>
          <w:rtl/>
        </w:rPr>
        <w:t>כששמע המלך, על מי הוא כועס, על הבן הוא כועס או על הכלב הוא כועס? הוי אומר: על הבן הוא כועס.</w:t>
      </w:r>
    </w:p>
    <w:p w14:paraId="2842CBF0" w14:textId="77777777" w:rsidR="00910F84" w:rsidRPr="00C35A2C" w:rsidRDefault="00910F84" w:rsidP="00910F84">
      <w:pPr>
        <w:rPr>
          <w:rtl/>
        </w:rPr>
      </w:pPr>
      <w:r w:rsidRPr="00C35A2C">
        <w:rPr>
          <w:rtl/>
        </w:rPr>
        <w:t xml:space="preserve">אמר לו: כלב אתה קורא אותה? והלא יש בה ממש! </w:t>
      </w:r>
    </w:p>
    <w:p w14:paraId="2596749B" w14:textId="77777777" w:rsidR="00910F84" w:rsidRPr="00C35A2C" w:rsidRDefault="00910F84" w:rsidP="00910F84">
      <w:pPr>
        <w:rPr>
          <w:rtl/>
        </w:rPr>
      </w:pPr>
      <w:r w:rsidRPr="00C35A2C">
        <w:rPr>
          <w:rtl/>
        </w:rPr>
        <w:t>אמר לו: ומה ראית? אמר לו: פעם אחת נפלה דליקה בעירנו, ונשרפה כל העיר כולה ואותו בית ע</w:t>
      </w:r>
      <w:r w:rsidRPr="00C35A2C">
        <w:rPr>
          <w:rFonts w:hint="cs"/>
          <w:rtl/>
        </w:rPr>
        <w:t>כו</w:t>
      </w:r>
      <w:r>
        <w:rPr>
          <w:rtl/>
        </w:rPr>
        <w:t>"</w:t>
      </w:r>
      <w:r w:rsidRPr="00C35A2C">
        <w:rPr>
          <w:rFonts w:hint="cs"/>
          <w:rtl/>
        </w:rPr>
        <w:t xml:space="preserve">ם </w:t>
      </w:r>
      <w:r w:rsidRPr="00C35A2C">
        <w:rPr>
          <w:rtl/>
        </w:rPr>
        <w:t xml:space="preserve">לא נשרף </w:t>
      </w:r>
    </w:p>
    <w:p w14:paraId="18041D8D" w14:textId="77777777" w:rsidR="00910F84" w:rsidRPr="00C35A2C" w:rsidRDefault="00910F84" w:rsidP="00910F84">
      <w:pPr>
        <w:rPr>
          <w:rtl/>
        </w:rPr>
      </w:pPr>
      <w:r w:rsidRPr="00C35A2C">
        <w:rPr>
          <w:rtl/>
        </w:rPr>
        <w:t>אמר לו: אמשול לך משל, למה</w:t>
      </w:r>
      <w:r>
        <w:rPr>
          <w:rtl/>
        </w:rPr>
        <w:t>"</w:t>
      </w:r>
      <w:r w:rsidRPr="00C35A2C">
        <w:rPr>
          <w:rtl/>
        </w:rPr>
        <w:t>ד? למלך ב</w:t>
      </w:r>
      <w:r>
        <w:rPr>
          <w:rtl/>
        </w:rPr>
        <w:t>"</w:t>
      </w:r>
      <w:r w:rsidRPr="00C35A2C">
        <w:rPr>
          <w:rtl/>
        </w:rPr>
        <w:t>ו שסרחה עליו מדינה, כשהוא עושה מלחמה, עם החיים הוא עושה או עם המתים הוא עושה? הוי אומר: עם החיים הוא עושה.</w:t>
      </w:r>
    </w:p>
    <w:p w14:paraId="70EE6962" w14:textId="77777777" w:rsidR="00910F84" w:rsidRPr="00C35A2C" w:rsidRDefault="00910F84" w:rsidP="00910F84">
      <w:pPr>
        <w:rPr>
          <w:rtl/>
        </w:rPr>
      </w:pPr>
      <w:r w:rsidRPr="00C35A2C">
        <w:rPr>
          <w:rtl/>
        </w:rPr>
        <w:t>א</w:t>
      </w:r>
      <w:r>
        <w:rPr>
          <w:rtl/>
        </w:rPr>
        <w:t>"</w:t>
      </w:r>
      <w:r w:rsidRPr="00C35A2C">
        <w:rPr>
          <w:rtl/>
        </w:rPr>
        <w:t>ל: כלב אתה קורא אותה, מת אתה קורא אותה, א</w:t>
      </w:r>
      <w:r>
        <w:rPr>
          <w:rtl/>
        </w:rPr>
        <w:t>"</w:t>
      </w:r>
      <w:r w:rsidRPr="00C35A2C">
        <w:rPr>
          <w:rtl/>
        </w:rPr>
        <w:t xml:space="preserve">כ יאבדנה מן העולם! </w:t>
      </w:r>
    </w:p>
    <w:p w14:paraId="054DD987" w14:textId="77777777" w:rsidR="00910F84" w:rsidRDefault="00910F84" w:rsidP="00910F84">
      <w:pPr>
        <w:rPr>
          <w:rtl/>
        </w:rPr>
      </w:pPr>
      <w:r w:rsidRPr="00C35A2C">
        <w:rPr>
          <w:rtl/>
        </w:rPr>
        <w:t xml:space="preserve">אמר לו: אילו לדבר שאין העולם צריך לו היו עובדין הרי הוא מבטלה, הרי הן עובדין לחמה וללבנה, לכוכבים ולמזלות, לאפיקים ולגאיות, יאבד עולמו מפני שוטים? </w:t>
      </w:r>
    </w:p>
    <w:p w14:paraId="169ECC83" w14:textId="77777777" w:rsidR="00910F84" w:rsidRPr="00C35A2C" w:rsidRDefault="00910F84" w:rsidP="00910F84">
      <w:pPr>
        <w:rPr>
          <w:rtl/>
        </w:rPr>
      </w:pPr>
      <w:r w:rsidRPr="00C35A2C">
        <w:rPr>
          <w:rtl/>
        </w:rPr>
        <w:t xml:space="preserve">וכן הוא אומר: </w:t>
      </w:r>
      <w:r w:rsidRPr="00F90100">
        <w:rPr>
          <w:rStyle w:val="afffd"/>
          <w:rFonts w:hint="cs"/>
          <w:rtl/>
        </w:rPr>
        <w:t>'</w:t>
      </w:r>
      <w:r w:rsidRPr="00F90100">
        <w:rPr>
          <w:rStyle w:val="afffd"/>
          <w:rtl/>
        </w:rPr>
        <w:t>אסוף אסף כל מעל פני האדמה נאם ה',</w:t>
      </w:r>
      <w:r w:rsidRPr="003F072B">
        <w:rPr>
          <w:rStyle w:val="afffd"/>
          <w:rtl/>
        </w:rPr>
        <w:t xml:space="preserve"> אסף אדם ובהמה אסף עוף השמים ודגי הים והמכשלות את הרשעים וגו', </w:t>
      </w:r>
      <w:r w:rsidRPr="00C35A2C">
        <w:rPr>
          <w:rtl/>
        </w:rPr>
        <w:t xml:space="preserve">וכי מפני שהרשעים נכשלים בהן יאבדם מן העולם? והלא לאדם הן עובדין, </w:t>
      </w:r>
      <w:r w:rsidRPr="003F072B">
        <w:rPr>
          <w:rStyle w:val="afffd"/>
          <w:rtl/>
        </w:rPr>
        <w:t>והכרתי את האדם מעל פני האדמה וגו</w:t>
      </w:r>
      <w:r w:rsidRPr="00C35A2C">
        <w:rPr>
          <w:rtl/>
        </w:rPr>
        <w:t xml:space="preserve">'? </w:t>
      </w:r>
    </w:p>
    <w:p w14:paraId="65188778" w14:textId="77777777" w:rsidR="00910F84" w:rsidRPr="00C35A2C" w:rsidRDefault="00910F84" w:rsidP="00910F84">
      <w:pPr>
        <w:pStyle w:val="aff6"/>
        <w:framePr w:wrap="around"/>
        <w:rPr>
          <w:rtl/>
        </w:rPr>
      </w:pPr>
      <w:r w:rsidRPr="00C35A2C">
        <w:rPr>
          <w:rFonts w:hint="cs"/>
          <w:rtl/>
        </w:rPr>
        <w:t>נה:</w:t>
      </w:r>
    </w:p>
    <w:p w14:paraId="7911E42D" w14:textId="77777777" w:rsidR="00910F84" w:rsidRPr="00C35A2C" w:rsidRDefault="00910F84" w:rsidP="00910F84">
      <w:pPr>
        <w:rPr>
          <w:rtl/>
        </w:rPr>
      </w:pPr>
      <w:r>
        <w:rPr>
          <w:rtl/>
        </w:rPr>
        <w:t xml:space="preserve">• שאל אגריפס שר צבא את </w:t>
      </w:r>
      <w:r>
        <w:rPr>
          <w:rStyle w:val="affff1"/>
          <w:rtl/>
          <w:rPrChange w:id="10316" w:author="מנוע אמוראים" w:date="2026-10-05T16:41:56Z">
            <w:rPr>
              <w:rtl/>
            </w:rPr>
          </w:rPrChange>
        </w:rPr>
        <w:t xml:space="preserve">ר</w:t>
      </w:r>
      <w:r>
        <w:rPr>
          <w:rStyle w:val="affff1"/>
          <w:rtl/>
          <w:rPrChange w:id="10317" w:author="מנוע אמוראים" w:date="2026-10-05T16:41:56Z">
            <w:rPr>
              <w:rtl/>
            </w:rPr>
          </w:rPrChange>
        </w:rPr>
        <w:t xml:space="preserve">"</w:t>
      </w:r>
      <w:r>
        <w:rPr>
          <w:rStyle w:val="affff1"/>
          <w:rtl/>
          <w:rPrChange w:id="10318" w:author="מנוע אמוראים" w:date="2026-10-05T16:41:56Z">
            <w:rPr>
              <w:rtl/>
            </w:rPr>
          </w:rPrChange>
        </w:rPr>
        <w:t xml:space="preserve">ג</w:t>
      </w:r>
      <w:r>
        <w:rPr>
          <w:rtl/>
        </w:rPr>
        <w:t xml:space="preserve">, כתיב בתורתכם: </w:t>
      </w:r>
      <w:r w:rsidRPr="00F90100">
        <w:rPr>
          <w:rStyle w:val="afffd"/>
          <w:rFonts w:hint="cs"/>
          <w:rtl/>
        </w:rPr>
        <w:t>'</w:t>
      </w:r>
      <w:r w:rsidRPr="00F90100">
        <w:rPr>
          <w:rStyle w:val="afffd"/>
          <w:rtl/>
        </w:rPr>
        <w:t>כי ה' אלהיך אש אכלה הוא אל קנא</w:t>
      </w:r>
      <w:r w:rsidRPr="00F90100">
        <w:rPr>
          <w:rStyle w:val="afffd"/>
          <w:rFonts w:hint="cs"/>
          <w:rtl/>
        </w:rPr>
        <w:t>'</w:t>
      </w:r>
      <w:r w:rsidRPr="00F90100">
        <w:rPr>
          <w:rStyle w:val="afffd"/>
          <w:rtl/>
        </w:rPr>
        <w:t>,</w:t>
      </w:r>
      <w:r w:rsidRPr="00C35A2C">
        <w:rPr>
          <w:rtl/>
        </w:rPr>
        <w:t xml:space="preserve"> </w:t>
      </w:r>
    </w:p>
    <w:p w14:paraId="3E6B8D88" w14:textId="77777777" w:rsidR="00910F84" w:rsidRPr="00C35A2C" w:rsidRDefault="00910F84" w:rsidP="00910F84">
      <w:pPr>
        <w:rPr>
          <w:rtl/>
        </w:rPr>
      </w:pPr>
      <w:r w:rsidRPr="00C35A2C">
        <w:rPr>
          <w:rtl/>
        </w:rPr>
        <w:t xml:space="preserve">כלום מתקנא אלא חכם בחכם וגבור בגבור ועשיר בעשיר! </w:t>
      </w:r>
    </w:p>
    <w:p w14:paraId="3F21658F" w14:textId="77777777" w:rsidR="00910F84" w:rsidRPr="00C35A2C" w:rsidRDefault="00910F84" w:rsidP="00910F84">
      <w:pPr>
        <w:rPr>
          <w:rtl/>
        </w:rPr>
      </w:pPr>
      <w:r w:rsidRPr="00C35A2C">
        <w:rPr>
          <w:rtl/>
        </w:rPr>
        <w:t>אמר לו: אמשול לך משל, למה</w:t>
      </w:r>
      <w:r>
        <w:rPr>
          <w:rtl/>
        </w:rPr>
        <w:t>"</w:t>
      </w:r>
      <w:r w:rsidRPr="00C35A2C">
        <w:rPr>
          <w:rtl/>
        </w:rPr>
        <w:t>ד? לאדם שנשא אשה על אשתו, חשובה ממנה אין מתקנאה בה, פחותה ממנה מתקנאה בה.</w:t>
      </w:r>
    </w:p>
    <w:p w14:paraId="7F41FFE7" w14:textId="77777777" w:rsidR="00910F84" w:rsidRPr="00C35A2C" w:rsidRDefault="00910F84" w:rsidP="00910F84">
      <w:pPr>
        <w:rPr>
          <w:rtl/>
        </w:rPr>
      </w:pPr>
      <w:r w:rsidRPr="00C35A2C">
        <w:rPr>
          <w:rtl/>
        </w:rPr>
        <w:t>• א</w:t>
      </w:r>
      <w:r>
        <w:rPr>
          <w:rtl/>
        </w:rPr>
        <w:t>"</w:t>
      </w:r>
      <w:r>
        <w:rPr>
          <w:rtl/>
        </w:rPr>
        <w:t xml:space="preserve">ל זונין </w:t>
      </w:r>
      <w:r>
        <w:rPr>
          <w:rStyle w:val="affff1"/>
          <w:rtl/>
          <w:rPrChange w:id="10319" w:author="מנוע אמוראים" w:date="2026-10-05T16:41:56Z">
            <w:rPr>
              <w:rtl/>
            </w:rPr>
          </w:rPrChange>
        </w:rPr>
        <w:t xml:space="preserve">לר</w:t>
      </w:r>
      <w:r>
        <w:rPr>
          <w:rStyle w:val="affff1"/>
          <w:rtl/>
          <w:rPrChange w:id="10320" w:author="מנוע אמוראים" w:date="2026-10-05T16:41:56Z">
            <w:rPr>
              <w:rtl/>
            </w:rPr>
          </w:rPrChange>
        </w:rPr>
        <w:t xml:space="preserve">"</w:t>
      </w:r>
      <w:r>
        <w:rPr>
          <w:rStyle w:val="affff1"/>
          <w:rtl/>
          <w:rPrChange w:id="10321" w:author="מנוע אמוראים" w:date="2026-10-05T16:41:56Z">
            <w:rPr>
              <w:rtl/>
            </w:rPr>
          </w:rPrChange>
        </w:rPr>
        <w:t xml:space="preserve">ע</w:t>
      </w:r>
      <w:r>
        <w:rPr>
          <w:rtl/>
        </w:rPr>
        <w:t xml:space="preserve">: לבי ולבך ידע דע</w:t>
      </w:r>
      <w:r w:rsidRPr="00C35A2C">
        <w:rPr>
          <w:rFonts w:hint="cs"/>
          <w:rtl/>
        </w:rPr>
        <w:t xml:space="preserve">כום אין בזה ממש והא ראינו אנשים שהולכים כשאבריהם מפורקים וחוזרים שלמים  </w:t>
      </w:r>
    </w:p>
    <w:p w14:paraId="220342C5" w14:textId="77777777" w:rsidR="00910F84" w:rsidRPr="00C35A2C" w:rsidRDefault="00910F84" w:rsidP="00910F84">
      <w:pPr>
        <w:rPr>
          <w:rtl/>
        </w:rPr>
      </w:pPr>
      <w:r w:rsidRPr="00C35A2C">
        <w:rPr>
          <w:rtl/>
        </w:rPr>
        <w:t>אמר לו: אמשול לך משל, למה</w:t>
      </w:r>
      <w:r>
        <w:rPr>
          <w:rtl/>
        </w:rPr>
        <w:t>"</w:t>
      </w:r>
      <w:r w:rsidRPr="00C35A2C">
        <w:rPr>
          <w:rtl/>
        </w:rPr>
        <w:t xml:space="preserve">ד? לאדם נאמן שהיה בעיר, וכל בני עירו היו מפקידין אצלו שלא בעדים, ובא אדם אחד והפקיד לו בעדים, פעם אחד שכח והפקיד אצלו שלא בעדים, אמרה לו אשתו: בוא ונכפרנו, אמר לה: וכי מפני ששוטה זה עשה שלא כהוגן אנו נאבד את אמונתינו? </w:t>
      </w:r>
    </w:p>
    <w:p w14:paraId="72255129" w14:textId="77777777" w:rsidR="00910F84" w:rsidRPr="00C35A2C" w:rsidRDefault="00910F84" w:rsidP="00910F84">
      <w:pPr>
        <w:rPr>
          <w:rtl/>
        </w:rPr>
      </w:pPr>
      <w:r w:rsidRPr="00C35A2C">
        <w:rPr>
          <w:rtl/>
        </w:rPr>
        <w:t>אף כך יסורין, בשעה שמשגרין אותן על האדם, משביעין אותן: שלא תלכו אלא ביום פלוני, ולא תצאו אלא ביום פלוני ובשעה פלונית, ועל ידי פלוני ועל ידי סם פלוני, כיון שהגיע זמנן לצאת הלך זה לבית ע</w:t>
      </w:r>
      <w:r w:rsidRPr="00C35A2C">
        <w:rPr>
          <w:rFonts w:hint="cs"/>
          <w:rtl/>
        </w:rPr>
        <w:t>כו</w:t>
      </w:r>
      <w:r>
        <w:rPr>
          <w:rtl/>
        </w:rPr>
        <w:t>"</w:t>
      </w:r>
      <w:r w:rsidRPr="00C35A2C">
        <w:rPr>
          <w:rFonts w:hint="cs"/>
          <w:rtl/>
        </w:rPr>
        <w:t>ם</w:t>
      </w:r>
      <w:r w:rsidRPr="00C35A2C">
        <w:rPr>
          <w:rtl/>
        </w:rPr>
        <w:t xml:space="preserve"> </w:t>
      </w:r>
    </w:p>
    <w:p w14:paraId="1CA78AAE" w14:textId="77777777" w:rsidR="00910F84" w:rsidRPr="00C35A2C" w:rsidRDefault="00910F84" w:rsidP="00910F84">
      <w:pPr>
        <w:rPr>
          <w:rtl/>
        </w:rPr>
      </w:pPr>
      <w:r w:rsidRPr="00C35A2C">
        <w:rPr>
          <w:rtl/>
        </w:rPr>
        <w:t xml:space="preserve">אמרו יסורין: דין הוא שלא נצא, וחוזרין ואומרים: וכי מפני ששוטה זה עושה שלא כהוגן אנו נאבד שבועתנו? </w:t>
      </w:r>
    </w:p>
    <w:p w14:paraId="6280078E" w14:textId="77777777" w:rsidR="00910F84" w:rsidRPr="00C35A2C" w:rsidRDefault="00910F84" w:rsidP="00910F84">
      <w:pPr>
        <w:rPr>
          <w:rtl/>
        </w:rPr>
      </w:pPr>
      <w:r>
        <w:rPr>
          <w:rtl/>
        </w:rPr>
        <w:t xml:space="preserve">והיינו </w:t>
      </w:r>
      <w:r>
        <w:rPr>
          <w:rStyle w:val="affff1"/>
          <w:rtl/>
          <w:rPrChange w:id="10322" w:author="מנוע אמוראים" w:date="2026-10-05T16:41:56Z">
            <w:rPr>
              <w:rtl/>
            </w:rPr>
          </w:rPrChange>
        </w:rPr>
        <w:t xml:space="preserve">ד</w:t>
      </w:r>
      <w:r>
        <w:rPr>
          <w:rStyle w:val="affff1"/>
          <w:rFonts w:hint="cs"/>
          <w:rtl/>
          <w:rPrChange w:id="10323" w:author="מנוע אמוראים" w:date="2026-10-05T16:41:56Z">
            <w:rPr>
              <w:rFonts w:hint="cs"/>
              <w:rtl/>
            </w:rPr>
          </w:rPrChange>
        </w:rPr>
        <w:t xml:space="preserve">ארי</w:t>
      </w:r>
      <w:r>
        <w:rPr>
          <w:rStyle w:val="affff1"/>
          <w:rtl/>
          <w:rPrChange w:id="10324" w:author="מנוע אמוראים" w:date="2026-10-05T16:41:56Z">
            <w:rPr>
              <w:rtl/>
            </w:rPr>
          </w:rPrChange>
        </w:rPr>
        <w:t xml:space="preserve">"</w:t>
      </w:r>
      <w:r>
        <w:rPr>
          <w:rStyle w:val="affff1"/>
          <w:rFonts w:hint="cs"/>
          <w:rtl/>
          <w:rPrChange w:id="10325" w:author="מנוע אמוראים" w:date="2026-10-05T16:41:56Z">
            <w:rPr>
              <w:rFonts w:hint="cs"/>
              <w:rtl/>
            </w:rPr>
          </w:rPrChange>
        </w:rPr>
        <w:t xml:space="preserve">ו</w:t>
      </w:r>
      <w:r w:rsidRPr="00C35A2C">
        <w:rPr>
          <w:rtl/>
        </w:rPr>
        <w:t>:</w:t>
      </w:r>
      <w:r w:rsidRPr="00FF1C37">
        <w:rPr>
          <w:rStyle w:val="afffd"/>
          <w:rtl/>
        </w:rPr>
        <w:t xml:space="preserve"> </w:t>
      </w:r>
      <w:r w:rsidRPr="00FF1C37">
        <w:rPr>
          <w:rStyle w:val="afffd"/>
          <w:rFonts w:hint="cs"/>
          <w:rtl/>
        </w:rPr>
        <w:t>'</w:t>
      </w:r>
      <w:r w:rsidRPr="00FF1C37">
        <w:rPr>
          <w:rStyle w:val="afffd"/>
          <w:rtl/>
        </w:rPr>
        <w:t>וחלים רעים ונאמנים</w:t>
      </w:r>
      <w:r w:rsidRPr="00FF1C37">
        <w:rPr>
          <w:rStyle w:val="afffd"/>
          <w:rFonts w:hint="cs"/>
          <w:rtl/>
        </w:rPr>
        <w:t>'</w:t>
      </w:r>
      <w:r w:rsidRPr="00FF1C37">
        <w:rPr>
          <w:rStyle w:val="afffd"/>
          <w:rtl/>
        </w:rPr>
        <w:t xml:space="preserve"> </w:t>
      </w:r>
      <w:r w:rsidRPr="00F90100">
        <w:rPr>
          <w:rStyle w:val="afffd"/>
          <w:rFonts w:hint="cs"/>
          <w:rtl/>
        </w:rPr>
        <w:t>'</w:t>
      </w:r>
      <w:r w:rsidRPr="00F90100">
        <w:rPr>
          <w:rStyle w:val="afffd"/>
          <w:rtl/>
        </w:rPr>
        <w:t>רעים</w:t>
      </w:r>
      <w:r w:rsidRPr="00F90100">
        <w:rPr>
          <w:rStyle w:val="afffd"/>
          <w:rFonts w:hint="cs"/>
          <w:rtl/>
        </w:rPr>
        <w:t>'</w:t>
      </w:r>
      <w:r w:rsidRPr="00F90100">
        <w:rPr>
          <w:rStyle w:val="afffd"/>
          <w:rtl/>
        </w:rPr>
        <w:t xml:space="preserve"> </w:t>
      </w:r>
      <w:r w:rsidRPr="00C35A2C">
        <w:rPr>
          <w:rtl/>
        </w:rPr>
        <w:t>- בשליחותן,</w:t>
      </w:r>
      <w:r w:rsidRPr="00FF1C37">
        <w:rPr>
          <w:rStyle w:val="afffd"/>
          <w:rtl/>
        </w:rPr>
        <w:t xml:space="preserve"> </w:t>
      </w:r>
      <w:r w:rsidRPr="00FF1C37">
        <w:rPr>
          <w:rStyle w:val="afffd"/>
          <w:rFonts w:hint="cs"/>
          <w:rtl/>
        </w:rPr>
        <w:t>'</w:t>
      </w:r>
      <w:r w:rsidRPr="00FF1C37">
        <w:rPr>
          <w:rStyle w:val="afffd"/>
          <w:rtl/>
        </w:rPr>
        <w:t>ונאמנים</w:t>
      </w:r>
      <w:r w:rsidRPr="00FF1C37">
        <w:rPr>
          <w:rStyle w:val="afffd"/>
          <w:rFonts w:hint="cs"/>
          <w:rtl/>
        </w:rPr>
        <w:t>'</w:t>
      </w:r>
      <w:r w:rsidRPr="00FF1C37">
        <w:rPr>
          <w:rStyle w:val="afffd"/>
          <w:rtl/>
        </w:rPr>
        <w:t xml:space="preserve"> </w:t>
      </w:r>
      <w:r w:rsidRPr="00C35A2C">
        <w:rPr>
          <w:rtl/>
        </w:rPr>
        <w:t>- בשבועתן.</w:t>
      </w:r>
    </w:p>
    <w:p w14:paraId="64AEC453" w14:textId="77777777" w:rsidR="00910F84" w:rsidRDefault="00910F84" w:rsidP="00910F84">
      <w:pPr>
        <w:rPr>
          <w:rtl/>
        </w:rPr>
      </w:pPr>
      <w:r w:rsidRPr="00C35A2C">
        <w:rPr>
          <w:rtl/>
        </w:rPr>
        <w:t>• א</w:t>
      </w:r>
      <w:r>
        <w:rPr>
          <w:rtl/>
        </w:rPr>
        <w:t>"</w:t>
      </w:r>
      <w:r>
        <w:rPr>
          <w:rtl/>
        </w:rPr>
        <w:t xml:space="preserve">ל </w:t>
      </w:r>
      <w:r>
        <w:rPr>
          <w:rStyle w:val="affff1"/>
          <w:rtl/>
          <w:rPrChange w:id="10326" w:author="מנוע אמוראים" w:date="2026-10-05T16:41:56Z">
            <w:rPr>
              <w:rtl/>
            </w:rPr>
          </w:rPrChange>
        </w:rPr>
        <w:t xml:space="preserve">ר</w:t>
      </w:r>
      <w:r>
        <w:rPr>
          <w:rStyle w:val="affff1"/>
          <w:rFonts w:hint="cs"/>
          <w:rtl/>
          <w:rPrChange w:id="10327" w:author="מנוע אמוראים" w:date="2026-10-05T16:41:56Z">
            <w:rPr>
              <w:rFonts w:hint="cs"/>
              <w:rtl/>
            </w:rPr>
          </w:rPrChange>
        </w:rPr>
        <w:t xml:space="preserve">ב</w:t>
      </w:r>
      <w:r>
        <w:rPr>
          <w:rStyle w:val="affff1"/>
          <w:rtl/>
          <w:rPrChange w:id="10328" w:author="מנוע אמוראים" w:date="2026-10-05T16:41:56Z">
            <w:rPr>
              <w:rtl/>
            </w:rPr>
          </w:rPrChange>
        </w:rPr>
        <w:t xml:space="preserve">"</w:t>
      </w:r>
      <w:r>
        <w:rPr>
          <w:rStyle w:val="affff1"/>
          <w:rFonts w:hint="cs"/>
          <w:rtl/>
          <w:rPrChange w:id="10329" w:author="מנוע אמוראים" w:date="2026-10-05T16:41:56Z">
            <w:rPr>
              <w:rFonts w:hint="cs"/>
              <w:rtl/>
            </w:rPr>
          </w:rPrChange>
        </w:rPr>
        <w:t xml:space="preserve">י</w:t>
      </w:r>
      <w:r>
        <w:rPr>
          <w:rFonts w:hint="cs"/>
          <w:rtl/>
        </w:rPr>
        <w:t xml:space="preserve"> </w:t>
      </w:r>
      <w:r>
        <w:rPr>
          <w:rStyle w:val="affff1"/>
          <w:rFonts w:hint="cs"/>
          <w:rtl/>
          <w:rPrChange w:id="10330" w:author="מנוע אמוראים" w:date="2026-10-05T16:41:56Z">
            <w:rPr>
              <w:rFonts w:hint="cs"/>
              <w:rtl/>
            </w:rPr>
          </w:rPrChange>
        </w:rPr>
        <w:t xml:space="preserve">לר</w:t>
      </w:r>
      <w:r>
        <w:rPr>
          <w:rStyle w:val="affff1"/>
          <w:rtl/>
          <w:rPrChange w:id="10331" w:author="מנוע אמוראים" w:date="2026-10-05T16:41:56Z">
            <w:rPr>
              <w:rtl/>
            </w:rPr>
          </w:rPrChange>
        </w:rPr>
        <w:t xml:space="preserve">"</w:t>
      </w:r>
      <w:r>
        <w:rPr>
          <w:rStyle w:val="affff1"/>
          <w:rFonts w:hint="cs"/>
          <w:rtl/>
          <w:rPrChange w:id="10332" w:author="מנוע אמוראים" w:date="2026-10-05T16:41:56Z">
            <w:rPr>
              <w:rFonts w:hint="cs"/>
              <w:rtl/>
            </w:rPr>
          </w:rPrChange>
        </w:rPr>
        <w:t xml:space="preserve">י</w:t>
      </w:r>
      <w:r w:rsidRPr="00C35A2C">
        <w:rPr>
          <w:rtl/>
        </w:rPr>
        <w:t>: האיכא בית ע</w:t>
      </w:r>
      <w:r w:rsidRPr="00C35A2C">
        <w:rPr>
          <w:rFonts w:hint="cs"/>
          <w:rtl/>
        </w:rPr>
        <w:t>כו</w:t>
      </w:r>
      <w:r>
        <w:rPr>
          <w:rtl/>
        </w:rPr>
        <w:t>"</w:t>
      </w:r>
      <w:r w:rsidRPr="00C35A2C">
        <w:rPr>
          <w:rFonts w:hint="cs"/>
          <w:rtl/>
        </w:rPr>
        <w:t xml:space="preserve">ם במקומנו דכשצריך העולם למטר נראה בחלום </w:t>
      </w:r>
    </w:p>
    <w:p w14:paraId="1FAE9A04" w14:textId="77777777" w:rsidR="00910F84" w:rsidRPr="00C35A2C" w:rsidRDefault="00910F84" w:rsidP="00910F84">
      <w:pPr>
        <w:rPr>
          <w:rtl/>
        </w:rPr>
      </w:pPr>
      <w:r w:rsidRPr="00C35A2C">
        <w:rPr>
          <w:rFonts w:hint="cs"/>
          <w:rtl/>
        </w:rPr>
        <w:t>וא</w:t>
      </w:r>
      <w:r>
        <w:rPr>
          <w:rtl/>
        </w:rPr>
        <w:t>"</w:t>
      </w:r>
      <w:r w:rsidRPr="00C35A2C">
        <w:rPr>
          <w:rFonts w:hint="cs"/>
          <w:rtl/>
        </w:rPr>
        <w:t xml:space="preserve">ל </w:t>
      </w:r>
      <w:r w:rsidRPr="00C35A2C">
        <w:rPr>
          <w:rtl/>
        </w:rPr>
        <w:t xml:space="preserve">: שחטו לי </w:t>
      </w:r>
      <w:r w:rsidRPr="00C35A2C">
        <w:rPr>
          <w:rFonts w:hint="cs"/>
          <w:rtl/>
        </w:rPr>
        <w:t>אדם וירד מטר ושוחטים לו ויורד המטר</w:t>
      </w:r>
      <w:r w:rsidRPr="00C35A2C">
        <w:rPr>
          <w:rtl/>
        </w:rPr>
        <w:t xml:space="preserve"> </w:t>
      </w:r>
    </w:p>
    <w:p w14:paraId="08575A95" w14:textId="77777777" w:rsidR="00910F84" w:rsidRPr="00C35A2C" w:rsidRDefault="00910F84" w:rsidP="00910F84">
      <w:pPr>
        <w:rPr>
          <w:rtl/>
        </w:rPr>
      </w:pPr>
      <w:r w:rsidRPr="00C35A2C">
        <w:rPr>
          <w:rtl/>
        </w:rPr>
        <w:t>א</w:t>
      </w:r>
      <w:r>
        <w:rPr>
          <w:rtl/>
        </w:rPr>
        <w:t>"</w:t>
      </w:r>
      <w:r w:rsidRPr="00C35A2C">
        <w:rPr>
          <w:rtl/>
        </w:rPr>
        <w:t>ל: השתא אי ה</w:t>
      </w:r>
      <w:r w:rsidRPr="00C35A2C">
        <w:rPr>
          <w:rFonts w:hint="cs"/>
          <w:rtl/>
        </w:rPr>
        <w:t xml:space="preserve">ייתי מת לא הייתי יכול לומר לכם דבר זה </w:t>
      </w:r>
    </w:p>
    <w:p w14:paraId="1A3AB26A" w14:textId="77777777" w:rsidR="00910F84" w:rsidRPr="00C35A2C" w:rsidRDefault="00910F84" w:rsidP="00910F84">
      <w:pPr>
        <w:rPr>
          <w:rtl/>
        </w:rPr>
      </w:pPr>
      <w:r w:rsidRPr="00C35A2C">
        <w:rPr>
          <w:rFonts w:hint="cs"/>
          <w:rtl/>
        </w:rPr>
        <w:t>ד</w:t>
      </w:r>
      <w:r w:rsidRPr="00C35A2C">
        <w:rPr>
          <w:rtl/>
        </w:rPr>
        <w:t>רב</w:t>
      </w:r>
      <w:r w:rsidRPr="00C35A2C">
        <w:rPr>
          <w:rFonts w:hint="cs"/>
          <w:rtl/>
        </w:rPr>
        <w:t xml:space="preserve"> </w:t>
      </w:r>
      <w:r w:rsidRPr="00F90100">
        <w:rPr>
          <w:rStyle w:val="afffd"/>
          <w:rFonts w:hint="cs"/>
          <w:rtl/>
        </w:rPr>
        <w:t>'</w:t>
      </w:r>
      <w:r w:rsidRPr="00F90100">
        <w:rPr>
          <w:rStyle w:val="afffd"/>
          <w:rtl/>
        </w:rPr>
        <w:t>אשר חלק ה' אלהיך אותם לכל העמים</w:t>
      </w:r>
      <w:r w:rsidRPr="00F90100">
        <w:rPr>
          <w:rStyle w:val="afffd"/>
          <w:rFonts w:hint="cs"/>
          <w:rtl/>
        </w:rPr>
        <w:t>'</w:t>
      </w:r>
      <w:r w:rsidRPr="00C35A2C">
        <w:rPr>
          <w:rFonts w:hint="cs"/>
          <w:rtl/>
        </w:rPr>
        <w:t xml:space="preserve"> </w:t>
      </w:r>
      <w:r w:rsidRPr="00C35A2C">
        <w:rPr>
          <w:rtl/>
        </w:rPr>
        <w:t xml:space="preserve"> מלמד שהחליקן בדברים כדי לטורדן מן העולם.</w:t>
      </w:r>
    </w:p>
    <w:p w14:paraId="58DB4D65" w14:textId="77777777" w:rsidR="00910F84" w:rsidRPr="00C35A2C" w:rsidRDefault="00910F84" w:rsidP="00910F84">
      <w:pPr>
        <w:rPr>
          <w:rtl/>
        </w:rPr>
      </w:pPr>
      <w:r>
        <w:rPr>
          <w:rtl/>
        </w:rPr>
        <w:t xml:space="preserve">והיינו </w:t>
      </w:r>
      <w:r>
        <w:rPr>
          <w:rStyle w:val="affff1"/>
          <w:rtl/>
          <w:rPrChange w:id="10333" w:author="מנוע אמוראים" w:date="2026-10-05T16:41:56Z">
            <w:rPr>
              <w:rtl/>
            </w:rPr>
          </w:rPrChange>
        </w:rPr>
        <w:t xml:space="preserve">דא</w:t>
      </w:r>
      <w:r>
        <w:rPr>
          <w:rStyle w:val="affff1"/>
          <w:rFonts w:hint="cs"/>
          <w:rtl/>
          <w:rPrChange w:id="10334" w:author="מנוע אמוראים" w:date="2026-10-05T16:41:56Z">
            <w:rPr>
              <w:rFonts w:hint="cs"/>
              <w:rtl/>
            </w:rPr>
          </w:rPrChange>
        </w:rPr>
        <w:t xml:space="preserve">ר</w:t>
      </w:r>
      <w:r>
        <w:rPr>
          <w:rStyle w:val="affff1"/>
          <w:rtl/>
          <w:rPrChange w:id="10335" w:author="מנוע אמוראים" w:date="2026-10-05T16:41:56Z">
            <w:rPr>
              <w:rtl/>
            </w:rPr>
          </w:rPrChange>
        </w:rPr>
        <w:t xml:space="preserve">"</w:t>
      </w:r>
      <w:r>
        <w:rPr>
          <w:rStyle w:val="affff1"/>
          <w:rFonts w:hint="cs"/>
          <w:rtl/>
          <w:rPrChange w:id="10336" w:author="מנוע אמוראים" w:date="2026-10-05T16:41:56Z">
            <w:rPr>
              <w:rFonts w:hint="cs"/>
              <w:rtl/>
            </w:rPr>
          </w:rPrChange>
        </w:rPr>
        <w:t xml:space="preserve">ל</w:t>
      </w:r>
      <w:r>
        <w:rPr>
          <w:rFonts w:hint="cs"/>
          <w:rtl/>
        </w:rPr>
        <w:t xml:space="preserve"> </w:t>
      </w:r>
      <w:r w:rsidRPr="00F90100">
        <w:rPr>
          <w:rStyle w:val="afffd"/>
          <w:rFonts w:hint="cs"/>
          <w:rtl/>
        </w:rPr>
        <w:t>'</w:t>
      </w:r>
      <w:r w:rsidRPr="00F90100">
        <w:rPr>
          <w:rStyle w:val="afffd"/>
          <w:rtl/>
        </w:rPr>
        <w:t>אם ללצים הוא יליץ ולענוים יתן חן</w:t>
      </w:r>
      <w:r w:rsidRPr="00F90100">
        <w:rPr>
          <w:rStyle w:val="afffd"/>
          <w:rFonts w:hint="cs"/>
          <w:rtl/>
        </w:rPr>
        <w:t>'-</w:t>
      </w:r>
      <w:r w:rsidRPr="00C35A2C">
        <w:rPr>
          <w:rFonts w:hint="cs"/>
          <w:rtl/>
        </w:rPr>
        <w:t xml:space="preserve"> </w:t>
      </w:r>
      <w:r w:rsidRPr="00C35A2C">
        <w:rPr>
          <w:rtl/>
        </w:rPr>
        <w:t xml:space="preserve"> בא לטמא פותחין לו, בא לטהר מסייעין אותו.</w:t>
      </w:r>
    </w:p>
    <w:p w14:paraId="70350111"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91" w:author="קלוד" w:date="2026-10-06T10:07:24Z"/>
        </w:rPr>
      </w:pPr>
      <w:ins w:id="20190" w:author="קלוד" w:date="2026-10-06T10:07:24Z">
        <w:r>
          <w:t xml:space="preserve">משנה ח</w:t>
        </w:r>
      </w:ins>
    </w:p>
    <w:p w14:paraId="3C76E02A" w14:textId="77777777" w:rsidR="00910F84" w:rsidRPr="00C35A2C" w:rsidRDefault="00910F84" w:rsidP="00910F84">
      <w:pPr>
        <w:pStyle w:val="affb"/>
        <w:rPr>
          <w:del w:id="20075" w:author="קלוד" w:date="2026-10-06T10:12:09Z"/>
          <w:rtl/>
        </w:rPr>
      </w:pPr>
      <w:ins w:id="9807" w:author="מספור קטעי משנה" w:date="2026-10-06T10:02:05Z">
        <w:del w:id="20073" w:author="קלוד" w:date="2026-10-06T10:12:09Z">
          <w:r>
            <w:rPr>
              <w:rStyle w:val="MisparKeta"/>
            </w:rPr>
            <w:delText xml:space="preserve">ב. </w:delText>
          </w:r>
        </w:del>
      </w:ins>
      <w:del w:id="20074" w:author="קלוד" w:date="2026-10-06T10:12:09Z">
        <w:r w:rsidRPr="00C35A2C">
          <w:rPr>
            <w:rtl/>
          </w:rPr>
          <w:delText xml:space="preserve">מתני'.</w:delText>
        </w:r>
      </w:del>
    </w:p>
    <w:p w14:paraId="37826FD1" w14:textId="77777777" w:rsidR="00910F84" w:rsidRPr="00C35A2C" w:rsidRDefault="00910F84" w:rsidP="00910F84">
      <w:pPr>
        <w:pStyle w:val="affb"/>
        <w:rPr>
          <w:rtl/>
        </w:rPr>
      </w:pPr>
      <w:ins w:id="20115" w:author="קלוד" w:date="2026-10-06T10:12:09Z">
        <w:r>
          <w:rPr>
            <w:rStyle w:val="MisparKeta"/>
          </w:rPr>
          <w:t xml:space="preserve">ב. </w:t>
        </w:r>
      </w:ins>
      <w:r w:rsidRPr="00C35A2C">
        <w:rPr>
          <w:rtl/>
        </w:rPr>
        <w:lastRenderedPageBreak/>
        <w:t>לוקחין גת בעוטה מן העכו</w:t>
      </w:r>
      <w:r>
        <w:rPr>
          <w:rtl/>
        </w:rPr>
        <w:t>"</w:t>
      </w:r>
      <w:r w:rsidRPr="00C35A2C">
        <w:rPr>
          <w:rtl/>
        </w:rPr>
        <w:t xml:space="preserve">ם אף על פי שהוא נוטל בידו ונותן לתפוח, </w:t>
      </w:r>
    </w:p>
    <w:p w14:paraId="2208867C"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Fonts w:hint="cs"/>
          <w:rtl/>
        </w:rPr>
        <w:tab/>
      </w:r>
      <w:r w:rsidRPr="00C35A2C">
        <w:rPr>
          <w:rFonts w:hint="cs"/>
          <w:rtl/>
        </w:rPr>
        <w:tab/>
        <w:t xml:space="preserve">   </w:t>
      </w:r>
      <w:r w:rsidRPr="00C35A2C">
        <w:rPr>
          <w:rtl/>
        </w:rPr>
        <w:t>ואינו עושה יין נסך עד שירד לבור.</w:t>
      </w:r>
    </w:p>
    <w:p w14:paraId="3C1C098E" w14:textId="77777777" w:rsidR="00910F84" w:rsidRPr="00C35A2C" w:rsidRDefault="00910F84" w:rsidP="00910F84">
      <w:pPr>
        <w:pStyle w:val="affb"/>
        <w:rPr>
          <w:rtl/>
        </w:rPr>
      </w:pPr>
      <w:r w:rsidRPr="00C35A2C">
        <w:rPr>
          <w:rtl/>
        </w:rPr>
        <w:t>ירד לבור, מה שבבור אסור והשאר מותר.</w:t>
      </w:r>
    </w:p>
    <w:p w14:paraId="1AA76381" w14:textId="77777777" w:rsidR="00910F84" w:rsidRPr="00C35A2C" w:rsidRDefault="00910F84" w:rsidP="00910F84">
      <w:pPr>
        <w:pStyle w:val="affb"/>
        <w:rPr>
          <w:rtl/>
        </w:rPr>
      </w:pPr>
      <w:r w:rsidRPr="00C35A2C">
        <w:rPr>
          <w:rtl/>
        </w:rPr>
        <w:t>דורכין עם העכו</w:t>
      </w:r>
      <w:r>
        <w:rPr>
          <w:rtl/>
        </w:rPr>
        <w:t>"</w:t>
      </w:r>
      <w:r w:rsidRPr="00C35A2C">
        <w:rPr>
          <w:rtl/>
        </w:rPr>
        <w:t>ם בגת, אבל לא בוצרין עמו.</w:t>
      </w:r>
    </w:p>
    <w:p w14:paraId="22A11A51" w14:textId="77777777" w:rsidR="00910F84" w:rsidRPr="00C35A2C" w:rsidRDefault="00910F84" w:rsidP="00910F84">
      <w:pPr>
        <w:pStyle w:val="aff6"/>
        <w:framePr w:wrap="around"/>
        <w:rPr>
          <w:rtl/>
        </w:rPr>
      </w:pPr>
      <w:r w:rsidRPr="00C35A2C">
        <w:rPr>
          <w:rFonts w:hint="cs"/>
          <w:rtl/>
        </w:rPr>
        <w:t>נה:</w:t>
      </w:r>
    </w:p>
    <w:p>
      <w:pPr>
        <w:pStyle w:val="affff4"/>
        <w:rPr>
          <w:ins w:id="20193" w:author="קלוד" w:date="2026-10-06T10:07:24Z"/>
        </w:rPr>
      </w:pPr>
      <w:ins w:id="20192" w:author="קלוד" w:date="2026-10-06T10:07:24Z">
        <w:r>
          <w:t xml:space="preserve">משנה ט</w:t>
        </w:r>
      </w:ins>
    </w:p>
    <w:p w14:paraId="197B4FB9" w14:textId="77777777" w:rsidR="00910F84" w:rsidRPr="00C35A2C" w:rsidRDefault="00910F84" w:rsidP="00910F84">
      <w:pPr>
        <w:pStyle w:val="affb"/>
        <w:rPr>
          <w:rtl/>
        </w:rPr>
      </w:pPr>
      <w:r w:rsidRPr="00C35A2C">
        <w:rPr>
          <w:rtl/>
        </w:rPr>
        <w:t xml:space="preserve">ישראל שהוא עושה בטומאה - לא דורכין ולא בוצרין עמו, </w:t>
      </w:r>
    </w:p>
    <w:p w14:paraId="2AAE2BD3"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Fonts w:hint="cs"/>
          <w:rtl/>
        </w:rPr>
        <w:tab/>
      </w:r>
      <w:r w:rsidRPr="00C35A2C">
        <w:rPr>
          <w:rFonts w:hint="cs"/>
          <w:rtl/>
        </w:rPr>
        <w:tab/>
        <w:t xml:space="preserve">   </w:t>
      </w:r>
      <w:r w:rsidRPr="00C35A2C">
        <w:rPr>
          <w:rtl/>
        </w:rPr>
        <w:t>אבל מוליכין עמו חביות לגת ומביאין עמו מן הגת.</w:t>
      </w:r>
    </w:p>
    <w:p w14:paraId="76D3F94B" w14:textId="77777777" w:rsidR="00910F84" w:rsidRPr="00C35A2C" w:rsidRDefault="00910F84" w:rsidP="00910F84">
      <w:pPr>
        <w:pStyle w:val="affb"/>
        <w:rPr>
          <w:rtl/>
        </w:rPr>
      </w:pPr>
      <w:r>
        <w:rPr>
          <w:rtl/>
        </w:rPr>
        <w:t>נחתום שהוא עושה בטומאה</w:t>
      </w:r>
      <w:r w:rsidRPr="00C35A2C">
        <w:rPr>
          <w:rtl/>
        </w:rPr>
        <w:t xml:space="preserve"> לא לשין ולא עורכין עמו, אבל מוליכין עמו פת לפלטר.</w:t>
      </w:r>
    </w:p>
    <w:p w14:paraId="3D0FA290" w14:textId="77777777" w:rsidR="00910F84" w:rsidRPr="00C35A2C" w:rsidRDefault="00910F84" w:rsidP="00910F84">
      <w:pPr>
        <w:pStyle w:val="afffe"/>
        <w:rPr>
          <w:rtl/>
        </w:rPr>
      </w:pPr>
      <w:r w:rsidRPr="00A06291">
        <w:rPr>
          <w:rtl/>
        </w:rPr>
        <w:t>׻</w:t>
      </w:r>
      <w:r w:rsidRPr="00C35A2C">
        <w:rPr>
          <w:rtl/>
        </w:rPr>
        <w:t xml:space="preserve"> </w:t>
      </w:r>
    </w:p>
    <w:p w14:paraId="1BDC52F2"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אמר רב הונא: יין כיון שהתחיל להמשך עושה יין נסך.</w:t>
      </w:r>
    </w:p>
    <w:p w14:paraId="6E66BF37"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תנן: לוקחים גת בעוטה מן העכו</w:t>
      </w:r>
      <w:r>
        <w:rPr>
          <w:rtl/>
        </w:rPr>
        <w:t>"</w:t>
      </w:r>
      <w:r w:rsidRPr="00C35A2C">
        <w:rPr>
          <w:rtl/>
        </w:rPr>
        <w:t>ם, ואף על פי שנטל בידו ונתן לתפוח! א</w:t>
      </w:r>
      <w:r>
        <w:rPr>
          <w:rtl/>
        </w:rPr>
        <w:t>"</w:t>
      </w:r>
      <w:r w:rsidRPr="00C35A2C">
        <w:rPr>
          <w:rtl/>
        </w:rPr>
        <w:t>ר הונא: בגת פקוקה ומלאה.</w:t>
      </w:r>
    </w:p>
    <w:p w14:paraId="76C28EBF" w14:textId="77777777" w:rsidR="00910F84" w:rsidRPr="00C35A2C" w:rsidRDefault="00910F84" w:rsidP="00910F84">
      <w:pPr>
        <w:rPr>
          <w:rtl/>
        </w:rPr>
      </w:pPr>
      <w:r w:rsidRPr="00C35A2C">
        <w:rPr>
          <w:rFonts w:hint="cs"/>
          <w:rtl/>
        </w:rPr>
        <w:t>והך ד</w:t>
      </w:r>
      <w:r w:rsidRPr="00C35A2C">
        <w:rPr>
          <w:rtl/>
        </w:rPr>
        <w:t>ואינו עושה יין נסך עד שירד לבור! ה</w:t>
      </w:r>
      <w:r>
        <w:rPr>
          <w:rtl/>
        </w:rPr>
        <w:t>"</w:t>
      </w:r>
      <w:r w:rsidRPr="00C35A2C">
        <w:rPr>
          <w:rtl/>
        </w:rPr>
        <w:t>נ בגת פקוקה ומלאה.</w:t>
      </w:r>
    </w:p>
    <w:p w14:paraId="20EB39A3" w14:textId="77777777" w:rsidR="00910F84" w:rsidRDefault="00910F84" w:rsidP="00910F84">
      <w:pPr>
        <w:rPr>
          <w:rtl/>
        </w:rPr>
      </w:pPr>
      <w:r w:rsidRPr="00C35A2C">
        <w:rPr>
          <w:rFonts w:hint="cs"/>
          <w:rtl/>
        </w:rPr>
        <w:t>והך</w:t>
      </w:r>
      <w:r w:rsidRPr="00C35A2C">
        <w:rPr>
          <w:rtl/>
        </w:rPr>
        <w:t xml:space="preserve"> </w:t>
      </w:r>
      <w:r w:rsidRPr="00C35A2C">
        <w:rPr>
          <w:rFonts w:hint="cs"/>
          <w:rtl/>
        </w:rPr>
        <w:t>ד</w:t>
      </w:r>
      <w:r w:rsidRPr="00C35A2C">
        <w:rPr>
          <w:rtl/>
        </w:rPr>
        <w:t xml:space="preserve">ירד לבור, מה שבבור אסור והשאר מותר! </w:t>
      </w:r>
    </w:p>
    <w:p w14:paraId="7B0EEC9E" w14:textId="77777777" w:rsidR="00910F84" w:rsidRPr="00C35A2C" w:rsidRDefault="00910F84" w:rsidP="00910F84">
      <w:pPr>
        <w:pStyle w:val="afffa"/>
      </w:pPr>
      <w:r>
        <w:rPr>
          <w:rtl/>
        </w:rPr>
        <w:t xml:space="preserve">- • </w:t>
      </w:r>
      <w:r>
        <w:rPr>
          <w:rStyle w:val="affff1"/>
          <w:rtl/>
          <w:rPrChange w:id="10337" w:author="מנוע אמוראים" w:date="2026-10-05T16:41:56Z">
            <w:rPr>
              <w:rtl/>
            </w:rPr>
          </w:rPrChange>
        </w:rPr>
        <w:t xml:space="preserve">אר"</w:t>
      </w:r>
      <w:r>
        <w:rPr>
          <w:rStyle w:val="affff1"/>
          <w:rFonts w:hint="cs"/>
          <w:rtl/>
          <w:rPrChange w:id="10338" w:author="מנוע אמוראים" w:date="2026-10-05T16:41:56Z">
            <w:rPr>
              <w:rFonts w:hint="cs"/>
              <w:rtl/>
            </w:rPr>
          </w:rPrChange>
        </w:rPr>
        <w:t xml:space="preserve">ה</w:t>
      </w:r>
      <w:r>
        <w:rPr>
          <w:rFonts w:hint="cs"/>
          <w:rtl/>
        </w:rPr>
        <w:t xml:space="preserve"> כאן משנה ראשונה ד</w:t>
      </w:r>
      <w:r w:rsidRPr="00C35A2C">
        <w:rPr>
          <w:rtl/>
        </w:rPr>
        <w:t>היו אומרים בד</w:t>
      </w:r>
      <w:r>
        <w:rPr>
          <w:rtl/>
        </w:rPr>
        <w:t>"</w:t>
      </w:r>
      <w:r w:rsidRPr="00C35A2C">
        <w:rPr>
          <w:rtl/>
        </w:rPr>
        <w:t xml:space="preserve">ד: </w:t>
      </w:r>
    </w:p>
    <w:p w14:paraId="06985167" w14:textId="77777777" w:rsidR="00910F84" w:rsidRPr="00C35A2C" w:rsidRDefault="00910F84" w:rsidP="00910F84">
      <w:pPr>
        <w:pStyle w:val="afffa"/>
      </w:pPr>
      <w:r>
        <w:rPr>
          <w:rtl/>
        </w:rPr>
        <w:t xml:space="preserve">- </w:t>
      </w:r>
      <w:r w:rsidRPr="00C35A2C">
        <w:rPr>
          <w:rtl/>
        </w:rPr>
        <w:t>אין בוצרין עם העכו</w:t>
      </w:r>
      <w:r>
        <w:rPr>
          <w:rtl/>
        </w:rPr>
        <w:t>"</w:t>
      </w:r>
      <w:r w:rsidRPr="00C35A2C">
        <w:rPr>
          <w:rtl/>
        </w:rPr>
        <w:t>ם בגת, שאסור לגרום טומאה לחולין שבא</w:t>
      </w:r>
      <w:r>
        <w:rPr>
          <w:rtl/>
        </w:rPr>
        <w:t>"</w:t>
      </w:r>
      <w:r w:rsidRPr="00C35A2C">
        <w:rPr>
          <w:rtl/>
        </w:rPr>
        <w:t xml:space="preserve">י; </w:t>
      </w:r>
    </w:p>
    <w:p w14:paraId="1C779464" w14:textId="77777777" w:rsidR="00910F84" w:rsidRPr="00C35A2C" w:rsidRDefault="00910F84" w:rsidP="00910F84">
      <w:pPr>
        <w:rPr>
          <w:rtl/>
        </w:rPr>
      </w:pPr>
      <w:r w:rsidRPr="00C35A2C">
        <w:rPr>
          <w:rtl/>
        </w:rPr>
        <w:t>ואין דורכין עם ישראל שעושה פירותיו בטומאה, שאסור לסייע ידי עוברי עביר</w:t>
      </w:r>
      <w:r w:rsidRPr="00C35A2C">
        <w:rPr>
          <w:rFonts w:hint="cs"/>
          <w:rtl/>
        </w:rPr>
        <w:t>ה</w:t>
      </w:r>
    </w:p>
    <w:p w14:paraId="32848E1B" w14:textId="77777777" w:rsidR="00910F84" w:rsidRPr="00C35A2C" w:rsidRDefault="00910F84" w:rsidP="00910F84">
      <w:pPr>
        <w:pStyle w:val="afffa"/>
        <w:rPr>
          <w:rtl/>
        </w:rPr>
      </w:pPr>
      <w:r>
        <w:rPr>
          <w:rtl/>
        </w:rPr>
        <w:t xml:space="preserve">- </w:t>
      </w:r>
      <w:r w:rsidRPr="00C35A2C">
        <w:rPr>
          <w:rtl/>
        </w:rPr>
        <w:t>אבל דורכים עם העכו</w:t>
      </w:r>
      <w:r>
        <w:rPr>
          <w:rtl/>
        </w:rPr>
        <w:t>"</w:t>
      </w:r>
      <w:r w:rsidRPr="00C35A2C">
        <w:rPr>
          <w:rtl/>
        </w:rPr>
        <w:t xml:space="preserve">ם בגת, ולא חיישינן לדרב הונא; </w:t>
      </w:r>
    </w:p>
    <w:p w14:paraId="224C6A1E" w14:textId="77777777" w:rsidR="00910F84" w:rsidRPr="00C35A2C" w:rsidRDefault="00910F84" w:rsidP="00910F84">
      <w:pPr>
        <w:pStyle w:val="afffa"/>
        <w:rPr>
          <w:rtl/>
        </w:rPr>
      </w:pPr>
      <w:r>
        <w:rPr>
          <w:b/>
          <w:bCs/>
          <w:rtl/>
        </w:rPr>
        <w:t xml:space="preserve">- </w:t>
      </w:r>
      <w:r w:rsidRPr="00C35A2C">
        <w:rPr>
          <w:b/>
          <w:bCs/>
          <w:rtl/>
        </w:rPr>
        <w:t>וחזרו לומר דב</w:t>
      </w:r>
      <w:r>
        <w:rPr>
          <w:b/>
          <w:bCs/>
          <w:rtl/>
        </w:rPr>
        <w:t>"</w:t>
      </w:r>
      <w:r w:rsidRPr="00C35A2C">
        <w:rPr>
          <w:b/>
          <w:bCs/>
          <w:rtl/>
        </w:rPr>
        <w:t>ד</w:t>
      </w:r>
      <w:r w:rsidRPr="00C35A2C">
        <w:rPr>
          <w:rtl/>
        </w:rPr>
        <w:t xml:space="preserve">: </w:t>
      </w:r>
      <w:r w:rsidRPr="00C35A2C">
        <w:rPr>
          <w:rtl/>
        </w:rPr>
        <w:tab/>
        <w:t>אין דורכין עם העכו</w:t>
      </w:r>
      <w:r>
        <w:rPr>
          <w:rtl/>
        </w:rPr>
        <w:t>"</w:t>
      </w:r>
      <w:r>
        <w:rPr>
          <w:rtl/>
        </w:rPr>
        <w:t xml:space="preserve">ם בגת, </w:t>
      </w:r>
      <w:r>
        <w:rPr>
          <w:rStyle w:val="affff1"/>
          <w:rtl/>
          <w:rPrChange w:id="10339" w:author="מנוע אמוראים" w:date="2026-10-05T16:41:56Z">
            <w:rPr>
              <w:rtl/>
            </w:rPr>
          </w:rPrChange>
        </w:rPr>
        <w:t xml:space="preserve">מ</w:t>
      </w:r>
      <w:r>
        <w:rPr>
          <w:rStyle w:val="affff1"/>
          <w:rFonts w:hint="cs"/>
          <w:rtl/>
          <w:rPrChange w:id="10340" w:author="מנוע אמוראים" w:date="2026-10-05T16:41:56Z">
            <w:rPr>
              <w:rFonts w:hint="cs"/>
              <w:rtl/>
            </w:rPr>
          </w:rPrChange>
        </w:rPr>
        <w:t xml:space="preserve">דר</w:t>
      </w:r>
      <w:r>
        <w:rPr>
          <w:rStyle w:val="affff1"/>
          <w:rtl/>
          <w:rPrChange w:id="10341" w:author="מנוע אמוראים" w:date="2026-10-05T16:41:56Z">
            <w:rPr>
              <w:rtl/>
            </w:rPr>
          </w:rPrChange>
        </w:rPr>
        <w:t xml:space="preserve">"</w:t>
      </w:r>
      <w:r>
        <w:rPr>
          <w:rStyle w:val="affff1"/>
          <w:rFonts w:hint="cs"/>
          <w:rtl/>
          <w:rPrChange w:id="10342" w:author="מנוע אמוראים" w:date="2026-10-05T16:41:56Z">
            <w:rPr>
              <w:rFonts w:hint="cs"/>
              <w:rtl/>
            </w:rPr>
          </w:rPrChange>
        </w:rPr>
        <w:t xml:space="preserve">ה</w:t>
      </w:r>
      <w:r>
        <w:rPr>
          <w:rFonts w:hint="cs"/>
          <w:rtl/>
        </w:rPr>
        <w:t xml:space="preserve"> </w:t>
      </w:r>
    </w:p>
    <w:p w14:paraId="688FBF3D" w14:textId="77777777" w:rsidR="00910F84" w:rsidRPr="00C35A2C" w:rsidRDefault="00910F84" w:rsidP="00910F84">
      <w:pPr>
        <w:pStyle w:val="aff6"/>
        <w:framePr w:wrap="around"/>
        <w:rPr>
          <w:rtl/>
        </w:rPr>
      </w:pPr>
      <w:r w:rsidRPr="00C35A2C">
        <w:rPr>
          <w:rFonts w:hint="cs"/>
          <w:rtl/>
        </w:rPr>
        <w:t>נו</w:t>
      </w:r>
    </w:p>
    <w:p w14:paraId="6DA865CB" w14:textId="77777777" w:rsidR="00910F84" w:rsidRPr="00C35A2C" w:rsidRDefault="00910F84" w:rsidP="00910F84">
      <w:pPr>
        <w:pStyle w:val="afffa"/>
        <w:rPr>
          <w:rtl/>
        </w:rPr>
      </w:pPr>
      <w:r>
        <w:rPr>
          <w:rtl/>
        </w:rPr>
        <w:t xml:space="preserve">- </w:t>
      </w:r>
      <w:r w:rsidRPr="00C35A2C">
        <w:rPr>
          <w:rtl/>
        </w:rPr>
        <w:t>ואין בוצרין עם ישראל שעושה פירותיו בטומאה, וכ</w:t>
      </w:r>
      <w:r>
        <w:rPr>
          <w:rtl/>
        </w:rPr>
        <w:t>"</w:t>
      </w:r>
      <w:r w:rsidRPr="00C35A2C">
        <w:rPr>
          <w:rtl/>
        </w:rPr>
        <w:t xml:space="preserve">ש שאין דורכין; </w:t>
      </w:r>
    </w:p>
    <w:p w14:paraId="70560664" w14:textId="77777777" w:rsidR="00910F84" w:rsidRPr="00C35A2C" w:rsidRDefault="00910F84" w:rsidP="00910F84">
      <w:pPr>
        <w:pStyle w:val="afffa"/>
        <w:rPr>
          <w:rtl/>
        </w:rPr>
      </w:pPr>
      <w:r>
        <w:rPr>
          <w:rtl/>
        </w:rPr>
        <w:t xml:space="preserve">- </w:t>
      </w:r>
      <w:r w:rsidRPr="00C35A2C">
        <w:rPr>
          <w:rtl/>
        </w:rPr>
        <w:t>אבל בוצרין עם העכו</w:t>
      </w:r>
      <w:r>
        <w:rPr>
          <w:rtl/>
        </w:rPr>
        <w:t>"</w:t>
      </w:r>
      <w:r w:rsidRPr="00C35A2C">
        <w:rPr>
          <w:rtl/>
        </w:rPr>
        <w:t>ם בגת, שמותר לגרום טומאה לחולין שבא</w:t>
      </w:r>
      <w:r>
        <w:rPr>
          <w:rtl/>
        </w:rPr>
        <w:t>"</w:t>
      </w:r>
      <w:r w:rsidRPr="00C35A2C">
        <w:rPr>
          <w:rtl/>
        </w:rPr>
        <w:t>י.</w:t>
      </w:r>
    </w:p>
    <w:p w14:paraId="2F402F07" w14:textId="77777777" w:rsidR="00910F84" w:rsidRPr="00C35A2C" w:rsidRDefault="00910F84" w:rsidP="00910F84">
      <w:pPr>
        <w:pStyle w:val="afffe"/>
        <w:rPr>
          <w:rtl/>
        </w:rPr>
      </w:pPr>
      <w:r w:rsidRPr="00A06291">
        <w:rPr>
          <w:rtl/>
        </w:rPr>
        <w:t>׻</w:t>
      </w:r>
      <w:r w:rsidRPr="00C35A2C">
        <w:rPr>
          <w:rtl/>
        </w:rPr>
        <w:t xml:space="preserve"> </w:t>
      </w:r>
    </w:p>
    <w:p w14:paraId="4C58ED65" w14:textId="77777777" w:rsidR="00910F84" w:rsidRPr="00C35A2C" w:rsidRDefault="00910F84" w:rsidP="00910F84">
      <w:pPr>
        <w:pStyle w:val="afff2"/>
        <w:rPr>
          <w:rtl/>
        </w:rPr>
      </w:pPr>
      <w:ins w:id="9808" w:author="מספור קטעי משנה" w:date="2026-10-06T10:02:05Z">
        <w:r>
          <w:rPr>
            <w:rStyle w:val="MisparKeta"/>
          </w:rPr>
          <w:t xml:space="preserve">א. </w:t>
        </w:r>
      </w:ins>
      <w:r w:rsidRPr="00C35A2C">
        <w:rPr>
          <w:rtl/>
        </w:rPr>
        <w:t>ואינו עושה יין נסך עד שירד לבור.</w:t>
      </w:r>
    </w:p>
    <w:p w14:paraId="0A980AF8" w14:textId="77777777" w:rsidR="00910F84" w:rsidRPr="00C35A2C" w:rsidRDefault="00910F84" w:rsidP="00910F84">
      <w:pPr>
        <w:rPr>
          <w:rtl/>
        </w:rPr>
      </w:pPr>
      <w:r w:rsidRPr="00C35A2C">
        <w:rPr>
          <w:rFonts w:hint="cs"/>
          <w:rtl/>
        </w:rPr>
        <w:t xml:space="preserve">מתני' כרבנן </w:t>
      </w:r>
      <w:r w:rsidRPr="00C35A2C">
        <w:rPr>
          <w:rtl/>
        </w:rPr>
        <w:tab/>
      </w:r>
      <w:r w:rsidRPr="00C35A2C">
        <w:rPr>
          <w:rtl/>
        </w:rPr>
        <w:tab/>
      </w:r>
      <w:r w:rsidRPr="00C35A2C">
        <w:rPr>
          <w:rFonts w:hint="cs"/>
          <w:rtl/>
        </w:rPr>
        <w:t>והך ד</w:t>
      </w:r>
      <w:r w:rsidRPr="00C35A2C">
        <w:rPr>
          <w:rtl/>
        </w:rPr>
        <w:t>תניא: יין משיקפה! –</w:t>
      </w:r>
      <w:r>
        <w:rPr>
          <w:rFonts w:hint="cs"/>
          <w:rtl/>
        </w:rPr>
        <w:t xml:space="preserve"> </w:t>
      </w:r>
      <w:r>
        <w:rPr>
          <w:rStyle w:val="affff1"/>
          <w:rFonts w:hint="cs"/>
          <w:rtl/>
          <w:rPrChange w:id="10343" w:author="מנוע אמוראים" w:date="2026-10-05T16:41:56Z">
            <w:rPr>
              <w:rFonts w:hint="cs"/>
              <w:rtl/>
            </w:rPr>
          </w:rPrChange>
        </w:rPr>
        <w:t xml:space="preserve">כר</w:t>
      </w:r>
      <w:r>
        <w:rPr>
          <w:rStyle w:val="affff1"/>
          <w:rtl/>
          <w:rPrChange w:id="10344" w:author="מנוע אמוראים" w:date="2026-10-05T16:41:56Z">
            <w:rPr>
              <w:rtl/>
            </w:rPr>
          </w:rPrChange>
        </w:rPr>
        <w:t xml:space="preserve">"</w:t>
      </w:r>
      <w:r>
        <w:rPr>
          <w:rStyle w:val="affff1"/>
          <w:rFonts w:hint="cs"/>
          <w:rtl/>
          <w:rPrChange w:id="10345" w:author="מנוע אמוראים" w:date="2026-10-05T16:41:56Z">
            <w:rPr>
              <w:rFonts w:hint="cs"/>
              <w:rtl/>
            </w:rPr>
          </w:rPrChange>
        </w:rPr>
        <w:t xml:space="preserve">ע</w:t>
      </w:r>
      <w:r>
        <w:rPr>
          <w:rFonts w:hint="cs"/>
          <w:rtl/>
        </w:rPr>
        <w:t xml:space="preserve">. </w:t>
      </w:r>
    </w:p>
    <w:p w14:paraId="05E98651" w14:textId="77777777" w:rsidR="00910F84" w:rsidRPr="00C35A2C" w:rsidRDefault="00910F84" w:rsidP="00910F84">
      <w:pPr>
        <w:rPr>
          <w:rtl/>
        </w:rPr>
      </w:pPr>
    </w:p>
    <w:p w14:paraId="6AD28A12" w14:textId="77777777" w:rsidR="00910F84" w:rsidRPr="007F249F" w:rsidRDefault="00910F84" w:rsidP="00910F84">
      <w:pPr>
        <w:rPr>
          <w:b/>
          <w:bCs/>
          <w:rtl/>
        </w:rPr>
      </w:pPr>
      <w:r w:rsidRPr="007F249F">
        <w:rPr>
          <w:rFonts w:ascii="FontbitDavid" w:hAnsi="FontbitDavid"/>
          <w:b/>
          <w:bCs/>
          <w:sz w:val="32"/>
          <w:rtl/>
        </w:rPr>
        <w:t>•</w:t>
      </w:r>
      <w:r w:rsidRPr="007F249F">
        <w:rPr>
          <w:rFonts w:hint="cs"/>
          <w:b/>
          <w:bCs/>
          <w:rtl/>
        </w:rPr>
        <w:t xml:space="preserve"> </w:t>
      </w:r>
      <w:r w:rsidRPr="007F249F">
        <w:rPr>
          <w:b/>
          <w:bCs/>
          <w:rtl/>
        </w:rPr>
        <w:t xml:space="preserve">איבעיא: קיפוי דבור או קיפוי דחבית? </w:t>
      </w:r>
    </w:p>
    <w:p w14:paraId="2A07BAAB" w14:textId="77777777" w:rsidR="00910F84" w:rsidRDefault="00910F84" w:rsidP="00910F84">
      <w:pPr>
        <w:rPr>
          <w:rtl/>
        </w:rPr>
      </w:pPr>
      <w:r w:rsidRPr="00C35A2C">
        <w:rPr>
          <w:b/>
          <w:bCs/>
          <w:rtl/>
        </w:rPr>
        <w:t>ת</w:t>
      </w:r>
      <w:r>
        <w:rPr>
          <w:b/>
          <w:bCs/>
          <w:rtl/>
        </w:rPr>
        <w:t>"</w:t>
      </w:r>
      <w:r w:rsidRPr="00C35A2C">
        <w:rPr>
          <w:b/>
          <w:bCs/>
          <w:rtl/>
        </w:rPr>
        <w:t>ש,</w:t>
      </w:r>
      <w:r w:rsidRPr="00C35A2C">
        <w:rPr>
          <w:rtl/>
        </w:rPr>
        <w:t xml:space="preserve"> דתניא: יין משיקפה, א</w:t>
      </w:r>
      <w:r w:rsidRPr="00C35A2C">
        <w:rPr>
          <w:rFonts w:hint="cs"/>
          <w:rtl/>
        </w:rPr>
        <w:t>ע</w:t>
      </w:r>
      <w:r>
        <w:rPr>
          <w:rtl/>
        </w:rPr>
        <w:t>"</w:t>
      </w:r>
      <w:r w:rsidRPr="00C35A2C">
        <w:rPr>
          <w:rFonts w:hint="cs"/>
          <w:rtl/>
        </w:rPr>
        <w:t xml:space="preserve">פ </w:t>
      </w:r>
      <w:r w:rsidRPr="00C35A2C">
        <w:rPr>
          <w:rtl/>
        </w:rPr>
        <w:t xml:space="preserve">שקפה קולט מן הגת העליונה ומן הצינור ושותה, </w:t>
      </w:r>
    </w:p>
    <w:p w14:paraId="0590FBC8" w14:textId="77777777" w:rsidR="00910F84" w:rsidRPr="00C35A2C" w:rsidRDefault="00910F84" w:rsidP="00910F84">
      <w:pPr>
        <w:rPr>
          <w:rtl/>
        </w:rPr>
      </w:pPr>
      <w:r w:rsidRPr="00507DB9">
        <w:rPr>
          <w:b/>
          <w:bCs/>
          <w:rtl/>
        </w:rPr>
        <w:t>ש</w:t>
      </w:r>
      <w:r>
        <w:rPr>
          <w:b/>
          <w:bCs/>
          <w:rtl/>
        </w:rPr>
        <w:t>"</w:t>
      </w:r>
      <w:r w:rsidRPr="00507DB9">
        <w:rPr>
          <w:b/>
          <w:bCs/>
          <w:rtl/>
        </w:rPr>
        <w:t>מ</w:t>
      </w:r>
      <w:r w:rsidRPr="00C35A2C">
        <w:rPr>
          <w:b/>
          <w:bCs/>
          <w:rtl/>
        </w:rPr>
        <w:t xml:space="preserve">: קיפוי דבור </w:t>
      </w:r>
      <w:r w:rsidRPr="00507DB9">
        <w:rPr>
          <w:b/>
          <w:bCs/>
          <w:rtl/>
        </w:rPr>
        <w:t>ש</w:t>
      </w:r>
      <w:r>
        <w:rPr>
          <w:b/>
          <w:bCs/>
          <w:rtl/>
        </w:rPr>
        <w:t>"</w:t>
      </w:r>
      <w:r w:rsidRPr="00507DB9">
        <w:rPr>
          <w:b/>
          <w:bCs/>
          <w:rtl/>
        </w:rPr>
        <w:t>מ</w:t>
      </w:r>
      <w:r w:rsidRPr="00C35A2C">
        <w:rPr>
          <w:b/>
          <w:bCs/>
          <w:rtl/>
        </w:rPr>
        <w:t>.</w:t>
      </w:r>
    </w:p>
    <w:p w14:paraId="2617C9FA"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Fonts w:hint="cs"/>
          <w:rtl/>
        </w:rPr>
        <w:t xml:space="preserve">והך </w:t>
      </w:r>
      <w:r>
        <w:rPr>
          <w:rStyle w:val="affff1"/>
          <w:rFonts w:hint="cs"/>
          <w:rtl/>
          <w:rPrChange w:id="10346" w:author="מנוע אמוראים" w:date="2026-10-05T16:41:56Z">
            <w:rPr>
              <w:rFonts w:hint="cs"/>
              <w:rtl/>
            </w:rPr>
          </w:rPrChange>
        </w:rPr>
        <w:t xml:space="preserve">דר</w:t>
      </w:r>
      <w:r>
        <w:rPr>
          <w:rStyle w:val="affff1"/>
          <w:rtl/>
          <w:rPrChange w:id="10347" w:author="מנוע אמוראים" w:date="2026-10-05T16:41:56Z">
            <w:rPr>
              <w:rtl/>
            </w:rPr>
          </w:rPrChange>
        </w:rPr>
        <w:t xml:space="preserve">"</w:t>
      </w:r>
      <w:r>
        <w:rPr>
          <w:rStyle w:val="affff1"/>
          <w:rFonts w:hint="cs"/>
          <w:rtl/>
          <w:rPrChange w:id="10348" w:author="מנוע אמוראים" w:date="2026-10-05T16:41:56Z">
            <w:rPr>
              <w:rFonts w:hint="cs"/>
              <w:rtl/>
            </w:rPr>
          </w:rPrChange>
        </w:rPr>
        <w:t xml:space="preserve">ז</w:t>
      </w:r>
      <w:r>
        <w:rPr>
          <w:rFonts w:hint="cs"/>
          <w:rtl/>
        </w:rPr>
        <w:t xml:space="preserve"> </w:t>
      </w:r>
      <w:r>
        <w:rPr>
          <w:rStyle w:val="affff1"/>
          <w:rFonts w:hint="cs"/>
          <w:rtl/>
          <w:rPrChange w:id="10349" w:author="מנוע אמוראים" w:date="2026-10-05T16:41:56Z">
            <w:rPr>
              <w:rFonts w:hint="cs"/>
              <w:rtl/>
            </w:rPr>
          </w:rPrChange>
        </w:rPr>
        <w:t xml:space="preserve">בדר</w:t>
      </w:r>
      <w:r>
        <w:rPr>
          <w:rStyle w:val="affff1"/>
          <w:rtl/>
          <w:rPrChange w:id="10350" w:author="מנוע אמוראים" w:date="2026-10-05T16:41:56Z">
            <w:rPr>
              <w:rtl/>
            </w:rPr>
          </w:rPrChange>
        </w:rPr>
        <w:t xml:space="preserve">"</w:t>
      </w:r>
      <w:r>
        <w:rPr>
          <w:rStyle w:val="affff1"/>
          <w:rFonts w:hint="cs"/>
          <w:rtl/>
          <w:rPrChange w:id="10351" w:author="מנוע אמוראים" w:date="2026-10-05T16:41:56Z">
            <w:rPr>
              <w:rFonts w:hint="cs"/>
              <w:rtl/>
            </w:rPr>
          </w:rPrChange>
        </w:rPr>
        <w:t xml:space="preserve">א</w:t>
      </w:r>
      <w:r>
        <w:rPr>
          <w:rtl/>
        </w:rPr>
        <w:t xml:space="preserve">: יין - משירד לבור ויקפה, </w:t>
      </w:r>
      <w:r>
        <w:rPr>
          <w:rStyle w:val="affff1"/>
          <w:rtl/>
          <w:rPrChange w:id="10352" w:author="מנוע אמוראים" w:date="2026-10-05T16:41:56Z">
            <w:rPr>
              <w:rtl/>
            </w:rPr>
          </w:rPrChange>
        </w:rPr>
        <w:t xml:space="preserve">ר</w:t>
      </w:r>
      <w:r>
        <w:rPr>
          <w:rStyle w:val="affff1"/>
          <w:rtl/>
          <w:rPrChange w:id="10353" w:author="מנוע אמוראים" w:date="2026-10-05T16:41:56Z">
            <w:rPr>
              <w:rtl/>
            </w:rPr>
          </w:rPrChange>
        </w:rPr>
        <w:t xml:space="preserve">"</w:t>
      </w:r>
      <w:r>
        <w:rPr>
          <w:rStyle w:val="affff1"/>
          <w:rtl/>
          <w:rPrChange w:id="10354" w:author="מנוע אמוראים" w:date="2026-10-05T16:41:56Z">
            <w:rPr>
              <w:rtl/>
            </w:rPr>
          </w:rPrChange>
        </w:rPr>
        <w:t xml:space="preserve">ע</w:t>
      </w:r>
      <w:r>
        <w:rPr>
          <w:rtl/>
        </w:rPr>
        <w:t xml:space="preserve"> אומר: משישלה בחביות! </w:t>
      </w:r>
    </w:p>
    <w:p w14:paraId="79AC36A3" w14:textId="77777777" w:rsidR="00910F84" w:rsidRPr="00C35A2C" w:rsidRDefault="00910F84" w:rsidP="00910F84">
      <w:pPr>
        <w:rPr>
          <w:rtl/>
        </w:rPr>
      </w:pPr>
      <w:r>
        <w:rPr>
          <w:rtl/>
        </w:rPr>
        <w:t xml:space="preserve">תרצה נמי להך קמייתא הכי, יין - משירד לבור ויקפה, </w:t>
      </w:r>
      <w:r>
        <w:rPr>
          <w:rStyle w:val="affff1"/>
          <w:rtl/>
          <w:rPrChange w:id="10355" w:author="מנוע אמוראים" w:date="2026-10-05T16:41:56Z">
            <w:rPr>
              <w:rtl/>
            </w:rPr>
          </w:rPrChange>
        </w:rPr>
        <w:t xml:space="preserve">ר</w:t>
      </w:r>
      <w:r>
        <w:rPr>
          <w:rStyle w:val="affff1"/>
          <w:rtl/>
          <w:rPrChange w:id="10356" w:author="מנוע אמוראים" w:date="2026-10-05T16:41:56Z">
            <w:rPr>
              <w:rtl/>
            </w:rPr>
          </w:rPrChange>
        </w:rPr>
        <w:t xml:space="preserve">"</w:t>
      </w:r>
      <w:r>
        <w:rPr>
          <w:rStyle w:val="affff1"/>
          <w:rtl/>
          <w:rPrChange w:id="10357" w:author="מנוע אמוראים" w:date="2026-10-05T16:41:56Z">
            <w:rPr>
              <w:rtl/>
            </w:rPr>
          </w:rPrChange>
        </w:rPr>
        <w:t xml:space="preserve">ע</w:t>
      </w:r>
      <w:r>
        <w:rPr>
          <w:rtl/>
        </w:rPr>
        <w:t xml:space="preserve"> אומר: משישלה בחביות.</w:t>
      </w:r>
    </w:p>
    <w:p w14:paraId="5EB8FB9B" w14:textId="77777777" w:rsidR="00910F84" w:rsidRPr="00C35A2C" w:rsidRDefault="00910F84" w:rsidP="00910F84">
      <w:pPr>
        <w:rPr>
          <w:rtl/>
        </w:rPr>
      </w:pPr>
      <w:r w:rsidRPr="00C35A2C">
        <w:rPr>
          <w:rFonts w:hint="cs"/>
          <w:rtl/>
        </w:rPr>
        <w:t xml:space="preserve">ומתני' </w:t>
      </w:r>
      <w:r w:rsidRPr="00C35A2C">
        <w:rPr>
          <w:rtl/>
        </w:rPr>
        <w:t xml:space="preserve">דקתני: אינו עושה יין נסך עד שירד לבור, לימא, תלתא תנאי היא! </w:t>
      </w:r>
    </w:p>
    <w:p w14:paraId="799954D4" w14:textId="77777777" w:rsidR="00910F84" w:rsidRPr="00C35A2C" w:rsidRDefault="00910F84" w:rsidP="00910F84">
      <w:pPr>
        <w:pStyle w:val="afffa"/>
        <w:rPr>
          <w:rtl/>
        </w:rPr>
      </w:pPr>
      <w:r>
        <w:rPr>
          <w:rtl/>
        </w:rPr>
        <w:t xml:space="preserve">- </w:t>
      </w:r>
      <w:r w:rsidRPr="00C35A2C">
        <w:rPr>
          <w:rtl/>
        </w:rPr>
        <w:t>לא, שאני יין נסך, דאחמירו ביה רבנן.</w:t>
      </w:r>
    </w:p>
    <w:p w14:paraId="0A583BF6" w14:textId="77777777" w:rsidR="00910F84" w:rsidRPr="00C35A2C" w:rsidRDefault="00910F84" w:rsidP="00910F84">
      <w:pPr>
        <w:ind w:firstLine="266"/>
        <w:rPr>
          <w:rtl/>
        </w:rPr>
      </w:pPr>
      <w:r w:rsidRPr="00C35A2C">
        <w:rPr>
          <w:rtl/>
        </w:rPr>
        <w:t>ולרבא דלא שאני ליה, מוקים ליה כתלתא תנאי.</w:t>
      </w:r>
    </w:p>
    <w:p w14:paraId="7600F20E" w14:textId="77777777" w:rsidR="00910F84" w:rsidRPr="00C35A2C" w:rsidRDefault="00910F84" w:rsidP="00910F84">
      <w:pPr>
        <w:pStyle w:val="afffe"/>
        <w:rPr>
          <w:rtl/>
        </w:rPr>
      </w:pPr>
      <w:r w:rsidRPr="00A06291">
        <w:rPr>
          <w:rtl/>
        </w:rPr>
        <w:t>׻</w:t>
      </w:r>
      <w:r w:rsidRPr="00C35A2C">
        <w:rPr>
          <w:rtl/>
        </w:rPr>
        <w:t xml:space="preserve"> </w:t>
      </w:r>
    </w:p>
    <w:p w14:paraId="1D52EAF0" w14:textId="77777777" w:rsidR="00910F84" w:rsidRPr="00C35A2C" w:rsidRDefault="00910F84" w:rsidP="00910F84">
      <w:pPr>
        <w:pStyle w:val="aff6"/>
        <w:framePr w:wrap="around"/>
        <w:rPr>
          <w:rtl/>
        </w:rPr>
      </w:pPr>
      <w:r w:rsidRPr="00C35A2C">
        <w:rPr>
          <w:rFonts w:hint="cs"/>
          <w:rtl/>
        </w:rPr>
        <w:t xml:space="preserve">נו: </w:t>
      </w:r>
    </w:p>
    <w:p w14:paraId="110BC9BD" w14:textId="77777777" w:rsidR="00910F84" w:rsidRPr="00C35A2C" w:rsidRDefault="00910F84" w:rsidP="00910F84">
      <w:pPr>
        <w:pStyle w:val="afff2"/>
        <w:rPr>
          <w:rtl/>
        </w:rPr>
      </w:pPr>
      <w:ins w:id="9906" w:author="מספור קטעי משנה" w:date="2026-10-06T06:44:54Z">
        <w:r>
          <w:rPr>
            <w:rStyle w:val="MisparKeta"/>
          </w:rPr>
          <w:t xml:space="preserve">א. </w:t>
        </w:r>
      </w:ins>
      <w:r w:rsidRPr="00C35A2C">
        <w:rPr>
          <w:rtl/>
        </w:rPr>
        <w:t>מה שבבור אסור והשאר מותר.</w:t>
      </w:r>
    </w:p>
    <w:p w14:paraId="0C471541" w14:textId="77777777" w:rsidR="00910F84" w:rsidRPr="00C35A2C" w:rsidRDefault="00910F84" w:rsidP="00910F84">
      <w:pPr>
        <w:rPr>
          <w:rtl/>
        </w:rPr>
      </w:pPr>
      <w:r>
        <w:rPr>
          <w:rStyle w:val="affff1"/>
          <w:rFonts w:hint="cs"/>
          <w:rtl/>
          <w:rPrChange w:id="10358" w:author="מנוע אמוראים" w:date="2026-10-05T16:41:56Z">
            <w:rPr>
              <w:rFonts w:hint="cs"/>
              <w:rtl/>
            </w:rPr>
          </w:rPrChange>
        </w:rPr>
        <w:t xml:space="preserve">ר</w:t>
      </w:r>
      <w:r>
        <w:rPr>
          <w:rStyle w:val="affff1"/>
          <w:rtl/>
          <w:rPrChange w:id="10359" w:author="מנוע אמוראים" w:date="2026-10-05T16:41:56Z">
            <w:rPr>
              <w:rtl/>
            </w:rPr>
          </w:rPrChange>
        </w:rPr>
        <w:t xml:space="preserve">"</w:t>
      </w:r>
      <w:r>
        <w:rPr>
          <w:rStyle w:val="affff1"/>
          <w:rFonts w:hint="cs"/>
          <w:rtl/>
          <w:rPrChange w:id="10360" w:author="מנוע אמוראים" w:date="2026-10-05T16:41:56Z">
            <w:rPr>
              <w:rFonts w:hint="cs"/>
              <w:rtl/>
            </w:rPr>
          </w:rPrChange>
        </w:rPr>
        <w:t xml:space="preserve">ה</w:t>
      </w:r>
      <w:r w:rsidRPr="00C35A2C">
        <w:rPr>
          <w:rtl/>
        </w:rPr>
        <w:t>: לא שנו אלא שלא החזיר גרגותני לגת, אבל החזיר גרגותני לגת - אסור.</w:t>
      </w:r>
    </w:p>
    <w:p w14:paraId="1E071DEE" w14:textId="77777777" w:rsidR="00910F84" w:rsidRPr="00C35A2C" w:rsidRDefault="00910F84" w:rsidP="00910F84">
      <w:pPr>
        <w:rPr>
          <w:rtl/>
        </w:rPr>
      </w:pPr>
      <w:r w:rsidRPr="00C35A2C">
        <w:rPr>
          <w:rtl/>
        </w:rPr>
        <w:t xml:space="preserve">גרגותני גופה </w:t>
      </w:r>
      <w:r w:rsidRPr="00C35A2C">
        <w:rPr>
          <w:rFonts w:hint="cs"/>
          <w:rtl/>
        </w:rPr>
        <w:t xml:space="preserve">נאסרת </w:t>
      </w:r>
      <w:r w:rsidRPr="00C35A2C">
        <w:rPr>
          <w:rtl/>
        </w:rPr>
        <w:t>בנצוק</w:t>
      </w:r>
      <w:r w:rsidRPr="00C35A2C">
        <w:rPr>
          <w:rFonts w:hint="cs"/>
          <w:rtl/>
        </w:rPr>
        <w:t>[בקילוח]</w:t>
      </w:r>
      <w:r w:rsidRPr="00C35A2C">
        <w:rPr>
          <w:rtl/>
        </w:rPr>
        <w:t xml:space="preserve">, </w:t>
      </w:r>
      <w:r w:rsidRPr="00507DB9">
        <w:rPr>
          <w:b/>
          <w:bCs/>
          <w:rtl/>
        </w:rPr>
        <w:t>ש</w:t>
      </w:r>
      <w:r>
        <w:rPr>
          <w:b/>
          <w:bCs/>
          <w:rtl/>
        </w:rPr>
        <w:t>"</w:t>
      </w:r>
      <w:r w:rsidRPr="00507DB9">
        <w:rPr>
          <w:b/>
          <w:bCs/>
          <w:rtl/>
        </w:rPr>
        <w:t>מ</w:t>
      </w:r>
      <w:r w:rsidRPr="00C35A2C">
        <w:rPr>
          <w:rtl/>
        </w:rPr>
        <w:t xml:space="preserve">: נצוק חיבור! </w:t>
      </w:r>
    </w:p>
    <w:p w14:paraId="1213F999" w14:textId="77777777" w:rsidR="00910F84" w:rsidRPr="00C35A2C" w:rsidRDefault="00910F84" w:rsidP="00910F84">
      <w:pPr>
        <w:pStyle w:val="afffa"/>
        <w:rPr>
          <w:rtl/>
        </w:rPr>
      </w:pPr>
      <w:r>
        <w:rPr>
          <w:rtl/>
        </w:rPr>
        <w:t xml:space="preserve">- </w:t>
      </w:r>
      <w:r>
        <w:rPr>
          <w:rStyle w:val="affff1"/>
          <w:rtl/>
          <w:rPrChange w:id="10361" w:author="מנוע אמוראים" w:date="2026-10-05T16:41:56Z">
            <w:rPr>
              <w:rtl/>
            </w:rPr>
          </w:rPrChange>
        </w:rPr>
        <w:t xml:space="preserve">כדת</w:t>
      </w:r>
      <w:r>
        <w:rPr>
          <w:rStyle w:val="affff1"/>
          <w:rFonts w:hint="cs"/>
          <w:rtl/>
          <w:rPrChange w:id="10362" w:author="מנוע אמוראים" w:date="2026-10-05T16:41:56Z">
            <w:rPr>
              <w:rFonts w:hint="cs"/>
              <w:rtl/>
            </w:rPr>
          </w:rPrChange>
        </w:rPr>
        <w:t xml:space="preserve">ר</w:t>
      </w:r>
      <w:r>
        <w:rPr>
          <w:rStyle w:val="affff1"/>
          <w:rtl/>
          <w:rPrChange w:id="10363" w:author="מנוע אמוראים" w:date="2026-10-05T16:41:56Z">
            <w:rPr>
              <w:rtl/>
            </w:rPr>
          </w:rPrChange>
        </w:rPr>
        <w:t xml:space="preserve">"</w:t>
      </w:r>
      <w:r>
        <w:rPr>
          <w:rStyle w:val="affff1"/>
          <w:rFonts w:hint="cs"/>
          <w:rtl/>
          <w:rPrChange w:id="10364" w:author="מנוע אמוראים" w:date="2026-10-05T16:41:56Z">
            <w:rPr>
              <w:rFonts w:hint="cs"/>
              <w:rtl/>
            </w:rPr>
          </w:rPrChange>
        </w:rPr>
        <w:t xml:space="preserve">ח</w:t>
      </w:r>
      <w:r w:rsidRPr="00C35A2C">
        <w:rPr>
          <w:rtl/>
        </w:rPr>
        <w:t>: שפחסתו צלוחיתו, ה</w:t>
      </w:r>
      <w:r>
        <w:rPr>
          <w:rtl/>
        </w:rPr>
        <w:t>"</w:t>
      </w:r>
      <w:r w:rsidRPr="00C35A2C">
        <w:rPr>
          <w:rtl/>
        </w:rPr>
        <w:t>נ שפחסתו בורו</w:t>
      </w:r>
      <w:r w:rsidRPr="00C35A2C">
        <w:rPr>
          <w:rFonts w:hint="cs"/>
          <w:rtl/>
        </w:rPr>
        <w:t>[עלה על גדותיו]</w:t>
      </w:r>
      <w:r w:rsidRPr="00C35A2C">
        <w:rPr>
          <w:rtl/>
        </w:rPr>
        <w:t>.</w:t>
      </w:r>
    </w:p>
    <w:p w14:paraId="235B16A9"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אותו תינוק שלמד מסכת ע'ז כשהיה בן שש שנים ושאלוהו אם מותר לדרוך עם ה</w:t>
      </w:r>
      <w:r>
        <w:rPr>
          <w:rFonts w:hint="cs"/>
          <w:rtl/>
        </w:rPr>
        <w:t>עכו</w:t>
      </w:r>
      <w:r>
        <w:rPr>
          <w:rtl/>
        </w:rPr>
        <w:t>"</w:t>
      </w:r>
      <w:r>
        <w:rPr>
          <w:rFonts w:hint="cs"/>
          <w:rtl/>
        </w:rPr>
        <w:t>ם</w:t>
      </w:r>
      <w:r w:rsidRPr="00C35A2C">
        <w:rPr>
          <w:rFonts w:hint="cs"/>
          <w:rtl/>
        </w:rPr>
        <w:t xml:space="preserve"> בגת א</w:t>
      </w:r>
      <w:r>
        <w:rPr>
          <w:rtl/>
        </w:rPr>
        <w:t>"</w:t>
      </w:r>
      <w:r w:rsidRPr="00C35A2C">
        <w:rPr>
          <w:rFonts w:hint="cs"/>
          <w:rtl/>
        </w:rPr>
        <w:t>ל שדורכין</w:t>
      </w:r>
      <w:r w:rsidRPr="00C35A2C">
        <w:rPr>
          <w:rtl/>
        </w:rPr>
        <w:t>.</w:t>
      </w:r>
    </w:p>
    <w:p w14:paraId="78810E15" w14:textId="77777777" w:rsidR="00910F84" w:rsidRPr="00C35A2C" w:rsidRDefault="00910F84" w:rsidP="00910F84">
      <w:pPr>
        <w:rPr>
          <w:rtl/>
        </w:rPr>
      </w:pPr>
      <w:r w:rsidRPr="00C35A2C">
        <w:rPr>
          <w:rFonts w:hint="cs"/>
          <w:rtl/>
        </w:rPr>
        <w:t xml:space="preserve">שאלוהו שיכול לנסך בידיו </w:t>
      </w:r>
      <w:r w:rsidRPr="00C35A2C">
        <w:rPr>
          <w:rtl/>
        </w:rPr>
        <w:t>–</w:t>
      </w:r>
      <w:r w:rsidRPr="00C35A2C">
        <w:rPr>
          <w:rFonts w:hint="cs"/>
          <w:rtl/>
        </w:rPr>
        <w:t xml:space="preserve"> אמר שקשרו את ידיו, ואינו יכול לנסך ברגל דניסוך ברגל לא שמיה ניסוך </w:t>
      </w:r>
    </w:p>
    <w:p w14:paraId="0A0640C8" w14:textId="77777777" w:rsidR="00910F84" w:rsidRPr="00C35A2C" w:rsidRDefault="00910F84" w:rsidP="00910F84">
      <w:pPr>
        <w:rPr>
          <w:rtl/>
        </w:rPr>
      </w:pPr>
    </w:p>
    <w:p w14:paraId="2CEFE397"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 xml:space="preserve">מעשה </w:t>
      </w:r>
      <w:r w:rsidRPr="00C35A2C">
        <w:rPr>
          <w:rtl/>
        </w:rPr>
        <w:t>בנהרדעא, דדשו ישראל ועכו</w:t>
      </w:r>
      <w:r>
        <w:rPr>
          <w:rtl/>
        </w:rPr>
        <w:t>"</w:t>
      </w:r>
      <w:r w:rsidRPr="00C35A2C">
        <w:rPr>
          <w:rtl/>
        </w:rPr>
        <w:t xml:space="preserve">ם לההוא חמרא, ושהייה שמואל </w:t>
      </w:r>
      <w:r w:rsidRPr="00C35A2C">
        <w:rPr>
          <w:rFonts w:hint="cs"/>
          <w:rtl/>
        </w:rPr>
        <w:t>שלושה רגלים</w:t>
      </w:r>
      <w:r w:rsidRPr="00C35A2C">
        <w:rPr>
          <w:rtl/>
        </w:rPr>
        <w:t>.</w:t>
      </w:r>
    </w:p>
    <w:p w14:paraId="09FAF4C5" w14:textId="77777777" w:rsidR="00910F84" w:rsidRPr="00C35A2C" w:rsidRDefault="00910F84" w:rsidP="00910F84">
      <w:pPr>
        <w:pStyle w:val="aff6"/>
        <w:framePr w:wrap="around"/>
        <w:rPr>
          <w:rtl/>
        </w:rPr>
      </w:pPr>
      <w:r w:rsidRPr="00C35A2C">
        <w:rPr>
          <w:rFonts w:hint="cs"/>
          <w:rtl/>
        </w:rPr>
        <w:lastRenderedPageBreak/>
        <w:t>נז.</w:t>
      </w:r>
    </w:p>
    <w:p w14:paraId="7B8CE608" w14:textId="77777777" w:rsidR="00910F84" w:rsidRPr="00C35A2C" w:rsidRDefault="00910F84" w:rsidP="00910F84">
      <w:pPr>
        <w:rPr>
          <w:rtl/>
        </w:rPr>
      </w:pPr>
      <w:r>
        <w:rPr>
          <w:rFonts w:hint="cs"/>
          <w:rtl/>
        </w:rPr>
        <w:t xml:space="preserve">לאו משום דאי ימצא תנא שאוסר </w:t>
      </w:r>
      <w:r>
        <w:rPr>
          <w:rStyle w:val="affff1"/>
          <w:rFonts w:hint="cs"/>
          <w:rtl/>
          <w:rPrChange w:id="10365" w:author="מנוע אמוראים" w:date="2026-10-05T16:41:56Z">
            <w:rPr>
              <w:rFonts w:hint="cs"/>
              <w:rtl/>
            </w:rPr>
          </w:rPrChange>
        </w:rPr>
        <w:t xml:space="preserve">כר</w:t>
      </w:r>
      <w:r>
        <w:rPr>
          <w:rStyle w:val="affff1"/>
          <w:rtl/>
          <w:rPrChange w:id="10366" w:author="מנוע אמוראים" w:date="2026-10-05T16:41:56Z">
            <w:rPr>
              <w:rtl/>
            </w:rPr>
          </w:rPrChange>
        </w:rPr>
        <w:t xml:space="preserve">"</w:t>
      </w:r>
      <w:r>
        <w:rPr>
          <w:rStyle w:val="affff1"/>
          <w:rFonts w:hint="cs"/>
          <w:rtl/>
          <w:rPrChange w:id="10367" w:author="מנוע אמוראים" w:date="2026-10-05T16:41:56Z">
            <w:rPr>
              <w:rFonts w:hint="cs"/>
              <w:rtl/>
            </w:rPr>
          </w:rPrChange>
        </w:rPr>
        <w:t xml:space="preserve">נ</w:t>
      </w:r>
      <w:r>
        <w:rPr>
          <w:rFonts w:hint="cs"/>
          <w:rtl/>
        </w:rPr>
        <w:t xml:space="preserve"> אוסרו אפי' בהנאה ד</w:t>
      </w:r>
      <w:r w:rsidRPr="00C35A2C">
        <w:rPr>
          <w:rtl/>
        </w:rPr>
        <w:t xml:space="preserve">תניא: מדדו בין ביד בין ברגל - ימכר, </w:t>
      </w:r>
    </w:p>
    <w:p w14:paraId="6761B126" w14:textId="77777777" w:rsidR="00910F84" w:rsidRPr="00C35A2C" w:rsidRDefault="00910F84" w:rsidP="00910F84">
      <w:pPr>
        <w:rPr>
          <w:rtl/>
        </w:rPr>
      </w:pPr>
      <w:r w:rsidRPr="00C35A2C">
        <w:rPr>
          <w:rtl/>
        </w:rPr>
        <w:t xml:space="preserve">ר' נתן אומר: ביד - אסור, ברגל - מותר, אימר דאמר ר' נתן - ביד, ברגל מי אמר? </w:t>
      </w:r>
    </w:p>
    <w:p w14:paraId="29D5DC8B" w14:textId="77777777" w:rsidR="00910F84" w:rsidRPr="00C35A2C" w:rsidRDefault="00910F84" w:rsidP="00910F84">
      <w:pPr>
        <w:rPr>
          <w:rtl/>
        </w:rPr>
      </w:pPr>
      <w:r w:rsidRPr="00C35A2C">
        <w:rPr>
          <w:rtl/>
        </w:rPr>
        <w:t xml:space="preserve">אלא דאי </w:t>
      </w:r>
      <w:r w:rsidRPr="00C35A2C">
        <w:rPr>
          <w:rFonts w:hint="cs"/>
          <w:rtl/>
        </w:rPr>
        <w:t xml:space="preserve">אמצא </w:t>
      </w:r>
      <w:r>
        <w:rPr>
          <w:rtl/>
        </w:rPr>
        <w:t xml:space="preserve">תנא דשרי </w:t>
      </w:r>
      <w:r>
        <w:rPr>
          <w:rStyle w:val="affff1"/>
          <w:rtl/>
          <w:rPrChange w:id="10368" w:author="מנוע אמוראים" w:date="2026-10-05T16:41:56Z">
            <w:rPr>
              <w:rtl/>
            </w:rPr>
          </w:rPrChange>
        </w:rPr>
        <w:t xml:space="preserve">כר</w:t>
      </w:r>
      <w:r>
        <w:rPr>
          <w:rStyle w:val="affff1"/>
          <w:rtl/>
          <w:rPrChange w:id="10369" w:author="מנוע אמוראים" w:date="2026-10-05T16:41:56Z">
            <w:rPr>
              <w:rtl/>
            </w:rPr>
          </w:rPrChange>
        </w:rPr>
        <w:t xml:space="preserve">"</w:t>
      </w:r>
      <w:r>
        <w:rPr>
          <w:rStyle w:val="affff1"/>
          <w:rtl/>
          <w:rPrChange w:id="10370" w:author="מנוע אמוראים" w:date="2026-10-05T16:41:56Z">
            <w:rPr>
              <w:rtl/>
            </w:rPr>
          </w:rPrChange>
        </w:rPr>
        <w:t xml:space="preserve">ש</w:t>
      </w:r>
      <w:r>
        <w:rPr>
          <w:rtl/>
        </w:rPr>
        <w:t xml:space="preserve">, </w:t>
      </w:r>
      <w:r w:rsidRPr="00C35A2C">
        <w:rPr>
          <w:rFonts w:hint="cs"/>
          <w:rtl/>
        </w:rPr>
        <w:t xml:space="preserve">אתיר </w:t>
      </w:r>
      <w:r w:rsidRPr="00C35A2C">
        <w:rPr>
          <w:rtl/>
        </w:rPr>
        <w:t xml:space="preserve"> אפי' בשתייה.</w:t>
      </w:r>
    </w:p>
    <w:p w14:paraId="0C7A7CE4"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 xml:space="preserve">מעשה בבירם לאותו עכום שעלה בדקל והביא לולב ובזמן שירד נגע בראש הלולב ביין שלא בכוונה </w:t>
      </w:r>
    </w:p>
    <w:p w14:paraId="5215F9BD" w14:textId="77777777" w:rsidR="00910F84" w:rsidRPr="00C35A2C" w:rsidRDefault="00910F84" w:rsidP="00910F84">
      <w:pPr>
        <w:rPr>
          <w:rtl/>
        </w:rPr>
      </w:pPr>
      <w:r w:rsidRPr="00C35A2C">
        <w:rPr>
          <w:rFonts w:hint="cs"/>
          <w:b/>
          <w:bCs/>
          <w:rtl/>
        </w:rPr>
        <w:t>והתיר רב</w:t>
      </w:r>
      <w:r w:rsidRPr="00C35A2C">
        <w:rPr>
          <w:rFonts w:hint="cs"/>
          <w:rtl/>
        </w:rPr>
        <w:t xml:space="preserve"> למוכרו לעכו</w:t>
      </w:r>
      <w:r>
        <w:rPr>
          <w:rtl/>
        </w:rPr>
        <w:t>"</w:t>
      </w:r>
      <w:r w:rsidRPr="00C35A2C">
        <w:rPr>
          <w:rFonts w:hint="cs"/>
          <w:rtl/>
        </w:rPr>
        <w:t xml:space="preserve">ם ומה שאסר אפי' בתינוק בין יוצא שעושה יין נסך היינו בשתיה אבל לא בהנאה </w:t>
      </w:r>
    </w:p>
    <w:p w14:paraId="301AA95E" w14:textId="77777777" w:rsidR="00910F84" w:rsidRPr="00C35A2C" w:rsidRDefault="00910F84" w:rsidP="00910F84">
      <w:pPr>
        <w:pStyle w:val="afffe"/>
        <w:rPr>
          <w:rtl/>
        </w:rPr>
      </w:pPr>
      <w:r>
        <w:rPr>
          <w:rtl/>
        </w:rPr>
        <w:t>׹</w:t>
      </w:r>
    </w:p>
    <w:p w14:paraId="09E04F99" w14:textId="77777777" w:rsidR="00910F84" w:rsidRPr="00C35A2C" w:rsidRDefault="00910F84" w:rsidP="00910F84">
      <w:pPr>
        <w:rPr>
          <w:b/>
          <w:bCs/>
          <w:rtl/>
        </w:rPr>
      </w:pPr>
      <w:r w:rsidRPr="00C35A2C">
        <w:rPr>
          <w:rFonts w:ascii="FontbitDavid" w:hAnsi="FontbitDavid"/>
          <w:b/>
          <w:bCs/>
          <w:sz w:val="32"/>
          <w:rtl/>
        </w:rPr>
        <w:t>•</w:t>
      </w:r>
      <w:r w:rsidRPr="00C35A2C">
        <w:rPr>
          <w:rFonts w:hint="cs"/>
          <w:b/>
          <w:bCs/>
          <w:rtl/>
        </w:rPr>
        <w:t xml:space="preserve"> </w:t>
      </w:r>
      <w:r w:rsidRPr="00C35A2C">
        <w:rPr>
          <w:b/>
          <w:bCs/>
          <w:rtl/>
        </w:rPr>
        <w:t>גופא, אמר רב: תינוק בן יומו עושה יין נסך.</w:t>
      </w:r>
    </w:p>
    <w:p w14:paraId="7D5A48E4" w14:textId="77777777" w:rsidR="00910F84" w:rsidRDefault="00910F84" w:rsidP="00910F84">
      <w:pPr>
        <w:rPr>
          <w:rtl/>
        </w:rPr>
      </w:pPr>
      <w:r>
        <w:rPr>
          <w:rFonts w:hint="cs"/>
          <w:rtl/>
        </w:rPr>
        <w:t xml:space="preserve">הקשה </w:t>
      </w:r>
      <w:r>
        <w:rPr>
          <w:rStyle w:val="affff1"/>
          <w:rFonts w:hint="cs"/>
          <w:rtl/>
          <w:rPrChange w:id="10371" w:author="מנוע אמוראים" w:date="2026-10-05T16:41:56Z">
            <w:rPr>
              <w:rFonts w:hint="cs"/>
              <w:rtl/>
            </w:rPr>
          </w:rPrChange>
        </w:rPr>
        <w:t xml:space="preserve">רשב</w:t>
      </w:r>
      <w:r>
        <w:rPr>
          <w:rStyle w:val="affff1"/>
          <w:rtl/>
          <w:rPrChange w:id="10372" w:author="מנוע אמוראים" w:date="2026-10-05T16:41:56Z">
            <w:rPr>
              <w:rtl/>
            </w:rPr>
          </w:rPrChange>
        </w:rPr>
        <w:t xml:space="preserve">"</w:t>
      </w:r>
      <w:r>
        <w:rPr>
          <w:rStyle w:val="affff1"/>
          <w:rFonts w:hint="cs"/>
          <w:rtl/>
          <w:rPrChange w:id="10373" w:author="מנוע אמוראים" w:date="2026-10-05T16:41:56Z">
            <w:rPr>
              <w:rFonts w:hint="cs"/>
              <w:rtl/>
            </w:rPr>
          </w:rPrChange>
        </w:rPr>
        <w:t xml:space="preserve">ח</w:t>
      </w:r>
      <w:r>
        <w:rPr>
          <w:rFonts w:hint="cs"/>
          <w:rtl/>
        </w:rPr>
        <w:t xml:space="preserve"> לרב</w:t>
      </w:r>
      <w:r w:rsidRPr="00C35A2C">
        <w:rPr>
          <w:rtl/>
        </w:rPr>
        <w:t xml:space="preserve">: הלוקח עבדים מן העובדי כוכבים שמלו ולא טבלו, </w:t>
      </w:r>
    </w:p>
    <w:p w14:paraId="0BAB4865" w14:textId="77777777" w:rsidR="00910F84" w:rsidRPr="00C35A2C" w:rsidRDefault="00910F84" w:rsidP="00910F84">
      <w:pPr>
        <w:rPr>
          <w:rtl/>
        </w:rPr>
      </w:pPr>
      <w:r w:rsidRPr="00C35A2C">
        <w:rPr>
          <w:rtl/>
        </w:rPr>
        <w:t xml:space="preserve">וכן בני השפחות שמלו ולא טבלו - </w:t>
      </w:r>
      <w:r w:rsidRPr="00C35A2C">
        <w:rPr>
          <w:b/>
          <w:bCs/>
          <w:rtl/>
        </w:rPr>
        <w:t>רוקן</w:t>
      </w:r>
      <w:r w:rsidRPr="00C35A2C">
        <w:rPr>
          <w:rtl/>
        </w:rPr>
        <w:t xml:space="preserve"> ומדרסן בשוק טמא, ואמרי לה: טהור, </w:t>
      </w:r>
    </w:p>
    <w:p w14:paraId="4504FE04" w14:textId="77777777" w:rsidR="00910F84" w:rsidRPr="00C35A2C" w:rsidRDefault="00910F84" w:rsidP="00910F84">
      <w:pPr>
        <w:rPr>
          <w:rtl/>
        </w:rPr>
      </w:pPr>
      <w:r w:rsidRPr="00C35A2C">
        <w:rPr>
          <w:b/>
          <w:bCs/>
          <w:rtl/>
        </w:rPr>
        <w:t>יינן</w:t>
      </w:r>
      <w:r w:rsidRPr="00C35A2C">
        <w:rPr>
          <w:rtl/>
        </w:rPr>
        <w:t xml:space="preserve"> - גדולים עושים יין נסך, </w:t>
      </w:r>
      <w:r w:rsidRPr="00C35A2C">
        <w:rPr>
          <w:b/>
          <w:bCs/>
          <w:rtl/>
        </w:rPr>
        <w:t xml:space="preserve">קטנים אין עושים יין נסך, </w:t>
      </w:r>
    </w:p>
    <w:p w14:paraId="6B91C98D" w14:textId="77777777" w:rsidR="00910F84" w:rsidRPr="00C35A2C" w:rsidRDefault="00910F84" w:rsidP="00910F84">
      <w:pPr>
        <w:rPr>
          <w:rtl/>
        </w:rPr>
      </w:pPr>
      <w:r w:rsidRPr="00C35A2C">
        <w:rPr>
          <w:b/>
          <w:bCs/>
          <w:rtl/>
        </w:rPr>
        <w:t>גדולים</w:t>
      </w:r>
      <w:r w:rsidRPr="00C35A2C">
        <w:rPr>
          <w:rtl/>
        </w:rPr>
        <w:t xml:space="preserve"> - יודעין בטיב עבודת כוכבים ומשמשיה, קטנים - אינם יודעין בטיב ע</w:t>
      </w:r>
      <w:r w:rsidRPr="00C35A2C">
        <w:rPr>
          <w:rFonts w:hint="cs"/>
          <w:rtl/>
        </w:rPr>
        <w:t xml:space="preserve">כום ומשמשיה </w:t>
      </w:r>
    </w:p>
    <w:p w14:paraId="52EE07DA" w14:textId="77777777" w:rsidR="00910F84" w:rsidRPr="00C35A2C" w:rsidRDefault="00910F84" w:rsidP="00910F84">
      <w:pPr>
        <w:pStyle w:val="afffa"/>
        <w:rPr>
          <w:rtl/>
        </w:rPr>
      </w:pPr>
      <w:r>
        <w:rPr>
          <w:rtl/>
        </w:rPr>
        <w:t xml:space="preserve">- </w:t>
      </w:r>
      <w:r w:rsidRPr="00C35A2C">
        <w:rPr>
          <w:rtl/>
        </w:rPr>
        <w:t>תרגמה אבני שפחות</w:t>
      </w:r>
      <w:r w:rsidRPr="00C35A2C">
        <w:rPr>
          <w:rFonts w:hint="cs"/>
          <w:rtl/>
        </w:rPr>
        <w:t xml:space="preserve"> והך דאמר וכן על רוקן ומדרסן</w:t>
      </w:r>
      <w:r w:rsidRPr="00C35A2C">
        <w:rPr>
          <w:rtl/>
        </w:rPr>
        <w:t>.</w:t>
      </w:r>
    </w:p>
    <w:p w14:paraId="10B02A1D" w14:textId="77777777" w:rsidR="00910F84" w:rsidRPr="00C35A2C" w:rsidRDefault="00910F84" w:rsidP="00910F84">
      <w:pPr>
        <w:rPr>
          <w:rtl/>
        </w:rPr>
      </w:pPr>
    </w:p>
    <w:p w14:paraId="514C4DEF" w14:textId="77777777" w:rsidR="00910F84" w:rsidRPr="00C35A2C" w:rsidRDefault="00910F84" w:rsidP="00910F84">
      <w:pPr>
        <w:rPr>
          <w:rtl/>
        </w:rPr>
      </w:pPr>
      <w:r w:rsidRPr="00C35A2C">
        <w:rPr>
          <w:rFonts w:hint="cs"/>
          <w:rtl/>
        </w:rPr>
        <w:t>ואפי' למ</w:t>
      </w:r>
      <w:r>
        <w:rPr>
          <w:rtl/>
        </w:rPr>
        <w:t>"</w:t>
      </w:r>
      <w:r>
        <w:rPr>
          <w:rFonts w:hint="cs"/>
          <w:rtl/>
        </w:rPr>
        <w:t>ד טהור קמ</w:t>
      </w:r>
      <w:r>
        <w:rPr>
          <w:rtl/>
        </w:rPr>
        <w:t>"</w:t>
      </w:r>
      <w:r w:rsidRPr="00C35A2C">
        <w:rPr>
          <w:rFonts w:hint="cs"/>
          <w:rtl/>
        </w:rPr>
        <w:t>ל</w:t>
      </w:r>
      <w:r w:rsidRPr="00C35A2C">
        <w:rPr>
          <w:rtl/>
        </w:rPr>
        <w:t xml:space="preserve">: עבדים דומיא דבני שפחות, </w:t>
      </w:r>
      <w:r w:rsidRPr="00C35A2C">
        <w:rPr>
          <w:rFonts w:hint="cs"/>
          <w:rtl/>
        </w:rPr>
        <w:t>דרק ב</w:t>
      </w:r>
      <w:r w:rsidRPr="00C35A2C">
        <w:rPr>
          <w:rtl/>
        </w:rPr>
        <w:t>מלו ולא טבלו עושין יין נסך, מלו וטבלו לא, אף עבדים כן</w:t>
      </w:r>
    </w:p>
    <w:p w14:paraId="7756BAE3" w14:textId="77777777" w:rsidR="00910F84" w:rsidRPr="00C35A2C" w:rsidRDefault="00910F84" w:rsidP="00910F84">
      <w:pPr>
        <w:rPr>
          <w:rtl/>
        </w:rPr>
      </w:pPr>
      <w:r w:rsidRPr="00C35A2C">
        <w:rPr>
          <w:b/>
          <w:bCs/>
          <w:rtl/>
        </w:rPr>
        <w:t>לאפוקי</w:t>
      </w:r>
      <w:r>
        <w:rPr>
          <w:rtl/>
        </w:rPr>
        <w:t xml:space="preserve"> </w:t>
      </w:r>
      <w:r>
        <w:rPr>
          <w:rStyle w:val="affff1"/>
          <w:rtl/>
          <w:rPrChange w:id="10374" w:author="מנוע אמוראים" w:date="2026-10-05T16:41:56Z">
            <w:rPr>
              <w:rtl/>
            </w:rPr>
          </w:rPrChange>
        </w:rPr>
        <w:t xml:space="preserve">מדר</w:t>
      </w:r>
      <w:r>
        <w:rPr>
          <w:rStyle w:val="affff1"/>
          <w:rtl/>
          <w:rPrChange w:id="10375" w:author="מנוע אמוראים" w:date="2026-10-05T16:41:56Z">
            <w:rPr>
              <w:rtl/>
            </w:rPr>
          </w:rPrChange>
        </w:rPr>
        <w:t xml:space="preserve">"</w:t>
      </w:r>
      <w:r>
        <w:rPr>
          <w:rStyle w:val="affff1"/>
          <w:rFonts w:hint="cs"/>
          <w:rtl/>
          <w:rPrChange w:id="10376" w:author="מנוע אמוראים" w:date="2026-10-05T16:41:56Z">
            <w:rPr>
              <w:rFonts w:hint="cs"/>
              <w:rtl/>
            </w:rPr>
          </w:rPrChange>
        </w:rPr>
        <w:t xml:space="preserve">נ</w:t>
      </w:r>
      <w:r>
        <w:rPr>
          <w:rFonts w:hint="cs"/>
          <w:rtl/>
        </w:rPr>
        <w:t xml:space="preserve"> משמואל דאמר ש</w:t>
      </w:r>
      <w:r w:rsidRPr="00C35A2C">
        <w:rPr>
          <w:rtl/>
        </w:rPr>
        <w:t>הלוקח עבדים מן העובדי כוכבים, א</w:t>
      </w:r>
      <w:r w:rsidRPr="00C35A2C">
        <w:rPr>
          <w:rFonts w:hint="cs"/>
          <w:rtl/>
        </w:rPr>
        <w:t>ע</w:t>
      </w:r>
      <w:r>
        <w:rPr>
          <w:rtl/>
        </w:rPr>
        <w:t>"</w:t>
      </w:r>
      <w:r w:rsidRPr="00C35A2C">
        <w:rPr>
          <w:rFonts w:hint="cs"/>
          <w:rtl/>
        </w:rPr>
        <w:t xml:space="preserve">פ </w:t>
      </w:r>
      <w:r w:rsidRPr="00C35A2C">
        <w:rPr>
          <w:rtl/>
        </w:rPr>
        <w:t xml:space="preserve">שמלו וטבלו - עושין יין נסך עד שתשקע עבודת כוכבים מפיהם, </w:t>
      </w:r>
      <w:r w:rsidRPr="00C35A2C">
        <w:rPr>
          <w:rtl/>
        </w:rPr>
        <w:tab/>
      </w:r>
      <w:r w:rsidRPr="00C35A2C">
        <w:rPr>
          <w:rFonts w:hint="cs"/>
          <w:rtl/>
        </w:rPr>
        <w:t>-</w:t>
      </w:r>
      <w:r w:rsidRPr="00C35A2C">
        <w:rPr>
          <w:rFonts w:hint="cs"/>
          <w:rtl/>
        </w:rPr>
        <w:tab/>
      </w:r>
      <w:r w:rsidRPr="00C35A2C">
        <w:rPr>
          <w:rtl/>
        </w:rPr>
        <w:t>קמ</w:t>
      </w:r>
      <w:r>
        <w:rPr>
          <w:rtl/>
        </w:rPr>
        <w:t>"</w:t>
      </w:r>
      <w:r w:rsidRPr="00C35A2C">
        <w:rPr>
          <w:rtl/>
        </w:rPr>
        <w:t>ל דלא.</w:t>
      </w:r>
    </w:p>
    <w:p w14:paraId="554C9A56"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גופא</w:t>
      </w:r>
      <w:r>
        <w:rPr>
          <w:rFonts w:hint="cs"/>
          <w:rtl/>
        </w:rPr>
        <w:t xml:space="preserve"> </w:t>
      </w:r>
      <w:r>
        <w:rPr>
          <w:rStyle w:val="affff1"/>
          <w:rFonts w:hint="cs"/>
          <w:rtl/>
          <w:rPrChange w:id="10377" w:author="מנוע אמוראים" w:date="2026-10-05T16:41:56Z">
            <w:rPr>
              <w:rFonts w:hint="cs"/>
              <w:rtl/>
            </w:rPr>
          </w:rPrChange>
        </w:rPr>
        <w:t xml:space="preserve">אר</w:t>
      </w:r>
      <w:r>
        <w:rPr>
          <w:rStyle w:val="affff1"/>
          <w:rtl/>
          <w:rPrChange w:id="10378" w:author="מנוע אמוראים" w:date="2026-10-05T16:41:56Z">
            <w:rPr>
              <w:rtl/>
            </w:rPr>
          </w:rPrChange>
        </w:rPr>
        <w:t xml:space="preserve">"</w:t>
      </w:r>
      <w:r>
        <w:rPr>
          <w:rStyle w:val="affff1"/>
          <w:rFonts w:hint="cs"/>
          <w:rtl/>
          <w:rPrChange w:id="10379" w:author="מנוע אמוראים" w:date="2026-10-05T16:41:56Z">
            <w:rPr>
              <w:rFonts w:hint="cs"/>
              <w:rtl/>
            </w:rPr>
          </w:rPrChange>
        </w:rPr>
        <w:t xml:space="preserve">נ</w:t>
      </w:r>
      <w:r>
        <w:rPr>
          <w:rFonts w:hint="cs"/>
          <w:rtl/>
        </w:rPr>
        <w:t xml:space="preserve"> מ</w:t>
      </w:r>
      <w:r w:rsidRPr="00C35A2C">
        <w:rPr>
          <w:rtl/>
        </w:rPr>
        <w:t>שמואל: הלוקח עבדים מן ה</w:t>
      </w:r>
      <w:r>
        <w:rPr>
          <w:rtl/>
        </w:rPr>
        <w:t>עכו"ם</w:t>
      </w:r>
      <w:r w:rsidRPr="00C35A2C">
        <w:rPr>
          <w:rtl/>
        </w:rPr>
        <w:t xml:space="preserve">, </w:t>
      </w:r>
      <w:r w:rsidRPr="00C35A2C">
        <w:rPr>
          <w:rFonts w:hint="cs"/>
          <w:rtl/>
        </w:rPr>
        <w:t>אע</w:t>
      </w:r>
      <w:r>
        <w:rPr>
          <w:rtl/>
        </w:rPr>
        <w:t>"</w:t>
      </w:r>
      <w:r w:rsidRPr="00C35A2C">
        <w:rPr>
          <w:rFonts w:hint="cs"/>
          <w:rtl/>
        </w:rPr>
        <w:t>פ</w:t>
      </w:r>
      <w:r w:rsidRPr="00C35A2C">
        <w:rPr>
          <w:rtl/>
        </w:rPr>
        <w:t xml:space="preserve"> שמלו וטבלו עושין יין נסך עד שתשקע ע</w:t>
      </w:r>
      <w:r w:rsidRPr="00C35A2C">
        <w:rPr>
          <w:rFonts w:hint="cs"/>
          <w:rtl/>
        </w:rPr>
        <w:t>כו</w:t>
      </w:r>
      <w:r>
        <w:rPr>
          <w:rtl/>
        </w:rPr>
        <w:t>"</w:t>
      </w:r>
      <w:r w:rsidRPr="00C35A2C">
        <w:rPr>
          <w:rFonts w:hint="cs"/>
          <w:rtl/>
        </w:rPr>
        <w:t xml:space="preserve">ם </w:t>
      </w:r>
      <w:r w:rsidRPr="00C35A2C">
        <w:rPr>
          <w:rtl/>
        </w:rPr>
        <w:t>מפיהם.</w:t>
      </w:r>
    </w:p>
    <w:p w14:paraId="76C9C974" w14:textId="77777777" w:rsidR="00910F84" w:rsidRPr="00C35A2C" w:rsidRDefault="00910F84" w:rsidP="00910F84">
      <w:pPr>
        <w:pStyle w:val="afffa"/>
        <w:rPr>
          <w:rtl/>
        </w:rPr>
      </w:pPr>
      <w:r>
        <w:rPr>
          <w:rtl/>
        </w:rPr>
        <w:t xml:space="preserve">- </w:t>
      </w:r>
      <w:r>
        <w:rPr>
          <w:rtl/>
        </w:rPr>
        <w:t xml:space="preserve">וכמה? </w:t>
      </w:r>
      <w:r>
        <w:rPr>
          <w:rStyle w:val="affff1"/>
          <w:rtl/>
          <w:rPrChange w:id="10380" w:author="מנוע אמוראים" w:date="2026-10-05T16:41:56Z">
            <w:rPr>
              <w:rtl/>
            </w:rPr>
          </w:rPrChange>
        </w:rPr>
        <w:t xml:space="preserve">א</w:t>
      </w:r>
      <w:r>
        <w:rPr>
          <w:rStyle w:val="affff1"/>
          <w:rFonts w:hint="cs"/>
          <w:rtl/>
          <w:rPrChange w:id="10381" w:author="מנוע אמוראים" w:date="2026-10-05T16:41:56Z">
            <w:rPr>
              <w:rFonts w:hint="cs"/>
              <w:rtl/>
            </w:rPr>
          </w:rPrChange>
        </w:rPr>
        <w:t xml:space="preserve">ריב</w:t>
      </w:r>
      <w:r>
        <w:rPr>
          <w:rStyle w:val="affff1"/>
          <w:rtl/>
          <w:rPrChange w:id="10382" w:author="מנוע אמוראים" w:date="2026-10-05T16:41:56Z">
            <w:rPr>
              <w:rtl/>
            </w:rPr>
          </w:rPrChange>
        </w:rPr>
        <w:t xml:space="preserve">"</w:t>
      </w:r>
      <w:r>
        <w:rPr>
          <w:rStyle w:val="affff1"/>
          <w:rFonts w:hint="cs"/>
          <w:rtl/>
          <w:rPrChange w:id="10383" w:author="מנוע אמוראים" w:date="2026-10-05T16:41:56Z">
            <w:rPr>
              <w:rFonts w:hint="cs"/>
              <w:rtl/>
            </w:rPr>
          </w:rPrChange>
        </w:rPr>
        <w:t xml:space="preserve">ל</w:t>
      </w:r>
      <w:r w:rsidRPr="00C35A2C">
        <w:rPr>
          <w:rtl/>
        </w:rPr>
        <w:t xml:space="preserve">: עד </w:t>
      </w:r>
      <w:r w:rsidRPr="00C35A2C">
        <w:rPr>
          <w:rFonts w:hint="cs"/>
          <w:rtl/>
        </w:rPr>
        <w:t>י</w:t>
      </w:r>
      <w:r>
        <w:rPr>
          <w:rtl/>
        </w:rPr>
        <w:t>"</w:t>
      </w:r>
      <w:r w:rsidRPr="00C35A2C">
        <w:rPr>
          <w:rFonts w:hint="cs"/>
          <w:rtl/>
        </w:rPr>
        <w:t xml:space="preserve">ב </w:t>
      </w:r>
      <w:r w:rsidRPr="00C35A2C">
        <w:rPr>
          <w:rtl/>
        </w:rPr>
        <w:t>חדש.</w:t>
      </w:r>
    </w:p>
    <w:p w14:paraId="36425CC7" w14:textId="77777777" w:rsidR="00910F84" w:rsidRPr="00C35A2C" w:rsidRDefault="00910F84" w:rsidP="00910F84">
      <w:pPr>
        <w:rPr>
          <w:rtl/>
        </w:rPr>
      </w:pPr>
      <w:r>
        <w:rPr>
          <w:rtl/>
        </w:rPr>
        <w:t xml:space="preserve">איתיביה רבה </w:t>
      </w:r>
      <w:r>
        <w:rPr>
          <w:rStyle w:val="affff1"/>
          <w:rtl/>
          <w:rPrChange w:id="10384" w:author="מנוע אמוראים" w:date="2026-10-05T16:41:56Z">
            <w:rPr>
              <w:rtl/>
            </w:rPr>
          </w:rPrChange>
        </w:rPr>
        <w:t xml:space="preserve">לר</w:t>
      </w:r>
      <w:r>
        <w:rPr>
          <w:rStyle w:val="affff1"/>
          <w:rtl/>
          <w:rPrChange w:id="10385" w:author="מנוע אמוראים" w:date="2026-10-05T16:41:56Z">
            <w:rPr>
              <w:rtl/>
            </w:rPr>
          </w:rPrChange>
        </w:rPr>
        <w:t xml:space="preserve">"</w:t>
      </w:r>
      <w:r>
        <w:rPr>
          <w:rStyle w:val="affff1"/>
          <w:rtl/>
          <w:rPrChange w:id="10386" w:author="מנוע אמוראים" w:date="2026-10-05T16:41:56Z">
            <w:rPr>
              <w:rtl/>
            </w:rPr>
          </w:rPrChange>
        </w:rPr>
        <w:t xml:space="preserve">נ</w:t>
      </w:r>
      <w:r>
        <w:rPr>
          <w:rtl/>
        </w:rPr>
        <w:t xml:space="preserve">: הלוקח עבדים מן הע</w:t>
      </w:r>
      <w:r w:rsidRPr="00C35A2C">
        <w:rPr>
          <w:rFonts w:hint="cs"/>
          <w:rtl/>
        </w:rPr>
        <w:t>כו</w:t>
      </w:r>
      <w:r>
        <w:rPr>
          <w:rtl/>
        </w:rPr>
        <w:t>"</w:t>
      </w:r>
      <w:r w:rsidRPr="00C35A2C">
        <w:rPr>
          <w:rFonts w:hint="cs"/>
          <w:rtl/>
        </w:rPr>
        <w:t xml:space="preserve">ם </w:t>
      </w:r>
      <w:r w:rsidRPr="00C35A2C">
        <w:rPr>
          <w:rtl/>
        </w:rPr>
        <w:t xml:space="preserve">שמלו ולא טבלו, וכן בני השפחות שמלו ולא טבלו </w:t>
      </w:r>
    </w:p>
    <w:p w14:paraId="2AEE1F07" w14:textId="77777777" w:rsidR="00910F84" w:rsidRPr="00C35A2C" w:rsidRDefault="00910F84" w:rsidP="00910F84">
      <w:pPr>
        <w:ind w:hanging="114"/>
        <w:rPr>
          <w:rtl/>
        </w:rPr>
      </w:pPr>
      <w:r w:rsidRPr="00C35A2C">
        <w:rPr>
          <w:b/>
          <w:bCs/>
          <w:rtl/>
        </w:rPr>
        <w:t>רוקן</w:t>
      </w:r>
      <w:r w:rsidRPr="00C35A2C">
        <w:rPr>
          <w:rtl/>
        </w:rPr>
        <w:t xml:space="preserve"> ומדרסן בשוק טמא, ואמרי לה: טהור, </w:t>
      </w:r>
    </w:p>
    <w:p w14:paraId="0C291621" w14:textId="77777777" w:rsidR="00910F84" w:rsidRPr="00C35A2C" w:rsidRDefault="00910F84" w:rsidP="00910F84">
      <w:pPr>
        <w:pStyle w:val="aff6"/>
        <w:framePr w:wrap="around"/>
        <w:rPr>
          <w:rtl/>
        </w:rPr>
      </w:pPr>
      <w:r w:rsidRPr="00C35A2C">
        <w:rPr>
          <w:rFonts w:hint="cs"/>
          <w:rtl/>
        </w:rPr>
        <w:t>נז:</w:t>
      </w:r>
    </w:p>
    <w:p w14:paraId="1F42A783" w14:textId="77777777" w:rsidR="00910F84" w:rsidRPr="00C35A2C" w:rsidRDefault="00910F84" w:rsidP="00910F84">
      <w:pPr>
        <w:ind w:hanging="114"/>
        <w:rPr>
          <w:rtl/>
        </w:rPr>
      </w:pPr>
      <w:r w:rsidRPr="00C35A2C">
        <w:rPr>
          <w:b/>
          <w:bCs/>
          <w:rtl/>
        </w:rPr>
        <w:t>יינן</w:t>
      </w:r>
      <w:r w:rsidRPr="00C35A2C">
        <w:rPr>
          <w:rtl/>
        </w:rPr>
        <w:t xml:space="preserve"> - גדולים עושין יין נסך, קטנים אין עושין יין נסך, אלו הן גדולים ואלו הן קטנים? </w:t>
      </w:r>
    </w:p>
    <w:p w14:paraId="5B2116EB" w14:textId="77777777" w:rsidR="00910F84" w:rsidRPr="00C35A2C" w:rsidRDefault="00910F84" w:rsidP="00910F84">
      <w:pPr>
        <w:ind w:hanging="114"/>
        <w:rPr>
          <w:rtl/>
        </w:rPr>
      </w:pPr>
      <w:r w:rsidRPr="00C35A2C">
        <w:rPr>
          <w:b/>
          <w:bCs/>
          <w:rtl/>
        </w:rPr>
        <w:t>גדולים</w:t>
      </w:r>
      <w:r w:rsidRPr="00C35A2C">
        <w:rPr>
          <w:rtl/>
        </w:rPr>
        <w:t xml:space="preserve"> - שיודעין בטיב עבודת כוכבים ומשמשיה, </w:t>
      </w:r>
    </w:p>
    <w:p w14:paraId="1F791668" w14:textId="77777777" w:rsidR="00910F84" w:rsidRPr="00C35A2C" w:rsidRDefault="00910F84" w:rsidP="00910F84">
      <w:pPr>
        <w:ind w:hanging="114"/>
        <w:rPr>
          <w:rtl/>
        </w:rPr>
      </w:pPr>
      <w:r w:rsidRPr="00C35A2C">
        <w:rPr>
          <w:b/>
          <w:bCs/>
          <w:rtl/>
        </w:rPr>
        <w:t>קטנים</w:t>
      </w:r>
      <w:r w:rsidRPr="00C35A2C">
        <w:rPr>
          <w:rtl/>
        </w:rPr>
        <w:t xml:space="preserve"> - שאין יודעין בטיב עבודת כוכבים ומשמשיה; </w:t>
      </w:r>
    </w:p>
    <w:p w14:paraId="035D4FE1" w14:textId="77777777" w:rsidR="00910F84" w:rsidRPr="00C35A2C" w:rsidRDefault="00910F84" w:rsidP="00910F84">
      <w:pPr>
        <w:ind w:hanging="114"/>
        <w:rPr>
          <w:rtl/>
        </w:rPr>
      </w:pPr>
      <w:r w:rsidRPr="00C35A2C">
        <w:rPr>
          <w:rFonts w:hint="cs"/>
          <w:b/>
          <w:bCs/>
          <w:rtl/>
        </w:rPr>
        <w:t xml:space="preserve">הך דמלו טבלו לא </w:t>
      </w:r>
      <w:r w:rsidRPr="00C35A2C">
        <w:rPr>
          <w:rFonts w:hint="cs"/>
          <w:rtl/>
        </w:rPr>
        <w:t xml:space="preserve"> - היינו אבני שפחות והך </w:t>
      </w:r>
      <w:r w:rsidRPr="00FF1C37">
        <w:rPr>
          <w:rStyle w:val="afffd"/>
          <w:rFonts w:hint="cs"/>
          <w:rtl/>
        </w:rPr>
        <w:t xml:space="preserve">ד'וכן' </w:t>
      </w:r>
      <w:r w:rsidRPr="00C35A2C">
        <w:rPr>
          <w:rFonts w:hint="cs"/>
          <w:rtl/>
        </w:rPr>
        <w:t>היינו על רוקן ומדרסן</w:t>
      </w:r>
    </w:p>
    <w:p w14:paraId="2DCE11C7" w14:textId="77777777" w:rsidR="00910F84" w:rsidRPr="00C35A2C" w:rsidRDefault="00910F84" w:rsidP="00910F84">
      <w:pPr>
        <w:rPr>
          <w:b/>
          <w:bCs/>
          <w:rtl/>
        </w:rPr>
      </w:pPr>
    </w:p>
    <w:p w14:paraId="558CCB1F"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ואפי' למ</w:t>
      </w:r>
      <w:r>
        <w:rPr>
          <w:rtl/>
        </w:rPr>
        <w:t>"</w:t>
      </w:r>
      <w:r w:rsidRPr="00C35A2C">
        <w:rPr>
          <w:rFonts w:hint="cs"/>
          <w:rtl/>
        </w:rPr>
        <w:t>ד טהור הא קמ</w:t>
      </w:r>
      <w:r>
        <w:rPr>
          <w:rtl/>
        </w:rPr>
        <w:t>"</w:t>
      </w:r>
      <w:r w:rsidRPr="00C35A2C">
        <w:rPr>
          <w:rFonts w:hint="cs"/>
          <w:rtl/>
        </w:rPr>
        <w:t>ל עבדים דומיא</w:t>
      </w:r>
      <w:r w:rsidRPr="00C35A2C">
        <w:rPr>
          <w:rtl/>
        </w:rPr>
        <w:t xml:space="preserve"> </w:t>
      </w:r>
      <w:r w:rsidRPr="00C35A2C">
        <w:rPr>
          <w:rFonts w:hint="cs"/>
          <w:rtl/>
        </w:rPr>
        <w:t>ד</w:t>
      </w:r>
      <w:r w:rsidRPr="00C35A2C">
        <w:rPr>
          <w:rtl/>
        </w:rPr>
        <w:t xml:space="preserve">בני שפחות - גדולים הוא דעושין יין נסך, קטנים אין עושין יין נסך, </w:t>
      </w:r>
    </w:p>
    <w:p w14:paraId="15593736" w14:textId="77777777" w:rsidR="00910F84" w:rsidRPr="00C35A2C" w:rsidRDefault="00910F84" w:rsidP="00910F84">
      <w:pPr>
        <w:rPr>
          <w:rtl/>
        </w:rPr>
      </w:pPr>
      <w:r w:rsidRPr="00C35A2C">
        <w:rPr>
          <w:rFonts w:ascii="FontbitDavid" w:hAnsi="FontbitDavid" w:hint="cs"/>
          <w:b/>
          <w:bCs/>
          <w:sz w:val="32"/>
          <w:rtl/>
        </w:rPr>
        <w:t xml:space="preserve">ולאפוקי מדרב: </w:t>
      </w:r>
      <w:r w:rsidRPr="00C35A2C">
        <w:rPr>
          <w:rFonts w:ascii="FontbitDavid" w:hAnsi="FontbitDavid" w:hint="cs"/>
          <w:sz w:val="32"/>
          <w:rtl/>
        </w:rPr>
        <w:t>ד</w:t>
      </w:r>
      <w:r w:rsidRPr="00C35A2C">
        <w:rPr>
          <w:rtl/>
        </w:rPr>
        <w:t>תינוק בן יומו עושה יין נסך, קמ</w:t>
      </w:r>
      <w:r>
        <w:rPr>
          <w:rtl/>
        </w:rPr>
        <w:t>"</w:t>
      </w:r>
      <w:r w:rsidRPr="00C35A2C">
        <w:rPr>
          <w:rtl/>
        </w:rPr>
        <w:t>ל דלא.</w:t>
      </w:r>
    </w:p>
    <w:p w14:paraId="1AA7C905"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מעשה שהיה במחוזא ובא עכום לחנות של ישראל</w:t>
      </w:r>
      <w:r w:rsidRPr="00C35A2C">
        <w:rPr>
          <w:rtl/>
        </w:rPr>
        <w:t xml:space="preserve"> –</w:t>
      </w:r>
      <w:r w:rsidRPr="00C35A2C">
        <w:rPr>
          <w:rFonts w:hint="cs"/>
          <w:rtl/>
        </w:rPr>
        <w:t xml:space="preserve"> שאלם אם יש לכם יין למכור אמרו לו לא ,</w:t>
      </w:r>
    </w:p>
    <w:p w14:paraId="31D77359" w14:textId="77777777" w:rsidR="00910F84" w:rsidRPr="00C35A2C" w:rsidRDefault="00910F84" w:rsidP="00910F84">
      <w:pPr>
        <w:rPr>
          <w:rFonts w:ascii="FontbitDavid" w:hAnsi="FontbitDavid"/>
          <w:sz w:val="32"/>
          <w:rtl/>
        </w:rPr>
      </w:pPr>
      <w:r w:rsidRPr="00C35A2C">
        <w:rPr>
          <w:rFonts w:ascii="FontbitDavid" w:hAnsi="FontbitDavid" w:hint="cs"/>
          <w:sz w:val="32"/>
          <w:rtl/>
        </w:rPr>
        <w:t>ישב יין בדלי, שם ידו ושיכשך א</w:t>
      </w:r>
      <w:r>
        <w:rPr>
          <w:rFonts w:ascii="FontbitDavid" w:hAnsi="FontbitDavid"/>
          <w:sz w:val="32"/>
          <w:rtl/>
        </w:rPr>
        <w:t>"</w:t>
      </w:r>
      <w:r w:rsidRPr="00C35A2C">
        <w:rPr>
          <w:rFonts w:ascii="FontbitDavid" w:hAnsi="FontbitDavid" w:hint="cs"/>
          <w:sz w:val="32"/>
          <w:rtl/>
        </w:rPr>
        <w:t>ל וזה לא יין? לקח בעה</w:t>
      </w:r>
      <w:r>
        <w:rPr>
          <w:rFonts w:ascii="FontbitDavid" w:hAnsi="FontbitDavid"/>
          <w:sz w:val="32"/>
          <w:rtl/>
        </w:rPr>
        <w:t>"</w:t>
      </w:r>
      <w:r w:rsidRPr="00C35A2C">
        <w:rPr>
          <w:rFonts w:ascii="FontbitDavid" w:hAnsi="FontbitDavid" w:hint="cs"/>
          <w:sz w:val="32"/>
          <w:rtl/>
        </w:rPr>
        <w:t>ב את הדלי וזרק לחבית והתיר רבא למכור ל</w:t>
      </w:r>
      <w:r>
        <w:rPr>
          <w:rFonts w:ascii="FontbitDavid" w:hAnsi="FontbitDavid" w:hint="cs"/>
          <w:sz w:val="32"/>
          <w:rtl/>
        </w:rPr>
        <w:t>עכו</w:t>
      </w:r>
      <w:r>
        <w:rPr>
          <w:rFonts w:ascii="FontbitDavid" w:hAnsi="FontbitDavid"/>
          <w:sz w:val="32"/>
          <w:rtl/>
        </w:rPr>
        <w:t>"</w:t>
      </w:r>
      <w:r>
        <w:rPr>
          <w:rFonts w:ascii="FontbitDavid" w:hAnsi="FontbitDavid" w:hint="cs"/>
          <w:sz w:val="32"/>
          <w:rtl/>
        </w:rPr>
        <w:t>ם</w:t>
      </w:r>
      <w:r w:rsidRPr="00C35A2C">
        <w:rPr>
          <w:rFonts w:ascii="FontbitDavid" w:hAnsi="FontbitDavid" w:hint="cs"/>
          <w:sz w:val="32"/>
          <w:rtl/>
        </w:rPr>
        <w:t xml:space="preserve"> </w:t>
      </w:r>
    </w:p>
    <w:p w14:paraId="3170EF74" w14:textId="77777777" w:rsidR="00910F84" w:rsidRPr="00C35A2C" w:rsidRDefault="00910F84" w:rsidP="00910F84">
      <w:pPr>
        <w:rPr>
          <w:rtl/>
        </w:rPr>
      </w:pPr>
      <w:r>
        <w:rPr>
          <w:rFonts w:ascii="FontbitDavid" w:hAnsi="FontbitDavid" w:hint="cs"/>
          <w:sz w:val="32"/>
          <w:rtl/>
        </w:rPr>
        <w:t xml:space="preserve">חלקו עליו </w:t>
      </w:r>
      <w:r>
        <w:rPr>
          <w:rStyle w:val="affff1"/>
          <w:rFonts w:ascii="FontbitDavid" w:hAnsi="FontbitDavid" w:hint="cs"/>
          <w:sz w:val="32"/>
          <w:rtl/>
          <w:rPrChange w:id="10387" w:author="מנוע אמוראים" w:date="2026-10-05T16:41:56Z">
            <w:rPr>
              <w:rFonts w:ascii="FontbitDavid" w:hAnsi="FontbitDavid" w:hint="cs"/>
              <w:sz w:val="32"/>
              <w:rtl/>
            </w:rPr>
          </w:rPrChange>
        </w:rPr>
        <w:t xml:space="preserve">רהב</w:t>
      </w:r>
      <w:r>
        <w:rPr>
          <w:rStyle w:val="affff1"/>
          <w:rFonts w:ascii="FontbitDavid" w:hAnsi="FontbitDavid"/>
          <w:sz w:val="32"/>
          <w:rtl/>
          <w:rPrChange w:id="1038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389"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w:t>
      </w:r>
      <w:r>
        <w:rPr>
          <w:rStyle w:val="affff1"/>
          <w:rFonts w:ascii="FontbitDavid" w:hAnsi="FontbitDavid" w:hint="cs"/>
          <w:sz w:val="32"/>
          <w:rtl/>
          <w:rPrChange w:id="10390" w:author="מנוע אמוראים" w:date="2026-10-05T16:41:56Z">
            <w:rPr>
              <w:rFonts w:ascii="FontbitDavid" w:hAnsi="FontbitDavid" w:hint="cs"/>
              <w:sz w:val="32"/>
              <w:rtl/>
            </w:rPr>
          </w:rPrChange>
        </w:rPr>
        <w:t xml:space="preserve">ורהבדר</w:t>
      </w:r>
      <w:r>
        <w:rPr>
          <w:rStyle w:val="affff1"/>
          <w:rFonts w:ascii="FontbitDavid" w:hAnsi="FontbitDavid"/>
          <w:sz w:val="32"/>
          <w:rtl/>
          <w:rPrChange w:id="1039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392"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w:t>
      </w:r>
      <w:r w:rsidRPr="00C35A2C">
        <w:rPr>
          <w:rtl/>
        </w:rPr>
        <w:t>–</w:t>
      </w:r>
      <w:r>
        <w:rPr>
          <w:rFonts w:hint="cs"/>
          <w:rtl/>
        </w:rPr>
        <w:t xml:space="preserve"> ישאו שופרות מטעם רבא והתירו ויצאו שופרות מטעם </w:t>
      </w:r>
      <w:r>
        <w:rPr>
          <w:rStyle w:val="affff1"/>
          <w:rFonts w:hint="cs"/>
          <w:rtl/>
          <w:rPrChange w:id="10393" w:author="מנוע אמוראים" w:date="2026-10-05T16:41:56Z">
            <w:rPr>
              <w:rFonts w:hint="cs"/>
              <w:rtl/>
            </w:rPr>
          </w:rPrChange>
        </w:rPr>
        <w:t xml:space="preserve">רהב</w:t>
      </w:r>
      <w:r>
        <w:rPr>
          <w:rStyle w:val="affff1"/>
          <w:rtl/>
          <w:rPrChange w:id="10394" w:author="מנוע אמוראים" w:date="2026-10-05T16:41:56Z">
            <w:rPr>
              <w:rtl/>
            </w:rPr>
          </w:rPrChange>
        </w:rPr>
        <w:t xml:space="preserve">"</w:t>
      </w:r>
      <w:r>
        <w:rPr>
          <w:rStyle w:val="affff1"/>
          <w:rFonts w:hint="cs"/>
          <w:rtl/>
          <w:rPrChange w:id="10395" w:author="מנוע אמוראים" w:date="2026-10-05T16:41:56Z">
            <w:rPr>
              <w:rFonts w:hint="cs"/>
              <w:rtl/>
            </w:rPr>
          </w:rPrChange>
        </w:rPr>
        <w:t xml:space="preserve">ח</w:t>
      </w:r>
      <w:r>
        <w:rPr>
          <w:rFonts w:hint="cs"/>
          <w:rtl/>
        </w:rPr>
        <w:t xml:space="preserve"> </w:t>
      </w:r>
      <w:r>
        <w:rPr>
          <w:rStyle w:val="affff1"/>
          <w:rFonts w:hint="cs"/>
          <w:rtl/>
          <w:rPrChange w:id="10396" w:author="מנוע אמוראים" w:date="2026-10-05T16:41:56Z">
            <w:rPr>
              <w:rFonts w:hint="cs"/>
              <w:rtl/>
            </w:rPr>
          </w:rPrChange>
        </w:rPr>
        <w:t xml:space="preserve">ורהב</w:t>
      </w:r>
      <w:r>
        <w:rPr>
          <w:rStyle w:val="affff1"/>
          <w:rtl/>
          <w:rPrChange w:id="10397" w:author="מנוע אמוראים" w:date="2026-10-05T16:41:56Z">
            <w:rPr>
              <w:rtl/>
            </w:rPr>
          </w:rPrChange>
        </w:rPr>
        <w:t xml:space="preserve">"</w:t>
      </w:r>
      <w:r>
        <w:rPr>
          <w:rStyle w:val="affff1"/>
          <w:rFonts w:hint="cs"/>
          <w:rtl/>
          <w:rPrChange w:id="10398" w:author="מנוע אמוראים" w:date="2026-10-05T16:41:56Z">
            <w:rPr>
              <w:rFonts w:hint="cs"/>
              <w:rtl/>
            </w:rPr>
          </w:rPrChange>
        </w:rPr>
        <w:t xml:space="preserve">נ</w:t>
      </w:r>
      <w:r>
        <w:rPr>
          <w:rFonts w:hint="cs"/>
          <w:rtl/>
        </w:rPr>
        <w:t xml:space="preserve"> ואסרו </w:t>
      </w:r>
    </w:p>
    <w:p w14:paraId="549F11FA" w14:textId="77777777" w:rsidR="00910F84" w:rsidRPr="00C35A2C" w:rsidRDefault="00910F84" w:rsidP="00910F84">
      <w:pPr>
        <w:rPr>
          <w:rtl/>
        </w:rPr>
      </w:pPr>
    </w:p>
    <w:p w14:paraId="75817FAE" w14:textId="77777777" w:rsidR="00910F84" w:rsidRPr="00C35A2C" w:rsidRDefault="00910F84" w:rsidP="00910F84">
      <w:pPr>
        <w:pStyle w:val="aff6"/>
        <w:framePr w:wrap="around"/>
        <w:rPr>
          <w:rtl/>
        </w:rPr>
      </w:pPr>
      <w:r w:rsidRPr="00C35A2C">
        <w:rPr>
          <w:rFonts w:hint="cs"/>
          <w:rtl/>
        </w:rPr>
        <w:t xml:space="preserve">נח. </w:t>
      </w:r>
    </w:p>
    <w:p w14:paraId="040C2A94" w14:textId="77777777" w:rsidR="00910F84" w:rsidRPr="00C35A2C" w:rsidRDefault="00910F84" w:rsidP="00910F84">
      <w:pPr>
        <w:rPr>
          <w:rtl/>
        </w:rPr>
      </w:pPr>
      <w:r>
        <w:rPr>
          <w:rFonts w:hint="cs"/>
          <w:rtl/>
        </w:rPr>
        <w:t xml:space="preserve">הזדמן </w:t>
      </w:r>
      <w:r>
        <w:rPr>
          <w:rStyle w:val="affff1"/>
          <w:rFonts w:hint="cs"/>
          <w:rtl/>
          <w:rPrChange w:id="10399" w:author="מנוע אמוראים" w:date="2026-10-05T16:41:56Z">
            <w:rPr>
              <w:rFonts w:hint="cs"/>
              <w:rtl/>
            </w:rPr>
          </w:rPrChange>
        </w:rPr>
        <w:t xml:space="preserve">רהבדר</w:t>
      </w:r>
      <w:r>
        <w:rPr>
          <w:rStyle w:val="affff1"/>
          <w:rtl/>
          <w:rPrChange w:id="10400" w:author="מנוע אמוראים" w:date="2026-10-05T16:41:56Z">
            <w:rPr>
              <w:rtl/>
            </w:rPr>
          </w:rPrChange>
        </w:rPr>
        <w:t xml:space="preserve">"</w:t>
      </w:r>
      <w:r>
        <w:rPr>
          <w:rStyle w:val="affff1"/>
          <w:rFonts w:hint="cs"/>
          <w:rtl/>
          <w:rPrChange w:id="10401" w:author="מנוע אמוראים" w:date="2026-10-05T16:41:56Z">
            <w:rPr>
              <w:rFonts w:hint="cs"/>
              <w:rtl/>
            </w:rPr>
          </w:rPrChange>
        </w:rPr>
        <w:t xml:space="preserve">נ</w:t>
      </w:r>
      <w:r>
        <w:rPr>
          <w:rFonts w:hint="cs"/>
          <w:rtl/>
        </w:rPr>
        <w:t xml:space="preserve"> למחוזא א</w:t>
      </w:r>
      <w:r>
        <w:rPr>
          <w:rtl/>
        </w:rPr>
        <w:t>"</w:t>
      </w:r>
      <w:r>
        <w:rPr>
          <w:rFonts w:hint="cs"/>
          <w:rtl/>
        </w:rPr>
        <w:t xml:space="preserve">ל רבא </w:t>
      </w:r>
      <w:r>
        <w:rPr>
          <w:rStyle w:val="affff1"/>
          <w:rFonts w:hint="cs"/>
          <w:rtl/>
          <w:rPrChange w:id="10402" w:author="מנוע אמוראים" w:date="2026-10-05T16:41:56Z">
            <w:rPr>
              <w:rFonts w:hint="cs"/>
              <w:rtl/>
            </w:rPr>
          </w:rPrChange>
        </w:rPr>
        <w:t xml:space="preserve">לר</w:t>
      </w:r>
      <w:r>
        <w:rPr>
          <w:rStyle w:val="affff1"/>
          <w:rtl/>
          <w:rPrChange w:id="10403" w:author="מנוע אמוראים" w:date="2026-10-05T16:41:56Z">
            <w:rPr>
              <w:rtl/>
            </w:rPr>
          </w:rPrChange>
        </w:rPr>
        <w:t xml:space="preserve">"</w:t>
      </w:r>
      <w:r>
        <w:rPr>
          <w:rStyle w:val="affff1"/>
          <w:rFonts w:hint="cs"/>
          <w:rtl/>
          <w:rPrChange w:id="10404" w:author="מנוע אמוראים" w:date="2026-10-05T16:41:56Z">
            <w:rPr>
              <w:rFonts w:hint="cs"/>
              <w:rtl/>
            </w:rPr>
          </w:rPrChange>
        </w:rPr>
        <w:t xml:space="preserve">א</w:t>
      </w:r>
      <w:r>
        <w:rPr>
          <w:rFonts w:hint="cs"/>
          <w:rtl/>
        </w:rPr>
        <w:t xml:space="preserve"> שמשו, שיסגור הדלת שלא יטרידום אנשים עלה אצלו</w:t>
      </w:r>
      <w:r w:rsidRPr="00C35A2C">
        <w:rPr>
          <w:rtl/>
        </w:rPr>
        <w:t xml:space="preserve"> </w:t>
      </w:r>
      <w:r w:rsidRPr="00C35A2C">
        <w:rPr>
          <w:rFonts w:hint="cs"/>
          <w:rtl/>
        </w:rPr>
        <w:t>שאלו כה</w:t>
      </w:r>
      <w:r>
        <w:rPr>
          <w:rtl/>
        </w:rPr>
        <w:t>"</w:t>
      </w:r>
      <w:r w:rsidRPr="00C35A2C">
        <w:rPr>
          <w:rFonts w:hint="cs"/>
          <w:rtl/>
        </w:rPr>
        <w:t>ג מאי, א</w:t>
      </w:r>
      <w:r>
        <w:rPr>
          <w:rtl/>
        </w:rPr>
        <w:t>"</w:t>
      </w:r>
      <w:r w:rsidRPr="00C35A2C">
        <w:rPr>
          <w:rFonts w:hint="cs"/>
          <w:rtl/>
        </w:rPr>
        <w:t>ל אסור אפי' בהנאה, שאלו והא מר אמר ששיכשך אינו עושה יין נסך, א</w:t>
      </w:r>
      <w:r>
        <w:rPr>
          <w:rtl/>
        </w:rPr>
        <w:t>"</w:t>
      </w:r>
      <w:r w:rsidRPr="00C35A2C">
        <w:rPr>
          <w:rFonts w:hint="cs"/>
          <w:rtl/>
        </w:rPr>
        <w:t>ל היינו חוץ מדמי אותו היין,</w:t>
      </w:r>
    </w:p>
    <w:p w14:paraId="61CA26B0"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רבא: כ</w:t>
      </w:r>
      <w:r w:rsidRPr="00C35A2C">
        <w:rPr>
          <w:rFonts w:hint="cs"/>
          <w:rtl/>
        </w:rPr>
        <w:t xml:space="preserve">שבאתי </w:t>
      </w:r>
      <w:r w:rsidRPr="00C35A2C">
        <w:rPr>
          <w:rtl/>
        </w:rPr>
        <w:t xml:space="preserve">לפומבדיתא, </w:t>
      </w:r>
      <w:r w:rsidRPr="00C35A2C">
        <w:rPr>
          <w:rFonts w:hint="cs"/>
          <w:rtl/>
        </w:rPr>
        <w:t>הקיפני נחמני [אביי] בשמועות ובמשניות</w:t>
      </w:r>
      <w:r w:rsidRPr="00C35A2C">
        <w:rPr>
          <w:rtl/>
        </w:rPr>
        <w:t xml:space="preserve"> דאס</w:t>
      </w:r>
      <w:r w:rsidRPr="00C35A2C">
        <w:rPr>
          <w:rFonts w:hint="cs"/>
          <w:rtl/>
        </w:rPr>
        <w:t>ו</w:t>
      </w:r>
      <w:r w:rsidRPr="00C35A2C">
        <w:rPr>
          <w:rtl/>
        </w:rPr>
        <w:t xml:space="preserve">ר; </w:t>
      </w:r>
    </w:p>
    <w:p w14:paraId="233B0D40" w14:textId="77777777" w:rsidR="00910F84" w:rsidRDefault="00910F84" w:rsidP="00910F84">
      <w:pPr>
        <w:rPr>
          <w:rtl/>
        </w:rPr>
      </w:pPr>
      <w:r w:rsidRPr="00C35A2C">
        <w:rPr>
          <w:rFonts w:ascii="FontbitDavid" w:hAnsi="FontbitDavid" w:hint="cs"/>
          <w:b/>
          <w:bCs/>
          <w:sz w:val="32"/>
          <w:rtl/>
        </w:rPr>
        <w:t>שמועות</w:t>
      </w:r>
      <w:r w:rsidRPr="00C35A2C">
        <w:rPr>
          <w:rFonts w:hint="cs"/>
          <w:rtl/>
        </w:rPr>
        <w:t xml:space="preserve"> דמעשה היה בנהרדעא </w:t>
      </w:r>
      <w:r>
        <w:rPr>
          <w:rtl/>
        </w:rPr>
        <w:t xml:space="preserve">ואסר שמואל, בטבריא - ואסר </w:t>
      </w:r>
      <w:r>
        <w:rPr>
          <w:rStyle w:val="affff1"/>
          <w:rtl/>
          <w:rPrChange w:id="10405" w:author="מנוע אמוראים" w:date="2026-10-05T16:41:56Z">
            <w:rPr>
              <w:rtl/>
            </w:rPr>
          </w:rPrChange>
        </w:rPr>
        <w:t xml:space="preserve">רי</w:t>
      </w:r>
      <w:r>
        <w:rPr>
          <w:rStyle w:val="affff1"/>
          <w:rtl/>
          <w:rPrChange w:id="10406" w:author="מנוע אמוראים" w:date="2026-10-05T16:41:56Z">
            <w:rPr>
              <w:rtl/>
            </w:rPr>
          </w:rPrChange>
        </w:rPr>
        <w:t xml:space="preserve">"</w:t>
      </w:r>
      <w:r>
        <w:rPr>
          <w:rStyle w:val="affff1"/>
          <w:rtl/>
          <w:rPrChange w:id="10407" w:author="מנוע אמוראים" w:date="2026-10-05T16:41:56Z">
            <w:rPr>
              <w:rtl/>
            </w:rPr>
          </w:rPrChange>
        </w:rPr>
        <w:t xml:space="preserve">ו</w:t>
      </w:r>
      <w:r>
        <w:rPr>
          <w:rtl/>
        </w:rPr>
        <w:t xml:space="preserve">; ואמרי ליה: לפי שאינן בני תורה, </w:t>
      </w:r>
    </w:p>
    <w:p w14:paraId="2B780587" w14:textId="77777777" w:rsidR="00910F84" w:rsidRPr="00C35A2C" w:rsidRDefault="00910F84" w:rsidP="00910F84">
      <w:pPr>
        <w:rPr>
          <w:rtl/>
        </w:rPr>
      </w:pPr>
      <w:r w:rsidRPr="00C35A2C">
        <w:rPr>
          <w:rtl/>
        </w:rPr>
        <w:t xml:space="preserve">ואמר לי: טבריא ונהרדעא אינן בני תורה, דמחוזא בני תורה? </w:t>
      </w:r>
      <w:r w:rsidRPr="00C35A2C">
        <w:rPr>
          <w:rFonts w:hint="cs"/>
          <w:rtl/>
        </w:rPr>
        <w:t xml:space="preserve"> [בתמיה]</w:t>
      </w:r>
    </w:p>
    <w:p w14:paraId="3678C524" w14:textId="77777777" w:rsidR="00910F84" w:rsidRPr="00C35A2C" w:rsidRDefault="00910F84" w:rsidP="00910F84">
      <w:pPr>
        <w:rPr>
          <w:rtl/>
        </w:rPr>
      </w:pPr>
      <w:r w:rsidRPr="00C35A2C">
        <w:rPr>
          <w:b/>
          <w:bCs/>
          <w:rtl/>
        </w:rPr>
        <w:t>מתניתא</w:t>
      </w:r>
      <w:r w:rsidRPr="00C35A2C">
        <w:rPr>
          <w:rtl/>
        </w:rPr>
        <w:t>, דאגרדמים</w:t>
      </w:r>
      <w:r w:rsidRPr="00C35A2C">
        <w:rPr>
          <w:rFonts w:hint="cs"/>
          <w:rtl/>
        </w:rPr>
        <w:t>[מודד]</w:t>
      </w:r>
      <w:r w:rsidRPr="00C35A2C">
        <w:rPr>
          <w:rtl/>
        </w:rPr>
        <w:t xml:space="preserve"> עכו</w:t>
      </w:r>
      <w:r>
        <w:rPr>
          <w:rtl/>
        </w:rPr>
        <w:t>"</w:t>
      </w:r>
      <w:r w:rsidRPr="00C35A2C">
        <w:rPr>
          <w:rtl/>
        </w:rPr>
        <w:t xml:space="preserve">ם שקדח במינקת </w:t>
      </w:r>
      <w:r w:rsidRPr="00C35A2C">
        <w:rPr>
          <w:rFonts w:hint="cs"/>
          <w:rtl/>
        </w:rPr>
        <w:t>[קש]</w:t>
      </w:r>
      <w:r w:rsidRPr="00C35A2C">
        <w:rPr>
          <w:rtl/>
        </w:rPr>
        <w:t xml:space="preserve">והעלה, או שטעם מן הכוס והחזירו לחבית, זה היה מעשה ואסרוהו, מאי לאו בהנאה! </w:t>
      </w:r>
      <w:r w:rsidRPr="00C35A2C">
        <w:rPr>
          <w:rtl/>
        </w:rPr>
        <w:tab/>
      </w:r>
      <w:r w:rsidRPr="00C35A2C">
        <w:rPr>
          <w:rFonts w:hint="cs"/>
          <w:rtl/>
        </w:rPr>
        <w:t xml:space="preserve">- </w:t>
      </w:r>
      <w:r w:rsidRPr="00C35A2C">
        <w:rPr>
          <w:rtl/>
        </w:rPr>
        <w:t>לא, בשתייה.</w:t>
      </w:r>
    </w:p>
    <w:p w14:paraId="522FB94A" w14:textId="77777777" w:rsidR="00910F84" w:rsidRPr="00C35A2C" w:rsidRDefault="00910F84" w:rsidP="00910F84">
      <w:pPr>
        <w:rPr>
          <w:rtl/>
        </w:rPr>
      </w:pPr>
      <w:r w:rsidRPr="00C35A2C">
        <w:rPr>
          <w:rFonts w:hint="cs"/>
          <w:rtl/>
        </w:rPr>
        <w:lastRenderedPageBreak/>
        <w:t>ולא תני ימכר כדקתני סיפא: ד</w:t>
      </w:r>
      <w:r w:rsidRPr="00C35A2C">
        <w:rPr>
          <w:rtl/>
        </w:rPr>
        <w:t>חרם עכו</w:t>
      </w:r>
      <w:r>
        <w:rPr>
          <w:rtl/>
        </w:rPr>
        <w:t>"</w:t>
      </w:r>
      <w:r w:rsidRPr="00C35A2C">
        <w:rPr>
          <w:rtl/>
        </w:rPr>
        <w:t xml:space="preserve">ם שהושיט ידו לחבית, וכסבור של שמן היא ונמצאת של יין, זה היה מעשה ואמרו: ימכר, </w:t>
      </w:r>
      <w:r w:rsidRPr="007F249F">
        <w:rPr>
          <w:b/>
          <w:bCs/>
          <w:rtl/>
        </w:rPr>
        <w:t>תיובתא דרבא! תיובתא.</w:t>
      </w:r>
    </w:p>
    <w:p w14:paraId="0BE4231A" w14:textId="77777777" w:rsidR="00910F84" w:rsidRDefault="00910F84" w:rsidP="00910F84">
      <w:pPr>
        <w:rPr>
          <w:rFonts w:ascii="FontbitDavid" w:hAnsi="FontbitDavid"/>
          <w:b/>
          <w:bCs/>
          <w:sz w:val="32"/>
          <w:rtl/>
        </w:rPr>
      </w:pPr>
    </w:p>
    <w:p w14:paraId="4A236068"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Style w:val="affff1"/>
          <w:rtl/>
          <w:rPrChange w:id="10408" w:author="מנוע אמוראים" w:date="2026-10-05T16:41:56Z">
            <w:rPr>
              <w:rtl/>
            </w:rPr>
          </w:rPrChange>
        </w:rPr>
        <w:t xml:space="preserve">רי</w:t>
      </w:r>
      <w:r>
        <w:rPr>
          <w:rStyle w:val="affff1"/>
          <w:rtl/>
          <w:rPrChange w:id="10409" w:author="מנוע אמוראים" w:date="2026-10-05T16:41:56Z">
            <w:rPr>
              <w:rtl/>
            </w:rPr>
          </w:rPrChange>
        </w:rPr>
        <w:t xml:space="preserve">"</w:t>
      </w:r>
      <w:r>
        <w:rPr>
          <w:rStyle w:val="affff1"/>
          <w:rtl/>
          <w:rPrChange w:id="10410" w:author="מנוע אמוראים" w:date="2026-10-05T16:41:56Z">
            <w:rPr>
              <w:rtl/>
            </w:rPr>
          </w:rPrChange>
        </w:rPr>
        <w:t xml:space="preserve">ו</w:t>
      </w:r>
      <w:r>
        <w:rPr>
          <w:rtl/>
        </w:rPr>
        <w:t xml:space="preserve"> בן ארזא ור</w:t>
      </w:r>
      <w:r w:rsidRPr="00C35A2C">
        <w:rPr>
          <w:rFonts w:hint="cs"/>
          <w:rtl/>
        </w:rPr>
        <w:t>בי יוסי בן נהוראי ישבו ושתו יין ובא אותו אחד ואמרו לו בא ואשקך אחר שהרים הכוס נתגלה ש</w:t>
      </w:r>
      <w:r w:rsidRPr="00C35A2C">
        <w:rPr>
          <w:rtl/>
        </w:rPr>
        <w:t>עכו</w:t>
      </w:r>
      <w:r>
        <w:rPr>
          <w:rtl/>
        </w:rPr>
        <w:t>"</w:t>
      </w:r>
      <w:r w:rsidRPr="00C35A2C">
        <w:rPr>
          <w:rtl/>
        </w:rPr>
        <w:t>ם הוא, חד אסר אפי' בהנאה, וחד שרי אפי' בשתייה.</w:t>
      </w:r>
    </w:p>
    <w:p w14:paraId="4A3645F4" w14:textId="77777777" w:rsidR="00910F84" w:rsidRDefault="00910F84" w:rsidP="00910F84">
      <w:pPr>
        <w:pStyle w:val="aff6"/>
        <w:framePr w:wrap="around"/>
        <w:rPr>
          <w:rtl/>
        </w:rPr>
      </w:pPr>
      <w:r w:rsidRPr="00C35A2C">
        <w:rPr>
          <w:rFonts w:hint="cs"/>
          <w:rtl/>
        </w:rPr>
        <w:t>נח.</w:t>
      </w:r>
    </w:p>
    <w:p w14:paraId="1F26891E" w14:textId="77777777" w:rsidR="00910F84" w:rsidRPr="00C35A2C" w:rsidRDefault="00910F84" w:rsidP="00910F84">
      <w:pPr>
        <w:rPr>
          <w:rtl/>
        </w:rPr>
      </w:pPr>
      <w:r>
        <w:rPr>
          <w:rtl/>
        </w:rPr>
        <w:t>• אר</w:t>
      </w:r>
      <w:r w:rsidRPr="00C35A2C">
        <w:rPr>
          <w:rFonts w:hint="cs"/>
          <w:rtl/>
        </w:rPr>
        <w:t>יב'ל</w:t>
      </w:r>
      <w:r w:rsidRPr="00C35A2C">
        <w:rPr>
          <w:rtl/>
        </w:rPr>
        <w:t>: מאן דאסר שפיר אסר</w:t>
      </w:r>
      <w:r>
        <w:rPr>
          <w:rFonts w:hint="cs"/>
          <w:rtl/>
        </w:rPr>
        <w:t xml:space="preserve"> </w:t>
      </w:r>
      <w:r w:rsidRPr="00C35A2C">
        <w:rPr>
          <w:rFonts w:hint="cs"/>
          <w:rtl/>
        </w:rPr>
        <w:t>שאמר דס</w:t>
      </w:r>
      <w:r>
        <w:rPr>
          <w:rtl/>
        </w:rPr>
        <w:t>"</w:t>
      </w:r>
      <w:r w:rsidRPr="00C35A2C">
        <w:rPr>
          <w:rFonts w:hint="cs"/>
          <w:rtl/>
        </w:rPr>
        <w:t xml:space="preserve">ד </w:t>
      </w:r>
      <w:r w:rsidRPr="00C35A2C">
        <w:rPr>
          <w:rtl/>
        </w:rPr>
        <w:t xml:space="preserve">דרבנן </w:t>
      </w:r>
      <w:r w:rsidRPr="00C35A2C">
        <w:rPr>
          <w:rFonts w:hint="cs"/>
          <w:rtl/>
        </w:rPr>
        <w:t xml:space="preserve">חשובים ישתו שכר אלא בהכרח זה יין ולכן ניסכו </w:t>
      </w:r>
    </w:p>
    <w:p w14:paraId="246717D2" w14:textId="77777777" w:rsidR="00910F84" w:rsidRPr="00C35A2C" w:rsidRDefault="00910F84" w:rsidP="00910F84">
      <w:pPr>
        <w:rPr>
          <w:rtl/>
        </w:rPr>
      </w:pPr>
      <w:r w:rsidRPr="00C35A2C">
        <w:rPr>
          <w:rFonts w:hint="cs"/>
          <w:rtl/>
        </w:rPr>
        <w:t>ומ</w:t>
      </w:r>
      <w:r w:rsidRPr="00C35A2C">
        <w:rPr>
          <w:rtl/>
        </w:rPr>
        <w:t xml:space="preserve">אן דשרי שפיר שרי, </w:t>
      </w:r>
      <w:r w:rsidRPr="00C35A2C">
        <w:rPr>
          <w:rFonts w:hint="cs"/>
          <w:rtl/>
        </w:rPr>
        <w:t>שאמר ס</w:t>
      </w:r>
      <w:r>
        <w:rPr>
          <w:rtl/>
        </w:rPr>
        <w:t>"</w:t>
      </w:r>
      <w:r w:rsidRPr="00C35A2C">
        <w:rPr>
          <w:rFonts w:hint="cs"/>
          <w:rtl/>
        </w:rPr>
        <w:t xml:space="preserve">ד דרבנן חשובים ישתו יין ויגידו לי למזוג? אלא וודאי זה שכר ולא ניסכו </w:t>
      </w:r>
    </w:p>
    <w:p w14:paraId="2209978D" w14:textId="77777777" w:rsidR="00910F84" w:rsidRPr="00C35A2C" w:rsidRDefault="00910F84" w:rsidP="00910F84">
      <w:pPr>
        <w:ind w:hanging="114"/>
        <w:rPr>
          <w:rtl/>
        </w:rPr>
      </w:pPr>
      <w:r w:rsidRPr="00C35A2C">
        <w:rPr>
          <w:rFonts w:hint="cs"/>
          <w:rtl/>
        </w:rPr>
        <w:t xml:space="preserve">ולא ראה שזה היה בלילה ולא הריח שהיה יין חדש ולא נגע בנטלה שהוריק ישר מהכד </w:t>
      </w:r>
    </w:p>
    <w:p w14:paraId="6507C1E7" w14:textId="77777777" w:rsidR="00910F84" w:rsidRPr="00C35A2C" w:rsidRDefault="00910F84" w:rsidP="00910F84">
      <w:pPr>
        <w:ind w:hanging="114"/>
        <w:rPr>
          <w:rtl/>
        </w:rPr>
      </w:pPr>
      <w:r w:rsidRPr="00C35A2C">
        <w:rPr>
          <w:rFonts w:hint="cs"/>
          <w:rtl/>
        </w:rPr>
        <w:t xml:space="preserve">וכוחו שלא בכוונה </w:t>
      </w:r>
      <w:r w:rsidRPr="00C35A2C">
        <w:rPr>
          <w:rtl/>
        </w:rPr>
        <w:t>לא גזרו ביה רבנן.</w:t>
      </w:r>
    </w:p>
    <w:p w14:paraId="75A6B845" w14:textId="77777777" w:rsidR="00910F84" w:rsidRPr="006B569B" w:rsidRDefault="00910F84" w:rsidP="00910F84">
      <w:pPr>
        <w:rPr>
          <w:rtl/>
        </w:rPr>
      </w:pPr>
      <w:r w:rsidRPr="00B912E7">
        <w:rPr>
          <w:rFonts w:ascii="FontbitDavid" w:hAnsi="FontbitDavid"/>
          <w:b/>
          <w:bCs/>
          <w:sz w:val="32"/>
          <w:rtl/>
        </w:rPr>
        <w:t>•</w:t>
      </w:r>
      <w:r w:rsidRPr="00B912E7">
        <w:rPr>
          <w:rFonts w:hint="cs"/>
          <w:b/>
          <w:bCs/>
          <w:rtl/>
        </w:rPr>
        <w:t xml:space="preserve"> </w:t>
      </w:r>
      <w:r>
        <w:rPr>
          <w:b/>
          <w:bCs/>
          <w:rtl/>
        </w:rPr>
        <w:t xml:space="preserve">בעא ר' אסי </w:t>
      </w:r>
      <w:r>
        <w:rPr>
          <w:rStyle w:val="affff1"/>
          <w:b/>
          <w:bCs/>
          <w:rtl/>
          <w:rPrChange w:id="10411" w:author="מנוע אמוראים" w:date="2026-10-05T16:41:56Z">
            <w:rPr>
              <w:b/>
              <w:bCs/>
              <w:rtl/>
            </w:rPr>
          </w:rPrChange>
        </w:rPr>
        <w:t xml:space="preserve">מר</w:t>
      </w:r>
      <w:r>
        <w:rPr>
          <w:rStyle w:val="affff1"/>
          <w:rFonts w:hint="cs"/>
          <w:b/>
          <w:bCs/>
          <w:rtl/>
          <w:rPrChange w:id="10412" w:author="מנוע אמוראים" w:date="2026-10-05T16:41:56Z">
            <w:rPr>
              <w:rFonts w:hint="cs"/>
              <w:b/>
              <w:bCs/>
              <w:rtl/>
            </w:rPr>
          </w:rPrChange>
        </w:rPr>
        <w:t xml:space="preserve">י</w:t>
      </w:r>
      <w:r>
        <w:rPr>
          <w:rStyle w:val="affff1"/>
          <w:rtl/>
          <w:rPrChange w:id="10413" w:author="מנוע אמוראים" w:date="2026-10-05T16:41:56Z">
            <w:rPr>
              <w:rtl/>
            </w:rPr>
          </w:rPrChange>
        </w:rPr>
        <w:t xml:space="preserve">"</w:t>
      </w:r>
      <w:r>
        <w:rPr>
          <w:rStyle w:val="affff1"/>
          <w:rFonts w:hint="cs"/>
          <w:rtl/>
          <w:rPrChange w:id="10414" w:author="מנוע אמוראים" w:date="2026-10-05T16:41:56Z">
            <w:rPr>
              <w:rFonts w:hint="cs"/>
              <w:rtl/>
            </w:rPr>
          </w:rPrChange>
        </w:rPr>
        <w:t xml:space="preserve">ו</w:t>
      </w:r>
      <w:r w:rsidRPr="006B569B">
        <w:rPr>
          <w:rtl/>
        </w:rPr>
        <w:t>: יין שמסכו עכו</w:t>
      </w:r>
      <w:r>
        <w:rPr>
          <w:rtl/>
        </w:rPr>
        <w:t>"</w:t>
      </w:r>
      <w:r w:rsidRPr="006B569B">
        <w:rPr>
          <w:rtl/>
        </w:rPr>
        <w:t xml:space="preserve">ם, מהו? </w:t>
      </w:r>
    </w:p>
    <w:p w14:paraId="17F82ADA" w14:textId="77777777" w:rsidR="00910F84" w:rsidRPr="00C35A2C" w:rsidRDefault="00910F84" w:rsidP="00910F84">
      <w:pPr>
        <w:rPr>
          <w:rtl/>
        </w:rPr>
      </w:pPr>
      <w:r w:rsidRPr="00C35A2C">
        <w:rPr>
          <w:rFonts w:ascii="FontbitDavid" w:hAnsi="FontbitDavid" w:hint="cs"/>
          <w:sz w:val="32"/>
          <w:rtl/>
        </w:rPr>
        <w:t xml:space="preserve">לא אמר מזגו </w:t>
      </w:r>
      <w:r w:rsidRPr="00C35A2C">
        <w:rPr>
          <w:rFonts w:hint="cs"/>
          <w:rtl/>
        </w:rPr>
        <w:t xml:space="preserve">דקרא </w:t>
      </w:r>
      <w:r w:rsidRPr="00F90100">
        <w:rPr>
          <w:rStyle w:val="afffd"/>
          <w:rFonts w:hint="cs"/>
          <w:rtl/>
        </w:rPr>
        <w:t>'</w:t>
      </w:r>
      <w:r w:rsidRPr="00F90100">
        <w:rPr>
          <w:rStyle w:val="afffd"/>
          <w:rtl/>
        </w:rPr>
        <w:t>טבחה טבחה מסכה יינה</w:t>
      </w:r>
      <w:r w:rsidRPr="00F90100">
        <w:rPr>
          <w:rStyle w:val="afffd"/>
          <w:rFonts w:hint="cs"/>
          <w:rtl/>
        </w:rPr>
        <w:t>'</w:t>
      </w:r>
      <w:r w:rsidRPr="00F90100">
        <w:rPr>
          <w:rStyle w:val="afffd"/>
          <w:rtl/>
        </w:rPr>
        <w:t>,</w:t>
      </w:r>
      <w:r w:rsidRPr="00C35A2C">
        <w:rPr>
          <w:rtl/>
        </w:rPr>
        <w:t xml:space="preserve"> א</w:t>
      </w:r>
      <w:r>
        <w:rPr>
          <w:rtl/>
        </w:rPr>
        <w:t>"</w:t>
      </w:r>
      <w:r w:rsidRPr="00C35A2C">
        <w:rPr>
          <w:rtl/>
        </w:rPr>
        <w:t>ל: לשון תורה לעצמה, לשון חכמים לעצמו.</w:t>
      </w:r>
    </w:p>
    <w:p w14:paraId="2690A35F" w14:textId="77777777" w:rsidR="00910F84" w:rsidRPr="00C35A2C" w:rsidRDefault="00910F84" w:rsidP="00910F84">
      <w:pPr>
        <w:rPr>
          <w:rtl/>
        </w:rPr>
      </w:pPr>
      <w:r w:rsidRPr="00C35A2C">
        <w:rPr>
          <w:b/>
          <w:bCs/>
          <w:rtl/>
        </w:rPr>
        <w:t>מאי</w:t>
      </w:r>
      <w:r w:rsidRPr="00C35A2C">
        <w:rPr>
          <w:rtl/>
        </w:rPr>
        <w:t>? א</w:t>
      </w:r>
      <w:r>
        <w:rPr>
          <w:rtl/>
        </w:rPr>
        <w:t>"</w:t>
      </w:r>
      <w:r w:rsidRPr="00C35A2C">
        <w:rPr>
          <w:rtl/>
        </w:rPr>
        <w:t xml:space="preserve">ל: </w:t>
      </w:r>
      <w:r w:rsidRPr="00C35A2C">
        <w:rPr>
          <w:b/>
          <w:bCs/>
          <w:rtl/>
        </w:rPr>
        <w:t>אסור</w:t>
      </w:r>
      <w:r w:rsidRPr="00C35A2C">
        <w:rPr>
          <w:rtl/>
        </w:rPr>
        <w:t>, משום לך לך, אמרין, נזירא, סחור סחור לכרמא לא תקרב.</w:t>
      </w:r>
    </w:p>
    <w:p w14:paraId="15D83381"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 xml:space="preserve">רבי ירמיה </w:t>
      </w:r>
      <w:r w:rsidRPr="00C35A2C">
        <w:rPr>
          <w:rFonts w:hint="cs"/>
          <w:rtl/>
        </w:rPr>
        <w:t xml:space="preserve">הזדמן </w:t>
      </w:r>
      <w:r w:rsidRPr="00C35A2C">
        <w:rPr>
          <w:rtl/>
        </w:rPr>
        <w:t xml:space="preserve">לסבתא, </w:t>
      </w:r>
      <w:r w:rsidRPr="00C35A2C">
        <w:rPr>
          <w:rFonts w:hint="cs"/>
          <w:rtl/>
        </w:rPr>
        <w:t xml:space="preserve">ראה יין שמוזגים </w:t>
      </w:r>
      <w:r>
        <w:rPr>
          <w:rFonts w:hint="cs"/>
          <w:rtl/>
        </w:rPr>
        <w:t>עכו</w:t>
      </w:r>
      <w:r>
        <w:rPr>
          <w:rtl/>
        </w:rPr>
        <w:t>"</w:t>
      </w:r>
      <w:r>
        <w:rPr>
          <w:rFonts w:hint="cs"/>
          <w:rtl/>
        </w:rPr>
        <w:t>ם</w:t>
      </w:r>
      <w:r w:rsidRPr="00C35A2C">
        <w:rPr>
          <w:rFonts w:hint="cs"/>
          <w:rtl/>
        </w:rPr>
        <w:t xml:space="preserve"> ושותה ישראל ממנו ואסר משום </w:t>
      </w:r>
      <w:r w:rsidRPr="00C35A2C">
        <w:rPr>
          <w:rtl/>
        </w:rPr>
        <w:t>לך לך, אמרין, נזירא, סחור סחור לכרמא לא תקרב.</w:t>
      </w:r>
      <w:r>
        <w:rPr>
          <w:rFonts w:hint="cs"/>
          <w:rtl/>
        </w:rPr>
        <w:t xml:space="preserve"> ואיתמר נמי הכי </w:t>
      </w:r>
      <w:r>
        <w:rPr>
          <w:rStyle w:val="affff1"/>
          <w:rFonts w:hint="cs"/>
          <w:rtl/>
          <w:rPrChange w:id="10415" w:author="מנוע אמוראים" w:date="2026-10-05T16:41:56Z">
            <w:rPr>
              <w:rFonts w:hint="cs"/>
              <w:rtl/>
            </w:rPr>
          </w:rPrChange>
        </w:rPr>
        <w:t xml:space="preserve">מרי</w:t>
      </w:r>
      <w:r>
        <w:rPr>
          <w:rStyle w:val="affff1"/>
          <w:rtl/>
          <w:rPrChange w:id="10416" w:author="מנוע אמוראים" w:date="2026-10-05T16:41:56Z">
            <w:rPr>
              <w:rtl/>
            </w:rPr>
          </w:rPrChange>
        </w:rPr>
        <w:t xml:space="preserve">"</w:t>
      </w:r>
      <w:r>
        <w:rPr>
          <w:rStyle w:val="affff1"/>
          <w:rFonts w:hint="cs"/>
          <w:rtl/>
          <w:rPrChange w:id="10417" w:author="מנוע אמוראים" w:date="2026-10-05T16:41:56Z">
            <w:rPr>
              <w:rFonts w:hint="cs"/>
              <w:rtl/>
            </w:rPr>
          </w:rPrChange>
        </w:rPr>
        <w:t xml:space="preserve">ו</w:t>
      </w:r>
    </w:p>
    <w:p w14:paraId="223C93FD" w14:textId="77777777" w:rsidR="00910F84" w:rsidRPr="00C35A2C" w:rsidRDefault="00910F84" w:rsidP="00910F84">
      <w:pPr>
        <w:rPr>
          <w:rtl/>
        </w:rPr>
      </w:pPr>
    </w:p>
    <w:p w14:paraId="09060643"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Style w:val="affff1"/>
          <w:rtl/>
          <w:rPrChange w:id="10418" w:author="מנוע אמוראים" w:date="2026-10-05T16:41:56Z">
            <w:rPr>
              <w:rtl/>
            </w:rPr>
          </w:rPrChange>
        </w:rPr>
        <w:t xml:space="preserve">ר</w:t>
      </w:r>
      <w:r>
        <w:rPr>
          <w:rStyle w:val="affff1"/>
          <w:rtl/>
          <w:rPrChange w:id="10419" w:author="מנוע אמוראים" w:date="2026-10-05T16:41:56Z">
            <w:rPr>
              <w:rtl/>
            </w:rPr>
          </w:rPrChange>
        </w:rPr>
        <w:t xml:space="preserve">"</w:t>
      </w:r>
      <w:r>
        <w:rPr>
          <w:rStyle w:val="affff1"/>
          <w:rtl/>
          <w:rPrChange w:id="10420" w:author="מנוע אמוראים" w:date="2026-10-05T16:41:56Z">
            <w:rPr>
              <w:rtl/>
            </w:rPr>
          </w:rPrChange>
        </w:rPr>
        <w:t xml:space="preserve">ל</w:t>
      </w:r>
      <w:r>
        <w:rPr>
          <w:rtl/>
        </w:rPr>
        <w:t xml:space="preserve"> </w:t>
      </w:r>
      <w:r w:rsidRPr="00C35A2C">
        <w:rPr>
          <w:rFonts w:hint="cs"/>
          <w:rtl/>
        </w:rPr>
        <w:t xml:space="preserve">הזדמן </w:t>
      </w:r>
      <w:r w:rsidRPr="00C35A2C">
        <w:rPr>
          <w:rtl/>
        </w:rPr>
        <w:t xml:space="preserve">לבצרה, </w:t>
      </w:r>
      <w:r w:rsidRPr="00C35A2C">
        <w:rPr>
          <w:rFonts w:hint="cs"/>
          <w:rtl/>
        </w:rPr>
        <w:t xml:space="preserve">ראה </w:t>
      </w:r>
      <w:r w:rsidRPr="00C35A2C">
        <w:rPr>
          <w:rtl/>
        </w:rPr>
        <w:t xml:space="preserve">ישראל </w:t>
      </w:r>
      <w:r w:rsidRPr="00C35A2C">
        <w:rPr>
          <w:rFonts w:hint="cs"/>
          <w:rtl/>
        </w:rPr>
        <w:t>אוכל</w:t>
      </w:r>
      <w:r w:rsidRPr="00C35A2C">
        <w:rPr>
          <w:rtl/>
        </w:rPr>
        <w:t xml:space="preserve"> פירי דלא מעשרי ואסר להו, חזא מיא </w:t>
      </w:r>
      <w:r w:rsidRPr="00C35A2C">
        <w:rPr>
          <w:rFonts w:hint="cs"/>
          <w:rtl/>
        </w:rPr>
        <w:t>שעובדים להם עכו</w:t>
      </w:r>
      <w:r>
        <w:rPr>
          <w:rtl/>
        </w:rPr>
        <w:t>"</w:t>
      </w:r>
      <w:r w:rsidRPr="00C35A2C">
        <w:rPr>
          <w:rFonts w:hint="cs"/>
          <w:rtl/>
        </w:rPr>
        <w:t xml:space="preserve">ם וישראל שותים, </w:t>
      </w:r>
    </w:p>
    <w:p w14:paraId="472AF867" w14:textId="77777777" w:rsidR="00910F84" w:rsidRDefault="00910F84" w:rsidP="00910F84">
      <w:pPr>
        <w:rPr>
          <w:rtl/>
        </w:rPr>
      </w:pPr>
      <w:r>
        <w:rPr>
          <w:rFonts w:hint="cs"/>
          <w:rtl/>
        </w:rPr>
        <w:t xml:space="preserve">אסר, ובא לפני </w:t>
      </w:r>
      <w:r>
        <w:rPr>
          <w:rStyle w:val="affff1"/>
          <w:rFonts w:hint="cs"/>
          <w:rtl/>
          <w:rPrChange w:id="10421" w:author="מנוע אמוראים" w:date="2026-10-05T16:41:56Z">
            <w:rPr>
              <w:rFonts w:hint="cs"/>
              <w:rtl/>
            </w:rPr>
          </w:rPrChange>
        </w:rPr>
        <w:t xml:space="preserve">רי</w:t>
      </w:r>
      <w:r>
        <w:rPr>
          <w:rStyle w:val="affff1"/>
          <w:rtl/>
          <w:rPrChange w:id="10422" w:author="מנוע אמוראים" w:date="2026-10-05T16:41:56Z">
            <w:rPr>
              <w:rtl/>
            </w:rPr>
          </w:rPrChange>
        </w:rPr>
        <w:t xml:space="preserve">"</w:t>
      </w:r>
      <w:r>
        <w:rPr>
          <w:rStyle w:val="affff1"/>
          <w:rFonts w:hint="cs"/>
          <w:rtl/>
          <w:rPrChange w:id="10423" w:author="מנוע אמוראים" w:date="2026-10-05T16:41:56Z">
            <w:rPr>
              <w:rFonts w:hint="cs"/>
              <w:rtl/>
            </w:rPr>
          </w:rPrChange>
        </w:rPr>
        <w:t xml:space="preserve">ו</w:t>
      </w:r>
      <w:r>
        <w:rPr>
          <w:rFonts w:hint="cs"/>
          <w:rtl/>
        </w:rPr>
        <w:t xml:space="preserve"> א</w:t>
      </w:r>
      <w:r>
        <w:rPr>
          <w:rtl/>
        </w:rPr>
        <w:t>"</w:t>
      </w:r>
      <w:r w:rsidRPr="00C35A2C">
        <w:rPr>
          <w:rFonts w:hint="cs"/>
          <w:rtl/>
        </w:rPr>
        <w:t>ל</w:t>
      </w:r>
      <w:r w:rsidRPr="00C35A2C">
        <w:rPr>
          <w:rtl/>
        </w:rPr>
        <w:t xml:space="preserve">: </w:t>
      </w:r>
      <w:r w:rsidRPr="00C35A2C">
        <w:rPr>
          <w:rFonts w:hint="cs"/>
          <w:rtl/>
        </w:rPr>
        <w:t xml:space="preserve">עוד כשבגדיך עליך חזור, דבצר אינו </w:t>
      </w:r>
      <w:r w:rsidRPr="00F90100">
        <w:rPr>
          <w:rStyle w:val="afffd"/>
          <w:rFonts w:hint="cs"/>
          <w:rtl/>
        </w:rPr>
        <w:t>'בצרה',</w:t>
      </w:r>
      <w:r w:rsidRPr="00C35A2C">
        <w:rPr>
          <w:rFonts w:hint="cs"/>
          <w:rtl/>
        </w:rPr>
        <w:t xml:space="preserve"> ומים של רבים אין נאסרין </w:t>
      </w:r>
    </w:p>
    <w:p w14:paraId="56886CDF" w14:textId="77777777" w:rsidR="00910F84" w:rsidRPr="00C35A2C" w:rsidRDefault="00910F84" w:rsidP="00910F84">
      <w:pPr>
        <w:ind w:left="141"/>
        <w:rPr>
          <w:rtl/>
        </w:rPr>
      </w:pPr>
      <w:r>
        <w:rPr>
          <w:rStyle w:val="affff1"/>
          <w:rtl/>
          <w:rPrChange w:id="10424" w:author="מנוע אמוראים" w:date="2026-10-05T16:41:56Z">
            <w:rPr>
              <w:rtl/>
            </w:rPr>
          </w:rPrChange>
        </w:rPr>
        <w:t xml:space="preserve">רי</w:t>
      </w:r>
      <w:r>
        <w:rPr>
          <w:rStyle w:val="affff1"/>
          <w:rtl/>
          <w:rPrChange w:id="10425" w:author="מנוע אמוראים" w:date="2026-10-05T16:41:56Z">
            <w:rPr>
              <w:rtl/>
            </w:rPr>
          </w:rPrChange>
        </w:rPr>
        <w:t xml:space="preserve">"</w:t>
      </w:r>
      <w:r>
        <w:rPr>
          <w:rStyle w:val="affff1"/>
          <w:rtl/>
          <w:rPrChange w:id="10426" w:author="מנוע אמוראים" w:date="2026-10-05T16:41:56Z">
            <w:rPr>
              <w:rtl/>
            </w:rPr>
          </w:rPrChange>
        </w:rPr>
        <w:t xml:space="preserve">ו</w:t>
      </w:r>
      <w:r>
        <w:rPr>
          <w:rtl/>
        </w:rPr>
        <w:t xml:space="preserve"> לטעמ</w:t>
      </w:r>
      <w:r w:rsidRPr="00C35A2C">
        <w:rPr>
          <w:rFonts w:hint="cs"/>
          <w:rtl/>
        </w:rPr>
        <w:t>ו</w:t>
      </w:r>
      <w:r>
        <w:rPr>
          <w:rtl/>
        </w:rPr>
        <w:t xml:space="preserve"> </w:t>
      </w:r>
      <w:r>
        <w:rPr>
          <w:rStyle w:val="affff1"/>
          <w:rtl/>
          <w:rPrChange w:id="10427" w:author="מנוע אמוראים" w:date="2026-10-05T16:41:56Z">
            <w:rPr>
              <w:rtl/>
            </w:rPr>
          </w:rPrChange>
        </w:rPr>
        <w:t xml:space="preserve">דא</w:t>
      </w:r>
      <w:r>
        <w:rPr>
          <w:rStyle w:val="affff1"/>
          <w:rFonts w:hint="cs"/>
          <w:rtl/>
          <w:rPrChange w:id="10428" w:author="מנוע אמוראים" w:date="2026-10-05T16:41:56Z">
            <w:rPr>
              <w:rFonts w:hint="cs"/>
              <w:rtl/>
            </w:rPr>
          </w:rPrChange>
        </w:rPr>
        <w:t xml:space="preserve">רי</w:t>
      </w:r>
      <w:r>
        <w:rPr>
          <w:rStyle w:val="affff1"/>
          <w:rtl/>
          <w:rPrChange w:id="10429" w:author="מנוע אמוראים" w:date="2026-10-05T16:41:56Z">
            <w:rPr>
              <w:rtl/>
            </w:rPr>
          </w:rPrChange>
        </w:rPr>
        <w:t xml:space="preserve">"</w:t>
      </w:r>
      <w:r>
        <w:rPr>
          <w:rStyle w:val="affff1"/>
          <w:rFonts w:hint="cs"/>
          <w:rtl/>
          <w:rPrChange w:id="10430" w:author="מנוע אמוראים" w:date="2026-10-05T16:41:56Z">
            <w:rPr>
              <w:rFonts w:hint="cs"/>
              <w:rtl/>
            </w:rPr>
          </w:rPrChange>
        </w:rPr>
        <w:t xml:space="preserve">ו</w:t>
      </w:r>
      <w:r>
        <w:rPr>
          <w:rFonts w:hint="cs"/>
          <w:rtl/>
        </w:rPr>
        <w:t xml:space="preserve"> </w:t>
      </w:r>
      <w:r>
        <w:rPr>
          <w:rStyle w:val="affff1"/>
          <w:rFonts w:hint="cs"/>
          <w:rtl/>
          <w:rPrChange w:id="10431" w:author="מנוע אמוראים" w:date="2026-10-05T16:41:56Z">
            <w:rPr>
              <w:rFonts w:hint="cs"/>
              <w:rtl/>
            </w:rPr>
          </w:rPrChange>
        </w:rPr>
        <w:t xml:space="preserve">מרשב</w:t>
      </w:r>
      <w:r>
        <w:rPr>
          <w:rStyle w:val="affff1"/>
          <w:rtl/>
          <w:rPrChange w:id="10432" w:author="מנוע אמוראים" w:date="2026-10-05T16:41:56Z">
            <w:rPr>
              <w:rtl/>
            </w:rPr>
          </w:rPrChange>
        </w:rPr>
        <w:t xml:space="preserve">"</w:t>
      </w:r>
      <w:r>
        <w:rPr>
          <w:rStyle w:val="affff1"/>
          <w:rFonts w:hint="cs"/>
          <w:rtl/>
          <w:rPrChange w:id="10433" w:author="מנוע אמוראים" w:date="2026-10-05T16:41:56Z">
            <w:rPr>
              <w:rFonts w:hint="cs"/>
              <w:rtl/>
            </w:rPr>
          </w:rPrChange>
        </w:rPr>
        <w:t xml:space="preserve">י</w:t>
      </w:r>
      <w:r w:rsidRPr="00C35A2C">
        <w:rPr>
          <w:rtl/>
        </w:rPr>
        <w:t>: מים של רבים אין נאסרין.</w:t>
      </w:r>
      <w:r w:rsidRPr="00C35A2C">
        <w:rPr>
          <w:rFonts w:hint="cs"/>
          <w:rtl/>
        </w:rPr>
        <w:t xml:space="preserve"> ולא התירם מצד מחוברין דמיירי שהיו תלושים</w:t>
      </w:r>
    </w:p>
    <w:p w14:paraId="4AC57E9A" w14:textId="77777777" w:rsidR="00910F84" w:rsidRPr="00C35A2C" w:rsidRDefault="00910F84" w:rsidP="00910F84">
      <w:pPr>
        <w:pStyle w:val="aff6"/>
        <w:framePr w:wrap="around"/>
        <w:rPr>
          <w:rtl/>
        </w:rPr>
      </w:pPr>
      <w:r w:rsidRPr="00C35A2C">
        <w:rPr>
          <w:rFonts w:hint="cs"/>
          <w:rtl/>
        </w:rPr>
        <w:t>נט.</w:t>
      </w:r>
    </w:p>
    <w:p w14:paraId="1596C0C0" w14:textId="77777777" w:rsidR="00910F84" w:rsidRPr="00C35A2C" w:rsidRDefault="00910F84" w:rsidP="00910F84">
      <w:pPr>
        <w:ind w:left="141"/>
        <w:rPr>
          <w:rtl/>
        </w:rPr>
      </w:pPr>
      <w:r w:rsidRPr="00C35A2C">
        <w:rPr>
          <w:rFonts w:hint="cs"/>
          <w:rtl/>
        </w:rPr>
        <w:t xml:space="preserve">ואין להוכיח דדין </w:t>
      </w:r>
      <w:r w:rsidRPr="00C35A2C">
        <w:rPr>
          <w:rtl/>
        </w:rPr>
        <w:t>אבני הר שנדלדלו</w:t>
      </w:r>
      <w:r w:rsidRPr="00C35A2C">
        <w:rPr>
          <w:rFonts w:hint="cs"/>
          <w:rtl/>
        </w:rPr>
        <w:t xml:space="preserve"> לאסור דהכא מיירי שתלשם והחזיקם בידו את המים ועבדם</w:t>
      </w:r>
    </w:p>
    <w:p w14:paraId="536D4151" w14:textId="77777777" w:rsidR="00910F84" w:rsidRPr="00C35A2C" w:rsidRDefault="00910F84" w:rsidP="00910F84">
      <w:pPr>
        <w:rPr>
          <w:rtl/>
        </w:rPr>
      </w:pPr>
    </w:p>
    <w:p w14:paraId="216FA9C7"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Style w:val="affff1"/>
          <w:rFonts w:hint="cs"/>
          <w:rtl/>
          <w:rPrChange w:id="10434" w:author="מנוע אמוראים" w:date="2026-10-05T16:41:56Z">
            <w:rPr>
              <w:rFonts w:hint="cs"/>
              <w:rtl/>
            </w:rPr>
          </w:rPrChange>
        </w:rPr>
        <w:t xml:space="preserve">רחב</w:t>
      </w:r>
      <w:r>
        <w:rPr>
          <w:rStyle w:val="affff1"/>
          <w:rtl/>
          <w:rPrChange w:id="10435" w:author="מנוע אמוראים" w:date="2026-10-05T16:41:56Z">
            <w:rPr>
              <w:rtl/>
            </w:rPr>
          </w:rPrChange>
        </w:rPr>
        <w:t xml:space="preserve">"</w:t>
      </w:r>
      <w:r>
        <w:rPr>
          <w:rStyle w:val="affff1"/>
          <w:rFonts w:hint="cs"/>
          <w:rtl/>
          <w:rPrChange w:id="10436" w:author="מנוע אמוראים" w:date="2026-10-05T16:41:56Z">
            <w:rPr>
              <w:rFonts w:hint="cs"/>
              <w:rtl/>
            </w:rPr>
          </w:rPrChange>
        </w:rPr>
        <w:t xml:space="preserve">א</w:t>
      </w:r>
      <w:r>
        <w:rPr>
          <w:rFonts w:hint="cs"/>
          <w:rtl/>
        </w:rPr>
        <w:t xml:space="preserve"> נזדמן </w:t>
      </w:r>
      <w:r w:rsidRPr="00C35A2C">
        <w:rPr>
          <w:rtl/>
        </w:rPr>
        <w:t xml:space="preserve">לגבלא, </w:t>
      </w:r>
      <w:r w:rsidRPr="00C35A2C">
        <w:rPr>
          <w:rFonts w:hint="cs"/>
          <w:rtl/>
        </w:rPr>
        <w:t xml:space="preserve">ראה </w:t>
      </w:r>
      <w:r w:rsidRPr="00C35A2C">
        <w:rPr>
          <w:rtl/>
        </w:rPr>
        <w:t>בנות ישראל דמיעברן מע</w:t>
      </w:r>
      <w:r w:rsidRPr="00C35A2C">
        <w:rPr>
          <w:rFonts w:hint="cs"/>
          <w:rtl/>
        </w:rPr>
        <w:t xml:space="preserve">כום </w:t>
      </w:r>
      <w:r w:rsidRPr="00C35A2C">
        <w:rPr>
          <w:rtl/>
        </w:rPr>
        <w:t xml:space="preserve">שמלו ולא טבלו, </w:t>
      </w:r>
      <w:r w:rsidRPr="00C35A2C">
        <w:rPr>
          <w:rFonts w:hint="cs"/>
          <w:rtl/>
        </w:rPr>
        <w:t xml:space="preserve">ראה יין שמזגו </w:t>
      </w:r>
      <w:r>
        <w:rPr>
          <w:rFonts w:hint="cs"/>
          <w:rtl/>
        </w:rPr>
        <w:t>עכו</w:t>
      </w:r>
      <w:r>
        <w:rPr>
          <w:rtl/>
        </w:rPr>
        <w:t>"</w:t>
      </w:r>
      <w:r>
        <w:rPr>
          <w:rFonts w:hint="cs"/>
          <w:rtl/>
        </w:rPr>
        <w:t>ם</w:t>
      </w:r>
      <w:r w:rsidRPr="00C35A2C">
        <w:rPr>
          <w:rFonts w:hint="cs"/>
          <w:rtl/>
        </w:rPr>
        <w:t xml:space="preserve"> ושתו ישראל, ראה תורמסא דשלקי עכו</w:t>
      </w:r>
      <w:r>
        <w:rPr>
          <w:rtl/>
        </w:rPr>
        <w:t>"</w:t>
      </w:r>
      <w:r w:rsidRPr="00C35A2C">
        <w:rPr>
          <w:rFonts w:hint="cs"/>
          <w:rtl/>
        </w:rPr>
        <w:t xml:space="preserve">ם וישראל אכלו, ולא אמר כלום </w:t>
      </w:r>
    </w:p>
    <w:p w14:paraId="53D0F99B" w14:textId="77777777" w:rsidR="00910F84" w:rsidRPr="00C35A2C" w:rsidRDefault="00910F84" w:rsidP="00910F84">
      <w:pPr>
        <w:rPr>
          <w:rtl/>
        </w:rPr>
      </w:pPr>
      <w:r>
        <w:rPr>
          <w:rFonts w:ascii="FontbitDavid" w:hAnsi="FontbitDavid" w:hint="cs"/>
          <w:sz w:val="32"/>
          <w:rtl/>
        </w:rPr>
        <w:t xml:space="preserve">ובא לפני </w:t>
      </w:r>
      <w:r>
        <w:rPr>
          <w:rStyle w:val="affff1"/>
          <w:rFonts w:ascii="FontbitDavid" w:hAnsi="FontbitDavid" w:hint="cs"/>
          <w:sz w:val="32"/>
          <w:rtl/>
          <w:rPrChange w:id="10437" w:author="מנוע אמוראים" w:date="2026-10-05T16:41:56Z">
            <w:rPr>
              <w:rFonts w:ascii="FontbitDavid" w:hAnsi="FontbitDavid" w:hint="cs"/>
              <w:sz w:val="32"/>
              <w:rtl/>
            </w:rPr>
          </w:rPrChange>
        </w:rPr>
        <w:t xml:space="preserve">רי</w:t>
      </w:r>
      <w:r>
        <w:rPr>
          <w:rStyle w:val="affff1"/>
          <w:rFonts w:ascii="FontbitDavid" w:hAnsi="FontbitDavid"/>
          <w:sz w:val="32"/>
          <w:rtl/>
          <w:rPrChange w:id="1043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439"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וא</w:t>
      </w:r>
      <w:r>
        <w:rPr>
          <w:rFonts w:ascii="FontbitDavid" w:hAnsi="FontbitDavid"/>
          <w:sz w:val="32"/>
          <w:rtl/>
        </w:rPr>
        <w:t>"</w:t>
      </w:r>
      <w:r w:rsidRPr="00C35A2C">
        <w:rPr>
          <w:rFonts w:ascii="FontbitDavid" w:hAnsi="FontbitDavid" w:hint="cs"/>
          <w:sz w:val="32"/>
          <w:rtl/>
        </w:rPr>
        <w:t>ל</w:t>
      </w:r>
      <w:r w:rsidRPr="00C35A2C">
        <w:rPr>
          <w:rtl/>
        </w:rPr>
        <w:t>: צא והכרז על בניהם שהן ממזרים, ועל יינן משום יין נסך, ועל תורמוסן משום בישולי עובדי כוכבים משום שאינן בני תורה.</w:t>
      </w:r>
    </w:p>
    <w:p w14:paraId="13047FA3" w14:textId="77777777" w:rsidR="00910F84" w:rsidRPr="00C35A2C" w:rsidRDefault="00910F84" w:rsidP="00910F84">
      <w:pPr>
        <w:rPr>
          <w:rtl/>
        </w:rPr>
      </w:pPr>
      <w:r w:rsidRPr="00C35A2C">
        <w:rPr>
          <w:b/>
          <w:bCs/>
          <w:rtl/>
        </w:rPr>
        <w:t xml:space="preserve">על בניהם שהם ממזרים </w:t>
      </w:r>
      <w:r>
        <w:rPr>
          <w:rtl/>
        </w:rPr>
        <w:t xml:space="preserve">– </w:t>
      </w:r>
      <w:r>
        <w:rPr>
          <w:rStyle w:val="affff1"/>
          <w:rtl/>
          <w:rPrChange w:id="10440" w:author="מנוע אמוראים" w:date="2026-10-05T16:41:56Z">
            <w:rPr>
              <w:rtl/>
            </w:rPr>
          </w:rPrChange>
        </w:rPr>
        <w:t xml:space="preserve">ר</w:t>
      </w:r>
      <w:r>
        <w:rPr>
          <w:rStyle w:val="affff1"/>
          <w:rFonts w:hint="cs"/>
          <w:rtl/>
          <w:rPrChange w:id="10441" w:author="מנוע אמוראים" w:date="2026-10-05T16:41:56Z">
            <w:rPr>
              <w:rFonts w:hint="cs"/>
              <w:rtl/>
            </w:rPr>
          </w:rPrChange>
        </w:rPr>
        <w:t xml:space="preserve">י</w:t>
      </w:r>
      <w:r>
        <w:rPr>
          <w:rStyle w:val="affff1"/>
          <w:rtl/>
          <w:rPrChange w:id="10442" w:author="מנוע אמוראים" w:date="2026-10-05T16:41:56Z">
            <w:rPr>
              <w:rtl/>
            </w:rPr>
          </w:rPrChange>
        </w:rPr>
        <w:t xml:space="preserve">"</w:t>
      </w:r>
      <w:r>
        <w:rPr>
          <w:rStyle w:val="affff1"/>
          <w:rFonts w:hint="cs"/>
          <w:rtl/>
          <w:rPrChange w:id="10443" w:author="מנוע אמוראים" w:date="2026-10-05T16:41:56Z">
            <w:rPr>
              <w:rFonts w:hint="cs"/>
              <w:rtl/>
            </w:rPr>
          </w:rPrChange>
        </w:rPr>
        <w:t xml:space="preserve">ו</w:t>
      </w:r>
      <w:r>
        <w:rPr>
          <w:rFonts w:hint="cs"/>
          <w:rtl/>
        </w:rPr>
        <w:t xml:space="preserve"> לטעמו: ד</w:t>
      </w:r>
      <w:r w:rsidRPr="00C35A2C">
        <w:rPr>
          <w:rtl/>
        </w:rPr>
        <w:t>לעולם אינו גר עד שימול ויטבול, וכיון דלא טביל - עכו</w:t>
      </w:r>
      <w:r>
        <w:rPr>
          <w:rtl/>
        </w:rPr>
        <w:t>"</w:t>
      </w:r>
      <w:r>
        <w:rPr>
          <w:rtl/>
        </w:rPr>
        <w:t xml:space="preserve">ם הוא, </w:t>
      </w:r>
      <w:r>
        <w:rPr>
          <w:rStyle w:val="affff1"/>
          <w:rtl/>
          <w:rPrChange w:id="10444" w:author="מנוע אמוראים" w:date="2026-10-05T16:41:56Z">
            <w:rPr>
              <w:rtl/>
            </w:rPr>
          </w:rPrChange>
        </w:rPr>
        <w:t xml:space="preserve">וא</w:t>
      </w:r>
      <w:r>
        <w:rPr>
          <w:rStyle w:val="affff1"/>
          <w:rFonts w:hint="cs"/>
          <w:rtl/>
          <w:rPrChange w:id="10445" w:author="מנוע אמוראים" w:date="2026-10-05T16:41:56Z">
            <w:rPr>
              <w:rFonts w:hint="cs"/>
              <w:rtl/>
            </w:rPr>
          </w:rPrChange>
        </w:rPr>
        <w:t xml:space="preserve">רב</w:t>
      </w:r>
      <w:r>
        <w:rPr>
          <w:rStyle w:val="affff1"/>
          <w:rtl/>
          <w:rPrChange w:id="10446" w:author="מנוע אמוראים" w:date="2026-10-05T16:41:56Z">
            <w:rPr>
              <w:rtl/>
            </w:rPr>
          </w:rPrChange>
        </w:rPr>
        <w:t xml:space="preserve">"</w:t>
      </w:r>
      <w:r>
        <w:rPr>
          <w:rStyle w:val="affff1"/>
          <w:rFonts w:hint="cs"/>
          <w:rtl/>
          <w:rPrChange w:id="10447" w:author="מנוע אמוראים" w:date="2026-10-05T16:41:56Z">
            <w:rPr>
              <w:rFonts w:hint="cs"/>
              <w:rtl/>
            </w:rPr>
          </w:rPrChange>
        </w:rPr>
        <w:t xml:space="preserve">ח</w:t>
      </w:r>
      <w:r>
        <w:rPr>
          <w:rFonts w:hint="cs"/>
          <w:rtl/>
        </w:rPr>
        <w:t xml:space="preserve"> </w:t>
      </w:r>
      <w:r>
        <w:rPr>
          <w:rStyle w:val="affff1"/>
          <w:rFonts w:hint="cs"/>
          <w:rtl/>
          <w:rPrChange w:id="10448" w:author="מנוע אמוראים" w:date="2026-10-05T16:41:56Z">
            <w:rPr>
              <w:rFonts w:hint="cs"/>
              <w:rtl/>
            </w:rPr>
          </w:rPrChange>
        </w:rPr>
        <w:t xml:space="preserve">מרי</w:t>
      </w:r>
      <w:r>
        <w:rPr>
          <w:rStyle w:val="affff1"/>
          <w:rtl/>
          <w:rPrChange w:id="10449" w:author="מנוע אמוראים" w:date="2026-10-05T16:41:56Z">
            <w:rPr>
              <w:rtl/>
            </w:rPr>
          </w:rPrChange>
        </w:rPr>
        <w:t xml:space="preserve">"</w:t>
      </w:r>
      <w:r>
        <w:rPr>
          <w:rStyle w:val="affff1"/>
          <w:rFonts w:hint="cs"/>
          <w:rtl/>
          <w:rPrChange w:id="10450" w:author="מנוע אמוראים" w:date="2026-10-05T16:41:56Z">
            <w:rPr>
              <w:rFonts w:hint="cs"/>
              <w:rtl/>
            </w:rPr>
          </w:rPrChange>
        </w:rPr>
        <w:t xml:space="preserve">ו</w:t>
      </w:r>
      <w:r w:rsidRPr="00C35A2C">
        <w:rPr>
          <w:rtl/>
        </w:rPr>
        <w:t>: עכו</w:t>
      </w:r>
      <w:r>
        <w:rPr>
          <w:rtl/>
        </w:rPr>
        <w:t>"</w:t>
      </w:r>
      <w:r w:rsidRPr="00C35A2C">
        <w:rPr>
          <w:rtl/>
        </w:rPr>
        <w:t>ם ועבד הבא על בת ישראל - הולד ממזר.</w:t>
      </w:r>
    </w:p>
    <w:p w14:paraId="2EA138E7" w14:textId="77777777" w:rsidR="00910F84" w:rsidRPr="00C35A2C" w:rsidRDefault="00910F84" w:rsidP="00910F84">
      <w:pPr>
        <w:rPr>
          <w:rtl/>
        </w:rPr>
      </w:pPr>
      <w:r w:rsidRPr="00C35A2C">
        <w:rPr>
          <w:b/>
          <w:bCs/>
          <w:rtl/>
        </w:rPr>
        <w:t>וגזור על יינם משום יין נסך</w:t>
      </w:r>
      <w:r w:rsidRPr="00C35A2C">
        <w:rPr>
          <w:rtl/>
        </w:rPr>
        <w:t xml:space="preserve"> - משום לך לך, אמרין, נזירא, סחור סחור לכרמא לא תקרב.</w:t>
      </w:r>
    </w:p>
    <w:p w14:paraId="7A10C198" w14:textId="77777777" w:rsidR="00910F84" w:rsidRPr="00C35A2C" w:rsidRDefault="00910F84" w:rsidP="00910F84">
      <w:pPr>
        <w:rPr>
          <w:rtl/>
        </w:rPr>
      </w:pPr>
      <w:r w:rsidRPr="00C35A2C">
        <w:rPr>
          <w:b/>
          <w:bCs/>
          <w:rtl/>
        </w:rPr>
        <w:t>ועל תורמוסן משום בישולי ע</w:t>
      </w:r>
      <w:r w:rsidRPr="00C35A2C">
        <w:rPr>
          <w:rFonts w:hint="cs"/>
          <w:b/>
          <w:bCs/>
          <w:rtl/>
        </w:rPr>
        <w:t>כו</w:t>
      </w:r>
      <w:r>
        <w:rPr>
          <w:b/>
          <w:bCs/>
          <w:rtl/>
        </w:rPr>
        <w:t>"</w:t>
      </w:r>
      <w:r w:rsidRPr="00C35A2C">
        <w:rPr>
          <w:rFonts w:hint="cs"/>
          <w:b/>
          <w:bCs/>
          <w:rtl/>
        </w:rPr>
        <w:t xml:space="preserve">ם </w:t>
      </w:r>
      <w:r w:rsidRPr="00C35A2C">
        <w:rPr>
          <w:rtl/>
        </w:rPr>
        <w:t xml:space="preserve">לפי שאינן בני תורה - טעמא דאינן בני תורה, הא בני תורה שרי, </w:t>
      </w:r>
    </w:p>
    <w:p w14:paraId="6FDFCF97" w14:textId="77777777" w:rsidR="00910F84" w:rsidRPr="00C35A2C" w:rsidRDefault="00910F84" w:rsidP="00910F84">
      <w:pPr>
        <w:rPr>
          <w:rtl/>
        </w:rPr>
      </w:pPr>
      <w:r>
        <w:rPr>
          <w:rStyle w:val="affff1"/>
          <w:rFonts w:hint="cs"/>
          <w:rtl/>
          <w:rPrChange w:id="10451" w:author="מנוע אמוראים" w:date="2026-10-05T16:41:56Z">
            <w:rPr>
              <w:rFonts w:hint="cs"/>
              <w:rtl/>
            </w:rPr>
          </w:rPrChange>
        </w:rPr>
        <w:t xml:space="preserve">וארשבר</w:t>
      </w:r>
      <w:r>
        <w:rPr>
          <w:rStyle w:val="affff1"/>
          <w:rtl/>
          <w:rPrChange w:id="10452" w:author="מנוע אמוראים" w:date="2026-10-05T16:41:56Z">
            <w:rPr>
              <w:rtl/>
            </w:rPr>
          </w:rPrChange>
        </w:rPr>
        <w:t xml:space="preserve">"</w:t>
      </w:r>
      <w:r>
        <w:rPr>
          <w:rStyle w:val="affff1"/>
          <w:rFonts w:hint="cs"/>
          <w:rtl/>
          <w:rPrChange w:id="10453" w:author="מנוע אמוראים" w:date="2026-10-05T16:41:56Z">
            <w:rPr>
              <w:rFonts w:hint="cs"/>
              <w:rtl/>
            </w:rPr>
          </w:rPrChange>
        </w:rPr>
        <w:t xml:space="preserve">י</w:t>
      </w:r>
      <w:r>
        <w:rPr>
          <w:rFonts w:hint="cs"/>
          <w:rtl/>
        </w:rPr>
        <w:t xml:space="preserve"> מרב</w:t>
      </w:r>
      <w:r w:rsidRPr="00C35A2C">
        <w:rPr>
          <w:rtl/>
        </w:rPr>
        <w:t xml:space="preserve">: כל שנאכל כמות שהוא חי - אין בו משום בישולי עובדי כוכבים! </w:t>
      </w:r>
    </w:p>
    <w:p w14:paraId="782BB8EE" w14:textId="77777777" w:rsidR="00910F84" w:rsidRPr="00C35A2C" w:rsidRDefault="00910F84" w:rsidP="00910F84">
      <w:pPr>
        <w:rPr>
          <w:rtl/>
        </w:rPr>
      </w:pPr>
      <w:r>
        <w:rPr>
          <w:rStyle w:val="affff1"/>
          <w:rFonts w:hint="cs"/>
          <w:rtl/>
          <w:rPrChange w:id="10454" w:author="מנוע אמוראים" w:date="2026-10-05T16:41:56Z">
            <w:rPr>
              <w:rFonts w:hint="cs"/>
              <w:rtl/>
            </w:rPr>
          </w:rPrChange>
        </w:rPr>
        <w:t xml:space="preserve">רי</w:t>
      </w:r>
      <w:r>
        <w:rPr>
          <w:rStyle w:val="affff1"/>
          <w:rtl/>
          <w:rPrChange w:id="10455" w:author="מנוע אמוראים" w:date="2026-10-05T16:41:56Z">
            <w:rPr>
              <w:rtl/>
            </w:rPr>
          </w:rPrChange>
        </w:rPr>
        <w:t xml:space="preserve">"</w:t>
      </w:r>
      <w:r>
        <w:rPr>
          <w:rStyle w:val="affff1"/>
          <w:rFonts w:hint="cs"/>
          <w:rtl/>
          <w:rPrChange w:id="10456" w:author="מנוע אמוראים" w:date="2026-10-05T16:41:56Z">
            <w:rPr>
              <w:rFonts w:hint="cs"/>
              <w:rtl/>
            </w:rPr>
          </w:rPrChange>
        </w:rPr>
        <w:t xml:space="preserve">ו</w:t>
      </w:r>
      <w:r>
        <w:rPr>
          <w:rFonts w:hint="cs"/>
          <w:rtl/>
        </w:rPr>
        <w:t xml:space="preserve"> ס</w:t>
      </w:r>
      <w:r>
        <w:rPr>
          <w:rtl/>
        </w:rPr>
        <w:t>"</w:t>
      </w:r>
      <w:r>
        <w:rPr>
          <w:rFonts w:hint="cs"/>
          <w:rtl/>
        </w:rPr>
        <w:t xml:space="preserve">ל כהך לישנא </w:t>
      </w:r>
      <w:r>
        <w:rPr>
          <w:rStyle w:val="affff1"/>
          <w:rFonts w:hint="cs"/>
          <w:rtl/>
          <w:rPrChange w:id="10457" w:author="מנוע אמוראים" w:date="2026-10-05T16:41:56Z">
            <w:rPr>
              <w:rFonts w:hint="cs"/>
              <w:rtl/>
            </w:rPr>
          </w:rPrChange>
        </w:rPr>
        <w:t xml:space="preserve">דארשבר</w:t>
      </w:r>
      <w:r>
        <w:rPr>
          <w:rStyle w:val="affff1"/>
          <w:rtl/>
          <w:rPrChange w:id="10458" w:author="מנוע אמוראים" w:date="2026-10-05T16:41:56Z">
            <w:rPr>
              <w:rtl/>
            </w:rPr>
          </w:rPrChange>
        </w:rPr>
        <w:t xml:space="preserve">"</w:t>
      </w:r>
      <w:r>
        <w:rPr>
          <w:rStyle w:val="affff1"/>
          <w:rFonts w:hint="cs"/>
          <w:rtl/>
          <w:rPrChange w:id="10459" w:author="מנוע אמוראים" w:date="2026-10-05T16:41:56Z">
            <w:rPr>
              <w:rFonts w:hint="cs"/>
              <w:rtl/>
            </w:rPr>
          </w:rPrChange>
        </w:rPr>
        <w:t xml:space="preserve">י</w:t>
      </w:r>
      <w:r>
        <w:rPr>
          <w:rFonts w:hint="cs"/>
          <w:rtl/>
        </w:rPr>
        <w:t xml:space="preserve"> מרב</w:t>
      </w:r>
      <w:r w:rsidRPr="00C35A2C">
        <w:rPr>
          <w:rtl/>
        </w:rPr>
        <w:t>: כל שאינו עולה לשולחן של מלכים ללפת בו את הפת - אין בו משום בישולי עובדי כוכבים, טעמא דאינן בני תורה, הא בני תורה שרי.</w:t>
      </w:r>
    </w:p>
    <w:p w14:paraId="40628403"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tl/>
        </w:rPr>
        <w:t xml:space="preserve">בעו </w:t>
      </w:r>
      <w:r>
        <w:rPr>
          <w:rStyle w:val="affff1"/>
          <w:rtl/>
          <w:rPrChange w:id="10460" w:author="מנוע אמוראים" w:date="2026-10-05T16:41:56Z">
            <w:rPr>
              <w:rtl/>
            </w:rPr>
          </w:rPrChange>
        </w:rPr>
        <w:t xml:space="preserve">מ</w:t>
      </w:r>
      <w:r>
        <w:rPr>
          <w:rStyle w:val="affff1"/>
          <w:rFonts w:hint="cs"/>
          <w:rtl/>
          <w:rPrChange w:id="10461" w:author="מנוע אמוראים" w:date="2026-10-05T16:41:56Z">
            <w:rPr>
              <w:rFonts w:hint="cs"/>
              <w:rtl/>
            </w:rPr>
          </w:rPrChange>
        </w:rPr>
        <w:t xml:space="preserve">ר</w:t>
      </w:r>
      <w:r>
        <w:rPr>
          <w:rStyle w:val="affff1"/>
          <w:rtl/>
          <w:rPrChange w:id="10462" w:author="מנוע אמוראים" w:date="2026-10-05T16:41:56Z">
            <w:rPr>
              <w:rtl/>
            </w:rPr>
          </w:rPrChange>
        </w:rPr>
        <w:t xml:space="preserve">"</w:t>
      </w:r>
      <w:r>
        <w:rPr>
          <w:rStyle w:val="affff1"/>
          <w:rFonts w:hint="cs"/>
          <w:rtl/>
          <w:rPrChange w:id="10463" w:author="מנוע אמוראים" w:date="2026-10-05T16:41:56Z">
            <w:rPr>
              <w:rFonts w:hint="cs"/>
              <w:rtl/>
            </w:rPr>
          </w:rPrChange>
        </w:rPr>
        <w:t xml:space="preserve">כ</w:t>
      </w:r>
      <w:r>
        <w:rPr>
          <w:rFonts w:hint="cs"/>
          <w:rtl/>
        </w:rPr>
        <w:t xml:space="preserve">:</w:t>
      </w:r>
      <w:r w:rsidRPr="00C35A2C">
        <w:rPr>
          <w:rtl/>
        </w:rPr>
        <w:t xml:space="preserve"> עכו</w:t>
      </w:r>
      <w:r>
        <w:rPr>
          <w:rtl/>
        </w:rPr>
        <w:t>"</w:t>
      </w:r>
      <w:r w:rsidRPr="00C35A2C">
        <w:rPr>
          <w:rtl/>
        </w:rPr>
        <w:t>ם מהו שיוליך ענבים לגת? א</w:t>
      </w:r>
      <w:r>
        <w:rPr>
          <w:rtl/>
        </w:rPr>
        <w:t>"</w:t>
      </w:r>
      <w:r w:rsidRPr="00C35A2C">
        <w:rPr>
          <w:rFonts w:hint="cs"/>
          <w:rtl/>
        </w:rPr>
        <w:t>ל</w:t>
      </w:r>
      <w:r w:rsidRPr="00C35A2C">
        <w:rPr>
          <w:rtl/>
        </w:rPr>
        <w:t>: אסור, משום לך לך, אמרין, נזירא, סחור סחור לכרמא לא תקרב.</w:t>
      </w:r>
    </w:p>
    <w:p w14:paraId="1E6F432E" w14:textId="77777777" w:rsidR="00910F84" w:rsidRPr="00C35A2C" w:rsidRDefault="00910F84" w:rsidP="00910F84">
      <w:pPr>
        <w:pStyle w:val="aff6"/>
        <w:framePr w:wrap="around"/>
        <w:rPr>
          <w:rtl/>
        </w:rPr>
      </w:pPr>
      <w:r w:rsidRPr="00C35A2C">
        <w:rPr>
          <w:rFonts w:hint="cs"/>
          <w:rtl/>
        </w:rPr>
        <w:t>נט:</w:t>
      </w:r>
    </w:p>
    <w:p w14:paraId="2D70F841" w14:textId="77777777" w:rsidR="00910F84" w:rsidRPr="00C35A2C" w:rsidRDefault="00910F84" w:rsidP="00910F84">
      <w:pPr>
        <w:rPr>
          <w:rtl/>
        </w:rPr>
      </w:pPr>
      <w:r w:rsidRPr="00C35A2C">
        <w:rPr>
          <w:rFonts w:hint="cs"/>
          <w:b/>
          <w:bCs/>
          <w:rtl/>
        </w:rPr>
        <w:t xml:space="preserve"> </w:t>
      </w:r>
      <w:r>
        <w:rPr>
          <w:rtl/>
        </w:rPr>
        <w:t xml:space="preserve">איתיביה </w:t>
      </w:r>
      <w:r>
        <w:rPr>
          <w:rStyle w:val="affff1"/>
          <w:rtl/>
          <w:rPrChange w:id="10464" w:author="מנוע אמוראים" w:date="2026-10-05T16:41:56Z">
            <w:rPr>
              <w:rtl/>
            </w:rPr>
          </w:rPrChange>
        </w:rPr>
        <w:t xml:space="preserve">ר</w:t>
      </w:r>
      <w:r>
        <w:rPr>
          <w:rStyle w:val="affff1"/>
          <w:rtl/>
          <w:rPrChange w:id="10465" w:author="מנוע אמוראים" w:date="2026-10-05T16:41:56Z">
            <w:rPr>
              <w:rtl/>
            </w:rPr>
          </w:rPrChange>
        </w:rPr>
        <w:t xml:space="preserve">"</w:t>
      </w:r>
      <w:r>
        <w:rPr>
          <w:rStyle w:val="affff1"/>
          <w:rFonts w:hint="cs"/>
          <w:rtl/>
          <w:rPrChange w:id="10466" w:author="מנוע אמוראים" w:date="2026-10-05T16:41:56Z">
            <w:rPr>
              <w:rFonts w:hint="cs"/>
              <w:rtl/>
            </w:rPr>
          </w:rPrChange>
        </w:rPr>
        <w:t xml:space="preserve">י</w:t>
      </w:r>
      <w:r>
        <w:rPr>
          <w:rFonts w:hint="cs"/>
          <w:rtl/>
        </w:rPr>
        <w:t xml:space="preserve"> </w:t>
      </w:r>
      <w:r>
        <w:rPr>
          <w:rStyle w:val="affff1"/>
          <w:rFonts w:hint="cs"/>
          <w:rtl/>
          <w:rPrChange w:id="10467" w:author="מנוע אמוראים" w:date="2026-10-05T16:41:56Z">
            <w:rPr>
              <w:rFonts w:hint="cs"/>
              <w:rtl/>
            </w:rPr>
          </w:rPrChange>
        </w:rPr>
        <w:t xml:space="preserve">לר</w:t>
      </w:r>
      <w:r>
        <w:rPr>
          <w:rStyle w:val="affff1"/>
          <w:rtl/>
          <w:rPrChange w:id="10468" w:author="מנוע אמוראים" w:date="2026-10-05T16:41:56Z">
            <w:rPr>
              <w:rtl/>
            </w:rPr>
          </w:rPrChange>
        </w:rPr>
        <w:t xml:space="preserve">"</w:t>
      </w:r>
      <w:r>
        <w:rPr>
          <w:rStyle w:val="affff1"/>
          <w:rFonts w:hint="cs"/>
          <w:rtl/>
          <w:rPrChange w:id="10469" w:author="מנוע אמוראים" w:date="2026-10-05T16:41:56Z">
            <w:rPr>
              <w:rFonts w:hint="cs"/>
              <w:rtl/>
            </w:rPr>
          </w:rPrChange>
        </w:rPr>
        <w:t xml:space="preserve">כ</w:t>
      </w:r>
      <w:r w:rsidRPr="00C35A2C">
        <w:rPr>
          <w:rtl/>
        </w:rPr>
        <w:t>: עכו</w:t>
      </w:r>
      <w:r>
        <w:rPr>
          <w:rtl/>
        </w:rPr>
        <w:t>"</w:t>
      </w:r>
      <w:r w:rsidRPr="00C35A2C">
        <w:rPr>
          <w:rtl/>
        </w:rPr>
        <w:t>ם שהביא ענבים לגת בסלין</w:t>
      </w:r>
      <w:r w:rsidRPr="00C35A2C">
        <w:rPr>
          <w:rFonts w:hint="cs"/>
          <w:rtl/>
        </w:rPr>
        <w:t xml:space="preserve"> </w:t>
      </w:r>
      <w:r w:rsidRPr="00C35A2C">
        <w:rPr>
          <w:rtl/>
        </w:rPr>
        <w:t xml:space="preserve">ובדודורין, אף על פי שהיין מזלף עליהן - מותר! </w:t>
      </w:r>
    </w:p>
    <w:p w14:paraId="61F0A676" w14:textId="77777777" w:rsidR="00910F84" w:rsidRPr="00C35A2C" w:rsidRDefault="00910F84" w:rsidP="00910F84">
      <w:pPr>
        <w:pStyle w:val="afffa"/>
        <w:rPr>
          <w:rtl/>
        </w:rPr>
      </w:pPr>
      <w:r>
        <w:rPr>
          <w:rtl/>
        </w:rPr>
        <w:t xml:space="preserve">- </w:t>
      </w:r>
      <w:r w:rsidRPr="00C35A2C">
        <w:rPr>
          <w:rtl/>
        </w:rPr>
        <w:t>א</w:t>
      </w:r>
      <w:r>
        <w:rPr>
          <w:rtl/>
        </w:rPr>
        <w:t>"</w:t>
      </w:r>
      <w:r w:rsidRPr="00C35A2C">
        <w:rPr>
          <w:rtl/>
        </w:rPr>
        <w:t>ל: הביא קאמרת? אנ</w:t>
      </w:r>
      <w:r w:rsidRPr="00C35A2C">
        <w:rPr>
          <w:rFonts w:hint="cs"/>
          <w:rtl/>
        </w:rPr>
        <w:t>י אמרתי לכתחילה שאז אסור</w:t>
      </w:r>
      <w:r w:rsidRPr="00C35A2C">
        <w:rPr>
          <w:rtl/>
        </w:rPr>
        <w:t>.</w:t>
      </w:r>
    </w:p>
    <w:p w14:paraId="682ED654" w14:textId="77777777" w:rsidR="00910F84" w:rsidRPr="00C35A2C" w:rsidRDefault="00910F84" w:rsidP="00910F84">
      <w:pPr>
        <w:rPr>
          <w:rtl/>
        </w:rPr>
      </w:pPr>
      <w:r w:rsidRPr="00C35A2C">
        <w:rPr>
          <w:rtl/>
        </w:rPr>
        <w:t>•</w:t>
      </w:r>
      <w:r w:rsidRPr="00C35A2C">
        <w:rPr>
          <w:rFonts w:hint="cs"/>
          <w:rtl/>
        </w:rPr>
        <w:t xml:space="preserve"> אתרוג שנפל לחבית יין, וקפץ עכום ולקחו א</w:t>
      </w:r>
      <w:r>
        <w:rPr>
          <w:rtl/>
        </w:rPr>
        <w:t>"</w:t>
      </w:r>
      <w:r>
        <w:rPr>
          <w:rFonts w:hint="cs"/>
          <w:rtl/>
        </w:rPr>
        <w:t xml:space="preserve">ל </w:t>
      </w:r>
      <w:r>
        <w:rPr>
          <w:rStyle w:val="affff1"/>
          <w:rFonts w:hint="cs"/>
          <w:rtl/>
          <w:rPrChange w:id="10470" w:author="מנוע אמוראים" w:date="2026-10-05T16:41:56Z">
            <w:rPr>
              <w:rFonts w:hint="cs"/>
              <w:rtl/>
            </w:rPr>
          </w:rPrChange>
        </w:rPr>
        <w:t xml:space="preserve">לר</w:t>
      </w:r>
      <w:r>
        <w:rPr>
          <w:rStyle w:val="affff1"/>
          <w:rtl/>
          <w:rPrChange w:id="10471" w:author="מנוע אמוראים" w:date="2026-10-05T16:41:56Z">
            <w:rPr>
              <w:rtl/>
            </w:rPr>
          </w:rPrChange>
        </w:rPr>
        <w:t xml:space="preserve">"</w:t>
      </w:r>
      <w:r>
        <w:rPr>
          <w:rStyle w:val="affff1"/>
          <w:rFonts w:hint="cs"/>
          <w:rtl/>
          <w:rPrChange w:id="10472" w:author="מנוע אמוראים" w:date="2026-10-05T16:41:56Z">
            <w:rPr>
              <w:rFonts w:hint="cs"/>
              <w:rtl/>
            </w:rPr>
          </w:rPrChange>
        </w:rPr>
        <w:t xml:space="preserve">א</w:t>
      </w:r>
      <w:r>
        <w:rPr>
          <w:rFonts w:hint="cs"/>
          <w:rtl/>
        </w:rPr>
        <w:t xml:space="preserve"> אחזו בידו שלא ישכשך ביין ושפכו מן היין עד גובה ידו</w:t>
      </w:r>
      <w:r w:rsidRPr="00C35A2C">
        <w:rPr>
          <w:rtl/>
        </w:rPr>
        <w:t>.</w:t>
      </w:r>
    </w:p>
    <w:p w14:paraId="67E15012"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רב אשי: עכו</w:t>
      </w:r>
      <w:r>
        <w:rPr>
          <w:rtl/>
        </w:rPr>
        <w:t>"</w:t>
      </w:r>
      <w:r w:rsidRPr="00C35A2C">
        <w:rPr>
          <w:rtl/>
        </w:rPr>
        <w:t xml:space="preserve">ם </w:t>
      </w:r>
      <w:r w:rsidRPr="00C35A2C">
        <w:rPr>
          <w:rFonts w:hint="cs"/>
          <w:rtl/>
        </w:rPr>
        <w:t>שניסך יין לישראל בכוונה אע</w:t>
      </w:r>
      <w:r>
        <w:rPr>
          <w:rtl/>
        </w:rPr>
        <w:t>"</w:t>
      </w:r>
      <w:r w:rsidRPr="00C35A2C">
        <w:rPr>
          <w:rFonts w:hint="cs"/>
          <w:rtl/>
        </w:rPr>
        <w:t xml:space="preserve">ג שלמוכרו </w:t>
      </w:r>
      <w:r w:rsidRPr="00C35A2C">
        <w:rPr>
          <w:rtl/>
        </w:rPr>
        <w:t>לעכו</w:t>
      </w:r>
      <w:r>
        <w:rPr>
          <w:rtl/>
        </w:rPr>
        <w:t>"</w:t>
      </w:r>
      <w:r w:rsidRPr="00C35A2C">
        <w:rPr>
          <w:rtl/>
        </w:rPr>
        <w:t xml:space="preserve">ם אחר אסור, </w:t>
      </w:r>
      <w:r w:rsidRPr="00C35A2C">
        <w:rPr>
          <w:rFonts w:hint="cs"/>
          <w:rtl/>
        </w:rPr>
        <w:t>התיר לקחת הדמים מהעכו</w:t>
      </w:r>
      <w:r>
        <w:rPr>
          <w:rtl/>
        </w:rPr>
        <w:t>"</w:t>
      </w:r>
      <w:r w:rsidRPr="00C35A2C">
        <w:rPr>
          <w:rFonts w:hint="cs"/>
          <w:rtl/>
        </w:rPr>
        <w:t xml:space="preserve">ם </w:t>
      </w:r>
      <w:r w:rsidRPr="00C35A2C">
        <w:rPr>
          <w:rtl/>
        </w:rPr>
        <w:t>–</w:t>
      </w:r>
      <w:r w:rsidRPr="00C35A2C">
        <w:rPr>
          <w:rFonts w:hint="cs"/>
          <w:rtl/>
        </w:rPr>
        <w:t xml:space="preserve"> שכן כאשר אסר על הישראל הר'ז כאילו שרף את היין</w:t>
      </w:r>
      <w:r w:rsidRPr="00C35A2C">
        <w:rPr>
          <w:rtl/>
        </w:rPr>
        <w:t>.</w:t>
      </w:r>
    </w:p>
    <w:p w14:paraId="49C9B089" w14:textId="77777777" w:rsidR="00910F84" w:rsidRPr="00C35A2C" w:rsidRDefault="00910F84" w:rsidP="00910F84">
      <w:pPr>
        <w:rPr>
          <w:rtl/>
        </w:rPr>
      </w:pPr>
      <w:r w:rsidRPr="00C35A2C">
        <w:rPr>
          <w:rFonts w:ascii="FontbitDavid" w:hAnsi="FontbitDavid"/>
          <w:b/>
          <w:bCs/>
          <w:sz w:val="32"/>
          <w:rtl/>
        </w:rPr>
        <w:lastRenderedPageBreak/>
        <w:t>•</w:t>
      </w:r>
      <w:r w:rsidRPr="00C35A2C">
        <w:rPr>
          <w:rFonts w:hint="cs"/>
          <w:b/>
          <w:bCs/>
          <w:rtl/>
        </w:rPr>
        <w:t xml:space="preserve"> </w:t>
      </w:r>
      <w:r w:rsidRPr="00C35A2C">
        <w:rPr>
          <w:rtl/>
        </w:rPr>
        <w:t xml:space="preserve">רב אשי </w:t>
      </w:r>
      <w:r w:rsidRPr="00C35A2C">
        <w:rPr>
          <w:rFonts w:hint="cs"/>
          <w:rtl/>
        </w:rPr>
        <w:t>- מ</w:t>
      </w:r>
      <w:r w:rsidRPr="00C35A2C">
        <w:rPr>
          <w:rtl/>
        </w:rPr>
        <w:t>דתניא: עכו</w:t>
      </w:r>
      <w:r>
        <w:rPr>
          <w:rtl/>
        </w:rPr>
        <w:t>"</w:t>
      </w:r>
      <w:r w:rsidRPr="00C35A2C">
        <w:rPr>
          <w:rtl/>
        </w:rPr>
        <w:t>ם שנסך יינו של ישראל שלא בפני ע</w:t>
      </w:r>
      <w:r w:rsidRPr="00C35A2C">
        <w:rPr>
          <w:rFonts w:hint="cs"/>
          <w:rtl/>
        </w:rPr>
        <w:t>כו</w:t>
      </w:r>
      <w:r>
        <w:rPr>
          <w:rtl/>
        </w:rPr>
        <w:t>"</w:t>
      </w:r>
      <w:r w:rsidRPr="00C35A2C">
        <w:rPr>
          <w:rFonts w:hint="cs"/>
          <w:rtl/>
        </w:rPr>
        <w:t xml:space="preserve">ם </w:t>
      </w:r>
      <w:r>
        <w:rPr>
          <w:rtl/>
        </w:rPr>
        <w:t xml:space="preserve">- אסור, </w:t>
      </w:r>
      <w:r>
        <w:rPr>
          <w:rStyle w:val="affff1"/>
          <w:rtl/>
          <w:rPrChange w:id="10473" w:author="מנוע אמוראים" w:date="2026-10-05T16:41:56Z">
            <w:rPr>
              <w:rtl/>
            </w:rPr>
          </w:rPrChange>
        </w:rPr>
        <w:t xml:space="preserve">ור</w:t>
      </w:r>
      <w:r>
        <w:rPr>
          <w:rStyle w:val="affff1"/>
          <w:rFonts w:hint="cs"/>
          <w:rtl/>
          <w:rPrChange w:id="10474" w:author="מנוע אמוראים" w:date="2026-10-05T16:41:56Z">
            <w:rPr>
              <w:rFonts w:hint="cs"/>
              <w:rtl/>
            </w:rPr>
          </w:rPrChange>
        </w:rPr>
        <w:t xml:space="preserve">יב</w:t>
      </w:r>
      <w:r>
        <w:rPr>
          <w:rStyle w:val="affff1"/>
          <w:rtl/>
          <w:rPrChange w:id="10475" w:author="מנוע אמוראים" w:date="2026-10-05T16:41:56Z">
            <w:rPr>
              <w:rtl/>
            </w:rPr>
          </w:rPrChange>
        </w:rPr>
        <w:t xml:space="preserve">"</w:t>
      </w:r>
      <w:r>
        <w:rPr>
          <w:rStyle w:val="affff1"/>
          <w:rFonts w:hint="cs"/>
          <w:rtl/>
          <w:rPrChange w:id="10476" w:author="מנוע אמוראים" w:date="2026-10-05T16:41:56Z">
            <w:rPr>
              <w:rFonts w:hint="cs"/>
              <w:rtl/>
            </w:rPr>
          </w:rPrChange>
        </w:rPr>
        <w:t xml:space="preserve">ב</w:t>
      </w:r>
      <w:r>
        <w:rPr>
          <w:rFonts w:hint="cs"/>
          <w:rtl/>
        </w:rPr>
        <w:t xml:space="preserve"> וריב</w:t>
      </w:r>
      <w:r>
        <w:rPr>
          <w:rtl/>
        </w:rPr>
        <w:t>"</w:t>
      </w:r>
      <w:r w:rsidRPr="00C35A2C">
        <w:rPr>
          <w:rFonts w:hint="cs"/>
          <w:rtl/>
        </w:rPr>
        <w:t>ב'</w:t>
      </w:r>
      <w:r w:rsidRPr="00C35A2C">
        <w:rPr>
          <w:rtl/>
        </w:rPr>
        <w:t xml:space="preserve"> מתירין משום שני דברים, אחד - שאין מנסכין יין אלא בפני ע</w:t>
      </w:r>
      <w:r w:rsidRPr="00C35A2C">
        <w:rPr>
          <w:rFonts w:hint="cs"/>
          <w:rtl/>
        </w:rPr>
        <w:t>כו</w:t>
      </w:r>
      <w:r>
        <w:rPr>
          <w:rtl/>
        </w:rPr>
        <w:t>"</w:t>
      </w:r>
      <w:r w:rsidRPr="00C35A2C">
        <w:rPr>
          <w:rFonts w:hint="cs"/>
          <w:rtl/>
        </w:rPr>
        <w:t>ם</w:t>
      </w:r>
      <w:r w:rsidRPr="00C35A2C">
        <w:rPr>
          <w:rtl/>
        </w:rPr>
        <w:t>, ואחד – שא</w:t>
      </w:r>
      <w:r>
        <w:rPr>
          <w:rtl/>
        </w:rPr>
        <w:t>"</w:t>
      </w:r>
      <w:r w:rsidRPr="00C35A2C">
        <w:rPr>
          <w:rFonts w:hint="cs"/>
          <w:rtl/>
        </w:rPr>
        <w:t>ל</w:t>
      </w:r>
      <w:r w:rsidRPr="00C35A2C">
        <w:rPr>
          <w:rtl/>
        </w:rPr>
        <w:t>: לא כל הימנך שתאסור ייני לאונסי.</w:t>
      </w:r>
    </w:p>
    <w:p w14:paraId="5986441F" w14:textId="77777777" w:rsidR="00910F84" w:rsidRPr="00C35A2C" w:rsidRDefault="00910F84" w:rsidP="00910F84">
      <w:pPr>
        <w:rPr>
          <w:b/>
          <w:bCs/>
          <w:rtl/>
        </w:rPr>
      </w:pPr>
      <w:r w:rsidRPr="00C35A2C">
        <w:rPr>
          <w:rFonts w:ascii="FontbitDavid" w:hAnsi="FontbitDavid"/>
          <w:b/>
          <w:bCs/>
          <w:sz w:val="32"/>
          <w:rtl/>
        </w:rPr>
        <w:t>•</w:t>
      </w:r>
      <w:r w:rsidRPr="00C35A2C">
        <w:rPr>
          <w:rFonts w:hint="cs"/>
          <w:b/>
          <w:bCs/>
          <w:rtl/>
        </w:rPr>
        <w:t xml:space="preserve"> </w:t>
      </w:r>
      <w:r w:rsidRPr="00C35A2C">
        <w:rPr>
          <w:rFonts w:hint="cs"/>
          <w:rtl/>
        </w:rPr>
        <w:t>אותה חבית יין שנשבר ברזה קפץ העכו</w:t>
      </w:r>
      <w:r>
        <w:rPr>
          <w:rtl/>
        </w:rPr>
        <w:t>"</w:t>
      </w:r>
      <w:r w:rsidRPr="00C35A2C">
        <w:rPr>
          <w:rFonts w:hint="cs"/>
          <w:rtl/>
        </w:rPr>
        <w:t xml:space="preserve">ם והניח ידו עליה </w:t>
      </w:r>
      <w:r>
        <w:rPr>
          <w:rStyle w:val="affff1"/>
          <w:rFonts w:hint="cs"/>
          <w:b/>
          <w:bCs/>
          <w:rtl/>
          <w:rPrChange w:id="10477" w:author="מנוע אמוראים" w:date="2026-10-05T16:41:56Z">
            <w:rPr>
              <w:rFonts w:hint="cs"/>
              <w:b/>
              <w:bCs/>
              <w:rtl/>
            </w:rPr>
          </w:rPrChange>
        </w:rPr>
        <w:t xml:space="preserve">אר</w:t>
      </w:r>
      <w:r>
        <w:rPr>
          <w:rStyle w:val="affff1"/>
          <w:b/>
          <w:bCs/>
          <w:rtl/>
          <w:rPrChange w:id="10478" w:author="מנוע אמוראים" w:date="2026-10-05T16:41:56Z">
            <w:rPr>
              <w:b/>
              <w:bCs/>
              <w:rtl/>
            </w:rPr>
          </w:rPrChange>
        </w:rPr>
        <w:t xml:space="preserve">"</w:t>
      </w:r>
      <w:r>
        <w:rPr>
          <w:rStyle w:val="affff1"/>
          <w:rFonts w:hint="cs"/>
          <w:b/>
          <w:bCs/>
          <w:rtl/>
          <w:rPrChange w:id="10479" w:author="מנוע אמוראים" w:date="2026-10-05T16:41:56Z">
            <w:rPr>
              <w:rFonts w:hint="cs"/>
              <w:b/>
              <w:bCs/>
              <w:rtl/>
            </w:rPr>
          </w:rPrChange>
        </w:rPr>
        <w:t xml:space="preserve">פ</w:t>
      </w:r>
      <w:r w:rsidRPr="00C35A2C">
        <w:rPr>
          <w:rFonts w:hint="cs"/>
          <w:rtl/>
        </w:rPr>
        <w:t xml:space="preserve">: כל מה שליד ברז היין אסור והשאר מותר </w:t>
      </w:r>
    </w:p>
    <w:p w14:paraId="0EF036A0" w14:textId="77777777" w:rsidR="00910F84" w:rsidRPr="00C35A2C" w:rsidRDefault="00910F84" w:rsidP="00910F84">
      <w:pPr>
        <w:pStyle w:val="aff6"/>
        <w:framePr w:wrap="around"/>
        <w:rPr>
          <w:rtl/>
        </w:rPr>
      </w:pPr>
      <w:r w:rsidRPr="00C35A2C">
        <w:rPr>
          <w:rFonts w:hint="cs"/>
          <w:rtl/>
        </w:rPr>
        <w:t>ס.</w:t>
      </w:r>
    </w:p>
    <w:p w14:paraId="306C580A" w14:textId="77777777" w:rsidR="00910F84" w:rsidRPr="00C35A2C" w:rsidRDefault="00910F84" w:rsidP="00910F84">
      <w:pPr>
        <w:ind w:firstLine="266"/>
        <w:rPr>
          <w:rtl/>
        </w:rPr>
      </w:pPr>
      <w:r w:rsidRPr="00C35A2C">
        <w:rPr>
          <w:b/>
          <w:bCs/>
          <w:rtl/>
        </w:rPr>
        <w:t>וא</w:t>
      </w:r>
      <w:r>
        <w:rPr>
          <w:b/>
          <w:bCs/>
          <w:rtl/>
        </w:rPr>
        <w:t>"</w:t>
      </w:r>
      <w:r w:rsidRPr="00C35A2C">
        <w:rPr>
          <w:rFonts w:hint="cs"/>
          <w:b/>
          <w:bCs/>
          <w:rtl/>
        </w:rPr>
        <w:t>ד</w:t>
      </w:r>
      <w:r w:rsidRPr="00C35A2C">
        <w:rPr>
          <w:rFonts w:hint="cs"/>
          <w:rtl/>
        </w:rPr>
        <w:t xml:space="preserve"> </w:t>
      </w:r>
      <w:r>
        <w:rPr>
          <w:rStyle w:val="affff1"/>
          <w:rFonts w:hint="cs"/>
          <w:b/>
          <w:bCs/>
          <w:rtl/>
          <w:rPrChange w:id="10480" w:author="מנוע אמוראים" w:date="2026-10-05T16:41:56Z">
            <w:rPr>
              <w:rFonts w:hint="cs"/>
              <w:b/>
              <w:bCs/>
              <w:rtl/>
            </w:rPr>
          </w:rPrChange>
        </w:rPr>
        <w:t xml:space="preserve">מר</w:t>
      </w:r>
      <w:r>
        <w:rPr>
          <w:rStyle w:val="affff1"/>
          <w:b/>
          <w:bCs/>
          <w:rtl/>
          <w:rPrChange w:id="10481" w:author="מנוע אמוראים" w:date="2026-10-05T16:41:56Z">
            <w:rPr>
              <w:b/>
              <w:bCs/>
              <w:rtl/>
            </w:rPr>
          </w:rPrChange>
        </w:rPr>
        <w:t xml:space="preserve">"</w:t>
      </w:r>
      <w:r>
        <w:rPr>
          <w:rStyle w:val="affff1"/>
          <w:rFonts w:hint="cs"/>
          <w:b/>
          <w:bCs/>
          <w:rtl/>
          <w:rPrChange w:id="10482" w:author="מנוע אמוראים" w:date="2026-10-05T16:41:56Z">
            <w:rPr>
              <w:rFonts w:hint="cs"/>
              <w:b/>
              <w:bCs/>
              <w:rtl/>
            </w:rPr>
          </w:rPrChange>
        </w:rPr>
        <w:t xml:space="preserve">פ</w:t>
      </w:r>
      <w:r w:rsidRPr="00C35A2C">
        <w:rPr>
          <w:rtl/>
        </w:rPr>
        <w:t xml:space="preserve">: עד הברזא </w:t>
      </w:r>
      <w:r>
        <w:rPr>
          <w:rFonts w:hint="cs"/>
          <w:rtl/>
        </w:rPr>
        <w:t>יין</w:t>
      </w:r>
      <w:r w:rsidRPr="00C35A2C">
        <w:rPr>
          <w:rtl/>
        </w:rPr>
        <w:t xml:space="preserve"> אסיר, ואידך שרי.</w:t>
      </w:r>
    </w:p>
    <w:p w14:paraId="477A4F26"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 xml:space="preserve">רב יימר, כתנאי: חבית שנקבה בין מפיה בין משוליה ובין מצידיה, ונגע בו טבול יום - טמאה; </w:t>
      </w:r>
    </w:p>
    <w:p w14:paraId="3A3B44A3" w14:textId="77777777" w:rsidR="00910F84" w:rsidRPr="00C35A2C" w:rsidRDefault="00910F84" w:rsidP="00910F84">
      <w:pPr>
        <w:ind w:firstLine="266"/>
        <w:rPr>
          <w:rtl/>
        </w:rPr>
      </w:pPr>
      <w:r w:rsidRPr="00C35A2C">
        <w:rPr>
          <w:rtl/>
        </w:rPr>
        <w:t>רבי יהודה אומר: מפיה ומשוליה - טמאה, מצידיה - טהורה מכאן ומכאן.</w:t>
      </w:r>
    </w:p>
    <w:p w14:paraId="0EC50745"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א</w:t>
      </w:r>
      <w:r>
        <w:rPr>
          <w:rFonts w:hint="cs"/>
          <w:rtl/>
        </w:rPr>
        <w:t>ר''פ</w:t>
      </w:r>
      <w:r w:rsidRPr="00C35A2C">
        <w:rPr>
          <w:rtl/>
        </w:rPr>
        <w:t xml:space="preserve">: </w:t>
      </w:r>
      <w:r w:rsidRPr="00D43C80">
        <w:rPr>
          <w:b/>
          <w:bCs/>
          <w:rtl/>
        </w:rPr>
        <w:t xml:space="preserve">עכו"ם </w:t>
      </w:r>
      <w:r w:rsidRPr="00D43C80">
        <w:rPr>
          <w:rFonts w:hint="cs"/>
          <w:b/>
          <w:bCs/>
          <w:rtl/>
        </w:rPr>
        <w:t xml:space="preserve">שאחז בחבית וישראל בכד </w:t>
      </w:r>
      <w:r w:rsidRPr="00C35A2C">
        <w:rPr>
          <w:rtl/>
        </w:rPr>
        <w:t>–</w:t>
      </w:r>
      <w:r w:rsidRPr="00C35A2C">
        <w:rPr>
          <w:rFonts w:hint="cs"/>
          <w:rtl/>
        </w:rPr>
        <w:t xml:space="preserve"> אסר דבא מכח הטיית העכו</w:t>
      </w:r>
      <w:r>
        <w:rPr>
          <w:rtl/>
        </w:rPr>
        <w:t>"</w:t>
      </w:r>
      <w:r w:rsidRPr="00C35A2C">
        <w:rPr>
          <w:rFonts w:hint="cs"/>
          <w:rtl/>
        </w:rPr>
        <w:t>ם</w:t>
      </w:r>
    </w:p>
    <w:p w14:paraId="37B4A4AE" w14:textId="77777777" w:rsidR="00910F84" w:rsidRPr="00C35A2C" w:rsidRDefault="00910F84" w:rsidP="00910F84">
      <w:pPr>
        <w:ind w:hanging="114"/>
        <w:rPr>
          <w:rtl/>
        </w:rPr>
      </w:pPr>
      <w:r w:rsidRPr="00C35A2C">
        <w:rPr>
          <w:rFonts w:hint="cs"/>
          <w:rtl/>
        </w:rPr>
        <w:t>אבל ישראל האוחז בחבית להטותה ו</w:t>
      </w:r>
      <w:r>
        <w:rPr>
          <w:rFonts w:hint="cs"/>
          <w:rtl/>
        </w:rPr>
        <w:t>עכו</w:t>
      </w:r>
      <w:r>
        <w:rPr>
          <w:rtl/>
        </w:rPr>
        <w:t>"</w:t>
      </w:r>
      <w:r>
        <w:rPr>
          <w:rFonts w:hint="cs"/>
          <w:rtl/>
        </w:rPr>
        <w:t>ם</w:t>
      </w:r>
      <w:r w:rsidRPr="00C35A2C">
        <w:rPr>
          <w:rFonts w:hint="cs"/>
          <w:rtl/>
        </w:rPr>
        <w:t xml:space="preserve"> בכד שרי ואם מכוון את הכד בעת המזיגה אסור</w:t>
      </w:r>
    </w:p>
    <w:p w14:paraId="281E6D0C"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Fonts w:hint="cs"/>
          <w:rtl/>
        </w:rPr>
        <w:t>אר''פ</w:t>
      </w:r>
      <w:r w:rsidRPr="00C35A2C">
        <w:rPr>
          <w:rtl/>
        </w:rPr>
        <w:t xml:space="preserve">: </w:t>
      </w:r>
      <w:r w:rsidRPr="00D43C80">
        <w:rPr>
          <w:rFonts w:hint="cs"/>
          <w:b/>
          <w:bCs/>
          <w:rtl/>
        </w:rPr>
        <w:t>עכום שסחר נאד יין מעור קשור והולך ישראל אחוריו</w:t>
      </w:r>
      <w:r w:rsidRPr="00C35A2C">
        <w:rPr>
          <w:rFonts w:hint="cs"/>
          <w:rtl/>
        </w:rPr>
        <w:t xml:space="preserve">, </w:t>
      </w:r>
    </w:p>
    <w:p w14:paraId="324A23ED" w14:textId="77777777" w:rsidR="00910F84" w:rsidRPr="00C35A2C" w:rsidRDefault="00910F84" w:rsidP="00910F84">
      <w:pPr>
        <w:ind w:hanging="114"/>
        <w:rPr>
          <w:rtl/>
        </w:rPr>
      </w:pPr>
      <w:r w:rsidRPr="00C35A2C">
        <w:rPr>
          <w:rFonts w:hint="cs"/>
          <w:rtl/>
        </w:rPr>
        <w:t xml:space="preserve">מלא מותר שאינו יכול לנענע היין, חסר אסור שמא יקשקש, </w:t>
      </w:r>
    </w:p>
    <w:p w14:paraId="61510846" w14:textId="77777777" w:rsidR="00910F84" w:rsidRPr="00C35A2C" w:rsidRDefault="00910F84" w:rsidP="00910F84">
      <w:pPr>
        <w:ind w:hanging="114"/>
        <w:rPr>
          <w:rtl/>
        </w:rPr>
      </w:pPr>
      <w:r w:rsidRPr="00C35A2C">
        <w:rPr>
          <w:rFonts w:ascii="FontbitDavid" w:hAnsi="FontbitDavid" w:hint="cs"/>
          <w:sz w:val="32"/>
          <w:rtl/>
        </w:rPr>
        <w:t xml:space="preserve">כד  פתוח מלא אסור חסר מותר שלא נגע, </w:t>
      </w:r>
    </w:p>
    <w:p w14:paraId="7CB742B6" w14:textId="77777777" w:rsidR="00910F84" w:rsidRPr="00C35A2C" w:rsidRDefault="00910F84" w:rsidP="00910F84">
      <w:pPr>
        <w:rPr>
          <w:rtl/>
        </w:rPr>
      </w:pPr>
      <w:r w:rsidRPr="00C35A2C">
        <w:rPr>
          <w:rtl/>
        </w:rPr>
        <w:t xml:space="preserve">רב אשי אמר: </w:t>
      </w:r>
      <w:r w:rsidRPr="00C35A2C">
        <w:rPr>
          <w:rFonts w:hint="cs"/>
          <w:rtl/>
        </w:rPr>
        <w:t xml:space="preserve">בנאד עור בין מלא ובין חסר מותר </w:t>
      </w:r>
      <w:r w:rsidRPr="00C35A2C">
        <w:rPr>
          <w:rtl/>
        </w:rPr>
        <w:t>–</w:t>
      </w:r>
      <w:r w:rsidRPr="00C35A2C">
        <w:rPr>
          <w:rFonts w:hint="cs"/>
          <w:rtl/>
        </w:rPr>
        <w:t xml:space="preserve"> דאין דרך ניסוך בכך </w:t>
      </w:r>
    </w:p>
    <w:p w14:paraId="1D8745CB" w14:textId="77777777" w:rsidR="00910F84" w:rsidRDefault="00910F84" w:rsidP="00910F84">
      <w:pPr>
        <w:rPr>
          <w:rtl/>
        </w:rPr>
      </w:pPr>
      <w:r w:rsidRPr="00C35A2C">
        <w:rPr>
          <w:rFonts w:ascii="FontbitDavid" w:hAnsi="FontbitDavid"/>
          <w:b/>
          <w:bCs/>
          <w:sz w:val="32"/>
          <w:rtl/>
        </w:rPr>
        <w:t>•</w:t>
      </w:r>
      <w:r w:rsidRPr="00C35A2C">
        <w:rPr>
          <w:rFonts w:hint="cs"/>
          <w:b/>
          <w:bCs/>
          <w:rtl/>
        </w:rPr>
        <w:t xml:space="preserve"> </w:t>
      </w:r>
      <w:r w:rsidRPr="00D43C80">
        <w:rPr>
          <w:b/>
          <w:bCs/>
          <w:rtl/>
        </w:rPr>
        <w:t>מעצרא זיירא</w:t>
      </w:r>
      <w:r w:rsidRPr="00C35A2C">
        <w:rPr>
          <w:rFonts w:hint="cs"/>
          <w:rtl/>
        </w:rPr>
        <w:t>[ע'י קורה]</w:t>
      </w:r>
      <w:r w:rsidRPr="00C35A2C">
        <w:rPr>
          <w:rtl/>
        </w:rPr>
        <w:t xml:space="preserve"> - </w:t>
      </w:r>
      <w:r w:rsidRPr="00C35A2C">
        <w:rPr>
          <w:b/>
          <w:bCs/>
          <w:rtl/>
        </w:rPr>
        <w:t>רב</w:t>
      </w:r>
      <w:r w:rsidRPr="00C35A2C">
        <w:rPr>
          <w:rtl/>
        </w:rPr>
        <w:t xml:space="preserve"> </w:t>
      </w:r>
      <w:r w:rsidRPr="00C35A2C">
        <w:rPr>
          <w:b/>
          <w:bCs/>
          <w:rtl/>
        </w:rPr>
        <w:t>פפי</w:t>
      </w:r>
      <w:r w:rsidRPr="00C35A2C">
        <w:rPr>
          <w:rtl/>
        </w:rPr>
        <w:t xml:space="preserve"> </w:t>
      </w:r>
      <w:r w:rsidRPr="00C35A2C">
        <w:rPr>
          <w:rFonts w:hint="cs"/>
          <w:b/>
          <w:bCs/>
          <w:rtl/>
        </w:rPr>
        <w:t>התיר</w:t>
      </w:r>
      <w:r w:rsidRPr="00C35A2C">
        <w:rPr>
          <w:rtl/>
        </w:rPr>
        <w:t xml:space="preserve">, </w:t>
      </w:r>
      <w:r w:rsidRPr="00C35A2C">
        <w:rPr>
          <w:rtl/>
        </w:rPr>
        <w:tab/>
      </w:r>
      <w:r>
        <w:rPr>
          <w:rStyle w:val="affff1"/>
          <w:b/>
          <w:bCs/>
          <w:rtl/>
          <w:rPrChange w:id="10483" w:author="מנוע אמוראים" w:date="2026-10-05T16:41:56Z">
            <w:rPr>
              <w:b/>
              <w:bCs/>
              <w:rtl/>
            </w:rPr>
          </w:rPrChange>
        </w:rPr>
        <w:t xml:space="preserve">ר</w:t>
      </w:r>
      <w:r>
        <w:rPr>
          <w:rStyle w:val="affff1"/>
          <w:b/>
          <w:bCs/>
          <w:rtl/>
          <w:rPrChange w:id="10484" w:author="מנוע אמוראים" w:date="2026-10-05T16:41:56Z">
            <w:rPr>
              <w:b/>
              <w:bCs/>
              <w:rtl/>
            </w:rPr>
          </w:rPrChange>
        </w:rPr>
        <w:t xml:space="preserve">"</w:t>
      </w:r>
      <w:r>
        <w:rPr>
          <w:rStyle w:val="affff1"/>
          <w:rFonts w:hint="cs"/>
          <w:b/>
          <w:bCs/>
          <w:rtl/>
          <w:rPrChange w:id="10485" w:author="מנוע אמוראים" w:date="2026-10-05T16:41:56Z">
            <w:rPr>
              <w:rFonts w:hint="cs"/>
              <w:b/>
              <w:bCs/>
              <w:rtl/>
            </w:rPr>
          </w:rPrChange>
        </w:rPr>
        <w:t xml:space="preserve">א</w:t>
      </w:r>
      <w:r>
        <w:rPr>
          <w:rFonts w:hint="cs"/>
          <w:rtl/>
        </w:rPr>
        <w:t xml:space="preserve">[</w:t>
      </w:r>
      <w:r>
        <w:rPr>
          <w:rStyle w:val="affff1"/>
          <w:rFonts w:hint="cs"/>
          <w:rtl/>
          <w:rPrChange w:id="10486" w:author="מנוע אמוראים" w:date="2026-10-05T16:41:56Z">
            <w:rPr>
              <w:rFonts w:hint="cs"/>
              <w:rtl/>
            </w:rPr>
          </w:rPrChange>
        </w:rPr>
        <w:t xml:space="preserve">רשב</w:t>
      </w:r>
      <w:r>
        <w:rPr>
          <w:rStyle w:val="affff1"/>
          <w:rtl/>
          <w:rPrChange w:id="10487" w:author="מנוע אמוראים" w:date="2026-10-05T16:41:56Z">
            <w:rPr>
              <w:rtl/>
            </w:rPr>
          </w:rPrChange>
        </w:rPr>
        <w:t xml:space="preserve">"</w:t>
      </w:r>
      <w:r>
        <w:rPr>
          <w:rStyle w:val="affff1"/>
          <w:rFonts w:hint="cs"/>
          <w:rtl/>
          <w:rPrChange w:id="10488" w:author="מנוע אמוראים" w:date="2026-10-05T16:41:56Z">
            <w:rPr>
              <w:rFonts w:hint="cs"/>
              <w:rtl/>
            </w:rPr>
          </w:rPrChange>
        </w:rPr>
        <w:t xml:space="preserve">א</w:t>
      </w:r>
      <w:r>
        <w:rPr>
          <w:rFonts w:hint="cs"/>
          <w:rtl/>
        </w:rPr>
        <w:t xml:space="preserve">] </w:t>
      </w:r>
      <w:r w:rsidRPr="00C35A2C">
        <w:rPr>
          <w:rFonts w:hint="cs"/>
          <w:b/>
          <w:bCs/>
          <w:rtl/>
        </w:rPr>
        <w:t>אסר</w:t>
      </w:r>
      <w:r w:rsidRPr="00C35A2C">
        <w:rPr>
          <w:rFonts w:hint="cs"/>
          <w:rtl/>
        </w:rPr>
        <w:t xml:space="preserve"> ובכוחו לכ</w:t>
      </w:r>
      <w:r>
        <w:rPr>
          <w:rtl/>
        </w:rPr>
        <w:t>"</w:t>
      </w:r>
      <w:r w:rsidRPr="00C35A2C">
        <w:rPr>
          <w:rFonts w:hint="cs"/>
          <w:rtl/>
        </w:rPr>
        <w:t xml:space="preserve">ע אסור </w:t>
      </w:r>
    </w:p>
    <w:p w14:paraId="698D3205" w14:textId="77777777" w:rsidR="00910F84" w:rsidRDefault="00910F84" w:rsidP="00910F84">
      <w:pPr>
        <w:ind w:hanging="114"/>
        <w:rPr>
          <w:rtl/>
        </w:rPr>
      </w:pPr>
      <w:r w:rsidRPr="00C35A2C">
        <w:rPr>
          <w:rFonts w:hint="cs"/>
          <w:rtl/>
        </w:rPr>
        <w:t>ו</w:t>
      </w:r>
      <w:r w:rsidRPr="00280F6D">
        <w:rPr>
          <w:rFonts w:hint="cs"/>
          <w:b/>
          <w:bCs/>
          <w:rtl/>
        </w:rPr>
        <w:t>פליגי</w:t>
      </w:r>
      <w:r w:rsidRPr="00C35A2C">
        <w:rPr>
          <w:rFonts w:hint="cs"/>
          <w:rtl/>
        </w:rPr>
        <w:t xml:space="preserve"> בכח כוחו </w:t>
      </w:r>
    </w:p>
    <w:p w14:paraId="68C4C946" w14:textId="77777777" w:rsidR="00910F84" w:rsidRPr="00C35A2C" w:rsidRDefault="00910F84" w:rsidP="00910F84">
      <w:pPr>
        <w:ind w:hanging="114"/>
        <w:rPr>
          <w:rtl/>
        </w:rPr>
      </w:pPr>
      <w:r w:rsidRPr="00C35A2C">
        <w:rPr>
          <w:rFonts w:ascii="FontbitDavid" w:hAnsi="FontbitDavid" w:hint="cs"/>
          <w:b/>
          <w:bCs/>
          <w:sz w:val="32"/>
          <w:rtl/>
        </w:rPr>
        <w:t>וא</w:t>
      </w:r>
      <w:r>
        <w:rPr>
          <w:rFonts w:ascii="FontbitDavid" w:hAnsi="FontbitDavid"/>
          <w:b/>
          <w:bCs/>
          <w:sz w:val="32"/>
          <w:rtl/>
        </w:rPr>
        <w:t>"</w:t>
      </w:r>
      <w:r w:rsidRPr="00C35A2C">
        <w:rPr>
          <w:rFonts w:ascii="FontbitDavid" w:hAnsi="FontbitDavid" w:hint="cs"/>
          <w:b/>
          <w:bCs/>
          <w:sz w:val="32"/>
          <w:rtl/>
        </w:rPr>
        <w:t>ד</w:t>
      </w:r>
      <w:r w:rsidRPr="00C35A2C">
        <w:rPr>
          <w:rFonts w:ascii="FontbitDavid" w:hAnsi="FontbitDavid" w:hint="cs"/>
          <w:sz w:val="32"/>
          <w:rtl/>
        </w:rPr>
        <w:t xml:space="preserve"> בכח כוחו לכ</w:t>
      </w:r>
      <w:r>
        <w:rPr>
          <w:rFonts w:ascii="FontbitDavid" w:hAnsi="FontbitDavid"/>
          <w:sz w:val="32"/>
          <w:rtl/>
        </w:rPr>
        <w:t>"</w:t>
      </w:r>
      <w:r w:rsidRPr="00C35A2C">
        <w:rPr>
          <w:rFonts w:ascii="FontbitDavid" w:hAnsi="FontbitDavid" w:hint="cs"/>
          <w:sz w:val="32"/>
          <w:rtl/>
        </w:rPr>
        <w:t>ע שרי, ו</w:t>
      </w:r>
      <w:r w:rsidRPr="00280F6D">
        <w:rPr>
          <w:rFonts w:ascii="FontbitDavid" w:hAnsi="FontbitDavid" w:hint="cs"/>
          <w:b/>
          <w:bCs/>
          <w:sz w:val="32"/>
          <w:rtl/>
        </w:rPr>
        <w:t>פליגי</w:t>
      </w:r>
      <w:r w:rsidRPr="00C35A2C">
        <w:rPr>
          <w:rFonts w:ascii="FontbitDavid" w:hAnsi="FontbitDavid" w:hint="cs"/>
          <w:sz w:val="32"/>
          <w:rtl/>
        </w:rPr>
        <w:t xml:space="preserve"> בכוחו </w:t>
      </w:r>
      <w:r>
        <w:rPr>
          <w:rFonts w:hint="cs"/>
          <w:rtl/>
        </w:rPr>
        <w:t xml:space="preserve"> </w:t>
      </w:r>
      <w:r w:rsidRPr="00C35A2C">
        <w:rPr>
          <w:rFonts w:hint="cs"/>
          <w:rtl/>
        </w:rPr>
        <w:t xml:space="preserve">ומעשה היה </w:t>
      </w:r>
      <w:r w:rsidRPr="00C35A2C">
        <w:rPr>
          <w:rtl/>
        </w:rPr>
        <w:t>בכח כחו, ואסר רב יעקב מנהר פקוד.</w:t>
      </w:r>
    </w:p>
    <w:p w14:paraId="606A6C01" w14:textId="77777777" w:rsidR="00910F84" w:rsidRPr="00C35A2C" w:rsidRDefault="00910F84" w:rsidP="00910F84">
      <w:pPr>
        <w:pStyle w:val="aff6"/>
        <w:framePr w:wrap="around"/>
        <w:rPr>
          <w:rtl/>
        </w:rPr>
      </w:pPr>
      <w:r w:rsidRPr="00C35A2C">
        <w:rPr>
          <w:rFonts w:hint="cs"/>
          <w:rtl/>
        </w:rPr>
        <w:t>ס:</w:t>
      </w:r>
    </w:p>
    <w:p w14:paraId="6DBE3994"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אותה החבית שנבקעה לאורכה</w:t>
      </w:r>
      <w:r w:rsidRPr="00C35A2C">
        <w:rPr>
          <w:rtl/>
        </w:rPr>
        <w:t xml:space="preserve">, </w:t>
      </w:r>
      <w:r>
        <w:rPr>
          <w:rFonts w:hint="cs"/>
          <w:rtl/>
        </w:rPr>
        <w:t xml:space="preserve">קפץ העכום וחבקה והתירה </w:t>
      </w:r>
      <w:r>
        <w:rPr>
          <w:rStyle w:val="affff1"/>
          <w:rFonts w:hint="cs"/>
          <w:rtl/>
          <w:rPrChange w:id="10489" w:author="מנוע אמוראים" w:date="2026-10-05T16:41:56Z">
            <w:rPr>
              <w:rFonts w:hint="cs"/>
              <w:rtl/>
            </w:rPr>
          </w:rPrChange>
        </w:rPr>
        <w:t xml:space="preserve">רב</w:t>
      </w:r>
      <w:r>
        <w:rPr>
          <w:rStyle w:val="affff1"/>
          <w:rtl/>
          <w:rPrChange w:id="10490" w:author="מנוע אמוראים" w:date="2026-10-05T16:41:56Z">
            <w:rPr>
              <w:rtl/>
            </w:rPr>
          </w:rPrChange>
        </w:rPr>
        <w:t xml:space="preserve">"</w:t>
      </w:r>
      <w:r>
        <w:rPr>
          <w:rStyle w:val="affff1"/>
          <w:rFonts w:hint="cs"/>
          <w:rtl/>
          <w:rPrChange w:id="10491" w:author="מנוע אמוראים" w:date="2026-10-05T16:41:56Z">
            <w:rPr>
              <w:rFonts w:hint="cs"/>
              <w:rtl/>
            </w:rPr>
          </w:rPrChange>
        </w:rPr>
        <w:t xml:space="preserve">פ</w:t>
      </w:r>
      <w:r>
        <w:rPr>
          <w:rFonts w:hint="cs"/>
          <w:rtl/>
        </w:rPr>
        <w:t xml:space="preserve"> [</w:t>
      </w:r>
      <w:r>
        <w:rPr>
          <w:rStyle w:val="affff1"/>
          <w:rFonts w:hint="cs"/>
          <w:rtl/>
          <w:rPrChange w:id="10492" w:author="מנוע אמוראים" w:date="2026-10-05T16:41:56Z">
            <w:rPr>
              <w:rFonts w:hint="cs"/>
              <w:rtl/>
            </w:rPr>
          </w:rPrChange>
        </w:rPr>
        <w:t xml:space="preserve">רהבדר</w:t>
      </w:r>
      <w:r>
        <w:rPr>
          <w:rStyle w:val="affff1"/>
          <w:rtl/>
          <w:rPrChange w:id="10493" w:author="מנוע אמוראים" w:date="2026-10-05T16:41:56Z">
            <w:rPr>
              <w:rtl/>
            </w:rPr>
          </w:rPrChange>
        </w:rPr>
        <w:t xml:space="preserve">"</w:t>
      </w:r>
      <w:r>
        <w:rPr>
          <w:rStyle w:val="affff1"/>
          <w:rFonts w:hint="cs"/>
          <w:rtl/>
          <w:rPrChange w:id="10494" w:author="מנוע אמוראים" w:date="2026-10-05T16:41:56Z">
            <w:rPr>
              <w:rFonts w:hint="cs"/>
              <w:rtl/>
            </w:rPr>
          </w:rPrChange>
        </w:rPr>
        <w:t xml:space="preserve">י</w:t>
      </w:r>
      <w:r>
        <w:rPr>
          <w:rFonts w:hint="cs"/>
          <w:rtl/>
        </w:rPr>
        <w:t xml:space="preserve">] למכרה ל</w:t>
      </w:r>
      <w:r>
        <w:rPr>
          <w:rFonts w:hint="cs"/>
          <w:rtl/>
        </w:rPr>
        <w:t>עכו</w:t>
      </w:r>
      <w:r>
        <w:rPr>
          <w:rtl/>
        </w:rPr>
        <w:t>"</w:t>
      </w:r>
      <w:r>
        <w:rPr>
          <w:rFonts w:hint="cs"/>
          <w:rtl/>
        </w:rPr>
        <w:t>ם</w:t>
      </w:r>
      <w:r w:rsidRPr="00C35A2C">
        <w:rPr>
          <w:rtl/>
        </w:rPr>
        <w:t>.</w:t>
      </w:r>
    </w:p>
    <w:p w14:paraId="35B3CD17" w14:textId="77777777" w:rsidR="00910F84" w:rsidRPr="00C35A2C" w:rsidRDefault="00910F84" w:rsidP="00910F84">
      <w:pPr>
        <w:rPr>
          <w:rtl/>
        </w:rPr>
      </w:pPr>
      <w:r w:rsidRPr="00C35A2C">
        <w:rPr>
          <w:rtl/>
        </w:rPr>
        <w:t>וה</w:t>
      </w:r>
      <w:r>
        <w:rPr>
          <w:rtl/>
        </w:rPr>
        <w:t>"</w:t>
      </w:r>
      <w:r w:rsidRPr="00C35A2C">
        <w:rPr>
          <w:rtl/>
        </w:rPr>
        <w:t xml:space="preserve">מ </w:t>
      </w:r>
      <w:r w:rsidRPr="00C35A2C">
        <w:rPr>
          <w:rFonts w:hint="cs"/>
          <w:rtl/>
        </w:rPr>
        <w:t xml:space="preserve">שנבקעה </w:t>
      </w:r>
      <w:r>
        <w:rPr>
          <w:rFonts w:hint="cs"/>
          <w:rtl/>
        </w:rPr>
        <w:t>לאורכה אבל לרחבה אפי' בשתיה שרי</w:t>
      </w:r>
      <w:r w:rsidRPr="00C35A2C">
        <w:rPr>
          <w:rFonts w:hint="cs"/>
          <w:rtl/>
        </w:rPr>
        <w:t xml:space="preserve"> שמעה לבנה בעלמא הוא עושה [בלחיצתו] </w:t>
      </w:r>
    </w:p>
    <w:p w14:paraId="4DCFBB9A" w14:textId="77777777" w:rsidR="00910F84"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Fonts w:hint="cs"/>
          <w:rtl/>
        </w:rPr>
        <w:t xml:space="preserve">אותו עכום שנמצא עומד בבית הבד ולא היה יין כי אם מעט לחלוחית </w:t>
      </w:r>
    </w:p>
    <w:p w14:paraId="355CF164" w14:textId="77777777" w:rsidR="00910F84" w:rsidRPr="00C35A2C" w:rsidRDefault="00910F84" w:rsidP="00910F84">
      <w:pPr>
        <w:pStyle w:val="afffa"/>
        <w:rPr>
          <w:rtl/>
        </w:rPr>
      </w:pPr>
      <w:r>
        <w:rPr>
          <w:rtl/>
        </w:rPr>
        <w:t xml:space="preserve">- • </w:t>
      </w:r>
      <w:r>
        <w:rPr>
          <w:rStyle w:val="affff1"/>
          <w:rtl/>
          <w:rPrChange w:id="10495" w:author="מנוע אמוראים" w:date="2026-10-05T16:41:56Z">
            <w:rPr>
              <w:rtl/>
            </w:rPr>
          </w:rPrChange>
        </w:rPr>
        <w:t xml:space="preserve">אר"</w:t>
      </w:r>
      <w:r>
        <w:rPr>
          <w:rStyle w:val="affff1"/>
          <w:rFonts w:hint="cs"/>
          <w:rtl/>
          <w:rPrChange w:id="10496" w:author="מנוע אמוראים" w:date="2026-10-05T16:41:56Z">
            <w:rPr>
              <w:rFonts w:hint="cs"/>
              <w:rtl/>
            </w:rPr>
          </w:rPrChange>
        </w:rPr>
        <w:t xml:space="preserve">א</w:t>
      </w:r>
      <w:r>
        <w:rPr>
          <w:rFonts w:hint="cs"/>
          <w:rtl/>
        </w:rPr>
        <w:t xml:space="preserve"> אי יש טופח להטפיח בעי הדחה ובעי ניגוב ואי לא בהדחה בעלמא סגי </w:t>
      </w:r>
    </w:p>
    <w:p w14:paraId="49A55920"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95" w:author="קלוד" w:date="2026-10-06T10:07:24Z"/>
        </w:rPr>
      </w:pPr>
      <w:ins w:id="20194" w:author="קלוד" w:date="2026-10-06T10:07:24Z">
        <w:r>
          <w:t xml:space="preserve">משנה י</w:t>
        </w:r>
      </w:ins>
    </w:p>
    <w:p w14:paraId="67590B9F" w14:textId="77777777" w:rsidR="00910F84" w:rsidRPr="00C35A2C" w:rsidRDefault="00910F84" w:rsidP="00910F84">
      <w:pPr>
        <w:pStyle w:val="affb"/>
        <w:rPr>
          <w:del w:id="20078" w:author="קלוד" w:date="2026-10-06T10:12:09Z"/>
          <w:rtl/>
        </w:rPr>
      </w:pPr>
      <w:ins w:id="9809" w:author="מספור קטעי משנה" w:date="2026-10-06T10:02:05Z">
        <w:del w:id="20076" w:author="קלוד" w:date="2026-10-06T10:12:09Z">
          <w:r>
            <w:rPr>
              <w:rStyle w:val="MisparKeta"/>
            </w:rPr>
            <w:delText xml:space="preserve">א. </w:delText>
          </w:r>
        </w:del>
      </w:ins>
      <w:del w:id="20077" w:author="קלוד" w:date="2026-10-06T10:12:09Z">
        <w:r w:rsidRPr="00C35A2C">
          <w:rPr>
            <w:rtl/>
          </w:rPr>
          <w:delText xml:space="preserve">מתני'.</w:delText>
        </w:r>
      </w:del>
    </w:p>
    <w:p w14:paraId="5E1FBB49" w14:textId="77777777" w:rsidR="00910F84" w:rsidRPr="00C35A2C" w:rsidRDefault="00910F84" w:rsidP="00910F84">
      <w:pPr>
        <w:pStyle w:val="affb"/>
        <w:rPr>
          <w:rtl/>
        </w:rPr>
      </w:pPr>
      <w:ins w:id="20116" w:author="קלוד" w:date="2026-10-06T10:12:09Z">
        <w:r>
          <w:rPr>
            <w:rStyle w:val="MisparKeta"/>
          </w:rPr>
          <w:t xml:space="preserve">א. </w:t>
        </w:r>
      </w:ins>
      <w:r w:rsidRPr="00C35A2C">
        <w:rPr>
          <w:rtl/>
        </w:rPr>
        <w:t>עכו</w:t>
      </w:r>
      <w:r>
        <w:rPr>
          <w:rtl/>
        </w:rPr>
        <w:t>"</w:t>
      </w:r>
      <w:r w:rsidRPr="00C35A2C">
        <w:rPr>
          <w:rtl/>
        </w:rPr>
        <w:t>ם שנמצא עומד בצד הבור של יין, אם יש לו מלוה עליו אסור, אין לו מלוה עליו מותר.</w:t>
      </w:r>
    </w:p>
    <w:p w14:paraId="0260C846" w14:textId="77777777" w:rsidR="00910F84" w:rsidRPr="00C35A2C" w:rsidRDefault="00910F84" w:rsidP="00910F84">
      <w:pPr>
        <w:pStyle w:val="affb"/>
        <w:rPr>
          <w:rtl/>
        </w:rPr>
      </w:pPr>
      <w:r w:rsidRPr="00C35A2C">
        <w:rPr>
          <w:rtl/>
        </w:rPr>
        <w:t>נפל לבור ועלה, מדדו בקנה, התיז את הצרעה בקנה, או שהיה מטפיח ע</w:t>
      </w:r>
      <w:r>
        <w:rPr>
          <w:rtl/>
        </w:rPr>
        <w:t>"</w:t>
      </w:r>
      <w:r w:rsidRPr="00C35A2C">
        <w:rPr>
          <w:rtl/>
        </w:rPr>
        <w:t>פ חבית מרותחת - בכל אלו היה מעשה ואמרו: ימכר, ור</w:t>
      </w:r>
      <w:r>
        <w:rPr>
          <w:rtl/>
        </w:rPr>
        <w:t>"</w:t>
      </w:r>
      <w:r w:rsidRPr="00C35A2C">
        <w:rPr>
          <w:rtl/>
        </w:rPr>
        <w:t>ש מתיר.</w:t>
      </w:r>
    </w:p>
    <w:p w14:paraId="55EFD65B" w14:textId="77777777" w:rsidR="00910F84" w:rsidRPr="00C35A2C" w:rsidRDefault="00910F84" w:rsidP="00910F84">
      <w:pPr>
        <w:pStyle w:val="affb"/>
        <w:rPr>
          <w:rtl/>
        </w:rPr>
      </w:pPr>
      <w:r w:rsidRPr="00C35A2C">
        <w:rPr>
          <w:rtl/>
        </w:rPr>
        <w:t>נטל את החבית וזרקה בחמתו לבור, זה היה מעשה והכשירו.</w:t>
      </w:r>
    </w:p>
    <w:p w14:paraId="6CFF525A" w14:textId="77777777" w:rsidR="00910F84" w:rsidRPr="00C35A2C" w:rsidRDefault="00910F84" w:rsidP="00910F84">
      <w:pPr>
        <w:pStyle w:val="afffe"/>
        <w:rPr>
          <w:rtl/>
        </w:rPr>
      </w:pPr>
      <w:r w:rsidRPr="00A06291">
        <w:rPr>
          <w:rtl/>
        </w:rPr>
        <w:t>׻</w:t>
      </w:r>
      <w:r w:rsidRPr="00C35A2C">
        <w:rPr>
          <w:rtl/>
        </w:rPr>
        <w:t xml:space="preserve"> </w:t>
      </w:r>
    </w:p>
    <w:p w14:paraId="1A0729C1" w14:textId="77777777" w:rsidR="00910F84" w:rsidRPr="00C35A2C" w:rsidRDefault="00910F84" w:rsidP="00910F84">
      <w:pPr>
        <w:rPr>
          <w:rtl/>
        </w:rPr>
      </w:pPr>
      <w:r w:rsidRPr="00C35A2C">
        <w:rPr>
          <w:rtl/>
        </w:rPr>
        <w:t xml:space="preserve">שמואל: והוא שיש לו מלוה על </w:t>
      </w:r>
      <w:r w:rsidRPr="00C35A2C">
        <w:rPr>
          <w:b/>
          <w:bCs/>
          <w:rtl/>
        </w:rPr>
        <w:t>אותו</w:t>
      </w:r>
      <w:r w:rsidRPr="00C35A2C">
        <w:rPr>
          <w:rtl/>
        </w:rPr>
        <w:t xml:space="preserve"> </w:t>
      </w:r>
      <w:r w:rsidRPr="00C35A2C">
        <w:rPr>
          <w:b/>
          <w:bCs/>
          <w:rtl/>
        </w:rPr>
        <w:t>יין</w:t>
      </w:r>
      <w:r w:rsidRPr="00C35A2C">
        <w:rPr>
          <w:rtl/>
        </w:rPr>
        <w:t>.</w:t>
      </w:r>
    </w:p>
    <w:p w14:paraId="1FD989B0" w14:textId="77777777" w:rsidR="00910F84" w:rsidRPr="00C35A2C" w:rsidRDefault="00910F84" w:rsidP="00910F84">
      <w:pPr>
        <w:rPr>
          <w:rtl/>
        </w:rPr>
      </w:pPr>
      <w:r w:rsidRPr="00C35A2C">
        <w:rPr>
          <w:rtl/>
        </w:rPr>
        <w:t>רב אשי: מתני' נמי דיקא, דתנן: המטהר יינו של עכו</w:t>
      </w:r>
      <w:r>
        <w:rPr>
          <w:rtl/>
        </w:rPr>
        <w:t>"</w:t>
      </w:r>
      <w:r w:rsidRPr="00C35A2C">
        <w:rPr>
          <w:rtl/>
        </w:rPr>
        <w:t xml:space="preserve">ם ונותנו ברשותו, והלה כותב לו התקבלתי ממך מעות - מותר; </w:t>
      </w:r>
    </w:p>
    <w:p w14:paraId="7783DDBB" w14:textId="77777777" w:rsidR="00910F84" w:rsidRPr="00C35A2C" w:rsidRDefault="00910F84" w:rsidP="00910F84">
      <w:pPr>
        <w:ind w:hanging="170"/>
        <w:rPr>
          <w:rtl/>
        </w:rPr>
      </w:pPr>
      <w:r w:rsidRPr="00C35A2C">
        <w:rPr>
          <w:rtl/>
        </w:rPr>
        <w:t xml:space="preserve">אבל אם ירצה ישראל להוציאו </w:t>
      </w:r>
      <w:r w:rsidRPr="00C35A2C">
        <w:rPr>
          <w:b/>
          <w:bCs/>
          <w:rtl/>
        </w:rPr>
        <w:t>ואין מניחו</w:t>
      </w:r>
      <w:r w:rsidRPr="00C35A2C">
        <w:rPr>
          <w:rtl/>
        </w:rPr>
        <w:t xml:space="preserve"> עד שיתן לו מעותיו, זה היה מעשה בבית שאן ואסרו; </w:t>
      </w:r>
    </w:p>
    <w:p w14:paraId="18DE4300" w14:textId="77777777" w:rsidR="00910F84" w:rsidRPr="00C35A2C" w:rsidRDefault="00910F84" w:rsidP="00910F84">
      <w:pPr>
        <w:pStyle w:val="afffa"/>
        <w:rPr>
          <w:rtl/>
        </w:rPr>
      </w:pPr>
      <w:r w:rsidRPr="00C35A2C">
        <w:rPr>
          <w:rtl/>
        </w:rPr>
        <w:t xml:space="preserve">טעמא דאין מניחו, הא מניחו שרי, </w:t>
      </w:r>
      <w:r w:rsidRPr="00507DB9">
        <w:rPr>
          <w:b/>
          <w:bCs/>
          <w:rtl/>
        </w:rPr>
        <w:t>ש</w:t>
      </w:r>
      <w:r>
        <w:rPr>
          <w:b/>
          <w:bCs/>
          <w:rtl/>
        </w:rPr>
        <w:t>"</w:t>
      </w:r>
      <w:r w:rsidRPr="00507DB9">
        <w:rPr>
          <w:b/>
          <w:bCs/>
          <w:rtl/>
        </w:rPr>
        <w:t>מ</w:t>
      </w:r>
      <w:r w:rsidRPr="00C35A2C">
        <w:rPr>
          <w:rtl/>
        </w:rPr>
        <w:t xml:space="preserve">: מלוה על אותו יין בעינן, </w:t>
      </w:r>
      <w:r w:rsidRPr="00507DB9">
        <w:rPr>
          <w:b/>
          <w:bCs/>
          <w:rtl/>
        </w:rPr>
        <w:t>ש</w:t>
      </w:r>
      <w:r>
        <w:rPr>
          <w:b/>
          <w:bCs/>
          <w:rtl/>
        </w:rPr>
        <w:t>"</w:t>
      </w:r>
      <w:r w:rsidRPr="00507DB9">
        <w:rPr>
          <w:b/>
          <w:bCs/>
          <w:rtl/>
        </w:rPr>
        <w:t>מ</w:t>
      </w:r>
      <w:r w:rsidRPr="00C35A2C">
        <w:rPr>
          <w:rtl/>
        </w:rPr>
        <w:t>.</w:t>
      </w:r>
    </w:p>
    <w:p w14:paraId="21BD186A" w14:textId="77777777" w:rsidR="00910F84" w:rsidRPr="00C35A2C" w:rsidRDefault="00910F84" w:rsidP="00910F84">
      <w:pPr>
        <w:pStyle w:val="afffe"/>
        <w:rPr>
          <w:rtl/>
        </w:rPr>
      </w:pPr>
      <w:r w:rsidRPr="00A06291">
        <w:rPr>
          <w:rtl/>
        </w:rPr>
        <w:t>׻</w:t>
      </w:r>
      <w:r w:rsidRPr="00C35A2C">
        <w:rPr>
          <w:rtl/>
        </w:rPr>
        <w:t xml:space="preserve"> </w:t>
      </w:r>
    </w:p>
    <w:p w14:paraId="6E5E63EF" w14:textId="77777777" w:rsidR="00910F84" w:rsidRDefault="00910F84" w:rsidP="00910F84">
      <w:pPr>
        <w:pStyle w:val="afff2"/>
        <w:rPr>
          <w:rtl/>
        </w:rPr>
      </w:pPr>
      <w:ins w:id="9907" w:author="מספור קטעי משנה" w:date="2026-10-06T06:44:54Z">
        <w:r>
          <w:rPr>
            <w:rStyle w:val="MisparKeta"/>
          </w:rPr>
          <w:t xml:space="preserve">ג. </w:t>
        </w:r>
      </w:ins>
      <w:r w:rsidRPr="00C35A2C">
        <w:rPr>
          <w:rtl/>
        </w:rPr>
        <w:t>נפל לבור ועלה.</w:t>
      </w:r>
    </w:p>
    <w:p w14:paraId="362CC854" w14:textId="77777777" w:rsidR="00910F84" w:rsidRPr="00C35A2C" w:rsidRDefault="00910F84" w:rsidP="00910F84">
      <w:pPr>
        <w:rPr>
          <w:rtl/>
        </w:rPr>
      </w:pPr>
      <w:r>
        <w:rPr>
          <w:rtl/>
        </w:rPr>
        <w:t xml:space="preserve">• </w:t>
      </w:r>
      <w:r>
        <w:rPr>
          <w:rStyle w:val="affff1"/>
          <w:rtl/>
          <w:rPrChange w:id="10497" w:author="מנוע אמוראים" w:date="2026-10-05T16:41:56Z">
            <w:rPr>
              <w:rtl/>
            </w:rPr>
          </w:rPrChange>
        </w:rPr>
        <w:t xml:space="preserve">אר"</w:t>
      </w:r>
      <w:r>
        <w:rPr>
          <w:rStyle w:val="affff1"/>
          <w:rFonts w:hint="cs"/>
          <w:rtl/>
          <w:rPrChange w:id="10498" w:author="מנוע אמוראים" w:date="2026-10-05T16:41:56Z">
            <w:rPr>
              <w:rFonts w:hint="cs"/>
              <w:rtl/>
            </w:rPr>
          </w:rPrChange>
        </w:rPr>
        <w:t xml:space="preserve">פ</w:t>
      </w:r>
      <w:r w:rsidRPr="00C35A2C">
        <w:rPr>
          <w:rtl/>
        </w:rPr>
        <w:t>: לא שנו אלא שעלה מת, אבל עלה חי – אסור</w:t>
      </w:r>
      <w:r w:rsidRPr="00C35A2C">
        <w:rPr>
          <w:rFonts w:hint="cs"/>
          <w:rtl/>
        </w:rPr>
        <w:t xml:space="preserve">- דדמי עליה כיום אידם </w:t>
      </w:r>
    </w:p>
    <w:p w14:paraId="6F0E05C5" w14:textId="77777777" w:rsidR="00910F84" w:rsidRPr="00C35A2C" w:rsidRDefault="00910F84" w:rsidP="00910F84">
      <w:pPr>
        <w:pStyle w:val="afffe"/>
        <w:rPr>
          <w:rtl/>
        </w:rPr>
      </w:pPr>
      <w:r w:rsidRPr="00A06291">
        <w:rPr>
          <w:rtl/>
        </w:rPr>
        <w:t>׻</w:t>
      </w:r>
      <w:r w:rsidRPr="00C35A2C">
        <w:rPr>
          <w:rtl/>
        </w:rPr>
        <w:t xml:space="preserve"> </w:t>
      </w:r>
    </w:p>
    <w:p w14:paraId="08004CCF" w14:textId="77777777" w:rsidR="00910F84" w:rsidRPr="00C35A2C" w:rsidRDefault="00910F84" w:rsidP="00910F84">
      <w:pPr>
        <w:pStyle w:val="afff2"/>
        <w:rPr>
          <w:rtl/>
        </w:rPr>
      </w:pPr>
      <w:ins w:id="9908" w:author="מספור קטעי משנה" w:date="2026-10-06T06:44:54Z">
        <w:r>
          <w:rPr>
            <w:rStyle w:val="MisparKeta"/>
          </w:rPr>
          <w:t xml:space="preserve">ד. </w:t>
        </w:r>
      </w:ins>
      <w:r w:rsidRPr="00C35A2C">
        <w:rPr>
          <w:rtl/>
        </w:rPr>
        <w:t>מדדו בקנה, כל אלו היה מעשה ואמרו: ימכר, ור</w:t>
      </w:r>
      <w:r>
        <w:rPr>
          <w:rtl/>
        </w:rPr>
        <w:t>"</w:t>
      </w:r>
      <w:r w:rsidRPr="00C35A2C">
        <w:rPr>
          <w:rtl/>
        </w:rPr>
        <w:t>ש מתיר.</w:t>
      </w:r>
    </w:p>
    <w:p w14:paraId="0E8F4697" w14:textId="77777777" w:rsidR="00910F84" w:rsidRPr="00C35A2C" w:rsidRDefault="00910F84" w:rsidP="00910F84">
      <w:pPr>
        <w:rPr>
          <w:rtl/>
        </w:rPr>
      </w:pPr>
      <w:r>
        <w:rPr>
          <w:rStyle w:val="affff1"/>
          <w:rFonts w:hint="cs"/>
          <w:rtl/>
          <w:rPrChange w:id="10499" w:author="מנוע אמוראים" w:date="2026-10-05T16:41:56Z">
            <w:rPr>
              <w:rFonts w:hint="cs"/>
              <w:rtl/>
            </w:rPr>
          </w:rPrChange>
        </w:rPr>
        <w:t xml:space="preserve">ראב</w:t>
      </w:r>
      <w:r>
        <w:rPr>
          <w:rStyle w:val="affff1"/>
          <w:rtl/>
          <w:rPrChange w:id="10500" w:author="מנוע אמוראים" w:date="2026-10-05T16:41:56Z">
            <w:rPr>
              <w:rtl/>
            </w:rPr>
          </w:rPrChange>
        </w:rPr>
        <w:t xml:space="preserve">"</w:t>
      </w:r>
      <w:r>
        <w:rPr>
          <w:rStyle w:val="affff1"/>
          <w:rFonts w:hint="cs"/>
          <w:rtl/>
          <w:rPrChange w:id="10501" w:author="מנוע אמוראים" w:date="2026-10-05T16:41:56Z">
            <w:rPr>
              <w:rFonts w:hint="cs"/>
              <w:rtl/>
            </w:rPr>
          </w:rPrChange>
        </w:rPr>
        <w:t xml:space="preserve">א</w:t>
      </w:r>
      <w:r>
        <w:rPr>
          <w:rtl/>
        </w:rPr>
        <w:t xml:space="preserve">: ינוחו לו </w:t>
      </w:r>
      <w:r>
        <w:rPr>
          <w:rStyle w:val="affff1"/>
          <w:rtl/>
          <w:rPrChange w:id="10502" w:author="מנוע אמוראים" w:date="2026-10-05T16:41:56Z">
            <w:rPr>
              <w:rtl/>
            </w:rPr>
          </w:rPrChange>
        </w:rPr>
        <w:t xml:space="preserve">לר</w:t>
      </w:r>
      <w:r>
        <w:rPr>
          <w:rStyle w:val="affff1"/>
          <w:rtl/>
          <w:rPrChange w:id="10503" w:author="מנוע אמוראים" w:date="2026-10-05T16:41:56Z">
            <w:rPr>
              <w:rtl/>
            </w:rPr>
          </w:rPrChange>
        </w:rPr>
        <w:t xml:space="preserve">"</w:t>
      </w:r>
      <w:r>
        <w:rPr>
          <w:rStyle w:val="affff1"/>
          <w:rtl/>
          <w:rPrChange w:id="10504" w:author="מנוע אמוראים" w:date="2026-10-05T16:41:56Z">
            <w:rPr>
              <w:rtl/>
            </w:rPr>
          </w:rPrChange>
        </w:rPr>
        <w:t xml:space="preserve">ש</w:t>
      </w:r>
      <w:r>
        <w:rPr>
          <w:rtl/>
        </w:rPr>
        <w:t xml:space="preserve"> ברכות על ראשו, כשהוא מתיר - מתיר אפילו בשתיה, וכשהוא אוסר - אוסר אפילו בהנאה.</w:t>
      </w:r>
    </w:p>
    <w:p w14:paraId="2993DAD6" w14:textId="77777777" w:rsidR="00910F84" w:rsidRPr="00C35A2C" w:rsidRDefault="00910F84" w:rsidP="00910F84">
      <w:pPr>
        <w:rPr>
          <w:rtl/>
        </w:rPr>
      </w:pPr>
      <w:r>
        <w:rPr>
          <w:rStyle w:val="affff1"/>
          <w:rFonts w:hint="cs"/>
          <w:rtl/>
          <w:rPrChange w:id="10505" w:author="מנוע אמוראים" w:date="2026-10-05T16:41:56Z">
            <w:rPr>
              <w:rFonts w:hint="cs"/>
              <w:rtl/>
            </w:rPr>
          </w:rPrChange>
        </w:rPr>
        <w:t xml:space="preserve">ר</w:t>
      </w:r>
      <w:r>
        <w:rPr>
          <w:rStyle w:val="affff1"/>
          <w:rtl/>
          <w:rPrChange w:id="10506" w:author="מנוע אמוראים" w:date="2026-10-05T16:41:56Z">
            <w:rPr>
              <w:rtl/>
            </w:rPr>
          </w:rPrChange>
        </w:rPr>
        <w:t xml:space="preserve">"</w:t>
      </w:r>
      <w:r>
        <w:rPr>
          <w:rStyle w:val="affff1"/>
          <w:rFonts w:hint="cs"/>
          <w:rtl/>
          <w:rPrChange w:id="10507" w:author="מנוע אמוראים" w:date="2026-10-05T16:41:56Z">
            <w:rPr>
              <w:rFonts w:hint="cs"/>
              <w:rtl/>
            </w:rPr>
          </w:rPrChange>
        </w:rPr>
        <w:t xml:space="preserve">ח</w:t>
      </w:r>
      <w:r>
        <w:rPr>
          <w:rFonts w:hint="cs"/>
          <w:rtl/>
        </w:rPr>
        <w:t xml:space="preserve"> בן אב</w:t>
      </w:r>
      <w:r>
        <w:rPr>
          <w:rtl/>
        </w:rPr>
        <w:t>"</w:t>
      </w:r>
      <w:r>
        <w:rPr>
          <w:rFonts w:hint="cs"/>
          <w:rtl/>
        </w:rPr>
        <w:t xml:space="preserve">נ </w:t>
      </w:r>
      <w:r>
        <w:rPr>
          <w:rStyle w:val="affff1"/>
          <w:rFonts w:hint="cs"/>
          <w:rtl/>
          <w:rPrChange w:id="10508" w:author="מנוע אמוראים" w:date="2026-10-05T16:41:56Z">
            <w:rPr>
              <w:rFonts w:hint="cs"/>
              <w:rtl/>
            </w:rPr>
          </w:rPrChange>
        </w:rPr>
        <w:t xml:space="preserve">מר</w:t>
      </w:r>
      <w:r>
        <w:rPr>
          <w:rStyle w:val="affff1"/>
          <w:rtl/>
          <w:rPrChange w:id="10509" w:author="מנוע אמוראים" w:date="2026-10-05T16:41:56Z">
            <w:rPr>
              <w:rtl/>
            </w:rPr>
          </w:rPrChange>
        </w:rPr>
        <w:t xml:space="preserve">"</w:t>
      </w:r>
      <w:r>
        <w:rPr>
          <w:rStyle w:val="affff1"/>
          <w:rFonts w:hint="cs"/>
          <w:rtl/>
          <w:rPrChange w:id="10510" w:author="מנוע אמוראים" w:date="2026-10-05T16:41:56Z">
            <w:rPr>
              <w:rFonts w:hint="cs"/>
              <w:rtl/>
            </w:rPr>
          </w:rPrChange>
        </w:rPr>
        <w:t xml:space="preserve">ח</w:t>
      </w:r>
      <w:r>
        <w:rPr>
          <w:rFonts w:hint="cs"/>
          <w:rtl/>
        </w:rPr>
        <w:t xml:space="preserve"> מרב [מזעירי]</w:t>
      </w:r>
      <w:r>
        <w:rPr>
          <w:rtl/>
        </w:rPr>
        <w:t xml:space="preserve">: הלכה </w:t>
      </w:r>
      <w:r>
        <w:rPr>
          <w:rStyle w:val="affff1"/>
          <w:rtl/>
          <w:rPrChange w:id="10511" w:author="מנוע אמוראים" w:date="2026-10-05T16:41:56Z">
            <w:rPr>
              <w:rtl/>
            </w:rPr>
          </w:rPrChange>
        </w:rPr>
        <w:t xml:space="preserve">כר</w:t>
      </w:r>
      <w:r>
        <w:rPr>
          <w:rStyle w:val="affff1"/>
          <w:rtl/>
          <w:rPrChange w:id="10512" w:author="מנוע אמוראים" w:date="2026-10-05T16:41:56Z">
            <w:rPr>
              <w:rtl/>
            </w:rPr>
          </w:rPrChange>
        </w:rPr>
        <w:t xml:space="preserve">"</w:t>
      </w:r>
      <w:r>
        <w:rPr>
          <w:rStyle w:val="affff1"/>
          <w:rtl/>
          <w:rPrChange w:id="10513" w:author="מנוע אמוראים" w:date="2026-10-05T16:41:56Z">
            <w:rPr>
              <w:rtl/>
            </w:rPr>
          </w:rPrChange>
        </w:rPr>
        <w:t xml:space="preserve">ש</w:t>
      </w:r>
      <w:r>
        <w:rPr>
          <w:rtl/>
        </w:rPr>
        <w:t xml:space="preserve">.</w:t>
      </w:r>
    </w:p>
    <w:p w14:paraId="283EFE43" w14:textId="77777777" w:rsidR="00910F84" w:rsidRPr="00C35A2C" w:rsidRDefault="00910F84" w:rsidP="00910F84">
      <w:pPr>
        <w:rPr>
          <w:rtl/>
        </w:rPr>
      </w:pPr>
      <w:r w:rsidRPr="00C35A2C">
        <w:rPr>
          <w:rFonts w:hint="cs"/>
          <w:rtl/>
        </w:rPr>
        <w:lastRenderedPageBreak/>
        <w:t>א</w:t>
      </w:r>
      <w:r>
        <w:rPr>
          <w:rtl/>
        </w:rPr>
        <w:t>"</w:t>
      </w:r>
      <w:r>
        <w:rPr>
          <w:rFonts w:hint="cs"/>
          <w:rtl/>
        </w:rPr>
        <w:t xml:space="preserve">ד </w:t>
      </w:r>
      <w:r>
        <w:rPr>
          <w:rStyle w:val="affff1"/>
          <w:rFonts w:hint="cs"/>
          <w:rtl/>
          <w:rPrChange w:id="10514" w:author="מנוע אמוראים" w:date="2026-10-05T16:41:56Z">
            <w:rPr>
              <w:rFonts w:hint="cs"/>
              <w:rtl/>
            </w:rPr>
          </w:rPrChange>
        </w:rPr>
        <w:t xml:space="preserve">אר</w:t>
      </w:r>
      <w:r>
        <w:rPr>
          <w:rStyle w:val="affff1"/>
          <w:rtl/>
          <w:rPrChange w:id="10515" w:author="מנוע אמוראים" w:date="2026-10-05T16:41:56Z">
            <w:rPr>
              <w:rtl/>
            </w:rPr>
          </w:rPrChange>
        </w:rPr>
        <w:t xml:space="preserve">"</w:t>
      </w:r>
      <w:r>
        <w:rPr>
          <w:rStyle w:val="affff1"/>
          <w:rFonts w:hint="cs"/>
          <w:rtl/>
          <w:rPrChange w:id="10516" w:author="מנוע אמוראים" w:date="2026-10-05T16:41:56Z">
            <w:rPr>
              <w:rFonts w:hint="cs"/>
              <w:rtl/>
            </w:rPr>
          </w:rPrChange>
        </w:rPr>
        <w:t xml:space="preserve">ח</w:t>
      </w:r>
      <w:r>
        <w:rPr>
          <w:rtl/>
        </w:rPr>
        <w:t xml:space="preserve">: אמר לי אבא בר חנן, הכי אמר זעירי: הלכה </w:t>
      </w:r>
      <w:r>
        <w:rPr>
          <w:rStyle w:val="affff1"/>
          <w:rtl/>
          <w:rPrChange w:id="10517" w:author="מנוע אמוראים" w:date="2026-10-05T16:41:56Z">
            <w:rPr>
              <w:rtl/>
            </w:rPr>
          </w:rPrChange>
        </w:rPr>
        <w:t xml:space="preserve">כר</w:t>
      </w:r>
      <w:r>
        <w:rPr>
          <w:rStyle w:val="affff1"/>
          <w:rtl/>
          <w:rPrChange w:id="10518" w:author="מנוע אמוראים" w:date="2026-10-05T16:41:56Z">
            <w:rPr>
              <w:rtl/>
            </w:rPr>
          </w:rPrChange>
        </w:rPr>
        <w:t xml:space="preserve">"</w:t>
      </w:r>
      <w:r>
        <w:rPr>
          <w:rStyle w:val="affff1"/>
          <w:rtl/>
          <w:rPrChange w:id="10519" w:author="מנוע אמוראים" w:date="2026-10-05T16:41:56Z">
            <w:rPr>
              <w:rtl/>
            </w:rPr>
          </w:rPrChange>
        </w:rPr>
        <w:t xml:space="preserve">ש</w:t>
      </w:r>
      <w:r>
        <w:rPr>
          <w:rtl/>
        </w:rPr>
        <w:t xml:space="preserve">, ואין הלכה </w:t>
      </w:r>
      <w:r>
        <w:rPr>
          <w:rStyle w:val="affff1"/>
          <w:rtl/>
          <w:rPrChange w:id="10520" w:author="מנוע אמוראים" w:date="2026-10-05T16:41:56Z">
            <w:rPr>
              <w:rtl/>
            </w:rPr>
          </w:rPrChange>
        </w:rPr>
        <w:t xml:space="preserve">כר</w:t>
      </w:r>
      <w:r>
        <w:rPr>
          <w:rStyle w:val="affff1"/>
          <w:rtl/>
          <w:rPrChange w:id="10521" w:author="מנוע אמוראים" w:date="2026-10-05T16:41:56Z">
            <w:rPr>
              <w:rtl/>
            </w:rPr>
          </w:rPrChange>
        </w:rPr>
        <w:t xml:space="preserve">"</w:t>
      </w:r>
      <w:r>
        <w:rPr>
          <w:rStyle w:val="affff1"/>
          <w:rtl/>
          <w:rPrChange w:id="10522" w:author="מנוע אמוראים" w:date="2026-10-05T16:41:56Z">
            <w:rPr>
              <w:rtl/>
            </w:rPr>
          </w:rPrChange>
        </w:rPr>
        <w:t xml:space="preserve">ש</w:t>
      </w:r>
      <w:r>
        <w:rPr>
          <w:rtl/>
        </w:rPr>
        <w:t xml:space="preserve">.</w:t>
      </w:r>
    </w:p>
    <w:p w14:paraId="13AD24DD" w14:textId="77777777" w:rsidR="00910F84" w:rsidRPr="00C35A2C" w:rsidRDefault="00910F84" w:rsidP="00910F84">
      <w:pPr>
        <w:pStyle w:val="afffe"/>
        <w:rPr>
          <w:rtl/>
        </w:rPr>
      </w:pPr>
      <w:r w:rsidRPr="00A06291">
        <w:rPr>
          <w:rtl/>
        </w:rPr>
        <w:t>׻</w:t>
      </w:r>
      <w:r w:rsidRPr="00C35A2C">
        <w:rPr>
          <w:rtl/>
        </w:rPr>
        <w:t xml:space="preserve"> </w:t>
      </w:r>
    </w:p>
    <w:p w14:paraId="746BE190" w14:textId="77777777" w:rsidR="00910F84" w:rsidRPr="00C35A2C" w:rsidRDefault="00910F84" w:rsidP="00910F84">
      <w:pPr>
        <w:pStyle w:val="afff2"/>
        <w:rPr>
          <w:rtl/>
        </w:rPr>
      </w:pPr>
      <w:ins w:id="9909" w:author="מספור קטעי משנה" w:date="2026-10-06T06:44:54Z">
        <w:r>
          <w:rPr>
            <w:rStyle w:val="MisparKeta"/>
          </w:rPr>
          <w:t xml:space="preserve">ה. </w:t>
        </w:r>
      </w:ins>
      <w:r w:rsidRPr="00C35A2C">
        <w:rPr>
          <w:rtl/>
        </w:rPr>
        <w:t>נטל חבית וזרקה בחמתו לבור, זה היה מעשה והכשיר</w:t>
      </w:r>
      <w:r w:rsidRPr="00C35A2C">
        <w:rPr>
          <w:rFonts w:hint="cs"/>
          <w:rtl/>
        </w:rPr>
        <w:t>ו</w:t>
      </w:r>
      <w:r w:rsidRPr="00C35A2C">
        <w:rPr>
          <w:rtl/>
        </w:rPr>
        <w:t>.</w:t>
      </w:r>
    </w:p>
    <w:p w14:paraId="69B942C0" w14:textId="77777777" w:rsidR="00910F84" w:rsidRPr="00C35A2C" w:rsidRDefault="00910F84" w:rsidP="00910F84">
      <w:pPr>
        <w:rPr>
          <w:rtl/>
        </w:rPr>
      </w:pPr>
      <w:r>
        <w:rPr>
          <w:rtl/>
        </w:rPr>
        <w:t xml:space="preserve">רב אשי: כל שבזב טמא </w:t>
      </w:r>
      <w:r w:rsidRPr="00C35A2C">
        <w:rPr>
          <w:rtl/>
        </w:rPr>
        <w:t>בעכו</w:t>
      </w:r>
      <w:r>
        <w:rPr>
          <w:rtl/>
        </w:rPr>
        <w:t>"</w:t>
      </w:r>
      <w:r w:rsidRPr="00C35A2C">
        <w:rPr>
          <w:rtl/>
        </w:rPr>
        <w:t>ם עושה יין נסך, כל שבזב טהור - בעכו</w:t>
      </w:r>
      <w:r>
        <w:rPr>
          <w:rtl/>
        </w:rPr>
        <w:t>"</w:t>
      </w:r>
      <w:r w:rsidRPr="00C35A2C">
        <w:rPr>
          <w:rtl/>
        </w:rPr>
        <w:t>ם אינו עושה יין נסך.</w:t>
      </w:r>
    </w:p>
    <w:p w14:paraId="0342C042" w14:textId="77777777" w:rsidR="00910F84" w:rsidRPr="00C35A2C" w:rsidRDefault="00910F84" w:rsidP="00910F84">
      <w:pPr>
        <w:rPr>
          <w:rtl/>
        </w:rPr>
      </w:pPr>
      <w:r>
        <w:rPr>
          <w:rFonts w:hint="cs"/>
          <w:rtl/>
        </w:rPr>
        <w:t xml:space="preserve">הקשה </w:t>
      </w:r>
      <w:r>
        <w:rPr>
          <w:rStyle w:val="affff1"/>
          <w:rFonts w:hint="cs"/>
          <w:rtl/>
          <w:rPrChange w:id="10523" w:author="מנוע אמוראים" w:date="2026-10-05T16:41:56Z">
            <w:rPr>
              <w:rFonts w:hint="cs"/>
              <w:rtl/>
            </w:rPr>
          </w:rPrChange>
        </w:rPr>
        <w:t xml:space="preserve">ר</w:t>
      </w:r>
      <w:r>
        <w:rPr>
          <w:rStyle w:val="affff1"/>
          <w:rtl/>
          <w:rPrChange w:id="10524" w:author="מנוע אמוראים" w:date="2026-10-05T16:41:56Z">
            <w:rPr>
              <w:rtl/>
            </w:rPr>
          </w:rPrChange>
        </w:rPr>
        <w:t xml:space="preserve">"</w:t>
      </w:r>
      <w:r>
        <w:rPr>
          <w:rStyle w:val="affff1"/>
          <w:rFonts w:hint="cs"/>
          <w:rtl/>
          <w:rPrChange w:id="10525" w:author="מנוע אמוראים" w:date="2026-10-05T16:41:56Z">
            <w:rPr>
              <w:rFonts w:hint="cs"/>
              <w:rtl/>
            </w:rPr>
          </w:rPrChange>
        </w:rPr>
        <w:t xml:space="preserve">ה</w:t>
      </w:r>
      <w:r>
        <w:rPr>
          <w:rFonts w:hint="cs"/>
          <w:rtl/>
        </w:rPr>
        <w:t xml:space="preserve"> </w:t>
      </w:r>
      <w:r>
        <w:rPr>
          <w:rStyle w:val="affff1"/>
          <w:rFonts w:hint="cs"/>
          <w:rtl/>
          <w:rPrChange w:id="10526" w:author="מנוע אמוראים" w:date="2026-10-05T16:41:56Z">
            <w:rPr>
              <w:rFonts w:hint="cs"/>
              <w:rtl/>
            </w:rPr>
          </w:rPrChange>
        </w:rPr>
        <w:t xml:space="preserve">לר</w:t>
      </w:r>
      <w:r>
        <w:rPr>
          <w:rStyle w:val="affff1"/>
          <w:rtl/>
          <w:rPrChange w:id="10527" w:author="מנוע אמוראים" w:date="2026-10-05T16:41:56Z">
            <w:rPr>
              <w:rtl/>
            </w:rPr>
          </w:rPrChange>
        </w:rPr>
        <w:t xml:space="preserve">"</w:t>
      </w:r>
      <w:r>
        <w:rPr>
          <w:rStyle w:val="affff1"/>
          <w:rFonts w:hint="cs"/>
          <w:rtl/>
          <w:rPrChange w:id="10528" w:author="מנוע אמוראים" w:date="2026-10-05T16:41:56Z">
            <w:rPr>
              <w:rFonts w:hint="cs"/>
              <w:rtl/>
            </w:rPr>
          </w:rPrChange>
        </w:rPr>
        <w:t xml:space="preserve">א</w:t>
      </w:r>
      <w:r w:rsidRPr="00C35A2C">
        <w:rPr>
          <w:rtl/>
        </w:rPr>
        <w:t xml:space="preserve">: נטל את החבית וזרקה </w:t>
      </w:r>
      <w:r w:rsidRPr="00C35A2C">
        <w:rPr>
          <w:b/>
          <w:bCs/>
          <w:rtl/>
        </w:rPr>
        <w:t>בחמתו</w:t>
      </w:r>
      <w:r w:rsidRPr="00C35A2C">
        <w:rPr>
          <w:rtl/>
        </w:rPr>
        <w:t xml:space="preserve"> לבור, זה היה מעשה בבית שאן והכשירו; </w:t>
      </w:r>
      <w:r w:rsidRPr="00C35A2C">
        <w:rPr>
          <w:rFonts w:hint="cs"/>
          <w:rtl/>
        </w:rPr>
        <w:t>משמע ד</w:t>
      </w:r>
      <w:r w:rsidRPr="00C35A2C">
        <w:rPr>
          <w:rtl/>
        </w:rPr>
        <w:t xml:space="preserve">שלא בחמתו לא! </w:t>
      </w:r>
    </w:p>
    <w:p w14:paraId="32D644CC" w14:textId="77777777" w:rsidR="00910F84" w:rsidRPr="00C35A2C" w:rsidRDefault="00910F84" w:rsidP="00910F84">
      <w:pPr>
        <w:pStyle w:val="afffa"/>
        <w:rPr>
          <w:rtl/>
        </w:rPr>
      </w:pPr>
      <w:r>
        <w:rPr>
          <w:rtl/>
        </w:rPr>
        <w:t xml:space="preserve">- </w:t>
      </w:r>
      <w:r w:rsidRPr="00C35A2C">
        <w:rPr>
          <w:rtl/>
        </w:rPr>
        <w:t xml:space="preserve">התם דקאזיל </w:t>
      </w:r>
      <w:r>
        <w:rPr>
          <w:rtl/>
        </w:rPr>
        <w:t>ממנו</w:t>
      </w:r>
      <w:r w:rsidRPr="00C35A2C">
        <w:rPr>
          <w:rtl/>
        </w:rPr>
        <w:t xml:space="preserve"> ו</w:t>
      </w:r>
      <w:r>
        <w:rPr>
          <w:rtl/>
        </w:rPr>
        <w:t>ממנו</w:t>
      </w:r>
      <w:r w:rsidRPr="00C35A2C">
        <w:rPr>
          <w:rFonts w:hint="cs"/>
          <w:rtl/>
        </w:rPr>
        <w:t xml:space="preserve"> כלומר שמגלגלו ומורידו לבור כל שעה</w:t>
      </w:r>
      <w:r w:rsidRPr="00C35A2C">
        <w:rPr>
          <w:rtl/>
        </w:rPr>
        <w:t>.</w:t>
      </w:r>
    </w:p>
    <w:p w14:paraId="611A0F04" w14:textId="77777777" w:rsidR="00910F84" w:rsidRPr="00C35A2C" w:rsidRDefault="00910F84" w:rsidP="00910F84">
      <w:pPr>
        <w:pStyle w:val="afffe"/>
        <w:rPr>
          <w:rtl/>
        </w:rPr>
      </w:pPr>
      <w:r w:rsidRPr="00A06291">
        <w:rPr>
          <w:rtl/>
        </w:rPr>
        <w:t>׻</w:t>
      </w:r>
      <w:r w:rsidRPr="00C35A2C">
        <w:rPr>
          <w:rtl/>
        </w:rPr>
        <w:t xml:space="preserve"> </w:t>
      </w:r>
    </w:p>
    <w:p w14:paraId="3FBEF32E" w14:textId="77777777" w:rsidR="00910F84" w:rsidRPr="00C35A2C" w:rsidRDefault="00910F84" w:rsidP="00910F84">
      <w:pPr>
        <w:pStyle w:val="aff6"/>
        <w:framePr w:wrap="around"/>
        <w:rPr>
          <w:rtl/>
        </w:rPr>
      </w:pPr>
      <w:r w:rsidRPr="00C35A2C">
        <w:rPr>
          <w:rFonts w:hint="cs"/>
          <w:rtl/>
        </w:rPr>
        <w:t xml:space="preserve">סא. </w:t>
      </w:r>
    </w:p>
    <w:p>
      <w:pPr>
        <w:pStyle w:val="affff4"/>
        <w:rPr>
          <w:ins w:id="20197" w:author="קלוד" w:date="2026-10-06T10:07:24Z"/>
        </w:rPr>
      </w:pPr>
      <w:ins w:id="20196" w:author="קלוד" w:date="2026-10-06T10:07:24Z">
        <w:r>
          <w:t xml:space="preserve">משנה יא</w:t>
        </w:r>
      </w:ins>
    </w:p>
    <w:p w14:paraId="1B8406AD" w14:textId="77777777" w:rsidR="00910F84" w:rsidRPr="00C35A2C" w:rsidRDefault="00910F84" w:rsidP="00910F84">
      <w:pPr>
        <w:pStyle w:val="affb"/>
        <w:rPr>
          <w:del w:id="20081" w:author="קלוד" w:date="2026-10-06T10:12:09Z"/>
          <w:rtl/>
        </w:rPr>
      </w:pPr>
      <w:ins w:id="9910" w:author="מספור קטעי משנה" w:date="2026-10-06T06:44:54Z">
        <w:del w:id="20079" w:author="קלוד" w:date="2026-10-06T10:12:09Z">
          <w:r>
            <w:rPr>
              <w:rStyle w:val="MisparKeta"/>
            </w:rPr>
            <w:delText xml:space="preserve">א. </w:delText>
          </w:r>
        </w:del>
      </w:ins>
      <w:del w:id="20080" w:author="קלוד" w:date="2026-10-06T10:12:09Z">
        <w:r w:rsidRPr="00C35A2C">
          <w:rPr>
            <w:rtl/>
          </w:rPr>
          <w:delText xml:space="preserve">מתני'.</w:delText>
        </w:r>
      </w:del>
    </w:p>
    <w:p w14:paraId="3300E1F5" w14:textId="77777777" w:rsidR="00910F84" w:rsidRPr="00C35A2C" w:rsidRDefault="00910F84" w:rsidP="00910F84">
      <w:pPr>
        <w:pStyle w:val="affb"/>
        <w:rPr>
          <w:rtl/>
        </w:rPr>
      </w:pPr>
      <w:ins w:id="20117" w:author="קלוד" w:date="2026-10-06T10:12:09Z">
        <w:r>
          <w:rPr>
            <w:rStyle w:val="MisparKeta"/>
          </w:rPr>
          <w:t xml:space="preserve">א. </w:t>
        </w:r>
      </w:ins>
      <w:r w:rsidRPr="00C35A2C">
        <w:rPr>
          <w:rtl/>
        </w:rPr>
        <w:t>המטהר יינו של עכו</w:t>
      </w:r>
      <w:r>
        <w:rPr>
          <w:rtl/>
        </w:rPr>
        <w:t>"</w:t>
      </w:r>
      <w:r w:rsidRPr="00C35A2C">
        <w:rPr>
          <w:rtl/>
        </w:rPr>
        <w:t xml:space="preserve">ם, ונותנו ברשותו בבית הפתוח לרשות הרבים, </w:t>
      </w:r>
    </w:p>
    <w:p w14:paraId="43E935F1"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ab/>
      </w:r>
      <w:r w:rsidRPr="00C35A2C">
        <w:rPr>
          <w:rtl/>
        </w:rPr>
        <w:tab/>
        <w:t xml:space="preserve">בעיר שיש בה עובדי כוכבים וישראלים - מותר, </w:t>
      </w:r>
    </w:p>
    <w:p w14:paraId="64C73265"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ab/>
      </w:r>
      <w:r w:rsidRPr="00C35A2C">
        <w:rPr>
          <w:rtl/>
        </w:rPr>
        <w:tab/>
        <w:t>בעיר שכולה עובדי כוכבים - אסור, עד שישב ומשמר.</w:t>
      </w:r>
    </w:p>
    <w:p w14:paraId="48E53059" w14:textId="77777777" w:rsidR="00910F84" w:rsidRPr="00C35A2C" w:rsidRDefault="00910F84" w:rsidP="00910F84">
      <w:pPr>
        <w:pStyle w:val="affb"/>
        <w:rPr>
          <w:rtl/>
        </w:rPr>
      </w:pPr>
      <w:r>
        <w:rPr>
          <w:rtl/>
        </w:rPr>
        <w:t xml:space="preserve">ואין השומר </w:t>
      </w:r>
      <w:r w:rsidRPr="00C35A2C">
        <w:rPr>
          <w:rtl/>
        </w:rPr>
        <w:t>צריך להיות יושב ומשמר, אף על פי שהוא יוצא ונכנס מותר.</w:t>
      </w:r>
    </w:p>
    <w:p w14:paraId="1B7C9024" w14:textId="77777777" w:rsidR="00910F84" w:rsidRPr="00C35A2C" w:rsidRDefault="00910F84" w:rsidP="00910F84">
      <w:pPr>
        <w:pStyle w:val="affb"/>
        <w:rPr>
          <w:rtl/>
        </w:rPr>
      </w:pPr>
      <w:r w:rsidRPr="00C35A2C">
        <w:rPr>
          <w:rtl/>
        </w:rPr>
        <w:t>ר</w:t>
      </w:r>
      <w:r>
        <w:rPr>
          <w:rtl/>
        </w:rPr>
        <w:t>"</w:t>
      </w:r>
      <w:r w:rsidRPr="00C35A2C">
        <w:rPr>
          <w:rtl/>
        </w:rPr>
        <w:t>ש בן אלעזר אומר: רשות עובדי כוכבים אחת היא.</w:t>
      </w:r>
    </w:p>
    <w:p w14:paraId="14B26556" w14:textId="77777777" w:rsidR="00910F84" w:rsidRPr="00C35A2C" w:rsidRDefault="00910F84" w:rsidP="00910F84">
      <w:pPr>
        <w:pStyle w:val="affb"/>
        <w:rPr>
          <w:rtl/>
        </w:rPr>
      </w:pPr>
      <w:r w:rsidRPr="00C35A2C">
        <w:rPr>
          <w:rtl/>
        </w:rPr>
        <w:t>המטהר יינו של עכו</w:t>
      </w:r>
      <w:r>
        <w:rPr>
          <w:rtl/>
        </w:rPr>
        <w:t>"</w:t>
      </w:r>
      <w:r w:rsidRPr="00C35A2C">
        <w:rPr>
          <w:rtl/>
        </w:rPr>
        <w:t xml:space="preserve">ם ונותנו ברשותו, והלה כותב לו התקבלתי ממך מעות - מותר; </w:t>
      </w:r>
    </w:p>
    <w:p w14:paraId="1AE646D2" w14:textId="77777777" w:rsidR="00910F84" w:rsidRPr="00890DF8" w:rsidRDefault="00910F84" w:rsidP="00910F84">
      <w:pPr>
        <w:rPr>
          <w:rtl/>
        </w:rPr>
      </w:pPr>
      <w:r w:rsidRPr="00890DF8">
        <w:rPr>
          <w:rtl/>
        </w:rPr>
        <w:t>אבל אם ירצה ישראל להוציא ואינו מניחו עד שיתן לו את מעותיו, זה היה מעשה בבית שאן ואסרו.</w:t>
      </w:r>
    </w:p>
    <w:p w14:paraId="0F37B112" w14:textId="77777777" w:rsidR="00910F84" w:rsidRDefault="00910F84" w:rsidP="00910F84">
      <w:pPr>
        <w:pStyle w:val="afffe"/>
        <w:rPr>
          <w:rtl/>
        </w:rPr>
      </w:pPr>
      <w:r w:rsidRPr="00A06291">
        <w:rPr>
          <w:rtl/>
        </w:rPr>
        <w:t>׻</w:t>
      </w:r>
      <w:r w:rsidRPr="00C35A2C">
        <w:rPr>
          <w:rtl/>
        </w:rPr>
        <w:t xml:space="preserve"> </w:t>
      </w:r>
    </w:p>
    <w:p w14:paraId="6690BDA7" w14:textId="77777777" w:rsidR="00910F84" w:rsidRPr="00C35A2C" w:rsidRDefault="00910F84" w:rsidP="00910F84">
      <w:pPr>
        <w:rPr>
          <w:rtl/>
        </w:rPr>
      </w:pPr>
      <w:r>
        <w:rPr>
          <w:rtl/>
        </w:rPr>
        <w:t>• בעי</w:t>
      </w:r>
      <w:r w:rsidRPr="00C35A2C">
        <w:rPr>
          <w:rtl/>
        </w:rPr>
        <w:t xml:space="preserve">ר שכולה עובדי כוכבים נמי, </w:t>
      </w:r>
    </w:p>
    <w:p w14:paraId="59C89FC2" w14:textId="77777777" w:rsidR="00910F84" w:rsidRPr="00C35A2C" w:rsidRDefault="00910F84" w:rsidP="00910F84">
      <w:pPr>
        <w:rPr>
          <w:rtl/>
        </w:rPr>
      </w:pPr>
      <w:r w:rsidRPr="00C35A2C">
        <w:rPr>
          <w:rFonts w:hint="cs"/>
          <w:rtl/>
        </w:rPr>
        <w:t xml:space="preserve">ולא חיישי לרוכלין </w:t>
      </w:r>
      <w:r w:rsidRPr="00C35A2C">
        <w:rPr>
          <w:rtl/>
        </w:rPr>
        <w:t xml:space="preserve">המחזירין בעיירות! </w:t>
      </w:r>
      <w:r w:rsidRPr="00C35A2C">
        <w:rPr>
          <w:rFonts w:hint="cs"/>
          <w:rtl/>
        </w:rPr>
        <w:t xml:space="preserve">   - כשמואל</w:t>
      </w:r>
      <w:r w:rsidRPr="00C35A2C">
        <w:rPr>
          <w:rtl/>
        </w:rPr>
        <w:t>: בעיר שיש לה דלתים ובריח.</w:t>
      </w:r>
    </w:p>
    <w:p w14:paraId="00A5CB7E"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Pr>
          <w:rtl/>
        </w:rPr>
        <w:t xml:space="preserve">אמר רב יוסף: וחלון </w:t>
      </w:r>
      <w:r>
        <w:rPr>
          <w:rStyle w:val="affff1"/>
          <w:rtl/>
          <w:rPrChange w:id="10529" w:author="מנוע אמוראים" w:date="2026-10-05T16:41:56Z">
            <w:rPr>
              <w:rtl/>
            </w:rPr>
          </w:rPrChange>
        </w:rPr>
        <w:t xml:space="preserve">כרה</w:t>
      </w:r>
      <w:r>
        <w:rPr>
          <w:rStyle w:val="affff1"/>
          <w:rtl/>
          <w:rPrChange w:id="10530" w:author="מנוע אמוראים" w:date="2026-10-05T16:41:56Z">
            <w:rPr>
              <w:rtl/>
            </w:rPr>
          </w:rPrChange>
        </w:rPr>
        <w:t xml:space="preserve">"</w:t>
      </w:r>
      <w:r>
        <w:rPr>
          <w:rStyle w:val="affff1"/>
          <w:rtl/>
          <w:rPrChange w:id="10531" w:author="מנוע אמוראים" w:date="2026-10-05T16:41:56Z">
            <w:rPr>
              <w:rtl/>
            </w:rPr>
          </w:rPrChange>
        </w:rPr>
        <w:t xml:space="preserve">ר</w:t>
      </w:r>
      <w:r>
        <w:rPr>
          <w:rtl/>
        </w:rPr>
        <w:t xml:space="preserve"> דמי, ואשפה </w:t>
      </w:r>
      <w:r>
        <w:rPr>
          <w:rStyle w:val="affff1"/>
          <w:rtl/>
          <w:rPrChange w:id="10532" w:author="מנוע אמוראים" w:date="2026-10-05T16:41:56Z">
            <w:rPr>
              <w:rtl/>
            </w:rPr>
          </w:rPrChange>
        </w:rPr>
        <w:t xml:space="preserve">כרה</w:t>
      </w:r>
      <w:r>
        <w:rPr>
          <w:rStyle w:val="affff1"/>
          <w:rtl/>
          <w:rPrChange w:id="10533" w:author="מנוע אמוראים" w:date="2026-10-05T16:41:56Z">
            <w:rPr>
              <w:rtl/>
            </w:rPr>
          </w:rPrChange>
        </w:rPr>
        <w:t xml:space="preserve">"</w:t>
      </w:r>
      <w:r>
        <w:rPr>
          <w:rStyle w:val="affff1"/>
          <w:rtl/>
          <w:rPrChange w:id="10534" w:author="מנוע אמוראים" w:date="2026-10-05T16:41:56Z">
            <w:rPr>
              <w:rtl/>
            </w:rPr>
          </w:rPrChange>
        </w:rPr>
        <w:t xml:space="preserve">ר</w:t>
      </w:r>
      <w:r>
        <w:rPr>
          <w:rtl/>
        </w:rPr>
        <w:t xml:space="preserve"> דמי, ודיקלא </w:t>
      </w:r>
      <w:r>
        <w:rPr>
          <w:rStyle w:val="affff1"/>
          <w:rtl/>
          <w:rPrChange w:id="10535" w:author="מנוע אמוראים" w:date="2026-10-05T16:41:56Z">
            <w:rPr>
              <w:rtl/>
            </w:rPr>
          </w:rPrChange>
        </w:rPr>
        <w:t xml:space="preserve">כרה</w:t>
      </w:r>
      <w:r>
        <w:rPr>
          <w:rStyle w:val="affff1"/>
          <w:rtl/>
          <w:rPrChange w:id="10536" w:author="מנוע אמוראים" w:date="2026-10-05T16:41:56Z">
            <w:rPr>
              <w:rtl/>
            </w:rPr>
          </w:rPrChange>
        </w:rPr>
        <w:t xml:space="preserve">"</w:t>
      </w:r>
      <w:r>
        <w:rPr>
          <w:rStyle w:val="affff1"/>
          <w:rtl/>
          <w:rPrChange w:id="10537" w:author="מנוע אמוראים" w:date="2026-10-05T16:41:56Z">
            <w:rPr>
              <w:rtl/>
            </w:rPr>
          </w:rPrChange>
        </w:rPr>
        <w:t xml:space="preserve">ר</w:t>
      </w:r>
      <w:r>
        <w:rPr>
          <w:rtl/>
        </w:rPr>
        <w:t xml:space="preserve"> דמי.</w:t>
      </w:r>
    </w:p>
    <w:p w14:paraId="737C5778"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rtl/>
        </w:rPr>
        <w:t>פסיק רישיה</w:t>
      </w:r>
      <w:r w:rsidRPr="00C35A2C">
        <w:rPr>
          <w:rFonts w:hint="cs"/>
          <w:rtl/>
        </w:rPr>
        <w:t xml:space="preserve"> של הדקל</w:t>
      </w:r>
      <w:r w:rsidRPr="00C35A2C">
        <w:rPr>
          <w:rtl/>
        </w:rPr>
        <w:t xml:space="preserve"> - </w:t>
      </w:r>
      <w:r w:rsidRPr="00280F6D">
        <w:rPr>
          <w:b/>
          <w:bCs/>
          <w:rtl/>
        </w:rPr>
        <w:t>פליגי</w:t>
      </w:r>
      <w:r>
        <w:rPr>
          <w:rtl/>
        </w:rPr>
        <w:t xml:space="preserve"> בה </w:t>
      </w:r>
      <w:r>
        <w:rPr>
          <w:rStyle w:val="affff1"/>
          <w:rtl/>
          <w:rPrChange w:id="10538" w:author="מנוע אמוראים" w:date="2026-10-05T16:41:56Z">
            <w:rPr>
              <w:rtl/>
            </w:rPr>
          </w:rPrChange>
        </w:rPr>
        <w:t xml:space="preserve">ר</w:t>
      </w:r>
      <w:r>
        <w:rPr>
          <w:rStyle w:val="affff1"/>
          <w:rtl/>
          <w:rPrChange w:id="10539" w:author="מנוע אמוראים" w:date="2026-10-05T16:41:56Z">
            <w:rPr>
              <w:rtl/>
            </w:rPr>
          </w:rPrChange>
        </w:rPr>
        <w:t xml:space="preserve">"</w:t>
      </w:r>
      <w:r>
        <w:rPr>
          <w:rStyle w:val="affff1"/>
          <w:rFonts w:hint="cs"/>
          <w:rtl/>
          <w:rPrChange w:id="10540" w:author="מנוע אמוראים" w:date="2026-10-05T16:41:56Z">
            <w:rPr>
              <w:rFonts w:hint="cs"/>
              <w:rtl/>
            </w:rPr>
          </w:rPrChange>
        </w:rPr>
        <w:t xml:space="preserve">א</w:t>
      </w:r>
      <w:r w:rsidRPr="00C35A2C">
        <w:rPr>
          <w:rtl/>
        </w:rPr>
        <w:t xml:space="preserve"> ורבינא, חד אסר, וחד שרי.</w:t>
      </w:r>
    </w:p>
    <w:p w14:paraId="0434875E" w14:textId="77777777" w:rsidR="00910F84" w:rsidRPr="00C35A2C" w:rsidRDefault="00910F84" w:rsidP="00910F84">
      <w:pPr>
        <w:rPr>
          <w:rtl/>
        </w:rPr>
      </w:pPr>
      <w:r w:rsidRPr="00C35A2C">
        <w:rPr>
          <w:rtl/>
        </w:rPr>
        <w:t>מאן דאסר</w:t>
      </w:r>
      <w:r w:rsidRPr="00C35A2C">
        <w:rPr>
          <w:rFonts w:hint="cs"/>
          <w:rtl/>
        </w:rPr>
        <w:t xml:space="preserve"> דל</w:t>
      </w:r>
      <w:r>
        <w:rPr>
          <w:rtl/>
        </w:rPr>
        <w:t>"</w:t>
      </w:r>
      <w:r w:rsidRPr="00C35A2C">
        <w:rPr>
          <w:rFonts w:hint="cs"/>
          <w:rtl/>
        </w:rPr>
        <w:t>ל שיעלה לשם ומ</w:t>
      </w:r>
      <w:r>
        <w:rPr>
          <w:rtl/>
        </w:rPr>
        <w:t>"</w:t>
      </w:r>
      <w:r w:rsidRPr="00C35A2C">
        <w:rPr>
          <w:rFonts w:hint="cs"/>
          <w:rtl/>
        </w:rPr>
        <w:t>ד שהתיר שסבור העכום שפעמים תאבד בהמתו ויעלה לשם לחפשה</w:t>
      </w:r>
    </w:p>
    <w:p w14:paraId="6E39C809" w14:textId="77777777" w:rsidR="00910F84" w:rsidRPr="00C35A2C" w:rsidRDefault="00910F84" w:rsidP="00910F84">
      <w:pPr>
        <w:pStyle w:val="afffe"/>
        <w:rPr>
          <w:rtl/>
        </w:rPr>
      </w:pPr>
      <w:r w:rsidRPr="00A06291">
        <w:rPr>
          <w:rtl/>
        </w:rPr>
        <w:t>׻</w:t>
      </w:r>
      <w:r w:rsidRPr="00C35A2C">
        <w:rPr>
          <w:rtl/>
        </w:rPr>
        <w:t xml:space="preserve"> </w:t>
      </w:r>
    </w:p>
    <w:p w14:paraId="39BBE586"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b/>
          <w:bCs/>
          <w:rtl/>
        </w:rPr>
        <w:t>ת</w:t>
      </w:r>
      <w:r>
        <w:rPr>
          <w:b/>
          <w:bCs/>
          <w:rtl/>
        </w:rPr>
        <w:t>"</w:t>
      </w:r>
      <w:r w:rsidRPr="00C35A2C">
        <w:rPr>
          <w:b/>
          <w:bCs/>
          <w:rtl/>
        </w:rPr>
        <w:t>ר</w:t>
      </w:r>
      <w:r w:rsidRPr="00C35A2C">
        <w:rPr>
          <w:rtl/>
        </w:rPr>
        <w:t>: אחד הלוקח ואחד השוכר בית בחצירו של עכו</w:t>
      </w:r>
      <w:r>
        <w:rPr>
          <w:rtl/>
        </w:rPr>
        <w:t>"</w:t>
      </w:r>
      <w:r w:rsidRPr="00C35A2C">
        <w:rPr>
          <w:rtl/>
        </w:rPr>
        <w:t xml:space="preserve">ם ומילאהו יין, וישראל דר באותה חצר - מותר, </w:t>
      </w:r>
      <w:r w:rsidRPr="00C35A2C">
        <w:rPr>
          <w:rFonts w:hint="cs"/>
          <w:rtl/>
        </w:rPr>
        <w:t>ואע</w:t>
      </w:r>
      <w:r>
        <w:rPr>
          <w:rtl/>
        </w:rPr>
        <w:t>"</w:t>
      </w:r>
      <w:r w:rsidRPr="00C35A2C">
        <w:rPr>
          <w:rFonts w:hint="cs"/>
          <w:rtl/>
        </w:rPr>
        <w:t xml:space="preserve">פ </w:t>
      </w:r>
      <w:r w:rsidRPr="00C35A2C">
        <w:rPr>
          <w:rtl/>
        </w:rPr>
        <w:t xml:space="preserve">שאין מפתח וחותם בידו; </w:t>
      </w:r>
    </w:p>
    <w:p w14:paraId="78612104" w14:textId="77777777" w:rsidR="00910F84" w:rsidRPr="00C35A2C" w:rsidRDefault="00910F84" w:rsidP="00910F84">
      <w:pPr>
        <w:ind w:left="4054" w:firstLine="266"/>
        <w:rPr>
          <w:rtl/>
        </w:rPr>
      </w:pPr>
    </w:p>
    <w:p w14:paraId="413C8067" w14:textId="77777777" w:rsidR="00910F84" w:rsidRPr="00C35A2C" w:rsidRDefault="00910F84" w:rsidP="00910F84">
      <w:pPr>
        <w:rPr>
          <w:rtl/>
        </w:rPr>
      </w:pPr>
      <w:r w:rsidRPr="00C35A2C">
        <w:rPr>
          <w:b/>
          <w:bCs/>
          <w:rtl/>
        </w:rPr>
        <w:t xml:space="preserve">בחצר אחרת </w:t>
      </w:r>
      <w:r>
        <w:rPr>
          <w:rStyle w:val="affff1"/>
          <w:rFonts w:hint="cs"/>
          <w:rtl/>
          <w:rPrChange w:id="10541" w:author="מנוע אמוראים" w:date="2026-10-05T16:41:56Z">
            <w:rPr>
              <w:rFonts w:hint="cs"/>
              <w:rtl/>
            </w:rPr>
          </w:rPrChange>
        </w:rPr>
        <w:t xml:space="preserve">לר</w:t>
      </w:r>
      <w:r>
        <w:rPr>
          <w:rStyle w:val="affff1"/>
          <w:rtl/>
          <w:rPrChange w:id="10542" w:author="מנוע אמוראים" w:date="2026-10-05T16:41:56Z">
            <w:rPr>
              <w:rtl/>
            </w:rPr>
          </w:rPrChange>
        </w:rPr>
        <w:t xml:space="preserve">"</w:t>
      </w:r>
      <w:r>
        <w:rPr>
          <w:rStyle w:val="affff1"/>
          <w:rFonts w:hint="cs"/>
          <w:rtl/>
          <w:rPrChange w:id="10543" w:author="מנוע אמוראים" w:date="2026-10-05T16:41:56Z">
            <w:rPr>
              <w:rFonts w:hint="cs"/>
              <w:rtl/>
            </w:rPr>
          </w:rPrChange>
        </w:rPr>
        <w:t xml:space="preserve">מ</w:t>
      </w:r>
      <w:r>
        <w:rPr>
          <w:rFonts w:hint="cs"/>
          <w:rtl/>
        </w:rPr>
        <w:t xml:space="preserve">:</w:t>
      </w:r>
      <w:r w:rsidRPr="00C35A2C">
        <w:rPr>
          <w:rtl/>
        </w:rPr>
        <w:t>- מותר, והוא שמפתח וחותם בידו.</w:t>
      </w:r>
    </w:p>
    <w:p w14:paraId="4916C343" w14:textId="77777777" w:rsidR="00910F84" w:rsidRPr="00C35A2C" w:rsidRDefault="00910F84" w:rsidP="00910F84">
      <w:pPr>
        <w:rPr>
          <w:rtl/>
        </w:rPr>
      </w:pPr>
      <w:r>
        <w:rPr>
          <w:rFonts w:hint="cs"/>
          <w:rtl/>
        </w:rPr>
        <w:t xml:space="preserve"> </w:t>
      </w:r>
      <w:r w:rsidRPr="00C35A2C">
        <w:rPr>
          <w:rFonts w:hint="cs"/>
          <w:rtl/>
        </w:rPr>
        <w:t>לחכמים</w:t>
      </w:r>
      <w:r w:rsidRPr="00C35A2C">
        <w:rPr>
          <w:rtl/>
        </w:rPr>
        <w:t>: לעולם אסור, עד שיהא שומר יושב ומשמר, או עד שיבא ממונה שאינו בא לקיצין.</w:t>
      </w:r>
    </w:p>
    <w:p w14:paraId="094DC500" w14:textId="77777777" w:rsidR="00910F84" w:rsidRPr="00C35A2C" w:rsidRDefault="00910F84" w:rsidP="00910F84">
      <w:pPr>
        <w:rPr>
          <w:rtl/>
        </w:rPr>
      </w:pPr>
      <w:r w:rsidRPr="00C35A2C">
        <w:rPr>
          <w:rtl/>
        </w:rPr>
        <w:t>המטהר יינו של עכו</w:t>
      </w:r>
      <w:r>
        <w:rPr>
          <w:rtl/>
        </w:rPr>
        <w:t>"</w:t>
      </w:r>
      <w:r w:rsidRPr="00C35A2C">
        <w:rPr>
          <w:rtl/>
        </w:rPr>
        <w:t>ם ברשותו, וישראל דר באותה חצר - מותר, והוא שמפתח וחותם בידו.</w:t>
      </w:r>
    </w:p>
    <w:p w14:paraId="078B3472" w14:textId="77777777" w:rsidR="00910F84" w:rsidRPr="00C35A2C" w:rsidRDefault="00910F84" w:rsidP="00910F84">
      <w:pPr>
        <w:pStyle w:val="aff6"/>
        <w:framePr w:wrap="around"/>
        <w:rPr>
          <w:rtl/>
        </w:rPr>
      </w:pPr>
      <w:r w:rsidRPr="00C35A2C">
        <w:rPr>
          <w:rFonts w:hint="cs"/>
          <w:rtl/>
        </w:rPr>
        <w:t>סא:</w:t>
      </w:r>
    </w:p>
    <w:p w14:paraId="0267A9AC" w14:textId="77777777" w:rsidR="00910F84" w:rsidRPr="00C35A2C" w:rsidRDefault="00910F84" w:rsidP="00910F84">
      <w:pPr>
        <w:pStyle w:val="afffe"/>
        <w:rPr>
          <w:rtl/>
        </w:rPr>
      </w:pPr>
      <w:r w:rsidRPr="00A06291">
        <w:rPr>
          <w:rtl/>
        </w:rPr>
        <w:t>׻</w:t>
      </w:r>
      <w:r w:rsidRPr="00C35A2C">
        <w:rPr>
          <w:rtl/>
        </w:rPr>
        <w:t xml:space="preserve"> </w:t>
      </w:r>
    </w:p>
    <w:p w14:paraId="5DE4DE0F" w14:textId="77777777" w:rsidR="00910F84" w:rsidRPr="00C35A2C" w:rsidRDefault="00910F84" w:rsidP="00910F84">
      <w:pPr>
        <w:pStyle w:val="afff2"/>
        <w:ind w:end="0"/>
        <w:rPr>
          <w:rtl/>
        </w:rPr>
      </w:pPr>
      <w:r w:rsidRPr="00C35A2C">
        <w:rPr>
          <w:rtl/>
        </w:rPr>
        <w:t>רשב</w:t>
      </w:r>
      <w:r>
        <w:rPr>
          <w:rtl/>
        </w:rPr>
        <w:t>"</w:t>
      </w:r>
      <w:r w:rsidRPr="00C35A2C">
        <w:rPr>
          <w:rtl/>
        </w:rPr>
        <w:t>א אומר: רשות עובדי כוכבים אחת היא.</w:t>
      </w:r>
    </w:p>
    <w:p w14:paraId="3027D698" w14:textId="77777777" w:rsidR="00910F84" w:rsidRPr="00C35A2C" w:rsidRDefault="00910F84" w:rsidP="00910F84">
      <w:pPr>
        <w:rPr>
          <w:rtl/>
        </w:rPr>
      </w:pPr>
      <w:r w:rsidRPr="00C35A2C">
        <w:rPr>
          <w:rFonts w:ascii="FontbitDavid" w:hAnsi="FontbitDavid"/>
          <w:sz w:val="32"/>
          <w:rtl/>
        </w:rPr>
        <w:t>•</w:t>
      </w:r>
      <w:r w:rsidRPr="00C35A2C">
        <w:rPr>
          <w:rFonts w:hint="cs"/>
          <w:b/>
          <w:bCs/>
          <w:rtl/>
        </w:rPr>
        <w:t xml:space="preserve"> </w:t>
      </w:r>
      <w:r w:rsidRPr="00FF3D4F">
        <w:rPr>
          <w:b/>
          <w:bCs/>
          <w:rtl/>
        </w:rPr>
        <w:t>איבעיא להו</w:t>
      </w:r>
      <w:r>
        <w:rPr>
          <w:rtl/>
        </w:rPr>
        <w:t xml:space="preserve">: </w:t>
      </w:r>
      <w:r>
        <w:rPr>
          <w:rStyle w:val="affff1"/>
          <w:rtl/>
          <w:rPrChange w:id="10544" w:author="מנוע אמוראים" w:date="2026-10-05T16:41:56Z">
            <w:rPr>
              <w:rtl/>
            </w:rPr>
          </w:rPrChange>
        </w:rPr>
        <w:t xml:space="preserve">ר</w:t>
      </w:r>
      <w:r>
        <w:rPr>
          <w:rStyle w:val="affff1"/>
          <w:rtl/>
          <w:rPrChange w:id="10545" w:author="מנוע אמוראים" w:date="2026-10-05T16:41:56Z">
            <w:rPr>
              <w:rtl/>
            </w:rPr>
          </w:rPrChange>
        </w:rPr>
        <w:t xml:space="preserve">"</w:t>
      </w:r>
      <w:r>
        <w:rPr>
          <w:rStyle w:val="affff1"/>
          <w:rtl/>
          <w:rPrChange w:id="10546" w:author="מנוע אמוראים" w:date="2026-10-05T16:41:56Z">
            <w:rPr>
              <w:rtl/>
            </w:rPr>
          </w:rPrChange>
        </w:rPr>
        <w:t xml:space="preserve">ש</w:t>
      </w:r>
      <w:r>
        <w:rPr>
          <w:rtl/>
        </w:rPr>
        <w:t xml:space="preserve"> בן אלעזר להקל או להחמיר? ר</w:t>
      </w:r>
      <w:r>
        <w:rPr>
          <w:rFonts w:hint="cs"/>
          <w:rtl/>
        </w:rPr>
        <w:t>''י מזעירי</w:t>
      </w:r>
      <w:r w:rsidRPr="00C35A2C">
        <w:rPr>
          <w:rtl/>
        </w:rPr>
        <w:t>: להקל, ר</w:t>
      </w:r>
      <w:r>
        <w:rPr>
          <w:rFonts w:hint="cs"/>
          <w:rtl/>
        </w:rPr>
        <w:t>''נ מ</w:t>
      </w:r>
      <w:r w:rsidRPr="00C35A2C">
        <w:rPr>
          <w:rtl/>
        </w:rPr>
        <w:t>זעירי: להחמיר.</w:t>
      </w:r>
    </w:p>
    <w:p w14:paraId="03605A57" w14:textId="77777777" w:rsidR="00910F84" w:rsidRPr="00C35A2C" w:rsidRDefault="00910F84" w:rsidP="00910F84">
      <w:pPr>
        <w:rPr>
          <w:rtl/>
        </w:rPr>
      </w:pPr>
      <w:r>
        <w:rPr>
          <w:rStyle w:val="affff1"/>
          <w:rFonts w:hint="cs"/>
          <w:rtl/>
          <w:rPrChange w:id="10547" w:author="מנוע אמוראים" w:date="2026-10-05T16:41:56Z">
            <w:rPr>
              <w:rFonts w:hint="cs"/>
              <w:rtl/>
            </w:rPr>
          </w:rPrChange>
        </w:rPr>
        <w:t xml:space="preserve">ר</w:t>
      </w:r>
      <w:r>
        <w:rPr>
          <w:rStyle w:val="affff1"/>
          <w:rtl/>
          <w:rPrChange w:id="10548" w:author="מנוע אמוראים" w:date="2026-10-05T16:41:56Z">
            <w:rPr>
              <w:rtl/>
            </w:rPr>
          </w:rPrChange>
        </w:rPr>
        <w:t xml:space="preserve">"</w:t>
      </w:r>
      <w:r>
        <w:rPr>
          <w:rStyle w:val="affff1"/>
          <w:rFonts w:hint="cs"/>
          <w:rtl/>
          <w:rPrChange w:id="10549" w:author="מנוע אמוראים" w:date="2026-10-05T16:41:56Z">
            <w:rPr>
              <w:rFonts w:hint="cs"/>
              <w:rtl/>
            </w:rPr>
          </w:rPrChange>
        </w:rPr>
        <w:t xml:space="preserve">י</w:t>
      </w:r>
      <w:r w:rsidRPr="00C35A2C">
        <w:rPr>
          <w:rtl/>
        </w:rPr>
        <w:t xml:space="preserve"> אמר זעירי להקל, וה</w:t>
      </w:r>
      <w:r>
        <w:rPr>
          <w:rtl/>
        </w:rPr>
        <w:t>"</w:t>
      </w:r>
      <w:r w:rsidRPr="00C35A2C">
        <w:rPr>
          <w:rFonts w:hint="cs"/>
          <w:rtl/>
        </w:rPr>
        <w:t>ק</w:t>
      </w:r>
      <w:r w:rsidRPr="00C35A2C">
        <w:rPr>
          <w:rtl/>
        </w:rPr>
        <w:t xml:space="preserve"> ת</w:t>
      </w:r>
      <w:r>
        <w:rPr>
          <w:rtl/>
        </w:rPr>
        <w:t>"</w:t>
      </w:r>
      <w:r w:rsidRPr="00C35A2C">
        <w:rPr>
          <w:rtl/>
        </w:rPr>
        <w:t>ק: כשם שברשותו אסור, כך ברשות עכו</w:t>
      </w:r>
      <w:r>
        <w:rPr>
          <w:rtl/>
        </w:rPr>
        <w:t>"</w:t>
      </w:r>
      <w:r w:rsidRPr="00C35A2C">
        <w:rPr>
          <w:rtl/>
        </w:rPr>
        <w:t xml:space="preserve">ם אחר נמי אסור, וחיישינן לגומלין; </w:t>
      </w:r>
    </w:p>
    <w:p w14:paraId="22767C45" w14:textId="77777777" w:rsidR="00910F84" w:rsidRPr="00C35A2C" w:rsidRDefault="00910F84" w:rsidP="00910F84">
      <w:pPr>
        <w:rPr>
          <w:rtl/>
        </w:rPr>
      </w:pPr>
      <w:r>
        <w:rPr>
          <w:rStyle w:val="affff1"/>
          <w:rFonts w:hint="cs"/>
          <w:rtl/>
          <w:rPrChange w:id="10550" w:author="מנוע אמוראים" w:date="2026-10-05T16:41:56Z">
            <w:rPr>
              <w:rFonts w:hint="cs"/>
              <w:rtl/>
            </w:rPr>
          </w:rPrChange>
        </w:rPr>
        <w:t xml:space="preserve">רשב</w:t>
      </w:r>
      <w:r>
        <w:rPr>
          <w:rStyle w:val="affff1"/>
          <w:rtl/>
          <w:rPrChange w:id="10551" w:author="מנוע אמוראים" w:date="2026-10-05T16:41:56Z">
            <w:rPr>
              <w:rtl/>
            </w:rPr>
          </w:rPrChange>
        </w:rPr>
        <w:t xml:space="preserve">"</w:t>
      </w:r>
      <w:r>
        <w:rPr>
          <w:rStyle w:val="affff1"/>
          <w:rFonts w:hint="cs"/>
          <w:rtl/>
          <w:rPrChange w:id="10552" w:author="מנוע אמוראים" w:date="2026-10-05T16:41:56Z">
            <w:rPr>
              <w:rFonts w:hint="cs"/>
              <w:rtl/>
            </w:rPr>
          </w:rPrChange>
        </w:rPr>
        <w:t xml:space="preserve">א</w:t>
      </w:r>
      <w:r w:rsidRPr="00C35A2C">
        <w:rPr>
          <w:rtl/>
        </w:rPr>
        <w:t>: במה דברים אמורים - ברשותו, אבל ברשות עכו</w:t>
      </w:r>
      <w:r>
        <w:rPr>
          <w:rtl/>
        </w:rPr>
        <w:t>"</w:t>
      </w:r>
      <w:r w:rsidRPr="00C35A2C">
        <w:rPr>
          <w:rtl/>
        </w:rPr>
        <w:t>ם אחר - מותר, ולא חיישינן לגומלין.</w:t>
      </w:r>
    </w:p>
    <w:p w14:paraId="368A338A" w14:textId="77777777" w:rsidR="00910F84" w:rsidRPr="00C35A2C" w:rsidRDefault="00910F84" w:rsidP="00910F84">
      <w:pPr>
        <w:rPr>
          <w:rtl/>
        </w:rPr>
      </w:pPr>
      <w:r w:rsidRPr="00C35A2C">
        <w:rPr>
          <w:rFonts w:ascii="FontbitDavid" w:hAnsi="FontbitDavid"/>
          <w:sz w:val="32"/>
          <w:rtl/>
        </w:rPr>
        <w:t>•</w:t>
      </w:r>
      <w:r w:rsidRPr="00C35A2C">
        <w:rPr>
          <w:rFonts w:hint="cs"/>
          <w:b/>
          <w:bCs/>
          <w:rtl/>
        </w:rPr>
        <w:t xml:space="preserve"> </w:t>
      </w:r>
      <w:r>
        <w:rPr>
          <w:rStyle w:val="affff1"/>
          <w:rFonts w:hint="cs"/>
          <w:rtl/>
          <w:rPrChange w:id="10553" w:author="מנוע אמוראים" w:date="2026-10-05T16:41:56Z">
            <w:rPr>
              <w:rFonts w:hint="cs"/>
              <w:rtl/>
            </w:rPr>
          </w:rPrChange>
        </w:rPr>
        <w:t xml:space="preserve">ר</w:t>
      </w:r>
      <w:r>
        <w:rPr>
          <w:rStyle w:val="affff1"/>
          <w:rtl/>
          <w:rPrChange w:id="10554" w:author="מנוע אמוראים" w:date="2026-10-05T16:41:56Z">
            <w:rPr>
              <w:rtl/>
            </w:rPr>
          </w:rPrChange>
        </w:rPr>
        <w:t xml:space="preserve">"</w:t>
      </w:r>
      <w:r>
        <w:rPr>
          <w:rStyle w:val="affff1"/>
          <w:rFonts w:hint="cs"/>
          <w:rtl/>
          <w:rPrChange w:id="10555" w:author="מנוע אמוראים" w:date="2026-10-05T16:41:56Z">
            <w:rPr>
              <w:rFonts w:hint="cs"/>
              <w:rtl/>
            </w:rPr>
          </w:rPrChange>
        </w:rPr>
        <w:t xml:space="preserve">נ</w:t>
      </w:r>
      <w:r w:rsidRPr="00C35A2C">
        <w:rPr>
          <w:rtl/>
        </w:rPr>
        <w:t xml:space="preserve"> אמר זעירי להחמיר, וה</w:t>
      </w:r>
      <w:r>
        <w:rPr>
          <w:rtl/>
        </w:rPr>
        <w:t>"</w:t>
      </w:r>
      <w:r w:rsidRPr="00C35A2C">
        <w:rPr>
          <w:rtl/>
        </w:rPr>
        <w:t>ק ת</w:t>
      </w:r>
      <w:r>
        <w:rPr>
          <w:rtl/>
        </w:rPr>
        <w:t>"</w:t>
      </w:r>
      <w:r w:rsidRPr="00C35A2C">
        <w:rPr>
          <w:rtl/>
        </w:rPr>
        <w:t>ק: במה דברים אמורים - ברשותו, אבל ברשות עכו</w:t>
      </w:r>
      <w:r>
        <w:rPr>
          <w:rtl/>
        </w:rPr>
        <w:t>"</w:t>
      </w:r>
      <w:r>
        <w:rPr>
          <w:rtl/>
        </w:rPr>
        <w:t xml:space="preserve">ם אחר - מותר, ולא חיישינן לגומלין; </w:t>
      </w:r>
      <w:r>
        <w:rPr>
          <w:rStyle w:val="affff1"/>
          <w:rtl/>
          <w:rPrChange w:id="10556" w:author="מנוע אמוראים" w:date="2026-10-05T16:41:56Z">
            <w:rPr>
              <w:rtl/>
            </w:rPr>
          </w:rPrChange>
        </w:rPr>
        <w:t xml:space="preserve">ר</w:t>
      </w:r>
      <w:r>
        <w:rPr>
          <w:rStyle w:val="affff1"/>
          <w:rtl/>
          <w:rPrChange w:id="10557" w:author="מנוע אמוראים" w:date="2026-10-05T16:41:56Z">
            <w:rPr>
              <w:rtl/>
            </w:rPr>
          </w:rPrChange>
        </w:rPr>
        <w:t xml:space="preserve">"</w:t>
      </w:r>
      <w:r>
        <w:rPr>
          <w:rStyle w:val="affff1"/>
          <w:rtl/>
          <w:rPrChange w:id="10558" w:author="מנוע אמוראים" w:date="2026-10-05T16:41:56Z">
            <w:rPr>
              <w:rtl/>
            </w:rPr>
          </w:rPrChange>
        </w:rPr>
        <w:t xml:space="preserve">ש</w:t>
      </w:r>
      <w:r>
        <w:rPr>
          <w:rtl/>
        </w:rPr>
        <w:t xml:space="preserve"> בן אלעזר אומר: כל רשות עובדי כוכבים אחת היא.</w:t>
      </w:r>
    </w:p>
    <w:p w14:paraId="6EE8121E" w14:textId="77777777" w:rsidR="00910F84" w:rsidRPr="00C35A2C" w:rsidRDefault="00910F84" w:rsidP="00910F84">
      <w:pPr>
        <w:rPr>
          <w:rtl/>
        </w:rPr>
      </w:pPr>
      <w:r w:rsidRPr="00C35A2C">
        <w:rPr>
          <w:rFonts w:hint="cs"/>
          <w:rtl/>
        </w:rPr>
        <w:t>ת</w:t>
      </w:r>
      <w:r>
        <w:rPr>
          <w:rtl/>
        </w:rPr>
        <w:t>"</w:t>
      </w:r>
      <w:r>
        <w:rPr>
          <w:rFonts w:hint="cs"/>
          <w:rtl/>
        </w:rPr>
        <w:t xml:space="preserve">כ </w:t>
      </w:r>
      <w:r>
        <w:rPr>
          <w:rStyle w:val="affff1"/>
          <w:rFonts w:hint="cs"/>
          <w:rtl/>
          <w:rPrChange w:id="10559" w:author="מנוע אמוראים" w:date="2026-10-05T16:41:56Z">
            <w:rPr>
              <w:rFonts w:hint="cs"/>
              <w:rtl/>
            </w:rPr>
          </w:rPrChange>
        </w:rPr>
        <w:t xml:space="preserve">דר</w:t>
      </w:r>
      <w:r>
        <w:rPr>
          <w:rStyle w:val="affff1"/>
          <w:rtl/>
          <w:rPrChange w:id="10560" w:author="מנוע אמוראים" w:date="2026-10-05T16:41:56Z">
            <w:rPr>
              <w:rtl/>
            </w:rPr>
          </w:rPrChange>
        </w:rPr>
        <w:t xml:space="preserve">"</w:t>
      </w:r>
      <w:r>
        <w:rPr>
          <w:rStyle w:val="affff1"/>
          <w:rFonts w:hint="cs"/>
          <w:rtl/>
          <w:rPrChange w:id="10561" w:author="מנוע אמוראים" w:date="2026-10-05T16:41:56Z">
            <w:rPr>
              <w:rFonts w:hint="cs"/>
              <w:rtl/>
            </w:rPr>
          </w:rPrChange>
        </w:rPr>
        <w:t xml:space="preserve">נ</w:t>
      </w:r>
      <w:r>
        <w:rPr>
          <w:rFonts w:hint="cs"/>
          <w:rtl/>
        </w:rPr>
        <w:t xml:space="preserve"> </w:t>
      </w:r>
      <w:r>
        <w:rPr>
          <w:rtl/>
        </w:rPr>
        <w:t xml:space="preserve">אמר זעירי להחמיר, </w:t>
      </w:r>
      <w:r>
        <w:rPr>
          <w:rStyle w:val="affff1"/>
          <w:rtl/>
          <w:rPrChange w:id="10562" w:author="מנוע אמוראים" w:date="2026-10-05T16:41:56Z">
            <w:rPr>
              <w:rtl/>
            </w:rPr>
          </w:rPrChange>
        </w:rPr>
        <w:t xml:space="preserve">א</w:t>
      </w:r>
      <w:r>
        <w:rPr>
          <w:rStyle w:val="affff1"/>
          <w:rFonts w:hint="cs"/>
          <w:rtl/>
          <w:rPrChange w:id="10563" w:author="מנוע אמוראים" w:date="2026-10-05T16:41:56Z">
            <w:rPr>
              <w:rFonts w:hint="cs"/>
              <w:rtl/>
            </w:rPr>
          </w:rPrChange>
        </w:rPr>
        <w:t xml:space="preserve">רשב</w:t>
      </w:r>
      <w:r>
        <w:rPr>
          <w:rStyle w:val="affff1"/>
          <w:rtl/>
          <w:rPrChange w:id="10564" w:author="מנוע אמוראים" w:date="2026-10-05T16:41:56Z">
            <w:rPr>
              <w:rtl/>
            </w:rPr>
          </w:rPrChange>
        </w:rPr>
        <w:t xml:space="preserve">"</w:t>
      </w:r>
      <w:r>
        <w:rPr>
          <w:rStyle w:val="affff1"/>
          <w:rFonts w:hint="cs"/>
          <w:rtl/>
          <w:rPrChange w:id="10565" w:author="מנוע אמוראים" w:date="2026-10-05T16:41:56Z">
            <w:rPr>
              <w:rFonts w:hint="cs"/>
              <w:rtl/>
            </w:rPr>
          </w:rPrChange>
        </w:rPr>
        <w:t xml:space="preserve">א</w:t>
      </w:r>
      <w:r w:rsidRPr="00C35A2C">
        <w:rPr>
          <w:rtl/>
        </w:rPr>
        <w:t>: כל רשות עובדי כוכבים אחת היא מפני הרמאין.</w:t>
      </w:r>
    </w:p>
    <w:p w14:paraId="580BF2B2" w14:textId="77777777" w:rsidR="00910F84" w:rsidRPr="00C35A2C" w:rsidRDefault="00910F84" w:rsidP="00910F84">
      <w:pPr>
        <w:rPr>
          <w:rtl/>
        </w:rPr>
      </w:pPr>
      <w:r w:rsidRPr="00C35A2C">
        <w:rPr>
          <w:rFonts w:hint="cs"/>
          <w:rtl/>
        </w:rPr>
        <w:t>בית פרזק המשנה למלך</w:t>
      </w:r>
      <w:r w:rsidRPr="00C35A2C">
        <w:rPr>
          <w:rtl/>
        </w:rPr>
        <w:t xml:space="preserve"> </w:t>
      </w:r>
      <w:r w:rsidRPr="00C35A2C">
        <w:rPr>
          <w:rFonts w:hint="cs"/>
          <w:rtl/>
        </w:rPr>
        <w:t>הושיבו יין כשר אצל האריס וסבור רבנן שישבו לפני רבא לומר דהך דחיישי לגומלין ה</w:t>
      </w:r>
      <w:r>
        <w:rPr>
          <w:rtl/>
        </w:rPr>
        <w:t>"</w:t>
      </w:r>
      <w:r w:rsidRPr="00C35A2C">
        <w:rPr>
          <w:rFonts w:hint="cs"/>
          <w:rtl/>
        </w:rPr>
        <w:t xml:space="preserve">מ היכן </w:t>
      </w:r>
      <w:r w:rsidRPr="00C35A2C">
        <w:rPr>
          <w:rFonts w:hint="cs"/>
          <w:rtl/>
        </w:rPr>
        <w:lastRenderedPageBreak/>
        <w:t>שמושיב זה אצל זה</w:t>
      </w:r>
      <w:r w:rsidRPr="00C35A2C">
        <w:rPr>
          <w:rtl/>
        </w:rPr>
        <w:t xml:space="preserve">, אבל </w:t>
      </w:r>
      <w:r w:rsidRPr="00C35A2C">
        <w:rPr>
          <w:rFonts w:hint="cs"/>
          <w:rtl/>
        </w:rPr>
        <w:t xml:space="preserve">כאן כיון דאריס אין דרך להושיבו אצל </w:t>
      </w:r>
      <w:r w:rsidRPr="00C35A2C">
        <w:rPr>
          <w:rtl/>
        </w:rPr>
        <w:t xml:space="preserve">פרזק </w:t>
      </w:r>
      <w:r w:rsidRPr="00C35A2C">
        <w:rPr>
          <w:rFonts w:hint="cs"/>
          <w:rtl/>
        </w:rPr>
        <w:t>המשנה למלך</w:t>
      </w:r>
      <w:r w:rsidRPr="00C35A2C">
        <w:rPr>
          <w:rtl/>
        </w:rPr>
        <w:t xml:space="preserve">, לגומלין לא חיישינן: </w:t>
      </w:r>
    </w:p>
    <w:p w14:paraId="5D6A82C9" w14:textId="77777777" w:rsidR="00910F84" w:rsidRPr="00C35A2C" w:rsidRDefault="00910F84" w:rsidP="00910F84">
      <w:pPr>
        <w:rPr>
          <w:rtl/>
        </w:rPr>
      </w:pPr>
      <w:r w:rsidRPr="00C35A2C">
        <w:rPr>
          <w:rFonts w:hint="cs"/>
          <w:b/>
          <w:bCs/>
          <w:rtl/>
        </w:rPr>
        <w:t>א</w:t>
      </w:r>
      <w:r>
        <w:rPr>
          <w:b/>
          <w:bCs/>
          <w:rtl/>
        </w:rPr>
        <w:t>"</w:t>
      </w:r>
      <w:r w:rsidRPr="00C35A2C">
        <w:rPr>
          <w:rFonts w:hint="cs"/>
          <w:b/>
          <w:bCs/>
          <w:rtl/>
        </w:rPr>
        <w:t xml:space="preserve">ל </w:t>
      </w:r>
      <w:r w:rsidRPr="00C35A2C">
        <w:rPr>
          <w:b/>
          <w:bCs/>
          <w:rtl/>
        </w:rPr>
        <w:t>רבא</w:t>
      </w:r>
      <w:r w:rsidRPr="00C35A2C">
        <w:rPr>
          <w:rtl/>
        </w:rPr>
        <w:t>: אדרבה, אפילו למ</w:t>
      </w:r>
      <w:r>
        <w:rPr>
          <w:rtl/>
        </w:rPr>
        <w:t>"</w:t>
      </w:r>
      <w:r w:rsidRPr="00C35A2C">
        <w:rPr>
          <w:rtl/>
        </w:rPr>
        <w:t>ד לא חיישינן לגומלין, ה</w:t>
      </w:r>
      <w:r>
        <w:rPr>
          <w:rtl/>
        </w:rPr>
        <w:t>"</w:t>
      </w:r>
      <w:r w:rsidRPr="00C35A2C">
        <w:rPr>
          <w:rtl/>
        </w:rPr>
        <w:t xml:space="preserve">מ היכא שלא </w:t>
      </w:r>
      <w:r w:rsidRPr="00C35A2C">
        <w:rPr>
          <w:rFonts w:hint="cs"/>
          <w:rtl/>
        </w:rPr>
        <w:t xml:space="preserve">חושש אבל כאן שחושש ממנו מחפה עליו </w:t>
      </w:r>
    </w:p>
    <w:p w14:paraId="5A2836FA" w14:textId="77777777" w:rsidR="00910F84" w:rsidRPr="00C35A2C" w:rsidRDefault="00910F84" w:rsidP="00910F84">
      <w:pPr>
        <w:rPr>
          <w:rtl/>
        </w:rPr>
      </w:pPr>
      <w:r w:rsidRPr="00C35A2C">
        <w:rPr>
          <w:rFonts w:ascii="FontbitDavid" w:hAnsi="FontbitDavid"/>
          <w:sz w:val="32"/>
          <w:rtl/>
        </w:rPr>
        <w:t>•</w:t>
      </w:r>
      <w:r w:rsidRPr="00C35A2C">
        <w:rPr>
          <w:rFonts w:hint="cs"/>
          <w:b/>
          <w:bCs/>
          <w:rtl/>
        </w:rPr>
        <w:t xml:space="preserve"> </w:t>
      </w:r>
      <w:r w:rsidRPr="00C35A2C">
        <w:rPr>
          <w:rFonts w:hint="cs"/>
          <w:rtl/>
        </w:rPr>
        <w:t>כרך שהיה בו יין ישראל ונמצא עכום בין החביות אמר רבא אם נ</w:t>
      </w:r>
      <w:r w:rsidRPr="00C35A2C">
        <w:rPr>
          <w:rtl/>
        </w:rPr>
        <w:t xml:space="preserve">תפס עליו כגנב </w:t>
      </w:r>
      <w:r w:rsidRPr="00C35A2C">
        <w:rPr>
          <w:rFonts w:hint="cs"/>
          <w:rtl/>
        </w:rPr>
        <w:t>היין מותר, ואי לא הייין אסור</w:t>
      </w:r>
      <w:r w:rsidRPr="00C35A2C">
        <w:rPr>
          <w:rtl/>
        </w:rPr>
        <w:t>.</w:t>
      </w:r>
    </w:p>
    <w:p w14:paraId="53D20C7B" w14:textId="77777777" w:rsidR="00910F84" w:rsidRDefault="00910F84" w:rsidP="00910F84">
      <w:pPr>
        <w:pStyle w:val="afff0"/>
        <w:rPr>
          <w:szCs w:val="20"/>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3C35A798" w14:textId="77777777" w:rsidR="00910F84" w:rsidRDefault="00910F84" w:rsidP="00910F84">
      <w:pPr>
        <w:pStyle w:val="afff0"/>
        <w:rPr>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r w:rsidRPr="00C35A2C">
        <w:rPr>
          <w:szCs w:val="20"/>
          <w:rtl/>
        </w:rPr>
        <w:t>הדרן עלך רבי ישמעאל.</w:t>
      </w:r>
    </w:p>
    <w:p w14:paraId="716B550C" w14:textId="77777777" w:rsidR="00910F84" w:rsidRPr="00C35A2C" w:rsidRDefault="00910F84" w:rsidP="00910F84">
      <w:pPr>
        <w:pStyle w:val="afff0"/>
        <w:rPr>
          <w:rtl/>
        </w:rPr>
      </w:pPr>
    </w:p>
    <w:p w14:paraId="3DAA9D9A" w14:textId="77777777" w:rsidR="00910F84" w:rsidRPr="00C35A2C" w:rsidRDefault="00910F84" w:rsidP="00910F84"/>
    <w:p w14:paraId="556CFAAE" w14:textId="77777777" w:rsidR="00910F84" w:rsidRPr="00C35A2C" w:rsidRDefault="00910F84" w:rsidP="00910F84">
      <w:pPr>
        <w:bidi w:val="0"/>
        <w:jc w:val="left"/>
      </w:pPr>
      <w:r w:rsidRPr="00C35A2C">
        <w:br w:type="page"/>
      </w:r>
    </w:p>
    <w:p w14:paraId="50D9C7F7" w14:textId="77777777" w:rsidR="00910F84" w:rsidRPr="00C35A2C" w:rsidRDefault="00910F84" w:rsidP="00910F84">
      <w:pPr>
        <w:pStyle w:val="aff8"/>
        <w:framePr w:wrap="around"/>
        <w:spacing w:line="276" w:lineRule="auto"/>
        <w:rPr>
          <w:rtl/>
        </w:rPr>
      </w:pPr>
      <w:r w:rsidRPr="00C35A2C">
        <w:rPr>
          <w:rFonts w:hint="cs"/>
          <w:rtl/>
        </w:rPr>
        <w:lastRenderedPageBreak/>
        <w:t xml:space="preserve">פרק חמישי </w:t>
      </w:r>
    </w:p>
    <w:p w14:paraId="4DD93801" w14:textId="77777777" w:rsidR="00910F84" w:rsidRPr="00C35A2C" w:rsidRDefault="00910F84" w:rsidP="00910F84">
      <w:pPr>
        <w:pStyle w:val="aff9"/>
        <w:framePr w:wrap="around"/>
        <w:spacing w:line="276" w:lineRule="auto"/>
        <w:rPr>
          <w:rtl/>
        </w:rPr>
      </w:pPr>
      <w:r w:rsidRPr="00C35A2C">
        <w:rPr>
          <w:rFonts w:hint="cs"/>
          <w:rtl/>
        </w:rPr>
        <w:t xml:space="preserve">השוכר את הפועל </w:t>
      </w:r>
    </w:p>
    <w:p w14:paraId="21466012" w14:textId="77777777" w:rsidR="00910F84" w:rsidRPr="00C35A2C" w:rsidRDefault="00910F84" w:rsidP="00910F84">
      <w:pPr>
        <w:pStyle w:val="aff6"/>
        <w:framePr w:wrap="around"/>
        <w:rPr>
          <w:rtl/>
        </w:rPr>
      </w:pPr>
      <w:r w:rsidRPr="00C35A2C">
        <w:rPr>
          <w:rFonts w:hint="cs"/>
          <w:rtl/>
        </w:rPr>
        <w:t>סב.</w:t>
      </w:r>
    </w:p>
    <w:p w14:paraId="23E066FC" w14:textId="77777777" w:rsidR="00910F84" w:rsidRPr="00C35A2C" w:rsidRDefault="00910F84" w:rsidP="00910F84">
      <w:pPr>
        <w:pStyle w:val="affa"/>
        <w:framePr w:wrap="around"/>
        <w:spacing w:after="0" w:line="276" w:lineRule="auto"/>
        <w:rPr>
          <w:rtl/>
        </w:rPr>
      </w:pPr>
      <w:r w:rsidRPr="00C35A2C">
        <w:rPr>
          <w:rFonts w:hint="cs"/>
          <w:rtl/>
        </w:rPr>
        <w:t>סב.- עו:</w:t>
      </w:r>
    </w:p>
    <w:p w14:paraId="72DBA038" w14:textId="77777777" w:rsidR="00910F84" w:rsidRPr="00C35A2C" w:rsidRDefault="00910F84" w:rsidP="008F795D">
      <w:pPr>
        <w:pStyle w:val="affff4"/>
        <w:framePr w:wrap="around"/>
        <w:rPr>
          <w:rtl/>
        </w:rPr>
      </w:pPr>
      <w:del w:id="20122" w:author="קלוד" w:date="2026-10-06T10:07:24Z">
        <w:r>
          <w:rPr>
            <w:rtl/>
          </w:rPr>
          <w:delText xml:space="preserve">מתני'.</w:delText>
        </w:r>
      </w:del>
      <w:ins w:id="20123" w:author="קלוד" w:date="2026-10-06T10:07:24Z">
        <w:r>
          <w:rPr>
            <w:rtl/>
          </w:rPr>
          <w:t xml:space="preserve">משנה א</w:t>
        </w:r>
      </w:ins>
    </w:p>
    <w:p w14:paraId="6E9E79E7" w14:textId="77777777" w:rsidR="00910F84" w:rsidRPr="00C319A4" w:rsidRDefault="00910F84" w:rsidP="00C319A4">
      <w:pPr>
        <w:pStyle w:val="affb"/>
        <w:jc w:val="center"/>
        <w:rPr>
          <w:rFonts w:ascii="BA TM • Vilna Extra-Bold" w:hAnsi="BA TM • Vilna Extra-Bold" w:cs="BA TM • Vilna Extra-Bold"/>
          <w:rtl/>
        </w:rPr>
      </w:pPr>
      <w:ins w:id="9911" w:author="מספור קטעי משנה" w:date="2026-10-06T06:44:54Z">
        <w:r>
          <w:rPr>
            <w:rStyle w:val="MisparKeta"/>
          </w:rPr>
          <w:t xml:space="preserve">א. </w:t>
        </w:r>
      </w:ins>
      <w:r w:rsidRPr="00C319A4">
        <w:rPr>
          <w:rFonts w:ascii="BA TM • Vilna Extra-Bold" w:hAnsi="BA TM • Vilna Extra-Bold" w:cs="BA TM • Vilna Extra-Bold"/>
          <w:rtl/>
        </w:rPr>
        <w:t>השוכר את הפועל לעשות עמו ביין נסך - שכרו אסור.</w:t>
      </w:r>
    </w:p>
    <w:p w14:paraId="2D8E1E45" w14:textId="305D157C" w:rsidR="00910F84" w:rsidRPr="00C35A2C" w:rsidRDefault="00910F84" w:rsidP="00C319A4">
      <w:pPr>
        <w:pStyle w:val="affb"/>
        <w:spacing w:after="120"/>
        <w:rPr>
          <w:rtl/>
        </w:rPr>
      </w:pPr>
      <w:r w:rsidRPr="00C35A2C">
        <w:rPr>
          <w:rtl/>
        </w:rPr>
        <w:t xml:space="preserve">שכרו לעשות עמו מלאכה אחרת, </w:t>
      </w:r>
      <w:r w:rsidRPr="00C319A4">
        <w:rPr>
          <w:rStyle w:val="TanaimMishna"/>
          <w:rFonts w:hint="cs"/>
          <w:rtl/>
          <w:rPrChange w:id="20078" w:author="קלוד" w:date="2026-10-06T10:07:24Z">
            <w:rPr>
              <w:rStyle w:val="affff1"/>
              <w:rFonts w:hint="cs"/>
              <w:rtl/>
            </w:rPr>
          </w:rPrChange>
        </w:rPr>
        <w:t>אע''פ</w:t>
      </w:r>
      <w:r w:rsidRPr="00C319A4">
        <w:rPr>
          <w:rStyle w:val="TanaimMishna"/>
          <w:rtl/>
          <w:rPrChange w:id="20079" w:author="קלוד" w:date="2026-10-06T10:07:24Z">
            <w:rPr>
              <w:rStyle w:val="affff1"/>
              <w:rtl/>
            </w:rPr>
          </w:rPrChange>
        </w:rPr>
        <w:t xml:space="preserve"> שאמר לו:</w:t>
      </w:r>
      <w:r w:rsidRPr="00C35A2C">
        <w:rPr>
          <w:rtl/>
        </w:rPr>
        <w:t xml:space="preserve"> העבר לי חבית של יין נסך ממקום למקום - שכרו מותר.</w:t>
      </w:r>
    </w:p>
    <w:p w14:paraId="402BFF4E" w14:textId="77777777" w:rsidR="00910F84" w:rsidRDefault="00910F84" w:rsidP="00910F84">
      <w:pPr>
        <w:pStyle w:val="affb"/>
        <w:rPr>
          <w:rtl/>
        </w:rPr>
      </w:pPr>
      <w:r w:rsidRPr="00C35A2C">
        <w:rPr>
          <w:rtl/>
        </w:rPr>
        <w:t xml:space="preserve">השוכר את החמור להביא עליה יין נסך - שכרה אסור: </w:t>
      </w:r>
    </w:p>
    <w:p w14:paraId="33CF8579" w14:textId="1F17C54C" w:rsidR="00910F84" w:rsidRPr="00C35A2C" w:rsidRDefault="00910F84" w:rsidP="008F795D">
      <w:pPr>
        <w:pStyle w:val="affb"/>
        <w:rPr>
          <w:rtl/>
        </w:rPr>
      </w:pPr>
      <w:r w:rsidRPr="00C35A2C">
        <w:rPr>
          <w:rtl/>
        </w:rPr>
        <w:t xml:space="preserve">שכרה לישב עליה, </w:t>
      </w:r>
      <w:r w:rsidR="008F795D">
        <w:rPr>
          <w:rFonts w:hint="cs"/>
          <w:rtl/>
        </w:rPr>
        <w:t xml:space="preserve">אע''פ </w:t>
      </w:r>
      <w:r w:rsidRPr="00C35A2C">
        <w:rPr>
          <w:rtl/>
        </w:rPr>
        <w:t>שהניח עכו</w:t>
      </w:r>
      <w:r>
        <w:rPr>
          <w:rtl/>
        </w:rPr>
        <w:t>"</w:t>
      </w:r>
      <w:r w:rsidRPr="00C35A2C">
        <w:rPr>
          <w:rtl/>
        </w:rPr>
        <w:t>ם לגינו עליה שכרה מותר.</w:t>
      </w:r>
    </w:p>
    <w:p w14:paraId="60AED106" w14:textId="77777777" w:rsidR="008F795D" w:rsidRPr="008F795D" w:rsidRDefault="00910F84" w:rsidP="008F795D">
      <w:pPr>
        <w:pStyle w:val="afff2"/>
        <w:rPr>
          <w:rtl/>
        </w:rPr>
      </w:pPr>
      <w:ins w:id="9912" w:author="מספור קטעי משנה" w:date="2026-10-06T06:44:54Z">
        <w:r>
          <w:rPr>
            <w:rStyle w:val="MisparKeta"/>
          </w:rPr>
          <w:t xml:space="preserve">ב. </w:t>
        </w:r>
      </w:ins>
      <w:r w:rsidRPr="008F795D">
        <w:rPr>
          <w:rtl/>
        </w:rPr>
        <w:t>שכרו אסור</w:t>
      </w:r>
    </w:p>
    <w:p w14:paraId="65495A3F" w14:textId="77777777" w:rsidR="008F795D" w:rsidRDefault="00910F84" w:rsidP="008F795D">
      <w:pPr>
        <w:pStyle w:val="36"/>
        <w:framePr w:wrap="notBeside"/>
        <w:rPr>
          <w:rtl/>
        </w:rPr>
      </w:pPr>
      <w:r w:rsidRPr="00C35A2C">
        <w:rPr>
          <w:rFonts w:hint="cs"/>
          <w:rtl/>
        </w:rPr>
        <w:t>-</w:t>
      </w:r>
    </w:p>
    <w:p w14:paraId="3B403E69" w14:textId="4992E4F0" w:rsidR="00910F84" w:rsidRPr="00C319A4" w:rsidRDefault="00910F84" w:rsidP="008F795D">
      <w:pPr>
        <w:rPr>
          <w:rStyle w:val="afff"/>
          <w:rtl/>
        </w:rPr>
      </w:pPr>
      <w:r w:rsidRPr="00C319A4">
        <w:rPr>
          <w:rStyle w:val="afff"/>
          <w:rFonts w:hint="cs"/>
          <w:rtl/>
        </w:rPr>
        <w:t xml:space="preserve">דקנס הוא שקנסו חכמים בחמרין וביין נסך </w:t>
      </w:r>
    </w:p>
    <w:p w14:paraId="579EB2CB" w14:textId="77777777" w:rsidR="008F795D" w:rsidRDefault="00910F84" w:rsidP="008F795D">
      <w:pPr>
        <w:pStyle w:val="36"/>
        <w:framePr w:wrap="notBeside"/>
        <w:rPr>
          <w:rtl/>
        </w:rPr>
      </w:pPr>
      <w:r w:rsidRPr="00C35A2C">
        <w:rPr>
          <w:rFonts w:hint="cs"/>
          <w:rtl/>
        </w:rPr>
        <w:t xml:space="preserve">ולאו משום </w:t>
      </w:r>
    </w:p>
    <w:p w14:paraId="2AA7189D" w14:textId="2AFCF7B1" w:rsidR="00910F84" w:rsidRPr="00C35A2C" w:rsidRDefault="00910F84" w:rsidP="00910F84">
      <w:pPr>
        <w:rPr>
          <w:rtl/>
        </w:rPr>
      </w:pPr>
      <w:r w:rsidRPr="00C35A2C">
        <w:rPr>
          <w:rFonts w:hint="cs"/>
          <w:rtl/>
        </w:rPr>
        <w:t>דה</w:t>
      </w:r>
      <w:r w:rsidRPr="00C35A2C">
        <w:rPr>
          <w:rtl/>
        </w:rPr>
        <w:t xml:space="preserve">ואיל ויין נסך אסור בהנאה, שכרו </w:t>
      </w:r>
      <w:r w:rsidR="008F795D">
        <w:rPr>
          <w:rFonts w:hint="cs"/>
          <w:rtl/>
        </w:rPr>
        <w:t xml:space="preserve">גם </w:t>
      </w:r>
      <w:r w:rsidRPr="00C35A2C">
        <w:rPr>
          <w:rtl/>
        </w:rPr>
        <w:t xml:space="preserve">אסור, </w:t>
      </w:r>
    </w:p>
    <w:p w14:paraId="0989D066" w14:textId="77777777" w:rsidR="008F795D" w:rsidRDefault="00910F84" w:rsidP="008F795D">
      <w:pPr>
        <w:pStyle w:val="36"/>
        <w:framePr w:wrap="notBeside"/>
        <w:rPr>
          <w:rtl/>
        </w:rPr>
      </w:pPr>
      <w:r w:rsidRPr="00C35A2C">
        <w:rPr>
          <w:rFonts w:hint="cs"/>
          <w:rtl/>
        </w:rPr>
        <w:t xml:space="preserve">- </w:t>
      </w:r>
      <w:r w:rsidRPr="00C35A2C">
        <w:rPr>
          <w:rtl/>
        </w:rPr>
        <w:tab/>
      </w:r>
      <w:r w:rsidRPr="00C35A2C">
        <w:rPr>
          <w:rFonts w:hint="cs"/>
          <w:rtl/>
        </w:rPr>
        <w:t>ד</w:t>
      </w:r>
      <w:r w:rsidRPr="00C35A2C">
        <w:rPr>
          <w:rtl/>
        </w:rPr>
        <w:t>הרי</w:t>
      </w:r>
    </w:p>
    <w:p w14:paraId="67680A09" w14:textId="0791C6EE" w:rsidR="00910F84" w:rsidRPr="00C35A2C" w:rsidRDefault="00910F84" w:rsidP="00910F84">
      <w:pPr>
        <w:rPr>
          <w:rtl/>
        </w:rPr>
      </w:pPr>
      <w:r w:rsidRPr="00C35A2C">
        <w:rPr>
          <w:rtl/>
        </w:rPr>
        <w:t xml:space="preserve">ערלה וכלאי הכרם </w:t>
      </w:r>
      <w:r w:rsidRPr="008F795D">
        <w:rPr>
          <w:rStyle w:val="affff8"/>
          <w:rtl/>
        </w:rPr>
        <w:t>דאסורין בהנאה</w:t>
      </w:r>
      <w:r w:rsidRPr="00C35A2C">
        <w:rPr>
          <w:rtl/>
        </w:rPr>
        <w:t xml:space="preserve"> </w:t>
      </w:r>
      <w:r w:rsidR="008F795D">
        <w:rPr>
          <w:rFonts w:hint="cs"/>
          <w:rtl/>
        </w:rPr>
        <w:t xml:space="preserve">מכרן </w:t>
      </w:r>
      <w:r w:rsidRPr="00C35A2C">
        <w:rPr>
          <w:rtl/>
        </w:rPr>
        <w:t>וקידש בדמיהן מקודשת</w:t>
      </w:r>
    </w:p>
    <w:p w14:paraId="3465CB17" w14:textId="3E24C579" w:rsidR="008F795D" w:rsidRDefault="00910F84" w:rsidP="008F795D">
      <w:pPr>
        <w:pStyle w:val="36"/>
        <w:framePr w:wrap="notBeside"/>
        <w:rPr>
          <w:rtl/>
        </w:rPr>
      </w:pPr>
      <w:r w:rsidRPr="00C35A2C">
        <w:rPr>
          <w:rFonts w:hint="cs"/>
          <w:rtl/>
        </w:rPr>
        <w:t xml:space="preserve">ולא משום </w:t>
      </w:r>
    </w:p>
    <w:p w14:paraId="1D55F4A8" w14:textId="1A60A2CD" w:rsidR="00910F84" w:rsidRDefault="00910F84" w:rsidP="00910F84">
      <w:pPr>
        <w:rPr>
          <w:rtl/>
        </w:rPr>
      </w:pPr>
      <w:r w:rsidRPr="00C35A2C">
        <w:rPr>
          <w:rFonts w:hint="cs"/>
          <w:rtl/>
        </w:rPr>
        <w:t>ד</w:t>
      </w:r>
      <w:r w:rsidRPr="00C35A2C">
        <w:rPr>
          <w:rtl/>
        </w:rPr>
        <w:t xml:space="preserve">תופס את דמיו </w:t>
      </w:r>
      <w:r w:rsidR="008F795D">
        <w:rPr>
          <w:rFonts w:hint="cs"/>
          <w:rtl/>
        </w:rPr>
        <w:t>כע''ז</w:t>
      </w:r>
    </w:p>
    <w:p w14:paraId="7B50AC96" w14:textId="686B3B2B" w:rsidR="008F795D" w:rsidRDefault="00910F84" w:rsidP="008F795D">
      <w:pPr>
        <w:pStyle w:val="36"/>
        <w:framePr w:wrap="notBeside"/>
        <w:rPr>
          <w:rtl/>
        </w:rPr>
      </w:pPr>
      <w:r w:rsidRPr="00C35A2C">
        <w:rPr>
          <w:rFonts w:hint="cs"/>
          <w:rtl/>
        </w:rPr>
        <w:t>-דה</w:t>
      </w:r>
      <w:r w:rsidR="008F795D">
        <w:rPr>
          <w:rFonts w:hint="cs"/>
          <w:rtl/>
        </w:rPr>
        <w:t>רי</w:t>
      </w:r>
      <w:r w:rsidRPr="00C35A2C">
        <w:rPr>
          <w:rFonts w:hint="cs"/>
          <w:rtl/>
        </w:rPr>
        <w:t xml:space="preserve"> </w:t>
      </w:r>
    </w:p>
    <w:p w14:paraId="59EC2A83" w14:textId="57B2E1CE" w:rsidR="00910F84" w:rsidRPr="00C35A2C" w:rsidRDefault="00910F84" w:rsidP="008F795D">
      <w:pPr>
        <w:spacing w:after="120"/>
        <w:rPr>
          <w:rtl/>
        </w:rPr>
      </w:pPr>
      <w:r w:rsidRPr="00C35A2C">
        <w:rPr>
          <w:rFonts w:hint="cs"/>
          <w:rtl/>
        </w:rPr>
        <w:t>בשביעית אומר לפועל הילך דינר זה</w:t>
      </w:r>
      <w:r w:rsidRPr="00C35A2C">
        <w:rPr>
          <w:rtl/>
        </w:rPr>
        <w:t xml:space="preserve">, לקוט לי </w:t>
      </w:r>
      <w:r w:rsidRPr="00C35A2C">
        <w:rPr>
          <w:b/>
          <w:bCs/>
          <w:rtl/>
        </w:rPr>
        <w:t>בו</w:t>
      </w:r>
      <w:r w:rsidRPr="00C35A2C">
        <w:rPr>
          <w:rtl/>
        </w:rPr>
        <w:t xml:space="preserve"> ירק היום שכרו אסור,</w:t>
      </w:r>
      <w:r w:rsidR="008F795D">
        <w:rPr>
          <w:rFonts w:hint="cs"/>
          <w:rtl/>
        </w:rPr>
        <w:t xml:space="preserve">  </w:t>
      </w:r>
      <w:r w:rsidRPr="00C35A2C">
        <w:rPr>
          <w:rtl/>
        </w:rPr>
        <w:t xml:space="preserve">לקוט לי ירק היום </w:t>
      </w:r>
      <w:r w:rsidRPr="00C35A2C">
        <w:rPr>
          <w:b/>
          <w:bCs/>
          <w:rtl/>
        </w:rPr>
        <w:t>שכרו</w:t>
      </w:r>
      <w:r w:rsidRPr="00C35A2C">
        <w:rPr>
          <w:rtl/>
        </w:rPr>
        <w:t xml:space="preserve"> </w:t>
      </w:r>
      <w:r w:rsidRPr="00C35A2C">
        <w:rPr>
          <w:b/>
          <w:bCs/>
          <w:rtl/>
        </w:rPr>
        <w:t>מותר</w:t>
      </w:r>
      <w:r w:rsidRPr="00C35A2C">
        <w:rPr>
          <w:rtl/>
        </w:rPr>
        <w:t xml:space="preserve">! </w:t>
      </w:r>
    </w:p>
    <w:p w14:paraId="44D60374" w14:textId="77CE5D0D" w:rsidR="008F795D" w:rsidRDefault="00910F84" w:rsidP="008F795D">
      <w:pPr>
        <w:pStyle w:val="36"/>
        <w:framePr w:wrap="notBeside"/>
        <w:rPr>
          <w:rtl/>
        </w:rPr>
      </w:pPr>
      <w:r w:rsidRPr="00C35A2C">
        <w:rPr>
          <w:rFonts w:hint="cs"/>
          <w:rtl/>
        </w:rPr>
        <w:t>ר</w:t>
      </w:r>
      <w:r>
        <w:rPr>
          <w:rtl/>
        </w:rPr>
        <w:t>"</w:t>
      </w:r>
      <w:r w:rsidRPr="00C35A2C">
        <w:rPr>
          <w:rFonts w:hint="cs"/>
          <w:rtl/>
        </w:rPr>
        <w:t>א מרי</w:t>
      </w:r>
      <w:r>
        <w:rPr>
          <w:rtl/>
        </w:rPr>
        <w:t>"</w:t>
      </w:r>
      <w:r w:rsidRPr="00C35A2C">
        <w:rPr>
          <w:rFonts w:hint="cs"/>
          <w:rtl/>
        </w:rPr>
        <w:t>ו</w:t>
      </w:r>
      <w:r w:rsidRPr="00C35A2C">
        <w:rPr>
          <w:rtl/>
        </w:rPr>
        <w:t>:</w:t>
      </w:r>
    </w:p>
    <w:p w14:paraId="5427BCE7" w14:textId="728E1844" w:rsidR="00910F84" w:rsidRPr="00C35A2C" w:rsidRDefault="00910F84" w:rsidP="00910F84">
      <w:pPr>
        <w:rPr>
          <w:rtl/>
        </w:rPr>
      </w:pPr>
      <w:r w:rsidRPr="00C35A2C">
        <w:rPr>
          <w:rtl/>
        </w:rPr>
        <w:t xml:space="preserve">קנס הוא שקנסו חכמים </w:t>
      </w:r>
      <w:r w:rsidRPr="008F795D">
        <w:rPr>
          <w:rStyle w:val="afff"/>
          <w:rtl/>
        </w:rPr>
        <w:t>בחמרין וביין נסך.</w:t>
      </w:r>
    </w:p>
    <w:p w14:paraId="6DE29D57" w14:textId="77777777" w:rsidR="008F795D" w:rsidRDefault="008F795D" w:rsidP="008F795D">
      <w:pPr>
        <w:pStyle w:val="36"/>
        <w:framePr w:wrap="notBeside"/>
        <w:rPr>
          <w:rtl/>
        </w:rPr>
      </w:pPr>
      <w:r>
        <w:rPr>
          <w:rFonts w:hint="cs"/>
          <w:rtl/>
        </w:rPr>
        <w:t>דתניא</w:t>
      </w:r>
    </w:p>
    <w:p w14:paraId="37079902" w14:textId="204E9215" w:rsidR="00910F84" w:rsidRPr="00C35A2C" w:rsidRDefault="00910F84" w:rsidP="00910F84">
      <w:pPr>
        <w:rPr>
          <w:rtl/>
        </w:rPr>
      </w:pPr>
      <w:r w:rsidRPr="00C319A4">
        <w:rPr>
          <w:rStyle w:val="afff"/>
          <w:rtl/>
        </w:rPr>
        <w:t>החמרין</w:t>
      </w:r>
      <w:r w:rsidRPr="00C35A2C">
        <w:rPr>
          <w:rtl/>
        </w:rPr>
        <w:t xml:space="preserve"> שהיו עושין מלאכה בפירות שביעית - שכרן שביעית; </w:t>
      </w:r>
    </w:p>
    <w:p w14:paraId="3EE37B14" w14:textId="77777777" w:rsidR="008F795D" w:rsidRDefault="00910F84" w:rsidP="008F795D">
      <w:pPr>
        <w:pStyle w:val="36"/>
        <w:framePr w:wrap="notBeside"/>
        <w:rPr>
          <w:rtl/>
        </w:rPr>
      </w:pPr>
      <w:r w:rsidRPr="00C35A2C">
        <w:rPr>
          <w:rFonts w:hint="cs"/>
          <w:rtl/>
        </w:rPr>
        <w:t>אביי:</w:t>
      </w:r>
    </w:p>
    <w:p w14:paraId="3985AD54" w14:textId="51870D32" w:rsidR="00910F84" w:rsidRPr="008F795D" w:rsidRDefault="00910F84" w:rsidP="008F795D">
      <w:pPr>
        <w:rPr>
          <w:rStyle w:val="affff8"/>
          <w:rtl/>
        </w:rPr>
      </w:pPr>
      <w:r w:rsidRPr="00C35A2C">
        <w:rPr>
          <w:rFonts w:hint="cs"/>
          <w:rtl/>
        </w:rPr>
        <w:t xml:space="preserve">והיינו דמקבלים שכר מפירות שביעית </w:t>
      </w:r>
      <w:r w:rsidRPr="008F795D">
        <w:rPr>
          <w:rStyle w:val="affff8"/>
          <w:rFonts w:hint="cs"/>
          <w:rtl/>
        </w:rPr>
        <w:t>[ובצד ההיתר דאל</w:t>
      </w:r>
      <w:r w:rsidRPr="008F795D">
        <w:rPr>
          <w:rStyle w:val="affff8"/>
          <w:rtl/>
        </w:rPr>
        <w:t>"</w:t>
      </w:r>
      <w:r w:rsidRPr="008F795D">
        <w:rPr>
          <w:rStyle w:val="affff8"/>
          <w:rFonts w:hint="cs"/>
          <w:rtl/>
        </w:rPr>
        <w:t xml:space="preserve">ה 'לאכלה' ולא לסחורה כדתנן לא יאמר אדם לחבירו העלה לי פירות </w:t>
      </w:r>
      <w:r w:rsidR="008F795D">
        <w:rPr>
          <w:rStyle w:val="affff8"/>
          <w:rFonts w:hint="cs"/>
          <w:rtl/>
        </w:rPr>
        <w:t>א</w:t>
      </w:r>
      <w:r w:rsidRPr="008F795D">
        <w:rPr>
          <w:rStyle w:val="affff8"/>
          <w:rFonts w:hint="cs"/>
          <w:rtl/>
        </w:rPr>
        <w:t xml:space="preserve">לו לירושלים לחלק </w:t>
      </w:r>
      <w:r w:rsidRPr="00C319A4">
        <w:rPr>
          <w:rStyle w:val="affff8"/>
          <w:rFonts w:hint="cs"/>
          <w:spacing w:val="-2"/>
          <w:rtl/>
        </w:rPr>
        <w:t>אבל אומר לו העלם לאוכלם ולשתותם בירושלים ונותנין זה לזה מתנה של חינם</w:t>
      </w:r>
      <w:r w:rsidR="008F795D" w:rsidRPr="00C319A4">
        <w:rPr>
          <w:rStyle w:val="affff8"/>
          <w:rFonts w:hint="cs"/>
          <w:spacing w:val="-2"/>
          <w:rtl/>
        </w:rPr>
        <w:t>]</w:t>
      </w:r>
      <w:r w:rsidRPr="008F795D">
        <w:rPr>
          <w:rStyle w:val="affff8"/>
          <w:rFonts w:hint="cs"/>
          <w:rtl/>
        </w:rPr>
        <w:t xml:space="preserve"> </w:t>
      </w:r>
    </w:p>
    <w:p w14:paraId="7FA37370" w14:textId="77777777" w:rsidR="008F795D" w:rsidRDefault="00910F84" w:rsidP="008F795D">
      <w:pPr>
        <w:pStyle w:val="36"/>
        <w:framePr w:wrap="notBeside"/>
        <w:rPr>
          <w:rtl/>
        </w:rPr>
      </w:pPr>
      <w:r w:rsidRPr="00C35A2C">
        <w:rPr>
          <w:rFonts w:hint="cs"/>
          <w:rtl/>
        </w:rPr>
        <w:t xml:space="preserve">רבא: </w:t>
      </w:r>
    </w:p>
    <w:p w14:paraId="0FF5AB10" w14:textId="77777777" w:rsidR="008F795D" w:rsidRDefault="00910F84" w:rsidP="008F795D">
      <w:pPr>
        <w:rPr>
          <w:rtl/>
        </w:rPr>
      </w:pPr>
      <w:r w:rsidRPr="00C35A2C">
        <w:rPr>
          <w:rFonts w:hint="cs"/>
          <w:rtl/>
        </w:rPr>
        <w:t xml:space="preserve">לעולם דקדוש בקדושת שביעית </w:t>
      </w:r>
    </w:p>
    <w:p w14:paraId="293B477F" w14:textId="6FFF12B8" w:rsidR="00910F84" w:rsidRPr="008F795D" w:rsidRDefault="00910F84" w:rsidP="008F795D">
      <w:pPr>
        <w:rPr>
          <w:rStyle w:val="affff8"/>
          <w:rtl/>
        </w:rPr>
      </w:pPr>
      <w:r w:rsidRPr="008F795D">
        <w:rPr>
          <w:rStyle w:val="affff8"/>
          <w:rFonts w:hint="cs"/>
          <w:rtl/>
        </w:rPr>
        <w:t>ואי יקשה דפועל בכה</w:t>
      </w:r>
      <w:r w:rsidRPr="008F795D">
        <w:rPr>
          <w:rStyle w:val="affff8"/>
          <w:rtl/>
        </w:rPr>
        <w:t>"</w:t>
      </w:r>
      <w:r w:rsidRPr="008F795D">
        <w:rPr>
          <w:rStyle w:val="affff8"/>
          <w:rFonts w:hint="cs"/>
          <w:rtl/>
        </w:rPr>
        <w:t xml:space="preserve">ג שכרו אסור </w:t>
      </w:r>
      <w:r w:rsidR="008F795D" w:rsidRPr="008F795D">
        <w:rPr>
          <w:rStyle w:val="affff8"/>
          <w:rFonts w:hint="cs"/>
          <w:rtl/>
        </w:rPr>
        <w:t xml:space="preserve"> - </w:t>
      </w:r>
      <w:r w:rsidR="008F795D">
        <w:rPr>
          <w:rStyle w:val="affff8"/>
          <w:rFonts w:hint="cs"/>
          <w:rtl/>
        </w:rPr>
        <w:t>רבנן לא קנסו ב</w:t>
      </w:r>
      <w:r w:rsidRPr="008F795D">
        <w:rPr>
          <w:rStyle w:val="affff8"/>
          <w:rFonts w:hint="cs"/>
          <w:rtl/>
        </w:rPr>
        <w:t>פועל שאין שכרו מרובה משא</w:t>
      </w:r>
      <w:r w:rsidRPr="008F795D">
        <w:rPr>
          <w:rStyle w:val="affff8"/>
          <w:rtl/>
        </w:rPr>
        <w:t>"</w:t>
      </w:r>
      <w:r w:rsidRPr="008F795D">
        <w:rPr>
          <w:rStyle w:val="affff8"/>
          <w:rFonts w:hint="cs"/>
          <w:rtl/>
        </w:rPr>
        <w:t xml:space="preserve">כ חמרין דשכרם מרובה קנסו, ומתני' חומרא דיין נסך שאני </w:t>
      </w:r>
    </w:p>
    <w:p w14:paraId="6232A6E8" w14:textId="77777777" w:rsidR="00910F84" w:rsidRPr="00C35A2C" w:rsidRDefault="00910F84" w:rsidP="00910F84">
      <w:pPr>
        <w:pStyle w:val="aff6"/>
        <w:framePr w:wrap="around"/>
        <w:rPr>
          <w:rtl/>
        </w:rPr>
      </w:pPr>
      <w:r w:rsidRPr="00C35A2C">
        <w:rPr>
          <w:rFonts w:hint="cs"/>
          <w:rtl/>
        </w:rPr>
        <w:t>סב:</w:t>
      </w:r>
    </w:p>
    <w:p w14:paraId="577B1BD5" w14:textId="16503006" w:rsidR="008F795D" w:rsidRDefault="00910F84" w:rsidP="00805DC2">
      <w:pPr>
        <w:pStyle w:val="affff2"/>
        <w:rPr>
          <w:rtl/>
        </w:rPr>
      </w:pPr>
      <w:r w:rsidRPr="00FF3D4F">
        <w:rPr>
          <w:b/>
          <w:bCs/>
          <w:rtl/>
        </w:rPr>
        <w:t>איבעיא</w:t>
      </w:r>
      <w:r w:rsidRPr="00C35A2C">
        <w:rPr>
          <w:rtl/>
        </w:rPr>
        <w:t xml:space="preserve">: שכרו לסתם יינן, מהו? </w:t>
      </w:r>
    </w:p>
    <w:p w14:paraId="17368C10" w14:textId="659D6E83" w:rsidR="00910F84" w:rsidRPr="008F795D" w:rsidRDefault="008F795D" w:rsidP="008F795D">
      <w:pPr>
        <w:jc w:val="center"/>
        <w:rPr>
          <w:rStyle w:val="affff8"/>
          <w:rtl/>
        </w:rPr>
      </w:pPr>
      <w:r w:rsidRPr="008F795D">
        <w:rPr>
          <w:rStyle w:val="affff8"/>
          <w:rFonts w:hint="cs"/>
          <w:rtl/>
        </w:rPr>
        <w:t>שכרו כאיסורו שחמור כיין נסך, או כטומאתה שהיא קלה</w:t>
      </w:r>
    </w:p>
    <w:p w14:paraId="2949722C" w14:textId="77777777" w:rsidR="008F795D" w:rsidRDefault="00910F84" w:rsidP="008F795D">
      <w:pPr>
        <w:pStyle w:val="36"/>
        <w:framePr w:wrap="notBeside"/>
        <w:rPr>
          <w:rtl/>
        </w:rPr>
      </w:pPr>
      <w:r w:rsidRPr="00C35A2C">
        <w:rPr>
          <w:rFonts w:hint="cs"/>
          <w:rtl/>
        </w:rPr>
        <w:t xml:space="preserve">אין להוכיח </w:t>
      </w:r>
    </w:p>
    <w:p w14:paraId="2D53B94C" w14:textId="6C696C44" w:rsidR="008F795D" w:rsidRDefault="008F795D" w:rsidP="00910F84">
      <w:pPr>
        <w:rPr>
          <w:rtl/>
        </w:rPr>
      </w:pPr>
      <w:r>
        <w:rPr>
          <w:rFonts w:hint="cs"/>
          <w:rtl/>
        </w:rPr>
        <w:t>מאותו שה</w:t>
      </w:r>
      <w:r w:rsidR="00910F84" w:rsidRPr="00C35A2C">
        <w:rPr>
          <w:rFonts w:hint="cs"/>
          <w:rtl/>
        </w:rPr>
        <w:t xml:space="preserve">שכיר ספינתו לסתם יינן והביאו לו חיטים בשכרו </w:t>
      </w:r>
    </w:p>
    <w:p w14:paraId="4CBF13E1" w14:textId="77777777" w:rsidR="008F795D" w:rsidRDefault="008F795D" w:rsidP="008F795D">
      <w:pPr>
        <w:pStyle w:val="36"/>
        <w:framePr w:wrap="notBeside"/>
        <w:rPr>
          <w:rtl/>
        </w:rPr>
      </w:pPr>
      <w:r>
        <w:rPr>
          <w:rFonts w:hint="cs"/>
          <w:rtl/>
        </w:rPr>
        <w:t>וא''ל ר''ח</w:t>
      </w:r>
    </w:p>
    <w:p w14:paraId="0A646081" w14:textId="77777777" w:rsidR="00C319A4" w:rsidRDefault="00910F84" w:rsidP="00C319A4">
      <w:pPr>
        <w:rPr>
          <w:rtl/>
        </w:rPr>
      </w:pPr>
      <w:r w:rsidRPr="00C35A2C">
        <w:rPr>
          <w:rFonts w:hint="cs"/>
          <w:rtl/>
        </w:rPr>
        <w:t>שרפם</w:t>
      </w:r>
      <w:r w:rsidR="008F795D">
        <w:rPr>
          <w:rFonts w:hint="cs"/>
          <w:rtl/>
        </w:rPr>
        <w:t>,</w:t>
      </w:r>
      <w:r w:rsidRPr="00C35A2C">
        <w:rPr>
          <w:rFonts w:hint="cs"/>
          <w:rtl/>
        </w:rPr>
        <w:t xml:space="preserve"> ותקברם</w:t>
      </w:r>
      <w:r w:rsidR="008F795D">
        <w:rPr>
          <w:rFonts w:hint="cs"/>
          <w:rtl/>
        </w:rPr>
        <w:t>,</w:t>
      </w:r>
      <w:r w:rsidRPr="00C35A2C">
        <w:rPr>
          <w:rFonts w:hint="cs"/>
          <w:rtl/>
        </w:rPr>
        <w:t xml:space="preserve"> ולא לפזרם שלא יבואו לידי תקלה ואפי' לא לשרפם ולבדרם שמא יזבלו בהם, </w:t>
      </w:r>
      <w:r w:rsidR="00C319A4" w:rsidRPr="00C319A4">
        <w:rPr>
          <w:rStyle w:val="afff"/>
          <w:rFonts w:hint="cs"/>
          <w:rtl/>
        </w:rPr>
        <w:t xml:space="preserve">ואף לא </w:t>
      </w:r>
      <w:r w:rsidRPr="00C319A4">
        <w:rPr>
          <w:rStyle w:val="afff"/>
          <w:rFonts w:hint="cs"/>
          <w:rtl/>
        </w:rPr>
        <w:t>יקברם בעין</w:t>
      </w:r>
      <w:r w:rsidR="00C319A4" w:rsidRPr="00C319A4">
        <w:rPr>
          <w:rStyle w:val="afff"/>
          <w:rFonts w:hint="cs"/>
          <w:rtl/>
        </w:rPr>
        <w:t>,</w:t>
      </w:r>
      <w:r w:rsidRPr="00C35A2C">
        <w:rPr>
          <w:rFonts w:hint="cs"/>
          <w:rtl/>
        </w:rPr>
        <w:t xml:space="preserve"> </w:t>
      </w:r>
    </w:p>
    <w:p w14:paraId="65BBAE8A" w14:textId="77777777" w:rsidR="00C319A4" w:rsidRDefault="00910F84" w:rsidP="00C319A4">
      <w:pPr>
        <w:pStyle w:val="36"/>
        <w:framePr w:wrap="notBeside"/>
        <w:rPr>
          <w:rtl/>
        </w:rPr>
      </w:pPr>
      <w:r w:rsidRPr="00C35A2C">
        <w:rPr>
          <w:rFonts w:hint="cs"/>
          <w:rtl/>
        </w:rPr>
        <w:t xml:space="preserve">אפי' דתנן </w:t>
      </w:r>
    </w:p>
    <w:p w14:paraId="4BD1B24B" w14:textId="77777777" w:rsidR="00C319A4" w:rsidRDefault="00910F84" w:rsidP="00C319A4">
      <w:pPr>
        <w:rPr>
          <w:rStyle w:val="affff1"/>
          <w:rtl/>
        </w:rPr>
      </w:pPr>
      <w:r w:rsidRPr="00C35A2C">
        <w:rPr>
          <w:rtl/>
        </w:rPr>
        <w:t xml:space="preserve">אבן שנסקל בה, </w:t>
      </w:r>
      <w:r w:rsidR="00C319A4">
        <w:rPr>
          <w:rFonts w:hint="cs"/>
          <w:rtl/>
        </w:rPr>
        <w:t>ו</w:t>
      </w:r>
      <w:r w:rsidRPr="00C35A2C">
        <w:rPr>
          <w:rtl/>
        </w:rPr>
        <w:t xml:space="preserve">עץ שנתלה עליו, </w:t>
      </w:r>
      <w:r w:rsidR="00C319A4">
        <w:rPr>
          <w:rFonts w:hint="cs"/>
          <w:rtl/>
        </w:rPr>
        <w:t>ו</w:t>
      </w:r>
      <w:r w:rsidRPr="00C35A2C">
        <w:rPr>
          <w:rtl/>
        </w:rPr>
        <w:t xml:space="preserve">סייף שנהרג בו, </w:t>
      </w:r>
      <w:r w:rsidR="00C319A4">
        <w:rPr>
          <w:rFonts w:hint="cs"/>
          <w:rtl/>
        </w:rPr>
        <w:t>ו</w:t>
      </w:r>
      <w:r w:rsidRPr="00C35A2C">
        <w:rPr>
          <w:rtl/>
        </w:rPr>
        <w:t xml:space="preserve">סודר שנחנק בו כולם נקברים עמו! </w:t>
      </w:r>
    </w:p>
    <w:p w14:paraId="140977D8" w14:textId="77777777" w:rsidR="00C319A4" w:rsidRDefault="00C319A4" w:rsidP="00C319A4">
      <w:pPr>
        <w:pStyle w:val="36"/>
        <w:framePr w:wrap="notBeside"/>
        <w:rPr>
          <w:rtl/>
        </w:rPr>
      </w:pPr>
      <w:r w:rsidRPr="00C319A4">
        <w:rPr>
          <w:rStyle w:val="affff1"/>
          <w:rFonts w:hint="cs"/>
          <w:rtl/>
        </w:rPr>
        <w:t>–</w:t>
      </w:r>
      <w:r w:rsidR="00910F84" w:rsidRPr="00C319A4">
        <w:rPr>
          <w:rStyle w:val="affff1"/>
          <w:rtl/>
        </w:rPr>
        <w:t xml:space="preserve"> </w:t>
      </w:r>
      <w:r w:rsidRPr="00C319A4">
        <w:rPr>
          <w:rStyle w:val="affff1"/>
          <w:rFonts w:hint="cs"/>
          <w:rtl/>
        </w:rPr>
        <w:t>דשם</w:t>
      </w:r>
    </w:p>
    <w:p w14:paraId="23A10A70" w14:textId="41C3EA8A" w:rsidR="00C319A4" w:rsidRDefault="00C319A4" w:rsidP="00C319A4">
      <w:pPr>
        <w:rPr>
          <w:rtl/>
        </w:rPr>
      </w:pPr>
      <w:r>
        <w:rPr>
          <w:rFonts w:hint="cs"/>
          <w:rtl/>
        </w:rPr>
        <w:t xml:space="preserve"> </w:t>
      </w:r>
      <w:r w:rsidR="00910F84" w:rsidRPr="00C35A2C">
        <w:rPr>
          <w:rtl/>
        </w:rPr>
        <w:t>ד</w:t>
      </w:r>
      <w:r w:rsidR="00910F84" w:rsidRPr="00C35A2C">
        <w:rPr>
          <w:rFonts w:hint="cs"/>
          <w:rtl/>
        </w:rPr>
        <w:t>קברי בב</w:t>
      </w:r>
      <w:r w:rsidR="00910F84">
        <w:rPr>
          <w:rtl/>
        </w:rPr>
        <w:t>"</w:t>
      </w:r>
      <w:r w:rsidR="00910F84" w:rsidRPr="00C35A2C">
        <w:rPr>
          <w:rFonts w:hint="cs"/>
          <w:rtl/>
        </w:rPr>
        <w:t>ד מוכח הדבר דהרוגי ב</w:t>
      </w:r>
      <w:r w:rsidR="00910F84">
        <w:rPr>
          <w:rtl/>
        </w:rPr>
        <w:t>"</w:t>
      </w:r>
      <w:r w:rsidR="00910F84" w:rsidRPr="00C35A2C">
        <w:rPr>
          <w:rFonts w:hint="cs"/>
          <w:rtl/>
        </w:rPr>
        <w:t xml:space="preserve">'ד הן </w:t>
      </w:r>
    </w:p>
    <w:p w14:paraId="6D1AAB42" w14:textId="77777777" w:rsidR="00C319A4" w:rsidRDefault="00910F84" w:rsidP="00C319A4">
      <w:pPr>
        <w:pStyle w:val="36"/>
        <w:framePr w:wrap="notBeside"/>
        <w:rPr>
          <w:rtl/>
        </w:rPr>
      </w:pPr>
      <w:r w:rsidRPr="00C35A2C">
        <w:rPr>
          <w:rFonts w:hint="cs"/>
          <w:rtl/>
        </w:rPr>
        <w:t xml:space="preserve">כאן </w:t>
      </w:r>
    </w:p>
    <w:p w14:paraId="2561C807" w14:textId="475966C6" w:rsidR="00910F84" w:rsidRPr="00C35A2C" w:rsidRDefault="00910F84" w:rsidP="00C319A4">
      <w:pPr>
        <w:spacing w:after="120"/>
        <w:rPr>
          <w:rtl/>
        </w:rPr>
      </w:pPr>
      <w:r w:rsidRPr="00C35A2C">
        <w:rPr>
          <w:rFonts w:hint="cs"/>
          <w:rtl/>
        </w:rPr>
        <w:t xml:space="preserve">לא מוכח הדבר דאפשר אדם גנב וקבר כאן </w:t>
      </w:r>
    </w:p>
    <w:p w14:paraId="1E4D3636" w14:textId="77777777" w:rsidR="00C319A4" w:rsidRDefault="00910F84" w:rsidP="00C319A4">
      <w:pPr>
        <w:pStyle w:val="36"/>
        <w:framePr w:wrap="notBeside"/>
        <w:rPr>
          <w:rtl/>
        </w:rPr>
      </w:pPr>
      <w:r w:rsidRPr="00C35A2C">
        <w:rPr>
          <w:rtl/>
        </w:rPr>
        <w:t>דבי רבי ינאי</w:t>
      </w:r>
      <w:r w:rsidRPr="00C35A2C">
        <w:rPr>
          <w:rFonts w:hint="cs"/>
          <w:rtl/>
        </w:rPr>
        <w:t xml:space="preserve"> </w:t>
      </w:r>
    </w:p>
    <w:p w14:paraId="3343883D" w14:textId="1EFB0074" w:rsidR="00910F84" w:rsidRPr="00C35A2C" w:rsidRDefault="00910F84" w:rsidP="00805DC2">
      <w:pPr>
        <w:pStyle w:val="affff2"/>
        <w:rPr>
          <w:rtl/>
        </w:rPr>
      </w:pPr>
      <w:r w:rsidRPr="00C35A2C">
        <w:rPr>
          <w:rFonts w:hint="cs"/>
          <w:rtl/>
        </w:rPr>
        <w:t xml:space="preserve">לוו פירות </w:t>
      </w:r>
      <w:r w:rsidRPr="00C35A2C">
        <w:rPr>
          <w:rtl/>
        </w:rPr>
        <w:t xml:space="preserve">שביעית מעניים ופרעו בשמינית, </w:t>
      </w:r>
    </w:p>
    <w:p w14:paraId="556B5E42" w14:textId="77777777" w:rsidR="00C319A4" w:rsidRDefault="00910F84" w:rsidP="00C319A4">
      <w:pPr>
        <w:pStyle w:val="36"/>
        <w:framePr w:wrap="notBeside"/>
        <w:rPr>
          <w:rtl/>
        </w:rPr>
      </w:pPr>
      <w:r w:rsidRPr="00C35A2C">
        <w:rPr>
          <w:rFonts w:hint="cs"/>
          <w:rtl/>
        </w:rPr>
        <w:t>א</w:t>
      </w:r>
      <w:r>
        <w:rPr>
          <w:rtl/>
        </w:rPr>
        <w:t>"</w:t>
      </w:r>
      <w:r w:rsidRPr="00C35A2C">
        <w:rPr>
          <w:rFonts w:hint="cs"/>
          <w:rtl/>
        </w:rPr>
        <w:t xml:space="preserve">ל </w:t>
      </w:r>
      <w:r w:rsidR="00C319A4">
        <w:rPr>
          <w:rFonts w:hint="cs"/>
          <w:rtl/>
        </w:rPr>
        <w:t>רי''ו</w:t>
      </w:r>
    </w:p>
    <w:p w14:paraId="431AC950" w14:textId="77777777" w:rsidR="00C319A4" w:rsidRDefault="00910F84" w:rsidP="00C319A4">
      <w:pPr>
        <w:rPr>
          <w:rStyle w:val="affff1"/>
          <w:rtl/>
        </w:rPr>
      </w:pPr>
      <w:r w:rsidRPr="00C35A2C">
        <w:rPr>
          <w:rFonts w:hint="cs"/>
          <w:rtl/>
        </w:rPr>
        <w:t xml:space="preserve">שעושין כדין </w:t>
      </w:r>
      <w:r w:rsidRPr="00C35A2C">
        <w:rPr>
          <w:rtl/>
        </w:rPr>
        <w:t>וכנגדן באתנן מותר</w:t>
      </w:r>
      <w:r w:rsidRPr="00C319A4">
        <w:rPr>
          <w:rStyle w:val="affff1"/>
          <w:rtl/>
        </w:rPr>
        <w:t xml:space="preserve">, </w:t>
      </w:r>
    </w:p>
    <w:p w14:paraId="33C441B5" w14:textId="77777777" w:rsidR="00C319A4" w:rsidRDefault="00910F84" w:rsidP="00C319A4">
      <w:pPr>
        <w:pStyle w:val="36"/>
        <w:framePr w:wrap="notBeside"/>
        <w:rPr>
          <w:rtl/>
        </w:rPr>
      </w:pPr>
      <w:r w:rsidRPr="00C319A4">
        <w:rPr>
          <w:rStyle w:val="affff1"/>
          <w:rtl/>
        </w:rPr>
        <w:t>דתניא:</w:t>
      </w:r>
    </w:p>
    <w:p w14:paraId="488DC6C9" w14:textId="55570203" w:rsidR="00910F84" w:rsidRPr="00C35A2C" w:rsidRDefault="00910F84" w:rsidP="00C319A4">
      <w:pPr>
        <w:rPr>
          <w:rtl/>
        </w:rPr>
      </w:pPr>
      <w:r w:rsidRPr="00C35A2C">
        <w:rPr>
          <w:rtl/>
        </w:rPr>
        <w:t xml:space="preserve">נתן לה </w:t>
      </w:r>
      <w:r w:rsidR="00C319A4">
        <w:rPr>
          <w:rFonts w:hint="cs"/>
          <w:rtl/>
        </w:rPr>
        <w:t xml:space="preserve">ואח''כ </w:t>
      </w:r>
      <w:r w:rsidRPr="00C35A2C">
        <w:rPr>
          <w:rtl/>
        </w:rPr>
        <w:t xml:space="preserve">בא עליה, בא עליה </w:t>
      </w:r>
      <w:r w:rsidR="00C319A4">
        <w:rPr>
          <w:rFonts w:hint="cs"/>
          <w:rtl/>
        </w:rPr>
        <w:t xml:space="preserve">ואח''כ </w:t>
      </w:r>
      <w:r w:rsidRPr="00C35A2C">
        <w:rPr>
          <w:rtl/>
        </w:rPr>
        <w:t>נתן לה אתננה מו</w:t>
      </w:r>
      <w:r w:rsidRPr="00C35A2C">
        <w:rPr>
          <w:rFonts w:hint="cs"/>
          <w:rtl/>
        </w:rPr>
        <w:t>תר</w:t>
      </w:r>
      <w:r w:rsidR="00C319A4">
        <w:rPr>
          <w:rFonts w:hint="cs"/>
          <w:rtl/>
        </w:rPr>
        <w:t xml:space="preserve">, </w:t>
      </w:r>
    </w:p>
    <w:p w14:paraId="693B40A7" w14:textId="77777777" w:rsidR="00C319A4" w:rsidRDefault="00C319A4" w:rsidP="00C319A4">
      <w:pPr>
        <w:rPr>
          <w:rtl/>
        </w:rPr>
      </w:pPr>
    </w:p>
    <w:p w14:paraId="01AEC6F7" w14:textId="77777777" w:rsidR="00C319A4" w:rsidRDefault="00C319A4">
      <w:pPr>
        <w:bidi w:val="0"/>
        <w:spacing w:after="160" w:line="259" w:lineRule="auto"/>
        <w:jc w:val="left"/>
        <w:rPr>
          <w:rtl/>
        </w:rPr>
      </w:pPr>
      <w:r>
        <w:rPr>
          <w:rtl/>
        </w:rPr>
        <w:br w:type="page"/>
      </w:r>
    </w:p>
    <w:p w14:paraId="020FE2E4" w14:textId="73AAFCBD" w:rsidR="00910F84" w:rsidRPr="00C35A2C" w:rsidRDefault="00910F84" w:rsidP="00C319A4">
      <w:pPr>
        <w:rPr>
          <w:rtl/>
        </w:rPr>
      </w:pPr>
      <w:r w:rsidRPr="00C35A2C">
        <w:rPr>
          <w:rtl/>
        </w:rPr>
        <w:lastRenderedPageBreak/>
        <w:t>נתן לה ואח</w:t>
      </w:r>
      <w:r>
        <w:rPr>
          <w:rtl/>
        </w:rPr>
        <w:t>"</w:t>
      </w:r>
      <w:r w:rsidRPr="00C35A2C">
        <w:rPr>
          <w:rFonts w:hint="cs"/>
          <w:rtl/>
        </w:rPr>
        <w:t>כ</w:t>
      </w:r>
      <w:r w:rsidRPr="00C35A2C">
        <w:rPr>
          <w:rtl/>
        </w:rPr>
        <w:t xml:space="preserve"> בא עליה, לכי בא עליה ליחול עלה איסור אתנן למפרע! </w:t>
      </w:r>
    </w:p>
    <w:p w14:paraId="367FFE73" w14:textId="77777777" w:rsidR="00910F84" w:rsidRDefault="00910F84" w:rsidP="00910F84">
      <w:pPr>
        <w:pStyle w:val="aff6"/>
        <w:framePr w:wrap="around"/>
        <w:rPr>
          <w:rtl/>
        </w:rPr>
      </w:pPr>
      <w:r w:rsidRPr="00C35A2C">
        <w:rPr>
          <w:rFonts w:hint="cs"/>
          <w:rtl/>
        </w:rPr>
        <w:t>סג.</w:t>
      </w:r>
    </w:p>
    <w:p w14:paraId="67514F67" w14:textId="77777777" w:rsidR="00910F84" w:rsidRPr="00C35A2C" w:rsidRDefault="00910F84" w:rsidP="00910F84">
      <w:pPr>
        <w:pStyle w:val="afffa"/>
        <w:rPr>
          <w:rtl/>
        </w:rPr>
      </w:pPr>
      <w:r>
        <w:rPr>
          <w:rtl/>
        </w:rPr>
        <w:t xml:space="preserve">- • </w:t>
      </w:r>
      <w:r>
        <w:rPr>
          <w:rStyle w:val="affff1"/>
          <w:rtl/>
          <w:rPrChange w:id="10566" w:author="מנוע אמוראים" w:date="2026-10-05T16:41:56Z">
            <w:rPr>
              <w:rtl/>
            </w:rPr>
          </w:rPrChange>
        </w:rPr>
        <w:t xml:space="preserve">אר"</w:t>
      </w:r>
      <w:r>
        <w:rPr>
          <w:rStyle w:val="affff1"/>
          <w:rFonts w:hint="cs"/>
          <w:rtl/>
          <w:rPrChange w:id="10567" w:author="מנוע אמוראים" w:date="2026-10-05T16:41:56Z">
            <w:rPr>
              <w:rFonts w:hint="cs"/>
              <w:rtl/>
            </w:rPr>
          </w:rPrChange>
        </w:rPr>
        <w:t xml:space="preserve">א</w:t>
      </w:r>
      <w:r>
        <w:rPr>
          <w:rFonts w:hint="cs"/>
          <w:rtl/>
        </w:rPr>
        <w:t xml:space="preserve">:</w:t>
      </w:r>
      <w:r w:rsidRPr="00C35A2C">
        <w:rPr>
          <w:rtl/>
        </w:rPr>
        <w:t xml:space="preserve"> כשקדמה והקריבתו.</w:t>
      </w:r>
    </w:p>
    <w:p w14:paraId="35601A28" w14:textId="3ED28954" w:rsidR="00910F84" w:rsidRPr="00C35A2C" w:rsidRDefault="00910F84" w:rsidP="00910F84">
      <w:pPr>
        <w:rPr>
          <w:rtl/>
        </w:rPr>
      </w:pPr>
      <w:r w:rsidRPr="00C35A2C">
        <w:rPr>
          <w:rFonts w:hint="cs"/>
          <w:rtl/>
        </w:rPr>
        <w:t xml:space="preserve">לא </w:t>
      </w:r>
      <w:r w:rsidR="00786C6C">
        <w:rPr>
          <w:rFonts w:hint="cs"/>
          <w:rtl/>
        </w:rPr>
        <w:t>ש</w:t>
      </w:r>
      <w:r w:rsidRPr="00C35A2C">
        <w:rPr>
          <w:rFonts w:hint="cs"/>
          <w:rtl/>
        </w:rPr>
        <w:t>אמר לה ק</w:t>
      </w:r>
      <w:r w:rsidRPr="00C35A2C">
        <w:rPr>
          <w:rtl/>
        </w:rPr>
        <w:t xml:space="preserve">ני לך מעכשיו, </w:t>
      </w:r>
      <w:r w:rsidRPr="00C35A2C">
        <w:rPr>
          <w:rFonts w:hint="cs"/>
          <w:rtl/>
        </w:rPr>
        <w:t>ד</w:t>
      </w:r>
      <w:r w:rsidRPr="00C35A2C">
        <w:rPr>
          <w:rtl/>
        </w:rPr>
        <w:t xml:space="preserve">פשיטא דשרי, דהא ליתיה בשעת ביאה, ומתנה בעלמא </w:t>
      </w:r>
      <w:r w:rsidRPr="00C35A2C">
        <w:rPr>
          <w:rFonts w:hint="cs"/>
          <w:rtl/>
        </w:rPr>
        <w:t>נתן לה</w:t>
      </w:r>
      <w:r w:rsidRPr="00C35A2C">
        <w:rPr>
          <w:rtl/>
        </w:rPr>
        <w:t xml:space="preserve">! </w:t>
      </w:r>
    </w:p>
    <w:p w14:paraId="42D82E0C" w14:textId="7D6071BF" w:rsidR="00910F84" w:rsidRPr="00C35A2C" w:rsidRDefault="00910F84" w:rsidP="00910F84">
      <w:pPr>
        <w:rPr>
          <w:rtl/>
        </w:rPr>
      </w:pPr>
      <w:r w:rsidRPr="00C35A2C">
        <w:rPr>
          <w:rFonts w:hint="cs"/>
          <w:rtl/>
        </w:rPr>
        <w:t xml:space="preserve">ולא </w:t>
      </w:r>
      <w:r w:rsidR="00786C6C">
        <w:rPr>
          <w:rFonts w:hint="cs"/>
          <w:rtl/>
        </w:rPr>
        <w:t>ש</w:t>
      </w:r>
      <w:r w:rsidRPr="00C35A2C">
        <w:rPr>
          <w:rFonts w:hint="cs"/>
          <w:rtl/>
        </w:rPr>
        <w:t>א</w:t>
      </w:r>
      <w:r>
        <w:rPr>
          <w:rtl/>
        </w:rPr>
        <w:t>"</w:t>
      </w:r>
      <w:r w:rsidRPr="00C35A2C">
        <w:rPr>
          <w:rFonts w:hint="cs"/>
          <w:rtl/>
        </w:rPr>
        <w:t xml:space="preserve">ל </w:t>
      </w:r>
      <w:r w:rsidRPr="00C35A2C">
        <w:rPr>
          <w:rtl/>
        </w:rPr>
        <w:t xml:space="preserve">קני לך מעכשיו, </w:t>
      </w:r>
      <w:r w:rsidRPr="00C35A2C">
        <w:rPr>
          <w:rFonts w:hint="cs"/>
          <w:rtl/>
        </w:rPr>
        <w:t>דאיך יכול לקרבה הא</w:t>
      </w:r>
      <w:r w:rsidRPr="00FF1C37">
        <w:rPr>
          <w:rStyle w:val="afffd"/>
          <w:rFonts w:hint="cs"/>
          <w:rtl/>
        </w:rPr>
        <w:t xml:space="preserve"> '</w:t>
      </w:r>
      <w:r w:rsidRPr="00FF1C37">
        <w:rPr>
          <w:rStyle w:val="afffd"/>
          <w:rtl/>
        </w:rPr>
        <w:t>ואיש כי יקדיש את ביתו קד</w:t>
      </w:r>
      <w:r w:rsidRPr="00FF1C37">
        <w:rPr>
          <w:rStyle w:val="afffd"/>
          <w:rFonts w:hint="cs"/>
          <w:rtl/>
        </w:rPr>
        <w:t>ש'</w:t>
      </w:r>
      <w:r w:rsidRPr="00FF1C37">
        <w:rPr>
          <w:rStyle w:val="afffd"/>
          <w:rtl/>
        </w:rPr>
        <w:t>,</w:t>
      </w:r>
      <w:r w:rsidRPr="00C35A2C">
        <w:rPr>
          <w:rtl/>
        </w:rPr>
        <w:t xml:space="preserve"> מה ביתו ברשותו, אף כל ברשותו </w:t>
      </w:r>
    </w:p>
    <w:p w14:paraId="7A6B6111" w14:textId="77777777" w:rsidR="00910F84" w:rsidRPr="00C35A2C" w:rsidRDefault="00910F84" w:rsidP="00910F84">
      <w:pPr>
        <w:pStyle w:val="afffa"/>
        <w:rPr>
          <w:rtl/>
        </w:rPr>
      </w:pPr>
      <w:r>
        <w:rPr>
          <w:rtl/>
        </w:rPr>
        <w:t xml:space="preserve">- </w:t>
      </w:r>
      <w:r w:rsidRPr="00C35A2C">
        <w:rPr>
          <w:rtl/>
        </w:rPr>
        <w:t>אלא, דאמר לה: להוי גביך עד שעת ביאה, ואי מיצטריך ליך קני מעכשיו.</w:t>
      </w:r>
    </w:p>
    <w:p w14:paraId="2BB5F406" w14:textId="77777777" w:rsidR="00786C6C" w:rsidRDefault="00786C6C">
      <w:pPr>
        <w:bidi w:val="0"/>
        <w:spacing w:after="160" w:line="259" w:lineRule="auto"/>
        <w:jc w:val="left"/>
        <w:rPr>
          <w:rFonts w:ascii="FontbitDavid" w:hAnsi="FontbitDavid"/>
          <w:b/>
          <w:bCs/>
          <w:sz w:val="32"/>
          <w:rtl/>
        </w:rPr>
      </w:pPr>
      <w:r>
        <w:rPr>
          <w:rFonts w:ascii="FontbitDavid" w:hAnsi="FontbitDavid"/>
          <w:b/>
          <w:bCs/>
          <w:sz w:val="32"/>
          <w:rtl/>
        </w:rPr>
        <w:br w:type="page"/>
      </w:r>
    </w:p>
    <w:p w14:paraId="730292F1" w14:textId="794894A9" w:rsidR="00786C6C" w:rsidRDefault="00910F84" w:rsidP="00805DC2">
      <w:pPr>
        <w:pStyle w:val="affff2"/>
        <w:rPr>
          <w:rtl/>
        </w:rPr>
      </w:pPr>
      <w:r w:rsidRPr="00786C6C">
        <w:rPr>
          <w:rtl/>
        </w:rPr>
        <w:lastRenderedPageBreak/>
        <w:t>בעי רב הושעיא:</w:t>
      </w:r>
      <w:r w:rsidRPr="00C35A2C">
        <w:rPr>
          <w:rtl/>
        </w:rPr>
        <w:t xml:space="preserve"> קדמה והקדישתו, מהו? </w:t>
      </w:r>
    </w:p>
    <w:p w14:paraId="0477B9CC" w14:textId="145DB195" w:rsidR="00910F84" w:rsidRPr="00786C6C" w:rsidRDefault="00910F84" w:rsidP="00786C6C">
      <w:pPr>
        <w:rPr>
          <w:rStyle w:val="affff8"/>
          <w:rtl/>
        </w:rPr>
      </w:pPr>
      <w:r w:rsidRPr="00786C6C">
        <w:rPr>
          <w:rStyle w:val="affff8"/>
          <w:rtl/>
        </w:rPr>
        <w:t xml:space="preserve">כיון </w:t>
      </w:r>
      <w:r w:rsidR="00786C6C" w:rsidRPr="00786C6C">
        <w:rPr>
          <w:rStyle w:val="affff8"/>
          <w:rFonts w:hint="cs"/>
          <w:rtl/>
        </w:rPr>
        <w:t>ד</w:t>
      </w:r>
      <w:r w:rsidRPr="00786C6C">
        <w:rPr>
          <w:rStyle w:val="affff8"/>
          <w:rtl/>
        </w:rPr>
        <w:t xml:space="preserve">אמירתו לגבוה כמסירתו להדיוט, </w:t>
      </w:r>
      <w:r w:rsidR="00786C6C">
        <w:rPr>
          <w:rStyle w:val="affff8"/>
          <w:rFonts w:hint="cs"/>
          <w:rtl/>
        </w:rPr>
        <w:t>כמי שהקריבתו</w:t>
      </w:r>
      <w:r w:rsidRPr="00786C6C">
        <w:rPr>
          <w:rStyle w:val="affff8"/>
          <w:rtl/>
        </w:rPr>
        <w:t xml:space="preserve">, </w:t>
      </w:r>
      <w:r w:rsidR="00786C6C" w:rsidRPr="00786C6C">
        <w:rPr>
          <w:rStyle w:val="affff8"/>
          <w:rFonts w:hint="cs"/>
          <w:rtl/>
        </w:rPr>
        <w:t xml:space="preserve">או כעת הא </w:t>
      </w:r>
      <w:r w:rsidR="00786C6C">
        <w:rPr>
          <w:rStyle w:val="affff8"/>
          <w:rFonts w:hint="cs"/>
          <w:rtl/>
        </w:rPr>
        <w:t xml:space="preserve">ישנו </w:t>
      </w:r>
      <w:r w:rsidR="00786C6C" w:rsidRPr="00786C6C">
        <w:rPr>
          <w:rStyle w:val="affff8"/>
          <w:rFonts w:hint="cs"/>
          <w:rtl/>
        </w:rPr>
        <w:t xml:space="preserve">בעין </w:t>
      </w:r>
    </w:p>
    <w:p w14:paraId="413AA9D2" w14:textId="6191D330" w:rsidR="00786C6C" w:rsidRDefault="00910F84" w:rsidP="00786C6C">
      <w:pPr>
        <w:pStyle w:val="36"/>
        <w:framePr w:wrap="notBeside"/>
        <w:rPr>
          <w:rtl/>
        </w:rPr>
      </w:pPr>
      <w:r w:rsidRPr="00C35A2C">
        <w:rPr>
          <w:rtl/>
        </w:rPr>
        <w:t>ו</w:t>
      </w:r>
      <w:r w:rsidR="00733F4C">
        <w:rPr>
          <w:rFonts w:hint="cs"/>
          <w:rtl/>
        </w:rPr>
        <w:t>אין לפש</w:t>
      </w:r>
      <w:r w:rsidRPr="00C35A2C">
        <w:rPr>
          <w:rtl/>
        </w:rPr>
        <w:t>וט מדר</w:t>
      </w:r>
      <w:r>
        <w:rPr>
          <w:rtl/>
        </w:rPr>
        <w:t>"</w:t>
      </w:r>
      <w:r w:rsidRPr="00C35A2C">
        <w:rPr>
          <w:rFonts w:hint="cs"/>
          <w:rtl/>
        </w:rPr>
        <w:t>א</w:t>
      </w:r>
    </w:p>
    <w:p w14:paraId="001F7AE4" w14:textId="3D7E32E8" w:rsidR="00910F84" w:rsidRPr="00C35A2C" w:rsidRDefault="00910F84" w:rsidP="00910F84">
      <w:pPr>
        <w:rPr>
          <w:rtl/>
        </w:rPr>
      </w:pPr>
      <w:r w:rsidRPr="00C35A2C">
        <w:rPr>
          <w:rFonts w:hint="cs"/>
          <w:rtl/>
        </w:rPr>
        <w:t>שאמר</w:t>
      </w:r>
      <w:r w:rsidRPr="00C35A2C">
        <w:rPr>
          <w:rtl/>
        </w:rPr>
        <w:t xml:space="preserve"> שקדמה והקריבתו, </w:t>
      </w:r>
      <w:r w:rsidR="00786C6C">
        <w:rPr>
          <w:rFonts w:hint="cs"/>
          <w:rtl/>
        </w:rPr>
        <w:t xml:space="preserve">- </w:t>
      </w:r>
      <w:r w:rsidRPr="00C35A2C">
        <w:rPr>
          <w:rtl/>
        </w:rPr>
        <w:t xml:space="preserve">אבל הקדישתו לא! </w:t>
      </w:r>
    </w:p>
    <w:p w14:paraId="562D5958" w14:textId="77777777" w:rsidR="00786C6C" w:rsidRDefault="00910F84" w:rsidP="00786C6C">
      <w:pPr>
        <w:pStyle w:val="36"/>
        <w:framePr w:wrap="notBeside"/>
        <w:rPr>
          <w:rtl/>
        </w:rPr>
      </w:pPr>
      <w:r>
        <w:rPr>
          <w:rtl/>
        </w:rPr>
        <w:t xml:space="preserve">- </w:t>
      </w:r>
      <w:r w:rsidRPr="00C35A2C">
        <w:rPr>
          <w:rFonts w:hint="cs"/>
          <w:rtl/>
        </w:rPr>
        <w:t xml:space="preserve">דהיא גופא קשה </w:t>
      </w:r>
    </w:p>
    <w:p w14:paraId="0D631FBB" w14:textId="09B738DA" w:rsidR="00910F84" w:rsidRPr="00C35A2C" w:rsidRDefault="00910F84" w:rsidP="003967F8">
      <w:pPr>
        <w:rPr>
          <w:rtl/>
        </w:rPr>
      </w:pPr>
      <w:r>
        <w:rPr>
          <w:rFonts w:hint="cs"/>
          <w:rtl/>
        </w:rPr>
        <w:t xml:space="preserve">אי פשיטא </w:t>
      </w:r>
      <w:r>
        <w:rPr>
          <w:rStyle w:val="affff1"/>
          <w:rFonts w:hint="cs"/>
          <w:rtl/>
          <w:rPrChange w:id="10568" w:author="מנוע אמוראים" w:date="2026-10-05T16:41:56Z">
            <w:rPr>
              <w:rFonts w:hint="cs"/>
              <w:rtl/>
            </w:rPr>
          </w:rPrChange>
        </w:rPr>
        <w:t xml:space="preserve">לר</w:t>
      </w:r>
      <w:r>
        <w:rPr>
          <w:rStyle w:val="affff1"/>
          <w:rtl/>
          <w:rPrChange w:id="10569" w:author="מנוע אמוראים" w:date="2026-10-05T16:41:56Z">
            <w:rPr>
              <w:rtl/>
            </w:rPr>
          </w:rPrChange>
        </w:rPr>
        <w:t xml:space="preserve">"</w:t>
      </w:r>
      <w:r>
        <w:rPr>
          <w:rStyle w:val="affff1"/>
          <w:rFonts w:hint="cs"/>
          <w:rtl/>
          <w:rPrChange w:id="10570" w:author="מנוע אמוראים" w:date="2026-10-05T16:41:56Z">
            <w:rPr>
              <w:rFonts w:hint="cs"/>
              <w:rtl/>
            </w:rPr>
          </w:rPrChange>
        </w:rPr>
        <w:t xml:space="preserve">א</w:t>
      </w:r>
      <w:r>
        <w:rPr>
          <w:rFonts w:hint="cs"/>
          <w:rtl/>
        </w:rPr>
        <w:t xml:space="preserve"> דהקריבתו דווקא אבל הקדישתו לא דאיתא בשעת ביאה </w:t>
      </w:r>
      <w:r w:rsidR="00786C6C">
        <w:rPr>
          <w:rFonts w:hint="cs"/>
          <w:b/>
          <w:bCs/>
          <w:rtl/>
        </w:rPr>
        <w:t xml:space="preserve">או </w:t>
      </w:r>
      <w:r w:rsidR="003967F8">
        <w:rPr>
          <w:rFonts w:hint="cs"/>
          <w:rtl/>
        </w:rPr>
        <w:t>ש</w:t>
      </w:r>
      <w:r w:rsidRPr="00C35A2C">
        <w:rPr>
          <w:rFonts w:hint="cs"/>
          <w:rtl/>
        </w:rPr>
        <w:t>הקרבתו ו</w:t>
      </w:r>
      <w:r w:rsidRPr="00C35A2C">
        <w:rPr>
          <w:rtl/>
        </w:rPr>
        <w:t xml:space="preserve">הקדישתו מספקא ליה? </w:t>
      </w:r>
      <w:r w:rsidR="003967F8">
        <w:rPr>
          <w:rFonts w:hint="cs"/>
          <w:rtl/>
        </w:rPr>
        <w:t xml:space="preserve">- </w:t>
      </w:r>
      <w:r w:rsidRPr="003967F8">
        <w:rPr>
          <w:rStyle w:val="afff"/>
          <w:rtl/>
        </w:rPr>
        <w:t>תיקו.</w:t>
      </w:r>
      <w:r>
        <w:rPr>
          <w:rtl/>
        </w:rPr>
        <w:t xml:space="preserve">  </w:t>
      </w:r>
    </w:p>
    <w:p w14:paraId="2EC501CE" w14:textId="77777777" w:rsidR="00910F84" w:rsidRPr="00C35A2C" w:rsidRDefault="00910F84" w:rsidP="00910F84">
      <w:pPr>
        <w:pStyle w:val="afff2"/>
        <w:rPr>
          <w:rtl/>
        </w:rPr>
      </w:pPr>
      <w:ins w:id="9913" w:author="מספור קטעי משנה" w:date="2026-10-06T06:44:54Z">
        <w:r>
          <w:rPr>
            <w:rStyle w:val="MisparKeta"/>
          </w:rPr>
          <w:t xml:space="preserve">א. </w:t>
        </w:r>
      </w:ins>
      <w:r w:rsidRPr="00C35A2C">
        <w:rPr>
          <w:rtl/>
        </w:rPr>
        <w:t>בא עליה ואחר כך נתן לה - אתננה מותר.</w:t>
      </w:r>
    </w:p>
    <w:p w14:paraId="2D60401D" w14:textId="77777777" w:rsidR="00786C6C" w:rsidRDefault="00910F84" w:rsidP="00786C6C">
      <w:pPr>
        <w:pStyle w:val="36"/>
        <w:framePr w:wrap="notBeside"/>
        <w:rPr>
          <w:rtl/>
        </w:rPr>
      </w:pPr>
      <w:r w:rsidRPr="00C35A2C">
        <w:rPr>
          <w:rtl/>
        </w:rPr>
        <w:t xml:space="preserve">ורמינהי: </w:t>
      </w:r>
    </w:p>
    <w:p w14:paraId="56E31081" w14:textId="18826529" w:rsidR="00910F84" w:rsidRPr="00C35A2C" w:rsidRDefault="00910F84" w:rsidP="00910F84">
      <w:pPr>
        <w:rPr>
          <w:rtl/>
        </w:rPr>
      </w:pPr>
      <w:r w:rsidRPr="00C35A2C">
        <w:rPr>
          <w:rtl/>
        </w:rPr>
        <w:t xml:space="preserve">בא עליה </w:t>
      </w:r>
      <w:r w:rsidR="00786C6C">
        <w:rPr>
          <w:rFonts w:hint="cs"/>
          <w:rtl/>
        </w:rPr>
        <w:t xml:space="preserve">ואח''כ </w:t>
      </w:r>
      <w:r w:rsidRPr="00C35A2C">
        <w:rPr>
          <w:rtl/>
        </w:rPr>
        <w:t xml:space="preserve">נתן לה אפילו מכאן עד </w:t>
      </w:r>
      <w:r w:rsidR="00786C6C">
        <w:rPr>
          <w:rFonts w:hint="cs"/>
          <w:rtl/>
        </w:rPr>
        <w:t xml:space="preserve">ג' </w:t>
      </w:r>
      <w:r w:rsidRPr="00C35A2C">
        <w:rPr>
          <w:rtl/>
        </w:rPr>
        <w:t xml:space="preserve">שנים אתננה אסור! </w:t>
      </w:r>
    </w:p>
    <w:p w14:paraId="2A525ECB" w14:textId="77777777" w:rsidR="00786C6C" w:rsidRDefault="00910F84" w:rsidP="00786C6C">
      <w:pPr>
        <w:pStyle w:val="36"/>
        <w:framePr w:wrap="notBeside"/>
        <w:rPr>
          <w:rtl/>
        </w:rPr>
      </w:pPr>
      <w:r>
        <w:rPr>
          <w:rtl/>
        </w:rPr>
        <w:t xml:space="preserve">- </w:t>
      </w:r>
      <w:r w:rsidRPr="00C35A2C">
        <w:rPr>
          <w:rFonts w:hint="cs"/>
          <w:rtl/>
        </w:rPr>
        <w:t>רנב</w:t>
      </w:r>
      <w:r>
        <w:rPr>
          <w:rtl/>
        </w:rPr>
        <w:t>"</w:t>
      </w:r>
      <w:r w:rsidRPr="00C35A2C">
        <w:rPr>
          <w:rFonts w:hint="cs"/>
          <w:rtl/>
        </w:rPr>
        <w:t>י מר</w:t>
      </w:r>
      <w:r>
        <w:rPr>
          <w:rtl/>
        </w:rPr>
        <w:t>"</w:t>
      </w:r>
      <w:r w:rsidRPr="00C35A2C">
        <w:rPr>
          <w:rFonts w:hint="cs"/>
          <w:rtl/>
        </w:rPr>
        <w:t>ח</w:t>
      </w:r>
    </w:p>
    <w:p w14:paraId="5FFD0871" w14:textId="129B47C8" w:rsidR="00910F84" w:rsidRPr="003967F8" w:rsidRDefault="00910F84" w:rsidP="00786C6C">
      <w:pPr>
        <w:rPr>
          <w:spacing w:val="-4"/>
          <w:rtl/>
        </w:rPr>
      </w:pPr>
      <w:r w:rsidRPr="003967F8">
        <w:rPr>
          <w:spacing w:val="-4"/>
          <w:rtl/>
        </w:rPr>
        <w:t xml:space="preserve">הא דאמר התבעלי לי בטלה </w:t>
      </w:r>
      <w:r w:rsidRPr="003967F8">
        <w:rPr>
          <w:rStyle w:val="afff"/>
          <w:spacing w:val="-4"/>
          <w:rtl/>
        </w:rPr>
        <w:t>זה,</w:t>
      </w:r>
      <w:r w:rsidRPr="003967F8">
        <w:rPr>
          <w:spacing w:val="-4"/>
          <w:rtl/>
        </w:rPr>
        <w:t xml:space="preserve"> הא דאמר לה התבעלי בטלה </w:t>
      </w:r>
      <w:r w:rsidRPr="003967F8">
        <w:rPr>
          <w:b/>
          <w:bCs/>
          <w:spacing w:val="-4"/>
          <w:rtl/>
        </w:rPr>
        <w:t>סתם.</w:t>
      </w:r>
    </w:p>
    <w:p w14:paraId="4006B80D" w14:textId="77777777" w:rsidR="00786C6C" w:rsidRDefault="00910F84" w:rsidP="00786C6C">
      <w:pPr>
        <w:pStyle w:val="36"/>
        <w:framePr w:wrap="notBeside"/>
        <w:rPr>
          <w:rtl/>
        </w:rPr>
      </w:pPr>
      <w:r>
        <w:rPr>
          <w:rtl/>
        </w:rPr>
        <w:t xml:space="preserve">- </w:t>
      </w:r>
    </w:p>
    <w:p w14:paraId="0939C041" w14:textId="759DC11F" w:rsidR="00910F84" w:rsidRPr="00C35A2C" w:rsidRDefault="00910F84" w:rsidP="00786C6C">
      <w:pPr>
        <w:rPr>
          <w:rtl/>
        </w:rPr>
      </w:pPr>
      <w:r w:rsidRPr="00C35A2C">
        <w:rPr>
          <w:rtl/>
        </w:rPr>
        <w:t>ובזונה עובדת כוכבים, דלא קניא במשיכה.</w:t>
      </w:r>
    </w:p>
    <w:p w14:paraId="5484B20D" w14:textId="77777777" w:rsidR="00786C6C" w:rsidRDefault="00786C6C" w:rsidP="00786C6C">
      <w:pPr>
        <w:pStyle w:val="36"/>
        <w:framePr w:wrap="notBeside"/>
        <w:rPr>
          <w:rtl/>
        </w:rPr>
      </w:pPr>
      <w:r>
        <w:rPr>
          <w:rFonts w:hint="cs"/>
          <w:rtl/>
        </w:rPr>
        <w:t>ב.</w:t>
      </w:r>
    </w:p>
    <w:p w14:paraId="10EAA43B" w14:textId="77777777" w:rsidR="00786C6C" w:rsidRDefault="00910F84" w:rsidP="00910F84">
      <w:pPr>
        <w:rPr>
          <w:rtl/>
        </w:rPr>
      </w:pPr>
      <w:r w:rsidRPr="00C35A2C">
        <w:rPr>
          <w:rtl/>
        </w:rPr>
        <w:t>בזונה ישראלית, ו</w:t>
      </w:r>
      <w:r w:rsidRPr="00C35A2C">
        <w:rPr>
          <w:rFonts w:hint="cs"/>
          <w:rtl/>
        </w:rPr>
        <w:t>נמצאת בחצירה</w:t>
      </w:r>
      <w:r w:rsidRPr="00C35A2C">
        <w:rPr>
          <w:rtl/>
        </w:rPr>
        <w:t>.</w:t>
      </w:r>
      <w:r>
        <w:rPr>
          <w:rFonts w:hint="cs"/>
          <w:rtl/>
        </w:rPr>
        <w:t xml:space="preserve"> </w:t>
      </w:r>
    </w:p>
    <w:p w14:paraId="19F02E75" w14:textId="77777777" w:rsidR="00786C6C" w:rsidRDefault="00910F84" w:rsidP="00786C6C">
      <w:pPr>
        <w:pStyle w:val="36"/>
        <w:framePr w:wrap="notBeside"/>
        <w:rPr>
          <w:rtl/>
        </w:rPr>
      </w:pPr>
      <w:r w:rsidRPr="00C35A2C">
        <w:rPr>
          <w:rFonts w:hint="cs"/>
          <w:rtl/>
        </w:rPr>
        <w:t>והך</w:t>
      </w:r>
    </w:p>
    <w:p w14:paraId="68378F79" w14:textId="5F5FC7D6" w:rsidR="00910F84" w:rsidRPr="00C35A2C" w:rsidRDefault="00910F84" w:rsidP="003967F8">
      <w:pPr>
        <w:spacing w:after="120"/>
        <w:rPr>
          <w:rtl/>
        </w:rPr>
      </w:pPr>
      <w:r w:rsidRPr="00C35A2C">
        <w:rPr>
          <w:rFonts w:hint="cs"/>
          <w:rtl/>
        </w:rPr>
        <w:t>דואח</w:t>
      </w:r>
      <w:r>
        <w:rPr>
          <w:rtl/>
        </w:rPr>
        <w:t>"</w:t>
      </w:r>
      <w:r w:rsidRPr="00C35A2C">
        <w:rPr>
          <w:rFonts w:hint="cs"/>
          <w:rtl/>
        </w:rPr>
        <w:t xml:space="preserve">כ נתן לה - היינו </w:t>
      </w:r>
      <w:r w:rsidR="00786C6C">
        <w:rPr>
          <w:rFonts w:hint="cs"/>
          <w:rtl/>
        </w:rPr>
        <w:t>שעשאה כ</w:t>
      </w:r>
      <w:r w:rsidRPr="00C35A2C">
        <w:rPr>
          <w:rtl/>
        </w:rPr>
        <w:t xml:space="preserve">אפותיקי, </w:t>
      </w:r>
      <w:r w:rsidRPr="00786C6C">
        <w:rPr>
          <w:rStyle w:val="affff1"/>
          <w:rFonts w:hint="cs"/>
          <w:rtl/>
        </w:rPr>
        <w:t>דא</w:t>
      </w:r>
      <w:r w:rsidRPr="00786C6C">
        <w:rPr>
          <w:rStyle w:val="affff1"/>
          <w:rtl/>
        </w:rPr>
        <w:t>"</w:t>
      </w:r>
      <w:r w:rsidRPr="00786C6C">
        <w:rPr>
          <w:rStyle w:val="affff1"/>
          <w:rFonts w:hint="cs"/>
          <w:rtl/>
        </w:rPr>
        <w:t>ל</w:t>
      </w:r>
      <w:r w:rsidRPr="00786C6C">
        <w:rPr>
          <w:rStyle w:val="affff1"/>
          <w:rtl/>
        </w:rPr>
        <w:t>:</w:t>
      </w:r>
      <w:r w:rsidRPr="00C35A2C">
        <w:rPr>
          <w:rtl/>
        </w:rPr>
        <w:t xml:space="preserve"> אי </w:t>
      </w:r>
      <w:r w:rsidRPr="00C35A2C">
        <w:rPr>
          <w:rFonts w:hint="cs"/>
          <w:rtl/>
        </w:rPr>
        <w:t>אתן לך כסף מכאן ועד יום פלוני מוטב</w:t>
      </w:r>
      <w:r w:rsidR="00733F4C">
        <w:rPr>
          <w:rFonts w:hint="cs"/>
          <w:rtl/>
        </w:rPr>
        <w:t>,</w:t>
      </w:r>
      <w:r w:rsidRPr="00C35A2C">
        <w:rPr>
          <w:rFonts w:hint="cs"/>
          <w:rtl/>
        </w:rPr>
        <w:t xml:space="preserve"> ואי לא</w:t>
      </w:r>
      <w:r w:rsidR="00733F4C">
        <w:rPr>
          <w:rFonts w:hint="cs"/>
          <w:rtl/>
        </w:rPr>
        <w:t xml:space="preserve"> </w:t>
      </w:r>
      <w:r w:rsidRPr="00C35A2C">
        <w:rPr>
          <w:rFonts w:hint="cs"/>
          <w:rtl/>
        </w:rPr>
        <w:t xml:space="preserve">קחי באתנניך </w:t>
      </w:r>
    </w:p>
    <w:p w14:paraId="3688099F" w14:textId="77777777" w:rsidR="00910F84" w:rsidRPr="00C35A2C" w:rsidRDefault="00910F84" w:rsidP="00910F84">
      <w:pPr>
        <w:pStyle w:val="aff6"/>
        <w:framePr w:wrap="around"/>
        <w:rPr>
          <w:rtl/>
        </w:rPr>
      </w:pPr>
      <w:r w:rsidRPr="00C35A2C">
        <w:rPr>
          <w:rFonts w:hint="cs"/>
          <w:rtl/>
        </w:rPr>
        <w:t>סג:</w:t>
      </w:r>
    </w:p>
    <w:p w14:paraId="53D1C50C" w14:textId="77777777" w:rsidR="00733F4C" w:rsidRDefault="00910F84" w:rsidP="00733F4C">
      <w:pPr>
        <w:pStyle w:val="36"/>
        <w:framePr w:wrap="notBeside"/>
        <w:rPr>
          <w:rtl/>
        </w:rPr>
      </w:pPr>
      <w:r w:rsidRPr="00C35A2C">
        <w:rPr>
          <w:rtl/>
        </w:rPr>
        <w:t>מתיב רב ששת</w:t>
      </w:r>
    </w:p>
    <w:p w14:paraId="5E87BBE7" w14:textId="05C0A622" w:rsidR="00910F84" w:rsidRPr="00C35A2C" w:rsidRDefault="00910F84" w:rsidP="003967F8">
      <w:pPr>
        <w:rPr>
          <w:rtl/>
        </w:rPr>
      </w:pPr>
      <w:r w:rsidRPr="00C35A2C">
        <w:rPr>
          <w:rtl/>
        </w:rPr>
        <w:t>אומר אדם לחמריו ולפועליו: לכו ואכלו בדינר זה, צאו ושתו בדינר זה, ואינו חושש  משום שביעית</w:t>
      </w:r>
      <w:r w:rsidR="00733F4C">
        <w:rPr>
          <w:rFonts w:hint="cs"/>
          <w:rtl/>
        </w:rPr>
        <w:t>,</w:t>
      </w:r>
      <w:r w:rsidRPr="00C35A2C">
        <w:rPr>
          <w:rtl/>
        </w:rPr>
        <w:t xml:space="preserve"> מעשר</w:t>
      </w:r>
      <w:r w:rsidR="00733F4C">
        <w:rPr>
          <w:rFonts w:hint="cs"/>
          <w:rtl/>
        </w:rPr>
        <w:t>,</w:t>
      </w:r>
      <w:r w:rsidRPr="00C35A2C">
        <w:rPr>
          <w:rtl/>
        </w:rPr>
        <w:t xml:space="preserve"> </w:t>
      </w:r>
      <w:r w:rsidR="00733F4C">
        <w:rPr>
          <w:rFonts w:hint="cs"/>
          <w:rtl/>
        </w:rPr>
        <w:t>ו</w:t>
      </w:r>
      <w:r w:rsidRPr="00C35A2C">
        <w:rPr>
          <w:rtl/>
        </w:rPr>
        <w:t>יין נסך</w:t>
      </w:r>
      <w:r w:rsidR="003967F8">
        <w:rPr>
          <w:rFonts w:hint="cs"/>
          <w:rtl/>
        </w:rPr>
        <w:t>.</w:t>
      </w:r>
      <w:r w:rsidR="003967F8">
        <w:rPr>
          <w:rStyle w:val="affff1"/>
          <w:rtl/>
        </w:rPr>
        <w:br/>
      </w:r>
      <w:r w:rsidRPr="00733F4C">
        <w:rPr>
          <w:rStyle w:val="affff1"/>
          <w:rtl/>
        </w:rPr>
        <w:t>ואם אמ</w:t>
      </w:r>
      <w:r w:rsidRPr="00733F4C">
        <w:rPr>
          <w:rStyle w:val="affff1"/>
          <w:rFonts w:hint="cs"/>
          <w:rtl/>
        </w:rPr>
        <w:t>ר</w:t>
      </w:r>
      <w:r w:rsidRPr="00733F4C">
        <w:rPr>
          <w:rStyle w:val="affff1"/>
          <w:rtl/>
        </w:rPr>
        <w:t>:</w:t>
      </w:r>
      <w:r w:rsidRPr="00C35A2C">
        <w:rPr>
          <w:rtl/>
        </w:rPr>
        <w:t xml:space="preserve"> צאו ואכלו </w:t>
      </w:r>
      <w:r w:rsidR="00733F4C">
        <w:rPr>
          <w:rFonts w:hint="cs"/>
          <w:rtl/>
        </w:rPr>
        <w:t xml:space="preserve">ושתו </w:t>
      </w:r>
      <w:r w:rsidRPr="00C35A2C">
        <w:rPr>
          <w:rtl/>
        </w:rPr>
        <w:t xml:space="preserve">ואני פורע, חושש משום שביעית מעשר </w:t>
      </w:r>
      <w:r w:rsidR="00733F4C">
        <w:rPr>
          <w:rFonts w:hint="cs"/>
          <w:rtl/>
        </w:rPr>
        <w:t>ו</w:t>
      </w:r>
      <w:r w:rsidRPr="00C35A2C">
        <w:rPr>
          <w:rtl/>
        </w:rPr>
        <w:t>יין נסך</w:t>
      </w:r>
      <w:r w:rsidRPr="00C35A2C">
        <w:rPr>
          <w:rFonts w:hint="cs"/>
          <w:rtl/>
        </w:rPr>
        <w:t xml:space="preserve">. </w:t>
      </w:r>
      <w:r w:rsidR="003967F8">
        <w:rPr>
          <w:rtl/>
        </w:rPr>
        <w:tab/>
      </w:r>
      <w:r w:rsidR="003967F8">
        <w:rPr>
          <w:rFonts w:hint="cs"/>
          <w:rtl/>
        </w:rPr>
        <w:t xml:space="preserve">- </w:t>
      </w:r>
      <w:r w:rsidRPr="00C35A2C">
        <w:rPr>
          <w:rFonts w:hint="cs"/>
          <w:rtl/>
        </w:rPr>
        <w:t>והיינו דכשפורע דמי איסור פורע</w:t>
      </w:r>
      <w:r w:rsidRPr="00C35A2C">
        <w:rPr>
          <w:rtl/>
        </w:rPr>
        <w:t xml:space="preserve">! </w:t>
      </w:r>
    </w:p>
    <w:p w14:paraId="53BD5ABE" w14:textId="06A015DC" w:rsidR="00733F4C" w:rsidRDefault="003967F8" w:rsidP="00733F4C">
      <w:pPr>
        <w:pStyle w:val="36"/>
        <w:framePr w:wrap="notBeside"/>
        <w:rPr>
          <w:rtl/>
        </w:rPr>
      </w:pPr>
      <w:r>
        <w:rPr>
          <w:rFonts w:hint="cs"/>
          <w:rtl/>
        </w:rPr>
        <w:t xml:space="preserve">א. </w:t>
      </w:r>
      <w:r w:rsidR="00910F84" w:rsidRPr="00C35A2C">
        <w:rPr>
          <w:rtl/>
        </w:rPr>
        <w:t>תרגמה ר</w:t>
      </w:r>
      <w:r w:rsidR="00910F84">
        <w:rPr>
          <w:rtl/>
        </w:rPr>
        <w:t>"</w:t>
      </w:r>
      <w:r w:rsidR="00910F84" w:rsidRPr="00C35A2C">
        <w:rPr>
          <w:rFonts w:hint="cs"/>
          <w:rtl/>
        </w:rPr>
        <w:t>ח:</w:t>
      </w:r>
    </w:p>
    <w:p w14:paraId="18406E2D" w14:textId="37D20991" w:rsidR="00910F84" w:rsidRPr="00733F4C" w:rsidRDefault="00910F84" w:rsidP="00733F4C">
      <w:pPr>
        <w:rPr>
          <w:rStyle w:val="affff8"/>
          <w:rtl/>
        </w:rPr>
      </w:pPr>
      <w:r w:rsidRPr="00C35A2C">
        <w:rPr>
          <w:rtl/>
        </w:rPr>
        <w:t xml:space="preserve">בחנוני המקיפו, </w:t>
      </w:r>
      <w:r w:rsidRPr="00C35A2C">
        <w:rPr>
          <w:rFonts w:hint="cs"/>
          <w:rtl/>
        </w:rPr>
        <w:t>שמשתעבד לו</w:t>
      </w:r>
      <w:r w:rsidRPr="00C35A2C">
        <w:rPr>
          <w:rtl/>
        </w:rPr>
        <w:t xml:space="preserve">, </w:t>
      </w:r>
      <w:r w:rsidRPr="00733F4C">
        <w:rPr>
          <w:rStyle w:val="affff8"/>
          <w:rtl/>
        </w:rPr>
        <w:t>כיון ד</w:t>
      </w:r>
      <w:r w:rsidRPr="00733F4C">
        <w:rPr>
          <w:rStyle w:val="affff8"/>
          <w:rFonts w:hint="cs"/>
          <w:rtl/>
        </w:rPr>
        <w:t>רגילות להקיף</w:t>
      </w:r>
      <w:r w:rsidRPr="00733F4C">
        <w:rPr>
          <w:rStyle w:val="affff8"/>
          <w:rtl/>
        </w:rPr>
        <w:t xml:space="preserve"> </w:t>
      </w:r>
      <w:r w:rsidR="00733F4C" w:rsidRPr="00733F4C">
        <w:rPr>
          <w:rStyle w:val="affff8"/>
          <w:rFonts w:hint="cs"/>
          <w:rtl/>
        </w:rPr>
        <w:t xml:space="preserve">הדינר קנוי </w:t>
      </w:r>
    </w:p>
    <w:p w14:paraId="05314305" w14:textId="79E388CA" w:rsidR="00733F4C" w:rsidRDefault="00733F4C" w:rsidP="00733F4C">
      <w:pPr>
        <w:pStyle w:val="36"/>
        <w:framePr w:wrap="notBeside"/>
        <w:rPr>
          <w:rtl/>
        </w:rPr>
      </w:pPr>
      <w:r>
        <w:rPr>
          <w:rFonts w:hint="cs"/>
          <w:rtl/>
        </w:rPr>
        <w:t>וקשה:</w:t>
      </w:r>
    </w:p>
    <w:p w14:paraId="301FD177" w14:textId="4CF627D9" w:rsidR="00910F84" w:rsidRDefault="00910F84" w:rsidP="00733F4C">
      <w:pPr>
        <w:rPr>
          <w:rtl/>
        </w:rPr>
      </w:pPr>
      <w:r w:rsidRPr="00C35A2C">
        <w:rPr>
          <w:rtl/>
        </w:rPr>
        <w:t xml:space="preserve">אבל חנוני שאין מקיפו מותר, </w:t>
      </w:r>
      <w:r w:rsidR="00733F4C" w:rsidRPr="00733F4C">
        <w:rPr>
          <w:rStyle w:val="affff1"/>
          <w:rFonts w:hint="cs"/>
          <w:rtl/>
        </w:rPr>
        <w:t xml:space="preserve">א''כ </w:t>
      </w:r>
      <w:r w:rsidRPr="00733F4C">
        <w:rPr>
          <w:rStyle w:val="affff1"/>
          <w:rtl/>
        </w:rPr>
        <w:t>אדתני:</w:t>
      </w:r>
      <w:r w:rsidRPr="00C35A2C">
        <w:rPr>
          <w:rtl/>
        </w:rPr>
        <w:t xml:space="preserve"> צאו ואכלו </w:t>
      </w:r>
      <w:r w:rsidR="00733F4C">
        <w:rPr>
          <w:rFonts w:hint="cs"/>
          <w:rtl/>
        </w:rPr>
        <w:t xml:space="preserve">ושתו </w:t>
      </w:r>
      <w:r w:rsidRPr="00C35A2C">
        <w:rPr>
          <w:rtl/>
        </w:rPr>
        <w:t xml:space="preserve">בדינר זה, </w:t>
      </w:r>
      <w:r w:rsidRPr="00733F4C">
        <w:rPr>
          <w:rStyle w:val="affff1"/>
          <w:rtl/>
        </w:rPr>
        <w:t>ליפלוג בדידה:</w:t>
      </w:r>
      <w:r w:rsidRPr="00C35A2C">
        <w:rPr>
          <w:rtl/>
        </w:rPr>
        <w:t xml:space="preserve"> בחנוני המקיפו דמשתעבד </w:t>
      </w:r>
      <w:r w:rsidR="00733F4C">
        <w:rPr>
          <w:rFonts w:hint="cs"/>
          <w:rtl/>
        </w:rPr>
        <w:t>לו</w:t>
      </w:r>
      <w:r w:rsidRPr="00C35A2C">
        <w:rPr>
          <w:rtl/>
        </w:rPr>
        <w:t xml:space="preserve">, אבל חנוני שאין מקיפו מותר </w:t>
      </w:r>
      <w:r w:rsidR="00733F4C" w:rsidRPr="00733F4C">
        <w:rPr>
          <w:rStyle w:val="affff1"/>
          <w:rFonts w:hint="cs"/>
          <w:rtl/>
        </w:rPr>
        <w:t xml:space="preserve">ב. </w:t>
      </w:r>
      <w:r w:rsidRPr="00733F4C">
        <w:rPr>
          <w:rStyle w:val="affff1"/>
          <w:rtl/>
        </w:rPr>
        <w:t>ועוד</w:t>
      </w:r>
      <w:r w:rsidR="00733F4C">
        <w:rPr>
          <w:rFonts w:hint="cs"/>
          <w:rtl/>
        </w:rPr>
        <w:t xml:space="preserve"> </w:t>
      </w:r>
      <w:r w:rsidRPr="00C35A2C">
        <w:rPr>
          <w:rtl/>
        </w:rPr>
        <w:t xml:space="preserve">חנוני שאין מקיפו מי לא משתעבד? </w:t>
      </w:r>
    </w:p>
    <w:p w14:paraId="4399DB87" w14:textId="77777777" w:rsidR="00733F4C" w:rsidRDefault="00910F84" w:rsidP="00733F4C">
      <w:pPr>
        <w:pStyle w:val="36"/>
        <w:framePr w:wrap="notBeside"/>
        <w:rPr>
          <w:rtl/>
        </w:rPr>
      </w:pPr>
      <w:r w:rsidRPr="00C35A2C">
        <w:rPr>
          <w:rtl/>
        </w:rPr>
        <w:t>והאמר רבא:</w:t>
      </w:r>
    </w:p>
    <w:p w14:paraId="4FB38A9C" w14:textId="2D1C943D" w:rsidR="00910F84" w:rsidRDefault="00910F84" w:rsidP="00910F84">
      <w:pPr>
        <w:rPr>
          <w:rtl/>
        </w:rPr>
      </w:pPr>
      <w:r w:rsidRPr="00C35A2C">
        <w:rPr>
          <w:rtl/>
        </w:rPr>
        <w:t xml:space="preserve">תן מנה לפלוני ויקנו כל נכסי לך - קנה מדין ערב! </w:t>
      </w:r>
    </w:p>
    <w:p w14:paraId="13D2AE92" w14:textId="44C9565F" w:rsidR="00733F4C" w:rsidRDefault="00733F4C" w:rsidP="00733F4C">
      <w:pPr>
        <w:pStyle w:val="36"/>
        <w:framePr w:wrap="notBeside"/>
        <w:rPr>
          <w:rtl/>
        </w:rPr>
      </w:pPr>
      <w:r>
        <w:rPr>
          <w:rFonts w:hint="cs"/>
          <w:rtl/>
        </w:rPr>
        <w:t xml:space="preserve">ב. </w:t>
      </w:r>
      <w:r w:rsidR="00910F84" w:rsidRPr="00C35A2C">
        <w:rPr>
          <w:rtl/>
        </w:rPr>
        <w:t>אלא</w:t>
      </w:r>
      <w:r>
        <w:rPr>
          <w:rFonts w:hint="cs"/>
          <w:rtl/>
        </w:rPr>
        <w:t xml:space="preserve"> </w:t>
      </w:r>
      <w:r w:rsidR="00910F84" w:rsidRPr="00C35A2C">
        <w:rPr>
          <w:rtl/>
        </w:rPr>
        <w:t>רבא:</w:t>
      </w:r>
    </w:p>
    <w:p w14:paraId="30FE58B5" w14:textId="33B0367A" w:rsidR="00910F84" w:rsidRPr="00733F4C" w:rsidRDefault="00910F84" w:rsidP="00733F4C">
      <w:pPr>
        <w:rPr>
          <w:rtl/>
        </w:rPr>
      </w:pPr>
      <w:r w:rsidRPr="00C35A2C">
        <w:rPr>
          <w:rFonts w:hint="cs"/>
          <w:rtl/>
        </w:rPr>
        <w:t>ל</w:t>
      </w:r>
      <w:r>
        <w:rPr>
          <w:rtl/>
        </w:rPr>
        <w:t>"</w:t>
      </w:r>
      <w:r w:rsidRPr="00C35A2C">
        <w:rPr>
          <w:rFonts w:hint="cs"/>
          <w:rtl/>
        </w:rPr>
        <w:t>ש</w:t>
      </w:r>
      <w:r w:rsidRPr="00C35A2C">
        <w:rPr>
          <w:rtl/>
        </w:rPr>
        <w:t xml:space="preserve"> מקיפו ול</w:t>
      </w:r>
      <w:r>
        <w:rPr>
          <w:rtl/>
        </w:rPr>
        <w:t>"</w:t>
      </w:r>
      <w:r w:rsidRPr="00C35A2C">
        <w:rPr>
          <w:rFonts w:hint="cs"/>
          <w:rtl/>
        </w:rPr>
        <w:t>ש</w:t>
      </w:r>
      <w:r w:rsidRPr="00C35A2C">
        <w:rPr>
          <w:rtl/>
        </w:rPr>
        <w:t xml:space="preserve"> שאין מקיפו, </w:t>
      </w:r>
      <w:r w:rsidR="00733F4C">
        <w:rPr>
          <w:rFonts w:hint="cs"/>
          <w:rtl/>
        </w:rPr>
        <w:t xml:space="preserve">אף </w:t>
      </w:r>
      <w:r w:rsidRPr="00C35A2C">
        <w:rPr>
          <w:rtl/>
        </w:rPr>
        <w:t>דמשעבד ל</w:t>
      </w:r>
      <w:r w:rsidRPr="00C35A2C">
        <w:rPr>
          <w:rFonts w:hint="cs"/>
          <w:rtl/>
        </w:rPr>
        <w:t>ו</w:t>
      </w:r>
      <w:r w:rsidRPr="00C35A2C">
        <w:rPr>
          <w:rtl/>
        </w:rPr>
        <w:t>, כיון דלא מייחד שיעבוד</w:t>
      </w:r>
      <w:r w:rsidRPr="00C35A2C">
        <w:rPr>
          <w:rFonts w:hint="cs"/>
          <w:rtl/>
        </w:rPr>
        <w:t xml:space="preserve">ו </w:t>
      </w:r>
      <w:r w:rsidRPr="00C35A2C">
        <w:rPr>
          <w:rtl/>
        </w:rPr>
        <w:t xml:space="preserve">לא </w:t>
      </w:r>
      <w:r w:rsidRPr="00C35A2C">
        <w:rPr>
          <w:rFonts w:hint="cs"/>
          <w:rtl/>
        </w:rPr>
        <w:t>נאסר</w:t>
      </w:r>
      <w:r w:rsidRPr="00C35A2C">
        <w:rPr>
          <w:rtl/>
        </w:rPr>
        <w:t>.</w:t>
      </w:r>
      <w:r w:rsidR="00733F4C">
        <w:rPr>
          <w:rFonts w:hint="cs"/>
          <w:rtl/>
        </w:rPr>
        <w:t xml:space="preserve"> </w:t>
      </w:r>
      <w:r w:rsidRPr="00733F4C">
        <w:rPr>
          <w:rStyle w:val="affff1"/>
          <w:rtl/>
        </w:rPr>
        <w:t xml:space="preserve">- </w:t>
      </w:r>
      <w:r w:rsidRPr="00733F4C">
        <w:rPr>
          <w:rStyle w:val="affff1"/>
          <w:rFonts w:hint="cs"/>
          <w:rtl/>
        </w:rPr>
        <w:t>וכאן</w:t>
      </w:r>
      <w:r w:rsidRPr="00C35A2C">
        <w:rPr>
          <w:rFonts w:hint="cs"/>
          <w:rtl/>
        </w:rPr>
        <w:t xml:space="preserve"> </w:t>
      </w:r>
      <w:r w:rsidR="00733F4C">
        <w:rPr>
          <w:rFonts w:hint="cs"/>
          <w:rtl/>
        </w:rPr>
        <w:t xml:space="preserve"> </w:t>
      </w:r>
      <w:r w:rsidRPr="00C35A2C">
        <w:rPr>
          <w:rFonts w:hint="cs"/>
          <w:rtl/>
        </w:rPr>
        <w:t>ד</w:t>
      </w:r>
      <w:r w:rsidRPr="00C35A2C">
        <w:rPr>
          <w:rtl/>
        </w:rPr>
        <w:t xml:space="preserve">חושש משום שביעית </w:t>
      </w:r>
      <w:r w:rsidR="00733F4C">
        <w:rPr>
          <w:rFonts w:hint="cs"/>
          <w:rtl/>
        </w:rPr>
        <w:t xml:space="preserve">אף </w:t>
      </w:r>
      <w:r w:rsidRPr="00C35A2C">
        <w:rPr>
          <w:rFonts w:hint="cs"/>
          <w:rtl/>
        </w:rPr>
        <w:t>דלא מייחד שיעבודו</w:t>
      </w:r>
      <w:r w:rsidR="00733F4C">
        <w:rPr>
          <w:rFonts w:hint="cs"/>
          <w:rtl/>
        </w:rPr>
        <w:t>-</w:t>
      </w:r>
      <w:r w:rsidRPr="00C35A2C">
        <w:rPr>
          <w:rtl/>
        </w:rPr>
        <w:t xml:space="preserve"> כגון שהקדים לו דינר.</w:t>
      </w:r>
    </w:p>
    <w:p w14:paraId="4E209BF0" w14:textId="3FF37AD1" w:rsidR="00733F4C" w:rsidRDefault="00733F4C" w:rsidP="00733F4C">
      <w:pPr>
        <w:pStyle w:val="36"/>
        <w:framePr w:wrap="notBeside"/>
        <w:rPr>
          <w:rtl/>
        </w:rPr>
      </w:pPr>
      <w:r>
        <w:rPr>
          <w:rFonts w:ascii="FontbitDavid" w:hAnsi="FontbitDavid" w:hint="cs"/>
          <w:sz w:val="32"/>
          <w:rtl/>
        </w:rPr>
        <w:t xml:space="preserve">הקשה ר''ז </w:t>
      </w:r>
    </w:p>
    <w:p w14:paraId="4E6CA457" w14:textId="225DE959" w:rsidR="00910F84" w:rsidRPr="00733F4C" w:rsidRDefault="00910F84" w:rsidP="00733F4C">
      <w:pPr>
        <w:rPr>
          <w:rtl/>
        </w:rPr>
      </w:pPr>
      <w:r w:rsidRPr="00C35A2C">
        <w:rPr>
          <w:rFonts w:hint="cs"/>
          <w:b/>
          <w:bCs/>
          <w:rtl/>
        </w:rPr>
        <w:t>דתני</w:t>
      </w:r>
      <w:r w:rsidRPr="00C35A2C">
        <w:rPr>
          <w:rFonts w:hint="cs"/>
          <w:rtl/>
        </w:rPr>
        <w:t xml:space="preserve"> </w:t>
      </w:r>
      <w:r w:rsidRPr="00C35A2C">
        <w:rPr>
          <w:rtl/>
        </w:rPr>
        <w:t xml:space="preserve">צאו ואכלו, צאו ושתו, ואני מחשב מיבעי ליה! </w:t>
      </w:r>
    </w:p>
    <w:p w14:paraId="5557573D" w14:textId="645DBF5C" w:rsidR="00733F4C" w:rsidRDefault="00733F4C" w:rsidP="00733F4C">
      <w:pPr>
        <w:pStyle w:val="36"/>
        <w:framePr w:wrap="notBeside"/>
        <w:rPr>
          <w:rtl/>
        </w:rPr>
      </w:pPr>
      <w:r>
        <w:rPr>
          <w:rFonts w:hint="cs"/>
          <w:b/>
          <w:bCs/>
          <w:rtl/>
        </w:rPr>
        <w:t>ג</w:t>
      </w:r>
      <w:r w:rsidR="00910F84" w:rsidRPr="00C35A2C">
        <w:rPr>
          <w:rFonts w:hint="cs"/>
          <w:b/>
          <w:bCs/>
          <w:rtl/>
        </w:rPr>
        <w:t>.</w:t>
      </w:r>
      <w:r w:rsidR="00910F84" w:rsidRPr="00C35A2C">
        <w:rPr>
          <w:rFonts w:hint="cs"/>
          <w:rtl/>
        </w:rPr>
        <w:t xml:space="preserve"> </w:t>
      </w:r>
      <w:r w:rsidR="00910F84" w:rsidRPr="00C35A2C">
        <w:rPr>
          <w:rtl/>
        </w:rPr>
        <w:t>רב אשי:</w:t>
      </w:r>
    </w:p>
    <w:p w14:paraId="38E96BE8" w14:textId="02FD955A" w:rsidR="00910F84" w:rsidRDefault="00910F84" w:rsidP="00910F84">
      <w:pPr>
        <w:rPr>
          <w:rtl/>
        </w:rPr>
      </w:pPr>
      <w:r w:rsidRPr="00C35A2C">
        <w:rPr>
          <w:rtl/>
        </w:rPr>
        <w:t xml:space="preserve"> כגון שנטל ונתן ביד.</w:t>
      </w:r>
      <w:r w:rsidRPr="00C35A2C">
        <w:rPr>
          <w:rFonts w:hint="cs"/>
          <w:rtl/>
        </w:rPr>
        <w:t xml:space="preserve"> </w:t>
      </w:r>
      <w:r w:rsidRPr="00C35A2C">
        <w:rPr>
          <w:rFonts w:hint="cs"/>
          <w:b/>
          <w:bCs/>
          <w:rtl/>
        </w:rPr>
        <w:t>ותני</w:t>
      </w:r>
      <w:r w:rsidRPr="00C35A2C">
        <w:rPr>
          <w:rtl/>
        </w:rPr>
        <w:t>: טלו ואכלו, טלו ושתו.</w:t>
      </w:r>
    </w:p>
    <w:p w14:paraId="56C376D3" w14:textId="5798340A" w:rsidR="003967F8" w:rsidRPr="00C35A2C" w:rsidRDefault="003967F8" w:rsidP="003967F8">
      <w:pPr>
        <w:pStyle w:val="afffe"/>
        <w:rPr>
          <w:rtl/>
        </w:rPr>
      </w:pPr>
      <w:r>
        <w:rPr>
          <w:rFonts w:hint="cs"/>
          <w:rtl/>
        </w:rPr>
        <w:t>***</w:t>
      </w:r>
    </w:p>
    <w:p w14:paraId="09EB4E63" w14:textId="33297B8C" w:rsidR="00910F84" w:rsidRPr="00C35A2C" w:rsidRDefault="00733F4C" w:rsidP="00A81E0E">
      <w:pPr>
        <w:bidi w:val="0"/>
        <w:spacing w:after="160" w:line="259" w:lineRule="auto"/>
        <w:jc w:val="left"/>
        <w:rPr>
          <w:rtl/>
        </w:rPr>
      </w:pPr>
      <w:r>
        <w:rPr>
          <w:rtl/>
        </w:rPr>
        <w:br w:type="page"/>
      </w:r>
    </w:p>
    <w:p w14:paraId="789DEB92" w14:textId="77777777" w:rsidR="00733F4C" w:rsidRDefault="00910F84" w:rsidP="00733F4C">
      <w:pPr>
        <w:pStyle w:val="36"/>
        <w:framePr w:wrap="notBeside"/>
        <w:rPr>
          <w:rtl/>
        </w:rPr>
      </w:pPr>
      <w:r w:rsidRPr="00C35A2C">
        <w:rPr>
          <w:rFonts w:hint="cs"/>
          <w:rtl/>
        </w:rPr>
        <w:lastRenderedPageBreak/>
        <w:t>ר</w:t>
      </w:r>
      <w:r>
        <w:rPr>
          <w:rtl/>
        </w:rPr>
        <w:t>"</w:t>
      </w:r>
      <w:r w:rsidRPr="00C35A2C">
        <w:rPr>
          <w:rFonts w:hint="cs"/>
          <w:rtl/>
        </w:rPr>
        <w:t>נ ועולא ואב</w:t>
      </w:r>
      <w:r>
        <w:rPr>
          <w:rtl/>
        </w:rPr>
        <w:t>"</w:t>
      </w:r>
      <w:r w:rsidRPr="00C35A2C">
        <w:rPr>
          <w:rFonts w:hint="cs"/>
          <w:rtl/>
        </w:rPr>
        <w:t>פ</w:t>
      </w:r>
    </w:p>
    <w:p w14:paraId="2A1FB065" w14:textId="77777777" w:rsidR="00733F4C" w:rsidRDefault="00910F84" w:rsidP="00805DC2">
      <w:pPr>
        <w:pStyle w:val="affff2"/>
        <w:rPr>
          <w:rtl/>
        </w:rPr>
      </w:pPr>
      <w:r w:rsidRPr="00C35A2C">
        <w:rPr>
          <w:rtl/>
        </w:rPr>
        <w:t xml:space="preserve">שכרו לשבור ביין נסך, מהו? </w:t>
      </w:r>
    </w:p>
    <w:p w14:paraId="6404CC38" w14:textId="3E2C43AA" w:rsidR="00733F4C" w:rsidRPr="009373B7" w:rsidRDefault="00733F4C" w:rsidP="009373B7">
      <w:pPr>
        <w:jc w:val="center"/>
        <w:rPr>
          <w:rStyle w:val="affff8"/>
        </w:rPr>
      </w:pPr>
      <w:r w:rsidRPr="009373B7">
        <w:rPr>
          <w:rStyle w:val="affff8"/>
          <w:rFonts w:hint="cs"/>
          <w:rtl/>
        </w:rPr>
        <w:t xml:space="preserve">אם כיון שרוצה בקיומו אסור </w:t>
      </w:r>
      <w:r w:rsidRPr="009373B7">
        <w:rPr>
          <w:rStyle w:val="affff8"/>
          <w:rFonts w:hint="cs"/>
          <w:b/>
          <w:bCs/>
          <w:rtl/>
        </w:rPr>
        <w:t>או</w:t>
      </w:r>
      <w:r w:rsidRPr="009373B7">
        <w:rPr>
          <w:rStyle w:val="affff8"/>
          <w:rFonts w:hint="cs"/>
          <w:rtl/>
        </w:rPr>
        <w:t xml:space="preserve"> כל למעט תיפלה </w:t>
      </w:r>
      <w:r w:rsidR="0091338E">
        <w:rPr>
          <w:rStyle w:val="affff8"/>
          <w:rFonts w:hint="cs"/>
          <w:rtl/>
        </w:rPr>
        <w:t xml:space="preserve">(ע''ז) </w:t>
      </w:r>
      <w:r w:rsidRPr="009373B7">
        <w:rPr>
          <w:rStyle w:val="affff8"/>
          <w:rFonts w:hint="cs"/>
          <w:rtl/>
        </w:rPr>
        <w:t>שפיר</w:t>
      </w:r>
      <w:r w:rsidR="0091338E">
        <w:rPr>
          <w:rStyle w:val="affff8"/>
          <w:rFonts w:hint="cs"/>
          <w:rtl/>
        </w:rPr>
        <w:t>.</w:t>
      </w:r>
    </w:p>
    <w:p w14:paraId="51F16E62" w14:textId="77777777" w:rsidR="00733F4C" w:rsidRDefault="00910F84" w:rsidP="00733F4C">
      <w:pPr>
        <w:pStyle w:val="36"/>
        <w:framePr w:wrap="notBeside"/>
        <w:rPr>
          <w:rtl/>
        </w:rPr>
      </w:pPr>
      <w:r w:rsidRPr="00C35A2C">
        <w:rPr>
          <w:rtl/>
        </w:rPr>
        <w:t>אר</w:t>
      </w:r>
      <w:r>
        <w:rPr>
          <w:rtl/>
        </w:rPr>
        <w:t>"</w:t>
      </w:r>
      <w:r w:rsidRPr="00C35A2C">
        <w:rPr>
          <w:rtl/>
        </w:rPr>
        <w:t>נ:</w:t>
      </w:r>
    </w:p>
    <w:p w14:paraId="271B61AD" w14:textId="63FA2936" w:rsidR="00910F84" w:rsidRPr="00C35A2C" w:rsidRDefault="00910F84" w:rsidP="00910F84">
      <w:pPr>
        <w:rPr>
          <w:rtl/>
        </w:rPr>
      </w:pPr>
      <w:r w:rsidRPr="00C35A2C">
        <w:rPr>
          <w:rtl/>
        </w:rPr>
        <w:t>ישבור ותבא עליו ברכה.</w:t>
      </w:r>
    </w:p>
    <w:p w14:paraId="607F01D0" w14:textId="77777777" w:rsidR="00910F84" w:rsidRPr="00C35A2C" w:rsidRDefault="00910F84" w:rsidP="00910F84">
      <w:pPr>
        <w:pStyle w:val="aff6"/>
        <w:framePr w:wrap="around"/>
        <w:rPr>
          <w:rtl/>
        </w:rPr>
      </w:pPr>
      <w:r w:rsidRPr="00C35A2C">
        <w:rPr>
          <w:rFonts w:hint="cs"/>
          <w:rtl/>
        </w:rPr>
        <w:t>סד.</w:t>
      </w:r>
    </w:p>
    <w:p w14:paraId="54D82369" w14:textId="77777777" w:rsidR="009373B7" w:rsidRDefault="00910F84" w:rsidP="009373B7">
      <w:pPr>
        <w:pStyle w:val="36"/>
        <w:framePr w:wrap="notBeside"/>
        <w:rPr>
          <w:rtl/>
        </w:rPr>
      </w:pPr>
      <w:r w:rsidRPr="00C35A2C">
        <w:rPr>
          <w:rtl/>
        </w:rPr>
        <w:t xml:space="preserve">לימא מסייע </w:t>
      </w:r>
    </w:p>
    <w:p w14:paraId="03756BD9" w14:textId="7784D5EF" w:rsidR="00910F84" w:rsidRPr="00C35A2C" w:rsidRDefault="00910F84" w:rsidP="00910F84">
      <w:pPr>
        <w:rPr>
          <w:rtl/>
        </w:rPr>
      </w:pPr>
      <w:r w:rsidRPr="0091338E">
        <w:rPr>
          <w:rStyle w:val="afff"/>
          <w:spacing w:val="-4"/>
          <w:rtl/>
        </w:rPr>
        <w:t>אין עודרין</w:t>
      </w:r>
      <w:r w:rsidRPr="0091338E">
        <w:rPr>
          <w:spacing w:val="-4"/>
          <w:rtl/>
        </w:rPr>
        <w:t xml:space="preserve"> עם </w:t>
      </w:r>
      <w:r w:rsidR="0091338E">
        <w:rPr>
          <w:rFonts w:hint="cs"/>
          <w:spacing w:val="-4"/>
          <w:rtl/>
        </w:rPr>
        <w:t xml:space="preserve">הע''ז </w:t>
      </w:r>
      <w:r w:rsidRPr="0091338E">
        <w:rPr>
          <w:spacing w:val="-4"/>
          <w:rtl/>
        </w:rPr>
        <w:t xml:space="preserve">בכלאים </w:t>
      </w:r>
      <w:r w:rsidRPr="0091338E">
        <w:rPr>
          <w:rStyle w:val="afff"/>
          <w:spacing w:val="-4"/>
          <w:rtl/>
        </w:rPr>
        <w:t>אבל עוקרין עמו</w:t>
      </w:r>
      <w:r w:rsidRPr="0091338E">
        <w:rPr>
          <w:spacing w:val="-4"/>
          <w:rtl/>
        </w:rPr>
        <w:t xml:space="preserve"> כדי למעט התיפלה</w:t>
      </w:r>
    </w:p>
    <w:p w14:paraId="0F8D024F" w14:textId="2D4A47FF" w:rsidR="009373B7" w:rsidRDefault="00910F84" w:rsidP="009373B7">
      <w:pPr>
        <w:pStyle w:val="36"/>
        <w:framePr w:wrap="notBeside"/>
        <w:rPr>
          <w:rtl/>
        </w:rPr>
      </w:pPr>
      <w:r w:rsidRPr="00C35A2C">
        <w:rPr>
          <w:rtl/>
        </w:rPr>
        <w:t>סברוה</w:t>
      </w:r>
      <w:r w:rsidR="00A81E0E">
        <w:rPr>
          <w:rFonts w:hint="cs"/>
          <w:rtl/>
        </w:rPr>
        <w:t xml:space="preserve"> דכר''ע</w:t>
      </w:r>
      <w:r w:rsidRPr="00C35A2C">
        <w:rPr>
          <w:rFonts w:hint="cs"/>
          <w:rtl/>
        </w:rPr>
        <w:t xml:space="preserve"> </w:t>
      </w:r>
    </w:p>
    <w:p w14:paraId="6B25F8F7" w14:textId="7DED56E6" w:rsidR="00910F84" w:rsidRPr="00A81E0E" w:rsidRDefault="00910F84" w:rsidP="00A81E0E">
      <w:pPr>
        <w:rPr>
          <w:rStyle w:val="affff8"/>
          <w:rtl/>
        </w:rPr>
      </w:pPr>
      <w:r w:rsidRPr="00C35A2C">
        <w:rPr>
          <w:rtl/>
        </w:rPr>
        <w:t xml:space="preserve">המנכש והמחפה בכלאים לוקה, </w:t>
      </w:r>
      <w:r w:rsidRPr="009373B7">
        <w:rPr>
          <w:rStyle w:val="affff1"/>
          <w:rtl/>
        </w:rPr>
        <w:t>ר"ע:</w:t>
      </w:r>
      <w:r w:rsidRPr="00C35A2C">
        <w:rPr>
          <w:rtl/>
        </w:rPr>
        <w:t xml:space="preserve"> </w:t>
      </w:r>
      <w:r w:rsidRPr="00C35A2C">
        <w:rPr>
          <w:b/>
          <w:bCs/>
          <w:rtl/>
        </w:rPr>
        <w:t>אף</w:t>
      </w:r>
      <w:r w:rsidRPr="00C35A2C">
        <w:rPr>
          <w:rtl/>
        </w:rPr>
        <w:t xml:space="preserve"> </w:t>
      </w:r>
      <w:r w:rsidRPr="00C35A2C">
        <w:rPr>
          <w:b/>
          <w:bCs/>
          <w:rtl/>
        </w:rPr>
        <w:t>המקיים</w:t>
      </w:r>
      <w:r w:rsidRPr="00C35A2C">
        <w:rPr>
          <w:rtl/>
        </w:rPr>
        <w:t xml:space="preserve">; </w:t>
      </w:r>
      <w:r w:rsidRPr="00FF1C37">
        <w:rPr>
          <w:rStyle w:val="afffd"/>
          <w:rFonts w:hint="cs"/>
          <w:rtl/>
        </w:rPr>
        <w:t>ד'</w:t>
      </w:r>
      <w:r w:rsidRPr="00FF1C37">
        <w:rPr>
          <w:rStyle w:val="afffd"/>
          <w:rtl/>
        </w:rPr>
        <w:t>לא כלאים</w:t>
      </w:r>
      <w:r w:rsidRPr="00FF1C37">
        <w:rPr>
          <w:rStyle w:val="afffd"/>
          <w:rFonts w:hint="cs"/>
          <w:rtl/>
        </w:rPr>
        <w:t>'</w:t>
      </w:r>
      <w:r w:rsidRPr="00FF1C37">
        <w:rPr>
          <w:rStyle w:val="afffd"/>
          <w:rtl/>
        </w:rPr>
        <w:t>,</w:t>
      </w:r>
      <w:r w:rsidRPr="00C35A2C">
        <w:rPr>
          <w:rtl/>
        </w:rPr>
        <w:t xml:space="preserve"> </w:t>
      </w:r>
      <w:r w:rsidR="00A81E0E">
        <w:rPr>
          <w:rStyle w:val="affff8"/>
          <w:rFonts w:hint="cs"/>
          <w:rtl/>
        </w:rPr>
        <w:t xml:space="preserve">ומשמע </w:t>
      </w:r>
      <w:r w:rsidRPr="00A81E0E">
        <w:rPr>
          <w:rStyle w:val="affff8"/>
          <w:rtl/>
        </w:rPr>
        <w:t xml:space="preserve">למעט תיפלה </w:t>
      </w:r>
      <w:r w:rsidR="00A81E0E">
        <w:rPr>
          <w:rStyle w:val="affff8"/>
          <w:rFonts w:hint="cs"/>
          <w:rtl/>
        </w:rPr>
        <w:t>ד</w:t>
      </w:r>
      <w:r w:rsidRPr="00A81E0E">
        <w:rPr>
          <w:rStyle w:val="affff8"/>
          <w:rtl/>
        </w:rPr>
        <w:t>שרי</w:t>
      </w:r>
      <w:r w:rsidR="00A81E0E">
        <w:rPr>
          <w:rStyle w:val="affff8"/>
          <w:rFonts w:hint="cs"/>
          <w:rtl/>
        </w:rPr>
        <w:t>.</w:t>
      </w:r>
    </w:p>
    <w:p w14:paraId="77F372B1" w14:textId="77777777" w:rsidR="009373B7" w:rsidRDefault="00910F84" w:rsidP="009373B7">
      <w:pPr>
        <w:pStyle w:val="36"/>
        <w:framePr w:wrap="notBeside"/>
        <w:rPr>
          <w:rtl/>
        </w:rPr>
      </w:pPr>
      <w:r w:rsidRPr="00C35A2C">
        <w:rPr>
          <w:rFonts w:hint="cs"/>
          <w:rtl/>
        </w:rPr>
        <w:t xml:space="preserve">אלא רבנן היא </w:t>
      </w:r>
    </w:p>
    <w:p w14:paraId="2ACD1929" w14:textId="767807E1" w:rsidR="00910F84" w:rsidRPr="0091338E" w:rsidRDefault="00910F84" w:rsidP="00910F84">
      <w:pPr>
        <w:rPr>
          <w:spacing w:val="-2"/>
          <w:rtl/>
        </w:rPr>
      </w:pPr>
      <w:r w:rsidRPr="0091338E">
        <w:rPr>
          <w:rStyle w:val="affff1"/>
          <w:rFonts w:hint="cs"/>
          <w:spacing w:val="-2"/>
          <w:rtl/>
        </w:rPr>
        <w:t>והך</w:t>
      </w:r>
      <w:r w:rsidRPr="0091338E">
        <w:rPr>
          <w:rFonts w:hint="cs"/>
          <w:spacing w:val="-2"/>
          <w:rtl/>
        </w:rPr>
        <w:t xml:space="preserve"> </w:t>
      </w:r>
      <w:r w:rsidRPr="0091338E">
        <w:rPr>
          <w:rStyle w:val="afff"/>
          <w:rFonts w:hint="cs"/>
          <w:spacing w:val="-2"/>
          <w:rtl/>
        </w:rPr>
        <w:t>דעוקרין</w:t>
      </w:r>
      <w:r w:rsidRPr="0091338E">
        <w:rPr>
          <w:rFonts w:hint="cs"/>
          <w:spacing w:val="-2"/>
          <w:rtl/>
        </w:rPr>
        <w:t xml:space="preserve"> כגון דעובד בחינם </w:t>
      </w:r>
      <w:r w:rsidRPr="0091338E">
        <w:rPr>
          <w:rStyle w:val="affff1"/>
          <w:rFonts w:hint="cs"/>
          <w:spacing w:val="-2"/>
          <w:rtl/>
        </w:rPr>
        <w:t>וכר</w:t>
      </w:r>
      <w:r w:rsidRPr="0091338E">
        <w:rPr>
          <w:rStyle w:val="affff1"/>
          <w:spacing w:val="-2"/>
          <w:rtl/>
        </w:rPr>
        <w:t>"</w:t>
      </w:r>
      <w:r w:rsidRPr="0091338E">
        <w:rPr>
          <w:rStyle w:val="affff1"/>
          <w:rFonts w:hint="cs"/>
          <w:spacing w:val="-2"/>
          <w:rtl/>
        </w:rPr>
        <w:t>י</w:t>
      </w:r>
      <w:r w:rsidRPr="0091338E">
        <w:rPr>
          <w:rFonts w:hint="cs"/>
          <w:spacing w:val="-2"/>
          <w:rtl/>
        </w:rPr>
        <w:t xml:space="preserve"> דאסור ליתן להם מתנת חינם </w:t>
      </w:r>
    </w:p>
    <w:p w14:paraId="33E052A4" w14:textId="77777777" w:rsidR="0091338E" w:rsidRDefault="00910F84" w:rsidP="0091338E">
      <w:pPr>
        <w:rPr>
          <w:rtl/>
        </w:rPr>
      </w:pPr>
      <w:r w:rsidRPr="009373B7">
        <w:rPr>
          <w:rStyle w:val="affff1"/>
          <w:rFonts w:hint="cs"/>
          <w:rtl/>
        </w:rPr>
        <w:t>ומדר</w:t>
      </w:r>
      <w:r w:rsidRPr="009373B7">
        <w:rPr>
          <w:rStyle w:val="affff1"/>
          <w:rtl/>
        </w:rPr>
        <w:t>"</w:t>
      </w:r>
      <w:r w:rsidRPr="009373B7">
        <w:rPr>
          <w:rStyle w:val="affff1"/>
          <w:rFonts w:hint="cs"/>
          <w:rtl/>
        </w:rPr>
        <w:t>י</w:t>
      </w:r>
      <w:r w:rsidRPr="00C35A2C">
        <w:rPr>
          <w:rFonts w:hint="cs"/>
          <w:rtl/>
        </w:rPr>
        <w:t xml:space="preserve"> דלמעט</w:t>
      </w:r>
      <w:r w:rsidR="009373B7">
        <w:rPr>
          <w:rFonts w:hint="cs"/>
          <w:rtl/>
        </w:rPr>
        <w:t xml:space="preserve"> </w:t>
      </w:r>
      <w:r w:rsidRPr="00C35A2C">
        <w:rPr>
          <w:rFonts w:hint="cs"/>
          <w:rtl/>
        </w:rPr>
        <w:t xml:space="preserve">תיפלה </w:t>
      </w:r>
    </w:p>
    <w:p w14:paraId="17F0CB04" w14:textId="77777777" w:rsidR="0091338E" w:rsidRDefault="00910F84" w:rsidP="0091338E">
      <w:pPr>
        <w:pStyle w:val="36"/>
        <w:framePr w:wrap="notBeside"/>
        <w:rPr>
          <w:rtl/>
        </w:rPr>
      </w:pPr>
      <w:r w:rsidRPr="00C35A2C">
        <w:rPr>
          <w:b/>
          <w:bCs/>
          <w:rtl/>
        </w:rPr>
        <w:t>נשמע</w:t>
      </w:r>
      <w:r w:rsidRPr="00C35A2C">
        <w:rPr>
          <w:rtl/>
        </w:rPr>
        <w:t xml:space="preserve"> </w:t>
      </w:r>
      <w:r w:rsidR="009373B7" w:rsidRPr="00A81E0E">
        <w:rPr>
          <w:rStyle w:val="affff1"/>
          <w:rFonts w:hint="cs"/>
          <w:rtl/>
        </w:rPr>
        <w:t>דאף דלר''ע</w:t>
      </w:r>
      <w:r w:rsidR="009373B7">
        <w:rPr>
          <w:rFonts w:hint="cs"/>
          <w:rtl/>
        </w:rPr>
        <w:t xml:space="preserve"> </w:t>
      </w:r>
    </w:p>
    <w:p w14:paraId="70A8604F" w14:textId="41BE6861" w:rsidR="00910F84" w:rsidRPr="00C35A2C" w:rsidRDefault="00910F84" w:rsidP="0091338E">
      <w:pPr>
        <w:spacing w:after="120"/>
        <w:rPr>
          <w:rtl/>
        </w:rPr>
      </w:pPr>
      <w:r w:rsidRPr="00C35A2C">
        <w:rPr>
          <w:rtl/>
        </w:rPr>
        <w:t>המקיים בכלאים - לוקה, למעט תיפלה שפיר דמי</w:t>
      </w:r>
      <w:r w:rsidR="0091338E">
        <w:rPr>
          <w:rFonts w:hint="cs"/>
          <w:rtl/>
        </w:rPr>
        <w:t>.</w:t>
      </w:r>
      <w:r w:rsidRPr="00C35A2C">
        <w:rPr>
          <w:rtl/>
        </w:rPr>
        <w:t xml:space="preserve"> </w:t>
      </w:r>
    </w:p>
    <w:p w14:paraId="7D98524D" w14:textId="77777777" w:rsidR="009373B7" w:rsidRDefault="00910F84" w:rsidP="009373B7">
      <w:pPr>
        <w:pStyle w:val="36"/>
        <w:framePr w:wrap="notBeside"/>
        <w:rPr>
          <w:rtl/>
        </w:rPr>
      </w:pPr>
      <w:r w:rsidRPr="00C35A2C">
        <w:rPr>
          <w:rtl/>
        </w:rPr>
        <w:t xml:space="preserve">הדור </w:t>
      </w:r>
      <w:r w:rsidRPr="00C35A2C">
        <w:rPr>
          <w:rFonts w:hint="cs"/>
          <w:rtl/>
        </w:rPr>
        <w:t>בעו</w:t>
      </w:r>
      <w:r w:rsidRPr="00C35A2C">
        <w:rPr>
          <w:rtl/>
        </w:rPr>
        <w:t xml:space="preserve">: </w:t>
      </w:r>
    </w:p>
    <w:p w14:paraId="0683BB8D" w14:textId="53B10345" w:rsidR="00910F84" w:rsidRPr="00C35A2C" w:rsidRDefault="00910F84" w:rsidP="00805DC2">
      <w:pPr>
        <w:pStyle w:val="affff2"/>
        <w:rPr>
          <w:rtl/>
        </w:rPr>
      </w:pPr>
      <w:r w:rsidRPr="00C35A2C">
        <w:rPr>
          <w:rtl/>
        </w:rPr>
        <w:t xml:space="preserve">דמי </w:t>
      </w:r>
      <w:r w:rsidR="0091338E">
        <w:rPr>
          <w:rFonts w:hint="cs"/>
          <w:rtl/>
        </w:rPr>
        <w:t>ע''ז ביד גוי אם תופסת דמיה ביד הגוי או לא</w:t>
      </w:r>
      <w:r w:rsidRPr="00C35A2C">
        <w:rPr>
          <w:rtl/>
        </w:rPr>
        <w:t xml:space="preserve">? </w:t>
      </w:r>
    </w:p>
    <w:p w14:paraId="6B9F77DD" w14:textId="77777777" w:rsidR="009373B7" w:rsidRDefault="00910F84" w:rsidP="009373B7">
      <w:pPr>
        <w:pStyle w:val="36"/>
        <w:framePr w:wrap="notBeside"/>
        <w:rPr>
          <w:rtl/>
        </w:rPr>
      </w:pPr>
      <w:r w:rsidRPr="00C35A2C">
        <w:rPr>
          <w:rFonts w:hint="cs"/>
          <w:rtl/>
        </w:rPr>
        <w:t>א</w:t>
      </w:r>
      <w:r>
        <w:rPr>
          <w:rtl/>
        </w:rPr>
        <w:t>"</w:t>
      </w:r>
      <w:r w:rsidRPr="00C35A2C">
        <w:rPr>
          <w:rFonts w:hint="cs"/>
          <w:rtl/>
        </w:rPr>
        <w:t>ל ר</w:t>
      </w:r>
      <w:r>
        <w:rPr>
          <w:rtl/>
        </w:rPr>
        <w:t>"</w:t>
      </w:r>
      <w:r w:rsidRPr="00C35A2C">
        <w:rPr>
          <w:rFonts w:hint="cs"/>
          <w:rtl/>
        </w:rPr>
        <w:t>נ</w:t>
      </w:r>
      <w:r w:rsidRPr="00C35A2C">
        <w:rPr>
          <w:rtl/>
        </w:rPr>
        <w:t>:</w:t>
      </w:r>
    </w:p>
    <w:p w14:paraId="06BEC5A6" w14:textId="3E674685" w:rsidR="00910F84" w:rsidRPr="00C35A2C" w:rsidRDefault="00910F84" w:rsidP="00910F84">
      <w:pPr>
        <w:rPr>
          <w:rtl/>
        </w:rPr>
      </w:pPr>
      <w:r w:rsidRPr="00C35A2C">
        <w:rPr>
          <w:rtl/>
        </w:rPr>
        <w:t xml:space="preserve">מסתברא, דמי </w:t>
      </w:r>
      <w:r w:rsidR="0091338E">
        <w:rPr>
          <w:rFonts w:hint="cs"/>
          <w:rtl/>
        </w:rPr>
        <w:t xml:space="preserve">ע''ז </w:t>
      </w:r>
      <w:r w:rsidRPr="00C35A2C">
        <w:rPr>
          <w:rtl/>
        </w:rPr>
        <w:t>ביד עכו</w:t>
      </w:r>
      <w:r>
        <w:rPr>
          <w:rtl/>
        </w:rPr>
        <w:t>"</w:t>
      </w:r>
      <w:r w:rsidRPr="00C35A2C">
        <w:rPr>
          <w:rtl/>
        </w:rPr>
        <w:t xml:space="preserve">ם מותרין, </w:t>
      </w:r>
    </w:p>
    <w:p w14:paraId="5CB286DA" w14:textId="77777777" w:rsidR="0091338E" w:rsidRDefault="00910F84" w:rsidP="0091338E">
      <w:pPr>
        <w:pStyle w:val="36"/>
        <w:framePr w:wrap="notBeside"/>
        <w:rPr>
          <w:rtl/>
        </w:rPr>
      </w:pPr>
      <w:r w:rsidRPr="00C35A2C">
        <w:rPr>
          <w:rFonts w:hint="cs"/>
          <w:rtl/>
        </w:rPr>
        <w:t xml:space="preserve">לאו </w:t>
      </w:r>
    </w:p>
    <w:p w14:paraId="5FB13856" w14:textId="669448A7" w:rsidR="00910F84" w:rsidRPr="00C35A2C" w:rsidRDefault="00910F84" w:rsidP="00910F84">
      <w:pPr>
        <w:rPr>
          <w:rtl/>
        </w:rPr>
      </w:pPr>
      <w:r w:rsidRPr="00C35A2C">
        <w:rPr>
          <w:rtl/>
        </w:rPr>
        <w:t>מ</w:t>
      </w:r>
      <w:r w:rsidRPr="00C35A2C">
        <w:rPr>
          <w:rFonts w:hint="cs"/>
          <w:rtl/>
        </w:rPr>
        <w:t xml:space="preserve">אותם שבאו </w:t>
      </w:r>
      <w:r w:rsidRPr="0091338E">
        <w:rPr>
          <w:rStyle w:val="affff1"/>
          <w:rFonts w:hint="cs"/>
          <w:rtl/>
        </w:rPr>
        <w:t>לפני רב</w:t>
      </w:r>
      <w:r w:rsidRPr="0091338E">
        <w:rPr>
          <w:rStyle w:val="affff1"/>
          <w:rtl/>
        </w:rPr>
        <w:t>"</w:t>
      </w:r>
      <w:r w:rsidRPr="0091338E">
        <w:rPr>
          <w:rStyle w:val="affff1"/>
          <w:rFonts w:hint="cs"/>
          <w:rtl/>
        </w:rPr>
        <w:t>א וא</w:t>
      </w:r>
      <w:r w:rsidRPr="0091338E">
        <w:rPr>
          <w:rStyle w:val="affff1"/>
          <w:rtl/>
        </w:rPr>
        <w:t>"</w:t>
      </w:r>
      <w:r w:rsidRPr="0091338E">
        <w:rPr>
          <w:rStyle w:val="affff1"/>
          <w:rFonts w:hint="cs"/>
          <w:rtl/>
        </w:rPr>
        <w:t>ל</w:t>
      </w:r>
      <w:r w:rsidRPr="00C35A2C">
        <w:rPr>
          <w:rFonts w:hint="cs"/>
          <w:rtl/>
        </w:rPr>
        <w:t xml:space="preserve"> לכו מכרו כל מה שיש לכם והתגיירו </w:t>
      </w:r>
      <w:r w:rsidRPr="0091338E">
        <w:rPr>
          <w:rStyle w:val="affff1"/>
          <w:rFonts w:hint="cs"/>
          <w:rtl/>
        </w:rPr>
        <w:t>דס</w:t>
      </w:r>
      <w:r w:rsidRPr="0091338E">
        <w:rPr>
          <w:rStyle w:val="affff1"/>
          <w:rtl/>
        </w:rPr>
        <w:t>"</w:t>
      </w:r>
      <w:r w:rsidRPr="0091338E">
        <w:rPr>
          <w:rStyle w:val="affff1"/>
          <w:rFonts w:hint="cs"/>
          <w:rtl/>
        </w:rPr>
        <w:t>ל</w:t>
      </w:r>
      <w:r w:rsidRPr="00C35A2C">
        <w:rPr>
          <w:rtl/>
        </w:rPr>
        <w:t xml:space="preserve"> דמי </w:t>
      </w:r>
      <w:r w:rsidR="0091338E">
        <w:rPr>
          <w:rFonts w:hint="cs"/>
          <w:rtl/>
        </w:rPr>
        <w:t xml:space="preserve">ע''ז </w:t>
      </w:r>
      <w:r w:rsidRPr="00C35A2C">
        <w:rPr>
          <w:rtl/>
        </w:rPr>
        <w:t>ביד עכו</w:t>
      </w:r>
      <w:r>
        <w:rPr>
          <w:rtl/>
        </w:rPr>
        <w:t>"</w:t>
      </w:r>
      <w:r w:rsidRPr="00C35A2C">
        <w:rPr>
          <w:rtl/>
        </w:rPr>
        <w:t>ם מותרין.</w:t>
      </w:r>
    </w:p>
    <w:p w14:paraId="7623CFF7" w14:textId="41D558DE" w:rsidR="0091338E" w:rsidRDefault="00910F84" w:rsidP="0091338E">
      <w:pPr>
        <w:pStyle w:val="36"/>
        <w:framePr w:wrap="notBeside"/>
        <w:rPr>
          <w:rtl/>
        </w:rPr>
      </w:pPr>
      <w:r>
        <w:rPr>
          <w:rtl/>
        </w:rPr>
        <w:t>-</w:t>
      </w:r>
      <w:r w:rsidR="0091338E">
        <w:rPr>
          <w:rFonts w:hint="cs"/>
          <w:rtl/>
        </w:rPr>
        <w:t>דשאני שם</w:t>
      </w:r>
      <w:r>
        <w:rPr>
          <w:rtl/>
        </w:rPr>
        <w:t xml:space="preserve"> </w:t>
      </w:r>
    </w:p>
    <w:p w14:paraId="2CCB1C93" w14:textId="52A6C55F" w:rsidR="00910F84" w:rsidRPr="00C35A2C" w:rsidRDefault="0091338E" w:rsidP="0091338E">
      <w:pPr>
        <w:spacing w:after="120"/>
      </w:pPr>
      <w:r>
        <w:rPr>
          <w:rFonts w:hint="cs"/>
          <w:rtl/>
        </w:rPr>
        <w:t>כ</w:t>
      </w:r>
      <w:r w:rsidR="00910F84" w:rsidRPr="00C35A2C">
        <w:rPr>
          <w:rtl/>
        </w:rPr>
        <w:t xml:space="preserve">יון </w:t>
      </w:r>
      <w:r>
        <w:rPr>
          <w:rFonts w:hint="cs"/>
          <w:rtl/>
        </w:rPr>
        <w:t>ש</w:t>
      </w:r>
      <w:r w:rsidR="00910F84" w:rsidRPr="00C35A2C">
        <w:rPr>
          <w:rtl/>
        </w:rPr>
        <w:t>דע</w:t>
      </w:r>
      <w:r w:rsidR="00910F84" w:rsidRPr="00C35A2C">
        <w:rPr>
          <w:rFonts w:hint="cs"/>
          <w:rtl/>
        </w:rPr>
        <w:t xml:space="preserve">תם להתגייר </w:t>
      </w:r>
      <w:r w:rsidR="00910F84" w:rsidRPr="00C35A2C">
        <w:rPr>
          <w:rtl/>
        </w:rPr>
        <w:t xml:space="preserve">ודאי בטלה! </w:t>
      </w:r>
    </w:p>
    <w:p w14:paraId="1129FADC" w14:textId="77777777" w:rsidR="0091338E" w:rsidRDefault="00910F84" w:rsidP="0091338E">
      <w:pPr>
        <w:pStyle w:val="36"/>
        <w:framePr w:wrap="notBeside"/>
        <w:rPr>
          <w:rtl/>
        </w:rPr>
      </w:pPr>
      <w:r w:rsidRPr="00C35A2C">
        <w:rPr>
          <w:rtl/>
        </w:rPr>
        <w:t>אלא מה</w:t>
      </w:r>
      <w:r w:rsidRPr="00C35A2C">
        <w:rPr>
          <w:rFonts w:hint="cs"/>
          <w:rtl/>
        </w:rPr>
        <w:t xml:space="preserve">ך </w:t>
      </w:r>
    </w:p>
    <w:p w14:paraId="2704F86E" w14:textId="47125940" w:rsidR="00910F84" w:rsidRPr="00C35A2C" w:rsidRDefault="00910F84" w:rsidP="0091338E">
      <w:pPr>
        <w:rPr>
          <w:rtl/>
        </w:rPr>
      </w:pPr>
      <w:r w:rsidRPr="00C35A2C">
        <w:rPr>
          <w:rFonts w:hint="cs"/>
          <w:rtl/>
        </w:rPr>
        <w:t>ד</w:t>
      </w:r>
      <w:r w:rsidRPr="00C35A2C">
        <w:rPr>
          <w:rtl/>
        </w:rPr>
        <w:t xml:space="preserve">ישראל שהיה נושה </w:t>
      </w:r>
      <w:r w:rsidR="0091338E">
        <w:rPr>
          <w:rFonts w:hint="cs"/>
          <w:rtl/>
        </w:rPr>
        <w:t xml:space="preserve">בע''ז </w:t>
      </w:r>
      <w:r w:rsidRPr="00C35A2C">
        <w:rPr>
          <w:rtl/>
        </w:rPr>
        <w:t xml:space="preserve">מנה, ומכר </w:t>
      </w:r>
      <w:r w:rsidR="0091338E">
        <w:rPr>
          <w:rFonts w:hint="cs"/>
          <w:rtl/>
        </w:rPr>
        <w:t xml:space="preserve">ע''ז </w:t>
      </w:r>
      <w:r w:rsidRPr="00C35A2C">
        <w:rPr>
          <w:rtl/>
        </w:rPr>
        <w:t>והביא לו, יין נסך</w:t>
      </w:r>
      <w:r w:rsidR="0091338E">
        <w:rPr>
          <w:rFonts w:hint="cs"/>
          <w:rtl/>
        </w:rPr>
        <w:t xml:space="preserve"> </w:t>
      </w:r>
      <w:r w:rsidRPr="00C35A2C">
        <w:rPr>
          <w:rtl/>
        </w:rPr>
        <w:t>והביא לו, מותר</w:t>
      </w:r>
      <w:r w:rsidR="0091338E">
        <w:rPr>
          <w:rFonts w:hint="cs"/>
          <w:rtl/>
        </w:rPr>
        <w:t>.</w:t>
      </w:r>
      <w:r w:rsidRPr="00C35A2C">
        <w:rPr>
          <w:rtl/>
        </w:rPr>
        <w:t xml:space="preserve"> </w:t>
      </w:r>
      <w:r w:rsidRPr="0091338E">
        <w:rPr>
          <w:rStyle w:val="affff1"/>
          <w:rtl/>
        </w:rPr>
        <w:t>אבל אם אמר לו:</w:t>
      </w:r>
      <w:r w:rsidRPr="00C35A2C">
        <w:rPr>
          <w:rtl/>
        </w:rPr>
        <w:t xml:space="preserve"> המתן לי עד שאמכור </w:t>
      </w:r>
      <w:r w:rsidR="0091338E">
        <w:rPr>
          <w:rFonts w:hint="cs"/>
          <w:rtl/>
        </w:rPr>
        <w:t xml:space="preserve">ע''ז </w:t>
      </w:r>
      <w:r w:rsidRPr="00C35A2C">
        <w:rPr>
          <w:rtl/>
        </w:rPr>
        <w:t>ואביא לך, יין נסך - ואביא לך, אסור.</w:t>
      </w:r>
      <w:r w:rsidR="0091338E">
        <w:rPr>
          <w:rFonts w:hint="cs"/>
          <w:rtl/>
        </w:rPr>
        <w:t xml:space="preserve"> </w:t>
      </w:r>
    </w:p>
    <w:p w14:paraId="6C9B2E7F" w14:textId="77777777" w:rsidR="0091338E" w:rsidRDefault="00910F84" w:rsidP="0091338E">
      <w:pPr>
        <w:pStyle w:val="36"/>
        <w:framePr w:wrap="notBeside"/>
        <w:rPr>
          <w:rtl/>
        </w:rPr>
      </w:pPr>
      <w:r w:rsidRPr="00C35A2C">
        <w:rPr>
          <w:rFonts w:hint="cs"/>
          <w:rtl/>
        </w:rPr>
        <w:t>וסיפא</w:t>
      </w:r>
    </w:p>
    <w:p w14:paraId="04BB614A" w14:textId="255CB5A5" w:rsidR="00910F84" w:rsidRPr="00C35A2C" w:rsidRDefault="0091338E" w:rsidP="0091338E">
      <w:pPr>
        <w:spacing w:after="120"/>
        <w:rPr>
          <w:rtl/>
        </w:rPr>
      </w:pPr>
      <w:r>
        <w:rPr>
          <w:rFonts w:hint="cs"/>
          <w:rtl/>
        </w:rPr>
        <w:t>-</w:t>
      </w:r>
      <w:r w:rsidR="00910F84" w:rsidRPr="00C35A2C">
        <w:rPr>
          <w:rFonts w:hint="cs"/>
          <w:rtl/>
        </w:rPr>
        <w:t xml:space="preserve"> היינו משום דהו</w:t>
      </w:r>
      <w:r w:rsidR="00910F84">
        <w:rPr>
          <w:rtl/>
        </w:rPr>
        <w:t>"</w:t>
      </w:r>
      <w:r w:rsidR="00910F84" w:rsidRPr="00C35A2C">
        <w:rPr>
          <w:rFonts w:hint="cs"/>
          <w:rtl/>
        </w:rPr>
        <w:t xml:space="preserve">ל כרוצה בקיומו </w:t>
      </w:r>
    </w:p>
    <w:p w14:paraId="4BBC6772" w14:textId="77777777" w:rsidR="0091338E" w:rsidRDefault="00910F84" w:rsidP="0091338E">
      <w:pPr>
        <w:pStyle w:val="36"/>
        <w:framePr w:wrap="notBeside"/>
        <w:rPr>
          <w:rtl/>
        </w:rPr>
      </w:pPr>
      <w:r w:rsidRPr="00C35A2C">
        <w:rPr>
          <w:rFonts w:hint="cs"/>
          <w:rtl/>
        </w:rPr>
        <w:t>והך ד</w:t>
      </w:r>
      <w:r w:rsidRPr="00C35A2C">
        <w:rPr>
          <w:rtl/>
        </w:rPr>
        <w:t>תנן:</w:t>
      </w:r>
    </w:p>
    <w:p w14:paraId="239018BE" w14:textId="7A842ADE" w:rsidR="00910F84" w:rsidRPr="0091338E" w:rsidRDefault="00910F84" w:rsidP="00910F84">
      <w:pPr>
        <w:rPr>
          <w:rStyle w:val="affff8"/>
          <w:rtl/>
        </w:rPr>
      </w:pPr>
      <w:r w:rsidRPr="00C35A2C">
        <w:rPr>
          <w:rtl/>
        </w:rPr>
        <w:t>גר ועכו</w:t>
      </w:r>
      <w:r>
        <w:rPr>
          <w:rtl/>
        </w:rPr>
        <w:t>"</w:t>
      </w:r>
      <w:r w:rsidRPr="00C35A2C">
        <w:rPr>
          <w:rtl/>
        </w:rPr>
        <w:t xml:space="preserve">ם שירשו אביהן </w:t>
      </w:r>
      <w:r w:rsidR="0091338E">
        <w:rPr>
          <w:rFonts w:hint="cs"/>
          <w:rtl/>
        </w:rPr>
        <w:t>גוי</w:t>
      </w:r>
      <w:r w:rsidRPr="00C35A2C">
        <w:rPr>
          <w:rtl/>
        </w:rPr>
        <w:t xml:space="preserve">, גר יכול לומר לו: טול אתה </w:t>
      </w:r>
      <w:r w:rsidR="0091338E">
        <w:rPr>
          <w:rFonts w:hint="cs"/>
          <w:rtl/>
        </w:rPr>
        <w:t xml:space="preserve">ע''ז ויין נסך ואני </w:t>
      </w:r>
      <w:r w:rsidRPr="00C35A2C">
        <w:rPr>
          <w:rtl/>
        </w:rPr>
        <w:t>מעות</w:t>
      </w:r>
      <w:r w:rsidR="0091338E">
        <w:rPr>
          <w:rFonts w:hint="cs"/>
          <w:rtl/>
        </w:rPr>
        <w:t xml:space="preserve"> ופירות, </w:t>
      </w:r>
      <w:r w:rsidRPr="00C35A2C">
        <w:rPr>
          <w:rtl/>
        </w:rPr>
        <w:t xml:space="preserve">אם משבאו לרשות הגר - אסור! </w:t>
      </w:r>
      <w:r w:rsidRPr="0091338E">
        <w:rPr>
          <w:rStyle w:val="affff8"/>
          <w:rFonts w:hint="cs"/>
          <w:rtl/>
        </w:rPr>
        <w:t>[ומשמע דרוצה בקיומה מותר]</w:t>
      </w:r>
    </w:p>
    <w:p w14:paraId="369E9DC9" w14:textId="3767F02E" w:rsidR="0091338E" w:rsidRDefault="0091338E" w:rsidP="0091338E">
      <w:pPr>
        <w:pStyle w:val="36"/>
        <w:framePr w:wrap="notBeside"/>
        <w:rPr>
          <w:rtl/>
        </w:rPr>
      </w:pPr>
      <w:r>
        <w:rPr>
          <w:rFonts w:hint="cs"/>
          <w:rtl/>
        </w:rPr>
        <w:t>- מיירי</w:t>
      </w:r>
    </w:p>
    <w:p w14:paraId="6A120816" w14:textId="621246F3" w:rsidR="00910F84" w:rsidRPr="0091338E" w:rsidRDefault="0091338E" w:rsidP="0091338E">
      <w:pPr>
        <w:rPr>
          <w:rStyle w:val="affff8"/>
          <w:spacing w:val="-2"/>
        </w:rPr>
      </w:pPr>
      <w:r w:rsidRPr="0091338E">
        <w:rPr>
          <w:rFonts w:hint="cs"/>
          <w:spacing w:val="-2"/>
          <w:rtl/>
        </w:rPr>
        <w:t xml:space="preserve">בע''ז </w:t>
      </w:r>
      <w:r w:rsidR="00910F84" w:rsidRPr="0091338E">
        <w:rPr>
          <w:rFonts w:hint="cs"/>
          <w:spacing w:val="-2"/>
          <w:rtl/>
        </w:rPr>
        <w:t xml:space="preserve">המתחלקת לפי שבריה או בחרס הדרייני </w:t>
      </w:r>
      <w:r w:rsidR="00910F84" w:rsidRPr="0091338E">
        <w:rPr>
          <w:rStyle w:val="affff8"/>
          <w:rFonts w:hint="cs"/>
          <w:spacing w:val="-2"/>
          <w:rtl/>
        </w:rPr>
        <w:t xml:space="preserve">דגם בשבור שווה </w:t>
      </w:r>
      <w:r w:rsidRPr="0091338E">
        <w:rPr>
          <w:rStyle w:val="affff8"/>
          <w:rFonts w:hint="cs"/>
          <w:spacing w:val="-2"/>
          <w:rtl/>
        </w:rPr>
        <w:t>לגוי</w:t>
      </w:r>
    </w:p>
    <w:p w14:paraId="28667EBA" w14:textId="77777777" w:rsidR="0091338E" w:rsidRDefault="00910F84" w:rsidP="0091338E">
      <w:pPr>
        <w:pStyle w:val="36"/>
        <w:framePr w:wrap="notBeside"/>
        <w:rPr>
          <w:rtl/>
        </w:rPr>
      </w:pPr>
      <w:r w:rsidRPr="00C35A2C">
        <w:rPr>
          <w:rFonts w:hint="cs"/>
          <w:rtl/>
        </w:rPr>
        <w:t xml:space="preserve">ויקשה </w:t>
      </w:r>
    </w:p>
    <w:p w14:paraId="50CD36BE" w14:textId="5BF02FCC" w:rsidR="00910F84" w:rsidRPr="00C35A2C" w:rsidRDefault="00910F84" w:rsidP="00910F84">
      <w:pPr>
        <w:rPr>
          <w:rtl/>
        </w:rPr>
      </w:pPr>
      <w:r w:rsidRPr="00C35A2C">
        <w:rPr>
          <w:rFonts w:hint="cs"/>
          <w:rtl/>
        </w:rPr>
        <w:t>דהלא רוצה בקיומו שלא</w:t>
      </w:r>
      <w:r w:rsidRPr="00C35A2C">
        <w:rPr>
          <w:rtl/>
        </w:rPr>
        <w:t xml:space="preserve"> יגנובו ושלא יאבדו! </w:t>
      </w:r>
    </w:p>
    <w:p w14:paraId="4918F5EC" w14:textId="77777777" w:rsidR="0091338E" w:rsidRDefault="00910F84" w:rsidP="0091338E">
      <w:pPr>
        <w:pStyle w:val="36"/>
        <w:framePr w:wrap="notBeside"/>
        <w:rPr>
          <w:rtl/>
        </w:rPr>
      </w:pPr>
      <w:r w:rsidRPr="0091338E">
        <w:rPr>
          <w:rStyle w:val="affff1"/>
          <w:rtl/>
        </w:rPr>
        <w:t xml:space="preserve">- </w:t>
      </w:r>
      <w:r w:rsidRPr="0091338E">
        <w:rPr>
          <w:rStyle w:val="affff1"/>
          <w:rFonts w:hint="cs"/>
          <w:rtl/>
        </w:rPr>
        <w:t>אלא אר</w:t>
      </w:r>
      <w:r w:rsidRPr="0091338E">
        <w:rPr>
          <w:rStyle w:val="affff1"/>
          <w:rtl/>
        </w:rPr>
        <w:t>"</w:t>
      </w:r>
      <w:r w:rsidRPr="0091338E">
        <w:rPr>
          <w:rStyle w:val="affff1"/>
          <w:rFonts w:hint="cs"/>
          <w:rtl/>
        </w:rPr>
        <w:t>פ</w:t>
      </w:r>
    </w:p>
    <w:p w14:paraId="6BB9EF70" w14:textId="076824AD" w:rsidR="00910F84" w:rsidRPr="00C35A2C" w:rsidRDefault="00910F84" w:rsidP="0091338E">
      <w:pPr>
        <w:rPr>
          <w:rtl/>
        </w:rPr>
      </w:pPr>
      <w:r w:rsidRPr="0091338E">
        <w:rPr>
          <w:rStyle w:val="afff"/>
          <w:rtl/>
        </w:rPr>
        <w:t>שאני ירושת הגר,</w:t>
      </w:r>
      <w:r w:rsidRPr="00C35A2C">
        <w:rPr>
          <w:rtl/>
        </w:rPr>
        <w:t xml:space="preserve"> ד</w:t>
      </w:r>
      <w:r w:rsidR="0091338E">
        <w:rPr>
          <w:rFonts w:hint="cs"/>
          <w:rtl/>
        </w:rPr>
        <w:t>ה</w:t>
      </w:r>
      <w:r w:rsidRPr="00C35A2C">
        <w:rPr>
          <w:rtl/>
        </w:rPr>
        <w:t>קילו בה רבנן, גזירה שמא יחזור לקלקולו.</w:t>
      </w:r>
    </w:p>
    <w:p w14:paraId="5723826A" w14:textId="77777777" w:rsidR="00910F84" w:rsidRPr="00C35A2C" w:rsidRDefault="00910F84" w:rsidP="00910F84">
      <w:pPr>
        <w:pStyle w:val="aff6"/>
        <w:framePr w:wrap="around"/>
        <w:rPr>
          <w:rtl/>
        </w:rPr>
      </w:pPr>
      <w:r w:rsidRPr="00C35A2C">
        <w:rPr>
          <w:rFonts w:hint="cs"/>
          <w:rtl/>
        </w:rPr>
        <w:t>סד:</w:t>
      </w:r>
    </w:p>
    <w:p w14:paraId="5B1654B0" w14:textId="77777777" w:rsidR="0091338E" w:rsidRDefault="00910F84" w:rsidP="0091338E">
      <w:pPr>
        <w:pStyle w:val="36"/>
        <w:framePr w:wrap="notBeside"/>
        <w:rPr>
          <w:rtl/>
        </w:rPr>
      </w:pPr>
      <w:r w:rsidRPr="00280F6D">
        <w:rPr>
          <w:rtl/>
        </w:rPr>
        <w:t>תנ</w:t>
      </w:r>
      <w:r>
        <w:rPr>
          <w:rtl/>
        </w:rPr>
        <w:t>"</w:t>
      </w:r>
      <w:r w:rsidRPr="00280F6D">
        <w:rPr>
          <w:rFonts w:hint="cs"/>
          <w:rtl/>
        </w:rPr>
        <w:t>ה</w:t>
      </w:r>
      <w:r w:rsidRPr="00C35A2C">
        <w:rPr>
          <w:rtl/>
        </w:rPr>
        <w:t>:</w:t>
      </w:r>
    </w:p>
    <w:p w14:paraId="084EF78D" w14:textId="30B99859" w:rsidR="00910F84" w:rsidRPr="00C35A2C" w:rsidRDefault="00910F84" w:rsidP="00910F84">
      <w:pPr>
        <w:rPr>
          <w:rtl/>
        </w:rPr>
      </w:pPr>
      <w:r w:rsidRPr="00C35A2C">
        <w:rPr>
          <w:rtl/>
        </w:rPr>
        <w:t xml:space="preserve"> בד</w:t>
      </w:r>
      <w:r>
        <w:rPr>
          <w:rtl/>
        </w:rPr>
        <w:t>"</w:t>
      </w:r>
      <w:r w:rsidRPr="00C35A2C">
        <w:rPr>
          <w:rtl/>
        </w:rPr>
        <w:t>א - שירשו, אבל נשתתפו - אסור.</w:t>
      </w:r>
    </w:p>
    <w:p w14:paraId="587B83EF" w14:textId="4E5A3D20" w:rsidR="00910F84" w:rsidRPr="00C35A2C" w:rsidRDefault="0091338E" w:rsidP="0091338E">
      <w:pPr>
        <w:pStyle w:val="afffe"/>
        <w:rPr>
          <w:rtl/>
        </w:rPr>
      </w:pPr>
      <w:r>
        <w:rPr>
          <w:rFonts w:hint="cs"/>
          <w:rtl/>
        </w:rPr>
        <w:t>****</w:t>
      </w:r>
    </w:p>
    <w:p w14:paraId="29ED81D2" w14:textId="77777777" w:rsidR="0091338E" w:rsidRDefault="0091338E">
      <w:pPr>
        <w:bidi w:val="0"/>
        <w:spacing w:after="160" w:line="259" w:lineRule="auto"/>
        <w:jc w:val="left"/>
        <w:rPr>
          <w:rFonts w:ascii="FontbitDavid" w:hAnsi="FontbitDavid"/>
          <w:sz w:val="32"/>
          <w:rtl/>
        </w:rPr>
      </w:pPr>
      <w:r>
        <w:rPr>
          <w:rFonts w:ascii="FontbitDavid" w:hAnsi="FontbitDavid"/>
          <w:sz w:val="32"/>
          <w:rtl/>
        </w:rPr>
        <w:br w:type="page"/>
      </w:r>
    </w:p>
    <w:p w14:paraId="15814C02" w14:textId="69959121" w:rsidR="00910F84" w:rsidRPr="00C35A2C" w:rsidRDefault="00910F84" w:rsidP="00910F84">
      <w:pPr>
        <w:rPr>
          <w:rtl/>
        </w:rPr>
      </w:pPr>
      <w:r w:rsidRPr="00C35A2C">
        <w:rPr>
          <w:rFonts w:ascii="FontbitDavid" w:hAnsi="FontbitDavid"/>
          <w:sz w:val="32"/>
          <w:rtl/>
        </w:rPr>
        <w:lastRenderedPageBreak/>
        <w:t>•</w:t>
      </w:r>
      <w:r w:rsidRPr="00C35A2C">
        <w:rPr>
          <w:rFonts w:hint="cs"/>
          <w:rtl/>
        </w:rPr>
        <w:t xml:space="preserve"> </w:t>
      </w:r>
      <w:r w:rsidRPr="00C35A2C">
        <w:rPr>
          <w:rtl/>
        </w:rPr>
        <w:t xml:space="preserve">הדור יתבו ומיבעיא להו: גר תושב מהו שיבטל עבודת כוכבים? דפלח מבטיל, דלא פלח לא מבטיל, </w:t>
      </w:r>
    </w:p>
    <w:p w14:paraId="1C4D9696" w14:textId="77777777" w:rsidR="00910F84" w:rsidRPr="00C35A2C" w:rsidRDefault="00910F84" w:rsidP="00910F84">
      <w:pPr>
        <w:rPr>
          <w:rtl/>
        </w:rPr>
      </w:pPr>
      <w:r w:rsidRPr="00280F6D">
        <w:rPr>
          <w:rFonts w:hint="cs"/>
          <w:b/>
          <w:bCs/>
          <w:rtl/>
        </w:rPr>
        <w:t>או</w:t>
      </w:r>
      <w:r>
        <w:rPr>
          <w:b/>
          <w:bCs/>
          <w:rtl/>
        </w:rPr>
        <w:t>"</w:t>
      </w:r>
      <w:r w:rsidRPr="00280F6D">
        <w:rPr>
          <w:rFonts w:hint="cs"/>
          <w:b/>
          <w:bCs/>
          <w:rtl/>
        </w:rPr>
        <w:t>ד</w:t>
      </w:r>
      <w:r w:rsidRPr="00C35A2C">
        <w:rPr>
          <w:rFonts w:hint="cs"/>
          <w:rtl/>
        </w:rPr>
        <w:t xml:space="preserve"> </w:t>
      </w:r>
      <w:r w:rsidRPr="00C35A2C">
        <w:rPr>
          <w:rtl/>
        </w:rPr>
        <w:t>כל דבר מיני' מבטיל, והאי בר מינ</w:t>
      </w:r>
      <w:r>
        <w:rPr>
          <w:rFonts w:hint="cs"/>
          <w:rtl/>
        </w:rPr>
        <w:t>ו</w:t>
      </w:r>
      <w:r w:rsidRPr="00C35A2C">
        <w:rPr>
          <w:rtl/>
        </w:rPr>
        <w:t xml:space="preserve"> הוא? </w:t>
      </w:r>
      <w:r w:rsidRPr="00C35A2C">
        <w:rPr>
          <w:rFonts w:hint="cs"/>
          <w:rtl/>
        </w:rPr>
        <w:t>א</w:t>
      </w:r>
      <w:r>
        <w:rPr>
          <w:rtl/>
        </w:rPr>
        <w:t>"</w:t>
      </w:r>
      <w:r>
        <w:rPr>
          <w:rFonts w:hint="cs"/>
          <w:rtl/>
        </w:rPr>
        <w:t xml:space="preserve">ל </w:t>
      </w:r>
      <w:r>
        <w:rPr>
          <w:rStyle w:val="affff1"/>
          <w:rFonts w:hint="cs"/>
          <w:rtl/>
          <w:rPrChange w:id="10571" w:author="מנוע אמוראים" w:date="2026-10-05T16:41:56Z">
            <w:rPr>
              <w:rFonts w:hint="cs"/>
              <w:rtl/>
            </w:rPr>
          </w:rPrChange>
        </w:rPr>
        <w:t xml:space="preserve">ר</w:t>
      </w:r>
      <w:r>
        <w:rPr>
          <w:rStyle w:val="affff1"/>
          <w:rtl/>
          <w:rPrChange w:id="10572" w:author="מנוע אמוראים" w:date="2026-10-05T16:41:56Z">
            <w:rPr>
              <w:rtl/>
            </w:rPr>
          </w:rPrChange>
        </w:rPr>
        <w:t xml:space="preserve">"</w:t>
      </w:r>
      <w:r>
        <w:rPr>
          <w:rStyle w:val="affff1"/>
          <w:rFonts w:hint="cs"/>
          <w:rtl/>
          <w:rPrChange w:id="10573" w:author="מנוע אמוראים" w:date="2026-10-05T16:41:56Z">
            <w:rPr>
              <w:rFonts w:hint="cs"/>
              <w:rtl/>
            </w:rPr>
          </w:rPrChange>
        </w:rPr>
        <w:t xml:space="preserve">נ</w:t>
      </w:r>
      <w:r w:rsidRPr="00C35A2C">
        <w:rPr>
          <w:rtl/>
        </w:rPr>
        <w:t>: מסתברא, דפלח מבטיל, דלא פלח לא מבטיל.</w:t>
      </w:r>
    </w:p>
    <w:p w14:paraId="6796B243" w14:textId="77777777" w:rsidR="00910F84" w:rsidRDefault="00910F84" w:rsidP="00910F84">
      <w:pPr>
        <w:rPr>
          <w:rtl/>
        </w:rPr>
      </w:pPr>
      <w:r w:rsidRPr="00C35A2C">
        <w:rPr>
          <w:rtl/>
        </w:rPr>
        <w:t>מיתיבי: ישראל שמצא עבודת כוכבים בשוק, עד שלא באתה לידו - אומר לעכו</w:t>
      </w:r>
      <w:r>
        <w:rPr>
          <w:rtl/>
        </w:rPr>
        <w:t>"</w:t>
      </w:r>
      <w:r w:rsidRPr="00C35A2C">
        <w:rPr>
          <w:rtl/>
        </w:rPr>
        <w:t>ם ומבטלה, משבאתה לידו - אינו אומר לעכו</w:t>
      </w:r>
      <w:r>
        <w:rPr>
          <w:rtl/>
        </w:rPr>
        <w:t>"</w:t>
      </w:r>
      <w:r w:rsidRPr="00C35A2C">
        <w:rPr>
          <w:rtl/>
        </w:rPr>
        <w:t xml:space="preserve">ם ומבטלה, </w:t>
      </w:r>
    </w:p>
    <w:p w14:paraId="1B418FE8" w14:textId="77777777" w:rsidR="00910F84" w:rsidRPr="00C35A2C" w:rsidRDefault="00910F84" w:rsidP="00910F84">
      <w:pPr>
        <w:rPr>
          <w:rtl/>
        </w:rPr>
      </w:pPr>
      <w:r w:rsidRPr="00C35A2C">
        <w:rPr>
          <w:rtl/>
        </w:rPr>
        <w:t>מפני שאמרו: עכו</w:t>
      </w:r>
      <w:r>
        <w:rPr>
          <w:rtl/>
        </w:rPr>
        <w:t>"</w:t>
      </w:r>
      <w:r w:rsidRPr="00C35A2C">
        <w:rPr>
          <w:rtl/>
        </w:rPr>
        <w:t xml:space="preserve">ם מבטל עבודת כוכבים שלו ושל חבירו בין עובדה ובין שאין עובדה; מאי עובדה, ומאי שאינו עובדה? </w:t>
      </w:r>
    </w:p>
    <w:p w14:paraId="3D3A6969" w14:textId="77777777" w:rsidR="00910F84" w:rsidRPr="00C35A2C" w:rsidRDefault="00910F84" w:rsidP="00910F84">
      <w:pPr>
        <w:rPr>
          <w:rtl/>
        </w:rPr>
      </w:pPr>
      <w:r w:rsidRPr="00C35A2C">
        <w:rPr>
          <w:rtl/>
        </w:rPr>
        <w:t>אילימא אידי ואידי עכו</w:t>
      </w:r>
      <w:r>
        <w:rPr>
          <w:rtl/>
        </w:rPr>
        <w:t>"</w:t>
      </w:r>
      <w:r w:rsidRPr="00C35A2C">
        <w:rPr>
          <w:rtl/>
        </w:rPr>
        <w:t>ם, היינו שלו ושל חבירו! אלא לאו עובדה - עכו</w:t>
      </w:r>
      <w:r>
        <w:rPr>
          <w:rtl/>
        </w:rPr>
        <w:t>"</w:t>
      </w:r>
      <w:r w:rsidRPr="00C35A2C">
        <w:rPr>
          <w:rtl/>
        </w:rPr>
        <w:t>ם, ומאי שאינו עובדה - גר תושב, ו</w:t>
      </w:r>
      <w:r w:rsidRPr="00507DB9">
        <w:rPr>
          <w:b/>
          <w:bCs/>
          <w:rtl/>
        </w:rPr>
        <w:t>ש</w:t>
      </w:r>
      <w:r>
        <w:rPr>
          <w:b/>
          <w:bCs/>
          <w:rtl/>
        </w:rPr>
        <w:t>"</w:t>
      </w:r>
      <w:r w:rsidRPr="00507DB9">
        <w:rPr>
          <w:b/>
          <w:bCs/>
          <w:rtl/>
        </w:rPr>
        <w:t>מ</w:t>
      </w:r>
      <w:r w:rsidRPr="00C35A2C">
        <w:rPr>
          <w:rtl/>
        </w:rPr>
        <w:t xml:space="preserve">: גר תושב נמי מבטל! </w:t>
      </w:r>
    </w:p>
    <w:p w14:paraId="04EAA87B" w14:textId="77777777" w:rsidR="00910F84" w:rsidRPr="00C35A2C" w:rsidRDefault="00910F84" w:rsidP="00910F84">
      <w:pPr>
        <w:pStyle w:val="afffa"/>
      </w:pPr>
      <w:r>
        <w:rPr>
          <w:rtl/>
        </w:rPr>
        <w:t xml:space="preserve">- </w:t>
      </w:r>
      <w:r w:rsidRPr="00C35A2C">
        <w:rPr>
          <w:rtl/>
        </w:rPr>
        <w:t>לא, לעולם אימא לך: אידי ואידי עכו</w:t>
      </w:r>
      <w:r>
        <w:rPr>
          <w:rtl/>
        </w:rPr>
        <w:t>"</w:t>
      </w:r>
      <w:r w:rsidRPr="00C35A2C">
        <w:rPr>
          <w:rtl/>
        </w:rPr>
        <w:t xml:space="preserve">ם, ודקאמרת: היינו שלו ושל חבירו! </w:t>
      </w:r>
    </w:p>
    <w:p w14:paraId="394E272A" w14:textId="77777777" w:rsidR="00910F84" w:rsidRPr="00C35A2C" w:rsidRDefault="00910F84" w:rsidP="00910F84">
      <w:pPr>
        <w:pStyle w:val="afffa"/>
        <w:rPr>
          <w:rtl/>
        </w:rPr>
      </w:pPr>
      <w:r>
        <w:rPr>
          <w:rtl/>
        </w:rPr>
        <w:t xml:space="preserve">- </w:t>
      </w:r>
      <w:r w:rsidRPr="00C35A2C">
        <w:rPr>
          <w:rtl/>
        </w:rPr>
        <w:t>רישא - זה וזה לפעור וזה וזה למרקוליס, סיפא - זה לפעור וזה למרקוליס.</w:t>
      </w:r>
    </w:p>
    <w:p w14:paraId="06413DBE" w14:textId="77777777" w:rsidR="00910F84" w:rsidRPr="00C35A2C" w:rsidRDefault="00910F84" w:rsidP="00910F84">
      <w:pPr>
        <w:rPr>
          <w:rtl/>
        </w:rPr>
      </w:pPr>
    </w:p>
    <w:p w14:paraId="0FEA6071"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b/>
          <w:bCs/>
          <w:rtl/>
        </w:rPr>
        <w:t>מיתיבי</w:t>
      </w:r>
      <w:r w:rsidRPr="00C35A2C">
        <w:rPr>
          <w:rtl/>
        </w:rPr>
        <w:t xml:space="preserve">: איזהו גר תושב? </w:t>
      </w:r>
      <w:r>
        <w:rPr>
          <w:rStyle w:val="affff1"/>
          <w:rFonts w:hint="cs"/>
          <w:b/>
          <w:bCs/>
          <w:rtl/>
          <w:rPrChange w:id="10574" w:author="מנוע אמוראים" w:date="2026-10-05T16:41:56Z">
            <w:rPr>
              <w:rFonts w:hint="cs"/>
              <w:b/>
              <w:bCs/>
              <w:rtl/>
            </w:rPr>
          </w:rPrChange>
        </w:rPr>
        <w:t xml:space="preserve">לר</w:t>
      </w:r>
      <w:r>
        <w:rPr>
          <w:rStyle w:val="affff1"/>
          <w:b/>
          <w:bCs/>
          <w:rtl/>
          <w:rPrChange w:id="10575" w:author="מנוע אמוראים" w:date="2026-10-05T16:41:56Z">
            <w:rPr>
              <w:b/>
              <w:bCs/>
              <w:rtl/>
            </w:rPr>
          </w:rPrChange>
        </w:rPr>
        <w:t xml:space="preserve">"</w:t>
      </w:r>
      <w:r>
        <w:rPr>
          <w:rStyle w:val="affff1"/>
          <w:rFonts w:hint="cs"/>
          <w:b/>
          <w:bCs/>
          <w:rtl/>
          <w:rPrChange w:id="10576" w:author="מנוע אמוראים" w:date="2026-10-05T16:41:56Z">
            <w:rPr>
              <w:rFonts w:hint="cs"/>
              <w:b/>
              <w:bCs/>
              <w:rtl/>
            </w:rPr>
          </w:rPrChange>
        </w:rPr>
        <w:t xml:space="preserve">מ</w:t>
      </w:r>
      <w:r w:rsidRPr="00C35A2C">
        <w:rPr>
          <w:rFonts w:hint="cs"/>
          <w:rtl/>
        </w:rPr>
        <w:t xml:space="preserve">: </w:t>
      </w:r>
      <w:r w:rsidRPr="00C35A2C">
        <w:rPr>
          <w:rtl/>
        </w:rPr>
        <w:t xml:space="preserve">כל שקיבל עליו בפני ג' חברים שלא לעבוד עבודת כוכבים, </w:t>
      </w:r>
    </w:p>
    <w:p w14:paraId="2D828E4B" w14:textId="77777777" w:rsidR="00910F84" w:rsidRPr="00C35A2C" w:rsidRDefault="00910F84" w:rsidP="00910F84">
      <w:pPr>
        <w:ind w:left="992"/>
        <w:rPr>
          <w:rtl/>
        </w:rPr>
      </w:pPr>
      <w:r w:rsidRPr="00C35A2C">
        <w:rPr>
          <w:b/>
          <w:bCs/>
          <w:rtl/>
        </w:rPr>
        <w:t>וחכ</w:t>
      </w:r>
      <w:r>
        <w:rPr>
          <w:rtl/>
        </w:rPr>
        <w:t>"</w:t>
      </w:r>
      <w:r w:rsidRPr="00C35A2C">
        <w:rPr>
          <w:rtl/>
        </w:rPr>
        <w:t xml:space="preserve">א: כל שקיבל עליו שבע מצות שקבלו עליהם בני נח; </w:t>
      </w:r>
    </w:p>
    <w:p w14:paraId="0499926A" w14:textId="77777777" w:rsidR="00910F84" w:rsidRPr="00C35A2C" w:rsidRDefault="00910F84" w:rsidP="00910F84">
      <w:pPr>
        <w:ind w:left="992"/>
        <w:rPr>
          <w:rtl/>
        </w:rPr>
      </w:pPr>
      <w:r w:rsidRPr="00C35A2C">
        <w:rPr>
          <w:b/>
          <w:bCs/>
          <w:rtl/>
        </w:rPr>
        <w:t>אחרים</w:t>
      </w:r>
      <w:r w:rsidRPr="00C35A2C">
        <w:rPr>
          <w:rtl/>
        </w:rPr>
        <w:t xml:space="preserve"> </w:t>
      </w:r>
      <w:r w:rsidRPr="00C35A2C">
        <w:rPr>
          <w:b/>
          <w:bCs/>
          <w:rtl/>
        </w:rPr>
        <w:t>אומרים</w:t>
      </w:r>
      <w:r w:rsidRPr="00C35A2C">
        <w:rPr>
          <w:rtl/>
        </w:rPr>
        <w:t xml:space="preserve">: אלו לא באו לכלל גר תושב, אלא איזהו גר תושב? זה גר אוכל נבילות שקבל עליו לקיים כל מצות האמורות בתורה חוץ מאיסור נבילות; </w:t>
      </w:r>
    </w:p>
    <w:p w14:paraId="1292A4B5" w14:textId="77777777" w:rsidR="00910F84" w:rsidRPr="00C35A2C" w:rsidRDefault="00910F84" w:rsidP="00910F84">
      <w:pPr>
        <w:ind w:left="567"/>
        <w:rPr>
          <w:rtl/>
        </w:rPr>
      </w:pPr>
      <w:r w:rsidRPr="00C35A2C">
        <w:rPr>
          <w:rtl/>
        </w:rPr>
        <w:t xml:space="preserve">מייחדין אצלו יין, ואין מפקידין אצלו יין ואפי' בעיר שרובה ישראל, </w:t>
      </w:r>
    </w:p>
    <w:p w14:paraId="1EC57013" w14:textId="77777777" w:rsidR="00910F84" w:rsidRPr="00C35A2C" w:rsidRDefault="00910F84" w:rsidP="00910F84">
      <w:pPr>
        <w:ind w:left="567"/>
        <w:rPr>
          <w:rtl/>
        </w:rPr>
      </w:pPr>
      <w:r w:rsidRPr="00C35A2C">
        <w:rPr>
          <w:rtl/>
        </w:rPr>
        <w:t>אבל מייחדין אצלו יין ואפי' בעיר שרובה עובדי כוכבים,</w:t>
      </w:r>
      <w:r w:rsidRPr="00C35A2C">
        <w:rPr>
          <w:rFonts w:hint="cs"/>
          <w:rtl/>
        </w:rPr>
        <w:t xml:space="preserve"> ו</w:t>
      </w:r>
      <w:r w:rsidRPr="00C35A2C">
        <w:rPr>
          <w:rtl/>
        </w:rPr>
        <w:t>יינו כשמנו.</w:t>
      </w:r>
    </w:p>
    <w:p w14:paraId="176944D9" w14:textId="77777777" w:rsidR="00910F84" w:rsidRPr="00C35A2C" w:rsidRDefault="00910F84" w:rsidP="00910F84">
      <w:pPr>
        <w:ind w:left="567"/>
        <w:rPr>
          <w:rtl/>
        </w:rPr>
      </w:pPr>
      <w:r w:rsidRPr="00C35A2C">
        <w:rPr>
          <w:rtl/>
        </w:rPr>
        <w:t>ולשאר כל דבר - הרי הוא כעכו</w:t>
      </w:r>
      <w:r>
        <w:rPr>
          <w:rtl/>
        </w:rPr>
        <w:t>"</w:t>
      </w:r>
      <w:r w:rsidRPr="00C35A2C">
        <w:rPr>
          <w:rtl/>
        </w:rPr>
        <w:t xml:space="preserve">ם; </w:t>
      </w:r>
      <w:r>
        <w:rPr>
          <w:rFonts w:hint="cs"/>
          <w:rtl/>
        </w:rPr>
        <w:t xml:space="preserve"> </w:t>
      </w:r>
      <w:r>
        <w:rPr>
          <w:rStyle w:val="affff1"/>
          <w:rFonts w:hint="cs"/>
          <w:rtl/>
          <w:rPrChange w:id="10577" w:author="מנוע אמוראים" w:date="2026-10-05T16:41:56Z">
            <w:rPr>
              <w:rFonts w:hint="cs"/>
              <w:rtl/>
            </w:rPr>
          </w:rPrChange>
        </w:rPr>
        <w:t xml:space="preserve">ר</w:t>
      </w:r>
      <w:r>
        <w:rPr>
          <w:rStyle w:val="affff1"/>
          <w:rtl/>
          <w:rPrChange w:id="10578" w:author="מנוע אמוראים" w:date="2026-10-05T16:41:56Z">
            <w:rPr>
              <w:rtl/>
            </w:rPr>
          </w:rPrChange>
        </w:rPr>
        <w:t xml:space="preserve">"</w:t>
      </w:r>
      <w:r>
        <w:rPr>
          <w:rStyle w:val="affff1"/>
          <w:rFonts w:hint="cs"/>
          <w:rtl/>
          <w:rPrChange w:id="10579" w:author="מנוע אמוראים" w:date="2026-10-05T16:41:56Z">
            <w:rPr>
              <w:rFonts w:hint="cs"/>
              <w:rtl/>
            </w:rPr>
          </w:rPrChange>
        </w:rPr>
        <w:t xml:space="preserve">ש</w:t>
      </w:r>
      <w:r w:rsidRPr="00C35A2C">
        <w:rPr>
          <w:rtl/>
        </w:rPr>
        <w:t xml:space="preserve"> אומר: יינו יין נסך, ואמ</w:t>
      </w:r>
      <w:r>
        <w:rPr>
          <w:rtl/>
        </w:rPr>
        <w:t>"</w:t>
      </w:r>
      <w:r w:rsidRPr="00C35A2C">
        <w:rPr>
          <w:rFonts w:hint="cs"/>
          <w:rtl/>
        </w:rPr>
        <w:t>ל:</w:t>
      </w:r>
      <w:r w:rsidRPr="00C35A2C">
        <w:rPr>
          <w:rtl/>
        </w:rPr>
        <w:t xml:space="preserve"> מותר בשתיה; </w:t>
      </w:r>
    </w:p>
    <w:p w14:paraId="3C82F84C" w14:textId="77777777" w:rsidR="00910F84" w:rsidRPr="00C35A2C" w:rsidRDefault="00910F84" w:rsidP="00910F84">
      <w:pPr>
        <w:pStyle w:val="afffa"/>
        <w:rPr>
          <w:rtl/>
        </w:rPr>
      </w:pPr>
      <w:r>
        <w:rPr>
          <w:rtl/>
        </w:rPr>
        <w:t xml:space="preserve">- </w:t>
      </w:r>
      <w:r w:rsidRPr="00C35A2C">
        <w:rPr>
          <w:rtl/>
        </w:rPr>
        <w:t>קתני מיהא: ולשאר כל דבריו הרי הוא כעכו</w:t>
      </w:r>
      <w:r>
        <w:rPr>
          <w:rtl/>
        </w:rPr>
        <w:t>"</w:t>
      </w:r>
      <w:r w:rsidRPr="00C35A2C">
        <w:rPr>
          <w:rtl/>
        </w:rPr>
        <w:t xml:space="preserve">ם, </w:t>
      </w:r>
      <w:r w:rsidRPr="00C35A2C">
        <w:rPr>
          <w:rFonts w:hint="cs"/>
          <w:rtl/>
        </w:rPr>
        <w:t xml:space="preserve">ולכאו' </w:t>
      </w:r>
      <w:r w:rsidRPr="00280F6D">
        <w:rPr>
          <w:rFonts w:hint="cs"/>
          <w:b/>
          <w:bCs/>
          <w:rtl/>
        </w:rPr>
        <w:t>הלכתא</w:t>
      </w:r>
      <w:r w:rsidRPr="00C35A2C">
        <w:rPr>
          <w:rFonts w:hint="cs"/>
          <w:rtl/>
        </w:rPr>
        <w:t xml:space="preserve"> למ</w:t>
      </w:r>
      <w:r w:rsidRPr="00C35A2C">
        <w:rPr>
          <w:rtl/>
        </w:rPr>
        <w:t>בטל עבודת כוכבים כעכו</w:t>
      </w:r>
      <w:r>
        <w:rPr>
          <w:rtl/>
        </w:rPr>
        <w:t>"</w:t>
      </w:r>
      <w:r w:rsidRPr="00C35A2C">
        <w:rPr>
          <w:rtl/>
        </w:rPr>
        <w:t>ם!</w:t>
      </w:r>
    </w:p>
    <w:p w14:paraId="077C4FAF" w14:textId="77777777" w:rsidR="00910F84" w:rsidRPr="00C35A2C" w:rsidRDefault="00910F84" w:rsidP="00910F84">
      <w:pPr>
        <w:pStyle w:val="afffa"/>
      </w:pPr>
      <w:r>
        <w:rPr>
          <w:rtl/>
        </w:rPr>
        <w:t xml:space="preserve">- </w:t>
      </w:r>
      <w:r>
        <w:rPr>
          <w:rFonts w:hint="cs"/>
          <w:rtl/>
        </w:rPr>
        <w:t xml:space="preserve">ודחי' </w:t>
      </w:r>
      <w:r>
        <w:rPr>
          <w:rStyle w:val="affff1"/>
          <w:rFonts w:hint="cs"/>
          <w:rtl/>
          <w:rPrChange w:id="10580" w:author="מנוע אמוראים" w:date="2026-10-05T16:41:56Z">
            <w:rPr>
              <w:rFonts w:hint="cs"/>
              <w:rtl/>
            </w:rPr>
          </w:rPrChange>
        </w:rPr>
        <w:t xml:space="preserve">ארנב</w:t>
      </w:r>
      <w:r>
        <w:rPr>
          <w:rStyle w:val="affff1"/>
          <w:rtl/>
          <w:rPrChange w:id="10581" w:author="מנוע אמוראים" w:date="2026-10-05T16:41:56Z">
            <w:rPr>
              <w:rtl/>
            </w:rPr>
          </w:rPrChange>
        </w:rPr>
        <w:t xml:space="preserve">"</w:t>
      </w:r>
      <w:r>
        <w:rPr>
          <w:rStyle w:val="affff1"/>
          <w:rFonts w:hint="cs"/>
          <w:rtl/>
          <w:rPrChange w:id="10582" w:author="מנוע אמוראים" w:date="2026-10-05T16:41:56Z">
            <w:rPr>
              <w:rFonts w:hint="cs"/>
              <w:rtl/>
            </w:rPr>
          </w:rPrChange>
        </w:rPr>
        <w:t xml:space="preserve">י</w:t>
      </w:r>
      <w:r w:rsidRPr="00C35A2C">
        <w:rPr>
          <w:rtl/>
        </w:rPr>
        <w:t xml:space="preserve">: </w:t>
      </w:r>
      <w:r w:rsidRPr="00C35A2C">
        <w:rPr>
          <w:b/>
          <w:bCs/>
          <w:rtl/>
        </w:rPr>
        <w:t>לא</w:t>
      </w:r>
      <w:r w:rsidRPr="00C35A2C">
        <w:rPr>
          <w:rtl/>
        </w:rPr>
        <w:t xml:space="preserve">, ליתן רשות ולבטל רשות; וכדתניא: ישראל מומר, משמר שבתו בשוק מבטל רשות, </w:t>
      </w:r>
    </w:p>
    <w:p w14:paraId="47099868" w14:textId="77777777" w:rsidR="00910F84" w:rsidRPr="00C35A2C" w:rsidRDefault="00910F84" w:rsidP="00910F84">
      <w:pPr>
        <w:pStyle w:val="afffa"/>
        <w:rPr>
          <w:rtl/>
        </w:rPr>
      </w:pPr>
      <w:r>
        <w:rPr>
          <w:rtl/>
        </w:rPr>
        <w:t>- שאין משמר שבתו בשוק</w:t>
      </w:r>
      <w:r w:rsidRPr="00C35A2C">
        <w:rPr>
          <w:rtl/>
        </w:rPr>
        <w:t xml:space="preserve"> אין מבטל רשות, מפני שאמרו: ישראל נותן רשות ומבטל רשות, </w:t>
      </w:r>
    </w:p>
    <w:p w14:paraId="5628B196" w14:textId="77777777" w:rsidR="00910F84" w:rsidRPr="00C35A2C" w:rsidRDefault="00910F84" w:rsidP="00910F84">
      <w:pPr>
        <w:ind w:left="141"/>
        <w:jc w:val="left"/>
        <w:rPr>
          <w:rtl/>
        </w:rPr>
      </w:pPr>
      <w:r w:rsidRPr="00C35A2C">
        <w:rPr>
          <w:rtl/>
        </w:rPr>
        <w:t>ובעכו</w:t>
      </w:r>
      <w:r>
        <w:rPr>
          <w:rtl/>
        </w:rPr>
        <w:t>"</w:t>
      </w:r>
      <w:r w:rsidRPr="00C35A2C">
        <w:rPr>
          <w:rtl/>
        </w:rPr>
        <w:t>ם עד שישכור</w:t>
      </w:r>
      <w:r>
        <w:rPr>
          <w:rFonts w:hint="cs"/>
          <w:rtl/>
        </w:rPr>
        <w:t xml:space="preserve"> </w:t>
      </w:r>
      <w:r w:rsidRPr="00C35A2C">
        <w:rPr>
          <w:rtl/>
        </w:rPr>
        <w:t>אומר לו: רשותי קנויה לך, רשותי מבוטלת לך - קנה, ואין צריך לזכות.</w:t>
      </w:r>
    </w:p>
    <w:p w14:paraId="72319F3B" w14:textId="77777777" w:rsidR="00910F84" w:rsidRPr="00C35A2C" w:rsidRDefault="00910F84" w:rsidP="00910F84">
      <w:pPr>
        <w:pStyle w:val="aff6"/>
        <w:framePr w:wrap="around"/>
        <w:rPr>
          <w:rtl/>
        </w:rPr>
      </w:pPr>
      <w:r w:rsidRPr="00C35A2C">
        <w:rPr>
          <w:rFonts w:hint="cs"/>
          <w:rtl/>
        </w:rPr>
        <w:t>סה.</w:t>
      </w:r>
    </w:p>
    <w:p w14:paraId="74B68F2B" w14:textId="77777777" w:rsidR="00910F84" w:rsidRPr="00C35A2C" w:rsidRDefault="00910F84" w:rsidP="00910F84">
      <w:pPr>
        <w:rPr>
          <w:rtl/>
        </w:rPr>
      </w:pPr>
      <w:r w:rsidRPr="00C35A2C">
        <w:rPr>
          <w:rFonts w:ascii="FontbitDavid" w:hAnsi="FontbitDavid"/>
          <w:sz w:val="32"/>
          <w:rtl/>
        </w:rPr>
        <w:t>•</w:t>
      </w:r>
      <w:r>
        <w:rPr>
          <w:rFonts w:hint="cs"/>
          <w:rtl/>
        </w:rPr>
        <w:t xml:space="preserve"> </w:t>
      </w:r>
      <w:r>
        <w:rPr>
          <w:rStyle w:val="affff1"/>
          <w:rFonts w:hint="cs"/>
          <w:rtl/>
          <w:rPrChange w:id="10583" w:author="מנוע אמוראים" w:date="2026-10-05T16:41:56Z">
            <w:rPr>
              <w:rFonts w:hint="cs"/>
              <w:rtl/>
            </w:rPr>
          </w:rPrChange>
        </w:rPr>
        <w:t xml:space="preserve">ר</w:t>
      </w:r>
      <w:r>
        <w:rPr>
          <w:rStyle w:val="affff1"/>
          <w:rtl/>
          <w:rPrChange w:id="10584" w:author="מנוע אמוראים" w:date="2026-10-05T16:41:56Z">
            <w:rPr>
              <w:rtl/>
            </w:rPr>
          </w:rPrChange>
        </w:rPr>
        <w:t xml:space="preserve">"</w:t>
      </w:r>
      <w:r>
        <w:rPr>
          <w:rStyle w:val="affff1"/>
          <w:rFonts w:hint="cs"/>
          <w:rtl/>
          <w:rPrChange w:id="10585" w:author="מנוע אמוראים" w:date="2026-10-05T16:41:56Z">
            <w:rPr>
              <w:rFonts w:hint="cs"/>
              <w:rtl/>
            </w:rPr>
          </w:rPrChange>
        </w:rPr>
        <w:t xml:space="preserve">י</w:t>
      </w:r>
      <w:r>
        <w:rPr>
          <w:rFonts w:hint="cs"/>
          <w:rtl/>
        </w:rPr>
        <w:t xml:space="preserve">:</w:t>
      </w:r>
      <w:r w:rsidRPr="00C35A2C">
        <w:rPr>
          <w:rtl/>
        </w:rPr>
        <w:t xml:space="preserve"> ש</w:t>
      </w:r>
      <w:r w:rsidRPr="00C35A2C">
        <w:rPr>
          <w:rFonts w:hint="cs"/>
          <w:rtl/>
        </w:rPr>
        <w:t xml:space="preserve">לח קרבן לאבידרנא </w:t>
      </w:r>
      <w:r w:rsidRPr="00C35A2C">
        <w:rPr>
          <w:rtl/>
        </w:rPr>
        <w:t xml:space="preserve"> ביום אידם, אמר</w:t>
      </w:r>
      <w:r w:rsidRPr="00C35A2C">
        <w:rPr>
          <w:rFonts w:hint="cs"/>
          <w:rtl/>
        </w:rPr>
        <w:t xml:space="preserve"> יודעני בו שלא יקריבו לעכו</w:t>
      </w:r>
      <w:r>
        <w:rPr>
          <w:rtl/>
        </w:rPr>
        <w:t>"</w:t>
      </w:r>
      <w:r w:rsidRPr="00C35A2C">
        <w:rPr>
          <w:rFonts w:hint="cs"/>
          <w:rtl/>
        </w:rPr>
        <w:t xml:space="preserve">ם </w:t>
      </w:r>
    </w:p>
    <w:p w14:paraId="1A9F64D3" w14:textId="77777777" w:rsidR="00910F84" w:rsidRPr="00C35A2C" w:rsidRDefault="00910F84" w:rsidP="00910F84">
      <w:pPr>
        <w:rPr>
          <w:rtl/>
        </w:rPr>
      </w:pPr>
      <w:r w:rsidRPr="00C35A2C">
        <w:rPr>
          <w:rFonts w:hint="cs"/>
          <w:rtl/>
        </w:rPr>
        <w:t>והך ד</w:t>
      </w:r>
      <w:r w:rsidRPr="00C35A2C">
        <w:rPr>
          <w:rtl/>
        </w:rPr>
        <w:t>איזהו גר תושב כל שקיבל עליו בפני ג' חברים שלא לעבוד ע</w:t>
      </w:r>
      <w:r w:rsidRPr="00C35A2C">
        <w:rPr>
          <w:rFonts w:hint="cs"/>
          <w:rtl/>
        </w:rPr>
        <w:t>כו</w:t>
      </w:r>
      <w:r>
        <w:rPr>
          <w:rtl/>
        </w:rPr>
        <w:t>"</w:t>
      </w:r>
      <w:r w:rsidRPr="00C35A2C">
        <w:rPr>
          <w:rFonts w:hint="cs"/>
          <w:rtl/>
        </w:rPr>
        <w:t xml:space="preserve">ם - </w:t>
      </w:r>
      <w:r w:rsidRPr="00C35A2C">
        <w:rPr>
          <w:rtl/>
        </w:rPr>
        <w:t>ההיא להחיותו.</w:t>
      </w:r>
    </w:p>
    <w:p w14:paraId="6FEBC466" w14:textId="77777777" w:rsidR="00910F84" w:rsidRPr="00C35A2C" w:rsidRDefault="00910F84" w:rsidP="00910F84">
      <w:pPr>
        <w:rPr>
          <w:rtl/>
        </w:rPr>
      </w:pPr>
      <w:r w:rsidRPr="00C35A2C">
        <w:rPr>
          <w:rtl/>
        </w:rPr>
        <w:t>וה</w:t>
      </w:r>
      <w:r>
        <w:rPr>
          <w:rFonts w:hint="cs"/>
          <w:rtl/>
        </w:rPr>
        <w:t xml:space="preserve">ך </w:t>
      </w:r>
      <w:r>
        <w:rPr>
          <w:rStyle w:val="affff1"/>
          <w:rFonts w:hint="cs"/>
          <w:rtl/>
          <w:rPrChange w:id="10586" w:author="מנוע אמוראים" w:date="2026-10-05T16:41:56Z">
            <w:rPr>
              <w:rFonts w:hint="cs"/>
              <w:rtl/>
            </w:rPr>
          </w:rPrChange>
        </w:rPr>
        <w:t xml:space="preserve">דרי</w:t>
      </w:r>
      <w:r>
        <w:rPr>
          <w:rStyle w:val="affff1"/>
          <w:rtl/>
          <w:rPrChange w:id="10587" w:author="מנוע אמוראים" w:date="2026-10-05T16:41:56Z">
            <w:rPr>
              <w:rtl/>
            </w:rPr>
          </w:rPrChange>
        </w:rPr>
        <w:t xml:space="preserve">"</w:t>
      </w:r>
      <w:r>
        <w:rPr>
          <w:rStyle w:val="affff1"/>
          <w:rFonts w:hint="cs"/>
          <w:rtl/>
          <w:rPrChange w:id="10588" w:author="מנוע אמוראים" w:date="2026-10-05T16:41:56Z">
            <w:rPr>
              <w:rFonts w:hint="cs"/>
              <w:rtl/>
            </w:rPr>
          </w:rPrChange>
        </w:rPr>
        <w:t xml:space="preserve">ו</w:t>
      </w:r>
      <w:r w:rsidRPr="00C35A2C">
        <w:rPr>
          <w:rtl/>
        </w:rPr>
        <w:t>: גר תושב שעברו עליו י</w:t>
      </w:r>
      <w:r>
        <w:rPr>
          <w:rtl/>
        </w:rPr>
        <w:t>"</w:t>
      </w:r>
      <w:r w:rsidRPr="00C35A2C">
        <w:rPr>
          <w:rtl/>
        </w:rPr>
        <w:t>ב חדש ולא מל, הרי הוא כמין שב</w:t>
      </w:r>
      <w:r w:rsidRPr="00C35A2C">
        <w:rPr>
          <w:rFonts w:hint="cs"/>
          <w:rtl/>
        </w:rPr>
        <w:t>עכו</w:t>
      </w:r>
      <w:r>
        <w:rPr>
          <w:rtl/>
        </w:rPr>
        <w:t>"</w:t>
      </w:r>
      <w:r w:rsidRPr="00C35A2C">
        <w:rPr>
          <w:rFonts w:hint="cs"/>
          <w:rtl/>
        </w:rPr>
        <w:t xml:space="preserve">ם - </w:t>
      </w:r>
      <w:r w:rsidRPr="00C35A2C">
        <w:rPr>
          <w:rtl/>
        </w:rPr>
        <w:t>התם כגון שקיבל עליו למול ולא מל.</w:t>
      </w:r>
    </w:p>
    <w:p w14:paraId="42DA5D6A"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 xml:space="preserve">רבא </w:t>
      </w:r>
      <w:r w:rsidRPr="00C35A2C">
        <w:rPr>
          <w:rFonts w:hint="cs"/>
          <w:rtl/>
        </w:rPr>
        <w:t xml:space="preserve">הביא קרבן </w:t>
      </w:r>
      <w:r w:rsidRPr="00C35A2C">
        <w:rPr>
          <w:rtl/>
        </w:rPr>
        <w:t xml:space="preserve">לבר שישך ביום אידם, </w:t>
      </w:r>
      <w:r w:rsidRPr="00C35A2C">
        <w:rPr>
          <w:rFonts w:hint="cs"/>
          <w:rtl/>
        </w:rPr>
        <w:t>ש</w:t>
      </w:r>
      <w:r w:rsidRPr="00C35A2C">
        <w:rPr>
          <w:rtl/>
        </w:rPr>
        <w:t>אמר: י</w:t>
      </w:r>
      <w:r w:rsidRPr="00C35A2C">
        <w:rPr>
          <w:rFonts w:hint="cs"/>
          <w:rtl/>
        </w:rPr>
        <w:t>ודעני בו שלא יקריבו לעכו</w:t>
      </w:r>
      <w:r>
        <w:rPr>
          <w:rtl/>
        </w:rPr>
        <w:t>"</w:t>
      </w:r>
      <w:r w:rsidRPr="00C35A2C">
        <w:rPr>
          <w:rFonts w:hint="cs"/>
          <w:rtl/>
        </w:rPr>
        <w:t xml:space="preserve">ם </w:t>
      </w:r>
    </w:p>
    <w:p w14:paraId="4E3E75C3" w14:textId="77777777" w:rsidR="00910F84" w:rsidRPr="00C35A2C" w:rsidRDefault="00910F84" w:rsidP="00910F84">
      <w:pPr>
        <w:rPr>
          <w:rtl/>
        </w:rPr>
      </w:pPr>
      <w:r w:rsidRPr="00C35A2C">
        <w:rPr>
          <w:rFonts w:hint="cs"/>
          <w:rtl/>
        </w:rPr>
        <w:t xml:space="preserve">הלך ומצאו שישוב עד צווארו במי ורדים וזונות ערומות לפניו, </w:t>
      </w:r>
      <w:r w:rsidRPr="00C35A2C">
        <w:rPr>
          <w:rtl/>
        </w:rPr>
        <w:t>א</w:t>
      </w:r>
      <w:r>
        <w:rPr>
          <w:rtl/>
        </w:rPr>
        <w:t>"</w:t>
      </w:r>
      <w:r w:rsidRPr="00C35A2C">
        <w:rPr>
          <w:rtl/>
        </w:rPr>
        <w:t xml:space="preserve">ל: </w:t>
      </w:r>
      <w:r w:rsidRPr="00C35A2C">
        <w:rPr>
          <w:rFonts w:hint="cs"/>
          <w:rtl/>
        </w:rPr>
        <w:t>יש לכם כה</w:t>
      </w:r>
      <w:r>
        <w:rPr>
          <w:rtl/>
        </w:rPr>
        <w:t>"</w:t>
      </w:r>
      <w:r w:rsidRPr="00C35A2C">
        <w:rPr>
          <w:rFonts w:hint="cs"/>
          <w:rtl/>
        </w:rPr>
        <w:t>ג לעוה</w:t>
      </w:r>
      <w:r>
        <w:rPr>
          <w:rtl/>
        </w:rPr>
        <w:t>"</w:t>
      </w:r>
      <w:r w:rsidRPr="00C35A2C">
        <w:rPr>
          <w:rFonts w:hint="cs"/>
          <w:rtl/>
        </w:rPr>
        <w:t>ב א</w:t>
      </w:r>
      <w:r>
        <w:rPr>
          <w:rtl/>
        </w:rPr>
        <w:t>"</w:t>
      </w:r>
      <w:r w:rsidRPr="00C35A2C">
        <w:rPr>
          <w:rFonts w:hint="cs"/>
          <w:rtl/>
        </w:rPr>
        <w:t xml:space="preserve">ל שלנו עדיפי מהאי </w:t>
      </w:r>
    </w:p>
    <w:p w14:paraId="4D3893E7" w14:textId="77777777" w:rsidR="00910F84" w:rsidRPr="00C35A2C" w:rsidRDefault="00910F84" w:rsidP="00910F84">
      <w:pPr>
        <w:rPr>
          <w:rtl/>
        </w:rPr>
      </w:pPr>
      <w:r w:rsidRPr="00C35A2C">
        <w:rPr>
          <w:rtl/>
        </w:rPr>
        <w:t>א</w:t>
      </w:r>
      <w:r>
        <w:rPr>
          <w:rtl/>
        </w:rPr>
        <w:t>"</w:t>
      </w:r>
      <w:r w:rsidRPr="00C35A2C">
        <w:rPr>
          <w:rtl/>
        </w:rPr>
        <w:t xml:space="preserve">ל: </w:t>
      </w:r>
      <w:r>
        <w:rPr>
          <w:rFonts w:hint="cs"/>
          <w:rtl/>
        </w:rPr>
        <w:t xml:space="preserve">וכי יש יותר מכך? </w:t>
      </w:r>
      <w:r w:rsidRPr="00C35A2C">
        <w:rPr>
          <w:rtl/>
        </w:rPr>
        <w:t>א</w:t>
      </w:r>
      <w:r>
        <w:rPr>
          <w:rtl/>
        </w:rPr>
        <w:t>"</w:t>
      </w:r>
      <w:r w:rsidRPr="00C35A2C">
        <w:rPr>
          <w:rtl/>
        </w:rPr>
        <w:t>ל: את</w:t>
      </w:r>
      <w:r w:rsidRPr="00C35A2C">
        <w:rPr>
          <w:rFonts w:hint="cs"/>
          <w:rtl/>
        </w:rPr>
        <w:t xml:space="preserve">ם יש עליכם אימת המלכות אנן לא תהא </w:t>
      </w:r>
    </w:p>
    <w:p w14:paraId="0E8EEB80" w14:textId="77777777" w:rsidR="00910F84" w:rsidRPr="00C35A2C" w:rsidRDefault="00910F84" w:rsidP="00910F84">
      <w:pPr>
        <w:rPr>
          <w:rtl/>
        </w:rPr>
      </w:pPr>
      <w:r w:rsidRPr="00C35A2C">
        <w:rPr>
          <w:rtl/>
        </w:rPr>
        <w:t>א</w:t>
      </w:r>
      <w:r>
        <w:rPr>
          <w:rtl/>
        </w:rPr>
        <w:t>"</w:t>
      </w:r>
      <w:r w:rsidRPr="00C35A2C">
        <w:rPr>
          <w:rtl/>
        </w:rPr>
        <w:t>ל: אנ</w:t>
      </w:r>
      <w:r w:rsidRPr="00C35A2C">
        <w:rPr>
          <w:rFonts w:hint="cs"/>
          <w:rtl/>
        </w:rPr>
        <w:t xml:space="preserve">י איזה אימת המלכות יש עליו </w:t>
      </w:r>
      <w:r w:rsidRPr="00C35A2C">
        <w:rPr>
          <w:rtl/>
        </w:rPr>
        <w:t>–</w:t>
      </w:r>
      <w:r w:rsidRPr="00C35A2C">
        <w:rPr>
          <w:rFonts w:hint="cs"/>
          <w:rtl/>
        </w:rPr>
        <w:t xml:space="preserve"> עד שישב בא שליח המלך וא</w:t>
      </w:r>
      <w:r>
        <w:rPr>
          <w:rtl/>
        </w:rPr>
        <w:t>"</w:t>
      </w:r>
      <w:r w:rsidRPr="00C35A2C">
        <w:rPr>
          <w:rFonts w:hint="cs"/>
          <w:rtl/>
        </w:rPr>
        <w:t xml:space="preserve">ל קום שהמלך צריך לך </w:t>
      </w:r>
    </w:p>
    <w:p w14:paraId="1BED342A" w14:textId="77777777" w:rsidR="00910F84" w:rsidRDefault="00910F84" w:rsidP="00910F84">
      <w:pPr>
        <w:rPr>
          <w:rtl/>
        </w:rPr>
      </w:pPr>
      <w:r w:rsidRPr="00C35A2C">
        <w:rPr>
          <w:rFonts w:hint="cs"/>
          <w:rtl/>
        </w:rPr>
        <w:t>כשיצא והלך</w:t>
      </w:r>
      <w:r w:rsidRPr="00C35A2C">
        <w:rPr>
          <w:rtl/>
        </w:rPr>
        <w:t xml:space="preserve"> א</w:t>
      </w:r>
      <w:r>
        <w:rPr>
          <w:rtl/>
        </w:rPr>
        <w:t>"</w:t>
      </w:r>
      <w:r w:rsidRPr="00C35A2C">
        <w:rPr>
          <w:rtl/>
        </w:rPr>
        <w:t xml:space="preserve">ל: </w:t>
      </w:r>
      <w:r w:rsidRPr="00C35A2C">
        <w:rPr>
          <w:rFonts w:hint="cs"/>
          <w:rtl/>
        </w:rPr>
        <w:t>עין המתאווה לראות רעתכם תיע</w:t>
      </w:r>
      <w:r>
        <w:rPr>
          <w:rFonts w:hint="cs"/>
          <w:rtl/>
        </w:rPr>
        <w:t>קר ענה רבא אמן ופקעה עינו של בר</w:t>
      </w:r>
      <w:r w:rsidRPr="00C35A2C">
        <w:rPr>
          <w:rFonts w:hint="cs"/>
          <w:rtl/>
        </w:rPr>
        <w:t xml:space="preserve"> שישך</w:t>
      </w:r>
    </w:p>
    <w:p w14:paraId="75F6FE9B" w14:textId="77777777" w:rsidR="00910F84" w:rsidRDefault="00910F84" w:rsidP="00910F84">
      <w:pPr>
        <w:rPr>
          <w:rtl/>
        </w:rPr>
      </w:pPr>
      <w:r>
        <w:rPr>
          <w:rtl/>
        </w:rPr>
        <w:t xml:space="preserve">• </w:t>
      </w:r>
      <w:r>
        <w:rPr>
          <w:rStyle w:val="affff1"/>
          <w:rtl/>
          <w:rPrChange w:id="10589" w:author="מנוע אמוראים" w:date="2026-10-05T16:41:56Z">
            <w:rPr>
              <w:rtl/>
            </w:rPr>
          </w:rPrChange>
        </w:rPr>
        <w:t xml:space="preserve">אר"</w:t>
      </w:r>
      <w:r>
        <w:rPr>
          <w:rStyle w:val="affff1"/>
          <w:rFonts w:hint="cs"/>
          <w:rtl/>
          <w:rPrChange w:id="10590" w:author="מנוע אמוראים" w:date="2026-10-05T16:41:56Z">
            <w:rPr>
              <w:rFonts w:hint="cs"/>
              <w:rtl/>
            </w:rPr>
          </w:rPrChange>
        </w:rPr>
        <w:t xml:space="preserve">פ</w:t>
      </w:r>
      <w:r>
        <w:rPr>
          <w:rFonts w:hint="cs"/>
          <w:rtl/>
        </w:rPr>
        <w:t xml:space="preserve">: היה לו לענות מהך </w:t>
      </w:r>
      <w:r w:rsidRPr="00F90100">
        <w:rPr>
          <w:rStyle w:val="afffd"/>
          <w:rFonts w:hint="cs"/>
          <w:rtl/>
        </w:rPr>
        <w:t>'</w:t>
      </w:r>
      <w:r w:rsidRPr="00F90100">
        <w:rPr>
          <w:rStyle w:val="afffd"/>
          <w:rtl/>
        </w:rPr>
        <w:t>בנות מלכים ביקרותיך נצבה שגל לימינך בכתם אופיר</w:t>
      </w:r>
      <w:r w:rsidRPr="00F90100">
        <w:rPr>
          <w:rStyle w:val="afffd"/>
          <w:rFonts w:hint="cs"/>
          <w:rtl/>
        </w:rPr>
        <w:t>'</w:t>
      </w:r>
      <w:r w:rsidRPr="00F90100">
        <w:rPr>
          <w:rStyle w:val="afffd"/>
          <w:rtl/>
        </w:rPr>
        <w:t>.</w:t>
      </w:r>
    </w:p>
    <w:p w14:paraId="1F9267DD" w14:textId="77777777" w:rsidR="00910F84" w:rsidRPr="00C35A2C" w:rsidRDefault="00910F84" w:rsidP="00910F84">
      <w:pPr>
        <w:rPr>
          <w:rtl/>
        </w:rPr>
      </w:pPr>
      <w:r>
        <w:rPr>
          <w:rtl/>
        </w:rPr>
        <w:t xml:space="preserve">• </w:t>
      </w:r>
      <w:r>
        <w:rPr>
          <w:rStyle w:val="affff1"/>
          <w:rtl/>
          <w:rPrChange w:id="10591" w:author="מנוע אמוראים" w:date="2026-10-05T16:41:56Z">
            <w:rPr>
              <w:rtl/>
            </w:rPr>
          </w:rPrChange>
        </w:rPr>
        <w:t xml:space="preserve">אר</w:t>
      </w:r>
      <w:r>
        <w:rPr>
          <w:rStyle w:val="affff1"/>
          <w:rFonts w:hint="cs"/>
          <w:rtl/>
          <w:rPrChange w:id="10592" w:author="מנוע אמוראים" w:date="2026-10-05T16:41:56Z">
            <w:rPr>
              <w:rFonts w:hint="cs"/>
              <w:rtl/>
            </w:rPr>
          </w:rPrChange>
        </w:rPr>
        <w:t xml:space="preserve">נב</w:t>
      </w:r>
      <w:r>
        <w:rPr>
          <w:rStyle w:val="affff1"/>
          <w:rtl/>
          <w:rPrChange w:id="10593" w:author="מנוע אמוראים" w:date="2026-10-05T16:41:56Z">
            <w:rPr>
              <w:rtl/>
            </w:rPr>
          </w:rPrChange>
        </w:rPr>
        <w:t xml:space="preserve">"</w:t>
      </w:r>
      <w:r>
        <w:rPr>
          <w:rStyle w:val="affff1"/>
          <w:rFonts w:hint="cs"/>
          <w:rtl/>
          <w:rPrChange w:id="10594" w:author="מנוע אמוראים" w:date="2026-10-05T16:41:56Z">
            <w:rPr>
              <w:rFonts w:hint="cs"/>
              <w:rtl/>
            </w:rPr>
          </w:rPrChange>
        </w:rPr>
        <w:t xml:space="preserve">י</w:t>
      </w:r>
      <w:r>
        <w:rPr>
          <w:rFonts w:hint="cs"/>
          <w:rtl/>
        </w:rPr>
        <w:t xml:space="preserve"> היה לו לענות מהך</w:t>
      </w:r>
      <w:r w:rsidRPr="00C35A2C">
        <w:rPr>
          <w:rtl/>
        </w:rPr>
        <w:t xml:space="preserve">: </w:t>
      </w:r>
      <w:r w:rsidRPr="00F90100">
        <w:rPr>
          <w:rStyle w:val="afffd"/>
          <w:rFonts w:hint="cs"/>
          <w:rtl/>
        </w:rPr>
        <w:t>'</w:t>
      </w:r>
      <w:r w:rsidRPr="00F90100">
        <w:rPr>
          <w:rStyle w:val="afffd"/>
          <w:rtl/>
        </w:rPr>
        <w:t>עין לא ראתה אלהים זולתך יעשה למחכה לו</w:t>
      </w:r>
      <w:r w:rsidRPr="00F90100">
        <w:rPr>
          <w:rStyle w:val="afffd"/>
          <w:rFonts w:hint="cs"/>
          <w:rtl/>
        </w:rPr>
        <w:t>'</w:t>
      </w:r>
      <w:r w:rsidRPr="00F90100">
        <w:rPr>
          <w:rStyle w:val="afffd"/>
          <w:rtl/>
        </w:rPr>
        <w:t>.</w:t>
      </w:r>
    </w:p>
    <w:p w14:paraId="4EA73DF6" w14:textId="77777777" w:rsidR="00910F84" w:rsidRPr="00C35A2C" w:rsidRDefault="00910F84" w:rsidP="00910F84">
      <w:pPr>
        <w:pStyle w:val="afffe"/>
        <w:rPr>
          <w:rtl/>
        </w:rPr>
      </w:pPr>
      <w:r w:rsidRPr="00A06291">
        <w:rPr>
          <w:rtl/>
        </w:rPr>
        <w:t>׻</w:t>
      </w:r>
      <w:r w:rsidRPr="00C35A2C">
        <w:rPr>
          <w:rtl/>
        </w:rPr>
        <w:t xml:space="preserve"> </w:t>
      </w:r>
    </w:p>
    <w:p w14:paraId="0100D472" w14:textId="77777777" w:rsidR="00910F84" w:rsidRPr="00C35A2C" w:rsidRDefault="00910F84" w:rsidP="00910F84">
      <w:pPr>
        <w:pStyle w:val="afff2"/>
        <w:rPr>
          <w:rtl/>
        </w:rPr>
      </w:pPr>
      <w:ins w:id="9914" w:author="מספור קטעי משנה" w:date="2026-10-06T06:44:54Z">
        <w:r>
          <w:rPr>
            <w:rStyle w:val="MisparKeta"/>
          </w:rPr>
          <w:t xml:space="preserve">א. </w:t>
        </w:r>
      </w:ins>
      <w:r w:rsidRPr="00C35A2C">
        <w:rPr>
          <w:rtl/>
        </w:rPr>
        <w:lastRenderedPageBreak/>
        <w:t>שכרו לעשות עמו מלאכה אחרת.</w:t>
      </w:r>
    </w:p>
    <w:p w14:paraId="17E2D73C" w14:textId="77777777" w:rsidR="00910F84" w:rsidRPr="00C35A2C" w:rsidRDefault="00910F84" w:rsidP="00910F84">
      <w:pPr>
        <w:rPr>
          <w:rtl/>
        </w:rPr>
      </w:pPr>
      <w:r w:rsidRPr="00C35A2C">
        <w:rPr>
          <w:rFonts w:hint="cs"/>
          <w:rtl/>
        </w:rPr>
        <w:t>ואע</w:t>
      </w:r>
      <w:r>
        <w:rPr>
          <w:rtl/>
        </w:rPr>
        <w:t>"</w:t>
      </w:r>
      <w:r w:rsidRPr="00C35A2C">
        <w:rPr>
          <w:rFonts w:hint="cs"/>
          <w:rtl/>
        </w:rPr>
        <w:t xml:space="preserve">ג </w:t>
      </w:r>
      <w:r w:rsidRPr="00C35A2C">
        <w:rPr>
          <w:rtl/>
        </w:rPr>
        <w:t>דלא א</w:t>
      </w:r>
      <w:r>
        <w:rPr>
          <w:rtl/>
        </w:rPr>
        <w:t>"</w:t>
      </w:r>
      <w:r w:rsidRPr="00C35A2C">
        <w:rPr>
          <w:rtl/>
        </w:rPr>
        <w:t>ל לעיתותי ערב? ורמינהי: השוכר את הפועל, ולעיתותי ערב אמר לו העבר חבית של יין נסך ממקום למקום - שכרו מותר; טעמא דא</w:t>
      </w:r>
      <w:r>
        <w:rPr>
          <w:rtl/>
        </w:rPr>
        <w:t>"</w:t>
      </w:r>
      <w:r w:rsidRPr="00C35A2C">
        <w:rPr>
          <w:rtl/>
        </w:rPr>
        <w:t xml:space="preserve">ל לעיתותי ערב אין, כולי יומא לא! </w:t>
      </w:r>
    </w:p>
    <w:p w14:paraId="7467C6A7" w14:textId="77777777" w:rsidR="00910F84" w:rsidRPr="00C35A2C" w:rsidRDefault="00910F84" w:rsidP="00910F84">
      <w:pPr>
        <w:pStyle w:val="afffa"/>
        <w:rPr>
          <w:rtl/>
        </w:rPr>
      </w:pPr>
      <w:r>
        <w:rPr>
          <w:rtl/>
        </w:rPr>
        <w:t xml:space="preserve">- </w:t>
      </w:r>
      <w:r w:rsidRPr="00C35A2C">
        <w:rPr>
          <w:rtl/>
        </w:rPr>
        <w:t>אביי: כי תנן נמי מתניתין - דאמר לעיתותי ערב תנן.</w:t>
      </w:r>
    </w:p>
    <w:p w14:paraId="4C3CE04D" w14:textId="77777777" w:rsidR="00910F84" w:rsidRPr="00C35A2C" w:rsidRDefault="00910F84" w:rsidP="00910F84">
      <w:pPr>
        <w:pStyle w:val="afffa"/>
        <w:rPr>
          <w:rtl/>
        </w:rPr>
      </w:pPr>
      <w:r>
        <w:rPr>
          <w:b/>
          <w:bCs/>
          <w:rtl/>
        </w:rPr>
        <w:t xml:space="preserve">- </w:t>
      </w:r>
      <w:r w:rsidRPr="00C35A2C">
        <w:rPr>
          <w:b/>
          <w:bCs/>
          <w:rtl/>
        </w:rPr>
        <w:t>רבא</w:t>
      </w:r>
      <w:r w:rsidRPr="00C35A2C">
        <w:rPr>
          <w:rFonts w:hint="cs"/>
          <w:rtl/>
        </w:rPr>
        <w:t>:</w:t>
      </w:r>
      <w:r w:rsidRPr="00C35A2C">
        <w:rPr>
          <w:rtl/>
        </w:rPr>
        <w:t xml:space="preserve"> </w:t>
      </w:r>
      <w:r w:rsidRPr="00C35A2C">
        <w:rPr>
          <w:rFonts w:hint="cs"/>
          <w:rtl/>
        </w:rPr>
        <w:t>הך מתני' דא</w:t>
      </w:r>
      <w:r>
        <w:rPr>
          <w:rtl/>
        </w:rPr>
        <w:t>"</w:t>
      </w:r>
      <w:r w:rsidRPr="00C35A2C">
        <w:rPr>
          <w:rFonts w:hint="cs"/>
          <w:rtl/>
        </w:rPr>
        <w:t xml:space="preserve">ל העבר לי </w:t>
      </w:r>
      <w:r w:rsidRPr="00C35A2C">
        <w:rPr>
          <w:rtl/>
        </w:rPr>
        <w:t>מאה חביות במאה פרוטות, הא דא</w:t>
      </w:r>
      <w:r>
        <w:rPr>
          <w:rtl/>
        </w:rPr>
        <w:t>"</w:t>
      </w:r>
      <w:r w:rsidRPr="00C35A2C">
        <w:rPr>
          <w:rtl/>
        </w:rPr>
        <w:t>ל העבר לי חבית חבית בפרוטה; ו</w:t>
      </w:r>
      <w:r w:rsidRPr="00C35A2C">
        <w:rPr>
          <w:rFonts w:hint="cs"/>
          <w:rtl/>
        </w:rPr>
        <w:t>כן חזי' ד</w:t>
      </w:r>
      <w:r w:rsidRPr="00C35A2C">
        <w:rPr>
          <w:rtl/>
        </w:rPr>
        <w:t>השוכר את הפועל וא</w:t>
      </w:r>
      <w:r w:rsidRPr="00C35A2C">
        <w:rPr>
          <w:rFonts w:hint="cs"/>
          <w:rtl/>
        </w:rPr>
        <w:t xml:space="preserve">'ל </w:t>
      </w:r>
      <w:r w:rsidRPr="00C35A2C">
        <w:rPr>
          <w:rtl/>
        </w:rPr>
        <w:t xml:space="preserve">העבר לי </w:t>
      </w:r>
      <w:r w:rsidRPr="00C35A2C">
        <w:rPr>
          <w:rFonts w:hint="cs"/>
          <w:rtl/>
        </w:rPr>
        <w:t xml:space="preserve">ק' </w:t>
      </w:r>
      <w:r w:rsidRPr="00C35A2C">
        <w:rPr>
          <w:rtl/>
        </w:rPr>
        <w:t>חביות ב</w:t>
      </w:r>
      <w:r w:rsidRPr="00C35A2C">
        <w:rPr>
          <w:rFonts w:hint="cs"/>
          <w:rtl/>
        </w:rPr>
        <w:t xml:space="preserve">ק' </w:t>
      </w:r>
      <w:r w:rsidRPr="00C35A2C">
        <w:rPr>
          <w:rtl/>
        </w:rPr>
        <w:t>פרוטות, ונמצאת חבית של יין נסך ביניהן שכרו אסו</w:t>
      </w:r>
      <w:r w:rsidRPr="00C35A2C">
        <w:rPr>
          <w:rFonts w:hint="cs"/>
          <w:rtl/>
        </w:rPr>
        <w:t>ר</w:t>
      </w:r>
      <w:r w:rsidRPr="00C35A2C">
        <w:rPr>
          <w:rtl/>
        </w:rPr>
        <w:t xml:space="preserve"> חבית חבית בפרוטה, ונמצאת חבית של יין נסך ביניהן - שכרו מותר.</w:t>
      </w:r>
    </w:p>
    <w:p w14:paraId="5675D44B" w14:textId="77777777" w:rsidR="00910F84" w:rsidRPr="00C35A2C" w:rsidRDefault="00910F84" w:rsidP="00910F84">
      <w:pPr>
        <w:pStyle w:val="afffe"/>
        <w:rPr>
          <w:rtl/>
        </w:rPr>
      </w:pPr>
      <w:r w:rsidRPr="00A06291">
        <w:rPr>
          <w:rtl/>
        </w:rPr>
        <w:t>׻</w:t>
      </w:r>
      <w:r w:rsidRPr="00C35A2C">
        <w:rPr>
          <w:rtl/>
        </w:rPr>
        <w:t xml:space="preserve"> </w:t>
      </w:r>
    </w:p>
    <w:p w14:paraId="015E37C9" w14:textId="77777777" w:rsidR="00910F84" w:rsidRPr="00C35A2C" w:rsidRDefault="00910F84" w:rsidP="00910F84">
      <w:pPr>
        <w:pStyle w:val="afff2"/>
        <w:rPr>
          <w:rtl/>
        </w:rPr>
      </w:pPr>
      <w:ins w:id="9915" w:author="מספור קטעי משנה" w:date="2026-10-06T06:44:54Z">
        <w:r>
          <w:rPr>
            <w:rStyle w:val="MisparKeta"/>
          </w:rPr>
          <w:t xml:space="preserve">ב. </w:t>
        </w:r>
      </w:ins>
      <w:r w:rsidRPr="00C35A2C">
        <w:rPr>
          <w:rtl/>
        </w:rPr>
        <w:t>השוכר את החמור להביא עליה יין נסך - שכרו אסור.</w:t>
      </w:r>
    </w:p>
    <w:p w14:paraId="168EDB23" w14:textId="77777777" w:rsidR="00910F84" w:rsidRPr="00C35A2C" w:rsidRDefault="00910F84" w:rsidP="00910F84">
      <w:pPr>
        <w:rPr>
          <w:rtl/>
        </w:rPr>
      </w:pPr>
      <w:r w:rsidRPr="00C35A2C">
        <w:rPr>
          <w:rtl/>
        </w:rPr>
        <w:t>סיפא איצטריכא ליה: שכרה לישב עליה, אף על פי שהניח עכו</w:t>
      </w:r>
      <w:r>
        <w:rPr>
          <w:rtl/>
        </w:rPr>
        <w:t>"</w:t>
      </w:r>
      <w:r w:rsidRPr="00C35A2C">
        <w:rPr>
          <w:rtl/>
        </w:rPr>
        <w:t>ם לגינו עליה - שכרו מותר.</w:t>
      </w:r>
    </w:p>
    <w:p w14:paraId="01797B47" w14:textId="77777777" w:rsidR="00910F84" w:rsidRPr="00C35A2C" w:rsidRDefault="00910F84" w:rsidP="00910F84">
      <w:pPr>
        <w:rPr>
          <w:rtl/>
        </w:rPr>
      </w:pPr>
      <w:r w:rsidRPr="00C35A2C">
        <w:rPr>
          <w:rtl/>
        </w:rPr>
        <w:t xml:space="preserve">למימרא, דלגין </w:t>
      </w:r>
      <w:r w:rsidRPr="00C35A2C">
        <w:rPr>
          <w:rFonts w:hint="cs"/>
          <w:rtl/>
        </w:rPr>
        <w:t xml:space="preserve">אין בדין השוכר להניח </w:t>
      </w:r>
    </w:p>
    <w:p w14:paraId="2C7AFC31" w14:textId="77777777" w:rsidR="00910F84" w:rsidRPr="00C35A2C" w:rsidRDefault="00910F84" w:rsidP="00910F84">
      <w:pPr>
        <w:rPr>
          <w:rtl/>
        </w:rPr>
      </w:pPr>
      <w:r w:rsidRPr="00C35A2C">
        <w:rPr>
          <w:rFonts w:hint="cs"/>
          <w:rtl/>
        </w:rPr>
        <w:t xml:space="preserve">הא </w:t>
      </w:r>
      <w:r w:rsidRPr="00C35A2C">
        <w:rPr>
          <w:rtl/>
        </w:rPr>
        <w:t xml:space="preserve">השוכר את החמור - שוכר מניח עליה כסותו ולגינתו ומזונותיו של אותו הדרך, מכאן ואילך חמר מעכב עליו, חמר מניח עליה שעורים ותבן ומזונותיו של אותו היום, מכאן ואילך שוכר מעכב עליו! </w:t>
      </w:r>
    </w:p>
    <w:p w14:paraId="0529B823" w14:textId="77777777" w:rsidR="00910F84" w:rsidRPr="00C35A2C" w:rsidRDefault="00910F84" w:rsidP="00910F84">
      <w:pPr>
        <w:pStyle w:val="afffa"/>
      </w:pPr>
      <w:r>
        <w:rPr>
          <w:rtl/>
        </w:rPr>
        <w:t xml:space="preserve">- </w:t>
      </w:r>
      <w:r w:rsidRPr="00C35A2C">
        <w:rPr>
          <w:rtl/>
        </w:rPr>
        <w:t xml:space="preserve">אביי: נהי דלגין </w:t>
      </w:r>
      <w:r w:rsidRPr="00C35A2C">
        <w:rPr>
          <w:rFonts w:hint="cs"/>
          <w:rtl/>
        </w:rPr>
        <w:t xml:space="preserve">דמין הוא שיכול להניח מיהו אם לא הניח אין יכול לנכות משכרו </w:t>
      </w:r>
    </w:p>
    <w:p w14:paraId="2C89D342" w14:textId="77777777" w:rsidR="00910F84" w:rsidRPr="00C35A2C" w:rsidRDefault="00910F84" w:rsidP="00910F84">
      <w:pPr>
        <w:pStyle w:val="afffa"/>
        <w:rPr>
          <w:rtl/>
        </w:rPr>
      </w:pPr>
      <w:r>
        <w:rPr>
          <w:rtl/>
        </w:rPr>
        <w:t xml:space="preserve">- </w:t>
      </w:r>
      <w:r w:rsidRPr="00C35A2C">
        <w:rPr>
          <w:rFonts w:hint="cs"/>
          <w:rtl/>
        </w:rPr>
        <w:t>והיינו שמצוי לטרוח ולמכור ממקום למקום וחמור דרכו לטרוח ושוכר לא</w:t>
      </w:r>
    </w:p>
    <w:p w14:paraId="3E7A5BD3" w14:textId="77777777" w:rsidR="00910F84" w:rsidRPr="00C35A2C" w:rsidRDefault="00910F84" w:rsidP="00910F84">
      <w:pPr>
        <w:pStyle w:val="aff6"/>
        <w:framePr w:wrap="around"/>
        <w:rPr>
          <w:rtl/>
        </w:rPr>
      </w:pPr>
      <w:r w:rsidRPr="00C35A2C">
        <w:rPr>
          <w:rFonts w:hint="cs"/>
          <w:rtl/>
        </w:rPr>
        <w:t>סה:</w:t>
      </w:r>
    </w:p>
    <w:p w14:paraId="7721871D" w14:textId="77777777" w:rsidR="00910F84" w:rsidRPr="00C35A2C" w:rsidRDefault="00910F84" w:rsidP="00910F84">
      <w:pPr>
        <w:rPr>
          <w:rtl/>
        </w:rPr>
      </w:pPr>
    </w:p>
    <w:p w14:paraId="5C495F17" w14:textId="77777777" w:rsidR="00910F84" w:rsidRPr="00C35A2C" w:rsidRDefault="00910F84" w:rsidP="00910F84">
      <w:pPr>
        <w:rPr>
          <w:rtl/>
        </w:rPr>
      </w:pPr>
      <w:r w:rsidRPr="00C35A2C">
        <w:rPr>
          <w:rtl/>
        </w:rPr>
        <w:t>אב</w:t>
      </w:r>
      <w:r>
        <w:rPr>
          <w:rFonts w:hint="cs"/>
          <w:rtl/>
        </w:rPr>
        <w:t xml:space="preserve">י </w:t>
      </w:r>
      <w:r>
        <w:rPr>
          <w:rStyle w:val="affff1"/>
          <w:rFonts w:hint="cs"/>
          <w:rtl/>
          <w:rPrChange w:id="10595" w:author="מנוע אמוראים" w:date="2026-10-05T16:41:56Z">
            <w:rPr>
              <w:rFonts w:hint="cs"/>
              <w:rtl/>
            </w:rPr>
          </w:rPrChange>
        </w:rPr>
        <w:t xml:space="preserve">ראבדר</w:t>
      </w:r>
      <w:r>
        <w:rPr>
          <w:rStyle w:val="affff1"/>
          <w:rtl/>
          <w:rPrChange w:id="10596" w:author="מנוע אמוראים" w:date="2026-10-05T16:41:56Z">
            <w:rPr>
              <w:rtl/>
            </w:rPr>
          </w:rPrChange>
        </w:rPr>
        <w:t xml:space="preserve">"</w:t>
      </w:r>
      <w:r>
        <w:rPr>
          <w:rStyle w:val="affff1"/>
          <w:rFonts w:hint="cs"/>
          <w:rtl/>
          <w:rPrChange w:id="10597" w:author="מנוע אמוראים" w:date="2026-10-05T16:41:56Z">
            <w:rPr>
              <w:rFonts w:hint="cs"/>
              <w:rtl/>
            </w:rPr>
          </w:rPrChange>
        </w:rPr>
        <w:t xml:space="preserve">א</w:t>
      </w:r>
      <w:r>
        <w:rPr>
          <w:rFonts w:hint="cs"/>
          <w:rtl/>
        </w:rPr>
        <w:t xml:space="preserve">:</w:t>
      </w:r>
      <w:r w:rsidRPr="00C35A2C">
        <w:rPr>
          <w:rtl/>
        </w:rPr>
        <w:t xml:space="preserve"> </w:t>
      </w:r>
      <w:r w:rsidRPr="00C35A2C">
        <w:rPr>
          <w:rFonts w:hint="cs"/>
          <w:rtl/>
        </w:rPr>
        <w:t>היה מריק היין לנאדות של עכו</w:t>
      </w:r>
      <w:r>
        <w:rPr>
          <w:rtl/>
        </w:rPr>
        <w:t>"</w:t>
      </w:r>
      <w:r w:rsidRPr="00C35A2C">
        <w:rPr>
          <w:rFonts w:hint="cs"/>
          <w:rtl/>
        </w:rPr>
        <w:t>ם ואח</w:t>
      </w:r>
      <w:r>
        <w:rPr>
          <w:rtl/>
        </w:rPr>
        <w:t>"</w:t>
      </w:r>
      <w:r w:rsidRPr="00C35A2C">
        <w:rPr>
          <w:rFonts w:hint="cs"/>
          <w:rtl/>
        </w:rPr>
        <w:t xml:space="preserve">כ מעבירם בספינה והייו נותנים לו חביות החרס בשכרו, וכשאמרו לאביי- </w:t>
      </w:r>
      <w:r w:rsidRPr="00C35A2C">
        <w:rPr>
          <w:rtl/>
        </w:rPr>
        <w:t xml:space="preserve"> א</w:t>
      </w:r>
      <w:r>
        <w:rPr>
          <w:rtl/>
        </w:rPr>
        <w:t>"</w:t>
      </w:r>
      <w:r w:rsidRPr="00C35A2C">
        <w:rPr>
          <w:rtl/>
        </w:rPr>
        <w:t>ל: כי</w:t>
      </w:r>
      <w:r>
        <w:rPr>
          <w:rtl/>
        </w:rPr>
        <w:t xml:space="preserve"> </w:t>
      </w:r>
      <w:r w:rsidRPr="00C35A2C">
        <w:rPr>
          <w:rtl/>
        </w:rPr>
        <w:t>טרח - בהתירא</w:t>
      </w:r>
      <w:r>
        <w:rPr>
          <w:rtl/>
        </w:rPr>
        <w:t xml:space="preserve"> </w:t>
      </w:r>
      <w:r w:rsidRPr="00C35A2C">
        <w:rPr>
          <w:rtl/>
        </w:rPr>
        <w:t>טרח.</w:t>
      </w:r>
    </w:p>
    <w:p w14:paraId="05D1E36E" w14:textId="77777777" w:rsidR="00910F84" w:rsidRPr="00C35A2C" w:rsidRDefault="00910F84" w:rsidP="00910F84">
      <w:pPr>
        <w:rPr>
          <w:rtl/>
        </w:rPr>
      </w:pPr>
      <w:r w:rsidRPr="00C35A2C">
        <w:rPr>
          <w:rFonts w:hint="cs"/>
          <w:rtl/>
        </w:rPr>
        <w:t xml:space="preserve">והתנה עמהן מראש שאפי' יתבקעו הנאדות לא יצטרך לתת להם החביות וישארו ברשותו </w:t>
      </w:r>
    </w:p>
    <w:p w14:paraId="600E9FEB" w14:textId="77777777" w:rsidR="00910F84" w:rsidRPr="00C35A2C" w:rsidRDefault="00910F84" w:rsidP="00910F84">
      <w:pPr>
        <w:rPr>
          <w:rtl/>
        </w:rPr>
      </w:pPr>
      <w:r w:rsidRPr="00280F6D">
        <w:rPr>
          <w:rFonts w:hint="cs"/>
          <w:b/>
          <w:bCs/>
          <w:rtl/>
        </w:rPr>
        <w:t>א</w:t>
      </w:r>
      <w:r>
        <w:rPr>
          <w:b/>
          <w:bCs/>
          <w:rtl/>
        </w:rPr>
        <w:t>"</w:t>
      </w:r>
      <w:r w:rsidRPr="00280F6D">
        <w:rPr>
          <w:rFonts w:hint="cs"/>
          <w:b/>
          <w:bCs/>
          <w:rtl/>
        </w:rPr>
        <w:t>נ</w:t>
      </w:r>
      <w:r>
        <w:rPr>
          <w:rFonts w:hint="cs"/>
          <w:rtl/>
        </w:rPr>
        <w:t xml:space="preserve"> שהם הביאו עמם כדים ריקים מראש [ולא היה צורך </w:t>
      </w:r>
      <w:r>
        <w:rPr>
          <w:rStyle w:val="affff1"/>
          <w:rFonts w:hint="cs"/>
          <w:rtl/>
          <w:rPrChange w:id="10598" w:author="מנוע אמוראים" w:date="2026-10-05T16:41:56Z">
            <w:rPr>
              <w:rFonts w:hint="cs"/>
              <w:rtl/>
            </w:rPr>
          </w:rPrChange>
        </w:rPr>
        <w:t xml:space="preserve">לר</w:t>
      </w:r>
      <w:r>
        <w:rPr>
          <w:rStyle w:val="affff1"/>
          <w:rtl/>
          <w:rPrChange w:id="10599" w:author="מנוע אמוראים" w:date="2026-10-05T16:41:56Z">
            <w:rPr>
              <w:rtl/>
            </w:rPr>
          </w:rPrChange>
        </w:rPr>
        <w:t xml:space="preserve">"</w:t>
      </w:r>
      <w:r>
        <w:rPr>
          <w:rStyle w:val="affff1"/>
          <w:rFonts w:hint="cs"/>
          <w:rtl/>
          <w:rPrChange w:id="10600" w:author="מנוע אמוראים" w:date="2026-10-05T16:41:56Z">
            <w:rPr>
              <w:rFonts w:hint="cs"/>
              <w:rtl/>
            </w:rPr>
          </w:rPrChange>
        </w:rPr>
        <w:t xml:space="preserve">א</w:t>
      </w:r>
      <w:r>
        <w:rPr>
          <w:rFonts w:hint="cs"/>
          <w:rtl/>
        </w:rPr>
        <w:t xml:space="preserve"> שהחביות ישארו שלמות] </w:t>
      </w:r>
    </w:p>
    <w:p w14:paraId="2C19D39D" w14:textId="77777777" w:rsidR="00910F84" w:rsidRPr="00C35A2C" w:rsidRDefault="00910F84" w:rsidP="00910F84">
      <w:pPr>
        <w:rPr>
          <w:rtl/>
        </w:rPr>
      </w:pPr>
      <w:r w:rsidRPr="00C35A2C">
        <w:rPr>
          <w:rFonts w:hint="cs"/>
          <w:rtl/>
        </w:rPr>
        <w:t>ולא טרח באיסור להעבירים דמראש א</w:t>
      </w:r>
      <w:r>
        <w:rPr>
          <w:rtl/>
        </w:rPr>
        <w:t>"</w:t>
      </w:r>
      <w:r w:rsidRPr="00C35A2C">
        <w:rPr>
          <w:rFonts w:hint="cs"/>
          <w:rtl/>
        </w:rPr>
        <w:t xml:space="preserve">ל לבעל הספינה להעבירם </w:t>
      </w:r>
    </w:p>
    <w:p w14:paraId="75D7EE52" w14:textId="77777777" w:rsidR="00910F84" w:rsidRPr="00C35A2C" w:rsidRDefault="00910F84" w:rsidP="00910F84">
      <w:pPr>
        <w:rPr>
          <w:rtl/>
        </w:rPr>
      </w:pPr>
      <w:r w:rsidRPr="00280F6D">
        <w:rPr>
          <w:rFonts w:hint="cs"/>
          <w:b/>
          <w:bCs/>
          <w:rtl/>
        </w:rPr>
        <w:t>א</w:t>
      </w:r>
      <w:r>
        <w:rPr>
          <w:b/>
          <w:bCs/>
          <w:rtl/>
        </w:rPr>
        <w:t>"</w:t>
      </w:r>
      <w:r w:rsidRPr="00280F6D">
        <w:rPr>
          <w:rFonts w:hint="cs"/>
          <w:b/>
          <w:bCs/>
          <w:rtl/>
        </w:rPr>
        <w:t>נ</w:t>
      </w:r>
      <w:r w:rsidRPr="00C35A2C">
        <w:rPr>
          <w:rFonts w:hint="cs"/>
          <w:rtl/>
        </w:rPr>
        <w:t xml:space="preserve"> שהם עצמם החזיקו בשררים מיוחדים על החבלים ועי</w:t>
      </w:r>
      <w:r>
        <w:rPr>
          <w:rtl/>
        </w:rPr>
        <w:t>"</w:t>
      </w:r>
      <w:r w:rsidRPr="00C35A2C">
        <w:rPr>
          <w:rFonts w:hint="cs"/>
          <w:rtl/>
        </w:rPr>
        <w:t xml:space="preserve">ז העבירם [אבל לא מחמת ר'א] </w:t>
      </w:r>
    </w:p>
    <w:p w14:paraId="77DEBA25"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199" w:author="קלוד" w:date="2026-10-06T10:07:24Z"/>
        </w:rPr>
      </w:pPr>
      <w:ins w:id="20198" w:author="קלוד" w:date="2026-10-06T10:07:24Z">
        <w:r>
          <w:t xml:space="preserve">משנה ב</w:t>
        </w:r>
      </w:ins>
    </w:p>
    <w:p w14:paraId="36980F1C" w14:textId="77777777" w:rsidR="00910F84" w:rsidRPr="00C35A2C" w:rsidRDefault="00910F84" w:rsidP="00910F84">
      <w:pPr>
        <w:pStyle w:val="affb"/>
        <w:rPr>
          <w:del w:id="20084" w:author="קלוד" w:date="2026-10-06T10:12:09Z"/>
          <w:rtl/>
        </w:rPr>
      </w:pPr>
      <w:ins w:id="9916" w:author="מספור קטעי משנה" w:date="2026-10-06T06:44:54Z">
        <w:del w:id="20082" w:author="קלוד" w:date="2026-10-06T10:12:09Z">
          <w:r>
            <w:rPr>
              <w:rStyle w:val="MisparKeta"/>
            </w:rPr>
            <w:delText xml:space="preserve">א. </w:delText>
          </w:r>
        </w:del>
      </w:ins>
      <w:del w:id="20083" w:author="קלוד" w:date="2026-10-06T10:12:09Z">
        <w:r w:rsidRPr="00C35A2C">
          <w:rPr>
            <w:rtl/>
          </w:rPr>
          <w:delText xml:space="preserve">מתני'.</w:delText>
        </w:r>
      </w:del>
    </w:p>
    <w:p w14:paraId="02886DC8" w14:textId="77777777" w:rsidR="00910F84" w:rsidRPr="00C35A2C" w:rsidRDefault="00910F84" w:rsidP="00910F84">
      <w:pPr>
        <w:pStyle w:val="affb"/>
        <w:rPr>
          <w:rtl/>
        </w:rPr>
      </w:pPr>
      <w:ins w:id="20118" w:author="קלוד" w:date="2026-10-06T10:12:09Z">
        <w:r>
          <w:rPr>
            <w:rStyle w:val="MisparKeta"/>
          </w:rPr>
          <w:t xml:space="preserve">א. </w:t>
        </w:r>
      </w:ins>
      <w:r w:rsidRPr="00C35A2C">
        <w:rPr>
          <w:rtl/>
        </w:rPr>
        <w:t>יין נסך שנפל ע</w:t>
      </w:r>
      <w:r>
        <w:rPr>
          <w:rtl/>
        </w:rPr>
        <w:t xml:space="preserve">"ג ענבים </w:t>
      </w:r>
      <w:r w:rsidRPr="00C35A2C">
        <w:rPr>
          <w:rtl/>
        </w:rPr>
        <w:t>ידיחן והן מותרות, ואם היו מבוקעות - אסורות.</w:t>
      </w:r>
    </w:p>
    <w:p w14:paraId="46E84582" w14:textId="77777777" w:rsidR="00910F84" w:rsidRPr="00C35A2C" w:rsidRDefault="00910F84" w:rsidP="00910F84">
      <w:pPr>
        <w:pStyle w:val="affb"/>
        <w:rPr>
          <w:rtl/>
        </w:rPr>
      </w:pPr>
      <w:r w:rsidRPr="00C35A2C">
        <w:rPr>
          <w:rtl/>
        </w:rPr>
        <w:t>נפל ע</w:t>
      </w:r>
      <w:r>
        <w:rPr>
          <w:rtl/>
        </w:rPr>
        <w:t>"</w:t>
      </w:r>
      <w:r w:rsidRPr="00C35A2C">
        <w:rPr>
          <w:rtl/>
        </w:rPr>
        <w:t>ג תאנים או על גבי תמרים, אם יש בהן בנותן טעם - אסור.</w:t>
      </w:r>
    </w:p>
    <w:p w14:paraId="57BF5A61" w14:textId="77777777" w:rsidR="00910F84" w:rsidRPr="00C35A2C" w:rsidRDefault="00910F84" w:rsidP="00910F84">
      <w:pPr>
        <w:pStyle w:val="affb"/>
        <w:rPr>
          <w:rtl/>
        </w:rPr>
      </w:pPr>
      <w:r>
        <w:rPr>
          <w:rtl/>
        </w:rPr>
        <w:t xml:space="preserve">ומעשה בביתוס בן זונן שהביא גרוגרות בספינה, ונשתברה חבית של יין נסך ונפל על גביהן, ושאל ל</w:t>
      </w:r>
      <w:r>
        <w:rPr>
          <w:rStyle w:val="TanaimMishna"/>
          <w:rtl/>
          <w:rPrChange w:id="20080" w:author="קלוד" w:date="2026-10-06T10:07:24Z">
            <w:rPr>
              <w:rtl/>
            </w:rPr>
          </w:rPrChange>
        </w:rPr>
        <w:t xml:space="preserve">חכמים</w:t>
      </w:r>
      <w:r>
        <w:rPr>
          <w:rtl/>
        </w:rPr>
        <w:t xml:space="preserve"> והתירום.</w:t>
      </w:r>
    </w:p>
    <w:p w14:paraId="62FB1706" w14:textId="77777777" w:rsidR="00910F84" w:rsidRPr="00C35A2C" w:rsidRDefault="00910F84" w:rsidP="00910F84">
      <w:pPr>
        <w:pStyle w:val="affb"/>
        <w:rPr>
          <w:rtl/>
        </w:rPr>
      </w:pPr>
      <w:r w:rsidRPr="00C35A2C">
        <w:rPr>
          <w:rtl/>
        </w:rPr>
        <w:t xml:space="preserve">זה הכלל: כל שבהנאתו בנותן טעם - אסור, </w:t>
      </w:r>
    </w:p>
    <w:p w14:paraId="55AF2E93" w14:textId="77777777" w:rsidR="00910F84" w:rsidRPr="00C35A2C" w:rsidRDefault="00910F84" w:rsidP="00910F84">
      <w:pPr>
        <w:pStyle w:val="affb"/>
        <w:rPr>
          <w:rtl/>
        </w:rPr>
      </w:pPr>
      <w:r w:rsidRPr="00C35A2C">
        <w:rPr>
          <w:rFonts w:hint="cs"/>
          <w:rtl/>
        </w:rPr>
        <w:t xml:space="preserve"> </w:t>
      </w:r>
      <w:r w:rsidRPr="00C35A2C">
        <w:rPr>
          <w:rFonts w:hint="cs"/>
          <w:rtl/>
        </w:rPr>
        <w:tab/>
      </w:r>
      <w:r>
        <w:rPr>
          <w:rtl/>
        </w:rPr>
        <w:tab/>
        <w:t xml:space="preserve">כל שאין בהנאתו בנותן טעם </w:t>
      </w:r>
      <w:r w:rsidRPr="00C35A2C">
        <w:rPr>
          <w:rtl/>
        </w:rPr>
        <w:t>מותר, כגון חומץ שנפל ע</w:t>
      </w:r>
      <w:r>
        <w:rPr>
          <w:rtl/>
        </w:rPr>
        <w:t>"</w:t>
      </w:r>
      <w:r w:rsidRPr="00C35A2C">
        <w:rPr>
          <w:rtl/>
        </w:rPr>
        <w:t>ג גריסין.</w:t>
      </w:r>
    </w:p>
    <w:p w14:paraId="3C9A9EBC" w14:textId="77777777" w:rsidR="00910F84" w:rsidRPr="00C35A2C" w:rsidRDefault="00910F84" w:rsidP="00910F84">
      <w:pPr>
        <w:pStyle w:val="afffe"/>
        <w:rPr>
          <w:rtl/>
        </w:rPr>
      </w:pPr>
      <w:r w:rsidRPr="00A06291">
        <w:rPr>
          <w:rtl/>
        </w:rPr>
        <w:t>׻</w:t>
      </w:r>
      <w:r w:rsidRPr="00C35A2C">
        <w:rPr>
          <w:rtl/>
        </w:rPr>
        <w:t xml:space="preserve"> </w:t>
      </w:r>
    </w:p>
    <w:p w14:paraId="12C86A44" w14:textId="77777777" w:rsidR="00910F84" w:rsidRPr="00C35A2C" w:rsidRDefault="00910F84" w:rsidP="00910F84">
      <w:pPr>
        <w:rPr>
          <w:rtl/>
        </w:rPr>
      </w:pPr>
      <w:r w:rsidRPr="00C35A2C">
        <w:rPr>
          <w:rtl/>
        </w:rPr>
        <w:t>חסורי מיחסרא וה</w:t>
      </w:r>
      <w:r>
        <w:rPr>
          <w:rtl/>
        </w:rPr>
        <w:t>"</w:t>
      </w:r>
      <w:r w:rsidRPr="00C35A2C">
        <w:rPr>
          <w:rFonts w:hint="cs"/>
          <w:rtl/>
        </w:rPr>
        <w:t>ק</w:t>
      </w:r>
      <w:r w:rsidRPr="00C35A2C">
        <w:rPr>
          <w:rtl/>
        </w:rPr>
        <w:t>: אם נותן טעם לפגם הוא - מותר, ומעשה נמי בביתוס בן זונן שהיה מביא גרוגרות בספינה, ונשתברה חבית של יין נסך ונפל על גביהן, ובא מעשה לפני חכמים והתירום.</w:t>
      </w:r>
    </w:p>
    <w:p w14:paraId="2DA16F9F"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אותו כרי חיטים שנפל עליו חבית יין נסף והתיר רבא למוכרו לעכו</w:t>
      </w:r>
      <w:r>
        <w:rPr>
          <w:rtl/>
        </w:rPr>
        <w:t>"</w:t>
      </w:r>
      <w:r w:rsidRPr="00C35A2C">
        <w:rPr>
          <w:rFonts w:hint="cs"/>
          <w:rtl/>
        </w:rPr>
        <w:t xml:space="preserve">ם </w:t>
      </w:r>
    </w:p>
    <w:p w14:paraId="2543F417" w14:textId="77777777" w:rsidR="00910F84" w:rsidRPr="00C35A2C" w:rsidRDefault="00910F84" w:rsidP="00910F84">
      <w:pPr>
        <w:rPr>
          <w:rtl/>
        </w:rPr>
      </w:pPr>
      <w:r>
        <w:rPr>
          <w:rFonts w:hint="cs"/>
          <w:rtl/>
        </w:rPr>
        <w:t xml:space="preserve">והקשה </w:t>
      </w:r>
      <w:r>
        <w:rPr>
          <w:rStyle w:val="affff1"/>
          <w:rFonts w:hint="cs"/>
          <w:rtl/>
          <w:rPrChange w:id="10601" w:author="מנוע אמוראים" w:date="2026-10-05T16:41:56Z">
            <w:rPr>
              <w:rFonts w:hint="cs"/>
              <w:rtl/>
            </w:rPr>
          </w:rPrChange>
        </w:rPr>
        <w:t xml:space="preserve">רב</w:t>
      </w:r>
      <w:r>
        <w:rPr>
          <w:rStyle w:val="affff1"/>
          <w:rtl/>
          <w:rPrChange w:id="10602" w:author="מנוע אמוראים" w:date="2026-10-05T16:41:56Z">
            <w:rPr>
              <w:rtl/>
            </w:rPr>
          </w:rPrChange>
        </w:rPr>
        <w:t xml:space="preserve">"</w:t>
      </w:r>
      <w:r>
        <w:rPr>
          <w:rStyle w:val="affff1"/>
          <w:rFonts w:hint="cs"/>
          <w:rtl/>
          <w:rPrChange w:id="10603" w:author="מנוע אמוראים" w:date="2026-10-05T16:41:56Z">
            <w:rPr>
              <w:rFonts w:hint="cs"/>
              <w:rtl/>
            </w:rPr>
          </w:rPrChange>
        </w:rPr>
        <w:t xml:space="preserve">ל</w:t>
      </w:r>
      <w:r>
        <w:rPr>
          <w:rFonts w:hint="cs"/>
          <w:rtl/>
        </w:rPr>
        <w:t xml:space="preserve"> לרבא</w:t>
      </w:r>
      <w:r w:rsidRPr="00C35A2C">
        <w:rPr>
          <w:rtl/>
        </w:rPr>
        <w:t>: בגד שאבד בו כלאים ה</w:t>
      </w:r>
      <w:r>
        <w:rPr>
          <w:rtl/>
        </w:rPr>
        <w:t>"</w:t>
      </w:r>
      <w:r w:rsidRPr="00C35A2C">
        <w:rPr>
          <w:rtl/>
        </w:rPr>
        <w:t>ז לא ימכרנה לעכו</w:t>
      </w:r>
      <w:r>
        <w:rPr>
          <w:rtl/>
        </w:rPr>
        <w:t>"</w:t>
      </w:r>
      <w:r w:rsidRPr="00C35A2C">
        <w:rPr>
          <w:rtl/>
        </w:rPr>
        <w:t xml:space="preserve">ם, ולא יעשנה מרדעת לחמור, אבל עושה אותו תכריכין למת מצוה; </w:t>
      </w:r>
    </w:p>
    <w:p w14:paraId="3AF7DB37" w14:textId="77777777" w:rsidR="00910F84" w:rsidRPr="00C35A2C" w:rsidRDefault="00910F84" w:rsidP="00910F84">
      <w:pPr>
        <w:rPr>
          <w:rtl/>
        </w:rPr>
      </w:pPr>
      <w:r w:rsidRPr="00C35A2C">
        <w:rPr>
          <w:rtl/>
        </w:rPr>
        <w:t>לעכו</w:t>
      </w:r>
      <w:r>
        <w:rPr>
          <w:rtl/>
        </w:rPr>
        <w:t>"</w:t>
      </w:r>
      <w:r w:rsidRPr="00C35A2C">
        <w:rPr>
          <w:rtl/>
        </w:rPr>
        <w:t xml:space="preserve">ם </w:t>
      </w:r>
      <w:r w:rsidRPr="00C35A2C">
        <w:rPr>
          <w:rFonts w:hint="cs"/>
          <w:rtl/>
        </w:rPr>
        <w:t>לא שמא ימכרהו לישראל, ואח</w:t>
      </w:r>
      <w:r>
        <w:rPr>
          <w:rtl/>
        </w:rPr>
        <w:t>"</w:t>
      </w:r>
      <w:r w:rsidRPr="00C35A2C">
        <w:rPr>
          <w:rFonts w:hint="cs"/>
          <w:rtl/>
        </w:rPr>
        <w:t>כ התיר לטחון ולאפות ולמכור לעכו</w:t>
      </w:r>
      <w:r>
        <w:rPr>
          <w:rtl/>
        </w:rPr>
        <w:t>"</w:t>
      </w:r>
      <w:r w:rsidRPr="00C35A2C">
        <w:rPr>
          <w:rFonts w:hint="cs"/>
          <w:rtl/>
        </w:rPr>
        <w:t xml:space="preserve">ם שלא בפני ישראל </w:t>
      </w:r>
    </w:p>
    <w:p w14:paraId="51A1A40C" w14:textId="77777777" w:rsidR="00910F84" w:rsidRDefault="00910F84" w:rsidP="00910F84">
      <w:pPr>
        <w:rPr>
          <w:rtl/>
        </w:rPr>
      </w:pPr>
      <w:r w:rsidRPr="00C35A2C">
        <w:rPr>
          <w:rFonts w:ascii="FontbitDavid" w:hAnsi="FontbitDavid"/>
          <w:sz w:val="32"/>
          <w:rtl/>
        </w:rPr>
        <w:t>•</w:t>
      </w:r>
      <w:r w:rsidRPr="00C35A2C">
        <w:rPr>
          <w:rFonts w:hint="cs"/>
          <w:rtl/>
        </w:rPr>
        <w:t xml:space="preserve"> </w:t>
      </w:r>
      <w:r w:rsidRPr="00C35A2C">
        <w:rPr>
          <w:rtl/>
        </w:rPr>
        <w:t>תנן: יין נסך שנפל ע</w:t>
      </w:r>
      <w:r>
        <w:rPr>
          <w:rtl/>
        </w:rPr>
        <w:t>"</w:t>
      </w:r>
      <w:r w:rsidRPr="00C35A2C">
        <w:rPr>
          <w:rtl/>
        </w:rPr>
        <w:t xml:space="preserve">ג ענבים ידיחן והן מותרות, ואם היו מבוקעות אסורות; </w:t>
      </w:r>
      <w:r w:rsidRPr="00C35A2C">
        <w:rPr>
          <w:rFonts w:hint="cs"/>
          <w:rtl/>
        </w:rPr>
        <w:t xml:space="preserve"> ומשמע ב</w:t>
      </w:r>
      <w:r w:rsidRPr="00C35A2C">
        <w:rPr>
          <w:rtl/>
        </w:rPr>
        <w:t xml:space="preserve">שאין מבוקעות לא! </w:t>
      </w:r>
    </w:p>
    <w:p w14:paraId="411F3CBF" w14:textId="77777777" w:rsidR="00910F84" w:rsidRPr="00C35A2C" w:rsidRDefault="00910F84" w:rsidP="00910F84">
      <w:pPr>
        <w:pStyle w:val="afffa"/>
        <w:rPr>
          <w:rtl/>
        </w:rPr>
      </w:pPr>
      <w:r>
        <w:rPr>
          <w:rStyle w:val="affff1"/>
          <w:rtl/>
          <w:rPrChange w:id="10604" w:author="מנוע אמוראים" w:date="2026-10-05T16:41:56Z">
            <w:rPr>
              <w:rtl/>
            </w:rPr>
          </w:rPrChange>
        </w:rPr>
        <w:t xml:space="preserve">אר"</w:t>
      </w:r>
      <w:r>
        <w:rPr>
          <w:rStyle w:val="affff1"/>
          <w:rFonts w:hint="cs"/>
          <w:rtl/>
          <w:rPrChange w:id="10605" w:author="מנוע אמוראים" w:date="2026-10-05T16:41:56Z">
            <w:rPr>
              <w:rFonts w:hint="cs"/>
              <w:rtl/>
            </w:rPr>
          </w:rPrChange>
        </w:rPr>
        <w:t xml:space="preserve">פ</w:t>
      </w:r>
      <w:r w:rsidRPr="00C35A2C">
        <w:rPr>
          <w:rtl/>
        </w:rPr>
        <w:t>: שאני חיטי, הואיל ואגב צירייהו כמבוקעות דמיין.</w:t>
      </w:r>
    </w:p>
    <w:p w14:paraId="666A43CD" w14:textId="77777777" w:rsidR="00910F84" w:rsidRPr="00C35A2C" w:rsidRDefault="00910F84" w:rsidP="00910F84">
      <w:pPr>
        <w:pStyle w:val="aff6"/>
        <w:framePr w:wrap="around"/>
        <w:rPr>
          <w:rtl/>
        </w:rPr>
      </w:pPr>
      <w:r w:rsidRPr="00C35A2C">
        <w:rPr>
          <w:rFonts w:hint="cs"/>
          <w:rtl/>
        </w:rPr>
        <w:t>סו.</w:t>
      </w:r>
    </w:p>
    <w:p w14:paraId="15B7F634" w14:textId="77777777" w:rsidR="00910F84" w:rsidRPr="00C35A2C" w:rsidRDefault="00910F84" w:rsidP="00910F84">
      <w:pPr>
        <w:rPr>
          <w:rtl/>
        </w:rPr>
      </w:pPr>
      <w:r w:rsidRPr="00C35A2C">
        <w:rPr>
          <w:rFonts w:hint="cs"/>
          <w:rtl/>
        </w:rPr>
        <w:t xml:space="preserve">יין ישן בענבים </w:t>
      </w:r>
      <w:r w:rsidRPr="007E4F13">
        <w:rPr>
          <w:rFonts w:hint="cs"/>
          <w:b/>
          <w:bCs/>
          <w:rtl/>
        </w:rPr>
        <w:t>לכו</w:t>
      </w:r>
      <w:r>
        <w:rPr>
          <w:b/>
          <w:bCs/>
          <w:rtl/>
        </w:rPr>
        <w:t>"</w:t>
      </w:r>
      <w:r w:rsidRPr="007E4F13">
        <w:rPr>
          <w:rFonts w:hint="cs"/>
          <w:b/>
          <w:bCs/>
          <w:rtl/>
        </w:rPr>
        <w:t>ע</w:t>
      </w:r>
      <w:r w:rsidRPr="00C35A2C">
        <w:rPr>
          <w:rFonts w:hint="cs"/>
          <w:rtl/>
        </w:rPr>
        <w:t xml:space="preserve"> בנ</w:t>
      </w:r>
      <w:r>
        <w:rPr>
          <w:rtl/>
        </w:rPr>
        <w:t>"</w:t>
      </w:r>
      <w:r w:rsidRPr="00C35A2C">
        <w:rPr>
          <w:rFonts w:hint="cs"/>
          <w:rtl/>
        </w:rPr>
        <w:t>ט</w:t>
      </w:r>
      <w:r w:rsidRPr="00C35A2C">
        <w:rPr>
          <w:rtl/>
        </w:rPr>
        <w:t xml:space="preserve">; </w:t>
      </w:r>
      <w:r w:rsidRPr="00C35A2C">
        <w:rPr>
          <w:rFonts w:hint="cs"/>
          <w:rtl/>
        </w:rPr>
        <w:t>יין חדש בענבי לאביי במשהו ולרבא בנ</w:t>
      </w:r>
      <w:r>
        <w:rPr>
          <w:rtl/>
        </w:rPr>
        <w:t>"</w:t>
      </w:r>
      <w:r w:rsidRPr="00C35A2C">
        <w:rPr>
          <w:rFonts w:hint="cs"/>
          <w:rtl/>
        </w:rPr>
        <w:t xml:space="preserve">ט </w:t>
      </w:r>
    </w:p>
    <w:p w14:paraId="4D6CDD7D" w14:textId="77777777" w:rsidR="00910F84" w:rsidRPr="00C35A2C" w:rsidRDefault="00910F84" w:rsidP="00910F84">
      <w:pPr>
        <w:ind w:left="1174"/>
        <w:rPr>
          <w:rtl/>
        </w:rPr>
      </w:pPr>
      <w:r w:rsidRPr="007E4F13">
        <w:rPr>
          <w:rFonts w:hint="cs"/>
          <w:b/>
          <w:bCs/>
          <w:rtl/>
        </w:rPr>
        <w:t>לאביי</w:t>
      </w:r>
      <w:r w:rsidRPr="00C35A2C">
        <w:rPr>
          <w:rFonts w:hint="cs"/>
          <w:rtl/>
        </w:rPr>
        <w:t xml:space="preserve"> במשהו דבתר טעם אזלי' ותרוויהו הו</w:t>
      </w:r>
      <w:r>
        <w:rPr>
          <w:rtl/>
        </w:rPr>
        <w:t>"</w:t>
      </w:r>
      <w:r w:rsidRPr="00C35A2C">
        <w:rPr>
          <w:rFonts w:hint="cs"/>
          <w:rtl/>
        </w:rPr>
        <w:t xml:space="preserve">ל מין במינו ובמשהו </w:t>
      </w:r>
    </w:p>
    <w:p w14:paraId="6479F1E1" w14:textId="77777777" w:rsidR="00910F84" w:rsidRPr="00C35A2C" w:rsidRDefault="00910F84" w:rsidP="00910F84">
      <w:pPr>
        <w:ind w:left="1174"/>
        <w:rPr>
          <w:rtl/>
        </w:rPr>
      </w:pPr>
      <w:r w:rsidRPr="007E4F13">
        <w:rPr>
          <w:rFonts w:hint="cs"/>
          <w:b/>
          <w:bCs/>
          <w:rtl/>
        </w:rPr>
        <w:t>ולרבא</w:t>
      </w:r>
      <w:r w:rsidRPr="00C35A2C">
        <w:rPr>
          <w:rFonts w:hint="cs"/>
          <w:rtl/>
        </w:rPr>
        <w:t xml:space="preserve"> בנ</w:t>
      </w:r>
      <w:r>
        <w:rPr>
          <w:rtl/>
        </w:rPr>
        <w:t>"</w:t>
      </w:r>
      <w:r w:rsidRPr="00C35A2C">
        <w:rPr>
          <w:rFonts w:hint="cs"/>
          <w:rtl/>
        </w:rPr>
        <w:t>ט דבתר שמא אזלי ושמא לחוד והו</w:t>
      </w:r>
      <w:r>
        <w:rPr>
          <w:rtl/>
        </w:rPr>
        <w:t>"</w:t>
      </w:r>
      <w:r w:rsidRPr="00C35A2C">
        <w:rPr>
          <w:rFonts w:hint="cs"/>
          <w:rtl/>
        </w:rPr>
        <w:t>ל מין בשאינו מינו דבנ</w:t>
      </w:r>
      <w:r>
        <w:rPr>
          <w:rtl/>
        </w:rPr>
        <w:t>"</w:t>
      </w:r>
      <w:r w:rsidRPr="00C35A2C">
        <w:rPr>
          <w:rFonts w:hint="cs"/>
          <w:rtl/>
        </w:rPr>
        <w:t>ט</w:t>
      </w:r>
      <w:r w:rsidRPr="00C35A2C">
        <w:rPr>
          <w:rtl/>
        </w:rPr>
        <w:t>.</w:t>
      </w:r>
    </w:p>
    <w:p w14:paraId="35412D0A" w14:textId="77777777" w:rsidR="00910F84" w:rsidRPr="00C35A2C" w:rsidRDefault="00910F84" w:rsidP="00910F84">
      <w:pPr>
        <w:rPr>
          <w:rtl/>
        </w:rPr>
      </w:pPr>
    </w:p>
    <w:p w14:paraId="2069AC7B"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תנן: יין נסך שנפל ע</w:t>
      </w:r>
      <w:r>
        <w:rPr>
          <w:rtl/>
        </w:rPr>
        <w:t>"</w:t>
      </w:r>
      <w:r w:rsidRPr="00C35A2C">
        <w:rPr>
          <w:rtl/>
        </w:rPr>
        <w:t>ג ענבים כו'; קס</w:t>
      </w:r>
      <w:r>
        <w:rPr>
          <w:rtl/>
        </w:rPr>
        <w:t>"</w:t>
      </w:r>
      <w:r w:rsidRPr="00C35A2C">
        <w:rPr>
          <w:rtl/>
        </w:rPr>
        <w:t xml:space="preserve">ד </w:t>
      </w:r>
      <w:r w:rsidRPr="00C35A2C">
        <w:rPr>
          <w:rFonts w:hint="cs"/>
          <w:rtl/>
        </w:rPr>
        <w:t xml:space="preserve">יין חדש בענבים, </w:t>
      </w:r>
    </w:p>
    <w:p w14:paraId="110AA7FA" w14:textId="77777777" w:rsidR="00910F84" w:rsidRPr="00C35A2C" w:rsidRDefault="00910F84" w:rsidP="00910F84">
      <w:pPr>
        <w:pStyle w:val="afffa"/>
        <w:rPr>
          <w:rtl/>
        </w:rPr>
      </w:pPr>
      <w:r>
        <w:rPr>
          <w:rtl/>
        </w:rPr>
        <w:t xml:space="preserve">- </w:t>
      </w:r>
      <w:r>
        <w:rPr>
          <w:rFonts w:hint="cs"/>
          <w:rtl/>
        </w:rPr>
        <w:t>לאו בענבי אלא במשהו</w:t>
      </w:r>
    </w:p>
    <w:p w14:paraId="60DAEB9F" w14:textId="77777777" w:rsidR="00910F84" w:rsidRPr="00C35A2C" w:rsidRDefault="00910F84" w:rsidP="00910F84">
      <w:pPr>
        <w:ind w:hanging="94"/>
        <w:rPr>
          <w:rtl/>
        </w:rPr>
      </w:pPr>
      <w:r w:rsidRPr="00C35A2C">
        <w:rPr>
          <w:rFonts w:hint="cs"/>
          <w:rtl/>
        </w:rPr>
        <w:t>והך ד</w:t>
      </w:r>
      <w:r w:rsidRPr="00C35A2C">
        <w:rPr>
          <w:rtl/>
        </w:rPr>
        <w:t>סיפא, זה הכלל: כל שבהנאתו בנ</w:t>
      </w:r>
      <w:r>
        <w:rPr>
          <w:rtl/>
        </w:rPr>
        <w:t>"</w:t>
      </w:r>
      <w:r w:rsidRPr="00C35A2C">
        <w:rPr>
          <w:rFonts w:hint="cs"/>
          <w:rtl/>
        </w:rPr>
        <w:t>ט</w:t>
      </w:r>
      <w:r w:rsidRPr="00C35A2C">
        <w:rPr>
          <w:rtl/>
        </w:rPr>
        <w:t xml:space="preserve"> אסור, כל שאין בהנאתו בנותן טעם מותר, </w:t>
      </w:r>
      <w:r w:rsidRPr="00C35A2C">
        <w:rPr>
          <w:rFonts w:hint="cs"/>
          <w:rtl/>
        </w:rPr>
        <w:t>משמע דמיירי בנ</w:t>
      </w:r>
      <w:r>
        <w:rPr>
          <w:rtl/>
        </w:rPr>
        <w:t>"</w:t>
      </w:r>
      <w:r w:rsidRPr="00C35A2C">
        <w:rPr>
          <w:rFonts w:hint="cs"/>
          <w:rtl/>
        </w:rPr>
        <w:t xml:space="preserve">ט </w:t>
      </w:r>
    </w:p>
    <w:p w14:paraId="498E2FBE" w14:textId="77777777" w:rsidR="00910F84" w:rsidRPr="00C35A2C" w:rsidRDefault="00910F84" w:rsidP="00910F84">
      <w:pPr>
        <w:pStyle w:val="afffa"/>
        <w:rPr>
          <w:rtl/>
        </w:rPr>
      </w:pPr>
      <w:r>
        <w:rPr>
          <w:rtl/>
        </w:rPr>
        <w:t xml:space="preserve">- </w:t>
      </w:r>
      <w:r w:rsidRPr="00C35A2C">
        <w:rPr>
          <w:rFonts w:hint="cs"/>
          <w:rtl/>
        </w:rPr>
        <w:t>ל</w:t>
      </w:r>
      <w:r w:rsidRPr="00C35A2C">
        <w:rPr>
          <w:rtl/>
        </w:rPr>
        <w:t>אביי</w:t>
      </w:r>
      <w:r w:rsidRPr="00C35A2C">
        <w:rPr>
          <w:rFonts w:hint="cs"/>
          <w:rtl/>
        </w:rPr>
        <w:t xml:space="preserve">- מיירי ביין ישן בענבי </w:t>
      </w:r>
      <w:r w:rsidRPr="00C35A2C">
        <w:rPr>
          <w:rtl/>
        </w:rPr>
        <w:t>.</w:t>
      </w:r>
    </w:p>
    <w:p w14:paraId="6ECA64F6"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ח</w:t>
      </w:r>
      <w:r w:rsidRPr="00C35A2C">
        <w:rPr>
          <w:rFonts w:hint="cs"/>
          <w:rtl/>
        </w:rPr>
        <w:t>ומץ ייין וחומץ שכר</w:t>
      </w:r>
      <w:r w:rsidRPr="00C35A2C">
        <w:rPr>
          <w:rtl/>
        </w:rPr>
        <w:t>, ו</w:t>
      </w:r>
      <w:r w:rsidRPr="00C35A2C">
        <w:rPr>
          <w:rFonts w:hint="cs"/>
          <w:rtl/>
        </w:rPr>
        <w:t>שאור חיטי ושאור דשערי</w:t>
      </w:r>
      <w:r w:rsidRPr="00C35A2C">
        <w:rPr>
          <w:rtl/>
        </w:rPr>
        <w:t xml:space="preserve"> </w:t>
      </w:r>
    </w:p>
    <w:p w14:paraId="65902282" w14:textId="77777777" w:rsidR="00910F84" w:rsidRPr="00C35A2C" w:rsidRDefault="00910F84" w:rsidP="00910F84">
      <w:pPr>
        <w:rPr>
          <w:rtl/>
        </w:rPr>
      </w:pPr>
      <w:r w:rsidRPr="00C35A2C">
        <w:rPr>
          <w:rtl/>
        </w:rPr>
        <w:t>- אביי: בנ</w:t>
      </w:r>
      <w:r>
        <w:rPr>
          <w:rtl/>
        </w:rPr>
        <w:t>"</w:t>
      </w:r>
      <w:r w:rsidRPr="00C35A2C">
        <w:rPr>
          <w:rFonts w:hint="cs"/>
          <w:rtl/>
        </w:rPr>
        <w:t>ט</w:t>
      </w:r>
      <w:r w:rsidRPr="00C35A2C">
        <w:rPr>
          <w:rtl/>
        </w:rPr>
        <w:t xml:space="preserve">, </w:t>
      </w:r>
      <w:r w:rsidRPr="00C35A2C">
        <w:rPr>
          <w:rFonts w:hint="cs"/>
          <w:rtl/>
        </w:rPr>
        <w:t>ד</w:t>
      </w:r>
      <w:r w:rsidRPr="00C35A2C">
        <w:rPr>
          <w:rtl/>
        </w:rPr>
        <w:t xml:space="preserve">בתר טעמא אזלינן, </w:t>
      </w:r>
      <w:r w:rsidRPr="00C35A2C">
        <w:rPr>
          <w:rFonts w:hint="cs"/>
          <w:rtl/>
        </w:rPr>
        <w:t>וכל אחד טעמו לחוד ומין בשא</w:t>
      </w:r>
      <w:r>
        <w:rPr>
          <w:rtl/>
        </w:rPr>
        <w:t>"</w:t>
      </w:r>
      <w:r w:rsidRPr="00C35A2C">
        <w:rPr>
          <w:rFonts w:hint="cs"/>
          <w:rtl/>
        </w:rPr>
        <w:t>מ בנ</w:t>
      </w:r>
      <w:r>
        <w:rPr>
          <w:rtl/>
        </w:rPr>
        <w:t>"</w:t>
      </w:r>
      <w:r w:rsidRPr="00C35A2C">
        <w:rPr>
          <w:rFonts w:hint="cs"/>
          <w:rtl/>
        </w:rPr>
        <w:t>ט</w:t>
      </w:r>
      <w:r w:rsidRPr="00C35A2C">
        <w:rPr>
          <w:rtl/>
        </w:rPr>
        <w:t xml:space="preserve">; </w:t>
      </w:r>
    </w:p>
    <w:p w14:paraId="6588B9DA" w14:textId="77777777" w:rsidR="00910F84" w:rsidRPr="00C35A2C" w:rsidRDefault="00910F84" w:rsidP="00910F84">
      <w:pPr>
        <w:rPr>
          <w:rtl/>
        </w:rPr>
      </w:pPr>
      <w:r w:rsidRPr="00C35A2C">
        <w:rPr>
          <w:rtl/>
        </w:rPr>
        <w:t xml:space="preserve">ורבא: במשהו, </w:t>
      </w:r>
      <w:r w:rsidRPr="00C35A2C">
        <w:rPr>
          <w:rFonts w:hint="cs"/>
          <w:rtl/>
        </w:rPr>
        <w:t>ד</w:t>
      </w:r>
      <w:r w:rsidRPr="00C35A2C">
        <w:rPr>
          <w:rtl/>
        </w:rPr>
        <w:t>בתר שמא אזלינן, ו</w:t>
      </w:r>
      <w:r w:rsidRPr="00C35A2C">
        <w:rPr>
          <w:rFonts w:hint="cs"/>
          <w:rtl/>
        </w:rPr>
        <w:t>זה נקרא חלא וזה חמירא והו</w:t>
      </w:r>
      <w:r>
        <w:rPr>
          <w:rtl/>
        </w:rPr>
        <w:t>"</w:t>
      </w:r>
      <w:r w:rsidRPr="00C35A2C">
        <w:rPr>
          <w:rFonts w:hint="cs"/>
          <w:rtl/>
        </w:rPr>
        <w:t xml:space="preserve">ל מין </w:t>
      </w:r>
      <w:r w:rsidRPr="00C35A2C">
        <w:rPr>
          <w:rtl/>
        </w:rPr>
        <w:t>במינו במשהו.</w:t>
      </w:r>
    </w:p>
    <w:p w14:paraId="494EDE39"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 xml:space="preserve">אביי: בתר טעמא אזלינן? דתניא: תבלין ב' וג' שמות והן מין אחד או מין ג' - אסורין ומצטרפין, </w:t>
      </w:r>
    </w:p>
    <w:p w14:paraId="71B01E79" w14:textId="77777777" w:rsidR="00910F84" w:rsidRPr="00C35A2C" w:rsidRDefault="00910F84" w:rsidP="00910F84">
      <w:pPr>
        <w:rPr>
          <w:rtl/>
        </w:rPr>
      </w:pPr>
      <w:r w:rsidRPr="00C35A2C">
        <w:rPr>
          <w:rtl/>
        </w:rPr>
        <w:t xml:space="preserve">ואמר חזקיה: הכא במיני מתיקה עסקינן, הואיל וראוין למתק בהן את הקדירה; </w:t>
      </w:r>
    </w:p>
    <w:p w14:paraId="0C8E0C22" w14:textId="77777777" w:rsidR="00910F84" w:rsidRPr="00C35A2C" w:rsidRDefault="00910F84" w:rsidP="00910F84">
      <w:pPr>
        <w:rPr>
          <w:rtl/>
        </w:rPr>
      </w:pPr>
      <w:r w:rsidRPr="00C35A2C">
        <w:rPr>
          <w:rtl/>
        </w:rPr>
        <w:t>א</w:t>
      </w:r>
      <w:r w:rsidRPr="00C35A2C">
        <w:rPr>
          <w:rFonts w:hint="cs"/>
          <w:rtl/>
        </w:rPr>
        <w:t>א</w:t>
      </w:r>
      <w:r>
        <w:rPr>
          <w:rtl/>
        </w:rPr>
        <w:t>"</w:t>
      </w:r>
      <w:r w:rsidRPr="00C35A2C">
        <w:rPr>
          <w:rFonts w:hint="cs"/>
          <w:rtl/>
        </w:rPr>
        <w:t>ב</w:t>
      </w:r>
      <w:r w:rsidRPr="00C35A2C">
        <w:rPr>
          <w:rtl/>
        </w:rPr>
        <w:t xml:space="preserve"> בתר טע</w:t>
      </w:r>
      <w:r w:rsidRPr="00C35A2C">
        <w:rPr>
          <w:rFonts w:hint="cs"/>
          <w:rtl/>
        </w:rPr>
        <w:t>מא</w:t>
      </w:r>
      <w:r w:rsidRPr="00C35A2C">
        <w:rPr>
          <w:rtl/>
        </w:rPr>
        <w:t xml:space="preserve"> אזלי, כולי חד טעמא הוא, </w:t>
      </w:r>
      <w:r w:rsidRPr="00C35A2C">
        <w:rPr>
          <w:rFonts w:hint="cs"/>
          <w:rtl/>
        </w:rPr>
        <w:t xml:space="preserve"> אי בתר שם </w:t>
      </w:r>
      <w:r w:rsidRPr="00C35A2C">
        <w:rPr>
          <w:rtl/>
        </w:rPr>
        <w:t>אזלי</w:t>
      </w:r>
      <w:r w:rsidRPr="00C35A2C">
        <w:rPr>
          <w:rFonts w:hint="cs"/>
          <w:rtl/>
        </w:rPr>
        <w:t>'</w:t>
      </w:r>
      <w:r w:rsidRPr="00C35A2C">
        <w:rPr>
          <w:rtl/>
        </w:rPr>
        <w:t xml:space="preserve">, </w:t>
      </w:r>
      <w:r w:rsidRPr="00C35A2C">
        <w:rPr>
          <w:rFonts w:hint="cs"/>
          <w:rtl/>
        </w:rPr>
        <w:t xml:space="preserve">כל שם לחוד הוא </w:t>
      </w:r>
    </w:p>
    <w:p w14:paraId="407437B6" w14:textId="77777777" w:rsidR="00910F84" w:rsidRPr="00C35A2C" w:rsidRDefault="00910F84" w:rsidP="00910F84">
      <w:pPr>
        <w:rPr>
          <w:rtl/>
        </w:rPr>
      </w:pPr>
      <w:r>
        <w:rPr>
          <w:rtl/>
        </w:rPr>
        <w:t xml:space="preserve">ורבא אמר לך: הא מני? </w:t>
      </w:r>
      <w:r>
        <w:rPr>
          <w:rStyle w:val="affff1"/>
          <w:rtl/>
          <w:rPrChange w:id="10606" w:author="מנוע אמוראים" w:date="2026-10-05T16:41:56Z">
            <w:rPr>
              <w:rtl/>
            </w:rPr>
          </w:rPrChange>
        </w:rPr>
        <w:t xml:space="preserve">ר</w:t>
      </w:r>
      <w:r>
        <w:rPr>
          <w:rStyle w:val="affff1"/>
          <w:rtl/>
          <w:rPrChange w:id="10607" w:author="מנוע אמוראים" w:date="2026-10-05T16:41:56Z">
            <w:rPr>
              <w:rtl/>
            </w:rPr>
          </w:rPrChange>
        </w:rPr>
        <w:t xml:space="preserve">"</w:t>
      </w:r>
      <w:r>
        <w:rPr>
          <w:rStyle w:val="affff1"/>
          <w:rtl/>
          <w:rPrChange w:id="10608" w:author="מנוע אמוראים" w:date="2026-10-05T16:41:56Z">
            <w:rPr>
              <w:rtl/>
            </w:rPr>
          </w:rPrChange>
        </w:rPr>
        <w:t xml:space="preserve">מ</w:t>
      </w:r>
      <w:r>
        <w:rPr>
          <w:rtl/>
        </w:rPr>
        <w:t xml:space="preserve"> היא; דתניא, </w:t>
      </w:r>
      <w:r>
        <w:rPr>
          <w:rStyle w:val="affff1"/>
          <w:rtl/>
          <w:rPrChange w:id="10609" w:author="מנוע אמוראים" w:date="2026-10-05T16:41:56Z">
            <w:rPr>
              <w:rtl/>
            </w:rPr>
          </w:rPrChange>
        </w:rPr>
        <w:t xml:space="preserve">ר</w:t>
      </w:r>
      <w:r>
        <w:rPr>
          <w:rStyle w:val="affff1"/>
          <w:rtl/>
          <w:rPrChange w:id="10610" w:author="מנוע אמוראים" w:date="2026-10-05T16:41:56Z">
            <w:rPr>
              <w:rtl/>
            </w:rPr>
          </w:rPrChange>
        </w:rPr>
        <w:t xml:space="preserve">"</w:t>
      </w:r>
      <w:r>
        <w:rPr>
          <w:rStyle w:val="affff1"/>
          <w:rFonts w:hint="cs"/>
          <w:rtl/>
          <w:rPrChange w:id="10611" w:author="מנוע אמוראים" w:date="2026-10-05T16:41:56Z">
            <w:rPr>
              <w:rFonts w:hint="cs"/>
              <w:rtl/>
            </w:rPr>
          </w:rPrChange>
        </w:rPr>
        <w:t xml:space="preserve">י</w:t>
      </w:r>
      <w:r>
        <w:rPr>
          <w:rFonts w:hint="cs"/>
          <w:rtl/>
        </w:rPr>
        <w:t xml:space="preserve"> </w:t>
      </w:r>
      <w:r>
        <w:rPr>
          <w:rStyle w:val="affff1"/>
          <w:rFonts w:hint="cs"/>
          <w:rtl/>
          <w:rPrChange w:id="10612" w:author="מנוע אמוראים" w:date="2026-10-05T16:41:56Z">
            <w:rPr>
              <w:rFonts w:hint="cs"/>
              <w:rtl/>
            </w:rPr>
          </w:rPrChange>
        </w:rPr>
        <w:t xml:space="preserve">מר</w:t>
      </w:r>
      <w:r>
        <w:rPr>
          <w:rStyle w:val="affff1"/>
          <w:rtl/>
          <w:rPrChange w:id="10613" w:author="מנוע אמוראים" w:date="2026-10-05T16:41:56Z">
            <w:rPr>
              <w:rtl/>
            </w:rPr>
          </w:rPrChange>
        </w:rPr>
        <w:t xml:space="preserve">"</w:t>
      </w:r>
      <w:r>
        <w:rPr>
          <w:rStyle w:val="affff1"/>
          <w:rFonts w:hint="cs"/>
          <w:rtl/>
          <w:rPrChange w:id="10614" w:author="מנוע אמוראים" w:date="2026-10-05T16:41:56Z">
            <w:rPr>
              <w:rFonts w:hint="cs"/>
              <w:rtl/>
            </w:rPr>
          </w:rPrChange>
        </w:rPr>
        <w:t xml:space="preserve">מ</w:t>
      </w:r>
      <w:r w:rsidRPr="00C35A2C">
        <w:rPr>
          <w:rtl/>
        </w:rPr>
        <w:t>: מנין לכל איסורין שבתורה שמצטרפין זה עם זה? שנא</w:t>
      </w:r>
      <w:r w:rsidRPr="00C35A2C">
        <w:rPr>
          <w:rFonts w:hint="cs"/>
          <w:rtl/>
        </w:rPr>
        <w:t>'</w:t>
      </w:r>
      <w:r w:rsidRPr="00C35A2C">
        <w:rPr>
          <w:rtl/>
        </w:rPr>
        <w:t xml:space="preserve">: </w:t>
      </w:r>
      <w:r w:rsidRPr="00F90100">
        <w:rPr>
          <w:rStyle w:val="afffd"/>
          <w:rFonts w:hint="cs"/>
          <w:rtl/>
        </w:rPr>
        <w:t>'</w:t>
      </w:r>
      <w:r w:rsidRPr="00F90100">
        <w:rPr>
          <w:rStyle w:val="afffd"/>
          <w:rtl/>
        </w:rPr>
        <w:t>לא תאכל כל תועבה</w:t>
      </w:r>
      <w:r w:rsidRPr="00F90100">
        <w:rPr>
          <w:rStyle w:val="afffd"/>
          <w:rFonts w:hint="cs"/>
          <w:rtl/>
        </w:rPr>
        <w:t>'</w:t>
      </w:r>
      <w:r w:rsidRPr="00F90100">
        <w:rPr>
          <w:rStyle w:val="afffd"/>
          <w:rtl/>
        </w:rPr>
        <w:t>,</w:t>
      </w:r>
      <w:r w:rsidRPr="00C35A2C">
        <w:rPr>
          <w:rtl/>
        </w:rPr>
        <w:t xml:space="preserve"> כל שתיעבתי לך הרי הוא בבל תאכל.</w:t>
      </w:r>
    </w:p>
    <w:p w14:paraId="458A2645"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Pr>
          <w:rFonts w:hint="cs"/>
          <w:rtl/>
        </w:rPr>
        <w:t>חומץ לתוך</w:t>
      </w:r>
      <w:r w:rsidRPr="00C35A2C">
        <w:rPr>
          <w:rtl/>
        </w:rPr>
        <w:t xml:space="preserve"> </w:t>
      </w:r>
      <w:r>
        <w:rPr>
          <w:rFonts w:hint="cs"/>
          <w:rtl/>
        </w:rPr>
        <w:t>יין</w:t>
      </w:r>
      <w:r w:rsidRPr="00C35A2C">
        <w:rPr>
          <w:rtl/>
        </w:rPr>
        <w:t xml:space="preserve"> - דברי הכל בנותן טעם; </w:t>
      </w:r>
      <w:r>
        <w:rPr>
          <w:rFonts w:hint="cs"/>
          <w:rtl/>
        </w:rPr>
        <w:t>יין לתוך חומץ</w:t>
      </w:r>
      <w:r w:rsidRPr="00C35A2C">
        <w:rPr>
          <w:rtl/>
        </w:rPr>
        <w:t>.</w:t>
      </w:r>
    </w:p>
    <w:p w14:paraId="5FEB0725" w14:textId="77777777" w:rsidR="00910F84" w:rsidRPr="00C35A2C" w:rsidRDefault="00910F84" w:rsidP="00910F84">
      <w:pPr>
        <w:pStyle w:val="aff6"/>
        <w:framePr w:wrap="around"/>
        <w:rPr>
          <w:rtl/>
        </w:rPr>
      </w:pPr>
      <w:r w:rsidRPr="00C35A2C">
        <w:rPr>
          <w:rFonts w:hint="cs"/>
          <w:rtl/>
        </w:rPr>
        <w:t>סו:</w:t>
      </w:r>
    </w:p>
    <w:p w14:paraId="567E0DBA" w14:textId="77777777" w:rsidR="00910F84" w:rsidRPr="00C35A2C" w:rsidRDefault="00910F84" w:rsidP="00910F84">
      <w:pPr>
        <w:ind w:hanging="170"/>
      </w:pPr>
      <w:r w:rsidRPr="00C35A2C">
        <w:rPr>
          <w:b/>
          <w:bCs/>
          <w:rtl/>
        </w:rPr>
        <w:t>אביי</w:t>
      </w:r>
      <w:r w:rsidRPr="00C35A2C">
        <w:rPr>
          <w:rtl/>
        </w:rPr>
        <w:t xml:space="preserve"> אמר במשהו, ריחיה </w:t>
      </w:r>
      <w:r>
        <w:rPr>
          <w:rFonts w:hint="cs"/>
          <w:rtl/>
        </w:rPr>
        <w:t xml:space="preserve">חומץ וטעמו יין </w:t>
      </w:r>
      <w:r>
        <w:rPr>
          <w:rtl/>
        </w:rPr>
        <w:t>–</w:t>
      </w:r>
      <w:r w:rsidRPr="00C35A2C">
        <w:rPr>
          <w:rtl/>
        </w:rPr>
        <w:t xml:space="preserve"> ח</w:t>
      </w:r>
      <w:r>
        <w:rPr>
          <w:rFonts w:hint="cs"/>
          <w:rtl/>
        </w:rPr>
        <w:t>ומץ</w:t>
      </w:r>
      <w:r w:rsidRPr="00C35A2C">
        <w:rPr>
          <w:rtl/>
        </w:rPr>
        <w:t>, והוה ליה מין במינו, וכל מין במינו במשהו;</w:t>
      </w:r>
    </w:p>
    <w:p w14:paraId="3CE17901" w14:textId="77777777" w:rsidR="00910F84" w:rsidRPr="00C35A2C" w:rsidRDefault="00910F84" w:rsidP="00910F84">
      <w:pPr>
        <w:pStyle w:val="afffa"/>
        <w:rPr>
          <w:rtl/>
        </w:rPr>
      </w:pPr>
      <w:r>
        <w:rPr>
          <w:b/>
          <w:bCs/>
          <w:rtl/>
        </w:rPr>
        <w:t xml:space="preserve">- </w:t>
      </w:r>
      <w:r w:rsidRPr="00C35A2C">
        <w:rPr>
          <w:b/>
          <w:bCs/>
          <w:rtl/>
        </w:rPr>
        <w:t>רבא</w:t>
      </w:r>
      <w:r w:rsidRPr="00C35A2C">
        <w:rPr>
          <w:rtl/>
        </w:rPr>
        <w:t xml:space="preserve"> אמר בנ</w:t>
      </w:r>
      <w:r>
        <w:rPr>
          <w:rtl/>
        </w:rPr>
        <w:t>"</w:t>
      </w:r>
      <w:r w:rsidRPr="00C35A2C">
        <w:rPr>
          <w:rFonts w:hint="cs"/>
          <w:rtl/>
        </w:rPr>
        <w:t>ט</w:t>
      </w:r>
      <w:r w:rsidRPr="00C35A2C">
        <w:rPr>
          <w:rtl/>
        </w:rPr>
        <w:t xml:space="preserve">, ריחיה </w:t>
      </w:r>
      <w:r>
        <w:rPr>
          <w:rFonts w:hint="cs"/>
          <w:rtl/>
        </w:rPr>
        <w:t xml:space="preserve">חומץ וטעמו יין </w:t>
      </w:r>
      <w:r>
        <w:rPr>
          <w:rtl/>
        </w:rPr>
        <w:t>–</w:t>
      </w:r>
      <w:r>
        <w:rPr>
          <w:rFonts w:hint="cs"/>
          <w:rtl/>
        </w:rPr>
        <w:t xml:space="preserve"> יין והו''ל</w:t>
      </w:r>
      <w:r w:rsidRPr="00C35A2C">
        <w:rPr>
          <w:rtl/>
        </w:rPr>
        <w:t xml:space="preserve"> מין בשאינו מינו, </w:t>
      </w:r>
      <w:r w:rsidRPr="00C35A2C">
        <w:rPr>
          <w:rFonts w:hint="cs"/>
          <w:rtl/>
        </w:rPr>
        <w:t>ד</w:t>
      </w:r>
      <w:r w:rsidRPr="00C35A2C">
        <w:rPr>
          <w:rtl/>
        </w:rPr>
        <w:t>בנותן טעם.</w:t>
      </w:r>
    </w:p>
    <w:p w14:paraId="30EBEC70"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בת ריח[נקב בחבית לריח]</w:t>
      </w:r>
      <w:r w:rsidRPr="00C35A2C">
        <w:rPr>
          <w:rtl/>
        </w:rPr>
        <w:t>, עכו</w:t>
      </w:r>
      <w:r>
        <w:rPr>
          <w:rtl/>
        </w:rPr>
        <w:t>"</w:t>
      </w:r>
      <w:r w:rsidRPr="00C35A2C">
        <w:rPr>
          <w:rtl/>
        </w:rPr>
        <w:t xml:space="preserve">ם בדישראל - </w:t>
      </w:r>
      <w:r w:rsidRPr="00C35A2C">
        <w:rPr>
          <w:rFonts w:hint="cs"/>
          <w:rtl/>
        </w:rPr>
        <w:t>שפיר</w:t>
      </w:r>
      <w:r w:rsidRPr="00C35A2C">
        <w:rPr>
          <w:rtl/>
        </w:rPr>
        <w:tab/>
      </w:r>
      <w:r w:rsidRPr="00C35A2C">
        <w:rPr>
          <w:rtl/>
        </w:rPr>
        <w:tab/>
      </w:r>
    </w:p>
    <w:p w14:paraId="65DA4CB1" w14:textId="77777777" w:rsidR="00910F84" w:rsidRDefault="00910F84" w:rsidP="00910F84">
      <w:pPr>
        <w:rPr>
          <w:rtl/>
        </w:rPr>
      </w:pPr>
      <w:r w:rsidRPr="00C35A2C">
        <w:rPr>
          <w:rFonts w:hint="cs"/>
          <w:rtl/>
        </w:rPr>
        <w:t>ישראל בדעכו</w:t>
      </w:r>
      <w:r>
        <w:rPr>
          <w:rtl/>
        </w:rPr>
        <w:t>"</w:t>
      </w:r>
      <w:r w:rsidRPr="00C35A2C">
        <w:rPr>
          <w:rFonts w:hint="cs"/>
          <w:rtl/>
        </w:rPr>
        <w:t xml:space="preserve">ם </w:t>
      </w:r>
    </w:p>
    <w:p w14:paraId="02BD1180" w14:textId="77777777" w:rsidR="00910F84" w:rsidRDefault="00910F84" w:rsidP="00910F84">
      <w:pPr>
        <w:rPr>
          <w:rtl/>
        </w:rPr>
      </w:pPr>
      <w:r w:rsidRPr="00C35A2C">
        <w:rPr>
          <w:rtl/>
        </w:rPr>
        <w:t xml:space="preserve">רבא: </w:t>
      </w:r>
      <w:r w:rsidRPr="00C35A2C">
        <w:rPr>
          <w:rFonts w:hint="cs"/>
          <w:rtl/>
        </w:rPr>
        <w:t>מותר ד</w:t>
      </w:r>
      <w:r w:rsidRPr="00C35A2C">
        <w:rPr>
          <w:rtl/>
        </w:rPr>
        <w:t>ריח לא כלום הוא</w:t>
      </w:r>
      <w:r w:rsidRPr="00C35A2C">
        <w:rPr>
          <w:rFonts w:hint="cs"/>
          <w:rtl/>
        </w:rPr>
        <w:t>-</w:t>
      </w:r>
      <w:r w:rsidRPr="00C35A2C">
        <w:rPr>
          <w:rtl/>
        </w:rPr>
        <w:t>דתנור שהסיקו בכ</w:t>
      </w:r>
      <w:r>
        <w:rPr>
          <w:rtl/>
        </w:rPr>
        <w:t>מון של תרומה ואפה בו את הפת הפת</w:t>
      </w:r>
    </w:p>
    <w:p w14:paraId="2A54FDE5" w14:textId="77777777" w:rsidR="00910F84" w:rsidRDefault="00910F84" w:rsidP="00910F84">
      <w:pPr>
        <w:ind w:hanging="114"/>
        <w:rPr>
          <w:rtl/>
        </w:rPr>
      </w:pPr>
      <w:r w:rsidRPr="00C35A2C">
        <w:rPr>
          <w:b/>
          <w:bCs/>
          <w:rtl/>
        </w:rPr>
        <w:t>מותרת</w:t>
      </w:r>
      <w:r w:rsidRPr="00C35A2C">
        <w:rPr>
          <w:rtl/>
        </w:rPr>
        <w:t xml:space="preserve">, לפי שאין טעם כמון אלא </w:t>
      </w:r>
      <w:r w:rsidRPr="00C35A2C">
        <w:rPr>
          <w:b/>
          <w:bCs/>
          <w:rtl/>
        </w:rPr>
        <w:t>ריח</w:t>
      </w:r>
      <w:r w:rsidRPr="00C35A2C">
        <w:rPr>
          <w:rtl/>
        </w:rPr>
        <w:t xml:space="preserve"> כמון.</w:t>
      </w:r>
    </w:p>
    <w:p w14:paraId="199CFBFC" w14:textId="77777777" w:rsidR="00910F84" w:rsidRPr="00C35A2C" w:rsidRDefault="00910F84" w:rsidP="00910F84">
      <w:pPr>
        <w:rPr>
          <w:rtl/>
        </w:rPr>
      </w:pPr>
      <w:r w:rsidRPr="00C35A2C">
        <w:rPr>
          <w:rtl/>
        </w:rPr>
        <w:t>ו</w:t>
      </w:r>
      <w:r w:rsidRPr="00C35A2C">
        <w:rPr>
          <w:rFonts w:hint="cs"/>
          <w:rtl/>
        </w:rPr>
        <w:t>ל</w:t>
      </w:r>
      <w:r w:rsidRPr="00C35A2C">
        <w:rPr>
          <w:rtl/>
        </w:rPr>
        <w:t>אביי</w:t>
      </w:r>
      <w:r w:rsidRPr="00C35A2C">
        <w:rPr>
          <w:rFonts w:hint="cs"/>
          <w:rtl/>
        </w:rPr>
        <w:t>: אסור דריח מילתא היא ושאני תנור שהסיקו בכמון של תרומה</w:t>
      </w:r>
      <w:r w:rsidRPr="00C35A2C">
        <w:rPr>
          <w:rtl/>
        </w:rPr>
        <w:t xml:space="preserve"> דמיקלא איסוריה.</w:t>
      </w:r>
    </w:p>
    <w:p w14:paraId="367BA918" w14:textId="77777777" w:rsidR="00910F84" w:rsidRDefault="00910F84" w:rsidP="00910F84">
      <w:pPr>
        <w:rPr>
          <w:rtl/>
        </w:rPr>
      </w:pPr>
      <w:r w:rsidRPr="00C35A2C">
        <w:rPr>
          <w:rFonts w:ascii="FontbitDavid" w:hAnsi="FontbitDavid"/>
          <w:sz w:val="32"/>
          <w:rtl/>
        </w:rPr>
        <w:t>•</w:t>
      </w:r>
      <w:r w:rsidRPr="00C35A2C">
        <w:rPr>
          <w:rFonts w:hint="cs"/>
          <w:rtl/>
        </w:rPr>
        <w:t xml:space="preserve"> </w:t>
      </w:r>
      <w:r w:rsidRPr="00C35A2C">
        <w:rPr>
          <w:rtl/>
        </w:rPr>
        <w:t>רב מרי כתנאי: הרודה פת חמה ונתנה ע</w:t>
      </w:r>
      <w:r>
        <w:rPr>
          <w:rtl/>
        </w:rPr>
        <w:t>"</w:t>
      </w:r>
      <w:r>
        <w:rPr>
          <w:rtl/>
        </w:rPr>
        <w:t xml:space="preserve">פ חבית של יין של תרומה - </w:t>
      </w:r>
      <w:r>
        <w:rPr>
          <w:rStyle w:val="affff1"/>
          <w:rtl/>
          <w:rPrChange w:id="10615" w:author="מנוע אמוראים" w:date="2026-10-05T16:41:56Z">
            <w:rPr>
              <w:rtl/>
            </w:rPr>
          </w:rPrChange>
        </w:rPr>
        <w:t xml:space="preserve">ר</w:t>
      </w:r>
      <w:r>
        <w:rPr>
          <w:rStyle w:val="affff1"/>
          <w:rtl/>
          <w:rPrChange w:id="10616" w:author="מנוע אמוראים" w:date="2026-10-05T16:41:56Z">
            <w:rPr>
              <w:rtl/>
            </w:rPr>
          </w:rPrChange>
        </w:rPr>
        <w:t xml:space="preserve">"</w:t>
      </w:r>
      <w:r>
        <w:rPr>
          <w:rStyle w:val="affff1"/>
          <w:rtl/>
          <w:rPrChange w:id="10617" w:author="מנוע אמוראים" w:date="2026-10-05T16:41:56Z">
            <w:rPr>
              <w:rtl/>
            </w:rPr>
          </w:rPrChange>
        </w:rPr>
        <w:t xml:space="preserve">מ</w:t>
      </w:r>
      <w:r>
        <w:rPr>
          <w:rtl/>
        </w:rPr>
        <w:t xml:space="preserve"> אוסר, ור' יהודה מתיר, </w:t>
      </w:r>
    </w:p>
    <w:p w14:paraId="4112E08D" w14:textId="77777777" w:rsidR="00910F84" w:rsidRPr="00C35A2C" w:rsidRDefault="00910F84" w:rsidP="00910F84">
      <w:pPr>
        <w:rPr>
          <w:rtl/>
        </w:rPr>
      </w:pPr>
      <w:r w:rsidRPr="00C35A2C">
        <w:rPr>
          <w:rtl/>
        </w:rPr>
        <w:t xml:space="preserve">רבי יוסי מתיר בשל חיטין ואוסר בשל שעורים, מפני שהשעורים שואבות; </w:t>
      </w:r>
    </w:p>
    <w:p w14:paraId="0C3D4B1B" w14:textId="77777777" w:rsidR="00910F84" w:rsidRPr="00C35A2C" w:rsidRDefault="00910F84" w:rsidP="00910F84">
      <w:pPr>
        <w:rPr>
          <w:rtl/>
        </w:rPr>
      </w:pPr>
      <w:r w:rsidRPr="00C35A2C">
        <w:rPr>
          <w:rFonts w:hint="cs"/>
          <w:rtl/>
        </w:rPr>
        <w:t xml:space="preserve">ולכאו' </w:t>
      </w:r>
      <w:r w:rsidRPr="00280F6D">
        <w:rPr>
          <w:rFonts w:hint="cs"/>
          <w:b/>
          <w:bCs/>
          <w:rtl/>
        </w:rPr>
        <w:t>פליגי</w:t>
      </w:r>
      <w:r w:rsidRPr="00C35A2C">
        <w:rPr>
          <w:rFonts w:hint="cs"/>
          <w:rtl/>
        </w:rPr>
        <w:t xml:space="preserve"> אי ריחא מילתא היא או לא, </w:t>
      </w:r>
    </w:p>
    <w:p w14:paraId="26770208" w14:textId="77777777" w:rsidR="00910F84" w:rsidRPr="00C35A2C" w:rsidRDefault="00910F84" w:rsidP="00910F84">
      <w:pPr>
        <w:rPr>
          <w:rtl/>
        </w:rPr>
      </w:pPr>
      <w:r w:rsidRPr="00C35A2C">
        <w:rPr>
          <w:rFonts w:hint="cs"/>
          <w:b/>
          <w:bCs/>
          <w:rtl/>
        </w:rPr>
        <w:t>לרבא</w:t>
      </w:r>
      <w:r w:rsidRPr="00C35A2C">
        <w:rPr>
          <w:rFonts w:hint="cs"/>
          <w:rtl/>
        </w:rPr>
        <w:t xml:space="preserve"> וודאי תנאי היא </w:t>
      </w:r>
    </w:p>
    <w:p w14:paraId="3E95C1BA" w14:textId="77777777" w:rsidR="00910F84" w:rsidRPr="00C35A2C" w:rsidRDefault="00910F84" w:rsidP="00910F84">
      <w:pPr>
        <w:rPr>
          <w:rtl/>
        </w:rPr>
      </w:pPr>
      <w:r w:rsidRPr="00C35A2C">
        <w:rPr>
          <w:rFonts w:hint="cs"/>
          <w:b/>
          <w:bCs/>
          <w:rtl/>
        </w:rPr>
        <w:t>לאביי</w:t>
      </w:r>
      <w:r>
        <w:rPr>
          <w:rFonts w:hint="cs"/>
          <w:rtl/>
        </w:rPr>
        <w:t xml:space="preserve"> איתמר עלה </w:t>
      </w:r>
      <w:r>
        <w:rPr>
          <w:rStyle w:val="affff1"/>
          <w:rFonts w:hint="cs"/>
          <w:rtl/>
          <w:rPrChange w:id="10618" w:author="מנוע אמוראים" w:date="2026-10-05T16:41:56Z">
            <w:rPr>
              <w:rFonts w:hint="cs"/>
              <w:rtl/>
            </w:rPr>
          </w:rPrChange>
        </w:rPr>
        <w:t xml:space="preserve">מרבב</w:t>
      </w:r>
      <w:r>
        <w:rPr>
          <w:rStyle w:val="affff1"/>
          <w:rtl/>
          <w:rPrChange w:id="10619" w:author="מנוע אמוראים" w:date="2026-10-05T16:41:56Z">
            <w:rPr>
              <w:rtl/>
            </w:rPr>
          </w:rPrChange>
        </w:rPr>
        <w:t xml:space="preserve">"</w:t>
      </w:r>
      <w:r>
        <w:rPr>
          <w:rStyle w:val="affff1"/>
          <w:rFonts w:hint="cs"/>
          <w:rtl/>
          <w:rPrChange w:id="10620" w:author="מנוע אמוראים" w:date="2026-10-05T16:41:56Z">
            <w:rPr>
              <w:rFonts w:hint="cs"/>
              <w:rtl/>
            </w:rPr>
          </w:rPrChange>
        </w:rPr>
        <w:t xml:space="preserve">ח</w:t>
      </w:r>
      <w:r>
        <w:rPr>
          <w:rFonts w:hint="cs"/>
          <w:rtl/>
        </w:rPr>
        <w:t xml:space="preserve"> </w:t>
      </w:r>
      <w:r>
        <w:rPr>
          <w:rStyle w:val="affff1"/>
          <w:rFonts w:hint="cs"/>
          <w:rtl/>
          <w:rPrChange w:id="10621" w:author="מנוע אמוראים" w:date="2026-10-05T16:41:56Z">
            <w:rPr>
              <w:rFonts w:hint="cs"/>
              <w:rtl/>
            </w:rPr>
          </w:rPrChange>
        </w:rPr>
        <w:t xml:space="preserve">מר</w:t>
      </w:r>
      <w:r>
        <w:rPr>
          <w:rStyle w:val="affff1"/>
          <w:rtl/>
          <w:rPrChange w:id="10622" w:author="מנוע אמוראים" w:date="2026-10-05T16:41:56Z">
            <w:rPr>
              <w:rtl/>
            </w:rPr>
          </w:rPrChange>
        </w:rPr>
        <w:t xml:space="preserve">"</w:t>
      </w:r>
      <w:r>
        <w:rPr>
          <w:rStyle w:val="affff1"/>
          <w:rFonts w:hint="cs"/>
          <w:rtl/>
          <w:rPrChange w:id="10623" w:author="מנוע אמוראים" w:date="2026-10-05T16:41:56Z">
            <w:rPr>
              <w:rFonts w:hint="cs"/>
              <w:rtl/>
            </w:rPr>
          </w:rPrChange>
        </w:rPr>
        <w:t xml:space="preserve">ל</w:t>
      </w:r>
      <w:r w:rsidRPr="00C35A2C">
        <w:rPr>
          <w:rtl/>
        </w:rPr>
        <w:t xml:space="preserve">: בפת חמה וחבית פתוחה – </w:t>
      </w:r>
      <w:r w:rsidRPr="00F26773">
        <w:rPr>
          <w:rFonts w:hint="cs"/>
          <w:b/>
          <w:bCs/>
          <w:rtl/>
        </w:rPr>
        <w:t>לכו</w:t>
      </w:r>
      <w:r>
        <w:rPr>
          <w:b/>
          <w:bCs/>
          <w:rtl/>
        </w:rPr>
        <w:t>"</w:t>
      </w:r>
      <w:r w:rsidRPr="00F26773">
        <w:rPr>
          <w:rFonts w:hint="cs"/>
          <w:b/>
          <w:bCs/>
          <w:rtl/>
        </w:rPr>
        <w:t xml:space="preserve">ע </w:t>
      </w:r>
      <w:r w:rsidRPr="00C35A2C">
        <w:rPr>
          <w:rFonts w:hint="cs"/>
          <w:rtl/>
        </w:rPr>
        <w:t>אסורה</w:t>
      </w:r>
    </w:p>
    <w:p w14:paraId="1235C7BA" w14:textId="77777777" w:rsidR="00910F84" w:rsidRPr="00C35A2C" w:rsidRDefault="00910F84" w:rsidP="00910F84">
      <w:pPr>
        <w:pStyle w:val="aff6"/>
        <w:framePr w:wrap="around"/>
        <w:rPr>
          <w:rtl/>
        </w:rPr>
      </w:pPr>
      <w:r w:rsidRPr="00C35A2C">
        <w:rPr>
          <w:rFonts w:hint="cs"/>
          <w:rtl/>
        </w:rPr>
        <w:t>סז.</w:t>
      </w:r>
    </w:p>
    <w:p w14:paraId="343BE52A" w14:textId="77777777" w:rsidR="00910F84" w:rsidRPr="00C35A2C" w:rsidRDefault="00910F84" w:rsidP="00910F84">
      <w:pPr>
        <w:ind w:left="1774" w:firstLine="266"/>
        <w:rPr>
          <w:rtl/>
        </w:rPr>
      </w:pPr>
      <w:r>
        <w:rPr>
          <w:rFonts w:hint="cs"/>
          <w:rtl/>
        </w:rPr>
        <w:t xml:space="preserve">    </w:t>
      </w:r>
      <w:r w:rsidRPr="00C35A2C">
        <w:rPr>
          <w:rtl/>
        </w:rPr>
        <w:t xml:space="preserve">בפת צוננת וחבית מגופה – </w:t>
      </w:r>
      <w:r w:rsidRPr="00F26773">
        <w:rPr>
          <w:rFonts w:hint="cs"/>
          <w:b/>
          <w:bCs/>
          <w:rtl/>
        </w:rPr>
        <w:t>לכו</w:t>
      </w:r>
      <w:r>
        <w:rPr>
          <w:b/>
          <w:bCs/>
          <w:rtl/>
        </w:rPr>
        <w:t>"</w:t>
      </w:r>
      <w:r w:rsidRPr="00F26773">
        <w:rPr>
          <w:rFonts w:hint="cs"/>
          <w:b/>
          <w:bCs/>
          <w:rtl/>
        </w:rPr>
        <w:t>ע</w:t>
      </w:r>
      <w:r w:rsidRPr="00C35A2C">
        <w:rPr>
          <w:rFonts w:hint="cs"/>
          <w:rtl/>
        </w:rPr>
        <w:t xml:space="preserve"> </w:t>
      </w:r>
      <w:r w:rsidRPr="00C35A2C">
        <w:rPr>
          <w:rtl/>
        </w:rPr>
        <w:t xml:space="preserve">מותרת, </w:t>
      </w:r>
    </w:p>
    <w:p w14:paraId="78D357BE" w14:textId="77777777" w:rsidR="00910F84" w:rsidRPr="00C35A2C" w:rsidRDefault="00910F84" w:rsidP="00910F84">
      <w:pPr>
        <w:rPr>
          <w:rtl/>
        </w:rPr>
      </w:pPr>
      <w:r w:rsidRPr="00C35A2C">
        <w:rPr>
          <w:rFonts w:hint="cs"/>
          <w:b/>
          <w:bCs/>
          <w:rtl/>
        </w:rPr>
        <w:t>ופליגי</w:t>
      </w:r>
      <w:r w:rsidRPr="00C35A2C">
        <w:rPr>
          <w:rFonts w:hint="cs"/>
          <w:rtl/>
        </w:rPr>
        <w:t xml:space="preserve"> </w:t>
      </w:r>
      <w:r w:rsidRPr="00C35A2C">
        <w:rPr>
          <w:rtl/>
        </w:rPr>
        <w:t>בפת חמה וחבית מגופה, בפת צוננת וחבית פתוחה, והא דידי נמי כפת חמה וחבית פתוחה דמי.</w:t>
      </w:r>
    </w:p>
    <w:p w14:paraId="5EDA0BE8" w14:textId="77777777" w:rsidR="00910F84" w:rsidRPr="00C35A2C" w:rsidRDefault="00910F84" w:rsidP="00910F84">
      <w:pPr>
        <w:pStyle w:val="afffe"/>
        <w:rPr>
          <w:rtl/>
        </w:rPr>
      </w:pPr>
      <w:r w:rsidRPr="00A06291">
        <w:rPr>
          <w:rtl/>
        </w:rPr>
        <w:t>׻</w:t>
      </w:r>
      <w:r w:rsidRPr="00C35A2C">
        <w:rPr>
          <w:rtl/>
        </w:rPr>
        <w:t xml:space="preserve"> </w:t>
      </w:r>
    </w:p>
    <w:p w14:paraId="6E07B518" w14:textId="77777777" w:rsidR="00910F84" w:rsidRPr="00C35A2C" w:rsidRDefault="00910F84" w:rsidP="00910F84">
      <w:pPr>
        <w:pStyle w:val="afff2"/>
        <w:rPr>
          <w:rtl/>
        </w:rPr>
      </w:pPr>
      <w:ins w:id="9917" w:author="מספור קטעי משנה" w:date="2026-10-06T06:44:54Z">
        <w:r>
          <w:rPr>
            <w:rStyle w:val="MisparKeta"/>
          </w:rPr>
          <w:t xml:space="preserve">א. </w:t>
        </w:r>
      </w:ins>
      <w:r w:rsidRPr="00C35A2C">
        <w:rPr>
          <w:rtl/>
        </w:rPr>
        <w:t>זה הכלל: כל שבהנאתו בנותן טעם כו'.</w:t>
      </w:r>
    </w:p>
    <w:p w14:paraId="38BB568D"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Pr>
          <w:rStyle w:val="affff1"/>
          <w:rtl/>
          <w:rPrChange w:id="10624" w:author="מנוע אמוראים" w:date="2026-10-05T16:41:56Z">
            <w:rPr>
              <w:rtl/>
            </w:rPr>
          </w:rPrChange>
        </w:rPr>
        <w:t xml:space="preserve">אריא</w:t>
      </w:r>
      <w:r>
        <w:rPr>
          <w:rStyle w:val="affff1"/>
          <w:rtl/>
          <w:rPrChange w:id="10625" w:author="מנוע אמוראים" w:date="2026-10-05T16:41:56Z">
            <w:rPr>
              <w:rtl/>
            </w:rPr>
          </w:rPrChange>
        </w:rPr>
        <w:t xml:space="preserve">"</w:t>
      </w:r>
      <w:r>
        <w:rPr>
          <w:rStyle w:val="affff1"/>
          <w:rtl/>
          <w:rPrChange w:id="10626" w:author="מנוע אמוראים" w:date="2026-10-05T16:41:56Z">
            <w:rPr>
              <w:rtl/>
            </w:rPr>
          </w:rPrChange>
        </w:rPr>
        <w:t xml:space="preserve">ש</w:t>
      </w:r>
      <w:r>
        <w:rPr>
          <w:rtl/>
        </w:rPr>
        <w:t xml:space="preserve">: הכי </w:t>
      </w:r>
      <w:r w:rsidRPr="00280F6D">
        <w:rPr>
          <w:b/>
          <w:bCs/>
          <w:rtl/>
        </w:rPr>
        <w:t>הלכתא</w:t>
      </w:r>
      <w:r w:rsidRPr="00C35A2C">
        <w:rPr>
          <w:rtl/>
        </w:rPr>
        <w:t>.</w:t>
      </w:r>
    </w:p>
    <w:p w14:paraId="05F42A61"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Pr>
          <w:rStyle w:val="affff1"/>
          <w:rtl/>
          <w:rPrChange w:id="10627" w:author="מנוע אמוראים" w:date="2026-10-05T16:41:56Z">
            <w:rPr>
              <w:rtl/>
            </w:rPr>
          </w:rPrChange>
        </w:rPr>
        <w:t xml:space="preserve">ואריא</w:t>
      </w:r>
      <w:r>
        <w:rPr>
          <w:rStyle w:val="affff1"/>
          <w:rtl/>
          <w:rPrChange w:id="10628" w:author="מנוע אמוראים" w:date="2026-10-05T16:41:56Z">
            <w:rPr>
              <w:rtl/>
            </w:rPr>
          </w:rPrChange>
        </w:rPr>
        <w:t xml:space="preserve">"</w:t>
      </w:r>
      <w:r>
        <w:rPr>
          <w:rStyle w:val="affff1"/>
          <w:rtl/>
          <w:rPrChange w:id="10629" w:author="מנוע אמוראים" w:date="2026-10-05T16:41:56Z">
            <w:rPr>
              <w:rtl/>
            </w:rPr>
          </w:rPrChange>
        </w:rPr>
        <w:t xml:space="preserve">ש</w:t>
      </w:r>
      <w:r>
        <w:rPr>
          <w:rFonts w:hint="cs"/>
          <w:rtl/>
        </w:rPr>
        <w:t xml:space="preserve">[וכן רבין </w:t>
      </w:r>
      <w:r>
        <w:rPr>
          <w:rStyle w:val="affff1"/>
          <w:rFonts w:hint="cs"/>
          <w:rtl/>
          <w:rPrChange w:id="10630" w:author="מנוע אמוראים" w:date="2026-10-05T16:41:56Z">
            <w:rPr>
              <w:rFonts w:hint="cs"/>
              <w:rtl/>
            </w:rPr>
          </w:rPrChange>
        </w:rPr>
        <w:t xml:space="preserve">מרבב</w:t>
      </w:r>
      <w:r>
        <w:rPr>
          <w:rStyle w:val="affff1"/>
          <w:rtl/>
          <w:rPrChange w:id="10631" w:author="מנוע אמוראים" w:date="2026-10-05T16:41:56Z">
            <w:rPr>
              <w:rtl/>
            </w:rPr>
          </w:rPrChange>
        </w:rPr>
        <w:t xml:space="preserve">"</w:t>
      </w:r>
      <w:r>
        <w:rPr>
          <w:rStyle w:val="affff1"/>
          <w:rFonts w:hint="cs"/>
          <w:rtl/>
          <w:rPrChange w:id="10632" w:author="מנוע אמוראים" w:date="2026-10-05T16:41:56Z">
            <w:rPr>
              <w:rFonts w:hint="cs"/>
              <w:rtl/>
            </w:rPr>
          </w:rPrChange>
        </w:rPr>
        <w:t xml:space="preserve">ח</w:t>
      </w:r>
      <w:r>
        <w:rPr>
          <w:rFonts w:hint="cs"/>
          <w:rtl/>
        </w:rPr>
        <w:t xml:space="preserve"> </w:t>
      </w:r>
      <w:r>
        <w:rPr>
          <w:rStyle w:val="affff1"/>
          <w:rFonts w:hint="cs"/>
          <w:rtl/>
          <w:rPrChange w:id="10633" w:author="מנוע אמוראים" w:date="2026-10-05T16:41:56Z">
            <w:rPr>
              <w:rFonts w:hint="cs"/>
              <w:rtl/>
            </w:rPr>
          </w:rPrChange>
        </w:rPr>
        <w:t xml:space="preserve">מרי</w:t>
      </w:r>
      <w:r>
        <w:rPr>
          <w:rStyle w:val="affff1"/>
          <w:rtl/>
          <w:rPrChange w:id="10634" w:author="מנוע אמוראים" w:date="2026-10-05T16:41:56Z">
            <w:rPr>
              <w:rtl/>
            </w:rPr>
          </w:rPrChange>
        </w:rPr>
        <w:t xml:space="preserve">"</w:t>
      </w:r>
      <w:r>
        <w:rPr>
          <w:rStyle w:val="affff1"/>
          <w:rFonts w:hint="cs"/>
          <w:rtl/>
          <w:rPrChange w:id="10635" w:author="מנוע אמוראים" w:date="2026-10-05T16:41:56Z">
            <w:rPr>
              <w:rFonts w:hint="cs"/>
              <w:rtl/>
            </w:rPr>
          </w:rPrChange>
        </w:rPr>
        <w:t xml:space="preserve">ו</w:t>
      </w:r>
      <w:r>
        <w:rPr>
          <w:rFonts w:hint="cs"/>
          <w:rtl/>
        </w:rPr>
        <w:t xml:space="preserve">]</w:t>
      </w:r>
      <w:r w:rsidRPr="00C35A2C">
        <w:rPr>
          <w:rtl/>
        </w:rPr>
        <w:t xml:space="preserve">: </w:t>
      </w:r>
      <w:r w:rsidRPr="00C35A2C">
        <w:rPr>
          <w:rFonts w:hint="cs"/>
          <w:rtl/>
        </w:rPr>
        <w:t>דווקא ב</w:t>
      </w:r>
      <w:r w:rsidRPr="00C35A2C">
        <w:rPr>
          <w:rtl/>
        </w:rPr>
        <w:t>נפל לתוך גריסין רותחין, אבל נפל לתוך גריסין צוננין והרתיחן, נעשה כמי שהשביח ולבסוף פגם ואסור.</w:t>
      </w:r>
    </w:p>
    <w:p w14:paraId="030A85D6" w14:textId="77777777" w:rsidR="00910F84" w:rsidRPr="00C35A2C" w:rsidRDefault="00910F84" w:rsidP="00910F84">
      <w:pPr>
        <w:rPr>
          <w:rtl/>
        </w:rPr>
      </w:pPr>
    </w:p>
    <w:p w14:paraId="45BD17DE" w14:textId="77777777" w:rsidR="00910F84" w:rsidRPr="00C35A2C" w:rsidRDefault="00910F84" w:rsidP="00910F84">
      <w:pPr>
        <w:rPr>
          <w:b/>
          <w:bCs/>
          <w:rtl/>
        </w:rPr>
      </w:pPr>
      <w:r w:rsidRPr="00C35A2C">
        <w:rPr>
          <w:b/>
          <w:bCs/>
          <w:rtl/>
        </w:rPr>
        <w:t xml:space="preserve">וכן </w:t>
      </w:r>
      <w:r>
        <w:rPr>
          <w:b/>
          <w:bCs/>
          <w:rtl/>
        </w:rPr>
        <w:t>כשבא</w:t>
      </w:r>
      <w:r w:rsidRPr="00C35A2C">
        <w:rPr>
          <w:b/>
          <w:bCs/>
          <w:rtl/>
        </w:rPr>
        <w:t xml:space="preserve"> רב דימי כו'.</w:t>
      </w:r>
    </w:p>
    <w:p w14:paraId="0249712D" w14:textId="77777777" w:rsidR="00910F84" w:rsidRPr="00C35A2C" w:rsidRDefault="00910F84" w:rsidP="00910F84">
      <w:pPr>
        <w:rPr>
          <w:rtl/>
        </w:rPr>
      </w:pPr>
      <w:r w:rsidRPr="00C35A2C">
        <w:rPr>
          <w:rtl/>
        </w:rPr>
        <w:t>וכך היו עושין בערבי שבתות בציפורי, וקוראין אותם שחליים.</w:t>
      </w:r>
    </w:p>
    <w:p w14:paraId="56878770" w14:textId="77777777" w:rsidR="00910F84" w:rsidRPr="00C35A2C" w:rsidRDefault="00910F84" w:rsidP="00910F84">
      <w:pPr>
        <w:rPr>
          <w:rtl/>
        </w:rPr>
      </w:pPr>
      <w:r w:rsidRPr="00C35A2C">
        <w:rPr>
          <w:rFonts w:ascii="FontbitDavid" w:hAnsi="FontbitDavid"/>
          <w:sz w:val="32"/>
          <w:rtl/>
        </w:rPr>
        <w:lastRenderedPageBreak/>
        <w:t>•</w:t>
      </w:r>
      <w:r>
        <w:rPr>
          <w:rFonts w:hint="cs"/>
          <w:rtl/>
        </w:rPr>
        <w:t xml:space="preserve"> </w:t>
      </w:r>
      <w:r>
        <w:rPr>
          <w:rStyle w:val="affff1"/>
          <w:rFonts w:hint="cs"/>
          <w:rtl/>
          <w:rPrChange w:id="10636" w:author="מנוע אמוראים" w:date="2026-10-05T16:41:56Z">
            <w:rPr>
              <w:rFonts w:hint="cs"/>
              <w:rtl/>
            </w:rPr>
          </w:rPrChange>
        </w:rPr>
        <w:t xml:space="preserve">אר</w:t>
      </w:r>
      <w:r>
        <w:rPr>
          <w:rStyle w:val="affff1"/>
          <w:rtl/>
          <w:rPrChange w:id="10637" w:author="מנוע אמוראים" w:date="2026-10-05T16:41:56Z">
            <w:rPr>
              <w:rtl/>
            </w:rPr>
          </w:rPrChange>
        </w:rPr>
        <w:t xml:space="preserve">"</w:t>
      </w:r>
      <w:r>
        <w:rPr>
          <w:rStyle w:val="affff1"/>
          <w:rFonts w:hint="cs"/>
          <w:rtl/>
          <w:rPrChange w:id="10638" w:author="מנוע אמוראים" w:date="2026-10-05T16:41:56Z">
            <w:rPr>
              <w:rFonts w:hint="cs"/>
              <w:rtl/>
            </w:rPr>
          </w:rPrChange>
        </w:rPr>
        <w:t xml:space="preserve">ל</w:t>
      </w:r>
      <w:r w:rsidRPr="00C35A2C">
        <w:rPr>
          <w:rtl/>
        </w:rPr>
        <w:t>; נותן טעם לפגם שאמרו, לא שיאמרו: קדירה זו חסירה מלח, יתירה מלח, חסירה תבלין, יתירה תבלין, אלא כל שאין חסירה כלום ואינה נאכלת מפני זה.</w:t>
      </w:r>
    </w:p>
    <w:p w14:paraId="2863C775"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ו</w:t>
      </w:r>
      <w:r w:rsidRPr="00C35A2C">
        <w:rPr>
          <w:rFonts w:hint="cs"/>
          <w:rtl/>
        </w:rPr>
        <w:t>א</w:t>
      </w:r>
      <w:r>
        <w:rPr>
          <w:rtl/>
        </w:rPr>
        <w:t>"</w:t>
      </w:r>
      <w:r>
        <w:rPr>
          <w:rFonts w:hint="cs"/>
          <w:rtl/>
        </w:rPr>
        <w:t xml:space="preserve">ד </w:t>
      </w:r>
      <w:r>
        <w:rPr>
          <w:rStyle w:val="affff1"/>
          <w:rFonts w:hint="cs"/>
          <w:rtl/>
          <w:rPrChange w:id="10639" w:author="מנוע אמוראים" w:date="2026-10-05T16:41:56Z">
            <w:rPr>
              <w:rFonts w:hint="cs"/>
              <w:rtl/>
            </w:rPr>
          </w:rPrChange>
        </w:rPr>
        <w:t xml:space="preserve">אר</w:t>
      </w:r>
      <w:r>
        <w:rPr>
          <w:rStyle w:val="affff1"/>
          <w:rtl/>
          <w:rPrChange w:id="10640" w:author="מנוע אמוראים" w:date="2026-10-05T16:41:56Z">
            <w:rPr>
              <w:rtl/>
            </w:rPr>
          </w:rPrChange>
        </w:rPr>
        <w:t xml:space="preserve">"</w:t>
      </w:r>
      <w:r>
        <w:rPr>
          <w:rStyle w:val="affff1"/>
          <w:rFonts w:hint="cs"/>
          <w:rtl/>
          <w:rPrChange w:id="10641" w:author="מנוע אמוראים" w:date="2026-10-05T16:41:56Z">
            <w:rPr>
              <w:rFonts w:hint="cs"/>
              <w:rtl/>
            </w:rPr>
          </w:rPrChange>
        </w:rPr>
        <w:t xml:space="preserve">ל</w:t>
      </w:r>
      <w:r w:rsidRPr="00C35A2C">
        <w:rPr>
          <w:rtl/>
        </w:rPr>
        <w:t>: נותן טעם לפגם שאמרו, אין אומרין: קדירה זו חסירה מלח, יתירה מלח, חסירה תבלין, יתירה תבלין, אלא השתא מיהא הא פגמה.</w:t>
      </w:r>
    </w:p>
    <w:p w14:paraId="16E78FF9" w14:textId="77777777" w:rsidR="00910F84" w:rsidRPr="00C35A2C" w:rsidRDefault="00910F84" w:rsidP="00910F84">
      <w:pPr>
        <w:rPr>
          <w:rtl/>
        </w:rPr>
      </w:pPr>
      <w:r w:rsidRPr="00C35A2C">
        <w:rPr>
          <w:rFonts w:ascii="FontbitDavid" w:hAnsi="FontbitDavid"/>
          <w:sz w:val="32"/>
          <w:rtl/>
        </w:rPr>
        <w:t>•</w:t>
      </w:r>
      <w:r>
        <w:rPr>
          <w:rFonts w:hint="cs"/>
          <w:rtl/>
        </w:rPr>
        <w:t xml:space="preserve"> </w:t>
      </w:r>
      <w:r>
        <w:rPr>
          <w:rStyle w:val="affff1"/>
          <w:rFonts w:hint="cs"/>
          <w:rtl/>
          <w:rPrChange w:id="10642" w:author="מנוע אמוראים" w:date="2026-10-05T16:41:56Z">
            <w:rPr>
              <w:rFonts w:hint="cs"/>
              <w:rtl/>
            </w:rPr>
          </w:rPrChange>
        </w:rPr>
        <w:t xml:space="preserve">ר</w:t>
      </w:r>
      <w:r>
        <w:rPr>
          <w:rStyle w:val="affff1"/>
          <w:rtl/>
          <w:rPrChange w:id="10643" w:author="מנוע אמוראים" w:date="2026-10-05T16:41:56Z">
            <w:rPr>
              <w:rtl/>
            </w:rPr>
          </w:rPrChange>
        </w:rPr>
        <w:t xml:space="preserve">"</w:t>
      </w:r>
      <w:r>
        <w:rPr>
          <w:rStyle w:val="affff1"/>
          <w:rFonts w:hint="cs"/>
          <w:rtl/>
          <w:rPrChange w:id="10644" w:author="מנוע אמוראים" w:date="2026-10-05T16:41:56Z">
            <w:rPr>
              <w:rFonts w:hint="cs"/>
              <w:rtl/>
            </w:rPr>
          </w:rPrChange>
        </w:rPr>
        <w:t xml:space="preserve">א</w:t>
      </w:r>
      <w:r>
        <w:rPr>
          <w:rFonts w:hint="cs"/>
          <w:rtl/>
        </w:rPr>
        <w:t xml:space="preserve"> </w:t>
      </w:r>
      <w:r>
        <w:rPr>
          <w:rStyle w:val="affff1"/>
          <w:rFonts w:hint="cs"/>
          <w:rtl/>
          <w:rPrChange w:id="10645" w:author="מנוע אמוראים" w:date="2026-10-05T16:41:56Z">
            <w:rPr>
              <w:rFonts w:hint="cs"/>
              <w:rtl/>
            </w:rPr>
          </w:rPrChange>
        </w:rPr>
        <w:t xml:space="preserve">מ</w:t>
      </w:r>
      <w:r>
        <w:rPr>
          <w:rStyle w:val="affff1"/>
          <w:rtl/>
          <w:rPrChange w:id="10646" w:author="מנוע אמוראים" w:date="2026-10-05T16:41:56Z">
            <w:rPr>
              <w:rtl/>
            </w:rPr>
          </w:rPrChange>
        </w:rPr>
        <w:t xml:space="preserve">רי</w:t>
      </w:r>
      <w:r>
        <w:rPr>
          <w:rStyle w:val="affff1"/>
          <w:rtl/>
          <w:rPrChange w:id="10647" w:author="מנוע אמוראים" w:date="2026-10-05T16:41:56Z">
            <w:rPr>
              <w:rtl/>
            </w:rPr>
          </w:rPrChange>
        </w:rPr>
        <w:t xml:space="preserve">"</w:t>
      </w:r>
      <w:r>
        <w:rPr>
          <w:rStyle w:val="affff1"/>
          <w:rtl/>
          <w:rPrChange w:id="10648" w:author="מנוע אמוראים" w:date="2026-10-05T16:41:56Z">
            <w:rPr>
              <w:rtl/>
            </w:rPr>
          </w:rPrChange>
        </w:rPr>
        <w:t xml:space="preserve">ו</w:t>
      </w:r>
      <w:r>
        <w:rPr>
          <w:rtl/>
        </w:rPr>
        <w:t xml:space="preserve">: כל שטעמו וממשו - אסור ולוקין עליו, וזהו כזית בכדי אכילת פרס, </w:t>
      </w:r>
    </w:p>
    <w:p w14:paraId="4C8B0D56" w14:textId="77777777" w:rsidR="00910F84" w:rsidRPr="00C35A2C" w:rsidRDefault="00910F84" w:rsidP="00910F84">
      <w:pPr>
        <w:pStyle w:val="aff6"/>
        <w:framePr w:wrap="around"/>
        <w:rPr>
          <w:rtl/>
        </w:rPr>
      </w:pPr>
      <w:r w:rsidRPr="00C35A2C">
        <w:rPr>
          <w:rFonts w:hint="cs"/>
          <w:rtl/>
        </w:rPr>
        <w:t xml:space="preserve">סז: </w:t>
      </w:r>
    </w:p>
    <w:p w14:paraId="0D8B79D5" w14:textId="77777777" w:rsidR="00910F84" w:rsidRPr="00C35A2C" w:rsidRDefault="00910F84" w:rsidP="00910F84">
      <w:pPr>
        <w:ind w:left="794" w:firstLine="226"/>
        <w:rPr>
          <w:rtl/>
        </w:rPr>
      </w:pPr>
      <w:r w:rsidRPr="00C35A2C">
        <w:rPr>
          <w:rtl/>
        </w:rPr>
        <w:t>טעמו ולא ממשו - אסור ואין לוקין עליו, ואם ריבה טעם לפגם - מותר.</w:t>
      </w:r>
    </w:p>
    <w:p w14:paraId="3ACD8ED6" w14:textId="77777777" w:rsidR="00910F84" w:rsidRPr="00C35A2C" w:rsidRDefault="00910F84" w:rsidP="00910F84">
      <w:pPr>
        <w:rPr>
          <w:rtl/>
        </w:rPr>
      </w:pPr>
      <w:r w:rsidRPr="00C35A2C">
        <w:rPr>
          <w:rtl/>
        </w:rPr>
        <w:t>ולימא: אם נתן טעם לפגם - מותר! הא קמ</w:t>
      </w:r>
      <w:r>
        <w:rPr>
          <w:rtl/>
        </w:rPr>
        <w:t>"</w:t>
      </w:r>
      <w:r w:rsidRPr="00C35A2C">
        <w:rPr>
          <w:rFonts w:hint="cs"/>
          <w:rtl/>
        </w:rPr>
        <w:t>ל</w:t>
      </w:r>
      <w:r w:rsidRPr="00C35A2C">
        <w:rPr>
          <w:rtl/>
        </w:rPr>
        <w:t>, דאע</w:t>
      </w:r>
      <w:r>
        <w:rPr>
          <w:rtl/>
        </w:rPr>
        <w:t>"</w:t>
      </w:r>
      <w:r w:rsidRPr="00C35A2C">
        <w:rPr>
          <w:rtl/>
        </w:rPr>
        <w:t>ג דאיכא מילי אחרנייתא דפגמה בהדיה.</w:t>
      </w:r>
    </w:p>
    <w:p w14:paraId="7AED72E4" w14:textId="77777777" w:rsidR="00910F84" w:rsidRDefault="00910F84" w:rsidP="00910F84">
      <w:pPr>
        <w:rPr>
          <w:rtl/>
        </w:rPr>
      </w:pPr>
      <w:r w:rsidRPr="00C35A2C">
        <w:rPr>
          <w:rtl/>
        </w:rPr>
        <w:t>ו</w:t>
      </w:r>
      <w:r w:rsidRPr="00280F6D">
        <w:rPr>
          <w:b/>
          <w:bCs/>
          <w:rtl/>
        </w:rPr>
        <w:t>הלכתא</w:t>
      </w:r>
      <w:r>
        <w:rPr>
          <w:rtl/>
        </w:rPr>
        <w:t xml:space="preserve"> כלישנא בתרא </w:t>
      </w:r>
      <w:r>
        <w:rPr>
          <w:rStyle w:val="affff1"/>
          <w:rtl/>
          <w:rPrChange w:id="10649" w:author="מנוע אמוראים" w:date="2026-10-05T16:41:56Z">
            <w:rPr>
              <w:rtl/>
            </w:rPr>
          </w:rPrChange>
        </w:rPr>
        <w:t xml:space="preserve">דר</w:t>
      </w:r>
      <w:r>
        <w:rPr>
          <w:rStyle w:val="affff1"/>
          <w:rtl/>
          <w:rPrChange w:id="10650" w:author="מנוע אמוראים" w:date="2026-10-05T16:41:56Z">
            <w:rPr>
              <w:rtl/>
            </w:rPr>
          </w:rPrChange>
        </w:rPr>
        <w:t xml:space="preserve">"</w:t>
      </w:r>
      <w:r>
        <w:rPr>
          <w:rStyle w:val="affff1"/>
          <w:rFonts w:hint="cs"/>
          <w:rtl/>
          <w:rPrChange w:id="10651" w:author="מנוע אמוראים" w:date="2026-10-05T16:41:56Z">
            <w:rPr>
              <w:rFonts w:hint="cs"/>
              <w:rtl/>
            </w:rPr>
          </w:rPrChange>
        </w:rPr>
        <w:t xml:space="preserve">ל</w:t>
      </w:r>
      <w:r w:rsidRPr="00C35A2C">
        <w:rPr>
          <w:rtl/>
        </w:rPr>
        <w:t>.</w:t>
      </w:r>
    </w:p>
    <w:p w14:paraId="6C96D5E6" w14:textId="77777777" w:rsidR="00217797" w:rsidRDefault="00217797" w:rsidP="00910F84">
      <w:pPr>
        <w:rPr>
          <w:rtl/>
        </w:rPr>
      </w:pPr>
    </w:p>
    <w:p w14:paraId="748287FC" w14:textId="77777777" w:rsidR="00217797" w:rsidRDefault="00910F84" w:rsidP="00217797">
      <w:pPr>
        <w:pStyle w:val="36"/>
        <w:framePr w:wrap="notBeside"/>
        <w:rPr>
          <w:rtl/>
        </w:rPr>
      </w:pPr>
      <w:r>
        <w:rPr>
          <w:rtl/>
        </w:rPr>
        <w:t>אר"</w:t>
      </w:r>
      <w:r w:rsidRPr="00C35A2C">
        <w:rPr>
          <w:rFonts w:hint="cs"/>
          <w:rtl/>
        </w:rPr>
        <w:t>כ</w:t>
      </w:r>
      <w:r w:rsidRPr="00C35A2C">
        <w:rPr>
          <w:rtl/>
        </w:rPr>
        <w:t xml:space="preserve"> </w:t>
      </w:r>
    </w:p>
    <w:p w14:paraId="025D9C27" w14:textId="1A6D7732" w:rsidR="00910F84" w:rsidRPr="00C35A2C" w:rsidRDefault="00910F84" w:rsidP="00910F84">
      <w:pPr>
        <w:rPr>
          <w:rtl/>
        </w:rPr>
      </w:pPr>
      <w:r w:rsidRPr="00C35A2C">
        <w:rPr>
          <w:rtl/>
        </w:rPr>
        <w:t>מדברי כולם נלמד: נותן טעם לפגם - מותר.</w:t>
      </w:r>
    </w:p>
    <w:p w14:paraId="0D70F193" w14:textId="77777777" w:rsidR="00217797" w:rsidRDefault="00910F84" w:rsidP="00217797">
      <w:pPr>
        <w:pStyle w:val="36"/>
        <w:framePr w:wrap="notBeside"/>
        <w:rPr>
          <w:rtl/>
        </w:rPr>
      </w:pPr>
      <w:r w:rsidRPr="00C35A2C">
        <w:rPr>
          <w:rtl/>
        </w:rPr>
        <w:t>א</w:t>
      </w:r>
      <w:r>
        <w:rPr>
          <w:rtl/>
        </w:rPr>
        <w:t>"</w:t>
      </w:r>
      <w:r w:rsidRPr="00C35A2C">
        <w:rPr>
          <w:rtl/>
        </w:rPr>
        <w:t>ל אביי:</w:t>
      </w:r>
    </w:p>
    <w:p w14:paraId="5C3C3971" w14:textId="0EF00600" w:rsidR="00910F84" w:rsidRPr="00C35A2C" w:rsidRDefault="00910F84" w:rsidP="00910F84">
      <w:pPr>
        <w:rPr>
          <w:rtl/>
        </w:rPr>
      </w:pPr>
      <w:r w:rsidRPr="00C35A2C">
        <w:rPr>
          <w:rtl/>
        </w:rPr>
        <w:t xml:space="preserve">בשלמא מכולהו לחיי, </w:t>
      </w:r>
      <w:r w:rsidRPr="00217797">
        <w:rPr>
          <w:rStyle w:val="affff1"/>
          <w:rtl/>
        </w:rPr>
        <w:t>אלא דר"ל</w:t>
      </w:r>
      <w:r w:rsidRPr="00C35A2C">
        <w:rPr>
          <w:rtl/>
        </w:rPr>
        <w:t xml:space="preserve"> אמרו קאמר, וליה לא סבירא ליה.</w:t>
      </w:r>
    </w:p>
    <w:p w14:paraId="0D748384" w14:textId="77777777" w:rsidR="00910F84" w:rsidRPr="00C35A2C" w:rsidRDefault="00910F84" w:rsidP="00910F84">
      <w:pPr>
        <w:rPr>
          <w:rtl/>
        </w:rPr>
      </w:pPr>
      <w:r w:rsidRPr="00C35A2C">
        <w:rPr>
          <w:rtl/>
        </w:rPr>
        <w:t>מכלל דאיכא למ</w:t>
      </w:r>
      <w:r>
        <w:rPr>
          <w:rtl/>
        </w:rPr>
        <w:t>"</w:t>
      </w:r>
      <w:r w:rsidRPr="00C35A2C">
        <w:rPr>
          <w:rtl/>
        </w:rPr>
        <w:t xml:space="preserve">ד נותן טעם לפגם - אסור? </w:t>
      </w:r>
      <w:r>
        <w:rPr>
          <w:rFonts w:hint="cs"/>
          <w:rtl/>
        </w:rPr>
        <w:t xml:space="preserve"> והך </w:t>
      </w:r>
      <w:r>
        <w:rPr>
          <w:rStyle w:val="affff1"/>
          <w:rFonts w:hint="cs"/>
          <w:rtl/>
          <w:rPrChange w:id="10652" w:author="מנוע אמוראים" w:date="2026-10-05T16:41:56Z">
            <w:rPr>
              <w:rFonts w:hint="cs"/>
              <w:rtl/>
            </w:rPr>
          </w:rPrChange>
        </w:rPr>
        <w:t xml:space="preserve">דר</w:t>
      </w:r>
      <w:r>
        <w:rPr>
          <w:rStyle w:val="affff1"/>
          <w:rtl/>
          <w:rPrChange w:id="10653" w:author="מנוע אמוראים" w:date="2026-10-05T16:41:56Z">
            <w:rPr>
              <w:rtl/>
            </w:rPr>
          </w:rPrChange>
        </w:rPr>
        <w:t xml:space="preserve">"</w:t>
      </w:r>
      <w:r>
        <w:rPr>
          <w:rStyle w:val="affff1"/>
          <w:rFonts w:hint="cs"/>
          <w:rtl/>
          <w:rPrChange w:id="10654" w:author="מנוע אמוראים" w:date="2026-10-05T16:41:56Z">
            <w:rPr>
              <w:rFonts w:hint="cs"/>
              <w:rtl/>
            </w:rPr>
          </w:rPrChange>
        </w:rPr>
        <w:t xml:space="preserve">מ</w:t>
      </w:r>
      <w:r w:rsidRPr="00C35A2C">
        <w:rPr>
          <w:rtl/>
        </w:rPr>
        <w:t xml:space="preserve"> אחד נותן טעם לפגם ואחד נותן טעם לשבח - אסור, </w:t>
      </w:r>
    </w:p>
    <w:p w14:paraId="49E612CE" w14:textId="77777777" w:rsidR="00910F84" w:rsidRPr="00C35A2C" w:rsidRDefault="00910F84" w:rsidP="00910F84">
      <w:pPr>
        <w:rPr>
          <w:rtl/>
        </w:rPr>
      </w:pPr>
      <w:r w:rsidRPr="00217797">
        <w:rPr>
          <w:rStyle w:val="affff1"/>
          <w:rFonts w:hint="cs"/>
          <w:rtl/>
        </w:rPr>
        <w:t>ולר</w:t>
      </w:r>
      <w:r w:rsidRPr="00217797">
        <w:rPr>
          <w:rStyle w:val="affff1"/>
          <w:rtl/>
        </w:rPr>
        <w:t>"</w:t>
      </w:r>
      <w:r w:rsidRPr="00217797">
        <w:rPr>
          <w:rStyle w:val="affff1"/>
          <w:rFonts w:hint="cs"/>
          <w:rtl/>
        </w:rPr>
        <w:t>ש</w:t>
      </w:r>
      <w:r w:rsidRPr="00C35A2C">
        <w:rPr>
          <w:rtl/>
        </w:rPr>
        <w:t>: לשבח - אסור, ולפגם - מותר.</w:t>
      </w:r>
    </w:p>
    <w:p w14:paraId="4D7D7EC4" w14:textId="77777777" w:rsidR="00217797" w:rsidRDefault="00910F84" w:rsidP="00217797">
      <w:pPr>
        <w:pStyle w:val="36"/>
        <w:framePr w:wrap="notBeside"/>
        <w:rPr>
          <w:rtl/>
        </w:rPr>
      </w:pPr>
      <w:r w:rsidRPr="00C35A2C">
        <w:rPr>
          <w:rFonts w:hint="cs"/>
          <w:rtl/>
        </w:rPr>
        <w:t>טעמא דר</w:t>
      </w:r>
      <w:r>
        <w:rPr>
          <w:rtl/>
        </w:rPr>
        <w:t>"</w:t>
      </w:r>
      <w:r w:rsidRPr="00C35A2C">
        <w:rPr>
          <w:rFonts w:hint="cs"/>
          <w:rtl/>
        </w:rPr>
        <w:t>מ:</w:t>
      </w:r>
    </w:p>
    <w:p w14:paraId="1A6C36FD" w14:textId="7BFB2651" w:rsidR="00910F84" w:rsidRPr="00C35A2C" w:rsidRDefault="00910F84" w:rsidP="00217797">
      <w:pPr>
        <w:rPr>
          <w:rtl/>
        </w:rPr>
      </w:pPr>
      <w:r w:rsidRPr="00C35A2C">
        <w:rPr>
          <w:rtl/>
        </w:rPr>
        <w:t>גמר מגיעולי ע</w:t>
      </w:r>
      <w:r>
        <w:rPr>
          <w:rFonts w:hint="cs"/>
          <w:rtl/>
        </w:rPr>
        <w:t>כו''ם</w:t>
      </w:r>
      <w:r w:rsidRPr="00C35A2C">
        <w:rPr>
          <w:rtl/>
        </w:rPr>
        <w:t xml:space="preserve"> </w:t>
      </w:r>
      <w:r w:rsidR="00217797">
        <w:rPr>
          <w:rFonts w:hint="cs"/>
          <w:rtl/>
        </w:rPr>
        <w:t xml:space="preserve">שאסור אף </w:t>
      </w:r>
      <w:r w:rsidRPr="00C35A2C">
        <w:rPr>
          <w:rFonts w:hint="cs"/>
          <w:rtl/>
        </w:rPr>
        <w:t>ד</w:t>
      </w:r>
      <w:r w:rsidRPr="00C35A2C">
        <w:rPr>
          <w:rtl/>
        </w:rPr>
        <w:t xml:space="preserve">לאו נותן טעם לפגם? </w:t>
      </w:r>
    </w:p>
    <w:p w14:paraId="295301A5" w14:textId="77777777" w:rsidR="00217797" w:rsidRDefault="00910F84" w:rsidP="00217797">
      <w:pPr>
        <w:pStyle w:val="36"/>
        <w:framePr w:wrap="notBeside"/>
        <w:rPr>
          <w:rtl/>
        </w:rPr>
      </w:pPr>
      <w:r w:rsidRPr="00C35A2C">
        <w:rPr>
          <w:rtl/>
        </w:rPr>
        <w:t>ואידך</w:t>
      </w:r>
      <w:r w:rsidRPr="00C35A2C">
        <w:rPr>
          <w:rFonts w:hint="cs"/>
          <w:rtl/>
        </w:rPr>
        <w:t xml:space="preserve"> כדר</w:t>
      </w:r>
      <w:r>
        <w:rPr>
          <w:rtl/>
        </w:rPr>
        <w:t>"</w:t>
      </w:r>
      <w:r w:rsidRPr="00C35A2C">
        <w:rPr>
          <w:rFonts w:hint="cs"/>
          <w:rtl/>
        </w:rPr>
        <w:t>ה בדר</w:t>
      </w:r>
      <w:r>
        <w:rPr>
          <w:rtl/>
        </w:rPr>
        <w:t>"</w:t>
      </w:r>
      <w:r w:rsidRPr="00C35A2C">
        <w:rPr>
          <w:rFonts w:hint="cs"/>
          <w:rtl/>
        </w:rPr>
        <w:t>ח</w:t>
      </w:r>
      <w:r w:rsidRPr="00C35A2C">
        <w:rPr>
          <w:rtl/>
        </w:rPr>
        <w:t>:</w:t>
      </w:r>
    </w:p>
    <w:p w14:paraId="44864CB2" w14:textId="2BE1F918" w:rsidR="00910F84" w:rsidRPr="00C35A2C" w:rsidRDefault="00910F84" w:rsidP="00910F84">
      <w:pPr>
        <w:rPr>
          <w:rtl/>
        </w:rPr>
      </w:pPr>
      <w:r w:rsidRPr="00C35A2C">
        <w:rPr>
          <w:rtl/>
        </w:rPr>
        <w:t xml:space="preserve">אסרה תורה </w:t>
      </w:r>
      <w:r w:rsidR="00217797">
        <w:rPr>
          <w:rFonts w:hint="cs"/>
          <w:rtl/>
        </w:rPr>
        <w:t xml:space="preserve">רק </w:t>
      </w:r>
      <w:r w:rsidRPr="00C35A2C">
        <w:rPr>
          <w:rtl/>
        </w:rPr>
        <w:t>קדירה בת יומ</w:t>
      </w:r>
      <w:r w:rsidR="00217797">
        <w:rPr>
          <w:rFonts w:hint="cs"/>
          <w:rtl/>
        </w:rPr>
        <w:t>ה</w:t>
      </w:r>
      <w:r w:rsidRPr="00C35A2C">
        <w:rPr>
          <w:rtl/>
        </w:rPr>
        <w:t>, דלא לפגם הוא.</w:t>
      </w:r>
    </w:p>
    <w:p w14:paraId="0923A11C" w14:textId="77777777" w:rsidR="00217797" w:rsidRDefault="00910F84" w:rsidP="00217797">
      <w:pPr>
        <w:pStyle w:val="36"/>
        <w:framePr w:wrap="notBeside"/>
        <w:rPr>
          <w:rtl/>
        </w:rPr>
      </w:pPr>
      <w:r w:rsidRPr="00C35A2C">
        <w:rPr>
          <w:rtl/>
        </w:rPr>
        <w:t xml:space="preserve">ואידך? </w:t>
      </w:r>
    </w:p>
    <w:p w14:paraId="6F3918C3" w14:textId="11A0C4E5" w:rsidR="00910F84" w:rsidRPr="00C35A2C" w:rsidRDefault="00910F84" w:rsidP="00910F84">
      <w:pPr>
        <w:rPr>
          <w:rtl/>
        </w:rPr>
      </w:pPr>
      <w:r w:rsidRPr="00C35A2C">
        <w:rPr>
          <w:rtl/>
        </w:rPr>
        <w:t>קדירה בת יומ</w:t>
      </w:r>
      <w:r w:rsidR="00217797">
        <w:rPr>
          <w:rFonts w:hint="cs"/>
          <w:rtl/>
        </w:rPr>
        <w:t>ה</w:t>
      </w:r>
      <w:r w:rsidRPr="00C35A2C">
        <w:rPr>
          <w:rtl/>
        </w:rPr>
        <w:t xml:space="preserve"> </w:t>
      </w:r>
      <w:r w:rsidR="00217797">
        <w:rPr>
          <w:rFonts w:hint="cs"/>
          <w:rtl/>
        </w:rPr>
        <w:t>גם</w:t>
      </w:r>
      <w:r w:rsidRPr="00C35A2C">
        <w:rPr>
          <w:rtl/>
        </w:rPr>
        <w:t xml:space="preserve"> אי אפשר דלא פגמה פורתא.</w:t>
      </w:r>
    </w:p>
    <w:p w14:paraId="068872C9" w14:textId="77777777" w:rsidR="00217797" w:rsidRDefault="00910F84" w:rsidP="00217797">
      <w:pPr>
        <w:pStyle w:val="36"/>
        <w:framePr w:wrap="notBeside"/>
        <w:rPr>
          <w:rtl/>
        </w:rPr>
      </w:pPr>
      <w:r w:rsidRPr="00C35A2C">
        <w:rPr>
          <w:rFonts w:hint="cs"/>
          <w:rtl/>
        </w:rPr>
        <w:t>טעמא דר</w:t>
      </w:r>
      <w:r>
        <w:rPr>
          <w:rtl/>
        </w:rPr>
        <w:t>"</w:t>
      </w:r>
      <w:r w:rsidRPr="00C35A2C">
        <w:rPr>
          <w:rFonts w:hint="cs"/>
          <w:rtl/>
        </w:rPr>
        <w:t>ש:</w:t>
      </w:r>
    </w:p>
    <w:p w14:paraId="7C77D158" w14:textId="3EDD4E76" w:rsidR="00910F84" w:rsidRPr="00C35A2C" w:rsidRDefault="00910F84" w:rsidP="00910F84">
      <w:pPr>
        <w:rPr>
          <w:rtl/>
        </w:rPr>
      </w:pPr>
      <w:r w:rsidRPr="007C2DF0">
        <w:rPr>
          <w:rStyle w:val="afffd"/>
          <w:rFonts w:hint="cs"/>
          <w:rtl/>
        </w:rPr>
        <w:t>ד'</w:t>
      </w:r>
      <w:r w:rsidRPr="007C2DF0">
        <w:rPr>
          <w:rStyle w:val="afffd"/>
          <w:rtl/>
        </w:rPr>
        <w:t>לא תאכלו כל נבלה לגר אשר בשעריך</w:t>
      </w:r>
      <w:r w:rsidRPr="007C2DF0">
        <w:rPr>
          <w:rStyle w:val="afffd"/>
          <w:rFonts w:hint="cs"/>
          <w:rtl/>
        </w:rPr>
        <w:t>'</w:t>
      </w:r>
      <w:r w:rsidRPr="007C2DF0">
        <w:rPr>
          <w:rStyle w:val="afffd"/>
          <w:rtl/>
        </w:rPr>
        <w:t xml:space="preserve"> </w:t>
      </w:r>
      <w:r w:rsidRPr="00C35A2C">
        <w:rPr>
          <w:rFonts w:hint="cs"/>
          <w:rtl/>
        </w:rPr>
        <w:t xml:space="preserve">הראויה לגר קרויה נבלה </w:t>
      </w:r>
      <w:r w:rsidRPr="00C35A2C">
        <w:rPr>
          <w:rtl/>
        </w:rPr>
        <w:t>שאין ראויה לגר אינה קרויה נבלה.</w:t>
      </w:r>
    </w:p>
    <w:p w14:paraId="1BA71B60" w14:textId="77777777" w:rsidR="00910F84" w:rsidRPr="00C35A2C" w:rsidRDefault="00910F84" w:rsidP="00910F84">
      <w:pPr>
        <w:pStyle w:val="aff6"/>
        <w:framePr w:wrap="around"/>
        <w:rPr>
          <w:rtl/>
        </w:rPr>
      </w:pPr>
      <w:r w:rsidRPr="00C35A2C">
        <w:rPr>
          <w:rFonts w:hint="cs"/>
          <w:rtl/>
        </w:rPr>
        <w:t>סח.</w:t>
      </w:r>
    </w:p>
    <w:p w14:paraId="7CD7F190" w14:textId="77777777" w:rsidR="00217797" w:rsidRDefault="00910F84" w:rsidP="00217797">
      <w:pPr>
        <w:pStyle w:val="36"/>
        <w:framePr w:wrap="notBeside"/>
        <w:rPr>
          <w:rtl/>
        </w:rPr>
      </w:pPr>
      <w:r w:rsidRPr="00C35A2C">
        <w:rPr>
          <w:rtl/>
        </w:rPr>
        <w:t>ור</w:t>
      </w:r>
      <w:r>
        <w:rPr>
          <w:rtl/>
        </w:rPr>
        <w:t>"</w:t>
      </w:r>
      <w:r w:rsidRPr="00C35A2C">
        <w:rPr>
          <w:rtl/>
        </w:rPr>
        <w:t>מ</w:t>
      </w:r>
      <w:r w:rsidRPr="00C35A2C">
        <w:rPr>
          <w:rFonts w:hint="cs"/>
          <w:rtl/>
        </w:rPr>
        <w:t>:</w:t>
      </w:r>
    </w:p>
    <w:p w14:paraId="74D1F5D5" w14:textId="050A7284" w:rsidR="00910F84" w:rsidRPr="00C35A2C" w:rsidRDefault="00910F84" w:rsidP="00910F84">
      <w:pPr>
        <w:rPr>
          <w:rtl/>
        </w:rPr>
      </w:pPr>
      <w:r w:rsidRPr="00C35A2C">
        <w:rPr>
          <w:rtl/>
        </w:rPr>
        <w:t xml:space="preserve"> ההוא למעוטי סרוחה מעיקרא.</w:t>
      </w:r>
    </w:p>
    <w:p w14:paraId="6B70AAB2" w14:textId="77777777" w:rsidR="00217797" w:rsidRDefault="00910F84" w:rsidP="00217797">
      <w:pPr>
        <w:pStyle w:val="36"/>
        <w:framePr w:wrap="notBeside"/>
        <w:rPr>
          <w:rtl/>
        </w:rPr>
      </w:pPr>
      <w:r w:rsidRPr="00C35A2C">
        <w:rPr>
          <w:rtl/>
        </w:rPr>
        <w:t>ור</w:t>
      </w:r>
      <w:r>
        <w:rPr>
          <w:rtl/>
        </w:rPr>
        <w:t>"</w:t>
      </w:r>
      <w:r w:rsidRPr="00C35A2C">
        <w:rPr>
          <w:rtl/>
        </w:rPr>
        <w:t>ש</w:t>
      </w:r>
      <w:r w:rsidRPr="00C35A2C">
        <w:rPr>
          <w:rFonts w:hint="cs"/>
          <w:rtl/>
        </w:rPr>
        <w:t>:</w:t>
      </w:r>
      <w:r w:rsidRPr="00C35A2C">
        <w:rPr>
          <w:rtl/>
        </w:rPr>
        <w:t xml:space="preserve"> </w:t>
      </w:r>
    </w:p>
    <w:p w14:paraId="35D0E2EB" w14:textId="2EBDABC7" w:rsidR="00910F84" w:rsidRPr="00C35A2C" w:rsidRDefault="00910F84" w:rsidP="00910F84">
      <w:pPr>
        <w:rPr>
          <w:rtl/>
        </w:rPr>
      </w:pPr>
      <w:r w:rsidRPr="00C35A2C">
        <w:rPr>
          <w:rtl/>
        </w:rPr>
        <w:t xml:space="preserve">סרוחה מעיקרא </w:t>
      </w:r>
      <w:r w:rsidR="00217797">
        <w:rPr>
          <w:rFonts w:hint="cs"/>
          <w:rtl/>
        </w:rPr>
        <w:t xml:space="preserve">א''צ - </w:t>
      </w:r>
      <w:r w:rsidRPr="00C35A2C">
        <w:rPr>
          <w:rtl/>
        </w:rPr>
        <w:t>עפרא בעלמא הוא.</w:t>
      </w:r>
    </w:p>
    <w:p w14:paraId="68FCC8EA" w14:textId="77777777" w:rsidR="00217797" w:rsidRDefault="00910F84" w:rsidP="00217797">
      <w:pPr>
        <w:pStyle w:val="36"/>
        <w:framePr w:wrap="notBeside"/>
        <w:rPr>
          <w:rtl/>
        </w:rPr>
      </w:pPr>
      <w:r w:rsidRPr="00C35A2C">
        <w:rPr>
          <w:rtl/>
        </w:rPr>
        <w:t xml:space="preserve">עולא: </w:t>
      </w:r>
    </w:p>
    <w:p w14:paraId="299E12A3" w14:textId="08D1E4EA" w:rsidR="00910F84" w:rsidRPr="00C35A2C" w:rsidRDefault="00910F84" w:rsidP="00910F84">
      <w:pPr>
        <w:rPr>
          <w:rtl/>
        </w:rPr>
      </w:pPr>
      <w:r w:rsidRPr="00217797">
        <w:rPr>
          <w:rStyle w:val="affff1"/>
          <w:rtl/>
        </w:rPr>
        <w:t>מחלוקת -</w:t>
      </w:r>
      <w:r w:rsidRPr="00C35A2C">
        <w:rPr>
          <w:rtl/>
        </w:rPr>
        <w:t xml:space="preserve"> שהשביח ולבסוף פגם, אבל פגם מעיקרא </w:t>
      </w:r>
      <w:r w:rsidRPr="00217797">
        <w:rPr>
          <w:rStyle w:val="affff1"/>
          <w:rFonts w:hint="cs"/>
          <w:rtl/>
        </w:rPr>
        <w:t>לכו</w:t>
      </w:r>
      <w:r w:rsidRPr="00217797">
        <w:rPr>
          <w:rStyle w:val="affff1"/>
          <w:rtl/>
        </w:rPr>
        <w:t>"</w:t>
      </w:r>
      <w:r w:rsidRPr="00217797">
        <w:rPr>
          <w:rStyle w:val="affff1"/>
          <w:rFonts w:hint="cs"/>
          <w:rtl/>
        </w:rPr>
        <w:t>ע</w:t>
      </w:r>
      <w:r w:rsidRPr="00C35A2C">
        <w:rPr>
          <w:rtl/>
        </w:rPr>
        <w:t xml:space="preserve"> מותר.</w:t>
      </w:r>
    </w:p>
    <w:p w14:paraId="09A8DCB9" w14:textId="77777777" w:rsidR="00217797" w:rsidRDefault="00910F84" w:rsidP="00217797">
      <w:pPr>
        <w:pStyle w:val="36"/>
        <w:framePr w:wrap="notBeside"/>
        <w:rPr>
          <w:rtl/>
        </w:rPr>
      </w:pPr>
      <w:r w:rsidRPr="00C35A2C">
        <w:rPr>
          <w:rFonts w:ascii="FontbitDavid" w:hAnsi="FontbitDavid"/>
          <w:sz w:val="32"/>
          <w:rtl/>
        </w:rPr>
        <w:t>•</w:t>
      </w:r>
      <w:r w:rsidRPr="00C35A2C">
        <w:rPr>
          <w:rFonts w:hint="cs"/>
          <w:rtl/>
        </w:rPr>
        <w:t xml:space="preserve"> הקשה ר</w:t>
      </w:r>
      <w:r>
        <w:rPr>
          <w:rtl/>
        </w:rPr>
        <w:t>"</w:t>
      </w:r>
      <w:r w:rsidRPr="00C35A2C">
        <w:rPr>
          <w:rFonts w:hint="cs"/>
          <w:rtl/>
        </w:rPr>
        <w:t>ח לעולא</w:t>
      </w:r>
      <w:r w:rsidRPr="00C35A2C">
        <w:rPr>
          <w:rtl/>
        </w:rPr>
        <w:t>:</w:t>
      </w:r>
    </w:p>
    <w:p w14:paraId="49FDAC22" w14:textId="70489613" w:rsidR="00910F84" w:rsidRPr="00C35A2C" w:rsidRDefault="00910F84" w:rsidP="00217797">
      <w:pPr>
        <w:rPr>
          <w:rtl/>
        </w:rPr>
      </w:pPr>
      <w:r>
        <w:rPr>
          <w:rtl/>
        </w:rPr>
        <w:t xml:space="preserve"> יין שנפל לתוך עדשים, וחומץ שנפל לתוך גריסין - אסור, </w:t>
      </w:r>
      <w:r>
        <w:rPr>
          <w:rStyle w:val="affff1"/>
          <w:rtl/>
          <w:rPrChange w:id="10655" w:author="מנוע אמוראים" w:date="2026-10-05T16:41:56Z">
            <w:rPr>
              <w:rtl/>
            </w:rPr>
          </w:rPrChange>
        </w:rPr>
        <w:t xml:space="preserve">ור</w:t>
      </w:r>
      <w:r>
        <w:rPr>
          <w:rStyle w:val="affff1"/>
          <w:rtl/>
          <w:rPrChange w:id="10656" w:author="מנוע אמוראים" w:date="2026-10-05T16:41:56Z">
            <w:rPr>
              <w:rtl/>
            </w:rPr>
          </w:rPrChange>
        </w:rPr>
        <w:t xml:space="preserve">"</w:t>
      </w:r>
      <w:r>
        <w:rPr>
          <w:rStyle w:val="affff1"/>
          <w:rtl/>
          <w:rPrChange w:id="10657" w:author="מנוע אמוראים" w:date="2026-10-05T16:41:56Z">
            <w:rPr>
              <w:rtl/>
            </w:rPr>
          </w:rPrChange>
        </w:rPr>
        <w:t xml:space="preserve">ש</w:t>
      </w:r>
      <w:r>
        <w:rPr>
          <w:rtl/>
        </w:rPr>
        <w:t xml:space="preserve"> מתיר; </w:t>
      </w:r>
      <w:r w:rsidR="00217797">
        <w:rPr>
          <w:rFonts w:hint="cs"/>
          <w:rtl/>
        </w:rPr>
        <w:t xml:space="preserve"> </w:t>
      </w:r>
      <w:r w:rsidRPr="00C35A2C">
        <w:rPr>
          <w:rtl/>
        </w:rPr>
        <w:t>והא הכא דפגם מעיקרא הוא ו</w:t>
      </w:r>
      <w:r w:rsidRPr="00280F6D">
        <w:rPr>
          <w:b/>
          <w:bCs/>
          <w:rtl/>
        </w:rPr>
        <w:t>פליגי</w:t>
      </w:r>
      <w:r w:rsidRPr="00C35A2C">
        <w:rPr>
          <w:rtl/>
        </w:rPr>
        <w:t xml:space="preserve">! </w:t>
      </w:r>
    </w:p>
    <w:p w14:paraId="2C0685DE" w14:textId="77777777" w:rsidR="00217797" w:rsidRDefault="00910F84" w:rsidP="00217797">
      <w:pPr>
        <w:pStyle w:val="36"/>
        <w:framePr w:wrap="notBeside"/>
        <w:rPr>
          <w:rtl/>
        </w:rPr>
      </w:pPr>
      <w:r>
        <w:rPr>
          <w:rtl/>
        </w:rPr>
        <w:t xml:space="preserve">- </w:t>
      </w:r>
      <w:r w:rsidRPr="00C35A2C">
        <w:rPr>
          <w:rtl/>
        </w:rPr>
        <w:t>עולא:</w:t>
      </w:r>
    </w:p>
    <w:p w14:paraId="23C18126" w14:textId="34AB55C7" w:rsidR="00910F84" w:rsidRPr="00C35A2C" w:rsidRDefault="00910F84" w:rsidP="00217797">
      <w:r w:rsidRPr="00C35A2C">
        <w:rPr>
          <w:rtl/>
        </w:rPr>
        <w:t xml:space="preserve"> חגא לא </w:t>
      </w:r>
      <w:r w:rsidRPr="00C35A2C">
        <w:rPr>
          <w:rFonts w:hint="cs"/>
          <w:rtl/>
        </w:rPr>
        <w:t>יודע מא</w:t>
      </w:r>
      <w:r w:rsidRPr="00C35A2C">
        <w:rPr>
          <w:rtl/>
        </w:rPr>
        <w:t>י קאמרי רבנן - תיובתא</w:t>
      </w:r>
      <w:r>
        <w:rPr>
          <w:rtl/>
        </w:rPr>
        <w:t xml:space="preserve"> </w:t>
      </w:r>
      <w:r w:rsidRPr="00C35A2C">
        <w:rPr>
          <w:rtl/>
        </w:rPr>
        <w:t xml:space="preserve">מותיב, </w:t>
      </w:r>
    </w:p>
    <w:p w14:paraId="6D063C6B" w14:textId="77777777" w:rsidR="00217797" w:rsidRDefault="00910F84" w:rsidP="00217797">
      <w:pPr>
        <w:pStyle w:val="36"/>
        <w:framePr w:wrap="notBeside"/>
        <w:rPr>
          <w:rtl/>
        </w:rPr>
      </w:pPr>
      <w:r>
        <w:rPr>
          <w:rtl/>
        </w:rPr>
        <w:t xml:space="preserve">- </w:t>
      </w:r>
      <w:r w:rsidRPr="00C35A2C">
        <w:rPr>
          <w:rFonts w:hint="cs"/>
          <w:rtl/>
        </w:rPr>
        <w:t>הכא מיירי</w:t>
      </w:r>
      <w:r w:rsidRPr="00C35A2C">
        <w:rPr>
          <w:rtl/>
        </w:rPr>
        <w:t xml:space="preserve"> </w:t>
      </w:r>
    </w:p>
    <w:p w14:paraId="51845EC1" w14:textId="1882CD2F" w:rsidR="00910F84" w:rsidRPr="00C35A2C" w:rsidRDefault="00910F84" w:rsidP="00217797">
      <w:pPr>
        <w:rPr>
          <w:rtl/>
        </w:rPr>
      </w:pPr>
      <w:r w:rsidRPr="00C35A2C">
        <w:rPr>
          <w:rtl/>
        </w:rPr>
        <w:t>כגון שנפל לתוך גריסין צוננין והרתיחם, נעשה כמי שהשביח ולבסוף פגם ואסור.</w:t>
      </w:r>
    </w:p>
    <w:p w14:paraId="3213E283" w14:textId="77777777" w:rsidR="00217797" w:rsidRDefault="00910F84" w:rsidP="00217797">
      <w:pPr>
        <w:pStyle w:val="36"/>
        <w:framePr w:wrap="notBeside"/>
        <w:rPr>
          <w:rtl/>
        </w:rPr>
      </w:pPr>
      <w:r w:rsidRPr="00C35A2C">
        <w:rPr>
          <w:rtl/>
        </w:rPr>
        <w:t xml:space="preserve">ור' יוחנן אמר: </w:t>
      </w:r>
    </w:p>
    <w:p w14:paraId="1102D176" w14:textId="4CBE778A" w:rsidR="00217797" w:rsidRDefault="00910F84" w:rsidP="00217797">
      <w:pPr>
        <w:rPr>
          <w:rFonts w:ascii="FontbitDavid" w:hAnsi="FontbitDavid"/>
          <w:sz w:val="32"/>
          <w:rtl/>
        </w:rPr>
      </w:pPr>
      <w:r w:rsidRPr="00C35A2C">
        <w:rPr>
          <w:rtl/>
        </w:rPr>
        <w:t>בפוגם מעיקרא מחלוקת.</w:t>
      </w:r>
      <w:r w:rsidR="00217797">
        <w:rPr>
          <w:rFonts w:ascii="FontbitDavid" w:hAnsi="FontbitDavid"/>
          <w:sz w:val="32"/>
          <w:rtl/>
        </w:rPr>
        <w:br w:type="page"/>
      </w:r>
    </w:p>
    <w:p w14:paraId="2129A215" w14:textId="5C44AE9D" w:rsidR="00C92767" w:rsidRDefault="00910F84" w:rsidP="00C92767">
      <w:pPr>
        <w:pStyle w:val="36"/>
        <w:framePr w:wrap="notBeside"/>
        <w:rPr>
          <w:rtl/>
        </w:rPr>
      </w:pPr>
      <w:r w:rsidRPr="00FF3D4F">
        <w:rPr>
          <w:rtl/>
        </w:rPr>
        <w:lastRenderedPageBreak/>
        <w:t>איבעיא</w:t>
      </w:r>
      <w:r w:rsidRPr="00FF3D4F">
        <w:rPr>
          <w:rFonts w:hint="cs"/>
          <w:rtl/>
        </w:rPr>
        <w:t xml:space="preserve"> להו</w:t>
      </w:r>
      <w:r w:rsidR="00C92767">
        <w:rPr>
          <w:rFonts w:hint="cs"/>
          <w:rtl/>
        </w:rPr>
        <w:t xml:space="preserve"> לרי''ו</w:t>
      </w:r>
      <w:r w:rsidRPr="00C35A2C">
        <w:rPr>
          <w:rFonts w:hint="cs"/>
          <w:rtl/>
        </w:rPr>
        <w:t>:</w:t>
      </w:r>
    </w:p>
    <w:p w14:paraId="67B913B2" w14:textId="3309FE3B" w:rsidR="00910F84" w:rsidRPr="00C35A2C" w:rsidRDefault="00910F84" w:rsidP="00C92767">
      <w:pPr>
        <w:rPr>
          <w:rtl/>
        </w:rPr>
      </w:pPr>
      <w:r w:rsidRPr="00DE0EC7">
        <w:rPr>
          <w:rStyle w:val="afff"/>
          <w:rtl/>
        </w:rPr>
        <w:t>בפוגם מעיקרא מחלוקת, אבל השביח ולבסוף פגם</w:t>
      </w:r>
      <w:r w:rsidRPr="00C35A2C">
        <w:rPr>
          <w:rtl/>
        </w:rPr>
        <w:t xml:space="preserve"> </w:t>
      </w:r>
      <w:r w:rsidRPr="00C92767">
        <w:rPr>
          <w:rStyle w:val="affff1"/>
          <w:rFonts w:hint="cs"/>
          <w:rtl/>
        </w:rPr>
        <w:t>לכו</w:t>
      </w:r>
      <w:r w:rsidRPr="00C92767">
        <w:rPr>
          <w:rStyle w:val="affff1"/>
          <w:rtl/>
        </w:rPr>
        <w:t>"</w:t>
      </w:r>
      <w:r w:rsidRPr="00C92767">
        <w:rPr>
          <w:rStyle w:val="affff1"/>
          <w:rFonts w:hint="cs"/>
          <w:rtl/>
        </w:rPr>
        <w:t>ע</w:t>
      </w:r>
      <w:r w:rsidRPr="00C35A2C">
        <w:rPr>
          <w:rtl/>
        </w:rPr>
        <w:t xml:space="preserve"> אסור, </w:t>
      </w:r>
      <w:r w:rsidRPr="00C92767">
        <w:rPr>
          <w:rStyle w:val="affff1"/>
          <w:rFonts w:hint="cs"/>
          <w:rtl/>
        </w:rPr>
        <w:t>או</w:t>
      </w:r>
      <w:r w:rsidRPr="00C92767">
        <w:rPr>
          <w:rStyle w:val="affff1"/>
          <w:rtl/>
        </w:rPr>
        <w:t>"</w:t>
      </w:r>
      <w:r w:rsidRPr="00C92767">
        <w:rPr>
          <w:rStyle w:val="affff1"/>
          <w:rFonts w:hint="cs"/>
          <w:rtl/>
        </w:rPr>
        <w:t>ד</w:t>
      </w:r>
      <w:r w:rsidRPr="00C35A2C">
        <w:rPr>
          <w:rFonts w:hint="cs"/>
          <w:rtl/>
        </w:rPr>
        <w:t xml:space="preserve"> בשניהם מחלוקת</w:t>
      </w:r>
      <w:r w:rsidRPr="00C35A2C">
        <w:rPr>
          <w:rtl/>
        </w:rPr>
        <w:t xml:space="preserve">? </w:t>
      </w:r>
      <w:r w:rsidRPr="00280F6D">
        <w:rPr>
          <w:b/>
          <w:bCs/>
          <w:rtl/>
        </w:rPr>
        <w:t>תיקו</w:t>
      </w:r>
      <w:r w:rsidRPr="00C35A2C">
        <w:rPr>
          <w:rtl/>
        </w:rPr>
        <w:t>.</w:t>
      </w:r>
    </w:p>
    <w:p w14:paraId="170ED1C4" w14:textId="77777777" w:rsidR="00C92767" w:rsidRDefault="00C92767" w:rsidP="00C92767">
      <w:pPr>
        <w:pStyle w:val="36"/>
        <w:framePr w:wrap="notBeside"/>
        <w:rPr>
          <w:rtl/>
        </w:rPr>
      </w:pPr>
      <w:r>
        <w:rPr>
          <w:rFonts w:ascii="FontbitDavid" w:hAnsi="FontbitDavid" w:hint="cs"/>
          <w:sz w:val="32"/>
          <w:rtl/>
        </w:rPr>
        <w:t>ר</w:t>
      </w:r>
      <w:r w:rsidR="00910F84" w:rsidRPr="00C35A2C">
        <w:rPr>
          <w:rtl/>
        </w:rPr>
        <w:t xml:space="preserve">ב עמרם: </w:t>
      </w:r>
    </w:p>
    <w:p w14:paraId="4235821C" w14:textId="2928A356" w:rsidR="00910F84" w:rsidRPr="00C35A2C" w:rsidRDefault="00910F84" w:rsidP="00910F84">
      <w:pPr>
        <w:rPr>
          <w:rtl/>
        </w:rPr>
      </w:pPr>
      <w:r w:rsidRPr="00C35A2C">
        <w:rPr>
          <w:rtl/>
        </w:rPr>
        <w:t xml:space="preserve">אפשר </w:t>
      </w:r>
      <w:r w:rsidRPr="00C92767">
        <w:rPr>
          <w:rStyle w:val="affff1"/>
          <w:rtl/>
        </w:rPr>
        <w:t>איתא להא דר</w:t>
      </w:r>
      <w:r w:rsidRPr="00C92767">
        <w:rPr>
          <w:rStyle w:val="affff1"/>
          <w:rFonts w:hint="cs"/>
          <w:rtl/>
        </w:rPr>
        <w:t>י</w:t>
      </w:r>
      <w:r w:rsidRPr="00C92767">
        <w:rPr>
          <w:rStyle w:val="affff1"/>
          <w:rtl/>
        </w:rPr>
        <w:t>"</w:t>
      </w:r>
      <w:r w:rsidRPr="00C92767">
        <w:rPr>
          <w:rStyle w:val="affff1"/>
          <w:rFonts w:hint="cs"/>
          <w:rtl/>
        </w:rPr>
        <w:t>ו:</w:t>
      </w:r>
      <w:r w:rsidRPr="00C35A2C">
        <w:rPr>
          <w:rtl/>
        </w:rPr>
        <w:t xml:space="preserve"> </w:t>
      </w:r>
      <w:r w:rsidRPr="00C92767">
        <w:rPr>
          <w:rStyle w:val="affff1"/>
          <w:rtl/>
        </w:rPr>
        <w:t>ולא תניא לה במתניתין?</w:t>
      </w:r>
      <w:r w:rsidRPr="00C35A2C">
        <w:rPr>
          <w:rtl/>
        </w:rPr>
        <w:t xml:space="preserve"> </w:t>
      </w:r>
      <w:r>
        <w:rPr>
          <w:rtl/>
        </w:rPr>
        <w:t>יצא בדק ומצא</w:t>
      </w:r>
      <w:r w:rsidRPr="00C35A2C">
        <w:rPr>
          <w:rtl/>
        </w:rPr>
        <w:t xml:space="preserve">, </w:t>
      </w:r>
    </w:p>
    <w:p w14:paraId="74982947" w14:textId="77777777" w:rsidR="00C92767" w:rsidRDefault="00910F84" w:rsidP="00C92767">
      <w:pPr>
        <w:pStyle w:val="36"/>
        <w:framePr w:wrap="notBeside"/>
        <w:rPr>
          <w:rtl/>
        </w:rPr>
      </w:pPr>
      <w:r w:rsidRPr="00C35A2C">
        <w:rPr>
          <w:rtl/>
        </w:rPr>
        <w:t>דתנן:</w:t>
      </w:r>
    </w:p>
    <w:p w14:paraId="19CD3BF9" w14:textId="3084B5A9" w:rsidR="00910F84" w:rsidRPr="00C35A2C" w:rsidRDefault="00910F84" w:rsidP="00910F84">
      <w:pPr>
        <w:rPr>
          <w:rtl/>
        </w:rPr>
      </w:pPr>
      <w:r w:rsidRPr="00217797">
        <w:rPr>
          <w:rStyle w:val="afff"/>
          <w:rtl/>
        </w:rPr>
        <w:t>שאור חולין שנפל לתוך העיסה</w:t>
      </w:r>
      <w:r w:rsidRPr="00C35A2C">
        <w:rPr>
          <w:rtl/>
        </w:rPr>
        <w:t xml:space="preserve"> ויש בו כדי להחמיץ והחמיצה, ואח</w:t>
      </w:r>
      <w:r>
        <w:rPr>
          <w:rtl/>
        </w:rPr>
        <w:t>"</w:t>
      </w:r>
      <w:r w:rsidRPr="00C35A2C">
        <w:rPr>
          <w:rtl/>
        </w:rPr>
        <w:t xml:space="preserve">כ נפל שאור של תרומה או שאור של כלאי הכרם ויש בו כדי להחמיץ - אסור, </w:t>
      </w:r>
      <w:r w:rsidRPr="00C92767">
        <w:rPr>
          <w:rStyle w:val="affff1"/>
          <w:rtl/>
        </w:rPr>
        <w:t>ור"ש</w:t>
      </w:r>
      <w:r w:rsidRPr="00C35A2C">
        <w:rPr>
          <w:rtl/>
        </w:rPr>
        <w:t xml:space="preserve"> מתיר; </w:t>
      </w:r>
      <w:r w:rsidR="00C92767" w:rsidRPr="00C92767">
        <w:rPr>
          <w:rStyle w:val="affff8"/>
          <w:rFonts w:hint="cs"/>
          <w:rtl/>
        </w:rPr>
        <w:t>ששאור התרומה החמיץ מידי</w:t>
      </w:r>
    </w:p>
    <w:p w14:paraId="13C7DFA0" w14:textId="38746856" w:rsidR="00C92767" w:rsidRDefault="00910F84" w:rsidP="00910F84">
      <w:pPr>
        <w:rPr>
          <w:rtl/>
        </w:rPr>
      </w:pPr>
      <w:r w:rsidRPr="00C35A2C">
        <w:rPr>
          <w:rtl/>
        </w:rPr>
        <w:t xml:space="preserve">והא הכא דפגם מעיקרא הוא </w:t>
      </w:r>
      <w:r w:rsidR="00C92767">
        <w:rPr>
          <w:rFonts w:hint="cs"/>
          <w:rtl/>
        </w:rPr>
        <w:t>וחלקו</w:t>
      </w:r>
      <w:r w:rsidR="00C92767" w:rsidRPr="00C92767">
        <w:rPr>
          <w:rStyle w:val="affff8"/>
          <w:rFonts w:hint="cs"/>
          <w:rtl/>
        </w:rPr>
        <w:t>. וראייה שאף במעיקרא חלקו</w:t>
      </w:r>
    </w:p>
    <w:p w14:paraId="41EDBA34" w14:textId="77777777" w:rsidR="00C92767" w:rsidRDefault="00910F84" w:rsidP="00C92767">
      <w:pPr>
        <w:pStyle w:val="36"/>
        <w:framePr w:wrap="notBeside"/>
        <w:rPr>
          <w:rtl/>
        </w:rPr>
      </w:pPr>
      <w:r w:rsidRPr="00C35A2C">
        <w:rPr>
          <w:rtl/>
        </w:rPr>
        <w:t>א</w:t>
      </w:r>
      <w:r>
        <w:rPr>
          <w:rtl/>
        </w:rPr>
        <w:t>"</w:t>
      </w:r>
      <w:r w:rsidRPr="00C35A2C">
        <w:rPr>
          <w:rtl/>
        </w:rPr>
        <w:t>ר זירא:</w:t>
      </w:r>
    </w:p>
    <w:p w14:paraId="71828417" w14:textId="3C6320CA" w:rsidR="00910F84" w:rsidRDefault="00910F84" w:rsidP="00910F84">
      <w:pPr>
        <w:rPr>
          <w:rtl/>
        </w:rPr>
      </w:pPr>
      <w:r w:rsidRPr="00C35A2C">
        <w:rPr>
          <w:rtl/>
        </w:rPr>
        <w:t xml:space="preserve"> שאני עיסה, הואיל וראויה לחמע בה כמה עיסות אחרות.</w:t>
      </w:r>
    </w:p>
    <w:p w14:paraId="5C0992D9" w14:textId="3E3BB0AC" w:rsidR="00C92767" w:rsidRPr="00C92767" w:rsidRDefault="00C92767" w:rsidP="00217797">
      <w:pPr>
        <w:spacing w:after="60"/>
        <w:rPr>
          <w:rStyle w:val="affff8"/>
          <w:rtl/>
        </w:rPr>
      </w:pPr>
      <w:r w:rsidRPr="00C92767">
        <w:rPr>
          <w:rStyle w:val="affff8"/>
          <w:rFonts w:hint="cs"/>
          <w:rtl/>
        </w:rPr>
        <w:t>וא''כ השביח הוא לגבי עיסות אחרות</w:t>
      </w:r>
    </w:p>
    <w:p w14:paraId="4A686D8A" w14:textId="77777777" w:rsidR="00C92767" w:rsidRDefault="00910F84" w:rsidP="00C92767">
      <w:pPr>
        <w:pStyle w:val="36"/>
        <w:framePr w:wrap="notBeside"/>
        <w:rPr>
          <w:rtl/>
        </w:rPr>
      </w:pPr>
      <w:r w:rsidRPr="00C35A2C">
        <w:rPr>
          <w:rtl/>
        </w:rPr>
        <w:t>ת</w:t>
      </w:r>
      <w:r>
        <w:rPr>
          <w:rtl/>
        </w:rPr>
        <w:t>"</w:t>
      </w:r>
      <w:r w:rsidRPr="00C35A2C">
        <w:rPr>
          <w:rtl/>
        </w:rPr>
        <w:t>ש:</w:t>
      </w:r>
    </w:p>
    <w:p w14:paraId="37124EE2" w14:textId="72EB78A7" w:rsidR="00910F84" w:rsidRPr="00C35A2C" w:rsidRDefault="00910F84" w:rsidP="00910F84">
      <w:pPr>
        <w:rPr>
          <w:rtl/>
        </w:rPr>
      </w:pPr>
      <w:r w:rsidRPr="00C35A2C">
        <w:rPr>
          <w:rtl/>
        </w:rPr>
        <w:t>שאור תרומה ושל חולין שנפלו לתוך העיסה, ב</w:t>
      </w:r>
      <w:r w:rsidRPr="00C35A2C">
        <w:rPr>
          <w:rFonts w:hint="cs"/>
          <w:rtl/>
        </w:rPr>
        <w:t xml:space="preserve">כל אחד כדי להחמיץ וחימצו </w:t>
      </w:r>
      <w:r w:rsidRPr="00C35A2C">
        <w:rPr>
          <w:rFonts w:hint="cs"/>
          <w:b/>
          <w:bCs/>
          <w:rtl/>
        </w:rPr>
        <w:t>אסור</w:t>
      </w:r>
      <w:r w:rsidRPr="00C35A2C">
        <w:rPr>
          <w:rFonts w:hint="cs"/>
          <w:rtl/>
        </w:rPr>
        <w:t xml:space="preserve">, </w:t>
      </w:r>
      <w:r w:rsidRPr="00C92767">
        <w:rPr>
          <w:rStyle w:val="affff1"/>
          <w:rFonts w:hint="cs"/>
          <w:rtl/>
        </w:rPr>
        <w:t>ור</w:t>
      </w:r>
      <w:r w:rsidRPr="00C92767">
        <w:rPr>
          <w:rStyle w:val="affff1"/>
          <w:rtl/>
        </w:rPr>
        <w:t>"</w:t>
      </w:r>
      <w:r w:rsidRPr="00C92767">
        <w:rPr>
          <w:rStyle w:val="affff1"/>
          <w:rFonts w:hint="cs"/>
          <w:rtl/>
        </w:rPr>
        <w:t>ש</w:t>
      </w:r>
      <w:r w:rsidRPr="00C35A2C">
        <w:rPr>
          <w:rFonts w:hint="cs"/>
          <w:rtl/>
        </w:rPr>
        <w:t xml:space="preserve"> </w:t>
      </w:r>
      <w:r w:rsidRPr="00C35A2C">
        <w:rPr>
          <w:rFonts w:hint="cs"/>
          <w:b/>
          <w:bCs/>
          <w:rtl/>
        </w:rPr>
        <w:t>מתיר</w:t>
      </w:r>
      <w:r w:rsidRPr="00C35A2C">
        <w:rPr>
          <w:rFonts w:hint="cs"/>
          <w:rtl/>
        </w:rPr>
        <w:t xml:space="preserve"> </w:t>
      </w:r>
      <w:r w:rsidR="00217797">
        <w:rPr>
          <w:rFonts w:hint="cs"/>
          <w:rtl/>
        </w:rPr>
        <w:t xml:space="preserve"> </w:t>
      </w:r>
      <w:r w:rsidR="00217797" w:rsidRPr="00217797">
        <w:rPr>
          <w:rStyle w:val="affff8"/>
          <w:rFonts w:hint="cs"/>
          <w:rtl/>
        </w:rPr>
        <w:t>שנתן טעם לפגם</w:t>
      </w:r>
    </w:p>
    <w:p w14:paraId="5468F690" w14:textId="45526676" w:rsidR="00910F84" w:rsidRPr="00C35A2C" w:rsidRDefault="00910F84" w:rsidP="00910F84">
      <w:pPr>
        <w:rPr>
          <w:rtl/>
        </w:rPr>
      </w:pPr>
      <w:r w:rsidRPr="00C35A2C">
        <w:rPr>
          <w:rtl/>
        </w:rPr>
        <w:t>נפל של תרומה תחלה - ד</w:t>
      </w:r>
      <w:r>
        <w:rPr>
          <w:rtl/>
        </w:rPr>
        <w:t>"</w:t>
      </w:r>
      <w:r w:rsidRPr="00C35A2C">
        <w:rPr>
          <w:rtl/>
        </w:rPr>
        <w:t xml:space="preserve">ה אסור; </w:t>
      </w:r>
      <w:r w:rsidR="00217797" w:rsidRPr="00217797">
        <w:rPr>
          <w:rStyle w:val="affff8"/>
          <w:rFonts w:hint="cs"/>
          <w:rtl/>
        </w:rPr>
        <w:t>איסור שהשביח ולבסוף פגם</w:t>
      </w:r>
    </w:p>
    <w:p w14:paraId="05D81C16" w14:textId="77777777" w:rsidR="00217797" w:rsidRDefault="00910F84" w:rsidP="00217797">
      <w:pPr>
        <w:spacing w:after="60"/>
        <w:rPr>
          <w:rtl/>
        </w:rPr>
      </w:pPr>
      <w:r w:rsidRPr="00C35A2C">
        <w:rPr>
          <w:rtl/>
        </w:rPr>
        <w:t>נפל של חולין ואח</w:t>
      </w:r>
      <w:r>
        <w:rPr>
          <w:rtl/>
        </w:rPr>
        <w:t>"</w:t>
      </w:r>
      <w:r>
        <w:rPr>
          <w:rtl/>
        </w:rPr>
        <w:t xml:space="preserve">כ נפל של תרומה או של כלאי הכרם אסור, </w:t>
      </w:r>
      <w:r>
        <w:rPr>
          <w:rStyle w:val="affff1"/>
          <w:rtl/>
          <w:rPrChange w:id="10658" w:author="מנוע אמוראים" w:date="2026-10-05T16:41:56Z">
            <w:rPr>
              <w:rtl/>
            </w:rPr>
          </w:rPrChange>
        </w:rPr>
        <w:t xml:space="preserve">ור</w:t>
      </w:r>
      <w:r>
        <w:rPr>
          <w:rStyle w:val="affff1"/>
          <w:rtl/>
          <w:rPrChange w:id="10659" w:author="מנוע אמוראים" w:date="2026-10-05T16:41:56Z">
            <w:rPr>
              <w:rtl/>
            </w:rPr>
          </w:rPrChange>
        </w:rPr>
        <w:t xml:space="preserve">"</w:t>
      </w:r>
      <w:r>
        <w:rPr>
          <w:rStyle w:val="affff1"/>
          <w:rtl/>
          <w:rPrChange w:id="10660" w:author="מנוע אמוראים" w:date="2026-10-05T16:41:56Z">
            <w:rPr>
              <w:rtl/>
            </w:rPr>
          </w:rPrChange>
        </w:rPr>
        <w:t xml:space="preserve">ש</w:t>
      </w:r>
      <w:r>
        <w:rPr>
          <w:rtl/>
        </w:rPr>
        <w:t xml:space="preserve"> מתיר; </w:t>
      </w:r>
      <w:r w:rsidR="00217797" w:rsidRPr="00217797">
        <w:rPr>
          <w:rStyle w:val="affff8"/>
          <w:rFonts w:hint="cs"/>
          <w:rtl/>
        </w:rPr>
        <w:t>טל''פ</w:t>
      </w:r>
      <w:r w:rsidR="00217797">
        <w:rPr>
          <w:rStyle w:val="affff8"/>
          <w:rFonts w:hint="cs"/>
          <w:rtl/>
        </w:rPr>
        <w:t xml:space="preserve"> </w:t>
      </w:r>
      <w:r w:rsidRPr="00217797">
        <w:rPr>
          <w:rStyle w:val="affff1"/>
          <w:rFonts w:hint="cs"/>
          <w:rtl/>
        </w:rPr>
        <w:t>והכא הא כדפגם מעיקרא ופליגי,</w:t>
      </w:r>
      <w:r w:rsidRPr="00C35A2C">
        <w:rPr>
          <w:rFonts w:hint="cs"/>
          <w:rtl/>
        </w:rPr>
        <w:t xml:space="preserve"> </w:t>
      </w:r>
    </w:p>
    <w:p w14:paraId="0FADE486" w14:textId="77777777" w:rsidR="00217797" w:rsidRDefault="00910F84" w:rsidP="00217797">
      <w:pPr>
        <w:pStyle w:val="36"/>
        <w:framePr w:wrap="notBeside"/>
        <w:rPr>
          <w:rtl/>
        </w:rPr>
      </w:pPr>
      <w:r w:rsidRPr="00C35A2C">
        <w:rPr>
          <w:rFonts w:hint="cs"/>
          <w:rtl/>
        </w:rPr>
        <w:t>ואינו כדר</w:t>
      </w:r>
      <w:r>
        <w:rPr>
          <w:rtl/>
        </w:rPr>
        <w:t>"</w:t>
      </w:r>
      <w:r w:rsidRPr="00C35A2C">
        <w:rPr>
          <w:rFonts w:hint="cs"/>
          <w:rtl/>
        </w:rPr>
        <w:t xml:space="preserve">ז </w:t>
      </w:r>
    </w:p>
    <w:p w14:paraId="61995E35" w14:textId="146F5F76" w:rsidR="00910F84" w:rsidRPr="00C35A2C" w:rsidRDefault="00910F84" w:rsidP="00217797">
      <w:pPr>
        <w:rPr>
          <w:rtl/>
        </w:rPr>
      </w:pPr>
      <w:r w:rsidRPr="00C35A2C">
        <w:rPr>
          <w:rFonts w:hint="cs"/>
          <w:rtl/>
        </w:rPr>
        <w:t>דהא בסיפא יין שנפל לתוך עדשים וחומץ לתוך גריסין אסור</w:t>
      </w:r>
    </w:p>
    <w:p w14:paraId="53C00A0B" w14:textId="77777777" w:rsidR="00910F84" w:rsidRPr="00C35A2C" w:rsidRDefault="00910F84" w:rsidP="00910F84">
      <w:pPr>
        <w:rPr>
          <w:rtl/>
        </w:rPr>
      </w:pPr>
      <w:r>
        <w:rPr>
          <w:rStyle w:val="affff1"/>
          <w:rFonts w:hint="cs"/>
          <w:rtl/>
          <w:rPrChange w:id="10661" w:author="מנוע אמוראים" w:date="2026-10-05T16:41:56Z">
            <w:rPr>
              <w:rFonts w:hint="cs"/>
              <w:rtl/>
            </w:rPr>
          </w:rPrChange>
        </w:rPr>
        <w:t xml:space="preserve">ור</w:t>
      </w:r>
      <w:r>
        <w:rPr>
          <w:rStyle w:val="affff1"/>
          <w:rtl/>
          <w:rPrChange w:id="10662" w:author="מנוע אמוראים" w:date="2026-10-05T16:41:56Z">
            <w:rPr>
              <w:rtl/>
            </w:rPr>
          </w:rPrChange>
        </w:rPr>
        <w:t xml:space="preserve">"</w:t>
      </w:r>
      <w:r>
        <w:rPr>
          <w:rStyle w:val="affff1"/>
          <w:rFonts w:hint="cs"/>
          <w:rtl/>
          <w:rPrChange w:id="10663" w:author="מנוע אמוראים" w:date="2026-10-05T16:41:56Z">
            <w:rPr>
              <w:rFonts w:hint="cs"/>
              <w:rtl/>
            </w:rPr>
          </w:rPrChange>
        </w:rPr>
        <w:t xml:space="preserve">ש</w:t>
      </w:r>
      <w:r>
        <w:rPr>
          <w:rFonts w:hint="cs"/>
          <w:rtl/>
        </w:rPr>
        <w:t xml:space="preserve"> מתיר [וכדפגם מעיקרא ו</w:t>
      </w:r>
      <w:r w:rsidRPr="00280F6D">
        <w:rPr>
          <w:rFonts w:hint="cs"/>
          <w:b/>
          <w:bCs/>
          <w:rtl/>
        </w:rPr>
        <w:t>פליגי</w:t>
      </w:r>
      <w:r w:rsidRPr="00C35A2C">
        <w:rPr>
          <w:rFonts w:hint="cs"/>
          <w:rtl/>
        </w:rPr>
        <w:t>]</w:t>
      </w:r>
    </w:p>
    <w:p w14:paraId="094E2C54" w14:textId="77777777" w:rsidR="00910F84" w:rsidRPr="00C35A2C" w:rsidRDefault="00910F84" w:rsidP="00910F84">
      <w:pPr>
        <w:pStyle w:val="aff6"/>
        <w:framePr w:wrap="around"/>
        <w:rPr>
          <w:rtl/>
        </w:rPr>
      </w:pPr>
      <w:r w:rsidRPr="00C35A2C">
        <w:rPr>
          <w:rFonts w:hint="cs"/>
          <w:rtl/>
        </w:rPr>
        <w:t>סח:</w:t>
      </w:r>
    </w:p>
    <w:p w14:paraId="5D1627E3" w14:textId="77777777" w:rsidR="00217797" w:rsidRDefault="00910F84" w:rsidP="00217797">
      <w:pPr>
        <w:pStyle w:val="36"/>
        <w:framePr w:wrap="notBeside"/>
        <w:rPr>
          <w:rtl/>
        </w:rPr>
      </w:pPr>
      <w:r w:rsidRPr="00C35A2C">
        <w:rPr>
          <w:rFonts w:hint="cs"/>
          <w:rtl/>
        </w:rPr>
        <w:t>וא</w:t>
      </w:r>
      <w:r>
        <w:rPr>
          <w:rtl/>
        </w:rPr>
        <w:t>"</w:t>
      </w:r>
      <w:r w:rsidRPr="00C35A2C">
        <w:rPr>
          <w:rFonts w:hint="cs"/>
          <w:rtl/>
        </w:rPr>
        <w:t>א</w:t>
      </w:r>
    </w:p>
    <w:p w14:paraId="17074E50" w14:textId="585AC572" w:rsidR="00910F84" w:rsidRPr="00C35A2C" w:rsidRDefault="00910F84" w:rsidP="00217797">
      <w:pPr>
        <w:spacing w:after="60"/>
        <w:rPr>
          <w:rtl/>
        </w:rPr>
      </w:pPr>
      <w:r w:rsidRPr="00DE0EC7">
        <w:rPr>
          <w:rStyle w:val="affff1"/>
          <w:rFonts w:hint="cs"/>
          <w:rtl/>
        </w:rPr>
        <w:t xml:space="preserve">דהך </w:t>
      </w:r>
      <w:r w:rsidRPr="00DE0EC7">
        <w:rPr>
          <w:rStyle w:val="affff1"/>
          <w:rtl/>
        </w:rPr>
        <w:t xml:space="preserve">כדשני </w:t>
      </w:r>
      <w:r w:rsidRPr="00DE0EC7">
        <w:rPr>
          <w:rStyle w:val="affff1"/>
          <w:rFonts w:hint="cs"/>
          <w:rtl/>
        </w:rPr>
        <w:t>ע</w:t>
      </w:r>
      <w:r w:rsidRPr="00DE0EC7">
        <w:rPr>
          <w:rStyle w:val="affff1"/>
          <w:rtl/>
        </w:rPr>
        <w:t>ולא לר"</w:t>
      </w:r>
      <w:r w:rsidRPr="00DE0EC7">
        <w:rPr>
          <w:rStyle w:val="affff1"/>
          <w:rFonts w:hint="cs"/>
          <w:rtl/>
        </w:rPr>
        <w:t>ח</w:t>
      </w:r>
      <w:r w:rsidRPr="00DE0EC7">
        <w:rPr>
          <w:rStyle w:val="affff1"/>
          <w:rtl/>
        </w:rPr>
        <w:t>:</w:t>
      </w:r>
      <w:r>
        <w:rPr>
          <w:rtl/>
        </w:rPr>
        <w:t xml:space="preserve"> כשהשביח ולבסוף פגם</w:t>
      </w:r>
      <w:r>
        <w:rPr>
          <w:rFonts w:hint="cs"/>
          <w:rtl/>
        </w:rPr>
        <w:t>,</w:t>
      </w:r>
      <w:r w:rsidRPr="00C35A2C">
        <w:rPr>
          <w:rFonts w:hint="cs"/>
          <w:rtl/>
        </w:rPr>
        <w:t xml:space="preserve"> </w:t>
      </w:r>
      <w:r w:rsidRPr="00DE0EC7">
        <w:rPr>
          <w:rStyle w:val="affff1"/>
          <w:rFonts w:hint="cs"/>
          <w:rtl/>
        </w:rPr>
        <w:t>דהא תני</w:t>
      </w:r>
      <w:r w:rsidRPr="00C35A2C">
        <w:rPr>
          <w:rFonts w:hint="cs"/>
          <w:rtl/>
        </w:rPr>
        <w:t xml:space="preserve"> נפל של תרומה תחילה </w:t>
      </w:r>
      <w:r w:rsidRPr="00DE0EC7">
        <w:rPr>
          <w:rStyle w:val="affff1"/>
          <w:rFonts w:hint="cs"/>
          <w:rtl/>
        </w:rPr>
        <w:t>לכו</w:t>
      </w:r>
      <w:r w:rsidRPr="00DE0EC7">
        <w:rPr>
          <w:rStyle w:val="affff1"/>
          <w:rtl/>
        </w:rPr>
        <w:t>"</w:t>
      </w:r>
      <w:r w:rsidRPr="00DE0EC7">
        <w:rPr>
          <w:rStyle w:val="affff1"/>
          <w:rFonts w:hint="cs"/>
          <w:rtl/>
        </w:rPr>
        <w:t>ע</w:t>
      </w:r>
      <w:r w:rsidRPr="00C35A2C">
        <w:rPr>
          <w:rFonts w:hint="cs"/>
          <w:rtl/>
        </w:rPr>
        <w:t xml:space="preserve"> אסור </w:t>
      </w:r>
    </w:p>
    <w:p w14:paraId="2B1341C2" w14:textId="43CB5338" w:rsidR="00217797" w:rsidRDefault="00910F84" w:rsidP="00217797">
      <w:pPr>
        <w:pStyle w:val="36"/>
        <w:framePr w:wrap="notBeside"/>
        <w:rPr>
          <w:rtl/>
        </w:rPr>
      </w:pPr>
      <w:r w:rsidRPr="00217797">
        <w:rPr>
          <w:rtl/>
        </w:rPr>
        <w:t xml:space="preserve">- אלא </w:t>
      </w:r>
      <w:r w:rsidR="00217797">
        <w:rPr>
          <w:rFonts w:hint="cs"/>
          <w:rtl/>
        </w:rPr>
        <w:t xml:space="preserve"> ש''מ </w:t>
      </w:r>
    </w:p>
    <w:p w14:paraId="0E540498" w14:textId="127EB181" w:rsidR="00910F84" w:rsidRPr="00217797" w:rsidRDefault="00910F84" w:rsidP="00217797">
      <w:pPr>
        <w:rPr>
          <w:rtl/>
        </w:rPr>
      </w:pPr>
      <w:r w:rsidRPr="00217797">
        <w:rPr>
          <w:rStyle w:val="afff"/>
          <w:rtl/>
        </w:rPr>
        <w:t>בפגם מעיקרא מחלוקת,</w:t>
      </w:r>
      <w:r w:rsidRPr="00217797">
        <w:rPr>
          <w:rtl/>
        </w:rPr>
        <w:t xml:space="preserve"> ש"מ.</w:t>
      </w:r>
    </w:p>
    <w:p w14:paraId="65998C57" w14:textId="77777777" w:rsidR="00217797" w:rsidRDefault="00910F84" w:rsidP="00217797">
      <w:pPr>
        <w:pStyle w:val="36"/>
        <w:framePr w:wrap="notBeside"/>
        <w:rPr>
          <w:rtl/>
        </w:rPr>
      </w:pPr>
      <w:r w:rsidRPr="00C35A2C">
        <w:rPr>
          <w:rFonts w:hint="cs"/>
          <w:rtl/>
        </w:rPr>
        <w:t xml:space="preserve">איצטריך </w:t>
      </w:r>
    </w:p>
    <w:p w14:paraId="4840F12B" w14:textId="6ABCBC88" w:rsidR="00910F84" w:rsidRPr="00C35A2C" w:rsidRDefault="00910F84" w:rsidP="00910F84">
      <w:pPr>
        <w:rPr>
          <w:rtl/>
        </w:rPr>
      </w:pPr>
      <w:r w:rsidRPr="00C35A2C">
        <w:rPr>
          <w:rFonts w:hint="cs"/>
          <w:rtl/>
        </w:rPr>
        <w:t>סיפא דקמ</w:t>
      </w:r>
      <w:r>
        <w:rPr>
          <w:rtl/>
        </w:rPr>
        <w:t>"</w:t>
      </w:r>
      <w:r w:rsidRPr="00C35A2C">
        <w:rPr>
          <w:rFonts w:hint="cs"/>
          <w:rtl/>
        </w:rPr>
        <w:t xml:space="preserve">ל בפוגם מעיקרא מחלוקת </w:t>
      </w:r>
    </w:p>
    <w:p w14:paraId="715372F7" w14:textId="77777777" w:rsidR="00217797" w:rsidRDefault="00910F84" w:rsidP="00217797">
      <w:pPr>
        <w:pStyle w:val="36"/>
        <w:framePr w:wrap="notBeside"/>
        <w:rPr>
          <w:rtl/>
        </w:rPr>
      </w:pPr>
      <w:r w:rsidRPr="00C35A2C">
        <w:rPr>
          <w:rFonts w:hint="cs"/>
          <w:rtl/>
        </w:rPr>
        <w:t xml:space="preserve">ואיצטריך </w:t>
      </w:r>
    </w:p>
    <w:p w14:paraId="7E70D011" w14:textId="280F0749" w:rsidR="00910F84" w:rsidRPr="00C35A2C" w:rsidRDefault="00910F84" w:rsidP="00910F84">
      <w:pPr>
        <w:rPr>
          <w:rtl/>
        </w:rPr>
      </w:pPr>
      <w:r w:rsidRPr="00C35A2C">
        <w:rPr>
          <w:rFonts w:hint="cs"/>
          <w:rtl/>
        </w:rPr>
        <w:t>מציעתא ד</w:t>
      </w:r>
      <w:r w:rsidRPr="00C35A2C">
        <w:rPr>
          <w:rtl/>
        </w:rPr>
        <w:t xml:space="preserve">השביח ולבסוף פגם </w:t>
      </w:r>
      <w:r w:rsidRPr="00DE0EC7">
        <w:rPr>
          <w:rStyle w:val="affff1"/>
          <w:rtl/>
        </w:rPr>
        <w:t xml:space="preserve">– </w:t>
      </w:r>
      <w:r w:rsidRPr="00DE0EC7">
        <w:rPr>
          <w:rStyle w:val="affff1"/>
          <w:rFonts w:hint="cs"/>
          <w:rtl/>
        </w:rPr>
        <w:t>לכו</w:t>
      </w:r>
      <w:r w:rsidRPr="00DE0EC7">
        <w:rPr>
          <w:rStyle w:val="affff1"/>
          <w:rtl/>
        </w:rPr>
        <w:t>"</w:t>
      </w:r>
      <w:r w:rsidRPr="00DE0EC7">
        <w:rPr>
          <w:rStyle w:val="affff1"/>
          <w:rFonts w:hint="cs"/>
          <w:rtl/>
        </w:rPr>
        <w:t>ע</w:t>
      </w:r>
      <w:r w:rsidRPr="00C35A2C">
        <w:rPr>
          <w:rFonts w:hint="cs"/>
          <w:rtl/>
        </w:rPr>
        <w:t xml:space="preserve"> אסור</w:t>
      </w:r>
      <w:r w:rsidR="00DE0EC7">
        <w:rPr>
          <w:rFonts w:hint="cs"/>
          <w:rtl/>
        </w:rPr>
        <w:t>.</w:t>
      </w:r>
      <w:r w:rsidRPr="00C35A2C">
        <w:rPr>
          <w:rFonts w:hint="cs"/>
          <w:rtl/>
        </w:rPr>
        <w:t xml:space="preserve"> </w:t>
      </w:r>
    </w:p>
    <w:p w14:paraId="27270D3B" w14:textId="77777777" w:rsidR="00217797" w:rsidRDefault="00910F84" w:rsidP="00217797">
      <w:pPr>
        <w:pStyle w:val="36"/>
        <w:framePr w:wrap="notBeside"/>
        <w:rPr>
          <w:rtl/>
        </w:rPr>
      </w:pPr>
      <w:r w:rsidRPr="00C35A2C">
        <w:rPr>
          <w:rFonts w:hint="cs"/>
          <w:rtl/>
        </w:rPr>
        <w:t xml:space="preserve">ואיצטריך </w:t>
      </w:r>
    </w:p>
    <w:p w14:paraId="48EB0706" w14:textId="39846518" w:rsidR="00910F84" w:rsidRPr="00C35A2C" w:rsidRDefault="00910F84" w:rsidP="00910F84">
      <w:pPr>
        <w:rPr>
          <w:rtl/>
        </w:rPr>
      </w:pPr>
      <w:r w:rsidRPr="00C35A2C">
        <w:rPr>
          <w:rFonts w:hint="cs"/>
          <w:rtl/>
        </w:rPr>
        <w:t xml:space="preserve">רישא לר'ש </w:t>
      </w:r>
      <w:r w:rsidRPr="00217797">
        <w:rPr>
          <w:rStyle w:val="affff1"/>
          <w:rFonts w:hint="cs"/>
          <w:rtl/>
        </w:rPr>
        <w:t>וה'ק רבנן לר'ש</w:t>
      </w:r>
      <w:r w:rsidRPr="00217797">
        <w:rPr>
          <w:rStyle w:val="affff1"/>
          <w:rtl/>
        </w:rPr>
        <w:t>:</w:t>
      </w:r>
      <w:r w:rsidRPr="00C35A2C">
        <w:rPr>
          <w:rtl/>
        </w:rPr>
        <w:t xml:space="preserve"> עיסה זו ראויה להחמיץ ב</w:t>
      </w:r>
      <w:r w:rsidRPr="00C35A2C">
        <w:rPr>
          <w:rFonts w:hint="cs"/>
          <w:rtl/>
        </w:rPr>
        <w:t>ב'</w:t>
      </w:r>
      <w:r w:rsidRPr="00C35A2C">
        <w:rPr>
          <w:rtl/>
        </w:rPr>
        <w:t xml:space="preserve"> שעות, </w:t>
      </w:r>
      <w:r w:rsidRPr="00C35A2C">
        <w:rPr>
          <w:rFonts w:hint="cs"/>
          <w:rtl/>
        </w:rPr>
        <w:t>ואיסור הוא שגרם לה להחמיץ בשעה אחת</w:t>
      </w:r>
    </w:p>
    <w:p w14:paraId="7B794BEA" w14:textId="77777777" w:rsidR="00910F84" w:rsidRPr="00C35A2C" w:rsidRDefault="00910F84" w:rsidP="00910F84">
      <w:pPr>
        <w:rPr>
          <w:rtl/>
        </w:rPr>
      </w:pPr>
      <w:r w:rsidRPr="00217797">
        <w:rPr>
          <w:rStyle w:val="affff1"/>
          <w:rFonts w:hint="cs"/>
          <w:rtl/>
        </w:rPr>
        <w:t>ולר</w:t>
      </w:r>
      <w:r w:rsidRPr="00217797">
        <w:rPr>
          <w:rStyle w:val="affff1"/>
          <w:rtl/>
        </w:rPr>
        <w:t>"</w:t>
      </w:r>
      <w:r w:rsidRPr="00217797">
        <w:rPr>
          <w:rStyle w:val="affff1"/>
          <w:rFonts w:hint="cs"/>
          <w:rtl/>
        </w:rPr>
        <w:t>ש</w:t>
      </w:r>
      <w:r w:rsidRPr="00C35A2C">
        <w:rPr>
          <w:rFonts w:hint="cs"/>
          <w:rtl/>
        </w:rPr>
        <w:t xml:space="preserve"> </w:t>
      </w:r>
      <w:r w:rsidRPr="00C35A2C">
        <w:rPr>
          <w:rtl/>
        </w:rPr>
        <w:t>כשהשביחו - שניהם השביחו, כשפגמו - שניהם פגמו.</w:t>
      </w:r>
      <w:r w:rsidRPr="00C35A2C">
        <w:rPr>
          <w:rFonts w:hint="cs"/>
          <w:rtl/>
        </w:rPr>
        <w:t xml:space="preserve"> </w:t>
      </w:r>
    </w:p>
    <w:p w14:paraId="77624EEF" w14:textId="5DDB154A" w:rsidR="00910F84" w:rsidRPr="00217797" w:rsidRDefault="00910F84" w:rsidP="00910F84">
      <w:pPr>
        <w:rPr>
          <w:spacing w:val="-4"/>
          <w:rtl/>
        </w:rPr>
      </w:pPr>
      <w:r w:rsidRPr="00217797">
        <w:rPr>
          <w:rFonts w:hint="cs"/>
          <w:spacing w:val="-4"/>
          <w:rtl/>
        </w:rPr>
        <w:t xml:space="preserve">ולא מצטרף ההיתר לאיסור </w:t>
      </w:r>
      <w:r w:rsidRPr="00217797">
        <w:rPr>
          <w:rStyle w:val="affff1"/>
          <w:rFonts w:hint="cs"/>
          <w:spacing w:val="-4"/>
          <w:rtl/>
        </w:rPr>
        <w:t>ד לר</w:t>
      </w:r>
      <w:r w:rsidRPr="00217797">
        <w:rPr>
          <w:rStyle w:val="affff1"/>
          <w:spacing w:val="-4"/>
          <w:rtl/>
        </w:rPr>
        <w:t>"</w:t>
      </w:r>
      <w:r w:rsidRPr="00217797">
        <w:rPr>
          <w:rStyle w:val="affff1"/>
          <w:rFonts w:hint="cs"/>
          <w:spacing w:val="-4"/>
          <w:rtl/>
        </w:rPr>
        <w:t>ש</w:t>
      </w:r>
      <w:r w:rsidRPr="00217797">
        <w:rPr>
          <w:rFonts w:hint="cs"/>
          <w:spacing w:val="-4"/>
          <w:rtl/>
        </w:rPr>
        <w:t xml:space="preserve"> אפי' שני איסורים לא </w:t>
      </w:r>
      <w:r w:rsidRPr="00217797">
        <w:rPr>
          <w:spacing w:val="-4"/>
          <w:rtl/>
        </w:rPr>
        <w:t>מיצטרפי</w:t>
      </w:r>
    </w:p>
    <w:p w14:paraId="299C3456" w14:textId="77777777" w:rsidR="00217797" w:rsidRDefault="00910F84" w:rsidP="00217797">
      <w:pPr>
        <w:pStyle w:val="36"/>
        <w:framePr w:wrap="notBeside"/>
        <w:rPr>
          <w:rtl/>
        </w:rPr>
      </w:pPr>
      <w:r w:rsidRPr="00C35A2C">
        <w:rPr>
          <w:rtl/>
        </w:rPr>
        <w:t xml:space="preserve">דתנן: </w:t>
      </w:r>
    </w:p>
    <w:p w14:paraId="117B1BA4" w14:textId="4ABC01C1" w:rsidR="00910F84" w:rsidRPr="00C35A2C" w:rsidRDefault="00910F84" w:rsidP="00910F84">
      <w:pPr>
        <w:rPr>
          <w:rtl/>
        </w:rPr>
      </w:pPr>
      <w:r w:rsidRPr="00C35A2C">
        <w:rPr>
          <w:rtl/>
        </w:rPr>
        <w:t xml:space="preserve">הערלה וכלאי הכרם מצטרפין, </w:t>
      </w:r>
      <w:r w:rsidRPr="00217797">
        <w:rPr>
          <w:rStyle w:val="affff1"/>
          <w:rtl/>
        </w:rPr>
        <w:t>ר"ש אומר:</w:t>
      </w:r>
      <w:r w:rsidRPr="00C35A2C">
        <w:rPr>
          <w:rtl/>
        </w:rPr>
        <w:t xml:space="preserve"> אין מצטרפין.</w:t>
      </w:r>
    </w:p>
    <w:p w14:paraId="3AE01CF3" w14:textId="77777777" w:rsidR="00910F84" w:rsidRPr="00C35A2C" w:rsidRDefault="00910F84" w:rsidP="00910F84">
      <w:pPr>
        <w:rPr>
          <w:rtl/>
        </w:rPr>
      </w:pPr>
    </w:p>
    <w:p w14:paraId="42C35CDC" w14:textId="65E1BBBE" w:rsidR="00910F84" w:rsidRPr="00FE172E" w:rsidRDefault="00217797" w:rsidP="00805DC2">
      <w:pPr>
        <w:pStyle w:val="affff2"/>
        <w:rPr>
          <w:rtl/>
        </w:rPr>
      </w:pPr>
      <w:r>
        <w:rPr>
          <w:rFonts w:hint="cs"/>
          <w:rtl/>
        </w:rPr>
        <w:t>מעשה ב</w:t>
      </w:r>
      <w:r w:rsidR="00910F84" w:rsidRPr="00FE172E">
        <w:rPr>
          <w:rFonts w:hint="cs"/>
          <w:rtl/>
        </w:rPr>
        <w:t xml:space="preserve">עכבר שנפל לחבית שכר </w:t>
      </w:r>
      <w:r>
        <w:rPr>
          <w:rFonts w:hint="cs"/>
          <w:rtl/>
        </w:rPr>
        <w:t xml:space="preserve">- </w:t>
      </w:r>
      <w:r w:rsidR="00910F84" w:rsidRPr="00FE172E">
        <w:rPr>
          <w:rFonts w:hint="cs"/>
          <w:rtl/>
        </w:rPr>
        <w:t>ואסר רב לשכר</w:t>
      </w:r>
    </w:p>
    <w:p w14:paraId="2BEBA526" w14:textId="77777777" w:rsidR="00217797" w:rsidRDefault="00910F84" w:rsidP="00217797">
      <w:pPr>
        <w:pStyle w:val="36"/>
        <w:framePr w:wrap="notBeside"/>
        <w:rPr>
          <w:rtl/>
        </w:rPr>
      </w:pPr>
      <w:r w:rsidRPr="00C35A2C">
        <w:rPr>
          <w:rFonts w:hint="cs"/>
          <w:rtl/>
        </w:rPr>
        <w:t xml:space="preserve">ואמרו רבנן </w:t>
      </w:r>
    </w:p>
    <w:p w14:paraId="5BCE41CE" w14:textId="604ACDC0" w:rsidR="00910F84" w:rsidRPr="00C35A2C" w:rsidRDefault="00910F84" w:rsidP="00910F84">
      <w:pPr>
        <w:rPr>
          <w:rtl/>
        </w:rPr>
      </w:pPr>
      <w:r w:rsidRPr="00217797">
        <w:rPr>
          <w:rStyle w:val="affff1"/>
          <w:rFonts w:hint="cs"/>
          <w:rtl/>
        </w:rPr>
        <w:t>לפני ר</w:t>
      </w:r>
      <w:r w:rsidRPr="00217797">
        <w:rPr>
          <w:rStyle w:val="affff1"/>
          <w:rtl/>
        </w:rPr>
        <w:t>"</w:t>
      </w:r>
      <w:r w:rsidRPr="00217797">
        <w:rPr>
          <w:rStyle w:val="affff1"/>
          <w:rFonts w:hint="cs"/>
          <w:rtl/>
        </w:rPr>
        <w:t>ש</w:t>
      </w:r>
      <w:r w:rsidRPr="00C35A2C">
        <w:rPr>
          <w:rFonts w:hint="cs"/>
          <w:rtl/>
        </w:rPr>
        <w:t xml:space="preserve"> דס</w:t>
      </w:r>
      <w:r>
        <w:rPr>
          <w:rtl/>
        </w:rPr>
        <w:t>"</w:t>
      </w:r>
      <w:r w:rsidRPr="00C35A2C">
        <w:rPr>
          <w:rFonts w:hint="cs"/>
          <w:rtl/>
        </w:rPr>
        <w:t>ל דנ</w:t>
      </w:r>
      <w:r>
        <w:rPr>
          <w:rtl/>
        </w:rPr>
        <w:t>"</w:t>
      </w:r>
      <w:r w:rsidRPr="00C35A2C">
        <w:rPr>
          <w:rFonts w:hint="cs"/>
          <w:rtl/>
        </w:rPr>
        <w:t xml:space="preserve">ט לפגם אסור </w:t>
      </w:r>
      <w:r w:rsidRPr="00217797">
        <w:rPr>
          <w:rStyle w:val="affff1"/>
          <w:rFonts w:hint="cs"/>
          <w:rtl/>
        </w:rPr>
        <w:t>וא</w:t>
      </w:r>
      <w:r w:rsidRPr="00217797">
        <w:rPr>
          <w:rStyle w:val="affff1"/>
          <w:rtl/>
        </w:rPr>
        <w:t>"</w:t>
      </w:r>
      <w:r w:rsidRPr="00217797">
        <w:rPr>
          <w:rStyle w:val="affff1"/>
          <w:rFonts w:hint="cs"/>
          <w:rtl/>
        </w:rPr>
        <w:t>ל ר</w:t>
      </w:r>
      <w:r w:rsidRPr="00217797">
        <w:rPr>
          <w:rStyle w:val="affff1"/>
          <w:rtl/>
        </w:rPr>
        <w:t>"</w:t>
      </w:r>
      <w:r w:rsidRPr="00217797">
        <w:rPr>
          <w:rStyle w:val="affff1"/>
          <w:rFonts w:hint="cs"/>
          <w:rtl/>
        </w:rPr>
        <w:t>ש</w:t>
      </w:r>
      <w:r w:rsidRPr="00C35A2C">
        <w:rPr>
          <w:rFonts w:hint="cs"/>
          <w:rtl/>
        </w:rPr>
        <w:t xml:space="preserve"> דבעלמא ס'ל מותר </w:t>
      </w:r>
      <w:r w:rsidRPr="00217797">
        <w:rPr>
          <w:rStyle w:val="affff1"/>
          <w:rFonts w:hint="cs"/>
          <w:rtl/>
        </w:rPr>
        <w:t>והכא</w:t>
      </w:r>
      <w:r w:rsidRPr="00C35A2C">
        <w:rPr>
          <w:rFonts w:hint="cs"/>
          <w:rtl/>
        </w:rPr>
        <w:t xml:space="preserve"> חידוש הוא דאפי' דמימאס ובדילי אינשי </w:t>
      </w:r>
      <w:r>
        <w:rPr>
          <w:rFonts w:hint="cs"/>
          <w:rtl/>
        </w:rPr>
        <w:t>ממנו</w:t>
      </w:r>
      <w:r w:rsidRPr="00C35A2C">
        <w:rPr>
          <w:rFonts w:hint="cs"/>
          <w:rtl/>
        </w:rPr>
        <w:t xml:space="preserve"> אסר, </w:t>
      </w:r>
      <w:r w:rsidRPr="00C35A2C">
        <w:rPr>
          <w:rtl/>
        </w:rPr>
        <w:t>הלכך נט</w:t>
      </w:r>
      <w:r>
        <w:rPr>
          <w:rtl/>
        </w:rPr>
        <w:t>"</w:t>
      </w:r>
      <w:r w:rsidRPr="00C35A2C">
        <w:rPr>
          <w:rtl/>
        </w:rPr>
        <w:t xml:space="preserve">ל </w:t>
      </w:r>
      <w:r w:rsidR="00217797">
        <w:rPr>
          <w:rFonts w:hint="cs"/>
          <w:rtl/>
        </w:rPr>
        <w:t>גם</w:t>
      </w:r>
      <w:r w:rsidRPr="00C35A2C">
        <w:rPr>
          <w:rtl/>
        </w:rPr>
        <w:t xml:space="preserve"> אסור.</w:t>
      </w:r>
    </w:p>
    <w:p w14:paraId="50652214" w14:textId="77777777" w:rsidR="00217797" w:rsidRDefault="00910F84" w:rsidP="00217797">
      <w:pPr>
        <w:pStyle w:val="36"/>
        <w:framePr w:wrap="notBeside"/>
        <w:rPr>
          <w:rtl/>
        </w:rPr>
      </w:pPr>
      <w:r w:rsidRPr="00C35A2C">
        <w:rPr>
          <w:rtl/>
        </w:rPr>
        <w:t>א</w:t>
      </w:r>
      <w:r>
        <w:rPr>
          <w:rtl/>
        </w:rPr>
        <w:t>"</w:t>
      </w:r>
      <w:r w:rsidRPr="00C35A2C">
        <w:rPr>
          <w:rFonts w:hint="cs"/>
          <w:rtl/>
        </w:rPr>
        <w:t>ל רבנן לר</w:t>
      </w:r>
      <w:r>
        <w:rPr>
          <w:rtl/>
        </w:rPr>
        <w:t>"</w:t>
      </w:r>
      <w:r w:rsidRPr="00C35A2C">
        <w:rPr>
          <w:rFonts w:hint="cs"/>
          <w:rtl/>
        </w:rPr>
        <w:t>ש</w:t>
      </w:r>
      <w:r w:rsidRPr="00C35A2C">
        <w:rPr>
          <w:rtl/>
        </w:rPr>
        <w:t>:</w:t>
      </w:r>
    </w:p>
    <w:p w14:paraId="12BF6C88" w14:textId="67BF73E3" w:rsidR="00910F84" w:rsidRPr="00C35A2C" w:rsidRDefault="00910F84" w:rsidP="00910F84">
      <w:pPr>
        <w:rPr>
          <w:rtl/>
        </w:rPr>
      </w:pPr>
      <w:r w:rsidRPr="00C35A2C">
        <w:rPr>
          <w:rtl/>
        </w:rPr>
        <w:t xml:space="preserve">אלא מעתה ליטמא לח ויבש </w:t>
      </w:r>
      <w:r w:rsidRPr="00217797">
        <w:rPr>
          <w:rStyle w:val="affff1"/>
          <w:rtl/>
        </w:rPr>
        <w:t>אלמה תנן:</w:t>
      </w:r>
      <w:r w:rsidRPr="00C35A2C">
        <w:rPr>
          <w:rtl/>
        </w:rPr>
        <w:t xml:space="preserve"> מטמאין לחים ואין מטמאין יבשים! </w:t>
      </w:r>
    </w:p>
    <w:p w14:paraId="767BD317" w14:textId="77777777" w:rsidR="00217797" w:rsidRDefault="00910F84" w:rsidP="00217797">
      <w:pPr>
        <w:pStyle w:val="36"/>
        <w:framePr w:wrap="notBeside"/>
        <w:rPr>
          <w:rtl/>
        </w:rPr>
      </w:pPr>
      <w:r w:rsidRPr="00C35A2C">
        <w:rPr>
          <w:rFonts w:hint="cs"/>
          <w:rtl/>
        </w:rPr>
        <w:t xml:space="preserve">ודחאם </w:t>
      </w:r>
    </w:p>
    <w:p w14:paraId="54B35813" w14:textId="0CD22FAE" w:rsidR="00910F84" w:rsidRPr="00C35A2C" w:rsidRDefault="00910F84" w:rsidP="00910F84">
      <w:pPr>
        <w:rPr>
          <w:rtl/>
        </w:rPr>
      </w:pPr>
      <w:r w:rsidRPr="00DE0EC7">
        <w:rPr>
          <w:rStyle w:val="affff1"/>
          <w:rtl/>
        </w:rPr>
        <w:t>ולטעמיך,</w:t>
      </w:r>
      <w:r w:rsidRPr="00C35A2C">
        <w:rPr>
          <w:rtl/>
        </w:rPr>
        <w:t xml:space="preserve"> שכבת זרע תטמא לח ויבש, </w:t>
      </w:r>
      <w:r w:rsidRPr="00217797">
        <w:rPr>
          <w:rStyle w:val="affff1"/>
          <w:rtl/>
        </w:rPr>
        <w:t>אלמה תנן:</w:t>
      </w:r>
      <w:r w:rsidRPr="00C35A2C">
        <w:rPr>
          <w:rtl/>
        </w:rPr>
        <w:t xml:space="preserve"> מטמאין לחין ואין מטמאין יבשין! </w:t>
      </w:r>
    </w:p>
    <w:p w14:paraId="3B4BD733" w14:textId="77777777" w:rsidR="00217797" w:rsidRDefault="00910F84" w:rsidP="00217797">
      <w:pPr>
        <w:pStyle w:val="36"/>
        <w:framePr w:wrap="notBeside"/>
        <w:rPr>
          <w:rtl/>
        </w:rPr>
      </w:pPr>
      <w:r>
        <w:rPr>
          <w:rtl/>
        </w:rPr>
        <w:t xml:space="preserve">- </w:t>
      </w:r>
      <w:r w:rsidRPr="00C35A2C">
        <w:rPr>
          <w:rtl/>
        </w:rPr>
        <w:t xml:space="preserve">אלא </w:t>
      </w:r>
      <w:r w:rsidRPr="00C35A2C">
        <w:rPr>
          <w:rFonts w:hint="cs"/>
          <w:rtl/>
        </w:rPr>
        <w:t xml:space="preserve">בהכרח </w:t>
      </w:r>
    </w:p>
    <w:p w14:paraId="7F46B35B" w14:textId="1CF698AD" w:rsidR="00910F84" w:rsidRPr="00C35A2C" w:rsidRDefault="00910F84" w:rsidP="00217797">
      <w:pPr>
        <w:rPr>
          <w:rtl/>
        </w:rPr>
      </w:pPr>
      <w:r w:rsidRPr="00FF1C37">
        <w:rPr>
          <w:rStyle w:val="afffd"/>
          <w:rFonts w:hint="cs"/>
          <w:rtl/>
        </w:rPr>
        <w:t>ד'ש</w:t>
      </w:r>
      <w:r w:rsidRPr="00FF1C37">
        <w:rPr>
          <w:rStyle w:val="afffd"/>
          <w:rtl/>
        </w:rPr>
        <w:t>כבת זרע</w:t>
      </w:r>
      <w:r w:rsidRPr="00FF1C37">
        <w:rPr>
          <w:rStyle w:val="afffd"/>
          <w:rFonts w:hint="cs"/>
          <w:rtl/>
        </w:rPr>
        <w:t>'</w:t>
      </w:r>
      <w:r w:rsidRPr="00FF1C37">
        <w:rPr>
          <w:rStyle w:val="afffd"/>
          <w:rtl/>
        </w:rPr>
        <w:t xml:space="preserve"> </w:t>
      </w:r>
      <w:r w:rsidRPr="00C35A2C">
        <w:rPr>
          <w:rtl/>
        </w:rPr>
        <w:t>- בראויה להזריע, ה</w:t>
      </w:r>
      <w:r>
        <w:rPr>
          <w:rtl/>
        </w:rPr>
        <w:t>"</w:t>
      </w:r>
      <w:r w:rsidRPr="00C35A2C">
        <w:rPr>
          <w:rtl/>
        </w:rPr>
        <w:t>נ</w:t>
      </w:r>
      <w:r w:rsidRPr="00FF1C37">
        <w:rPr>
          <w:rStyle w:val="afffd"/>
          <w:rtl/>
        </w:rPr>
        <w:t xml:space="preserve"> </w:t>
      </w:r>
      <w:r w:rsidRPr="00FF1C37">
        <w:rPr>
          <w:rStyle w:val="afffd"/>
          <w:rFonts w:hint="cs"/>
          <w:rtl/>
        </w:rPr>
        <w:t>'</w:t>
      </w:r>
      <w:r w:rsidRPr="00FF1C37">
        <w:rPr>
          <w:rStyle w:val="afffd"/>
          <w:rtl/>
        </w:rPr>
        <w:t>במותם</w:t>
      </w:r>
      <w:r w:rsidRPr="00FF1C37">
        <w:rPr>
          <w:rStyle w:val="afffd"/>
          <w:rFonts w:hint="cs"/>
          <w:rtl/>
        </w:rPr>
        <w:t>'</w:t>
      </w:r>
      <w:r w:rsidRPr="00FF1C37">
        <w:rPr>
          <w:rStyle w:val="afffd"/>
          <w:rtl/>
        </w:rPr>
        <w:t>-</w:t>
      </w:r>
      <w:r w:rsidRPr="00C35A2C">
        <w:rPr>
          <w:rtl/>
        </w:rPr>
        <w:t xml:space="preserve"> כעין מותם.</w:t>
      </w:r>
    </w:p>
    <w:p w14:paraId="7CF1D2AE" w14:textId="62330F21" w:rsidR="00217797" w:rsidRDefault="00910F84" w:rsidP="00217797">
      <w:pPr>
        <w:pStyle w:val="36"/>
        <w:framePr w:wrap="notBeside"/>
        <w:rPr>
          <w:rtl/>
        </w:rPr>
      </w:pPr>
      <w:r w:rsidRPr="00C35A2C">
        <w:rPr>
          <w:rFonts w:hint="cs"/>
          <w:rtl/>
        </w:rPr>
        <w:t xml:space="preserve">ואין להקשות </w:t>
      </w:r>
    </w:p>
    <w:p w14:paraId="565B9DD2" w14:textId="6A3E8E9B" w:rsidR="00910F84" w:rsidRPr="00C35A2C" w:rsidRDefault="00910F84" w:rsidP="00910F84">
      <w:pPr>
        <w:rPr>
          <w:rtl/>
        </w:rPr>
      </w:pPr>
      <w:r w:rsidRPr="00C35A2C">
        <w:rPr>
          <w:rFonts w:hint="cs"/>
          <w:rtl/>
        </w:rPr>
        <w:t>דאינו מאוס שהרי עולה על שולחן מלכים דה</w:t>
      </w:r>
      <w:r>
        <w:rPr>
          <w:rtl/>
        </w:rPr>
        <w:t>"</w:t>
      </w:r>
      <w:r w:rsidRPr="00C35A2C">
        <w:rPr>
          <w:rFonts w:hint="cs"/>
          <w:rtl/>
        </w:rPr>
        <w:t>מ בעכבר השדה אבל עכבר העיר[מאוס]</w:t>
      </w:r>
      <w:r w:rsidRPr="00C35A2C">
        <w:rPr>
          <w:rtl/>
        </w:rPr>
        <w:t>.</w:t>
      </w:r>
    </w:p>
    <w:p w14:paraId="4D6887AC" w14:textId="77777777" w:rsidR="00217797" w:rsidRDefault="00910F84" w:rsidP="00217797">
      <w:pPr>
        <w:pStyle w:val="36"/>
        <w:framePr w:wrap="notBeside"/>
        <w:rPr>
          <w:b/>
          <w:bCs/>
          <w:rtl/>
        </w:rPr>
      </w:pPr>
      <w:r w:rsidRPr="00C35A2C">
        <w:rPr>
          <w:rFonts w:ascii="FontbitDavid" w:hAnsi="FontbitDavid"/>
          <w:sz w:val="32"/>
          <w:rtl/>
        </w:rPr>
        <w:t>•</w:t>
      </w:r>
      <w:r w:rsidRPr="00C35A2C">
        <w:rPr>
          <w:rFonts w:hint="cs"/>
          <w:rtl/>
        </w:rPr>
        <w:t xml:space="preserve"> </w:t>
      </w:r>
      <w:r w:rsidRPr="00C35A2C">
        <w:rPr>
          <w:rtl/>
        </w:rPr>
        <w:t xml:space="preserve">רבא, </w:t>
      </w:r>
    </w:p>
    <w:p w14:paraId="1609EA80" w14:textId="77777777" w:rsidR="00DE0EC7" w:rsidRDefault="00910F84" w:rsidP="00217797">
      <w:pPr>
        <w:rPr>
          <w:rtl/>
        </w:rPr>
      </w:pPr>
      <w:r w:rsidRPr="00280F6D">
        <w:rPr>
          <w:b/>
          <w:bCs/>
          <w:rtl/>
        </w:rPr>
        <w:t>הלכתא</w:t>
      </w:r>
      <w:r w:rsidRPr="00C35A2C">
        <w:rPr>
          <w:rtl/>
        </w:rPr>
        <w:t>: נ</w:t>
      </w:r>
      <w:r>
        <w:rPr>
          <w:rtl/>
        </w:rPr>
        <w:t>"</w:t>
      </w:r>
      <w:r w:rsidRPr="00C35A2C">
        <w:rPr>
          <w:rFonts w:hint="cs"/>
          <w:rtl/>
        </w:rPr>
        <w:t xml:space="preserve">ט </w:t>
      </w:r>
      <w:r w:rsidRPr="00C35A2C">
        <w:rPr>
          <w:rtl/>
        </w:rPr>
        <w:t>לפגם - מותר ועכבר</w:t>
      </w:r>
      <w:r w:rsidRPr="00C35A2C">
        <w:rPr>
          <w:rFonts w:hint="cs"/>
          <w:rtl/>
        </w:rPr>
        <w:t xml:space="preserve"> בשכר אסור</w:t>
      </w:r>
      <w:r w:rsidR="00DE0EC7">
        <w:rPr>
          <w:rFonts w:hint="cs"/>
          <w:rtl/>
        </w:rPr>
        <w:t>.</w:t>
      </w:r>
      <w:r w:rsidRPr="00C35A2C">
        <w:rPr>
          <w:rFonts w:hint="cs"/>
          <w:rtl/>
        </w:rPr>
        <w:t xml:space="preserve"> </w:t>
      </w:r>
    </w:p>
    <w:p w14:paraId="4D40C6B7" w14:textId="77777777" w:rsidR="00DE0EC7" w:rsidRDefault="00DE0EC7" w:rsidP="00DE0EC7">
      <w:pPr>
        <w:pStyle w:val="36"/>
        <w:framePr w:wrap="notBeside"/>
        <w:rPr>
          <w:rtl/>
        </w:rPr>
      </w:pPr>
      <w:r>
        <w:rPr>
          <w:rFonts w:hint="cs"/>
          <w:rtl/>
        </w:rPr>
        <w:t>ואיני יודע</w:t>
      </w:r>
    </w:p>
    <w:p w14:paraId="1F8AD7BD" w14:textId="75E1621F" w:rsidR="00217797" w:rsidRDefault="00910F84" w:rsidP="00217797">
      <w:pPr>
        <w:rPr>
          <w:rtl/>
        </w:rPr>
      </w:pPr>
      <w:r w:rsidRPr="00C35A2C">
        <w:rPr>
          <w:rFonts w:hint="cs"/>
          <w:rtl/>
        </w:rPr>
        <w:t>אי מצד דס</w:t>
      </w:r>
      <w:r>
        <w:rPr>
          <w:rtl/>
        </w:rPr>
        <w:t>"</w:t>
      </w:r>
      <w:r w:rsidRPr="00C35A2C">
        <w:rPr>
          <w:rFonts w:hint="cs"/>
          <w:rtl/>
        </w:rPr>
        <w:t>ל נ</w:t>
      </w:r>
      <w:r>
        <w:rPr>
          <w:rtl/>
        </w:rPr>
        <w:t>"</w:t>
      </w:r>
      <w:r w:rsidRPr="00C35A2C">
        <w:rPr>
          <w:rFonts w:hint="cs"/>
          <w:rtl/>
        </w:rPr>
        <w:t xml:space="preserve">ט לפגם אסור, </w:t>
      </w:r>
      <w:r w:rsidR="00DE0EC7">
        <w:rPr>
          <w:rFonts w:hint="cs"/>
          <w:rtl/>
        </w:rPr>
        <w:t xml:space="preserve">ואין הלכה </w:t>
      </w:r>
      <w:r w:rsidRPr="00C35A2C">
        <w:rPr>
          <w:rFonts w:hint="cs"/>
          <w:rtl/>
        </w:rPr>
        <w:t>כן</w:t>
      </w:r>
      <w:r w:rsidR="00217797">
        <w:rPr>
          <w:rFonts w:hint="cs"/>
          <w:rtl/>
        </w:rPr>
        <w:t xml:space="preserve">, </w:t>
      </w:r>
    </w:p>
    <w:p w14:paraId="25D7E880" w14:textId="75AA40F4" w:rsidR="00910F84" w:rsidRPr="00C35A2C" w:rsidRDefault="00910F84" w:rsidP="00217797">
      <w:pPr>
        <w:rPr>
          <w:rtl/>
        </w:rPr>
      </w:pPr>
      <w:r w:rsidRPr="00C35A2C">
        <w:rPr>
          <w:rFonts w:hint="cs"/>
          <w:rtl/>
        </w:rPr>
        <w:t>או דס</w:t>
      </w:r>
      <w:r>
        <w:rPr>
          <w:rtl/>
        </w:rPr>
        <w:t>"</w:t>
      </w:r>
      <w:r w:rsidRPr="00C35A2C">
        <w:rPr>
          <w:rFonts w:hint="cs"/>
          <w:rtl/>
        </w:rPr>
        <w:t>ל נ</w:t>
      </w:r>
      <w:r>
        <w:rPr>
          <w:rtl/>
        </w:rPr>
        <w:t>"</w:t>
      </w:r>
      <w:r w:rsidRPr="00C35A2C">
        <w:rPr>
          <w:rFonts w:hint="cs"/>
          <w:rtl/>
        </w:rPr>
        <w:t xml:space="preserve">ט לפגם מותר ועכבר בשכר משביח </w:t>
      </w:r>
    </w:p>
    <w:p w14:paraId="66FF4F23" w14:textId="77777777" w:rsidR="00910F84" w:rsidRDefault="00910F84" w:rsidP="00910F84">
      <w:pPr>
        <w:pStyle w:val="aff6"/>
        <w:framePr w:wrap="around"/>
        <w:rPr>
          <w:rtl/>
        </w:rPr>
      </w:pPr>
      <w:r w:rsidRPr="00C35A2C">
        <w:rPr>
          <w:rFonts w:hint="cs"/>
          <w:rtl/>
        </w:rPr>
        <w:t>סט.</w:t>
      </w:r>
    </w:p>
    <w:p w14:paraId="43DE89A9" w14:textId="77777777" w:rsidR="00C92767" w:rsidRDefault="00C92767" w:rsidP="00910F84">
      <w:pPr>
        <w:rPr>
          <w:rtl/>
        </w:rPr>
      </w:pPr>
    </w:p>
    <w:p w14:paraId="6FD1BF85" w14:textId="77777777" w:rsidR="00C92767" w:rsidRDefault="00C92767">
      <w:pPr>
        <w:bidi w:val="0"/>
        <w:spacing w:after="160" w:line="259" w:lineRule="auto"/>
        <w:jc w:val="left"/>
      </w:pPr>
      <w:r>
        <w:rPr>
          <w:rtl/>
        </w:rPr>
        <w:br w:type="page"/>
      </w:r>
    </w:p>
    <w:p w14:paraId="6B8BED58" w14:textId="6216FC81" w:rsidR="00910F84" w:rsidRPr="00C35A2C" w:rsidRDefault="00910F84" w:rsidP="00910F84">
      <w:pPr>
        <w:rPr>
          <w:rtl/>
        </w:rPr>
      </w:pPr>
      <w:r>
        <w:rPr>
          <w:rtl/>
        </w:rPr>
        <w:lastRenderedPageBreak/>
        <w:t xml:space="preserve">• </w:t>
      </w:r>
      <w:r w:rsidRPr="00FF3D4F">
        <w:rPr>
          <w:b/>
          <w:bCs/>
          <w:rtl/>
        </w:rPr>
        <w:t>איבעי</w:t>
      </w:r>
      <w:r w:rsidR="00217797">
        <w:rPr>
          <w:rFonts w:hint="cs"/>
          <w:b/>
          <w:bCs/>
          <w:rtl/>
        </w:rPr>
        <w:t>+</w:t>
      </w:r>
      <w:r w:rsidRPr="00FF3D4F">
        <w:rPr>
          <w:b/>
          <w:bCs/>
          <w:rtl/>
        </w:rPr>
        <w:t>א להו</w:t>
      </w:r>
      <w:r w:rsidRPr="00C35A2C">
        <w:rPr>
          <w:rtl/>
        </w:rPr>
        <w:t xml:space="preserve">: </w:t>
      </w:r>
      <w:r w:rsidRPr="00C35A2C">
        <w:rPr>
          <w:rFonts w:hint="cs"/>
          <w:rtl/>
        </w:rPr>
        <w:t xml:space="preserve">- נפל לחומץ מהו </w:t>
      </w:r>
      <w:r w:rsidRPr="00C35A2C">
        <w:rPr>
          <w:rtl/>
        </w:rPr>
        <w:t>א</w:t>
      </w:r>
      <w:r>
        <w:rPr>
          <w:rtl/>
        </w:rPr>
        <w:t>"</w:t>
      </w:r>
      <w:r w:rsidRPr="00C35A2C">
        <w:rPr>
          <w:rtl/>
        </w:rPr>
        <w:t xml:space="preserve">ל רב הילל לרב אשי: </w:t>
      </w:r>
      <w:r>
        <w:rPr>
          <w:rFonts w:hint="cs"/>
          <w:rtl/>
        </w:rPr>
        <w:t xml:space="preserve">מעשה היה אצל </w:t>
      </w:r>
      <w:r>
        <w:rPr>
          <w:rStyle w:val="affff1"/>
          <w:rFonts w:hint="cs"/>
          <w:rtl/>
          <w:rPrChange w:id="10664" w:author="מנוע אמוראים" w:date="2026-10-05T16:41:56Z">
            <w:rPr>
              <w:rFonts w:hint="cs"/>
              <w:rtl/>
            </w:rPr>
          </w:rPrChange>
        </w:rPr>
        <w:t xml:space="preserve">ר</w:t>
      </w:r>
      <w:r>
        <w:rPr>
          <w:rStyle w:val="affff1"/>
          <w:rtl/>
          <w:rPrChange w:id="10665" w:author="מנוע אמוראים" w:date="2026-10-05T16:41:56Z">
            <w:rPr>
              <w:rtl/>
            </w:rPr>
          </w:rPrChange>
        </w:rPr>
        <w:t xml:space="preserve">"</w:t>
      </w:r>
      <w:r>
        <w:rPr>
          <w:rStyle w:val="affff1"/>
          <w:rFonts w:hint="cs"/>
          <w:rtl/>
          <w:rPrChange w:id="10666" w:author="מנוע אמוראים" w:date="2026-10-05T16:41:56Z">
            <w:rPr>
              <w:rFonts w:hint="cs"/>
              <w:rtl/>
            </w:rPr>
          </w:rPrChange>
        </w:rPr>
        <w:t xml:space="preserve">כ</w:t>
      </w:r>
      <w:r>
        <w:rPr>
          <w:rFonts w:hint="cs"/>
          <w:rtl/>
        </w:rPr>
        <w:t xml:space="preserve"> ואסר </w:t>
      </w:r>
    </w:p>
    <w:p w14:paraId="721D3DEE" w14:textId="77777777" w:rsidR="00910F84" w:rsidRPr="00C35A2C" w:rsidRDefault="00910F84" w:rsidP="00910F84">
      <w:pPr>
        <w:rPr>
          <w:rtl/>
        </w:rPr>
      </w:pPr>
      <w:r w:rsidRPr="00C35A2C">
        <w:rPr>
          <w:rtl/>
        </w:rPr>
        <w:t>א</w:t>
      </w:r>
      <w:r>
        <w:rPr>
          <w:rtl/>
        </w:rPr>
        <w:t>"</w:t>
      </w:r>
      <w:r w:rsidRPr="00C35A2C">
        <w:rPr>
          <w:rtl/>
        </w:rPr>
        <w:t xml:space="preserve">ל: </w:t>
      </w:r>
      <w:r w:rsidRPr="00C35A2C">
        <w:rPr>
          <w:rFonts w:hint="cs"/>
          <w:rtl/>
        </w:rPr>
        <w:t>שם נחתך לחתיכות קטנות וחיישי' שיבלע חתיכה ואיסור בכעדשה</w:t>
      </w:r>
      <w:r w:rsidRPr="00C35A2C">
        <w:rPr>
          <w:rtl/>
        </w:rPr>
        <w:t>.</w:t>
      </w:r>
    </w:p>
    <w:p w14:paraId="0B8AC154" w14:textId="77777777" w:rsidR="00051284" w:rsidRDefault="00910F84" w:rsidP="00051284">
      <w:pPr>
        <w:pStyle w:val="36"/>
        <w:framePr w:wrap="notBeside"/>
        <w:rPr>
          <w:rtl/>
        </w:rPr>
      </w:pPr>
      <w:r w:rsidRPr="00C35A2C">
        <w:rPr>
          <w:rFonts w:ascii="FontbitDavid" w:hAnsi="FontbitDavid"/>
          <w:sz w:val="32"/>
          <w:rtl/>
        </w:rPr>
        <w:t>•</w:t>
      </w:r>
      <w:r w:rsidRPr="00C35A2C">
        <w:rPr>
          <w:rFonts w:hint="cs"/>
          <w:rtl/>
        </w:rPr>
        <w:t xml:space="preserve"> </w:t>
      </w:r>
      <w:r w:rsidRPr="00C35A2C">
        <w:rPr>
          <w:rtl/>
        </w:rPr>
        <w:t>רבינא סבר</w:t>
      </w:r>
    </w:p>
    <w:p w14:paraId="66DDC221" w14:textId="0DB24842" w:rsidR="00910F84" w:rsidRPr="00C35A2C" w:rsidRDefault="00910F84" w:rsidP="00051284">
      <w:pPr>
        <w:rPr>
          <w:rtl/>
        </w:rPr>
      </w:pPr>
      <w:r w:rsidRPr="00C35A2C">
        <w:rPr>
          <w:rtl/>
        </w:rPr>
        <w:t xml:space="preserve"> לשע</w:t>
      </w:r>
      <w:r w:rsidRPr="00C35A2C">
        <w:rPr>
          <w:rFonts w:hint="cs"/>
          <w:rtl/>
        </w:rPr>
        <w:t>ר במאה ואחד,  ד</w:t>
      </w:r>
      <w:r w:rsidRPr="00C35A2C">
        <w:rPr>
          <w:rtl/>
        </w:rPr>
        <w:t xml:space="preserve">לא גרע מתרומה, דתרומה עולה באחד ומאה; </w:t>
      </w:r>
    </w:p>
    <w:p w14:paraId="2A5D61DE" w14:textId="77777777" w:rsidR="00051284" w:rsidRDefault="00910F84" w:rsidP="00051284">
      <w:pPr>
        <w:pStyle w:val="36"/>
        <w:framePr w:wrap="notBeside"/>
        <w:rPr>
          <w:rtl/>
        </w:rPr>
      </w:pPr>
      <w:r>
        <w:rPr>
          <w:rtl/>
        </w:rPr>
        <w:t xml:space="preserve">- </w:t>
      </w:r>
      <w:r w:rsidRPr="00C35A2C">
        <w:rPr>
          <w:rFonts w:hint="cs"/>
          <w:rtl/>
        </w:rPr>
        <w:t>ודחאו רתב</w:t>
      </w:r>
      <w:r>
        <w:rPr>
          <w:rtl/>
        </w:rPr>
        <w:t>"</w:t>
      </w:r>
      <w:r w:rsidRPr="00C35A2C">
        <w:rPr>
          <w:rFonts w:hint="cs"/>
          <w:rtl/>
        </w:rPr>
        <w:t>ג</w:t>
      </w:r>
      <w:r w:rsidRPr="00C35A2C">
        <w:rPr>
          <w:rtl/>
        </w:rPr>
        <w:t>:</w:t>
      </w:r>
    </w:p>
    <w:p w14:paraId="646D50C4" w14:textId="2B0CEFEF" w:rsidR="00910F84" w:rsidRPr="00C35A2C" w:rsidRDefault="00910F84" w:rsidP="00051284">
      <w:pPr>
        <w:rPr>
          <w:rtl/>
        </w:rPr>
      </w:pPr>
      <w:r w:rsidRPr="00C35A2C">
        <w:rPr>
          <w:rtl/>
        </w:rPr>
        <w:t xml:space="preserve"> </w:t>
      </w:r>
      <w:r w:rsidRPr="00C35A2C">
        <w:rPr>
          <w:rFonts w:hint="cs"/>
          <w:rtl/>
        </w:rPr>
        <w:t xml:space="preserve">שמא </w:t>
      </w:r>
      <w:r w:rsidRPr="00C35A2C">
        <w:rPr>
          <w:rtl/>
        </w:rPr>
        <w:t>כתבלין של תרומה בקדירה דמי, דלא בט</w:t>
      </w:r>
      <w:r w:rsidRPr="00C35A2C">
        <w:rPr>
          <w:rFonts w:hint="cs"/>
          <w:rtl/>
        </w:rPr>
        <w:t xml:space="preserve">ל טעמו </w:t>
      </w:r>
      <w:r w:rsidRPr="00C35A2C">
        <w:rPr>
          <w:rtl/>
        </w:rPr>
        <w:t>.</w:t>
      </w:r>
    </w:p>
    <w:p w14:paraId="7DE34D84" w14:textId="77777777" w:rsidR="00051284" w:rsidRDefault="00910F84" w:rsidP="00051284">
      <w:pPr>
        <w:pStyle w:val="36"/>
        <w:framePr w:wrap="notBeside"/>
        <w:rPr>
          <w:rtl/>
        </w:rPr>
      </w:pPr>
      <w:r w:rsidRPr="00C35A2C">
        <w:rPr>
          <w:rtl/>
        </w:rPr>
        <w:t xml:space="preserve">רב אחאי </w:t>
      </w:r>
    </w:p>
    <w:p w14:paraId="50C054CE" w14:textId="21D4DB07" w:rsidR="00910F84" w:rsidRPr="00C35A2C" w:rsidRDefault="00910F84" w:rsidP="00051284">
      <w:pPr>
        <w:rPr>
          <w:rtl/>
        </w:rPr>
      </w:pPr>
      <w:r w:rsidRPr="00C35A2C">
        <w:rPr>
          <w:rtl/>
        </w:rPr>
        <w:t xml:space="preserve">שיער </w:t>
      </w:r>
      <w:r w:rsidRPr="00C35A2C">
        <w:rPr>
          <w:rFonts w:hint="cs"/>
          <w:rtl/>
        </w:rPr>
        <w:t>בחומץ בחמישים.</w:t>
      </w:r>
    </w:p>
    <w:p w14:paraId="6FD1D7C2" w14:textId="77777777" w:rsidR="00051284" w:rsidRDefault="00910F84" w:rsidP="00051284">
      <w:pPr>
        <w:pStyle w:val="36"/>
        <w:framePr w:wrap="notBeside"/>
        <w:rPr>
          <w:rtl/>
        </w:rPr>
      </w:pPr>
      <w:r w:rsidRPr="00C35A2C">
        <w:rPr>
          <w:rFonts w:hint="cs"/>
          <w:rtl/>
        </w:rPr>
        <w:t>ורשבדר</w:t>
      </w:r>
      <w:r>
        <w:rPr>
          <w:rtl/>
        </w:rPr>
        <w:t>"</w:t>
      </w:r>
      <w:r w:rsidRPr="00C35A2C">
        <w:rPr>
          <w:rFonts w:hint="cs"/>
          <w:rtl/>
        </w:rPr>
        <w:t>א</w:t>
      </w:r>
    </w:p>
    <w:p w14:paraId="7D82485C" w14:textId="35F0BEBB" w:rsidR="00910F84" w:rsidRPr="00C35A2C" w:rsidRDefault="00910F84" w:rsidP="00051284">
      <w:pPr>
        <w:rPr>
          <w:rtl/>
        </w:rPr>
      </w:pPr>
      <w:r w:rsidRPr="00C35A2C">
        <w:rPr>
          <w:rFonts w:hint="cs"/>
          <w:rtl/>
        </w:rPr>
        <w:t xml:space="preserve"> שיער בשכר בשישים</w:t>
      </w:r>
      <w:r w:rsidRPr="00C35A2C">
        <w:rPr>
          <w:rtl/>
        </w:rPr>
        <w:t>.</w:t>
      </w:r>
    </w:p>
    <w:p w14:paraId="636878A0" w14:textId="77777777" w:rsidR="00051284" w:rsidRDefault="00910F84" w:rsidP="00051284">
      <w:pPr>
        <w:pStyle w:val="36"/>
        <w:framePr w:wrap="notBeside"/>
        <w:rPr>
          <w:rtl/>
        </w:rPr>
      </w:pPr>
      <w:r w:rsidRPr="00C35A2C">
        <w:rPr>
          <w:rtl/>
        </w:rPr>
        <w:t>ו</w:t>
      </w:r>
      <w:r w:rsidRPr="00280F6D">
        <w:rPr>
          <w:rtl/>
        </w:rPr>
        <w:t>הלכתא</w:t>
      </w:r>
      <w:r w:rsidRPr="00C35A2C">
        <w:rPr>
          <w:rtl/>
        </w:rPr>
        <w:t xml:space="preserve">: </w:t>
      </w:r>
    </w:p>
    <w:p w14:paraId="0A1EF659" w14:textId="736777B6" w:rsidR="00910F84" w:rsidRPr="00C35A2C" w:rsidRDefault="00910F84" w:rsidP="00051284">
      <w:pPr>
        <w:rPr>
          <w:rtl/>
        </w:rPr>
      </w:pPr>
      <w:r w:rsidRPr="00C35A2C">
        <w:rPr>
          <w:rtl/>
        </w:rPr>
        <w:t>אידי ואידי בשי</w:t>
      </w:r>
      <w:r w:rsidRPr="00C35A2C">
        <w:rPr>
          <w:rFonts w:hint="cs"/>
          <w:rtl/>
        </w:rPr>
        <w:t>שים</w:t>
      </w:r>
      <w:r w:rsidRPr="00C35A2C">
        <w:rPr>
          <w:rtl/>
        </w:rPr>
        <w:t>, וכן כל איסורין שבתורה.</w:t>
      </w:r>
    </w:p>
    <w:p w14:paraId="60DD70CC" w14:textId="77777777" w:rsidR="00910F84" w:rsidRPr="00C35A2C" w:rsidRDefault="00910F84" w:rsidP="00910F84">
      <w:pPr>
        <w:pStyle w:val="afffe"/>
        <w:rPr>
          <w:rtl/>
        </w:rPr>
      </w:pPr>
      <w:r w:rsidRPr="00A06291">
        <w:rPr>
          <w:rtl/>
        </w:rPr>
        <w:t>׻</w:t>
      </w:r>
      <w:r w:rsidRPr="00C35A2C">
        <w:rPr>
          <w:rtl/>
        </w:rPr>
        <w:t xml:space="preserve"> </w:t>
      </w:r>
    </w:p>
    <w:p w14:paraId="59247E04" w14:textId="77777777" w:rsidR="00051284" w:rsidRDefault="00051284">
      <w:pPr>
        <w:bidi w:val="0"/>
        <w:spacing w:after="160" w:line="259" w:lineRule="auto"/>
        <w:jc w:val="left"/>
        <w:rPr>
          <w:rFonts w:cs="BA Vilna Bold"/>
          <w:spacing w:val="4"/>
          <w:rtl/>
        </w:rPr>
      </w:pPr>
      <w:r>
        <w:rPr>
          <w:rtl/>
        </w:rPr>
        <w:br w:type="page"/>
      </w:r>
    </w:p>
    <w:p w14:paraId="2A3D325B" w14:textId="0D3C30B0" w:rsidR="00910F84" w:rsidRPr="00C35A2C" w:rsidRDefault="00910F84" w:rsidP="00E40749">
      <w:pPr>
        <w:pStyle w:val="affff4"/>
        <w:framePr w:wrap="around"/>
        <w:rPr>
          <w:rtl/>
        </w:rPr>
      </w:pPr>
      <w:del w:id="20124" w:author="קלוד" w:date="2026-10-06T10:07:24Z">
        <w:r>
          <w:rPr>
            <w:rtl/>
          </w:rPr>
          <w:delText xml:space="preserve">מתני'.</w:delText>
        </w:r>
      </w:del>
      <w:ins w:id="20125" w:author="קלוד" w:date="2026-10-06T10:07:24Z">
        <w:r>
          <w:rPr>
            <w:rtl/>
          </w:rPr>
          <w:t xml:space="preserve">משנה ג</w:t>
        </w:r>
      </w:ins>
    </w:p>
    <w:p w14:paraId="7340EBCE" w14:textId="2C4FA14E" w:rsidR="00E40749" w:rsidRDefault="00E40749" w:rsidP="00910F84">
      <w:pPr>
        <w:pStyle w:val="affb"/>
        <w:rPr>
          <w:rtl/>
        </w:rPr>
      </w:pPr>
      <w:ins w:id="9918" w:author="מספור קטעי משנה" w:date="2026-10-06T06:44:54Z">
        <w:r>
          <w:rPr>
            <w:rStyle w:val="MisparKeta"/>
          </w:rPr>
          <w:t xml:space="preserve">א. </w:t>
        </w:r>
      </w:ins>
      <w:r w:rsidRPr="00E40749">
        <w:rPr>
          <w:rStyle w:val="afff3"/>
          <w:rFonts w:hint="cs"/>
          <w:rtl/>
        </w:rPr>
        <w:t xml:space="preserve">גוי </w:t>
      </w:r>
      <w:r w:rsidR="00910F84" w:rsidRPr="00E40749">
        <w:rPr>
          <w:rStyle w:val="afff3"/>
          <w:rtl/>
        </w:rPr>
        <w:t>שהיה מעביר עם ישראל</w:t>
      </w:r>
      <w:r w:rsidR="00910F84" w:rsidRPr="00C35A2C">
        <w:rPr>
          <w:rtl/>
        </w:rPr>
        <w:t xml:space="preserve"> כדי יין ממקום למקום, </w:t>
      </w:r>
    </w:p>
    <w:p w14:paraId="4B6E5924" w14:textId="53A81BD7" w:rsidR="00E40749" w:rsidRDefault="00910F84" w:rsidP="00910F84">
      <w:pPr>
        <w:pStyle w:val="affb"/>
        <w:rPr>
          <w:rtl/>
        </w:rPr>
      </w:pPr>
      <w:r w:rsidRPr="00C35A2C">
        <w:rPr>
          <w:rtl/>
        </w:rPr>
        <w:t xml:space="preserve">אם היה בחזקת המשתמר - מותר, </w:t>
      </w:r>
    </w:p>
    <w:p w14:paraId="08C18449" w14:textId="04690195" w:rsidR="00910F84" w:rsidRPr="00C35A2C" w:rsidRDefault="00910F84" w:rsidP="00910F84">
      <w:pPr>
        <w:pStyle w:val="affb"/>
        <w:rPr>
          <w:rtl/>
        </w:rPr>
      </w:pPr>
      <w:r w:rsidRPr="00C35A2C">
        <w:rPr>
          <w:rtl/>
        </w:rPr>
        <w:t xml:space="preserve">אם הודיעו שהוא מפליג - כדי שישתום ויסתום ויגוב; </w:t>
      </w:r>
    </w:p>
    <w:p w14:paraId="02FC92FB" w14:textId="64E86D85" w:rsidR="00910F84" w:rsidRPr="00C35A2C" w:rsidRDefault="00051284" w:rsidP="00051284">
      <w:pPr>
        <w:pStyle w:val="affb"/>
        <w:spacing w:after="60"/>
        <w:rPr>
          <w:rtl/>
        </w:rPr>
      </w:pPr>
      <w:r w:rsidRPr="00E40749">
        <w:rPr>
          <w:rStyle w:val="TanaimMishna"/>
          <w:rFonts w:hint="cs"/>
          <w:rtl/>
          <w:rPrChange w:id="20081" w:author="קלוד" w:date="2026-10-06T10:07:24Z">
            <w:rPr>
              <w:rStyle w:val="affff1"/>
              <w:rFonts w:hint="cs"/>
              <w:rtl/>
            </w:rPr>
          </w:rPrChange>
        </w:rPr>
        <w:t>ר</w:t>
      </w:r>
      <w:r w:rsidR="00910F84" w:rsidRPr="00E40749">
        <w:rPr>
          <w:rStyle w:val="TanaimMishna"/>
          <w:rtl/>
          <w:rPrChange w:id="20082" w:author="קלוד" w:date="2026-10-06T10:07:24Z">
            <w:rPr>
              <w:rStyle w:val="affff1"/>
              <w:rtl/>
            </w:rPr>
          </w:rPrChange>
        </w:rPr>
        <w:t>שב"ג אומר:</w:t>
      </w:r>
      <w:r w:rsidR="00910F84" w:rsidRPr="00C35A2C">
        <w:rPr>
          <w:rtl/>
        </w:rPr>
        <w:t xml:space="preserve"> כדי שיפתח את החבית ויגוף ותיגוב.</w:t>
      </w:r>
    </w:p>
    <w:p w14:paraId="2E9F4BFA" w14:textId="57164A82" w:rsidR="00910F84" w:rsidRPr="00C35A2C" w:rsidRDefault="00910F84" w:rsidP="00910F84">
      <w:pPr>
        <w:pStyle w:val="affb"/>
        <w:rPr>
          <w:rtl/>
        </w:rPr>
      </w:pPr>
      <w:r w:rsidRPr="00E40749">
        <w:rPr>
          <w:rStyle w:val="afff3"/>
          <w:rtl/>
        </w:rPr>
        <w:t>המניח יינו בקרון או בספינה,</w:t>
      </w:r>
      <w:r w:rsidRPr="00E40749">
        <w:rPr>
          <w:spacing w:val="0"/>
          <w:rtl/>
        </w:rPr>
        <w:t xml:space="preserve"> והלך בקפנדריא נכנס למדינה</w:t>
      </w:r>
      <w:r w:rsidRPr="00C35A2C">
        <w:rPr>
          <w:rtl/>
        </w:rPr>
        <w:t xml:space="preserve"> ורחץ - מותר, אם הודיעו שהוא מפליג - כדי שישתום ויסתום ויגוב; </w:t>
      </w:r>
    </w:p>
    <w:p w14:paraId="3032706B" w14:textId="77777777" w:rsidR="00910F84" w:rsidRPr="00C35A2C" w:rsidRDefault="00910F84" w:rsidP="00051284">
      <w:pPr>
        <w:pStyle w:val="affb"/>
        <w:spacing w:after="60"/>
        <w:rPr>
          <w:rtl/>
        </w:rPr>
      </w:pPr>
      <w:r w:rsidRPr="00E40749">
        <w:rPr>
          <w:rStyle w:val="TanaimMishna"/>
          <w:rtl/>
          <w:rPrChange w:id="20083" w:author="קלוד" w:date="2026-10-06T10:07:24Z">
            <w:rPr>
              <w:rStyle w:val="affff1"/>
              <w:rtl/>
            </w:rPr>
          </w:rPrChange>
        </w:rPr>
        <w:t>רשב"ג אומר:</w:t>
      </w:r>
      <w:r w:rsidRPr="00C35A2C">
        <w:rPr>
          <w:rtl/>
        </w:rPr>
        <w:t xml:space="preserve"> כדי שיפתח את החבית ויגוף ותיגוב.</w:t>
      </w:r>
    </w:p>
    <w:p w14:paraId="711259A7" w14:textId="77777777" w:rsidR="00E40749" w:rsidRDefault="00910F84" w:rsidP="00910F84">
      <w:pPr>
        <w:pStyle w:val="affb"/>
        <w:rPr>
          <w:rtl/>
        </w:rPr>
      </w:pPr>
      <w:r w:rsidRPr="00E40749">
        <w:rPr>
          <w:rStyle w:val="afff3"/>
          <w:rtl/>
        </w:rPr>
        <w:t xml:space="preserve">המניח </w:t>
      </w:r>
      <w:r w:rsidR="00E40749" w:rsidRPr="00E40749">
        <w:rPr>
          <w:rStyle w:val="afff3"/>
          <w:rFonts w:hint="cs"/>
          <w:rtl/>
        </w:rPr>
        <w:t xml:space="preserve">גוי </w:t>
      </w:r>
      <w:r w:rsidRPr="00E40749">
        <w:rPr>
          <w:rStyle w:val="afff3"/>
          <w:rtl/>
        </w:rPr>
        <w:t>בחנות,</w:t>
      </w:r>
      <w:r w:rsidRPr="00C35A2C">
        <w:rPr>
          <w:rtl/>
        </w:rPr>
        <w:t xml:space="preserve"> א</w:t>
      </w:r>
      <w:r w:rsidRPr="00C35A2C">
        <w:rPr>
          <w:rFonts w:hint="cs"/>
          <w:rtl/>
        </w:rPr>
        <w:t>ע</w:t>
      </w:r>
      <w:r>
        <w:rPr>
          <w:rtl/>
        </w:rPr>
        <w:t>"</w:t>
      </w:r>
      <w:r w:rsidRPr="00C35A2C">
        <w:rPr>
          <w:rFonts w:hint="cs"/>
          <w:rtl/>
        </w:rPr>
        <w:t xml:space="preserve">פ </w:t>
      </w:r>
      <w:r w:rsidRPr="00C35A2C">
        <w:rPr>
          <w:rtl/>
        </w:rPr>
        <w:t xml:space="preserve">שיצא ונכנס מותר, </w:t>
      </w:r>
    </w:p>
    <w:p w14:paraId="1A0F8500" w14:textId="797DFAFB" w:rsidR="00910F84" w:rsidRPr="00C35A2C" w:rsidRDefault="00910F84" w:rsidP="00910F84">
      <w:pPr>
        <w:pStyle w:val="affb"/>
        <w:rPr>
          <w:rtl/>
        </w:rPr>
      </w:pPr>
      <w:r w:rsidRPr="00C35A2C">
        <w:rPr>
          <w:rtl/>
        </w:rPr>
        <w:t xml:space="preserve">ואם הודיעו שהוא מפליג - כדי שישתום ויסתום ויגוב; </w:t>
      </w:r>
    </w:p>
    <w:p w14:paraId="606E1974" w14:textId="77777777" w:rsidR="00910F84" w:rsidRPr="00C35A2C" w:rsidRDefault="00910F84" w:rsidP="00051284">
      <w:pPr>
        <w:pStyle w:val="affb"/>
        <w:spacing w:after="60"/>
        <w:rPr>
          <w:rtl/>
        </w:rPr>
      </w:pPr>
      <w:r w:rsidRPr="00E40749">
        <w:rPr>
          <w:rStyle w:val="TanaimMishna"/>
          <w:rtl/>
          <w:rPrChange w:id="20084" w:author="קלוד" w:date="2026-10-06T10:07:24Z">
            <w:rPr>
              <w:rStyle w:val="affff1"/>
              <w:rtl/>
            </w:rPr>
          </w:rPrChange>
        </w:rPr>
        <w:t>רשב"ג אומר:</w:t>
      </w:r>
      <w:r w:rsidRPr="00C35A2C">
        <w:rPr>
          <w:rtl/>
        </w:rPr>
        <w:t xml:space="preserve"> כדי שיפתח את החבית ויגוף ותיגוב.</w:t>
      </w:r>
    </w:p>
    <w:p w14:paraId="1B8DF40D" w14:textId="31584F47" w:rsidR="00910F84" w:rsidRPr="00C35A2C" w:rsidRDefault="00910F84" w:rsidP="00051284">
      <w:pPr>
        <w:pStyle w:val="affb"/>
        <w:rPr>
          <w:rtl/>
        </w:rPr>
      </w:pPr>
      <w:r w:rsidRPr="00E40749">
        <w:rPr>
          <w:rStyle w:val="afff3"/>
          <w:rtl/>
        </w:rPr>
        <w:t>היה אוכל עמו על השולחן,</w:t>
      </w:r>
      <w:r w:rsidRPr="00C35A2C">
        <w:rPr>
          <w:rtl/>
        </w:rPr>
        <w:t xml:space="preserve"> </w:t>
      </w:r>
      <w:r w:rsidRPr="00E40749">
        <w:rPr>
          <w:spacing w:val="0"/>
          <w:rtl/>
        </w:rPr>
        <w:t>והניח לגינין על השולחן ולגין על הדולבקי והניחו ויצא</w:t>
      </w:r>
      <w:r w:rsidRPr="00C35A2C">
        <w:rPr>
          <w:rtl/>
        </w:rPr>
        <w:t xml:space="preserve"> </w:t>
      </w:r>
      <w:r w:rsidRPr="00E40749">
        <w:rPr>
          <w:rStyle w:val="afff3"/>
          <w:rtl/>
        </w:rPr>
        <w:t>מה שעל השולחן</w:t>
      </w:r>
      <w:r w:rsidRPr="00E40749">
        <w:rPr>
          <w:spacing w:val="0"/>
          <w:rtl/>
        </w:rPr>
        <w:t xml:space="preserve"> אסור, שעל הדולבקי מותר,</w:t>
      </w:r>
      <w:r w:rsidRPr="00C35A2C">
        <w:rPr>
          <w:rtl/>
        </w:rPr>
        <w:t xml:space="preserve"> </w:t>
      </w:r>
    </w:p>
    <w:p w14:paraId="2FD85AD5" w14:textId="418B1659" w:rsidR="00910F84" w:rsidRPr="00C35A2C" w:rsidRDefault="00910F84" w:rsidP="00E40749">
      <w:pPr>
        <w:pStyle w:val="affb"/>
        <w:spacing w:after="60"/>
        <w:rPr>
          <w:rtl/>
        </w:rPr>
      </w:pPr>
      <w:r w:rsidRPr="00C35A2C">
        <w:rPr>
          <w:rtl/>
        </w:rPr>
        <w:t xml:space="preserve">ואם אמר לו הוי מוזג ושותה - אף שעל הדולבקי אסור; </w:t>
      </w:r>
    </w:p>
    <w:p w14:paraId="118B49A6" w14:textId="01094CFA" w:rsidR="00910F84" w:rsidRPr="00E40749" w:rsidRDefault="00910F84" w:rsidP="00E40749">
      <w:pPr>
        <w:pStyle w:val="affb"/>
        <w:spacing w:after="120"/>
        <w:rPr>
          <w:spacing w:val="-2"/>
          <w:rtl/>
        </w:rPr>
      </w:pPr>
      <w:r w:rsidRPr="00E40749">
        <w:rPr>
          <w:rStyle w:val="afff3"/>
          <w:spacing w:val="0"/>
          <w:rtl/>
        </w:rPr>
        <w:t xml:space="preserve">חביות פתוחות </w:t>
      </w:r>
      <w:r w:rsidR="00E40749" w:rsidRPr="00E40749">
        <w:rPr>
          <w:rFonts w:hint="cs"/>
          <w:spacing w:val="0"/>
          <w:rtl/>
        </w:rPr>
        <w:t>-</w:t>
      </w:r>
      <w:r w:rsidRPr="00C35A2C">
        <w:rPr>
          <w:rtl/>
        </w:rPr>
        <w:t xml:space="preserve">אסורות, </w:t>
      </w:r>
      <w:r w:rsidRPr="00E40749">
        <w:rPr>
          <w:rStyle w:val="afff3"/>
          <w:spacing w:val="0"/>
          <w:rtl/>
        </w:rPr>
        <w:t xml:space="preserve">סתומות </w:t>
      </w:r>
      <w:r w:rsidRPr="00E40749">
        <w:rPr>
          <w:spacing w:val="-2"/>
          <w:rtl/>
        </w:rPr>
        <w:t>מותרות</w:t>
      </w:r>
      <w:r w:rsidR="00E40749" w:rsidRPr="00E40749">
        <w:rPr>
          <w:rFonts w:hint="cs"/>
          <w:spacing w:val="-2"/>
          <w:rtl/>
        </w:rPr>
        <w:t xml:space="preserve">. </w:t>
      </w:r>
      <w:r w:rsidRPr="00E40749">
        <w:rPr>
          <w:spacing w:val="-2"/>
          <w:rtl/>
        </w:rPr>
        <w:t>כדי שיפתח ויגוף ותיגוב.</w:t>
      </w:r>
    </w:p>
    <w:p w14:paraId="480E3F40" w14:textId="77777777" w:rsidR="00E40749" w:rsidRPr="00E40749" w:rsidRDefault="00910F84" w:rsidP="00805DC2">
      <w:pPr>
        <w:pStyle w:val="affff2"/>
        <w:rPr>
          <w:rtl/>
        </w:rPr>
      </w:pPr>
      <w:r w:rsidRPr="00E40749">
        <w:rPr>
          <w:rtl/>
        </w:rPr>
        <w:t>בחזקת המשתמר</w:t>
      </w:r>
    </w:p>
    <w:p w14:paraId="39D64AFF" w14:textId="77777777" w:rsidR="00E40749" w:rsidRDefault="00910F84" w:rsidP="00E40749">
      <w:pPr>
        <w:pStyle w:val="36"/>
        <w:framePr w:wrap="notBeside"/>
        <w:rPr>
          <w:rtl/>
        </w:rPr>
      </w:pPr>
      <w:r w:rsidRPr="00C35A2C">
        <w:rPr>
          <w:rtl/>
        </w:rPr>
        <w:t xml:space="preserve">כדתניא: </w:t>
      </w:r>
    </w:p>
    <w:p w14:paraId="42C9D5CE" w14:textId="77777777" w:rsidR="00E40749" w:rsidRDefault="00910F84" w:rsidP="00910F84">
      <w:pPr>
        <w:rPr>
          <w:rtl/>
        </w:rPr>
      </w:pPr>
      <w:r w:rsidRPr="00E40749">
        <w:rPr>
          <w:rStyle w:val="afff"/>
          <w:rtl/>
        </w:rPr>
        <w:t>הרי שהיו חמריו ופועליו טעונין טהרות,</w:t>
      </w:r>
      <w:r w:rsidRPr="00C35A2C">
        <w:rPr>
          <w:rtl/>
        </w:rPr>
        <w:t xml:space="preserve"> </w:t>
      </w:r>
    </w:p>
    <w:p w14:paraId="2795139D" w14:textId="3AD41DA0" w:rsidR="00910F84" w:rsidRPr="00C35A2C" w:rsidRDefault="00E40749" w:rsidP="00910F84">
      <w:pPr>
        <w:rPr>
          <w:rtl/>
        </w:rPr>
      </w:pPr>
      <w:r>
        <w:rPr>
          <w:rFonts w:hint="cs"/>
          <w:rtl/>
        </w:rPr>
        <w:t xml:space="preserve">- </w:t>
      </w:r>
      <w:r w:rsidR="00910F84" w:rsidRPr="00C35A2C">
        <w:rPr>
          <w:rtl/>
        </w:rPr>
        <w:t>אפילו הפליג מהן יותר ממיל - טהרותיו טהורות</w:t>
      </w:r>
    </w:p>
    <w:p w14:paraId="742A7604" w14:textId="77777777" w:rsidR="00E40749" w:rsidRDefault="00910F84" w:rsidP="00910F84">
      <w:pPr>
        <w:rPr>
          <w:rtl/>
        </w:rPr>
      </w:pPr>
      <w:r w:rsidRPr="00E40749">
        <w:rPr>
          <w:rStyle w:val="afff"/>
          <w:rtl/>
        </w:rPr>
        <w:t>ואם אמר להן לכו ואני בא אחריכם,</w:t>
      </w:r>
      <w:r w:rsidRPr="00C35A2C">
        <w:rPr>
          <w:rtl/>
        </w:rPr>
        <w:t xml:space="preserve"> </w:t>
      </w:r>
    </w:p>
    <w:p w14:paraId="1D1E2B41" w14:textId="64D0817A" w:rsidR="00910F84" w:rsidRPr="00C35A2C" w:rsidRDefault="00E40749" w:rsidP="00910F84">
      <w:pPr>
        <w:rPr>
          <w:rtl/>
        </w:rPr>
      </w:pPr>
      <w:r>
        <w:rPr>
          <w:rFonts w:hint="cs"/>
          <w:rtl/>
        </w:rPr>
        <w:t xml:space="preserve">- </w:t>
      </w:r>
      <w:r w:rsidR="00910F84" w:rsidRPr="00C35A2C">
        <w:rPr>
          <w:rtl/>
        </w:rPr>
        <w:t>כיון שנתעלמה עינו מהם - טהרותיו טמאות.</w:t>
      </w:r>
    </w:p>
    <w:p w14:paraId="296E1F73" w14:textId="77777777" w:rsidR="00910F84" w:rsidRPr="00C35A2C" w:rsidRDefault="00910F84" w:rsidP="00910F84">
      <w:pPr>
        <w:pStyle w:val="aff6"/>
        <w:framePr w:wrap="around"/>
        <w:rPr>
          <w:rtl/>
        </w:rPr>
      </w:pPr>
      <w:r w:rsidRPr="00C35A2C">
        <w:rPr>
          <w:rFonts w:hint="cs"/>
          <w:rtl/>
        </w:rPr>
        <w:t>סט:</w:t>
      </w:r>
    </w:p>
    <w:p w14:paraId="75869C04" w14:textId="5FBE7462" w:rsidR="00051284" w:rsidRDefault="00E40749" w:rsidP="00051284">
      <w:pPr>
        <w:pStyle w:val="36"/>
        <w:framePr w:wrap="notBeside"/>
        <w:rPr>
          <w:rtl/>
        </w:rPr>
      </w:pPr>
      <w:r>
        <w:rPr>
          <w:rFonts w:hint="cs"/>
          <w:rtl/>
        </w:rPr>
        <w:t xml:space="preserve">א. </w:t>
      </w:r>
      <w:r w:rsidR="00910F84" w:rsidRPr="00C35A2C">
        <w:rPr>
          <w:rFonts w:hint="cs"/>
          <w:rtl/>
        </w:rPr>
        <w:t>רב יצחק:</w:t>
      </w:r>
    </w:p>
    <w:p w14:paraId="2086B3FE" w14:textId="77777777" w:rsidR="00E40749" w:rsidRDefault="00910F84" w:rsidP="00910F84">
      <w:pPr>
        <w:rPr>
          <w:rtl/>
        </w:rPr>
      </w:pPr>
      <w:r w:rsidRPr="00C35A2C">
        <w:rPr>
          <w:b/>
          <w:bCs/>
          <w:rtl/>
        </w:rPr>
        <w:t>רישא</w:t>
      </w:r>
      <w:r w:rsidRPr="00C35A2C">
        <w:rPr>
          <w:rtl/>
        </w:rPr>
        <w:t xml:space="preserve"> במטהר חמריו ופועליו לכך</w:t>
      </w:r>
      <w:r w:rsidR="00E40749">
        <w:rPr>
          <w:rFonts w:hint="cs"/>
          <w:rtl/>
        </w:rPr>
        <w:t>,</w:t>
      </w:r>
      <w:r w:rsidRPr="00C35A2C">
        <w:rPr>
          <w:rFonts w:hint="cs"/>
          <w:rtl/>
        </w:rPr>
        <w:t xml:space="preserve"> </w:t>
      </w:r>
    </w:p>
    <w:p w14:paraId="00B95985" w14:textId="0619A2C9" w:rsidR="00910F84" w:rsidRPr="00C35A2C" w:rsidRDefault="00910F84" w:rsidP="00910F84">
      <w:pPr>
        <w:rPr>
          <w:rtl/>
        </w:rPr>
      </w:pPr>
      <w:r w:rsidRPr="00C35A2C">
        <w:rPr>
          <w:rFonts w:hint="cs"/>
          <w:b/>
          <w:bCs/>
          <w:rtl/>
        </w:rPr>
        <w:t>סיפא</w:t>
      </w:r>
      <w:r w:rsidRPr="00C35A2C">
        <w:rPr>
          <w:rFonts w:hint="cs"/>
          <w:rtl/>
        </w:rPr>
        <w:t xml:space="preserve"> אין </w:t>
      </w:r>
      <w:r w:rsidRPr="00C35A2C">
        <w:rPr>
          <w:rtl/>
        </w:rPr>
        <w:t>עם הארץ מקפיד על מגע חבירו.</w:t>
      </w:r>
    </w:p>
    <w:p w14:paraId="2B92A7B3" w14:textId="634A9D2F" w:rsidR="00051284" w:rsidRDefault="00E40749" w:rsidP="00051284">
      <w:pPr>
        <w:pStyle w:val="36"/>
        <w:framePr w:wrap="notBeside"/>
        <w:rPr>
          <w:rtl/>
        </w:rPr>
      </w:pPr>
      <w:r>
        <w:rPr>
          <w:rFonts w:hint="cs"/>
          <w:rtl/>
        </w:rPr>
        <w:t xml:space="preserve">ב. </w:t>
      </w:r>
      <w:r w:rsidR="00910F84" w:rsidRPr="00C35A2C">
        <w:rPr>
          <w:rFonts w:hint="cs"/>
          <w:rtl/>
        </w:rPr>
        <w:t xml:space="preserve">רבא </w:t>
      </w:r>
    </w:p>
    <w:p w14:paraId="61ABF584" w14:textId="3EBD14B8" w:rsidR="00910F84" w:rsidRPr="00C35A2C" w:rsidRDefault="00E40749" w:rsidP="00910F84">
      <w:pPr>
        <w:rPr>
          <w:rtl/>
        </w:rPr>
      </w:pPr>
      <w:r>
        <w:rPr>
          <w:rFonts w:hint="cs"/>
          <w:rtl/>
        </w:rPr>
        <w:t xml:space="preserve">א''כ </w:t>
      </w:r>
      <w:r w:rsidR="00910F84" w:rsidRPr="00C35A2C">
        <w:rPr>
          <w:rFonts w:hint="cs"/>
          <w:rtl/>
        </w:rPr>
        <w:t xml:space="preserve">גם ברישא </w:t>
      </w:r>
      <w:r>
        <w:rPr>
          <w:rFonts w:hint="cs"/>
          <w:rtl/>
        </w:rPr>
        <w:t>נימא כן</w:t>
      </w:r>
      <w:r w:rsidR="00910F84" w:rsidRPr="00C35A2C">
        <w:rPr>
          <w:rFonts w:hint="cs"/>
          <w:rtl/>
        </w:rPr>
        <w:t xml:space="preserve">, </w:t>
      </w:r>
      <w:r w:rsidR="00910F84" w:rsidRPr="00051284">
        <w:rPr>
          <w:rStyle w:val="affff1"/>
          <w:rFonts w:hint="cs"/>
          <w:rtl/>
        </w:rPr>
        <w:t>אלא</w:t>
      </w:r>
      <w:r w:rsidR="00910F84" w:rsidRPr="00C35A2C">
        <w:rPr>
          <w:rFonts w:hint="cs"/>
          <w:rtl/>
        </w:rPr>
        <w:t xml:space="preserve"> </w:t>
      </w:r>
      <w:r w:rsidR="00910F84" w:rsidRPr="00C35A2C">
        <w:rPr>
          <w:rFonts w:hint="cs"/>
          <w:b/>
          <w:bCs/>
          <w:rtl/>
        </w:rPr>
        <w:t>רישא</w:t>
      </w:r>
      <w:r w:rsidR="00910F84" w:rsidRPr="00C35A2C">
        <w:rPr>
          <w:rFonts w:hint="cs"/>
          <w:rtl/>
        </w:rPr>
        <w:t xml:space="preserve"> </w:t>
      </w:r>
      <w:r w:rsidR="00910F84" w:rsidRPr="00C35A2C">
        <w:rPr>
          <w:rtl/>
        </w:rPr>
        <w:t>בבא להם דרך עקלתון.</w:t>
      </w:r>
    </w:p>
    <w:p w14:paraId="40D53495" w14:textId="6E1DF1CF" w:rsidR="00910F84" w:rsidRPr="00C35A2C" w:rsidRDefault="00910F84" w:rsidP="00051284">
      <w:pPr>
        <w:rPr>
          <w:rtl/>
        </w:rPr>
      </w:pPr>
      <w:r w:rsidRPr="00C35A2C">
        <w:rPr>
          <w:rFonts w:hint="cs"/>
          <w:b/>
          <w:bCs/>
          <w:rtl/>
        </w:rPr>
        <w:t>וסיפא</w:t>
      </w:r>
      <w:r w:rsidRPr="00C35A2C">
        <w:rPr>
          <w:rFonts w:hint="cs"/>
          <w:rtl/>
        </w:rPr>
        <w:t xml:space="preserve"> כ</w:t>
      </w:r>
      <w:r w:rsidRPr="00C35A2C">
        <w:rPr>
          <w:rtl/>
        </w:rPr>
        <w:t>יון דאמר להם לכו ואני בא אחריכם, סמכא דעתייהו.</w:t>
      </w:r>
    </w:p>
    <w:p w14:paraId="4E4F1E55" w14:textId="09471BB1" w:rsidR="00910F84" w:rsidRPr="00C35A2C" w:rsidRDefault="00910F84" w:rsidP="00910F84">
      <w:pPr>
        <w:pStyle w:val="afff2"/>
        <w:rPr>
          <w:rtl/>
        </w:rPr>
      </w:pPr>
      <w:ins w:id="9919" w:author="מספור קטעי משנה" w:date="2026-10-06T06:44:54Z">
        <w:r>
          <w:rPr>
            <w:rStyle w:val="MisparKeta"/>
          </w:rPr>
          <w:t xml:space="preserve">א. </w:t>
        </w:r>
      </w:ins>
      <w:r w:rsidRPr="00C35A2C">
        <w:rPr>
          <w:rtl/>
        </w:rPr>
        <w:t xml:space="preserve">המניח </w:t>
      </w:r>
      <w:r w:rsidR="00E40749">
        <w:rPr>
          <w:rFonts w:hint="cs"/>
          <w:rtl/>
        </w:rPr>
        <w:t xml:space="preserve">גוי </w:t>
      </w:r>
      <w:r w:rsidRPr="00C35A2C">
        <w:rPr>
          <w:rtl/>
        </w:rPr>
        <w:t>בחנותו כו' המניח יינו בקרון או בספינה כו'.</w:t>
      </w:r>
    </w:p>
    <w:p w14:paraId="0E2EE128" w14:textId="77777777" w:rsidR="00E40749" w:rsidRDefault="00910F84" w:rsidP="00E40749">
      <w:pPr>
        <w:pStyle w:val="36"/>
        <w:framePr w:wrap="notBeside"/>
        <w:rPr>
          <w:rtl/>
        </w:rPr>
      </w:pPr>
      <w:r w:rsidRPr="00C35A2C">
        <w:rPr>
          <w:rtl/>
        </w:rPr>
        <w:t xml:space="preserve">וצריכא </w:t>
      </w:r>
    </w:p>
    <w:p w14:paraId="4C4B736D" w14:textId="67C6F75E" w:rsidR="00910F84" w:rsidRPr="00C35A2C" w:rsidRDefault="00910F84" w:rsidP="00910F84">
      <w:pPr>
        <w:rPr>
          <w:rtl/>
        </w:rPr>
      </w:pPr>
      <w:r w:rsidRPr="00E40749">
        <w:rPr>
          <w:rStyle w:val="afff"/>
          <w:rtl/>
        </w:rPr>
        <w:t>בקרון</w:t>
      </w:r>
      <w:r w:rsidRPr="00C35A2C">
        <w:rPr>
          <w:rtl/>
        </w:rPr>
        <w:t xml:space="preserve"> </w:t>
      </w:r>
      <w:r w:rsidR="00E40749" w:rsidRPr="00E40749">
        <w:rPr>
          <w:rFonts w:hint="cs"/>
          <w:spacing w:val="-2"/>
          <w:rtl/>
        </w:rPr>
        <w:t xml:space="preserve">אף שאומר </w:t>
      </w:r>
      <w:r w:rsidRPr="00E40749">
        <w:rPr>
          <w:rFonts w:hint="cs"/>
          <w:spacing w:val="-2"/>
          <w:rtl/>
        </w:rPr>
        <w:t>שיפליג בספינה ולא יראוהו ויעשה מה שירצה</w:t>
      </w:r>
      <w:r w:rsidRPr="00C35A2C">
        <w:rPr>
          <w:rFonts w:hint="cs"/>
          <w:rtl/>
        </w:rPr>
        <w:t xml:space="preserve"> </w:t>
      </w:r>
    </w:p>
    <w:p w14:paraId="335A06E7" w14:textId="1F00D801" w:rsidR="00910F84" w:rsidRPr="00C35A2C" w:rsidRDefault="00E40749" w:rsidP="00E40749">
      <w:pPr>
        <w:spacing w:after="120"/>
        <w:rPr>
          <w:rtl/>
        </w:rPr>
      </w:pPr>
      <w:r w:rsidRPr="00E40749">
        <w:rPr>
          <w:rStyle w:val="afff"/>
          <w:rFonts w:hint="cs"/>
          <w:rtl/>
        </w:rPr>
        <w:t>וגוי</w:t>
      </w:r>
      <w:r w:rsidR="00910F84" w:rsidRPr="00E40749">
        <w:rPr>
          <w:rStyle w:val="afff"/>
          <w:rFonts w:hint="cs"/>
          <w:rtl/>
        </w:rPr>
        <w:t xml:space="preserve"> בחנותו-</w:t>
      </w:r>
      <w:r w:rsidR="00910F84" w:rsidRPr="00C35A2C">
        <w:rPr>
          <w:rFonts w:hint="cs"/>
          <w:rtl/>
        </w:rPr>
        <w:t xml:space="preserve"> דדווקא בספינה במקום אחר יראוהו אבל בחנות יסגור אחריו הפתח ולא יראו קמ</w:t>
      </w:r>
      <w:r w:rsidR="00910F84">
        <w:rPr>
          <w:rtl/>
        </w:rPr>
        <w:t>"</w:t>
      </w:r>
      <w:r w:rsidR="00910F84" w:rsidRPr="00C35A2C">
        <w:rPr>
          <w:rFonts w:hint="cs"/>
          <w:rtl/>
        </w:rPr>
        <w:t xml:space="preserve">ל </w:t>
      </w:r>
    </w:p>
    <w:p w14:paraId="619B7B51" w14:textId="4E70BD18" w:rsidR="00051284" w:rsidRDefault="00910F84" w:rsidP="00051284">
      <w:pPr>
        <w:pStyle w:val="36"/>
        <w:framePr w:wrap="notBeside"/>
        <w:rPr>
          <w:rtl/>
        </w:rPr>
      </w:pPr>
      <w:r w:rsidRPr="00C35A2C">
        <w:rPr>
          <w:rFonts w:hint="cs"/>
          <w:rtl/>
        </w:rPr>
        <w:t>מרי</w:t>
      </w:r>
      <w:r>
        <w:rPr>
          <w:rtl/>
        </w:rPr>
        <w:t>"</w:t>
      </w:r>
      <w:r w:rsidRPr="00C35A2C">
        <w:rPr>
          <w:rFonts w:hint="cs"/>
          <w:rtl/>
        </w:rPr>
        <w:t>ו</w:t>
      </w:r>
      <w:r w:rsidRPr="00C35A2C">
        <w:rPr>
          <w:rtl/>
        </w:rPr>
        <w:t>:</w:t>
      </w:r>
    </w:p>
    <w:p w14:paraId="1FC7920E" w14:textId="1567C421" w:rsidR="00910F84" w:rsidRPr="00C35A2C" w:rsidRDefault="00910F84" w:rsidP="00910F84">
      <w:pPr>
        <w:rPr>
          <w:rtl/>
        </w:rPr>
      </w:pPr>
      <w:r w:rsidRPr="00E40749">
        <w:rPr>
          <w:rStyle w:val="afff"/>
          <w:rtl/>
        </w:rPr>
        <w:t>מחלוקת בשל סיד,</w:t>
      </w:r>
      <w:r w:rsidRPr="00E40749">
        <w:rPr>
          <w:spacing w:val="-2"/>
          <w:rtl/>
        </w:rPr>
        <w:t xml:space="preserve"> אבל בשל טיט </w:t>
      </w:r>
      <w:r w:rsidR="00E40749" w:rsidRPr="00E40749">
        <w:rPr>
          <w:rStyle w:val="affff1"/>
          <w:rFonts w:hint="cs"/>
          <w:spacing w:val="-2"/>
          <w:rtl/>
        </w:rPr>
        <w:t>-</w:t>
      </w:r>
      <w:r w:rsidR="00051284" w:rsidRPr="00E40749">
        <w:rPr>
          <w:rStyle w:val="affff1"/>
          <w:rFonts w:hint="cs"/>
          <w:spacing w:val="-2"/>
          <w:rtl/>
        </w:rPr>
        <w:t>לכו''ע</w:t>
      </w:r>
      <w:r w:rsidR="00051284" w:rsidRPr="00E40749">
        <w:rPr>
          <w:rFonts w:hint="cs"/>
          <w:spacing w:val="-2"/>
          <w:rtl/>
        </w:rPr>
        <w:t xml:space="preserve"> </w:t>
      </w:r>
      <w:r w:rsidRPr="00E40749">
        <w:rPr>
          <w:spacing w:val="-2"/>
          <w:rtl/>
        </w:rPr>
        <w:t>כדי שיפתח ויגוף ויגוב</w:t>
      </w:r>
      <w:r w:rsidRPr="00C35A2C">
        <w:rPr>
          <w:rtl/>
        </w:rPr>
        <w:t>.</w:t>
      </w:r>
    </w:p>
    <w:p w14:paraId="18875F76" w14:textId="4C0C9C61" w:rsidR="00051284" w:rsidRDefault="00E40749" w:rsidP="00051284">
      <w:pPr>
        <w:pStyle w:val="36"/>
        <w:framePr w:wrap="notBeside"/>
        <w:rPr>
          <w:rtl/>
        </w:rPr>
      </w:pPr>
      <w:r>
        <w:rPr>
          <w:rFonts w:hint="cs"/>
          <w:rtl/>
        </w:rPr>
        <w:t>רשב''ג לחכמים</w:t>
      </w:r>
      <w:r w:rsidR="00910F84" w:rsidRPr="00C35A2C">
        <w:rPr>
          <w:rtl/>
        </w:rPr>
        <w:t xml:space="preserve">, </w:t>
      </w:r>
    </w:p>
    <w:p w14:paraId="463AD729" w14:textId="7302927A" w:rsidR="00910F84" w:rsidRPr="00C35A2C" w:rsidRDefault="00910F84" w:rsidP="00910F84">
      <w:pPr>
        <w:rPr>
          <w:rtl/>
        </w:rPr>
      </w:pPr>
      <w:r w:rsidRPr="00C35A2C">
        <w:rPr>
          <w:rtl/>
        </w:rPr>
        <w:t xml:space="preserve">והלא </w:t>
      </w:r>
      <w:r w:rsidR="00E40749">
        <w:rPr>
          <w:rFonts w:hint="cs"/>
          <w:rtl/>
        </w:rPr>
        <w:t xml:space="preserve">בטיט </w:t>
      </w:r>
      <w:r w:rsidRPr="00C35A2C">
        <w:rPr>
          <w:rtl/>
        </w:rPr>
        <w:t xml:space="preserve">סתומו ניכר מלמעלה </w:t>
      </w:r>
      <w:r w:rsidR="00E40749">
        <w:rPr>
          <w:rFonts w:hint="cs"/>
          <w:rtl/>
        </w:rPr>
        <w:t>ו</w:t>
      </w:r>
      <w:r w:rsidRPr="00C35A2C">
        <w:rPr>
          <w:rtl/>
        </w:rPr>
        <w:t xml:space="preserve">מלמטה; </w:t>
      </w:r>
    </w:p>
    <w:p w14:paraId="5A5D22F3" w14:textId="2D46CB2D" w:rsidR="00910F84" w:rsidRPr="00C35A2C" w:rsidRDefault="00910F84" w:rsidP="00910F84">
      <w:pPr>
        <w:rPr>
          <w:rtl/>
        </w:rPr>
      </w:pPr>
      <w:r w:rsidRPr="00C35A2C">
        <w:rPr>
          <w:rtl/>
        </w:rPr>
        <w:t xml:space="preserve">ואי </w:t>
      </w:r>
      <w:r w:rsidR="00E40749">
        <w:rPr>
          <w:rFonts w:hint="cs"/>
          <w:rtl/>
        </w:rPr>
        <w:t>ב</w:t>
      </w:r>
      <w:r w:rsidRPr="00C35A2C">
        <w:rPr>
          <w:rtl/>
        </w:rPr>
        <w:t>סיד, נהי דלמעלה לא ידיע, למטה ידיע.</w:t>
      </w:r>
    </w:p>
    <w:p w14:paraId="736CCD7C" w14:textId="77777777" w:rsidR="00051284" w:rsidRDefault="00910F84" w:rsidP="00051284">
      <w:pPr>
        <w:pStyle w:val="36"/>
        <w:framePr w:wrap="notBeside"/>
        <w:rPr>
          <w:rtl/>
        </w:rPr>
      </w:pPr>
      <w:r w:rsidRPr="00C35A2C">
        <w:rPr>
          <w:rtl/>
        </w:rPr>
        <w:t>ורבנן</w:t>
      </w:r>
      <w:r w:rsidRPr="00C35A2C">
        <w:rPr>
          <w:rFonts w:hint="cs"/>
          <w:rtl/>
        </w:rPr>
        <w:t>-</w:t>
      </w:r>
      <w:r w:rsidRPr="00C35A2C">
        <w:rPr>
          <w:rtl/>
        </w:rPr>
        <w:t xml:space="preserve"> </w:t>
      </w:r>
    </w:p>
    <w:p w14:paraId="4212A310" w14:textId="2E5E244F" w:rsidR="00910F84" w:rsidRPr="00C35A2C" w:rsidRDefault="00E40749" w:rsidP="00910F84">
      <w:pPr>
        <w:rPr>
          <w:rtl/>
        </w:rPr>
      </w:pPr>
      <w:r w:rsidRPr="00E40749">
        <w:rPr>
          <w:rStyle w:val="affff1"/>
          <w:rFonts w:hint="cs"/>
          <w:rtl/>
        </w:rPr>
        <w:t>א.</w:t>
      </w:r>
      <w:r>
        <w:rPr>
          <w:rFonts w:hint="cs"/>
          <w:rtl/>
        </w:rPr>
        <w:t xml:space="preserve"> </w:t>
      </w:r>
      <w:r w:rsidR="00910F84" w:rsidRPr="00C35A2C">
        <w:rPr>
          <w:rtl/>
        </w:rPr>
        <w:t xml:space="preserve">כיון דמלמעלה לא ידיע, לא מסיק אדעתיה דאפיך וחזי ליה; </w:t>
      </w:r>
      <w:r w:rsidR="00051284" w:rsidRPr="00051284">
        <w:rPr>
          <w:rStyle w:val="affff1"/>
          <w:rFonts w:hint="cs"/>
          <w:rtl/>
        </w:rPr>
        <w:t>ב.</w:t>
      </w:r>
      <w:r w:rsidR="00051284">
        <w:rPr>
          <w:rFonts w:hint="cs"/>
          <w:rtl/>
        </w:rPr>
        <w:t xml:space="preserve"> </w:t>
      </w:r>
      <w:r w:rsidR="00910F84" w:rsidRPr="00C35A2C">
        <w:rPr>
          <w:rtl/>
        </w:rPr>
        <w:t>זימנין דחלים.</w:t>
      </w:r>
    </w:p>
    <w:p w14:paraId="39E3FD5F" w14:textId="4B077ACA" w:rsidR="00051284" w:rsidRDefault="00910F84" w:rsidP="00051284">
      <w:pPr>
        <w:pStyle w:val="36"/>
        <w:framePr w:wrap="notBeside"/>
        <w:rPr>
          <w:rtl/>
        </w:rPr>
      </w:pPr>
      <w:r w:rsidRPr="00C35A2C">
        <w:rPr>
          <w:rtl/>
        </w:rPr>
        <w:t xml:space="preserve">רבא: </w:t>
      </w:r>
    </w:p>
    <w:p w14:paraId="4DF66A67" w14:textId="379835B4" w:rsidR="00E40749" w:rsidRDefault="00910F84" w:rsidP="00910F84">
      <w:pPr>
        <w:rPr>
          <w:rtl/>
        </w:rPr>
      </w:pPr>
      <w:r>
        <w:rPr>
          <w:rStyle w:val="afff"/>
          <w:rtl/>
        </w:rPr>
        <w:t xml:space="preserve">הלכה </w:t>
      </w:r>
      <w:r>
        <w:rPr>
          <w:rStyle w:val="affff1"/>
          <w:rtl/>
          <w:rPrChange w:id="10667" w:author="מנוע אמוראים" w:date="2026-10-05T16:41:56Z">
            <w:rPr>
              <w:rStyle w:val="afff"/>
              <w:rtl/>
            </w:rPr>
          </w:rPrChange>
        </w:rPr>
        <w:t xml:space="preserve">כרשב"ג</w:t>
      </w:r>
      <w:r w:rsidRPr="00C35A2C">
        <w:rPr>
          <w:rtl/>
        </w:rPr>
        <w:t xml:space="preserve"> </w:t>
      </w:r>
      <w:r w:rsidRPr="00E40749">
        <w:rPr>
          <w:rStyle w:val="affff1"/>
          <w:spacing w:val="-2"/>
          <w:rtl/>
        </w:rPr>
        <w:t xml:space="preserve">הואיל </w:t>
      </w:r>
      <w:r w:rsidR="00E40749" w:rsidRPr="00E40749">
        <w:rPr>
          <w:rStyle w:val="affff1"/>
          <w:rFonts w:hint="cs"/>
          <w:spacing w:val="-2"/>
          <w:rtl/>
        </w:rPr>
        <w:t>ו</w:t>
      </w:r>
      <w:r w:rsidRPr="00E40749">
        <w:rPr>
          <w:rStyle w:val="affff1"/>
          <w:spacing w:val="-2"/>
          <w:rtl/>
        </w:rPr>
        <w:t>סתמא כוותיה; דתנן:</w:t>
      </w:r>
      <w:r w:rsidRPr="00E40749">
        <w:rPr>
          <w:spacing w:val="-2"/>
          <w:rtl/>
        </w:rPr>
        <w:t xml:space="preserve"> היה אוכל על השולחן עמו</w:t>
      </w:r>
      <w:r w:rsidRPr="00C35A2C">
        <w:rPr>
          <w:rtl/>
        </w:rPr>
        <w:t xml:space="preserve">, והניח לגין על השולחן לגין על הדולבקי והניח ויצא </w:t>
      </w:r>
    </w:p>
    <w:p w14:paraId="58881962" w14:textId="7B37FCEC" w:rsidR="00E40749" w:rsidRDefault="00910F84" w:rsidP="00910F84">
      <w:pPr>
        <w:rPr>
          <w:rtl/>
        </w:rPr>
      </w:pPr>
      <w:r w:rsidRPr="00C35A2C">
        <w:rPr>
          <w:rtl/>
        </w:rPr>
        <w:t xml:space="preserve">מה שעל השולחן אסור, מה שעל הדולבקי מותר, </w:t>
      </w:r>
    </w:p>
    <w:p w14:paraId="60066E08" w14:textId="742C09FD" w:rsidR="00910F84" w:rsidRPr="00C35A2C" w:rsidRDefault="00910F84" w:rsidP="00910F84">
      <w:pPr>
        <w:rPr>
          <w:rtl/>
        </w:rPr>
      </w:pPr>
      <w:r w:rsidRPr="00C35A2C">
        <w:rPr>
          <w:rtl/>
        </w:rPr>
        <w:t xml:space="preserve">ואם אמר לו הוי מזוג ושותה - אף שעל הדולבקי אסור; </w:t>
      </w:r>
    </w:p>
    <w:p w14:paraId="71B82536" w14:textId="55001E03" w:rsidR="00910F84" w:rsidRPr="00C35A2C" w:rsidRDefault="00910F84" w:rsidP="00910F84">
      <w:pPr>
        <w:rPr>
          <w:rtl/>
        </w:rPr>
      </w:pPr>
      <w:r w:rsidRPr="00E40749">
        <w:rPr>
          <w:rStyle w:val="afff"/>
          <w:spacing w:val="-4"/>
          <w:rtl/>
        </w:rPr>
        <w:t>חביות פתוחות</w:t>
      </w:r>
      <w:r w:rsidRPr="00E40749">
        <w:rPr>
          <w:spacing w:val="-4"/>
          <w:rtl/>
        </w:rPr>
        <w:t xml:space="preserve"> אסורות, </w:t>
      </w:r>
      <w:r w:rsidRPr="00E40749">
        <w:rPr>
          <w:rStyle w:val="afff"/>
          <w:spacing w:val="-4"/>
          <w:rtl/>
        </w:rPr>
        <w:t>סתומות</w:t>
      </w:r>
      <w:r w:rsidRPr="00E40749">
        <w:rPr>
          <w:spacing w:val="-4"/>
          <w:rtl/>
        </w:rPr>
        <w:t xml:space="preserve"> מותרות, כדי שיפתח ויגוף ותיגוב</w:t>
      </w:r>
      <w:r w:rsidRPr="00C35A2C">
        <w:rPr>
          <w:rtl/>
        </w:rPr>
        <w:t>.</w:t>
      </w:r>
    </w:p>
    <w:p w14:paraId="03B8CBA1" w14:textId="77777777" w:rsidR="00E40749" w:rsidRDefault="00910F84" w:rsidP="00E40749">
      <w:pPr>
        <w:pStyle w:val="36"/>
        <w:framePr w:wrap="notBeside"/>
        <w:rPr>
          <w:rtl/>
        </w:rPr>
      </w:pPr>
      <w:r w:rsidRPr="00C35A2C">
        <w:rPr>
          <w:rtl/>
        </w:rPr>
        <w:t xml:space="preserve">מהו דתימא </w:t>
      </w:r>
    </w:p>
    <w:p w14:paraId="40786F92" w14:textId="5C9BCA75" w:rsidR="00910F84" w:rsidRPr="00C35A2C" w:rsidRDefault="00910F84" w:rsidP="00910F84">
      <w:pPr>
        <w:rPr>
          <w:rtl/>
        </w:rPr>
      </w:pPr>
      <w:r>
        <w:rPr>
          <w:rtl/>
        </w:rPr>
        <w:t xml:space="preserve">כולה </w:t>
      </w:r>
      <w:r>
        <w:rPr>
          <w:rStyle w:val="affff1"/>
          <w:rtl/>
          <w:rPrChange w:id="10668" w:author="מנוע אמוראים" w:date="2026-10-05T16:41:56Z">
            <w:rPr>
              <w:rtl/>
            </w:rPr>
          </w:rPrChange>
        </w:rPr>
        <w:t xml:space="preserve">רשב</w:t>
      </w:r>
      <w:r>
        <w:rPr>
          <w:rStyle w:val="affff1"/>
          <w:rtl/>
          <w:rPrChange w:id="10669" w:author="מנוע אמוראים" w:date="2026-10-05T16:41:56Z">
            <w:rPr>
              <w:rtl/>
            </w:rPr>
          </w:rPrChange>
        </w:rPr>
        <w:t xml:space="preserve">"</w:t>
      </w:r>
      <w:r>
        <w:rPr>
          <w:rStyle w:val="affff1"/>
          <w:rtl/>
          <w:rPrChange w:id="10670" w:author="מנוע אמוראים" w:date="2026-10-05T16:41:56Z">
            <w:rPr>
              <w:rtl/>
            </w:rPr>
          </w:rPrChange>
        </w:rPr>
        <w:t xml:space="preserve">ג</w:t>
      </w:r>
      <w:r>
        <w:rPr>
          <w:rtl/>
        </w:rPr>
        <w:t xml:space="preserve"> תני לה,</w:t>
      </w:r>
      <w:r w:rsidR="00E40749">
        <w:rPr>
          <w:rFonts w:hint="cs"/>
          <w:rtl/>
        </w:rPr>
        <w:t xml:space="preserve">- </w:t>
      </w:r>
      <w:r w:rsidRPr="00C35A2C">
        <w:rPr>
          <w:rtl/>
        </w:rPr>
        <w:t xml:space="preserve"> קמ</w:t>
      </w:r>
      <w:r>
        <w:rPr>
          <w:rtl/>
        </w:rPr>
        <w:t>"</w:t>
      </w:r>
      <w:r w:rsidRPr="00C35A2C">
        <w:rPr>
          <w:rtl/>
        </w:rPr>
        <w:t>ל.</w:t>
      </w:r>
    </w:p>
    <w:p w14:paraId="5DDAE21E" w14:textId="54EF6DFB" w:rsidR="00051284" w:rsidRDefault="00E40749" w:rsidP="00051284">
      <w:pPr>
        <w:pStyle w:val="36"/>
        <w:framePr w:wrap="notBeside"/>
        <w:rPr>
          <w:rtl/>
        </w:rPr>
      </w:pPr>
      <w:r>
        <w:rPr>
          <w:rFonts w:ascii="FontbitDavid" w:hAnsi="FontbitDavid" w:hint="cs"/>
          <w:sz w:val="32"/>
          <w:rtl/>
        </w:rPr>
        <w:t>וכי מאחר</w:t>
      </w:r>
      <w:r w:rsidR="00910F84" w:rsidRPr="00C35A2C">
        <w:rPr>
          <w:rFonts w:hint="cs"/>
          <w:rtl/>
        </w:rPr>
        <w:t xml:space="preserve"> </w:t>
      </w:r>
    </w:p>
    <w:p w14:paraId="5F85EA0F" w14:textId="77777777" w:rsidR="00E40749" w:rsidRDefault="00910F84" w:rsidP="00910F84">
      <w:pPr>
        <w:rPr>
          <w:rtl/>
        </w:rPr>
      </w:pPr>
      <w:r w:rsidRPr="00E40749">
        <w:rPr>
          <w:rStyle w:val="affff1"/>
          <w:rtl/>
        </w:rPr>
        <w:t>דקיי</w:t>
      </w:r>
      <w:r w:rsidRPr="00E40749">
        <w:rPr>
          <w:rStyle w:val="affff1"/>
          <w:rFonts w:hint="cs"/>
          <w:rtl/>
        </w:rPr>
        <w:t>מ</w:t>
      </w:r>
      <w:r w:rsidRPr="00E40749">
        <w:rPr>
          <w:rStyle w:val="affff1"/>
          <w:rtl/>
        </w:rPr>
        <w:t>"</w:t>
      </w:r>
      <w:r w:rsidRPr="00E40749">
        <w:rPr>
          <w:rStyle w:val="affff1"/>
          <w:rFonts w:hint="cs"/>
          <w:rtl/>
        </w:rPr>
        <w:t>ל</w:t>
      </w:r>
      <w:r w:rsidRPr="00C35A2C">
        <w:rPr>
          <w:rFonts w:hint="cs"/>
          <w:rtl/>
        </w:rPr>
        <w:t xml:space="preserve"> </w:t>
      </w:r>
      <w:r>
        <w:rPr>
          <w:rtl/>
        </w:rPr>
        <w:t xml:space="preserve">כוותיה </w:t>
      </w:r>
      <w:r>
        <w:rPr>
          <w:rStyle w:val="affff1"/>
          <w:rtl/>
          <w:rPrChange w:id="10671" w:author="מנוע אמוראים" w:date="2026-10-05T16:41:56Z">
            <w:rPr>
              <w:rtl/>
            </w:rPr>
          </w:rPrChange>
        </w:rPr>
        <w:t xml:space="preserve">דרשב</w:t>
      </w:r>
      <w:r>
        <w:rPr>
          <w:rStyle w:val="affff1"/>
          <w:rtl/>
          <w:rPrChange w:id="10672" w:author="מנוע אמוראים" w:date="2026-10-05T16:41:56Z">
            <w:rPr>
              <w:rtl/>
            </w:rPr>
          </w:rPrChange>
        </w:rPr>
        <w:t xml:space="preserve">"</w:t>
      </w:r>
      <w:r>
        <w:rPr>
          <w:rStyle w:val="affff1"/>
          <w:rtl/>
          <w:rPrChange w:id="10673" w:author="מנוע אמוראים" w:date="2026-10-05T16:41:56Z">
            <w:rPr>
              <w:rtl/>
            </w:rPr>
          </w:rPrChange>
        </w:rPr>
        <w:t xml:space="preserve">ג</w:t>
      </w:r>
      <w:r>
        <w:rPr>
          <w:rtl/>
        </w:rPr>
        <w:t xml:space="preserve"> דלא חייש לשתומא, </w:t>
      </w:r>
      <w:r w:rsidR="00051284" w:rsidRPr="00E40749">
        <w:rPr>
          <w:rStyle w:val="affff1"/>
          <w:rFonts w:hint="cs"/>
          <w:rtl/>
        </w:rPr>
        <w:t>והלכה כר''א:</w:t>
      </w:r>
      <w:r w:rsidR="00051284">
        <w:rPr>
          <w:rFonts w:hint="cs"/>
          <w:rtl/>
        </w:rPr>
        <w:t xml:space="preserve"> </w:t>
      </w:r>
      <w:r w:rsidRPr="00C35A2C">
        <w:rPr>
          <w:rtl/>
        </w:rPr>
        <w:t xml:space="preserve">דלא חייש לזיופא, האידנא מאי טעמא לא מותבינן </w:t>
      </w:r>
      <w:r>
        <w:rPr>
          <w:rFonts w:hint="cs"/>
          <w:rtl/>
        </w:rPr>
        <w:t>יין</w:t>
      </w:r>
      <w:r w:rsidRPr="00C35A2C">
        <w:rPr>
          <w:rtl/>
        </w:rPr>
        <w:t xml:space="preserve"> ביד </w:t>
      </w:r>
      <w:r w:rsidR="00E40749">
        <w:rPr>
          <w:rFonts w:hint="cs"/>
          <w:rtl/>
        </w:rPr>
        <w:t>גוי</w:t>
      </w:r>
      <w:r w:rsidRPr="00C35A2C">
        <w:rPr>
          <w:rtl/>
        </w:rPr>
        <w:t xml:space="preserve">? </w:t>
      </w:r>
    </w:p>
    <w:p w14:paraId="23A6297F" w14:textId="77777777" w:rsidR="00E40749" w:rsidRDefault="00E40749" w:rsidP="00E40749">
      <w:pPr>
        <w:pStyle w:val="36"/>
        <w:framePr w:wrap="notBeside"/>
        <w:rPr>
          <w:rtl/>
        </w:rPr>
      </w:pPr>
      <w:r>
        <w:rPr>
          <w:rFonts w:hint="cs"/>
          <w:rtl/>
        </w:rPr>
        <w:t>-</w:t>
      </w:r>
    </w:p>
    <w:p w14:paraId="675CFDB1" w14:textId="22C2BBAA" w:rsidR="00E40749" w:rsidRDefault="00E40749" w:rsidP="00910F84">
      <w:pPr>
        <w:rPr>
          <w:rStyle w:val="affff8"/>
          <w:rtl/>
        </w:rPr>
      </w:pPr>
      <w:r>
        <w:rPr>
          <w:rFonts w:hint="cs"/>
          <w:rtl/>
        </w:rPr>
        <w:t xml:space="preserve"> </w:t>
      </w:r>
      <w:r w:rsidR="00910F84" w:rsidRPr="00C35A2C">
        <w:rPr>
          <w:rtl/>
        </w:rPr>
        <w:t>משום שייכא.</w:t>
      </w:r>
      <w:r>
        <w:rPr>
          <w:rFonts w:hint="cs"/>
          <w:rtl/>
        </w:rPr>
        <w:t xml:space="preserve"> </w:t>
      </w:r>
      <w:r w:rsidRPr="00E40749">
        <w:rPr>
          <w:rStyle w:val="affff8"/>
          <w:rFonts w:hint="cs"/>
          <w:rtl/>
        </w:rPr>
        <w:t xml:space="preserve">[שיוציא מנקב קטן העשוי להוצאת הריח] </w:t>
      </w:r>
    </w:p>
    <w:p w14:paraId="2109C435" w14:textId="77777777" w:rsidR="00E40749" w:rsidRDefault="00E40749">
      <w:pPr>
        <w:bidi w:val="0"/>
        <w:spacing w:after="160" w:line="259" w:lineRule="auto"/>
        <w:jc w:val="left"/>
        <w:rPr>
          <w:rStyle w:val="affff8"/>
          <w:rtl/>
        </w:rPr>
      </w:pPr>
      <w:r>
        <w:rPr>
          <w:rStyle w:val="affff8"/>
          <w:rtl/>
        </w:rPr>
        <w:br w:type="page"/>
      </w:r>
    </w:p>
    <w:p w14:paraId="66041621" w14:textId="77777777" w:rsidR="00910F84" w:rsidRPr="00E40749" w:rsidRDefault="00910F84" w:rsidP="00910F84">
      <w:pPr>
        <w:rPr>
          <w:rStyle w:val="affff8"/>
          <w:rtl/>
        </w:rPr>
      </w:pPr>
    </w:p>
    <w:p w14:paraId="757D5E57" w14:textId="77777777" w:rsidR="00910F84" w:rsidRPr="00C35A2C" w:rsidRDefault="00910F84" w:rsidP="00910F84">
      <w:pPr>
        <w:pStyle w:val="aff6"/>
        <w:framePr w:wrap="around"/>
        <w:rPr>
          <w:rtl/>
        </w:rPr>
      </w:pPr>
      <w:r w:rsidRPr="00C35A2C">
        <w:rPr>
          <w:rFonts w:hint="cs"/>
          <w:rtl/>
        </w:rPr>
        <w:t>ע.</w:t>
      </w:r>
    </w:p>
    <w:p w14:paraId="33BB90E0" w14:textId="77777777" w:rsidR="006B3F5A" w:rsidRDefault="006B3F5A">
      <w:pPr>
        <w:bidi w:val="0"/>
        <w:spacing w:after="160" w:line="259" w:lineRule="auto"/>
        <w:jc w:val="left"/>
        <w:rPr>
          <w:rFonts w:ascii="FontbitDavid" w:hAnsi="FontbitDavid"/>
          <w:sz w:val="32"/>
        </w:rPr>
      </w:pPr>
      <w:r>
        <w:rPr>
          <w:rFonts w:ascii="FontbitDavid" w:hAnsi="FontbitDavid"/>
          <w:sz w:val="32"/>
          <w:rtl/>
        </w:rPr>
        <w:br w:type="page"/>
      </w:r>
    </w:p>
    <w:p w14:paraId="371637B5" w14:textId="40D21FE8" w:rsidR="00805DC2" w:rsidRDefault="00805DC2" w:rsidP="00805DC2">
      <w:pPr>
        <w:pStyle w:val="affff2"/>
      </w:pPr>
      <w:r>
        <w:rPr>
          <w:rFonts w:hint="cs"/>
          <w:rtl/>
        </w:rPr>
        <w:lastRenderedPageBreak/>
        <w:t xml:space="preserve">טו' הוראות במעשים שאירעו ביין נסך </w:t>
      </w:r>
    </w:p>
    <w:p w14:paraId="5998264A" w14:textId="6083FD29" w:rsidR="00956A79" w:rsidRDefault="00910F84" w:rsidP="00956A79">
      <w:pPr>
        <w:pStyle w:val="36"/>
        <w:framePr w:wrap="notBeside"/>
        <w:rPr>
          <w:rtl/>
        </w:rPr>
      </w:pPr>
      <w:r w:rsidRPr="00C35A2C">
        <w:rPr>
          <w:rtl/>
        </w:rPr>
        <w:t xml:space="preserve">רבא: </w:t>
      </w:r>
      <w:r w:rsidR="000E3438">
        <w:rPr>
          <w:rFonts w:hint="cs"/>
          <w:rtl/>
        </w:rPr>
        <w:t>א.</w:t>
      </w:r>
    </w:p>
    <w:p w14:paraId="3BB7ABE2" w14:textId="77777777" w:rsidR="005D61B9" w:rsidRDefault="000E3438" w:rsidP="000E3438">
      <w:pPr>
        <w:rPr>
          <w:rtl/>
        </w:rPr>
      </w:pPr>
      <w:r w:rsidRPr="000E3438">
        <w:rPr>
          <w:rStyle w:val="afff"/>
          <w:rFonts w:hint="cs"/>
          <w:rtl/>
        </w:rPr>
        <w:t xml:space="preserve">נכרית זונה, </w:t>
      </w:r>
      <w:r w:rsidR="00910F84" w:rsidRPr="000E3438">
        <w:rPr>
          <w:rStyle w:val="afff"/>
          <w:rtl/>
        </w:rPr>
        <w:t>וישראל מסובין אצלה -</w:t>
      </w:r>
      <w:r w:rsidR="00910F84" w:rsidRPr="00C35A2C">
        <w:rPr>
          <w:rtl/>
        </w:rPr>
        <w:t xml:space="preserve"> </w:t>
      </w:r>
      <w:r w:rsidR="00910F84">
        <w:rPr>
          <w:rFonts w:hint="cs"/>
          <w:rtl/>
        </w:rPr>
        <w:t>יין</w:t>
      </w:r>
      <w:r w:rsidR="00910F84" w:rsidRPr="00C35A2C">
        <w:rPr>
          <w:rtl/>
        </w:rPr>
        <w:t xml:space="preserve"> </w:t>
      </w:r>
      <w:r>
        <w:rPr>
          <w:rFonts w:hint="cs"/>
          <w:rtl/>
        </w:rPr>
        <w:t>מותר</w:t>
      </w:r>
      <w:r w:rsidR="00910F84" w:rsidRPr="00C35A2C">
        <w:rPr>
          <w:rtl/>
        </w:rPr>
        <w:t xml:space="preserve">, </w:t>
      </w:r>
    </w:p>
    <w:p w14:paraId="65993726" w14:textId="257072B6" w:rsidR="00910F84" w:rsidRPr="00C35A2C" w:rsidRDefault="005D61B9" w:rsidP="000E3438">
      <w:pPr>
        <w:rPr>
          <w:rtl/>
        </w:rPr>
      </w:pPr>
      <w:r>
        <w:rPr>
          <w:rFonts w:hint="cs"/>
          <w:rtl/>
        </w:rPr>
        <w:t xml:space="preserve">- </w:t>
      </w:r>
      <w:r w:rsidR="00910F84" w:rsidRPr="00C35A2C">
        <w:rPr>
          <w:rtl/>
        </w:rPr>
        <w:t xml:space="preserve">נהי דתקיף להו </w:t>
      </w:r>
      <w:r w:rsidR="000E3438">
        <w:rPr>
          <w:rFonts w:hint="cs"/>
          <w:rtl/>
        </w:rPr>
        <w:t>יצר דעריות</w:t>
      </w:r>
      <w:r w:rsidR="00910F84" w:rsidRPr="00C35A2C">
        <w:rPr>
          <w:rtl/>
        </w:rPr>
        <w:t xml:space="preserve">, </w:t>
      </w:r>
      <w:r w:rsidR="000E3438">
        <w:rPr>
          <w:rFonts w:hint="cs"/>
          <w:rtl/>
        </w:rPr>
        <w:t xml:space="preserve">אך לא </w:t>
      </w:r>
      <w:r w:rsidR="00910F84" w:rsidRPr="00C35A2C">
        <w:rPr>
          <w:rtl/>
        </w:rPr>
        <w:t>יצר דיין נסך</w:t>
      </w:r>
      <w:r w:rsidR="000E3438">
        <w:rPr>
          <w:rFonts w:hint="cs"/>
          <w:rtl/>
        </w:rPr>
        <w:t>.</w:t>
      </w:r>
      <w:r w:rsidR="00910F84" w:rsidRPr="00C35A2C">
        <w:rPr>
          <w:rtl/>
        </w:rPr>
        <w:t xml:space="preserve"> </w:t>
      </w:r>
    </w:p>
    <w:p w14:paraId="7AA0B7A7" w14:textId="77777777" w:rsidR="000E3438" w:rsidRDefault="000E3438" w:rsidP="000E3438">
      <w:pPr>
        <w:pStyle w:val="36"/>
        <w:framePr w:wrap="notBeside"/>
        <w:rPr>
          <w:rtl/>
        </w:rPr>
      </w:pPr>
      <w:r>
        <w:rPr>
          <w:rFonts w:hint="cs"/>
          <w:rtl/>
        </w:rPr>
        <w:t>ב.</w:t>
      </w:r>
    </w:p>
    <w:p w14:paraId="177ADF7F" w14:textId="77777777" w:rsidR="005D61B9" w:rsidRDefault="00910F84" w:rsidP="000E3438">
      <w:pPr>
        <w:rPr>
          <w:rtl/>
        </w:rPr>
      </w:pPr>
      <w:r w:rsidRPr="000E3438">
        <w:rPr>
          <w:rStyle w:val="afff"/>
          <w:rtl/>
        </w:rPr>
        <w:t xml:space="preserve">זונה ישראלית </w:t>
      </w:r>
      <w:r w:rsidR="00956A79" w:rsidRPr="000E3438">
        <w:rPr>
          <w:rStyle w:val="afff"/>
          <w:rFonts w:hint="cs"/>
          <w:rtl/>
        </w:rPr>
        <w:t xml:space="preserve">וגויים </w:t>
      </w:r>
      <w:r w:rsidRPr="000E3438">
        <w:rPr>
          <w:rStyle w:val="afff"/>
          <w:rtl/>
        </w:rPr>
        <w:t>מסובין</w:t>
      </w:r>
      <w:r w:rsidRPr="00C35A2C">
        <w:rPr>
          <w:rtl/>
        </w:rPr>
        <w:t xml:space="preserve"> </w:t>
      </w:r>
      <w:r>
        <w:rPr>
          <w:rFonts w:hint="cs"/>
          <w:rtl/>
        </w:rPr>
        <w:t>יין</w:t>
      </w:r>
      <w:r w:rsidRPr="00C35A2C">
        <w:rPr>
          <w:rtl/>
        </w:rPr>
        <w:t xml:space="preserve"> אסור, </w:t>
      </w:r>
    </w:p>
    <w:p w14:paraId="41E59D46" w14:textId="104E2CBD" w:rsidR="00910F84" w:rsidRPr="00C35A2C" w:rsidRDefault="005D61B9" w:rsidP="005D61B9">
      <w:pPr>
        <w:spacing w:after="60"/>
        <w:rPr>
          <w:rtl/>
        </w:rPr>
      </w:pPr>
      <w:r>
        <w:rPr>
          <w:rFonts w:hint="cs"/>
          <w:rtl/>
        </w:rPr>
        <w:t xml:space="preserve">- </w:t>
      </w:r>
      <w:r w:rsidR="00910F84" w:rsidRPr="00C35A2C">
        <w:rPr>
          <w:rtl/>
        </w:rPr>
        <w:t xml:space="preserve">הואיל </w:t>
      </w:r>
      <w:r w:rsidR="000E3438">
        <w:rPr>
          <w:rFonts w:hint="cs"/>
          <w:rtl/>
        </w:rPr>
        <w:t xml:space="preserve">ומזולזלת בעינהם נגררת אחריהם </w:t>
      </w:r>
      <w:r w:rsidR="000E3438" w:rsidRPr="000E3438">
        <w:rPr>
          <w:rStyle w:val="affff8"/>
          <w:rFonts w:hint="cs"/>
          <w:rtl/>
        </w:rPr>
        <w:t>ואינם חוששים</w:t>
      </w:r>
    </w:p>
    <w:p w14:paraId="41976CD0" w14:textId="7172564A" w:rsidR="00956A79" w:rsidRDefault="000E3438" w:rsidP="000E3438">
      <w:pPr>
        <w:pStyle w:val="36"/>
        <w:framePr w:wrap="notBeside"/>
        <w:jc w:val="center"/>
        <w:rPr>
          <w:rtl/>
        </w:rPr>
      </w:pPr>
      <w:r>
        <w:rPr>
          <w:rFonts w:hint="cs"/>
          <w:rtl/>
        </w:rPr>
        <w:t xml:space="preserve">ג. </w:t>
      </w:r>
      <w:r w:rsidR="00956A79">
        <w:rPr>
          <w:rFonts w:hint="cs"/>
          <w:rtl/>
        </w:rPr>
        <w:t xml:space="preserve">מעשה </w:t>
      </w:r>
    </w:p>
    <w:p w14:paraId="20CF528F" w14:textId="65022B12" w:rsidR="00910F84" w:rsidRDefault="00805DC2" w:rsidP="00910F84">
      <w:pPr>
        <w:rPr>
          <w:rtl/>
        </w:rPr>
      </w:pPr>
      <w:r>
        <w:rPr>
          <w:rFonts w:hint="cs"/>
          <w:rtl/>
        </w:rPr>
        <w:t xml:space="preserve">ביין ישראל שהיה בבית ועלה הגוי </w:t>
      </w:r>
      <w:r w:rsidR="00910F84" w:rsidRPr="00C35A2C">
        <w:rPr>
          <w:rFonts w:hint="cs"/>
          <w:rtl/>
        </w:rPr>
        <w:t xml:space="preserve">וסגר הדלת בפניו </w:t>
      </w:r>
      <w:r w:rsidR="00910F84" w:rsidRPr="00805DC2">
        <w:rPr>
          <w:rStyle w:val="afff"/>
          <w:rFonts w:hint="cs"/>
          <w:rtl/>
        </w:rPr>
        <w:t>והיה סדק בדלת</w:t>
      </w:r>
      <w:r w:rsidR="00910F84" w:rsidRPr="00C35A2C">
        <w:rPr>
          <w:rFonts w:hint="cs"/>
          <w:rtl/>
        </w:rPr>
        <w:t xml:space="preserve"> וראה </w:t>
      </w:r>
      <w:r w:rsidR="000E3438">
        <w:rPr>
          <w:rFonts w:hint="cs"/>
          <w:rtl/>
        </w:rPr>
        <w:t xml:space="preserve">הגוי </w:t>
      </w:r>
      <w:r w:rsidR="00910F84" w:rsidRPr="00C35A2C">
        <w:rPr>
          <w:rFonts w:hint="cs"/>
          <w:rtl/>
        </w:rPr>
        <w:t xml:space="preserve">עומד בין החביות </w:t>
      </w:r>
    </w:p>
    <w:p w14:paraId="4E26DEDB" w14:textId="69725735" w:rsidR="000E3438" w:rsidRDefault="00805DC2" w:rsidP="000E3438">
      <w:pPr>
        <w:pStyle w:val="36"/>
        <w:framePr w:wrap="notBeside"/>
        <w:rPr>
          <w:rtl/>
        </w:rPr>
      </w:pPr>
      <w:r>
        <w:rPr>
          <w:rFonts w:hint="cs"/>
          <w:rtl/>
        </w:rPr>
        <w:t>-</w:t>
      </w:r>
      <w:r w:rsidR="00910F84" w:rsidRPr="00C35A2C">
        <w:rPr>
          <w:rFonts w:hint="cs"/>
          <w:rtl/>
        </w:rPr>
        <w:t xml:space="preserve">רבא </w:t>
      </w:r>
    </w:p>
    <w:p w14:paraId="4C9F0068" w14:textId="5EC53248" w:rsidR="00910F84" w:rsidRPr="000E3438" w:rsidRDefault="00910F84" w:rsidP="00805DC2">
      <w:pPr>
        <w:spacing w:after="60"/>
        <w:rPr>
          <w:rStyle w:val="affff8"/>
          <w:rtl/>
        </w:rPr>
      </w:pPr>
      <w:r w:rsidRPr="00C35A2C">
        <w:rPr>
          <w:rFonts w:hint="cs"/>
          <w:rtl/>
        </w:rPr>
        <w:t xml:space="preserve">כל מה שמול הסדק מותר ומה שמשני הצדדים </w:t>
      </w:r>
      <w:r w:rsidRPr="000E3438">
        <w:rPr>
          <w:rStyle w:val="affff8"/>
          <w:rFonts w:hint="cs"/>
          <w:rtl/>
        </w:rPr>
        <w:t>[שאינו רואה אסור]</w:t>
      </w:r>
    </w:p>
    <w:p w14:paraId="4ADD1C2F" w14:textId="7D87B4F5" w:rsidR="00956A79" w:rsidRDefault="00805DC2" w:rsidP="00956A79">
      <w:pPr>
        <w:pStyle w:val="36"/>
        <w:framePr w:wrap="notBeside"/>
        <w:rPr>
          <w:rtl/>
        </w:rPr>
      </w:pPr>
      <w:r>
        <w:rPr>
          <w:rFonts w:hint="cs"/>
          <w:rtl/>
        </w:rPr>
        <w:t xml:space="preserve">ד. </w:t>
      </w:r>
      <w:r w:rsidR="00956A79">
        <w:rPr>
          <w:rFonts w:hint="cs"/>
          <w:rtl/>
        </w:rPr>
        <w:t>מעשה</w:t>
      </w:r>
      <w:r w:rsidR="00910F84" w:rsidRPr="00C35A2C">
        <w:rPr>
          <w:rFonts w:hint="cs"/>
          <w:rtl/>
        </w:rPr>
        <w:t xml:space="preserve"> </w:t>
      </w:r>
    </w:p>
    <w:p w14:paraId="0ADF6210" w14:textId="637EBB57" w:rsidR="00910F84" w:rsidRDefault="00805DC2" w:rsidP="00910F84">
      <w:pPr>
        <w:rPr>
          <w:rtl/>
        </w:rPr>
      </w:pPr>
      <w:r w:rsidRPr="00805DC2">
        <w:rPr>
          <w:rStyle w:val="afff"/>
          <w:rFonts w:hint="cs"/>
          <w:rtl/>
        </w:rPr>
        <w:t>בישראל שגר בעלייה</w:t>
      </w:r>
      <w:r>
        <w:rPr>
          <w:rFonts w:hint="cs"/>
          <w:rtl/>
        </w:rPr>
        <w:t xml:space="preserve"> ונכרי למטה ושמעו קול </w:t>
      </w:r>
      <w:r w:rsidR="00910F84" w:rsidRPr="00C35A2C">
        <w:rPr>
          <w:rFonts w:hint="cs"/>
          <w:rtl/>
        </w:rPr>
        <w:t xml:space="preserve">תיגרה ויצאו וקדם </w:t>
      </w:r>
      <w:r>
        <w:rPr>
          <w:rFonts w:hint="cs"/>
          <w:rtl/>
        </w:rPr>
        <w:t>הגוי</w:t>
      </w:r>
      <w:r w:rsidR="00910F84" w:rsidRPr="00C35A2C">
        <w:rPr>
          <w:rFonts w:hint="cs"/>
          <w:rtl/>
        </w:rPr>
        <w:t xml:space="preserve"> ונכנס וסגר הדלת בפניו, </w:t>
      </w:r>
    </w:p>
    <w:p w14:paraId="0792BAB7" w14:textId="77777777" w:rsidR="00805DC2" w:rsidRDefault="00910F84" w:rsidP="00805DC2">
      <w:pPr>
        <w:pStyle w:val="36"/>
        <w:framePr w:wrap="notBeside"/>
        <w:rPr>
          <w:rtl/>
        </w:rPr>
      </w:pPr>
      <w:r w:rsidRPr="00C35A2C">
        <w:rPr>
          <w:rFonts w:hint="cs"/>
          <w:rtl/>
        </w:rPr>
        <w:t xml:space="preserve">רבא </w:t>
      </w:r>
    </w:p>
    <w:p w14:paraId="36C1AFD8" w14:textId="3E40EFAD" w:rsidR="00910F84" w:rsidRPr="00C35A2C" w:rsidRDefault="00910F84" w:rsidP="00805DC2">
      <w:pPr>
        <w:spacing w:after="60"/>
        <w:rPr>
          <w:rtl/>
        </w:rPr>
      </w:pPr>
      <w:r w:rsidRPr="00C35A2C">
        <w:rPr>
          <w:rFonts w:hint="cs"/>
          <w:rtl/>
        </w:rPr>
        <w:t xml:space="preserve">היין מותר </w:t>
      </w:r>
      <w:r w:rsidR="00805DC2">
        <w:rPr>
          <w:rFonts w:hint="cs"/>
          <w:rtl/>
        </w:rPr>
        <w:t>שחושש הגוי ש</w:t>
      </w:r>
      <w:r w:rsidRPr="00C35A2C">
        <w:rPr>
          <w:rFonts w:hint="cs"/>
          <w:rtl/>
        </w:rPr>
        <w:t>קדם ישראל וישב בעליונה וירא</w:t>
      </w:r>
      <w:r w:rsidR="00805DC2">
        <w:rPr>
          <w:rFonts w:hint="cs"/>
          <w:rtl/>
        </w:rPr>
        <w:t>ה</w:t>
      </w:r>
    </w:p>
    <w:p w14:paraId="5B1EE17B" w14:textId="74D15D55" w:rsidR="00956A79" w:rsidRDefault="00805DC2" w:rsidP="00956A79">
      <w:pPr>
        <w:pStyle w:val="36"/>
        <w:framePr w:wrap="notBeside"/>
        <w:rPr>
          <w:rtl/>
        </w:rPr>
      </w:pPr>
      <w:r>
        <w:rPr>
          <w:rFonts w:hint="cs"/>
          <w:rtl/>
        </w:rPr>
        <w:t xml:space="preserve">ה. </w:t>
      </w:r>
      <w:r w:rsidR="00956A79">
        <w:rPr>
          <w:rFonts w:hint="cs"/>
          <w:rtl/>
        </w:rPr>
        <w:t xml:space="preserve">מעשה </w:t>
      </w:r>
    </w:p>
    <w:p w14:paraId="436D49DA" w14:textId="77777777" w:rsidR="00805DC2" w:rsidRDefault="00805DC2" w:rsidP="00910F84">
      <w:pPr>
        <w:rPr>
          <w:rtl/>
        </w:rPr>
      </w:pPr>
      <w:r w:rsidRPr="00805DC2">
        <w:rPr>
          <w:rStyle w:val="afff"/>
          <w:rFonts w:hint="cs"/>
          <w:rtl/>
        </w:rPr>
        <w:t>במלון</w:t>
      </w:r>
      <w:r w:rsidR="00956A79">
        <w:rPr>
          <w:rFonts w:hint="cs"/>
          <w:rtl/>
        </w:rPr>
        <w:t xml:space="preserve"> </w:t>
      </w:r>
      <w:r w:rsidR="00910F84" w:rsidRPr="00C35A2C">
        <w:rPr>
          <w:rFonts w:hint="cs"/>
          <w:rtl/>
        </w:rPr>
        <w:t xml:space="preserve">שישב בזה יין ישראל ונמצא </w:t>
      </w:r>
      <w:r>
        <w:rPr>
          <w:rFonts w:hint="cs"/>
          <w:rtl/>
        </w:rPr>
        <w:t xml:space="preserve">הגוי </w:t>
      </w:r>
      <w:r w:rsidR="00910F84" w:rsidRPr="00C35A2C">
        <w:rPr>
          <w:rFonts w:hint="cs"/>
          <w:rtl/>
        </w:rPr>
        <w:t xml:space="preserve">שישב </w:t>
      </w:r>
      <w:r w:rsidR="00910F84" w:rsidRPr="00805DC2">
        <w:rPr>
          <w:rStyle w:val="afff"/>
          <w:rFonts w:hint="cs"/>
          <w:rtl/>
        </w:rPr>
        <w:t>בין החביות</w:t>
      </w:r>
      <w:r w:rsidR="00910F84" w:rsidRPr="00C35A2C">
        <w:rPr>
          <w:rFonts w:hint="cs"/>
          <w:rtl/>
        </w:rPr>
        <w:t xml:space="preserve"> </w:t>
      </w:r>
    </w:p>
    <w:p w14:paraId="10215EFD" w14:textId="77777777" w:rsidR="00805DC2" w:rsidRDefault="00910F84" w:rsidP="00805DC2">
      <w:pPr>
        <w:pStyle w:val="36"/>
        <w:framePr w:wrap="notBeside"/>
        <w:rPr>
          <w:rtl/>
        </w:rPr>
      </w:pPr>
      <w:r w:rsidRPr="00C35A2C">
        <w:rPr>
          <w:rFonts w:hint="cs"/>
          <w:rtl/>
        </w:rPr>
        <w:t>רבא</w:t>
      </w:r>
      <w:r w:rsidRPr="00C35A2C">
        <w:rPr>
          <w:rtl/>
        </w:rPr>
        <w:t xml:space="preserve">: </w:t>
      </w:r>
    </w:p>
    <w:p w14:paraId="77E04DE7" w14:textId="05A602A3" w:rsidR="00956A79" w:rsidRPr="00805DC2" w:rsidRDefault="00910F84" w:rsidP="00805DC2">
      <w:pPr>
        <w:spacing w:after="60"/>
        <w:rPr>
          <w:rtl/>
        </w:rPr>
      </w:pPr>
      <w:r w:rsidRPr="00C35A2C">
        <w:rPr>
          <w:rtl/>
        </w:rPr>
        <w:t>אם נתפס עליו כגנב - שרי, ואי לא - אס</w:t>
      </w:r>
      <w:r w:rsidR="00805DC2">
        <w:rPr>
          <w:rFonts w:hint="cs"/>
          <w:rtl/>
        </w:rPr>
        <w:t>ו</w:t>
      </w:r>
      <w:r w:rsidRPr="00C35A2C">
        <w:rPr>
          <w:rtl/>
        </w:rPr>
        <w:t>ר.</w:t>
      </w:r>
    </w:p>
    <w:p w14:paraId="47DC5F07" w14:textId="13F9300D" w:rsidR="00956A79" w:rsidRDefault="00805DC2" w:rsidP="00956A79">
      <w:pPr>
        <w:pStyle w:val="36"/>
        <w:framePr w:wrap="notBeside"/>
        <w:rPr>
          <w:rtl/>
        </w:rPr>
      </w:pPr>
      <w:r>
        <w:rPr>
          <w:rFonts w:hint="cs"/>
          <w:rtl/>
        </w:rPr>
        <w:t xml:space="preserve">ו. </w:t>
      </w:r>
      <w:r w:rsidR="00956A79">
        <w:rPr>
          <w:rFonts w:hint="cs"/>
          <w:rtl/>
        </w:rPr>
        <w:t xml:space="preserve">מעשה </w:t>
      </w:r>
    </w:p>
    <w:p w14:paraId="279078DC" w14:textId="77777777" w:rsidR="00805DC2" w:rsidRDefault="00805DC2" w:rsidP="00910F84">
      <w:pPr>
        <w:rPr>
          <w:rtl/>
        </w:rPr>
      </w:pPr>
      <w:r w:rsidRPr="00805DC2">
        <w:rPr>
          <w:rStyle w:val="afff"/>
          <w:rFonts w:hint="cs"/>
          <w:rtl/>
        </w:rPr>
        <w:t>ש</w:t>
      </w:r>
      <w:r w:rsidR="00910F84" w:rsidRPr="00805DC2">
        <w:rPr>
          <w:rStyle w:val="afff"/>
          <w:rFonts w:hint="cs"/>
          <w:rtl/>
        </w:rPr>
        <w:t xml:space="preserve">נמצא </w:t>
      </w:r>
      <w:r w:rsidRPr="00805DC2">
        <w:rPr>
          <w:rStyle w:val="afff"/>
          <w:rFonts w:hint="cs"/>
          <w:rtl/>
        </w:rPr>
        <w:t xml:space="preserve">גוי </w:t>
      </w:r>
      <w:r w:rsidR="00910F84" w:rsidRPr="00805DC2">
        <w:rPr>
          <w:rStyle w:val="afff"/>
          <w:rFonts w:hint="cs"/>
          <w:rtl/>
        </w:rPr>
        <w:t>בין החביות</w:t>
      </w:r>
      <w:r w:rsidR="00910F84" w:rsidRPr="00C35A2C">
        <w:rPr>
          <w:rFonts w:hint="cs"/>
          <w:rtl/>
        </w:rPr>
        <w:t xml:space="preserve">, </w:t>
      </w:r>
    </w:p>
    <w:p w14:paraId="768EA407" w14:textId="77777777" w:rsidR="00805DC2" w:rsidRDefault="00910F84" w:rsidP="00805DC2">
      <w:pPr>
        <w:pStyle w:val="36"/>
        <w:framePr w:wrap="notBeside"/>
        <w:rPr>
          <w:rtl/>
        </w:rPr>
      </w:pPr>
      <w:r w:rsidRPr="00C35A2C">
        <w:rPr>
          <w:rFonts w:hint="cs"/>
          <w:rtl/>
        </w:rPr>
        <w:t>רבא:</w:t>
      </w:r>
    </w:p>
    <w:p w14:paraId="3AD6ED01" w14:textId="610BE1A5" w:rsidR="00910F84" w:rsidRPr="00C35A2C" w:rsidRDefault="00910F84" w:rsidP="00910F84">
      <w:pPr>
        <w:rPr>
          <w:rtl/>
        </w:rPr>
      </w:pPr>
      <w:r w:rsidRPr="00C35A2C">
        <w:rPr>
          <w:rFonts w:hint="cs"/>
          <w:rtl/>
        </w:rPr>
        <w:t xml:space="preserve"> אי יש לו להשתמט</w:t>
      </w:r>
      <w:r w:rsidR="00805DC2">
        <w:rPr>
          <w:rStyle w:val="affff8"/>
          <w:rFonts w:hint="cs"/>
          <w:rtl/>
        </w:rPr>
        <w:t xml:space="preserve"> </w:t>
      </w:r>
      <w:r w:rsidRPr="00805DC2">
        <w:rPr>
          <w:rStyle w:val="affff8"/>
          <w:rFonts w:hint="cs"/>
          <w:rtl/>
        </w:rPr>
        <w:t>[ולתלות ביאתו]</w:t>
      </w:r>
      <w:r w:rsidRPr="00C35A2C">
        <w:rPr>
          <w:rFonts w:hint="cs"/>
          <w:rtl/>
        </w:rPr>
        <w:t xml:space="preserve"> היין אסור ואי לא מותר </w:t>
      </w:r>
    </w:p>
    <w:p w14:paraId="7C670952" w14:textId="77777777" w:rsidR="00956A79" w:rsidRDefault="00910F84" w:rsidP="00956A79">
      <w:pPr>
        <w:pStyle w:val="36"/>
        <w:framePr w:wrap="notBeside"/>
        <w:rPr>
          <w:rtl/>
        </w:rPr>
      </w:pPr>
      <w:r w:rsidRPr="00C35A2C">
        <w:rPr>
          <w:rFonts w:hint="cs"/>
          <w:rtl/>
        </w:rPr>
        <w:t xml:space="preserve">והך </w:t>
      </w:r>
    </w:p>
    <w:p w14:paraId="10F3C124" w14:textId="6BB22DFD" w:rsidR="00910F84" w:rsidRPr="00C35A2C" w:rsidRDefault="00910F84" w:rsidP="00805DC2">
      <w:pPr>
        <w:spacing w:after="60"/>
        <w:rPr>
          <w:rtl/>
        </w:rPr>
      </w:pPr>
      <w:r w:rsidRPr="00C35A2C">
        <w:rPr>
          <w:rFonts w:hint="cs"/>
          <w:rtl/>
        </w:rPr>
        <w:t>ד</w:t>
      </w:r>
      <w:r w:rsidRPr="00C35A2C">
        <w:rPr>
          <w:rtl/>
        </w:rPr>
        <w:t xml:space="preserve">ננעל הפונדק, או שאמר לו שמור אסור; </w:t>
      </w:r>
      <w:r w:rsidR="00805DC2">
        <w:rPr>
          <w:rFonts w:hint="cs"/>
          <w:rtl/>
        </w:rPr>
        <w:t>-</w:t>
      </w:r>
      <w:r w:rsidRPr="00C35A2C">
        <w:rPr>
          <w:rFonts w:hint="cs"/>
          <w:rtl/>
        </w:rPr>
        <w:t xml:space="preserve">אין להוכיח דאפשר דמיירי </w:t>
      </w:r>
      <w:r w:rsidR="00805DC2">
        <w:rPr>
          <w:rFonts w:hint="cs"/>
          <w:rtl/>
        </w:rPr>
        <w:t>באפשר לו להשתמט</w:t>
      </w:r>
    </w:p>
    <w:p w14:paraId="62A53549" w14:textId="3472B33C" w:rsidR="00956A79" w:rsidRDefault="00805DC2" w:rsidP="00805DC2">
      <w:pPr>
        <w:pStyle w:val="36"/>
        <w:framePr w:wrap="notBeside"/>
        <w:rPr>
          <w:rtl/>
        </w:rPr>
      </w:pPr>
      <w:r>
        <w:rPr>
          <w:rFonts w:ascii="FontbitDavid" w:hAnsi="FontbitDavid" w:hint="cs"/>
          <w:sz w:val="32"/>
          <w:rtl/>
        </w:rPr>
        <w:t xml:space="preserve">ז. </w:t>
      </w:r>
      <w:r w:rsidR="00956A79">
        <w:rPr>
          <w:rFonts w:ascii="FontbitDavid" w:hAnsi="FontbitDavid" w:hint="cs"/>
          <w:sz w:val="32"/>
          <w:rtl/>
        </w:rPr>
        <w:t xml:space="preserve">מעשה </w:t>
      </w:r>
    </w:p>
    <w:p w14:paraId="6D8E8FA3" w14:textId="77777777" w:rsidR="00805DC2" w:rsidRDefault="00805DC2" w:rsidP="00910F84">
      <w:pPr>
        <w:rPr>
          <w:rtl/>
        </w:rPr>
      </w:pPr>
      <w:r>
        <w:rPr>
          <w:rFonts w:hint="cs"/>
          <w:rtl/>
        </w:rPr>
        <w:t xml:space="preserve">בשיראל וגוי </w:t>
      </w:r>
      <w:r w:rsidR="00910F84" w:rsidRPr="00C35A2C">
        <w:rPr>
          <w:rFonts w:hint="cs"/>
          <w:rtl/>
        </w:rPr>
        <w:t>ישבו ושתו יין ושמע מתפללים בביהכנ</w:t>
      </w:r>
      <w:r w:rsidR="00910F84">
        <w:rPr>
          <w:rtl/>
        </w:rPr>
        <w:t>"</w:t>
      </w:r>
      <w:r w:rsidR="00910F84" w:rsidRPr="00C35A2C">
        <w:rPr>
          <w:rFonts w:hint="cs"/>
          <w:rtl/>
        </w:rPr>
        <w:t xml:space="preserve">ס והלך </w:t>
      </w:r>
    </w:p>
    <w:p w14:paraId="724542D0" w14:textId="665D63FC" w:rsidR="00910F84" w:rsidRPr="00C35A2C" w:rsidRDefault="00910F84" w:rsidP="00805DC2">
      <w:pPr>
        <w:spacing w:after="60"/>
        <w:rPr>
          <w:rtl/>
        </w:rPr>
      </w:pPr>
      <w:r w:rsidRPr="00805DC2">
        <w:rPr>
          <w:rStyle w:val="affff1"/>
          <w:rFonts w:hint="cs"/>
          <w:rtl/>
        </w:rPr>
        <w:t>רבא</w:t>
      </w:r>
      <w:r w:rsidR="00805DC2">
        <w:rPr>
          <w:rStyle w:val="affff1"/>
          <w:rFonts w:hint="cs"/>
          <w:rtl/>
        </w:rPr>
        <w:t>:</w:t>
      </w:r>
      <w:r w:rsidRPr="00C35A2C">
        <w:rPr>
          <w:rFonts w:hint="cs"/>
          <w:rtl/>
        </w:rPr>
        <w:t xml:space="preserve"> היין מותר דחושש </w:t>
      </w:r>
      <w:r w:rsidR="00805DC2">
        <w:rPr>
          <w:rFonts w:hint="cs"/>
          <w:rtl/>
        </w:rPr>
        <w:t xml:space="preserve">הגוי </w:t>
      </w:r>
      <w:r w:rsidRPr="00C35A2C">
        <w:rPr>
          <w:rFonts w:hint="cs"/>
          <w:rtl/>
        </w:rPr>
        <w:t>שיזכר ביין וישוב</w:t>
      </w:r>
      <w:r w:rsidRPr="00C35A2C">
        <w:rPr>
          <w:rtl/>
        </w:rPr>
        <w:t>.</w:t>
      </w:r>
    </w:p>
    <w:p w14:paraId="1C508D82" w14:textId="20639E6C" w:rsidR="00956A79" w:rsidRDefault="00805DC2" w:rsidP="00956A79">
      <w:pPr>
        <w:pStyle w:val="36"/>
        <w:framePr w:wrap="notBeside"/>
        <w:rPr>
          <w:rtl/>
        </w:rPr>
      </w:pPr>
      <w:r>
        <w:rPr>
          <w:rFonts w:hint="cs"/>
          <w:rtl/>
        </w:rPr>
        <w:t xml:space="preserve">ח. </w:t>
      </w:r>
      <w:r w:rsidR="00956A79">
        <w:rPr>
          <w:rFonts w:hint="cs"/>
          <w:rtl/>
        </w:rPr>
        <w:t xml:space="preserve">מעשה </w:t>
      </w:r>
    </w:p>
    <w:p w14:paraId="6621235D" w14:textId="01F95787" w:rsidR="00910F84" w:rsidRPr="00C35A2C" w:rsidRDefault="00805DC2" w:rsidP="00910F84">
      <w:pPr>
        <w:rPr>
          <w:rtl/>
        </w:rPr>
      </w:pPr>
      <w:r w:rsidRPr="00805DC2">
        <w:rPr>
          <w:rStyle w:val="afff"/>
          <w:rFonts w:hint="cs"/>
          <w:rtl/>
        </w:rPr>
        <w:t>בישראל וג</w:t>
      </w:r>
      <w:r>
        <w:rPr>
          <w:rStyle w:val="afff"/>
          <w:rFonts w:hint="cs"/>
          <w:rtl/>
        </w:rPr>
        <w:t>ו</w:t>
      </w:r>
      <w:r w:rsidRPr="00805DC2">
        <w:rPr>
          <w:rStyle w:val="afff"/>
          <w:rFonts w:hint="cs"/>
          <w:rtl/>
        </w:rPr>
        <w:t xml:space="preserve">י </w:t>
      </w:r>
      <w:r w:rsidR="00910F84" w:rsidRPr="00805DC2">
        <w:rPr>
          <w:rStyle w:val="afff"/>
          <w:rFonts w:hint="cs"/>
          <w:rtl/>
        </w:rPr>
        <w:t>שישבו בספינה</w:t>
      </w:r>
      <w:r>
        <w:rPr>
          <w:rFonts w:hint="cs"/>
          <w:rtl/>
        </w:rPr>
        <w:t xml:space="preserve"> ושמע ישראל קול שופרות של </w:t>
      </w:r>
      <w:r>
        <w:rPr>
          <w:rStyle w:val="affff1"/>
          <w:rFonts w:hint="cs"/>
          <w:rtl/>
          <w:rPrChange w:id="10674" w:author="מנוע אמוראים" w:date="2026-10-05T16:41:56Z">
            <w:rPr>
              <w:rFonts w:hint="cs"/>
              <w:rtl/>
            </w:rPr>
          </w:rPrChange>
        </w:rPr>
        <w:t xml:space="preserve">ער</w:t>
      </w:r>
      <w:r>
        <w:rPr>
          <w:rStyle w:val="affff1"/>
          <w:rtl/>
          <w:rPrChange w:id="10675" w:author="מנוע אמוראים" w:date="2026-10-05T16:41:56Z">
            <w:rPr>
              <w:rtl/>
            </w:rPr>
          </w:rPrChange>
        </w:rPr>
        <w:t xml:space="preserve">"</w:t>
      </w:r>
      <w:r>
        <w:rPr>
          <w:rStyle w:val="affff1"/>
          <w:rFonts w:hint="cs"/>
          <w:rtl/>
          <w:rPrChange w:id="10676" w:author="מנוע אמוראים" w:date="2026-10-05T16:41:56Z">
            <w:rPr>
              <w:rFonts w:hint="cs"/>
              <w:rtl/>
            </w:rPr>
          </w:rPrChange>
        </w:rPr>
        <w:t xml:space="preserve">ש</w:t>
      </w:r>
      <w:r>
        <w:rPr>
          <w:rFonts w:hint="cs"/>
          <w:rtl/>
        </w:rPr>
        <w:t xml:space="preserve"> קם ויצא</w:t>
      </w:r>
      <w:r>
        <w:rPr>
          <w:rFonts w:hint="cs"/>
          <w:rtl/>
        </w:rPr>
        <w:t>,</w:t>
      </w:r>
      <w:r w:rsidR="00910F84" w:rsidRPr="00C35A2C">
        <w:rPr>
          <w:rFonts w:hint="cs"/>
          <w:rtl/>
        </w:rPr>
        <w:t xml:space="preserve"> </w:t>
      </w:r>
      <w:r w:rsidR="00910F84" w:rsidRPr="00805DC2">
        <w:rPr>
          <w:rStyle w:val="affff1"/>
          <w:rFonts w:hint="cs"/>
          <w:rtl/>
        </w:rPr>
        <w:t>רבא</w:t>
      </w:r>
      <w:r w:rsidR="00910F84" w:rsidRPr="00C35A2C">
        <w:rPr>
          <w:rFonts w:hint="cs"/>
          <w:rtl/>
        </w:rPr>
        <w:t xml:space="preserve"> התיר היין שחושש </w:t>
      </w:r>
      <w:r>
        <w:rPr>
          <w:rFonts w:hint="cs"/>
          <w:rtl/>
        </w:rPr>
        <w:t xml:space="preserve">הגוי </w:t>
      </w:r>
      <w:r w:rsidR="00910F84" w:rsidRPr="00C35A2C">
        <w:rPr>
          <w:rFonts w:hint="cs"/>
          <w:rtl/>
        </w:rPr>
        <w:t xml:space="preserve">שיזכר ביינו ויחזור ואי משום שבת יאמר </w:t>
      </w:r>
      <w:r>
        <w:rPr>
          <w:rFonts w:hint="cs"/>
          <w:rtl/>
        </w:rPr>
        <w:t xml:space="preserve">הגוי </w:t>
      </w:r>
      <w:r w:rsidR="00910F84" w:rsidRPr="00C35A2C">
        <w:rPr>
          <w:rFonts w:hint="cs"/>
          <w:rtl/>
        </w:rPr>
        <w:t>כמו שאמר איסור גיורא כשהיה גוי דיהודי ח</w:t>
      </w:r>
      <w:r w:rsidR="00910F84">
        <w:rPr>
          <w:rtl/>
        </w:rPr>
        <w:t>"</w:t>
      </w:r>
      <w:r w:rsidR="00910F84" w:rsidRPr="00C35A2C">
        <w:rPr>
          <w:rFonts w:hint="cs"/>
          <w:rtl/>
        </w:rPr>
        <w:t xml:space="preserve">ו לא שומר שבת, דאי שמר כמה ארנקי הייתי מוצא בשבת, </w:t>
      </w:r>
    </w:p>
    <w:p w14:paraId="2056A617" w14:textId="54091C9D" w:rsidR="00910F84" w:rsidRPr="00805DC2" w:rsidRDefault="00910F84" w:rsidP="00805DC2">
      <w:pPr>
        <w:spacing w:after="60"/>
        <w:rPr>
          <w:spacing w:val="-2"/>
          <w:rtl/>
        </w:rPr>
      </w:pPr>
      <w:r w:rsidRPr="00805DC2">
        <w:rPr>
          <w:rStyle w:val="affff1"/>
          <w:rFonts w:hint="cs"/>
          <w:spacing w:val="-2"/>
          <w:rtl/>
        </w:rPr>
        <w:t>ולא ידע</w:t>
      </w:r>
      <w:r w:rsidR="005D61B9">
        <w:rPr>
          <w:rStyle w:val="affff1"/>
          <w:rFonts w:hint="cs"/>
          <w:spacing w:val="-2"/>
          <w:rtl/>
        </w:rPr>
        <w:t>ו</w:t>
      </w:r>
      <w:r w:rsidRPr="00805DC2">
        <w:rPr>
          <w:rStyle w:val="affff1"/>
          <w:rFonts w:hint="cs"/>
          <w:spacing w:val="-2"/>
          <w:rtl/>
        </w:rPr>
        <w:t xml:space="preserve"> הך דרי</w:t>
      </w:r>
      <w:r w:rsidRPr="00805DC2">
        <w:rPr>
          <w:rStyle w:val="affff1"/>
          <w:spacing w:val="-2"/>
          <w:rtl/>
        </w:rPr>
        <w:t>"</w:t>
      </w:r>
      <w:r w:rsidRPr="00805DC2">
        <w:rPr>
          <w:rStyle w:val="affff1"/>
          <w:rFonts w:hint="cs"/>
          <w:spacing w:val="-2"/>
          <w:rtl/>
        </w:rPr>
        <w:t>צ</w:t>
      </w:r>
      <w:r w:rsidRPr="00805DC2">
        <w:rPr>
          <w:rFonts w:hint="cs"/>
          <w:spacing w:val="-2"/>
          <w:rtl/>
        </w:rPr>
        <w:t xml:space="preserve"> דהמוצא כיס בשבת מוליכו פחות פחות מד' אמות</w:t>
      </w:r>
      <w:r w:rsidRPr="00805DC2">
        <w:rPr>
          <w:spacing w:val="-2"/>
          <w:rtl/>
        </w:rPr>
        <w:t>.</w:t>
      </w:r>
    </w:p>
    <w:p w14:paraId="1F8FB9E6" w14:textId="4E3DDDB4" w:rsidR="00956A79" w:rsidRDefault="00805DC2" w:rsidP="00805DC2">
      <w:pPr>
        <w:pStyle w:val="36"/>
        <w:framePr w:wrap="notBeside"/>
        <w:rPr>
          <w:rtl/>
        </w:rPr>
      </w:pPr>
      <w:r>
        <w:rPr>
          <w:rFonts w:hint="cs"/>
          <w:rtl/>
        </w:rPr>
        <w:t xml:space="preserve">ט. </w:t>
      </w:r>
      <w:r w:rsidR="00956A79">
        <w:rPr>
          <w:rFonts w:hint="cs"/>
          <w:rtl/>
        </w:rPr>
        <w:t xml:space="preserve">מעשה </w:t>
      </w:r>
    </w:p>
    <w:p w14:paraId="372E8B23" w14:textId="20E7A7A7" w:rsidR="00910F84" w:rsidRPr="00C35A2C" w:rsidRDefault="00805DC2" w:rsidP="00910F84">
      <w:pPr>
        <w:rPr>
          <w:rtl/>
        </w:rPr>
      </w:pPr>
      <w:r w:rsidRPr="005D61B9">
        <w:rPr>
          <w:rStyle w:val="afff"/>
          <w:rFonts w:hint="cs"/>
          <w:rtl/>
        </w:rPr>
        <w:t>באריה</w:t>
      </w:r>
      <w:r w:rsidR="00956A79" w:rsidRPr="005D61B9">
        <w:rPr>
          <w:rStyle w:val="afff"/>
          <w:rFonts w:hint="cs"/>
          <w:rtl/>
        </w:rPr>
        <w:t xml:space="preserve"> </w:t>
      </w:r>
      <w:r w:rsidR="00910F84" w:rsidRPr="005D61B9">
        <w:rPr>
          <w:rStyle w:val="afff"/>
          <w:rFonts w:hint="cs"/>
          <w:rtl/>
        </w:rPr>
        <w:t>שנהם בגת</w:t>
      </w:r>
      <w:r w:rsidR="00910F84" w:rsidRPr="00C35A2C">
        <w:rPr>
          <w:rFonts w:hint="cs"/>
          <w:rtl/>
        </w:rPr>
        <w:t xml:space="preserve"> שמע </w:t>
      </w:r>
      <w:r>
        <w:rPr>
          <w:rFonts w:hint="cs"/>
          <w:rtl/>
        </w:rPr>
        <w:t xml:space="preserve">הגוי </w:t>
      </w:r>
      <w:r w:rsidR="00910F84" w:rsidRPr="00C35A2C">
        <w:rPr>
          <w:rFonts w:hint="cs"/>
          <w:rtl/>
        </w:rPr>
        <w:t xml:space="preserve">והתחבא בין החביות </w:t>
      </w:r>
    </w:p>
    <w:p w14:paraId="1D656121" w14:textId="77777777" w:rsidR="00956A79" w:rsidRDefault="00910F84" w:rsidP="00956A79">
      <w:pPr>
        <w:pStyle w:val="36"/>
        <w:framePr w:wrap="notBeside"/>
        <w:rPr>
          <w:rtl/>
        </w:rPr>
      </w:pPr>
      <w:r>
        <w:rPr>
          <w:rtl/>
        </w:rPr>
        <w:t xml:space="preserve">- </w:t>
      </w:r>
      <w:r w:rsidRPr="00C35A2C">
        <w:rPr>
          <w:rtl/>
        </w:rPr>
        <w:t>אמר רבא:</w:t>
      </w:r>
    </w:p>
    <w:p w14:paraId="0147641D" w14:textId="1169EB1C" w:rsidR="00910F84" w:rsidRPr="00805DC2" w:rsidRDefault="00910F84" w:rsidP="00805DC2">
      <w:pPr>
        <w:spacing w:after="60"/>
        <w:rPr>
          <w:rtl/>
        </w:rPr>
      </w:pPr>
      <w:r w:rsidRPr="00C35A2C">
        <w:rPr>
          <w:rFonts w:hint="cs"/>
          <w:rtl/>
        </w:rPr>
        <w:t>יין מותר</w:t>
      </w:r>
      <w:r w:rsidRPr="00C35A2C">
        <w:rPr>
          <w:rtl/>
        </w:rPr>
        <w:t xml:space="preserve">, </w:t>
      </w:r>
      <w:r w:rsidRPr="00C35A2C">
        <w:rPr>
          <w:rFonts w:hint="cs"/>
          <w:rtl/>
        </w:rPr>
        <w:t xml:space="preserve">דאומר כמו שאני התחבאתי </w:t>
      </w:r>
      <w:r w:rsidR="00805DC2">
        <w:rPr>
          <w:rFonts w:hint="cs"/>
          <w:rtl/>
        </w:rPr>
        <w:t>ה</w:t>
      </w:r>
      <w:r w:rsidRPr="00C35A2C">
        <w:rPr>
          <w:rFonts w:hint="cs"/>
          <w:rtl/>
        </w:rPr>
        <w:t xml:space="preserve">תחבא הישראל ויראני </w:t>
      </w:r>
    </w:p>
    <w:p w14:paraId="63892C2F" w14:textId="44D852F4" w:rsidR="00956A79" w:rsidRDefault="00805DC2" w:rsidP="00956A79">
      <w:pPr>
        <w:pStyle w:val="36"/>
        <w:framePr w:wrap="notBeside"/>
        <w:rPr>
          <w:rtl/>
        </w:rPr>
      </w:pPr>
      <w:r>
        <w:rPr>
          <w:rFonts w:hint="cs"/>
          <w:rtl/>
        </w:rPr>
        <w:t xml:space="preserve">י. </w:t>
      </w:r>
      <w:r w:rsidR="00956A79">
        <w:rPr>
          <w:rFonts w:hint="cs"/>
          <w:rtl/>
        </w:rPr>
        <w:t xml:space="preserve">מעשה </w:t>
      </w:r>
    </w:p>
    <w:p w14:paraId="1A7E5119" w14:textId="77777777" w:rsidR="00805DC2" w:rsidRDefault="00805DC2" w:rsidP="00910F84">
      <w:pPr>
        <w:rPr>
          <w:rtl/>
        </w:rPr>
      </w:pPr>
      <w:r w:rsidRPr="005D61B9">
        <w:rPr>
          <w:rStyle w:val="afff"/>
          <w:rFonts w:hint="cs"/>
          <w:rtl/>
        </w:rPr>
        <w:t xml:space="preserve">בגנבי </w:t>
      </w:r>
      <w:r w:rsidR="00910F84" w:rsidRPr="005D61B9">
        <w:rPr>
          <w:rStyle w:val="afff"/>
          <w:rFonts w:hint="cs"/>
          <w:rtl/>
        </w:rPr>
        <w:t>שבאו לפומבדיתא</w:t>
      </w:r>
      <w:r w:rsidR="00910F84" w:rsidRPr="00C35A2C">
        <w:rPr>
          <w:rFonts w:hint="cs"/>
          <w:rtl/>
        </w:rPr>
        <w:t xml:space="preserve"> ופתחו הרבה חביות </w:t>
      </w:r>
    </w:p>
    <w:p w14:paraId="2AD855D3" w14:textId="3FDD13B7" w:rsidR="00910F84" w:rsidRPr="00C35A2C" w:rsidRDefault="00805DC2" w:rsidP="00910F84">
      <w:pPr>
        <w:rPr>
          <w:rtl/>
        </w:rPr>
      </w:pPr>
      <w:r w:rsidRPr="00805DC2">
        <w:rPr>
          <w:rStyle w:val="affff1"/>
          <w:rFonts w:hint="cs"/>
          <w:rtl/>
        </w:rPr>
        <w:t>ורבא</w:t>
      </w:r>
      <w:r>
        <w:rPr>
          <w:rFonts w:hint="cs"/>
          <w:b/>
          <w:bCs/>
          <w:rtl/>
        </w:rPr>
        <w:t xml:space="preserve"> </w:t>
      </w:r>
      <w:r w:rsidR="00910F84" w:rsidRPr="00C35A2C">
        <w:rPr>
          <w:rFonts w:hint="cs"/>
          <w:b/>
          <w:bCs/>
          <w:rtl/>
        </w:rPr>
        <w:t xml:space="preserve">התיר </w:t>
      </w:r>
      <w:r w:rsidR="00910F84" w:rsidRPr="00C35A2C">
        <w:rPr>
          <w:rFonts w:hint="cs"/>
          <w:rtl/>
        </w:rPr>
        <w:t xml:space="preserve">את היין, דרוב גנבי ישראל הם </w:t>
      </w:r>
    </w:p>
    <w:p w14:paraId="39452747" w14:textId="2A9E59E3" w:rsidR="00956A79" w:rsidRDefault="00805DC2" w:rsidP="00956A79">
      <w:pPr>
        <w:pStyle w:val="36"/>
        <w:framePr w:wrap="notBeside"/>
        <w:rPr>
          <w:rtl/>
        </w:rPr>
      </w:pPr>
      <w:r>
        <w:rPr>
          <w:rFonts w:hint="cs"/>
          <w:rtl/>
        </w:rPr>
        <w:t xml:space="preserve">יא. </w:t>
      </w:r>
      <w:r w:rsidR="00910F84" w:rsidRPr="00C35A2C">
        <w:rPr>
          <w:rFonts w:hint="cs"/>
          <w:rtl/>
        </w:rPr>
        <w:t xml:space="preserve">ומעשה </w:t>
      </w:r>
    </w:p>
    <w:p w14:paraId="546EF09A" w14:textId="19EF3210" w:rsidR="00910F84" w:rsidRPr="00C35A2C" w:rsidRDefault="00805DC2" w:rsidP="00956A79">
      <w:pPr>
        <w:rPr>
          <w:rtl/>
        </w:rPr>
      </w:pPr>
      <w:r w:rsidRPr="00805DC2">
        <w:rPr>
          <w:rStyle w:val="afff"/>
          <w:rFonts w:hint="cs"/>
          <w:rtl/>
        </w:rPr>
        <w:t>בנהרדעי</w:t>
      </w:r>
      <w:r>
        <w:rPr>
          <w:rFonts w:hint="cs"/>
          <w:b/>
          <w:bCs/>
          <w:rtl/>
        </w:rPr>
        <w:t xml:space="preserve"> </w:t>
      </w:r>
      <w:r w:rsidR="00910F84" w:rsidRPr="00805DC2">
        <w:rPr>
          <w:rStyle w:val="affff1"/>
          <w:rFonts w:hint="cs"/>
          <w:rtl/>
        </w:rPr>
        <w:t>ושמואל</w:t>
      </w:r>
      <w:r w:rsidR="00910F84" w:rsidRPr="00C35A2C">
        <w:rPr>
          <w:rFonts w:hint="cs"/>
          <w:b/>
          <w:bCs/>
          <w:rtl/>
        </w:rPr>
        <w:t xml:space="preserve"> התיר</w:t>
      </w:r>
      <w:r w:rsidR="00910F84" w:rsidRPr="00C35A2C">
        <w:rPr>
          <w:rFonts w:hint="cs"/>
          <w:rtl/>
        </w:rPr>
        <w:t xml:space="preserve"> ולא מצד דס</w:t>
      </w:r>
      <w:r w:rsidR="00910F84">
        <w:rPr>
          <w:rtl/>
        </w:rPr>
        <w:t>"</w:t>
      </w:r>
      <w:r>
        <w:rPr>
          <w:rFonts w:hint="cs"/>
          <w:rtl/>
        </w:rPr>
        <w:t xml:space="preserve">ל </w:t>
      </w:r>
      <w:r>
        <w:rPr>
          <w:rStyle w:val="affff1"/>
          <w:rFonts w:hint="cs"/>
          <w:rtl/>
          <w:rPrChange w:id="10677" w:author="מנוע אמוראים" w:date="2026-10-05T16:41:56Z">
            <w:rPr>
              <w:rFonts w:hint="cs"/>
              <w:rtl/>
            </w:rPr>
          </w:rPrChange>
        </w:rPr>
        <w:t xml:space="preserve">כר</w:t>
      </w:r>
      <w:r>
        <w:rPr>
          <w:rStyle w:val="affff1"/>
          <w:rtl/>
          <w:rPrChange w:id="10678" w:author="מנוע אמוראים" w:date="2026-10-05T16:41:56Z">
            <w:rPr>
              <w:rtl/>
            </w:rPr>
          </w:rPrChange>
        </w:rPr>
        <w:t xml:space="preserve">"</w:t>
      </w:r>
      <w:r>
        <w:rPr>
          <w:rStyle w:val="affff1"/>
          <w:rFonts w:hint="cs"/>
          <w:rtl/>
          <w:rPrChange w:id="10679" w:author="מנוע אמוראים" w:date="2026-10-05T16:41:56Z">
            <w:rPr>
              <w:rFonts w:hint="cs"/>
              <w:rtl/>
            </w:rPr>
          </w:rPrChange>
        </w:rPr>
        <w:t xml:space="preserve">א</w:t>
      </w:r>
      <w:r>
        <w:rPr>
          <w:rFonts w:hint="cs"/>
          <w:rtl/>
        </w:rPr>
        <w:t xml:space="preserve"> ד</w:t>
      </w:r>
      <w:r w:rsidR="00910F84" w:rsidRPr="00C35A2C">
        <w:rPr>
          <w:rtl/>
        </w:rPr>
        <w:t xml:space="preserve">ספק ביאה טהור! </w:t>
      </w:r>
      <w:r w:rsidR="00910F84" w:rsidRPr="00956A79">
        <w:rPr>
          <w:rStyle w:val="affff1"/>
          <w:rtl/>
        </w:rPr>
        <w:t>דתנן:</w:t>
      </w:r>
      <w:r w:rsidR="00910F84" w:rsidRPr="00C35A2C">
        <w:rPr>
          <w:rtl/>
        </w:rPr>
        <w:t xml:space="preserve"> הנכנס לבקעה בימות הגשמים וטומאה בשדה פלונית, ואמר הלכתי במקום הלז ואיני יודע אם נכנסתי לאותה שדה אם לא נכנסתי, </w:t>
      </w:r>
      <w:r w:rsidR="00910F84" w:rsidRPr="00805DC2">
        <w:rPr>
          <w:rStyle w:val="affff1"/>
          <w:rFonts w:hint="cs"/>
          <w:rtl/>
        </w:rPr>
        <w:t>דל</w:t>
      </w:r>
      <w:r w:rsidR="00910F84" w:rsidRPr="00805DC2">
        <w:rPr>
          <w:rStyle w:val="affff1"/>
          <w:rtl/>
        </w:rPr>
        <w:t>ר"א:</w:t>
      </w:r>
      <w:r w:rsidR="00910F84" w:rsidRPr="00C35A2C">
        <w:rPr>
          <w:rtl/>
        </w:rPr>
        <w:t xml:space="preserve"> ספק ביאה טהור, ספק מגע טמא! </w:t>
      </w:r>
    </w:p>
    <w:p w14:paraId="6CAA1A0D" w14:textId="77777777" w:rsidR="00805DC2" w:rsidRDefault="00910F84" w:rsidP="00805DC2">
      <w:pPr>
        <w:pStyle w:val="36"/>
        <w:framePr w:wrap="notBeside"/>
        <w:rPr>
          <w:rtl/>
        </w:rPr>
      </w:pPr>
      <w:r>
        <w:rPr>
          <w:rtl/>
        </w:rPr>
        <w:t xml:space="preserve">- </w:t>
      </w:r>
      <w:r w:rsidRPr="00C35A2C">
        <w:rPr>
          <w:rFonts w:hint="cs"/>
          <w:rtl/>
        </w:rPr>
        <w:t xml:space="preserve">אלא </w:t>
      </w:r>
    </w:p>
    <w:p w14:paraId="3F111445" w14:textId="6F1A67A1" w:rsidR="00910F84" w:rsidRPr="00C35A2C" w:rsidRDefault="00910F84" w:rsidP="005D61B9">
      <w:pPr>
        <w:spacing w:after="60"/>
      </w:pPr>
      <w:r w:rsidRPr="00C35A2C">
        <w:rPr>
          <w:rFonts w:hint="cs"/>
          <w:rtl/>
        </w:rPr>
        <w:t>ד</w:t>
      </w:r>
      <w:r w:rsidRPr="00C35A2C">
        <w:rPr>
          <w:rtl/>
        </w:rPr>
        <w:t xml:space="preserve">שאני </w:t>
      </w:r>
      <w:r w:rsidR="00805DC2">
        <w:rPr>
          <w:rFonts w:hint="cs"/>
          <w:rtl/>
        </w:rPr>
        <w:t>ש</w:t>
      </w:r>
      <w:r w:rsidRPr="00C35A2C">
        <w:rPr>
          <w:rtl/>
        </w:rPr>
        <w:t>ם, כיון ד</w:t>
      </w:r>
      <w:r w:rsidRPr="00C35A2C">
        <w:rPr>
          <w:rFonts w:hint="cs"/>
          <w:rtl/>
        </w:rPr>
        <w:t>יש שפותחים לשום ממון והו</w:t>
      </w:r>
      <w:r>
        <w:rPr>
          <w:rtl/>
        </w:rPr>
        <w:t>"</w:t>
      </w:r>
      <w:r w:rsidRPr="00C35A2C">
        <w:rPr>
          <w:rFonts w:hint="cs"/>
          <w:rtl/>
        </w:rPr>
        <w:t xml:space="preserve">ל ספק ספיקא </w:t>
      </w:r>
    </w:p>
    <w:p w14:paraId="0D436A1F" w14:textId="77777777" w:rsidR="00910F84" w:rsidRPr="00C35A2C" w:rsidRDefault="00910F84" w:rsidP="00910F84">
      <w:pPr>
        <w:pStyle w:val="aff6"/>
        <w:framePr w:wrap="around"/>
      </w:pPr>
      <w:r w:rsidRPr="00C35A2C">
        <w:rPr>
          <w:rFonts w:hint="cs"/>
          <w:rtl/>
        </w:rPr>
        <w:t>ע:</w:t>
      </w:r>
    </w:p>
    <w:p w14:paraId="5ADDC5F4" w14:textId="677D314A" w:rsidR="00956A79" w:rsidRDefault="00805DC2" w:rsidP="00956A79">
      <w:pPr>
        <w:pStyle w:val="36"/>
        <w:framePr w:wrap="notBeside"/>
        <w:rPr>
          <w:rtl/>
        </w:rPr>
      </w:pPr>
      <w:r>
        <w:rPr>
          <w:rFonts w:ascii="FontbitDavid" w:hAnsi="FontbitDavid" w:hint="cs"/>
          <w:sz w:val="32"/>
          <w:rtl/>
        </w:rPr>
        <w:t xml:space="preserve">יב. </w:t>
      </w:r>
      <w:r w:rsidR="00956A79">
        <w:rPr>
          <w:rFonts w:ascii="FontbitDavid" w:hAnsi="FontbitDavid" w:hint="cs"/>
          <w:sz w:val="32"/>
          <w:rtl/>
        </w:rPr>
        <w:t xml:space="preserve">מעשה </w:t>
      </w:r>
    </w:p>
    <w:p w14:paraId="6E4ACC93" w14:textId="5A9AC8F7" w:rsidR="00910F84" w:rsidRPr="00C35A2C" w:rsidRDefault="00805DC2" w:rsidP="00910F84">
      <w:pPr>
        <w:rPr>
          <w:rtl/>
        </w:rPr>
      </w:pPr>
      <w:r w:rsidRPr="005D61B9">
        <w:rPr>
          <w:rStyle w:val="afff"/>
          <w:rFonts w:hint="cs"/>
          <w:rtl/>
        </w:rPr>
        <w:t>בתינוקת</w:t>
      </w:r>
      <w:r>
        <w:rPr>
          <w:rFonts w:hint="cs"/>
          <w:rtl/>
        </w:rPr>
        <w:t xml:space="preserve"> </w:t>
      </w:r>
      <w:r w:rsidR="00910F84" w:rsidRPr="00C35A2C">
        <w:rPr>
          <w:rFonts w:hint="cs"/>
          <w:rtl/>
        </w:rPr>
        <w:t>שנמצאה בין החביות ונמצא קצף</w:t>
      </w:r>
      <w:r>
        <w:rPr>
          <w:rFonts w:hint="cs"/>
          <w:rtl/>
        </w:rPr>
        <w:t xml:space="preserve"> </w:t>
      </w:r>
      <w:r w:rsidR="00910F84" w:rsidRPr="00805DC2">
        <w:rPr>
          <w:rStyle w:val="affff8"/>
          <w:rFonts w:hint="cs"/>
          <w:rtl/>
        </w:rPr>
        <w:t>[אשקומא]</w:t>
      </w:r>
      <w:r w:rsidR="00910F84" w:rsidRPr="00C35A2C">
        <w:rPr>
          <w:rFonts w:hint="cs"/>
          <w:rtl/>
        </w:rPr>
        <w:t xml:space="preserve"> בידה, </w:t>
      </w:r>
    </w:p>
    <w:p w14:paraId="7441AE89" w14:textId="77777777" w:rsidR="00643E0F" w:rsidRDefault="00910F84" w:rsidP="00643E0F">
      <w:pPr>
        <w:pStyle w:val="36"/>
        <w:framePr w:wrap="notBeside"/>
        <w:rPr>
          <w:rtl/>
        </w:rPr>
      </w:pPr>
      <w:r w:rsidRPr="00956A79">
        <w:rPr>
          <w:rtl/>
        </w:rPr>
        <w:t xml:space="preserve">- </w:t>
      </w:r>
      <w:r w:rsidRPr="00956A79">
        <w:rPr>
          <w:rFonts w:hint="cs"/>
          <w:rtl/>
        </w:rPr>
        <w:t xml:space="preserve">רבא </w:t>
      </w:r>
    </w:p>
    <w:p w14:paraId="46970EC6" w14:textId="3BB244F6" w:rsidR="00910F84" w:rsidRPr="00805DC2" w:rsidRDefault="00910F84" w:rsidP="005D61B9">
      <w:pPr>
        <w:spacing w:after="60"/>
        <w:rPr>
          <w:rStyle w:val="affff8"/>
          <w:rtl/>
        </w:rPr>
      </w:pPr>
      <w:r w:rsidRPr="00956A79">
        <w:rPr>
          <w:rFonts w:hint="cs"/>
          <w:rtl/>
        </w:rPr>
        <w:t xml:space="preserve">התיר היין דאימר מגב החבית לקחה </w:t>
      </w:r>
      <w:r w:rsidRPr="00805DC2">
        <w:rPr>
          <w:rStyle w:val="affff8"/>
          <w:rFonts w:hint="cs"/>
          <w:rtl/>
        </w:rPr>
        <w:t>וא</w:t>
      </w:r>
      <w:r w:rsidR="00805DC2">
        <w:rPr>
          <w:rStyle w:val="affff8"/>
          <w:rFonts w:hint="cs"/>
          <w:rtl/>
        </w:rPr>
        <w:t>ף</w:t>
      </w:r>
      <w:r w:rsidRPr="00805DC2">
        <w:rPr>
          <w:rStyle w:val="affff8"/>
          <w:rFonts w:hint="cs"/>
          <w:rtl/>
        </w:rPr>
        <w:t xml:space="preserve"> שאין עוד שמא נזדמן לה </w:t>
      </w:r>
    </w:p>
    <w:p w14:paraId="714E93AB" w14:textId="3958B69B" w:rsidR="00956A79" w:rsidRDefault="00805DC2" w:rsidP="00956A79">
      <w:pPr>
        <w:pStyle w:val="36"/>
        <w:framePr w:wrap="notBeside"/>
        <w:rPr>
          <w:rtl/>
        </w:rPr>
      </w:pPr>
      <w:r>
        <w:rPr>
          <w:rFonts w:hint="cs"/>
          <w:rtl/>
        </w:rPr>
        <w:t xml:space="preserve">יג. </w:t>
      </w:r>
      <w:r w:rsidR="00956A79">
        <w:rPr>
          <w:rFonts w:hint="cs"/>
          <w:rtl/>
        </w:rPr>
        <w:t xml:space="preserve">מעשה </w:t>
      </w:r>
    </w:p>
    <w:p w14:paraId="2C1EA702" w14:textId="425AAE34" w:rsidR="00910F84" w:rsidRPr="00C35A2C" w:rsidRDefault="00805DC2" w:rsidP="00910F84">
      <w:pPr>
        <w:rPr>
          <w:rtl/>
        </w:rPr>
      </w:pPr>
      <w:r w:rsidRPr="005D61B9">
        <w:rPr>
          <w:rStyle w:val="afff"/>
          <w:rFonts w:hint="cs"/>
          <w:rtl/>
        </w:rPr>
        <w:t xml:space="preserve">בראש </w:t>
      </w:r>
      <w:r w:rsidR="00910F84" w:rsidRPr="005D61B9">
        <w:rPr>
          <w:rStyle w:val="afff"/>
          <w:rFonts w:hint="cs"/>
          <w:rtl/>
        </w:rPr>
        <w:t>גייס</w:t>
      </w:r>
      <w:r w:rsidR="00910F84" w:rsidRPr="00C35A2C">
        <w:rPr>
          <w:rFonts w:hint="cs"/>
          <w:rtl/>
        </w:rPr>
        <w:t xml:space="preserve"> שהגיע לנהרדעא ופתחו הרבה חביות </w:t>
      </w:r>
    </w:p>
    <w:p w14:paraId="3B659BD4" w14:textId="77777777" w:rsidR="00643E0F" w:rsidRDefault="00910F84" w:rsidP="00643E0F">
      <w:pPr>
        <w:pStyle w:val="36"/>
        <w:framePr w:wrap="notBeside"/>
        <w:rPr>
          <w:rtl/>
        </w:rPr>
      </w:pPr>
      <w:r w:rsidRPr="00C35A2C">
        <w:rPr>
          <w:rFonts w:hint="cs"/>
          <w:rtl/>
        </w:rPr>
        <w:t>וכשבא ר</w:t>
      </w:r>
      <w:r>
        <w:rPr>
          <w:rtl/>
        </w:rPr>
        <w:t>"</w:t>
      </w:r>
      <w:r w:rsidRPr="00C35A2C">
        <w:rPr>
          <w:rFonts w:hint="cs"/>
          <w:rtl/>
        </w:rPr>
        <w:t>ד</w:t>
      </w:r>
    </w:p>
    <w:p w14:paraId="76B59E30" w14:textId="77777777" w:rsidR="00805DC2" w:rsidRDefault="00910F84" w:rsidP="00805DC2">
      <w:pPr>
        <w:rPr>
          <w:rtl/>
        </w:rPr>
      </w:pPr>
      <w:r>
        <w:rPr>
          <w:rFonts w:hint="cs"/>
          <w:rtl/>
        </w:rPr>
        <w:t xml:space="preserve">אמר שמעשה היה לפני </w:t>
      </w:r>
      <w:r>
        <w:rPr>
          <w:rStyle w:val="affff1"/>
          <w:rFonts w:hint="cs"/>
          <w:rtl/>
          <w:rPrChange w:id="10680" w:author="מנוע אמוראים" w:date="2026-10-05T16:41:56Z">
            <w:rPr>
              <w:rFonts w:hint="cs"/>
              <w:rtl/>
            </w:rPr>
          </w:rPrChange>
        </w:rPr>
        <w:t xml:space="preserve">ר</w:t>
      </w:r>
      <w:r>
        <w:rPr>
          <w:rStyle w:val="affff1"/>
          <w:rtl/>
          <w:rPrChange w:id="10681" w:author="מנוע אמוראים" w:date="2026-10-05T16:41:56Z">
            <w:rPr>
              <w:rtl/>
            </w:rPr>
          </w:rPrChange>
        </w:rPr>
        <w:t xml:space="preserve">"</w:t>
      </w:r>
      <w:r>
        <w:rPr>
          <w:rStyle w:val="affff1"/>
          <w:rFonts w:hint="cs"/>
          <w:rtl/>
          <w:rPrChange w:id="10682" w:author="מנוע אמוראים" w:date="2026-10-05T16:41:56Z">
            <w:rPr>
              <w:rFonts w:hint="cs"/>
              <w:rtl/>
            </w:rPr>
          </w:rPrChange>
        </w:rPr>
        <w:t xml:space="preserve">א</w:t>
      </w:r>
      <w:r>
        <w:rPr>
          <w:rFonts w:hint="cs"/>
          <w:rtl/>
        </w:rPr>
        <w:t xml:space="preserve"> והתיר ולא ידעתי אי מצד דספק ביאה טהור או מצד דרוב ההולכים יחד עמו </w:t>
      </w:r>
      <w:r w:rsidRPr="00C35A2C">
        <w:rPr>
          <w:rtl/>
        </w:rPr>
        <w:t xml:space="preserve"> ישראל נינהו.</w:t>
      </w:r>
      <w:r w:rsidRPr="00C35A2C">
        <w:rPr>
          <w:rFonts w:hint="cs"/>
          <w:rtl/>
        </w:rPr>
        <w:t xml:space="preserve">  </w:t>
      </w:r>
    </w:p>
    <w:p w14:paraId="411A5726" w14:textId="1AC5B463" w:rsidR="00910F84" w:rsidRPr="00C35A2C" w:rsidRDefault="00910F84" w:rsidP="005D61B9">
      <w:pPr>
        <w:spacing w:after="60"/>
        <w:rPr>
          <w:rtl/>
        </w:rPr>
      </w:pPr>
      <w:r w:rsidRPr="00C35A2C">
        <w:rPr>
          <w:rFonts w:hint="cs"/>
          <w:rtl/>
        </w:rPr>
        <w:t xml:space="preserve">ולא ספק מגע דאדעתא דממון פתחו וכספק ביאה הוא </w:t>
      </w:r>
    </w:p>
    <w:p w14:paraId="37000074" w14:textId="416B9B08" w:rsidR="00643E0F" w:rsidRDefault="00805DC2" w:rsidP="00805DC2">
      <w:pPr>
        <w:pStyle w:val="36"/>
        <w:framePr w:wrap="notBeside"/>
        <w:rPr>
          <w:rtl/>
        </w:rPr>
      </w:pPr>
      <w:r>
        <w:rPr>
          <w:rFonts w:ascii="FontbitDavid" w:hAnsi="FontbitDavid" w:hint="cs"/>
          <w:sz w:val="32"/>
          <w:rtl/>
        </w:rPr>
        <w:t>יד.</w:t>
      </w:r>
      <w:r w:rsidR="00910F84" w:rsidRPr="00C35A2C">
        <w:rPr>
          <w:rFonts w:hint="cs"/>
          <w:rtl/>
        </w:rPr>
        <w:t xml:space="preserve"> </w:t>
      </w:r>
    </w:p>
    <w:p w14:paraId="75C787A7" w14:textId="77777777" w:rsidR="005D61B9" w:rsidRDefault="00805DC2" w:rsidP="00910F84">
      <w:pPr>
        <w:rPr>
          <w:rStyle w:val="affff1"/>
          <w:rtl/>
        </w:rPr>
      </w:pPr>
      <w:r w:rsidRPr="005D61B9">
        <w:rPr>
          <w:rStyle w:val="afff"/>
          <w:rFonts w:hint="cs"/>
          <w:rtl/>
        </w:rPr>
        <w:t xml:space="preserve">מעשה במוכרת </w:t>
      </w:r>
      <w:r w:rsidR="00910F84" w:rsidRPr="005D61B9">
        <w:rPr>
          <w:rStyle w:val="afff"/>
          <w:rFonts w:hint="cs"/>
          <w:rtl/>
        </w:rPr>
        <w:t xml:space="preserve">יין שמסרה מפתח </w:t>
      </w:r>
      <w:r w:rsidR="005D61B9">
        <w:rPr>
          <w:rStyle w:val="afff"/>
          <w:rFonts w:hint="cs"/>
          <w:rtl/>
        </w:rPr>
        <w:t>לגוי</w:t>
      </w:r>
      <w:r w:rsidR="00910F84" w:rsidRPr="00C35A2C">
        <w:rPr>
          <w:rFonts w:hint="cs"/>
          <w:rtl/>
        </w:rPr>
        <w:t xml:space="preserve"> </w:t>
      </w:r>
    </w:p>
    <w:p w14:paraId="4ADC3FC0" w14:textId="77777777" w:rsidR="005D61B9" w:rsidRDefault="005D61B9" w:rsidP="005D61B9">
      <w:pPr>
        <w:pStyle w:val="36"/>
        <w:framePr w:wrap="notBeside"/>
        <w:rPr>
          <w:rtl/>
        </w:rPr>
      </w:pPr>
      <w:r>
        <w:rPr>
          <w:rStyle w:val="affff1"/>
          <w:rFonts w:hint="cs"/>
          <w:rtl/>
        </w:rPr>
        <w:t>-</w:t>
      </w:r>
      <w:r w:rsidR="00910F84" w:rsidRPr="00805DC2">
        <w:rPr>
          <w:rStyle w:val="affff1"/>
          <w:rFonts w:hint="cs"/>
          <w:rtl/>
        </w:rPr>
        <w:t>מר</w:t>
      </w:r>
      <w:r w:rsidR="00910F84" w:rsidRPr="00805DC2">
        <w:rPr>
          <w:rStyle w:val="affff1"/>
          <w:rtl/>
        </w:rPr>
        <w:t>"</w:t>
      </w:r>
      <w:r w:rsidR="00910F84" w:rsidRPr="00805DC2">
        <w:rPr>
          <w:rStyle w:val="affff1"/>
          <w:rFonts w:hint="cs"/>
          <w:rtl/>
        </w:rPr>
        <w:t>א</w:t>
      </w:r>
      <w:r>
        <w:rPr>
          <w:rStyle w:val="affff1"/>
          <w:rFonts w:hint="cs"/>
          <w:rtl/>
        </w:rPr>
        <w:t>:</w:t>
      </w:r>
    </w:p>
    <w:p w14:paraId="2A8E2CDD" w14:textId="136DA33B" w:rsidR="00910F84" w:rsidRPr="005D61B9" w:rsidRDefault="00910F84" w:rsidP="005D61B9">
      <w:pPr>
        <w:spacing w:after="60"/>
        <w:rPr>
          <w:spacing w:val="-4"/>
          <w:rtl/>
        </w:rPr>
      </w:pPr>
      <w:r w:rsidRPr="005D61B9">
        <w:rPr>
          <w:rFonts w:hint="cs"/>
          <w:spacing w:val="-4"/>
          <w:rtl/>
        </w:rPr>
        <w:t>מעשה היה בבימ</w:t>
      </w:r>
      <w:r w:rsidRPr="005D61B9">
        <w:rPr>
          <w:spacing w:val="-4"/>
          <w:rtl/>
        </w:rPr>
        <w:t>"</w:t>
      </w:r>
      <w:r w:rsidRPr="005D61B9">
        <w:rPr>
          <w:rFonts w:hint="cs"/>
          <w:spacing w:val="-4"/>
          <w:rtl/>
        </w:rPr>
        <w:t>ד ואמרו שלא מסרה אלא שמירת מפתח בלבד</w:t>
      </w:r>
      <w:r w:rsidRPr="005D61B9">
        <w:rPr>
          <w:spacing w:val="-4"/>
          <w:rtl/>
        </w:rPr>
        <w:t>.</w:t>
      </w:r>
    </w:p>
    <w:p w14:paraId="5D205D1D" w14:textId="366B6E31" w:rsidR="00643E0F" w:rsidRDefault="00805DC2" w:rsidP="00643E0F">
      <w:pPr>
        <w:pStyle w:val="36"/>
        <w:framePr w:wrap="notBeside"/>
        <w:rPr>
          <w:rtl/>
        </w:rPr>
      </w:pPr>
      <w:r>
        <w:rPr>
          <w:rFonts w:hint="cs"/>
          <w:rtl/>
        </w:rPr>
        <w:t xml:space="preserve">טו. אביי: </w:t>
      </w:r>
      <w:r w:rsidR="00910F84" w:rsidRPr="00643E0F">
        <w:rPr>
          <w:rtl/>
        </w:rPr>
        <w:t xml:space="preserve"> </w:t>
      </w:r>
    </w:p>
    <w:p w14:paraId="00E80A5B" w14:textId="04EF8901" w:rsidR="00910F84" w:rsidRPr="00C35A2C" w:rsidRDefault="00910F84" w:rsidP="00805DC2">
      <w:pPr>
        <w:rPr>
          <w:rtl/>
        </w:rPr>
      </w:pPr>
      <w:r w:rsidRPr="00805DC2">
        <w:rPr>
          <w:rStyle w:val="affff1"/>
          <w:rtl/>
        </w:rPr>
        <w:t>אף אנן תנינא:</w:t>
      </w:r>
      <w:r w:rsidRPr="00643E0F">
        <w:rPr>
          <w:rtl/>
        </w:rPr>
        <w:t xml:space="preserve"> </w:t>
      </w:r>
      <w:r w:rsidRPr="00805DC2">
        <w:rPr>
          <w:rStyle w:val="afff"/>
          <w:rtl/>
        </w:rPr>
        <w:t>המוסר מפתחות לע"ה -</w:t>
      </w:r>
      <w:r w:rsidRPr="00643E0F">
        <w:rPr>
          <w:rtl/>
        </w:rPr>
        <w:t xml:space="preserve"> טהרותיו טהורות, לפי שלא מסר לו אלא שמירת מפתח בלבד; </w:t>
      </w:r>
      <w:r w:rsidR="005D61B9">
        <w:rPr>
          <w:rtl/>
        </w:rPr>
        <w:tab/>
      </w:r>
      <w:r w:rsidR="005D61B9">
        <w:rPr>
          <w:rtl/>
        </w:rPr>
        <w:tab/>
      </w:r>
      <w:r w:rsidR="005D61B9">
        <w:rPr>
          <w:rFonts w:hint="cs"/>
          <w:rtl/>
        </w:rPr>
        <w:t>- ו</w:t>
      </w:r>
      <w:r w:rsidR="00805DC2">
        <w:rPr>
          <w:rFonts w:hint="cs"/>
          <w:rtl/>
        </w:rPr>
        <w:t xml:space="preserve">ק''ו </w:t>
      </w:r>
      <w:r w:rsidRPr="00643E0F">
        <w:rPr>
          <w:rtl/>
        </w:rPr>
        <w:t>יין נסך</w:t>
      </w:r>
      <w:r w:rsidR="00805DC2">
        <w:rPr>
          <w:rFonts w:hint="cs"/>
          <w:rtl/>
        </w:rPr>
        <w:t>.</w:t>
      </w:r>
      <w:r w:rsidRPr="00643E0F">
        <w:rPr>
          <w:rtl/>
        </w:rPr>
        <w:t xml:space="preserve"> </w:t>
      </w:r>
    </w:p>
    <w:p w14:paraId="5F22C994" w14:textId="569851FD" w:rsidR="00643E0F" w:rsidRDefault="00910F84" w:rsidP="00643E0F">
      <w:pPr>
        <w:pStyle w:val="36"/>
        <w:framePr w:wrap="notBeside"/>
        <w:rPr>
          <w:rtl/>
        </w:rPr>
      </w:pPr>
      <w:r w:rsidRPr="00C35A2C">
        <w:rPr>
          <w:rtl/>
        </w:rPr>
        <w:t>למימרא</w:t>
      </w:r>
      <w:r w:rsidR="00805DC2">
        <w:rPr>
          <w:rFonts w:hint="cs"/>
          <w:rtl/>
        </w:rPr>
        <w:t>:</w:t>
      </w:r>
      <w:r w:rsidRPr="00C35A2C">
        <w:rPr>
          <w:rtl/>
        </w:rPr>
        <w:t xml:space="preserve"> </w:t>
      </w:r>
    </w:p>
    <w:p w14:paraId="55341208" w14:textId="7B0ADC21" w:rsidR="00910F84" w:rsidRPr="00C35A2C" w:rsidRDefault="00910F84" w:rsidP="005D61B9">
      <w:pPr>
        <w:spacing w:after="60"/>
        <w:rPr>
          <w:rtl/>
        </w:rPr>
      </w:pPr>
      <w:r w:rsidRPr="00805DC2">
        <w:rPr>
          <w:rStyle w:val="afff"/>
          <w:rtl/>
        </w:rPr>
        <w:t>דטהרות אלימי מיין נסך</w:t>
      </w:r>
      <w:r w:rsidRPr="00C35A2C">
        <w:rPr>
          <w:rtl/>
        </w:rPr>
        <w:t xml:space="preserve"> </w:t>
      </w:r>
      <w:r w:rsidR="00805DC2">
        <w:rPr>
          <w:rFonts w:hint="cs"/>
          <w:rtl/>
        </w:rPr>
        <w:t xml:space="preserve">- </w:t>
      </w:r>
      <w:r w:rsidR="00805DC2" w:rsidRPr="00805DC2">
        <w:rPr>
          <w:rStyle w:val="afff"/>
          <w:rFonts w:hint="cs"/>
          <w:rtl/>
        </w:rPr>
        <w:t>ד</w:t>
      </w:r>
      <w:r w:rsidRPr="00805DC2">
        <w:rPr>
          <w:rStyle w:val="afff"/>
          <w:rtl/>
        </w:rPr>
        <w:t>חצר שחלקה במסיפס</w:t>
      </w:r>
      <w:r w:rsidRPr="00C35A2C">
        <w:rPr>
          <w:rtl/>
        </w:rPr>
        <w:t xml:space="preserve"> </w:t>
      </w:r>
      <w:r w:rsidR="00805DC2" w:rsidRPr="00805DC2">
        <w:rPr>
          <w:rStyle w:val="affff1"/>
          <w:rFonts w:hint="cs"/>
          <w:rtl/>
        </w:rPr>
        <w:t>רב:</w:t>
      </w:r>
      <w:r w:rsidR="00805DC2">
        <w:rPr>
          <w:rStyle w:val="affff1"/>
          <w:rFonts w:hint="cs"/>
          <w:rtl/>
        </w:rPr>
        <w:t xml:space="preserve"> </w:t>
      </w:r>
      <w:r w:rsidR="00805DC2">
        <w:rPr>
          <w:rFonts w:hint="cs"/>
          <w:rtl/>
        </w:rPr>
        <w:t xml:space="preserve">טהרותיו </w:t>
      </w:r>
      <w:r w:rsidRPr="00C35A2C">
        <w:rPr>
          <w:rtl/>
        </w:rPr>
        <w:t xml:space="preserve">טמאות, </w:t>
      </w:r>
      <w:r w:rsidR="00805DC2">
        <w:rPr>
          <w:rFonts w:hint="cs"/>
          <w:rtl/>
        </w:rPr>
        <w:t xml:space="preserve">ובגוי </w:t>
      </w:r>
      <w:r w:rsidRPr="00C35A2C">
        <w:rPr>
          <w:rtl/>
        </w:rPr>
        <w:t xml:space="preserve">אינו עושה יין נסך </w:t>
      </w:r>
      <w:r w:rsidRPr="00805DC2">
        <w:rPr>
          <w:rStyle w:val="affff1"/>
          <w:rtl/>
        </w:rPr>
        <w:t>לרי"ו:</w:t>
      </w:r>
      <w:r w:rsidRPr="00C35A2C">
        <w:rPr>
          <w:rtl/>
        </w:rPr>
        <w:t xml:space="preserve"> אף טהרותיו טהורות.</w:t>
      </w:r>
    </w:p>
    <w:p w14:paraId="73594136" w14:textId="6F076FC4" w:rsidR="00643E0F" w:rsidRDefault="005D61B9" w:rsidP="00643E0F">
      <w:pPr>
        <w:pStyle w:val="36"/>
        <w:framePr w:wrap="notBeside"/>
        <w:rPr>
          <w:rtl/>
        </w:rPr>
      </w:pPr>
      <w:r>
        <w:rPr>
          <w:rFonts w:hint="cs"/>
          <w:rtl/>
        </w:rPr>
        <w:t xml:space="preserve">א. </w:t>
      </w:r>
      <w:r w:rsidR="00910F84" w:rsidRPr="00C35A2C">
        <w:rPr>
          <w:rFonts w:hint="cs"/>
          <w:rtl/>
        </w:rPr>
        <w:t xml:space="preserve">והך </w:t>
      </w:r>
    </w:p>
    <w:p w14:paraId="49A4A475" w14:textId="5D155A9B" w:rsidR="00910F84" w:rsidRPr="00C35A2C" w:rsidRDefault="00910F84" w:rsidP="00910F84">
      <w:pPr>
        <w:rPr>
          <w:rtl/>
        </w:rPr>
      </w:pPr>
      <w:r w:rsidRPr="00C35A2C">
        <w:rPr>
          <w:rFonts w:ascii="FontbitDavid" w:hAnsi="FontbitDavid" w:hint="cs"/>
          <w:sz w:val="32"/>
          <w:rtl/>
        </w:rPr>
        <w:t>ד</w:t>
      </w:r>
      <w:r w:rsidRPr="00C35A2C">
        <w:rPr>
          <w:rtl/>
        </w:rPr>
        <w:t>הפנימית של חבר והחיצונה של ע</w:t>
      </w:r>
      <w:r>
        <w:rPr>
          <w:rtl/>
        </w:rPr>
        <w:t>"</w:t>
      </w:r>
      <w:r w:rsidRPr="00C35A2C">
        <w:rPr>
          <w:rtl/>
        </w:rPr>
        <w:t xml:space="preserve">ה, אותו חבר שוטח שם פירות ומניח שם כלים, </w:t>
      </w:r>
      <w:r w:rsidR="00805DC2">
        <w:rPr>
          <w:rFonts w:hint="cs"/>
          <w:rtl/>
        </w:rPr>
        <w:t xml:space="preserve">ואף </w:t>
      </w:r>
      <w:r w:rsidRPr="00C35A2C">
        <w:rPr>
          <w:rFonts w:hint="cs"/>
          <w:rtl/>
        </w:rPr>
        <w:t>שי</w:t>
      </w:r>
      <w:r w:rsidRPr="00C35A2C">
        <w:rPr>
          <w:rtl/>
        </w:rPr>
        <w:t xml:space="preserve">דו של עם הארץ מגעת לשם; </w:t>
      </w:r>
    </w:p>
    <w:p w14:paraId="68A5518E" w14:textId="77777777" w:rsidR="00643E0F" w:rsidRDefault="00910F84" w:rsidP="00643E0F">
      <w:pPr>
        <w:pStyle w:val="36"/>
        <w:framePr w:wrap="notBeside"/>
        <w:rPr>
          <w:rtl/>
        </w:rPr>
      </w:pPr>
      <w:r>
        <w:rPr>
          <w:rtl/>
        </w:rPr>
        <w:t xml:space="preserve">- </w:t>
      </w:r>
      <w:r w:rsidRPr="00C35A2C">
        <w:rPr>
          <w:rFonts w:hint="cs"/>
          <w:rtl/>
        </w:rPr>
        <w:t>ל</w:t>
      </w:r>
      <w:r>
        <w:rPr>
          <w:rtl/>
        </w:rPr>
        <w:t>"</w:t>
      </w:r>
      <w:r w:rsidRPr="00C35A2C">
        <w:rPr>
          <w:rFonts w:hint="cs"/>
          <w:rtl/>
        </w:rPr>
        <w:t>ק לרב</w:t>
      </w:r>
      <w:r w:rsidRPr="00C35A2C">
        <w:rPr>
          <w:rtl/>
        </w:rPr>
        <w:t>:</w:t>
      </w:r>
    </w:p>
    <w:p w14:paraId="4C45F764" w14:textId="7002FD6D" w:rsidR="00910F84" w:rsidRPr="00C35A2C" w:rsidRDefault="00910F84" w:rsidP="005D61B9">
      <w:pPr>
        <w:spacing w:after="60"/>
        <w:rPr>
          <w:rtl/>
        </w:rPr>
      </w:pPr>
      <w:r w:rsidRPr="00C35A2C">
        <w:rPr>
          <w:rFonts w:hint="cs"/>
          <w:rtl/>
        </w:rPr>
        <w:t>ד</w:t>
      </w:r>
      <w:r w:rsidRPr="00C35A2C">
        <w:rPr>
          <w:rtl/>
        </w:rPr>
        <w:t>שאני התם, שנתפס עליו כגנב.</w:t>
      </w:r>
    </w:p>
    <w:p w14:paraId="46D76BC3" w14:textId="1EBEEFB0" w:rsidR="00805DC2" w:rsidRDefault="005D61B9" w:rsidP="00805DC2">
      <w:pPr>
        <w:pStyle w:val="36"/>
        <w:framePr w:wrap="notBeside"/>
        <w:rPr>
          <w:rStyle w:val="affff1"/>
          <w:rtl/>
        </w:rPr>
      </w:pPr>
      <w:r>
        <w:rPr>
          <w:rStyle w:val="affff1"/>
          <w:rFonts w:hint="cs"/>
          <w:rtl/>
        </w:rPr>
        <w:t xml:space="preserve">ב. </w:t>
      </w:r>
      <w:r w:rsidR="00910F84" w:rsidRPr="00643E0F">
        <w:rPr>
          <w:rStyle w:val="affff1"/>
          <w:rFonts w:hint="cs"/>
          <w:rtl/>
        </w:rPr>
        <w:t>והך ד</w:t>
      </w:r>
      <w:r w:rsidR="00910F84" w:rsidRPr="00643E0F">
        <w:rPr>
          <w:rStyle w:val="affff1"/>
          <w:rtl/>
        </w:rPr>
        <w:t xml:space="preserve">רשב"ג </w:t>
      </w:r>
    </w:p>
    <w:p w14:paraId="33309DD5" w14:textId="10C5BF54" w:rsidR="00910F84" w:rsidRPr="00C35A2C" w:rsidRDefault="00910F84" w:rsidP="00910F84">
      <w:pPr>
        <w:rPr>
          <w:rtl/>
        </w:rPr>
      </w:pPr>
      <w:r w:rsidRPr="00C35A2C">
        <w:rPr>
          <w:rtl/>
        </w:rPr>
        <w:t>גגו של חבר למעלה מגגו של ע</w:t>
      </w:r>
      <w:r>
        <w:rPr>
          <w:rtl/>
        </w:rPr>
        <w:t>"</w:t>
      </w:r>
      <w:r w:rsidRPr="00C35A2C">
        <w:rPr>
          <w:rtl/>
        </w:rPr>
        <w:t>ה, אותו חבר שוטח שם פירות ומניח שם כלים, ובלבד שלא תהא ידו של ע</w:t>
      </w:r>
      <w:r>
        <w:rPr>
          <w:rtl/>
        </w:rPr>
        <w:t>"</w:t>
      </w:r>
      <w:r w:rsidRPr="00C35A2C">
        <w:rPr>
          <w:rtl/>
        </w:rPr>
        <w:t xml:space="preserve">ה מגעת לשם; </w:t>
      </w:r>
    </w:p>
    <w:p w14:paraId="334A5322" w14:textId="77777777" w:rsidR="00643E0F" w:rsidRDefault="00910F84" w:rsidP="00643E0F">
      <w:pPr>
        <w:pStyle w:val="36"/>
        <w:framePr w:wrap="notBeside"/>
        <w:rPr>
          <w:rtl/>
        </w:rPr>
      </w:pPr>
      <w:r>
        <w:rPr>
          <w:rtl/>
        </w:rPr>
        <w:t xml:space="preserve">- </w:t>
      </w:r>
      <w:r w:rsidRPr="00C35A2C">
        <w:rPr>
          <w:rFonts w:hint="cs"/>
          <w:rtl/>
        </w:rPr>
        <w:t>ל</w:t>
      </w:r>
      <w:r>
        <w:rPr>
          <w:rtl/>
        </w:rPr>
        <w:t>"</w:t>
      </w:r>
      <w:r w:rsidRPr="00C35A2C">
        <w:rPr>
          <w:rFonts w:hint="cs"/>
          <w:rtl/>
        </w:rPr>
        <w:t>ק לרי</w:t>
      </w:r>
      <w:r>
        <w:rPr>
          <w:rtl/>
        </w:rPr>
        <w:t>"</w:t>
      </w:r>
      <w:r w:rsidRPr="00C35A2C">
        <w:rPr>
          <w:rFonts w:hint="cs"/>
          <w:rtl/>
        </w:rPr>
        <w:t>ו</w:t>
      </w:r>
      <w:r w:rsidRPr="00C35A2C">
        <w:rPr>
          <w:rtl/>
        </w:rPr>
        <w:t>:</w:t>
      </w:r>
    </w:p>
    <w:p w14:paraId="6B23BA6F" w14:textId="4D3AA7CE" w:rsidR="00910F84" w:rsidRPr="00C35A2C" w:rsidRDefault="00910F84" w:rsidP="005D61B9">
      <w:pPr>
        <w:spacing w:after="60"/>
        <w:rPr>
          <w:rtl/>
        </w:rPr>
      </w:pPr>
      <w:r w:rsidRPr="00C35A2C">
        <w:rPr>
          <w:rtl/>
        </w:rPr>
        <w:t>שאני התם, ד</w:t>
      </w:r>
      <w:r w:rsidRPr="00C35A2C">
        <w:rPr>
          <w:rFonts w:hint="cs"/>
          <w:rtl/>
        </w:rPr>
        <w:t>יכול להשתמט ולומר רצה למדוד מידת הגג</w:t>
      </w:r>
      <w:r w:rsidRPr="00C35A2C">
        <w:rPr>
          <w:rtl/>
        </w:rPr>
        <w:t>.</w:t>
      </w:r>
    </w:p>
    <w:p w14:paraId="4C398C0B" w14:textId="3FB87C8E" w:rsidR="00643E0F" w:rsidRDefault="005D61B9" w:rsidP="00643E0F">
      <w:pPr>
        <w:pStyle w:val="36"/>
        <w:framePr w:wrap="notBeside"/>
        <w:rPr>
          <w:rtl/>
        </w:rPr>
      </w:pPr>
      <w:r>
        <w:rPr>
          <w:rFonts w:hint="cs"/>
          <w:rtl/>
        </w:rPr>
        <w:t xml:space="preserve">ג. </w:t>
      </w:r>
      <w:r w:rsidR="00910F84" w:rsidRPr="00C35A2C">
        <w:rPr>
          <w:rFonts w:hint="cs"/>
          <w:rtl/>
        </w:rPr>
        <w:t xml:space="preserve">והך </w:t>
      </w:r>
    </w:p>
    <w:p w14:paraId="54B42E28" w14:textId="5C413275" w:rsidR="00910F84" w:rsidRPr="00C35A2C" w:rsidRDefault="00910F84" w:rsidP="00910F84">
      <w:pPr>
        <w:rPr>
          <w:rtl/>
        </w:rPr>
      </w:pPr>
      <w:r w:rsidRPr="00C35A2C">
        <w:rPr>
          <w:rFonts w:hint="cs"/>
          <w:rtl/>
        </w:rPr>
        <w:t>דג</w:t>
      </w:r>
      <w:r w:rsidRPr="00C35A2C">
        <w:rPr>
          <w:rtl/>
        </w:rPr>
        <w:t>גו של חבר בצד גגו של עם הארץ, אותו חבר שוטח שם פירות ומניח שם כלים, וא</w:t>
      </w:r>
      <w:r w:rsidRPr="00C35A2C">
        <w:rPr>
          <w:rFonts w:hint="cs"/>
          <w:rtl/>
        </w:rPr>
        <w:t>ע</w:t>
      </w:r>
      <w:r>
        <w:rPr>
          <w:rtl/>
        </w:rPr>
        <w:t>"</w:t>
      </w:r>
      <w:r w:rsidRPr="00C35A2C">
        <w:rPr>
          <w:rFonts w:hint="cs"/>
          <w:rtl/>
        </w:rPr>
        <w:t>פ שיד ע</w:t>
      </w:r>
      <w:r>
        <w:rPr>
          <w:rtl/>
        </w:rPr>
        <w:t>"</w:t>
      </w:r>
      <w:r w:rsidRPr="00C35A2C">
        <w:rPr>
          <w:rFonts w:hint="cs"/>
          <w:rtl/>
        </w:rPr>
        <w:t xml:space="preserve">ה מגיע לשם </w:t>
      </w:r>
    </w:p>
    <w:p w14:paraId="7A900E3F" w14:textId="77777777" w:rsidR="00643E0F" w:rsidRDefault="00910F84" w:rsidP="00643E0F">
      <w:pPr>
        <w:pStyle w:val="36"/>
        <w:framePr w:wrap="notBeside"/>
        <w:rPr>
          <w:rtl/>
        </w:rPr>
      </w:pPr>
      <w:r>
        <w:rPr>
          <w:rtl/>
        </w:rPr>
        <w:t xml:space="preserve">- </w:t>
      </w:r>
      <w:r w:rsidRPr="00C35A2C">
        <w:rPr>
          <w:rFonts w:hint="cs"/>
          <w:rtl/>
        </w:rPr>
        <w:t>ל</w:t>
      </w:r>
      <w:r>
        <w:rPr>
          <w:rtl/>
        </w:rPr>
        <w:t>"</w:t>
      </w:r>
      <w:r w:rsidRPr="00C35A2C">
        <w:rPr>
          <w:rFonts w:hint="cs"/>
          <w:rtl/>
        </w:rPr>
        <w:t xml:space="preserve">ק לרב: </w:t>
      </w:r>
    </w:p>
    <w:p w14:paraId="1F5B9BDC" w14:textId="726728AB" w:rsidR="00910F84" w:rsidRPr="00C35A2C" w:rsidRDefault="00910F84" w:rsidP="00643E0F">
      <w:pPr>
        <w:rPr>
          <w:rtl/>
        </w:rPr>
      </w:pPr>
      <w:r>
        <w:rPr>
          <w:rFonts w:hint="cs"/>
          <w:rtl/>
        </w:rPr>
        <w:t xml:space="preserve">דאומר </w:t>
      </w:r>
      <w:r>
        <w:rPr>
          <w:rStyle w:val="affff1"/>
          <w:rFonts w:hint="cs"/>
          <w:rtl/>
          <w:rPrChange w:id="10683" w:author="מנוע אמוראים" w:date="2026-10-05T16:41:56Z">
            <w:rPr>
              <w:rFonts w:hint="cs"/>
              <w:rtl/>
            </w:rPr>
          </w:rPrChange>
        </w:rPr>
        <w:t xml:space="preserve">כרשב</w:t>
      </w:r>
      <w:r>
        <w:rPr>
          <w:rStyle w:val="affff1"/>
          <w:rtl/>
          <w:rPrChange w:id="10684" w:author="מנוע אמוראים" w:date="2026-10-05T16:41:56Z">
            <w:rPr>
              <w:rtl/>
            </w:rPr>
          </w:rPrChange>
        </w:rPr>
        <w:t xml:space="preserve">"</w:t>
      </w:r>
      <w:r>
        <w:rPr>
          <w:rStyle w:val="affff1"/>
          <w:rFonts w:hint="cs"/>
          <w:rtl/>
          <w:rPrChange w:id="10685" w:author="מנוע אמוראים" w:date="2026-10-05T16:41:56Z">
            <w:rPr>
              <w:rFonts w:hint="cs"/>
              <w:rtl/>
            </w:rPr>
          </w:rPrChange>
        </w:rPr>
        <w:t xml:space="preserve">ג</w:t>
      </w:r>
      <w:r>
        <w:rPr>
          <w:rFonts w:hint="cs"/>
          <w:rtl/>
        </w:rPr>
        <w:t xml:space="preserve"> וס</w:t>
      </w:r>
      <w:r>
        <w:rPr>
          <w:rtl/>
        </w:rPr>
        <w:t>"</w:t>
      </w:r>
      <w:r w:rsidRPr="00C35A2C">
        <w:rPr>
          <w:rFonts w:hint="cs"/>
          <w:rtl/>
        </w:rPr>
        <w:t>ל כוותיה</w:t>
      </w:r>
      <w:r w:rsidRPr="00C35A2C">
        <w:rPr>
          <w:rtl/>
        </w:rPr>
        <w:t>.</w:t>
      </w:r>
    </w:p>
    <w:p w14:paraId="18770CE8" w14:textId="2C6AD96A" w:rsidR="00805DC2" w:rsidRDefault="00910F84" w:rsidP="00910F84">
      <w:pPr>
        <w:pStyle w:val="afffe"/>
        <w:rPr>
          <w:rtl/>
        </w:rPr>
      </w:pPr>
      <w:r w:rsidRPr="00A06291">
        <w:rPr>
          <w:rtl/>
        </w:rPr>
        <w:t>׻</w:t>
      </w:r>
      <w:r w:rsidRPr="00C35A2C">
        <w:rPr>
          <w:rtl/>
        </w:rPr>
        <w:t xml:space="preserve"> </w:t>
      </w:r>
      <w:r w:rsidR="00805DC2">
        <w:rPr>
          <w:rFonts w:hint="cs"/>
          <w:rtl/>
        </w:rPr>
        <w:t>****</w:t>
      </w:r>
    </w:p>
    <w:p w14:paraId="1A2376AD" w14:textId="77777777" w:rsidR="00805DC2" w:rsidRDefault="00805DC2">
      <w:pPr>
        <w:bidi w:val="0"/>
        <w:spacing w:after="160" w:line="259" w:lineRule="auto"/>
        <w:jc w:val="left"/>
        <w:rPr>
          <w:rFonts w:ascii="BA חניכי הישיבות" w:hAnsi="BA חניכי הישיבות" w:cs="BA TM • Vilna Extra-Bold"/>
          <w:color w:val="806000" w:themeColor="accent4" w:themeShade="80"/>
          <w:sz w:val="24"/>
        </w:rPr>
      </w:pPr>
      <w:r>
        <w:rPr>
          <w:rtl/>
        </w:rPr>
        <w:br w:type="page"/>
      </w:r>
    </w:p>
    <w:p>
      <w:pPr>
        <w:pStyle w:val="affff4"/>
        <w:rPr>
          <w:ins w:id="20201" w:author="קלוד" w:date="2026-10-06T10:07:24Z"/>
        </w:rPr>
      </w:pPr>
      <w:ins w:id="20200" w:author="קלוד" w:date="2026-10-06T10:07:24Z">
        <w:r>
          <w:t xml:space="preserve">משנה ו</w:t>
        </w:r>
      </w:ins>
    </w:p>
    <w:p w14:paraId="7BE4493D" w14:textId="2107B474" w:rsidR="000B71A4" w:rsidRDefault="00910F84" w:rsidP="000B71A4">
      <w:pPr>
        <w:pStyle w:val="affb"/>
        <w:jc w:val="center"/>
        <w:rPr>
          <w:rtl/>
        </w:rPr>
      </w:pPr>
      <w:ins w:id="9920" w:author="מספור קטעי משנה" w:date="2026-10-06T06:44:54Z">
        <w:r>
          <w:rPr>
            <w:rStyle w:val="MisparKeta"/>
          </w:rPr>
          <w:t xml:space="preserve">ב. </w:t>
        </w:r>
      </w:ins>
      <w:r w:rsidRPr="000B71A4">
        <w:rPr>
          <w:rStyle w:val="afff3"/>
          <w:rtl/>
        </w:rPr>
        <w:lastRenderedPageBreak/>
        <w:t>בולשת שנכנסה לעיר</w:t>
      </w:r>
      <w:r>
        <w:rPr>
          <w:rtl/>
        </w:rPr>
        <w:t>,</w:t>
      </w:r>
    </w:p>
    <w:p w14:paraId="18269FF5" w14:textId="31A401C2" w:rsidR="00910F84" w:rsidRPr="00C35A2C" w:rsidRDefault="00910F84" w:rsidP="00910F84">
      <w:pPr>
        <w:pStyle w:val="affb"/>
        <w:rPr>
          <w:rtl/>
        </w:rPr>
      </w:pPr>
      <w:r>
        <w:rPr>
          <w:rtl/>
        </w:rPr>
        <w:t xml:space="preserve">בשעת שלום </w:t>
      </w:r>
      <w:r w:rsidRPr="00C35A2C">
        <w:rPr>
          <w:rtl/>
        </w:rPr>
        <w:t xml:space="preserve">חביות פתוחות אסורות, סתומות מותרות, </w:t>
      </w:r>
    </w:p>
    <w:p w14:paraId="6D25921C" w14:textId="59194F1B" w:rsidR="00910F84" w:rsidRPr="00C35A2C" w:rsidRDefault="00910F84" w:rsidP="004E367F">
      <w:pPr>
        <w:pStyle w:val="affb"/>
        <w:spacing w:after="120"/>
        <w:rPr>
          <w:rtl/>
        </w:rPr>
      </w:pPr>
      <w:r w:rsidRPr="00C35A2C">
        <w:rPr>
          <w:rtl/>
        </w:rPr>
        <w:t xml:space="preserve">בשעת מלחמה - אלו ואלו מותרות, לפי שאין פנאי לנסך. </w:t>
      </w:r>
    </w:p>
    <w:p w14:paraId="55633B53" w14:textId="77777777" w:rsidR="00910F84" w:rsidRPr="00C35A2C" w:rsidRDefault="00910F84" w:rsidP="00910F84">
      <w:pPr>
        <w:pStyle w:val="aff6"/>
        <w:framePr w:wrap="around"/>
        <w:rPr>
          <w:rtl/>
        </w:rPr>
      </w:pPr>
      <w:r w:rsidRPr="00C35A2C">
        <w:rPr>
          <w:rFonts w:hint="cs"/>
          <w:rtl/>
        </w:rPr>
        <w:t xml:space="preserve">עא. </w:t>
      </w:r>
    </w:p>
    <w:p w14:paraId="5E7C28DC" w14:textId="6B9EE83A" w:rsidR="00382C18" w:rsidRDefault="00A621CB" w:rsidP="00A621CB">
      <w:pPr>
        <w:pStyle w:val="36"/>
        <w:framePr w:wrap="notBeside"/>
        <w:jc w:val="center"/>
        <w:rPr>
          <w:rtl/>
        </w:rPr>
      </w:pPr>
      <w:r>
        <w:rPr>
          <w:rFonts w:hint="cs"/>
          <w:rtl/>
        </w:rPr>
        <w:t>והך</w:t>
      </w:r>
      <w:r w:rsidR="00910F84" w:rsidRPr="00C35A2C">
        <w:rPr>
          <w:rFonts w:hint="cs"/>
          <w:rtl/>
        </w:rPr>
        <w:t xml:space="preserve"> </w:t>
      </w:r>
    </w:p>
    <w:p w14:paraId="07507976" w14:textId="66A1DF48" w:rsidR="00382C18" w:rsidRDefault="00910F84" w:rsidP="00910F84">
      <w:pPr>
        <w:rPr>
          <w:rtl/>
        </w:rPr>
      </w:pPr>
      <w:r w:rsidRPr="00C35A2C">
        <w:rPr>
          <w:rFonts w:hint="cs"/>
          <w:rtl/>
        </w:rPr>
        <w:t>ד</w:t>
      </w:r>
      <w:r w:rsidRPr="00C35A2C">
        <w:rPr>
          <w:rtl/>
        </w:rPr>
        <w:t>עיר שכבשוה כרקום - כל כהנות שבתוכה פסולות</w:t>
      </w:r>
      <w:r w:rsidR="00A621CB">
        <w:rPr>
          <w:rFonts w:hint="cs"/>
          <w:rtl/>
        </w:rPr>
        <w:t xml:space="preserve"> </w:t>
      </w:r>
    </w:p>
    <w:p w14:paraId="4D0690CB" w14:textId="77777777" w:rsidR="00C0272D" w:rsidRDefault="00910F84" w:rsidP="00C0272D">
      <w:pPr>
        <w:pStyle w:val="36"/>
        <w:framePr w:wrap="notBeside"/>
        <w:rPr>
          <w:rtl/>
        </w:rPr>
      </w:pPr>
      <w:r w:rsidRPr="00C35A2C">
        <w:rPr>
          <w:rtl/>
        </w:rPr>
        <w:t>רב מרי:</w:t>
      </w:r>
    </w:p>
    <w:p w14:paraId="081AE9A7" w14:textId="46B72F9F" w:rsidR="00910F84" w:rsidRPr="00C35A2C" w:rsidRDefault="00910F84" w:rsidP="004E367F">
      <w:pPr>
        <w:spacing w:after="120"/>
        <w:rPr>
          <w:rtl/>
        </w:rPr>
      </w:pPr>
      <w:r w:rsidRPr="00C35A2C">
        <w:rPr>
          <w:rtl/>
        </w:rPr>
        <w:t xml:space="preserve"> לנסך אין פנאי, לבעול </w:t>
      </w:r>
      <w:r w:rsidR="00A621CB" w:rsidRPr="00A621CB">
        <w:rPr>
          <w:rStyle w:val="affff8"/>
          <w:rFonts w:hint="cs"/>
          <w:rtl/>
        </w:rPr>
        <w:t>איידי דתקיף יצרא</w:t>
      </w:r>
      <w:r w:rsidR="00A621CB">
        <w:rPr>
          <w:rFonts w:hint="cs"/>
          <w:rtl/>
        </w:rPr>
        <w:t xml:space="preserve"> </w:t>
      </w:r>
      <w:r w:rsidRPr="00C35A2C">
        <w:rPr>
          <w:rtl/>
        </w:rPr>
        <w:t>יש פנאי.</w:t>
      </w:r>
    </w:p>
    <w:p w14:paraId="0B827088" w14:textId="77777777" w:rsidR="00910F84" w:rsidRPr="00C35A2C" w:rsidRDefault="00910F84" w:rsidP="004E367F">
      <w:pPr>
        <w:pStyle w:val="affff4"/>
        <w:framePr w:wrap="around"/>
        <w:rPr>
          <w:rtl/>
        </w:rPr>
      </w:pPr>
      <w:del w:id="20126" w:author="קלוד" w:date="2026-10-06T10:07:24Z">
        <w:r>
          <w:rPr>
            <w:rtl/>
          </w:rPr>
          <w:delText xml:space="preserve">מתני'.</w:delText>
        </w:r>
      </w:del>
      <w:ins w:id="20127" w:author="קלוד" w:date="2026-10-06T10:07:24Z">
        <w:r>
          <w:rPr>
            <w:rtl/>
          </w:rPr>
          <w:t xml:space="preserve">משנה ז</w:t>
        </w:r>
      </w:ins>
    </w:p>
    <w:p w14:paraId="2623C21D" w14:textId="522FDF29" w:rsidR="00910F84" w:rsidRPr="00C35A2C" w:rsidRDefault="00910F84" w:rsidP="00910F84">
      <w:pPr>
        <w:pStyle w:val="affb"/>
        <w:rPr>
          <w:rtl/>
        </w:rPr>
      </w:pPr>
      <w:ins w:id="9921" w:author="מספור קטעי משנה" w:date="2026-10-06T06:44:54Z">
        <w:r>
          <w:rPr>
            <w:rStyle w:val="MisparKeta"/>
          </w:rPr>
          <w:t xml:space="preserve">ב. </w:t>
        </w:r>
      </w:ins>
      <w:r w:rsidRPr="000B71A4">
        <w:rPr>
          <w:rStyle w:val="afff3"/>
          <w:rtl/>
        </w:rPr>
        <w:t>האומנין של ישראל</w:t>
      </w:r>
      <w:r w:rsidRPr="00C35A2C">
        <w:rPr>
          <w:rtl/>
        </w:rPr>
        <w:t xml:space="preserve"> ששלח להם </w:t>
      </w:r>
      <w:r w:rsidR="000B71A4">
        <w:rPr>
          <w:rFonts w:hint="cs"/>
          <w:rtl/>
        </w:rPr>
        <w:t xml:space="preserve">נכרי </w:t>
      </w:r>
      <w:r w:rsidRPr="00C35A2C">
        <w:rPr>
          <w:rtl/>
        </w:rPr>
        <w:t xml:space="preserve">חבית של יין נסך בשכרן </w:t>
      </w:r>
    </w:p>
    <w:p w14:paraId="0EB5AE5E" w14:textId="63080BEE" w:rsidR="00910F84" w:rsidRPr="00C35A2C" w:rsidRDefault="00910F84" w:rsidP="000B71A4">
      <w:pPr>
        <w:pStyle w:val="affb"/>
        <w:spacing w:after="120"/>
        <w:rPr>
          <w:rtl/>
        </w:rPr>
      </w:pPr>
      <w:r w:rsidRPr="00C35A2C">
        <w:rPr>
          <w:rFonts w:hint="cs"/>
          <w:rtl/>
        </w:rPr>
        <w:t xml:space="preserve"> </w:t>
      </w:r>
      <w:r w:rsidRPr="00C35A2C">
        <w:rPr>
          <w:rFonts w:hint="cs"/>
          <w:rtl/>
        </w:rPr>
        <w:tab/>
      </w:r>
      <w:r w:rsidRPr="00C35A2C">
        <w:rPr>
          <w:rtl/>
        </w:rPr>
        <w:t xml:space="preserve">- מותר לומר תן לנו את דמיה, משנכנסה לרשותן - אסור. </w:t>
      </w:r>
    </w:p>
    <w:p w14:paraId="1BC912B1" w14:textId="77777777" w:rsidR="00C0272D" w:rsidRDefault="00910F84" w:rsidP="00C0272D">
      <w:pPr>
        <w:pStyle w:val="36"/>
        <w:framePr w:wrap="notBeside"/>
        <w:rPr>
          <w:rtl/>
        </w:rPr>
      </w:pPr>
      <w:r w:rsidRPr="00C35A2C">
        <w:rPr>
          <w:rFonts w:hint="cs"/>
          <w:rtl/>
        </w:rPr>
        <w:t>ריא</w:t>
      </w:r>
      <w:r>
        <w:rPr>
          <w:rtl/>
        </w:rPr>
        <w:t>"</w:t>
      </w:r>
      <w:r w:rsidRPr="00C35A2C">
        <w:rPr>
          <w:rFonts w:hint="cs"/>
          <w:rtl/>
        </w:rPr>
        <w:t>ר</w:t>
      </w:r>
      <w:r w:rsidRPr="00C35A2C">
        <w:rPr>
          <w:rtl/>
        </w:rPr>
        <w:t>:</w:t>
      </w:r>
    </w:p>
    <w:p w14:paraId="12F5C0C8" w14:textId="5B728477" w:rsidR="00C0272D" w:rsidRPr="00C35A2C" w:rsidRDefault="00910F84" w:rsidP="00C0272D">
      <w:pPr>
        <w:rPr>
          <w:rtl/>
        </w:rPr>
      </w:pPr>
      <w:r w:rsidRPr="00C35A2C">
        <w:rPr>
          <w:rtl/>
        </w:rPr>
        <w:t>מותר לאדם לומר לעכו</w:t>
      </w:r>
      <w:r>
        <w:rPr>
          <w:rtl/>
        </w:rPr>
        <w:t>"</w:t>
      </w:r>
      <w:r w:rsidRPr="00C35A2C">
        <w:rPr>
          <w:rtl/>
        </w:rPr>
        <w:t>ם צא והפס עלי מנת המלך.</w:t>
      </w:r>
    </w:p>
    <w:p w14:paraId="158A8497" w14:textId="77777777" w:rsidR="00C0272D" w:rsidRDefault="00C0272D" w:rsidP="00C0272D">
      <w:pPr>
        <w:pStyle w:val="36"/>
        <w:framePr w:wrap="notBeside"/>
        <w:rPr>
          <w:rtl/>
        </w:rPr>
      </w:pPr>
      <w:r>
        <w:rPr>
          <w:rFonts w:hint="cs"/>
          <w:rtl/>
        </w:rPr>
        <w:t xml:space="preserve">ודמי </w:t>
      </w:r>
      <w:r w:rsidR="00910F84" w:rsidRPr="00C35A2C">
        <w:rPr>
          <w:rFonts w:hint="cs"/>
          <w:rtl/>
        </w:rPr>
        <w:t xml:space="preserve">להך </w:t>
      </w:r>
    </w:p>
    <w:p w14:paraId="2DE386D8" w14:textId="772F2202" w:rsidR="00910F84" w:rsidRPr="00C35A2C" w:rsidRDefault="00910F84" w:rsidP="004E367F">
      <w:pPr>
        <w:spacing w:after="120"/>
        <w:rPr>
          <w:rtl/>
        </w:rPr>
      </w:pPr>
      <w:r w:rsidRPr="00C35A2C">
        <w:rPr>
          <w:rFonts w:hint="cs"/>
          <w:rtl/>
        </w:rPr>
        <w:t xml:space="preserve">דאומר לו מלטני מן העוצר </w:t>
      </w:r>
      <w:r w:rsidRPr="00C35A2C">
        <w:rPr>
          <w:rtl/>
        </w:rPr>
        <w:t xml:space="preserve"> </w:t>
      </w:r>
      <w:r w:rsidR="00C0272D" w:rsidRPr="00C0272D">
        <w:rPr>
          <w:rStyle w:val="affff8"/>
          <w:rFonts w:hint="cs"/>
          <w:rtl/>
        </w:rPr>
        <w:t xml:space="preserve">ולא </w:t>
      </w:r>
      <w:r w:rsidR="0085447D">
        <w:rPr>
          <w:rStyle w:val="affff8"/>
          <w:rFonts w:hint="cs"/>
          <w:rtl/>
        </w:rPr>
        <w:t>הכנס זה לעוצר.</w:t>
      </w:r>
    </w:p>
    <w:p w14:paraId="0CB8DC6C" w14:textId="77777777" w:rsidR="00910F84" w:rsidRPr="00C35A2C" w:rsidRDefault="00910F84" w:rsidP="004E367F">
      <w:pPr>
        <w:pStyle w:val="affff4"/>
        <w:framePr w:wrap="around"/>
        <w:rPr>
          <w:rtl/>
        </w:rPr>
      </w:pPr>
      <w:del w:id="20128" w:author="קלוד" w:date="2026-10-06T10:07:24Z">
        <w:r>
          <w:rPr>
            <w:rtl/>
          </w:rPr>
          <w:delText xml:space="preserve">מתני'.</w:delText>
        </w:r>
      </w:del>
      <w:ins w:id="20129" w:author="קלוד" w:date="2026-10-06T10:07:24Z">
        <w:r>
          <w:rPr>
            <w:rtl/>
          </w:rPr>
          <w:t xml:space="preserve">משנה ז</w:t>
        </w:r>
      </w:ins>
    </w:p>
    <w:p w14:paraId="4066678F" w14:textId="77777777" w:rsidR="00A621CB" w:rsidRDefault="00910F84" w:rsidP="00C0272D">
      <w:pPr>
        <w:pStyle w:val="affb"/>
        <w:rPr>
          <w:rtl/>
        </w:rPr>
      </w:pPr>
      <w:ins w:id="9922" w:author="מספור קטעי משנה" w:date="2026-10-06T06:44:54Z">
        <w:r>
          <w:rPr>
            <w:rStyle w:val="MisparKeta"/>
          </w:rPr>
          <w:t xml:space="preserve">ד. </w:t>
        </w:r>
      </w:ins>
      <w:r w:rsidRPr="000B71A4">
        <w:rPr>
          <w:rStyle w:val="afff3"/>
          <w:rtl/>
        </w:rPr>
        <w:t xml:space="preserve">המוכר יינו </w:t>
      </w:r>
      <w:r w:rsidR="00C0272D" w:rsidRPr="000B71A4">
        <w:rPr>
          <w:rStyle w:val="afff3"/>
          <w:rFonts w:hint="cs"/>
          <w:rtl/>
        </w:rPr>
        <w:t>לגוי</w:t>
      </w:r>
      <w:r w:rsidRPr="000B71A4">
        <w:rPr>
          <w:rStyle w:val="afff3"/>
          <w:rtl/>
        </w:rPr>
        <w:t>,</w:t>
      </w:r>
      <w:r w:rsidRPr="00C35A2C">
        <w:rPr>
          <w:rtl/>
        </w:rPr>
        <w:t xml:space="preserve"> פסק עד שלא מדד - דמיו מותרין, </w:t>
      </w:r>
    </w:p>
    <w:p w14:paraId="58AC1A55" w14:textId="127AA739" w:rsidR="00910F84" w:rsidRPr="00C35A2C" w:rsidRDefault="000B71A4" w:rsidP="00C0272D">
      <w:pPr>
        <w:pStyle w:val="affb"/>
        <w:rPr>
          <w:rtl/>
        </w:rPr>
      </w:pPr>
      <w:r>
        <w:rPr>
          <w:rFonts w:hint="cs"/>
          <w:rtl/>
        </w:rPr>
        <w:t xml:space="preserve"> </w:t>
      </w:r>
      <w:r>
        <w:rPr>
          <w:rtl/>
        </w:rPr>
        <w:tab/>
      </w:r>
      <w:r>
        <w:rPr>
          <w:rtl/>
        </w:rPr>
        <w:tab/>
      </w:r>
      <w:r>
        <w:rPr>
          <w:rtl/>
        </w:rPr>
        <w:tab/>
      </w:r>
      <w:r>
        <w:rPr>
          <w:rtl/>
        </w:rPr>
        <w:tab/>
      </w:r>
      <w:r>
        <w:rPr>
          <w:rtl/>
        </w:rPr>
        <w:tab/>
      </w:r>
      <w:r>
        <w:rPr>
          <w:rtl/>
        </w:rPr>
        <w:tab/>
      </w:r>
      <w:r>
        <w:rPr>
          <w:rtl/>
        </w:rPr>
        <w:tab/>
      </w:r>
      <w:r>
        <w:rPr>
          <w:rtl/>
        </w:rPr>
        <w:tab/>
      </w:r>
      <w:r w:rsidR="00910F84" w:rsidRPr="00C35A2C">
        <w:rPr>
          <w:rtl/>
        </w:rPr>
        <w:t xml:space="preserve">מדד עד שלא פסק - דמיו אסורין. </w:t>
      </w:r>
    </w:p>
    <w:p w14:paraId="42CAD618" w14:textId="77777777" w:rsidR="00C0272D" w:rsidRDefault="00910F84" w:rsidP="00C0272D">
      <w:pPr>
        <w:pStyle w:val="36"/>
        <w:framePr w:wrap="notBeside"/>
        <w:rPr>
          <w:rtl/>
        </w:rPr>
      </w:pPr>
      <w:r w:rsidRPr="00C35A2C">
        <w:rPr>
          <w:rtl/>
        </w:rPr>
        <w:t>אמימר:</w:t>
      </w:r>
    </w:p>
    <w:p w14:paraId="1D700A87" w14:textId="77777777" w:rsidR="004E367F" w:rsidRPr="004E367F" w:rsidRDefault="00910F84" w:rsidP="00910F84">
      <w:pPr>
        <w:rPr>
          <w:rStyle w:val="afff"/>
          <w:rtl/>
        </w:rPr>
      </w:pPr>
      <w:r w:rsidRPr="004E367F">
        <w:rPr>
          <w:rStyle w:val="afff"/>
          <w:rtl/>
        </w:rPr>
        <w:t xml:space="preserve">משיכה </w:t>
      </w:r>
      <w:r w:rsidR="004E367F" w:rsidRPr="004E367F">
        <w:rPr>
          <w:rStyle w:val="afff"/>
          <w:rFonts w:hint="cs"/>
          <w:rtl/>
        </w:rPr>
        <w:t xml:space="preserve">בע''ז </w:t>
      </w:r>
      <w:r w:rsidRPr="004E367F">
        <w:rPr>
          <w:rStyle w:val="afff"/>
          <w:rtl/>
        </w:rPr>
        <w:t xml:space="preserve">קונה; </w:t>
      </w:r>
    </w:p>
    <w:p w14:paraId="5D7B1860" w14:textId="1AB49976" w:rsidR="00910F84" w:rsidRPr="00C35A2C" w:rsidRDefault="00910F84" w:rsidP="00910F84">
      <w:pPr>
        <w:rPr>
          <w:rtl/>
        </w:rPr>
      </w:pPr>
      <w:r w:rsidRPr="00A621CB">
        <w:rPr>
          <w:rStyle w:val="affff1"/>
          <w:rtl/>
        </w:rPr>
        <w:t>תדע,</w:t>
      </w:r>
      <w:r w:rsidRPr="00C35A2C">
        <w:rPr>
          <w:rtl/>
        </w:rPr>
        <w:t xml:space="preserve"> ד</w:t>
      </w:r>
      <w:r w:rsidRPr="00C35A2C">
        <w:rPr>
          <w:rFonts w:hint="cs"/>
          <w:rtl/>
        </w:rPr>
        <w:t xml:space="preserve">הפרסים שולחים מתנות ביניהם, </w:t>
      </w:r>
      <w:r w:rsidRPr="00C35A2C">
        <w:rPr>
          <w:rtl/>
        </w:rPr>
        <w:t xml:space="preserve">ולא </w:t>
      </w:r>
      <w:r w:rsidRPr="00C35A2C">
        <w:rPr>
          <w:rFonts w:hint="cs"/>
          <w:rtl/>
        </w:rPr>
        <w:t>חוזרים בהם</w:t>
      </w:r>
      <w:r w:rsidRPr="00C35A2C">
        <w:rPr>
          <w:rtl/>
        </w:rPr>
        <w:t>.</w:t>
      </w:r>
    </w:p>
    <w:p w14:paraId="241E8C80" w14:textId="77777777" w:rsidR="00C0272D" w:rsidRDefault="00910F84" w:rsidP="00C0272D">
      <w:pPr>
        <w:pStyle w:val="36"/>
        <w:framePr w:wrap="notBeside"/>
        <w:rPr>
          <w:rtl/>
        </w:rPr>
      </w:pPr>
      <w:r w:rsidRPr="00C35A2C">
        <w:rPr>
          <w:rtl/>
        </w:rPr>
        <w:t>רב אשי</w:t>
      </w:r>
      <w:r w:rsidRPr="00C35A2C">
        <w:rPr>
          <w:rFonts w:hint="cs"/>
          <w:rtl/>
        </w:rPr>
        <w:t>:</w:t>
      </w:r>
    </w:p>
    <w:p w14:paraId="5663117C" w14:textId="77036941" w:rsidR="00910F84" w:rsidRPr="00C35A2C" w:rsidRDefault="00910F84" w:rsidP="00910F84">
      <w:pPr>
        <w:rPr>
          <w:rtl/>
        </w:rPr>
      </w:pPr>
      <w:r w:rsidRPr="004E367F">
        <w:rPr>
          <w:rStyle w:val="afff"/>
          <w:rtl/>
        </w:rPr>
        <w:t xml:space="preserve">משיכה </w:t>
      </w:r>
      <w:r w:rsidR="004E367F" w:rsidRPr="004E367F">
        <w:rPr>
          <w:rStyle w:val="afff"/>
          <w:rFonts w:hint="cs"/>
          <w:rtl/>
        </w:rPr>
        <w:t xml:space="preserve">בע''ז </w:t>
      </w:r>
      <w:r w:rsidRPr="004E367F">
        <w:rPr>
          <w:rStyle w:val="afff"/>
          <w:rtl/>
        </w:rPr>
        <w:t>אינה קונה,</w:t>
      </w:r>
      <w:r w:rsidRPr="00C35A2C">
        <w:rPr>
          <w:rtl/>
        </w:rPr>
        <w:t xml:space="preserve"> </w:t>
      </w:r>
      <w:r w:rsidRPr="004E367F">
        <w:rPr>
          <w:rStyle w:val="affff1"/>
          <w:rtl/>
        </w:rPr>
        <w:t>וה</w:t>
      </w:r>
      <w:r w:rsidRPr="004E367F">
        <w:rPr>
          <w:rStyle w:val="affff1"/>
          <w:rFonts w:hint="cs"/>
          <w:rtl/>
        </w:rPr>
        <w:t>ך</w:t>
      </w:r>
      <w:r w:rsidRPr="00C35A2C">
        <w:rPr>
          <w:rFonts w:hint="cs"/>
          <w:rtl/>
        </w:rPr>
        <w:t xml:space="preserve"> דלא חוזרים בהם דגסות יש בהם</w:t>
      </w:r>
      <w:r w:rsidRPr="00C35A2C">
        <w:rPr>
          <w:rtl/>
        </w:rPr>
        <w:t>.</w:t>
      </w:r>
    </w:p>
    <w:p w14:paraId="4BFBC912" w14:textId="77777777" w:rsidR="00C0272D" w:rsidRDefault="00910F84" w:rsidP="00C0272D">
      <w:pPr>
        <w:pStyle w:val="36"/>
        <w:framePr w:wrap="notBeside"/>
        <w:rPr>
          <w:rtl/>
        </w:rPr>
      </w:pPr>
      <w:r>
        <w:rPr>
          <w:rtl/>
        </w:rPr>
        <w:t xml:space="preserve">- </w:t>
      </w:r>
      <w:r w:rsidRPr="00C35A2C">
        <w:rPr>
          <w:rtl/>
        </w:rPr>
        <w:t>מדא</w:t>
      </w:r>
      <w:r>
        <w:rPr>
          <w:rFonts w:hint="cs"/>
          <w:rtl/>
        </w:rPr>
        <w:t xml:space="preserve">"ל </w:t>
      </w:r>
      <w:r w:rsidRPr="00C35A2C">
        <w:rPr>
          <w:rtl/>
        </w:rPr>
        <w:t>רב</w:t>
      </w:r>
    </w:p>
    <w:p w14:paraId="4959A192" w14:textId="2406A426" w:rsidR="00910F84" w:rsidRPr="00A621CB" w:rsidRDefault="00A621CB" w:rsidP="00A621CB">
      <w:pPr>
        <w:rPr>
          <w:i/>
          <w:spacing w:val="-2"/>
        </w:rPr>
      </w:pPr>
      <w:r>
        <w:rPr>
          <w:rFonts w:hint="cs"/>
          <w:rtl/>
        </w:rPr>
        <w:t>ל</w:t>
      </w:r>
      <w:r w:rsidR="00910F84" w:rsidRPr="00C35A2C">
        <w:rPr>
          <w:rFonts w:hint="cs"/>
          <w:rtl/>
        </w:rPr>
        <w:t xml:space="preserve">מוכרי </w:t>
      </w:r>
      <w:r>
        <w:rPr>
          <w:rFonts w:hint="cs"/>
          <w:rtl/>
        </w:rPr>
        <w:t>ה</w:t>
      </w:r>
      <w:r w:rsidR="00910F84" w:rsidRPr="00C35A2C">
        <w:rPr>
          <w:rFonts w:hint="cs"/>
          <w:rtl/>
        </w:rPr>
        <w:t xml:space="preserve">יין </w:t>
      </w:r>
      <w:r w:rsidR="004E367F">
        <w:rPr>
          <w:rFonts w:hint="cs"/>
          <w:rtl/>
        </w:rPr>
        <w:t>לגוי</w:t>
      </w:r>
      <w:r>
        <w:rPr>
          <w:rFonts w:hint="cs"/>
          <w:rtl/>
        </w:rPr>
        <w:t>,</w:t>
      </w:r>
      <w:r w:rsidR="004E367F">
        <w:rPr>
          <w:rFonts w:hint="cs"/>
          <w:rtl/>
        </w:rPr>
        <w:t xml:space="preserve"> </w:t>
      </w:r>
      <w:r>
        <w:rPr>
          <w:rFonts w:hint="cs"/>
          <w:rtl/>
        </w:rPr>
        <w:t xml:space="preserve">ליקח הכסף קודם המשיכה, </w:t>
      </w:r>
      <w:r w:rsidR="00910F84" w:rsidRPr="00A621CB">
        <w:rPr>
          <w:rStyle w:val="affff1"/>
          <w:rFonts w:hint="cs"/>
          <w:rtl/>
        </w:rPr>
        <w:t>ואי לא</w:t>
      </w:r>
      <w:r w:rsidR="00910F84" w:rsidRPr="00C35A2C">
        <w:rPr>
          <w:rFonts w:hint="cs"/>
          <w:rtl/>
        </w:rPr>
        <w:t xml:space="preserve"> אחזו </w:t>
      </w:r>
      <w:r w:rsidR="00910F84" w:rsidRPr="00A621CB">
        <w:rPr>
          <w:rFonts w:hint="cs"/>
          <w:i/>
          <w:spacing w:val="-2"/>
          <w:rtl/>
        </w:rPr>
        <w:t>הכסף בידכם הלוו אותו ואח</w:t>
      </w:r>
      <w:r w:rsidR="00910F84" w:rsidRPr="00A621CB">
        <w:rPr>
          <w:i/>
          <w:spacing w:val="-2"/>
          <w:rtl/>
        </w:rPr>
        <w:t>"</w:t>
      </w:r>
      <w:r w:rsidR="00910F84" w:rsidRPr="00A621CB">
        <w:rPr>
          <w:rFonts w:hint="cs"/>
          <w:i/>
          <w:spacing w:val="-2"/>
          <w:rtl/>
        </w:rPr>
        <w:t xml:space="preserve">כ קחוהו כדי שתהא הלווה בידכם </w:t>
      </w:r>
    </w:p>
    <w:p w14:paraId="0E98490A" w14:textId="2F064697" w:rsidR="00910F84" w:rsidRPr="00C35A2C" w:rsidRDefault="00C0272D" w:rsidP="00A621CB">
      <w:pPr>
        <w:spacing w:after="120"/>
      </w:pPr>
      <w:r w:rsidRPr="00A621CB">
        <w:rPr>
          <w:rFonts w:hint="cs"/>
          <w:i/>
          <w:spacing w:val="-2"/>
          <w:rtl/>
        </w:rPr>
        <w:t xml:space="preserve">שאל''כ </w:t>
      </w:r>
      <w:r w:rsidR="00910F84" w:rsidRPr="00A621CB">
        <w:rPr>
          <w:rFonts w:hint="cs"/>
          <w:i/>
          <w:spacing w:val="-2"/>
          <w:rtl/>
        </w:rPr>
        <w:t xml:space="preserve">היין נסך כבר ברשותכם וכשתיקחוהו דמי יין נסך תיקחו </w:t>
      </w:r>
    </w:p>
    <w:p w14:paraId="0336C6CC" w14:textId="77777777" w:rsidR="00910F84" w:rsidRPr="00C35A2C" w:rsidRDefault="00910F84" w:rsidP="00910F84">
      <w:pPr>
        <w:pStyle w:val="aff6"/>
        <w:framePr w:wrap="around"/>
      </w:pPr>
      <w:r w:rsidRPr="00C35A2C">
        <w:rPr>
          <w:rFonts w:hint="cs"/>
          <w:rtl/>
        </w:rPr>
        <w:t>עא:</w:t>
      </w:r>
    </w:p>
    <w:p w14:paraId="327BBC14" w14:textId="77777777" w:rsidR="004E367F" w:rsidRDefault="00910F84" w:rsidP="004E367F">
      <w:pPr>
        <w:pStyle w:val="36"/>
        <w:framePr w:wrap="notBeside"/>
        <w:rPr>
          <w:rtl/>
        </w:rPr>
      </w:pPr>
      <w:r w:rsidRPr="00C35A2C">
        <w:rPr>
          <w:rtl/>
        </w:rPr>
        <w:t>ואי ס</w:t>
      </w:r>
      <w:r>
        <w:rPr>
          <w:rtl/>
        </w:rPr>
        <w:t>"</w:t>
      </w:r>
      <w:r w:rsidRPr="00C35A2C">
        <w:rPr>
          <w:rtl/>
        </w:rPr>
        <w:t>ד</w:t>
      </w:r>
    </w:p>
    <w:p w14:paraId="6775427E" w14:textId="4665BA57" w:rsidR="00910F84" w:rsidRPr="00C35A2C" w:rsidRDefault="00910F84" w:rsidP="00910F84">
      <w:pPr>
        <w:rPr>
          <w:rtl/>
        </w:rPr>
      </w:pPr>
      <w:r w:rsidRPr="000B71A4">
        <w:rPr>
          <w:rStyle w:val="afff"/>
          <w:rtl/>
        </w:rPr>
        <w:t>משיכה בעכו"ם קונה</w:t>
      </w:r>
      <w:r w:rsidRPr="00C35A2C">
        <w:rPr>
          <w:rtl/>
        </w:rPr>
        <w:t xml:space="preserve">, יין נסך לא הוי עד </w:t>
      </w:r>
      <w:r w:rsidRPr="00C35A2C">
        <w:rPr>
          <w:rFonts w:hint="cs"/>
          <w:rtl/>
        </w:rPr>
        <w:t>שנוגע בזה,</w:t>
      </w:r>
    </w:p>
    <w:p w14:paraId="65B7E7DA" w14:textId="77777777" w:rsidR="00C0272D" w:rsidRDefault="00910F84" w:rsidP="00C0272D">
      <w:pPr>
        <w:pStyle w:val="36"/>
        <w:framePr w:wrap="notBeside"/>
        <w:rPr>
          <w:rtl/>
        </w:rPr>
      </w:pPr>
      <w:r>
        <w:rPr>
          <w:rtl/>
        </w:rPr>
        <w:t xml:space="preserve">- </w:t>
      </w:r>
      <w:r w:rsidRPr="00C35A2C">
        <w:rPr>
          <w:rFonts w:hint="cs"/>
          <w:rtl/>
        </w:rPr>
        <w:t xml:space="preserve">ודחי' </w:t>
      </w:r>
    </w:p>
    <w:p w14:paraId="1884D96F" w14:textId="5D6ACFEF" w:rsidR="00910F84" w:rsidRPr="00C35A2C" w:rsidRDefault="00910F84" w:rsidP="00910F84">
      <w:r w:rsidRPr="00C35A2C">
        <w:rPr>
          <w:rFonts w:hint="cs"/>
          <w:rtl/>
        </w:rPr>
        <w:t>דמיירי במערה לכלי מדידה של עכו</w:t>
      </w:r>
      <w:r>
        <w:rPr>
          <w:rtl/>
        </w:rPr>
        <w:t>"</w:t>
      </w:r>
      <w:r w:rsidRPr="00C35A2C">
        <w:rPr>
          <w:rFonts w:hint="cs"/>
          <w:rtl/>
        </w:rPr>
        <w:t xml:space="preserve">ם </w:t>
      </w:r>
      <w:r w:rsidRPr="004E367F">
        <w:rPr>
          <w:rStyle w:val="affff8"/>
          <w:rFonts w:hint="cs"/>
          <w:rtl/>
        </w:rPr>
        <w:t>[דשם יש קצת יין נסך]</w:t>
      </w:r>
    </w:p>
    <w:p w14:paraId="1A727793" w14:textId="77777777" w:rsidR="004E367F" w:rsidRDefault="00910F84" w:rsidP="004E367F">
      <w:pPr>
        <w:pStyle w:val="36"/>
        <w:framePr w:wrap="notBeside"/>
        <w:rPr>
          <w:rtl/>
        </w:rPr>
      </w:pPr>
      <w:r>
        <w:rPr>
          <w:rtl/>
        </w:rPr>
        <w:t xml:space="preserve">- </w:t>
      </w:r>
      <w:r w:rsidRPr="00C35A2C">
        <w:rPr>
          <w:rFonts w:hint="cs"/>
          <w:rtl/>
        </w:rPr>
        <w:t>ואפי'</w:t>
      </w:r>
    </w:p>
    <w:p w14:paraId="3B9632E5" w14:textId="0F4A43B5" w:rsidR="00910F84" w:rsidRPr="00C35A2C" w:rsidRDefault="00910F84" w:rsidP="00910F84">
      <w:pPr>
        <w:rPr>
          <w:rtl/>
        </w:rPr>
      </w:pPr>
      <w:r w:rsidRPr="00C35A2C">
        <w:rPr>
          <w:rFonts w:hint="cs"/>
          <w:rtl/>
        </w:rPr>
        <w:t>דשמגיע לאויר הכלי קנה מ</w:t>
      </w:r>
      <w:r>
        <w:rPr>
          <w:rtl/>
        </w:rPr>
        <w:t>"</w:t>
      </w:r>
      <w:r w:rsidRPr="00C35A2C">
        <w:rPr>
          <w:rFonts w:hint="cs"/>
          <w:rtl/>
        </w:rPr>
        <w:t xml:space="preserve">מ </w:t>
      </w:r>
      <w:r w:rsidR="004E367F">
        <w:rPr>
          <w:rFonts w:hint="cs"/>
          <w:rtl/>
        </w:rPr>
        <w:t xml:space="preserve">יהא </w:t>
      </w:r>
      <w:r w:rsidRPr="00C35A2C">
        <w:rPr>
          <w:rFonts w:hint="cs"/>
          <w:rtl/>
        </w:rPr>
        <w:t xml:space="preserve">יין נסך </w:t>
      </w:r>
      <w:r w:rsidR="004E367F">
        <w:rPr>
          <w:rFonts w:hint="cs"/>
          <w:rtl/>
        </w:rPr>
        <w:t>רק כ</w:t>
      </w:r>
      <w:r w:rsidRPr="00C35A2C">
        <w:rPr>
          <w:rFonts w:hint="cs"/>
          <w:rtl/>
        </w:rPr>
        <w:t>שיגיע לקרקע</w:t>
      </w:r>
    </w:p>
    <w:p w14:paraId="35BC43B8" w14:textId="0A6B5BF6" w:rsidR="00C0272D" w:rsidRDefault="00910F84" w:rsidP="00C0272D">
      <w:pPr>
        <w:pStyle w:val="36"/>
        <w:framePr w:wrap="notBeside"/>
        <w:rPr>
          <w:rtl/>
        </w:rPr>
      </w:pPr>
      <w:r w:rsidRPr="00C35A2C">
        <w:rPr>
          <w:rFonts w:hint="cs"/>
          <w:rtl/>
        </w:rPr>
        <w:t xml:space="preserve">ואין להוכיח </w:t>
      </w:r>
    </w:p>
    <w:p w14:paraId="0C2B3E2E" w14:textId="2AB1D3F8" w:rsidR="00910F84" w:rsidRPr="00A621CB" w:rsidRDefault="00910F84" w:rsidP="00910F84">
      <w:pPr>
        <w:rPr>
          <w:spacing w:val="-2"/>
        </w:rPr>
      </w:pPr>
      <w:r w:rsidRPr="00A621CB">
        <w:rPr>
          <w:rFonts w:hint="cs"/>
          <w:spacing w:val="-2"/>
          <w:rtl/>
        </w:rPr>
        <w:t xml:space="preserve">דנצוק חבור </w:t>
      </w:r>
      <w:r w:rsidRPr="00A621CB">
        <w:rPr>
          <w:rStyle w:val="affff1"/>
          <w:rFonts w:hint="cs"/>
          <w:spacing w:val="-2"/>
          <w:rtl/>
        </w:rPr>
        <w:t>דלא מיירי</w:t>
      </w:r>
      <w:r w:rsidRPr="00A621CB">
        <w:rPr>
          <w:rFonts w:hint="cs"/>
          <w:spacing w:val="-2"/>
          <w:rtl/>
        </w:rPr>
        <w:t xml:space="preserve"> דאוחז </w:t>
      </w:r>
      <w:r w:rsidR="004E367F" w:rsidRPr="00A621CB">
        <w:rPr>
          <w:rFonts w:hint="cs"/>
          <w:spacing w:val="-2"/>
          <w:rtl/>
        </w:rPr>
        <w:t xml:space="preserve">הגוי </w:t>
      </w:r>
      <w:r w:rsidRPr="00A621CB">
        <w:rPr>
          <w:rFonts w:hint="cs"/>
          <w:spacing w:val="-2"/>
          <w:rtl/>
        </w:rPr>
        <w:t xml:space="preserve">בידו אלא שזה מונח על הקרקע </w:t>
      </w:r>
    </w:p>
    <w:p w14:paraId="5647C625" w14:textId="45FCA036" w:rsidR="00C0272D" w:rsidRDefault="00910F84" w:rsidP="00C0272D">
      <w:pPr>
        <w:pStyle w:val="36"/>
        <w:framePr w:wrap="notBeside"/>
        <w:rPr>
          <w:rtl/>
        </w:rPr>
      </w:pPr>
      <w:r w:rsidRPr="00C35A2C">
        <w:rPr>
          <w:rFonts w:hint="cs"/>
          <w:rtl/>
        </w:rPr>
        <w:t xml:space="preserve">ולעולם </w:t>
      </w:r>
    </w:p>
    <w:p w14:paraId="71FD2D05" w14:textId="23C84D3C" w:rsidR="00910F84" w:rsidRPr="00C35A2C" w:rsidRDefault="00910F84" w:rsidP="00910F84">
      <w:pPr>
        <w:rPr>
          <w:rtl/>
        </w:rPr>
      </w:pPr>
      <w:r w:rsidRPr="00C35A2C">
        <w:rPr>
          <w:rFonts w:hint="cs"/>
          <w:rtl/>
        </w:rPr>
        <w:t xml:space="preserve">אפשר דכליו של לוקח ברשות מוכר קנה לוקח וכאן יש עכבת יין בפי הכלי דקמא קמא נסיך </w:t>
      </w:r>
    </w:p>
    <w:p w14:paraId="29A4AE90" w14:textId="77777777" w:rsidR="00C0272D" w:rsidRDefault="00910F84" w:rsidP="00C0272D">
      <w:pPr>
        <w:pStyle w:val="36"/>
        <w:framePr w:wrap="notBeside"/>
        <w:rPr>
          <w:rtl/>
        </w:rPr>
      </w:pPr>
      <w:r w:rsidRPr="00C35A2C">
        <w:rPr>
          <w:rFonts w:hint="cs"/>
          <w:rtl/>
        </w:rPr>
        <w:t>ואין להוכיח</w:t>
      </w:r>
    </w:p>
    <w:p w14:paraId="18B50F81" w14:textId="16B69920" w:rsidR="00910F84" w:rsidRPr="00C35A2C" w:rsidRDefault="00910F84" w:rsidP="00910F84">
      <w:pPr>
        <w:rPr>
          <w:rtl/>
        </w:rPr>
      </w:pPr>
      <w:r w:rsidRPr="004E367F">
        <w:rPr>
          <w:rStyle w:val="affff1"/>
          <w:rFonts w:hint="cs"/>
          <w:rtl/>
        </w:rPr>
        <w:t>דלא כרשב</w:t>
      </w:r>
      <w:r w:rsidRPr="004E367F">
        <w:rPr>
          <w:rStyle w:val="affff1"/>
          <w:rtl/>
        </w:rPr>
        <w:t>"</w:t>
      </w:r>
      <w:r w:rsidRPr="004E367F">
        <w:rPr>
          <w:rStyle w:val="affff1"/>
          <w:rFonts w:hint="cs"/>
          <w:rtl/>
        </w:rPr>
        <w:t>ג</w:t>
      </w:r>
      <w:r w:rsidRPr="00C35A2C">
        <w:rPr>
          <w:rFonts w:hint="cs"/>
          <w:rtl/>
        </w:rPr>
        <w:t xml:space="preserve"> ד</w:t>
      </w:r>
      <w:r w:rsidRPr="00C35A2C">
        <w:rPr>
          <w:rtl/>
        </w:rPr>
        <w:t>ימכר כולו</w:t>
      </w:r>
      <w:r w:rsidR="004E367F">
        <w:rPr>
          <w:rFonts w:hint="cs"/>
          <w:rtl/>
        </w:rPr>
        <w:t xml:space="preserve"> לגוי </w:t>
      </w:r>
      <w:r w:rsidRPr="00C35A2C">
        <w:rPr>
          <w:rtl/>
        </w:rPr>
        <w:t xml:space="preserve">חוץ מדמי יין נסך שבו! </w:t>
      </w:r>
    </w:p>
    <w:p w14:paraId="491F41D0" w14:textId="77777777" w:rsidR="004E367F" w:rsidRDefault="004E367F" w:rsidP="004E367F">
      <w:pPr>
        <w:pStyle w:val="36"/>
        <w:framePr w:wrap="notBeside"/>
        <w:rPr>
          <w:rtl/>
        </w:rPr>
      </w:pPr>
      <w:r>
        <w:rPr>
          <w:rStyle w:val="affff1"/>
          <w:rFonts w:hint="cs"/>
          <w:rtl/>
        </w:rPr>
        <w:t xml:space="preserve">דהרי </w:t>
      </w:r>
      <w:r w:rsidR="00910F84" w:rsidRPr="004E367F">
        <w:rPr>
          <w:rStyle w:val="affff1"/>
          <w:rFonts w:hint="cs"/>
          <w:rtl/>
        </w:rPr>
        <w:t>רב:</w:t>
      </w:r>
    </w:p>
    <w:p w14:paraId="7E4A5AAF" w14:textId="1EBFABF2" w:rsidR="00910F84" w:rsidRPr="00C35A2C" w:rsidRDefault="00910F84" w:rsidP="00A621CB">
      <w:pPr>
        <w:spacing w:after="120"/>
        <w:rPr>
          <w:rtl/>
        </w:rPr>
      </w:pPr>
      <w:r>
        <w:rPr>
          <w:rtl/>
        </w:rPr>
        <w:t xml:space="preserve"> הלכה </w:t>
      </w:r>
      <w:r>
        <w:rPr>
          <w:rStyle w:val="affff1"/>
          <w:rtl/>
          <w:rPrChange w:id="10686" w:author="מנוע אמוראים" w:date="2026-10-05T16:41:56Z">
            <w:rPr>
              <w:rtl/>
            </w:rPr>
          </w:rPrChange>
        </w:rPr>
        <w:t xml:space="preserve">כרשב</w:t>
      </w:r>
      <w:r>
        <w:rPr>
          <w:rStyle w:val="affff1"/>
          <w:rtl/>
          <w:rPrChange w:id="10687" w:author="מנוע אמוראים" w:date="2026-10-05T16:41:56Z">
            <w:rPr>
              <w:rtl/>
            </w:rPr>
          </w:rPrChange>
        </w:rPr>
        <w:t xml:space="preserve">"</w:t>
      </w:r>
      <w:r>
        <w:rPr>
          <w:rStyle w:val="affff1"/>
          <w:rtl/>
          <w:rPrChange w:id="10688" w:author="מנוע אמוראים" w:date="2026-10-05T16:41:56Z">
            <w:rPr>
              <w:rtl/>
            </w:rPr>
          </w:rPrChange>
        </w:rPr>
        <w:t xml:space="preserve">ג</w:t>
      </w:r>
      <w:r>
        <w:rPr>
          <w:rtl/>
        </w:rPr>
        <w:t xml:space="preserve"> </w:t>
      </w:r>
      <w:r w:rsidRPr="00C35A2C">
        <w:rPr>
          <w:rFonts w:hint="cs"/>
          <w:rtl/>
        </w:rPr>
        <w:t xml:space="preserve">דווקא </w:t>
      </w:r>
      <w:r w:rsidRPr="00C35A2C">
        <w:rPr>
          <w:rtl/>
        </w:rPr>
        <w:t>חבית בחבית, אבל לא יין ביין.</w:t>
      </w:r>
    </w:p>
    <w:p w14:paraId="32DC75F3" w14:textId="77777777" w:rsidR="002D1874" w:rsidRDefault="00910F84" w:rsidP="002D1874">
      <w:pPr>
        <w:pStyle w:val="36"/>
        <w:framePr w:wrap="notBeside"/>
        <w:rPr>
          <w:rtl/>
        </w:rPr>
      </w:pPr>
      <w:r w:rsidRPr="00C35A2C">
        <w:rPr>
          <w:rFonts w:hint="cs"/>
          <w:rtl/>
        </w:rPr>
        <w:t xml:space="preserve">והך </w:t>
      </w:r>
    </w:p>
    <w:p w14:paraId="0585D71A" w14:textId="4AF36C6F" w:rsidR="00910F84" w:rsidRDefault="00910F84" w:rsidP="00910F84">
      <w:pPr>
        <w:rPr>
          <w:rtl/>
        </w:rPr>
      </w:pPr>
      <w:r w:rsidRPr="00A621CB">
        <w:rPr>
          <w:rStyle w:val="afff"/>
          <w:rFonts w:hint="cs"/>
          <w:rtl/>
        </w:rPr>
        <w:t>ד</w:t>
      </w:r>
      <w:r w:rsidRPr="00A621CB">
        <w:rPr>
          <w:rStyle w:val="afff"/>
          <w:rtl/>
        </w:rPr>
        <w:t>הלוקח גרוטאות מן הע</w:t>
      </w:r>
      <w:r w:rsidRPr="00A621CB">
        <w:rPr>
          <w:rStyle w:val="afff"/>
          <w:rFonts w:hint="cs"/>
          <w:rtl/>
        </w:rPr>
        <w:t>כו</w:t>
      </w:r>
      <w:r w:rsidRPr="00A621CB">
        <w:rPr>
          <w:rStyle w:val="afff"/>
          <w:rtl/>
        </w:rPr>
        <w:t>"</w:t>
      </w:r>
      <w:r w:rsidRPr="00A621CB">
        <w:rPr>
          <w:rStyle w:val="afff"/>
          <w:rFonts w:hint="cs"/>
          <w:rtl/>
        </w:rPr>
        <w:t xml:space="preserve">ם </w:t>
      </w:r>
      <w:r w:rsidRPr="00A621CB">
        <w:rPr>
          <w:rStyle w:val="afff"/>
          <w:rtl/>
        </w:rPr>
        <w:t xml:space="preserve">ומצא בהן </w:t>
      </w:r>
      <w:r w:rsidR="00A621CB" w:rsidRPr="00A621CB">
        <w:rPr>
          <w:rStyle w:val="afff"/>
          <w:rFonts w:hint="cs"/>
          <w:rtl/>
        </w:rPr>
        <w:t>ע''ז</w:t>
      </w:r>
      <w:r w:rsidRPr="00A621CB">
        <w:rPr>
          <w:rStyle w:val="afff"/>
          <w:rtl/>
        </w:rPr>
        <w:t>,</w:t>
      </w:r>
      <w:r w:rsidRPr="00C35A2C">
        <w:rPr>
          <w:rtl/>
        </w:rPr>
        <w:t xml:space="preserve"> אם עד שלא נתן מעות משך </w:t>
      </w:r>
      <w:r w:rsidR="00A621CB">
        <w:rPr>
          <w:rFonts w:hint="cs"/>
          <w:rtl/>
        </w:rPr>
        <w:t xml:space="preserve">- </w:t>
      </w:r>
      <w:r w:rsidRPr="00C35A2C">
        <w:rPr>
          <w:rtl/>
        </w:rPr>
        <w:t xml:space="preserve">יחזיר, אם משנתן מעות משך יוליך לים המלח; </w:t>
      </w:r>
    </w:p>
    <w:p w14:paraId="7A99A6BB" w14:textId="15BF000A" w:rsidR="00910F84" w:rsidRPr="00A621CB" w:rsidRDefault="00A621CB" w:rsidP="00910F84">
      <w:pPr>
        <w:rPr>
          <w:rStyle w:val="affff8"/>
          <w:rtl/>
        </w:rPr>
      </w:pPr>
      <w:r w:rsidRPr="00A621CB">
        <w:rPr>
          <w:rStyle w:val="affff8"/>
          <w:rFonts w:hint="cs"/>
          <w:rtl/>
        </w:rPr>
        <w:t>ו</w:t>
      </w:r>
      <w:r w:rsidR="00910F84" w:rsidRPr="00A621CB">
        <w:rPr>
          <w:rStyle w:val="affff8"/>
          <w:rtl/>
        </w:rPr>
        <w:t xml:space="preserve">אי משיכה </w:t>
      </w:r>
      <w:r w:rsidRPr="00A621CB">
        <w:rPr>
          <w:rStyle w:val="affff8"/>
          <w:rFonts w:hint="cs"/>
          <w:rtl/>
        </w:rPr>
        <w:t>בגוי</w:t>
      </w:r>
      <w:r w:rsidR="00910F84" w:rsidRPr="00A621CB">
        <w:rPr>
          <w:rStyle w:val="affff8"/>
          <w:rtl/>
        </w:rPr>
        <w:t xml:space="preserve"> קונה</w:t>
      </w:r>
      <w:r w:rsidRPr="00A621CB">
        <w:rPr>
          <w:rStyle w:val="affff8"/>
          <w:rFonts w:hint="cs"/>
          <w:rtl/>
        </w:rPr>
        <w:t xml:space="preserve"> </w:t>
      </w:r>
      <w:r w:rsidR="00910F84" w:rsidRPr="00A621CB">
        <w:rPr>
          <w:rStyle w:val="affff8"/>
          <w:rFonts w:hint="cs"/>
          <w:rtl/>
        </w:rPr>
        <w:t>[כאמימר]</w:t>
      </w:r>
      <w:r w:rsidR="00910F84" w:rsidRPr="00A621CB">
        <w:rPr>
          <w:rStyle w:val="affff8"/>
          <w:rtl/>
        </w:rPr>
        <w:t xml:space="preserve">, </w:t>
      </w:r>
      <w:r>
        <w:rPr>
          <w:rStyle w:val="affff8"/>
          <w:rFonts w:hint="cs"/>
          <w:rtl/>
        </w:rPr>
        <w:t xml:space="preserve">למה </w:t>
      </w:r>
      <w:r w:rsidR="00910F84" w:rsidRPr="00A621CB">
        <w:rPr>
          <w:rStyle w:val="affff8"/>
          <w:rtl/>
        </w:rPr>
        <w:t xml:space="preserve">יחזיר? </w:t>
      </w:r>
    </w:p>
    <w:p w14:paraId="012591CA" w14:textId="41780308" w:rsidR="00C0272D" w:rsidRDefault="00A621CB" w:rsidP="00C0272D">
      <w:pPr>
        <w:pStyle w:val="36"/>
        <w:framePr w:wrap="notBeside"/>
        <w:rPr>
          <w:rtl/>
        </w:rPr>
      </w:pPr>
      <w:r>
        <w:rPr>
          <w:rFonts w:hint="cs"/>
          <w:rtl/>
        </w:rPr>
        <w:t xml:space="preserve">א. </w:t>
      </w:r>
      <w:r w:rsidR="00910F84" w:rsidRPr="00C35A2C">
        <w:rPr>
          <w:rtl/>
        </w:rPr>
        <w:t>אביי:</w:t>
      </w:r>
    </w:p>
    <w:p w14:paraId="739E4D2A" w14:textId="6222A89D" w:rsidR="00910F84" w:rsidRPr="00C35A2C" w:rsidRDefault="00A621CB" w:rsidP="00910F84">
      <w:pPr>
        <w:rPr>
          <w:rtl/>
        </w:rPr>
      </w:pPr>
      <w:r>
        <w:rPr>
          <w:rFonts w:hint="cs"/>
          <w:rtl/>
        </w:rPr>
        <w:t>שנראה כ</w:t>
      </w:r>
      <w:r w:rsidR="00910F84" w:rsidRPr="00C35A2C">
        <w:rPr>
          <w:rtl/>
        </w:rPr>
        <w:t>מקח טעות.</w:t>
      </w:r>
      <w:r w:rsidRPr="00A621CB">
        <w:rPr>
          <w:rStyle w:val="affff8"/>
          <w:rFonts w:hint="cs"/>
          <w:rtl/>
        </w:rPr>
        <w:t>[ו</w:t>
      </w:r>
      <w:r>
        <w:rPr>
          <w:rStyle w:val="affff8"/>
          <w:rFonts w:hint="cs"/>
          <w:rtl/>
        </w:rPr>
        <w:t xml:space="preserve">רבא הקשה דא''כ </w:t>
      </w:r>
      <w:r w:rsidRPr="00A621CB">
        <w:rPr>
          <w:rStyle w:val="affff8"/>
          <w:rFonts w:hint="cs"/>
          <w:rtl/>
        </w:rPr>
        <w:t>סיפא לאו מקח טעות]</w:t>
      </w:r>
    </w:p>
    <w:p w14:paraId="491AB9B3" w14:textId="539685C4" w:rsidR="00C0272D" w:rsidRDefault="00A621CB" w:rsidP="00C0272D">
      <w:pPr>
        <w:pStyle w:val="36"/>
        <w:framePr w:wrap="notBeside"/>
        <w:rPr>
          <w:rtl/>
        </w:rPr>
      </w:pPr>
      <w:r>
        <w:rPr>
          <w:rFonts w:hint="cs"/>
          <w:rtl/>
        </w:rPr>
        <w:t xml:space="preserve">ב. </w:t>
      </w:r>
      <w:r w:rsidR="00910F84" w:rsidRPr="00C35A2C">
        <w:rPr>
          <w:rtl/>
        </w:rPr>
        <w:t xml:space="preserve">רבא: </w:t>
      </w:r>
    </w:p>
    <w:p w14:paraId="51A62DED" w14:textId="07240728" w:rsidR="000A28DF" w:rsidRDefault="00A621CB" w:rsidP="00A621CB">
      <w:pPr>
        <w:spacing w:after="120"/>
        <w:rPr>
          <w:rtl/>
        </w:rPr>
      </w:pPr>
      <w:r w:rsidRPr="00A621CB">
        <w:rPr>
          <w:rStyle w:val="afff"/>
          <w:rFonts w:hint="cs"/>
          <w:rtl/>
        </w:rPr>
        <w:t>בשניהם מקח טעות</w:t>
      </w:r>
      <w:r w:rsidR="00910F84" w:rsidRPr="00A621CB">
        <w:rPr>
          <w:rStyle w:val="afff"/>
          <w:rtl/>
        </w:rPr>
        <w:t>,</w:t>
      </w:r>
      <w:r>
        <w:rPr>
          <w:rFonts w:hint="cs"/>
          <w:rtl/>
        </w:rPr>
        <w:t xml:space="preserve"> </w:t>
      </w:r>
      <w:r w:rsidRPr="00A621CB">
        <w:rPr>
          <w:rStyle w:val="affff1"/>
          <w:rFonts w:hint="cs"/>
          <w:rtl/>
        </w:rPr>
        <w:t>ברישא</w:t>
      </w:r>
      <w:r>
        <w:rPr>
          <w:rFonts w:hint="cs"/>
          <w:rtl/>
        </w:rPr>
        <w:t xml:space="preserve"> -כשלא הביא מעות אין נראה כע''ז ביד ישראל.</w:t>
      </w:r>
      <w:r w:rsidR="00910F84" w:rsidRPr="00C35A2C">
        <w:rPr>
          <w:rtl/>
        </w:rPr>
        <w:t xml:space="preserve"> </w:t>
      </w:r>
      <w:r w:rsidRPr="00A621CB">
        <w:rPr>
          <w:rStyle w:val="affff1"/>
          <w:rFonts w:hint="cs"/>
          <w:rtl/>
        </w:rPr>
        <w:t>וסיפא</w:t>
      </w:r>
      <w:r>
        <w:rPr>
          <w:rFonts w:hint="cs"/>
          <w:rtl/>
        </w:rPr>
        <w:t xml:space="preserve"> שהביא מעות נראה כע''ז ביד ישראל</w:t>
      </w:r>
    </w:p>
    <w:p w14:paraId="1554AD23" w14:textId="77777777" w:rsidR="000A28DF" w:rsidRDefault="00910F84" w:rsidP="000A28DF">
      <w:pPr>
        <w:pStyle w:val="36"/>
        <w:framePr w:wrap="notBeside"/>
        <w:rPr>
          <w:rtl/>
        </w:rPr>
      </w:pPr>
      <w:r w:rsidRPr="00C35A2C">
        <w:rPr>
          <w:rFonts w:hint="cs"/>
          <w:rtl/>
        </w:rPr>
        <w:t>מקבדר</w:t>
      </w:r>
      <w:r>
        <w:rPr>
          <w:rtl/>
        </w:rPr>
        <w:t>"</w:t>
      </w:r>
      <w:r w:rsidRPr="00C35A2C">
        <w:rPr>
          <w:rFonts w:hint="cs"/>
          <w:rtl/>
        </w:rPr>
        <w:t>ח לר</w:t>
      </w:r>
      <w:r>
        <w:rPr>
          <w:rtl/>
        </w:rPr>
        <w:t>"</w:t>
      </w:r>
      <w:r w:rsidRPr="00C35A2C">
        <w:rPr>
          <w:rFonts w:hint="cs"/>
          <w:rtl/>
        </w:rPr>
        <w:t>א:</w:t>
      </w:r>
    </w:p>
    <w:p w14:paraId="22C1E141" w14:textId="2A0F9174" w:rsidR="00910F84" w:rsidRPr="00C35A2C" w:rsidRDefault="00910F84" w:rsidP="00910F84">
      <w:pPr>
        <w:rPr>
          <w:rtl/>
        </w:rPr>
      </w:pPr>
      <w:r w:rsidRPr="000B71A4">
        <w:rPr>
          <w:rStyle w:val="afff"/>
          <w:rFonts w:hint="cs"/>
          <w:rtl/>
        </w:rPr>
        <w:t>ד</w:t>
      </w:r>
      <w:r w:rsidRPr="000B71A4">
        <w:rPr>
          <w:rStyle w:val="afff"/>
          <w:rtl/>
        </w:rPr>
        <w:t xml:space="preserve">המוכר יינו </w:t>
      </w:r>
      <w:r w:rsidR="00A621CB" w:rsidRPr="000B71A4">
        <w:rPr>
          <w:rStyle w:val="afff"/>
          <w:rFonts w:hint="cs"/>
          <w:rtl/>
        </w:rPr>
        <w:t>לע''ז</w:t>
      </w:r>
      <w:r w:rsidRPr="000B71A4">
        <w:rPr>
          <w:rStyle w:val="afff"/>
          <w:rtl/>
        </w:rPr>
        <w:t>,</w:t>
      </w:r>
      <w:r w:rsidRPr="00C35A2C">
        <w:rPr>
          <w:rtl/>
        </w:rPr>
        <w:t xml:space="preserve"> פסק עד שלא מדד דמיו מותרים; ואי משיכה </w:t>
      </w:r>
      <w:r w:rsidRPr="00C35A2C">
        <w:rPr>
          <w:rFonts w:hint="cs"/>
          <w:rtl/>
        </w:rPr>
        <w:t>לא קונה למה דמיו מותרין</w:t>
      </w:r>
    </w:p>
    <w:p w14:paraId="5F11072D" w14:textId="77777777" w:rsidR="000A28DF" w:rsidRDefault="00910F84" w:rsidP="000A28DF">
      <w:pPr>
        <w:pStyle w:val="36"/>
        <w:framePr w:wrap="notBeside"/>
        <w:rPr>
          <w:rtl/>
        </w:rPr>
      </w:pPr>
      <w:r>
        <w:rPr>
          <w:rtl/>
        </w:rPr>
        <w:t xml:space="preserve">- </w:t>
      </w:r>
      <w:r w:rsidRPr="00C35A2C">
        <w:rPr>
          <w:rFonts w:hint="cs"/>
          <w:rtl/>
        </w:rPr>
        <w:t xml:space="preserve">ותריץ </w:t>
      </w:r>
    </w:p>
    <w:p w14:paraId="02EB3E21" w14:textId="5F29BBA8" w:rsidR="00910F84" w:rsidRPr="00C35A2C" w:rsidRDefault="00910F84" w:rsidP="00910F84">
      <w:r w:rsidRPr="00C35A2C">
        <w:rPr>
          <w:rFonts w:hint="cs"/>
          <w:rtl/>
        </w:rPr>
        <w:t>דהכא מיירי דאקדים ליה דינר</w:t>
      </w:r>
    </w:p>
    <w:p w14:paraId="29DD0B59" w14:textId="77777777" w:rsidR="000A28DF" w:rsidRDefault="00910F84" w:rsidP="000A28DF">
      <w:pPr>
        <w:pStyle w:val="36"/>
        <w:framePr w:wrap="notBeside"/>
        <w:rPr>
          <w:rtl/>
        </w:rPr>
      </w:pPr>
      <w:r>
        <w:rPr>
          <w:rtl/>
        </w:rPr>
        <w:t xml:space="preserve">- </w:t>
      </w:r>
      <w:r w:rsidRPr="00C35A2C">
        <w:rPr>
          <w:rFonts w:hint="cs"/>
          <w:rtl/>
        </w:rPr>
        <w:t xml:space="preserve">והך דסיפא </w:t>
      </w:r>
    </w:p>
    <w:p w14:paraId="15BB1E5B" w14:textId="020F8E91" w:rsidR="00910F84" w:rsidRPr="00C35A2C" w:rsidRDefault="00910F84" w:rsidP="00A621CB">
      <w:pPr>
        <w:spacing w:after="120"/>
      </w:pPr>
      <w:r w:rsidRPr="00C35A2C">
        <w:rPr>
          <w:rFonts w:hint="cs"/>
          <w:rtl/>
        </w:rPr>
        <w:t xml:space="preserve">מדד על שלא פסק דמיו אסורין משום דבלא פסק לא סמך דעתו </w:t>
      </w:r>
      <w:r w:rsidRPr="00A621CB">
        <w:rPr>
          <w:rStyle w:val="affff8"/>
          <w:rFonts w:hint="cs"/>
          <w:rtl/>
        </w:rPr>
        <w:t>[דולטעמיך גם כך צריך לחלק]</w:t>
      </w:r>
      <w:r w:rsidRPr="00C35A2C">
        <w:rPr>
          <w:rFonts w:hint="cs"/>
          <w:rtl/>
        </w:rPr>
        <w:t xml:space="preserve"> </w:t>
      </w:r>
    </w:p>
    <w:p w14:paraId="39F85266" w14:textId="654F34AB" w:rsidR="000A28DF" w:rsidRDefault="00910F84" w:rsidP="000A28DF">
      <w:pPr>
        <w:pStyle w:val="36"/>
        <w:framePr w:wrap="notBeside"/>
        <w:rPr>
          <w:rtl/>
        </w:rPr>
      </w:pPr>
      <w:r w:rsidRPr="00C35A2C">
        <w:rPr>
          <w:rtl/>
        </w:rPr>
        <w:t xml:space="preserve">רבינא </w:t>
      </w:r>
      <w:r w:rsidR="000A28DF">
        <w:rPr>
          <w:rFonts w:hint="cs"/>
          <w:rtl/>
        </w:rPr>
        <w:t>ת''ש</w:t>
      </w:r>
    </w:p>
    <w:p w14:paraId="46883C89" w14:textId="56841D93" w:rsidR="00910F84" w:rsidRPr="00C35A2C" w:rsidRDefault="00910F84" w:rsidP="000A28DF">
      <w:pPr>
        <w:rPr>
          <w:rtl/>
        </w:rPr>
      </w:pPr>
      <w:r w:rsidRPr="00A621CB">
        <w:rPr>
          <w:rStyle w:val="affff1"/>
          <w:rFonts w:hint="cs"/>
          <w:rtl/>
        </w:rPr>
        <w:t>רי</w:t>
      </w:r>
      <w:r w:rsidRPr="00A621CB">
        <w:rPr>
          <w:rStyle w:val="affff1"/>
          <w:rtl/>
        </w:rPr>
        <w:t>"</w:t>
      </w:r>
      <w:r w:rsidRPr="00A621CB">
        <w:rPr>
          <w:rStyle w:val="affff1"/>
          <w:rFonts w:hint="cs"/>
          <w:rtl/>
        </w:rPr>
        <w:t>ו:</w:t>
      </w:r>
      <w:r w:rsidRPr="00C35A2C">
        <w:rPr>
          <w:rtl/>
        </w:rPr>
        <w:t xml:space="preserve"> בן נח נהרג על פחות משוה פרוטה, ולא ניתן להישבון; </w:t>
      </w:r>
    </w:p>
    <w:p w14:paraId="2626B1BD" w14:textId="0F180DDB" w:rsidR="00910F84" w:rsidRPr="00C35A2C" w:rsidRDefault="00910F84" w:rsidP="00A621CB">
      <w:r w:rsidRPr="00A621CB">
        <w:rPr>
          <w:rStyle w:val="affff8"/>
          <w:rFonts w:hint="cs"/>
          <w:rtl/>
        </w:rPr>
        <w:t xml:space="preserve">ואי משיכה </w:t>
      </w:r>
      <w:r w:rsidR="00A621CB">
        <w:rPr>
          <w:rStyle w:val="affff8"/>
          <w:rFonts w:hint="cs"/>
          <w:rtl/>
        </w:rPr>
        <w:t xml:space="preserve">בגוי לא קונה למה נהרג. ואין לדחות משום צער דישראל שהרי בסיפא בא חבירו ונטלה ממנו נהרג עליה ועל מה יהרג אלא </w:t>
      </w:r>
    </w:p>
    <w:p w14:paraId="6DC428A8" w14:textId="77777777" w:rsidR="000A28DF" w:rsidRDefault="00910F84" w:rsidP="000A28DF">
      <w:pPr>
        <w:pStyle w:val="36"/>
        <w:framePr w:wrap="notBeside"/>
        <w:rPr>
          <w:rtl/>
        </w:rPr>
      </w:pPr>
      <w:r w:rsidRPr="00C35A2C">
        <w:rPr>
          <w:rtl/>
        </w:rPr>
        <w:t xml:space="preserve">אלא </w:t>
      </w:r>
      <w:r w:rsidRPr="00507DB9">
        <w:rPr>
          <w:rtl/>
        </w:rPr>
        <w:t>ש</w:t>
      </w:r>
      <w:r>
        <w:rPr>
          <w:rtl/>
        </w:rPr>
        <w:t>"</w:t>
      </w:r>
      <w:r w:rsidRPr="00507DB9">
        <w:rPr>
          <w:rtl/>
        </w:rPr>
        <w:t>מ</w:t>
      </w:r>
      <w:r w:rsidRPr="00C35A2C">
        <w:rPr>
          <w:rtl/>
        </w:rPr>
        <w:t>:</w:t>
      </w:r>
    </w:p>
    <w:p w14:paraId="16F0E21F" w14:textId="0BE5321E" w:rsidR="00A621CB" w:rsidRDefault="00910F84" w:rsidP="00910F84">
      <w:pPr>
        <w:rPr>
          <w:rStyle w:val="afff"/>
          <w:rtl/>
        </w:rPr>
      </w:pPr>
      <w:r w:rsidRPr="00C35A2C">
        <w:rPr>
          <w:b/>
          <w:bCs/>
          <w:rtl/>
        </w:rPr>
        <w:t xml:space="preserve"> </w:t>
      </w:r>
      <w:r w:rsidRPr="000A28DF">
        <w:rPr>
          <w:rStyle w:val="afff"/>
          <w:rtl/>
        </w:rPr>
        <w:t>משיכה בעכו"ם קונה, ש"מ.</w:t>
      </w:r>
    </w:p>
    <w:p w14:paraId="29DFDB1A" w14:textId="4B836E5F" w:rsidR="00910F84" w:rsidRPr="000A28DF" w:rsidRDefault="00A621CB" w:rsidP="005657A9">
      <w:pPr>
        <w:bidi w:val="0"/>
        <w:spacing w:after="160" w:line="259" w:lineRule="auto"/>
        <w:jc w:val="left"/>
        <w:rPr>
          <w:rStyle w:val="afff"/>
          <w:rtl/>
        </w:rPr>
      </w:pPr>
      <w:r>
        <w:rPr>
          <w:rStyle w:val="afff"/>
          <w:rtl/>
        </w:rPr>
        <w:br w:type="page"/>
      </w:r>
    </w:p>
    <w:p w14:paraId="197DA344" w14:textId="77777777" w:rsidR="00A621CB" w:rsidRPr="00C35A2C" w:rsidRDefault="00A621CB" w:rsidP="00A621CB">
      <w:pPr>
        <w:pStyle w:val="aff6"/>
        <w:framePr w:wrap="around" w:y="1"/>
        <w:rPr>
          <w:rtl/>
        </w:rPr>
      </w:pPr>
      <w:r w:rsidRPr="00C35A2C">
        <w:rPr>
          <w:rFonts w:hint="cs"/>
          <w:rtl/>
        </w:rPr>
        <w:lastRenderedPageBreak/>
        <w:t>עב.</w:t>
      </w:r>
    </w:p>
    <w:p w14:paraId="044CA080" w14:textId="7C0E6B5F" w:rsidR="005657A9" w:rsidRDefault="009158FE" w:rsidP="005657A9">
      <w:pPr>
        <w:pStyle w:val="36"/>
        <w:framePr w:wrap="notBeside"/>
        <w:rPr>
          <w:rtl/>
        </w:rPr>
      </w:pPr>
      <w:r>
        <w:rPr>
          <w:rFonts w:hint="cs"/>
          <w:rtl/>
        </w:rPr>
        <w:t>אמר לחבירו</w:t>
      </w:r>
    </w:p>
    <w:p w14:paraId="77071A1E" w14:textId="1625C6AD" w:rsidR="005657A9" w:rsidRDefault="00910F84" w:rsidP="00BA59A9">
      <w:pPr>
        <w:pStyle w:val="affff2"/>
        <w:rPr>
          <w:rtl/>
        </w:rPr>
      </w:pPr>
      <w:r w:rsidRPr="00C35A2C">
        <w:rPr>
          <w:rFonts w:hint="cs"/>
          <w:rtl/>
        </w:rPr>
        <w:t>אם אמכור הקרקע</w:t>
      </w:r>
      <w:r w:rsidR="009158FE">
        <w:rPr>
          <w:rFonts w:hint="cs"/>
          <w:rtl/>
        </w:rPr>
        <w:t>,</w:t>
      </w:r>
      <w:r w:rsidRPr="00C35A2C">
        <w:rPr>
          <w:rFonts w:hint="cs"/>
          <w:rtl/>
        </w:rPr>
        <w:t xml:space="preserve"> אמכרהו לך</w:t>
      </w:r>
      <w:r w:rsidR="009158FE">
        <w:rPr>
          <w:rFonts w:hint="cs"/>
          <w:rtl/>
        </w:rPr>
        <w:t>,</w:t>
      </w:r>
      <w:r w:rsidRPr="00C35A2C">
        <w:rPr>
          <w:rFonts w:hint="cs"/>
          <w:rtl/>
        </w:rPr>
        <w:t xml:space="preserve"> הלך ומכר לאיש אחר </w:t>
      </w:r>
    </w:p>
    <w:p w14:paraId="5666BCB7" w14:textId="77777777" w:rsidR="005657A9" w:rsidRDefault="00910F84" w:rsidP="005657A9">
      <w:pPr>
        <w:pStyle w:val="36"/>
        <w:framePr w:wrap="notBeside"/>
        <w:rPr>
          <w:rtl/>
        </w:rPr>
      </w:pPr>
      <w:r w:rsidRPr="00C35A2C">
        <w:rPr>
          <w:rFonts w:hint="cs"/>
          <w:rtl/>
        </w:rPr>
        <w:t xml:space="preserve">רב יוסף </w:t>
      </w:r>
    </w:p>
    <w:p w14:paraId="5086F75F" w14:textId="77777777" w:rsidR="009158FE" w:rsidRPr="009158FE" w:rsidRDefault="00910F84" w:rsidP="00910F84">
      <w:pPr>
        <w:rPr>
          <w:rStyle w:val="affff8"/>
          <w:rtl/>
        </w:rPr>
      </w:pPr>
      <w:r w:rsidRPr="00C35A2C">
        <w:rPr>
          <w:rFonts w:hint="cs"/>
          <w:rtl/>
        </w:rPr>
        <w:t xml:space="preserve">קנה הראשון </w:t>
      </w:r>
      <w:r w:rsidR="009158FE" w:rsidRPr="009158FE">
        <w:rPr>
          <w:rStyle w:val="affff8"/>
          <w:rFonts w:hint="cs"/>
          <w:rtl/>
        </w:rPr>
        <w:t xml:space="preserve">אף שלא פסק, </w:t>
      </w:r>
    </w:p>
    <w:p w14:paraId="5E8732DD" w14:textId="77777777" w:rsidR="009158FE" w:rsidRDefault="009158FE" w:rsidP="009158FE">
      <w:pPr>
        <w:pStyle w:val="36"/>
        <w:framePr w:wrap="notBeside"/>
        <w:rPr>
          <w:rtl/>
        </w:rPr>
      </w:pPr>
      <w:r>
        <w:rPr>
          <w:rFonts w:hint="cs"/>
          <w:rtl/>
        </w:rPr>
        <w:t>ואף</w:t>
      </w:r>
    </w:p>
    <w:p w14:paraId="7D2DDB0F" w14:textId="795C21BC" w:rsidR="00910F84" w:rsidRPr="00C35A2C" w:rsidRDefault="009158FE" w:rsidP="00BA59A9">
      <w:pPr>
        <w:spacing w:after="120"/>
        <w:rPr>
          <w:rtl/>
        </w:rPr>
      </w:pPr>
      <w:r>
        <w:rPr>
          <w:rFonts w:hint="cs"/>
          <w:rtl/>
        </w:rPr>
        <w:t xml:space="preserve"> דגוי שמדד ולא פסק דמיו אסור- דשאני חומרא דיין נסך</w:t>
      </w:r>
    </w:p>
    <w:p w14:paraId="126B065B" w14:textId="275FCE53" w:rsidR="005657A9" w:rsidRDefault="009158FE" w:rsidP="005657A9">
      <w:pPr>
        <w:pStyle w:val="36"/>
        <w:framePr w:wrap="notBeside"/>
        <w:rPr>
          <w:rtl/>
        </w:rPr>
      </w:pPr>
      <w:r>
        <w:rPr>
          <w:rFonts w:hint="cs"/>
          <w:b/>
          <w:bCs/>
          <w:rtl/>
        </w:rPr>
        <w:t>ראייה לאביי</w:t>
      </w:r>
      <w:r w:rsidR="00910F84" w:rsidRPr="00C35A2C">
        <w:rPr>
          <w:rFonts w:hint="cs"/>
          <w:rtl/>
        </w:rPr>
        <w:t xml:space="preserve"> </w:t>
      </w:r>
    </w:p>
    <w:p w14:paraId="3B9FCFA7" w14:textId="30587FD5" w:rsidR="00910F84" w:rsidRPr="00C35A2C" w:rsidRDefault="009158FE" w:rsidP="00910F84">
      <w:pPr>
        <w:rPr>
          <w:rtl/>
        </w:rPr>
      </w:pPr>
      <w:r>
        <w:rPr>
          <w:rStyle w:val="affff1"/>
          <w:rFonts w:hint="cs"/>
          <w:rtl/>
        </w:rPr>
        <w:t>מ</w:t>
      </w:r>
      <w:r w:rsidR="00910F84" w:rsidRPr="005657A9">
        <w:rPr>
          <w:rStyle w:val="affff1"/>
          <w:rFonts w:hint="cs"/>
          <w:rtl/>
        </w:rPr>
        <w:t>ר</w:t>
      </w:r>
      <w:r w:rsidR="00910F84" w:rsidRPr="005657A9">
        <w:rPr>
          <w:rStyle w:val="affff1"/>
          <w:rtl/>
        </w:rPr>
        <w:t>"</w:t>
      </w:r>
      <w:r w:rsidR="00910F84" w:rsidRPr="005657A9">
        <w:rPr>
          <w:rStyle w:val="affff1"/>
          <w:rFonts w:hint="cs"/>
          <w:rtl/>
        </w:rPr>
        <w:t>ח ור</w:t>
      </w:r>
      <w:r w:rsidR="00910F84" w:rsidRPr="005657A9">
        <w:rPr>
          <w:rStyle w:val="affff1"/>
          <w:rtl/>
        </w:rPr>
        <w:t>"</w:t>
      </w:r>
      <w:r w:rsidR="00910F84" w:rsidRPr="005657A9">
        <w:rPr>
          <w:rStyle w:val="affff1"/>
          <w:rFonts w:hint="cs"/>
          <w:rtl/>
        </w:rPr>
        <w:t>ה</w:t>
      </w:r>
      <w:r w:rsidR="00910F84" w:rsidRPr="00C35A2C">
        <w:rPr>
          <w:rFonts w:hint="cs"/>
          <w:rtl/>
        </w:rPr>
        <w:t xml:space="preserve"> </w:t>
      </w:r>
      <w:r>
        <w:rPr>
          <w:rFonts w:hint="cs"/>
          <w:rtl/>
        </w:rPr>
        <w:t xml:space="preserve">שפשטו </w:t>
      </w:r>
      <w:r w:rsidR="00910F84" w:rsidRPr="00BA59A9">
        <w:rPr>
          <w:rStyle w:val="afff"/>
          <w:rFonts w:hint="cs"/>
          <w:rtl/>
        </w:rPr>
        <w:t>ד</w:t>
      </w:r>
      <w:r w:rsidR="00910F84" w:rsidRPr="00BA59A9">
        <w:rPr>
          <w:rStyle w:val="afff"/>
          <w:rtl/>
        </w:rPr>
        <w:t>משך חמריו ופועליו והכניסן לתוך ביתו</w:t>
      </w:r>
      <w:r w:rsidR="00910F84" w:rsidRPr="00C35A2C">
        <w:rPr>
          <w:rtl/>
        </w:rPr>
        <w:t xml:space="preserve">, </w:t>
      </w:r>
    </w:p>
    <w:p w14:paraId="7CEE1FB8" w14:textId="574C40D0" w:rsidR="00910F84" w:rsidRPr="00C35A2C" w:rsidRDefault="00910F84" w:rsidP="00910F84">
      <w:pPr>
        <w:rPr>
          <w:rtl/>
        </w:rPr>
      </w:pPr>
      <w:r w:rsidRPr="00C35A2C">
        <w:rPr>
          <w:rtl/>
        </w:rPr>
        <w:t xml:space="preserve">פסק </w:t>
      </w:r>
      <w:r w:rsidR="00BA59A9">
        <w:rPr>
          <w:rFonts w:hint="cs"/>
          <w:rtl/>
        </w:rPr>
        <w:t xml:space="preserve">או מדד </w:t>
      </w:r>
      <w:r w:rsidRPr="00C35A2C">
        <w:rPr>
          <w:rtl/>
        </w:rPr>
        <w:t xml:space="preserve">- לא קנה, ושניהן יכולין לחזור בהן; </w:t>
      </w:r>
    </w:p>
    <w:p w14:paraId="5643BED1" w14:textId="0C6DBF68" w:rsidR="00910F84" w:rsidRPr="00397CD2" w:rsidRDefault="00910F84" w:rsidP="00910F84">
      <w:pPr>
        <w:rPr>
          <w:spacing w:val="-4"/>
          <w:rtl/>
        </w:rPr>
      </w:pPr>
      <w:r w:rsidRPr="00397CD2">
        <w:rPr>
          <w:rStyle w:val="afff"/>
          <w:spacing w:val="-4"/>
          <w:rtl/>
        </w:rPr>
        <w:t>פרקן לתוך ביתו,</w:t>
      </w:r>
      <w:r w:rsidRPr="00397CD2">
        <w:rPr>
          <w:spacing w:val="-4"/>
          <w:rtl/>
        </w:rPr>
        <w:t xml:space="preserve"> פסק עד שלא מדד - אין שניהן יכולין לחזור בהן, </w:t>
      </w:r>
    </w:p>
    <w:p w14:paraId="7FFC4432" w14:textId="77777777" w:rsidR="00910F84" w:rsidRDefault="00910F84" w:rsidP="00910F84">
      <w:pPr>
        <w:rPr>
          <w:rtl/>
        </w:rPr>
      </w:pPr>
      <w:r w:rsidRPr="00C35A2C">
        <w:rPr>
          <w:rtl/>
        </w:rPr>
        <w:t>מדד עד שלא פסק - שניהן יכולין לחזור בהן.</w:t>
      </w:r>
    </w:p>
    <w:p w14:paraId="1B264607" w14:textId="16ECE19D" w:rsidR="009158FE" w:rsidRPr="009158FE" w:rsidRDefault="009158FE" w:rsidP="009158FE">
      <w:pPr>
        <w:spacing w:after="120"/>
        <w:rPr>
          <w:rStyle w:val="affff8"/>
          <w:rtl/>
        </w:rPr>
      </w:pPr>
      <w:r w:rsidRPr="009158FE">
        <w:rPr>
          <w:rStyle w:val="affff8"/>
          <w:rFonts w:hint="cs"/>
          <w:rtl/>
        </w:rPr>
        <w:t>וראייה לאביי שמשיכה בלא פיסוק דמים אין מועלת.</w:t>
      </w:r>
    </w:p>
    <w:p w14:paraId="774EEB74" w14:textId="78A2387C" w:rsidR="005657A9" w:rsidRDefault="00910F84" w:rsidP="005657A9">
      <w:pPr>
        <w:pStyle w:val="36"/>
        <w:framePr w:wrap="notBeside"/>
        <w:rPr>
          <w:rtl/>
        </w:rPr>
      </w:pPr>
      <w:r w:rsidRPr="00C35A2C">
        <w:rPr>
          <w:rFonts w:hint="cs"/>
          <w:rtl/>
        </w:rPr>
        <w:t>אמר לחבירו</w:t>
      </w:r>
      <w:r w:rsidRPr="00C35A2C">
        <w:rPr>
          <w:rtl/>
        </w:rPr>
        <w:t xml:space="preserve"> </w:t>
      </w:r>
    </w:p>
    <w:p w14:paraId="7FF9EA23" w14:textId="541C0792" w:rsidR="005657A9" w:rsidRDefault="00910F84" w:rsidP="00BA59A9">
      <w:pPr>
        <w:pStyle w:val="affff2"/>
        <w:rPr>
          <w:rtl/>
        </w:rPr>
      </w:pPr>
      <w:r w:rsidRPr="00C35A2C">
        <w:rPr>
          <w:rtl/>
        </w:rPr>
        <w:t xml:space="preserve">אי </w:t>
      </w:r>
      <w:r w:rsidRPr="00C35A2C">
        <w:rPr>
          <w:rFonts w:hint="cs"/>
          <w:rtl/>
        </w:rPr>
        <w:t>אמכור לך הקרקע אמכור במאה</w:t>
      </w:r>
      <w:r w:rsidR="00BA59A9">
        <w:rPr>
          <w:rFonts w:hint="cs"/>
          <w:rtl/>
        </w:rPr>
        <w:t>,</w:t>
      </w:r>
      <w:r w:rsidRPr="00C35A2C">
        <w:rPr>
          <w:rFonts w:hint="cs"/>
          <w:rtl/>
        </w:rPr>
        <w:t xml:space="preserve"> ומכר לאחר במאה עשרים </w:t>
      </w:r>
    </w:p>
    <w:p w14:paraId="396F1879" w14:textId="77777777" w:rsidR="005657A9" w:rsidRDefault="00910F84" w:rsidP="005657A9">
      <w:pPr>
        <w:pStyle w:val="36"/>
        <w:framePr w:wrap="notBeside"/>
        <w:rPr>
          <w:rtl/>
        </w:rPr>
      </w:pPr>
      <w:r w:rsidRPr="00C35A2C">
        <w:rPr>
          <w:rtl/>
        </w:rPr>
        <w:t>–</w:t>
      </w:r>
      <w:r w:rsidRPr="00C35A2C">
        <w:rPr>
          <w:rFonts w:hint="cs"/>
          <w:rtl/>
        </w:rPr>
        <w:t xml:space="preserve"> אר</w:t>
      </w:r>
      <w:r>
        <w:rPr>
          <w:rtl/>
        </w:rPr>
        <w:t>"</w:t>
      </w:r>
      <w:r w:rsidRPr="00C35A2C">
        <w:rPr>
          <w:rFonts w:hint="cs"/>
          <w:rtl/>
        </w:rPr>
        <w:t xml:space="preserve">כ </w:t>
      </w:r>
    </w:p>
    <w:p w14:paraId="3CDC664F" w14:textId="6F4AD160" w:rsidR="00910F84" w:rsidRPr="009158FE" w:rsidRDefault="00910F84" w:rsidP="009158FE">
      <w:pPr>
        <w:spacing w:after="120"/>
        <w:rPr>
          <w:rtl/>
        </w:rPr>
      </w:pPr>
      <w:r w:rsidRPr="00C35A2C">
        <w:rPr>
          <w:rFonts w:hint="cs"/>
          <w:rtl/>
        </w:rPr>
        <w:t>קנה הראשון</w:t>
      </w:r>
      <w:r w:rsidRPr="00C35A2C">
        <w:rPr>
          <w:rtl/>
        </w:rPr>
        <w:t>.</w:t>
      </w:r>
      <w:r w:rsidR="009158FE">
        <w:rPr>
          <w:rFonts w:hint="cs"/>
          <w:rtl/>
        </w:rPr>
        <w:t xml:space="preserve"> </w:t>
      </w:r>
      <w:r w:rsidR="009158FE" w:rsidRPr="009158FE">
        <w:rPr>
          <w:rStyle w:val="afff"/>
          <w:rFonts w:hint="cs"/>
          <w:rtl/>
        </w:rPr>
        <w:t>והלכה</w:t>
      </w:r>
      <w:r w:rsidR="009158FE" w:rsidRPr="009158FE">
        <w:rPr>
          <w:rStyle w:val="affff1"/>
          <w:rFonts w:hint="cs"/>
          <w:rtl/>
        </w:rPr>
        <w:t xml:space="preserve"> כר''ע מנ''פ-</w:t>
      </w:r>
      <w:r w:rsidR="009158FE">
        <w:rPr>
          <w:rFonts w:hint="cs"/>
          <w:rtl/>
        </w:rPr>
        <w:t xml:space="preserve"> דדוזי אנסוהו וקנה השני</w:t>
      </w:r>
    </w:p>
    <w:p w14:paraId="44DC8596" w14:textId="77777777" w:rsidR="005657A9" w:rsidRDefault="00910F84" w:rsidP="005657A9">
      <w:pPr>
        <w:pStyle w:val="36"/>
        <w:framePr w:wrap="notBeside"/>
        <w:rPr>
          <w:rtl/>
        </w:rPr>
      </w:pPr>
      <w:r w:rsidRPr="00C35A2C">
        <w:rPr>
          <w:rFonts w:ascii="FontbitDavid" w:hAnsi="FontbitDavid"/>
          <w:sz w:val="32"/>
          <w:rtl/>
        </w:rPr>
        <w:t>•</w:t>
      </w:r>
      <w:r w:rsidRPr="00C35A2C">
        <w:rPr>
          <w:rFonts w:hint="cs"/>
          <w:rtl/>
        </w:rPr>
        <w:t xml:space="preserve"> אמר: </w:t>
      </w:r>
    </w:p>
    <w:p w14:paraId="6E4DC0A2" w14:textId="481410FD" w:rsidR="00910F84" w:rsidRPr="00C35A2C" w:rsidRDefault="00910F84" w:rsidP="00910F84">
      <w:pPr>
        <w:rPr>
          <w:rtl/>
        </w:rPr>
      </w:pPr>
      <w:r w:rsidRPr="00BA59A9">
        <w:rPr>
          <w:rStyle w:val="affff3"/>
          <w:rFonts w:hint="cs"/>
          <w:rtl/>
        </w:rPr>
        <w:t>כפי שישומו שלושה</w:t>
      </w:r>
      <w:r w:rsidRPr="00C35A2C">
        <w:rPr>
          <w:rFonts w:hint="cs"/>
          <w:rtl/>
        </w:rPr>
        <w:t xml:space="preserve"> </w:t>
      </w:r>
      <w:r w:rsidRPr="00C35A2C">
        <w:rPr>
          <w:rtl/>
        </w:rPr>
        <w:t>–</w:t>
      </w:r>
      <w:r w:rsidRPr="00C35A2C">
        <w:rPr>
          <w:rFonts w:hint="cs"/>
          <w:rtl/>
        </w:rPr>
        <w:t xml:space="preserve"> אפי' בשמו שנים מתוך ג' נקרא פסיקה </w:t>
      </w:r>
    </w:p>
    <w:p w14:paraId="0AC9C059" w14:textId="77777777" w:rsidR="005657A9" w:rsidRDefault="00910F84" w:rsidP="005657A9">
      <w:pPr>
        <w:pStyle w:val="36"/>
        <w:framePr w:wrap="notBeside"/>
        <w:rPr>
          <w:rtl/>
        </w:rPr>
      </w:pPr>
      <w:r w:rsidRPr="00C35A2C">
        <w:rPr>
          <w:rFonts w:hint="cs"/>
          <w:rtl/>
        </w:rPr>
        <w:t xml:space="preserve">  אמר:</w:t>
      </w:r>
    </w:p>
    <w:p w14:paraId="37E4022F" w14:textId="7AFE7985" w:rsidR="00910F84" w:rsidRPr="00C35A2C" w:rsidRDefault="00910F84" w:rsidP="005657A9">
      <w:pPr>
        <w:rPr>
          <w:rtl/>
        </w:rPr>
      </w:pPr>
      <w:r w:rsidRPr="00BA59A9">
        <w:rPr>
          <w:rStyle w:val="affff3"/>
          <w:rFonts w:hint="cs"/>
          <w:rtl/>
        </w:rPr>
        <w:t xml:space="preserve">כפי שיאמרו שלושה </w:t>
      </w:r>
      <w:r w:rsidRPr="00C35A2C">
        <w:rPr>
          <w:rtl/>
        </w:rPr>
        <w:t xml:space="preserve">- עד </w:t>
      </w:r>
      <w:r w:rsidR="00BA59A9">
        <w:rPr>
          <w:rFonts w:hint="cs"/>
          <w:rtl/>
        </w:rPr>
        <w:t>שיאמרו בשלושה</w:t>
      </w:r>
      <w:r w:rsidRPr="00C35A2C">
        <w:rPr>
          <w:rtl/>
        </w:rPr>
        <w:t xml:space="preserve">, </w:t>
      </w:r>
    </w:p>
    <w:p w14:paraId="61BB405A" w14:textId="77777777" w:rsidR="005657A9" w:rsidRDefault="00910F84" w:rsidP="005657A9">
      <w:pPr>
        <w:pStyle w:val="36"/>
        <w:framePr w:wrap="notBeside"/>
        <w:rPr>
          <w:rtl/>
        </w:rPr>
      </w:pPr>
      <w:r w:rsidRPr="00C35A2C">
        <w:rPr>
          <w:rFonts w:hint="cs"/>
          <w:rtl/>
        </w:rPr>
        <w:t xml:space="preserve">  אמר:</w:t>
      </w:r>
    </w:p>
    <w:p w14:paraId="1AAA49B8" w14:textId="36FA4265" w:rsidR="00910F84" w:rsidRPr="00C35A2C" w:rsidRDefault="00910F84" w:rsidP="00397CD2">
      <w:pPr>
        <w:rPr>
          <w:rtl/>
        </w:rPr>
      </w:pPr>
      <w:r w:rsidRPr="00BA59A9">
        <w:rPr>
          <w:rStyle w:val="affff3"/>
          <w:rtl/>
        </w:rPr>
        <w:t>כ</w:t>
      </w:r>
      <w:r w:rsidRPr="00BA59A9">
        <w:rPr>
          <w:rStyle w:val="affff3"/>
          <w:rFonts w:hint="cs"/>
          <w:rtl/>
        </w:rPr>
        <w:t>פי שישומו ארבעה</w:t>
      </w:r>
      <w:r w:rsidRPr="009158FE">
        <w:rPr>
          <w:rStyle w:val="afff"/>
          <w:rFonts w:hint="cs"/>
          <w:rtl/>
        </w:rPr>
        <w:t xml:space="preserve"> </w:t>
      </w:r>
      <w:r w:rsidRPr="009158FE">
        <w:rPr>
          <w:rStyle w:val="afff"/>
          <w:rtl/>
        </w:rPr>
        <w:t>–</w:t>
      </w:r>
      <w:r w:rsidRPr="00C35A2C">
        <w:rPr>
          <w:rFonts w:hint="cs"/>
          <w:rtl/>
        </w:rPr>
        <w:t xml:space="preserve"> עד שיאמרו כל הארבעה </w:t>
      </w:r>
      <w:r w:rsidRPr="009158FE">
        <w:rPr>
          <w:rStyle w:val="affff8"/>
          <w:rFonts w:hint="cs"/>
          <w:rtl/>
        </w:rPr>
        <w:t>[שגילה דעתו שרוצה יותר מב</w:t>
      </w:r>
      <w:r w:rsidRPr="009158FE">
        <w:rPr>
          <w:rStyle w:val="affff8"/>
          <w:rtl/>
        </w:rPr>
        <w:t>"</w:t>
      </w:r>
      <w:r w:rsidRPr="009158FE">
        <w:rPr>
          <w:rStyle w:val="affff8"/>
          <w:rFonts w:hint="cs"/>
          <w:rtl/>
        </w:rPr>
        <w:t xml:space="preserve">ד] </w:t>
      </w:r>
      <w:r w:rsidR="00397CD2">
        <w:rPr>
          <w:rFonts w:hint="cs"/>
          <w:rtl/>
        </w:rPr>
        <w:t xml:space="preserve"> </w:t>
      </w:r>
      <w:r w:rsidRPr="00C35A2C">
        <w:rPr>
          <w:rtl/>
        </w:rPr>
        <w:t>וכ</w:t>
      </w:r>
      <w:r>
        <w:rPr>
          <w:rtl/>
        </w:rPr>
        <w:t>"</w:t>
      </w:r>
      <w:r w:rsidRPr="00C35A2C">
        <w:rPr>
          <w:rtl/>
        </w:rPr>
        <w:t xml:space="preserve">ש </w:t>
      </w:r>
      <w:r w:rsidR="005657A9">
        <w:rPr>
          <w:rFonts w:hint="cs"/>
          <w:rtl/>
        </w:rPr>
        <w:t>כ</w:t>
      </w:r>
      <w:r w:rsidRPr="00C35A2C">
        <w:rPr>
          <w:rtl/>
        </w:rPr>
        <w:t>שא</w:t>
      </w:r>
      <w:r>
        <w:rPr>
          <w:rtl/>
        </w:rPr>
        <w:t>"</w:t>
      </w:r>
      <w:r w:rsidRPr="00C35A2C">
        <w:rPr>
          <w:rtl/>
        </w:rPr>
        <w:t xml:space="preserve">ל </w:t>
      </w:r>
      <w:r w:rsidRPr="00397CD2">
        <w:rPr>
          <w:rStyle w:val="afff"/>
          <w:rtl/>
        </w:rPr>
        <w:t>כדאמרי בארבעה.</w:t>
      </w:r>
    </w:p>
    <w:p w14:paraId="38ED9BA6" w14:textId="43642DB8" w:rsidR="005657A9" w:rsidRDefault="00397CD2" w:rsidP="005657A9">
      <w:pPr>
        <w:pStyle w:val="36"/>
        <w:framePr w:wrap="notBeside"/>
        <w:rPr>
          <w:rtl/>
        </w:rPr>
      </w:pPr>
      <w:r>
        <w:rPr>
          <w:rFonts w:ascii="FontbitDavid" w:hAnsi="FontbitDavid" w:hint="cs"/>
          <w:sz w:val="32"/>
          <w:rtl/>
        </w:rPr>
        <w:t>אמר</w:t>
      </w:r>
      <w:r w:rsidR="00910F84" w:rsidRPr="00C35A2C">
        <w:rPr>
          <w:rtl/>
        </w:rPr>
        <w:t>:</w:t>
      </w:r>
    </w:p>
    <w:p w14:paraId="11DAC57A" w14:textId="2F4F6007" w:rsidR="00910F84" w:rsidRPr="00C35A2C" w:rsidRDefault="00910F84" w:rsidP="00BA59A9">
      <w:pPr>
        <w:rPr>
          <w:rtl/>
        </w:rPr>
      </w:pPr>
      <w:r w:rsidRPr="00BA59A9">
        <w:rPr>
          <w:rStyle w:val="affff3"/>
          <w:rtl/>
        </w:rPr>
        <w:t>כ</w:t>
      </w:r>
      <w:r w:rsidRPr="00BA59A9">
        <w:rPr>
          <w:rStyle w:val="affff3"/>
          <w:rFonts w:hint="cs"/>
          <w:rtl/>
        </w:rPr>
        <w:t>פי שישומו בשלושה ובאו שלושה ושמו</w:t>
      </w:r>
      <w:r w:rsidRPr="00C35A2C">
        <w:rPr>
          <w:rFonts w:hint="cs"/>
          <w:rtl/>
        </w:rPr>
        <w:t xml:space="preserve"> </w:t>
      </w:r>
      <w:r w:rsidRPr="005657A9">
        <w:rPr>
          <w:rStyle w:val="affff1"/>
          <w:rFonts w:hint="cs"/>
          <w:rtl/>
        </w:rPr>
        <w:t>וא</w:t>
      </w:r>
      <w:r w:rsidRPr="005657A9">
        <w:rPr>
          <w:rStyle w:val="affff1"/>
          <w:rtl/>
        </w:rPr>
        <w:t>"</w:t>
      </w:r>
      <w:r w:rsidRPr="005657A9">
        <w:rPr>
          <w:rStyle w:val="affff1"/>
          <w:rFonts w:hint="cs"/>
          <w:rtl/>
        </w:rPr>
        <w:t xml:space="preserve">ל </w:t>
      </w:r>
      <w:r w:rsidR="00BA59A9">
        <w:rPr>
          <w:rStyle w:val="affff1"/>
          <w:rFonts w:hint="cs"/>
          <w:rtl/>
        </w:rPr>
        <w:t xml:space="preserve">השני </w:t>
      </w:r>
      <w:r w:rsidRPr="00C35A2C">
        <w:rPr>
          <w:rFonts w:hint="cs"/>
          <w:rtl/>
        </w:rPr>
        <w:t xml:space="preserve">להביא ג' אחרים דקים להו טפי </w:t>
      </w:r>
      <w:r w:rsidRPr="005657A9">
        <w:rPr>
          <w:rStyle w:val="affff1"/>
          <w:rFonts w:hint="cs"/>
          <w:rtl/>
        </w:rPr>
        <w:t>אר</w:t>
      </w:r>
      <w:r w:rsidRPr="005657A9">
        <w:rPr>
          <w:rStyle w:val="affff1"/>
          <w:rtl/>
        </w:rPr>
        <w:t>"</w:t>
      </w:r>
      <w:r w:rsidRPr="005657A9">
        <w:rPr>
          <w:rStyle w:val="affff1"/>
          <w:rFonts w:hint="cs"/>
          <w:rtl/>
        </w:rPr>
        <w:t xml:space="preserve">פ </w:t>
      </w:r>
      <w:r w:rsidRPr="005657A9">
        <w:rPr>
          <w:rStyle w:val="affff1"/>
          <w:rtl/>
        </w:rPr>
        <w:t>:</w:t>
      </w:r>
      <w:r w:rsidRPr="00C35A2C">
        <w:rPr>
          <w:rtl/>
        </w:rPr>
        <w:t xml:space="preserve"> דינא הוא דמעכב.</w:t>
      </w:r>
    </w:p>
    <w:p w14:paraId="31159EC7" w14:textId="08543A98" w:rsidR="005657A9" w:rsidRDefault="00BA59A9" w:rsidP="005657A9">
      <w:pPr>
        <w:pStyle w:val="36"/>
        <w:framePr w:wrap="notBeside"/>
        <w:rPr>
          <w:rtl/>
        </w:rPr>
      </w:pPr>
      <w:r>
        <w:rPr>
          <w:rFonts w:hint="cs"/>
          <w:rtl/>
        </w:rPr>
        <w:t>והלכה כ</w:t>
      </w:r>
      <w:r w:rsidR="00910F84" w:rsidRPr="00C35A2C">
        <w:rPr>
          <w:rFonts w:hint="cs"/>
          <w:rtl/>
        </w:rPr>
        <w:t>רהבדר</w:t>
      </w:r>
      <w:r w:rsidR="00910F84">
        <w:rPr>
          <w:rtl/>
        </w:rPr>
        <w:t>"</w:t>
      </w:r>
      <w:r w:rsidR="00910F84" w:rsidRPr="00C35A2C">
        <w:rPr>
          <w:rFonts w:hint="cs"/>
          <w:rtl/>
        </w:rPr>
        <w:t>י</w:t>
      </w:r>
      <w:r w:rsidR="00910F84" w:rsidRPr="00C35A2C">
        <w:rPr>
          <w:rtl/>
        </w:rPr>
        <w:t>:</w:t>
      </w:r>
    </w:p>
    <w:p w14:paraId="09A0D464" w14:textId="38008E13" w:rsidR="00910F84" w:rsidRPr="00C35A2C" w:rsidRDefault="00BA59A9" w:rsidP="00BA59A9">
      <w:pPr>
        <w:spacing w:after="120"/>
        <w:rPr>
          <w:rtl/>
        </w:rPr>
      </w:pPr>
      <w:r>
        <w:rPr>
          <w:rFonts w:hint="cs"/>
          <w:rtl/>
        </w:rPr>
        <w:t xml:space="preserve">דממנין שאלו בקיאין יותר אולי להיפך. </w:t>
      </w:r>
      <w:r w:rsidR="00910F84" w:rsidRPr="00A06291">
        <w:rPr>
          <w:rFonts w:ascii="FrankRuehl" w:hAnsi="FrankRuehl" w:hint="cs"/>
          <w:rtl/>
        </w:rPr>
        <w:t>׻</w:t>
      </w:r>
      <w:r w:rsidR="00910F84" w:rsidRPr="00C35A2C">
        <w:rPr>
          <w:rtl/>
        </w:rPr>
        <w:t xml:space="preserve"> </w:t>
      </w:r>
    </w:p>
    <w:p w14:paraId="7A00ABDC" w14:textId="77777777" w:rsidR="00910F84" w:rsidRPr="00C35A2C" w:rsidRDefault="00910F84" w:rsidP="00397CD2">
      <w:pPr>
        <w:pStyle w:val="affff4"/>
        <w:framePr w:wrap="around"/>
        <w:rPr>
          <w:rtl/>
        </w:rPr>
      </w:pPr>
      <w:del w:id="20130" w:author="קלוד" w:date="2026-10-06T10:07:24Z">
        <w:r>
          <w:rPr>
            <w:rtl/>
          </w:rPr>
          <w:delText xml:space="preserve">מתני'.</w:delText>
        </w:r>
      </w:del>
      <w:ins w:id="20131" w:author="קלוד" w:date="2026-10-06T10:07:24Z">
        <w:r>
          <w:rPr>
            <w:rtl/>
          </w:rPr>
          <w:t xml:space="preserve">משנה ז</w:t>
        </w:r>
      </w:ins>
    </w:p>
    <w:p w14:paraId="28AAF735" w14:textId="712521C6" w:rsidR="00910F84" w:rsidRPr="00C35A2C" w:rsidRDefault="00910F84" w:rsidP="005657A9">
      <w:pPr>
        <w:pStyle w:val="affb"/>
        <w:rPr>
          <w:rtl/>
        </w:rPr>
      </w:pPr>
      <w:ins w:id="9810" w:author="מספור קטעי משנה" w:date="2026-10-06T10:02:05Z">
        <w:r>
          <w:rPr>
            <w:rStyle w:val="MisparKeta"/>
          </w:rPr>
          <w:t xml:space="preserve">ד. </w:t>
        </w:r>
      </w:ins>
      <w:r w:rsidRPr="00C35A2C">
        <w:rPr>
          <w:rtl/>
        </w:rPr>
        <w:t>נטל את המשפך ומדד לתוך צלוחיתו של עכו</w:t>
      </w:r>
      <w:r>
        <w:rPr>
          <w:rtl/>
        </w:rPr>
        <w:t>"</w:t>
      </w:r>
      <w:r w:rsidRPr="00C35A2C">
        <w:rPr>
          <w:rtl/>
        </w:rPr>
        <w:t xml:space="preserve">ם, וחזר ומדד לתוך צלוחיתו של ישראל, </w:t>
      </w:r>
      <w:r>
        <w:rPr>
          <w:rFonts w:hint="cs"/>
          <w:rtl/>
        </w:rPr>
        <w:t xml:space="preserve"> </w:t>
      </w:r>
      <w:r>
        <w:rPr>
          <w:rFonts w:hint="cs"/>
          <w:rtl/>
        </w:rPr>
        <w:tab/>
      </w:r>
      <w:r w:rsidRPr="00C35A2C">
        <w:rPr>
          <w:rtl/>
        </w:rPr>
        <w:t>אם יש בו עכבת יין - אסור.</w:t>
      </w:r>
    </w:p>
    <w:p w14:paraId="41DA7921" w14:textId="5193D445" w:rsidR="00910F84" w:rsidRPr="00BA59A9" w:rsidRDefault="00910F84" w:rsidP="00BA59A9">
      <w:pPr>
        <w:pStyle w:val="affb"/>
        <w:spacing w:after="120"/>
        <w:rPr>
          <w:spacing w:val="-2"/>
          <w:rtl/>
        </w:rPr>
      </w:pPr>
      <w:r w:rsidRPr="00BA59A9">
        <w:rPr>
          <w:rStyle w:val="afff3"/>
          <w:spacing w:val="-2"/>
          <w:rtl/>
        </w:rPr>
        <w:t>המערה מכלי אל כלי</w:t>
      </w:r>
      <w:r w:rsidRPr="00BA59A9">
        <w:rPr>
          <w:spacing w:val="-2"/>
          <w:rtl/>
        </w:rPr>
        <w:t xml:space="preserve"> את שעירה ממנו מותר, ואת שעירה לתוכו אסור.</w:t>
      </w:r>
    </w:p>
    <w:p w14:paraId="4DFAE4A1" w14:textId="3EE496DA" w:rsidR="00BA59A9" w:rsidRPr="00C35A2C" w:rsidRDefault="00BA59A9" w:rsidP="00BA59A9">
      <w:pPr>
        <w:pStyle w:val="affff2"/>
        <w:rPr>
          <w:rtl/>
        </w:rPr>
      </w:pPr>
      <w:r>
        <w:rPr>
          <w:rFonts w:hint="cs"/>
          <w:rtl/>
        </w:rPr>
        <w:t>האם ניצוק הוא חיבור</w:t>
      </w:r>
    </w:p>
    <w:p w14:paraId="152977DF" w14:textId="709E2A65" w:rsidR="005657A9" w:rsidRDefault="00BA59A9" w:rsidP="005657A9">
      <w:pPr>
        <w:pStyle w:val="36"/>
        <w:framePr w:wrap="notBeside"/>
        <w:rPr>
          <w:rtl/>
        </w:rPr>
      </w:pPr>
      <w:r>
        <w:rPr>
          <w:rFonts w:hint="cs"/>
          <w:rtl/>
        </w:rPr>
        <w:t>ת</w:t>
      </w:r>
      <w:r w:rsidR="00910F84" w:rsidRPr="00C35A2C">
        <w:rPr>
          <w:rtl/>
        </w:rPr>
        <w:t xml:space="preserve">נן התם: </w:t>
      </w:r>
    </w:p>
    <w:p w14:paraId="5DB9FEA2" w14:textId="4757FA48" w:rsidR="00910F84" w:rsidRPr="00C35A2C" w:rsidRDefault="00910F84" w:rsidP="00910F84">
      <w:pPr>
        <w:rPr>
          <w:rtl/>
        </w:rPr>
      </w:pPr>
      <w:r w:rsidRPr="00BA59A9">
        <w:rPr>
          <w:rStyle w:val="afff"/>
          <w:rtl/>
        </w:rPr>
        <w:t>הנצוק והקטפרס ומשקה טופח -</w:t>
      </w:r>
      <w:r w:rsidRPr="00C35A2C">
        <w:rPr>
          <w:rtl/>
        </w:rPr>
        <w:t xml:space="preserve"> אינו חיבור לא לטומאה ולא לטהרה, האשבורן - חיבור לטומאה ולטהרה.</w:t>
      </w:r>
    </w:p>
    <w:p w14:paraId="46F0E7D8" w14:textId="3FECF6A7" w:rsidR="005657A9" w:rsidRDefault="00910F84" w:rsidP="00BA59A9">
      <w:pPr>
        <w:pStyle w:val="36"/>
        <w:framePr w:wrap="notBeside"/>
        <w:jc w:val="center"/>
        <w:rPr>
          <w:rtl/>
        </w:rPr>
      </w:pPr>
      <w:r w:rsidRPr="00C35A2C">
        <w:rPr>
          <w:rFonts w:hint="cs"/>
          <w:rtl/>
        </w:rPr>
        <w:t>רב הונא</w:t>
      </w:r>
      <w:r w:rsidRPr="00C35A2C">
        <w:rPr>
          <w:rtl/>
        </w:rPr>
        <w:t xml:space="preserve">: </w:t>
      </w:r>
    </w:p>
    <w:p w14:paraId="436A66FE" w14:textId="3465F83C" w:rsidR="00910F84" w:rsidRPr="00BA59A9" w:rsidRDefault="00910F84" w:rsidP="00BA59A9">
      <w:pPr>
        <w:pStyle w:val="affff2"/>
        <w:rPr>
          <w:rtl/>
        </w:rPr>
      </w:pPr>
      <w:r w:rsidRPr="00BA59A9">
        <w:rPr>
          <w:rtl/>
        </w:rPr>
        <w:t>נצוק וקטפרס ומשקה טופח - חיבור לענין יין נסך.</w:t>
      </w:r>
    </w:p>
    <w:p w14:paraId="7318DD40" w14:textId="1D763146" w:rsidR="005657A9" w:rsidRDefault="00BA59A9" w:rsidP="005657A9">
      <w:pPr>
        <w:pStyle w:val="36"/>
        <w:framePr w:wrap="notBeside"/>
        <w:rPr>
          <w:rtl/>
        </w:rPr>
      </w:pPr>
      <w:r>
        <w:rPr>
          <w:rFonts w:hint="cs"/>
          <w:rtl/>
        </w:rPr>
        <w:t xml:space="preserve">א. לאו מדתנן </w:t>
      </w:r>
    </w:p>
    <w:p w14:paraId="0B9EDB27" w14:textId="77777777" w:rsidR="00BA59A9" w:rsidRDefault="00910F84" w:rsidP="00910F84">
      <w:pPr>
        <w:rPr>
          <w:rtl/>
        </w:rPr>
      </w:pPr>
      <w:r w:rsidRPr="00BA59A9">
        <w:rPr>
          <w:rStyle w:val="afff"/>
          <w:rFonts w:hint="cs"/>
          <w:rtl/>
        </w:rPr>
        <w:t>נצוק וקטפרס</w:t>
      </w:r>
      <w:r w:rsidRPr="00C35A2C">
        <w:rPr>
          <w:rFonts w:hint="cs"/>
          <w:rtl/>
        </w:rPr>
        <w:t xml:space="preserve"> דהא לענין יין נסך הוי חיבור</w:t>
      </w:r>
      <w:r w:rsidR="00BA59A9">
        <w:rPr>
          <w:rFonts w:hint="cs"/>
          <w:rtl/>
        </w:rPr>
        <w:t>,</w:t>
      </w:r>
      <w:r w:rsidRPr="00C35A2C">
        <w:rPr>
          <w:rFonts w:hint="cs"/>
          <w:rtl/>
        </w:rPr>
        <w:t xml:space="preserve"> </w:t>
      </w:r>
    </w:p>
    <w:p w14:paraId="63FDE574" w14:textId="497AEB3A" w:rsidR="00910F84" w:rsidRPr="00C35A2C" w:rsidRDefault="00910F84" w:rsidP="00910F84">
      <w:pPr>
        <w:rPr>
          <w:rtl/>
        </w:rPr>
      </w:pPr>
      <w:r w:rsidRPr="00C35A2C">
        <w:rPr>
          <w:rFonts w:hint="cs"/>
          <w:rtl/>
        </w:rPr>
        <w:t xml:space="preserve">דהא מסיפא דאשבורן משמע איפכא </w:t>
      </w:r>
    </w:p>
    <w:p w14:paraId="1E588269" w14:textId="77777777" w:rsidR="00910F84" w:rsidRPr="00C35A2C" w:rsidRDefault="00910F84" w:rsidP="00910F84">
      <w:pPr>
        <w:pStyle w:val="aff6"/>
        <w:framePr w:wrap="around"/>
        <w:rPr>
          <w:rtl/>
        </w:rPr>
      </w:pPr>
      <w:r w:rsidRPr="00C35A2C">
        <w:rPr>
          <w:rFonts w:hint="cs"/>
          <w:rtl/>
        </w:rPr>
        <w:t>עב:</w:t>
      </w:r>
    </w:p>
    <w:p w14:paraId="35A5CAD6" w14:textId="02AEABDA" w:rsidR="005657A9" w:rsidRDefault="00BA59A9" w:rsidP="005657A9">
      <w:pPr>
        <w:pStyle w:val="36"/>
        <w:framePr w:wrap="notBeside"/>
        <w:rPr>
          <w:rtl/>
        </w:rPr>
      </w:pPr>
      <w:r>
        <w:rPr>
          <w:rFonts w:hint="cs"/>
          <w:rtl/>
        </w:rPr>
        <w:t>ב. ולאו מ</w:t>
      </w:r>
      <w:r w:rsidR="00910F84" w:rsidRPr="00C35A2C">
        <w:rPr>
          <w:rFonts w:hint="cs"/>
          <w:rtl/>
        </w:rPr>
        <w:t>ד</w:t>
      </w:r>
      <w:r w:rsidR="00910F84" w:rsidRPr="00C35A2C">
        <w:rPr>
          <w:rtl/>
        </w:rPr>
        <w:t xml:space="preserve">תנן: </w:t>
      </w:r>
    </w:p>
    <w:p w14:paraId="200AA2CC" w14:textId="77777777" w:rsidR="00BA59A9" w:rsidRDefault="00910F84" w:rsidP="00910F84">
      <w:pPr>
        <w:rPr>
          <w:rtl/>
        </w:rPr>
      </w:pPr>
      <w:r w:rsidRPr="00BA59A9">
        <w:rPr>
          <w:rStyle w:val="afff"/>
          <w:rtl/>
        </w:rPr>
        <w:t>נטל את המשפך ומדד לתוך צלוחית</w:t>
      </w:r>
      <w:r w:rsidR="00BA59A9">
        <w:rPr>
          <w:rStyle w:val="afff"/>
          <w:rFonts w:hint="cs"/>
          <w:rtl/>
        </w:rPr>
        <w:t xml:space="preserve"> הגוי</w:t>
      </w:r>
      <w:r w:rsidRPr="00BA59A9">
        <w:rPr>
          <w:rStyle w:val="afff"/>
          <w:rtl/>
        </w:rPr>
        <w:t>,</w:t>
      </w:r>
      <w:r w:rsidRPr="00C35A2C">
        <w:rPr>
          <w:rtl/>
        </w:rPr>
        <w:t xml:space="preserve"> וחזר ומדד לתוך צלוחיתו של ישראל, אם יש בו עכבת יין - אסור, </w:t>
      </w:r>
    </w:p>
    <w:p w14:paraId="448FC5DE" w14:textId="2B53F66F" w:rsidR="00910F84" w:rsidRPr="00C35A2C" w:rsidRDefault="00910F84" w:rsidP="00910F84">
      <w:pPr>
        <w:rPr>
          <w:rtl/>
        </w:rPr>
      </w:pPr>
      <w:r w:rsidRPr="00C35A2C">
        <w:rPr>
          <w:rtl/>
        </w:rPr>
        <w:t xml:space="preserve">הא עכבת יין </w:t>
      </w:r>
      <w:r w:rsidR="00BA59A9">
        <w:rPr>
          <w:rFonts w:hint="cs"/>
          <w:rtl/>
        </w:rPr>
        <w:t>במה נאסרת</w:t>
      </w:r>
      <w:r w:rsidRPr="00C35A2C">
        <w:rPr>
          <w:rtl/>
        </w:rPr>
        <w:t xml:space="preserve">? לאו בנצוק, </w:t>
      </w:r>
      <w:r w:rsidRPr="00BA59A9">
        <w:rPr>
          <w:rStyle w:val="afff"/>
          <w:rtl/>
        </w:rPr>
        <w:t>ש"מ: נצוק חיבור!</w:t>
      </w:r>
      <w:r w:rsidRPr="00C35A2C">
        <w:rPr>
          <w:rtl/>
        </w:rPr>
        <w:t xml:space="preserve"> </w:t>
      </w:r>
    </w:p>
    <w:p w14:paraId="0653F2FA" w14:textId="77777777" w:rsidR="005657A9" w:rsidRDefault="00910F84" w:rsidP="005657A9">
      <w:pPr>
        <w:pStyle w:val="36"/>
        <w:framePr w:wrap="notBeside"/>
        <w:rPr>
          <w:rtl/>
        </w:rPr>
      </w:pPr>
      <w:r w:rsidRPr="005657A9">
        <w:rPr>
          <w:rtl/>
        </w:rPr>
        <w:t>-</w:t>
      </w:r>
      <w:r>
        <w:rPr>
          <w:rtl/>
        </w:rPr>
        <w:t xml:space="preserve"> </w:t>
      </w:r>
      <w:r w:rsidRPr="00C35A2C">
        <w:rPr>
          <w:rFonts w:hint="cs"/>
          <w:rtl/>
        </w:rPr>
        <w:t>ודחי' דתר</w:t>
      </w:r>
      <w:r>
        <w:rPr>
          <w:rtl/>
        </w:rPr>
        <w:t>"</w:t>
      </w:r>
      <w:r w:rsidRPr="00C35A2C">
        <w:rPr>
          <w:rFonts w:hint="cs"/>
          <w:rtl/>
        </w:rPr>
        <w:t>ח</w:t>
      </w:r>
      <w:r w:rsidRPr="00C35A2C">
        <w:rPr>
          <w:rtl/>
        </w:rPr>
        <w:t>:</w:t>
      </w:r>
    </w:p>
    <w:p w14:paraId="5AA6B9AD" w14:textId="28FC2AD9" w:rsidR="00910F84" w:rsidRPr="00C35A2C" w:rsidRDefault="00910F84" w:rsidP="005657A9">
      <w:r w:rsidRPr="00C35A2C">
        <w:rPr>
          <w:rtl/>
        </w:rPr>
        <w:t>שפחסתו צלוחיתו</w:t>
      </w:r>
      <w:r w:rsidRPr="00C35A2C">
        <w:rPr>
          <w:rFonts w:hint="cs"/>
          <w:rtl/>
        </w:rPr>
        <w:t xml:space="preserve"> </w:t>
      </w:r>
      <w:r w:rsidRPr="00BA59A9">
        <w:rPr>
          <w:rStyle w:val="affff8"/>
          <w:rFonts w:hint="cs"/>
          <w:rtl/>
        </w:rPr>
        <w:t>על גדותי</w:t>
      </w:r>
      <w:r w:rsidR="00BA59A9">
        <w:rPr>
          <w:rStyle w:val="affff8"/>
          <w:rFonts w:hint="cs"/>
          <w:rtl/>
        </w:rPr>
        <w:t>ה</w:t>
      </w:r>
      <w:r w:rsidRPr="00BA59A9">
        <w:rPr>
          <w:rStyle w:val="affff8"/>
          <w:rtl/>
        </w:rPr>
        <w:t>.</w:t>
      </w:r>
      <w:r w:rsidRPr="00C35A2C">
        <w:rPr>
          <w:rFonts w:hint="cs"/>
          <w:rtl/>
        </w:rPr>
        <w:t xml:space="preserve"> </w:t>
      </w:r>
      <w:r w:rsidRPr="00BA59A9">
        <w:rPr>
          <w:rStyle w:val="affff8"/>
          <w:rFonts w:hint="cs"/>
          <w:rtl/>
        </w:rPr>
        <w:t xml:space="preserve">ואין להוכיח אבל לא דנצוק אינו חיבור דאפשר דאסור </w:t>
      </w:r>
    </w:p>
    <w:p w14:paraId="1513F47F" w14:textId="5389F8B9" w:rsidR="005657A9" w:rsidRDefault="00BA59A9" w:rsidP="005657A9">
      <w:pPr>
        <w:pStyle w:val="36"/>
        <w:framePr w:wrap="notBeside"/>
        <w:rPr>
          <w:rtl/>
        </w:rPr>
      </w:pPr>
      <w:r>
        <w:rPr>
          <w:rFonts w:hint="cs"/>
          <w:rtl/>
        </w:rPr>
        <w:t xml:space="preserve">ג. ולאו </w:t>
      </w:r>
    </w:p>
    <w:p w14:paraId="06EEE027" w14:textId="4933C799" w:rsidR="00910F84" w:rsidRPr="00C35A2C" w:rsidRDefault="00BA59A9" w:rsidP="00910F84">
      <w:pPr>
        <w:rPr>
          <w:rtl/>
        </w:rPr>
      </w:pPr>
      <w:r>
        <w:rPr>
          <w:rFonts w:hint="cs"/>
          <w:rtl/>
        </w:rPr>
        <w:t>מד</w:t>
      </w:r>
      <w:r w:rsidR="00910F84" w:rsidRPr="00C35A2C">
        <w:rPr>
          <w:rtl/>
        </w:rPr>
        <w:t>מערה מכלי לכלי, את שמערה ממנו  מותר</w:t>
      </w:r>
      <w:r w:rsidR="00910F84" w:rsidRPr="00BA59A9">
        <w:rPr>
          <w:rStyle w:val="affff8"/>
          <w:rtl/>
        </w:rPr>
        <w:t>; הא דביני ביני אסור</w:t>
      </w:r>
    </w:p>
    <w:p w14:paraId="143EA7AE" w14:textId="3C248046" w:rsidR="005657A9" w:rsidRDefault="00BA59A9" w:rsidP="005657A9">
      <w:pPr>
        <w:pStyle w:val="36"/>
        <w:framePr w:wrap="notBeside"/>
        <w:rPr>
          <w:rtl/>
        </w:rPr>
      </w:pPr>
      <w:r>
        <w:rPr>
          <w:rFonts w:hint="cs"/>
          <w:rtl/>
        </w:rPr>
        <w:t xml:space="preserve">ד. </w:t>
      </w:r>
      <w:r w:rsidR="00910F84" w:rsidRPr="00C35A2C">
        <w:rPr>
          <w:rFonts w:hint="cs"/>
          <w:rtl/>
        </w:rPr>
        <w:t xml:space="preserve">ואין לומר </w:t>
      </w:r>
    </w:p>
    <w:p w14:paraId="1519EC9F" w14:textId="249672EC" w:rsidR="00910F84" w:rsidRPr="00BA59A9" w:rsidRDefault="00910F84" w:rsidP="00BA59A9">
      <w:pPr>
        <w:rPr>
          <w:rStyle w:val="affff8"/>
          <w:rtl/>
        </w:rPr>
      </w:pPr>
      <w:r w:rsidRPr="00C35A2C">
        <w:rPr>
          <w:rFonts w:hint="cs"/>
          <w:rtl/>
        </w:rPr>
        <w:t>דהך דפנים הכלי אינו אסור</w:t>
      </w:r>
      <w:r w:rsidR="00BA59A9">
        <w:rPr>
          <w:rFonts w:hint="cs"/>
          <w:rtl/>
        </w:rPr>
        <w:t xml:space="preserve">, </w:t>
      </w:r>
      <w:r w:rsidRPr="00C35A2C">
        <w:rPr>
          <w:rFonts w:hint="cs"/>
          <w:rtl/>
        </w:rPr>
        <w:t xml:space="preserve">דמקטיף קטופי </w:t>
      </w:r>
      <w:r w:rsidRPr="00BA59A9">
        <w:rPr>
          <w:rStyle w:val="affff8"/>
          <w:rFonts w:hint="cs"/>
          <w:rtl/>
        </w:rPr>
        <w:t>[מעט מעט]</w:t>
      </w:r>
      <w:r w:rsidRPr="00C35A2C">
        <w:rPr>
          <w:rFonts w:hint="cs"/>
          <w:rtl/>
        </w:rPr>
        <w:t xml:space="preserve"> </w:t>
      </w:r>
      <w:r w:rsidRPr="00BA59A9">
        <w:rPr>
          <w:rStyle w:val="affff8"/>
          <w:rFonts w:hint="cs"/>
          <w:rtl/>
        </w:rPr>
        <w:t>[לפיכך היין העליון לא נאסר]</w:t>
      </w:r>
    </w:p>
    <w:p w14:paraId="2B9FF449" w14:textId="77777777" w:rsidR="005657A9" w:rsidRDefault="00910F84" w:rsidP="00910F84">
      <w:pPr>
        <w:rPr>
          <w:rtl/>
        </w:rPr>
      </w:pPr>
      <w:r w:rsidRPr="00BA59A9">
        <w:rPr>
          <w:rStyle w:val="affff1"/>
          <w:rFonts w:hint="cs"/>
          <w:rtl/>
        </w:rPr>
        <w:t>דהא סיפא:</w:t>
      </w:r>
      <w:r w:rsidRPr="00C35A2C">
        <w:rPr>
          <w:rFonts w:hint="cs"/>
          <w:rtl/>
        </w:rPr>
        <w:t xml:space="preserve"> </w:t>
      </w:r>
      <w:r w:rsidRPr="00C35A2C">
        <w:rPr>
          <w:rtl/>
        </w:rPr>
        <w:t xml:space="preserve">את שעירה לתוכו הוא דאסיר, הא דביני ביני שרי! </w:t>
      </w:r>
    </w:p>
    <w:p w14:paraId="222B5DF0" w14:textId="77777777" w:rsidR="005657A9" w:rsidRDefault="00910F84" w:rsidP="005657A9">
      <w:pPr>
        <w:pStyle w:val="36"/>
        <w:framePr w:wrap="notBeside"/>
        <w:rPr>
          <w:rtl/>
        </w:rPr>
      </w:pPr>
      <w:r w:rsidRPr="00C35A2C">
        <w:rPr>
          <w:rtl/>
        </w:rPr>
        <w:t>אלא,</w:t>
      </w:r>
    </w:p>
    <w:p w14:paraId="1E9748EF" w14:textId="093DC7EC" w:rsidR="00910F84" w:rsidRPr="00C35A2C" w:rsidRDefault="00910F84" w:rsidP="00910F84">
      <w:pPr>
        <w:rPr>
          <w:rtl/>
        </w:rPr>
      </w:pPr>
      <w:r w:rsidRPr="00C35A2C">
        <w:rPr>
          <w:b/>
          <w:bCs/>
          <w:rtl/>
        </w:rPr>
        <w:t xml:space="preserve"> מהא ליכא למשמע מינה</w:t>
      </w:r>
      <w:r w:rsidRPr="00C35A2C">
        <w:rPr>
          <w:rtl/>
        </w:rPr>
        <w:t>.</w:t>
      </w:r>
    </w:p>
    <w:p w14:paraId="53FA7F6A" w14:textId="69F9625D" w:rsidR="005657A9" w:rsidRDefault="00BA59A9" w:rsidP="005657A9">
      <w:pPr>
        <w:pStyle w:val="36"/>
        <w:framePr w:wrap="notBeside"/>
        <w:rPr>
          <w:rtl/>
        </w:rPr>
      </w:pPr>
      <w:r>
        <w:rPr>
          <w:rFonts w:hint="cs"/>
          <w:rtl/>
        </w:rPr>
        <w:t xml:space="preserve">ה. </w:t>
      </w:r>
      <w:r w:rsidR="00910F84" w:rsidRPr="00C35A2C">
        <w:rPr>
          <w:rFonts w:hint="cs"/>
          <w:rtl/>
        </w:rPr>
        <w:t xml:space="preserve">ואין להוכיח </w:t>
      </w:r>
    </w:p>
    <w:p w14:paraId="2CD5C301" w14:textId="4C07DF7E" w:rsidR="00910F84" w:rsidRPr="00397CD2" w:rsidRDefault="00BA59A9" w:rsidP="00910F84">
      <w:pPr>
        <w:rPr>
          <w:spacing w:val="-4"/>
          <w:rtl/>
        </w:rPr>
      </w:pPr>
      <w:r w:rsidRPr="00397CD2">
        <w:rPr>
          <w:rFonts w:hint="cs"/>
          <w:spacing w:val="-4"/>
          <w:rtl/>
        </w:rPr>
        <w:t>מ</w:t>
      </w:r>
      <w:r w:rsidR="00910F84" w:rsidRPr="00397CD2">
        <w:rPr>
          <w:rFonts w:hint="cs"/>
          <w:spacing w:val="-4"/>
          <w:rtl/>
        </w:rPr>
        <w:t>ד</w:t>
      </w:r>
      <w:r w:rsidR="00910F84" w:rsidRPr="00397CD2">
        <w:rPr>
          <w:spacing w:val="-4"/>
          <w:rtl/>
        </w:rPr>
        <w:t xml:space="preserve">המערה מחבית לבור קילוח, היורד משפת חבית למטה - אסור! </w:t>
      </w:r>
    </w:p>
    <w:p w14:paraId="64C679F6" w14:textId="5DEC127E" w:rsidR="005657A9" w:rsidRDefault="00910F84" w:rsidP="005657A9">
      <w:pPr>
        <w:pStyle w:val="36"/>
        <w:framePr w:wrap="notBeside"/>
        <w:rPr>
          <w:rtl/>
        </w:rPr>
      </w:pPr>
      <w:r>
        <w:rPr>
          <w:rtl/>
        </w:rPr>
        <w:t xml:space="preserve">- </w:t>
      </w:r>
      <w:r w:rsidR="00BA59A9">
        <w:rPr>
          <w:rFonts w:hint="cs"/>
          <w:rtl/>
        </w:rPr>
        <w:t>שהרי העמידה ר''ש</w:t>
      </w:r>
    </w:p>
    <w:p w14:paraId="2BBFAE8B" w14:textId="431FF9B4" w:rsidR="00910F84" w:rsidRDefault="00910F84" w:rsidP="00397CD2">
      <w:pPr>
        <w:rPr>
          <w:rtl/>
        </w:rPr>
      </w:pPr>
      <w:r w:rsidRPr="00BA59A9">
        <w:rPr>
          <w:rFonts w:hint="cs"/>
          <w:rtl/>
        </w:rPr>
        <w:t>ב</w:t>
      </w:r>
      <w:r w:rsidR="00BA59A9" w:rsidRPr="00BA59A9">
        <w:rPr>
          <w:rFonts w:hint="cs"/>
          <w:rtl/>
        </w:rPr>
        <w:t>גוי</w:t>
      </w:r>
      <w:r w:rsidRPr="00C35A2C">
        <w:rPr>
          <w:rFonts w:hint="cs"/>
          <w:rtl/>
        </w:rPr>
        <w:t xml:space="preserve"> המערה </w:t>
      </w:r>
      <w:r w:rsidR="00BA59A9">
        <w:rPr>
          <w:rFonts w:hint="cs"/>
          <w:rtl/>
        </w:rPr>
        <w:t xml:space="preserve">ובא </w:t>
      </w:r>
      <w:r w:rsidRPr="00C35A2C">
        <w:rPr>
          <w:rFonts w:hint="cs"/>
          <w:rtl/>
        </w:rPr>
        <w:t xml:space="preserve">מכוחו ולא אוסר פנים החבית דכח </w:t>
      </w:r>
      <w:r w:rsidR="00BA59A9">
        <w:rPr>
          <w:rFonts w:hint="cs"/>
          <w:rtl/>
        </w:rPr>
        <w:t xml:space="preserve">גוי </w:t>
      </w:r>
      <w:r w:rsidRPr="00C35A2C">
        <w:rPr>
          <w:rFonts w:hint="cs"/>
          <w:rtl/>
        </w:rPr>
        <w:t>רק מדרבנן אוסר</w:t>
      </w:r>
      <w:r w:rsidR="00397CD2">
        <w:rPr>
          <w:rFonts w:hint="cs"/>
          <w:rtl/>
        </w:rPr>
        <w:t xml:space="preserve"> ולפיכך גזרו רבנן רק על מה שיצא לחוץ ולא על מה שיצא לפנים.</w:t>
      </w:r>
      <w:r w:rsidRPr="00C35A2C">
        <w:rPr>
          <w:rFonts w:hint="cs"/>
          <w:rtl/>
        </w:rPr>
        <w:t xml:space="preserve"> </w:t>
      </w:r>
    </w:p>
    <w:p w14:paraId="265EEA6F" w14:textId="0F96D219" w:rsidR="00BA59A9" w:rsidRPr="00C35A2C" w:rsidRDefault="00BA59A9" w:rsidP="00BA59A9">
      <w:pPr>
        <w:pStyle w:val="affff2"/>
        <w:rPr>
          <w:rtl/>
        </w:rPr>
      </w:pPr>
      <w:r>
        <w:rPr>
          <w:rFonts w:hint="cs"/>
          <w:rtl/>
        </w:rPr>
        <w:t>הוראות כלליות ביין נסך</w:t>
      </w:r>
    </w:p>
    <w:p w14:paraId="64707818" w14:textId="60A82E24" w:rsidR="005657A9" w:rsidRDefault="00BA59A9" w:rsidP="005657A9">
      <w:pPr>
        <w:pStyle w:val="36"/>
        <w:framePr w:wrap="notBeside"/>
        <w:rPr>
          <w:rtl/>
        </w:rPr>
      </w:pPr>
      <w:r>
        <w:rPr>
          <w:rFonts w:hint="cs"/>
          <w:rtl/>
        </w:rPr>
        <w:t xml:space="preserve">א. </w:t>
      </w:r>
      <w:r w:rsidR="00910F84" w:rsidRPr="00C35A2C">
        <w:rPr>
          <w:rFonts w:hint="cs"/>
          <w:rtl/>
        </w:rPr>
        <w:t>ר</w:t>
      </w:r>
      <w:r w:rsidR="00910F84">
        <w:rPr>
          <w:rtl/>
        </w:rPr>
        <w:t>"</w:t>
      </w:r>
      <w:r w:rsidR="00910F84" w:rsidRPr="00C35A2C">
        <w:rPr>
          <w:rFonts w:hint="cs"/>
          <w:rtl/>
        </w:rPr>
        <w:t xml:space="preserve">ח </w:t>
      </w:r>
    </w:p>
    <w:p w14:paraId="7397DD5D" w14:textId="184A2D5B" w:rsidR="00910F84" w:rsidRPr="00C35A2C" w:rsidRDefault="00BA59A9" w:rsidP="00910F84">
      <w:pPr>
        <w:rPr>
          <w:rtl/>
        </w:rPr>
      </w:pPr>
      <w:r>
        <w:rPr>
          <w:rStyle w:val="afff"/>
          <w:rFonts w:hint="cs"/>
          <w:rtl/>
        </w:rPr>
        <w:t>ל</w:t>
      </w:r>
      <w:r w:rsidR="00910F84" w:rsidRPr="00BA59A9">
        <w:rPr>
          <w:rStyle w:val="afff"/>
          <w:rFonts w:hint="cs"/>
          <w:rtl/>
        </w:rPr>
        <w:t>מוכרי יין:</w:t>
      </w:r>
      <w:r w:rsidR="00910F84" w:rsidRPr="00C35A2C">
        <w:rPr>
          <w:rtl/>
        </w:rPr>
        <w:t xml:space="preserve"> </w:t>
      </w:r>
      <w:r w:rsidR="00910F84" w:rsidRPr="00C35A2C">
        <w:rPr>
          <w:rFonts w:hint="cs"/>
          <w:rtl/>
        </w:rPr>
        <w:t xml:space="preserve">כשתמדדו היין </w:t>
      </w:r>
      <w:r>
        <w:rPr>
          <w:rFonts w:hint="cs"/>
          <w:rtl/>
        </w:rPr>
        <w:t>לגוי -</w:t>
      </w:r>
      <w:r w:rsidR="00910F84" w:rsidRPr="00C35A2C">
        <w:rPr>
          <w:rFonts w:hint="cs"/>
          <w:rtl/>
        </w:rPr>
        <w:t>תערו מעט מעט או תזרקו היין מרחוק</w:t>
      </w:r>
      <w:r w:rsidR="00910F84" w:rsidRPr="00BA59A9">
        <w:rPr>
          <w:rStyle w:val="affff8"/>
          <w:rFonts w:hint="cs"/>
          <w:rtl/>
        </w:rPr>
        <w:t xml:space="preserve"> [שלא יהא חיבור]</w:t>
      </w:r>
    </w:p>
    <w:p w14:paraId="3CA57C5F" w14:textId="2E26DA56" w:rsidR="005657A9" w:rsidRDefault="00BA59A9" w:rsidP="005657A9">
      <w:pPr>
        <w:pStyle w:val="36"/>
        <w:framePr w:wrap="notBeside"/>
        <w:rPr>
          <w:rtl/>
        </w:rPr>
      </w:pPr>
      <w:r>
        <w:rPr>
          <w:rFonts w:hint="cs"/>
          <w:rtl/>
        </w:rPr>
        <w:t xml:space="preserve">ב. </w:t>
      </w:r>
      <w:r w:rsidR="00910F84" w:rsidRPr="00C35A2C">
        <w:rPr>
          <w:rFonts w:hint="cs"/>
          <w:rtl/>
        </w:rPr>
        <w:t xml:space="preserve">רבא </w:t>
      </w:r>
    </w:p>
    <w:p w14:paraId="241434F2" w14:textId="5905DD27" w:rsidR="00910F84" w:rsidRPr="00C35A2C" w:rsidRDefault="00BA59A9" w:rsidP="00910F84">
      <w:pPr>
        <w:rPr>
          <w:rtl/>
        </w:rPr>
      </w:pPr>
      <w:r w:rsidRPr="00BA59A9">
        <w:rPr>
          <w:rStyle w:val="afff"/>
          <w:rFonts w:hint="cs"/>
          <w:rtl/>
        </w:rPr>
        <w:t>ל</w:t>
      </w:r>
      <w:r w:rsidR="00910F84" w:rsidRPr="00BA59A9">
        <w:rPr>
          <w:rStyle w:val="afff"/>
          <w:rFonts w:hint="cs"/>
          <w:rtl/>
        </w:rPr>
        <w:t>מוכרי יין</w:t>
      </w:r>
      <w:r w:rsidR="00910F84" w:rsidRPr="00C35A2C">
        <w:rPr>
          <w:rFonts w:hint="cs"/>
          <w:rtl/>
        </w:rPr>
        <w:t xml:space="preserve"> כשתשפכו היין לא יתקרב </w:t>
      </w:r>
      <w:r>
        <w:rPr>
          <w:rFonts w:hint="cs"/>
          <w:rtl/>
        </w:rPr>
        <w:t xml:space="preserve">הגוי </w:t>
      </w:r>
      <w:r w:rsidR="00910F84" w:rsidRPr="00C35A2C">
        <w:rPr>
          <w:rFonts w:hint="cs"/>
          <w:rtl/>
        </w:rPr>
        <w:t xml:space="preserve">לסייע לכם, שמא תשכחו ותניחו עליו ואתי מכוחו </w:t>
      </w:r>
      <w:r w:rsidR="00910F84" w:rsidRPr="00C35A2C">
        <w:rPr>
          <w:rtl/>
        </w:rPr>
        <w:t xml:space="preserve"> </w:t>
      </w:r>
    </w:p>
    <w:p w14:paraId="6F77609D" w14:textId="7C905371" w:rsidR="005657A9" w:rsidRDefault="00BA59A9" w:rsidP="005657A9">
      <w:pPr>
        <w:pStyle w:val="36"/>
        <w:framePr w:wrap="notBeside"/>
        <w:rPr>
          <w:rtl/>
        </w:rPr>
      </w:pPr>
      <w:r>
        <w:rPr>
          <w:rFonts w:hint="cs"/>
          <w:rtl/>
        </w:rPr>
        <w:t xml:space="preserve">ג. רבא </w:t>
      </w:r>
    </w:p>
    <w:p w14:paraId="363FDAA4" w14:textId="4F994505" w:rsidR="00910F84" w:rsidRPr="00C35A2C" w:rsidRDefault="00BA59A9" w:rsidP="00910F84">
      <w:pPr>
        <w:rPr>
          <w:rtl/>
        </w:rPr>
      </w:pPr>
      <w:r>
        <w:rPr>
          <w:rFonts w:hint="cs"/>
          <w:rtl/>
        </w:rPr>
        <w:t xml:space="preserve">לאותו </w:t>
      </w:r>
      <w:r w:rsidR="00910F84" w:rsidRPr="00C35A2C">
        <w:rPr>
          <w:rFonts w:hint="cs"/>
          <w:rtl/>
        </w:rPr>
        <w:t>ששאב יין מחבית לחבית ע</w:t>
      </w:r>
      <w:r w:rsidR="00910F84">
        <w:rPr>
          <w:rtl/>
        </w:rPr>
        <w:t>"</w:t>
      </w:r>
      <w:r w:rsidR="00910F84" w:rsidRPr="00C35A2C">
        <w:rPr>
          <w:rFonts w:hint="cs"/>
          <w:rtl/>
        </w:rPr>
        <w:t xml:space="preserve">י צינורית והניח </w:t>
      </w:r>
      <w:r>
        <w:rPr>
          <w:rFonts w:hint="cs"/>
          <w:rtl/>
        </w:rPr>
        <w:t xml:space="preserve">הגוי </w:t>
      </w:r>
      <w:r w:rsidR="00910F84" w:rsidRPr="00C35A2C">
        <w:rPr>
          <w:rFonts w:hint="cs"/>
          <w:rtl/>
        </w:rPr>
        <w:t>ידו על הצינורית</w:t>
      </w:r>
      <w:r>
        <w:rPr>
          <w:rFonts w:hint="cs"/>
          <w:rtl/>
        </w:rPr>
        <w:t>.</w:t>
      </w:r>
      <w:r w:rsidR="00910F84" w:rsidRPr="00C35A2C">
        <w:rPr>
          <w:rFonts w:hint="cs"/>
          <w:rtl/>
        </w:rPr>
        <w:t xml:space="preserve"> </w:t>
      </w:r>
      <w:r w:rsidRPr="00BA59A9">
        <w:rPr>
          <w:rStyle w:val="affff1"/>
          <w:rFonts w:hint="cs"/>
          <w:rtl/>
        </w:rPr>
        <w:t>ורבא</w:t>
      </w:r>
      <w:r>
        <w:rPr>
          <w:rFonts w:hint="cs"/>
          <w:rtl/>
        </w:rPr>
        <w:t xml:space="preserve"> אסר </w:t>
      </w:r>
      <w:r w:rsidR="00910F84" w:rsidRPr="00C35A2C">
        <w:rPr>
          <w:rFonts w:hint="cs"/>
          <w:rtl/>
        </w:rPr>
        <w:t xml:space="preserve">לכל היין </w:t>
      </w:r>
    </w:p>
    <w:p w14:paraId="7D17D135" w14:textId="3C9A2029" w:rsidR="005657A9" w:rsidRDefault="00397CD2" w:rsidP="005657A9">
      <w:pPr>
        <w:pStyle w:val="36"/>
        <w:framePr w:wrap="notBeside"/>
        <w:rPr>
          <w:rtl/>
        </w:rPr>
      </w:pPr>
      <w:r>
        <w:rPr>
          <w:rFonts w:hint="cs"/>
          <w:rtl/>
        </w:rPr>
        <w:t xml:space="preserve">ו. </w:t>
      </w:r>
      <w:r w:rsidR="00910F84" w:rsidRPr="00C35A2C">
        <w:rPr>
          <w:rFonts w:hint="cs"/>
          <w:rtl/>
        </w:rPr>
        <w:t xml:space="preserve">ואין להוכיח </w:t>
      </w:r>
    </w:p>
    <w:p w14:paraId="5278A323" w14:textId="77777777" w:rsidR="005657A9" w:rsidRDefault="00910F84" w:rsidP="00910F84">
      <w:pPr>
        <w:rPr>
          <w:rtl/>
        </w:rPr>
      </w:pPr>
      <w:r w:rsidRPr="00C35A2C">
        <w:rPr>
          <w:rFonts w:hint="cs"/>
          <w:rtl/>
        </w:rPr>
        <w:t xml:space="preserve">דנצוק הוא חיבור </w:t>
      </w:r>
    </w:p>
    <w:p w14:paraId="7394A4A3" w14:textId="77777777" w:rsidR="005657A9" w:rsidRDefault="005657A9" w:rsidP="005657A9">
      <w:pPr>
        <w:pStyle w:val="36"/>
        <w:framePr w:wrap="notBeside"/>
        <w:rPr>
          <w:rtl/>
        </w:rPr>
      </w:pPr>
      <w:r>
        <w:rPr>
          <w:rFonts w:hint="cs"/>
          <w:rtl/>
        </w:rPr>
        <w:t xml:space="preserve">- </w:t>
      </w:r>
      <w:r w:rsidR="00910F84" w:rsidRPr="00C35A2C">
        <w:rPr>
          <w:rFonts w:hint="cs"/>
          <w:rtl/>
        </w:rPr>
        <w:t xml:space="preserve">דשאני התם </w:t>
      </w:r>
    </w:p>
    <w:p w14:paraId="4AB39E4B" w14:textId="3A4B3DF5" w:rsidR="00910F84" w:rsidRPr="00C35A2C" w:rsidRDefault="00910F84" w:rsidP="00397CD2">
      <w:pPr>
        <w:spacing w:after="120"/>
        <w:rPr>
          <w:rtl/>
        </w:rPr>
      </w:pPr>
      <w:r w:rsidRPr="00C35A2C">
        <w:rPr>
          <w:rFonts w:hint="cs"/>
          <w:rtl/>
        </w:rPr>
        <w:t xml:space="preserve">דכל היין נגרר אחרי אותה הצינורית וכשנוגע בקצת נוגע בהכל </w:t>
      </w:r>
    </w:p>
    <w:p w14:paraId="4EBE0402" w14:textId="05FE3B2C" w:rsidR="005657A9" w:rsidRDefault="00397CD2" w:rsidP="005657A9">
      <w:pPr>
        <w:pStyle w:val="36"/>
        <w:framePr w:wrap="notBeside"/>
        <w:rPr>
          <w:rtl/>
        </w:rPr>
      </w:pPr>
      <w:r>
        <w:rPr>
          <w:rFonts w:ascii="FontbitDavid" w:hAnsi="FontbitDavid" w:hint="cs"/>
          <w:sz w:val="32"/>
          <w:rtl/>
        </w:rPr>
        <w:t>ד.</w:t>
      </w:r>
      <w:r w:rsidR="00910F84" w:rsidRPr="00C35A2C">
        <w:rPr>
          <w:rFonts w:hint="cs"/>
          <w:rtl/>
        </w:rPr>
        <w:t xml:space="preserve"> מזבדר</w:t>
      </w:r>
      <w:r w:rsidR="00910F84">
        <w:rPr>
          <w:rtl/>
        </w:rPr>
        <w:t>"</w:t>
      </w:r>
      <w:r w:rsidR="00910F84" w:rsidRPr="00C35A2C">
        <w:rPr>
          <w:rFonts w:hint="cs"/>
          <w:rtl/>
        </w:rPr>
        <w:t>נ</w:t>
      </w:r>
      <w:r w:rsidR="00910F84" w:rsidRPr="00C35A2C">
        <w:rPr>
          <w:rtl/>
        </w:rPr>
        <w:t>:</w:t>
      </w:r>
    </w:p>
    <w:p w14:paraId="67CC7F7B" w14:textId="33B34FA4" w:rsidR="00910F84" w:rsidRPr="00C35A2C" w:rsidRDefault="00910F84" w:rsidP="00910F84">
      <w:pPr>
        <w:rPr>
          <w:rtl/>
        </w:rPr>
      </w:pPr>
      <w:r w:rsidRPr="00397CD2">
        <w:rPr>
          <w:rStyle w:val="afff"/>
          <w:rtl/>
        </w:rPr>
        <w:t>קנישקנין</w:t>
      </w:r>
      <w:r w:rsidR="005657A9">
        <w:rPr>
          <w:rFonts w:hint="cs"/>
          <w:rtl/>
        </w:rPr>
        <w:t xml:space="preserve"> </w:t>
      </w:r>
      <w:r w:rsidRPr="005657A9">
        <w:rPr>
          <w:rStyle w:val="affff8"/>
          <w:rFonts w:hint="cs"/>
          <w:rtl/>
        </w:rPr>
        <w:t>[כלי עם כמה צינוריות]</w:t>
      </w:r>
      <w:r w:rsidRPr="00C35A2C">
        <w:rPr>
          <w:rtl/>
        </w:rPr>
        <w:t xml:space="preserve"> שרי</w:t>
      </w:r>
      <w:r w:rsidR="005657A9">
        <w:rPr>
          <w:rFonts w:hint="cs"/>
          <w:rtl/>
        </w:rPr>
        <w:t>,</w:t>
      </w:r>
      <w:r w:rsidRPr="00C35A2C">
        <w:rPr>
          <w:rFonts w:hint="cs"/>
          <w:rtl/>
        </w:rPr>
        <w:t xml:space="preserve"> </w:t>
      </w:r>
      <w:r w:rsidRPr="00C35A2C">
        <w:rPr>
          <w:rtl/>
        </w:rPr>
        <w:t>וה</w:t>
      </w:r>
      <w:r>
        <w:rPr>
          <w:rtl/>
        </w:rPr>
        <w:t>"</w:t>
      </w:r>
      <w:r w:rsidRPr="00C35A2C">
        <w:rPr>
          <w:rtl/>
        </w:rPr>
        <w:t xml:space="preserve">מ דקדם פסק </w:t>
      </w:r>
      <w:r w:rsidRPr="00C35A2C">
        <w:rPr>
          <w:rFonts w:hint="cs"/>
          <w:rtl/>
        </w:rPr>
        <w:t>לשתות ה</w:t>
      </w:r>
      <w:r w:rsidRPr="00C35A2C">
        <w:rPr>
          <w:rtl/>
        </w:rPr>
        <w:t xml:space="preserve">ישראל, אבל קדם פסק </w:t>
      </w:r>
      <w:r w:rsidR="00397CD2">
        <w:rPr>
          <w:rFonts w:hint="cs"/>
          <w:rtl/>
        </w:rPr>
        <w:t xml:space="preserve">הגוי </w:t>
      </w:r>
      <w:r w:rsidRPr="00C35A2C">
        <w:rPr>
          <w:rtl/>
        </w:rPr>
        <w:t>לא.</w:t>
      </w:r>
    </w:p>
    <w:p w14:paraId="3E899581" w14:textId="77777777" w:rsidR="005657A9" w:rsidRDefault="00910F84" w:rsidP="005657A9">
      <w:pPr>
        <w:pStyle w:val="36"/>
        <w:framePr w:wrap="notBeside"/>
        <w:rPr>
          <w:rtl/>
        </w:rPr>
      </w:pPr>
      <w:r w:rsidRPr="00C35A2C">
        <w:rPr>
          <w:rFonts w:ascii="FontbitDavid" w:hAnsi="FontbitDavid"/>
          <w:sz w:val="32"/>
          <w:rtl/>
        </w:rPr>
        <w:t>•</w:t>
      </w:r>
      <w:r w:rsidRPr="00C35A2C">
        <w:rPr>
          <w:rFonts w:hint="cs"/>
          <w:rtl/>
        </w:rPr>
        <w:t xml:space="preserve"> רבר</w:t>
      </w:r>
      <w:r>
        <w:rPr>
          <w:rtl/>
        </w:rPr>
        <w:t>"</w:t>
      </w:r>
      <w:r w:rsidRPr="00C35A2C">
        <w:rPr>
          <w:rFonts w:hint="cs"/>
          <w:rtl/>
        </w:rPr>
        <w:t>ה</w:t>
      </w:r>
    </w:p>
    <w:p w14:paraId="6E1E66D3" w14:textId="77777777" w:rsidR="00397CD2" w:rsidRDefault="00397CD2" w:rsidP="00397CD2">
      <w:pPr>
        <w:rPr>
          <w:rtl/>
        </w:rPr>
      </w:pPr>
      <w:r>
        <w:rPr>
          <w:rFonts w:hint="cs"/>
          <w:rtl/>
        </w:rPr>
        <w:t xml:space="preserve">התיר בבית ריש גלותא לשתות בזה, </w:t>
      </w:r>
      <w:r w:rsidRPr="00397CD2">
        <w:rPr>
          <w:rStyle w:val="affff1"/>
          <w:rFonts w:hint="cs"/>
          <w:rtl/>
        </w:rPr>
        <w:t>וא''ד</w:t>
      </w:r>
      <w:r>
        <w:rPr>
          <w:rFonts w:hint="cs"/>
          <w:rtl/>
        </w:rPr>
        <w:t xml:space="preserve"> הוא עצמו שתה בזה.</w:t>
      </w:r>
    </w:p>
    <w:p w14:paraId="2B438287" w14:textId="1EE97EF2" w:rsidR="005657A9" w:rsidRDefault="00397CD2" w:rsidP="00397CD2">
      <w:pPr>
        <w:pStyle w:val="afffe"/>
        <w:rPr>
          <w:rtl/>
        </w:rPr>
      </w:pPr>
      <w:r>
        <w:rPr>
          <w:rFonts w:hint="cs"/>
          <w:rtl/>
        </w:rPr>
        <w:t xml:space="preserve">*** </w:t>
      </w:r>
    </w:p>
    <w:p w14:paraId="169EDBDE" w14:textId="77777777" w:rsidR="005657A9" w:rsidRDefault="005657A9">
      <w:pPr>
        <w:bidi w:val="0"/>
        <w:spacing w:after="160" w:line="259" w:lineRule="auto"/>
        <w:jc w:val="left"/>
        <w:rPr>
          <w:rtl/>
        </w:rPr>
      </w:pPr>
      <w:r>
        <w:rPr>
          <w:rtl/>
        </w:rPr>
        <w:br w:type="page"/>
      </w:r>
    </w:p>
    <w:p w14:paraId="1613A2F8" w14:textId="77777777" w:rsidR="00910F84" w:rsidRPr="00C35A2C" w:rsidRDefault="00910F84" w:rsidP="00910F84">
      <w:pPr>
        <w:rPr>
          <w:rtl/>
        </w:rPr>
      </w:pPr>
    </w:p>
    <w:p w14:paraId="57F33DA6" w14:textId="77777777" w:rsidR="00910F84" w:rsidRPr="00C35A2C" w:rsidRDefault="00910F84" w:rsidP="00910F84">
      <w:pPr>
        <w:pStyle w:val="afffe"/>
        <w:rPr>
          <w:rtl/>
        </w:rPr>
      </w:pPr>
      <w:r w:rsidRPr="00A06291">
        <w:rPr>
          <w:rtl/>
        </w:rPr>
        <w:t>׻</w:t>
      </w:r>
      <w:r w:rsidRPr="00C35A2C">
        <w:rPr>
          <w:rtl/>
        </w:rPr>
        <w:t xml:space="preserve"> </w:t>
      </w:r>
    </w:p>
    <w:p w14:paraId="2990E385" w14:textId="77777777" w:rsidR="00910F84" w:rsidRPr="00C35A2C" w:rsidRDefault="00910F84" w:rsidP="00910F84">
      <w:pPr>
        <w:pStyle w:val="aff6"/>
        <w:framePr w:wrap="around"/>
        <w:rPr>
          <w:rtl/>
        </w:rPr>
      </w:pPr>
      <w:r w:rsidRPr="00C35A2C">
        <w:rPr>
          <w:rFonts w:hint="cs"/>
          <w:rtl/>
        </w:rPr>
        <w:t xml:space="preserve">עג. </w:t>
      </w:r>
    </w:p>
    <w:p>
      <w:pPr>
        <w:pStyle w:val="affff4"/>
        <w:rPr>
          <w:ins w:id="20203" w:author="קלוד" w:date="2026-10-06T10:07:24Z"/>
        </w:rPr>
      </w:pPr>
      <w:ins w:id="20202" w:author="קלוד" w:date="2026-10-06T10:07:24Z">
        <w:r>
          <w:t xml:space="preserve">משנה ח</w:t>
        </w:r>
      </w:ins>
    </w:p>
    <w:p w14:paraId="36753378" w14:textId="77777777" w:rsidR="00910F84" w:rsidRPr="00C35A2C" w:rsidRDefault="00910F84" w:rsidP="00910F84">
      <w:pPr>
        <w:pStyle w:val="affb"/>
        <w:rPr>
          <w:del w:id="20087" w:author="קלוד" w:date="2026-10-06T10:12:09Z"/>
          <w:rtl/>
        </w:rPr>
      </w:pPr>
      <w:ins w:id="9923" w:author="מספור קטעי משנה" w:date="2026-10-06T06:44:54Z">
        <w:del w:id="20085" w:author="קלוד" w:date="2026-10-06T10:12:09Z">
          <w:r>
            <w:rPr>
              <w:rStyle w:val="MisparKeta"/>
            </w:rPr>
            <w:delText xml:space="preserve">א. </w:delText>
          </w:r>
        </w:del>
      </w:ins>
      <w:del w:id="20086" w:author="קלוד" w:date="2026-10-06T10:12:09Z">
        <w:r w:rsidRPr="00C35A2C">
          <w:rPr>
            <w:rtl/>
          </w:rPr>
          <w:delText xml:space="preserve">מתני'.</w:delText>
        </w:r>
      </w:del>
    </w:p>
    <w:p w14:paraId="49444761" w14:textId="77777777" w:rsidR="00910F84" w:rsidRPr="00C35A2C" w:rsidRDefault="00910F84" w:rsidP="00910F84">
      <w:pPr>
        <w:pStyle w:val="affb"/>
        <w:rPr>
          <w:rtl/>
        </w:rPr>
      </w:pPr>
      <w:ins w:id="20119" w:author="קלוד" w:date="2026-10-06T10:12:09Z">
        <w:r>
          <w:rPr>
            <w:rStyle w:val="MisparKeta"/>
          </w:rPr>
          <w:t xml:space="preserve">א. </w:t>
        </w:r>
      </w:ins>
      <w:r w:rsidRPr="00C35A2C">
        <w:rPr>
          <w:rtl/>
        </w:rPr>
        <w:t>יין נסך אסור ואוסר בכל שהוא.</w:t>
      </w:r>
    </w:p>
    <w:p w14:paraId="5B732456" w14:textId="77777777" w:rsidR="00910F84" w:rsidRPr="00C35A2C" w:rsidRDefault="00910F84" w:rsidP="00910F84">
      <w:pPr>
        <w:pStyle w:val="affb"/>
        <w:rPr>
          <w:rtl/>
        </w:rPr>
      </w:pPr>
      <w:r w:rsidRPr="00C35A2C">
        <w:rPr>
          <w:rtl/>
        </w:rPr>
        <w:t>יין ביין ומים במים - בכל שהוא; יין במים ומים ביין - בנותן טעם.</w:t>
      </w:r>
    </w:p>
    <w:p w14:paraId="6B45D7BF" w14:textId="77777777" w:rsidR="00910F84" w:rsidRPr="00C35A2C" w:rsidRDefault="00910F84" w:rsidP="00910F84">
      <w:pPr>
        <w:pStyle w:val="affb"/>
        <w:rPr>
          <w:rtl/>
        </w:rPr>
      </w:pPr>
      <w:r w:rsidRPr="00C35A2C">
        <w:rPr>
          <w:rtl/>
        </w:rPr>
        <w:t>זה הכלל: מין במינו - במשהו, ושלא במינו - בנותן טעם.</w:t>
      </w:r>
    </w:p>
    <w:p w14:paraId="7172B8CA" w14:textId="77777777" w:rsidR="00910F84" w:rsidRPr="00C35A2C" w:rsidRDefault="00910F84" w:rsidP="00910F84">
      <w:pPr>
        <w:pStyle w:val="afffe"/>
        <w:rPr>
          <w:rtl/>
        </w:rPr>
      </w:pPr>
      <w:r w:rsidRPr="00A06291">
        <w:rPr>
          <w:rtl/>
        </w:rPr>
        <w:t>׻</w:t>
      </w:r>
      <w:r w:rsidRPr="00C35A2C">
        <w:rPr>
          <w:rtl/>
        </w:rPr>
        <w:t xml:space="preserve"> </w:t>
      </w:r>
    </w:p>
    <w:p w14:paraId="592807B4" w14:textId="77777777" w:rsidR="00910F84" w:rsidRPr="00C35A2C" w:rsidRDefault="00910F84" w:rsidP="00910F84">
      <w:pPr>
        <w:rPr>
          <w:rtl/>
        </w:rPr>
      </w:pPr>
      <w:r w:rsidRPr="00C35A2C">
        <w:rPr>
          <w:rFonts w:ascii="FontbitDavid" w:hAnsi="FontbitDavid"/>
          <w:sz w:val="32"/>
          <w:rtl/>
        </w:rPr>
        <w:t>•</w:t>
      </w:r>
      <w:r>
        <w:rPr>
          <w:rFonts w:hint="cs"/>
          <w:rtl/>
        </w:rPr>
        <w:t xml:space="preserve"> </w:t>
      </w:r>
      <w:r>
        <w:rPr>
          <w:rStyle w:val="affff1"/>
          <w:rFonts w:hint="cs"/>
          <w:rtl/>
          <w:rPrChange w:id="10689" w:author="מנוע אמוראים" w:date="2026-10-05T16:41:56Z">
            <w:rPr>
              <w:rFonts w:hint="cs"/>
              <w:rtl/>
            </w:rPr>
          </w:rPrChange>
        </w:rPr>
        <w:t xml:space="preserve">ר</w:t>
      </w:r>
      <w:r>
        <w:rPr>
          <w:rStyle w:val="affff1"/>
          <w:rtl/>
          <w:rPrChange w:id="10690" w:author="מנוע אמוראים" w:date="2026-10-05T16:41:56Z">
            <w:rPr>
              <w:rtl/>
            </w:rPr>
          </w:rPrChange>
        </w:rPr>
        <w:t xml:space="preserve">"</w:t>
      </w:r>
      <w:r>
        <w:rPr>
          <w:rStyle w:val="affff1"/>
          <w:rFonts w:hint="cs"/>
          <w:rtl/>
          <w:rPrChange w:id="10691" w:author="מנוע אמוראים" w:date="2026-10-05T16:41:56Z">
            <w:rPr>
              <w:rFonts w:hint="cs"/>
              <w:rtl/>
            </w:rPr>
          </w:rPrChange>
        </w:rPr>
        <w:t xml:space="preserve">ד</w:t>
      </w:r>
      <w:r>
        <w:rPr>
          <w:rFonts w:hint="cs"/>
          <w:rtl/>
        </w:rPr>
        <w:t xml:space="preserve"> </w:t>
      </w:r>
      <w:r>
        <w:rPr>
          <w:rStyle w:val="affff1"/>
          <w:rFonts w:hint="cs"/>
          <w:rtl/>
          <w:rPrChange w:id="10692" w:author="מנוע אמוראים" w:date="2026-10-05T16:41:56Z">
            <w:rPr>
              <w:rFonts w:hint="cs"/>
              <w:rtl/>
            </w:rPr>
          </w:rPrChange>
        </w:rPr>
        <w:t xml:space="preserve">מרי</w:t>
      </w:r>
      <w:r>
        <w:rPr>
          <w:rStyle w:val="affff1"/>
          <w:rtl/>
          <w:rPrChange w:id="10693" w:author="מנוע אמוראים" w:date="2026-10-05T16:41:56Z">
            <w:rPr>
              <w:rtl/>
            </w:rPr>
          </w:rPrChange>
        </w:rPr>
        <w:t xml:space="preserve">"</w:t>
      </w:r>
      <w:r>
        <w:rPr>
          <w:rStyle w:val="affff1"/>
          <w:rFonts w:hint="cs"/>
          <w:rtl/>
          <w:rPrChange w:id="10694" w:author="מנוע אמוראים" w:date="2026-10-05T16:41:56Z">
            <w:rPr>
              <w:rFonts w:hint="cs"/>
              <w:rtl/>
            </w:rPr>
          </w:rPrChange>
        </w:rPr>
        <w:t xml:space="preserve">ו</w:t>
      </w:r>
      <w:r w:rsidRPr="00C35A2C">
        <w:rPr>
          <w:rtl/>
        </w:rPr>
        <w:t>: המערה יין נסך מחבית לבור, אפילו כל היום כולו.</w:t>
      </w:r>
    </w:p>
    <w:p w14:paraId="6FBC7B00" w14:textId="77777777" w:rsidR="00910F84" w:rsidRPr="00C35A2C" w:rsidRDefault="00910F84" w:rsidP="00910F84">
      <w:pPr>
        <w:rPr>
          <w:rtl/>
        </w:rPr>
      </w:pPr>
      <w:r w:rsidRPr="00C35A2C">
        <w:rPr>
          <w:rtl/>
        </w:rPr>
        <w:t>ראשון ראשון בטל.</w:t>
      </w:r>
    </w:p>
    <w:p w14:paraId="2CC79D72"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 xml:space="preserve">תנן: יין נסך אסור ואוסר בכל שהוא, </w:t>
      </w:r>
    </w:p>
    <w:p w14:paraId="00EFEE5E" w14:textId="77777777" w:rsidR="00910F84" w:rsidRPr="00C35A2C" w:rsidRDefault="00910F84" w:rsidP="00910F84">
      <w:pPr>
        <w:rPr>
          <w:rtl/>
        </w:rPr>
      </w:pPr>
      <w:r w:rsidRPr="00C35A2C">
        <w:rPr>
          <w:rFonts w:hint="cs"/>
          <w:rtl/>
        </w:rPr>
        <w:t>אין להוכיח בכה</w:t>
      </w:r>
      <w:r>
        <w:rPr>
          <w:rtl/>
        </w:rPr>
        <w:t>"</w:t>
      </w:r>
      <w:r w:rsidRPr="00C35A2C">
        <w:rPr>
          <w:rFonts w:hint="cs"/>
          <w:rtl/>
        </w:rPr>
        <w:t xml:space="preserve">ג שנופל האיסור להיתר דאפשר דנופל ההיתר לאיסור </w:t>
      </w:r>
    </w:p>
    <w:p w14:paraId="0F98385C"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והך ד</w:t>
      </w:r>
      <w:r w:rsidRPr="00C35A2C">
        <w:rPr>
          <w:rtl/>
        </w:rPr>
        <w:t>יין במים – בנ</w:t>
      </w:r>
      <w:r>
        <w:rPr>
          <w:rtl/>
        </w:rPr>
        <w:t>"</w:t>
      </w:r>
      <w:r w:rsidRPr="00C35A2C">
        <w:rPr>
          <w:rFonts w:hint="cs"/>
          <w:rtl/>
        </w:rPr>
        <w:t>ט</w:t>
      </w:r>
      <w:r w:rsidRPr="00C35A2C">
        <w:rPr>
          <w:rtl/>
        </w:rPr>
        <w:t xml:space="preserve">, </w:t>
      </w:r>
      <w:r w:rsidRPr="00C35A2C">
        <w:rPr>
          <w:rFonts w:hint="cs"/>
          <w:rtl/>
        </w:rPr>
        <w:t xml:space="preserve">לאו דנפל יין האסור למים ההיתר </w:t>
      </w:r>
      <w:r w:rsidRPr="00C35A2C">
        <w:rPr>
          <w:rtl/>
        </w:rPr>
        <w:t>–</w:t>
      </w:r>
      <w:r w:rsidRPr="00C35A2C">
        <w:rPr>
          <w:rFonts w:hint="cs"/>
          <w:rtl/>
        </w:rPr>
        <w:t xml:space="preserve"> אלא דנפל מים של היתר ליין האיסור</w:t>
      </w:r>
      <w:r w:rsidRPr="00C35A2C">
        <w:rPr>
          <w:rtl/>
        </w:rPr>
        <w:t>.</w:t>
      </w:r>
    </w:p>
    <w:p w14:paraId="5DB6DB57" w14:textId="77777777" w:rsidR="00910F84" w:rsidRPr="00C35A2C" w:rsidRDefault="00910F84" w:rsidP="00910F84">
      <w:pPr>
        <w:ind w:hanging="94"/>
        <w:rPr>
          <w:rtl/>
        </w:rPr>
      </w:pPr>
      <w:r w:rsidRPr="00C35A2C">
        <w:rPr>
          <w:rtl/>
        </w:rPr>
        <w:t>ומדרישא במיא ד</w:t>
      </w:r>
      <w:r>
        <w:rPr>
          <w:rtl/>
        </w:rPr>
        <w:t>איסור</w:t>
      </w:r>
      <w:r w:rsidRPr="00C35A2C">
        <w:rPr>
          <w:rtl/>
        </w:rPr>
        <w:t>, סיפא נמי במיא ד</w:t>
      </w:r>
      <w:r>
        <w:rPr>
          <w:rtl/>
        </w:rPr>
        <w:t>איסור</w:t>
      </w:r>
      <w:r w:rsidRPr="00C35A2C">
        <w:rPr>
          <w:rtl/>
        </w:rPr>
        <w:t xml:space="preserve">, וקתני סיפא: מים ביין - בנותן טעם! </w:t>
      </w:r>
    </w:p>
    <w:p w14:paraId="4B098D9B" w14:textId="77777777" w:rsidR="00910F84" w:rsidRPr="00C35A2C" w:rsidRDefault="00910F84" w:rsidP="00910F84">
      <w:pPr>
        <w:pStyle w:val="afffa"/>
      </w:pPr>
      <w:r>
        <w:rPr>
          <w:rtl/>
        </w:rPr>
        <w:t xml:space="preserve">- </w:t>
      </w:r>
      <w:r w:rsidRPr="00C35A2C">
        <w:rPr>
          <w:rFonts w:hint="cs"/>
          <w:rtl/>
        </w:rPr>
        <w:t>א</w:t>
      </w:r>
      <w:r>
        <w:rPr>
          <w:rtl/>
        </w:rPr>
        <w:t>"</w:t>
      </w:r>
      <w:r>
        <w:rPr>
          <w:rFonts w:hint="cs"/>
          <w:rtl/>
        </w:rPr>
        <w:t xml:space="preserve">ל </w:t>
      </w:r>
      <w:r>
        <w:rPr>
          <w:rStyle w:val="affff1"/>
          <w:rFonts w:hint="cs"/>
          <w:rtl/>
          <w:rPrChange w:id="10695" w:author="מנוע אמוראים" w:date="2026-10-05T16:41:56Z">
            <w:rPr>
              <w:rFonts w:hint="cs"/>
              <w:rtl/>
            </w:rPr>
          </w:rPrChange>
        </w:rPr>
        <w:t xml:space="preserve">ר</w:t>
      </w:r>
      <w:r>
        <w:rPr>
          <w:rStyle w:val="affff1"/>
          <w:rtl/>
          <w:rPrChange w:id="10696" w:author="מנוע אמוראים" w:date="2026-10-05T16:41:56Z">
            <w:rPr>
              <w:rtl/>
            </w:rPr>
          </w:rPrChange>
        </w:rPr>
        <w:t xml:space="preserve">"</w:t>
      </w:r>
      <w:r>
        <w:rPr>
          <w:rStyle w:val="affff1"/>
          <w:rFonts w:hint="cs"/>
          <w:rtl/>
          <w:rPrChange w:id="10697" w:author="מנוע אמוראים" w:date="2026-10-05T16:41:56Z">
            <w:rPr>
              <w:rFonts w:hint="cs"/>
              <w:rtl/>
            </w:rPr>
          </w:rPrChange>
        </w:rPr>
        <w:t xml:space="preserve">ד</w:t>
      </w:r>
      <w:r w:rsidRPr="00C35A2C">
        <w:rPr>
          <w:rtl/>
        </w:rPr>
        <w:t>: כולה מתני' התירא ל</w:t>
      </w:r>
      <w:r w:rsidRPr="00C35A2C">
        <w:rPr>
          <w:rFonts w:hint="cs"/>
          <w:rtl/>
        </w:rPr>
        <w:t>תוך האיסור</w:t>
      </w:r>
      <w:r w:rsidRPr="00C35A2C">
        <w:rPr>
          <w:rtl/>
        </w:rPr>
        <w:t xml:space="preserve"> ורישא - דנפיל </w:t>
      </w:r>
      <w:r w:rsidRPr="00C35A2C">
        <w:rPr>
          <w:rFonts w:hint="cs"/>
          <w:rtl/>
        </w:rPr>
        <w:t xml:space="preserve">יין ההיתר למים האיסור </w:t>
      </w:r>
    </w:p>
    <w:p w14:paraId="488A522B" w14:textId="77777777" w:rsidR="00910F84" w:rsidRPr="00C35A2C" w:rsidRDefault="00910F84" w:rsidP="00910F84">
      <w:pPr>
        <w:pStyle w:val="afffa"/>
        <w:rPr>
          <w:rtl/>
        </w:rPr>
      </w:pPr>
      <w:r>
        <w:rPr>
          <w:rtl/>
        </w:rPr>
        <w:t xml:space="preserve">- </w:t>
      </w:r>
      <w:r w:rsidRPr="00C35A2C">
        <w:rPr>
          <w:rFonts w:hint="cs"/>
          <w:rtl/>
        </w:rPr>
        <w:t>וסיפא דנ</w:t>
      </w:r>
      <w:r>
        <w:rPr>
          <w:rtl/>
        </w:rPr>
        <w:t>פיל מי</w:t>
      </w:r>
      <w:r>
        <w:rPr>
          <w:rFonts w:hint="cs"/>
          <w:rtl/>
        </w:rPr>
        <w:t>ם</w:t>
      </w:r>
      <w:r>
        <w:rPr>
          <w:rtl/>
        </w:rPr>
        <w:t xml:space="preserve"> דה</w:t>
      </w:r>
      <w:r>
        <w:rPr>
          <w:rFonts w:hint="cs"/>
          <w:rtl/>
        </w:rPr>
        <w:t>י</w:t>
      </w:r>
      <w:r>
        <w:rPr>
          <w:rtl/>
        </w:rPr>
        <w:t>תר</w:t>
      </w:r>
      <w:r w:rsidRPr="00C35A2C">
        <w:rPr>
          <w:rtl/>
        </w:rPr>
        <w:t xml:space="preserve"> ל</w:t>
      </w:r>
      <w:r>
        <w:rPr>
          <w:rFonts w:hint="cs"/>
          <w:rtl/>
        </w:rPr>
        <w:t>יין</w:t>
      </w:r>
      <w:r w:rsidRPr="00C35A2C">
        <w:rPr>
          <w:rtl/>
        </w:rPr>
        <w:t xml:space="preserve"> ד</w:t>
      </w:r>
      <w:r>
        <w:rPr>
          <w:rtl/>
        </w:rPr>
        <w:t>איסור</w:t>
      </w:r>
      <w:r w:rsidRPr="00C35A2C">
        <w:rPr>
          <w:rtl/>
        </w:rPr>
        <w:t>.</w:t>
      </w:r>
    </w:p>
    <w:p w14:paraId="7D7F13CF" w14:textId="77777777" w:rsidR="00910F84" w:rsidRPr="00C35A2C" w:rsidRDefault="00910F84" w:rsidP="00910F84">
      <w:pPr>
        <w:rPr>
          <w:rtl/>
        </w:rPr>
      </w:pPr>
      <w:r w:rsidRPr="00C35A2C">
        <w:rPr>
          <w:rFonts w:ascii="FontbitDavid" w:hAnsi="FontbitDavid"/>
          <w:sz w:val="32"/>
          <w:rtl/>
        </w:rPr>
        <w:t>•</w:t>
      </w:r>
      <w:r>
        <w:rPr>
          <w:rFonts w:hint="cs"/>
          <w:rtl/>
        </w:rPr>
        <w:t xml:space="preserve"> </w:t>
      </w:r>
      <w:r>
        <w:rPr>
          <w:rStyle w:val="affff1"/>
          <w:rFonts w:hint="cs"/>
          <w:rtl/>
          <w:rPrChange w:id="10698" w:author="מנוע אמוראים" w:date="2026-10-05T16:41:56Z">
            <w:rPr>
              <w:rFonts w:hint="cs"/>
              <w:rtl/>
            </w:rPr>
          </w:rPrChange>
        </w:rPr>
        <w:t xml:space="preserve">רי</w:t>
      </w:r>
      <w:r>
        <w:rPr>
          <w:rStyle w:val="affff1"/>
          <w:rtl/>
          <w:rPrChange w:id="10699" w:author="מנוע אמוראים" w:date="2026-10-05T16:41:56Z">
            <w:rPr>
              <w:rtl/>
            </w:rPr>
          </w:rPrChange>
        </w:rPr>
        <w:t xml:space="preserve">"</w:t>
      </w:r>
      <w:r>
        <w:rPr>
          <w:rStyle w:val="affff1"/>
          <w:rFonts w:hint="cs"/>
          <w:rtl/>
          <w:rPrChange w:id="10700" w:author="מנוע אמוראים" w:date="2026-10-05T16:41:56Z">
            <w:rPr>
              <w:rFonts w:hint="cs"/>
              <w:rtl/>
            </w:rPr>
          </w:rPrChange>
        </w:rPr>
        <w:t xml:space="preserve">צ</w:t>
      </w:r>
      <w:r>
        <w:rPr>
          <w:rFonts w:hint="cs"/>
          <w:rtl/>
        </w:rPr>
        <w:t xml:space="preserve"> בר יוסף </w:t>
      </w:r>
      <w:r>
        <w:rPr>
          <w:rStyle w:val="affff1"/>
          <w:rFonts w:hint="cs"/>
          <w:rtl/>
          <w:rPrChange w:id="10701" w:author="מנוע אמוראים" w:date="2026-10-05T16:41:56Z">
            <w:rPr>
              <w:rFonts w:hint="cs"/>
              <w:rtl/>
            </w:rPr>
          </w:rPrChange>
        </w:rPr>
        <w:t xml:space="preserve">מרי</w:t>
      </w:r>
      <w:r>
        <w:rPr>
          <w:rStyle w:val="affff1"/>
          <w:rtl/>
          <w:rPrChange w:id="10702" w:author="מנוע אמוראים" w:date="2026-10-05T16:41:56Z">
            <w:rPr>
              <w:rtl/>
            </w:rPr>
          </w:rPrChange>
        </w:rPr>
        <w:t xml:space="preserve">"</w:t>
      </w:r>
      <w:r>
        <w:rPr>
          <w:rStyle w:val="affff1"/>
          <w:rFonts w:hint="cs"/>
          <w:rtl/>
          <w:rPrChange w:id="10703" w:author="מנוע אמוראים" w:date="2026-10-05T16:41:56Z">
            <w:rPr>
              <w:rFonts w:hint="cs"/>
              <w:rtl/>
            </w:rPr>
          </w:rPrChange>
        </w:rPr>
        <w:t xml:space="preserve">ו</w:t>
      </w:r>
      <w:r w:rsidRPr="00C35A2C">
        <w:rPr>
          <w:rtl/>
        </w:rPr>
        <w:t>: המערה יין נסך מצרצור קטן לבור, אפילו כל היום כולו ראשון ראשון בטל.</w:t>
      </w:r>
    </w:p>
    <w:p w14:paraId="0F27E463" w14:textId="77777777" w:rsidR="00910F84" w:rsidRPr="00C35A2C" w:rsidRDefault="00910F84" w:rsidP="00910F84">
      <w:pPr>
        <w:rPr>
          <w:rtl/>
        </w:rPr>
      </w:pPr>
      <w:r w:rsidRPr="00C35A2C">
        <w:rPr>
          <w:rtl/>
        </w:rPr>
        <w:t xml:space="preserve">ודוקא </w:t>
      </w:r>
      <w:r w:rsidRPr="00C35A2C">
        <w:rPr>
          <w:rFonts w:hint="cs"/>
          <w:rtl/>
        </w:rPr>
        <w:t xml:space="preserve">בכד </w:t>
      </w:r>
      <w:r w:rsidRPr="00C35A2C">
        <w:rPr>
          <w:rtl/>
        </w:rPr>
        <w:t xml:space="preserve">קטן דלא </w:t>
      </w:r>
      <w:r w:rsidRPr="00C35A2C">
        <w:rPr>
          <w:rFonts w:hint="cs"/>
          <w:rtl/>
        </w:rPr>
        <w:t>רחב קילוחו</w:t>
      </w:r>
      <w:r w:rsidRPr="00C35A2C">
        <w:rPr>
          <w:rtl/>
        </w:rPr>
        <w:t xml:space="preserve">, אבל חבית </w:t>
      </w:r>
      <w:r w:rsidRPr="00C35A2C">
        <w:rPr>
          <w:rFonts w:hint="cs"/>
          <w:rtl/>
        </w:rPr>
        <w:t>שרחב קילוחה לא</w:t>
      </w:r>
      <w:r w:rsidRPr="00C35A2C">
        <w:rPr>
          <w:rtl/>
        </w:rPr>
        <w:t>.</w:t>
      </w:r>
    </w:p>
    <w:p w14:paraId="08716AEE" w14:textId="77777777" w:rsidR="00910F84" w:rsidRPr="00C35A2C" w:rsidRDefault="00910F84" w:rsidP="00910F84">
      <w:pPr>
        <w:rPr>
          <w:rtl/>
        </w:rPr>
      </w:pPr>
      <w:r w:rsidRPr="00C35A2C">
        <w:rPr>
          <w:rFonts w:ascii="FontbitDavid" w:hAnsi="FontbitDavid"/>
          <w:sz w:val="32"/>
          <w:rtl/>
        </w:rPr>
        <w:t>•</w:t>
      </w:r>
      <w:r>
        <w:rPr>
          <w:rFonts w:hint="cs"/>
          <w:rtl/>
        </w:rPr>
        <w:t xml:space="preserve"> רבין </w:t>
      </w:r>
      <w:r>
        <w:rPr>
          <w:rStyle w:val="affff1"/>
          <w:rFonts w:hint="cs"/>
          <w:rtl/>
          <w:rPrChange w:id="10704" w:author="מנוע אמוראים" w:date="2026-10-05T16:41:56Z">
            <w:rPr>
              <w:rFonts w:hint="cs"/>
              <w:rtl/>
            </w:rPr>
          </w:rPrChange>
        </w:rPr>
        <w:t xml:space="preserve">מ</w:t>
      </w:r>
      <w:r>
        <w:rPr>
          <w:rStyle w:val="affff1"/>
          <w:rtl/>
          <w:rPrChange w:id="10705" w:author="מנוע אמוראים" w:date="2026-10-05T16:41:56Z">
            <w:rPr>
              <w:rtl/>
            </w:rPr>
          </w:rPrChange>
        </w:rPr>
        <w:t xml:space="preserve">רי</w:t>
      </w:r>
      <w:r>
        <w:rPr>
          <w:rStyle w:val="affff1"/>
          <w:rtl/>
          <w:rPrChange w:id="10706" w:author="מנוע אמוראים" w:date="2026-10-05T16:41:56Z">
            <w:rPr>
              <w:rtl/>
            </w:rPr>
          </w:rPrChange>
        </w:rPr>
        <w:t xml:space="preserve">"</w:t>
      </w:r>
      <w:r>
        <w:rPr>
          <w:rStyle w:val="affff1"/>
          <w:rtl/>
          <w:rPrChange w:id="10707" w:author="מנוע אמוראים" w:date="2026-10-05T16:41:56Z">
            <w:rPr>
              <w:rtl/>
            </w:rPr>
          </w:rPrChange>
        </w:rPr>
        <w:t xml:space="preserve">ו</w:t>
      </w:r>
      <w:r>
        <w:rPr>
          <w:rtl/>
        </w:rPr>
        <w:t xml:space="preserve">: יין נסך שנפל לבור ונפל שם קיתון של מים, רואין ההיתר כאילו אינו, והשאר מים רבין עליו ומבטלי</w:t>
      </w:r>
      <w:r w:rsidRPr="00C35A2C">
        <w:rPr>
          <w:rFonts w:hint="cs"/>
          <w:rtl/>
        </w:rPr>
        <w:t>נו</w:t>
      </w:r>
    </w:p>
    <w:p w14:paraId="021FF273" w14:textId="77777777" w:rsidR="00910F84" w:rsidRPr="00C35A2C" w:rsidRDefault="00910F84" w:rsidP="00910F84">
      <w:pPr>
        <w:rPr>
          <w:rtl/>
        </w:rPr>
      </w:pPr>
      <w:r w:rsidRPr="00C35A2C">
        <w:rPr>
          <w:rFonts w:ascii="FontbitDavid" w:hAnsi="FontbitDavid"/>
          <w:sz w:val="32"/>
          <w:rtl/>
        </w:rPr>
        <w:t>•</w:t>
      </w:r>
      <w:r>
        <w:rPr>
          <w:rFonts w:hint="cs"/>
          <w:rtl/>
        </w:rPr>
        <w:t xml:space="preserve"> </w:t>
      </w:r>
      <w:r>
        <w:rPr>
          <w:rStyle w:val="affff1"/>
          <w:rFonts w:hint="cs"/>
          <w:rtl/>
          <w:rPrChange w:id="10708" w:author="מנוע אמוראים" w:date="2026-10-05T16:41:56Z">
            <w:rPr>
              <w:rFonts w:hint="cs"/>
              <w:rtl/>
            </w:rPr>
          </w:rPrChange>
        </w:rPr>
        <w:t xml:space="preserve">רשב</w:t>
      </w:r>
      <w:r>
        <w:rPr>
          <w:rStyle w:val="affff1"/>
          <w:rtl/>
          <w:rPrChange w:id="10709" w:author="מנוע אמוראים" w:date="2026-10-05T16:41:56Z">
            <w:rPr>
              <w:rtl/>
            </w:rPr>
          </w:rPrChange>
        </w:rPr>
        <w:t xml:space="preserve">"</w:t>
      </w:r>
      <w:r>
        <w:rPr>
          <w:rStyle w:val="affff1"/>
          <w:rFonts w:hint="cs"/>
          <w:rtl/>
          <w:rPrChange w:id="10710" w:author="מנוע אמוראים" w:date="2026-10-05T16:41:56Z">
            <w:rPr>
              <w:rFonts w:hint="cs"/>
              <w:rtl/>
            </w:rPr>
          </w:rPrChange>
        </w:rPr>
        <w:t xml:space="preserve">י</w:t>
      </w:r>
      <w:r>
        <w:rPr>
          <w:rFonts w:hint="cs"/>
          <w:rtl/>
        </w:rPr>
        <w:t xml:space="preserve"> </w:t>
      </w:r>
      <w:r>
        <w:rPr>
          <w:rStyle w:val="affff1"/>
          <w:rFonts w:hint="cs"/>
          <w:rtl/>
          <w:rPrChange w:id="10711" w:author="מנוע אמוראים" w:date="2026-10-05T16:41:56Z">
            <w:rPr>
              <w:rFonts w:hint="cs"/>
              <w:rtl/>
            </w:rPr>
          </w:rPrChange>
        </w:rPr>
        <w:t xml:space="preserve">מרי</w:t>
      </w:r>
      <w:r>
        <w:rPr>
          <w:rStyle w:val="affff1"/>
          <w:rtl/>
          <w:rPrChange w:id="10712" w:author="מנוע אמוראים" w:date="2026-10-05T16:41:56Z">
            <w:rPr>
              <w:rtl/>
            </w:rPr>
          </w:rPrChange>
        </w:rPr>
        <w:t xml:space="preserve">"</w:t>
      </w:r>
      <w:r>
        <w:rPr>
          <w:rStyle w:val="affff1"/>
          <w:rFonts w:hint="cs"/>
          <w:rtl/>
          <w:rPrChange w:id="10713" w:author="מנוע אמוראים" w:date="2026-10-05T16:41:56Z">
            <w:rPr>
              <w:rFonts w:hint="cs"/>
              <w:rtl/>
            </w:rPr>
          </w:rPrChange>
        </w:rPr>
        <w:t xml:space="preserve">ו</w:t>
      </w:r>
      <w:r w:rsidRPr="00C35A2C">
        <w:rPr>
          <w:rtl/>
        </w:rPr>
        <w:t xml:space="preserve">: </w:t>
      </w:r>
      <w:r w:rsidRPr="00C35A2C">
        <w:rPr>
          <w:rFonts w:hint="cs"/>
          <w:rtl/>
        </w:rPr>
        <w:t>דווקא ב</w:t>
      </w:r>
      <w:r w:rsidRPr="00C35A2C">
        <w:rPr>
          <w:rtl/>
        </w:rPr>
        <w:t>נפל קיתון של מים תחלה, אבל לא נפל שם קיתון של מים תחלה מצא מין את מינו וניעור.</w:t>
      </w:r>
    </w:p>
    <w:p w14:paraId="1EA4CBEB" w14:textId="77777777" w:rsidR="00910F84" w:rsidRPr="00C35A2C" w:rsidRDefault="00910F84" w:rsidP="00910F84">
      <w:pPr>
        <w:rPr>
          <w:rtl/>
        </w:rPr>
      </w:pPr>
      <w:r w:rsidRPr="00C35A2C">
        <w:rPr>
          <w:rtl/>
        </w:rPr>
        <w:t xml:space="preserve">איכא דמתני אמתני': יין ביין - כל שהוא, </w:t>
      </w:r>
    </w:p>
    <w:p w14:paraId="332FBB4F" w14:textId="77777777" w:rsidR="00910F84" w:rsidRPr="00C35A2C" w:rsidRDefault="00910F84" w:rsidP="00910F84">
      <w:pPr>
        <w:rPr>
          <w:rtl/>
        </w:rPr>
      </w:pPr>
      <w:r>
        <w:rPr>
          <w:rStyle w:val="affff1"/>
          <w:rFonts w:hint="cs"/>
          <w:rtl/>
          <w:rPrChange w:id="10714" w:author="מנוע אמוראים" w:date="2026-10-05T16:41:56Z">
            <w:rPr>
              <w:rFonts w:hint="cs"/>
              <w:rtl/>
            </w:rPr>
          </w:rPrChange>
        </w:rPr>
        <w:t xml:space="preserve">מרי</w:t>
      </w:r>
      <w:r>
        <w:rPr>
          <w:rStyle w:val="affff1"/>
          <w:rtl/>
          <w:rPrChange w:id="10715" w:author="מנוע אמוראים" w:date="2026-10-05T16:41:56Z">
            <w:rPr>
              <w:rtl/>
            </w:rPr>
          </w:rPrChange>
        </w:rPr>
        <w:t xml:space="preserve">"</w:t>
      </w:r>
      <w:r>
        <w:rPr>
          <w:rStyle w:val="affff1"/>
          <w:rFonts w:hint="cs"/>
          <w:rtl/>
          <w:rPrChange w:id="10716" w:author="מנוע אמוראים" w:date="2026-10-05T16:41:56Z">
            <w:rPr>
              <w:rFonts w:hint="cs"/>
              <w:rtl/>
            </w:rPr>
          </w:rPrChange>
        </w:rPr>
        <w:t xml:space="preserve">ו</w:t>
      </w:r>
      <w:r w:rsidRPr="00C35A2C">
        <w:rPr>
          <w:rtl/>
        </w:rPr>
        <w:t xml:space="preserve">: </w:t>
      </w:r>
      <w:r w:rsidRPr="00C35A2C">
        <w:rPr>
          <w:rFonts w:hint="cs"/>
          <w:rtl/>
        </w:rPr>
        <w:t>דווקא ב</w:t>
      </w:r>
      <w:r w:rsidRPr="00C35A2C">
        <w:rPr>
          <w:rtl/>
        </w:rPr>
        <w:t>שלא נפל שם קיתון של מים, אבל נפל רואין ההיתר כאילו אינו, והשאר מים רבין עליו ומבטלי</w:t>
      </w:r>
      <w:r w:rsidRPr="00C35A2C">
        <w:rPr>
          <w:rFonts w:hint="cs"/>
          <w:rtl/>
        </w:rPr>
        <w:t>נ</w:t>
      </w:r>
      <w:r w:rsidRPr="00C35A2C">
        <w:rPr>
          <w:rtl/>
        </w:rPr>
        <w:t>ו.</w:t>
      </w:r>
    </w:p>
    <w:p w14:paraId="49319460" w14:textId="77777777" w:rsidR="00910F84" w:rsidRDefault="00910F84" w:rsidP="00910F84">
      <w:pPr>
        <w:pStyle w:val="afffa"/>
        <w:rPr>
          <w:rtl/>
        </w:rPr>
      </w:pPr>
      <w:r>
        <w:rPr>
          <w:rtl/>
        </w:rPr>
        <w:t xml:space="preserve">- </w:t>
      </w:r>
      <w:r w:rsidRPr="00C35A2C">
        <w:rPr>
          <w:rtl/>
        </w:rPr>
        <w:t>מאן דמתני לה אמתני' לא בעי תחלה</w:t>
      </w:r>
      <w:r w:rsidRPr="00C35A2C">
        <w:rPr>
          <w:rFonts w:hint="cs"/>
          <w:rtl/>
        </w:rPr>
        <w:t>[קודם נפילת היין נסך]</w:t>
      </w:r>
      <w:r w:rsidRPr="00C35A2C">
        <w:rPr>
          <w:rtl/>
        </w:rPr>
        <w:t>, ומאן דמתני לה אדרבין בעי תחלה.</w:t>
      </w:r>
    </w:p>
    <w:p w14:paraId="0E15F614" w14:textId="77777777" w:rsidR="00910F84" w:rsidRPr="00C35A2C" w:rsidRDefault="00910F84" w:rsidP="00910F84">
      <w:pPr>
        <w:pStyle w:val="afffa"/>
      </w:pPr>
    </w:p>
    <w:p w14:paraId="7B8E1083" w14:textId="77777777" w:rsidR="00910F84" w:rsidRPr="00C35A2C" w:rsidRDefault="00910F84" w:rsidP="00910F84">
      <w:pPr>
        <w:pStyle w:val="aff6"/>
        <w:framePr w:wrap="around"/>
        <w:rPr>
          <w:rtl/>
        </w:rPr>
      </w:pPr>
      <w:r w:rsidRPr="00C35A2C">
        <w:rPr>
          <w:rFonts w:hint="cs"/>
          <w:rtl/>
        </w:rPr>
        <w:t>עג:</w:t>
      </w:r>
    </w:p>
    <w:p w14:paraId="141C7B16" w14:textId="77777777" w:rsidR="00910F84" w:rsidRPr="001D1BC8" w:rsidRDefault="00910F84" w:rsidP="00910F84">
      <w:pPr>
        <w:rPr>
          <w:b/>
          <w:bCs/>
          <w:rtl/>
        </w:rPr>
      </w:pPr>
      <w:r w:rsidRPr="001D1BC8">
        <w:rPr>
          <w:rFonts w:ascii="FontbitDavid" w:hAnsi="FontbitDavid"/>
          <w:b/>
          <w:bCs/>
          <w:sz w:val="32"/>
          <w:rtl/>
        </w:rPr>
        <w:t>•</w:t>
      </w:r>
      <w:r w:rsidRPr="001D1BC8">
        <w:rPr>
          <w:rFonts w:hint="cs"/>
          <w:b/>
          <w:bCs/>
          <w:rtl/>
        </w:rPr>
        <w:t xml:space="preserve"> </w:t>
      </w:r>
      <w:r w:rsidRPr="001D1BC8">
        <w:rPr>
          <w:b/>
          <w:bCs/>
          <w:rtl/>
        </w:rPr>
        <w:t>איתמר: יין נסך שנפל לבור ונפל שם קיתון של מים, אמר חזקיה: הגדילו באיסור.</w:t>
      </w:r>
    </w:p>
    <w:p w14:paraId="23AABA75" w14:textId="77777777" w:rsidR="00910F84" w:rsidRPr="00C35A2C" w:rsidRDefault="00910F84" w:rsidP="00910F84">
      <w:pPr>
        <w:rPr>
          <w:rtl/>
        </w:rPr>
      </w:pPr>
      <w:r>
        <w:rPr>
          <w:rtl/>
        </w:rPr>
        <w:t xml:space="preserve">אסור, הגדילו בהיתר - מותר; </w:t>
      </w:r>
      <w:r>
        <w:rPr>
          <w:rStyle w:val="affff1"/>
          <w:rtl/>
          <w:rPrChange w:id="10717" w:author="מנוע אמוראים" w:date="2026-10-05T16:41:56Z">
            <w:rPr>
              <w:rtl/>
            </w:rPr>
          </w:rPrChange>
        </w:rPr>
        <w:t xml:space="preserve">ולרי</w:t>
      </w:r>
      <w:r>
        <w:rPr>
          <w:rStyle w:val="affff1"/>
          <w:rtl/>
          <w:rPrChange w:id="10718" w:author="מנוע אמוראים" w:date="2026-10-05T16:41:56Z">
            <w:rPr>
              <w:rtl/>
            </w:rPr>
          </w:rPrChange>
        </w:rPr>
        <w:t xml:space="preserve">"</w:t>
      </w:r>
      <w:r>
        <w:rPr>
          <w:rStyle w:val="affff1"/>
          <w:rtl/>
          <w:rPrChange w:id="10719" w:author="מנוע אמוראים" w:date="2026-10-05T16:41:56Z">
            <w:rPr>
              <w:rtl/>
            </w:rPr>
          </w:rPrChange>
        </w:rPr>
        <w:t xml:space="preserve">ו</w:t>
      </w:r>
      <w:r>
        <w:rPr>
          <w:rtl/>
        </w:rPr>
        <w:t xml:space="preserve">: אפי' הגדילו באיסור - מותר.</w:t>
      </w:r>
    </w:p>
    <w:p w14:paraId="67BFEE92" w14:textId="77777777" w:rsidR="00910F84" w:rsidRPr="00C35A2C" w:rsidRDefault="00910F84" w:rsidP="00910F84">
      <w:pPr>
        <w:rPr>
          <w:rtl/>
        </w:rPr>
      </w:pPr>
      <w:r w:rsidRPr="00C35A2C">
        <w:rPr>
          <w:rFonts w:hint="cs"/>
          <w:rtl/>
        </w:rPr>
        <w:t>א</w:t>
      </w:r>
      <w:r>
        <w:rPr>
          <w:rtl/>
        </w:rPr>
        <w:t>"</w:t>
      </w:r>
      <w:r>
        <w:rPr>
          <w:rFonts w:hint="cs"/>
          <w:rtl/>
        </w:rPr>
        <w:t xml:space="preserve">ל </w:t>
      </w:r>
      <w:r>
        <w:rPr>
          <w:rStyle w:val="affff1"/>
          <w:rFonts w:hint="cs"/>
          <w:rtl/>
          <w:rPrChange w:id="10720" w:author="מנוע אמוראים" w:date="2026-10-05T16:41:56Z">
            <w:rPr>
              <w:rFonts w:hint="cs"/>
              <w:rtl/>
            </w:rPr>
          </w:rPrChange>
        </w:rPr>
        <w:t xml:space="preserve">רי</w:t>
      </w:r>
      <w:r>
        <w:rPr>
          <w:rStyle w:val="affff1"/>
          <w:rtl/>
          <w:rPrChange w:id="10721" w:author="מנוע אמוראים" w:date="2026-10-05T16:41:56Z">
            <w:rPr>
              <w:rtl/>
            </w:rPr>
          </w:rPrChange>
        </w:rPr>
        <w:t xml:space="preserve">"</w:t>
      </w:r>
      <w:r>
        <w:rPr>
          <w:rStyle w:val="affff1"/>
          <w:rFonts w:hint="cs"/>
          <w:rtl/>
          <w:rPrChange w:id="10722" w:author="מנוע אמוראים" w:date="2026-10-05T16:41:56Z">
            <w:rPr>
              <w:rFonts w:hint="cs"/>
              <w:rtl/>
            </w:rPr>
          </w:rPrChange>
        </w:rPr>
        <w:t xml:space="preserve">ר</w:t>
      </w:r>
      <w:r>
        <w:rPr>
          <w:rFonts w:hint="cs"/>
          <w:rtl/>
        </w:rPr>
        <w:t xml:space="preserve"> לר'ז</w:t>
      </w:r>
      <w:r>
        <w:rPr>
          <w:rtl/>
        </w:rPr>
        <w:t xml:space="preserve">: לימא, חזקיה ור' יוחנן בפלוגתא </w:t>
      </w:r>
      <w:r>
        <w:rPr>
          <w:rStyle w:val="affff1"/>
          <w:rtl/>
          <w:rPrChange w:id="10723" w:author="מנוע אמוראים" w:date="2026-10-05T16:41:56Z">
            <w:rPr>
              <w:rtl/>
            </w:rPr>
          </w:rPrChange>
        </w:rPr>
        <w:t xml:space="preserve">דר</w:t>
      </w:r>
      <w:r>
        <w:rPr>
          <w:rStyle w:val="affff1"/>
          <w:rtl/>
          <w:rPrChange w:id="10724" w:author="מנוע אמוראים" w:date="2026-10-05T16:41:56Z">
            <w:rPr>
              <w:rtl/>
            </w:rPr>
          </w:rPrChange>
        </w:rPr>
        <w:t xml:space="preserve">"</w:t>
      </w:r>
      <w:r>
        <w:rPr>
          <w:rStyle w:val="affff1"/>
          <w:rtl/>
          <w:rPrChange w:id="10725" w:author="מנוע אמוראים" w:date="2026-10-05T16:41:56Z">
            <w:rPr>
              <w:rtl/>
            </w:rPr>
          </w:rPrChange>
        </w:rPr>
        <w:t xml:space="preserve">א</w:t>
      </w:r>
      <w:r>
        <w:rPr>
          <w:rtl/>
        </w:rPr>
        <w:t xml:space="preserve"> ורבנן קמיפלגי! </w:t>
      </w:r>
    </w:p>
    <w:p w14:paraId="49304F99" w14:textId="77777777" w:rsidR="00910F84" w:rsidRPr="00C35A2C" w:rsidRDefault="00910F84" w:rsidP="00910F84">
      <w:pPr>
        <w:rPr>
          <w:rtl/>
        </w:rPr>
      </w:pPr>
      <w:r>
        <w:rPr>
          <w:rtl/>
        </w:rPr>
        <w:t xml:space="preserve">דתנן: שאור של חולין ושל תרומה שנפלו לתוך העיסה, לא בזה כדי לחמץ ולא בזה כדי לחמץ, ונצטרפו וחמצו - </w:t>
      </w:r>
      <w:r>
        <w:rPr>
          <w:rStyle w:val="affff1"/>
          <w:rtl/>
          <w:rPrChange w:id="10726" w:author="מנוע אמוראים" w:date="2026-10-05T16:41:56Z">
            <w:rPr>
              <w:rtl/>
            </w:rPr>
          </w:rPrChange>
        </w:rPr>
        <w:t xml:space="preserve">ר</w:t>
      </w:r>
      <w:r>
        <w:rPr>
          <w:rStyle w:val="affff1"/>
          <w:rtl/>
          <w:rPrChange w:id="10727" w:author="מנוע אמוראים" w:date="2026-10-05T16:41:56Z">
            <w:rPr>
              <w:rtl/>
            </w:rPr>
          </w:rPrChange>
        </w:rPr>
        <w:t xml:space="preserve">"</w:t>
      </w:r>
      <w:r>
        <w:rPr>
          <w:rStyle w:val="affff1"/>
          <w:rtl/>
          <w:rPrChange w:id="10728" w:author="מנוע אמוראים" w:date="2026-10-05T16:41:56Z">
            <w:rPr>
              <w:rtl/>
            </w:rPr>
          </w:rPrChange>
        </w:rPr>
        <w:t xml:space="preserve">א</w:t>
      </w:r>
      <w:r>
        <w:rPr>
          <w:rtl/>
        </w:rPr>
        <w:t xml:space="preserve"> אומר: אחר אחרון אני בא, וחכ</w:t>
      </w:r>
      <w:r>
        <w:rPr>
          <w:rtl/>
        </w:rPr>
        <w:t>"</w:t>
      </w:r>
      <w:r w:rsidRPr="00C35A2C">
        <w:rPr>
          <w:rtl/>
        </w:rPr>
        <w:t xml:space="preserve">א: בין שנפל איסור בתחלה ובין בסוף, אינו אסור עד שיהא בו כדי להחמיץ! </w:t>
      </w:r>
    </w:p>
    <w:p w14:paraId="5D6A8463" w14:textId="77777777" w:rsidR="00910F84" w:rsidRPr="00C35A2C" w:rsidRDefault="00910F84" w:rsidP="00910F84">
      <w:pPr>
        <w:rPr>
          <w:rtl/>
        </w:rPr>
      </w:pPr>
      <w:r w:rsidRPr="00C35A2C">
        <w:rPr>
          <w:rFonts w:hint="cs"/>
          <w:rtl/>
        </w:rPr>
        <w:t xml:space="preserve">ודחי' דהא </w:t>
      </w:r>
      <w:r w:rsidRPr="00C35A2C">
        <w:rPr>
          <w:rtl/>
        </w:rPr>
        <w:t xml:space="preserve">אמר אביי: </w:t>
      </w:r>
      <w:r w:rsidRPr="00C35A2C">
        <w:rPr>
          <w:rFonts w:hint="cs"/>
          <w:rtl/>
        </w:rPr>
        <w:t>דווקא ב</w:t>
      </w:r>
      <w:r w:rsidRPr="00C35A2C">
        <w:rPr>
          <w:rtl/>
        </w:rPr>
        <w:t xml:space="preserve">שקדם וסילק את האיסור, אבל לא קדם </w:t>
      </w:r>
      <w:r w:rsidRPr="00C35A2C">
        <w:rPr>
          <w:rFonts w:hint="cs"/>
          <w:rtl/>
        </w:rPr>
        <w:t>וסי</w:t>
      </w:r>
      <w:r w:rsidRPr="00C35A2C">
        <w:rPr>
          <w:rtl/>
        </w:rPr>
        <w:t xml:space="preserve">לק האיסור אסור, חזקיה דאמר כמאן? </w:t>
      </w:r>
    </w:p>
    <w:p w14:paraId="5A65A1B4" w14:textId="77777777" w:rsidR="00910F84" w:rsidRPr="00C35A2C" w:rsidRDefault="00910F84" w:rsidP="00910F84">
      <w:pPr>
        <w:pStyle w:val="afffa"/>
        <w:rPr>
          <w:rtl/>
        </w:rPr>
      </w:pPr>
      <w:r>
        <w:rPr>
          <w:b/>
          <w:bCs/>
          <w:rtl/>
        </w:rPr>
        <w:t xml:space="preserve">- </w:t>
      </w:r>
      <w:r w:rsidRPr="00C35A2C">
        <w:rPr>
          <w:b/>
          <w:bCs/>
          <w:rtl/>
        </w:rPr>
        <w:t>אלא, הכא ברואין קמיפלגי</w:t>
      </w:r>
      <w:r>
        <w:rPr>
          <w:rtl/>
        </w:rPr>
        <w:t xml:space="preserve">, לחזקיה לית ליה רואין, </w:t>
      </w:r>
      <w:r>
        <w:rPr>
          <w:rStyle w:val="affff1"/>
          <w:rtl/>
          <w:rPrChange w:id="10729" w:author="מנוע אמוראים" w:date="2026-10-05T16:41:56Z">
            <w:rPr>
              <w:rtl/>
            </w:rPr>
          </w:rPrChange>
        </w:rPr>
        <w:t xml:space="preserve">לרי</w:t>
      </w:r>
      <w:r>
        <w:rPr>
          <w:rStyle w:val="affff1"/>
          <w:rtl/>
          <w:rPrChange w:id="10730" w:author="מנוע אמוראים" w:date="2026-10-05T16:41:56Z">
            <w:rPr>
              <w:rtl/>
            </w:rPr>
          </w:rPrChange>
        </w:rPr>
        <w:t xml:space="preserve">"</w:t>
      </w:r>
      <w:r>
        <w:rPr>
          <w:rStyle w:val="affff1"/>
          <w:rtl/>
          <w:rPrChange w:id="10731" w:author="מנוע אמוראים" w:date="2026-10-05T16:41:56Z">
            <w:rPr>
              <w:rtl/>
            </w:rPr>
          </w:rPrChange>
        </w:rPr>
        <w:t xml:space="preserve">ו</w:t>
      </w:r>
      <w:r>
        <w:rPr>
          <w:rtl/>
        </w:rPr>
        <w:t xml:space="preserve"> אית ליה.</w:t>
      </w:r>
    </w:p>
    <w:p w14:paraId="07F96B22" w14:textId="77777777" w:rsidR="00910F84" w:rsidRPr="00C35A2C" w:rsidRDefault="00910F84" w:rsidP="00910F84">
      <w:pPr>
        <w:rPr>
          <w:rtl/>
        </w:rPr>
      </w:pPr>
      <w:r>
        <w:rPr>
          <w:rFonts w:hint="cs"/>
          <w:rtl/>
        </w:rPr>
        <w:t xml:space="preserve">והך </w:t>
      </w:r>
      <w:r>
        <w:rPr>
          <w:rStyle w:val="affff1"/>
          <w:rFonts w:hint="cs"/>
          <w:rtl/>
          <w:rPrChange w:id="10732" w:author="מנוע אמוראים" w:date="2026-10-05T16:41:56Z">
            <w:rPr>
              <w:rFonts w:hint="cs"/>
              <w:rtl/>
            </w:rPr>
          </w:rPrChange>
        </w:rPr>
        <w:t xml:space="preserve">דר</w:t>
      </w:r>
      <w:r>
        <w:rPr>
          <w:rStyle w:val="affff1"/>
          <w:rtl/>
          <w:rPrChange w:id="10733" w:author="מנוע אמוראים" w:date="2026-10-05T16:41:56Z">
            <w:rPr>
              <w:rtl/>
            </w:rPr>
          </w:rPrChange>
        </w:rPr>
        <w:t xml:space="preserve">"</w:t>
      </w:r>
      <w:r>
        <w:rPr>
          <w:rStyle w:val="affff1"/>
          <w:rFonts w:hint="cs"/>
          <w:rtl/>
          <w:rPrChange w:id="10734" w:author="מנוע אמוראים" w:date="2026-10-05T16:41:56Z">
            <w:rPr>
              <w:rFonts w:hint="cs"/>
              <w:rtl/>
            </w:rPr>
          </w:rPrChange>
        </w:rPr>
        <w:t xml:space="preserve">א</w:t>
      </w:r>
      <w:r>
        <w:rPr>
          <w:rFonts w:hint="cs"/>
          <w:rtl/>
        </w:rPr>
        <w:t xml:space="preserve"> הקשה </w:t>
      </w:r>
      <w:r>
        <w:rPr>
          <w:rStyle w:val="affff1"/>
          <w:rFonts w:hint="cs"/>
          <w:rtl/>
          <w:rPrChange w:id="10735" w:author="מנוע אמוראים" w:date="2026-10-05T16:41:56Z">
            <w:rPr>
              <w:rFonts w:hint="cs"/>
              <w:rtl/>
            </w:rPr>
          </w:rPrChange>
        </w:rPr>
        <w:t xml:space="preserve">לרי</w:t>
      </w:r>
      <w:r>
        <w:rPr>
          <w:rStyle w:val="affff1"/>
          <w:rtl/>
          <w:rPrChange w:id="10736" w:author="מנוע אמוראים" w:date="2026-10-05T16:41:56Z">
            <w:rPr>
              <w:rtl/>
            </w:rPr>
          </w:rPrChange>
        </w:rPr>
        <w:t xml:space="preserve">"</w:t>
      </w:r>
      <w:r>
        <w:rPr>
          <w:rStyle w:val="affff1"/>
          <w:rFonts w:hint="cs"/>
          <w:rtl/>
          <w:rPrChange w:id="10737" w:author="מנוע אמוראים" w:date="2026-10-05T16:41:56Z">
            <w:rPr>
              <w:rFonts w:hint="cs"/>
              <w:rtl/>
            </w:rPr>
          </w:rPrChange>
        </w:rPr>
        <w:t xml:space="preserve">ו</w:t>
      </w:r>
      <w:r w:rsidRPr="00C35A2C">
        <w:rPr>
          <w:rtl/>
        </w:rPr>
        <w:t>: שני כוסות, אחד של חולין ואחד של תרומה, ומזגן ועירבן זה בזה, מהו? ולא פשט ל</w:t>
      </w:r>
      <w:r w:rsidRPr="00C35A2C">
        <w:rPr>
          <w:rFonts w:hint="cs"/>
          <w:rtl/>
        </w:rPr>
        <w:t xml:space="preserve">ו </w:t>
      </w:r>
      <w:r w:rsidRPr="00C35A2C">
        <w:rPr>
          <w:rtl/>
        </w:rPr>
        <w:t xml:space="preserve"> </w:t>
      </w:r>
      <w:r w:rsidRPr="00C35A2C">
        <w:rPr>
          <w:rFonts w:hint="cs"/>
          <w:rtl/>
        </w:rPr>
        <w:t>- מ</w:t>
      </w:r>
      <w:r>
        <w:rPr>
          <w:rtl/>
        </w:rPr>
        <w:t>"</w:t>
      </w:r>
      <w:r w:rsidRPr="00C35A2C">
        <w:rPr>
          <w:rFonts w:hint="cs"/>
          <w:rtl/>
        </w:rPr>
        <w:t>מ בסוף פשט לו וכן איתמר מדרי'ו</w:t>
      </w:r>
      <w:r w:rsidRPr="00C35A2C">
        <w:rPr>
          <w:rtl/>
        </w:rPr>
        <w:t>: ב' כוסות, אחד של חולין ואחד של תרומה, ומזגן ועירבן זה בזה, רואין את ההיתר כאילו אינו, והשאר מים רבין עליו ומבטלין אותו.</w:t>
      </w:r>
    </w:p>
    <w:p w14:paraId="068FAAAE" w14:textId="77777777" w:rsidR="00910F84" w:rsidRPr="00C35A2C" w:rsidRDefault="00910F84" w:rsidP="00910F84">
      <w:pPr>
        <w:pStyle w:val="afffe"/>
        <w:rPr>
          <w:rtl/>
        </w:rPr>
      </w:pPr>
      <w:r w:rsidRPr="00A06291">
        <w:rPr>
          <w:rtl/>
        </w:rPr>
        <w:t>׻</w:t>
      </w:r>
      <w:r w:rsidRPr="00C35A2C">
        <w:rPr>
          <w:rtl/>
        </w:rPr>
        <w:t xml:space="preserve"> </w:t>
      </w:r>
    </w:p>
    <w:p w14:paraId="509398F2" w14:textId="77777777" w:rsidR="00910F84" w:rsidRPr="00C35A2C" w:rsidRDefault="00910F84" w:rsidP="00910F84">
      <w:pPr>
        <w:pStyle w:val="afff2"/>
        <w:rPr>
          <w:rtl/>
        </w:rPr>
      </w:pPr>
      <w:ins w:id="9924" w:author="מספור קטעי משנה" w:date="2026-10-06T06:44:54Z">
        <w:r>
          <w:rPr>
            <w:rStyle w:val="MisparKeta"/>
          </w:rPr>
          <w:t xml:space="preserve">א. </w:t>
        </w:r>
      </w:ins>
      <w:r w:rsidRPr="00C35A2C">
        <w:rPr>
          <w:rtl/>
        </w:rPr>
        <w:t>זה הכלל: מין במינו - במשהו, שלא במינו - בנותן טעם.</w:t>
      </w:r>
    </w:p>
    <w:p w14:paraId="495F5D8C" w14:textId="77777777" w:rsidR="00910F84" w:rsidRDefault="00910F84" w:rsidP="00910F84">
      <w:pPr>
        <w:rPr>
          <w:b/>
          <w:bCs/>
          <w:rtl/>
        </w:rPr>
      </w:pPr>
      <w:r w:rsidRPr="00C35A2C">
        <w:rPr>
          <w:rFonts w:ascii="FontbitDavid" w:hAnsi="FontbitDavid"/>
          <w:sz w:val="32"/>
          <w:rtl/>
        </w:rPr>
        <w:t>•</w:t>
      </w:r>
      <w:r w:rsidRPr="00C35A2C">
        <w:rPr>
          <w:rFonts w:hint="cs"/>
          <w:rtl/>
        </w:rPr>
        <w:t xml:space="preserve"> </w:t>
      </w:r>
      <w:r w:rsidRPr="00C35A2C">
        <w:rPr>
          <w:rtl/>
        </w:rPr>
        <w:t>רב ושמואל: כל איסורין שבתורה, במינן במשהו, שלא במינן בנ</w:t>
      </w:r>
      <w:r>
        <w:rPr>
          <w:rtl/>
        </w:rPr>
        <w:t>"</w:t>
      </w:r>
      <w:r w:rsidRPr="00C35A2C">
        <w:rPr>
          <w:rFonts w:hint="cs"/>
          <w:rtl/>
        </w:rPr>
        <w:t>ט</w:t>
      </w:r>
      <w:r w:rsidRPr="00C35A2C">
        <w:rPr>
          <w:rtl/>
        </w:rPr>
        <w:t xml:space="preserve">; </w:t>
      </w:r>
      <w:r w:rsidRPr="00C35A2C">
        <w:rPr>
          <w:rFonts w:hint="cs"/>
          <w:rtl/>
        </w:rPr>
        <w:t xml:space="preserve"> </w:t>
      </w:r>
    </w:p>
    <w:p w14:paraId="6A949155" w14:textId="77777777" w:rsidR="00910F84" w:rsidRPr="00C35A2C" w:rsidRDefault="00910F84" w:rsidP="00910F84">
      <w:pPr>
        <w:rPr>
          <w:rtl/>
        </w:rPr>
      </w:pPr>
      <w:r w:rsidRPr="00C35A2C">
        <w:rPr>
          <w:b/>
          <w:bCs/>
          <w:rtl/>
        </w:rPr>
        <w:t xml:space="preserve">זה הכלל </w:t>
      </w:r>
      <w:r w:rsidRPr="00C35A2C">
        <w:rPr>
          <w:rFonts w:hint="cs"/>
          <w:rtl/>
        </w:rPr>
        <w:t xml:space="preserve">- </w:t>
      </w:r>
      <w:r w:rsidRPr="00C35A2C">
        <w:rPr>
          <w:rtl/>
        </w:rPr>
        <w:t xml:space="preserve"> לאתויי כל איסורין שבתורה.</w:t>
      </w:r>
    </w:p>
    <w:p w14:paraId="60986309" w14:textId="77777777" w:rsidR="00910F84" w:rsidRPr="00C35A2C" w:rsidRDefault="00910F84" w:rsidP="00910F84">
      <w:pPr>
        <w:rPr>
          <w:rtl/>
        </w:rPr>
      </w:pPr>
      <w:r w:rsidRPr="00C35A2C">
        <w:rPr>
          <w:rFonts w:ascii="FontbitDavid" w:hAnsi="FontbitDavid"/>
          <w:sz w:val="32"/>
          <w:rtl/>
        </w:rPr>
        <w:lastRenderedPageBreak/>
        <w:t>•</w:t>
      </w:r>
      <w:r w:rsidRPr="00C35A2C">
        <w:rPr>
          <w:rFonts w:hint="cs"/>
          <w:rtl/>
        </w:rPr>
        <w:t xml:space="preserve"> </w:t>
      </w:r>
      <w:r>
        <w:rPr>
          <w:rtl/>
        </w:rPr>
        <w:t xml:space="preserve">ר' יוחנן </w:t>
      </w:r>
      <w:r>
        <w:rPr>
          <w:rStyle w:val="affff1"/>
          <w:rtl/>
          <w:rPrChange w:id="10738" w:author="מנוע אמוראים" w:date="2026-10-05T16:41:56Z">
            <w:rPr>
              <w:rtl/>
            </w:rPr>
          </w:rPrChange>
        </w:rPr>
        <w:t xml:space="preserve">ור</w:t>
      </w:r>
      <w:r>
        <w:rPr>
          <w:rStyle w:val="affff1"/>
          <w:rtl/>
          <w:rPrChange w:id="10739" w:author="מנוע אמוראים" w:date="2026-10-05T16:41:56Z">
            <w:rPr>
              <w:rtl/>
            </w:rPr>
          </w:rPrChange>
        </w:rPr>
        <w:t xml:space="preserve">"</w:t>
      </w:r>
      <w:r>
        <w:rPr>
          <w:rStyle w:val="affff1"/>
          <w:rtl/>
          <w:rPrChange w:id="10740" w:author="מנוע אמוראים" w:date="2026-10-05T16:41:56Z">
            <w:rPr>
              <w:rtl/>
            </w:rPr>
          </w:rPrChange>
        </w:rPr>
        <w:t xml:space="preserve">ל</w:t>
      </w:r>
      <w:r>
        <w:rPr>
          <w:rtl/>
        </w:rPr>
        <w:t xml:space="preserve">: כל איסורין שבתורה, בין במינן בין שלא במינן בנותן טעם, חוץ מטבל ויין נסך, </w:t>
      </w:r>
    </w:p>
    <w:p w14:paraId="511C4575" w14:textId="77777777" w:rsidR="00910F84" w:rsidRPr="00C35A2C" w:rsidRDefault="00910F84" w:rsidP="00910F84">
      <w:pPr>
        <w:ind w:hanging="114"/>
        <w:rPr>
          <w:rtl/>
        </w:rPr>
      </w:pPr>
      <w:r w:rsidRPr="00C35A2C">
        <w:rPr>
          <w:rtl/>
        </w:rPr>
        <w:t>במינן - במשהו, ושלא במינן - בנותן טעם וזה הכלל - לאתויי טבל.</w:t>
      </w:r>
    </w:p>
    <w:p w14:paraId="44A176A4"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b/>
          <w:bCs/>
          <w:rtl/>
        </w:rPr>
        <w:t>ת</w:t>
      </w:r>
      <w:r>
        <w:rPr>
          <w:b/>
          <w:bCs/>
          <w:rtl/>
        </w:rPr>
        <w:t>"</w:t>
      </w:r>
      <w:r w:rsidRPr="00C35A2C">
        <w:rPr>
          <w:rFonts w:hint="cs"/>
          <w:b/>
          <w:bCs/>
          <w:rtl/>
        </w:rPr>
        <w:t>כ</w:t>
      </w:r>
      <w:r w:rsidRPr="00C35A2C">
        <w:rPr>
          <w:b/>
          <w:bCs/>
          <w:rtl/>
        </w:rPr>
        <w:t xml:space="preserve"> דרב ושמואל</w:t>
      </w:r>
      <w:r w:rsidRPr="00C35A2C">
        <w:rPr>
          <w:rtl/>
        </w:rPr>
        <w:t>: כל איסורין שבתורה, במינן - במשהו, שלא במינן - בנותן טעם.</w:t>
      </w:r>
    </w:p>
    <w:p w14:paraId="015142F4" w14:textId="77777777" w:rsidR="00910F84" w:rsidRPr="00C35A2C" w:rsidRDefault="00910F84" w:rsidP="00910F84">
      <w:pPr>
        <w:rPr>
          <w:rtl/>
        </w:rPr>
      </w:pPr>
      <w:r w:rsidRPr="00C35A2C">
        <w:rPr>
          <w:rFonts w:ascii="FontbitDavid" w:hAnsi="FontbitDavid"/>
          <w:sz w:val="32"/>
          <w:rtl/>
        </w:rPr>
        <w:t>•</w:t>
      </w:r>
      <w:r w:rsidRPr="00C35A2C">
        <w:rPr>
          <w:rFonts w:hint="cs"/>
          <w:b/>
          <w:bCs/>
          <w:rtl/>
        </w:rPr>
        <w:t xml:space="preserve"> ת</w:t>
      </w:r>
      <w:r>
        <w:rPr>
          <w:b/>
          <w:bCs/>
          <w:rtl/>
        </w:rPr>
        <w:t>"</w:t>
      </w:r>
      <w:r>
        <w:rPr>
          <w:rFonts w:hint="cs"/>
          <w:b/>
          <w:bCs/>
          <w:rtl/>
        </w:rPr>
        <w:t xml:space="preserve">כ </w:t>
      </w:r>
      <w:r>
        <w:rPr>
          <w:rStyle w:val="affff1"/>
          <w:rFonts w:hint="cs"/>
          <w:b/>
          <w:bCs/>
          <w:rtl/>
          <w:rPrChange w:id="10741" w:author="מנוע אמוראים" w:date="2026-10-05T16:41:56Z">
            <w:rPr>
              <w:rFonts w:hint="cs"/>
              <w:b/>
              <w:bCs/>
              <w:rtl/>
            </w:rPr>
          </w:rPrChange>
        </w:rPr>
        <w:t xml:space="preserve">דרי</w:t>
      </w:r>
      <w:r>
        <w:rPr>
          <w:rStyle w:val="affff1"/>
          <w:b/>
          <w:bCs/>
          <w:rtl/>
          <w:rPrChange w:id="10742" w:author="מנוע אמוראים" w:date="2026-10-05T16:41:56Z">
            <w:rPr>
              <w:b/>
              <w:bCs/>
              <w:rtl/>
            </w:rPr>
          </w:rPrChange>
        </w:rPr>
        <w:t xml:space="preserve">"</w:t>
      </w:r>
      <w:r>
        <w:rPr>
          <w:rStyle w:val="affff1"/>
          <w:rFonts w:hint="cs"/>
          <w:b/>
          <w:bCs/>
          <w:rtl/>
          <w:rPrChange w:id="10743" w:author="מנוע אמוראים" w:date="2026-10-05T16:41:56Z">
            <w:rPr>
              <w:rFonts w:hint="cs"/>
              <w:b/>
              <w:bCs/>
              <w:rtl/>
            </w:rPr>
          </w:rPrChange>
        </w:rPr>
        <w:t xml:space="preserve">ו</w:t>
      </w:r>
      <w:r>
        <w:rPr>
          <w:b/>
          <w:bCs/>
          <w:rtl/>
        </w:rPr>
        <w:t xml:space="preserve"> </w:t>
      </w:r>
      <w:r>
        <w:rPr>
          <w:rStyle w:val="affff1"/>
          <w:b/>
          <w:bCs/>
          <w:rtl/>
          <w:rPrChange w:id="10744" w:author="מנוע אמוראים" w:date="2026-10-05T16:41:56Z">
            <w:rPr>
              <w:b/>
              <w:bCs/>
              <w:rtl/>
            </w:rPr>
          </w:rPrChange>
        </w:rPr>
        <w:t xml:space="preserve">ור</w:t>
      </w:r>
      <w:r>
        <w:rPr>
          <w:rStyle w:val="affff1"/>
          <w:b/>
          <w:bCs/>
          <w:rtl/>
          <w:rPrChange w:id="10745" w:author="מנוע אמוראים" w:date="2026-10-05T16:41:56Z">
            <w:rPr>
              <w:b/>
              <w:bCs/>
              <w:rtl/>
            </w:rPr>
          </w:rPrChange>
        </w:rPr>
        <w:t xml:space="preserve">"</w:t>
      </w:r>
      <w:r>
        <w:rPr>
          <w:rStyle w:val="affff1"/>
          <w:b/>
          <w:bCs/>
          <w:rtl/>
          <w:rPrChange w:id="10746" w:author="מנוע אמוראים" w:date="2026-10-05T16:41:56Z">
            <w:rPr>
              <w:b/>
              <w:bCs/>
              <w:rtl/>
            </w:rPr>
          </w:rPrChange>
        </w:rPr>
        <w:t xml:space="preserve">ל</w:t>
      </w:r>
      <w:r>
        <w:rPr>
          <w:b/>
          <w:bCs/>
          <w:rtl/>
        </w:rPr>
        <w:t xml:space="preserve">:</w:t>
      </w:r>
      <w:r w:rsidRPr="00C35A2C">
        <w:rPr>
          <w:rtl/>
        </w:rPr>
        <w:t xml:space="preserve"> כל איסורין שבתורה, בין במינן בין שלא במינן - בנותן טעם, </w:t>
      </w:r>
    </w:p>
    <w:p w14:paraId="25824829" w14:textId="77777777" w:rsidR="00910F84" w:rsidRPr="00C35A2C" w:rsidRDefault="00910F84" w:rsidP="00910F84">
      <w:pPr>
        <w:ind w:left="682" w:firstLine="338"/>
        <w:rPr>
          <w:rtl/>
        </w:rPr>
      </w:pPr>
      <w:r w:rsidRPr="00C35A2C">
        <w:rPr>
          <w:rtl/>
        </w:rPr>
        <w:t>חוץ מטבל ויין נסך, במינן - במשהו, שלא במינן - בנותן טעם.</w:t>
      </w:r>
    </w:p>
    <w:p w14:paraId="1217053F" w14:textId="77777777" w:rsidR="00910F84" w:rsidRPr="00C35A2C" w:rsidRDefault="00910F84" w:rsidP="00910F84">
      <w:pPr>
        <w:ind w:left="908"/>
        <w:rPr>
          <w:rtl/>
        </w:rPr>
      </w:pPr>
      <w:r w:rsidRPr="00C35A2C">
        <w:rPr>
          <w:b/>
          <w:bCs/>
          <w:rtl/>
        </w:rPr>
        <w:t>יין נסך</w:t>
      </w:r>
      <w:r w:rsidRPr="00C35A2C">
        <w:rPr>
          <w:rFonts w:hint="cs"/>
          <w:b/>
          <w:bCs/>
          <w:rtl/>
        </w:rPr>
        <w:t>-</w:t>
      </w:r>
      <w:r w:rsidRPr="00C35A2C">
        <w:rPr>
          <w:rtl/>
        </w:rPr>
        <w:t xml:space="preserve"> משום חומרא דעבודת כוכבים, </w:t>
      </w:r>
    </w:p>
    <w:p w14:paraId="1830F148" w14:textId="77777777" w:rsidR="00910F84" w:rsidRPr="00C35A2C" w:rsidRDefault="00910F84" w:rsidP="00910F84">
      <w:pPr>
        <w:ind w:left="908"/>
        <w:rPr>
          <w:rtl/>
        </w:rPr>
      </w:pPr>
      <w:r w:rsidRPr="00C35A2C">
        <w:rPr>
          <w:rFonts w:hint="cs"/>
          <w:b/>
          <w:bCs/>
          <w:rtl/>
        </w:rPr>
        <w:t>ט</w:t>
      </w:r>
      <w:r w:rsidRPr="00C35A2C">
        <w:rPr>
          <w:b/>
          <w:bCs/>
          <w:rtl/>
        </w:rPr>
        <w:t>בל</w:t>
      </w:r>
      <w:r w:rsidRPr="00C35A2C">
        <w:rPr>
          <w:rtl/>
        </w:rPr>
        <w:t xml:space="preserve"> </w:t>
      </w:r>
      <w:r w:rsidRPr="00C35A2C">
        <w:rPr>
          <w:rFonts w:hint="cs"/>
          <w:rtl/>
        </w:rPr>
        <w:t>-</w:t>
      </w:r>
      <w:r w:rsidRPr="00C35A2C">
        <w:rPr>
          <w:rtl/>
        </w:rPr>
        <w:t xml:space="preserve"> כהיתירו כך איסורו, </w:t>
      </w:r>
      <w:r w:rsidRPr="00C35A2C">
        <w:rPr>
          <w:rFonts w:hint="cs"/>
          <w:rtl/>
        </w:rPr>
        <w:t>כד</w:t>
      </w:r>
      <w:r w:rsidRPr="00C35A2C">
        <w:rPr>
          <w:rtl/>
        </w:rPr>
        <w:t xml:space="preserve">שמואל: חטה אחת פוטרת את הכרי; </w:t>
      </w:r>
    </w:p>
    <w:p w14:paraId="28A51982" w14:textId="77777777" w:rsidR="00910F84" w:rsidRPr="00C35A2C" w:rsidRDefault="00910F84" w:rsidP="00910F84">
      <w:pPr>
        <w:ind w:hanging="114"/>
        <w:rPr>
          <w:rtl/>
        </w:rPr>
      </w:pPr>
      <w:r w:rsidRPr="00C35A2C">
        <w:rPr>
          <w:rtl/>
        </w:rPr>
        <w:t>ו</w:t>
      </w:r>
      <w:r w:rsidRPr="00280F6D">
        <w:rPr>
          <w:b/>
          <w:bCs/>
          <w:rtl/>
        </w:rPr>
        <w:t>ת</w:t>
      </w:r>
      <w:r w:rsidRPr="00280F6D">
        <w:rPr>
          <w:rFonts w:hint="cs"/>
          <w:b/>
          <w:bCs/>
          <w:rtl/>
        </w:rPr>
        <w:t>נ</w:t>
      </w:r>
      <w:r>
        <w:rPr>
          <w:b/>
          <w:bCs/>
          <w:rtl/>
        </w:rPr>
        <w:t>"</w:t>
      </w:r>
      <w:r w:rsidRPr="00280F6D">
        <w:rPr>
          <w:rFonts w:hint="cs"/>
          <w:b/>
          <w:bCs/>
          <w:rtl/>
        </w:rPr>
        <w:t>ה</w:t>
      </w:r>
      <w:r w:rsidRPr="00C35A2C">
        <w:rPr>
          <w:rFonts w:hint="cs"/>
          <w:rtl/>
        </w:rPr>
        <w:t xml:space="preserve"> </w:t>
      </w:r>
      <w:r w:rsidRPr="00C35A2C">
        <w:rPr>
          <w:rtl/>
        </w:rPr>
        <w:t>במה אמרו: טבל אוסר בכל שהוא? במינו, שלא במינו - בנותן טעם.</w:t>
      </w:r>
    </w:p>
    <w:p w14:paraId="60D050DA" w14:textId="77777777" w:rsidR="00910F84" w:rsidRPr="00C35A2C" w:rsidRDefault="00910F84" w:rsidP="00910F84">
      <w:pPr>
        <w:pStyle w:val="afffe"/>
        <w:rPr>
          <w:rtl/>
        </w:rPr>
      </w:pPr>
      <w:r w:rsidRPr="00A06291">
        <w:rPr>
          <w:rtl/>
        </w:rPr>
        <w:t>׻</w:t>
      </w:r>
      <w:r w:rsidRPr="00C35A2C">
        <w:rPr>
          <w:rtl/>
        </w:rPr>
        <w:t xml:space="preserve"> </w:t>
      </w:r>
    </w:p>
    <w:p w14:paraId="32BA9B5E" w14:textId="77777777" w:rsidR="00910F84" w:rsidRPr="00C35A2C" w:rsidRDefault="00910F84" w:rsidP="00910F84">
      <w:pPr>
        <w:pStyle w:val="aff6"/>
        <w:framePr w:wrap="around"/>
        <w:rPr>
          <w:rtl/>
        </w:rPr>
      </w:pPr>
      <w:r w:rsidRPr="00C35A2C">
        <w:rPr>
          <w:rFonts w:hint="cs"/>
          <w:rtl/>
        </w:rPr>
        <w:t xml:space="preserve">עד. </w:t>
      </w:r>
    </w:p>
    <w:p w14:paraId="6EFD0116" w14:textId="77777777" w:rsidR="006F685A" w:rsidRDefault="006F685A">
      <w:pPr>
        <w:bidi w:val="0"/>
        <w:spacing w:after="160" w:line="259" w:lineRule="auto"/>
        <w:jc w:val="left"/>
        <w:rPr>
          <w:rFonts w:cs="BA Vilna Bold"/>
          <w:spacing w:val="4"/>
          <w:rtl/>
        </w:rPr>
      </w:pPr>
      <w:r>
        <w:rPr>
          <w:rtl/>
        </w:rPr>
        <w:br w:type="page"/>
      </w:r>
    </w:p>
    <w:p w14:paraId="3BE730FA" w14:textId="0950774A" w:rsidR="00910F84" w:rsidRPr="00C35A2C" w:rsidRDefault="00910F84" w:rsidP="002C6924">
      <w:pPr>
        <w:pStyle w:val="affff4"/>
        <w:framePr w:wrap="around"/>
        <w:rPr>
          <w:rtl/>
        </w:rPr>
      </w:pPr>
      <w:del w:id="20132" w:author="קלוד" w:date="2026-10-06T10:07:24Z">
        <w:r>
          <w:rPr>
            <w:rtl/>
          </w:rPr>
          <w:delText xml:space="preserve">מתני'.</w:delText>
        </w:r>
      </w:del>
      <w:ins w:id="20133" w:author="קלוד" w:date="2026-10-06T10:07:24Z">
        <w:r>
          <w:rPr>
            <w:rtl/>
          </w:rPr>
          <w:t xml:space="preserve">משנה ט</w:t>
        </w:r>
      </w:ins>
    </w:p>
    <w:p w14:paraId="31AAD064" w14:textId="77777777" w:rsidR="002C6924" w:rsidRDefault="00910F84" w:rsidP="002C6924">
      <w:pPr>
        <w:pStyle w:val="affb"/>
        <w:jc w:val="center"/>
        <w:rPr>
          <w:rtl/>
        </w:rPr>
      </w:pPr>
      <w:ins w:id="9811" w:author="מספור קטעי משנה" w:date="2026-10-06T10:02:05Z">
        <w:r>
          <w:rPr>
            <w:rStyle w:val="MisparKeta"/>
          </w:rPr>
          <w:t xml:space="preserve">א. </w:t>
        </w:r>
      </w:ins>
      <w:r w:rsidRPr="002C6924">
        <w:rPr>
          <w:rStyle w:val="afff3"/>
          <w:rtl/>
        </w:rPr>
        <w:t>אלו אסורין ואוסרין בכל שהו</w:t>
      </w:r>
      <w:r w:rsidRPr="00C35A2C">
        <w:rPr>
          <w:rtl/>
        </w:rPr>
        <w:t>:</w:t>
      </w:r>
    </w:p>
    <w:p w14:paraId="3878A062" w14:textId="04855802" w:rsidR="00DE7153" w:rsidRPr="00C35A2C" w:rsidRDefault="00910F84" w:rsidP="002C6924">
      <w:pPr>
        <w:pStyle w:val="affb"/>
        <w:spacing w:after="120"/>
        <w:rPr>
          <w:rtl/>
        </w:rPr>
      </w:pPr>
      <w:r w:rsidRPr="00C35A2C">
        <w:rPr>
          <w:rtl/>
        </w:rPr>
        <w:t xml:space="preserve">יין נסך, </w:t>
      </w:r>
      <w:r w:rsidR="002C6924">
        <w:rPr>
          <w:rFonts w:hint="cs"/>
          <w:rtl/>
        </w:rPr>
        <w:t>וע''ז</w:t>
      </w:r>
      <w:r w:rsidRPr="00C35A2C">
        <w:rPr>
          <w:rtl/>
        </w:rPr>
        <w:t xml:space="preserve">, ועורות לבובין, ושור הנסקל, ועגלה ערופה, וציפורי מצורע, ושער נזיר, ופטר חמור, ובשר בחלב, </w:t>
      </w:r>
      <w:r w:rsidR="008251D1" w:rsidRPr="008251D1">
        <w:rPr>
          <w:rStyle w:val="TanaimMishna"/>
          <w:rFonts w:hint="cs"/>
          <w:rtl/>
          <w:rPrChange w:id="20085" w:author="קלוד" w:date="2026-10-06T10:07:24Z">
            <w:rPr>
              <w:rStyle w:val="affff1"/>
              <w:rFonts w:hint="cs"/>
              <w:rtl/>
            </w:rPr>
          </w:rPrChange>
        </w:rPr>
        <w:t>י.</w:t>
      </w:r>
      <w:r w:rsidR="008251D1">
        <w:rPr>
          <w:rFonts w:hint="cs"/>
          <w:rtl/>
        </w:rPr>
        <w:t xml:space="preserve"> </w:t>
      </w:r>
      <w:r w:rsidRPr="00C35A2C">
        <w:rPr>
          <w:rtl/>
        </w:rPr>
        <w:t xml:space="preserve">ושעיר המשתלח, </w:t>
      </w:r>
      <w:r w:rsidR="008251D1" w:rsidRPr="008251D1">
        <w:rPr>
          <w:rStyle w:val="TanaimMishna"/>
          <w:rFonts w:hint="cs"/>
          <w:rtl/>
          <w:rPrChange w:id="20086" w:author="קלוד" w:date="2026-10-06T10:07:24Z">
            <w:rPr>
              <w:rStyle w:val="affff1"/>
              <w:rFonts w:hint="cs"/>
              <w:rtl/>
            </w:rPr>
          </w:rPrChange>
        </w:rPr>
        <w:t>יא.</w:t>
      </w:r>
      <w:r w:rsidR="008251D1">
        <w:rPr>
          <w:rFonts w:hint="cs"/>
          <w:rtl/>
        </w:rPr>
        <w:t xml:space="preserve"> </w:t>
      </w:r>
      <w:r w:rsidRPr="00C35A2C">
        <w:rPr>
          <w:rtl/>
        </w:rPr>
        <w:t xml:space="preserve">וחולין שנשחטו בעזרה </w:t>
      </w:r>
      <w:r w:rsidR="00DE7153">
        <w:rPr>
          <w:rFonts w:hint="cs"/>
          <w:rtl/>
        </w:rPr>
        <w:t>- הרי אלו אסורין ואוסרין בכל שהו</w:t>
      </w:r>
    </w:p>
    <w:p w14:paraId="4A3BC0D7" w14:textId="77777777" w:rsidR="006F685A" w:rsidRDefault="00910F84" w:rsidP="006F685A">
      <w:pPr>
        <w:pStyle w:val="36"/>
        <w:framePr w:wrap="notBeside"/>
        <w:rPr>
          <w:rtl/>
        </w:rPr>
      </w:pPr>
      <w:r w:rsidRPr="00C35A2C">
        <w:rPr>
          <w:rFonts w:hint="cs"/>
          <w:rtl/>
        </w:rPr>
        <w:t>רחב</w:t>
      </w:r>
      <w:r>
        <w:rPr>
          <w:rtl/>
        </w:rPr>
        <w:t>"</w:t>
      </w:r>
      <w:r w:rsidRPr="00C35A2C">
        <w:rPr>
          <w:rFonts w:hint="cs"/>
          <w:rtl/>
        </w:rPr>
        <w:t>א [ורי</w:t>
      </w:r>
      <w:r>
        <w:rPr>
          <w:rtl/>
        </w:rPr>
        <w:t>"</w:t>
      </w:r>
      <w:r w:rsidRPr="00C35A2C">
        <w:rPr>
          <w:rFonts w:hint="cs"/>
          <w:rtl/>
        </w:rPr>
        <w:t>נ]</w:t>
      </w:r>
      <w:r w:rsidRPr="00C35A2C">
        <w:rPr>
          <w:rtl/>
        </w:rPr>
        <w:t>:</w:t>
      </w:r>
    </w:p>
    <w:p w14:paraId="08AF88A1" w14:textId="44658250" w:rsidR="00910F84" w:rsidRPr="00C35A2C" w:rsidRDefault="00910F84" w:rsidP="00910F84">
      <w:pPr>
        <w:rPr>
          <w:rtl/>
        </w:rPr>
      </w:pPr>
      <w:r w:rsidRPr="00DE7153">
        <w:rPr>
          <w:rStyle w:val="affff1"/>
          <w:rtl/>
        </w:rPr>
        <w:t>האי תנא תרתי אית ליה,</w:t>
      </w:r>
      <w:r w:rsidRPr="00C35A2C">
        <w:rPr>
          <w:rtl/>
        </w:rPr>
        <w:t xml:space="preserve"> </w:t>
      </w:r>
      <w:r w:rsidR="00DE7153" w:rsidRPr="00DE7153">
        <w:rPr>
          <w:rStyle w:val="affff1"/>
          <w:rFonts w:hint="cs"/>
          <w:rtl/>
        </w:rPr>
        <w:t>א.</w:t>
      </w:r>
      <w:r w:rsidRPr="00C35A2C">
        <w:rPr>
          <w:rtl/>
        </w:rPr>
        <w:t xml:space="preserve">דבר שבמנין </w:t>
      </w:r>
      <w:r w:rsidR="00DE7153" w:rsidRPr="00DE7153">
        <w:rPr>
          <w:rStyle w:val="affff1"/>
          <w:rFonts w:hint="cs"/>
          <w:rtl/>
        </w:rPr>
        <w:t>ב.</w:t>
      </w:r>
      <w:r w:rsidR="00DE7153">
        <w:rPr>
          <w:rFonts w:hint="cs"/>
          <w:rtl/>
        </w:rPr>
        <w:t xml:space="preserve"> </w:t>
      </w:r>
      <w:r w:rsidRPr="00C35A2C">
        <w:rPr>
          <w:rtl/>
        </w:rPr>
        <w:t>ואיסורי הנאה.</w:t>
      </w:r>
    </w:p>
    <w:p w14:paraId="38E93C4C" w14:textId="0E1F93D1" w:rsidR="008251D1" w:rsidRDefault="00910F84" w:rsidP="00910F84">
      <w:pPr>
        <w:rPr>
          <w:rtl/>
        </w:rPr>
      </w:pPr>
      <w:r w:rsidRPr="00C35A2C">
        <w:rPr>
          <w:rFonts w:hint="cs"/>
          <w:rtl/>
        </w:rPr>
        <w:t>ובכלל</w:t>
      </w:r>
      <w:r w:rsidR="00DE7153">
        <w:rPr>
          <w:rFonts w:hint="cs"/>
          <w:rtl/>
        </w:rPr>
        <w:t>ם</w:t>
      </w:r>
      <w:r w:rsidRPr="00C35A2C">
        <w:rPr>
          <w:rFonts w:hint="cs"/>
          <w:rtl/>
        </w:rPr>
        <w:t xml:space="preserve"> הראוי לערלה ערלה ולכלאי הכרם כלאי הכרם </w:t>
      </w:r>
    </w:p>
    <w:p w14:paraId="51193452" w14:textId="651CC171" w:rsidR="00910F84" w:rsidRPr="00C35A2C" w:rsidRDefault="00910F84" w:rsidP="00910F84">
      <w:pPr>
        <w:rPr>
          <w:rtl/>
        </w:rPr>
      </w:pPr>
      <w:r w:rsidRPr="00C35A2C">
        <w:rPr>
          <w:rFonts w:hint="cs"/>
          <w:rtl/>
        </w:rPr>
        <w:t xml:space="preserve">בכללם גם </w:t>
      </w:r>
      <w:r w:rsidRPr="00C35A2C">
        <w:rPr>
          <w:rtl/>
        </w:rPr>
        <w:t>אגוזי פרך ורימוני בדן, דדבר שבמנין ואיס</w:t>
      </w:r>
      <w:r w:rsidRPr="00C35A2C">
        <w:rPr>
          <w:rFonts w:hint="cs"/>
          <w:rtl/>
        </w:rPr>
        <w:t>ה</w:t>
      </w:r>
      <w:r>
        <w:rPr>
          <w:rtl/>
        </w:rPr>
        <w:t>"</w:t>
      </w:r>
      <w:r w:rsidRPr="00C35A2C">
        <w:rPr>
          <w:rFonts w:hint="cs"/>
          <w:rtl/>
        </w:rPr>
        <w:t>נ</w:t>
      </w:r>
    </w:p>
    <w:p w14:paraId="152058B7" w14:textId="77777777" w:rsidR="006F685A" w:rsidRDefault="00910F84" w:rsidP="006F685A">
      <w:pPr>
        <w:pStyle w:val="36"/>
        <w:framePr w:wrap="notBeside"/>
        <w:rPr>
          <w:rtl/>
        </w:rPr>
      </w:pPr>
      <w:r w:rsidRPr="00C35A2C">
        <w:rPr>
          <w:rFonts w:hint="cs"/>
          <w:rtl/>
        </w:rPr>
        <w:t xml:space="preserve">והך </w:t>
      </w:r>
    </w:p>
    <w:p w14:paraId="4F0FC681" w14:textId="666DB7F6" w:rsidR="008251D1" w:rsidRDefault="00910F84" w:rsidP="006F685A">
      <w:pPr>
        <w:rPr>
          <w:rStyle w:val="affff1"/>
          <w:rtl/>
        </w:rPr>
      </w:pPr>
      <w:r w:rsidRPr="00C35A2C">
        <w:rPr>
          <w:rFonts w:hint="cs"/>
          <w:rtl/>
        </w:rPr>
        <w:t>ד</w:t>
      </w:r>
      <w:r w:rsidRPr="00C35A2C">
        <w:rPr>
          <w:rtl/>
        </w:rPr>
        <w:t>ככרות של בעה</w:t>
      </w:r>
      <w:r>
        <w:rPr>
          <w:rtl/>
        </w:rPr>
        <w:t>"</w:t>
      </w:r>
      <w:r w:rsidRPr="00C35A2C">
        <w:rPr>
          <w:rtl/>
        </w:rPr>
        <w:t xml:space="preserve">ב לענין חמץ בפסח! </w:t>
      </w:r>
      <w:r w:rsidR="00DE7153">
        <w:rPr>
          <w:rFonts w:hint="cs"/>
          <w:rtl/>
        </w:rPr>
        <w:t xml:space="preserve">- אכן </w:t>
      </w:r>
      <w:r w:rsidR="00DE7153" w:rsidRPr="00DE7153">
        <w:rPr>
          <w:rStyle w:val="affff1"/>
          <w:rFonts w:hint="cs"/>
          <w:rtl/>
        </w:rPr>
        <w:t>כך תני דר''ע</w:t>
      </w:r>
      <w:r w:rsidR="00DE7153">
        <w:rPr>
          <w:rFonts w:hint="cs"/>
          <w:rtl/>
        </w:rPr>
        <w:t xml:space="preserve"> מוסיף</w:t>
      </w:r>
    </w:p>
    <w:p w14:paraId="52B16ABE" w14:textId="60E26861" w:rsidR="00910F84" w:rsidRPr="00C35A2C" w:rsidRDefault="00910F84" w:rsidP="00910F84">
      <w:pPr>
        <w:pStyle w:val="afff2"/>
        <w:rPr>
          <w:rtl/>
        </w:rPr>
      </w:pPr>
      <w:ins w:id="9925" w:author="מספור קטעי משנה" w:date="2026-10-06T06:44:54Z">
        <w:r>
          <w:rPr>
            <w:rStyle w:val="MisparKeta"/>
          </w:rPr>
          <w:t xml:space="preserve">א. </w:t>
        </w:r>
      </w:ins>
      <w:r w:rsidRPr="00C35A2C">
        <w:rPr>
          <w:rtl/>
        </w:rPr>
        <w:t>הרי אלו</w:t>
      </w:r>
      <w:r w:rsidR="00DE7153">
        <w:rPr>
          <w:rFonts w:hint="cs"/>
          <w:rtl/>
        </w:rPr>
        <w:t xml:space="preserve"> אסורין ואוסרין בכל שהו</w:t>
      </w:r>
      <w:r w:rsidRPr="00C35A2C">
        <w:rPr>
          <w:rtl/>
        </w:rPr>
        <w:t>.</w:t>
      </w:r>
    </w:p>
    <w:p w14:paraId="42FF7896" w14:textId="77777777" w:rsidR="008251D1" w:rsidRDefault="00910F84" w:rsidP="008251D1">
      <w:pPr>
        <w:pStyle w:val="36"/>
        <w:framePr w:wrap="notBeside"/>
        <w:rPr>
          <w:rtl/>
        </w:rPr>
      </w:pPr>
      <w:r w:rsidRPr="00C35A2C">
        <w:rPr>
          <w:rtl/>
        </w:rPr>
        <w:t xml:space="preserve">למעט </w:t>
      </w:r>
    </w:p>
    <w:p w14:paraId="19E53438" w14:textId="1DEEAC12" w:rsidR="00910F84" w:rsidRPr="008251D1" w:rsidRDefault="00910F84" w:rsidP="006F685A">
      <w:pPr>
        <w:rPr>
          <w:spacing w:val="-2"/>
          <w:rtl/>
        </w:rPr>
      </w:pPr>
      <w:r w:rsidRPr="008251D1">
        <w:rPr>
          <w:spacing w:val="-2"/>
          <w:rtl/>
        </w:rPr>
        <w:t xml:space="preserve">דבר שבמנין </w:t>
      </w:r>
      <w:r w:rsidR="008251D1" w:rsidRPr="008251D1">
        <w:rPr>
          <w:rFonts w:hint="cs"/>
          <w:spacing w:val="-2"/>
          <w:rtl/>
        </w:rPr>
        <w:t xml:space="preserve">ואינו </w:t>
      </w:r>
      <w:r w:rsidRPr="008251D1">
        <w:rPr>
          <w:spacing w:val="-2"/>
          <w:rtl/>
        </w:rPr>
        <w:t>איסורי הנאה</w:t>
      </w:r>
      <w:r w:rsidRPr="008251D1">
        <w:rPr>
          <w:rFonts w:hint="cs"/>
          <w:b/>
          <w:bCs/>
          <w:spacing w:val="-2"/>
          <w:rtl/>
        </w:rPr>
        <w:t xml:space="preserve"> </w:t>
      </w:r>
      <w:r w:rsidR="008251D1" w:rsidRPr="008251D1">
        <w:rPr>
          <w:rStyle w:val="affff1"/>
          <w:rFonts w:hint="cs"/>
          <w:spacing w:val="-2"/>
          <w:rtl/>
        </w:rPr>
        <w:t>ב.</w:t>
      </w:r>
      <w:r w:rsidRPr="008251D1">
        <w:rPr>
          <w:spacing w:val="-2"/>
          <w:rtl/>
        </w:rPr>
        <w:t xml:space="preserve"> איסור הנאה ולא דבר שבמנין. </w:t>
      </w:r>
    </w:p>
    <w:p w14:paraId="0911039E" w14:textId="77777777" w:rsidR="00910F84" w:rsidRPr="00C35A2C" w:rsidRDefault="00910F84" w:rsidP="002C6924">
      <w:pPr>
        <w:pStyle w:val="affff4"/>
        <w:framePr w:wrap="around"/>
        <w:rPr>
          <w:rtl/>
        </w:rPr>
      </w:pPr>
      <w:del w:id="20134" w:author="קלוד" w:date="2026-10-06T10:07:24Z">
        <w:r>
          <w:rPr>
            <w:rtl/>
          </w:rPr>
          <w:delText xml:space="preserve">מתני'.</w:delText>
        </w:r>
      </w:del>
      <w:ins w:id="20135" w:author="קלוד" w:date="2026-10-06T10:07:24Z">
        <w:r>
          <w:rPr>
            <w:rtl/>
          </w:rPr>
          <w:t xml:space="preserve">משנה י</w:t>
        </w:r>
      </w:ins>
    </w:p>
    <w:p w14:paraId="6CC46B82" w14:textId="77777777" w:rsidR="00910F84" w:rsidRDefault="00910F84" w:rsidP="00910F84">
      <w:pPr>
        <w:pStyle w:val="affb"/>
        <w:rPr>
          <w:rtl/>
        </w:rPr>
      </w:pPr>
      <w:ins w:id="9926" w:author="מספור קטעי משנה" w:date="2026-10-06T06:44:54Z">
        <w:r>
          <w:rPr>
            <w:rStyle w:val="MisparKeta"/>
          </w:rPr>
          <w:t xml:space="preserve">ג. </w:t>
        </w:r>
      </w:ins>
      <w:r w:rsidRPr="00C35A2C">
        <w:rPr>
          <w:rtl/>
        </w:rPr>
        <w:t xml:space="preserve">יין נסך שנפל לבור - כולו אסור בהנאה; </w:t>
      </w:r>
    </w:p>
    <w:p w14:paraId="0554CBDE" w14:textId="07BCF97B" w:rsidR="00910F84" w:rsidRPr="00C35A2C" w:rsidRDefault="00910F84" w:rsidP="008251D1">
      <w:pPr>
        <w:pStyle w:val="affb"/>
        <w:spacing w:after="120"/>
        <w:rPr>
          <w:rtl/>
        </w:rPr>
      </w:pPr>
      <w:r w:rsidRPr="00DE7153">
        <w:rPr>
          <w:rStyle w:val="TanaimMishna"/>
          <w:rtl/>
          <w:rPrChange w:id="20087" w:author="קלוד" w:date="2026-10-06T10:07:24Z">
            <w:rPr>
              <w:rStyle w:val="affff1"/>
              <w:rtl/>
            </w:rPr>
          </w:rPrChange>
        </w:rPr>
        <w:t>רשב"ג אומר:</w:t>
      </w:r>
      <w:r w:rsidRPr="00C35A2C">
        <w:rPr>
          <w:rtl/>
        </w:rPr>
        <w:t xml:space="preserve"> ימכר כולו </w:t>
      </w:r>
      <w:r w:rsidR="00DE7153">
        <w:rPr>
          <w:rFonts w:hint="cs"/>
          <w:rtl/>
        </w:rPr>
        <w:t xml:space="preserve">לנכרי </w:t>
      </w:r>
      <w:r w:rsidRPr="00C35A2C">
        <w:rPr>
          <w:rtl/>
        </w:rPr>
        <w:t>חוץ מדמי יי</w:t>
      </w:r>
      <w:r>
        <w:rPr>
          <w:rtl/>
        </w:rPr>
        <w:t>"</w:t>
      </w:r>
      <w:r w:rsidRPr="00C35A2C">
        <w:rPr>
          <w:rtl/>
        </w:rPr>
        <w:t>נ שבו.</w:t>
      </w:r>
    </w:p>
    <w:p w14:paraId="2C305F28" w14:textId="77777777" w:rsidR="006F685A" w:rsidRDefault="00910F84" w:rsidP="006F685A">
      <w:pPr>
        <w:pStyle w:val="36"/>
        <w:framePr w:wrap="notBeside"/>
        <w:rPr>
          <w:rtl/>
        </w:rPr>
      </w:pPr>
      <w:r w:rsidRPr="00C35A2C">
        <w:rPr>
          <w:rtl/>
        </w:rPr>
        <w:t xml:space="preserve">רב: </w:t>
      </w:r>
    </w:p>
    <w:p w14:paraId="0D90E695" w14:textId="0B00762B" w:rsidR="00910F84" w:rsidRPr="002C6924" w:rsidRDefault="00910F84" w:rsidP="002C6924">
      <w:pPr>
        <w:rPr>
          <w:spacing w:val="-4"/>
          <w:rtl/>
        </w:rPr>
      </w:pPr>
      <w:r>
        <w:rPr>
          <w:rStyle w:val="afff"/>
          <w:spacing w:val="-4"/>
          <w:rtl/>
        </w:rPr>
        <w:t xml:space="preserve">הלכה </w:t>
      </w:r>
      <w:r>
        <w:rPr>
          <w:rStyle w:val="affff1"/>
          <w:spacing w:val="-4"/>
          <w:rtl/>
          <w:rPrChange w:id="10747" w:author="מנוע אמוראים" w:date="2026-10-05T16:41:56Z">
            <w:rPr>
              <w:rStyle w:val="afff"/>
              <w:spacing w:val="-4"/>
              <w:rtl/>
            </w:rPr>
          </w:rPrChange>
        </w:rPr>
        <w:t xml:space="preserve">כרשב"ג</w:t>
      </w:r>
      <w:r w:rsidRPr="002C6924">
        <w:rPr>
          <w:spacing w:val="-4"/>
          <w:rtl/>
        </w:rPr>
        <w:t xml:space="preserve"> חבית בחביות, אבל לא יין ביין; </w:t>
      </w:r>
      <w:r w:rsidR="002C6924" w:rsidRPr="002C6924">
        <w:rPr>
          <w:rStyle w:val="affff1"/>
          <w:rFonts w:hint="cs"/>
          <w:spacing w:val="-4"/>
          <w:rtl/>
        </w:rPr>
        <w:t>ושמואל</w:t>
      </w:r>
      <w:r w:rsidR="002C6924" w:rsidRPr="002C6924">
        <w:rPr>
          <w:rFonts w:hint="cs"/>
          <w:spacing w:val="-4"/>
          <w:rtl/>
        </w:rPr>
        <w:t xml:space="preserve"> אפי' </w:t>
      </w:r>
      <w:r w:rsidRPr="002C6924">
        <w:rPr>
          <w:spacing w:val="-4"/>
          <w:rtl/>
        </w:rPr>
        <w:t>יין ביין.</w:t>
      </w:r>
    </w:p>
    <w:p w14:paraId="612B9706" w14:textId="77777777" w:rsidR="006F685A" w:rsidRDefault="00910F84" w:rsidP="006F685A">
      <w:pPr>
        <w:pStyle w:val="36"/>
        <w:framePr w:wrap="notBeside"/>
        <w:rPr>
          <w:rtl/>
        </w:rPr>
      </w:pPr>
      <w:r>
        <w:rPr>
          <w:rtl/>
        </w:rPr>
        <w:t>אר"</w:t>
      </w:r>
      <w:r w:rsidRPr="00C35A2C">
        <w:rPr>
          <w:rFonts w:hint="cs"/>
          <w:rtl/>
        </w:rPr>
        <w:t xml:space="preserve">נ </w:t>
      </w:r>
    </w:p>
    <w:p w14:paraId="0616575B" w14:textId="2138C404" w:rsidR="008251D1" w:rsidRDefault="00910F84" w:rsidP="008251D1">
      <w:pPr>
        <w:rPr>
          <w:rtl/>
        </w:rPr>
      </w:pPr>
      <w:r w:rsidRPr="008251D1">
        <w:rPr>
          <w:rStyle w:val="afff"/>
          <w:rFonts w:hint="cs"/>
          <w:rtl/>
        </w:rPr>
        <w:t>הלכה למעשה</w:t>
      </w:r>
      <w:r w:rsidR="002C6924">
        <w:rPr>
          <w:rStyle w:val="afff"/>
          <w:rFonts w:hint="cs"/>
          <w:rtl/>
        </w:rPr>
        <w:t>:</w:t>
      </w:r>
      <w:r w:rsidRPr="002C6924">
        <w:rPr>
          <w:rStyle w:val="afff"/>
          <w:rFonts w:hint="cs"/>
          <w:rtl/>
        </w:rPr>
        <w:t xml:space="preserve"> יין נסך</w:t>
      </w:r>
      <w:r w:rsidRPr="002C6924">
        <w:rPr>
          <w:rStyle w:val="afff"/>
          <w:rtl/>
        </w:rPr>
        <w:t>-</w:t>
      </w:r>
      <w:r w:rsidRPr="00C35A2C">
        <w:rPr>
          <w:rtl/>
        </w:rPr>
        <w:t xml:space="preserve"> יין ביין אסור, חבית בחבית מותר, </w:t>
      </w:r>
    </w:p>
    <w:p w14:paraId="6609BB01" w14:textId="5DB76244" w:rsidR="00910F84" w:rsidRPr="00C35A2C" w:rsidRDefault="002C6924" w:rsidP="002C6924">
      <w:pPr>
        <w:spacing w:after="120"/>
        <w:rPr>
          <w:rtl/>
        </w:rPr>
      </w:pPr>
      <w:r>
        <w:rPr>
          <w:rFonts w:hint="cs"/>
          <w:rtl/>
        </w:rPr>
        <w:t xml:space="preserve"> </w:t>
      </w:r>
      <w:r>
        <w:rPr>
          <w:rtl/>
        </w:rPr>
        <w:tab/>
      </w:r>
      <w:r>
        <w:rPr>
          <w:rtl/>
        </w:rPr>
        <w:tab/>
      </w:r>
      <w:r>
        <w:rPr>
          <w:rtl/>
        </w:rPr>
        <w:tab/>
      </w:r>
      <w:r>
        <w:rPr>
          <w:rtl/>
        </w:rPr>
        <w:tab/>
      </w:r>
      <w:r>
        <w:rPr>
          <w:rtl/>
        </w:rPr>
        <w:tab/>
      </w:r>
      <w:r>
        <w:rPr>
          <w:rtl/>
        </w:rPr>
        <w:tab/>
      </w:r>
      <w:r>
        <w:rPr>
          <w:rtl/>
        </w:rPr>
        <w:tab/>
      </w:r>
      <w:r w:rsidR="00910F84" w:rsidRPr="002C6924">
        <w:rPr>
          <w:rStyle w:val="afff"/>
          <w:rtl/>
        </w:rPr>
        <w:t>סתם יין -</w:t>
      </w:r>
      <w:r w:rsidR="00910F84" w:rsidRPr="00C35A2C">
        <w:rPr>
          <w:rtl/>
        </w:rPr>
        <w:t xml:space="preserve"> אפי' יין ביין מותר</w:t>
      </w:r>
      <w:r w:rsidR="002707C6">
        <w:rPr>
          <w:rFonts w:hint="cs"/>
          <w:rtl/>
        </w:rPr>
        <w:t xml:space="preserve"> </w:t>
      </w:r>
      <w:r w:rsidR="002707C6">
        <w:rPr>
          <w:rStyle w:val="affff8"/>
          <w:rFonts w:hint="cs"/>
          <w:rtl/>
        </w:rPr>
        <w:t>בהנאה</w:t>
      </w:r>
      <w:r w:rsidR="00910F84" w:rsidRPr="00C35A2C">
        <w:rPr>
          <w:rtl/>
        </w:rPr>
        <w:t xml:space="preserve">. </w:t>
      </w:r>
    </w:p>
    <w:p w14:paraId="1E57F161" w14:textId="77777777" w:rsidR="00910F84" w:rsidRPr="00C35A2C" w:rsidRDefault="00910F84" w:rsidP="00910F84">
      <w:pPr>
        <w:pStyle w:val="aff6"/>
        <w:framePr w:wrap="around"/>
        <w:rPr>
          <w:rtl/>
        </w:rPr>
      </w:pPr>
      <w:r w:rsidRPr="00C35A2C">
        <w:rPr>
          <w:rFonts w:hint="cs"/>
          <w:rtl/>
        </w:rPr>
        <w:t xml:space="preserve">עד: </w:t>
      </w:r>
    </w:p>
    <w:p w14:paraId="2ED3CBD0" w14:textId="77777777" w:rsidR="00910F84" w:rsidRPr="00C35A2C" w:rsidRDefault="00910F84" w:rsidP="002C6924">
      <w:pPr>
        <w:pStyle w:val="affff4"/>
        <w:framePr w:wrap="around"/>
        <w:rPr>
          <w:rtl/>
        </w:rPr>
      </w:pPr>
      <w:del w:id="20136" w:author="קלוד" w:date="2026-10-06T10:07:24Z">
        <w:r>
          <w:rPr>
            <w:rtl/>
          </w:rPr>
          <w:delText xml:space="preserve">מתני'.</w:delText>
        </w:r>
      </w:del>
      <w:ins w:id="20137" w:author="קלוד" w:date="2026-10-06T10:07:24Z">
        <w:r>
          <w:rPr>
            <w:rtl/>
          </w:rPr>
          <w:t xml:space="preserve">משנה יא</w:t>
        </w:r>
      </w:ins>
    </w:p>
    <w:p w14:paraId="0E3EBF89" w14:textId="77777777" w:rsidR="00910F84" w:rsidRPr="00C35A2C" w:rsidRDefault="00910F84" w:rsidP="00910F84">
      <w:pPr>
        <w:pStyle w:val="affb"/>
        <w:rPr>
          <w:rtl/>
        </w:rPr>
      </w:pPr>
      <w:ins w:id="9812" w:author="מספור קטעי משנה" w:date="2026-10-06T10:02:05Z">
        <w:r>
          <w:rPr>
            <w:rStyle w:val="MisparKeta"/>
          </w:rPr>
          <w:t xml:space="preserve">א. </w:t>
        </w:r>
      </w:ins>
      <w:r w:rsidRPr="00C35A2C">
        <w:rPr>
          <w:rtl/>
        </w:rPr>
        <w:t xml:space="preserve">גת </w:t>
      </w:r>
      <w:r w:rsidRPr="00C35A2C">
        <w:rPr>
          <w:rFonts w:hint="cs"/>
          <w:rtl/>
        </w:rPr>
        <w:t xml:space="preserve"> </w:t>
      </w:r>
      <w:r w:rsidRPr="00C35A2C">
        <w:rPr>
          <w:rtl/>
        </w:rPr>
        <w:t>של אבן שזפתה עכו</w:t>
      </w:r>
      <w:r>
        <w:rPr>
          <w:rtl/>
        </w:rPr>
        <w:t>"</w:t>
      </w:r>
      <w:r w:rsidRPr="00C35A2C">
        <w:rPr>
          <w:rtl/>
        </w:rPr>
        <w:t xml:space="preserve">ם - מנגבה והיא טהורה; </w:t>
      </w:r>
    </w:p>
    <w:p w14:paraId="18469D80" w14:textId="74997CC9" w:rsidR="00910F84" w:rsidRPr="00C35A2C" w:rsidRDefault="00910F84" w:rsidP="00910F84">
      <w:pPr>
        <w:pStyle w:val="affb"/>
        <w:rPr>
          <w:rtl/>
        </w:rPr>
      </w:pPr>
      <w:r w:rsidRPr="00C35A2C">
        <w:rPr>
          <w:rtl/>
        </w:rPr>
        <w:t xml:space="preserve">ושל עץ </w:t>
      </w:r>
      <w:r w:rsidRPr="00DE7153">
        <w:rPr>
          <w:rStyle w:val="TanaimMishna"/>
          <w:rtl/>
          <w:rPrChange w:id="20088" w:author="קלוד" w:date="2026-10-06T10:07:24Z">
            <w:rPr>
              <w:rStyle w:val="affff1"/>
              <w:rtl/>
            </w:rPr>
          </w:rPrChange>
        </w:rPr>
        <w:t>- רבי אומר:</w:t>
      </w:r>
      <w:r w:rsidRPr="00C35A2C">
        <w:rPr>
          <w:rtl/>
        </w:rPr>
        <w:t xml:space="preserve"> ינגב, </w:t>
      </w:r>
      <w:r w:rsidRPr="00DE7153">
        <w:rPr>
          <w:rStyle w:val="TanaimMishna"/>
          <w:rtl/>
          <w:rPrChange w:id="20089" w:author="קלוד" w:date="2026-10-06T10:07:24Z">
            <w:rPr>
              <w:rStyle w:val="affff1"/>
              <w:rtl/>
            </w:rPr>
          </w:rPrChange>
        </w:rPr>
        <w:t>וחכ"א:</w:t>
      </w:r>
      <w:r w:rsidRPr="00C35A2C">
        <w:rPr>
          <w:rtl/>
        </w:rPr>
        <w:t xml:space="preserve"> יקלוף את הזפת; </w:t>
      </w:r>
    </w:p>
    <w:p w14:paraId="6814E9DA" w14:textId="5EC8850D" w:rsidR="00910F84" w:rsidRPr="00C35A2C" w:rsidRDefault="00910F84" w:rsidP="00910F84">
      <w:pPr>
        <w:pStyle w:val="affb"/>
        <w:rPr>
          <w:rtl/>
        </w:rPr>
      </w:pPr>
      <w:r w:rsidRPr="00C35A2C">
        <w:rPr>
          <w:rtl/>
        </w:rPr>
        <w:t>ושל חרס, אף על פי שקלף את הזפת - הרי זו אסורה.</w:t>
      </w:r>
    </w:p>
    <w:p w14:paraId="3E196B5F" w14:textId="77777777" w:rsidR="006F685A" w:rsidRDefault="00910F84" w:rsidP="006F685A">
      <w:pPr>
        <w:pStyle w:val="36"/>
        <w:framePr w:wrap="notBeside"/>
        <w:rPr>
          <w:rtl/>
        </w:rPr>
      </w:pPr>
      <w:r w:rsidRPr="00C35A2C">
        <w:rPr>
          <w:rtl/>
        </w:rPr>
        <w:t xml:space="preserve">רבא: </w:t>
      </w:r>
    </w:p>
    <w:p w14:paraId="3C2168CE" w14:textId="0C038FD7" w:rsidR="00910F84" w:rsidRPr="002C6924" w:rsidRDefault="00910F84" w:rsidP="00910F84">
      <w:pPr>
        <w:rPr>
          <w:spacing w:val="-4"/>
          <w:rtl/>
        </w:rPr>
      </w:pPr>
      <w:r w:rsidRPr="002C6924">
        <w:rPr>
          <w:spacing w:val="-4"/>
          <w:rtl/>
        </w:rPr>
        <w:t>דוקא זפתה, אבל דרך בה לא.</w:t>
      </w:r>
      <w:r w:rsidRPr="002C6924">
        <w:rPr>
          <w:rFonts w:hint="cs"/>
          <w:spacing w:val="-4"/>
          <w:rtl/>
        </w:rPr>
        <w:t xml:space="preserve"> </w:t>
      </w:r>
      <w:r w:rsidRPr="002C6924">
        <w:rPr>
          <w:rStyle w:val="affff1"/>
          <w:rFonts w:hint="cs"/>
          <w:spacing w:val="-4"/>
          <w:rtl/>
        </w:rPr>
        <w:t>וקמ</w:t>
      </w:r>
      <w:r w:rsidRPr="002C6924">
        <w:rPr>
          <w:rStyle w:val="affff1"/>
          <w:spacing w:val="-4"/>
          <w:rtl/>
        </w:rPr>
        <w:t>"</w:t>
      </w:r>
      <w:r w:rsidRPr="002C6924">
        <w:rPr>
          <w:rStyle w:val="affff1"/>
          <w:rFonts w:hint="cs"/>
          <w:spacing w:val="-4"/>
          <w:rtl/>
        </w:rPr>
        <w:t>ל</w:t>
      </w:r>
      <w:r w:rsidRPr="002C6924">
        <w:rPr>
          <w:rFonts w:hint="cs"/>
          <w:spacing w:val="-4"/>
          <w:rtl/>
        </w:rPr>
        <w:t xml:space="preserve"> דלא אמרי' אורחא דמילתא תני </w:t>
      </w:r>
    </w:p>
    <w:p w14:paraId="7BE02D0D" w14:textId="77777777" w:rsidR="006F685A" w:rsidRDefault="00910F84" w:rsidP="006F685A">
      <w:pPr>
        <w:pStyle w:val="36"/>
        <w:framePr w:wrap="notBeside"/>
        <w:rPr>
          <w:rtl/>
        </w:rPr>
      </w:pPr>
      <w:r w:rsidRPr="00C35A2C">
        <w:rPr>
          <w:rFonts w:hint="cs"/>
          <w:rtl/>
        </w:rPr>
        <w:t>א</w:t>
      </w:r>
      <w:r>
        <w:rPr>
          <w:rtl/>
        </w:rPr>
        <w:t>"</w:t>
      </w:r>
      <w:r w:rsidRPr="00C35A2C">
        <w:rPr>
          <w:rFonts w:hint="cs"/>
          <w:rtl/>
        </w:rPr>
        <w:t>ד מ</w:t>
      </w:r>
      <w:r w:rsidRPr="00C35A2C">
        <w:rPr>
          <w:rtl/>
        </w:rPr>
        <w:t xml:space="preserve">רבא: </w:t>
      </w:r>
    </w:p>
    <w:p w14:paraId="4560581B" w14:textId="77777777" w:rsidR="002707C6" w:rsidRDefault="00910F84" w:rsidP="00910F84">
      <w:pPr>
        <w:rPr>
          <w:rtl/>
        </w:rPr>
      </w:pPr>
      <w:r w:rsidRPr="00C35A2C">
        <w:rPr>
          <w:rtl/>
        </w:rPr>
        <w:t>דוקא זפתה, אבל דרך בה לא סגי לה בניגוב.</w:t>
      </w:r>
      <w:r w:rsidRPr="00C35A2C">
        <w:rPr>
          <w:rFonts w:hint="cs"/>
          <w:rtl/>
        </w:rPr>
        <w:t xml:space="preserve"> </w:t>
      </w:r>
    </w:p>
    <w:p w14:paraId="6CC61C43" w14:textId="18C10396" w:rsidR="00910F84" w:rsidRPr="00C35A2C" w:rsidRDefault="00910F84" w:rsidP="00DE7153">
      <w:pPr>
        <w:rPr>
          <w:rtl/>
        </w:rPr>
      </w:pPr>
      <w:r w:rsidRPr="002707C6">
        <w:rPr>
          <w:rStyle w:val="affff1"/>
          <w:rFonts w:hint="cs"/>
          <w:rtl/>
        </w:rPr>
        <w:t>וקמ</w:t>
      </w:r>
      <w:r w:rsidRPr="002707C6">
        <w:rPr>
          <w:rStyle w:val="affff1"/>
          <w:rtl/>
        </w:rPr>
        <w:t>"</w:t>
      </w:r>
      <w:r w:rsidRPr="002707C6">
        <w:rPr>
          <w:rStyle w:val="affff1"/>
          <w:rFonts w:hint="cs"/>
          <w:rtl/>
        </w:rPr>
        <w:t>ל</w:t>
      </w:r>
      <w:r w:rsidRPr="00C35A2C">
        <w:rPr>
          <w:rFonts w:hint="cs"/>
          <w:rtl/>
        </w:rPr>
        <w:t xml:space="preserve"> דלא אמרי אורחא דמילתא קתני</w:t>
      </w:r>
      <w:r w:rsidR="00DE7153">
        <w:rPr>
          <w:rFonts w:hint="cs"/>
          <w:rtl/>
        </w:rPr>
        <w:t>,</w:t>
      </w:r>
      <w:r w:rsidRPr="00C35A2C">
        <w:rPr>
          <w:rFonts w:hint="cs"/>
          <w:rtl/>
        </w:rPr>
        <w:t xml:space="preserve"> </w:t>
      </w:r>
    </w:p>
    <w:p w14:paraId="425D171F" w14:textId="61FE29FD" w:rsidR="00DE7153" w:rsidRDefault="002C6924" w:rsidP="00DE7153">
      <w:pPr>
        <w:pStyle w:val="36"/>
        <w:framePr w:wrap="notBeside"/>
        <w:rPr>
          <w:rStyle w:val="affff1"/>
          <w:rtl/>
        </w:rPr>
      </w:pPr>
      <w:r>
        <w:rPr>
          <w:rStyle w:val="affff1"/>
          <w:rFonts w:hint="cs"/>
          <w:rtl/>
        </w:rPr>
        <w:t xml:space="preserve">ר''ח לרב: </w:t>
      </w:r>
    </w:p>
    <w:p w14:paraId="794257EF" w14:textId="3DFC7FAF" w:rsidR="00910F84" w:rsidRPr="00C35A2C" w:rsidRDefault="002C6924" w:rsidP="002C6924">
      <w:pPr>
        <w:rPr>
          <w:rtl/>
        </w:rPr>
      </w:pPr>
      <w:r>
        <w:rPr>
          <w:rFonts w:hint="cs"/>
          <w:rtl/>
        </w:rPr>
        <w:t xml:space="preserve">לילך עם אותו שבא לפניו לטהר גיתו - </w:t>
      </w:r>
      <w:r w:rsidR="00910F84">
        <w:rPr>
          <w:rFonts w:hint="cs"/>
          <w:rtl/>
        </w:rPr>
        <w:t>וראה שלא יצעקו עלי בבימ</w:t>
      </w:r>
      <w:r w:rsidR="00910F84">
        <w:rPr>
          <w:rtl/>
        </w:rPr>
        <w:t>"</w:t>
      </w:r>
      <w:r w:rsidR="00910F84" w:rsidRPr="00C35A2C">
        <w:rPr>
          <w:rFonts w:hint="cs"/>
          <w:rtl/>
        </w:rPr>
        <w:t>ד אח</w:t>
      </w:r>
      <w:r w:rsidR="00910F84">
        <w:rPr>
          <w:rtl/>
        </w:rPr>
        <w:t>"</w:t>
      </w:r>
      <w:r w:rsidR="00910F84" w:rsidRPr="00C35A2C">
        <w:rPr>
          <w:rFonts w:hint="cs"/>
          <w:rtl/>
        </w:rPr>
        <w:t>כ</w:t>
      </w:r>
      <w:r>
        <w:rPr>
          <w:rFonts w:hint="cs"/>
          <w:rtl/>
        </w:rPr>
        <w:t xml:space="preserve">, </w:t>
      </w:r>
      <w:r w:rsidR="00910F84" w:rsidRPr="00C35A2C">
        <w:rPr>
          <w:rFonts w:hint="cs"/>
          <w:rtl/>
        </w:rPr>
        <w:t>הלך וראה שהיה חלק ביותר אמר זה וודאי בניגוב סגי</w:t>
      </w:r>
      <w:r>
        <w:rPr>
          <w:rFonts w:hint="cs"/>
          <w:rtl/>
        </w:rPr>
        <w:t>,</w:t>
      </w:r>
      <w:r w:rsidR="00910F84" w:rsidRPr="00C35A2C">
        <w:rPr>
          <w:rFonts w:hint="cs"/>
          <w:rtl/>
        </w:rPr>
        <w:t xml:space="preserve"> ובזמן שהלך ובא ראה סדק מתחתיו וראה שהיה מלא ביין אמר זה לא מספיק לו בניגוב, אלא בקילוף</w:t>
      </w:r>
      <w:r w:rsidR="00910F84" w:rsidRPr="00C35A2C">
        <w:rPr>
          <w:rtl/>
        </w:rPr>
        <w:t xml:space="preserve">, </w:t>
      </w:r>
    </w:p>
    <w:p w14:paraId="01346E94" w14:textId="5FC7C2E2" w:rsidR="00910F84" w:rsidRPr="00C35A2C" w:rsidRDefault="00910F84" w:rsidP="006F685A">
      <w:pPr>
        <w:rPr>
          <w:rtl/>
        </w:rPr>
      </w:pPr>
      <w:r w:rsidRPr="002707C6">
        <w:rPr>
          <w:rStyle w:val="affff1"/>
          <w:rtl/>
        </w:rPr>
        <w:t>והיינו</w:t>
      </w:r>
      <w:r w:rsidRPr="002707C6">
        <w:rPr>
          <w:rStyle w:val="affff1"/>
          <w:rFonts w:hint="cs"/>
          <w:rtl/>
        </w:rPr>
        <w:t xml:space="preserve"> שאמר לי </w:t>
      </w:r>
      <w:r w:rsidRPr="002707C6">
        <w:rPr>
          <w:rStyle w:val="affff1"/>
          <w:rtl/>
        </w:rPr>
        <w:t>חביבי</w:t>
      </w:r>
      <w:r w:rsidR="002707C6">
        <w:rPr>
          <w:rStyle w:val="affff1"/>
          <w:rFonts w:hint="cs"/>
          <w:rtl/>
        </w:rPr>
        <w:t xml:space="preserve"> [דודו ר''ח]</w:t>
      </w:r>
      <w:r w:rsidRPr="002707C6">
        <w:rPr>
          <w:rStyle w:val="affff1"/>
          <w:rtl/>
        </w:rPr>
        <w:t>:</w:t>
      </w:r>
      <w:r w:rsidRPr="00C35A2C">
        <w:rPr>
          <w:rtl/>
        </w:rPr>
        <w:t xml:space="preserve"> </w:t>
      </w:r>
      <w:r w:rsidRPr="00C35A2C">
        <w:rPr>
          <w:rFonts w:hint="cs"/>
          <w:rtl/>
        </w:rPr>
        <w:t>ראה שלא יצעקו עלי בבימ</w:t>
      </w:r>
      <w:r>
        <w:rPr>
          <w:rtl/>
        </w:rPr>
        <w:t>"</w:t>
      </w:r>
      <w:r w:rsidRPr="00C35A2C">
        <w:rPr>
          <w:rFonts w:hint="cs"/>
          <w:rtl/>
        </w:rPr>
        <w:t>ד</w:t>
      </w:r>
    </w:p>
    <w:p w14:paraId="5382D5E4" w14:textId="2D19C1B6" w:rsidR="00910F84" w:rsidRPr="00C35A2C" w:rsidRDefault="00910F84" w:rsidP="00910F84">
      <w:pPr>
        <w:rPr>
          <w:b/>
          <w:bCs/>
          <w:rtl/>
        </w:rPr>
      </w:pPr>
    </w:p>
    <w:p w14:paraId="6592314E" w14:textId="77777777" w:rsidR="006F685A" w:rsidRDefault="00910F84" w:rsidP="006F685A">
      <w:pPr>
        <w:pStyle w:val="36"/>
        <w:framePr w:wrap="notBeside"/>
        <w:rPr>
          <w:rtl/>
        </w:rPr>
      </w:pPr>
      <w:r w:rsidRPr="00C35A2C">
        <w:rPr>
          <w:rtl/>
        </w:rPr>
        <w:t>ת</w:t>
      </w:r>
      <w:r>
        <w:rPr>
          <w:rtl/>
        </w:rPr>
        <w:t>"</w:t>
      </w:r>
      <w:r w:rsidRPr="00C35A2C">
        <w:rPr>
          <w:rtl/>
        </w:rPr>
        <w:t xml:space="preserve">ר: </w:t>
      </w:r>
    </w:p>
    <w:p w14:paraId="5D547986" w14:textId="3E977202" w:rsidR="00910F84" w:rsidRDefault="00910F84" w:rsidP="00910F84">
      <w:pPr>
        <w:rPr>
          <w:rtl/>
        </w:rPr>
      </w:pPr>
      <w:r w:rsidRPr="002C6924">
        <w:rPr>
          <w:rStyle w:val="afff"/>
          <w:rtl/>
        </w:rPr>
        <w:t xml:space="preserve">הגת והמחץ והמשפך של </w:t>
      </w:r>
      <w:r w:rsidR="006F685A" w:rsidRPr="002C6924">
        <w:rPr>
          <w:rStyle w:val="afff"/>
          <w:rFonts w:hint="cs"/>
          <w:rtl/>
        </w:rPr>
        <w:t>נכרי</w:t>
      </w:r>
      <w:r w:rsidR="006F685A">
        <w:rPr>
          <w:rFonts w:hint="cs"/>
          <w:rtl/>
        </w:rPr>
        <w:t xml:space="preserve"> </w:t>
      </w:r>
      <w:r w:rsidRPr="006F685A">
        <w:rPr>
          <w:rStyle w:val="affff1"/>
          <w:rtl/>
        </w:rPr>
        <w:t>רבי</w:t>
      </w:r>
      <w:r w:rsidRPr="00C35A2C">
        <w:rPr>
          <w:rtl/>
        </w:rPr>
        <w:t xml:space="preserve"> מתיר בניגוב, </w:t>
      </w:r>
      <w:r w:rsidRPr="006F685A">
        <w:rPr>
          <w:rStyle w:val="affff1"/>
          <w:rtl/>
        </w:rPr>
        <w:t>וחכמים</w:t>
      </w:r>
      <w:r w:rsidRPr="00C35A2C">
        <w:rPr>
          <w:rtl/>
        </w:rPr>
        <w:t xml:space="preserve"> אוסרין; </w:t>
      </w:r>
    </w:p>
    <w:p w14:paraId="0CC6EBFD" w14:textId="77777777" w:rsidR="00910F84" w:rsidRDefault="00910F84" w:rsidP="00910F84">
      <w:pPr>
        <w:rPr>
          <w:rtl/>
        </w:rPr>
      </w:pPr>
      <w:r w:rsidRPr="002707C6">
        <w:rPr>
          <w:rStyle w:val="affff1"/>
          <w:rtl/>
        </w:rPr>
        <w:t>ומודה רבי</w:t>
      </w:r>
      <w:r w:rsidRPr="00C35A2C">
        <w:rPr>
          <w:rtl/>
        </w:rPr>
        <w:t xml:space="preserve"> בקנקנים של ע</w:t>
      </w:r>
      <w:r w:rsidRPr="00C35A2C">
        <w:rPr>
          <w:rFonts w:hint="cs"/>
          <w:rtl/>
        </w:rPr>
        <w:t>כו</w:t>
      </w:r>
      <w:r>
        <w:rPr>
          <w:rtl/>
        </w:rPr>
        <w:t>"</w:t>
      </w:r>
      <w:r w:rsidRPr="00C35A2C">
        <w:rPr>
          <w:rFonts w:hint="cs"/>
          <w:rtl/>
        </w:rPr>
        <w:t xml:space="preserve">ם </w:t>
      </w:r>
      <w:r w:rsidRPr="00C35A2C">
        <w:rPr>
          <w:rtl/>
        </w:rPr>
        <w:t xml:space="preserve">שהן אסורין, </w:t>
      </w:r>
      <w:r w:rsidRPr="00C35A2C">
        <w:rPr>
          <w:rFonts w:hint="cs"/>
          <w:rtl/>
        </w:rPr>
        <w:t>ד</w:t>
      </w:r>
      <w:r w:rsidRPr="00C35A2C">
        <w:rPr>
          <w:rtl/>
        </w:rPr>
        <w:t xml:space="preserve">זה מכניסו בקיום וזה אין מכניסו בקיום; </w:t>
      </w:r>
    </w:p>
    <w:p w14:paraId="46580860" w14:textId="77777777" w:rsidR="00910F84" w:rsidRPr="00C35A2C" w:rsidRDefault="00910F84" w:rsidP="00910F84">
      <w:pPr>
        <w:rPr>
          <w:rtl/>
        </w:rPr>
      </w:pPr>
      <w:r w:rsidRPr="00C35A2C">
        <w:rPr>
          <w:rtl/>
        </w:rPr>
        <w:t>ושל עץ ושל אבן ינגב, ואם היו מזופפין - אסורין.</w:t>
      </w:r>
    </w:p>
    <w:p w14:paraId="3423D976" w14:textId="77777777" w:rsidR="002707C6" w:rsidRDefault="00910F84" w:rsidP="002707C6">
      <w:pPr>
        <w:pStyle w:val="36"/>
        <w:framePr w:wrap="notBeside"/>
        <w:rPr>
          <w:rtl/>
        </w:rPr>
      </w:pPr>
      <w:r w:rsidRPr="00C35A2C">
        <w:rPr>
          <w:rtl/>
        </w:rPr>
        <w:t>ו</w:t>
      </w:r>
      <w:r w:rsidRPr="00C35A2C">
        <w:rPr>
          <w:rFonts w:hint="cs"/>
          <w:rtl/>
        </w:rPr>
        <w:t>הך ד</w:t>
      </w:r>
      <w:r w:rsidRPr="00C35A2C">
        <w:rPr>
          <w:rtl/>
        </w:rPr>
        <w:t xml:space="preserve">תנן: </w:t>
      </w:r>
    </w:p>
    <w:p w14:paraId="786866D6" w14:textId="77777777" w:rsidR="002C6924" w:rsidRDefault="00910F84" w:rsidP="00910F84">
      <w:pPr>
        <w:rPr>
          <w:rtl/>
        </w:rPr>
      </w:pPr>
      <w:r w:rsidRPr="002C6924">
        <w:rPr>
          <w:rStyle w:val="afff"/>
          <w:rtl/>
        </w:rPr>
        <w:t>גת של אבן שזפתה עכו"ם</w:t>
      </w:r>
      <w:r w:rsidRPr="00C35A2C">
        <w:rPr>
          <w:rtl/>
        </w:rPr>
        <w:t xml:space="preserve"> - מנגבה והיא טהורה! </w:t>
      </w:r>
    </w:p>
    <w:p w14:paraId="3A461EF2" w14:textId="6C14E37F" w:rsidR="00910F84" w:rsidRPr="00C35A2C" w:rsidRDefault="00910F84" w:rsidP="00910F84">
      <w:pPr>
        <w:rPr>
          <w:rtl/>
        </w:rPr>
      </w:pPr>
      <w:r w:rsidRPr="00C35A2C">
        <w:rPr>
          <w:rtl/>
        </w:rPr>
        <w:t>מתניתין - דלא דרך בה, ברייתא - דדרך בה.</w:t>
      </w:r>
    </w:p>
    <w:p w14:paraId="65C5C5A6" w14:textId="77777777" w:rsidR="002C6924" w:rsidRDefault="00910F84" w:rsidP="002C6924">
      <w:pPr>
        <w:pStyle w:val="36"/>
        <w:framePr w:wrap="notBeside"/>
        <w:rPr>
          <w:rStyle w:val="affff1"/>
          <w:rtl/>
        </w:rPr>
      </w:pPr>
      <w:r w:rsidRPr="002707C6">
        <w:rPr>
          <w:rStyle w:val="affff1"/>
          <w:rtl/>
        </w:rPr>
        <w:t>וה</w:t>
      </w:r>
      <w:r w:rsidR="002C6924">
        <w:rPr>
          <w:rStyle w:val="affff1"/>
          <w:rFonts w:hint="cs"/>
          <w:rtl/>
        </w:rPr>
        <w:t>ך ד</w:t>
      </w:r>
      <w:r w:rsidRPr="002707C6">
        <w:rPr>
          <w:rStyle w:val="affff1"/>
          <w:rtl/>
        </w:rPr>
        <w:t>תנן</w:t>
      </w:r>
    </w:p>
    <w:p w14:paraId="2C5DA1FA" w14:textId="6220F891" w:rsidR="00910F84" w:rsidRDefault="00910F84" w:rsidP="00910F84">
      <w:pPr>
        <w:rPr>
          <w:rtl/>
        </w:rPr>
      </w:pPr>
      <w:r w:rsidRPr="00C35A2C">
        <w:rPr>
          <w:rtl/>
        </w:rPr>
        <w:t xml:space="preserve">של חרס, </w:t>
      </w:r>
      <w:r w:rsidR="002707C6">
        <w:rPr>
          <w:rFonts w:hint="cs"/>
          <w:rtl/>
        </w:rPr>
        <w:t xml:space="preserve">אף </w:t>
      </w:r>
      <w:r w:rsidRPr="00C35A2C">
        <w:rPr>
          <w:rtl/>
        </w:rPr>
        <w:t>שקלף את הזפת הר</w:t>
      </w:r>
      <w:r>
        <w:rPr>
          <w:rtl/>
        </w:rPr>
        <w:t>"</w:t>
      </w:r>
      <w:r w:rsidRPr="00C35A2C">
        <w:rPr>
          <w:rFonts w:hint="cs"/>
          <w:rtl/>
        </w:rPr>
        <w:t xml:space="preserve">ז </w:t>
      </w:r>
      <w:r w:rsidRPr="00C35A2C">
        <w:rPr>
          <w:rtl/>
        </w:rPr>
        <w:t xml:space="preserve"> אסורה! </w:t>
      </w:r>
    </w:p>
    <w:p w14:paraId="6D3A0FE8" w14:textId="77777777" w:rsidR="002707C6" w:rsidRDefault="00910F84" w:rsidP="002707C6">
      <w:pPr>
        <w:pStyle w:val="36"/>
        <w:framePr w:wrap="notBeside"/>
        <w:rPr>
          <w:rtl/>
        </w:rPr>
      </w:pPr>
      <w:r w:rsidRPr="00C35A2C">
        <w:rPr>
          <w:rtl/>
        </w:rPr>
        <w:t xml:space="preserve">אמר רבא: </w:t>
      </w:r>
    </w:p>
    <w:p w14:paraId="085D21B1" w14:textId="0B807E44" w:rsidR="00910F84" w:rsidRPr="00C35A2C" w:rsidRDefault="00910F84" w:rsidP="002C6924">
      <w:pPr>
        <w:spacing w:after="120"/>
        <w:rPr>
          <w:rtl/>
        </w:rPr>
      </w:pPr>
      <w:r w:rsidRPr="00C35A2C">
        <w:rPr>
          <w:rtl/>
        </w:rPr>
        <w:t>סיפא דמתני' אתאן לרבנן.</w:t>
      </w:r>
    </w:p>
    <w:p w14:paraId="533C0DAA" w14:textId="523DD073" w:rsidR="002707C6" w:rsidRDefault="00910F84" w:rsidP="002707C6">
      <w:pPr>
        <w:pStyle w:val="36"/>
        <w:framePr w:wrap="notBeside"/>
        <w:rPr>
          <w:rtl/>
        </w:rPr>
      </w:pPr>
      <w:r w:rsidRPr="00C35A2C">
        <w:rPr>
          <w:rFonts w:hint="cs"/>
          <w:rtl/>
        </w:rPr>
        <w:t xml:space="preserve"> </w:t>
      </w:r>
      <w:r w:rsidRPr="00C35A2C">
        <w:rPr>
          <w:rtl/>
        </w:rPr>
        <w:t xml:space="preserve">דרש רבא: </w:t>
      </w:r>
    </w:p>
    <w:p w14:paraId="77E236A0" w14:textId="79FF53BA" w:rsidR="00910F84" w:rsidRPr="00C35A2C" w:rsidRDefault="00910F84" w:rsidP="002C6924">
      <w:pPr>
        <w:pStyle w:val="affff2"/>
        <w:rPr>
          <w:rtl/>
        </w:rPr>
      </w:pPr>
      <w:r w:rsidRPr="00C35A2C">
        <w:rPr>
          <w:rFonts w:hint="cs"/>
          <w:rtl/>
        </w:rPr>
        <w:t>כדי להכשיר הגת הרתיחוה במים רותחין</w:t>
      </w:r>
    </w:p>
    <w:p w14:paraId="2201F46C" w14:textId="77777777" w:rsidR="002707C6" w:rsidRDefault="00910F84" w:rsidP="002707C6">
      <w:pPr>
        <w:pStyle w:val="36"/>
        <w:framePr w:wrap="notBeside"/>
        <w:rPr>
          <w:rtl/>
        </w:rPr>
      </w:pPr>
      <w:r w:rsidRPr="00C35A2C">
        <w:rPr>
          <w:rtl/>
        </w:rPr>
        <w:t xml:space="preserve">רבא </w:t>
      </w:r>
    </w:p>
    <w:p w14:paraId="3C568239" w14:textId="627239BA" w:rsidR="00910F84" w:rsidRPr="00C35A2C" w:rsidRDefault="002C6924" w:rsidP="00910F84">
      <w:pPr>
        <w:rPr>
          <w:rtl/>
        </w:rPr>
      </w:pPr>
      <w:r>
        <w:rPr>
          <w:rFonts w:hint="cs"/>
          <w:rtl/>
        </w:rPr>
        <w:t>כש</w:t>
      </w:r>
      <w:r w:rsidR="00910F84" w:rsidRPr="00C35A2C">
        <w:rPr>
          <w:rFonts w:hint="cs"/>
          <w:rtl/>
        </w:rPr>
        <w:t xml:space="preserve">שלח כדים </w:t>
      </w:r>
      <w:r w:rsidR="00910F84" w:rsidRPr="00C35A2C">
        <w:rPr>
          <w:rtl/>
        </w:rPr>
        <w:t xml:space="preserve">להרפניא, </w:t>
      </w:r>
      <w:r>
        <w:rPr>
          <w:rFonts w:hint="cs"/>
          <w:rtl/>
        </w:rPr>
        <w:t xml:space="preserve">הפכם על </w:t>
      </w:r>
      <w:r w:rsidR="00910F84" w:rsidRPr="00C35A2C">
        <w:rPr>
          <w:rFonts w:hint="cs"/>
          <w:rtl/>
        </w:rPr>
        <w:t xml:space="preserve">פניהם וחותם עליהם השק מלמעלה והיינו חותם בתוך חותם </w:t>
      </w:r>
    </w:p>
    <w:p w14:paraId="0BD25F7C" w14:textId="77777777" w:rsidR="002707C6" w:rsidRDefault="00910F84" w:rsidP="002707C6">
      <w:pPr>
        <w:pStyle w:val="36"/>
        <w:framePr w:wrap="notBeside"/>
        <w:rPr>
          <w:rtl/>
        </w:rPr>
      </w:pPr>
      <w:r w:rsidRPr="00C35A2C">
        <w:rPr>
          <w:rFonts w:hint="cs"/>
          <w:rtl/>
        </w:rPr>
        <w:t>דס</w:t>
      </w:r>
      <w:r>
        <w:rPr>
          <w:rtl/>
        </w:rPr>
        <w:t>"</w:t>
      </w:r>
      <w:r w:rsidRPr="00C35A2C">
        <w:rPr>
          <w:rFonts w:hint="cs"/>
          <w:rtl/>
        </w:rPr>
        <w:t xml:space="preserve">ל </w:t>
      </w:r>
    </w:p>
    <w:p w14:paraId="5DCEA656" w14:textId="36F90F72" w:rsidR="00910F84" w:rsidRDefault="00910F84" w:rsidP="00910F84">
      <w:pPr>
        <w:rPr>
          <w:rtl/>
        </w:rPr>
      </w:pPr>
      <w:r w:rsidRPr="00C35A2C">
        <w:rPr>
          <w:rtl/>
        </w:rPr>
        <w:t>כל דבר שמכניסו לקיום, אפילו לפי שעה - גזרו ב</w:t>
      </w:r>
      <w:r w:rsidRPr="00C35A2C">
        <w:rPr>
          <w:rFonts w:hint="cs"/>
          <w:rtl/>
        </w:rPr>
        <w:t>ו</w:t>
      </w:r>
      <w:r w:rsidRPr="00C35A2C">
        <w:rPr>
          <w:rtl/>
        </w:rPr>
        <w:t xml:space="preserve"> רבנן.</w:t>
      </w:r>
    </w:p>
    <w:p w14:paraId="1B424094" w14:textId="69F29BE3" w:rsidR="002C6924" w:rsidRPr="00C35A2C" w:rsidRDefault="002C6924" w:rsidP="002C6924">
      <w:pPr>
        <w:pStyle w:val="afffe"/>
        <w:rPr>
          <w:rtl/>
        </w:rPr>
      </w:pPr>
      <w:r>
        <w:rPr>
          <w:rFonts w:hint="cs"/>
          <w:rtl/>
        </w:rPr>
        <w:t>****</w:t>
      </w:r>
    </w:p>
    <w:p w14:paraId="5BD02514" w14:textId="5C52A127" w:rsidR="00DE7153" w:rsidRDefault="00DE7153">
      <w:pPr>
        <w:bidi w:val="0"/>
        <w:spacing w:after="160" w:line="259" w:lineRule="auto"/>
        <w:jc w:val="left"/>
      </w:pPr>
      <w:r>
        <w:rPr>
          <w:rtl/>
        </w:rPr>
        <w:br w:type="page"/>
      </w:r>
    </w:p>
    <w:p w14:paraId="68FD2BB5" w14:textId="77777777" w:rsidR="00910F84" w:rsidRPr="00C35A2C" w:rsidRDefault="00910F84" w:rsidP="00910F84">
      <w:pPr>
        <w:rPr>
          <w:rtl/>
        </w:rPr>
      </w:pPr>
    </w:p>
    <w:p w14:paraId="5B2B696C" w14:textId="77777777" w:rsidR="00910F84" w:rsidRPr="00C35A2C" w:rsidRDefault="00910F84" w:rsidP="00910F84">
      <w:pPr>
        <w:rPr>
          <w:rtl/>
        </w:rPr>
      </w:pPr>
      <w:r w:rsidRPr="00C35A2C">
        <w:rPr>
          <w:rFonts w:ascii="FontbitDavid" w:hAnsi="FontbitDavid"/>
          <w:b/>
          <w:bCs/>
          <w:sz w:val="32"/>
          <w:rtl/>
        </w:rPr>
        <w:t>•</w:t>
      </w:r>
      <w:r w:rsidRPr="00C35A2C">
        <w:rPr>
          <w:rFonts w:hint="cs"/>
          <w:b/>
          <w:bCs/>
          <w:rtl/>
        </w:rPr>
        <w:t xml:space="preserve"> </w:t>
      </w:r>
      <w:r w:rsidRPr="00C35A2C">
        <w:rPr>
          <w:b/>
          <w:bCs/>
          <w:rtl/>
        </w:rPr>
        <w:t xml:space="preserve">במה מנגבן? </w:t>
      </w:r>
      <w:r w:rsidRPr="00C35A2C">
        <w:rPr>
          <w:rtl/>
        </w:rPr>
        <w:t xml:space="preserve"> </w:t>
      </w:r>
    </w:p>
    <w:p w14:paraId="2B78496C" w14:textId="77777777" w:rsidR="00910F84" w:rsidRPr="00C35A2C" w:rsidRDefault="00910F84" w:rsidP="00910F84">
      <w:pPr>
        <w:pStyle w:val="aff6"/>
        <w:framePr w:wrap="around"/>
        <w:rPr>
          <w:rtl/>
        </w:rPr>
      </w:pPr>
      <w:r w:rsidRPr="00C35A2C">
        <w:rPr>
          <w:rFonts w:hint="cs"/>
          <w:rtl/>
        </w:rPr>
        <w:t xml:space="preserve">עה. </w:t>
      </w:r>
    </w:p>
    <w:p w14:paraId="41CC23FF" w14:textId="77777777" w:rsidR="00275524" w:rsidRPr="00C35A2C" w:rsidRDefault="00910F84" w:rsidP="00275524">
      <w:pPr>
        <w:rPr>
          <w:rtl/>
        </w:rPr>
      </w:pPr>
      <w:r w:rsidRPr="00275524">
        <w:rPr>
          <w:rStyle w:val="affff1"/>
          <w:rtl/>
        </w:rPr>
        <w:t>רב</w:t>
      </w:r>
      <w:r w:rsidRPr="00C35A2C">
        <w:rPr>
          <w:rtl/>
        </w:rPr>
        <w:t xml:space="preserve">: במים, והוא הדין לאפר; </w:t>
      </w:r>
      <w:r w:rsidR="00275524" w:rsidRPr="00275524">
        <w:rPr>
          <w:rStyle w:val="affff1"/>
          <w:rFonts w:hint="cs"/>
          <w:rtl/>
        </w:rPr>
        <w:t>רבב</w:t>
      </w:r>
      <w:r w:rsidR="00275524" w:rsidRPr="00275524">
        <w:rPr>
          <w:rStyle w:val="affff1"/>
          <w:rtl/>
        </w:rPr>
        <w:t>"</w:t>
      </w:r>
      <w:r w:rsidR="00275524" w:rsidRPr="00275524">
        <w:rPr>
          <w:rStyle w:val="affff1"/>
          <w:rFonts w:hint="cs"/>
          <w:rtl/>
        </w:rPr>
        <w:t>ח</w:t>
      </w:r>
      <w:r w:rsidR="00275524" w:rsidRPr="00275524">
        <w:rPr>
          <w:rStyle w:val="affff1"/>
          <w:rtl/>
        </w:rPr>
        <w:t>:</w:t>
      </w:r>
      <w:r w:rsidR="00275524" w:rsidRPr="00C35A2C">
        <w:rPr>
          <w:rtl/>
        </w:rPr>
        <w:t xml:space="preserve"> לאפר, והוא הדין למים, </w:t>
      </w:r>
    </w:p>
    <w:p w14:paraId="0F5857B0" w14:textId="77777777" w:rsidR="00275524" w:rsidRDefault="00275524" w:rsidP="00275524">
      <w:pPr>
        <w:pStyle w:val="36"/>
        <w:framePr w:wrap="notBeside"/>
        <w:rPr>
          <w:rtl/>
        </w:rPr>
      </w:pPr>
      <w:r>
        <w:rPr>
          <w:rFonts w:hint="cs"/>
          <w:rtl/>
        </w:rPr>
        <w:t>ולא חלקו</w:t>
      </w:r>
    </w:p>
    <w:p w14:paraId="24FC53FC" w14:textId="227D97DE" w:rsidR="00910F84" w:rsidRPr="00C35A2C" w:rsidRDefault="00275524" w:rsidP="00275524">
      <w:pPr>
        <w:rPr>
          <w:rtl/>
        </w:rPr>
      </w:pPr>
      <w:r>
        <w:rPr>
          <w:rFonts w:hint="cs"/>
          <w:rtl/>
        </w:rPr>
        <w:t xml:space="preserve"> </w:t>
      </w:r>
      <w:r w:rsidR="00910F84" w:rsidRPr="00C35A2C">
        <w:rPr>
          <w:rtl/>
        </w:rPr>
        <w:t>ב</w:t>
      </w:r>
      <w:r w:rsidR="00910F84" w:rsidRPr="00C35A2C">
        <w:rPr>
          <w:rFonts w:hint="cs"/>
          <w:rtl/>
        </w:rPr>
        <w:t xml:space="preserve">גת רטובה </w:t>
      </w:r>
      <w:r w:rsidR="00910F84" w:rsidRPr="00275524">
        <w:rPr>
          <w:rStyle w:val="affff8"/>
          <w:rFonts w:hint="cs"/>
          <w:rtl/>
        </w:rPr>
        <w:t>[קודם באפר ואח</w:t>
      </w:r>
      <w:r w:rsidR="00910F84" w:rsidRPr="00275524">
        <w:rPr>
          <w:rStyle w:val="affff8"/>
          <w:rtl/>
        </w:rPr>
        <w:t>"</w:t>
      </w:r>
      <w:r w:rsidR="00910F84" w:rsidRPr="00275524">
        <w:rPr>
          <w:rStyle w:val="affff8"/>
          <w:rFonts w:hint="cs"/>
          <w:rtl/>
        </w:rPr>
        <w:t>כ במים]</w:t>
      </w:r>
      <w:r w:rsidR="00910F84" w:rsidRPr="00275524">
        <w:rPr>
          <w:rStyle w:val="affff8"/>
          <w:rtl/>
        </w:rPr>
        <w:t>,</w:t>
      </w:r>
      <w:r w:rsidR="00910F84" w:rsidRPr="00C35A2C">
        <w:rPr>
          <w:rtl/>
        </w:rPr>
        <w:t xml:space="preserve"> </w:t>
      </w:r>
      <w:r w:rsidR="00910F84" w:rsidRPr="00C35A2C">
        <w:rPr>
          <w:rFonts w:hint="cs"/>
          <w:rtl/>
        </w:rPr>
        <w:t>ו</w:t>
      </w:r>
      <w:r w:rsidR="00910F84" w:rsidRPr="00C35A2C">
        <w:rPr>
          <w:rtl/>
        </w:rPr>
        <w:t>הא ביבש</w:t>
      </w:r>
      <w:r w:rsidR="00910F84" w:rsidRPr="00C35A2C">
        <w:rPr>
          <w:rFonts w:hint="cs"/>
          <w:rtl/>
        </w:rPr>
        <w:t>ה</w:t>
      </w:r>
      <w:r w:rsidR="00910F84" w:rsidRPr="00C35A2C">
        <w:rPr>
          <w:rtl/>
        </w:rPr>
        <w:t>.</w:t>
      </w:r>
    </w:p>
    <w:p w14:paraId="3B2BF572" w14:textId="77777777" w:rsidR="00910F84" w:rsidRPr="00C35A2C" w:rsidRDefault="00910F84" w:rsidP="00910F84">
      <w:pPr>
        <w:rPr>
          <w:rtl/>
        </w:rPr>
      </w:pPr>
    </w:p>
    <w:p w14:paraId="78EE1697" w14:textId="49B8593D" w:rsidR="00275524" w:rsidRDefault="00910F84" w:rsidP="00275524">
      <w:pPr>
        <w:pStyle w:val="36"/>
        <w:framePr w:wrap="notBeside"/>
        <w:rPr>
          <w:rtl/>
        </w:rPr>
      </w:pPr>
      <w:r w:rsidRPr="00B55DBF">
        <w:rPr>
          <w:rtl/>
        </w:rPr>
        <w:t xml:space="preserve"> </w:t>
      </w:r>
      <w:r w:rsidR="00275524">
        <w:rPr>
          <w:rFonts w:hint="cs"/>
          <w:rtl/>
        </w:rPr>
        <w:t>בסורא מתנו מ</w:t>
      </w:r>
      <w:r w:rsidRPr="00B55DBF">
        <w:rPr>
          <w:rtl/>
        </w:rPr>
        <w:t xml:space="preserve">רב </w:t>
      </w:r>
    </w:p>
    <w:p w14:paraId="2073F08E" w14:textId="43D22DB3" w:rsidR="00910F84" w:rsidRPr="00C35A2C" w:rsidRDefault="00910F84" w:rsidP="00275524">
      <w:pPr>
        <w:rPr>
          <w:rtl/>
        </w:rPr>
      </w:pPr>
      <w:r w:rsidRPr="00C35A2C">
        <w:rPr>
          <w:rtl/>
        </w:rPr>
        <w:t>תרתי תלת</w:t>
      </w:r>
      <w:r w:rsidRPr="00C35A2C">
        <w:rPr>
          <w:rFonts w:hint="cs"/>
          <w:rtl/>
        </w:rPr>
        <w:t xml:space="preserve"> כלומר בגת יבשה ג' </w:t>
      </w:r>
      <w:r w:rsidRPr="00C35A2C">
        <w:rPr>
          <w:rtl/>
        </w:rPr>
        <w:t>–</w:t>
      </w:r>
      <w:r w:rsidRPr="00C35A2C">
        <w:rPr>
          <w:rFonts w:hint="cs"/>
          <w:rtl/>
        </w:rPr>
        <w:t xml:space="preserve"> [מים אפר מים]</w:t>
      </w:r>
      <w:r w:rsidRPr="00C35A2C">
        <w:rPr>
          <w:rtl/>
        </w:rPr>
        <w:t xml:space="preserve">, </w:t>
      </w:r>
    </w:p>
    <w:p w14:paraId="7A2A6CA6" w14:textId="77777777" w:rsidR="00275524" w:rsidRDefault="00910F84" w:rsidP="00275524">
      <w:pPr>
        <w:pStyle w:val="36"/>
        <w:framePr w:wrap="notBeside"/>
        <w:rPr>
          <w:rtl/>
        </w:rPr>
      </w:pPr>
      <w:r w:rsidRPr="00C35A2C">
        <w:rPr>
          <w:rtl/>
        </w:rPr>
        <w:t xml:space="preserve">ושמואל </w:t>
      </w:r>
    </w:p>
    <w:p w14:paraId="1AE03EC5" w14:textId="25F20DA4" w:rsidR="00910F84" w:rsidRPr="00275524" w:rsidRDefault="00910F84" w:rsidP="00275524">
      <w:pPr>
        <w:rPr>
          <w:rStyle w:val="affff8"/>
          <w:rtl/>
        </w:rPr>
      </w:pPr>
      <w:r w:rsidRPr="00C35A2C">
        <w:rPr>
          <w:rtl/>
        </w:rPr>
        <w:t>תלת ד'</w:t>
      </w:r>
      <w:r w:rsidR="00275524">
        <w:rPr>
          <w:rFonts w:hint="cs"/>
          <w:rtl/>
        </w:rPr>
        <w:t xml:space="preserve"> </w:t>
      </w:r>
      <w:r w:rsidRPr="00275524">
        <w:rPr>
          <w:rStyle w:val="affff8"/>
          <w:rFonts w:hint="cs"/>
          <w:rtl/>
        </w:rPr>
        <w:t>[מים אפר מים אפר]</w:t>
      </w:r>
      <w:r w:rsidRPr="00275524">
        <w:rPr>
          <w:rStyle w:val="affff8"/>
          <w:rtl/>
        </w:rPr>
        <w:t>.</w:t>
      </w:r>
    </w:p>
    <w:p w14:paraId="27D4D479" w14:textId="77777777" w:rsidR="00910F84" w:rsidRPr="00C35A2C" w:rsidRDefault="00910F84" w:rsidP="00910F84">
      <w:pPr>
        <w:rPr>
          <w:rtl/>
        </w:rPr>
      </w:pPr>
      <w:r w:rsidRPr="00C35A2C">
        <w:rPr>
          <w:rtl/>
        </w:rPr>
        <w:t>בסורא מתנו הכי.</w:t>
      </w:r>
    </w:p>
    <w:p w14:paraId="026C7D2E" w14:textId="77777777" w:rsidR="00275524" w:rsidRDefault="00910F84" w:rsidP="00275524">
      <w:pPr>
        <w:pStyle w:val="36"/>
        <w:framePr w:wrap="notBeside"/>
        <w:rPr>
          <w:rtl/>
        </w:rPr>
      </w:pPr>
      <w:r w:rsidRPr="00C35A2C">
        <w:rPr>
          <w:rtl/>
        </w:rPr>
        <w:t xml:space="preserve">בפומבדיתא מתנו, </w:t>
      </w:r>
    </w:p>
    <w:p w14:paraId="2AE7F5AF" w14:textId="7A5D00AB" w:rsidR="00910F84" w:rsidRPr="00C35A2C" w:rsidRDefault="00910F84" w:rsidP="00910F84">
      <w:pPr>
        <w:rPr>
          <w:rtl/>
        </w:rPr>
      </w:pPr>
      <w:r w:rsidRPr="00275524">
        <w:rPr>
          <w:rStyle w:val="affff1"/>
          <w:rFonts w:hint="cs"/>
          <w:rtl/>
        </w:rPr>
        <w:t>מדרב</w:t>
      </w:r>
      <w:r w:rsidRPr="00275524">
        <w:rPr>
          <w:rStyle w:val="affff1"/>
          <w:rtl/>
        </w:rPr>
        <w:t>:</w:t>
      </w:r>
      <w:r w:rsidRPr="00C35A2C">
        <w:rPr>
          <w:rtl/>
        </w:rPr>
        <w:t xml:space="preserve"> תלת </w:t>
      </w:r>
      <w:r w:rsidRPr="00FF1C37">
        <w:rPr>
          <w:rStyle w:val="afffd"/>
          <w:rtl/>
        </w:rPr>
        <w:t>ד'</w:t>
      </w:r>
      <w:r w:rsidRPr="00275524">
        <w:rPr>
          <w:rStyle w:val="affff1"/>
          <w:rtl/>
        </w:rPr>
        <w:t>, ושמואל</w:t>
      </w:r>
      <w:r w:rsidRPr="00FF1C37">
        <w:rPr>
          <w:rStyle w:val="afffd"/>
          <w:rtl/>
        </w:rPr>
        <w:t xml:space="preserve">: ד' </w:t>
      </w:r>
      <w:r w:rsidRPr="00C35A2C">
        <w:rPr>
          <w:rtl/>
        </w:rPr>
        <w:t>ה'.</w:t>
      </w:r>
    </w:p>
    <w:p w14:paraId="05FEEACE" w14:textId="77777777" w:rsidR="00275524" w:rsidRDefault="00910F84" w:rsidP="00275524">
      <w:pPr>
        <w:pStyle w:val="36"/>
        <w:framePr w:wrap="notBeside"/>
        <w:rPr>
          <w:rtl/>
        </w:rPr>
      </w:pPr>
      <w:r>
        <w:rPr>
          <w:rtl/>
        </w:rPr>
        <w:t xml:space="preserve">- </w:t>
      </w:r>
      <w:r w:rsidRPr="00C35A2C">
        <w:rPr>
          <w:rtl/>
        </w:rPr>
        <w:t xml:space="preserve">ולא </w:t>
      </w:r>
      <w:r w:rsidRPr="00280F6D">
        <w:rPr>
          <w:b/>
          <w:bCs/>
          <w:rtl/>
        </w:rPr>
        <w:t>פליגי</w:t>
      </w:r>
      <w:r w:rsidRPr="00C35A2C">
        <w:rPr>
          <w:rtl/>
        </w:rPr>
        <w:t xml:space="preserve">: </w:t>
      </w:r>
    </w:p>
    <w:p w14:paraId="1FC8F83E" w14:textId="7292D4E9" w:rsidR="00910F84" w:rsidRPr="00C35A2C" w:rsidRDefault="00910F84" w:rsidP="00275524">
      <w:pPr>
        <w:rPr>
          <w:rtl/>
        </w:rPr>
      </w:pPr>
      <w:r w:rsidRPr="00C35A2C">
        <w:rPr>
          <w:rtl/>
        </w:rPr>
        <w:t xml:space="preserve">מר </w:t>
      </w:r>
      <w:r w:rsidRPr="00C35A2C">
        <w:rPr>
          <w:rFonts w:hint="cs"/>
          <w:rtl/>
        </w:rPr>
        <w:t>לא החשיב מים אח</w:t>
      </w:r>
      <w:r>
        <w:rPr>
          <w:rtl/>
        </w:rPr>
        <w:t>"</w:t>
      </w:r>
      <w:r w:rsidRPr="00C35A2C">
        <w:rPr>
          <w:rFonts w:hint="cs"/>
          <w:rtl/>
        </w:rPr>
        <w:t>כ ומר החשיב</w:t>
      </w:r>
      <w:r w:rsidRPr="00C35A2C">
        <w:rPr>
          <w:rtl/>
        </w:rPr>
        <w:t>.</w:t>
      </w:r>
    </w:p>
    <w:p w14:paraId="7BE828CE" w14:textId="77777777" w:rsidR="00910F84" w:rsidRDefault="00910F84" w:rsidP="00910F84">
      <w:pPr>
        <w:rPr>
          <w:rtl/>
        </w:rPr>
      </w:pPr>
      <w:r w:rsidRPr="00722938">
        <w:rPr>
          <w:rFonts w:ascii="FontbitDavid" w:hAnsi="FontbitDavid"/>
          <w:b/>
          <w:bCs/>
          <w:sz w:val="32"/>
          <w:rtl/>
        </w:rPr>
        <w:t>•</w:t>
      </w:r>
      <w:r w:rsidRPr="00722938">
        <w:rPr>
          <w:rFonts w:hint="cs"/>
          <w:b/>
          <w:bCs/>
          <w:rtl/>
        </w:rPr>
        <w:t xml:space="preserve"> </w:t>
      </w:r>
      <w:r w:rsidRPr="00722938">
        <w:rPr>
          <w:b/>
          <w:bCs/>
          <w:rtl/>
        </w:rPr>
        <w:t>בעו מרבי אבהו</w:t>
      </w:r>
      <w:r w:rsidRPr="00722938">
        <w:rPr>
          <w:rtl/>
        </w:rPr>
        <w:t xml:space="preserve">: הני גורגי </w:t>
      </w:r>
      <w:r w:rsidRPr="00C35A2C">
        <w:rPr>
          <w:rtl/>
        </w:rPr>
        <w:t>דארמאי, מאי? א</w:t>
      </w:r>
      <w:r>
        <w:rPr>
          <w:rtl/>
        </w:rPr>
        <w:t>"</w:t>
      </w:r>
      <w:r w:rsidRPr="00C35A2C">
        <w:rPr>
          <w:rtl/>
        </w:rPr>
        <w:t>ל רבי אבהו, תניתוה: הרי שהיו גתיו ובית בדיו טמאין, ובקש לעשותן בטהרה - הדפין והעדשין והלולבין מדיחן, והעקלין של נצרין ושל בצבוץ מנגבן, ושל שיפה ושל גמי מישנן י</w:t>
      </w:r>
      <w:r>
        <w:rPr>
          <w:rtl/>
        </w:rPr>
        <w:t>"</w:t>
      </w:r>
      <w:r w:rsidRPr="00C35A2C">
        <w:rPr>
          <w:rtl/>
        </w:rPr>
        <w:t xml:space="preserve">ב חדש; </w:t>
      </w:r>
    </w:p>
    <w:p w14:paraId="14724F37" w14:textId="77777777" w:rsidR="00910F84" w:rsidRPr="00C35A2C" w:rsidRDefault="00910F84" w:rsidP="00910F84">
      <w:pPr>
        <w:rPr>
          <w:rtl/>
        </w:rPr>
      </w:pPr>
      <w:r>
        <w:rPr>
          <w:rStyle w:val="affff1"/>
          <w:rtl/>
          <w:rPrChange w:id="10748" w:author="מנוע אמוראים" w:date="2026-10-05T16:41:56Z">
            <w:rPr>
              <w:rtl/>
            </w:rPr>
          </w:rPrChange>
        </w:rPr>
        <w:t xml:space="preserve">רשב</w:t>
      </w:r>
      <w:r>
        <w:rPr>
          <w:rStyle w:val="affff1"/>
          <w:rtl/>
          <w:rPrChange w:id="10749" w:author="מנוע אמוראים" w:date="2026-10-05T16:41:56Z">
            <w:rPr>
              <w:rtl/>
            </w:rPr>
          </w:rPrChange>
        </w:rPr>
        <w:t xml:space="preserve">"</w:t>
      </w:r>
      <w:r>
        <w:rPr>
          <w:rStyle w:val="affff1"/>
          <w:rtl/>
          <w:rPrChange w:id="10750" w:author="מנוע אמוראים" w:date="2026-10-05T16:41:56Z">
            <w:rPr>
              <w:rtl/>
            </w:rPr>
          </w:rPrChange>
        </w:rPr>
        <w:t xml:space="preserve">ג</w:t>
      </w:r>
      <w:r>
        <w:rPr>
          <w:rtl/>
        </w:rPr>
        <w:t xml:space="preserve"> אומר: מניחן מגת לגת ומבד לבד.</w:t>
      </w:r>
    </w:p>
    <w:p w14:paraId="0055A582" w14:textId="77777777" w:rsidR="00910F84" w:rsidRPr="00C35A2C" w:rsidRDefault="00910F84" w:rsidP="00910F84">
      <w:pPr>
        <w:pStyle w:val="afffa"/>
        <w:rPr>
          <w:rtl/>
        </w:rPr>
      </w:pPr>
      <w:r>
        <w:rPr>
          <w:rtl/>
        </w:rPr>
        <w:t xml:space="preserve">- </w:t>
      </w:r>
      <w:r w:rsidRPr="00C35A2C">
        <w:rPr>
          <w:rtl/>
        </w:rPr>
        <w:t xml:space="preserve">איכא </w:t>
      </w:r>
      <w:r>
        <w:rPr>
          <w:rFonts w:hint="cs"/>
          <w:rtl/>
        </w:rPr>
        <w:t xml:space="preserve">בין ת''ק לרשב''ג </w:t>
      </w:r>
      <w:r w:rsidRPr="00C35A2C">
        <w:rPr>
          <w:rtl/>
        </w:rPr>
        <w:t>: חורפי ואפלי</w:t>
      </w:r>
      <w:r w:rsidRPr="00C35A2C">
        <w:rPr>
          <w:rFonts w:hint="cs"/>
          <w:rtl/>
        </w:rPr>
        <w:t>[עונת הסחיטה מקדימה או מאחרת]</w:t>
      </w:r>
    </w:p>
    <w:p w14:paraId="70BB2C5D"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 xml:space="preserve">ר' יוסי אומר: הרוצה לטהרן מיד - מגעילן ברותחין או חולטן במי זיתים; </w:t>
      </w:r>
    </w:p>
    <w:p w14:paraId="57A1D835" w14:textId="77777777" w:rsidR="00910F84" w:rsidRPr="00C35A2C" w:rsidRDefault="00910F84" w:rsidP="00910F84">
      <w:pPr>
        <w:rPr>
          <w:rtl/>
        </w:rPr>
      </w:pPr>
      <w:r>
        <w:rPr>
          <w:rStyle w:val="affff1"/>
          <w:rtl/>
          <w:rPrChange w:id="10751" w:author="מנוע אמוראים" w:date="2026-10-05T16:41:56Z">
            <w:rPr>
              <w:rtl/>
            </w:rPr>
          </w:rPrChange>
        </w:rPr>
        <w:t xml:space="preserve">רשב</w:t>
      </w:r>
      <w:r>
        <w:rPr>
          <w:rStyle w:val="affff1"/>
          <w:rtl/>
          <w:rPrChange w:id="10752" w:author="מנוע אמוראים" w:date="2026-10-05T16:41:56Z">
            <w:rPr>
              <w:rtl/>
            </w:rPr>
          </w:rPrChange>
        </w:rPr>
        <w:t xml:space="preserve">"</w:t>
      </w:r>
      <w:r>
        <w:rPr>
          <w:rStyle w:val="affff1"/>
          <w:rtl/>
          <w:rPrChange w:id="10753" w:author="מנוע אמוראים" w:date="2026-10-05T16:41:56Z">
            <w:rPr>
              <w:rtl/>
            </w:rPr>
          </w:rPrChange>
        </w:rPr>
        <w:t xml:space="preserve">ג</w:t>
      </w:r>
      <w:r>
        <w:rPr>
          <w:rtl/>
        </w:rPr>
        <w:t xml:space="preserve"> מ</w:t>
      </w:r>
      <w:r w:rsidRPr="00C35A2C">
        <w:rPr>
          <w:rFonts w:hint="cs"/>
          <w:rtl/>
        </w:rPr>
        <w:t>ר</w:t>
      </w:r>
      <w:r w:rsidRPr="00C35A2C">
        <w:rPr>
          <w:rtl/>
        </w:rPr>
        <w:t xml:space="preserve">' יוסי: מניחן תחת צינור שמימיו מקלחין או במעין שמימיו רודפין, וכמה? עונה; </w:t>
      </w:r>
    </w:p>
    <w:p w14:paraId="76F04B2F" w14:textId="77777777" w:rsidR="00910F84" w:rsidRPr="00C35A2C" w:rsidRDefault="00910F84" w:rsidP="00910F84">
      <w:pPr>
        <w:rPr>
          <w:rtl/>
        </w:rPr>
      </w:pPr>
      <w:r w:rsidRPr="00C35A2C">
        <w:rPr>
          <w:rtl/>
        </w:rPr>
        <w:t>כדרך שאמרו בטהרות, כך אמרו ביין נסך.</w:t>
      </w:r>
    </w:p>
    <w:p w14:paraId="7B81336C" w14:textId="77777777" w:rsidR="00910F84" w:rsidRPr="00C35A2C" w:rsidRDefault="00910F84" w:rsidP="00910F84">
      <w:pPr>
        <w:rPr>
          <w:rtl/>
        </w:rPr>
      </w:pPr>
      <w:r w:rsidRPr="00C35A2C">
        <w:rPr>
          <w:b/>
          <w:bCs/>
          <w:rtl/>
        </w:rPr>
        <w:t xml:space="preserve">כמה עונה? </w:t>
      </w:r>
      <w:r>
        <w:rPr>
          <w:rStyle w:val="affff1"/>
          <w:rFonts w:hint="cs"/>
          <w:rtl/>
          <w:rPrChange w:id="10754" w:author="מנוע אמוראים" w:date="2026-10-05T16:41:56Z">
            <w:rPr>
              <w:rFonts w:hint="cs"/>
              <w:rtl/>
            </w:rPr>
          </w:rPrChange>
        </w:rPr>
        <w:t xml:space="preserve">רחב</w:t>
      </w:r>
      <w:r>
        <w:rPr>
          <w:rStyle w:val="affff1"/>
          <w:rtl/>
          <w:rPrChange w:id="10755" w:author="מנוע אמוראים" w:date="2026-10-05T16:41:56Z">
            <w:rPr>
              <w:rtl/>
            </w:rPr>
          </w:rPrChange>
        </w:rPr>
        <w:t xml:space="preserve">"</w:t>
      </w:r>
      <w:r>
        <w:rPr>
          <w:rStyle w:val="affff1"/>
          <w:rFonts w:hint="cs"/>
          <w:rtl/>
          <w:rPrChange w:id="10756" w:author="מנוע אמוראים" w:date="2026-10-05T16:41:56Z">
            <w:rPr>
              <w:rFonts w:hint="cs"/>
              <w:rtl/>
            </w:rPr>
          </w:rPrChange>
        </w:rPr>
        <w:t xml:space="preserve">א</w:t>
      </w:r>
      <w:r>
        <w:rPr>
          <w:rFonts w:hint="cs"/>
          <w:rtl/>
        </w:rPr>
        <w:t xml:space="preserve"> </w:t>
      </w:r>
      <w:r>
        <w:rPr>
          <w:rStyle w:val="affff1"/>
          <w:rFonts w:hint="cs"/>
          <w:rtl/>
          <w:rPrChange w:id="10757" w:author="מנוע אמוראים" w:date="2026-10-05T16:41:56Z">
            <w:rPr>
              <w:rFonts w:hint="cs"/>
              <w:rtl/>
            </w:rPr>
          </w:rPrChange>
        </w:rPr>
        <w:t xml:space="preserve">מרי</w:t>
      </w:r>
      <w:r>
        <w:rPr>
          <w:rStyle w:val="affff1"/>
          <w:rtl/>
          <w:rPrChange w:id="10758" w:author="מנוע אמוראים" w:date="2026-10-05T16:41:56Z">
            <w:rPr>
              <w:rtl/>
            </w:rPr>
          </w:rPrChange>
        </w:rPr>
        <w:t xml:space="preserve">"</w:t>
      </w:r>
      <w:r>
        <w:rPr>
          <w:rStyle w:val="affff1"/>
          <w:rFonts w:hint="cs"/>
          <w:rtl/>
          <w:rPrChange w:id="10759" w:author="מנוע אמוראים" w:date="2026-10-05T16:41:56Z">
            <w:rPr>
              <w:rFonts w:hint="cs"/>
              <w:rtl/>
            </w:rPr>
          </w:rPrChange>
        </w:rPr>
        <w:t xml:space="preserve">ו</w:t>
      </w:r>
      <w:r w:rsidRPr="00C35A2C">
        <w:rPr>
          <w:rtl/>
        </w:rPr>
        <w:t>: או יום או לילה.</w:t>
      </w:r>
    </w:p>
    <w:p w14:paraId="269E9F10" w14:textId="77777777" w:rsidR="00910F84" w:rsidRPr="00C35A2C" w:rsidRDefault="00910F84" w:rsidP="00910F84">
      <w:pPr>
        <w:rPr>
          <w:rtl/>
        </w:rPr>
      </w:pPr>
      <w:r>
        <w:rPr>
          <w:rStyle w:val="affff1"/>
          <w:rFonts w:hint="cs"/>
          <w:rtl/>
          <w:rPrChange w:id="10760" w:author="מנוע אמוראים" w:date="2026-10-05T16:41:56Z">
            <w:rPr>
              <w:rFonts w:hint="cs"/>
              <w:rtl/>
            </w:rPr>
          </w:rPrChange>
        </w:rPr>
        <w:t xml:space="preserve">רחב</w:t>
      </w:r>
      <w:r>
        <w:rPr>
          <w:rStyle w:val="affff1"/>
          <w:rtl/>
          <w:rPrChange w:id="10761" w:author="מנוע אמוראים" w:date="2026-10-05T16:41:56Z">
            <w:rPr>
              <w:rtl/>
            </w:rPr>
          </w:rPrChange>
        </w:rPr>
        <w:t xml:space="preserve">"</w:t>
      </w:r>
      <w:r>
        <w:rPr>
          <w:rStyle w:val="affff1"/>
          <w:rFonts w:hint="cs"/>
          <w:rtl/>
          <w:rPrChange w:id="10762" w:author="מנוע אמוראים" w:date="2026-10-05T16:41:56Z">
            <w:rPr>
              <w:rFonts w:hint="cs"/>
              <w:rtl/>
            </w:rPr>
          </w:rPrChange>
        </w:rPr>
        <w:t xml:space="preserve">ש</w:t>
      </w:r>
      <w:r>
        <w:rPr>
          <w:rFonts w:hint="cs"/>
          <w:rtl/>
        </w:rPr>
        <w:t xml:space="preserve"> </w:t>
      </w:r>
      <w:r>
        <w:rPr>
          <w:rStyle w:val="affff1"/>
          <w:rFonts w:hint="cs"/>
          <w:rtl/>
          <w:rPrChange w:id="10763" w:author="מנוע אמוראים" w:date="2026-10-05T16:41:56Z">
            <w:rPr>
              <w:rFonts w:hint="cs"/>
              <w:rtl/>
            </w:rPr>
          </w:rPrChange>
        </w:rPr>
        <w:t xml:space="preserve">מרבב</w:t>
      </w:r>
      <w:r>
        <w:rPr>
          <w:rStyle w:val="affff1"/>
          <w:rtl/>
          <w:rPrChange w:id="10764" w:author="מנוע אמוראים" w:date="2026-10-05T16:41:56Z">
            <w:rPr>
              <w:rtl/>
            </w:rPr>
          </w:rPrChange>
        </w:rPr>
        <w:t xml:space="preserve">"</w:t>
      </w:r>
      <w:r>
        <w:rPr>
          <w:rStyle w:val="affff1"/>
          <w:rFonts w:hint="cs"/>
          <w:rtl/>
          <w:rPrChange w:id="10765" w:author="מנוע אמוראים" w:date="2026-10-05T16:41:56Z">
            <w:rPr>
              <w:rFonts w:hint="cs"/>
              <w:rtl/>
            </w:rPr>
          </w:rPrChange>
        </w:rPr>
        <w:t xml:space="preserve">ח</w:t>
      </w:r>
      <w:r>
        <w:rPr>
          <w:rFonts w:hint="cs"/>
          <w:rtl/>
        </w:rPr>
        <w:t xml:space="preserve"> </w:t>
      </w:r>
      <w:r>
        <w:rPr>
          <w:rStyle w:val="affff1"/>
          <w:rFonts w:hint="cs"/>
          <w:rtl/>
          <w:rPrChange w:id="10766" w:author="מנוע אמוראים" w:date="2026-10-05T16:41:56Z">
            <w:rPr>
              <w:rFonts w:hint="cs"/>
              <w:rtl/>
            </w:rPr>
          </w:rPrChange>
        </w:rPr>
        <w:t xml:space="preserve">מרי</w:t>
      </w:r>
      <w:r>
        <w:rPr>
          <w:rStyle w:val="affff1"/>
          <w:rtl/>
          <w:rPrChange w:id="10767" w:author="מנוע אמוראים" w:date="2026-10-05T16:41:56Z">
            <w:rPr>
              <w:rtl/>
            </w:rPr>
          </w:rPrChange>
        </w:rPr>
        <w:t xml:space="preserve">"</w:t>
      </w:r>
      <w:r>
        <w:rPr>
          <w:rStyle w:val="affff1"/>
          <w:rFonts w:hint="cs"/>
          <w:rtl/>
          <w:rPrChange w:id="10768" w:author="מנוע אמוראים" w:date="2026-10-05T16:41:56Z">
            <w:rPr>
              <w:rFonts w:hint="cs"/>
              <w:rtl/>
            </w:rPr>
          </w:rPrChange>
        </w:rPr>
        <w:t xml:space="preserve">ו</w:t>
      </w:r>
      <w:r>
        <w:rPr>
          <w:rFonts w:hint="cs"/>
          <w:rtl/>
        </w:rPr>
        <w:t xml:space="preserve"> </w:t>
      </w:r>
      <w:r w:rsidRPr="00C35A2C">
        <w:rPr>
          <w:rtl/>
        </w:rPr>
        <w:t>: חצי יום וחצי לילה.</w:t>
      </w:r>
    </w:p>
    <w:p w14:paraId="2E48E0C9" w14:textId="77777777" w:rsidR="00910F84" w:rsidRDefault="00910F84" w:rsidP="00910F84">
      <w:pPr>
        <w:pStyle w:val="afffa"/>
        <w:rPr>
          <w:rtl/>
        </w:rPr>
      </w:pPr>
      <w:r>
        <w:rPr>
          <w:rtl/>
        </w:rPr>
        <w:t xml:space="preserve">- </w:t>
      </w:r>
      <w:r>
        <w:rPr>
          <w:rStyle w:val="affff1"/>
          <w:rFonts w:hint="cs"/>
          <w:rtl/>
          <w:rPrChange w:id="10769" w:author="מנוע אמוראים" w:date="2026-10-05T16:41:56Z">
            <w:rPr>
              <w:rFonts w:hint="cs"/>
              <w:rtl/>
            </w:rPr>
          </w:rPrChange>
        </w:rPr>
        <w:t xml:space="preserve">רשבר</w:t>
      </w:r>
      <w:r>
        <w:rPr>
          <w:rStyle w:val="affff1"/>
          <w:rtl/>
          <w:rPrChange w:id="10770" w:author="מנוע אמוראים" w:date="2026-10-05T16:41:56Z">
            <w:rPr>
              <w:rtl/>
            </w:rPr>
          </w:rPrChange>
        </w:rPr>
        <w:t xml:space="preserve">"</w:t>
      </w:r>
      <w:r>
        <w:rPr>
          <w:rStyle w:val="affff1"/>
          <w:rFonts w:hint="cs"/>
          <w:rtl/>
          <w:rPrChange w:id="10771" w:author="מנוע אמוראים" w:date="2026-10-05T16:41:56Z">
            <w:rPr>
              <w:rFonts w:hint="cs"/>
              <w:rtl/>
            </w:rPr>
          </w:rPrChange>
        </w:rPr>
        <w:t xml:space="preserve">י</w:t>
      </w:r>
      <w:r>
        <w:rPr>
          <w:rFonts w:hint="cs"/>
          <w:rtl/>
        </w:rPr>
        <w:t xml:space="preserve"> - </w:t>
      </w:r>
      <w:r w:rsidRPr="00C35A2C">
        <w:rPr>
          <w:rtl/>
        </w:rPr>
        <w:t xml:space="preserve">ולא </w:t>
      </w:r>
      <w:r w:rsidRPr="00280F6D">
        <w:rPr>
          <w:b/>
          <w:bCs/>
          <w:rtl/>
        </w:rPr>
        <w:t>פליגי</w:t>
      </w:r>
      <w:r w:rsidRPr="00C35A2C">
        <w:rPr>
          <w:rtl/>
        </w:rPr>
        <w:t>: הא בתקופת ניסן ותשרי, הא בתקופת תמוז וטבת.</w:t>
      </w:r>
    </w:p>
    <w:p w14:paraId="3CE44CCC" w14:textId="77777777" w:rsidR="00910F84" w:rsidRPr="00C35A2C" w:rsidRDefault="00910F84" w:rsidP="00910F84">
      <w:pPr>
        <w:rPr>
          <w:rtl/>
        </w:rPr>
      </w:pPr>
      <w:r>
        <w:rPr>
          <w:rtl/>
        </w:rPr>
        <w:t xml:space="preserve">• </w:t>
      </w:r>
      <w:r>
        <w:rPr>
          <w:rStyle w:val="affff1"/>
          <w:rtl/>
          <w:rPrChange w:id="10772" w:author="מנוע אמוראים" w:date="2026-10-05T16:41:56Z">
            <w:rPr>
              <w:rtl/>
            </w:rPr>
          </w:rPrChange>
        </w:rPr>
        <w:t xml:space="preserve">אר"</w:t>
      </w:r>
      <w:r>
        <w:rPr>
          <w:rStyle w:val="affff1"/>
          <w:rFonts w:hint="cs"/>
          <w:rtl/>
          <w:rPrChange w:id="10773" w:author="מנוע אמוראים" w:date="2026-10-05T16:41:56Z">
            <w:rPr>
              <w:rFonts w:hint="cs"/>
              <w:rtl/>
            </w:rPr>
          </w:rPrChange>
        </w:rPr>
        <w:t xml:space="preserve">י</w:t>
      </w:r>
      <w:r w:rsidRPr="00C35A2C">
        <w:rPr>
          <w:rtl/>
        </w:rPr>
        <w:t xml:space="preserve">: </w:t>
      </w:r>
      <w:r w:rsidRPr="00C35A2C">
        <w:rPr>
          <w:rFonts w:hint="cs"/>
          <w:rtl/>
        </w:rPr>
        <w:t xml:space="preserve">אותם משמרות ארמיים-  אי עשויות </w:t>
      </w:r>
      <w:r w:rsidRPr="00C35A2C">
        <w:rPr>
          <w:rFonts w:hint="cs"/>
          <w:b/>
          <w:bCs/>
          <w:rtl/>
        </w:rPr>
        <w:t>משערות</w:t>
      </w:r>
      <w:r w:rsidRPr="00C35A2C">
        <w:rPr>
          <w:rFonts w:hint="cs"/>
          <w:rtl/>
        </w:rPr>
        <w:t xml:space="preserve"> מדיחן [דאינן בולעות כ</w:t>
      </w:r>
      <w:r>
        <w:rPr>
          <w:rtl/>
        </w:rPr>
        <w:t>"</w:t>
      </w:r>
      <w:r w:rsidRPr="00C35A2C">
        <w:rPr>
          <w:rFonts w:hint="cs"/>
          <w:rtl/>
        </w:rPr>
        <w:t xml:space="preserve">כ] </w:t>
      </w:r>
    </w:p>
    <w:p w14:paraId="1D62F66B" w14:textId="77777777" w:rsidR="00910F84" w:rsidRDefault="00910F84" w:rsidP="00910F84">
      <w:pPr>
        <w:rPr>
          <w:rtl/>
        </w:rPr>
      </w:pPr>
      <w:r w:rsidRPr="00C35A2C">
        <w:rPr>
          <w:rFonts w:hint="cs"/>
          <w:rtl/>
        </w:rPr>
        <w:t xml:space="preserve">ואי עשויות </w:t>
      </w:r>
      <w:r w:rsidRPr="00C35A2C">
        <w:rPr>
          <w:rFonts w:hint="cs"/>
          <w:b/>
          <w:bCs/>
          <w:rtl/>
        </w:rPr>
        <w:t>מצמר</w:t>
      </w:r>
      <w:r w:rsidRPr="00C35A2C">
        <w:rPr>
          <w:rFonts w:hint="cs"/>
          <w:rtl/>
        </w:rPr>
        <w:t xml:space="preserve"> מנגבן ואי </w:t>
      </w:r>
      <w:r w:rsidRPr="00C35A2C">
        <w:rPr>
          <w:rFonts w:hint="cs"/>
          <w:b/>
          <w:bCs/>
          <w:rtl/>
        </w:rPr>
        <w:t>מפשתן</w:t>
      </w:r>
      <w:r w:rsidRPr="00C35A2C">
        <w:rPr>
          <w:rFonts w:hint="cs"/>
          <w:rtl/>
        </w:rPr>
        <w:t xml:space="preserve"> מיישנן [י</w:t>
      </w:r>
      <w:r>
        <w:rPr>
          <w:rtl/>
        </w:rPr>
        <w:t>"</w:t>
      </w:r>
      <w:r w:rsidRPr="00C35A2C">
        <w:rPr>
          <w:rFonts w:hint="cs"/>
          <w:rtl/>
        </w:rPr>
        <w:t xml:space="preserve">ב חודש] </w:t>
      </w:r>
    </w:p>
    <w:p w14:paraId="78942535" w14:textId="77777777" w:rsidR="00910F84" w:rsidRPr="00C35A2C" w:rsidRDefault="00910F84" w:rsidP="00910F84">
      <w:pPr>
        <w:rPr>
          <w:rtl/>
        </w:rPr>
      </w:pPr>
      <w:r w:rsidRPr="00C35A2C">
        <w:rPr>
          <w:rFonts w:hint="cs"/>
          <w:rtl/>
        </w:rPr>
        <w:t>ואי יש בזה קשרים צריך קודם להתירם ואח</w:t>
      </w:r>
      <w:r>
        <w:rPr>
          <w:rtl/>
        </w:rPr>
        <w:t>"</w:t>
      </w:r>
      <w:r w:rsidRPr="00C35A2C">
        <w:rPr>
          <w:rFonts w:hint="cs"/>
          <w:rtl/>
        </w:rPr>
        <w:t xml:space="preserve">כ לנגבן [שהיין נמשך בהן] </w:t>
      </w:r>
    </w:p>
    <w:p w14:paraId="66646740"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אותם סלים וכוורות מנצרים לסינון היין </w:t>
      </w:r>
      <w:r w:rsidRPr="00C35A2C">
        <w:rPr>
          <w:rtl/>
        </w:rPr>
        <w:t>–</w:t>
      </w:r>
      <w:r w:rsidRPr="00C35A2C">
        <w:rPr>
          <w:rFonts w:hint="cs"/>
          <w:rtl/>
        </w:rPr>
        <w:t xml:space="preserve"> התפורים בחוטי </w:t>
      </w:r>
      <w:r w:rsidRPr="00C35A2C">
        <w:rPr>
          <w:rFonts w:hint="cs"/>
          <w:b/>
          <w:bCs/>
          <w:rtl/>
        </w:rPr>
        <w:t>דקל</w:t>
      </w:r>
      <w:r w:rsidRPr="00C35A2C">
        <w:rPr>
          <w:rFonts w:hint="cs"/>
          <w:rtl/>
        </w:rPr>
        <w:t xml:space="preserve"> מדיחן, </w:t>
      </w:r>
      <w:r w:rsidRPr="00C35A2C">
        <w:rPr>
          <w:rFonts w:hint="cs"/>
          <w:b/>
          <w:bCs/>
          <w:rtl/>
        </w:rPr>
        <w:t>ומגמי</w:t>
      </w:r>
      <w:r w:rsidRPr="00C35A2C">
        <w:rPr>
          <w:rFonts w:hint="cs"/>
          <w:rtl/>
        </w:rPr>
        <w:t xml:space="preserve"> מנגבן </w:t>
      </w:r>
    </w:p>
    <w:p w14:paraId="34D9EBFA" w14:textId="77777777" w:rsidR="00910F84" w:rsidRPr="00C35A2C" w:rsidRDefault="00910F84" w:rsidP="00910F84">
      <w:pPr>
        <w:pStyle w:val="aff6"/>
        <w:framePr w:wrap="around"/>
        <w:rPr>
          <w:rtl/>
        </w:rPr>
      </w:pPr>
      <w:r w:rsidRPr="00C35A2C">
        <w:rPr>
          <w:rFonts w:hint="cs"/>
          <w:rtl/>
        </w:rPr>
        <w:t>עה:</w:t>
      </w:r>
    </w:p>
    <w:p w14:paraId="273E949D" w14:textId="77777777" w:rsidR="00910F84" w:rsidRPr="00C35A2C" w:rsidRDefault="00910F84" w:rsidP="00910F84">
      <w:pPr>
        <w:rPr>
          <w:rtl/>
        </w:rPr>
      </w:pPr>
      <w:r w:rsidRPr="00C35A2C">
        <w:rPr>
          <w:rFonts w:hint="cs"/>
          <w:b/>
          <w:bCs/>
          <w:rtl/>
        </w:rPr>
        <w:t>ומפשתן</w:t>
      </w:r>
      <w:r w:rsidRPr="00C35A2C">
        <w:rPr>
          <w:rFonts w:hint="cs"/>
          <w:rtl/>
        </w:rPr>
        <w:t xml:space="preserve"> מישנן ואי יש בזה קשרים פותחם קודם </w:t>
      </w:r>
    </w:p>
    <w:p w14:paraId="26D806C1" w14:textId="77777777" w:rsidR="00910F84" w:rsidRPr="00C35A2C" w:rsidRDefault="00910F84" w:rsidP="00910F84">
      <w:pPr>
        <w:rPr>
          <w:rtl/>
        </w:rPr>
      </w:pPr>
    </w:p>
    <w:p w14:paraId="4887EB09" w14:textId="77777777" w:rsidR="00910F84" w:rsidRPr="001D1BC8" w:rsidRDefault="00910F84" w:rsidP="00910F84">
      <w:pPr>
        <w:rPr>
          <w:b/>
          <w:bCs/>
          <w:rtl/>
        </w:rPr>
      </w:pPr>
      <w:r w:rsidRPr="001D1BC8">
        <w:rPr>
          <w:rFonts w:ascii="FontbitDavid" w:hAnsi="FontbitDavid"/>
          <w:b/>
          <w:bCs/>
          <w:sz w:val="32"/>
          <w:rtl/>
        </w:rPr>
        <w:t>•</w:t>
      </w:r>
      <w:r w:rsidRPr="001D1BC8">
        <w:rPr>
          <w:rFonts w:hint="cs"/>
          <w:b/>
          <w:bCs/>
          <w:rtl/>
        </w:rPr>
        <w:t xml:space="preserve"> </w:t>
      </w:r>
      <w:r w:rsidRPr="001D1BC8">
        <w:rPr>
          <w:b/>
          <w:bCs/>
          <w:rtl/>
        </w:rPr>
        <w:t xml:space="preserve">איתמר: עם הארץ שהושיט ידו לגת ונגע באשכולות – </w:t>
      </w:r>
    </w:p>
    <w:p w14:paraId="215098B4" w14:textId="77777777" w:rsidR="00910F84" w:rsidRPr="00C35A2C" w:rsidRDefault="00910F84" w:rsidP="00910F84">
      <w:pPr>
        <w:rPr>
          <w:rtl/>
        </w:rPr>
      </w:pPr>
      <w:r>
        <w:rPr>
          <w:rtl/>
        </w:rPr>
        <w:t xml:space="preserve">רבי </w:t>
      </w:r>
      <w:r>
        <w:rPr>
          <w:rStyle w:val="affff1"/>
          <w:rtl/>
          <w:rPrChange w:id="10774" w:author="מנוע אמוראים" w:date="2026-10-05T16:41:56Z">
            <w:rPr>
              <w:rtl/>
            </w:rPr>
          </w:rPrChange>
        </w:rPr>
        <w:t xml:space="preserve">ור</w:t>
      </w:r>
      <w:r>
        <w:rPr>
          <w:rStyle w:val="affff1"/>
          <w:rtl/>
          <w:rPrChange w:id="10775" w:author="מנוע אמוראים" w:date="2026-10-05T16:41:56Z">
            <w:rPr>
              <w:rtl/>
            </w:rPr>
          </w:rPrChange>
        </w:rPr>
        <w:t xml:space="preserve">"</w:t>
      </w:r>
      <w:r>
        <w:rPr>
          <w:rStyle w:val="affff1"/>
          <w:rFonts w:hint="cs"/>
          <w:rtl/>
          <w:rPrChange w:id="10776" w:author="מנוע אמוראים" w:date="2026-10-05T16:41:56Z">
            <w:rPr>
              <w:rFonts w:hint="cs"/>
              <w:rtl/>
            </w:rPr>
          </w:rPrChange>
        </w:rPr>
        <w:t xml:space="preserve">ח</w:t>
      </w:r>
      <w:r w:rsidRPr="00C35A2C">
        <w:rPr>
          <w:rtl/>
        </w:rPr>
        <w:t>, חד אמר: אשכול וכל סביבותיו טמאין, וכל הגת כולה טהורה; וחד אמר: כל הגת כולה נמי טמאה.</w:t>
      </w:r>
    </w:p>
    <w:p w14:paraId="2BFF0277" w14:textId="77777777" w:rsidR="00910F84" w:rsidRDefault="00910F84" w:rsidP="00910F84">
      <w:pPr>
        <w:rPr>
          <w:rtl/>
        </w:rPr>
      </w:pPr>
      <w:r w:rsidRPr="00C35A2C">
        <w:rPr>
          <w:rtl/>
        </w:rPr>
        <w:t>ולמ</w:t>
      </w:r>
      <w:r>
        <w:rPr>
          <w:rtl/>
        </w:rPr>
        <w:t>"</w:t>
      </w:r>
      <w:r w:rsidRPr="00C35A2C">
        <w:rPr>
          <w:rtl/>
        </w:rPr>
        <w:t>ד: אשכול וכל סביבותיו טמאים וכל הגת כולה טהורה,</w:t>
      </w:r>
      <w:r w:rsidRPr="00C35A2C">
        <w:rPr>
          <w:b/>
          <w:bCs/>
          <w:rtl/>
        </w:rPr>
        <w:t xml:space="preserve"> </w:t>
      </w:r>
      <w:r w:rsidRPr="00C35A2C">
        <w:rPr>
          <w:rFonts w:hint="cs"/>
          <w:b/>
          <w:bCs/>
          <w:rtl/>
        </w:rPr>
        <w:t xml:space="preserve">שאני מהך </w:t>
      </w:r>
      <w:r w:rsidRPr="00C35A2C">
        <w:rPr>
          <w:rFonts w:hint="cs"/>
          <w:rtl/>
        </w:rPr>
        <w:t>ד</w:t>
      </w:r>
      <w:r w:rsidRPr="00C35A2C">
        <w:rPr>
          <w:rtl/>
        </w:rPr>
        <w:t xml:space="preserve">שרץ שנמצא ברחים אינו מטמא אלא מקום מגעו, ואם היה משקין מהלך הכל טמא? </w:t>
      </w:r>
    </w:p>
    <w:p w14:paraId="710E573C" w14:textId="77777777" w:rsidR="00910F84" w:rsidRPr="00C35A2C" w:rsidRDefault="00910F84" w:rsidP="00910F84">
      <w:pPr>
        <w:rPr>
          <w:rtl/>
        </w:rPr>
      </w:pPr>
      <w:r w:rsidRPr="00C35A2C">
        <w:rPr>
          <w:rFonts w:hint="cs"/>
          <w:rtl/>
        </w:rPr>
        <w:t>- דשם</w:t>
      </w:r>
      <w:r w:rsidRPr="00C35A2C">
        <w:rPr>
          <w:rtl/>
        </w:rPr>
        <w:t xml:space="preserve"> לא מפס</w:t>
      </w:r>
      <w:r w:rsidRPr="00C35A2C">
        <w:rPr>
          <w:rFonts w:hint="cs"/>
          <w:rtl/>
        </w:rPr>
        <w:t>יק כלום</w:t>
      </w:r>
      <w:r w:rsidRPr="00C35A2C">
        <w:rPr>
          <w:rtl/>
        </w:rPr>
        <w:t>, הכא מפסקי אשכולות.</w:t>
      </w:r>
    </w:p>
    <w:p w14:paraId="4E3587FD" w14:textId="77777777" w:rsidR="00910F84" w:rsidRPr="00C35A2C" w:rsidRDefault="00910F84" w:rsidP="00910F84">
      <w:pPr>
        <w:rPr>
          <w:rtl/>
        </w:rPr>
      </w:pPr>
      <w:r>
        <w:rPr>
          <w:rFonts w:hint="cs"/>
          <w:rtl/>
        </w:rPr>
        <w:t xml:space="preserve">הורו רבנן </w:t>
      </w:r>
      <w:r>
        <w:rPr>
          <w:rStyle w:val="affff1"/>
          <w:rFonts w:hint="cs"/>
          <w:rtl/>
          <w:rPrChange w:id="10777" w:author="מנוע אמוראים" w:date="2026-10-05T16:41:56Z">
            <w:rPr>
              <w:rFonts w:hint="cs"/>
              <w:rtl/>
            </w:rPr>
          </w:rPrChange>
        </w:rPr>
        <w:t xml:space="preserve">לרי</w:t>
      </w:r>
      <w:r>
        <w:rPr>
          <w:rStyle w:val="affff1"/>
          <w:rtl/>
          <w:rPrChange w:id="10778" w:author="מנוע אמוראים" w:date="2026-10-05T16:41:56Z">
            <w:rPr>
              <w:rtl/>
            </w:rPr>
          </w:rPrChange>
        </w:rPr>
        <w:t xml:space="preserve">"</w:t>
      </w:r>
      <w:r>
        <w:rPr>
          <w:rStyle w:val="affff1"/>
          <w:rFonts w:hint="cs"/>
          <w:rtl/>
          <w:rPrChange w:id="10779" w:author="מנוע אמוראים" w:date="2026-10-05T16:41:56Z">
            <w:rPr>
              <w:rFonts w:hint="cs"/>
              <w:rtl/>
            </w:rPr>
          </w:rPrChange>
        </w:rPr>
        <w:t xml:space="preserve">ר</w:t>
      </w:r>
      <w:r>
        <w:rPr>
          <w:rFonts w:hint="cs"/>
          <w:rtl/>
        </w:rPr>
        <w:t xml:space="preserve"> [או לבנו</w:t>
      </w:r>
      <w:r w:rsidRPr="00C35A2C">
        <w:rPr>
          <w:rFonts w:hint="cs"/>
          <w:rtl/>
        </w:rPr>
        <w:t xml:space="preserve">] </w:t>
      </w:r>
      <w:r w:rsidRPr="00C35A2C">
        <w:rPr>
          <w:rtl/>
        </w:rPr>
        <w:t>כדברי האומר: אשכול וכל סביבותיו טמאין, וכל הגת כולה טהורה.</w:t>
      </w:r>
    </w:p>
    <w:p w14:paraId="76AEE407" w14:textId="77777777" w:rsidR="00910F84" w:rsidRPr="00C35A2C" w:rsidRDefault="00910F84" w:rsidP="00910F84">
      <w:pPr>
        <w:pStyle w:val="afffe"/>
        <w:rPr>
          <w:rtl/>
        </w:rPr>
      </w:pPr>
      <w:r w:rsidRPr="00A06291">
        <w:rPr>
          <w:rtl/>
        </w:rPr>
        <w:t>׻</w:t>
      </w:r>
      <w:r w:rsidRPr="00C35A2C">
        <w:rPr>
          <w:rtl/>
        </w:rPr>
        <w:t xml:space="preserve"> </w:t>
      </w:r>
    </w:p>
    <w:p>
      <w:pPr>
        <w:pStyle w:val="affff4"/>
        <w:rPr>
          <w:ins w:id="20205" w:author="קלוד" w:date="2026-10-06T10:07:24Z"/>
        </w:rPr>
      </w:pPr>
      <w:ins w:id="20204" w:author="קלוד" w:date="2026-10-06T10:07:24Z">
        <w:r>
          <w:t xml:space="preserve">משנה יב</w:t>
        </w:r>
      </w:ins>
    </w:p>
    <w:p w14:paraId="2E6EC8B2" w14:textId="77777777" w:rsidR="00910F84" w:rsidRPr="00C35A2C" w:rsidRDefault="00910F84" w:rsidP="00910F84">
      <w:pPr>
        <w:pStyle w:val="affb"/>
        <w:rPr>
          <w:del w:id="20090" w:author="קלוד" w:date="2026-10-06T10:12:09Z"/>
          <w:rtl/>
        </w:rPr>
      </w:pPr>
      <w:ins w:id="9927" w:author="מספור קטעי משנה" w:date="2026-10-06T06:44:54Z">
        <w:del w:id="20088" w:author="קלוד" w:date="2026-10-06T10:12:09Z">
          <w:r>
            <w:rPr>
              <w:rStyle w:val="MisparKeta"/>
            </w:rPr>
            <w:delText xml:space="preserve">ב. </w:delText>
          </w:r>
        </w:del>
      </w:ins>
      <w:del w:id="20089" w:author="קלוד" w:date="2026-10-06T10:12:09Z">
        <w:r w:rsidRPr="00C35A2C">
          <w:rPr>
            <w:rtl/>
          </w:rPr>
          <w:delText xml:space="preserve">מתני'.</w:delText>
        </w:r>
      </w:del>
    </w:p>
    <w:p w14:paraId="6B161AB8" w14:textId="77777777" w:rsidR="00910F84" w:rsidRPr="00C35A2C" w:rsidRDefault="00910F84" w:rsidP="00910F84">
      <w:pPr>
        <w:pStyle w:val="affb"/>
        <w:rPr>
          <w:rtl/>
        </w:rPr>
      </w:pPr>
      <w:ins w:id="20120" w:author="קלוד" w:date="2026-10-06T10:12:09Z">
        <w:r>
          <w:rPr>
            <w:rStyle w:val="MisparKeta"/>
          </w:rPr>
          <w:t xml:space="preserve">ב. </w:t>
        </w:r>
      </w:ins>
      <w:r w:rsidRPr="00C35A2C">
        <w:rPr>
          <w:rtl/>
        </w:rPr>
        <w:t xml:space="preserve">הלוקח כלי תשמיש מן העובדי כוכבים, את שדרכו להטביל - יטביל, להגעיל - יגעיל, </w:t>
      </w:r>
    </w:p>
    <w:p w14:paraId="4A0BFEAD"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Fonts w:hint="cs"/>
          <w:rtl/>
        </w:rPr>
        <w:tab/>
      </w:r>
      <w:r w:rsidRPr="00C35A2C">
        <w:rPr>
          <w:rFonts w:hint="cs"/>
          <w:rtl/>
        </w:rPr>
        <w:tab/>
      </w:r>
      <w:r w:rsidRPr="00C35A2C">
        <w:rPr>
          <w:rtl/>
        </w:rPr>
        <w:t>ללבן באור - ילבן באור.</w:t>
      </w:r>
    </w:p>
    <w:p w14:paraId="49361A2C" w14:textId="77777777" w:rsidR="00910F84" w:rsidRPr="00C35A2C" w:rsidRDefault="00910F84" w:rsidP="00910F84">
      <w:pPr>
        <w:pStyle w:val="affb"/>
        <w:rPr>
          <w:rtl/>
        </w:rPr>
      </w:pPr>
      <w:r w:rsidRPr="00C35A2C">
        <w:rPr>
          <w:rtl/>
        </w:rPr>
        <w:t>השפוד והאסכלא - מלבנן באור.</w:t>
      </w:r>
    </w:p>
    <w:p w14:paraId="3B96F655" w14:textId="77777777" w:rsidR="00910F84" w:rsidRPr="00C35A2C" w:rsidRDefault="00910F84" w:rsidP="00910F84">
      <w:pPr>
        <w:pStyle w:val="affb"/>
        <w:rPr>
          <w:rtl/>
        </w:rPr>
      </w:pPr>
      <w:r w:rsidRPr="00C35A2C">
        <w:rPr>
          <w:rtl/>
        </w:rPr>
        <w:t>הסכין - שפה והיא טהורה.</w:t>
      </w:r>
    </w:p>
    <w:p w14:paraId="2974E762" w14:textId="77777777" w:rsidR="00910F84" w:rsidRPr="00C35A2C" w:rsidRDefault="00910F84" w:rsidP="00910F84">
      <w:pPr>
        <w:pStyle w:val="afffe"/>
        <w:rPr>
          <w:rtl/>
        </w:rPr>
      </w:pPr>
      <w:r w:rsidRPr="00A06291">
        <w:rPr>
          <w:rtl/>
        </w:rPr>
        <w:t>׻</w:t>
      </w:r>
      <w:r w:rsidRPr="00C35A2C">
        <w:rPr>
          <w:rtl/>
        </w:rPr>
        <w:t xml:space="preserve"> </w:t>
      </w:r>
    </w:p>
    <w:p w14:paraId="04DD5F8A" w14:textId="77777777" w:rsidR="00910F84" w:rsidRPr="00C35A2C" w:rsidRDefault="00910F84" w:rsidP="00910F84">
      <w:pPr>
        <w:rPr>
          <w:rtl/>
        </w:rPr>
      </w:pPr>
      <w:r w:rsidRPr="00C35A2C">
        <w:rPr>
          <w:rtl/>
        </w:rPr>
        <w:t>תנא: וכולן צריכין טבילה בארבעים סאה.</w:t>
      </w:r>
    </w:p>
    <w:p w14:paraId="3BA6E8CE" w14:textId="77777777" w:rsidR="00910F84" w:rsidRPr="00C35A2C" w:rsidRDefault="00910F84" w:rsidP="00910F84">
      <w:pPr>
        <w:rPr>
          <w:rtl/>
        </w:rPr>
      </w:pPr>
      <w:r w:rsidRPr="00C35A2C">
        <w:rPr>
          <w:rFonts w:hint="cs"/>
          <w:rtl/>
        </w:rPr>
        <w:t>רבא: מ</w:t>
      </w:r>
      <w:r w:rsidRPr="001B4A11">
        <w:rPr>
          <w:rStyle w:val="afffd"/>
          <w:rFonts w:hint="cs"/>
          <w:rtl/>
        </w:rPr>
        <w:t>'</w:t>
      </w:r>
      <w:r w:rsidRPr="001B4A11">
        <w:rPr>
          <w:rStyle w:val="afffd"/>
          <w:rtl/>
        </w:rPr>
        <w:t>כל דבר אשר יבא באש תעבירו באש וטהר</w:t>
      </w:r>
      <w:r w:rsidRPr="001B4A11">
        <w:rPr>
          <w:rStyle w:val="afffd"/>
          <w:rFonts w:hint="cs"/>
          <w:rtl/>
        </w:rPr>
        <w:t>'</w:t>
      </w:r>
      <w:r w:rsidRPr="00C35A2C">
        <w:rPr>
          <w:rtl/>
        </w:rPr>
        <w:t>, הוסיף לך הכתוב טהרה אחרת.</w:t>
      </w:r>
    </w:p>
    <w:p w14:paraId="0D3DFF1B"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תני בר קפרא: מת</w:t>
      </w:r>
      <w:r>
        <w:rPr>
          <w:rtl/>
        </w:rPr>
        <w:t>וך שנאמר במי נדה</w:t>
      </w:r>
      <w:r w:rsidRPr="00C35A2C">
        <w:rPr>
          <w:rtl/>
        </w:rPr>
        <w:t xml:space="preserve"> שומע אני שצריך הזאה שלישי ושביעי, ת</w:t>
      </w:r>
      <w:r>
        <w:rPr>
          <w:rtl/>
        </w:rPr>
        <w:t>"</w:t>
      </w:r>
      <w:r w:rsidRPr="00C35A2C">
        <w:rPr>
          <w:rtl/>
        </w:rPr>
        <w:t>ל:</w:t>
      </w:r>
      <w:r w:rsidRPr="001A55CE">
        <w:rPr>
          <w:rStyle w:val="afffd"/>
          <w:rtl/>
        </w:rPr>
        <w:t xml:space="preserve"> </w:t>
      </w:r>
      <w:r w:rsidRPr="001A55CE">
        <w:rPr>
          <w:rStyle w:val="afffd"/>
          <w:rFonts w:hint="cs"/>
          <w:rtl/>
        </w:rPr>
        <w:t>'</w:t>
      </w:r>
      <w:r w:rsidRPr="001A55CE">
        <w:rPr>
          <w:rStyle w:val="afffd"/>
          <w:rtl/>
        </w:rPr>
        <w:t>אך</w:t>
      </w:r>
      <w:r w:rsidRPr="001A55CE">
        <w:rPr>
          <w:rStyle w:val="afffd"/>
          <w:rFonts w:hint="cs"/>
          <w:rtl/>
        </w:rPr>
        <w:t>'</w:t>
      </w:r>
      <w:r w:rsidRPr="001A55CE">
        <w:rPr>
          <w:rStyle w:val="afffd"/>
          <w:rtl/>
        </w:rPr>
        <w:t>,</w:t>
      </w:r>
      <w:r w:rsidRPr="00C35A2C">
        <w:rPr>
          <w:rtl/>
        </w:rPr>
        <w:t xml:space="preserve"> חלק; </w:t>
      </w:r>
    </w:p>
    <w:p w14:paraId="1E70613D" w14:textId="77777777" w:rsidR="00910F84" w:rsidRPr="00C35A2C" w:rsidRDefault="00910F84" w:rsidP="00910F84">
      <w:pPr>
        <w:rPr>
          <w:rtl/>
        </w:rPr>
      </w:pPr>
      <w:r w:rsidRPr="00F90100">
        <w:rPr>
          <w:rStyle w:val="afffd"/>
          <w:rFonts w:hint="cs"/>
          <w:rtl/>
        </w:rPr>
        <w:t>'ב</w:t>
      </w:r>
      <w:r w:rsidRPr="00F90100">
        <w:rPr>
          <w:rStyle w:val="afffd"/>
          <w:rtl/>
        </w:rPr>
        <w:t>מי נדה</w:t>
      </w:r>
      <w:r w:rsidRPr="00F90100">
        <w:rPr>
          <w:rStyle w:val="afffd"/>
          <w:rFonts w:hint="cs"/>
          <w:rtl/>
        </w:rPr>
        <w:t>'</w:t>
      </w:r>
      <w:r w:rsidRPr="00F90100">
        <w:rPr>
          <w:rStyle w:val="afffd"/>
          <w:rtl/>
        </w:rPr>
        <w:t xml:space="preserve"> </w:t>
      </w:r>
      <w:r w:rsidRPr="00C35A2C">
        <w:rPr>
          <w:rtl/>
        </w:rPr>
        <w:t>מים שנדה טובלת בהן, הוי אומר: ארבעים סאה.</w:t>
      </w:r>
    </w:p>
    <w:p w14:paraId="584F1E00"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ואיצטריך</w:t>
      </w:r>
      <w:r w:rsidRPr="00BB7274">
        <w:rPr>
          <w:rStyle w:val="afffd"/>
          <w:rFonts w:hint="cs"/>
          <w:rtl/>
        </w:rPr>
        <w:t xml:space="preserve"> 'במי נדה' </w:t>
      </w:r>
      <w:r w:rsidRPr="00C35A2C">
        <w:rPr>
          <w:rFonts w:ascii="FontbitDavid" w:hAnsi="FontbitDavid" w:hint="cs"/>
          <w:sz w:val="32"/>
          <w:rtl/>
        </w:rPr>
        <w:t xml:space="preserve">ולא בכל דהו </w:t>
      </w:r>
    </w:p>
    <w:p w14:paraId="6E3ED2B8" w14:textId="77777777" w:rsidR="00910F84" w:rsidRPr="00C35A2C" w:rsidRDefault="00910F84" w:rsidP="00910F84">
      <w:pPr>
        <w:rPr>
          <w:rFonts w:ascii="FontbitDavid" w:hAnsi="FontbitDavid"/>
          <w:sz w:val="32"/>
          <w:rtl/>
        </w:rPr>
      </w:pPr>
      <w:r w:rsidRPr="00F90100">
        <w:rPr>
          <w:rStyle w:val="afffd"/>
          <w:rFonts w:hint="cs"/>
          <w:rtl/>
        </w:rPr>
        <w:t xml:space="preserve">'וטהר' </w:t>
      </w:r>
      <w:r w:rsidRPr="00C35A2C">
        <w:rPr>
          <w:rFonts w:ascii="FontbitDavid" w:hAnsi="FontbitDavid"/>
          <w:sz w:val="32"/>
          <w:rtl/>
        </w:rPr>
        <w:t>–</w:t>
      </w:r>
      <w:r w:rsidRPr="00C35A2C">
        <w:rPr>
          <w:rFonts w:ascii="FontbitDavid" w:hAnsi="FontbitDavid" w:hint="cs"/>
          <w:sz w:val="32"/>
          <w:rtl/>
        </w:rPr>
        <w:t xml:space="preserve"> ולאלתר ולא הערב שמש כנדה </w:t>
      </w:r>
    </w:p>
    <w:p w14:paraId="7B26CC2F" w14:textId="77777777" w:rsidR="00910F84" w:rsidRPr="00C35A2C" w:rsidRDefault="00910F84" w:rsidP="00910F84">
      <w:pPr>
        <w:rPr>
          <w:rtl/>
        </w:rPr>
      </w:pPr>
      <w:r w:rsidRPr="00C35A2C">
        <w:rPr>
          <w:rFonts w:ascii="FontbitDavid" w:hAnsi="FontbitDavid"/>
          <w:sz w:val="32"/>
          <w:rtl/>
        </w:rPr>
        <w:lastRenderedPageBreak/>
        <w:t>•</w:t>
      </w:r>
      <w:r>
        <w:rPr>
          <w:rFonts w:hint="cs"/>
          <w:rtl/>
        </w:rPr>
        <w:t xml:space="preserve"> </w:t>
      </w:r>
      <w:r>
        <w:rPr>
          <w:rStyle w:val="affff1"/>
          <w:rFonts w:hint="cs"/>
          <w:rtl/>
          <w:rPrChange w:id="10780" w:author="מנוע אמוראים" w:date="2026-10-05T16:41:56Z">
            <w:rPr>
              <w:rFonts w:hint="cs"/>
              <w:rtl/>
            </w:rPr>
          </w:rPrChange>
        </w:rPr>
        <w:t xml:space="preserve">ר</w:t>
      </w:r>
      <w:r>
        <w:rPr>
          <w:rStyle w:val="affff1"/>
          <w:rtl/>
          <w:rPrChange w:id="10781" w:author="מנוע אמוראים" w:date="2026-10-05T16:41:56Z">
            <w:rPr>
              <w:rtl/>
            </w:rPr>
          </w:rPrChange>
        </w:rPr>
        <w:t xml:space="preserve">"</w:t>
      </w:r>
      <w:r>
        <w:rPr>
          <w:rStyle w:val="affff1"/>
          <w:rFonts w:hint="cs"/>
          <w:rtl/>
          <w:rPrChange w:id="10782" w:author="מנוע אמוראים" w:date="2026-10-05T16:41:56Z">
            <w:rPr>
              <w:rFonts w:hint="cs"/>
              <w:rtl/>
            </w:rPr>
          </w:rPrChange>
        </w:rPr>
        <w:t xml:space="preserve">נ</w:t>
      </w:r>
      <w:r>
        <w:rPr>
          <w:rFonts w:hint="cs"/>
          <w:rtl/>
        </w:rPr>
        <w:t xml:space="preserve"> </w:t>
      </w:r>
      <w:r>
        <w:rPr>
          <w:rStyle w:val="affff1"/>
          <w:rFonts w:hint="cs"/>
          <w:rtl/>
          <w:rPrChange w:id="10783" w:author="מנוע אמוראים" w:date="2026-10-05T16:41:56Z">
            <w:rPr>
              <w:rFonts w:hint="cs"/>
              <w:rtl/>
            </w:rPr>
          </w:rPrChange>
        </w:rPr>
        <w:t xml:space="preserve">מרב</w:t>
      </w:r>
      <w:r>
        <w:rPr>
          <w:rStyle w:val="affff1"/>
          <w:rtl/>
          <w:rPrChange w:id="10784" w:author="מנוע אמוראים" w:date="2026-10-05T16:41:56Z">
            <w:rPr>
              <w:rtl/>
            </w:rPr>
          </w:rPrChange>
        </w:rPr>
        <w:t xml:space="preserve">"</w:t>
      </w:r>
      <w:r>
        <w:rPr>
          <w:rStyle w:val="affff1"/>
          <w:rFonts w:hint="cs"/>
          <w:rtl/>
          <w:rPrChange w:id="10785" w:author="מנוע אמוראים" w:date="2026-10-05T16:41:56Z">
            <w:rPr>
              <w:rFonts w:hint="cs"/>
              <w:rtl/>
            </w:rPr>
          </w:rPrChange>
        </w:rPr>
        <w:t xml:space="preserve">א</w:t>
      </w:r>
      <w:r w:rsidRPr="00C35A2C">
        <w:rPr>
          <w:rtl/>
        </w:rPr>
        <w:t>: אפי' כלים חדשים במשמע, דהא ישנים וליבנן כחדשים דמו, ואפילו הכי בעי טבילה.</w:t>
      </w:r>
    </w:p>
    <w:p w14:paraId="1A742448" w14:textId="77777777" w:rsidR="00910F84" w:rsidRPr="00C35A2C" w:rsidRDefault="00910F84" w:rsidP="00910F84">
      <w:pPr>
        <w:rPr>
          <w:rtl/>
        </w:rPr>
      </w:pPr>
      <w:r w:rsidRPr="00C35A2C">
        <w:rPr>
          <w:rtl/>
        </w:rPr>
        <w:t>מתקיף רב ששת: אי הכי, אפי' זוזא דסרבלא נמי! א</w:t>
      </w:r>
      <w:r>
        <w:rPr>
          <w:rtl/>
        </w:rPr>
        <w:t>"</w:t>
      </w:r>
      <w:r w:rsidRPr="00C35A2C">
        <w:rPr>
          <w:rtl/>
        </w:rPr>
        <w:t>ל: כלי סעודה אמורין בפרשה.</w:t>
      </w:r>
    </w:p>
    <w:p w14:paraId="74A0A5B6" w14:textId="77777777" w:rsidR="00910F84" w:rsidRPr="00C35A2C" w:rsidRDefault="00910F84" w:rsidP="00910F84">
      <w:pPr>
        <w:rPr>
          <w:rtl/>
        </w:rPr>
      </w:pPr>
      <w:r w:rsidRPr="00C35A2C">
        <w:rPr>
          <w:rFonts w:ascii="FontbitDavid" w:hAnsi="FontbitDavid"/>
          <w:sz w:val="32"/>
          <w:rtl/>
        </w:rPr>
        <w:t>•</w:t>
      </w:r>
      <w:r>
        <w:rPr>
          <w:rFonts w:hint="cs"/>
          <w:rtl/>
        </w:rPr>
        <w:t xml:space="preserve"> </w:t>
      </w:r>
      <w:r>
        <w:rPr>
          <w:rStyle w:val="affff1"/>
          <w:rFonts w:hint="cs"/>
          <w:rtl/>
          <w:rPrChange w:id="10786" w:author="מנוע אמוראים" w:date="2026-10-05T16:41:56Z">
            <w:rPr>
              <w:rFonts w:hint="cs"/>
              <w:rtl/>
            </w:rPr>
          </w:rPrChange>
        </w:rPr>
        <w:t xml:space="preserve">ר</w:t>
      </w:r>
      <w:r>
        <w:rPr>
          <w:rStyle w:val="affff1"/>
          <w:rtl/>
          <w:rPrChange w:id="10787" w:author="מנוע אמוראים" w:date="2026-10-05T16:41:56Z">
            <w:rPr>
              <w:rtl/>
            </w:rPr>
          </w:rPrChange>
        </w:rPr>
        <w:t xml:space="preserve">"</w:t>
      </w:r>
      <w:r>
        <w:rPr>
          <w:rStyle w:val="affff1"/>
          <w:rFonts w:hint="cs"/>
          <w:rtl/>
          <w:rPrChange w:id="10788" w:author="מנוע אמוראים" w:date="2026-10-05T16:41:56Z">
            <w:rPr>
              <w:rFonts w:hint="cs"/>
              <w:rtl/>
            </w:rPr>
          </w:rPrChange>
        </w:rPr>
        <w:t xml:space="preserve">נ</w:t>
      </w:r>
      <w:r>
        <w:rPr>
          <w:rFonts w:hint="cs"/>
          <w:rtl/>
        </w:rPr>
        <w:t xml:space="preserve"> </w:t>
      </w:r>
      <w:r>
        <w:rPr>
          <w:rStyle w:val="affff1"/>
          <w:rFonts w:hint="cs"/>
          <w:rtl/>
          <w:rPrChange w:id="10789" w:author="מנוע אמוראים" w:date="2026-10-05T16:41:56Z">
            <w:rPr>
              <w:rFonts w:hint="cs"/>
              <w:rtl/>
            </w:rPr>
          </w:rPrChange>
        </w:rPr>
        <w:t xml:space="preserve">מרב</w:t>
      </w:r>
      <w:r>
        <w:rPr>
          <w:rStyle w:val="affff1"/>
          <w:rtl/>
          <w:rPrChange w:id="10790" w:author="מנוע אמוראים" w:date="2026-10-05T16:41:56Z">
            <w:rPr>
              <w:rtl/>
            </w:rPr>
          </w:rPrChange>
        </w:rPr>
        <w:t xml:space="preserve">"</w:t>
      </w:r>
      <w:r>
        <w:rPr>
          <w:rStyle w:val="affff1"/>
          <w:rFonts w:hint="cs"/>
          <w:rtl/>
          <w:rPrChange w:id="10791" w:author="מנוע אמוראים" w:date="2026-10-05T16:41:56Z">
            <w:rPr>
              <w:rFonts w:hint="cs"/>
              <w:rtl/>
            </w:rPr>
          </w:rPrChange>
        </w:rPr>
        <w:t xml:space="preserve">א</w:t>
      </w:r>
      <w:r w:rsidRPr="00C35A2C">
        <w:rPr>
          <w:rtl/>
        </w:rPr>
        <w:t>: לא שנו אלא בלקוחין וכמעשה שהיה, אבל שאולין לא.</w:t>
      </w:r>
    </w:p>
    <w:p w14:paraId="520222DD" w14:textId="77777777" w:rsidR="00910F84" w:rsidRDefault="00910F84" w:rsidP="00910F84">
      <w:pPr>
        <w:rPr>
          <w:rtl/>
        </w:rPr>
      </w:pPr>
      <w:r>
        <w:rPr>
          <w:rStyle w:val="affff1"/>
          <w:rFonts w:hint="cs"/>
          <w:rtl/>
          <w:rPrChange w:id="10792" w:author="מנוע אמוראים" w:date="2026-10-05T16:41:56Z">
            <w:rPr>
              <w:rFonts w:hint="cs"/>
              <w:rtl/>
            </w:rPr>
          </w:rPrChange>
        </w:rPr>
        <w:t xml:space="preserve">ריב</w:t>
      </w:r>
      <w:r>
        <w:rPr>
          <w:rStyle w:val="affff1"/>
          <w:rtl/>
          <w:rPrChange w:id="10793" w:author="מנוע אמוראים" w:date="2026-10-05T16:41:56Z">
            <w:rPr>
              <w:rtl/>
            </w:rPr>
          </w:rPrChange>
        </w:rPr>
        <w:t xml:space="preserve">"</w:t>
      </w:r>
      <w:r>
        <w:rPr>
          <w:rStyle w:val="affff1"/>
          <w:rFonts w:hint="cs"/>
          <w:rtl/>
          <w:rPrChange w:id="10794" w:author="מנוע אמוראים" w:date="2026-10-05T16:41:56Z">
            <w:rPr>
              <w:rFonts w:hint="cs"/>
              <w:rtl/>
            </w:rPr>
          </w:rPrChange>
        </w:rPr>
        <w:t xml:space="preserve">י</w:t>
      </w:r>
      <w:r>
        <w:rPr>
          <w:rFonts w:hint="cs"/>
          <w:rtl/>
        </w:rPr>
        <w:t xml:space="preserve"> קנה </w:t>
      </w:r>
      <w:r w:rsidRPr="00C35A2C">
        <w:rPr>
          <w:rtl/>
        </w:rPr>
        <w:t>מנא דמרדא מעכו</w:t>
      </w:r>
      <w:r>
        <w:rPr>
          <w:rtl/>
        </w:rPr>
        <w:t>"</w:t>
      </w:r>
      <w:r w:rsidRPr="00C35A2C">
        <w:rPr>
          <w:rtl/>
        </w:rPr>
        <w:t>ם, סבר להטבילה, א</w:t>
      </w:r>
      <w:r>
        <w:rPr>
          <w:rtl/>
        </w:rPr>
        <w:t>"</w:t>
      </w:r>
      <w:r w:rsidRPr="00C35A2C">
        <w:rPr>
          <w:rtl/>
        </w:rPr>
        <w:t xml:space="preserve">ל ההוא מרבנן ורבי יעקב שמיה, </w:t>
      </w:r>
    </w:p>
    <w:p w14:paraId="370059EB" w14:textId="77777777" w:rsidR="00910F84" w:rsidRPr="00C35A2C" w:rsidRDefault="00910F84" w:rsidP="00910F84">
      <w:pPr>
        <w:rPr>
          <w:rtl/>
        </w:rPr>
      </w:pPr>
      <w:r w:rsidRPr="00C35A2C">
        <w:rPr>
          <w:rtl/>
        </w:rPr>
        <w:t xml:space="preserve">לדידי מפרשא ליה </w:t>
      </w:r>
      <w:r>
        <w:rPr>
          <w:rStyle w:val="affff1"/>
          <w:rtl/>
          <w:rPrChange w:id="10795" w:author="מנוע אמוראים" w:date="2026-10-05T16:41:56Z">
            <w:rPr>
              <w:rtl/>
            </w:rPr>
          </w:rPrChange>
        </w:rPr>
        <w:t xml:space="preserve">מ</w:t>
      </w:r>
      <w:r>
        <w:rPr>
          <w:rStyle w:val="affff1"/>
          <w:rtl/>
          <w:rPrChange w:id="10796" w:author="מנוע אמוראים" w:date="2026-10-05T16:41:56Z">
            <w:rPr>
              <w:rtl/>
            </w:rPr>
          </w:rPrChange>
        </w:rPr>
        <w:t xml:space="preserve">רי</w:t>
      </w:r>
      <w:r>
        <w:rPr>
          <w:rStyle w:val="affff1"/>
          <w:rtl/>
          <w:rPrChange w:id="10797" w:author="מנוע אמוראים" w:date="2026-10-05T16:41:56Z">
            <w:rPr>
              <w:rtl/>
            </w:rPr>
          </w:rPrChange>
        </w:rPr>
        <w:t xml:space="preserve">"</w:t>
      </w:r>
      <w:r>
        <w:rPr>
          <w:rStyle w:val="affff1"/>
          <w:rtl/>
          <w:rPrChange w:id="10798" w:author="מנוע אמוראים" w:date="2026-10-05T16:41:56Z">
            <w:rPr>
              <w:rtl/>
            </w:rPr>
          </w:rPrChange>
        </w:rPr>
        <w:t xml:space="preserve">ו</w:t>
      </w:r>
      <w:r>
        <w:rPr>
          <w:rtl/>
        </w:rPr>
        <w:t xml:space="preserve">: כלי מתכות אמורין בפרשה.</w:t>
      </w:r>
    </w:p>
    <w:p w14:paraId="238659D9"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C35A2C">
        <w:rPr>
          <w:rtl/>
        </w:rPr>
        <w:t>רב אשי: הני כלי זכוכית, הואיל וכי נשתברו יש להן תקנה, ככלי מתכות דמו.</w:t>
      </w:r>
    </w:p>
    <w:p w14:paraId="7431ACA0" w14:textId="77777777" w:rsidR="00910F84" w:rsidRPr="00C35A2C" w:rsidRDefault="00910F84" w:rsidP="00910F84">
      <w:pPr>
        <w:rPr>
          <w:rtl/>
        </w:rPr>
      </w:pPr>
      <w:r w:rsidRPr="00C35A2C">
        <w:rPr>
          <w:rtl/>
        </w:rPr>
        <w:t xml:space="preserve">קוניא - </w:t>
      </w:r>
      <w:r w:rsidRPr="00280F6D">
        <w:rPr>
          <w:b/>
          <w:bCs/>
          <w:rtl/>
        </w:rPr>
        <w:t>פליגי</w:t>
      </w:r>
      <w:r>
        <w:rPr>
          <w:rtl/>
        </w:rPr>
        <w:t xml:space="preserve"> בה </w:t>
      </w:r>
      <w:r>
        <w:rPr>
          <w:rStyle w:val="affff1"/>
          <w:rtl/>
          <w:rPrChange w:id="10799" w:author="מנוע אמוראים" w:date="2026-10-05T16:41:56Z">
            <w:rPr>
              <w:rtl/>
            </w:rPr>
          </w:rPrChange>
        </w:rPr>
        <w:t xml:space="preserve">ר</w:t>
      </w:r>
      <w:r>
        <w:rPr>
          <w:rStyle w:val="affff1"/>
          <w:rtl/>
          <w:rPrChange w:id="10800" w:author="מנוע אמוראים" w:date="2026-10-05T16:41:56Z">
            <w:rPr>
              <w:rtl/>
            </w:rPr>
          </w:rPrChange>
        </w:rPr>
        <w:t xml:space="preserve">"</w:t>
      </w:r>
      <w:r>
        <w:rPr>
          <w:rStyle w:val="affff1"/>
          <w:rFonts w:hint="cs"/>
          <w:rtl/>
          <w:rPrChange w:id="10801" w:author="מנוע אמוראים" w:date="2026-10-05T16:41:56Z">
            <w:rPr>
              <w:rFonts w:hint="cs"/>
              <w:rtl/>
            </w:rPr>
          </w:rPrChange>
        </w:rPr>
        <w:t xml:space="preserve">א</w:t>
      </w:r>
      <w:r>
        <w:rPr>
          <w:rFonts w:hint="cs"/>
          <w:rtl/>
        </w:rPr>
        <w:t xml:space="preserve"> ורבינא </w:t>
      </w:r>
      <w:r w:rsidRPr="00C35A2C">
        <w:rPr>
          <w:rtl/>
        </w:rPr>
        <w:t>, חד אמר: כתחלתו, וחד אמר: כסופו.</w:t>
      </w:r>
    </w:p>
    <w:p w14:paraId="30B86B50" w14:textId="77777777" w:rsidR="00910F84" w:rsidRPr="00C35A2C" w:rsidRDefault="00910F84" w:rsidP="00910F84">
      <w:pPr>
        <w:rPr>
          <w:rtl/>
        </w:rPr>
      </w:pPr>
      <w:r w:rsidRPr="00C35A2C">
        <w:rPr>
          <w:rtl/>
        </w:rPr>
        <w:t>ו</w:t>
      </w:r>
      <w:r w:rsidRPr="00280F6D">
        <w:rPr>
          <w:b/>
          <w:bCs/>
          <w:rtl/>
        </w:rPr>
        <w:t>הלכתא</w:t>
      </w:r>
      <w:r w:rsidRPr="00C35A2C">
        <w:rPr>
          <w:rtl/>
        </w:rPr>
        <w:t>: כסופו.</w:t>
      </w:r>
    </w:p>
    <w:p w14:paraId="2DF9B933" w14:textId="77777777" w:rsidR="00910F84" w:rsidRPr="00C35A2C" w:rsidRDefault="00910F84" w:rsidP="00910F84">
      <w:pPr>
        <w:rPr>
          <w:rtl/>
        </w:rPr>
      </w:pPr>
      <w:r w:rsidRPr="00C35A2C">
        <w:rPr>
          <w:rFonts w:ascii="FontbitDavid" w:hAnsi="FontbitDavid"/>
          <w:sz w:val="32"/>
          <w:rtl/>
        </w:rPr>
        <w:t>•</w:t>
      </w:r>
      <w:r w:rsidRPr="00C35A2C">
        <w:rPr>
          <w:rFonts w:hint="cs"/>
          <w:rtl/>
        </w:rPr>
        <w:t xml:space="preserve"> </w:t>
      </w:r>
      <w:r w:rsidRPr="00FF3D4F">
        <w:rPr>
          <w:b/>
          <w:bCs/>
          <w:rtl/>
        </w:rPr>
        <w:t>איבעיא להו</w:t>
      </w:r>
      <w:r w:rsidRPr="00C35A2C">
        <w:rPr>
          <w:rtl/>
        </w:rPr>
        <w:t xml:space="preserve">: משכנתא, מאי? </w:t>
      </w:r>
      <w:r>
        <w:rPr>
          <w:rStyle w:val="affff1"/>
          <w:rFonts w:hint="cs"/>
          <w:rtl/>
          <w:rPrChange w:id="10802" w:author="מנוע אמוראים" w:date="2026-10-05T16:41:56Z">
            <w:rPr>
              <w:rFonts w:hint="cs"/>
              <w:rtl/>
            </w:rPr>
          </w:rPrChange>
        </w:rPr>
        <w:t xml:space="preserve">מבר</w:t>
      </w:r>
      <w:r>
        <w:rPr>
          <w:rStyle w:val="affff1"/>
          <w:rtl/>
          <w:rPrChange w:id="10803" w:author="מנוע אמוראים" w:date="2026-10-05T16:41:56Z">
            <w:rPr>
              <w:rtl/>
            </w:rPr>
          </w:rPrChange>
        </w:rPr>
        <w:t xml:space="preserve">"</w:t>
      </w:r>
      <w:r>
        <w:rPr>
          <w:rStyle w:val="affff1"/>
          <w:rFonts w:hint="cs"/>
          <w:rtl/>
          <w:rPrChange w:id="10804" w:author="מנוע אמוראים" w:date="2026-10-05T16:41:56Z">
            <w:rPr>
              <w:rFonts w:hint="cs"/>
              <w:rtl/>
            </w:rPr>
          </w:rPrChange>
        </w:rPr>
        <w:t xml:space="preserve">א</w:t>
      </w:r>
      <w:r>
        <w:rPr>
          <w:rFonts w:hint="cs"/>
          <w:rtl/>
        </w:rPr>
        <w:t xml:space="preserve">:</w:t>
      </w:r>
      <w:r w:rsidRPr="00C35A2C">
        <w:rPr>
          <w:rtl/>
        </w:rPr>
        <w:t xml:space="preserve"> אבא משכן </w:t>
      </w:r>
      <w:r w:rsidRPr="00C35A2C">
        <w:rPr>
          <w:rFonts w:hint="cs"/>
          <w:rtl/>
        </w:rPr>
        <w:t xml:space="preserve">לו </w:t>
      </w:r>
      <w:r w:rsidRPr="00C35A2C">
        <w:rPr>
          <w:rtl/>
        </w:rPr>
        <w:t>עכו</w:t>
      </w:r>
      <w:r>
        <w:rPr>
          <w:rtl/>
        </w:rPr>
        <w:t>"</w:t>
      </w:r>
      <w:r w:rsidRPr="00C35A2C">
        <w:rPr>
          <w:rtl/>
        </w:rPr>
        <w:t>ם כ</w:t>
      </w:r>
      <w:r w:rsidRPr="00C35A2C">
        <w:rPr>
          <w:rFonts w:hint="cs"/>
          <w:rtl/>
        </w:rPr>
        <w:t>וס כסף והטבילו ושתה בו ואיני יודע</w:t>
      </w:r>
      <w:r w:rsidRPr="00C35A2C">
        <w:rPr>
          <w:rtl/>
        </w:rPr>
        <w:t xml:space="preserve"> אי משום דקסבר: משכנתא כ</w:t>
      </w:r>
      <w:r w:rsidRPr="00C35A2C">
        <w:rPr>
          <w:rFonts w:hint="cs"/>
          <w:rtl/>
        </w:rPr>
        <w:t>מכר או משום שראה לעכו</w:t>
      </w:r>
      <w:r>
        <w:rPr>
          <w:rtl/>
        </w:rPr>
        <w:t>"</w:t>
      </w:r>
      <w:r w:rsidRPr="00C35A2C">
        <w:rPr>
          <w:rFonts w:hint="cs"/>
          <w:rtl/>
        </w:rPr>
        <w:t xml:space="preserve">ם דדעתו לשקע המשכון אצלו </w:t>
      </w:r>
    </w:p>
    <w:p w14:paraId="6042AAE6" w14:textId="77777777" w:rsidR="00910F84" w:rsidRPr="00C35A2C" w:rsidRDefault="00910F84" w:rsidP="00910F84">
      <w:pPr>
        <w:pStyle w:val="afffe"/>
        <w:rPr>
          <w:rtl/>
        </w:rPr>
      </w:pPr>
      <w:r w:rsidRPr="00A06291">
        <w:rPr>
          <w:rtl/>
        </w:rPr>
        <w:t>׻</w:t>
      </w:r>
      <w:r w:rsidRPr="00C35A2C">
        <w:rPr>
          <w:rtl/>
        </w:rPr>
        <w:t xml:space="preserve"> </w:t>
      </w:r>
    </w:p>
    <w:p w14:paraId="78A31D6E" w14:textId="77777777" w:rsidR="00910F84" w:rsidRPr="00C35A2C" w:rsidRDefault="00910F84" w:rsidP="00910F84">
      <w:pPr>
        <w:rPr>
          <w:rtl/>
        </w:rPr>
      </w:pPr>
      <w:r w:rsidRPr="00C35A2C">
        <w:rPr>
          <w:b/>
          <w:bCs/>
          <w:rtl/>
        </w:rPr>
        <w:t>• ת</w:t>
      </w:r>
      <w:r>
        <w:rPr>
          <w:b/>
          <w:bCs/>
          <w:rtl/>
        </w:rPr>
        <w:t>"</w:t>
      </w:r>
      <w:r w:rsidRPr="00C35A2C">
        <w:rPr>
          <w:b/>
          <w:bCs/>
          <w:rtl/>
        </w:rPr>
        <w:t>ר</w:t>
      </w:r>
      <w:r w:rsidRPr="00C35A2C">
        <w:rPr>
          <w:rtl/>
        </w:rPr>
        <w:t>: הלוקח כלי תשמיש מן העוב</w:t>
      </w:r>
      <w:r>
        <w:rPr>
          <w:rtl/>
        </w:rPr>
        <w:t>די כוכבים, דברים שלא נשתמש בהן</w:t>
      </w:r>
      <w:r w:rsidRPr="00C35A2C">
        <w:rPr>
          <w:rtl/>
        </w:rPr>
        <w:t xml:space="preserve"> מטבילן והן טהורין; </w:t>
      </w:r>
    </w:p>
    <w:p w14:paraId="24AD0A09" w14:textId="77777777" w:rsidR="00910F84" w:rsidRPr="00C35A2C" w:rsidRDefault="00910F84" w:rsidP="00910F84">
      <w:pPr>
        <w:rPr>
          <w:rtl/>
        </w:rPr>
      </w:pPr>
      <w:r w:rsidRPr="00C35A2C">
        <w:rPr>
          <w:rtl/>
        </w:rPr>
        <w:t>דברים שנשתמש בהן ע</w:t>
      </w:r>
      <w:r>
        <w:rPr>
          <w:rtl/>
        </w:rPr>
        <w:t>"</w:t>
      </w:r>
      <w:r w:rsidRPr="00C35A2C">
        <w:rPr>
          <w:rtl/>
        </w:rPr>
        <w:t xml:space="preserve">י צונן, כגון כוסות וקתוניות וצלוחיות - מדיחן ומטבילן והם טהורין; </w:t>
      </w:r>
    </w:p>
    <w:p w14:paraId="1D66C587" w14:textId="77777777" w:rsidR="00910F84" w:rsidRPr="00C35A2C" w:rsidRDefault="00910F84" w:rsidP="00910F84">
      <w:pPr>
        <w:rPr>
          <w:rtl/>
        </w:rPr>
      </w:pPr>
      <w:r w:rsidRPr="00C35A2C">
        <w:rPr>
          <w:rtl/>
        </w:rPr>
        <w:t>דברים שנשתמש בהן ע</w:t>
      </w:r>
      <w:r>
        <w:rPr>
          <w:rtl/>
        </w:rPr>
        <w:t>"</w:t>
      </w:r>
      <w:r w:rsidRPr="00C35A2C">
        <w:rPr>
          <w:rtl/>
        </w:rPr>
        <w:t xml:space="preserve">י חמין, כגון היורות הקומקמוסון ומחמי חמין - מגעילן ומטבילן והן טהורין; </w:t>
      </w:r>
    </w:p>
    <w:p w14:paraId="0AB47FBF" w14:textId="77777777" w:rsidR="00910F84" w:rsidRPr="00C35A2C" w:rsidRDefault="00910F84" w:rsidP="00910F84">
      <w:pPr>
        <w:rPr>
          <w:rtl/>
        </w:rPr>
      </w:pPr>
      <w:r w:rsidRPr="00C35A2C">
        <w:rPr>
          <w:rtl/>
        </w:rPr>
        <w:t>דברים שנשתמש בהן ע</w:t>
      </w:r>
      <w:r>
        <w:rPr>
          <w:rtl/>
        </w:rPr>
        <w:t>"</w:t>
      </w:r>
      <w:r w:rsidRPr="00C35A2C">
        <w:rPr>
          <w:rtl/>
        </w:rPr>
        <w:t>י האור, כגון השפודין והאסכלאות - מלבנן ומטבילן והן טהורין.</w:t>
      </w:r>
    </w:p>
    <w:p w14:paraId="4995829A" w14:textId="77777777" w:rsidR="00910F84" w:rsidRPr="00C35A2C" w:rsidRDefault="00910F84" w:rsidP="00910F84">
      <w:pPr>
        <w:rPr>
          <w:rtl/>
        </w:rPr>
      </w:pPr>
      <w:r w:rsidRPr="00C35A2C">
        <w:rPr>
          <w:rtl/>
        </w:rPr>
        <w:t>וכולן שנשתמש בהן עד ש</w:t>
      </w:r>
      <w:r>
        <w:rPr>
          <w:rtl/>
        </w:rPr>
        <w:t xml:space="preserve">לא יטביל ושלא יגעיל ושלא ילבן </w:t>
      </w:r>
      <w:r w:rsidRPr="00C35A2C">
        <w:rPr>
          <w:rtl/>
        </w:rPr>
        <w:t xml:space="preserve">תני חדא: אסור, ותניא אידך: מותר! </w:t>
      </w:r>
    </w:p>
    <w:p w14:paraId="07C01AFA" w14:textId="77777777" w:rsidR="00910F84" w:rsidRPr="00C35A2C" w:rsidRDefault="00910F84" w:rsidP="00910F84">
      <w:pPr>
        <w:pStyle w:val="afffa"/>
        <w:rPr>
          <w:rtl/>
        </w:rPr>
      </w:pPr>
      <w:r>
        <w:rPr>
          <w:rtl/>
        </w:rPr>
        <w:t xml:space="preserve">- </w:t>
      </w:r>
      <w:r w:rsidRPr="00C35A2C">
        <w:rPr>
          <w:rtl/>
        </w:rPr>
        <w:t>ל</w:t>
      </w:r>
      <w:r>
        <w:rPr>
          <w:rtl/>
        </w:rPr>
        <w:t>"</w:t>
      </w:r>
      <w:r w:rsidRPr="00C35A2C">
        <w:rPr>
          <w:rtl/>
        </w:rPr>
        <w:t>ק: הא כמאן דאמר נותן טעם לפגם - אסור, הא כמאן דאמר נותן טעם לפגם - מותר.</w:t>
      </w:r>
    </w:p>
    <w:p w14:paraId="6FD791CE" w14:textId="77777777" w:rsidR="00910F84" w:rsidRPr="00C35A2C" w:rsidRDefault="00910F84" w:rsidP="00910F84">
      <w:pPr>
        <w:rPr>
          <w:rtl/>
        </w:rPr>
      </w:pPr>
      <w:r w:rsidRPr="00C35A2C">
        <w:rPr>
          <w:rFonts w:hint="cs"/>
          <w:rtl/>
        </w:rPr>
        <w:t>ולמ</w:t>
      </w:r>
      <w:r>
        <w:rPr>
          <w:rtl/>
        </w:rPr>
        <w:t>"</w:t>
      </w:r>
      <w:r w:rsidRPr="00C35A2C">
        <w:rPr>
          <w:rFonts w:hint="cs"/>
          <w:rtl/>
        </w:rPr>
        <w:t xml:space="preserve">ד </w:t>
      </w:r>
      <w:r>
        <w:rPr>
          <w:rtl/>
        </w:rPr>
        <w:t>נותן טעם לפגם מותר,</w:t>
      </w:r>
      <w:r>
        <w:rPr>
          <w:rFonts w:hint="cs"/>
          <w:rtl/>
        </w:rPr>
        <w:t xml:space="preserve"> </w:t>
      </w:r>
      <w:r>
        <w:rPr>
          <w:rStyle w:val="affff1"/>
          <w:rFonts w:hint="cs"/>
          <w:rtl/>
          <w:rPrChange w:id="10805" w:author="מנוע אמוראים" w:date="2026-10-05T16:41:56Z">
            <w:rPr>
              <w:rFonts w:hint="cs"/>
              <w:rtl/>
            </w:rPr>
          </w:rPrChange>
        </w:rPr>
        <w:t xml:space="preserve">רחבדר</w:t>
      </w:r>
      <w:r>
        <w:rPr>
          <w:rStyle w:val="affff1"/>
          <w:rtl/>
          <w:rPrChange w:id="10806" w:author="מנוע אמוראים" w:date="2026-10-05T16:41:56Z">
            <w:rPr>
              <w:rtl/>
            </w:rPr>
          </w:rPrChange>
        </w:rPr>
        <w:t xml:space="preserve">"</w:t>
      </w:r>
      <w:r>
        <w:rPr>
          <w:rStyle w:val="affff1"/>
          <w:rFonts w:hint="cs"/>
          <w:rtl/>
          <w:rPrChange w:id="10807" w:author="מנוע אמוראים" w:date="2026-10-05T16:41:56Z">
            <w:rPr>
              <w:rFonts w:hint="cs"/>
              <w:rtl/>
            </w:rPr>
          </w:rPrChange>
        </w:rPr>
        <w:t xml:space="preserve">ה</w:t>
      </w:r>
      <w:r>
        <w:rPr>
          <w:rFonts w:hint="cs"/>
          <w:rtl/>
        </w:rPr>
        <w:t xml:space="preserve">: </w:t>
      </w:r>
      <w:r w:rsidRPr="00C35A2C">
        <w:rPr>
          <w:rtl/>
        </w:rPr>
        <w:t>גיעולי ע</w:t>
      </w:r>
      <w:r w:rsidRPr="00C35A2C">
        <w:rPr>
          <w:rFonts w:hint="cs"/>
          <w:rtl/>
        </w:rPr>
        <w:t>כו</w:t>
      </w:r>
      <w:r>
        <w:rPr>
          <w:rtl/>
        </w:rPr>
        <w:t>"</w:t>
      </w:r>
      <w:r w:rsidRPr="00C35A2C">
        <w:rPr>
          <w:rFonts w:hint="cs"/>
          <w:rtl/>
        </w:rPr>
        <w:t>ם</w:t>
      </w:r>
      <w:r w:rsidRPr="00C35A2C">
        <w:rPr>
          <w:rtl/>
        </w:rPr>
        <w:t xml:space="preserve"> דאסר רחמנא</w:t>
      </w:r>
      <w:r w:rsidRPr="00C35A2C">
        <w:rPr>
          <w:rFonts w:hint="cs"/>
          <w:rtl/>
        </w:rPr>
        <w:t xml:space="preserve"> דווקא בקדירה בת יומה דלאו נ</w:t>
      </w:r>
      <w:r>
        <w:rPr>
          <w:rtl/>
        </w:rPr>
        <w:t>"</w:t>
      </w:r>
      <w:r w:rsidRPr="00C35A2C">
        <w:rPr>
          <w:rFonts w:hint="cs"/>
          <w:rtl/>
        </w:rPr>
        <w:t xml:space="preserve">ט לפגם הוא </w:t>
      </w:r>
      <w:r w:rsidRPr="00C35A2C">
        <w:rPr>
          <w:rtl/>
        </w:rPr>
        <w:t xml:space="preserve"> </w:t>
      </w:r>
    </w:p>
    <w:p w14:paraId="3C017363" w14:textId="77777777" w:rsidR="00910F84" w:rsidRPr="00C35A2C" w:rsidRDefault="00910F84" w:rsidP="00910F84">
      <w:pPr>
        <w:pStyle w:val="aff6"/>
        <w:framePr w:wrap="around"/>
        <w:rPr>
          <w:rtl/>
        </w:rPr>
      </w:pPr>
      <w:r w:rsidRPr="00C35A2C">
        <w:rPr>
          <w:rFonts w:hint="cs"/>
          <w:rtl/>
        </w:rPr>
        <w:t>עו.</w:t>
      </w:r>
    </w:p>
    <w:p w14:paraId="1EB47801" w14:textId="77777777" w:rsidR="00910F84" w:rsidRPr="00C35A2C" w:rsidRDefault="00910F84" w:rsidP="00910F84">
      <w:pPr>
        <w:rPr>
          <w:rtl/>
        </w:rPr>
      </w:pPr>
      <w:r w:rsidRPr="00C35A2C">
        <w:rPr>
          <w:rtl/>
        </w:rPr>
        <w:t>מכאן ואילך</w:t>
      </w:r>
      <w:r w:rsidRPr="00C35A2C">
        <w:rPr>
          <w:rFonts w:hint="cs"/>
          <w:rtl/>
        </w:rPr>
        <w:t xml:space="preserve"> לא מתירים אותה גזירה אטו קדירה בת יומה [ואידך ס</w:t>
      </w:r>
      <w:r>
        <w:rPr>
          <w:rtl/>
        </w:rPr>
        <w:t>"</w:t>
      </w:r>
      <w:r w:rsidRPr="00C35A2C">
        <w:rPr>
          <w:rFonts w:hint="cs"/>
          <w:rtl/>
        </w:rPr>
        <w:t>ל דקדירה בת יומה גם פוגמת בטעם ]</w:t>
      </w:r>
      <w:r w:rsidRPr="00C35A2C">
        <w:rPr>
          <w:rtl/>
        </w:rPr>
        <w:t xml:space="preserve"> </w:t>
      </w:r>
    </w:p>
    <w:p w14:paraId="694557C3" w14:textId="27E762BD" w:rsidR="00910F84" w:rsidRPr="00C35A2C" w:rsidRDefault="00014D71" w:rsidP="0079531B">
      <w:pPr>
        <w:bidi w:val="0"/>
        <w:spacing w:after="160" w:line="259" w:lineRule="auto"/>
        <w:jc w:val="left"/>
        <w:rPr>
          <w:rtl/>
        </w:rPr>
      </w:pPr>
      <w:r>
        <w:rPr>
          <w:rtl/>
        </w:rPr>
        <w:br w:type="page"/>
      </w:r>
    </w:p>
    <w:p w14:paraId="651E1B9E" w14:textId="77777777" w:rsidR="00106356" w:rsidRDefault="00910F84" w:rsidP="00106356">
      <w:pPr>
        <w:pStyle w:val="36"/>
        <w:framePr w:wrap="notBeside"/>
        <w:rPr>
          <w:rtl/>
        </w:rPr>
      </w:pPr>
      <w:r w:rsidRPr="00C35A2C">
        <w:rPr>
          <w:rFonts w:hint="cs"/>
          <w:rtl/>
        </w:rPr>
        <w:lastRenderedPageBreak/>
        <w:t>הקשה ר</w:t>
      </w:r>
      <w:r>
        <w:rPr>
          <w:rtl/>
        </w:rPr>
        <w:t>"</w:t>
      </w:r>
      <w:r w:rsidRPr="00C35A2C">
        <w:rPr>
          <w:rFonts w:hint="cs"/>
          <w:rtl/>
        </w:rPr>
        <w:t>ע לר</w:t>
      </w:r>
      <w:r>
        <w:rPr>
          <w:rtl/>
        </w:rPr>
        <w:t>"</w:t>
      </w:r>
      <w:r w:rsidRPr="00C35A2C">
        <w:rPr>
          <w:rFonts w:hint="cs"/>
          <w:rtl/>
        </w:rPr>
        <w:t>ש</w:t>
      </w:r>
      <w:r w:rsidRPr="00C35A2C">
        <w:rPr>
          <w:rtl/>
        </w:rPr>
        <w:t>:</w:t>
      </w:r>
    </w:p>
    <w:p w14:paraId="396FCF0B" w14:textId="06DB7FFF" w:rsidR="00106356" w:rsidRDefault="00910F84" w:rsidP="004122EA">
      <w:pPr>
        <w:rPr>
          <w:rtl/>
        </w:rPr>
      </w:pPr>
      <w:r w:rsidRPr="00C35A2C">
        <w:rPr>
          <w:rtl/>
        </w:rPr>
        <w:t xml:space="preserve">השפודין והאסכלא - </w:t>
      </w:r>
      <w:r w:rsidRPr="00EA51D5">
        <w:rPr>
          <w:rStyle w:val="afff"/>
          <w:rtl/>
        </w:rPr>
        <w:t>מלבנן באור,</w:t>
      </w:r>
      <w:r w:rsidRPr="00C35A2C">
        <w:rPr>
          <w:rtl/>
        </w:rPr>
        <w:t xml:space="preserve"> </w:t>
      </w:r>
    </w:p>
    <w:p w14:paraId="3D27B619" w14:textId="77777777" w:rsidR="00106356" w:rsidRDefault="00910F84" w:rsidP="00106356">
      <w:pPr>
        <w:pStyle w:val="36"/>
        <w:framePr w:wrap="notBeside"/>
        <w:rPr>
          <w:rtl/>
        </w:rPr>
      </w:pPr>
      <w:r w:rsidRPr="00C35A2C">
        <w:rPr>
          <w:rtl/>
        </w:rPr>
        <w:t xml:space="preserve">והתנן </w:t>
      </w:r>
    </w:p>
    <w:p w14:paraId="3B5488DE" w14:textId="05197846" w:rsidR="00910F84" w:rsidRPr="00C35A2C" w:rsidRDefault="00910F84" w:rsidP="00910F84">
      <w:pPr>
        <w:rPr>
          <w:rtl/>
        </w:rPr>
      </w:pPr>
      <w:r w:rsidRPr="00C35A2C">
        <w:rPr>
          <w:rtl/>
        </w:rPr>
        <w:t xml:space="preserve">גבי קדשים: השפוד והאסכלא - </w:t>
      </w:r>
      <w:r w:rsidRPr="00EA51D5">
        <w:rPr>
          <w:rStyle w:val="afff"/>
          <w:rtl/>
        </w:rPr>
        <w:t>מגעילן בחמין!</w:t>
      </w:r>
      <w:r w:rsidRPr="00C35A2C">
        <w:rPr>
          <w:rtl/>
        </w:rPr>
        <w:t xml:space="preserve"> </w:t>
      </w:r>
    </w:p>
    <w:p w14:paraId="2428BC8E" w14:textId="6F18708F" w:rsidR="004122EA" w:rsidRDefault="007A6AC6" w:rsidP="007A6AC6">
      <w:pPr>
        <w:pStyle w:val="36"/>
        <w:framePr w:wrap="notBeside"/>
        <w:jc w:val="center"/>
        <w:rPr>
          <w:rtl/>
        </w:rPr>
      </w:pPr>
      <w:r>
        <w:rPr>
          <w:rFonts w:hint="cs"/>
          <w:rtl/>
        </w:rPr>
        <w:t>א.</w:t>
      </w:r>
      <w:r w:rsidR="00910F84">
        <w:rPr>
          <w:rtl/>
        </w:rPr>
        <w:t xml:space="preserve"> </w:t>
      </w:r>
      <w:r w:rsidR="00910F84" w:rsidRPr="00C35A2C">
        <w:rPr>
          <w:rtl/>
        </w:rPr>
        <w:t>א</w:t>
      </w:r>
      <w:r w:rsidR="00910F84">
        <w:rPr>
          <w:rtl/>
        </w:rPr>
        <w:t>"</w:t>
      </w:r>
      <w:r w:rsidR="00910F84" w:rsidRPr="00C35A2C">
        <w:rPr>
          <w:rtl/>
        </w:rPr>
        <w:t>ל:</w:t>
      </w:r>
      <w:r>
        <w:rPr>
          <w:rFonts w:hint="cs"/>
          <w:rtl/>
        </w:rPr>
        <w:t xml:space="preserve"> עמרם בני!</w:t>
      </w:r>
    </w:p>
    <w:p w14:paraId="351380DE" w14:textId="15301E4C" w:rsidR="00910F84" w:rsidRPr="00C35A2C" w:rsidRDefault="00910F84" w:rsidP="007A6AC6">
      <w:pPr>
        <w:rPr>
          <w:rtl/>
        </w:rPr>
      </w:pPr>
      <w:r w:rsidRPr="00C35A2C">
        <w:rPr>
          <w:rtl/>
        </w:rPr>
        <w:t xml:space="preserve">מה ענין קדשים </w:t>
      </w:r>
      <w:r w:rsidR="0079531B">
        <w:rPr>
          <w:rFonts w:hint="cs"/>
          <w:rtl/>
        </w:rPr>
        <w:t xml:space="preserve">דבלע היתר </w:t>
      </w:r>
      <w:r w:rsidRPr="00C35A2C">
        <w:rPr>
          <w:rtl/>
        </w:rPr>
        <w:t xml:space="preserve">אצל גיעולי </w:t>
      </w:r>
      <w:r w:rsidR="0079531B">
        <w:rPr>
          <w:rFonts w:hint="cs"/>
          <w:rtl/>
        </w:rPr>
        <w:t>נכרים</w:t>
      </w:r>
      <w:r w:rsidR="007A6AC6">
        <w:rPr>
          <w:rFonts w:hint="cs"/>
          <w:rtl/>
        </w:rPr>
        <w:t xml:space="preserve"> </w:t>
      </w:r>
      <w:r w:rsidR="0079531B">
        <w:rPr>
          <w:rFonts w:hint="cs"/>
          <w:rtl/>
        </w:rPr>
        <w:t>ד</w:t>
      </w:r>
      <w:r w:rsidR="007A6AC6">
        <w:rPr>
          <w:rFonts w:hint="cs"/>
          <w:rtl/>
        </w:rPr>
        <w:t>בלע איסור</w:t>
      </w:r>
    </w:p>
    <w:p w14:paraId="740699AE" w14:textId="77777777" w:rsidR="00106356" w:rsidRDefault="00910F84" w:rsidP="00106356">
      <w:pPr>
        <w:pStyle w:val="36"/>
        <w:framePr w:wrap="notBeside"/>
        <w:rPr>
          <w:rtl/>
        </w:rPr>
      </w:pPr>
      <w:r>
        <w:rPr>
          <w:rtl/>
        </w:rPr>
        <w:t xml:space="preserve">- </w:t>
      </w:r>
      <w:r w:rsidRPr="00C35A2C">
        <w:rPr>
          <w:rtl/>
        </w:rPr>
        <w:t xml:space="preserve">אמר רבא: </w:t>
      </w:r>
    </w:p>
    <w:p w14:paraId="4843A4C8" w14:textId="3497D87F" w:rsidR="00910F84" w:rsidRPr="00C35A2C" w:rsidRDefault="0079531B" w:rsidP="0079531B">
      <w:pPr>
        <w:spacing w:after="60"/>
        <w:rPr>
          <w:b/>
          <w:bCs/>
          <w:rtl/>
        </w:rPr>
      </w:pPr>
      <w:r>
        <w:rPr>
          <w:rFonts w:hint="cs"/>
          <w:rtl/>
        </w:rPr>
        <w:t xml:space="preserve">אכתי </w:t>
      </w:r>
      <w:r w:rsidR="00910F84" w:rsidRPr="00C35A2C">
        <w:rPr>
          <w:rtl/>
        </w:rPr>
        <w:t>כ</w:t>
      </w:r>
      <w:r w:rsidR="00910F84" w:rsidRPr="00C35A2C">
        <w:rPr>
          <w:rFonts w:hint="cs"/>
          <w:rtl/>
        </w:rPr>
        <w:t xml:space="preserve">שפולט איסור הוא פולט </w:t>
      </w:r>
    </w:p>
    <w:p w14:paraId="4BEC3EF1" w14:textId="54F9BC84" w:rsidR="00106356" w:rsidRDefault="007A6AC6" w:rsidP="00106356">
      <w:pPr>
        <w:pStyle w:val="36"/>
        <w:framePr w:wrap="notBeside"/>
        <w:rPr>
          <w:rtl/>
        </w:rPr>
      </w:pPr>
      <w:r>
        <w:rPr>
          <w:rFonts w:hint="cs"/>
          <w:rtl/>
        </w:rPr>
        <w:t>ב.</w:t>
      </w:r>
      <w:r w:rsidR="00910F84">
        <w:rPr>
          <w:rtl/>
        </w:rPr>
        <w:t xml:space="preserve"> </w:t>
      </w:r>
      <w:r w:rsidR="00910F84" w:rsidRPr="00C35A2C">
        <w:rPr>
          <w:rtl/>
        </w:rPr>
        <w:t xml:space="preserve">אלא אמר רבא: </w:t>
      </w:r>
    </w:p>
    <w:p w14:paraId="66156837" w14:textId="4ECDE58D" w:rsidR="00910F84" w:rsidRPr="00C35A2C" w:rsidRDefault="00910F84" w:rsidP="00106356">
      <w:pPr>
        <w:rPr>
          <w:rtl/>
        </w:rPr>
      </w:pPr>
      <w:r w:rsidRPr="00C35A2C">
        <w:rPr>
          <w:rtl/>
        </w:rPr>
        <w:t>מאי הגעלה? נמי שטיפה ומריקה.</w:t>
      </w:r>
    </w:p>
    <w:p w14:paraId="56743A53" w14:textId="77777777" w:rsidR="00106356" w:rsidRDefault="00910F84" w:rsidP="00106356">
      <w:pPr>
        <w:pStyle w:val="36"/>
        <w:framePr w:wrap="notBeside"/>
        <w:rPr>
          <w:rtl/>
        </w:rPr>
      </w:pPr>
      <w:r>
        <w:rPr>
          <w:rtl/>
        </w:rPr>
        <w:t xml:space="preserve">- </w:t>
      </w:r>
      <w:r w:rsidRPr="00C35A2C">
        <w:rPr>
          <w:rtl/>
        </w:rPr>
        <w:t>א</w:t>
      </w:r>
      <w:r>
        <w:rPr>
          <w:rtl/>
        </w:rPr>
        <w:t>"</w:t>
      </w:r>
      <w:r w:rsidRPr="00C35A2C">
        <w:rPr>
          <w:rtl/>
        </w:rPr>
        <w:t xml:space="preserve">ל אביי: </w:t>
      </w:r>
    </w:p>
    <w:p w14:paraId="5E4C04D5" w14:textId="47670694" w:rsidR="00910F84" w:rsidRPr="00C35A2C" w:rsidRDefault="00910F84" w:rsidP="0079531B">
      <w:pPr>
        <w:spacing w:after="60"/>
        <w:rPr>
          <w:rtl/>
        </w:rPr>
      </w:pPr>
      <w:r w:rsidRPr="00C35A2C">
        <w:rPr>
          <w:rtl/>
        </w:rPr>
        <w:t xml:space="preserve">מי דמי? מריקה ושטיפה בצונן, הגעלה בחמין! </w:t>
      </w:r>
    </w:p>
    <w:p w14:paraId="4FF775D0" w14:textId="42B4D47B" w:rsidR="00106356" w:rsidRDefault="007A6AC6" w:rsidP="00106356">
      <w:pPr>
        <w:pStyle w:val="36"/>
        <w:framePr w:wrap="notBeside"/>
        <w:rPr>
          <w:rtl/>
        </w:rPr>
      </w:pPr>
      <w:r>
        <w:rPr>
          <w:rFonts w:hint="cs"/>
          <w:rtl/>
        </w:rPr>
        <w:t>ג.</w:t>
      </w:r>
      <w:r w:rsidR="00910F84">
        <w:rPr>
          <w:rtl/>
        </w:rPr>
        <w:t xml:space="preserve"> </w:t>
      </w:r>
      <w:r w:rsidR="00910F84" w:rsidRPr="00C35A2C">
        <w:rPr>
          <w:rtl/>
        </w:rPr>
        <w:t xml:space="preserve">אלא אביי: </w:t>
      </w:r>
    </w:p>
    <w:p w14:paraId="25624D13" w14:textId="159C1A3A" w:rsidR="00910F84" w:rsidRPr="0079531B" w:rsidRDefault="00910F84" w:rsidP="00106356">
      <w:pPr>
        <w:rPr>
          <w:spacing w:val="-4"/>
          <w:rtl/>
        </w:rPr>
      </w:pPr>
      <w:r w:rsidRPr="0079531B">
        <w:rPr>
          <w:rStyle w:val="affff1"/>
          <w:spacing w:val="-4"/>
          <w:rtl/>
        </w:rPr>
        <w:t>יגיד עליו רעו</w:t>
      </w:r>
      <w:r w:rsidRPr="0079531B">
        <w:rPr>
          <w:spacing w:val="-4"/>
          <w:rtl/>
        </w:rPr>
        <w:t xml:space="preserve"> </w:t>
      </w:r>
      <w:r w:rsidRPr="0079531B">
        <w:rPr>
          <w:rStyle w:val="affff1"/>
          <w:spacing w:val="-4"/>
          <w:rtl/>
        </w:rPr>
        <w:t>תנא הכא</w:t>
      </w:r>
      <w:r w:rsidRPr="0079531B">
        <w:rPr>
          <w:spacing w:val="-4"/>
          <w:rtl/>
        </w:rPr>
        <w:t xml:space="preserve"> ליבון וה"</w:t>
      </w:r>
      <w:r w:rsidRPr="0079531B">
        <w:rPr>
          <w:rFonts w:hint="cs"/>
          <w:spacing w:val="-4"/>
          <w:rtl/>
        </w:rPr>
        <w:t>ה</w:t>
      </w:r>
      <w:r w:rsidRPr="0079531B">
        <w:rPr>
          <w:spacing w:val="-4"/>
          <w:rtl/>
        </w:rPr>
        <w:t xml:space="preserve"> להגעלה, </w:t>
      </w:r>
      <w:r w:rsidRPr="0079531B">
        <w:rPr>
          <w:rStyle w:val="affff1"/>
          <w:spacing w:val="-4"/>
          <w:rtl/>
        </w:rPr>
        <w:t>תנא התם</w:t>
      </w:r>
      <w:r w:rsidRPr="0079531B">
        <w:rPr>
          <w:spacing w:val="-4"/>
          <w:rtl/>
        </w:rPr>
        <w:t xml:space="preserve"> הגעלה וה"ה לליבון.</w:t>
      </w:r>
    </w:p>
    <w:p w14:paraId="40CDE627" w14:textId="01861997" w:rsidR="00106356" w:rsidRDefault="00910F84" w:rsidP="00106356">
      <w:pPr>
        <w:pStyle w:val="36"/>
        <w:framePr w:wrap="notBeside"/>
        <w:rPr>
          <w:rtl/>
        </w:rPr>
      </w:pPr>
      <w:r w:rsidRPr="00C35A2C">
        <w:rPr>
          <w:rtl/>
        </w:rPr>
        <w:t>א</w:t>
      </w:r>
      <w:r>
        <w:rPr>
          <w:rtl/>
        </w:rPr>
        <w:t>"</w:t>
      </w:r>
      <w:r w:rsidRPr="00C35A2C">
        <w:rPr>
          <w:rtl/>
        </w:rPr>
        <w:t xml:space="preserve">ל רבא: </w:t>
      </w:r>
    </w:p>
    <w:p w14:paraId="4733A8BE" w14:textId="0B67BAB6" w:rsidR="00910F84" w:rsidRPr="00C35A2C" w:rsidRDefault="0079531B" w:rsidP="0079531B">
      <w:pPr>
        <w:spacing w:after="60"/>
        <w:rPr>
          <w:rtl/>
        </w:rPr>
      </w:pPr>
      <w:r>
        <w:rPr>
          <w:rStyle w:val="affff1"/>
          <w:rFonts w:hint="cs"/>
          <w:rtl/>
        </w:rPr>
        <w:t xml:space="preserve">א''כ ישנה הכל יחד </w:t>
      </w:r>
      <w:r w:rsidR="00910F84" w:rsidRPr="007A6AC6">
        <w:rPr>
          <w:rStyle w:val="affff1"/>
          <w:rtl/>
        </w:rPr>
        <w:t>וליתני חדא</w:t>
      </w:r>
      <w:r w:rsidR="00910F84" w:rsidRPr="00C35A2C">
        <w:rPr>
          <w:rtl/>
        </w:rPr>
        <w:t xml:space="preserve"> באידך אחרית</w:t>
      </w:r>
      <w:r>
        <w:rPr>
          <w:rFonts w:hint="cs"/>
          <w:rtl/>
        </w:rPr>
        <w:t>י</w:t>
      </w:r>
      <w:r w:rsidR="00910F84" w:rsidRPr="00C35A2C">
        <w:rPr>
          <w:rtl/>
        </w:rPr>
        <w:t xml:space="preserve"> </w:t>
      </w:r>
      <w:r w:rsidR="00910F84" w:rsidRPr="0079531B">
        <w:rPr>
          <w:rStyle w:val="affff1"/>
          <w:rtl/>
        </w:rPr>
        <w:t>ולימא:</w:t>
      </w:r>
      <w:r w:rsidR="00910F84" w:rsidRPr="00C35A2C">
        <w:rPr>
          <w:rtl/>
        </w:rPr>
        <w:t xml:space="preserve"> יגיד עליו רעו! </w:t>
      </w:r>
    </w:p>
    <w:p w14:paraId="1CF50D5B" w14:textId="718EB17E" w:rsidR="00106356" w:rsidRDefault="007A6AC6" w:rsidP="00106356">
      <w:pPr>
        <w:pStyle w:val="36"/>
        <w:framePr w:wrap="notBeside"/>
        <w:rPr>
          <w:rtl/>
        </w:rPr>
      </w:pPr>
      <w:r>
        <w:rPr>
          <w:rFonts w:hint="cs"/>
          <w:rtl/>
        </w:rPr>
        <w:t>ד.</w:t>
      </w:r>
      <w:r w:rsidR="00910F84">
        <w:rPr>
          <w:rtl/>
        </w:rPr>
        <w:t xml:space="preserve"> </w:t>
      </w:r>
      <w:r w:rsidR="00910F84" w:rsidRPr="00C35A2C">
        <w:rPr>
          <w:rtl/>
        </w:rPr>
        <w:t xml:space="preserve">אלא רבא: </w:t>
      </w:r>
    </w:p>
    <w:p w14:paraId="23DD6EDF" w14:textId="62C1B9A2" w:rsidR="00910F84" w:rsidRPr="00C35A2C" w:rsidRDefault="00910F84" w:rsidP="00106356">
      <w:pPr>
        <w:rPr>
          <w:rtl/>
        </w:rPr>
      </w:pPr>
      <w:r w:rsidRPr="00C35A2C">
        <w:rPr>
          <w:rtl/>
        </w:rPr>
        <w:t xml:space="preserve">קדשים </w:t>
      </w:r>
      <w:r w:rsidRPr="00C35A2C">
        <w:rPr>
          <w:rFonts w:hint="cs"/>
          <w:rtl/>
        </w:rPr>
        <w:t xml:space="preserve">טעמם </w:t>
      </w:r>
      <w:r w:rsidR="007A6AC6">
        <w:rPr>
          <w:rStyle w:val="affff1"/>
          <w:rFonts w:hint="cs"/>
          <w:rtl/>
        </w:rPr>
        <w:t>כ</w:t>
      </w:r>
      <w:r w:rsidRPr="004122EA">
        <w:rPr>
          <w:rStyle w:val="affff1"/>
          <w:rFonts w:hint="cs"/>
          <w:rtl/>
        </w:rPr>
        <w:t>רב</w:t>
      </w:r>
      <w:r w:rsidRPr="004122EA">
        <w:rPr>
          <w:rStyle w:val="affff1"/>
          <w:rtl/>
        </w:rPr>
        <w:t>"</w:t>
      </w:r>
      <w:r w:rsidRPr="004122EA">
        <w:rPr>
          <w:rStyle w:val="affff1"/>
          <w:rFonts w:hint="cs"/>
          <w:rtl/>
        </w:rPr>
        <w:t>א</w:t>
      </w:r>
      <w:r w:rsidRPr="004122EA">
        <w:rPr>
          <w:rStyle w:val="affff1"/>
          <w:rtl/>
        </w:rPr>
        <w:t>:</w:t>
      </w:r>
      <w:r w:rsidRPr="00C35A2C">
        <w:rPr>
          <w:rtl/>
        </w:rPr>
        <w:t xml:space="preserve"> </w:t>
      </w:r>
      <w:r w:rsidRPr="00C35A2C">
        <w:rPr>
          <w:rFonts w:hint="cs"/>
          <w:rtl/>
        </w:rPr>
        <w:t>ד</w:t>
      </w:r>
      <w:r w:rsidRPr="00C35A2C">
        <w:rPr>
          <w:rtl/>
        </w:rPr>
        <w:t>כל יום ויום נעשה גיעול לחבירו.</w:t>
      </w:r>
    </w:p>
    <w:p w14:paraId="00F31F6E" w14:textId="77F96BBD" w:rsidR="00910F84" w:rsidRPr="0079531B" w:rsidRDefault="00910F84" w:rsidP="00106356">
      <w:pPr>
        <w:rPr>
          <w:spacing w:val="-4"/>
          <w:rtl/>
        </w:rPr>
      </w:pPr>
      <w:r w:rsidRPr="0079531B">
        <w:rPr>
          <w:spacing w:val="-4"/>
          <w:rtl/>
        </w:rPr>
        <w:t xml:space="preserve">תינח שלמים דכיון דלשני ימים מיתאכלי, </w:t>
      </w:r>
      <w:r w:rsidR="0079531B">
        <w:rPr>
          <w:rFonts w:hint="cs"/>
          <w:spacing w:val="-4"/>
          <w:rtl/>
        </w:rPr>
        <w:t>קודם ש</w:t>
      </w:r>
      <w:r w:rsidRPr="0079531B">
        <w:rPr>
          <w:spacing w:val="-4"/>
          <w:rtl/>
        </w:rPr>
        <w:t>נותר הוי גיעול</w:t>
      </w:r>
    </w:p>
    <w:p w14:paraId="4B2519AF" w14:textId="77777777" w:rsidR="007A6AC6" w:rsidRPr="0079531B" w:rsidRDefault="00910F84" w:rsidP="007A6AC6">
      <w:pPr>
        <w:pStyle w:val="36"/>
        <w:framePr w:wrap="notBeside"/>
        <w:rPr>
          <w:rtl/>
        </w:rPr>
      </w:pPr>
      <w:r w:rsidRPr="0079531B">
        <w:rPr>
          <w:rtl/>
        </w:rPr>
        <w:t xml:space="preserve">אלא </w:t>
      </w:r>
    </w:p>
    <w:p w14:paraId="0A097E34" w14:textId="51ABE961" w:rsidR="00910F84" w:rsidRPr="00C35A2C" w:rsidRDefault="00910F84" w:rsidP="00106356">
      <w:pPr>
        <w:rPr>
          <w:rtl/>
        </w:rPr>
      </w:pPr>
      <w:r w:rsidRPr="007A6AC6">
        <w:rPr>
          <w:rStyle w:val="afff"/>
          <w:rtl/>
        </w:rPr>
        <w:t>חטאת</w:t>
      </w:r>
      <w:r w:rsidRPr="00C35A2C">
        <w:rPr>
          <w:rtl/>
        </w:rPr>
        <w:t xml:space="preserve"> </w:t>
      </w:r>
      <w:r w:rsidRPr="00C35A2C">
        <w:rPr>
          <w:rFonts w:hint="cs"/>
          <w:rtl/>
        </w:rPr>
        <w:t>שנאכלת ליום ולילה כשמבשל עכשיו חטאת הוי נותר וכשמבשל אח</w:t>
      </w:r>
      <w:r>
        <w:rPr>
          <w:rtl/>
        </w:rPr>
        <w:t>"</w:t>
      </w:r>
      <w:r w:rsidRPr="00C35A2C">
        <w:rPr>
          <w:rFonts w:hint="cs"/>
          <w:rtl/>
        </w:rPr>
        <w:t>כ למחר שלמים או חטאת</w:t>
      </w:r>
      <w:r w:rsidRPr="00C35A2C">
        <w:rPr>
          <w:rtl/>
        </w:rPr>
        <w:t xml:space="preserve">, </w:t>
      </w:r>
      <w:r w:rsidRPr="00C35A2C">
        <w:rPr>
          <w:rFonts w:hint="cs"/>
          <w:rtl/>
        </w:rPr>
        <w:t xml:space="preserve"> </w:t>
      </w:r>
      <w:r w:rsidRPr="00C35A2C">
        <w:rPr>
          <w:rtl/>
        </w:rPr>
        <w:t>פליט נותר דחטאת ד</w:t>
      </w:r>
      <w:r w:rsidRPr="00C35A2C">
        <w:rPr>
          <w:rFonts w:hint="cs"/>
          <w:rtl/>
        </w:rPr>
        <w:t xml:space="preserve">עכשיו </w:t>
      </w:r>
      <w:r w:rsidRPr="00C35A2C">
        <w:rPr>
          <w:rtl/>
        </w:rPr>
        <w:t xml:space="preserve">בחטאת ושלמים דלמחר! </w:t>
      </w:r>
    </w:p>
    <w:p w14:paraId="561C0327" w14:textId="582CB640" w:rsidR="00106356" w:rsidRDefault="00910F84" w:rsidP="00106356">
      <w:pPr>
        <w:pStyle w:val="36"/>
        <w:framePr w:wrap="notBeside"/>
        <w:rPr>
          <w:rtl/>
        </w:rPr>
      </w:pPr>
      <w:r>
        <w:rPr>
          <w:rtl/>
        </w:rPr>
        <w:t xml:space="preserve">- </w:t>
      </w:r>
      <w:r w:rsidR="0079531B">
        <w:rPr>
          <w:rFonts w:hint="cs"/>
          <w:rtl/>
        </w:rPr>
        <w:t>ל''צ</w:t>
      </w:r>
      <w:r w:rsidRPr="00C35A2C">
        <w:rPr>
          <w:rtl/>
        </w:rPr>
        <w:t xml:space="preserve">: </w:t>
      </w:r>
    </w:p>
    <w:p w14:paraId="1D9E7711" w14:textId="0774CE11" w:rsidR="007A6AC6" w:rsidRDefault="0079531B" w:rsidP="00106356">
      <w:pPr>
        <w:rPr>
          <w:rtl/>
        </w:rPr>
      </w:pPr>
      <w:r>
        <w:rPr>
          <w:rFonts w:hint="cs"/>
          <w:rtl/>
        </w:rPr>
        <w:t xml:space="preserve">דכשמבשל </w:t>
      </w:r>
      <w:r w:rsidR="00910F84" w:rsidRPr="00C35A2C">
        <w:rPr>
          <w:rtl/>
        </w:rPr>
        <w:t xml:space="preserve">בה חטאת </w:t>
      </w:r>
      <w:r>
        <w:rPr>
          <w:rFonts w:hint="cs"/>
          <w:rtl/>
        </w:rPr>
        <w:t xml:space="preserve">כעת </w:t>
      </w:r>
      <w:r w:rsidR="00910F84" w:rsidRPr="00C35A2C">
        <w:rPr>
          <w:rtl/>
        </w:rPr>
        <w:t xml:space="preserve">הדר מבשל בה האידנא שלמים, </w:t>
      </w:r>
    </w:p>
    <w:p w14:paraId="293B500F" w14:textId="544A32F2" w:rsidR="00910F84" w:rsidRPr="00C35A2C" w:rsidRDefault="00910F84" w:rsidP="00106356">
      <w:pPr>
        <w:rPr>
          <w:rtl/>
        </w:rPr>
      </w:pPr>
      <w:r w:rsidRPr="00C35A2C">
        <w:rPr>
          <w:rtl/>
        </w:rPr>
        <w:t xml:space="preserve">דחטאת דלמחר ושלמים דאתמול </w:t>
      </w:r>
      <w:r w:rsidR="0079531B">
        <w:rPr>
          <w:rFonts w:hint="cs"/>
          <w:rtl/>
        </w:rPr>
        <w:t>הושלם זמנם יחד</w:t>
      </w:r>
      <w:r w:rsidRPr="00C35A2C">
        <w:rPr>
          <w:rtl/>
        </w:rPr>
        <w:t xml:space="preserve">, </w:t>
      </w:r>
      <w:r w:rsidR="0079531B">
        <w:rPr>
          <w:rFonts w:hint="cs"/>
          <w:rtl/>
        </w:rPr>
        <w:t xml:space="preserve">ושוב </w:t>
      </w:r>
      <w:r w:rsidRPr="00C35A2C">
        <w:rPr>
          <w:rtl/>
        </w:rPr>
        <w:t>מבשל שלמים דלמחר.</w:t>
      </w:r>
    </w:p>
    <w:p w14:paraId="22A15809" w14:textId="0677772E" w:rsidR="004122EA" w:rsidRDefault="00910F84" w:rsidP="004122EA">
      <w:pPr>
        <w:pStyle w:val="36"/>
        <w:framePr w:wrap="notBeside"/>
        <w:rPr>
          <w:rtl/>
        </w:rPr>
      </w:pPr>
      <w:r w:rsidRPr="00C35A2C">
        <w:rPr>
          <w:rFonts w:hint="cs"/>
          <w:rtl/>
        </w:rPr>
        <w:t>ויקשה ד</w:t>
      </w:r>
      <w:r w:rsidRPr="00C35A2C">
        <w:rPr>
          <w:rtl/>
        </w:rPr>
        <w:t>א</w:t>
      </w:r>
      <w:r>
        <w:rPr>
          <w:rtl/>
        </w:rPr>
        <w:t>"</w:t>
      </w:r>
      <w:r w:rsidR="007A6AC6">
        <w:rPr>
          <w:rFonts w:hint="cs"/>
          <w:rtl/>
        </w:rPr>
        <w:t>כ</w:t>
      </w:r>
    </w:p>
    <w:p w14:paraId="637B1325" w14:textId="63449A5A" w:rsidR="00910F84" w:rsidRPr="00C35A2C" w:rsidRDefault="0079531B" w:rsidP="0079531B">
      <w:pPr>
        <w:spacing w:after="60"/>
        <w:rPr>
          <w:b/>
          <w:bCs/>
          <w:rtl/>
        </w:rPr>
      </w:pPr>
      <w:r>
        <w:rPr>
          <w:rFonts w:hint="cs"/>
          <w:rtl/>
        </w:rPr>
        <w:t xml:space="preserve">גם </w:t>
      </w:r>
      <w:r w:rsidR="00910F84" w:rsidRPr="00C35A2C">
        <w:rPr>
          <w:rtl/>
        </w:rPr>
        <w:t xml:space="preserve">הגעלה לא ליבעי! </w:t>
      </w:r>
      <w:r w:rsidR="00910F84" w:rsidRPr="0079531B">
        <w:rPr>
          <w:rStyle w:val="afff"/>
          <w:rtl/>
        </w:rPr>
        <w:t>קשיא.</w:t>
      </w:r>
      <w:r w:rsidR="00910F84" w:rsidRPr="00C35A2C">
        <w:rPr>
          <w:rFonts w:hint="cs"/>
          <w:rtl/>
        </w:rPr>
        <w:t xml:space="preserve"> </w:t>
      </w:r>
    </w:p>
    <w:p w14:paraId="06DA864C" w14:textId="42BAE7CF" w:rsidR="00106356" w:rsidRDefault="007A6AC6" w:rsidP="00106356">
      <w:pPr>
        <w:pStyle w:val="36"/>
        <w:framePr w:wrap="notBeside"/>
        <w:rPr>
          <w:rFonts w:hint="cs"/>
          <w:rtl/>
        </w:rPr>
      </w:pPr>
      <w:r>
        <w:rPr>
          <w:rFonts w:hint="cs"/>
          <w:b/>
          <w:bCs/>
          <w:rtl/>
        </w:rPr>
        <w:t>ה</w:t>
      </w:r>
      <w:r w:rsidR="00910F84" w:rsidRPr="00C35A2C">
        <w:rPr>
          <w:rFonts w:hint="cs"/>
          <w:b/>
          <w:bCs/>
          <w:rtl/>
        </w:rPr>
        <w:t xml:space="preserve">. </w:t>
      </w:r>
      <w:r w:rsidR="00910F84" w:rsidRPr="00C35A2C">
        <w:rPr>
          <w:rtl/>
        </w:rPr>
        <w:t xml:space="preserve">רב פפא: </w:t>
      </w:r>
    </w:p>
    <w:p w14:paraId="0C8A174D" w14:textId="77777777" w:rsidR="0079531B" w:rsidRDefault="0079531B" w:rsidP="00910F84">
      <w:pPr>
        <w:rPr>
          <w:rtl/>
        </w:rPr>
      </w:pPr>
      <w:r>
        <w:rPr>
          <w:rFonts w:hint="cs"/>
          <w:rtl/>
        </w:rPr>
        <w:t xml:space="preserve">בנכרים </w:t>
      </w:r>
      <w:r w:rsidR="00910F84" w:rsidRPr="00C35A2C">
        <w:rPr>
          <w:rFonts w:hint="cs"/>
          <w:rtl/>
        </w:rPr>
        <w:t xml:space="preserve">פליטתה קשה </w:t>
      </w:r>
      <w:r w:rsidRPr="0079531B">
        <w:rPr>
          <w:rStyle w:val="affff8"/>
          <w:rFonts w:hint="cs"/>
          <w:rtl/>
        </w:rPr>
        <w:t>שלא כה''ז מבשלים</w:t>
      </w:r>
      <w:r>
        <w:rPr>
          <w:rFonts w:hint="cs"/>
          <w:rtl/>
        </w:rPr>
        <w:t xml:space="preserve"> ובעי ליבון. </w:t>
      </w:r>
    </w:p>
    <w:p w14:paraId="039A63C6" w14:textId="04EE6407" w:rsidR="00910F84" w:rsidRPr="0079531B" w:rsidRDefault="0079531B" w:rsidP="0079531B">
      <w:pPr>
        <w:spacing w:after="60"/>
        <w:rPr>
          <w:spacing w:val="-4"/>
          <w:rtl/>
        </w:rPr>
      </w:pPr>
      <w:r w:rsidRPr="0079531B">
        <w:rPr>
          <w:rFonts w:hint="cs"/>
          <w:spacing w:val="-4"/>
          <w:rtl/>
        </w:rPr>
        <w:t xml:space="preserve">אבל בקדשים שכה''ז מבשלים בה אין פליטתה קשה </w:t>
      </w:r>
      <w:r w:rsidR="00910F84" w:rsidRPr="0079531B">
        <w:rPr>
          <w:rFonts w:hint="cs"/>
          <w:spacing w:val="-4"/>
          <w:rtl/>
        </w:rPr>
        <w:t>ודי בהגעלה.</w:t>
      </w:r>
    </w:p>
    <w:p w14:paraId="3D2A60FF" w14:textId="40D67C77" w:rsidR="00106356" w:rsidRDefault="007A6AC6" w:rsidP="00106356">
      <w:pPr>
        <w:pStyle w:val="36"/>
        <w:framePr w:wrap="notBeside"/>
        <w:rPr>
          <w:rtl/>
        </w:rPr>
      </w:pPr>
      <w:r>
        <w:rPr>
          <w:rFonts w:hint="cs"/>
          <w:b/>
          <w:bCs/>
          <w:rtl/>
        </w:rPr>
        <w:t>ו</w:t>
      </w:r>
      <w:r w:rsidR="00910F84" w:rsidRPr="00C35A2C">
        <w:rPr>
          <w:rFonts w:hint="cs"/>
          <w:b/>
          <w:bCs/>
          <w:rtl/>
        </w:rPr>
        <w:t xml:space="preserve">. </w:t>
      </w:r>
      <w:r w:rsidR="00910F84" w:rsidRPr="00C35A2C">
        <w:rPr>
          <w:rtl/>
        </w:rPr>
        <w:t>רב אשי</w:t>
      </w:r>
      <w:r w:rsidR="00910F84" w:rsidRPr="00C35A2C">
        <w:rPr>
          <w:rFonts w:hint="cs"/>
          <w:rtl/>
        </w:rPr>
        <w:t>:</w:t>
      </w:r>
      <w:r w:rsidR="00910F84" w:rsidRPr="00C35A2C">
        <w:rPr>
          <w:rtl/>
        </w:rPr>
        <w:t xml:space="preserve"> </w:t>
      </w:r>
    </w:p>
    <w:p w14:paraId="54F25F52" w14:textId="22C00FC9" w:rsidR="00910F84" w:rsidRPr="00C35A2C" w:rsidRDefault="00910F84" w:rsidP="0079531B">
      <w:pPr>
        <w:spacing w:after="60"/>
        <w:rPr>
          <w:rtl/>
        </w:rPr>
      </w:pPr>
      <w:r w:rsidRPr="00C35A2C">
        <w:rPr>
          <w:rtl/>
        </w:rPr>
        <w:t xml:space="preserve">לעולם </w:t>
      </w:r>
      <w:r w:rsidRPr="00C35A2C">
        <w:rPr>
          <w:rFonts w:hint="cs"/>
          <w:rtl/>
        </w:rPr>
        <w:t>כבתחילה כאן בלע היתר וכאן איסור רק דבזמן שפולט לאיסור אין לאיסור בעין.</w:t>
      </w:r>
    </w:p>
    <w:p w14:paraId="34386585" w14:textId="5D56E853" w:rsidR="00910F84" w:rsidRPr="00C35A2C" w:rsidRDefault="00910F84" w:rsidP="0079531B">
      <w:pPr>
        <w:rPr>
          <w:rtl/>
        </w:rPr>
      </w:pPr>
      <w:r w:rsidRPr="0079531B">
        <w:rPr>
          <w:rStyle w:val="afff"/>
          <w:rtl/>
        </w:rPr>
        <w:t>ועד כמה מלבנן</w:t>
      </w:r>
      <w:r w:rsidR="0079531B" w:rsidRPr="0079531B">
        <w:rPr>
          <w:rStyle w:val="afff"/>
          <w:rFonts w:hint="cs"/>
          <w:rtl/>
        </w:rPr>
        <w:t xml:space="preserve"> </w:t>
      </w:r>
      <w:r w:rsidRPr="004122EA">
        <w:rPr>
          <w:rStyle w:val="affff1"/>
          <w:rtl/>
        </w:rPr>
        <w:t>א"ר מני:</w:t>
      </w:r>
      <w:r w:rsidRPr="00C35A2C">
        <w:rPr>
          <w:rtl/>
        </w:rPr>
        <w:t xml:space="preserve"> עד שתשיר קליפתן.</w:t>
      </w:r>
    </w:p>
    <w:p w14:paraId="729B73C2" w14:textId="77777777" w:rsidR="00910F84" w:rsidRPr="00C35A2C" w:rsidRDefault="00910F84" w:rsidP="00910F84">
      <w:pPr>
        <w:rPr>
          <w:rtl/>
        </w:rPr>
      </w:pPr>
      <w:r w:rsidRPr="0079531B">
        <w:rPr>
          <w:rStyle w:val="afff"/>
          <w:rtl/>
        </w:rPr>
        <w:t xml:space="preserve">וכיצד מגעילן? </w:t>
      </w:r>
      <w:r w:rsidRPr="004122EA">
        <w:rPr>
          <w:rStyle w:val="affff1"/>
          <w:rtl/>
        </w:rPr>
        <w:t>א"ר הונא:</w:t>
      </w:r>
      <w:r w:rsidRPr="00C35A2C">
        <w:rPr>
          <w:rtl/>
        </w:rPr>
        <w:t xml:space="preserve"> יורה קטנה בתוך יורה גדולה.</w:t>
      </w:r>
    </w:p>
    <w:p w14:paraId="50B4CE84" w14:textId="79BC5100" w:rsidR="00910F84" w:rsidRPr="00C35A2C" w:rsidRDefault="00910F84" w:rsidP="00910F84">
      <w:pPr>
        <w:rPr>
          <w:rtl/>
        </w:rPr>
      </w:pPr>
      <w:r w:rsidRPr="0079531B">
        <w:rPr>
          <w:rStyle w:val="afff"/>
          <w:rtl/>
        </w:rPr>
        <w:t>יורה גדולה –</w:t>
      </w:r>
      <w:r w:rsidR="0079531B" w:rsidRPr="0079531B">
        <w:rPr>
          <w:rStyle w:val="affff1"/>
          <w:rFonts w:hint="cs"/>
          <w:rtl/>
        </w:rPr>
        <w:t>ר</w:t>
      </w:r>
      <w:r w:rsidRPr="0079531B">
        <w:rPr>
          <w:rStyle w:val="affff1"/>
          <w:rFonts w:hint="cs"/>
          <w:rtl/>
        </w:rPr>
        <w:t>ב עקביה</w:t>
      </w:r>
      <w:r w:rsidRPr="00C35A2C">
        <w:rPr>
          <w:rFonts w:hint="cs"/>
          <w:rtl/>
        </w:rPr>
        <w:t xml:space="preserve"> עשה לה שפה של עיסה סביב פיה ומילא מים והרתיחה </w:t>
      </w:r>
      <w:r w:rsidR="0079531B" w:rsidRPr="0079531B">
        <w:rPr>
          <w:rStyle w:val="affff1"/>
          <w:rFonts w:hint="cs"/>
          <w:rtl/>
        </w:rPr>
        <w:t>ואמר ע''ז רבא</w:t>
      </w:r>
      <w:r w:rsidR="0079531B">
        <w:rPr>
          <w:rStyle w:val="affff1"/>
          <w:rFonts w:hint="cs"/>
          <w:rtl/>
        </w:rPr>
        <w:t xml:space="preserve"> </w:t>
      </w:r>
      <w:r w:rsidR="0079531B" w:rsidRPr="00C35A2C">
        <w:rPr>
          <w:rFonts w:hint="cs"/>
          <w:rtl/>
        </w:rPr>
        <w:t xml:space="preserve">מי חכם לעשות כן </w:t>
      </w:r>
      <w:r w:rsidR="0079531B" w:rsidRPr="0079531B">
        <w:rPr>
          <w:rStyle w:val="affff1"/>
          <w:rFonts w:hint="cs"/>
          <w:rtl/>
        </w:rPr>
        <w:t>אם לא ר</w:t>
      </w:r>
      <w:r w:rsidR="0079531B" w:rsidRPr="0079531B">
        <w:rPr>
          <w:rStyle w:val="affff1"/>
          <w:rtl/>
        </w:rPr>
        <w:t>"</w:t>
      </w:r>
      <w:r w:rsidR="0079531B" w:rsidRPr="0079531B">
        <w:rPr>
          <w:rStyle w:val="affff1"/>
          <w:rFonts w:hint="cs"/>
          <w:rtl/>
        </w:rPr>
        <w:t>ע</w:t>
      </w:r>
      <w:r w:rsidR="0079531B" w:rsidRPr="00C35A2C">
        <w:rPr>
          <w:rFonts w:hint="cs"/>
          <w:rtl/>
        </w:rPr>
        <w:t xml:space="preserve"> </w:t>
      </w:r>
      <w:r w:rsidR="0079531B">
        <w:rPr>
          <w:rFonts w:hint="cs"/>
          <w:rtl/>
        </w:rPr>
        <w:t>ש</w:t>
      </w:r>
      <w:r w:rsidR="0079531B" w:rsidRPr="00C35A2C">
        <w:rPr>
          <w:rFonts w:hint="cs"/>
          <w:rtl/>
        </w:rPr>
        <w:t xml:space="preserve">אדם </w:t>
      </w:r>
      <w:r w:rsidR="0079531B" w:rsidRPr="0079531B">
        <w:rPr>
          <w:rFonts w:hint="cs"/>
          <w:spacing w:val="-2"/>
          <w:rtl/>
        </w:rPr>
        <w:t>גדול הוא מחמת שידע כי כבולעו בניצוצות כך פולטו בניצוצות</w:t>
      </w:r>
    </w:p>
    <w:p w14:paraId="43636D4D" w14:textId="77777777" w:rsidR="00910F84" w:rsidRPr="00C35A2C" w:rsidRDefault="00910F84" w:rsidP="00910F84">
      <w:pPr>
        <w:pStyle w:val="aff6"/>
        <w:framePr w:wrap="around"/>
        <w:rPr>
          <w:rtl/>
        </w:rPr>
      </w:pPr>
      <w:r w:rsidRPr="00C35A2C">
        <w:rPr>
          <w:rFonts w:hint="cs"/>
          <w:rtl/>
        </w:rPr>
        <w:t>עו:</w:t>
      </w:r>
    </w:p>
    <w:p w14:paraId="4F4A4E2D" w14:textId="77777777" w:rsidR="00910F84" w:rsidRPr="00C35A2C" w:rsidRDefault="00910F84" w:rsidP="00910F84">
      <w:pPr>
        <w:pStyle w:val="afff2"/>
        <w:ind w:end="0"/>
        <w:rPr>
          <w:rtl/>
        </w:rPr>
      </w:pPr>
      <w:r w:rsidRPr="00C35A2C">
        <w:rPr>
          <w:rtl/>
        </w:rPr>
        <w:t>הסכין - שפה והיא טהורה.</w:t>
      </w:r>
    </w:p>
    <w:p w14:paraId="110767F9" w14:textId="62625DCA" w:rsidR="00106356" w:rsidRDefault="00EA51D5" w:rsidP="00106356">
      <w:pPr>
        <w:pStyle w:val="36"/>
        <w:framePr w:wrap="notBeside"/>
        <w:rPr>
          <w:rtl/>
        </w:rPr>
      </w:pPr>
      <w:r>
        <w:rPr>
          <w:rFonts w:hint="cs"/>
          <w:rtl/>
        </w:rPr>
        <w:t xml:space="preserve">א. </w:t>
      </w:r>
      <w:r w:rsidR="00910F84" w:rsidRPr="00C35A2C">
        <w:rPr>
          <w:rFonts w:hint="cs"/>
          <w:rtl/>
        </w:rPr>
        <w:t>רעב</w:t>
      </w:r>
      <w:r w:rsidR="00910F84">
        <w:rPr>
          <w:rtl/>
        </w:rPr>
        <w:t>"</w:t>
      </w:r>
      <w:r w:rsidR="00910F84" w:rsidRPr="00C35A2C">
        <w:rPr>
          <w:rFonts w:hint="cs"/>
          <w:rtl/>
        </w:rPr>
        <w:t>ח</w:t>
      </w:r>
      <w:r w:rsidR="00910F84" w:rsidRPr="00C35A2C">
        <w:rPr>
          <w:rtl/>
        </w:rPr>
        <w:t>:</w:t>
      </w:r>
    </w:p>
    <w:p w14:paraId="70A600C4" w14:textId="4848918D" w:rsidR="00910F84" w:rsidRPr="00C35A2C" w:rsidRDefault="00910F84" w:rsidP="00910F84">
      <w:pPr>
        <w:rPr>
          <w:rtl/>
        </w:rPr>
      </w:pPr>
      <w:r w:rsidRPr="00C35A2C">
        <w:rPr>
          <w:rtl/>
        </w:rPr>
        <w:t>ונועצה עשרה פעמים בקרקע.</w:t>
      </w:r>
      <w:r w:rsidR="00EA51D5">
        <w:rPr>
          <w:rFonts w:hint="cs"/>
          <w:rtl/>
        </w:rPr>
        <w:t xml:space="preserve"> </w:t>
      </w:r>
    </w:p>
    <w:p w14:paraId="3BD0F82F" w14:textId="1E2DBF67" w:rsidR="00106356" w:rsidRDefault="00EA51D5" w:rsidP="00106356">
      <w:pPr>
        <w:pStyle w:val="36"/>
        <w:framePr w:wrap="notBeside"/>
        <w:rPr>
          <w:rtl/>
        </w:rPr>
      </w:pPr>
      <w:r>
        <w:rPr>
          <w:rFonts w:hint="cs"/>
          <w:rtl/>
        </w:rPr>
        <w:t xml:space="preserve">ב. </w:t>
      </w:r>
      <w:r w:rsidR="00910F84" w:rsidRPr="00C35A2C">
        <w:rPr>
          <w:rFonts w:hint="cs"/>
          <w:rtl/>
        </w:rPr>
        <w:t>רהבדר</w:t>
      </w:r>
      <w:r w:rsidR="00910F84">
        <w:rPr>
          <w:rtl/>
        </w:rPr>
        <w:t>"</w:t>
      </w:r>
      <w:r w:rsidR="00910F84" w:rsidRPr="00C35A2C">
        <w:rPr>
          <w:rFonts w:hint="cs"/>
          <w:rtl/>
        </w:rPr>
        <w:t>י</w:t>
      </w:r>
      <w:r w:rsidR="00910F84" w:rsidRPr="00C35A2C">
        <w:rPr>
          <w:rtl/>
        </w:rPr>
        <w:t>:</w:t>
      </w:r>
    </w:p>
    <w:p w14:paraId="2B78590A" w14:textId="45EC4A81" w:rsidR="00910F84" w:rsidRDefault="00910F84" w:rsidP="00910F84">
      <w:pPr>
        <w:rPr>
          <w:rtl/>
        </w:rPr>
      </w:pPr>
      <w:r w:rsidRPr="00C35A2C">
        <w:rPr>
          <w:rtl/>
        </w:rPr>
        <w:t>ובקרקע שאינה עבודה.</w:t>
      </w:r>
    </w:p>
    <w:p w14:paraId="6BCEEB24" w14:textId="49E0D26B" w:rsidR="00106356" w:rsidRDefault="00EA51D5" w:rsidP="00106356">
      <w:pPr>
        <w:pStyle w:val="36"/>
        <w:framePr w:wrap="notBeside"/>
        <w:rPr>
          <w:rtl/>
        </w:rPr>
      </w:pPr>
      <w:r>
        <w:rPr>
          <w:rFonts w:hint="cs"/>
          <w:rtl/>
        </w:rPr>
        <w:t xml:space="preserve">ג. </w:t>
      </w:r>
      <w:r w:rsidR="00910F84">
        <w:rPr>
          <w:rtl/>
        </w:rPr>
        <w:t>ר"</w:t>
      </w:r>
      <w:r w:rsidR="00910F84" w:rsidRPr="00C35A2C">
        <w:rPr>
          <w:rFonts w:hint="cs"/>
          <w:rtl/>
        </w:rPr>
        <w:t>כ</w:t>
      </w:r>
      <w:r w:rsidR="00910F84" w:rsidRPr="00C35A2C">
        <w:rPr>
          <w:rtl/>
        </w:rPr>
        <w:t xml:space="preserve">: </w:t>
      </w:r>
    </w:p>
    <w:p w14:paraId="42FC9599" w14:textId="52461E58" w:rsidR="00910F84" w:rsidRPr="00C35A2C" w:rsidRDefault="00910F84" w:rsidP="00EA51D5">
      <w:pPr>
        <w:rPr>
          <w:rtl/>
        </w:rPr>
      </w:pPr>
      <w:r w:rsidRPr="00C35A2C">
        <w:rPr>
          <w:rtl/>
        </w:rPr>
        <w:t>ובסכין יפה שאין בה גומות.</w:t>
      </w:r>
      <w:r w:rsidRPr="00C35A2C">
        <w:rPr>
          <w:rFonts w:hint="cs"/>
          <w:rtl/>
        </w:rPr>
        <w:t xml:space="preserve"> </w:t>
      </w:r>
      <w:r w:rsidRPr="004122EA">
        <w:rPr>
          <w:rStyle w:val="affff1"/>
          <w:rFonts w:hint="cs"/>
          <w:rtl/>
        </w:rPr>
        <w:t>ותנ</w:t>
      </w:r>
      <w:r w:rsidRPr="004122EA">
        <w:rPr>
          <w:rStyle w:val="affff1"/>
          <w:rtl/>
        </w:rPr>
        <w:t>"</w:t>
      </w:r>
      <w:r w:rsidRPr="004122EA">
        <w:rPr>
          <w:rStyle w:val="affff1"/>
          <w:rFonts w:hint="cs"/>
          <w:rtl/>
        </w:rPr>
        <w:t>ה</w:t>
      </w:r>
    </w:p>
    <w:p w14:paraId="648D95E2" w14:textId="736D24E2" w:rsidR="00106356" w:rsidRDefault="00EA51D5" w:rsidP="00106356">
      <w:pPr>
        <w:pStyle w:val="36"/>
        <w:framePr w:wrap="notBeside"/>
        <w:rPr>
          <w:rtl/>
        </w:rPr>
      </w:pPr>
      <w:r>
        <w:rPr>
          <w:rFonts w:hint="cs"/>
          <w:rtl/>
        </w:rPr>
        <w:t xml:space="preserve">ד. </w:t>
      </w:r>
      <w:r w:rsidR="00910F84" w:rsidRPr="00C35A2C">
        <w:rPr>
          <w:rFonts w:hint="cs"/>
          <w:rtl/>
        </w:rPr>
        <w:t>רהבדר</w:t>
      </w:r>
      <w:r w:rsidR="00910F84">
        <w:rPr>
          <w:rtl/>
        </w:rPr>
        <w:t>"</w:t>
      </w:r>
      <w:r w:rsidR="00910F84" w:rsidRPr="00C35A2C">
        <w:rPr>
          <w:rFonts w:hint="cs"/>
          <w:rtl/>
        </w:rPr>
        <w:t>י</w:t>
      </w:r>
      <w:r w:rsidR="00910F84" w:rsidRPr="00C35A2C">
        <w:rPr>
          <w:rtl/>
        </w:rPr>
        <w:t>:</w:t>
      </w:r>
    </w:p>
    <w:p w14:paraId="6F03D490" w14:textId="450B557C" w:rsidR="00910F84" w:rsidRPr="00C35A2C" w:rsidRDefault="00910F84" w:rsidP="00910F84">
      <w:pPr>
        <w:rPr>
          <w:rtl/>
        </w:rPr>
      </w:pPr>
      <w:r w:rsidRPr="00C35A2C">
        <w:rPr>
          <w:rtl/>
        </w:rPr>
        <w:t>לאכול בה צונן.</w:t>
      </w:r>
    </w:p>
    <w:p w14:paraId="2E123B9E" w14:textId="77777777" w:rsidR="00EA51D5" w:rsidRDefault="00EA51D5" w:rsidP="00EA51D5">
      <w:pPr>
        <w:pStyle w:val="36"/>
        <w:framePr w:wrap="notBeside"/>
        <w:rPr>
          <w:rStyle w:val="affff1"/>
          <w:rFonts w:hint="cs"/>
          <w:rtl/>
        </w:rPr>
      </w:pPr>
      <w:r>
        <w:rPr>
          <w:rStyle w:val="affff1"/>
          <w:rFonts w:hint="cs"/>
          <w:rtl/>
        </w:rPr>
        <w:t>כמעשה</w:t>
      </w:r>
    </w:p>
    <w:p w14:paraId="3EBAFB13" w14:textId="4CEB7C15" w:rsidR="00106356" w:rsidRDefault="00EA51D5" w:rsidP="00EA51D5">
      <w:pPr>
        <w:rPr>
          <w:rFonts w:hint="cs"/>
          <w:rtl/>
        </w:rPr>
      </w:pPr>
      <w:r>
        <w:rPr>
          <w:rStyle w:val="affff1"/>
          <w:rFonts w:hint="cs"/>
          <w:rtl/>
        </w:rPr>
        <w:t xml:space="preserve"> ש</w:t>
      </w:r>
      <w:r w:rsidR="00910F84" w:rsidRPr="004122EA">
        <w:rPr>
          <w:rStyle w:val="affff1"/>
          <w:rtl/>
        </w:rPr>
        <w:t>מר יהודה ו</w:t>
      </w:r>
      <w:r w:rsidR="00910F84" w:rsidRPr="004122EA">
        <w:rPr>
          <w:rStyle w:val="affff1"/>
          <w:rFonts w:hint="cs"/>
          <w:rtl/>
        </w:rPr>
        <w:t>בב</w:t>
      </w:r>
      <w:r w:rsidR="00910F84" w:rsidRPr="004122EA">
        <w:rPr>
          <w:rStyle w:val="affff1"/>
          <w:rtl/>
        </w:rPr>
        <w:t>"</w:t>
      </w:r>
      <w:r w:rsidR="00910F84" w:rsidRPr="004122EA">
        <w:rPr>
          <w:rStyle w:val="affff1"/>
          <w:rFonts w:hint="cs"/>
          <w:rtl/>
        </w:rPr>
        <w:t>ט</w:t>
      </w:r>
      <w:r w:rsidR="00910F84" w:rsidRPr="00C35A2C">
        <w:rPr>
          <w:rFonts w:hint="cs"/>
          <w:rtl/>
        </w:rPr>
        <w:t xml:space="preserve"> </w:t>
      </w:r>
      <w:r w:rsidRPr="00EA51D5">
        <w:rPr>
          <w:rStyle w:val="affff8"/>
          <w:rFonts w:hint="cs"/>
          <w:rtl/>
        </w:rPr>
        <w:t xml:space="preserve">[עבד </w:t>
      </w:r>
      <w:r>
        <w:rPr>
          <w:rStyle w:val="affff8"/>
          <w:rFonts w:hint="cs"/>
          <w:rtl/>
        </w:rPr>
        <w:t>מעוכב גט</w:t>
      </w:r>
      <w:r w:rsidRPr="00EA51D5">
        <w:rPr>
          <w:rStyle w:val="affff8"/>
          <w:rFonts w:hint="cs"/>
          <w:rtl/>
        </w:rPr>
        <w:t>]</w:t>
      </w:r>
      <w:r>
        <w:rPr>
          <w:rFonts w:hint="cs"/>
          <w:rtl/>
        </w:rPr>
        <w:t xml:space="preserve"> </w:t>
      </w:r>
      <w:r w:rsidR="00910F84" w:rsidRPr="00C35A2C">
        <w:rPr>
          <w:rFonts w:hint="cs"/>
          <w:rtl/>
        </w:rPr>
        <w:t>ישבו לפני המלך שבור</w:t>
      </w:r>
      <w:r w:rsidR="004122EA">
        <w:rPr>
          <w:rFonts w:hint="cs"/>
          <w:rtl/>
        </w:rPr>
        <w:t xml:space="preserve"> </w:t>
      </w:r>
      <w:r w:rsidR="00910F84" w:rsidRPr="004122EA">
        <w:rPr>
          <w:rStyle w:val="affff8"/>
          <w:rFonts w:hint="cs"/>
          <w:rtl/>
        </w:rPr>
        <w:t>[עכו</w:t>
      </w:r>
      <w:r w:rsidR="00910F84" w:rsidRPr="004122EA">
        <w:rPr>
          <w:rStyle w:val="affff8"/>
          <w:rtl/>
        </w:rPr>
        <w:t>"</w:t>
      </w:r>
      <w:r w:rsidR="00910F84" w:rsidRPr="004122EA">
        <w:rPr>
          <w:rStyle w:val="affff8"/>
          <w:rFonts w:hint="cs"/>
          <w:rtl/>
        </w:rPr>
        <w:t>ם]</w:t>
      </w:r>
      <w:r w:rsidR="00910F84" w:rsidRPr="00C35A2C">
        <w:rPr>
          <w:rFonts w:hint="cs"/>
          <w:rtl/>
        </w:rPr>
        <w:t xml:space="preserve"> והביאו לפניהם אתרוג, חתך המלך ואכל, ואח</w:t>
      </w:r>
      <w:r w:rsidR="00910F84">
        <w:rPr>
          <w:rtl/>
        </w:rPr>
        <w:t>"</w:t>
      </w:r>
      <w:r w:rsidR="00910F84" w:rsidRPr="00C35A2C">
        <w:rPr>
          <w:rFonts w:hint="cs"/>
          <w:rtl/>
        </w:rPr>
        <w:t xml:space="preserve">כ הביא </w:t>
      </w:r>
      <w:r w:rsidR="00910F84" w:rsidRPr="00EA51D5">
        <w:rPr>
          <w:rStyle w:val="affff1"/>
          <w:rFonts w:hint="cs"/>
          <w:rtl/>
        </w:rPr>
        <w:t>לבב</w:t>
      </w:r>
      <w:r w:rsidR="00910F84" w:rsidRPr="00EA51D5">
        <w:rPr>
          <w:rStyle w:val="affff1"/>
          <w:rtl/>
        </w:rPr>
        <w:t>"</w:t>
      </w:r>
      <w:r w:rsidR="00910F84" w:rsidRPr="00EA51D5">
        <w:rPr>
          <w:rStyle w:val="affff1"/>
          <w:rFonts w:hint="cs"/>
          <w:rtl/>
        </w:rPr>
        <w:t>ט,</w:t>
      </w:r>
      <w:r w:rsidR="00910F84" w:rsidRPr="00C35A2C">
        <w:rPr>
          <w:rFonts w:hint="cs"/>
          <w:rtl/>
        </w:rPr>
        <w:t xml:space="preserve"> ואח'כ נעצה י' פעמים בארץ </w:t>
      </w:r>
      <w:r>
        <w:rPr>
          <w:rFonts w:hint="cs"/>
          <w:rtl/>
        </w:rPr>
        <w:t xml:space="preserve">פרס </w:t>
      </w:r>
      <w:r w:rsidR="00910F84" w:rsidRPr="00C35A2C">
        <w:rPr>
          <w:rFonts w:hint="cs"/>
          <w:rtl/>
        </w:rPr>
        <w:t>והביא למר יהודה</w:t>
      </w:r>
      <w:r>
        <w:rPr>
          <w:rFonts w:hint="cs"/>
          <w:rtl/>
        </w:rPr>
        <w:t xml:space="preserve">, </w:t>
      </w:r>
      <w:r w:rsidRPr="00EA51D5">
        <w:rPr>
          <w:rStyle w:val="affff1"/>
          <w:rFonts w:hint="cs"/>
          <w:rtl/>
        </w:rPr>
        <w:t>א</w:t>
      </w:r>
      <w:r w:rsidR="00910F84" w:rsidRPr="00EA51D5">
        <w:rPr>
          <w:rStyle w:val="affff1"/>
          <w:rtl/>
        </w:rPr>
        <w:t>"</w:t>
      </w:r>
      <w:r w:rsidR="00910F84" w:rsidRPr="00EA51D5">
        <w:rPr>
          <w:rStyle w:val="affff1"/>
          <w:rFonts w:hint="cs"/>
          <w:rtl/>
        </w:rPr>
        <w:t>ל בב</w:t>
      </w:r>
      <w:r w:rsidR="00910F84" w:rsidRPr="00EA51D5">
        <w:rPr>
          <w:rStyle w:val="affff1"/>
          <w:rtl/>
        </w:rPr>
        <w:t>"</w:t>
      </w:r>
      <w:r w:rsidR="00910F84" w:rsidRPr="00EA51D5">
        <w:rPr>
          <w:rStyle w:val="affff1"/>
          <w:rFonts w:hint="cs"/>
          <w:rtl/>
        </w:rPr>
        <w:t>ט</w:t>
      </w:r>
      <w:r w:rsidR="00910F84" w:rsidRPr="00C35A2C">
        <w:rPr>
          <w:rFonts w:hint="cs"/>
          <w:rtl/>
        </w:rPr>
        <w:t xml:space="preserve"> </w:t>
      </w:r>
    </w:p>
    <w:p w14:paraId="0728565A" w14:textId="77777777" w:rsidR="00EA51D5" w:rsidRDefault="00910F84" w:rsidP="00910F84">
      <w:pPr>
        <w:rPr>
          <w:rtl/>
        </w:rPr>
      </w:pPr>
      <w:r w:rsidRPr="00C35A2C">
        <w:rPr>
          <w:rFonts w:hint="cs"/>
          <w:rtl/>
        </w:rPr>
        <w:t xml:space="preserve">למלך וכי אני איני בן ישראל? </w:t>
      </w:r>
    </w:p>
    <w:p w14:paraId="4280B113" w14:textId="77777777" w:rsidR="00EA51D5" w:rsidRDefault="00910F84" w:rsidP="00EA51D5">
      <w:pPr>
        <w:pStyle w:val="36"/>
        <w:framePr w:wrap="notBeside"/>
        <w:rPr>
          <w:rStyle w:val="affff1"/>
          <w:rFonts w:hint="cs"/>
          <w:rtl/>
        </w:rPr>
      </w:pPr>
      <w:r w:rsidRPr="004122EA">
        <w:rPr>
          <w:rStyle w:val="affff1"/>
          <w:rFonts w:hint="cs"/>
          <w:rtl/>
        </w:rPr>
        <w:t>א</w:t>
      </w:r>
      <w:r w:rsidRPr="004122EA">
        <w:rPr>
          <w:rStyle w:val="affff1"/>
          <w:rtl/>
        </w:rPr>
        <w:t>"</w:t>
      </w:r>
      <w:r w:rsidRPr="004122EA">
        <w:rPr>
          <w:rStyle w:val="affff1"/>
          <w:rFonts w:hint="cs"/>
          <w:rtl/>
        </w:rPr>
        <w:t xml:space="preserve">ל </w:t>
      </w:r>
    </w:p>
    <w:p w14:paraId="402E28B8" w14:textId="088DC9BB" w:rsidR="00910F84" w:rsidRPr="00C35A2C" w:rsidRDefault="00910F84" w:rsidP="00910F84">
      <w:pPr>
        <w:rPr>
          <w:rtl/>
        </w:rPr>
      </w:pPr>
      <w:r w:rsidRPr="004122EA">
        <w:rPr>
          <w:rStyle w:val="affff1"/>
          <w:rFonts w:hint="cs"/>
          <w:rtl/>
        </w:rPr>
        <w:t>על ר</w:t>
      </w:r>
      <w:r w:rsidRPr="004122EA">
        <w:rPr>
          <w:rStyle w:val="affff1"/>
          <w:rtl/>
        </w:rPr>
        <w:t>"</w:t>
      </w:r>
      <w:r w:rsidRPr="004122EA">
        <w:rPr>
          <w:rStyle w:val="affff1"/>
          <w:rFonts w:hint="cs"/>
          <w:rtl/>
        </w:rPr>
        <w:t>י</w:t>
      </w:r>
      <w:r w:rsidRPr="00C35A2C">
        <w:rPr>
          <w:rFonts w:hint="cs"/>
          <w:rtl/>
        </w:rPr>
        <w:t xml:space="preserve"> מכירני בו שפרוש הוא, ובך איני מוחזק כ</w:t>
      </w:r>
      <w:r>
        <w:rPr>
          <w:rtl/>
        </w:rPr>
        <w:t>"</w:t>
      </w:r>
      <w:r w:rsidRPr="00C35A2C">
        <w:rPr>
          <w:rFonts w:hint="cs"/>
          <w:rtl/>
        </w:rPr>
        <w:t xml:space="preserve">כ </w:t>
      </w:r>
    </w:p>
    <w:p w14:paraId="2EF422C7" w14:textId="15E81D86" w:rsidR="00106356" w:rsidRDefault="00910F84" w:rsidP="00106356">
      <w:pPr>
        <w:pStyle w:val="36"/>
        <w:framePr w:wrap="notBeside"/>
        <w:rPr>
          <w:rFonts w:hint="cs"/>
          <w:rtl/>
        </w:rPr>
      </w:pPr>
      <w:r w:rsidRPr="00C35A2C">
        <w:rPr>
          <w:rFonts w:hint="cs"/>
          <w:b/>
          <w:bCs/>
          <w:rtl/>
        </w:rPr>
        <w:t>א</w:t>
      </w:r>
      <w:r>
        <w:rPr>
          <w:b/>
          <w:bCs/>
          <w:rtl/>
        </w:rPr>
        <w:t>"</w:t>
      </w:r>
      <w:r w:rsidRPr="00C35A2C">
        <w:rPr>
          <w:rFonts w:hint="cs"/>
          <w:b/>
          <w:bCs/>
          <w:rtl/>
        </w:rPr>
        <w:t>ד</w:t>
      </w:r>
      <w:r w:rsidRPr="00C35A2C">
        <w:rPr>
          <w:rFonts w:hint="cs"/>
          <w:rtl/>
        </w:rPr>
        <w:t xml:space="preserve"> א</w:t>
      </w:r>
      <w:r>
        <w:rPr>
          <w:rtl/>
        </w:rPr>
        <w:t>"</w:t>
      </w:r>
      <w:r w:rsidRPr="00C35A2C">
        <w:rPr>
          <w:rFonts w:hint="cs"/>
          <w:rtl/>
        </w:rPr>
        <w:t>ל</w:t>
      </w:r>
    </w:p>
    <w:p w14:paraId="45DCFFD9" w14:textId="35A8DB09" w:rsidR="00910F84" w:rsidRPr="004122EA" w:rsidRDefault="00910F84" w:rsidP="00910F84">
      <w:pPr>
        <w:rPr>
          <w:rStyle w:val="affff8"/>
          <w:rtl/>
        </w:rPr>
      </w:pPr>
      <w:r w:rsidRPr="00C35A2C">
        <w:rPr>
          <w:rFonts w:hint="cs"/>
          <w:rtl/>
        </w:rPr>
        <w:t xml:space="preserve">זכור מעשיך בלילה </w:t>
      </w:r>
      <w:r w:rsidRPr="004122EA">
        <w:rPr>
          <w:rStyle w:val="affff8"/>
          <w:rFonts w:hint="cs"/>
          <w:rtl/>
        </w:rPr>
        <w:t>[שבב</w:t>
      </w:r>
      <w:r w:rsidRPr="004122EA">
        <w:rPr>
          <w:rStyle w:val="affff8"/>
          <w:rtl/>
        </w:rPr>
        <w:t>"</w:t>
      </w:r>
      <w:r>
        <w:rPr>
          <w:rStyle w:val="affff8"/>
          <w:rFonts w:hint="cs"/>
          <w:rtl/>
        </w:rPr>
        <w:t xml:space="preserve">ט לקח נשים שפרסיים שלחו לו </w:t>
      </w:r>
      <w:r>
        <w:rPr>
          <w:rStyle w:val="affff1"/>
          <w:rFonts w:hint="cs"/>
          <w:rtl/>
          <w:rPrChange w:id="10808" w:author="מנוע אמוראים" w:date="2026-10-05T16:41:56Z">
            <w:rPr>
              <w:rStyle w:val="affff8"/>
              <w:rFonts w:hint="cs"/>
              <w:rtl/>
            </w:rPr>
          </w:rPrChange>
        </w:rPr>
        <w:t xml:space="preserve">ור</w:t>
      </w:r>
      <w:r>
        <w:rPr>
          <w:rStyle w:val="affff1"/>
          <w:rtl/>
          <w:rPrChange w:id="10809" w:author="מנוע אמוראים" w:date="2026-10-05T16:41:56Z">
            <w:rPr>
              <w:rStyle w:val="affff8"/>
              <w:rtl/>
            </w:rPr>
          </w:rPrChange>
        </w:rPr>
        <w:t xml:space="preserve">"</w:t>
      </w:r>
      <w:r>
        <w:rPr>
          <w:rStyle w:val="affff1"/>
          <w:rFonts w:hint="cs"/>
          <w:rtl/>
          <w:rPrChange w:id="10810" w:author="מנוע אמוראים" w:date="2026-10-05T16:41:56Z">
            <w:rPr>
              <w:rStyle w:val="affff8"/>
              <w:rFonts w:hint="cs"/>
              <w:rtl/>
            </w:rPr>
          </w:rPrChange>
        </w:rPr>
        <w:t xml:space="preserve">י</w:t>
      </w:r>
      <w:r>
        <w:rPr>
          <w:rStyle w:val="affff8"/>
          <w:rFonts w:hint="cs"/>
          <w:rtl/>
        </w:rPr>
        <w:t xml:space="preserve"> לא לקח] </w:t>
      </w:r>
    </w:p>
    <w:p w14:paraId="4A500771" w14:textId="77777777" w:rsidR="00910F84" w:rsidRDefault="00910F84" w:rsidP="00910F84">
      <w:pPr>
        <w:pStyle w:val="afff0"/>
        <w:rPr>
          <w:szCs w:val="20"/>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15B7F1D1" w14:textId="77777777" w:rsidR="00EA51D5" w:rsidRDefault="00910F84" w:rsidP="00910F84">
      <w:pPr>
        <w:pStyle w:val="afff0"/>
        <w:rPr>
          <w:szCs w:val="20"/>
          <w:rtl/>
        </w:rPr>
      </w:pPr>
      <w:r w:rsidRPr="00C35A2C">
        <w:rPr>
          <w:szCs w:val="20"/>
          <w:rtl/>
        </w:rPr>
        <w:t xml:space="preserve">הדרן עלך השוכר את הפועל </w:t>
      </w:r>
    </w:p>
    <w:p w14:paraId="7B3A4B32" w14:textId="034F8F9B" w:rsidR="00EA51D5" w:rsidRDefault="00910F84" w:rsidP="00910F84">
      <w:pPr>
        <w:pStyle w:val="afff0"/>
        <w:rPr>
          <w:rFonts w:ascii="Fb Fontext" w:hAnsi="Fb Fontext"/>
          <w:rtl/>
        </w:rPr>
      </w:pPr>
      <w:r w:rsidRPr="00C35A2C">
        <w:rPr>
          <w:szCs w:val="20"/>
          <w:rtl/>
        </w:rPr>
        <w:t>ו</w:t>
      </w:r>
      <w:r>
        <w:rPr>
          <w:rFonts w:hint="cs"/>
          <w:szCs w:val="20"/>
          <w:rtl/>
        </w:rPr>
        <w:t>סליקא לה מסכת עבודה זרה</w:t>
      </w:r>
      <w:r w:rsidRPr="00C35A2C">
        <w:rPr>
          <w:szCs w:val="20"/>
          <w:rtl/>
        </w:rPr>
        <w:t>.</w:t>
      </w:r>
    </w:p>
    <w:p w14:paraId="1E44D7F2" w14:textId="77777777" w:rsidR="00EA51D5" w:rsidRDefault="00EA51D5">
      <w:pPr>
        <w:bidi w:val="0"/>
        <w:spacing w:after="160" w:line="259" w:lineRule="auto"/>
        <w:jc w:val="left"/>
        <w:rPr>
          <w:rFonts w:ascii="Fb Fontext" w:hAnsi="Fb Fontext" w:cs="BA TM • Tzlotana"/>
          <w:b/>
          <w:bCs/>
          <w:color w:val="808080" w:themeColor="background1" w:themeShade="80"/>
          <w:spacing w:val="4"/>
          <w:sz w:val="28"/>
          <w:szCs w:val="22"/>
          <w:rtl/>
        </w:rPr>
      </w:pPr>
      <w:r>
        <w:rPr>
          <w:rFonts w:ascii="Fb Fontext" w:hAnsi="Fb Fontext"/>
          <w:rtl/>
        </w:rPr>
        <w:br w:type="page"/>
      </w:r>
    </w:p>
    <w:p w14:paraId="7880E148" w14:textId="77777777" w:rsidR="00910F84" w:rsidRPr="00C35A2C" w:rsidRDefault="00910F84" w:rsidP="00910F84">
      <w:pPr>
        <w:pStyle w:val="afff0"/>
        <w:rPr>
          <w:rFonts w:ascii="Fb Fontext" w:hAnsi="Fb Fontext"/>
          <w:rtl/>
        </w:rPr>
      </w:pPr>
    </w:p>
    <w:p w14:paraId="0663B281" w14:textId="77777777" w:rsidR="00910F84" w:rsidRPr="00C35A2C" w:rsidRDefault="00910F84" w:rsidP="00910F84">
      <w:pPr>
        <w:pStyle w:val="aff7"/>
        <w:framePr w:wrap="around"/>
        <w:rPr>
          <w:rtl/>
        </w:rPr>
      </w:pPr>
      <w:r w:rsidRPr="00C35A2C">
        <w:rPr>
          <w:rFonts w:hint="cs"/>
          <w:rtl/>
        </w:rPr>
        <w:t xml:space="preserve">הוריות </w:t>
      </w:r>
    </w:p>
    <w:p w14:paraId="39C3C3B9" w14:textId="77777777" w:rsidR="00910F84" w:rsidRPr="00C35A2C" w:rsidRDefault="00910F84" w:rsidP="00910F84">
      <w:pPr>
        <w:pStyle w:val="affa"/>
        <w:framePr w:wrap="around"/>
        <w:spacing w:after="0" w:line="276" w:lineRule="auto"/>
        <w:rPr>
          <w:rtl/>
        </w:rPr>
      </w:pPr>
      <w:r w:rsidRPr="00C35A2C">
        <w:rPr>
          <w:rFonts w:hint="cs"/>
          <w:rtl/>
        </w:rPr>
        <w:t>ב- יז.</w:t>
      </w:r>
    </w:p>
    <w:p w14:paraId="26386747" w14:textId="77777777" w:rsidR="00910F84" w:rsidRPr="00C35A2C" w:rsidRDefault="00910F84" w:rsidP="00910F84">
      <w:pPr>
        <w:pStyle w:val="affa"/>
        <w:framePr w:wrap="around"/>
        <w:spacing w:after="0" w:line="276" w:lineRule="auto"/>
        <w:rPr>
          <w:rtl/>
        </w:rPr>
      </w:pPr>
    </w:p>
    <w:p w14:paraId="5CDEC4D1" w14:textId="77777777" w:rsidR="00910F84" w:rsidRPr="00C35A2C" w:rsidRDefault="00910F84" w:rsidP="00910F84">
      <w:pPr>
        <w:pStyle w:val="aff8"/>
        <w:framePr w:wrap="around"/>
        <w:spacing w:line="276" w:lineRule="auto"/>
        <w:rPr>
          <w:rtl/>
        </w:rPr>
      </w:pPr>
      <w:r w:rsidRPr="00C35A2C">
        <w:rPr>
          <w:rFonts w:hint="cs"/>
          <w:rtl/>
        </w:rPr>
        <w:lastRenderedPageBreak/>
        <w:t xml:space="preserve">פרק ראשון </w:t>
      </w:r>
    </w:p>
    <w:p w14:paraId="69315E57" w14:textId="77777777" w:rsidR="00910F84" w:rsidRPr="00C35A2C" w:rsidRDefault="00910F84" w:rsidP="00910F84">
      <w:pPr>
        <w:pStyle w:val="aff9"/>
        <w:framePr w:wrap="around"/>
        <w:spacing w:line="276" w:lineRule="auto"/>
        <w:rPr>
          <w:b/>
          <w:bCs/>
          <w:rtl/>
        </w:rPr>
      </w:pPr>
      <w:r w:rsidRPr="00C35A2C">
        <w:rPr>
          <w:rFonts w:hint="cs"/>
          <w:rtl/>
        </w:rPr>
        <w:t xml:space="preserve">הורו בית דין  </w:t>
      </w:r>
    </w:p>
    <w:p w14:paraId="25FD1656" w14:textId="77777777" w:rsidR="00910F84" w:rsidRPr="00C35A2C" w:rsidRDefault="00910F84" w:rsidP="00910F84">
      <w:pPr>
        <w:pStyle w:val="aff6"/>
        <w:framePr w:wrap="around"/>
        <w:rPr>
          <w:rtl/>
        </w:rPr>
      </w:pPr>
      <w:r w:rsidRPr="00C35A2C">
        <w:rPr>
          <w:rFonts w:hint="cs"/>
          <w:rtl/>
        </w:rPr>
        <w:t>ב.</w:t>
      </w:r>
    </w:p>
    <w:p w14:paraId="794E95D7" w14:textId="77777777" w:rsidR="00910F84" w:rsidRPr="00C35A2C" w:rsidRDefault="00910F84" w:rsidP="00910F84">
      <w:pPr>
        <w:pStyle w:val="affa"/>
        <w:framePr w:wrap="around"/>
        <w:spacing w:after="0" w:line="276" w:lineRule="auto"/>
        <w:rPr>
          <w:rtl/>
        </w:rPr>
      </w:pPr>
      <w:r w:rsidRPr="00C35A2C">
        <w:rPr>
          <w:rFonts w:hint="cs"/>
          <w:b/>
          <w:bCs/>
          <w:rtl/>
        </w:rPr>
        <w:t>ב.</w:t>
      </w:r>
    </w:p>
    <w:p w14:paraId="56D74693" w14:textId="77777777" w:rsidR="00910F84" w:rsidRPr="00C35A2C" w:rsidRDefault="00910F84" w:rsidP="00910F84">
      <w:pPr>
        <w:pStyle w:val="affa"/>
        <w:framePr w:wrap="around"/>
        <w:spacing w:after="0" w:line="276" w:lineRule="auto"/>
        <w:rPr>
          <w:rtl/>
        </w:rPr>
      </w:pPr>
      <w:r w:rsidRPr="00C35A2C">
        <w:rPr>
          <w:rFonts w:hint="cs"/>
          <w:rtl/>
        </w:rPr>
        <w:t>- ו:</w:t>
      </w:r>
    </w:p>
    <w:p w14:paraId="1BBB5DC8" w14:textId="77777777" w:rsidR="00910F84" w:rsidRPr="00C35A2C" w:rsidRDefault="00910F84" w:rsidP="00910F84">
      <w:pPr>
        <w:pStyle w:val="affb"/>
        <w:rPr>
          <w:del w:id="20002" w:author="קלוד" w:date="2026-10-06T10:24:27Z"/>
          <w:rtl/>
        </w:rPr>
      </w:pPr>
      <w:del w:id="20001" w:author="קלוד" w:date="2026-10-06T10:24:27Z">
        <w:r w:rsidRPr="00C35A2C">
          <w:rPr>
            <w:rtl/>
          </w:rPr>
          <w:delText xml:space="preserve">מתני'.</w:delText>
        </w:r>
      </w:del>
    </w:p>
    <w:p>
      <w:pPr>
        <w:pStyle w:val="affff4"/>
        <w:rPr>
          <w:ins w:id="20002" w:author="קלוד" w:date="2026-10-06T10:43:31Z"/>
        </w:rPr>
      </w:pPr>
      <w:ins w:id="20001" w:author="קלוד" w:date="2026-10-06T10:43:31Z">
        <w:r>
          <w:t xml:space="preserve">משנה ז</w:t>
        </w:r>
      </w:ins>
    </w:p>
    <w:p w14:paraId="7E09761A" w14:textId="77777777" w:rsidR="00910F84" w:rsidRPr="00890DF8" w:rsidRDefault="00910F84" w:rsidP="00910F84">
      <w:pPr>
        <w:pStyle w:val="affb"/>
        <w:rPr>
          <w:rtl/>
        </w:rPr>
      </w:pPr>
      <w:r w:rsidRPr="00890DF8">
        <w:rPr>
          <w:rtl/>
        </w:rPr>
        <w:t>הורו בית דין לעבור על אחת מכל מצות האמורות בתורה, והלך היחיד ועשה שוגג על פיהם, בין שעשו ועשה עמהן, בין שעשו ועשה אחריהן, בין שלא עשו ועשה - פטור, מפני שתלה בב</w:t>
      </w:r>
      <w:r>
        <w:rPr>
          <w:rtl/>
        </w:rPr>
        <w:t>"</w:t>
      </w:r>
      <w:r w:rsidRPr="00890DF8">
        <w:rPr>
          <w:rtl/>
        </w:rPr>
        <w:t>ד.</w:t>
      </w:r>
    </w:p>
    <w:p w14:paraId="4C04C957" w14:textId="77777777" w:rsidR="00910F84" w:rsidRPr="00890DF8" w:rsidRDefault="00910F84" w:rsidP="00910F84">
      <w:pPr>
        <w:pStyle w:val="affb"/>
        <w:rPr>
          <w:rtl/>
        </w:rPr>
      </w:pPr>
      <w:r w:rsidRPr="00890DF8">
        <w:rPr>
          <w:rtl/>
        </w:rPr>
        <w:t>הורו ב</w:t>
      </w:r>
      <w:r>
        <w:rPr>
          <w:rtl/>
        </w:rPr>
        <w:t>"</w:t>
      </w:r>
      <w:r w:rsidRPr="00890DF8">
        <w:rPr>
          <w:rtl/>
        </w:rPr>
        <w:t>ד, וידע אחד מהן שטעו או תלמיד והוא ראוי להוראה, והלך ועשה על פיהן, בין שעשו ועשה עמהן, בין שעשו ועשה אחריהן, בין שלא עשו ועשה - הרי זה חייב, מפני שלא תלה בב</w:t>
      </w:r>
      <w:r>
        <w:rPr>
          <w:rtl/>
        </w:rPr>
        <w:t>"</w:t>
      </w:r>
      <w:r w:rsidRPr="00890DF8">
        <w:rPr>
          <w:rtl/>
        </w:rPr>
        <w:t>ד.</w:t>
      </w:r>
    </w:p>
    <w:p w14:paraId="6EACFF38" w14:textId="77777777" w:rsidR="00910F84" w:rsidRPr="00C35A2C" w:rsidRDefault="00910F84" w:rsidP="00910F84">
      <w:pPr>
        <w:pStyle w:val="affb"/>
        <w:rPr>
          <w:rtl/>
        </w:rPr>
      </w:pPr>
      <w:r w:rsidRPr="00C35A2C">
        <w:rPr>
          <w:rtl/>
        </w:rPr>
        <w:t>זה הכלל: התולה בעצמו - חייב, והתולה בב</w:t>
      </w:r>
      <w:r>
        <w:rPr>
          <w:rtl/>
        </w:rPr>
        <w:t>"</w:t>
      </w:r>
      <w:r w:rsidRPr="00C35A2C">
        <w:rPr>
          <w:rtl/>
        </w:rPr>
        <w:t>ד - פטור.</w:t>
      </w:r>
    </w:p>
    <w:p w14:paraId="7DC807C4"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DDEF74A"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שמואל: לעולם אין ב</w:t>
      </w:r>
      <w:r>
        <w:rPr>
          <w:rFonts w:ascii="FontbitDavid" w:hAnsi="FontbitDavid"/>
          <w:sz w:val="32"/>
          <w:rtl/>
        </w:rPr>
        <w:t>"</w:t>
      </w:r>
      <w:r w:rsidRPr="00C35A2C">
        <w:rPr>
          <w:rFonts w:ascii="FontbitDavid" w:hAnsi="FontbitDavid"/>
          <w:sz w:val="32"/>
          <w:rtl/>
        </w:rPr>
        <w:t>ד חייבין עד שיאמרו להם מותרין אתם.</w:t>
      </w:r>
    </w:p>
    <w:p w14:paraId="6DC1D348"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sz w:val="32"/>
          <w:rtl/>
          <w:rPrChange w:id="10811" w:author="מנוע אמוראים" w:date="2026-10-05T16:41:56Z">
            <w:rPr>
              <w:rFonts w:ascii="FontbitDavid" w:hAnsi="FontbitDavid"/>
              <w:sz w:val="32"/>
              <w:rtl/>
            </w:rPr>
          </w:rPrChange>
        </w:rPr>
        <w:t xml:space="preserve">ר</w:t>
      </w:r>
      <w:r>
        <w:rPr>
          <w:rStyle w:val="affff1"/>
          <w:rFonts w:ascii="FontbitDavid" w:hAnsi="FontbitDavid"/>
          <w:sz w:val="32"/>
          <w:rtl/>
          <w:rPrChange w:id="1081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13" w:author="מנוע אמוראים" w:date="2026-10-05T16:41:56Z">
            <w:rPr>
              <w:rFonts w:ascii="FontbitDavid" w:hAnsi="FontbitDavid" w:hint="cs"/>
              <w:sz w:val="32"/>
              <w:rtl/>
            </w:rPr>
          </w:rPrChange>
        </w:rPr>
        <w:t xml:space="preserve">ד</w:t>
      </w:r>
      <w:r w:rsidRPr="00C35A2C">
        <w:rPr>
          <w:rFonts w:ascii="FontbitDavid" w:hAnsi="FontbitDavid"/>
          <w:sz w:val="32"/>
          <w:rtl/>
        </w:rPr>
        <w:t xml:space="preserve"> מנהרדעא: עד שיאמרו להם מותרין אתם לעשות;</w:t>
      </w:r>
      <w:r w:rsidRPr="00C35A2C">
        <w:rPr>
          <w:rFonts w:ascii="FontbitDavid" w:hAnsi="FontbitDavid" w:hint="cs"/>
          <w:sz w:val="32"/>
          <w:rtl/>
        </w:rPr>
        <w:t xml:space="preserve"> - </w:t>
      </w:r>
      <w:r w:rsidRPr="00C35A2C">
        <w:rPr>
          <w:rFonts w:ascii="FontbitDavid" w:hAnsi="FontbitDavid"/>
          <w:sz w:val="32"/>
          <w:rtl/>
        </w:rPr>
        <w:t>לפי שלא נגמרה הוראה.</w:t>
      </w:r>
    </w:p>
    <w:p w14:paraId="3FD365AC"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אביי</w:t>
      </w:r>
      <w:r w:rsidRPr="00C35A2C">
        <w:rPr>
          <w:rFonts w:ascii="FontbitDavid" w:hAnsi="FontbitDavid" w:hint="cs"/>
          <w:sz w:val="32"/>
          <w:rtl/>
        </w:rPr>
        <w:t>:</w:t>
      </w:r>
      <w:r w:rsidRPr="00C35A2C">
        <w:rPr>
          <w:rFonts w:ascii="FontbitDavid" w:hAnsi="FontbitDavid"/>
          <w:sz w:val="32"/>
          <w:rtl/>
        </w:rPr>
        <w:t xml:space="preserve"> אף אנן נמי תנינא: חזר לעירו, שנה ולימד כדרך שלימד - פטור, הורה לעשות - חייב.</w:t>
      </w:r>
    </w:p>
    <w:p w14:paraId="2BF03C58"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hint="cs"/>
          <w:sz w:val="32"/>
          <w:rtl/>
        </w:rPr>
        <w:t xml:space="preserve">ר' </w:t>
      </w:r>
      <w:r w:rsidRPr="00C35A2C">
        <w:rPr>
          <w:rFonts w:ascii="FontbitDavid" w:hAnsi="FontbitDavid"/>
          <w:sz w:val="32"/>
          <w:rtl/>
        </w:rPr>
        <w:t>אבא</w:t>
      </w:r>
      <w:r w:rsidRPr="00C35A2C">
        <w:rPr>
          <w:rFonts w:ascii="FontbitDavid" w:hAnsi="FontbitDavid" w:hint="cs"/>
          <w:sz w:val="32"/>
          <w:rtl/>
        </w:rPr>
        <w:t>:</w:t>
      </w:r>
      <w:r w:rsidRPr="00C35A2C">
        <w:rPr>
          <w:rFonts w:ascii="FontbitDavid" w:hAnsi="FontbitDavid"/>
          <w:sz w:val="32"/>
          <w:rtl/>
        </w:rPr>
        <w:t xml:space="preserve"> אף אנן תנינא: הורו לה ב</w:t>
      </w:r>
      <w:r>
        <w:rPr>
          <w:rFonts w:ascii="FontbitDavid" w:hAnsi="FontbitDavid"/>
          <w:sz w:val="32"/>
          <w:rtl/>
        </w:rPr>
        <w:t>"</w:t>
      </w:r>
      <w:r w:rsidRPr="00C35A2C">
        <w:rPr>
          <w:rFonts w:ascii="FontbitDavid" w:hAnsi="FontbitDavid"/>
          <w:sz w:val="32"/>
          <w:rtl/>
        </w:rPr>
        <w:t>ד להנשא, והלכה וקלקלה חייבת בקרבן, שלא התירו לה אלא להנשא</w:t>
      </w:r>
      <w:r w:rsidRPr="00C35A2C">
        <w:rPr>
          <w:rFonts w:ascii="FontbitDavid" w:hAnsi="FontbitDavid" w:hint="cs"/>
          <w:sz w:val="32"/>
          <w:rtl/>
        </w:rPr>
        <w:t>.</w:t>
      </w:r>
    </w:p>
    <w:p w14:paraId="3A47D309"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רבינא</w:t>
      </w:r>
      <w:r w:rsidRPr="00C35A2C">
        <w:rPr>
          <w:rFonts w:ascii="FontbitDavid" w:hAnsi="FontbitDavid" w:hint="cs"/>
          <w:sz w:val="32"/>
          <w:rtl/>
        </w:rPr>
        <w:t>:</w:t>
      </w:r>
      <w:r w:rsidRPr="00C35A2C">
        <w:rPr>
          <w:rFonts w:ascii="FontbitDavid" w:hAnsi="FontbitDavid"/>
          <w:sz w:val="32"/>
          <w:rtl/>
        </w:rPr>
        <w:t xml:space="preserve"> אף אנן תנינא: הורו ב</w:t>
      </w:r>
      <w:r>
        <w:rPr>
          <w:rFonts w:ascii="FontbitDavid" w:hAnsi="FontbitDavid"/>
          <w:sz w:val="32"/>
          <w:rtl/>
        </w:rPr>
        <w:t>"</w:t>
      </w:r>
      <w:r w:rsidRPr="00C35A2C">
        <w:rPr>
          <w:rFonts w:ascii="FontbitDavid" w:hAnsi="FontbitDavid"/>
          <w:sz w:val="32"/>
          <w:rtl/>
        </w:rPr>
        <w:t>ד לעבור על אחת מכל מצות האמורות בתורה, תו לא מידי.</w:t>
      </w:r>
    </w:p>
    <w:p w14:paraId="7077DCA7" w14:textId="77777777" w:rsidR="00910F84" w:rsidRPr="00C35A2C" w:rsidRDefault="00910F84" w:rsidP="00910F84">
      <w:pPr>
        <w:rPr>
          <w:rFonts w:ascii="FontbitDavid" w:hAnsi="FontbitDavid"/>
          <w:sz w:val="32"/>
          <w:rtl/>
        </w:rPr>
      </w:pPr>
    </w:p>
    <w:p w14:paraId="4158F172"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א</w:t>
      </w:r>
      <w:r>
        <w:rPr>
          <w:rFonts w:ascii="FontbitDavid" w:hAnsi="FontbitDavid"/>
          <w:b/>
          <w:bCs/>
          <w:sz w:val="32"/>
          <w:rtl/>
        </w:rPr>
        <w:t>"</w:t>
      </w:r>
      <w:r w:rsidRPr="00C35A2C">
        <w:rPr>
          <w:rFonts w:ascii="FontbitDavid" w:hAnsi="FontbitDavid" w:hint="cs"/>
          <w:b/>
          <w:bCs/>
          <w:sz w:val="32"/>
          <w:rtl/>
        </w:rPr>
        <w:t>ד</w:t>
      </w:r>
      <w:r>
        <w:rPr>
          <w:rFonts w:ascii="FontbitDavid" w:hAnsi="FontbitDavid" w:hint="cs"/>
          <w:sz w:val="32"/>
          <w:rtl/>
        </w:rPr>
        <w:t xml:space="preserve"> להפך שיטות שמואל </w:t>
      </w:r>
      <w:r>
        <w:rPr>
          <w:rStyle w:val="affff1"/>
          <w:rFonts w:ascii="FontbitDavid" w:hAnsi="FontbitDavid" w:hint="cs"/>
          <w:sz w:val="32"/>
          <w:rtl/>
          <w:rPrChange w:id="10814" w:author="מנוע אמוראים" w:date="2026-10-05T16:41:56Z">
            <w:rPr>
              <w:rFonts w:ascii="FontbitDavid" w:hAnsi="FontbitDavid" w:hint="cs"/>
              <w:sz w:val="32"/>
              <w:rtl/>
            </w:rPr>
          </w:rPrChange>
        </w:rPr>
        <w:t xml:space="preserve">ור</w:t>
      </w:r>
      <w:r>
        <w:rPr>
          <w:rStyle w:val="affff1"/>
          <w:rFonts w:ascii="FontbitDavid" w:hAnsi="FontbitDavid"/>
          <w:sz w:val="32"/>
          <w:rtl/>
          <w:rPrChange w:id="1081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16" w:author="מנוע אמוראים" w:date="2026-10-05T16:41:56Z">
            <w:rPr>
              <w:rFonts w:ascii="FontbitDavid" w:hAnsi="FontbitDavid" w:hint="cs"/>
              <w:sz w:val="32"/>
              <w:rtl/>
            </w:rPr>
          </w:rPrChange>
        </w:rPr>
        <w:t xml:space="preserve">ד</w:t>
      </w:r>
      <w:r>
        <w:rPr>
          <w:rFonts w:ascii="FontbitDavid" w:hAnsi="FontbitDavid" w:hint="cs"/>
          <w:sz w:val="32"/>
          <w:rtl/>
        </w:rPr>
        <w:t xml:space="preserve"> והקשום אביי </w:t>
      </w:r>
      <w:r>
        <w:rPr>
          <w:rStyle w:val="affff1"/>
          <w:rFonts w:ascii="FontbitDavid" w:hAnsi="FontbitDavid" w:hint="cs"/>
          <w:sz w:val="32"/>
          <w:rtl/>
          <w:rPrChange w:id="10817" w:author="מנוע אמוראים" w:date="2026-10-05T16:41:56Z">
            <w:rPr>
              <w:rFonts w:ascii="FontbitDavid" w:hAnsi="FontbitDavid" w:hint="cs"/>
              <w:sz w:val="32"/>
              <w:rtl/>
            </w:rPr>
          </w:rPrChange>
        </w:rPr>
        <w:t xml:space="preserve">ור</w:t>
      </w:r>
      <w:r>
        <w:rPr>
          <w:rStyle w:val="affff1"/>
          <w:rFonts w:ascii="FontbitDavid" w:hAnsi="FontbitDavid"/>
          <w:sz w:val="32"/>
          <w:rtl/>
          <w:rPrChange w:id="1081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19"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ורבינא דלא תנן הכי </w:t>
      </w:r>
    </w:p>
    <w:p w14:paraId="0C338925"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021050B" w14:textId="77777777" w:rsidR="00910F84" w:rsidRPr="00C35A2C" w:rsidRDefault="00910F84" w:rsidP="00910F84">
      <w:pPr>
        <w:pStyle w:val="afff2"/>
        <w:rPr>
          <w:rtl/>
        </w:rPr>
      </w:pPr>
      <w:ins w:id="9802" w:author="מספור קטעי משנה" w:date="2026-10-06T06:45:26Z">
        <w:r>
          <w:rPr>
            <w:rStyle w:val="MisparKeta"/>
          </w:rPr>
          <w:t xml:space="preserve">ג. </w:t>
        </w:r>
      </w:ins>
      <w:r w:rsidRPr="00C35A2C">
        <w:rPr>
          <w:rtl/>
        </w:rPr>
        <w:t>והלך היחיד ועשה שוגג על פיהם.</w:t>
      </w:r>
    </w:p>
    <w:p w14:paraId="7DCB3E19"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ש</w:t>
      </w:r>
      <w:r w:rsidRPr="00C35A2C">
        <w:rPr>
          <w:rFonts w:ascii="FontbitDavid" w:hAnsi="FontbitDavid"/>
          <w:b/>
          <w:bCs/>
          <w:sz w:val="32"/>
          <w:rtl/>
        </w:rPr>
        <w:t>וגג</w:t>
      </w:r>
      <w:r w:rsidRPr="00C35A2C">
        <w:rPr>
          <w:rFonts w:ascii="FontbitDavid" w:hAnsi="FontbitDavid"/>
          <w:sz w:val="32"/>
          <w:rtl/>
        </w:rPr>
        <w:t xml:space="preserve"> </w:t>
      </w:r>
      <w:r w:rsidRPr="00C35A2C">
        <w:rPr>
          <w:rFonts w:ascii="FontbitDavid" w:hAnsi="FontbitDavid" w:hint="cs"/>
          <w:sz w:val="32"/>
          <w:rtl/>
        </w:rPr>
        <w:t xml:space="preserve">- </w:t>
      </w:r>
      <w:r w:rsidRPr="00C35A2C">
        <w:rPr>
          <w:rFonts w:ascii="FontbitDavid" w:hAnsi="FontbitDavid"/>
          <w:b/>
          <w:bCs/>
          <w:sz w:val="32"/>
          <w:rtl/>
        </w:rPr>
        <w:t>רבא</w:t>
      </w:r>
      <w:r w:rsidRPr="00C35A2C">
        <w:rPr>
          <w:rFonts w:ascii="FontbitDavid" w:hAnsi="FontbitDavid"/>
          <w:sz w:val="32"/>
          <w:rtl/>
        </w:rPr>
        <w:t>:  לאתויי הורו ב</w:t>
      </w:r>
      <w:r>
        <w:rPr>
          <w:rFonts w:ascii="FontbitDavid" w:hAnsi="FontbitDavid"/>
          <w:sz w:val="32"/>
          <w:rtl/>
        </w:rPr>
        <w:t>"</w:t>
      </w:r>
      <w:r w:rsidRPr="00C35A2C">
        <w:rPr>
          <w:rFonts w:ascii="FontbitDavid" w:hAnsi="FontbitDavid"/>
          <w:sz w:val="32"/>
          <w:rtl/>
        </w:rPr>
        <w:t>ד שחלב מותר, ונתחלף לו חלב בשומן ואכלו - פטור, על פיהם - על פיהם ממש.</w:t>
      </w:r>
    </w:p>
    <w:p w14:paraId="791A53BE"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וא</w:t>
      </w:r>
      <w:r>
        <w:rPr>
          <w:rFonts w:ascii="FontbitDavid" w:hAnsi="FontbitDavid"/>
          <w:b/>
          <w:bCs/>
          <w:sz w:val="32"/>
          <w:rtl/>
        </w:rPr>
        <w:t>"</w:t>
      </w:r>
      <w:r w:rsidRPr="00C35A2C">
        <w:rPr>
          <w:rFonts w:ascii="FontbitDavid" w:hAnsi="FontbitDavid" w:hint="cs"/>
          <w:b/>
          <w:bCs/>
          <w:sz w:val="32"/>
          <w:rtl/>
        </w:rPr>
        <w:t>ד מ</w:t>
      </w:r>
      <w:r w:rsidRPr="00C35A2C">
        <w:rPr>
          <w:rFonts w:ascii="FontbitDavid" w:hAnsi="FontbitDavid"/>
          <w:b/>
          <w:bCs/>
          <w:sz w:val="32"/>
          <w:rtl/>
        </w:rPr>
        <w:t>רבא:</w:t>
      </w:r>
      <w:r w:rsidRPr="00C35A2C">
        <w:rPr>
          <w:rFonts w:ascii="FontbitDavid" w:hAnsi="FontbitDavid"/>
          <w:sz w:val="32"/>
          <w:rtl/>
        </w:rPr>
        <w:t xml:space="preserve"> שוגג על פיהם הוא דפטור, אבל נתחלף לו חלב בשומן ואכלו - חייב.</w:t>
      </w:r>
    </w:p>
    <w:p w14:paraId="020B9A3C" w14:textId="77777777" w:rsidR="00910F84" w:rsidRPr="00C35A2C" w:rsidRDefault="00910F84" w:rsidP="00910F84">
      <w:pPr>
        <w:rPr>
          <w:rFonts w:ascii="FontbitDavid" w:hAnsi="FontbitDavid"/>
          <w:sz w:val="32"/>
          <w:rtl/>
        </w:rPr>
      </w:pPr>
    </w:p>
    <w:p w14:paraId="1228AD2B" w14:textId="77777777" w:rsidR="00910F84" w:rsidRPr="00C35A2C" w:rsidRDefault="00910F84" w:rsidP="00910F84">
      <w:pPr>
        <w:rPr>
          <w:rFonts w:ascii="FontbitDavid" w:hAnsi="FontbitDavid"/>
          <w:sz w:val="32"/>
          <w:rtl/>
        </w:rPr>
      </w:pPr>
      <w:r w:rsidRPr="00C35A2C">
        <w:rPr>
          <w:rFonts w:ascii="FontbitDavid" w:hAnsi="FontbitDavid"/>
          <w:b/>
          <w:bCs/>
          <w:sz w:val="32"/>
          <w:rtl/>
        </w:rPr>
        <w:t xml:space="preserve">מילתא דפשיטא לרבא </w:t>
      </w:r>
      <w:r>
        <w:rPr>
          <w:rFonts w:ascii="FontbitDavid" w:hAnsi="FontbitDavid" w:hint="cs"/>
          <w:b/>
          <w:bCs/>
          <w:sz w:val="32"/>
          <w:rtl/>
        </w:rPr>
        <w:t xml:space="preserve">בעי </w:t>
      </w:r>
      <w:r>
        <w:rPr>
          <w:rStyle w:val="affff1"/>
          <w:rFonts w:ascii="FontbitDavid" w:hAnsi="FontbitDavid" w:hint="cs"/>
          <w:b/>
          <w:bCs/>
          <w:sz w:val="32"/>
          <w:rtl/>
          <w:rPrChange w:id="10820" w:author="מנוע אמוראים" w:date="2026-10-05T16:41:56Z">
            <w:rPr>
              <w:rFonts w:ascii="FontbitDavid" w:hAnsi="FontbitDavid" w:hint="cs"/>
              <w:b/>
              <w:bCs/>
              <w:sz w:val="32"/>
              <w:rtl/>
            </w:rPr>
          </w:rPrChange>
        </w:rPr>
        <w:t xml:space="preserve">לרב</w:t>
      </w:r>
      <w:r>
        <w:rPr>
          <w:rStyle w:val="affff1"/>
          <w:rFonts w:ascii="FontbitDavid" w:hAnsi="FontbitDavid"/>
          <w:b/>
          <w:bCs/>
          <w:sz w:val="32"/>
          <w:rtl/>
          <w:rPrChange w:id="10821"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0822" w:author="מנוע אמוראים" w:date="2026-10-05T16:41:56Z">
            <w:rPr>
              <w:rFonts w:ascii="FontbitDavid" w:hAnsi="FontbitDavid" w:hint="cs"/>
              <w:b/>
              <w:bCs/>
              <w:sz w:val="32"/>
              <w:rtl/>
            </w:rPr>
          </w:rPrChange>
        </w:rPr>
        <w:t xml:space="preserve">ח</w:t>
      </w:r>
      <w:r w:rsidRPr="00C35A2C">
        <w:rPr>
          <w:rFonts w:ascii="FontbitDavid" w:hAnsi="FontbitDavid"/>
          <w:sz w:val="32"/>
          <w:rtl/>
        </w:rPr>
        <w:t>: הורו ב</w:t>
      </w:r>
      <w:r>
        <w:rPr>
          <w:rFonts w:ascii="FontbitDavid" w:hAnsi="FontbitDavid"/>
          <w:sz w:val="32"/>
          <w:rtl/>
        </w:rPr>
        <w:t>"</w:t>
      </w:r>
      <w:r w:rsidRPr="00C35A2C">
        <w:rPr>
          <w:rFonts w:ascii="FontbitDavid" w:hAnsi="FontbitDavid"/>
          <w:sz w:val="32"/>
          <w:rtl/>
        </w:rPr>
        <w:t xml:space="preserve">ד שחלב מותר, ונתחלף לו בשומן ואכלו, מהו? </w:t>
      </w:r>
    </w:p>
    <w:p w14:paraId="3D87F509"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hint="cs"/>
          <w:b/>
          <w:bCs/>
          <w:sz w:val="32"/>
          <w:rtl/>
        </w:rPr>
        <w:t>ת</w:t>
      </w:r>
      <w:r>
        <w:rPr>
          <w:rFonts w:ascii="FontbitDavid" w:hAnsi="FontbitDavid"/>
          <w:b/>
          <w:bCs/>
          <w:sz w:val="32"/>
          <w:rtl/>
        </w:rPr>
        <w:t>"</w:t>
      </w:r>
      <w:r w:rsidRPr="00C35A2C">
        <w:rPr>
          <w:rFonts w:ascii="FontbitDavid" w:hAnsi="FontbitDavid" w:hint="cs"/>
          <w:b/>
          <w:bCs/>
          <w:sz w:val="32"/>
          <w:rtl/>
        </w:rPr>
        <w:t xml:space="preserve">ש </w:t>
      </w:r>
      <w:r w:rsidRPr="00C35A2C">
        <w:rPr>
          <w:rFonts w:ascii="FontbitDavid" w:hAnsi="FontbitDavid" w:hint="cs"/>
          <w:sz w:val="32"/>
          <w:rtl/>
        </w:rPr>
        <w:t>רבא ממתני' דשוגג- ד</w:t>
      </w:r>
      <w:r w:rsidRPr="00507DB9">
        <w:rPr>
          <w:rFonts w:ascii="FontbitDavid" w:hAnsi="FontbitDavid" w:hint="cs"/>
          <w:b/>
          <w:bCs/>
          <w:sz w:val="32"/>
          <w:rtl/>
        </w:rPr>
        <w:t>ש</w:t>
      </w:r>
      <w:r>
        <w:rPr>
          <w:rFonts w:ascii="FontbitDavid" w:hAnsi="FontbitDavid"/>
          <w:b/>
          <w:bCs/>
          <w:sz w:val="32"/>
          <w:rtl/>
        </w:rPr>
        <w:t>"</w:t>
      </w:r>
      <w:r w:rsidRPr="00507DB9">
        <w:rPr>
          <w:rFonts w:ascii="FontbitDavid" w:hAnsi="FontbitDavid" w:hint="cs"/>
          <w:b/>
          <w:bCs/>
          <w:sz w:val="32"/>
          <w:rtl/>
        </w:rPr>
        <w:t>מ</w:t>
      </w:r>
      <w:r w:rsidRPr="00C35A2C">
        <w:rPr>
          <w:rFonts w:ascii="FontbitDavid" w:hAnsi="FontbitDavid" w:hint="cs"/>
          <w:sz w:val="32"/>
          <w:rtl/>
        </w:rPr>
        <w:t xml:space="preserve"> פטור</w:t>
      </w:r>
      <w:r w:rsidRPr="00C35A2C">
        <w:rPr>
          <w:rFonts w:ascii="FontbitDavid" w:hAnsi="FontbitDavid"/>
          <w:sz w:val="32"/>
          <w:rtl/>
        </w:rPr>
        <w:t>.</w:t>
      </w:r>
    </w:p>
    <w:p w14:paraId="23D01D68" w14:textId="77777777" w:rsidR="00910F84" w:rsidRPr="00C35A2C" w:rsidRDefault="00910F84" w:rsidP="00910F84">
      <w:pPr>
        <w:pStyle w:val="afffa"/>
        <w:rPr>
          <w:rtl/>
        </w:rPr>
      </w:pPr>
      <w:r>
        <w:rPr>
          <w:rtl/>
        </w:rPr>
        <w:t xml:space="preserve">- </w:t>
      </w:r>
      <w:r w:rsidRPr="00C35A2C">
        <w:rPr>
          <w:rFonts w:hint="cs"/>
          <w:rtl/>
        </w:rPr>
        <w:t xml:space="preserve">ואהך קשיא דשמא דווקא על פיהם פטור אבל </w:t>
      </w:r>
      <w:r w:rsidRPr="00C35A2C">
        <w:rPr>
          <w:rtl/>
        </w:rPr>
        <w:t>נתחלף לו חלב בשומן ואכלו - חייב.</w:t>
      </w:r>
    </w:p>
    <w:p w14:paraId="0204EF09"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ד</w:t>
      </w:r>
      <w:r w:rsidRPr="00C35A2C">
        <w:rPr>
          <w:rFonts w:ascii="FontbitDavid" w:hAnsi="FontbitDavid"/>
          <w:sz w:val="32"/>
          <w:rtl/>
        </w:rPr>
        <w:t xml:space="preserve">: </w:t>
      </w:r>
      <w:r w:rsidRPr="00C35A2C">
        <w:rPr>
          <w:rFonts w:ascii="FontbitDavid" w:hAnsi="FontbitDavid" w:hint="cs"/>
          <w:sz w:val="32"/>
          <w:rtl/>
        </w:rPr>
        <w:t>מ</w:t>
      </w:r>
      <w:r w:rsidRPr="00C35A2C">
        <w:rPr>
          <w:rFonts w:ascii="FontbitDavid" w:hAnsi="FontbitDavid"/>
          <w:sz w:val="32"/>
          <w:rtl/>
        </w:rPr>
        <w:t xml:space="preserve">רבא, </w:t>
      </w:r>
      <w:r w:rsidRPr="00C35A2C">
        <w:rPr>
          <w:rFonts w:ascii="FontbitDavid" w:hAnsi="FontbitDavid" w:hint="cs"/>
          <w:sz w:val="32"/>
          <w:rtl/>
        </w:rPr>
        <w:t xml:space="preserve">שהוכיח ממתני דשוגג פטור אבל נתחלף חייב </w:t>
      </w:r>
    </w:p>
    <w:p w14:paraId="1252CDFE" w14:textId="77777777" w:rsidR="00910F84" w:rsidRPr="00C35A2C" w:rsidRDefault="00910F84" w:rsidP="00910F84">
      <w:pPr>
        <w:pStyle w:val="afffa"/>
      </w:pPr>
      <w:r>
        <w:rPr>
          <w:rtl/>
        </w:rPr>
        <w:t xml:space="preserve">- </w:t>
      </w:r>
      <w:r w:rsidRPr="00C35A2C">
        <w:rPr>
          <w:rFonts w:hint="cs"/>
          <w:rtl/>
        </w:rPr>
        <w:t xml:space="preserve">ודחי' דדלמא או שוגג או על פיהם </w:t>
      </w:r>
    </w:p>
    <w:p w14:paraId="0DB532B7" w14:textId="77777777" w:rsidR="00910F84" w:rsidRPr="00C35A2C" w:rsidRDefault="00910F84" w:rsidP="00910F84">
      <w:pPr>
        <w:ind w:left="360"/>
        <w:rPr>
          <w:rFonts w:ascii="FontbitDavid" w:hAnsi="FontbitDavid"/>
          <w:sz w:val="32"/>
        </w:rPr>
      </w:pPr>
    </w:p>
    <w:p w14:paraId="7B674BC0"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b/>
          <w:bCs/>
          <w:sz w:val="32"/>
          <w:rtl/>
        </w:rPr>
        <w:t>בפלוגתא</w:t>
      </w:r>
      <w:r w:rsidRPr="00C35A2C">
        <w:rPr>
          <w:rFonts w:ascii="FontbitDavid" w:hAnsi="FontbitDavid"/>
          <w:sz w:val="32"/>
          <w:rtl/>
        </w:rPr>
        <w:t>: הורו ב</w:t>
      </w:r>
      <w:r>
        <w:rPr>
          <w:rFonts w:ascii="FontbitDavid" w:hAnsi="FontbitDavid"/>
          <w:sz w:val="32"/>
          <w:rtl/>
        </w:rPr>
        <w:t>"</w:t>
      </w:r>
      <w:r w:rsidRPr="00C35A2C">
        <w:rPr>
          <w:rFonts w:ascii="FontbitDavid" w:hAnsi="FontbitDavid"/>
          <w:sz w:val="32"/>
          <w:rtl/>
        </w:rPr>
        <w:t xml:space="preserve">ד שחלב מותר, ונתחלף לו חלב בשומן ואכלו – </w:t>
      </w:r>
    </w:p>
    <w:p w14:paraId="44D20A92" w14:textId="77777777" w:rsidR="00910F84" w:rsidRPr="00C35A2C" w:rsidRDefault="00910F84" w:rsidP="00910F84">
      <w:pPr>
        <w:ind w:left="1174"/>
        <w:rPr>
          <w:rFonts w:ascii="FontbitDavid" w:hAnsi="FontbitDavid"/>
          <w:sz w:val="32"/>
          <w:rtl/>
        </w:rPr>
      </w:pPr>
      <w:r w:rsidRPr="00C35A2C">
        <w:rPr>
          <w:rFonts w:ascii="FontbitDavid" w:hAnsi="FontbitDavid" w:hint="cs"/>
          <w:b/>
          <w:bCs/>
          <w:sz w:val="32"/>
          <w:rtl/>
        </w:rPr>
        <w:t>לרב</w:t>
      </w:r>
      <w:r w:rsidRPr="00C35A2C">
        <w:rPr>
          <w:rFonts w:ascii="FontbitDavid" w:hAnsi="FontbitDavid"/>
          <w:sz w:val="32"/>
          <w:rtl/>
        </w:rPr>
        <w:t xml:space="preserve">: פטור, </w:t>
      </w:r>
      <w:r>
        <w:rPr>
          <w:rStyle w:val="affff1"/>
          <w:rFonts w:ascii="FontbitDavid" w:hAnsi="FontbitDavid"/>
          <w:b/>
          <w:bCs/>
          <w:sz w:val="32"/>
          <w:rtl/>
          <w:rPrChange w:id="10823" w:author="מנוע אמוראים" w:date="2026-10-05T16:41:56Z">
            <w:rPr>
              <w:rFonts w:ascii="FontbitDavid" w:hAnsi="FontbitDavid"/>
              <w:b/>
              <w:bCs/>
              <w:sz w:val="32"/>
              <w:rtl/>
            </w:rPr>
          </w:rPrChange>
        </w:rPr>
        <w:t xml:space="preserve">ו</w:t>
      </w:r>
      <w:r>
        <w:rPr>
          <w:rStyle w:val="affff1"/>
          <w:rFonts w:ascii="FontbitDavid" w:hAnsi="FontbitDavid" w:hint="cs"/>
          <w:b/>
          <w:bCs/>
          <w:sz w:val="32"/>
          <w:rtl/>
          <w:rPrChange w:id="10824" w:author="מנוע אמוראים" w:date="2026-10-05T16:41:56Z">
            <w:rPr>
              <w:rFonts w:ascii="FontbitDavid" w:hAnsi="FontbitDavid" w:hint="cs"/>
              <w:b/>
              <w:bCs/>
              <w:sz w:val="32"/>
              <w:rtl/>
            </w:rPr>
          </w:rPrChange>
        </w:rPr>
        <w:t xml:space="preserve">לרי</w:t>
      </w:r>
      <w:r>
        <w:rPr>
          <w:rStyle w:val="affff1"/>
          <w:rFonts w:ascii="FontbitDavid" w:hAnsi="FontbitDavid"/>
          <w:b/>
          <w:bCs/>
          <w:sz w:val="32"/>
          <w:rtl/>
          <w:rPrChange w:id="10825"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0826" w:author="מנוע אמוראים" w:date="2026-10-05T16:41:56Z">
            <w:rPr>
              <w:rFonts w:ascii="FontbitDavid" w:hAnsi="FontbitDavid" w:hint="cs"/>
              <w:b/>
              <w:bCs/>
              <w:sz w:val="32"/>
              <w:rtl/>
            </w:rPr>
          </w:rPrChange>
        </w:rPr>
        <w:t xml:space="preserve">ו</w:t>
      </w:r>
      <w:r w:rsidRPr="00C35A2C">
        <w:rPr>
          <w:rFonts w:ascii="FontbitDavid" w:hAnsi="FontbitDavid"/>
          <w:sz w:val="32"/>
          <w:rtl/>
        </w:rPr>
        <w:t>: חייב.</w:t>
      </w:r>
    </w:p>
    <w:p w14:paraId="48EC6CC3" w14:textId="77777777" w:rsidR="00910F84" w:rsidRDefault="00910F84" w:rsidP="00910F84">
      <w:pPr>
        <w:rPr>
          <w:rFonts w:ascii="FontbitDavid" w:hAnsi="FontbitDavid"/>
          <w:sz w:val="32"/>
          <w:rtl/>
        </w:rPr>
      </w:pPr>
      <w:r w:rsidRPr="00C35A2C">
        <w:rPr>
          <w:rFonts w:ascii="FontbitDavid" w:hAnsi="FontbitDavid" w:hint="cs"/>
          <w:sz w:val="32"/>
          <w:rtl/>
        </w:rPr>
        <w:t xml:space="preserve">והך </w:t>
      </w:r>
      <w:r w:rsidRPr="007C2DF0">
        <w:rPr>
          <w:rStyle w:val="afffd"/>
          <w:rFonts w:hint="cs"/>
          <w:rtl/>
        </w:rPr>
        <w:t>ד'</w:t>
      </w:r>
      <w:r w:rsidRPr="007C2DF0">
        <w:rPr>
          <w:rStyle w:val="afffd"/>
          <w:rtl/>
        </w:rPr>
        <w:t>מעם הארץ בעשותה</w:t>
      </w:r>
      <w:r w:rsidRPr="007C2DF0">
        <w:rPr>
          <w:rStyle w:val="afffd"/>
          <w:rFonts w:hint="cs"/>
          <w:rtl/>
        </w:rPr>
        <w:t>'</w:t>
      </w:r>
      <w:r w:rsidRPr="007C2DF0">
        <w:rPr>
          <w:rStyle w:val="afffd"/>
          <w:rtl/>
        </w:rPr>
        <w:t xml:space="preserve"> </w:t>
      </w:r>
      <w:r w:rsidRPr="00C35A2C">
        <w:rPr>
          <w:rFonts w:ascii="FontbitDavid" w:hAnsi="FontbitDavid"/>
          <w:sz w:val="32"/>
          <w:rtl/>
        </w:rPr>
        <w:t>- פרט למומר, ר</w:t>
      </w:r>
      <w:r>
        <w:rPr>
          <w:rFonts w:ascii="FontbitDavid" w:hAnsi="FontbitDavid" w:hint="cs"/>
          <w:sz w:val="32"/>
          <w:rtl/>
        </w:rPr>
        <w:t xml:space="preserve">שב'י </w:t>
      </w:r>
      <w:r>
        <w:rPr>
          <w:rStyle w:val="affff1"/>
          <w:rFonts w:ascii="FontbitDavid" w:hAnsi="FontbitDavid" w:hint="cs"/>
          <w:sz w:val="32"/>
          <w:rtl/>
          <w:rPrChange w:id="10827" w:author="מנוע אמוראים" w:date="2026-10-05T16:41:56Z">
            <w:rPr>
              <w:rFonts w:ascii="FontbitDavid" w:hAnsi="FontbitDavid" w:hint="cs"/>
              <w:sz w:val="32"/>
              <w:rtl/>
            </w:rPr>
          </w:rPrChange>
        </w:rPr>
        <w:t xml:space="preserve">מר</w:t>
      </w:r>
      <w:r>
        <w:rPr>
          <w:rStyle w:val="affff1"/>
          <w:rFonts w:ascii="FontbitDavid" w:hAnsi="FontbitDavid"/>
          <w:sz w:val="32"/>
          <w:rtl/>
          <w:rPrChange w:id="1082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29"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א</w:t>
      </w:r>
      <w:r>
        <w:rPr>
          <w:rFonts w:ascii="FontbitDavid" w:hAnsi="FontbitDavid"/>
          <w:sz w:val="32"/>
          <w:rtl/>
        </w:rPr>
        <w:t>"</w:t>
      </w:r>
      <w:r w:rsidRPr="00C35A2C">
        <w:rPr>
          <w:rFonts w:ascii="FontbitDavid" w:hAnsi="FontbitDavid" w:hint="cs"/>
          <w:sz w:val="32"/>
          <w:rtl/>
        </w:rPr>
        <w:t xml:space="preserve">צ </w:t>
      </w:r>
      <w:r w:rsidRPr="007C2DF0">
        <w:rPr>
          <w:rStyle w:val="afffd"/>
          <w:rFonts w:hint="cs"/>
          <w:rtl/>
        </w:rPr>
        <w:t>ד'</w:t>
      </w:r>
      <w:r w:rsidRPr="007C2DF0">
        <w:rPr>
          <w:rStyle w:val="afffd"/>
          <w:rtl/>
        </w:rPr>
        <w:t>אשר לא תעשינה בשגגה ואשם או הודע</w:t>
      </w:r>
      <w:r w:rsidRPr="007C2DF0">
        <w:rPr>
          <w:rStyle w:val="afffd"/>
          <w:rFonts w:hint="cs"/>
          <w:rtl/>
        </w:rPr>
        <w:t>'</w:t>
      </w:r>
      <w:r w:rsidRPr="007C2DF0">
        <w:rPr>
          <w:rStyle w:val="afffd"/>
          <w:rtl/>
        </w:rPr>
        <w:t>,</w:t>
      </w:r>
      <w:r w:rsidRPr="00C35A2C">
        <w:rPr>
          <w:rFonts w:ascii="FontbitDavid" w:hAnsi="FontbitDavid"/>
          <w:sz w:val="32"/>
          <w:rtl/>
        </w:rPr>
        <w:t xml:space="preserve"> </w:t>
      </w:r>
    </w:p>
    <w:p w14:paraId="311559FF" w14:textId="77777777" w:rsidR="00910F84" w:rsidRPr="00C35A2C" w:rsidRDefault="00910F84" w:rsidP="00910F84">
      <w:pPr>
        <w:rPr>
          <w:rFonts w:ascii="FontbitDavid" w:hAnsi="FontbitDavid"/>
          <w:sz w:val="32"/>
          <w:rtl/>
        </w:rPr>
      </w:pPr>
      <w:r w:rsidRPr="00C35A2C">
        <w:rPr>
          <w:rFonts w:ascii="FontbitDavid" w:hAnsi="FontbitDavid"/>
          <w:sz w:val="32"/>
          <w:rtl/>
        </w:rPr>
        <w:t>השב מידיעתו - מביא קרבן על שגגתו, לא שב מידיעתו - אינו מביא קרבן על שגגתו;</w:t>
      </w:r>
    </w:p>
    <w:p w14:paraId="1B2A475B" w14:textId="77777777" w:rsidR="00910F84" w:rsidRDefault="00910F84" w:rsidP="00910F84">
      <w:pPr>
        <w:ind w:firstLine="266"/>
        <w:rPr>
          <w:rFonts w:ascii="FontbitDavid" w:hAnsi="FontbitDavid"/>
          <w:sz w:val="32"/>
          <w:rtl/>
        </w:rPr>
      </w:pPr>
      <w:r w:rsidRPr="00C35A2C">
        <w:rPr>
          <w:rFonts w:ascii="FontbitDavid" w:hAnsi="FontbitDavid"/>
          <w:sz w:val="32"/>
          <w:rtl/>
        </w:rPr>
        <w:t>ו</w:t>
      </w:r>
      <w:r>
        <w:rPr>
          <w:rFonts w:ascii="FontbitDavid" w:hAnsi="FontbitDavid" w:hint="cs"/>
          <w:sz w:val="32"/>
          <w:rtl/>
        </w:rPr>
        <w:t xml:space="preserve">יקשה על </w:t>
      </w:r>
      <w:r>
        <w:rPr>
          <w:rStyle w:val="affff1"/>
          <w:rFonts w:ascii="FontbitDavid" w:hAnsi="FontbitDavid" w:hint="cs"/>
          <w:sz w:val="32"/>
          <w:rtl/>
          <w:rPrChange w:id="10830" w:author="מנוע אמוראים" w:date="2026-10-05T16:41:56Z">
            <w:rPr>
              <w:rFonts w:ascii="FontbitDavid" w:hAnsi="FontbitDavid" w:hint="cs"/>
              <w:sz w:val="32"/>
              <w:rtl/>
            </w:rPr>
          </w:rPrChange>
        </w:rPr>
        <w:t xml:space="preserve">רי</w:t>
      </w:r>
      <w:r>
        <w:rPr>
          <w:rStyle w:val="affff1"/>
          <w:rFonts w:ascii="FontbitDavid" w:hAnsi="FontbitDavid"/>
          <w:sz w:val="32"/>
          <w:rtl/>
          <w:rPrChange w:id="1083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32"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ד</w:t>
      </w:r>
      <w:r w:rsidRPr="00C35A2C">
        <w:rPr>
          <w:rFonts w:ascii="FontbitDavid" w:hAnsi="FontbitDavid"/>
          <w:sz w:val="32"/>
          <w:rtl/>
        </w:rPr>
        <w:t>אם איתא הא לא שב מידיעתו הוא!</w:t>
      </w:r>
      <w:r w:rsidRPr="00C35A2C">
        <w:rPr>
          <w:rFonts w:ascii="FontbitDavid" w:hAnsi="FontbitDavid" w:hint="cs"/>
          <w:sz w:val="32"/>
          <w:rtl/>
        </w:rPr>
        <w:t xml:space="preserve"> </w:t>
      </w:r>
    </w:p>
    <w:p w14:paraId="40003EFB" w14:textId="77777777" w:rsidR="00910F84" w:rsidRPr="00C35A2C" w:rsidRDefault="00910F84" w:rsidP="00910F84">
      <w:pPr>
        <w:rPr>
          <w:rtl/>
        </w:rPr>
      </w:pPr>
      <w:r>
        <w:rPr>
          <w:rtl/>
        </w:rPr>
        <w:t xml:space="preserve">• </w:t>
      </w:r>
      <w:r>
        <w:rPr>
          <w:rStyle w:val="affff1"/>
          <w:rtl/>
          <w:rPrChange w:id="10833" w:author="מנוע אמוראים" w:date="2026-10-05T16:41:56Z">
            <w:rPr>
              <w:rtl/>
            </w:rPr>
          </w:rPrChange>
        </w:rPr>
        <w:t xml:space="preserve">אר"</w:t>
      </w:r>
      <w:r>
        <w:rPr>
          <w:rStyle w:val="affff1"/>
          <w:rFonts w:hint="cs"/>
          <w:rtl/>
          <w:rPrChange w:id="10834" w:author="מנוע אמוראים" w:date="2026-10-05T16:41:56Z">
            <w:rPr>
              <w:rFonts w:hint="cs"/>
              <w:rtl/>
            </w:rPr>
          </w:rPrChange>
        </w:rPr>
        <w:t xml:space="preserve">פ</w:t>
      </w:r>
      <w:r>
        <w:rPr>
          <w:rFonts w:hint="cs"/>
          <w:rtl/>
        </w:rPr>
        <w:t xml:space="preserve"> ס</w:t>
      </w:r>
      <w:r>
        <w:rPr>
          <w:rtl/>
        </w:rPr>
        <w:t>"</w:t>
      </w:r>
      <w:r>
        <w:rPr>
          <w:rFonts w:hint="cs"/>
          <w:rtl/>
        </w:rPr>
        <w:t xml:space="preserve">ל </w:t>
      </w:r>
      <w:r>
        <w:rPr>
          <w:rStyle w:val="affff1"/>
          <w:rFonts w:hint="cs"/>
          <w:rtl/>
          <w:rPrChange w:id="10835" w:author="מנוע אמוראים" w:date="2026-10-05T16:41:56Z">
            <w:rPr>
              <w:rFonts w:hint="cs"/>
              <w:rtl/>
            </w:rPr>
          </w:rPrChange>
        </w:rPr>
        <w:t xml:space="preserve">לרי</w:t>
      </w:r>
      <w:r>
        <w:rPr>
          <w:rStyle w:val="affff1"/>
          <w:rtl/>
          <w:rPrChange w:id="10836" w:author="מנוע אמוראים" w:date="2026-10-05T16:41:56Z">
            <w:rPr>
              <w:rtl/>
            </w:rPr>
          </w:rPrChange>
        </w:rPr>
        <w:t xml:space="preserve">"</w:t>
      </w:r>
      <w:r>
        <w:rPr>
          <w:rStyle w:val="affff1"/>
          <w:rFonts w:hint="cs"/>
          <w:rtl/>
          <w:rPrChange w:id="10837" w:author="מנוע אמוראים" w:date="2026-10-05T16:41:56Z">
            <w:rPr>
              <w:rFonts w:hint="cs"/>
              <w:rtl/>
            </w:rPr>
          </w:rPrChange>
        </w:rPr>
        <w:t xml:space="preserve">ו</w:t>
      </w:r>
      <w:r>
        <w:rPr>
          <w:rFonts w:hint="cs"/>
          <w:rtl/>
        </w:rPr>
        <w:t xml:space="preserve"> כיוון דכשיודע לב</w:t>
      </w:r>
      <w:r>
        <w:rPr>
          <w:rtl/>
        </w:rPr>
        <w:t>"</w:t>
      </w:r>
      <w:r w:rsidRPr="00C35A2C">
        <w:rPr>
          <w:rFonts w:hint="cs"/>
          <w:rtl/>
        </w:rPr>
        <w:t>ד יחזרו בהם והוא ג</w:t>
      </w:r>
      <w:r>
        <w:rPr>
          <w:rtl/>
        </w:rPr>
        <w:t>"</w:t>
      </w:r>
      <w:r w:rsidRPr="00C35A2C">
        <w:rPr>
          <w:rFonts w:hint="cs"/>
          <w:rtl/>
        </w:rPr>
        <w:t xml:space="preserve">כ </w:t>
      </w:r>
      <w:r w:rsidRPr="00C35A2C">
        <w:rPr>
          <w:rtl/>
        </w:rPr>
        <w:t>–</w:t>
      </w:r>
      <w:r w:rsidRPr="00C35A2C">
        <w:rPr>
          <w:rFonts w:hint="cs"/>
          <w:rtl/>
        </w:rPr>
        <w:t xml:space="preserve"> קרינן ביה</w:t>
      </w:r>
      <w:r w:rsidRPr="00FF1C37">
        <w:rPr>
          <w:rStyle w:val="afffd"/>
          <w:rFonts w:hint="cs"/>
          <w:rtl/>
        </w:rPr>
        <w:t xml:space="preserve"> 'שב מידיעתו' </w:t>
      </w:r>
    </w:p>
    <w:p w14:paraId="647D039D"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רבא: מודה רב, שאינו משלים לרוב צבור;</w:t>
      </w:r>
      <w:r w:rsidRPr="00C35A2C">
        <w:rPr>
          <w:rFonts w:ascii="FontbitDavid" w:hAnsi="FontbitDavid" w:hint="cs"/>
          <w:sz w:val="32"/>
          <w:rtl/>
        </w:rPr>
        <w:t xml:space="preserve">- </w:t>
      </w:r>
      <w:r w:rsidRPr="007C2DF0">
        <w:rPr>
          <w:rStyle w:val="afffd"/>
          <w:rFonts w:hint="cs"/>
          <w:rtl/>
        </w:rPr>
        <w:t>ד'</w:t>
      </w:r>
      <w:r w:rsidRPr="007C2DF0">
        <w:rPr>
          <w:rStyle w:val="afffd"/>
          <w:rtl/>
        </w:rPr>
        <w:t>בשגגה</w:t>
      </w:r>
      <w:r w:rsidRPr="007C2DF0">
        <w:rPr>
          <w:rStyle w:val="afffd"/>
          <w:rFonts w:hint="cs"/>
          <w:rtl/>
        </w:rPr>
        <w:t>'</w:t>
      </w:r>
      <w:r w:rsidRPr="007C2DF0">
        <w:rPr>
          <w:rStyle w:val="afffd"/>
          <w:rtl/>
        </w:rPr>
        <w:t>,</w:t>
      </w:r>
      <w:r w:rsidRPr="00C35A2C">
        <w:rPr>
          <w:rFonts w:ascii="FontbitDavid" w:hAnsi="FontbitDavid"/>
          <w:sz w:val="32"/>
          <w:rtl/>
        </w:rPr>
        <w:t xml:space="preserve"> עד שיהו כולן בשגגה אחת.</w:t>
      </w:r>
    </w:p>
    <w:p w14:paraId="2B009579"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0730AF6" w14:textId="77777777" w:rsidR="00910F84" w:rsidRPr="00C35A2C" w:rsidRDefault="00910F84" w:rsidP="00910F84">
      <w:pPr>
        <w:rPr>
          <w:rtl/>
        </w:rPr>
      </w:pPr>
      <w:r w:rsidRPr="00C35A2C">
        <w:rPr>
          <w:rtl/>
        </w:rPr>
        <w:t>בין שעשו ועשה עמהן כו'.</w:t>
      </w:r>
      <w:r w:rsidRPr="00C35A2C">
        <w:rPr>
          <w:rFonts w:hint="cs"/>
          <w:rtl/>
        </w:rPr>
        <w:t xml:space="preserve"> רישא וסיפא זו ואצ</w:t>
      </w:r>
      <w:r>
        <w:rPr>
          <w:rtl/>
        </w:rPr>
        <w:t>"</w:t>
      </w:r>
      <w:r w:rsidRPr="00C35A2C">
        <w:rPr>
          <w:rFonts w:hint="cs"/>
          <w:rtl/>
        </w:rPr>
        <w:t>ל זו</w:t>
      </w:r>
      <w:r w:rsidRPr="00C35A2C">
        <w:rPr>
          <w:rFonts w:ascii="FontbitDavid" w:hAnsi="FontbitDavid" w:hint="cs"/>
          <w:rtl/>
        </w:rPr>
        <w:t xml:space="preserve"> </w:t>
      </w:r>
    </w:p>
    <w:p w14:paraId="68786E8F"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6F365311" w14:textId="77777777" w:rsidR="00910F84" w:rsidRPr="00C35A2C" w:rsidRDefault="00910F84" w:rsidP="00910F84">
      <w:pPr>
        <w:pStyle w:val="aff6"/>
        <w:framePr w:wrap="around"/>
        <w:rPr>
          <w:rtl/>
        </w:rPr>
      </w:pPr>
      <w:r w:rsidRPr="00C35A2C">
        <w:rPr>
          <w:rFonts w:hint="cs"/>
          <w:rtl/>
        </w:rPr>
        <w:t>ב:</w:t>
      </w:r>
    </w:p>
    <w:p w14:paraId="121D9B54" w14:textId="77777777" w:rsidR="00910F84" w:rsidRPr="00C35A2C" w:rsidRDefault="00910F84" w:rsidP="00910F84">
      <w:pPr>
        <w:pStyle w:val="afff2"/>
        <w:rPr>
          <w:rtl/>
        </w:rPr>
      </w:pPr>
      <w:ins w:id="9803" w:author="מספור קטעי משנה" w:date="2026-10-06T06:45:26Z">
        <w:r>
          <w:rPr>
            <w:rStyle w:val="MisparKeta"/>
          </w:rPr>
          <w:t xml:space="preserve">א. </w:t>
        </w:r>
      </w:ins>
      <w:r w:rsidRPr="00C35A2C">
        <w:rPr>
          <w:rtl/>
        </w:rPr>
        <w:t>וידע אחד מהן שטעו או תלמיד וראוי להוראה.</w:t>
      </w:r>
    </w:p>
    <w:p w14:paraId="14DCAB94" w14:textId="77777777" w:rsidR="00910F84" w:rsidRPr="00C35A2C" w:rsidRDefault="00910F84" w:rsidP="00910F84">
      <w:pPr>
        <w:rPr>
          <w:rFonts w:ascii="FontbitDavid" w:hAnsi="FontbitDavid"/>
          <w:sz w:val="32"/>
        </w:rPr>
      </w:pPr>
      <w:r w:rsidRPr="00C35A2C">
        <w:rPr>
          <w:rFonts w:ascii="FontbitDavid" w:hAnsi="FontbitDavid" w:hint="cs"/>
          <w:sz w:val="32"/>
          <w:rtl/>
        </w:rPr>
        <w:t>תרתי איצטריך רבא קמ</w:t>
      </w:r>
      <w:r>
        <w:rPr>
          <w:rFonts w:ascii="FontbitDavid" w:hAnsi="FontbitDavid"/>
          <w:sz w:val="32"/>
          <w:rtl/>
        </w:rPr>
        <w:t>"</w:t>
      </w:r>
      <w:r w:rsidRPr="00C35A2C">
        <w:rPr>
          <w:rFonts w:ascii="FontbitDavid" w:hAnsi="FontbitDavid" w:hint="cs"/>
          <w:sz w:val="32"/>
          <w:rtl/>
        </w:rPr>
        <w:t xml:space="preserve">ל דאף לא גמיר וסביר </w:t>
      </w:r>
    </w:p>
    <w:p w14:paraId="70AEF9DF" w14:textId="77777777" w:rsidR="00910F84" w:rsidRPr="00C35A2C" w:rsidRDefault="00910F84" w:rsidP="00910F84">
      <w:pPr>
        <w:ind w:left="1174" w:firstLine="266"/>
        <w:rPr>
          <w:rFonts w:ascii="FontbitDavid" w:hAnsi="FontbitDavid"/>
          <w:sz w:val="32"/>
          <w:rtl/>
        </w:rPr>
      </w:pPr>
      <w:r w:rsidRPr="00C35A2C">
        <w:rPr>
          <w:rFonts w:ascii="FontbitDavid" w:hAnsi="FontbitDavid"/>
          <w:sz w:val="32"/>
          <w:rtl/>
        </w:rPr>
        <w:t>אביי: להוראה - גמיר וסביר משמע!</w:t>
      </w:r>
    </w:p>
    <w:p w14:paraId="03B4C731"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וביאר רבא דבריו ראוי להוראה אף </w:t>
      </w:r>
      <w:r w:rsidRPr="00C35A2C">
        <w:rPr>
          <w:rFonts w:ascii="FontbitDavid" w:hAnsi="FontbitDavid"/>
          <w:sz w:val="32"/>
          <w:rtl/>
        </w:rPr>
        <w:t xml:space="preserve">גמיר ולא סביר, </w:t>
      </w:r>
      <w:r w:rsidRPr="00C35A2C">
        <w:rPr>
          <w:rFonts w:ascii="FontbitDavid" w:hAnsi="FontbitDavid" w:hint="cs"/>
          <w:sz w:val="32"/>
          <w:rtl/>
        </w:rPr>
        <w:t>ו</w:t>
      </w:r>
      <w:r w:rsidRPr="00C35A2C">
        <w:rPr>
          <w:rFonts w:ascii="FontbitDavid" w:hAnsi="FontbitDavid"/>
          <w:sz w:val="32"/>
          <w:rtl/>
        </w:rPr>
        <w:t>ממשנה יתירה - אפי' גמיר ולא סביר, סביר ולא גמיר.</w:t>
      </w:r>
    </w:p>
    <w:p w14:paraId="494A5AEC" w14:textId="77777777" w:rsidR="00910F84" w:rsidRPr="00C35A2C" w:rsidRDefault="00910F84" w:rsidP="00910F84">
      <w:pPr>
        <w:pStyle w:val="afffe"/>
        <w:rPr>
          <w:rtl/>
        </w:rPr>
      </w:pPr>
      <w:r w:rsidRPr="00A06291">
        <w:rPr>
          <w:rFonts w:ascii="FontbitDavid" w:hAnsi="FontbitDavid"/>
          <w:sz w:val="32"/>
          <w:rtl/>
        </w:rPr>
        <w:lastRenderedPageBreak/>
        <w:t>׻</w:t>
      </w:r>
      <w:r w:rsidRPr="00C35A2C">
        <w:rPr>
          <w:rFonts w:ascii="FontbitDavid" w:hAnsi="FontbitDavid"/>
          <w:sz w:val="32"/>
          <w:rtl/>
        </w:rPr>
        <w:t xml:space="preserve"> </w:t>
      </w:r>
    </w:p>
    <w:p w14:paraId="448EEB72" w14:textId="77777777" w:rsidR="00910F84" w:rsidRPr="00C35A2C" w:rsidRDefault="00910F84" w:rsidP="00910F84">
      <w:pPr>
        <w:pStyle w:val="afff2"/>
        <w:rPr>
          <w:rtl/>
        </w:rPr>
      </w:pPr>
      <w:ins w:id="9804" w:author="מספור קטעי משנה" w:date="2026-10-06T06:45:26Z">
        <w:r>
          <w:rPr>
            <w:rStyle w:val="MisparKeta"/>
          </w:rPr>
          <w:t xml:space="preserve">ב. </w:t>
        </w:r>
      </w:ins>
      <w:r w:rsidRPr="00C35A2C">
        <w:rPr>
          <w:rtl/>
        </w:rPr>
        <w:t>ראוי להוראה וכו'.</w:t>
      </w:r>
    </w:p>
    <w:p w14:paraId="39EB5AD7"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רבא: </w:t>
      </w:r>
      <w:r w:rsidRPr="00C35A2C">
        <w:rPr>
          <w:rFonts w:ascii="FontbitDavid" w:hAnsi="FontbitDavid"/>
          <w:sz w:val="32"/>
          <w:rtl/>
        </w:rPr>
        <w:t>כגון שמעון בן עזאי ושמעון בן זומא.</w:t>
      </w:r>
    </w:p>
    <w:p w14:paraId="1508CF90"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sidRPr="00C35A2C">
        <w:rPr>
          <w:rFonts w:ascii="FontbitDavid" w:hAnsi="FontbitDavid"/>
          <w:sz w:val="32"/>
          <w:rtl/>
        </w:rPr>
        <w:t>ל אביי: כ</w:t>
      </w:r>
      <w:r w:rsidRPr="00C35A2C">
        <w:rPr>
          <w:rFonts w:ascii="FontbitDavid" w:hAnsi="FontbitDavid" w:hint="cs"/>
          <w:sz w:val="32"/>
          <w:rtl/>
        </w:rPr>
        <w:t>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 xml:space="preserve"> מזיד הוא!</w:t>
      </w:r>
    </w:p>
    <w:p w14:paraId="0E0F788B"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וענהו רבא: </w:t>
      </w:r>
      <w:r w:rsidRPr="00C35A2C">
        <w:rPr>
          <w:rFonts w:ascii="FontbitDavid" w:hAnsi="FontbitDavid"/>
          <w:sz w:val="32"/>
          <w:rtl/>
        </w:rPr>
        <w:t xml:space="preserve">ולטעמיך, הא דתניא: </w:t>
      </w:r>
      <w:r w:rsidRPr="00F90100">
        <w:rPr>
          <w:rStyle w:val="afffd"/>
          <w:rFonts w:hint="cs"/>
          <w:rtl/>
        </w:rPr>
        <w:t>'</w:t>
      </w:r>
      <w:r w:rsidRPr="00F90100">
        <w:rPr>
          <w:rStyle w:val="afffd"/>
          <w:rtl/>
        </w:rPr>
        <w:t>בעשותה אחת</w:t>
      </w:r>
      <w:r w:rsidRPr="00F90100">
        <w:rPr>
          <w:rStyle w:val="afffd"/>
          <w:rFonts w:hint="cs"/>
          <w:rtl/>
        </w:rPr>
        <w:t>'</w:t>
      </w:r>
      <w:r w:rsidRPr="00F90100">
        <w:rPr>
          <w:rStyle w:val="afffd"/>
          <w:rtl/>
        </w:rPr>
        <w:t>,</w:t>
      </w:r>
      <w:r w:rsidRPr="00C35A2C">
        <w:rPr>
          <w:rFonts w:ascii="FontbitDavid" w:hAnsi="FontbitDavid"/>
          <w:sz w:val="32"/>
          <w:rtl/>
        </w:rPr>
        <w:t xml:space="preserve"> יחיד העושה מפי עצמו - חייב, </w:t>
      </w:r>
      <w:r w:rsidRPr="00C35A2C">
        <w:rPr>
          <w:rFonts w:ascii="FontbitDavid" w:hAnsi="FontbitDavid"/>
          <w:sz w:val="32"/>
          <w:rtl/>
        </w:rPr>
        <w:tab/>
      </w:r>
    </w:p>
    <w:p w14:paraId="02902CF0" w14:textId="77777777" w:rsidR="00910F84" w:rsidRPr="00C35A2C" w:rsidRDefault="00910F84" w:rsidP="00910F84">
      <w:pPr>
        <w:rPr>
          <w:rFonts w:ascii="FontbitDavid" w:hAnsi="FontbitDavid"/>
          <w:sz w:val="32"/>
          <w:rtl/>
        </w:rPr>
      </w:pPr>
      <w:r w:rsidRPr="00C35A2C">
        <w:rPr>
          <w:rFonts w:ascii="FontbitDavid" w:hAnsi="FontbitDavid"/>
          <w:sz w:val="32"/>
          <w:rtl/>
        </w:rPr>
        <w:t>בהוראת ב</w:t>
      </w:r>
      <w:r>
        <w:rPr>
          <w:rFonts w:ascii="FontbitDavid" w:hAnsi="FontbitDavid"/>
          <w:sz w:val="32"/>
          <w:rtl/>
        </w:rPr>
        <w:t>"</w:t>
      </w:r>
      <w:r w:rsidRPr="00C35A2C">
        <w:rPr>
          <w:rFonts w:ascii="FontbitDavid" w:hAnsi="FontbitDavid"/>
          <w:sz w:val="32"/>
          <w:rtl/>
        </w:rPr>
        <w:t>ד פטור, כיצד? הורו ב</w:t>
      </w:r>
      <w:r>
        <w:rPr>
          <w:rFonts w:ascii="FontbitDavid" w:hAnsi="FontbitDavid"/>
          <w:sz w:val="32"/>
          <w:rtl/>
        </w:rPr>
        <w:t>"</w:t>
      </w:r>
      <w:r w:rsidRPr="00C35A2C">
        <w:rPr>
          <w:rFonts w:ascii="FontbitDavid" w:hAnsi="FontbitDavid"/>
          <w:sz w:val="32"/>
          <w:rtl/>
        </w:rPr>
        <w:t xml:space="preserve">ד שחלב מותר, ונודע לאחד מהן שטעו, או תלמיד יושב לפניהן וראוי להוראה כגון שמעון בן עזאי, יכול יהא פטור? </w:t>
      </w:r>
    </w:p>
    <w:p w14:paraId="7018AEC1" w14:textId="77777777" w:rsidR="00910F84" w:rsidRPr="00C35A2C" w:rsidRDefault="00910F84" w:rsidP="00910F84">
      <w:pPr>
        <w:pStyle w:val="afffa"/>
        <w:rPr>
          <w:rtl/>
        </w:rPr>
      </w:pPr>
      <w:r>
        <w:rPr>
          <w:rtl/>
        </w:rPr>
        <w:t xml:space="preserve">- </w:t>
      </w:r>
      <w:r w:rsidRPr="00C35A2C">
        <w:rPr>
          <w:rtl/>
        </w:rPr>
        <w:t>ת</w:t>
      </w:r>
      <w:r>
        <w:rPr>
          <w:rtl/>
        </w:rPr>
        <w:t>"</w:t>
      </w:r>
      <w:r w:rsidRPr="00C35A2C">
        <w:rPr>
          <w:rtl/>
        </w:rPr>
        <w:t xml:space="preserve">ל: </w:t>
      </w:r>
      <w:r w:rsidRPr="00F90100">
        <w:rPr>
          <w:rStyle w:val="afffd"/>
          <w:rFonts w:hint="cs"/>
          <w:rtl/>
        </w:rPr>
        <w:t>'</w:t>
      </w:r>
      <w:r w:rsidRPr="00F90100">
        <w:rPr>
          <w:rStyle w:val="afffd"/>
          <w:rtl/>
        </w:rPr>
        <w:t>בעשותה אחת</w:t>
      </w:r>
      <w:r w:rsidRPr="00F90100">
        <w:rPr>
          <w:rStyle w:val="afffd"/>
          <w:rFonts w:hint="cs"/>
          <w:rtl/>
        </w:rPr>
        <w:t>'</w:t>
      </w:r>
      <w:r w:rsidRPr="00F90100">
        <w:rPr>
          <w:rStyle w:val="afffd"/>
          <w:rtl/>
        </w:rPr>
        <w:t>,</w:t>
      </w:r>
      <w:r w:rsidRPr="00C35A2C">
        <w:rPr>
          <w:rtl/>
        </w:rPr>
        <w:t xml:space="preserve"> יחיד העושה על פי עצמו - חייב, בהוראת ב</w:t>
      </w:r>
      <w:r>
        <w:rPr>
          <w:rtl/>
        </w:rPr>
        <w:t>"</w:t>
      </w:r>
      <w:r w:rsidRPr="00C35A2C">
        <w:rPr>
          <w:rtl/>
        </w:rPr>
        <w:t>ד - פטור!</w:t>
      </w:r>
    </w:p>
    <w:p w14:paraId="7DF50B76" w14:textId="77777777" w:rsidR="00910F84" w:rsidRPr="00C35A2C" w:rsidRDefault="00910F84" w:rsidP="00910F84">
      <w:pPr>
        <w:ind w:firstLine="266"/>
        <w:rPr>
          <w:rFonts w:ascii="FontbitDavid" w:hAnsi="FontbitDavid"/>
          <w:sz w:val="32"/>
          <w:rtl/>
        </w:rPr>
      </w:pPr>
      <w:r w:rsidRPr="00C35A2C">
        <w:rPr>
          <w:rFonts w:ascii="FontbitDavid" w:hAnsi="FontbitDavid" w:hint="cs"/>
          <w:sz w:val="32"/>
          <w:rtl/>
        </w:rPr>
        <w:t>אלא משכח</w:t>
      </w:r>
      <w:r>
        <w:rPr>
          <w:rFonts w:ascii="FontbitDavid" w:hAnsi="FontbitDavid"/>
          <w:sz w:val="32"/>
          <w:rtl/>
        </w:rPr>
        <w:t>"</w:t>
      </w:r>
      <w:r w:rsidRPr="00C35A2C">
        <w:rPr>
          <w:rFonts w:ascii="FontbitDavid" w:hAnsi="FontbitDavid" w:hint="cs"/>
          <w:sz w:val="32"/>
          <w:rtl/>
        </w:rPr>
        <w:t xml:space="preserve">ל </w:t>
      </w:r>
      <w:r w:rsidRPr="00C35A2C">
        <w:rPr>
          <w:rFonts w:ascii="FontbitDavid" w:hAnsi="FontbitDavid"/>
          <w:sz w:val="32"/>
          <w:rtl/>
        </w:rPr>
        <w:t xml:space="preserve"> כגון דידע דאסור וטעי במצוה לשמוע דברי חכמי', </w:t>
      </w:r>
      <w:r w:rsidRPr="00C35A2C">
        <w:rPr>
          <w:rFonts w:ascii="FontbitDavid" w:hAnsi="FontbitDavid" w:hint="cs"/>
          <w:sz w:val="32"/>
          <w:rtl/>
        </w:rPr>
        <w:t>ה</w:t>
      </w:r>
      <w:r>
        <w:rPr>
          <w:rFonts w:ascii="FontbitDavid" w:hAnsi="FontbitDavid"/>
          <w:sz w:val="32"/>
          <w:rtl/>
        </w:rPr>
        <w:t>"</w:t>
      </w:r>
      <w:r w:rsidRPr="00C35A2C">
        <w:rPr>
          <w:rFonts w:ascii="FontbitDavid" w:hAnsi="FontbitDavid" w:hint="cs"/>
          <w:sz w:val="32"/>
          <w:rtl/>
        </w:rPr>
        <w:t xml:space="preserve">נ הכא </w:t>
      </w:r>
    </w:p>
    <w:p w14:paraId="3CC5AD9F"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6A27B11" w14:textId="77777777" w:rsidR="00910F84" w:rsidRPr="00C35A2C" w:rsidRDefault="00910F84" w:rsidP="00910F84">
      <w:pPr>
        <w:pStyle w:val="afff2"/>
        <w:rPr>
          <w:rtl/>
        </w:rPr>
      </w:pPr>
      <w:ins w:id="9805" w:author="מספור קטעי משנה" w:date="2026-10-06T06:45:26Z">
        <w:r>
          <w:rPr>
            <w:rStyle w:val="MisparKeta"/>
          </w:rPr>
          <w:t xml:space="preserve">ג. </w:t>
        </w:r>
      </w:ins>
      <w:r w:rsidRPr="00C35A2C">
        <w:rPr>
          <w:rtl/>
        </w:rPr>
        <w:t>זה הכלל: התולה בעצמו - חייב.</w:t>
      </w:r>
    </w:p>
    <w:p w14:paraId="2257E789" w14:textId="77777777" w:rsidR="00910F84" w:rsidRPr="00C35A2C" w:rsidRDefault="00910F84" w:rsidP="00910F84">
      <w:pPr>
        <w:pStyle w:val="afffa"/>
        <w:rPr>
          <w:rtl/>
        </w:rPr>
      </w:pPr>
      <w:r>
        <w:rPr>
          <w:rtl/>
        </w:rPr>
        <w:t xml:space="preserve">- </w:t>
      </w:r>
      <w:r w:rsidRPr="00C35A2C">
        <w:rPr>
          <w:rtl/>
        </w:rPr>
        <w:t>לאיתויי מבעט בהוראה.</w:t>
      </w:r>
    </w:p>
    <w:p w14:paraId="215A3AA1" w14:textId="77777777" w:rsidR="00910F84" w:rsidRPr="00C35A2C" w:rsidRDefault="00910F84" w:rsidP="00910F84">
      <w:pPr>
        <w:rPr>
          <w:rFonts w:ascii="FontbitDavid" w:hAnsi="FontbitDavid"/>
          <w:sz w:val="32"/>
          <w:rtl/>
        </w:rPr>
      </w:pPr>
      <w:r w:rsidRPr="00C35A2C">
        <w:rPr>
          <w:rFonts w:ascii="FontbitDavid" w:hAnsi="FontbitDavid"/>
          <w:sz w:val="32"/>
          <w:rtl/>
        </w:rPr>
        <w:t>תולה בב</w:t>
      </w:r>
      <w:r>
        <w:rPr>
          <w:rFonts w:ascii="FontbitDavid" w:hAnsi="FontbitDavid"/>
          <w:sz w:val="32"/>
          <w:rtl/>
        </w:rPr>
        <w:t>"</w:t>
      </w:r>
      <w:r w:rsidRPr="00C35A2C">
        <w:rPr>
          <w:rFonts w:ascii="FontbitDavid" w:hAnsi="FontbitDavid"/>
          <w:sz w:val="32"/>
          <w:rtl/>
        </w:rPr>
        <w:t>ד - לאיתויי הורו ב</w:t>
      </w:r>
      <w:r>
        <w:rPr>
          <w:rFonts w:ascii="FontbitDavid" w:hAnsi="FontbitDavid"/>
          <w:sz w:val="32"/>
          <w:rtl/>
        </w:rPr>
        <w:t>"</w:t>
      </w:r>
      <w:r w:rsidRPr="00C35A2C">
        <w:rPr>
          <w:rFonts w:ascii="FontbitDavid" w:hAnsi="FontbitDavid"/>
          <w:sz w:val="32"/>
          <w:rtl/>
        </w:rPr>
        <w:t>ד וידעו שטעו וחזרו בהן.</w:t>
      </w:r>
      <w:r w:rsidRPr="00C35A2C">
        <w:rPr>
          <w:rFonts w:ascii="FontbitDavid" w:hAnsi="FontbitDavid" w:hint="cs"/>
          <w:sz w:val="32"/>
          <w:rtl/>
        </w:rPr>
        <w:t xml:space="preserve"> ותני </w:t>
      </w:r>
      <w:r w:rsidRPr="00C35A2C">
        <w:rPr>
          <w:rFonts w:ascii="FontbitDavid" w:hAnsi="FontbitDavid"/>
          <w:sz w:val="32"/>
          <w:rtl/>
        </w:rPr>
        <w:t>תני והדר מפרש.</w:t>
      </w:r>
    </w:p>
    <w:p w14:paraId="1D87ED62" w14:textId="77777777" w:rsidR="00910F84" w:rsidRPr="00C35A2C" w:rsidRDefault="00910F84" w:rsidP="00910F84">
      <w:pPr>
        <w:rPr>
          <w:rFonts w:ascii="FontbitDavid" w:hAnsi="FontbitDavid"/>
          <w:sz w:val="32"/>
          <w:rtl/>
        </w:rPr>
      </w:pPr>
    </w:p>
    <w:p w14:paraId="02AA999A"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0838" w:author="מנוע אמוראים" w:date="2026-10-05T16:41:56Z">
            <w:rPr>
              <w:rFonts w:ascii="FontbitDavid" w:hAnsi="FontbitDavid" w:hint="cs"/>
              <w:sz w:val="32"/>
              <w:rtl/>
            </w:rPr>
          </w:rPrChange>
        </w:rPr>
        <w:t xml:space="preserve">אריא</w:t>
      </w:r>
      <w:r>
        <w:rPr>
          <w:rStyle w:val="affff1"/>
          <w:rFonts w:ascii="FontbitDavid" w:hAnsi="FontbitDavid"/>
          <w:sz w:val="32"/>
          <w:rtl/>
          <w:rPrChange w:id="1083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40" w:author="מנוע אמוראים" w:date="2026-10-05T16:41:56Z">
            <w:rPr>
              <w:rFonts w:ascii="FontbitDavid" w:hAnsi="FontbitDavid" w:hint="cs"/>
              <w:sz w:val="32"/>
              <w:rtl/>
            </w:rPr>
          </w:rPrChange>
        </w:rPr>
        <w:t xml:space="preserve">ש</w:t>
      </w:r>
      <w:r>
        <w:rPr>
          <w:rFonts w:ascii="FontbitDavid" w:hAnsi="FontbitDavid"/>
          <w:sz w:val="32"/>
          <w:rtl/>
        </w:rPr>
        <w:t xml:space="preserve">: זו דברי </w:t>
      </w:r>
      <w:r>
        <w:rPr>
          <w:rStyle w:val="affff1"/>
          <w:rFonts w:ascii="FontbitDavid" w:hAnsi="FontbitDavid"/>
          <w:sz w:val="32"/>
          <w:rtl/>
          <w:rPrChange w:id="10841" w:author="מנוע אמוראים" w:date="2026-10-05T16:41:56Z">
            <w:rPr>
              <w:rFonts w:ascii="FontbitDavid" w:hAnsi="FontbitDavid"/>
              <w:sz w:val="32"/>
              <w:rtl/>
            </w:rPr>
          </w:rPrChange>
        </w:rPr>
        <w:t xml:space="preserve">ר</w:t>
      </w:r>
      <w:r>
        <w:rPr>
          <w:rStyle w:val="affff1"/>
          <w:rFonts w:ascii="FontbitDavid" w:hAnsi="FontbitDavid"/>
          <w:sz w:val="32"/>
          <w:rtl/>
          <w:rPrChange w:id="1084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43" w:author="מנוע אמוראים" w:date="2026-10-05T16:41:56Z">
            <w:rPr>
              <w:rFonts w:ascii="FontbitDavid" w:hAnsi="FontbitDavid" w:hint="cs"/>
              <w:sz w:val="32"/>
              <w:rtl/>
            </w:rPr>
          </w:rPrChange>
        </w:rPr>
        <w:t xml:space="preserve">י</w:t>
      </w:r>
      <w:r w:rsidRPr="00C35A2C">
        <w:rPr>
          <w:rFonts w:ascii="FontbitDavid" w:hAnsi="FontbitDavid"/>
          <w:sz w:val="32"/>
          <w:rtl/>
        </w:rPr>
        <w:t>, אבל חכמים אומרים: יחיד שעשה בהוראת ב</w:t>
      </w:r>
      <w:r>
        <w:rPr>
          <w:rFonts w:ascii="FontbitDavid" w:hAnsi="FontbitDavid"/>
          <w:sz w:val="32"/>
          <w:rtl/>
        </w:rPr>
        <w:t>"</w:t>
      </w:r>
      <w:r w:rsidRPr="00C35A2C">
        <w:rPr>
          <w:rFonts w:ascii="FontbitDavid" w:hAnsi="FontbitDavid"/>
          <w:sz w:val="32"/>
          <w:rtl/>
        </w:rPr>
        <w:t>ד - חייב.</w:t>
      </w:r>
    </w:p>
    <w:p w14:paraId="65D369FB" w14:textId="77777777" w:rsidR="00910F84" w:rsidRPr="00C35A2C" w:rsidRDefault="00910F84" w:rsidP="00910F84">
      <w:pPr>
        <w:rPr>
          <w:rtl/>
        </w:rPr>
      </w:pPr>
      <w:r>
        <w:rPr>
          <w:rStyle w:val="affff1"/>
          <w:rFonts w:hint="cs"/>
          <w:b/>
          <w:bCs/>
          <w:rtl/>
          <w:rPrChange w:id="10844" w:author="מנוע אמוראים" w:date="2026-10-05T16:41:56Z">
            <w:rPr>
              <w:rFonts w:hint="cs"/>
              <w:b/>
              <w:bCs/>
              <w:rtl/>
            </w:rPr>
          </w:rPrChange>
        </w:rPr>
        <w:t xml:space="preserve">ר</w:t>
      </w:r>
      <w:r>
        <w:rPr>
          <w:rStyle w:val="affff1"/>
          <w:b/>
          <w:bCs/>
          <w:rtl/>
          <w:rPrChange w:id="10845" w:author="מנוע אמוראים" w:date="2026-10-05T16:41:56Z">
            <w:rPr>
              <w:b/>
              <w:bCs/>
              <w:rtl/>
            </w:rPr>
          </w:rPrChange>
        </w:rPr>
        <w:t xml:space="preserve">"</w:t>
      </w:r>
      <w:r>
        <w:rPr>
          <w:rStyle w:val="affff1"/>
          <w:rFonts w:hint="cs"/>
          <w:b/>
          <w:bCs/>
          <w:rtl/>
          <w:rPrChange w:id="10846" w:author="מנוע אמוראים" w:date="2026-10-05T16:41:56Z">
            <w:rPr>
              <w:rFonts w:hint="cs"/>
              <w:b/>
              <w:bCs/>
              <w:rtl/>
            </w:rPr>
          </w:rPrChange>
        </w:rPr>
        <w:t xml:space="preserve">י</w:t>
      </w:r>
      <w:r>
        <w:rPr>
          <w:rFonts w:hint="cs"/>
          <w:b/>
          <w:bCs/>
          <w:rtl/>
        </w:rPr>
        <w:t xml:space="preserve"> -</w:t>
      </w:r>
      <w:r w:rsidRPr="00C35A2C">
        <w:rPr>
          <w:rFonts w:hint="cs"/>
          <w:rtl/>
        </w:rPr>
        <w:t xml:space="preserve"> </w:t>
      </w:r>
      <w:r w:rsidRPr="00C35A2C">
        <w:rPr>
          <w:rtl/>
        </w:rPr>
        <w:t xml:space="preserve">דתניא: </w:t>
      </w:r>
      <w:r w:rsidRPr="00F90100">
        <w:rPr>
          <w:rStyle w:val="afffd"/>
          <w:rFonts w:hint="cs"/>
          <w:rtl/>
        </w:rPr>
        <w:t>'</w:t>
      </w:r>
      <w:r w:rsidRPr="00F90100">
        <w:rPr>
          <w:rStyle w:val="afffd"/>
          <w:rtl/>
        </w:rPr>
        <w:t>אם נפש אחת תחטא בשגגה בעשותה</w:t>
      </w:r>
      <w:r w:rsidRPr="00F90100">
        <w:rPr>
          <w:rStyle w:val="afffd"/>
          <w:rFonts w:hint="cs"/>
          <w:rtl/>
        </w:rPr>
        <w:t>'</w:t>
      </w:r>
      <w:r w:rsidRPr="00F90100">
        <w:rPr>
          <w:rStyle w:val="afffd"/>
          <w:rtl/>
        </w:rPr>
        <w:t xml:space="preserve"> </w:t>
      </w:r>
      <w:r w:rsidRPr="00C35A2C">
        <w:rPr>
          <w:rtl/>
        </w:rPr>
        <w:t>הרי אלו ג' מעוטין, העושה מפי עצמו חייב, בהוראת ב</w:t>
      </w:r>
      <w:r>
        <w:rPr>
          <w:rtl/>
        </w:rPr>
        <w:t>"</w:t>
      </w:r>
      <w:r w:rsidRPr="00C35A2C">
        <w:rPr>
          <w:rtl/>
        </w:rPr>
        <w:t>ד פטור.</w:t>
      </w:r>
    </w:p>
    <w:p w14:paraId="7A95B57F" w14:textId="77777777" w:rsidR="00910F84" w:rsidRPr="00C35A2C" w:rsidRDefault="00910F84" w:rsidP="00910F84">
      <w:pPr>
        <w:rPr>
          <w:rFonts w:ascii="FontbitDavid" w:hAnsi="FontbitDavid"/>
          <w:sz w:val="32"/>
          <w:rtl/>
        </w:rPr>
      </w:pPr>
      <w:r w:rsidRPr="00C35A2C">
        <w:rPr>
          <w:rFonts w:ascii="FontbitDavid" w:hAnsi="FontbitDavid"/>
          <w:b/>
          <w:bCs/>
          <w:sz w:val="32"/>
          <w:rtl/>
        </w:rPr>
        <w:t>רבנן</w:t>
      </w:r>
      <w:r w:rsidRPr="00C35A2C">
        <w:rPr>
          <w:rFonts w:ascii="FontbitDavid" w:hAnsi="FontbitDavid" w:hint="cs"/>
          <w:sz w:val="32"/>
          <w:rtl/>
        </w:rPr>
        <w:t>-</w:t>
      </w:r>
      <w:r w:rsidRPr="00C35A2C">
        <w:rPr>
          <w:rFonts w:ascii="FontbitDavid" w:hAnsi="FontbitDavid"/>
          <w:sz w:val="32"/>
          <w:rtl/>
        </w:rPr>
        <w:t xml:space="preserve"> דתניא, עדיין אני אומר: מיעוט קהל שחטאו חייבין, שאין ב</w:t>
      </w:r>
      <w:r>
        <w:rPr>
          <w:rFonts w:ascii="FontbitDavid" w:hAnsi="FontbitDavid"/>
          <w:sz w:val="32"/>
          <w:rtl/>
        </w:rPr>
        <w:t>"</w:t>
      </w:r>
      <w:r w:rsidRPr="00C35A2C">
        <w:rPr>
          <w:rFonts w:ascii="FontbitDavid" w:hAnsi="FontbitDavid"/>
          <w:sz w:val="32"/>
          <w:rtl/>
        </w:rPr>
        <w:t>ד מביאין על ידיהן פר, רוב קהל שחטאו יהו פטורין, שהרי בית דין מביאין על ידיהם פר? 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מעם הארץ</w:t>
      </w:r>
      <w:r w:rsidRPr="00F90100">
        <w:rPr>
          <w:rStyle w:val="afffd"/>
          <w:rFonts w:hint="cs"/>
          <w:rtl/>
        </w:rPr>
        <w:t>'</w:t>
      </w:r>
      <w:r w:rsidRPr="00F90100">
        <w:rPr>
          <w:rStyle w:val="afffd"/>
          <w:rtl/>
        </w:rPr>
        <w:t>,</w:t>
      </w:r>
      <w:r w:rsidRPr="00C35A2C">
        <w:rPr>
          <w:rFonts w:ascii="FontbitDavid" w:hAnsi="FontbitDavid"/>
          <w:sz w:val="32"/>
          <w:rtl/>
        </w:rPr>
        <w:t xml:space="preserve"> אפי' רובה ואפילו כולה;</w:t>
      </w:r>
    </w:p>
    <w:p w14:paraId="5C60CEE2" w14:textId="77777777" w:rsidR="00910F84" w:rsidRPr="00C35A2C" w:rsidRDefault="00910F84" w:rsidP="00910F84">
      <w:pPr>
        <w:pStyle w:val="afffa"/>
      </w:pPr>
      <w:r>
        <w:rPr>
          <w:rtl/>
        </w:rPr>
        <w:t xml:space="preserve">- </w:t>
      </w:r>
      <w:r w:rsidRPr="00C35A2C">
        <w:rPr>
          <w:rFonts w:hint="cs"/>
          <w:rtl/>
        </w:rPr>
        <w:t xml:space="preserve">אי </w:t>
      </w:r>
      <w:r w:rsidRPr="00C35A2C">
        <w:rPr>
          <w:rtl/>
        </w:rPr>
        <w:t xml:space="preserve">בשגגת </w:t>
      </w:r>
      <w:r w:rsidRPr="00C35A2C">
        <w:rPr>
          <w:b/>
          <w:bCs/>
          <w:rtl/>
        </w:rPr>
        <w:t>מעשה</w:t>
      </w:r>
      <w:r w:rsidRPr="00C35A2C">
        <w:rPr>
          <w:rtl/>
        </w:rPr>
        <w:t xml:space="preserve"> ב</w:t>
      </w:r>
      <w:r>
        <w:rPr>
          <w:rtl/>
        </w:rPr>
        <w:t>"</w:t>
      </w:r>
      <w:r w:rsidRPr="00C35A2C">
        <w:rPr>
          <w:rtl/>
        </w:rPr>
        <w:t>ד שלא בהוראה, ב</w:t>
      </w:r>
      <w:r>
        <w:rPr>
          <w:rtl/>
        </w:rPr>
        <w:t>"</w:t>
      </w:r>
      <w:r w:rsidRPr="00C35A2C">
        <w:rPr>
          <w:rtl/>
        </w:rPr>
        <w:t xml:space="preserve">ד מאי עבידתייהו? </w:t>
      </w:r>
    </w:p>
    <w:p w14:paraId="08ED96C9" w14:textId="77777777" w:rsidR="00910F84" w:rsidRPr="00C35A2C" w:rsidRDefault="00910F84" w:rsidP="00910F84">
      <w:pPr>
        <w:rPr>
          <w:rtl/>
        </w:rPr>
      </w:pPr>
      <w:r>
        <w:rPr>
          <w:rtl/>
        </w:rPr>
        <w:t xml:space="preserve">- </w:t>
      </w:r>
      <w:r w:rsidRPr="00C35A2C">
        <w:rPr>
          <w:rFonts w:hint="cs"/>
          <w:rtl/>
        </w:rPr>
        <w:t>וא'א ש</w:t>
      </w:r>
      <w:r w:rsidRPr="00C35A2C">
        <w:rPr>
          <w:rtl/>
        </w:rPr>
        <w:t xml:space="preserve">לא </w:t>
      </w:r>
      <w:r w:rsidRPr="00C35A2C">
        <w:rPr>
          <w:b/>
          <w:bCs/>
          <w:rtl/>
        </w:rPr>
        <w:t>בהוראת</w:t>
      </w:r>
      <w:r w:rsidRPr="00C35A2C">
        <w:rPr>
          <w:rtl/>
        </w:rPr>
        <w:t xml:space="preserve"> בית דין</w:t>
      </w:r>
      <w:r w:rsidRPr="00C35A2C">
        <w:rPr>
          <w:rFonts w:hint="cs"/>
          <w:rtl/>
        </w:rPr>
        <w:t xml:space="preserve"> דהא </w:t>
      </w:r>
      <w:r w:rsidRPr="00F90100">
        <w:rPr>
          <w:rStyle w:val="afffd"/>
          <w:rFonts w:hint="cs"/>
          <w:rtl/>
        </w:rPr>
        <w:t>'</w:t>
      </w:r>
      <w:r w:rsidRPr="00F90100">
        <w:rPr>
          <w:rStyle w:val="afffd"/>
          <w:rtl/>
        </w:rPr>
        <w:t>מעם הארץ</w:t>
      </w:r>
      <w:r w:rsidRPr="00F90100">
        <w:rPr>
          <w:rStyle w:val="afffd"/>
          <w:rFonts w:hint="cs"/>
          <w:rtl/>
        </w:rPr>
        <w:t>'</w:t>
      </w:r>
      <w:r w:rsidRPr="00F90100">
        <w:rPr>
          <w:rStyle w:val="afffd"/>
          <w:rtl/>
        </w:rPr>
        <w:t xml:space="preserve"> </w:t>
      </w:r>
      <w:r w:rsidRPr="00C35A2C">
        <w:rPr>
          <w:rtl/>
        </w:rPr>
        <w:t>- בשגגת מעשה הוא דכתיב!</w:t>
      </w:r>
    </w:p>
    <w:p w14:paraId="1DBE58F7" w14:textId="77777777" w:rsidR="00910F84" w:rsidRPr="00C35A2C" w:rsidRDefault="00910F84" w:rsidP="00910F84">
      <w:r>
        <w:rPr>
          <w:rtl/>
        </w:rPr>
        <w:t xml:space="preserve">- </w:t>
      </w:r>
      <w:r w:rsidRPr="00C35A2C">
        <w:rPr>
          <w:rFonts w:hint="cs"/>
          <w:rtl/>
        </w:rPr>
        <w:t>ו</w:t>
      </w:r>
      <w:r w:rsidRPr="00C35A2C">
        <w:rPr>
          <w:rtl/>
        </w:rPr>
        <w:t>אלא ה</w:t>
      </w:r>
      <w:r>
        <w:rPr>
          <w:rtl/>
        </w:rPr>
        <w:t>"</w:t>
      </w:r>
      <w:r w:rsidRPr="00C35A2C">
        <w:rPr>
          <w:rFonts w:hint="cs"/>
          <w:rtl/>
        </w:rPr>
        <w:t>ק</w:t>
      </w:r>
      <w:r w:rsidRPr="00C35A2C">
        <w:rPr>
          <w:rtl/>
        </w:rPr>
        <w:t>: מיעוט קהל שחטאו בשגגת מעשה חייבין, שאין ב</w:t>
      </w:r>
      <w:r>
        <w:rPr>
          <w:rtl/>
        </w:rPr>
        <w:t>"</w:t>
      </w:r>
      <w:r w:rsidRPr="00C35A2C">
        <w:rPr>
          <w:rtl/>
        </w:rPr>
        <w:t>ד מביאין על ידיהן פר בהוראה, הא הן חייבין, יכול רוב צבור שעשו בשגגת מעשה יהו פטורין, שהרי ב</w:t>
      </w:r>
      <w:r>
        <w:rPr>
          <w:rtl/>
        </w:rPr>
        <w:t>"</w:t>
      </w:r>
      <w:r w:rsidRPr="00C35A2C">
        <w:rPr>
          <w:rtl/>
        </w:rPr>
        <w:t xml:space="preserve">ד מביאין עליהם פר בהוראה? </w:t>
      </w:r>
    </w:p>
    <w:p w14:paraId="2A67BB32" w14:textId="77777777" w:rsidR="00910F84" w:rsidRPr="00C35A2C" w:rsidRDefault="00910F84" w:rsidP="00910F84">
      <w:pPr>
        <w:rPr>
          <w:rtl/>
        </w:rPr>
      </w:pPr>
      <w:r>
        <w:rPr>
          <w:rtl/>
        </w:rPr>
        <w:t xml:space="preserve">- </w:t>
      </w:r>
      <w:r w:rsidRPr="00C35A2C">
        <w:rPr>
          <w:rtl/>
        </w:rPr>
        <w:t>ת</w:t>
      </w:r>
      <w:r>
        <w:rPr>
          <w:rtl/>
        </w:rPr>
        <w:t>"</w:t>
      </w:r>
      <w:r w:rsidRPr="00C35A2C">
        <w:rPr>
          <w:rtl/>
        </w:rPr>
        <w:t xml:space="preserve">ל: </w:t>
      </w:r>
      <w:r w:rsidRPr="00526888">
        <w:rPr>
          <w:rStyle w:val="afffd"/>
          <w:rtl/>
        </w:rPr>
        <w:t>מעם הארץ,</w:t>
      </w:r>
      <w:r w:rsidRPr="00C35A2C">
        <w:rPr>
          <w:rtl/>
        </w:rPr>
        <w:t xml:space="preserve"> אפילו רובו.</w:t>
      </w:r>
    </w:p>
    <w:p w14:paraId="6885413B"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ודחה</w:t>
      </w:r>
      <w:r w:rsidRPr="00C35A2C">
        <w:rPr>
          <w:rFonts w:ascii="FontbitDavid" w:hAnsi="FontbitDavid" w:hint="cs"/>
          <w:sz w:val="32"/>
          <w:rtl/>
        </w:rPr>
        <w:t xml:space="preserve"> </w:t>
      </w:r>
      <w:r>
        <w:rPr>
          <w:rStyle w:val="affff1"/>
          <w:rFonts w:ascii="FontbitDavid" w:hAnsi="FontbitDavid" w:hint="cs"/>
          <w:b/>
          <w:bCs/>
          <w:sz w:val="32"/>
          <w:rtl/>
          <w:rPrChange w:id="10847" w:author="מנוע אמוראים" w:date="2026-10-05T16:41:56Z">
            <w:rPr>
              <w:rFonts w:ascii="FontbitDavid" w:hAnsi="FontbitDavid" w:hint="cs"/>
              <w:b/>
              <w:bCs/>
              <w:sz w:val="32"/>
              <w:rtl/>
            </w:rPr>
          </w:rPrChange>
        </w:rPr>
        <w:t xml:space="preserve">ר</w:t>
      </w:r>
      <w:r>
        <w:rPr>
          <w:rStyle w:val="affff1"/>
          <w:rFonts w:ascii="FontbitDavid" w:hAnsi="FontbitDavid"/>
          <w:b/>
          <w:bCs/>
          <w:sz w:val="32"/>
          <w:rtl/>
          <w:rPrChange w:id="10848"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0849" w:author="מנוע אמוראים" w:date="2026-10-05T16:41:56Z">
            <w:rPr>
              <w:rFonts w:ascii="FontbitDavid" w:hAnsi="FontbitDavid" w:hint="cs"/>
              <w:b/>
              <w:bCs/>
              <w:sz w:val="32"/>
              <w:rtl/>
            </w:rPr>
          </w:rPrChange>
        </w:rPr>
        <w:t xml:space="preserve">פ</w:t>
      </w:r>
      <w:r w:rsidRPr="00C35A2C">
        <w:rPr>
          <w:rFonts w:ascii="FontbitDavid" w:hAnsi="FontbitDavid"/>
          <w:sz w:val="32"/>
          <w:rtl/>
        </w:rPr>
        <w:t xml:space="preserve">: </w:t>
      </w:r>
      <w:r w:rsidRPr="00C35A2C">
        <w:rPr>
          <w:rFonts w:ascii="FontbitDavid" w:hAnsi="FontbitDavid" w:hint="cs"/>
          <w:sz w:val="32"/>
          <w:rtl/>
        </w:rPr>
        <w:t>ד</w:t>
      </w:r>
      <w:r w:rsidRPr="00C35A2C">
        <w:rPr>
          <w:rFonts w:ascii="FontbitDavid" w:hAnsi="FontbitDavid"/>
          <w:sz w:val="32"/>
          <w:rtl/>
        </w:rPr>
        <w:t>ממאי? דלמא לא הן ולא ב</w:t>
      </w:r>
      <w:r>
        <w:rPr>
          <w:rFonts w:ascii="FontbitDavid" w:hAnsi="FontbitDavid"/>
          <w:sz w:val="32"/>
          <w:rtl/>
        </w:rPr>
        <w:t>"</w:t>
      </w:r>
      <w:r w:rsidRPr="00C35A2C">
        <w:rPr>
          <w:rFonts w:ascii="FontbitDavid" w:hAnsi="FontbitDavid"/>
          <w:sz w:val="32"/>
          <w:rtl/>
        </w:rPr>
        <w:t>ד!</w:t>
      </w:r>
    </w:p>
    <w:p w14:paraId="5B246CFE" w14:textId="77777777" w:rsidR="00910F84" w:rsidRDefault="00910F84" w:rsidP="00910F84">
      <w:pPr>
        <w:rPr>
          <w:rFonts w:ascii="FontbitDavid" w:hAnsi="FontbitDavid"/>
          <w:sz w:val="32"/>
          <w:rtl/>
        </w:rPr>
      </w:pPr>
      <w:r>
        <w:rPr>
          <w:rFonts w:ascii="FontbitDavid" w:hAnsi="FontbitDavid"/>
          <w:sz w:val="32"/>
          <w:rtl/>
        </w:rPr>
        <w:t>אי הכי, מאי איריא ד</w:t>
      </w:r>
      <w:r w:rsidRPr="00C35A2C">
        <w:rPr>
          <w:rFonts w:ascii="FontbitDavid" w:hAnsi="FontbitDavid"/>
          <w:sz w:val="32"/>
          <w:rtl/>
        </w:rPr>
        <w:t xml:space="preserve">מהדר על רובא לחיובא? לאו מכלל דמיעוט בהוראה קיימא ליה דמיחייבו בהוראה, ונהדר ברישא על מיעוט' דמיחייב בשגגת מעשה, </w:t>
      </w:r>
    </w:p>
    <w:p w14:paraId="1F763015" w14:textId="77777777" w:rsidR="00910F84" w:rsidRPr="00C35A2C" w:rsidRDefault="00910F84" w:rsidP="00910F84">
      <w:pPr>
        <w:rPr>
          <w:rFonts w:ascii="FontbitDavid" w:hAnsi="FontbitDavid"/>
          <w:sz w:val="32"/>
          <w:rtl/>
        </w:rPr>
      </w:pPr>
      <w:r>
        <w:rPr>
          <w:rFonts w:ascii="FontbitDavid" w:hAnsi="FontbitDavid"/>
          <w:sz w:val="32"/>
          <w:rtl/>
        </w:rPr>
        <w:t>ולבסוף ניהדר על רובא לחיוב</w:t>
      </w:r>
      <w:r w:rsidRPr="00C35A2C">
        <w:rPr>
          <w:rFonts w:ascii="FontbitDavid" w:hAnsi="FontbitDavid"/>
          <w:sz w:val="32"/>
          <w:rtl/>
        </w:rPr>
        <w:t xml:space="preserve"> בשגגת מעשה!</w:t>
      </w:r>
    </w:p>
    <w:p w14:paraId="141F4702" w14:textId="77777777" w:rsidR="00910F84" w:rsidRDefault="00910F84" w:rsidP="00910F84">
      <w:pPr>
        <w:rPr>
          <w:rFonts w:ascii="FontbitDavid" w:hAnsi="FontbitDavid"/>
          <w:b/>
          <w:bCs/>
          <w:sz w:val="32"/>
          <w:rtl/>
        </w:rPr>
      </w:pPr>
      <w:r>
        <w:rPr>
          <w:rFonts w:ascii="FontbitDavid" w:hAnsi="FontbitDavid"/>
          <w:sz w:val="32"/>
          <w:rtl/>
        </w:rPr>
        <w:t>אלא לאו מדלא מהדר על מיעוט דמ</w:t>
      </w:r>
      <w:r w:rsidRPr="00C35A2C">
        <w:rPr>
          <w:rFonts w:ascii="FontbitDavid" w:hAnsi="FontbitDavid"/>
          <w:sz w:val="32"/>
          <w:rtl/>
        </w:rPr>
        <w:t xml:space="preserve">חייבין בשגגת מעשה, ובסוף מהדר על רובא לחיובא בשגגת מעשה, </w:t>
      </w:r>
    </w:p>
    <w:p w14:paraId="0EF3E61B" w14:textId="77777777" w:rsidR="00910F84" w:rsidRPr="00C35A2C" w:rsidRDefault="00910F84" w:rsidP="00910F84">
      <w:pPr>
        <w:rPr>
          <w:rFonts w:ascii="FontbitDavid" w:hAnsi="FontbitDavid"/>
          <w:sz w:val="32"/>
          <w:rtl/>
        </w:rPr>
      </w:pPr>
      <w:r w:rsidRPr="00507DB9">
        <w:rPr>
          <w:rFonts w:ascii="FontbitDavid" w:hAnsi="FontbitDavid"/>
          <w:b/>
          <w:bCs/>
          <w:sz w:val="32"/>
          <w:rtl/>
        </w:rPr>
        <w:t>ש</w:t>
      </w:r>
      <w:r>
        <w:rPr>
          <w:rFonts w:ascii="FontbitDavid" w:hAnsi="FontbitDavid"/>
          <w:b/>
          <w:bCs/>
          <w:sz w:val="32"/>
          <w:rtl/>
        </w:rPr>
        <w:t>"</w:t>
      </w:r>
      <w:r w:rsidRPr="00507DB9">
        <w:rPr>
          <w:rFonts w:ascii="FontbitDavid" w:hAnsi="FontbitDavid"/>
          <w:b/>
          <w:bCs/>
          <w:sz w:val="32"/>
          <w:rtl/>
        </w:rPr>
        <w:t>מ</w:t>
      </w:r>
      <w:r w:rsidRPr="00C35A2C">
        <w:rPr>
          <w:rFonts w:ascii="FontbitDavid" w:hAnsi="FontbitDavid"/>
          <w:sz w:val="32"/>
          <w:rtl/>
        </w:rPr>
        <w:t>: מיעוט בהוראה חייבין הן כשבה ושעירה, ושלא בהוראה בשגגת מעשה חייבין.</w:t>
      </w:r>
    </w:p>
    <w:p w14:paraId="3DCF4D23" w14:textId="77777777" w:rsidR="00910F84" w:rsidRPr="00C35A2C" w:rsidRDefault="00910F84" w:rsidP="00910F84">
      <w:pPr>
        <w:rPr>
          <w:rFonts w:ascii="FontbitDavid" w:hAnsi="FontbitDavid"/>
          <w:b/>
          <w:bCs/>
          <w:sz w:val="32"/>
          <w:rtl/>
        </w:rPr>
      </w:pPr>
      <w:r w:rsidRPr="00C35A2C">
        <w:rPr>
          <w:rFonts w:ascii="FontbitDavid" w:hAnsi="FontbitDavid"/>
          <w:sz w:val="32"/>
          <w:rtl/>
        </w:rPr>
        <w:t>מכדי תרוייהו סתמי תנן, ממאי דקמייתא ר' יהודה ובתרייתא רבנן? אימא איפכא!</w:t>
      </w:r>
    </w:p>
    <w:p w14:paraId="54CEFB73" w14:textId="77777777" w:rsidR="00910F84" w:rsidRPr="00C35A2C" w:rsidRDefault="00910F84" w:rsidP="00910F84">
      <w:pPr>
        <w:pStyle w:val="aff6"/>
        <w:framePr w:wrap="around"/>
        <w:rPr>
          <w:rtl/>
        </w:rPr>
      </w:pPr>
      <w:r w:rsidRPr="00C35A2C">
        <w:rPr>
          <w:rFonts w:hint="cs"/>
          <w:rtl/>
        </w:rPr>
        <w:t>ג.</w:t>
      </w:r>
    </w:p>
    <w:p w14:paraId="23914C69" w14:textId="77777777" w:rsidR="00910F84" w:rsidRPr="00C35A2C" w:rsidRDefault="00910F84" w:rsidP="00910F84">
      <w:pPr>
        <w:rPr>
          <w:rFonts w:ascii="FontbitDavid" w:hAnsi="FontbitDavid"/>
          <w:sz w:val="32"/>
          <w:rtl/>
        </w:rPr>
      </w:pPr>
    </w:p>
    <w:p w14:paraId="182D25A0" w14:textId="77777777" w:rsidR="00910F84" w:rsidRPr="00C35A2C" w:rsidRDefault="00910F84" w:rsidP="00910F84">
      <w:pPr>
        <w:rPr>
          <w:rFonts w:ascii="FontbitDavid" w:hAnsi="FontbitDavid"/>
          <w:sz w:val="32"/>
          <w:rtl/>
        </w:rPr>
      </w:pPr>
      <w:r w:rsidRPr="00C35A2C">
        <w:rPr>
          <w:rFonts w:ascii="FontbitDavid" w:hAnsi="FontbitDavid" w:hint="cs"/>
          <w:sz w:val="32"/>
          <w:rtl/>
        </w:rPr>
        <w:t>ומאן דשמע דדריש מיעוטי כה</w:t>
      </w:r>
      <w:r>
        <w:rPr>
          <w:rFonts w:ascii="FontbitDavid" w:hAnsi="FontbitDavid"/>
          <w:sz w:val="32"/>
          <w:rtl/>
        </w:rPr>
        <w:t>"</w:t>
      </w:r>
      <w:r>
        <w:rPr>
          <w:rFonts w:ascii="FontbitDavid" w:hAnsi="FontbitDavid" w:hint="cs"/>
          <w:sz w:val="32"/>
          <w:rtl/>
        </w:rPr>
        <w:t xml:space="preserve">ג </w:t>
      </w:r>
      <w:r>
        <w:rPr>
          <w:rStyle w:val="affff1"/>
          <w:rFonts w:ascii="FontbitDavid" w:hAnsi="FontbitDavid" w:hint="cs"/>
          <w:sz w:val="32"/>
          <w:rtl/>
          <w:rPrChange w:id="10850"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085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52"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היא דתניא </w:t>
      </w:r>
      <w:r>
        <w:rPr>
          <w:rStyle w:val="affff1"/>
          <w:rFonts w:ascii="FontbitDavid" w:hAnsi="FontbitDavid" w:hint="cs"/>
          <w:sz w:val="32"/>
          <w:rtl/>
          <w:rPrChange w:id="10853"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085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55" w:author="מנוע אמוראים" w:date="2026-10-05T16:41:56Z">
            <w:rPr>
              <w:rFonts w:ascii="FontbitDavid" w:hAnsi="FontbitDavid" w:hint="cs"/>
              <w:sz w:val="32"/>
              <w:rtl/>
            </w:rPr>
          </w:rPrChange>
        </w:rPr>
        <w:t xml:space="preserve">י</w:t>
      </w:r>
      <w:r w:rsidRPr="00C35A2C">
        <w:rPr>
          <w:rFonts w:ascii="FontbitDavid" w:hAnsi="FontbitDavid"/>
          <w:sz w:val="32"/>
          <w:rtl/>
        </w:rPr>
        <w:t xml:space="preserve">: </w:t>
      </w:r>
      <w:r w:rsidRPr="00F90100">
        <w:rPr>
          <w:rStyle w:val="afffd"/>
          <w:rFonts w:hint="cs"/>
          <w:rtl/>
        </w:rPr>
        <w:t>'</w:t>
      </w:r>
      <w:r w:rsidRPr="00F90100">
        <w:rPr>
          <w:rStyle w:val="afffd"/>
          <w:rtl/>
        </w:rPr>
        <w:t>זאת תורת העולה היא</w:t>
      </w:r>
      <w:r w:rsidRPr="00F90100">
        <w:rPr>
          <w:rStyle w:val="afffd"/>
          <w:rFonts w:hint="cs"/>
          <w:rtl/>
        </w:rPr>
        <w:t>'</w:t>
      </w:r>
      <w:r w:rsidRPr="00F90100">
        <w:rPr>
          <w:rStyle w:val="afffd"/>
          <w:rtl/>
        </w:rPr>
        <w:t xml:space="preserve"> </w:t>
      </w:r>
      <w:r w:rsidRPr="00C35A2C">
        <w:rPr>
          <w:rFonts w:ascii="FontbitDavid" w:hAnsi="FontbitDavid"/>
          <w:sz w:val="32"/>
          <w:rtl/>
        </w:rPr>
        <w:t>- הרי אלו שלשה מיעוטין.</w:t>
      </w:r>
    </w:p>
    <w:p w14:paraId="1709178F"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ואב</w:t>
      </w:r>
      <w:r>
        <w:rPr>
          <w:rFonts w:ascii="FontbitDavid" w:hAnsi="FontbitDavid"/>
          <w:b/>
          <w:bCs/>
          <w:sz w:val="32"/>
          <w:rtl/>
        </w:rPr>
        <w:t>"</w:t>
      </w:r>
      <w:r w:rsidRPr="00C35A2C">
        <w:rPr>
          <w:rFonts w:ascii="FontbitDavid" w:hAnsi="FontbitDavid" w:hint="cs"/>
          <w:b/>
          <w:bCs/>
          <w:sz w:val="32"/>
          <w:rtl/>
        </w:rPr>
        <w:t>א</w:t>
      </w:r>
      <w:r w:rsidRPr="00C35A2C">
        <w:rPr>
          <w:rFonts w:ascii="FontbitDavid" w:hAnsi="FontbitDavid" w:hint="cs"/>
          <w:sz w:val="32"/>
          <w:rtl/>
        </w:rPr>
        <w:t xml:space="preserve"> </w:t>
      </w:r>
      <w:r w:rsidRPr="00C35A2C">
        <w:rPr>
          <w:rFonts w:ascii="FontbitDavid" w:hAnsi="FontbitDavid"/>
          <w:sz w:val="32"/>
          <w:rtl/>
        </w:rPr>
        <w:t xml:space="preserve">עדיין אני אומר: </w:t>
      </w:r>
      <w:r>
        <w:rPr>
          <w:rFonts w:ascii="FontbitDavid" w:hAnsi="FontbitDavid" w:hint="cs"/>
          <w:sz w:val="32"/>
          <w:rtl/>
        </w:rPr>
        <w:t xml:space="preserve">דלאו </w:t>
      </w:r>
      <w:r>
        <w:rPr>
          <w:rStyle w:val="affff1"/>
          <w:rFonts w:ascii="FontbitDavid" w:hAnsi="FontbitDavid" w:hint="cs"/>
          <w:sz w:val="32"/>
          <w:rtl/>
          <w:rPrChange w:id="10856" w:author="מנוע אמוראים" w:date="2026-10-05T16:41:56Z">
            <w:rPr>
              <w:rFonts w:ascii="FontbitDavid" w:hAnsi="FontbitDavid" w:hint="cs"/>
              <w:sz w:val="32"/>
              <w:rtl/>
            </w:rPr>
          </w:rPrChange>
        </w:rPr>
        <w:t xml:space="preserve">כר</w:t>
      </w:r>
      <w:r>
        <w:rPr>
          <w:rStyle w:val="affff1"/>
          <w:rFonts w:ascii="FontbitDavid" w:hAnsi="FontbitDavid"/>
          <w:sz w:val="32"/>
          <w:rtl/>
          <w:rPrChange w:id="1085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58"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היא ד</w:t>
      </w:r>
      <w:r w:rsidRPr="00C35A2C">
        <w:rPr>
          <w:rFonts w:ascii="FontbitDavid" w:hAnsi="FontbitDavid"/>
          <w:sz w:val="32"/>
          <w:rtl/>
        </w:rPr>
        <w:t>קתני: רוב קהל שחטאו - ב</w:t>
      </w:r>
      <w:r>
        <w:rPr>
          <w:rFonts w:ascii="FontbitDavid" w:hAnsi="FontbitDavid"/>
          <w:sz w:val="32"/>
          <w:rtl/>
        </w:rPr>
        <w:t>"</w:t>
      </w:r>
      <w:r w:rsidRPr="00C35A2C">
        <w:rPr>
          <w:rFonts w:ascii="FontbitDavid" w:hAnsi="FontbitDavid"/>
          <w:sz w:val="32"/>
          <w:rtl/>
        </w:rPr>
        <w:t xml:space="preserve">ד מביאין על ידיהן פר, </w:t>
      </w:r>
    </w:p>
    <w:p w14:paraId="52D997C6" w14:textId="77777777" w:rsidR="00910F84" w:rsidRPr="00C35A2C" w:rsidRDefault="00910F84" w:rsidP="00910F84">
      <w:pPr>
        <w:rPr>
          <w:rFonts w:ascii="FontbitDavid" w:hAnsi="FontbitDavid"/>
          <w:sz w:val="32"/>
          <w:rtl/>
        </w:rPr>
      </w:pPr>
      <w:r>
        <w:rPr>
          <w:rFonts w:ascii="FontbitDavid" w:hAnsi="FontbitDavid"/>
          <w:sz w:val="32"/>
          <w:rtl/>
        </w:rPr>
        <w:t xml:space="preserve">ואי </w:t>
      </w:r>
      <w:r>
        <w:rPr>
          <w:rStyle w:val="affff1"/>
          <w:rFonts w:ascii="FontbitDavid" w:hAnsi="FontbitDavid"/>
          <w:sz w:val="32"/>
          <w:rtl/>
          <w:rPrChange w:id="10859" w:author="מנוע אמוראים" w:date="2026-10-05T16:41:56Z">
            <w:rPr>
              <w:rFonts w:ascii="FontbitDavid" w:hAnsi="FontbitDavid"/>
              <w:sz w:val="32"/>
              <w:rtl/>
            </w:rPr>
          </w:rPrChange>
        </w:rPr>
        <w:t xml:space="preserve">ר</w:t>
      </w:r>
      <w:r>
        <w:rPr>
          <w:rStyle w:val="affff1"/>
          <w:rFonts w:ascii="FontbitDavid" w:hAnsi="FontbitDavid"/>
          <w:sz w:val="32"/>
          <w:rtl/>
          <w:rPrChange w:id="1086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61"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היא הא רק ציבור מביא ולא ב</w:t>
      </w:r>
      <w:r>
        <w:rPr>
          <w:rFonts w:ascii="FontbitDavid" w:hAnsi="FontbitDavid"/>
          <w:sz w:val="32"/>
          <w:rtl/>
        </w:rPr>
        <w:t>"</w:t>
      </w:r>
      <w:r w:rsidRPr="00C35A2C">
        <w:rPr>
          <w:rFonts w:ascii="FontbitDavid" w:hAnsi="FontbitDavid" w:hint="cs"/>
          <w:sz w:val="32"/>
          <w:rtl/>
        </w:rPr>
        <w:t xml:space="preserve">ד,  </w:t>
      </w:r>
      <w:r>
        <w:rPr>
          <w:rFonts w:ascii="FontbitDavid" w:hAnsi="FontbitDavid"/>
          <w:sz w:val="32"/>
          <w:rtl/>
        </w:rPr>
        <w:t xml:space="preserve">דתנן, </w:t>
      </w:r>
      <w:r>
        <w:rPr>
          <w:rStyle w:val="affff1"/>
          <w:rFonts w:ascii="FontbitDavid" w:hAnsi="FontbitDavid"/>
          <w:sz w:val="32"/>
          <w:rtl/>
          <w:rPrChange w:id="10862" w:author="מנוע אמוראים" w:date="2026-10-05T16:41:56Z">
            <w:rPr>
              <w:rFonts w:ascii="FontbitDavid" w:hAnsi="FontbitDavid"/>
              <w:sz w:val="32"/>
              <w:rtl/>
            </w:rPr>
          </w:rPrChange>
        </w:rPr>
        <w:t xml:space="preserve">ר</w:t>
      </w:r>
      <w:r>
        <w:rPr>
          <w:rStyle w:val="affff1"/>
          <w:rFonts w:ascii="FontbitDavid" w:hAnsi="FontbitDavid"/>
          <w:sz w:val="32"/>
          <w:rtl/>
          <w:rPrChange w:id="1086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64"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sidRPr="00C35A2C">
        <w:rPr>
          <w:rFonts w:ascii="FontbitDavid" w:hAnsi="FontbitDavid"/>
          <w:sz w:val="32"/>
          <w:rtl/>
        </w:rPr>
        <w:t xml:space="preserve"> אומר: שבעה שבטים שחטאו - מביאין ז' פרים.</w:t>
      </w:r>
    </w:p>
    <w:p w14:paraId="00A06412" w14:textId="77777777" w:rsidR="00910F84" w:rsidRPr="00C35A2C" w:rsidRDefault="00910F84" w:rsidP="00910F84">
      <w:pPr>
        <w:rPr>
          <w:rFonts w:ascii="FontbitDavid" w:hAnsi="FontbitDavid"/>
          <w:sz w:val="32"/>
          <w:rtl/>
        </w:rPr>
      </w:pPr>
    </w:p>
    <w:p w14:paraId="242BB18D"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sz w:val="32"/>
          <w:rtl/>
          <w:rPrChange w:id="10865" w:author="מנוע אמוראים" w:date="2026-10-05T16:41:56Z">
            <w:rPr>
              <w:rFonts w:ascii="FontbitDavid" w:hAnsi="FontbitDavid"/>
              <w:sz w:val="32"/>
              <w:rtl/>
            </w:rPr>
          </w:rPrChange>
        </w:rPr>
        <w:t xml:space="preserve">ור</w:t>
      </w:r>
      <w:r>
        <w:rPr>
          <w:rStyle w:val="affff1"/>
          <w:rFonts w:ascii="FontbitDavid" w:hAnsi="FontbitDavid"/>
          <w:sz w:val="32"/>
          <w:rtl/>
          <w:rPrChange w:id="1086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67"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משמואל</w:t>
      </w:r>
      <w:r>
        <w:rPr>
          <w:rFonts w:ascii="FontbitDavid" w:hAnsi="FontbitDavid"/>
          <w:sz w:val="32"/>
          <w:rtl/>
        </w:rPr>
        <w:t xml:space="preserve">: זו דברי </w:t>
      </w:r>
      <w:r>
        <w:rPr>
          <w:rStyle w:val="affff1"/>
          <w:rFonts w:ascii="FontbitDavid" w:hAnsi="FontbitDavid"/>
          <w:sz w:val="32"/>
          <w:rtl/>
          <w:rPrChange w:id="10868" w:author="מנוע אמוראים" w:date="2026-10-05T16:41:56Z">
            <w:rPr>
              <w:rFonts w:ascii="FontbitDavid" w:hAnsi="FontbitDavid"/>
              <w:sz w:val="32"/>
              <w:rtl/>
            </w:rPr>
          </w:rPrChange>
        </w:rPr>
        <w:t xml:space="preserve">ר</w:t>
      </w:r>
      <w:r>
        <w:rPr>
          <w:rStyle w:val="affff1"/>
          <w:rFonts w:ascii="FontbitDavid" w:hAnsi="FontbitDavid"/>
          <w:sz w:val="32"/>
          <w:rtl/>
          <w:rPrChange w:id="10869" w:author="מנוע אמוראים" w:date="2026-10-05T16:41:56Z">
            <w:rPr>
              <w:rFonts w:ascii="FontbitDavid" w:hAnsi="FontbitDavid"/>
              <w:sz w:val="32"/>
              <w:rtl/>
            </w:rPr>
          </w:rPrChange>
        </w:rPr>
        <w:t xml:space="preserve">"</w:t>
      </w:r>
      <w:r>
        <w:rPr>
          <w:rStyle w:val="affff1"/>
          <w:rFonts w:ascii="FontbitDavid" w:hAnsi="FontbitDavid"/>
          <w:sz w:val="32"/>
          <w:rtl/>
          <w:rPrChange w:id="10870" w:author="מנוע אמוראים" w:date="2026-10-05T16:41:56Z">
            <w:rPr>
              <w:rFonts w:ascii="FontbitDavid" w:hAnsi="FontbitDavid"/>
              <w:sz w:val="32"/>
              <w:rtl/>
            </w:rPr>
          </w:rPrChange>
        </w:rPr>
        <w:t xml:space="preserve">מ</w:t>
      </w:r>
      <w:r>
        <w:rPr>
          <w:rFonts w:ascii="FontbitDavid" w:hAnsi="FontbitDavid"/>
          <w:sz w:val="32"/>
          <w:rtl/>
        </w:rPr>
        <w:t xml:space="preserve">, אבל חכמי' אומרי': יחיד שעשה בהוראת ב</w:t>
      </w:r>
      <w:r>
        <w:rPr>
          <w:rFonts w:ascii="FontbitDavid" w:hAnsi="FontbitDavid"/>
          <w:sz w:val="32"/>
          <w:rtl/>
        </w:rPr>
        <w:t>"</w:t>
      </w:r>
      <w:r w:rsidRPr="00C35A2C">
        <w:rPr>
          <w:rFonts w:ascii="FontbitDavid" w:hAnsi="FontbitDavid"/>
          <w:sz w:val="32"/>
          <w:rtl/>
        </w:rPr>
        <w:t>ד - חייב.</w:t>
      </w:r>
    </w:p>
    <w:p w14:paraId="3B472BBE" w14:textId="77777777" w:rsidR="00910F84" w:rsidRPr="00C35A2C" w:rsidRDefault="00910F84" w:rsidP="00910F84">
      <w:pPr>
        <w:rPr>
          <w:rFonts w:ascii="FontbitDavid" w:hAnsi="FontbitDavid"/>
          <w:b/>
          <w:bCs/>
          <w:sz w:val="32"/>
          <w:rtl/>
        </w:rPr>
      </w:pPr>
      <w:r w:rsidRPr="00C35A2C">
        <w:rPr>
          <w:rFonts w:ascii="FontbitDavid" w:hAnsi="FontbitDavid"/>
          <w:sz w:val="32"/>
          <w:rtl/>
        </w:rPr>
        <w:t>דתניא: הורו ועשו - רבי מאיר פוטר, וחכמים מחייבין;</w:t>
      </w:r>
    </w:p>
    <w:p w14:paraId="3465DBDF" w14:textId="77777777" w:rsidR="00910F84" w:rsidRPr="00C35A2C" w:rsidRDefault="00910F84" w:rsidP="00910F84">
      <w:pPr>
        <w:rPr>
          <w:rFonts w:ascii="FontbitDavid" w:hAnsi="FontbitDavid"/>
          <w:b/>
          <w:bCs/>
          <w:sz w:val="32"/>
          <w:rtl/>
        </w:rPr>
      </w:pPr>
      <w:r w:rsidRPr="00C35A2C">
        <w:rPr>
          <w:rFonts w:ascii="FontbitDavid" w:hAnsi="FontbitDavid" w:hint="cs"/>
          <w:b/>
          <w:bCs/>
          <w:sz w:val="32"/>
          <w:rtl/>
        </w:rPr>
        <w:t>א.</w:t>
      </w:r>
      <w:r w:rsidRPr="00C35A2C">
        <w:rPr>
          <w:rFonts w:ascii="FontbitDavid" w:hAnsi="FontbitDavid" w:hint="cs"/>
          <w:sz w:val="32"/>
          <w:rtl/>
        </w:rPr>
        <w:t xml:space="preserve"> ובהכרח דהורו ב</w:t>
      </w:r>
      <w:r>
        <w:rPr>
          <w:rFonts w:ascii="FontbitDavid" w:hAnsi="FontbitDavid"/>
          <w:sz w:val="32"/>
          <w:rtl/>
        </w:rPr>
        <w:t>"</w:t>
      </w:r>
      <w:r w:rsidRPr="00C35A2C">
        <w:rPr>
          <w:rFonts w:ascii="FontbitDavid" w:hAnsi="FontbitDavid" w:hint="cs"/>
          <w:sz w:val="32"/>
          <w:rtl/>
        </w:rPr>
        <w:t>ד ועשו מיעוט קהל ו</w:t>
      </w:r>
      <w:r w:rsidRPr="00280F6D">
        <w:rPr>
          <w:rFonts w:ascii="FontbitDavid" w:hAnsi="FontbitDavid" w:hint="cs"/>
          <w:b/>
          <w:bCs/>
          <w:sz w:val="32"/>
          <w:rtl/>
        </w:rPr>
        <w:t>פליגי</w:t>
      </w:r>
      <w:r w:rsidRPr="00C35A2C">
        <w:rPr>
          <w:rFonts w:ascii="FontbitDavid" w:hAnsi="FontbitDavid" w:hint="cs"/>
          <w:sz w:val="32"/>
          <w:rtl/>
        </w:rPr>
        <w:t xml:space="preserve"> אי יחיד שעשה בהוראת ב</w:t>
      </w:r>
      <w:r>
        <w:rPr>
          <w:rFonts w:ascii="FontbitDavid" w:hAnsi="FontbitDavid"/>
          <w:sz w:val="32"/>
          <w:rtl/>
        </w:rPr>
        <w:t>"</w:t>
      </w:r>
      <w:r w:rsidRPr="00C35A2C">
        <w:rPr>
          <w:rFonts w:ascii="FontbitDavid" w:hAnsi="FontbitDavid" w:hint="cs"/>
          <w:sz w:val="32"/>
          <w:rtl/>
        </w:rPr>
        <w:t xml:space="preserve">ד פטור או חייב </w:t>
      </w:r>
    </w:p>
    <w:p w14:paraId="42B0D2E0" w14:textId="77777777" w:rsidR="00910F84" w:rsidRPr="00C35A2C" w:rsidRDefault="00910F84" w:rsidP="00910F84">
      <w:pPr>
        <w:rPr>
          <w:rFonts w:ascii="FontbitDavid" w:hAnsi="FontbitDavid"/>
          <w:b/>
          <w:bCs/>
          <w:sz w:val="32"/>
          <w:rtl/>
        </w:rPr>
      </w:pPr>
      <w:r w:rsidRPr="00C35A2C">
        <w:rPr>
          <w:rFonts w:ascii="FontbitDavid" w:hAnsi="FontbitDavid" w:hint="cs"/>
          <w:b/>
          <w:bCs/>
          <w:sz w:val="32"/>
          <w:rtl/>
        </w:rPr>
        <w:lastRenderedPageBreak/>
        <w:t>ב.</w:t>
      </w:r>
      <w:r>
        <w:rPr>
          <w:rFonts w:ascii="FontbitDavid" w:hAnsi="FontbitDavid" w:hint="cs"/>
          <w:sz w:val="32"/>
          <w:rtl/>
        </w:rPr>
        <w:t xml:space="preserve"> </w:t>
      </w:r>
      <w:r>
        <w:rPr>
          <w:rStyle w:val="affff1"/>
          <w:rFonts w:ascii="FontbitDavid" w:hAnsi="FontbitDavid" w:hint="cs"/>
          <w:sz w:val="32"/>
          <w:rtl/>
          <w:rPrChange w:id="10871"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087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73" w:author="מנוע אמוראים" w:date="2026-10-05T16:41:56Z">
            <w:rPr>
              <w:rFonts w:ascii="FontbitDavid" w:hAnsi="FontbitDavid" w:hint="cs"/>
              <w:sz w:val="32"/>
              <w:rtl/>
            </w:rPr>
          </w:rPrChange>
        </w:rPr>
        <w:t xml:space="preserve">פ</w:t>
      </w:r>
      <w:r w:rsidRPr="00C35A2C">
        <w:rPr>
          <w:rFonts w:ascii="FontbitDavid" w:hAnsi="FontbitDavid"/>
          <w:sz w:val="32"/>
          <w:rtl/>
        </w:rPr>
        <w:t xml:space="preserve">: </w:t>
      </w:r>
      <w:r w:rsidRPr="00F26773">
        <w:rPr>
          <w:rFonts w:ascii="FontbitDavid" w:hAnsi="FontbitDavid" w:hint="cs"/>
          <w:b/>
          <w:bCs/>
          <w:sz w:val="32"/>
          <w:rtl/>
        </w:rPr>
        <w:t>לכו</w:t>
      </w:r>
      <w:r>
        <w:rPr>
          <w:rFonts w:ascii="FontbitDavid" w:hAnsi="FontbitDavid"/>
          <w:b/>
          <w:bCs/>
          <w:sz w:val="32"/>
          <w:rtl/>
        </w:rPr>
        <w:t>"</w:t>
      </w:r>
      <w:r w:rsidRPr="00F26773">
        <w:rPr>
          <w:rFonts w:ascii="FontbitDavid" w:hAnsi="FontbitDavid" w:hint="cs"/>
          <w:b/>
          <w:bCs/>
          <w:sz w:val="32"/>
          <w:rtl/>
        </w:rPr>
        <w:t>ע</w:t>
      </w:r>
      <w:r w:rsidRPr="00C35A2C">
        <w:rPr>
          <w:rFonts w:ascii="FontbitDavid" w:hAnsi="FontbitDavid"/>
          <w:sz w:val="32"/>
          <w:rtl/>
        </w:rPr>
        <w:t>- יחיד שעשה בהוראת ב</w:t>
      </w:r>
      <w:r>
        <w:rPr>
          <w:rFonts w:ascii="FontbitDavid" w:hAnsi="FontbitDavid"/>
          <w:sz w:val="32"/>
          <w:rtl/>
        </w:rPr>
        <w:t>"</w:t>
      </w:r>
      <w:r w:rsidRPr="00C35A2C">
        <w:rPr>
          <w:rFonts w:ascii="FontbitDavid" w:hAnsi="FontbitDavid"/>
          <w:sz w:val="32"/>
          <w:rtl/>
        </w:rPr>
        <w:t xml:space="preserve">ד פטור, אלא </w:t>
      </w:r>
      <w:r w:rsidRPr="00280F6D">
        <w:rPr>
          <w:rFonts w:ascii="FontbitDavid" w:hAnsi="FontbitDavid" w:hint="cs"/>
          <w:b/>
          <w:bCs/>
          <w:sz w:val="32"/>
          <w:rtl/>
        </w:rPr>
        <w:t>פליגי</w:t>
      </w:r>
      <w:r w:rsidRPr="00C35A2C">
        <w:rPr>
          <w:rFonts w:ascii="FontbitDavid" w:hAnsi="FontbitDavid" w:hint="cs"/>
          <w:sz w:val="32"/>
          <w:rtl/>
        </w:rPr>
        <w:t xml:space="preserve"> אי </w:t>
      </w:r>
      <w:r w:rsidRPr="00C35A2C">
        <w:rPr>
          <w:rFonts w:ascii="FontbitDavid" w:hAnsi="FontbitDavid"/>
          <w:sz w:val="32"/>
          <w:rtl/>
        </w:rPr>
        <w:t>ב</w:t>
      </w:r>
      <w:r>
        <w:rPr>
          <w:rFonts w:ascii="FontbitDavid" w:hAnsi="FontbitDavid"/>
          <w:sz w:val="32"/>
          <w:rtl/>
        </w:rPr>
        <w:t>"</w:t>
      </w:r>
      <w:r w:rsidRPr="00C35A2C">
        <w:rPr>
          <w:rFonts w:ascii="FontbitDavid" w:hAnsi="FontbitDavid"/>
          <w:sz w:val="32"/>
          <w:rtl/>
        </w:rPr>
        <w:t xml:space="preserve">ד משלים לרוב צבור </w:t>
      </w:r>
      <w:r w:rsidRPr="00C35A2C">
        <w:rPr>
          <w:rFonts w:ascii="FontbitDavid" w:hAnsi="FontbitDavid" w:hint="cs"/>
          <w:sz w:val="32"/>
          <w:rtl/>
        </w:rPr>
        <w:t xml:space="preserve">או לא </w:t>
      </w:r>
      <w:r w:rsidRPr="00C35A2C">
        <w:rPr>
          <w:rFonts w:ascii="FontbitDavid" w:hAnsi="FontbitDavid"/>
          <w:sz w:val="32"/>
          <w:rtl/>
        </w:rPr>
        <w:t>.</w:t>
      </w:r>
    </w:p>
    <w:p w14:paraId="1496C58D" w14:textId="77777777" w:rsidR="00910F84" w:rsidRPr="00C35A2C" w:rsidRDefault="00910F84" w:rsidP="00910F84">
      <w:pPr>
        <w:rPr>
          <w:rFonts w:ascii="FontbitDavid" w:hAnsi="FontbitDavid"/>
          <w:b/>
          <w:bCs/>
          <w:sz w:val="32"/>
          <w:rtl/>
        </w:rPr>
      </w:pPr>
      <w:r w:rsidRPr="00C35A2C">
        <w:rPr>
          <w:rFonts w:ascii="FontbitDavid" w:hAnsi="FontbitDavid" w:hint="cs"/>
          <w:b/>
          <w:bCs/>
          <w:sz w:val="32"/>
          <w:rtl/>
        </w:rPr>
        <w:t>ג.</w:t>
      </w:r>
      <w:r w:rsidRPr="00C35A2C">
        <w:rPr>
          <w:rFonts w:ascii="FontbitDavid" w:hAnsi="FontbitDavid" w:hint="cs"/>
          <w:sz w:val="32"/>
          <w:rtl/>
        </w:rPr>
        <w:t xml:space="preserve"> </w:t>
      </w:r>
      <w:r w:rsidRPr="00F814CC">
        <w:rPr>
          <w:rFonts w:ascii="FontbitDavid" w:hAnsi="FontbitDavid" w:hint="cs"/>
          <w:b/>
          <w:bCs/>
          <w:sz w:val="32"/>
          <w:rtl/>
        </w:rPr>
        <w:t>ואב</w:t>
      </w:r>
      <w:r>
        <w:rPr>
          <w:rFonts w:ascii="FontbitDavid" w:hAnsi="FontbitDavid"/>
          <w:b/>
          <w:bCs/>
          <w:sz w:val="32"/>
          <w:rtl/>
        </w:rPr>
        <w:t>"</w:t>
      </w:r>
      <w:r w:rsidRPr="00F814CC">
        <w:rPr>
          <w:rFonts w:ascii="FontbitDavid" w:hAnsi="FontbitDavid" w:hint="cs"/>
          <w:b/>
          <w:bCs/>
          <w:sz w:val="32"/>
          <w:rtl/>
        </w:rPr>
        <w:t>א</w:t>
      </w:r>
      <w:r w:rsidRPr="00C35A2C">
        <w:rPr>
          <w:rFonts w:ascii="FontbitDavid" w:hAnsi="FontbitDavid"/>
          <w:sz w:val="32"/>
          <w:rtl/>
        </w:rPr>
        <w:t>: הורו ב</w:t>
      </w:r>
      <w:r>
        <w:rPr>
          <w:rFonts w:ascii="FontbitDavid" w:hAnsi="FontbitDavid"/>
          <w:sz w:val="32"/>
          <w:rtl/>
        </w:rPr>
        <w:t>"</w:t>
      </w:r>
      <w:r w:rsidRPr="00C35A2C">
        <w:rPr>
          <w:rFonts w:ascii="FontbitDavid" w:hAnsi="FontbitDavid"/>
          <w:sz w:val="32"/>
          <w:rtl/>
        </w:rPr>
        <w:t>ד ועשו רובו של קהל, וחכמים</w:t>
      </w:r>
      <w:r>
        <w:rPr>
          <w:rFonts w:ascii="FontbitDavid" w:hAnsi="FontbitDavid" w:hint="cs"/>
          <w:sz w:val="32"/>
          <w:rtl/>
        </w:rPr>
        <w:t xml:space="preserve">- היינו </w:t>
      </w:r>
      <w:r>
        <w:rPr>
          <w:rStyle w:val="affff1"/>
          <w:rFonts w:ascii="FontbitDavid" w:hAnsi="FontbitDavid" w:hint="cs"/>
          <w:sz w:val="32"/>
          <w:rtl/>
          <w:rPrChange w:id="10874"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087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76"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C35A2C">
        <w:rPr>
          <w:rFonts w:ascii="FontbitDavid" w:hAnsi="FontbitDavid"/>
          <w:sz w:val="32"/>
          <w:rtl/>
        </w:rPr>
        <w:t>דאמר: צבור מייתי וב</w:t>
      </w:r>
      <w:r>
        <w:rPr>
          <w:rFonts w:ascii="FontbitDavid" w:hAnsi="FontbitDavid"/>
          <w:sz w:val="32"/>
          <w:rtl/>
        </w:rPr>
        <w:t>"</w:t>
      </w:r>
      <w:r w:rsidRPr="00C35A2C">
        <w:rPr>
          <w:rFonts w:ascii="FontbitDavid" w:hAnsi="FontbitDavid"/>
          <w:sz w:val="32"/>
          <w:rtl/>
        </w:rPr>
        <w:t>ד מייתי.</w:t>
      </w:r>
    </w:p>
    <w:p w14:paraId="77257475" w14:textId="77777777" w:rsidR="00910F84" w:rsidRPr="00C35A2C" w:rsidRDefault="00910F84" w:rsidP="00910F84">
      <w:pPr>
        <w:rPr>
          <w:rFonts w:ascii="FontbitDavid" w:hAnsi="FontbitDavid"/>
          <w:b/>
          <w:bCs/>
          <w:sz w:val="32"/>
          <w:rtl/>
        </w:rPr>
      </w:pPr>
      <w:r w:rsidRPr="00C35A2C">
        <w:rPr>
          <w:rFonts w:ascii="FontbitDavid" w:hAnsi="FontbitDavid" w:hint="cs"/>
          <w:b/>
          <w:bCs/>
          <w:sz w:val="32"/>
          <w:rtl/>
        </w:rPr>
        <w:t>ד.</w:t>
      </w:r>
      <w:r w:rsidRPr="00C35A2C">
        <w:rPr>
          <w:rFonts w:ascii="FontbitDavid" w:hAnsi="FontbitDavid" w:hint="cs"/>
          <w:sz w:val="32"/>
          <w:rtl/>
        </w:rPr>
        <w:t xml:space="preserve"> </w:t>
      </w:r>
      <w:r w:rsidRPr="00F814CC">
        <w:rPr>
          <w:rFonts w:ascii="FontbitDavid" w:hAnsi="FontbitDavid"/>
          <w:b/>
          <w:bCs/>
          <w:sz w:val="32"/>
          <w:rtl/>
        </w:rPr>
        <w:t>וא</w:t>
      </w:r>
      <w:r w:rsidRPr="00F814CC">
        <w:rPr>
          <w:rFonts w:ascii="FontbitDavid" w:hAnsi="FontbitDavid" w:hint="cs"/>
          <w:b/>
          <w:bCs/>
          <w:sz w:val="32"/>
          <w:rtl/>
        </w:rPr>
        <w:t>ב</w:t>
      </w:r>
      <w:r>
        <w:rPr>
          <w:rFonts w:ascii="FontbitDavid" w:hAnsi="FontbitDavid"/>
          <w:b/>
          <w:bCs/>
          <w:sz w:val="32"/>
          <w:rtl/>
        </w:rPr>
        <w:t>"</w:t>
      </w:r>
      <w:r w:rsidRPr="00F814CC">
        <w:rPr>
          <w:rFonts w:ascii="FontbitDavid" w:hAnsi="FontbitDavid" w:hint="cs"/>
          <w:b/>
          <w:bCs/>
          <w:sz w:val="32"/>
          <w:rtl/>
        </w:rPr>
        <w:t>א</w:t>
      </w:r>
      <w:r w:rsidRPr="00C35A2C">
        <w:rPr>
          <w:rFonts w:ascii="FontbitDavid" w:hAnsi="FontbitDavid"/>
          <w:sz w:val="32"/>
          <w:rtl/>
        </w:rPr>
        <w:t>: שבט שעשה בהוראת בית דינו, ו</w:t>
      </w:r>
      <w:r>
        <w:rPr>
          <w:rFonts w:ascii="FontbitDavid" w:hAnsi="FontbitDavid" w:hint="cs"/>
          <w:sz w:val="32"/>
          <w:rtl/>
        </w:rPr>
        <w:t xml:space="preserve">חכמים היינו </w:t>
      </w:r>
      <w:r>
        <w:rPr>
          <w:rStyle w:val="affff1"/>
          <w:rFonts w:ascii="FontbitDavid" w:hAnsi="FontbitDavid" w:hint="cs"/>
          <w:sz w:val="32"/>
          <w:rtl/>
          <w:rPrChange w:id="10877"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087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79"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היא ד</w:t>
      </w:r>
      <w:r w:rsidRPr="00C35A2C">
        <w:rPr>
          <w:rFonts w:ascii="FontbitDavid" w:hAnsi="FontbitDavid"/>
          <w:sz w:val="32"/>
          <w:rtl/>
        </w:rPr>
        <w:t>תניא: שבט שעשה בהוראת בית דינו חייב.</w:t>
      </w:r>
    </w:p>
    <w:p w14:paraId="72F19C38"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ה.</w:t>
      </w:r>
      <w:r w:rsidRPr="00C35A2C">
        <w:rPr>
          <w:rFonts w:ascii="FontbitDavid" w:hAnsi="FontbitDavid" w:hint="cs"/>
          <w:sz w:val="32"/>
          <w:rtl/>
        </w:rPr>
        <w:t xml:space="preserve"> </w:t>
      </w:r>
      <w:r w:rsidRPr="00F814CC">
        <w:rPr>
          <w:rFonts w:ascii="FontbitDavid" w:hAnsi="FontbitDavid"/>
          <w:b/>
          <w:bCs/>
          <w:sz w:val="32"/>
          <w:rtl/>
        </w:rPr>
        <w:t>ואב</w:t>
      </w:r>
      <w:r>
        <w:rPr>
          <w:rFonts w:ascii="FontbitDavid" w:hAnsi="FontbitDavid"/>
          <w:b/>
          <w:bCs/>
          <w:sz w:val="32"/>
          <w:rtl/>
        </w:rPr>
        <w:t>"</w:t>
      </w:r>
      <w:r w:rsidRPr="00F814CC">
        <w:rPr>
          <w:rFonts w:ascii="FontbitDavid" w:hAnsi="FontbitDavid"/>
          <w:b/>
          <w:bCs/>
          <w:sz w:val="32"/>
          <w:rtl/>
        </w:rPr>
        <w:t>א</w:t>
      </w:r>
      <w:r w:rsidRPr="00C35A2C">
        <w:rPr>
          <w:rFonts w:ascii="FontbitDavid" w:hAnsi="FontbitDavid"/>
          <w:sz w:val="32"/>
          <w:rtl/>
        </w:rPr>
        <w:t>: כגון שחטאו ששה והן רובו של קהל, או שבעה א</w:t>
      </w:r>
      <w:r w:rsidRPr="00C35A2C">
        <w:rPr>
          <w:rFonts w:ascii="FontbitDavid" w:hAnsi="FontbitDavid" w:hint="cs"/>
          <w:sz w:val="32"/>
          <w:rtl/>
        </w:rPr>
        <w:t xml:space="preserve">ע'פ שאינן </w:t>
      </w:r>
      <w:r w:rsidRPr="00C35A2C">
        <w:rPr>
          <w:rFonts w:ascii="FontbitDavid" w:hAnsi="FontbitDavid"/>
          <w:sz w:val="32"/>
          <w:rtl/>
        </w:rPr>
        <w:t>רובו של קהל, ומתני</w:t>
      </w:r>
      <w:r>
        <w:rPr>
          <w:rFonts w:ascii="FontbitDavid" w:hAnsi="FontbitDavid" w:hint="cs"/>
          <w:sz w:val="32"/>
          <w:rtl/>
        </w:rPr>
        <w:t xml:space="preserve">' </w:t>
      </w:r>
      <w:r>
        <w:rPr>
          <w:rStyle w:val="affff1"/>
          <w:rFonts w:ascii="FontbitDavid" w:hAnsi="FontbitDavid" w:hint="cs"/>
          <w:sz w:val="32"/>
          <w:rtl/>
          <w:rPrChange w:id="10880"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088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82"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היא</w:t>
      </w:r>
      <w:r w:rsidRPr="00C35A2C">
        <w:rPr>
          <w:rFonts w:ascii="FontbitDavid" w:hAnsi="FontbitDavid"/>
          <w:sz w:val="32"/>
          <w:rtl/>
        </w:rPr>
        <w:t>;</w:t>
      </w:r>
      <w:r>
        <w:rPr>
          <w:rFonts w:ascii="FontbitDavid" w:hAnsi="FontbitDavid" w:hint="cs"/>
          <w:sz w:val="32"/>
          <w:rtl/>
        </w:rPr>
        <w:t xml:space="preserve"> דאמר משמו</w:t>
      </w:r>
      <w:r w:rsidRPr="00C35A2C">
        <w:rPr>
          <w:rFonts w:ascii="FontbitDavid" w:hAnsi="FontbitDavid"/>
          <w:sz w:val="32"/>
          <w:rtl/>
        </w:rPr>
        <w:t>: חטאו ששה והן רובו של קהל, או שבעה אף על פי שאינן רובו של קהל - חייבין.</w:t>
      </w:r>
    </w:p>
    <w:p w14:paraId="3A0309F4"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אמר רב אסי: ובהוראה הלך אחר רוב יושבי ארץ ישראל, </w:t>
      </w:r>
      <w:r w:rsidRPr="007C2DF0">
        <w:rPr>
          <w:rStyle w:val="afffd"/>
          <w:rFonts w:hint="cs"/>
          <w:rtl/>
        </w:rPr>
        <w:t>ד'</w:t>
      </w:r>
      <w:r w:rsidRPr="007C2DF0">
        <w:rPr>
          <w:rStyle w:val="afffd"/>
          <w:rtl/>
        </w:rPr>
        <w:t>ויעש שלמה בעת ההיא את החג וכל ישראל עמו קהל גדול</w:t>
      </w:r>
      <w:r w:rsidRPr="005C0B71">
        <w:rPr>
          <w:rStyle w:val="afffd"/>
          <w:rtl/>
        </w:rPr>
        <w:t xml:space="preserve"> מלבוא חמת עד נחל מצרים לפני ה' אלהינו שבעת ימים ושבעת ימים ארבעה עשר יום</w:t>
      </w:r>
      <w:r w:rsidRPr="005C0B71">
        <w:rPr>
          <w:rStyle w:val="afffd"/>
          <w:rFonts w:hint="cs"/>
          <w:rtl/>
        </w:rPr>
        <w:t>'</w:t>
      </w:r>
      <w:r w:rsidRPr="005C0B71">
        <w:rPr>
          <w:rStyle w:val="afffd"/>
          <w:rtl/>
        </w:rPr>
        <w:t>,</w:t>
      </w:r>
      <w:r w:rsidRPr="00C35A2C">
        <w:rPr>
          <w:rFonts w:ascii="FontbitDavid" w:hAnsi="FontbitDavid"/>
          <w:sz w:val="32"/>
          <w:rtl/>
        </w:rPr>
        <w:t xml:space="preserve"> </w:t>
      </w:r>
    </w:p>
    <w:p w14:paraId="21A1A7FD"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אפי' שכבר אמר וכל ישראל עמו' </w:t>
      </w:r>
      <w:r w:rsidRPr="00C35A2C">
        <w:rPr>
          <w:rFonts w:ascii="FontbitDavid" w:hAnsi="FontbitDavid"/>
          <w:sz w:val="32"/>
          <w:rtl/>
        </w:rPr>
        <w:t>–</w:t>
      </w:r>
      <w:r w:rsidRPr="00C35A2C">
        <w:rPr>
          <w:rFonts w:ascii="FontbitDavid" w:hAnsi="FontbitDavid" w:hint="cs"/>
          <w:sz w:val="32"/>
          <w:rtl/>
        </w:rPr>
        <w:t xml:space="preserve"> </w:t>
      </w:r>
      <w:r w:rsidRPr="00507DB9">
        <w:rPr>
          <w:rFonts w:ascii="FontbitDavid" w:hAnsi="FontbitDavid" w:hint="cs"/>
          <w:b/>
          <w:bCs/>
          <w:sz w:val="32"/>
          <w:rtl/>
        </w:rPr>
        <w:t>ש</w:t>
      </w:r>
      <w:r>
        <w:rPr>
          <w:rFonts w:ascii="FontbitDavid" w:hAnsi="FontbitDavid"/>
          <w:b/>
          <w:bCs/>
          <w:sz w:val="32"/>
          <w:rtl/>
        </w:rPr>
        <w:t>"</w:t>
      </w:r>
      <w:r w:rsidRPr="00507DB9">
        <w:rPr>
          <w:rFonts w:ascii="FontbitDavid" w:hAnsi="FontbitDavid" w:hint="cs"/>
          <w:b/>
          <w:bCs/>
          <w:sz w:val="32"/>
          <w:rtl/>
        </w:rPr>
        <w:t>מ</w:t>
      </w:r>
      <w:r w:rsidRPr="00C35A2C">
        <w:rPr>
          <w:rFonts w:ascii="FontbitDavid" w:hAnsi="FontbitDavid" w:hint="cs"/>
          <w:sz w:val="32"/>
          <w:rtl/>
        </w:rPr>
        <w:t xml:space="preserve"> הני [דבא</w:t>
      </w:r>
      <w:r>
        <w:rPr>
          <w:rFonts w:ascii="FontbitDavid" w:hAnsi="FontbitDavid"/>
          <w:sz w:val="32"/>
          <w:rtl/>
        </w:rPr>
        <w:t>"</w:t>
      </w:r>
      <w:r w:rsidRPr="00C35A2C">
        <w:rPr>
          <w:rFonts w:ascii="FontbitDavid" w:hAnsi="FontbitDavid" w:hint="cs"/>
          <w:sz w:val="32"/>
          <w:rtl/>
        </w:rPr>
        <w:t>י] איקרי קהל דווקא, ולא אלו שבחו</w:t>
      </w:r>
      <w:r>
        <w:rPr>
          <w:rFonts w:ascii="FontbitDavid" w:hAnsi="FontbitDavid"/>
          <w:sz w:val="32"/>
          <w:rtl/>
        </w:rPr>
        <w:t>"</w:t>
      </w:r>
      <w:r w:rsidRPr="00C35A2C">
        <w:rPr>
          <w:rFonts w:ascii="FontbitDavid" w:hAnsi="FontbitDavid" w:hint="cs"/>
          <w:sz w:val="32"/>
          <w:rtl/>
        </w:rPr>
        <w:t xml:space="preserve">ל. </w:t>
      </w:r>
    </w:p>
    <w:p w14:paraId="51B6604A" w14:textId="77777777" w:rsidR="00910F84" w:rsidRPr="00C35A2C" w:rsidRDefault="00910F84" w:rsidP="00910F84">
      <w:pPr>
        <w:pStyle w:val="afffe"/>
        <w:rPr>
          <w:rtl/>
        </w:rPr>
      </w:pPr>
      <w:r w:rsidRPr="00A06291">
        <w:rPr>
          <w:rFonts w:ascii="FontbitDavid" w:hAnsi="FontbitDavid"/>
          <w:sz w:val="32"/>
          <w:rtl/>
        </w:rPr>
        <w:t>׻</w:t>
      </w:r>
    </w:p>
    <w:p w14:paraId="5C98C661"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פשיטא, מרובין ונתמעטו - היינו פלוגתא </w:t>
      </w:r>
      <w:r>
        <w:rPr>
          <w:rStyle w:val="affff1"/>
          <w:rFonts w:ascii="FontbitDavid" w:hAnsi="FontbitDavid"/>
          <w:sz w:val="32"/>
          <w:rtl/>
          <w:rPrChange w:id="10883" w:author="מנוע אמוראים" w:date="2026-10-05T16:41:56Z">
            <w:rPr>
              <w:rFonts w:ascii="FontbitDavid" w:hAnsi="FontbitDavid"/>
              <w:sz w:val="32"/>
              <w:rtl/>
            </w:rPr>
          </w:rPrChange>
        </w:rPr>
        <w:t xml:space="preserve">דר</w:t>
      </w:r>
      <w:r>
        <w:rPr>
          <w:rStyle w:val="affff1"/>
          <w:rFonts w:ascii="FontbitDavid" w:hAnsi="FontbitDavid"/>
          <w:sz w:val="32"/>
          <w:rtl/>
          <w:rPrChange w:id="1088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885" w:author="מנוע אמוראים" w:date="2026-10-05T16:41:56Z">
            <w:rPr>
              <w:rFonts w:ascii="FontbitDavid" w:hAnsi="FontbitDavid" w:hint="cs"/>
              <w:sz w:val="32"/>
              <w:rtl/>
            </w:rPr>
          </w:rPrChange>
        </w:rPr>
        <w:t xml:space="preserve">ש</w:t>
      </w:r>
      <w:r w:rsidRPr="00C35A2C">
        <w:rPr>
          <w:rFonts w:ascii="FontbitDavid" w:hAnsi="FontbitDavid"/>
          <w:sz w:val="32"/>
          <w:rtl/>
        </w:rPr>
        <w:t xml:space="preserve"> ורבנן, </w:t>
      </w:r>
    </w:p>
    <w:p w14:paraId="6BFF6CB9" w14:textId="77777777" w:rsidR="00910F84" w:rsidRPr="00C35A2C" w:rsidRDefault="00910F84" w:rsidP="00910F84">
      <w:pPr>
        <w:rPr>
          <w:rtl/>
        </w:rPr>
      </w:pPr>
      <w:r w:rsidRPr="00C35A2C">
        <w:rPr>
          <w:rFonts w:hint="cs"/>
          <w:b/>
          <w:bCs/>
          <w:rtl/>
        </w:rPr>
        <w:t>ובעי</w:t>
      </w:r>
      <w:r w:rsidRPr="00C35A2C">
        <w:rPr>
          <w:rFonts w:hint="cs"/>
          <w:rtl/>
        </w:rPr>
        <w:t xml:space="preserve"> </w:t>
      </w:r>
      <w:r w:rsidRPr="00C35A2C">
        <w:rPr>
          <w:rtl/>
        </w:rPr>
        <w:t xml:space="preserve">מועטין ונתרבו </w:t>
      </w:r>
      <w:r>
        <w:rPr>
          <w:rFonts w:hint="cs"/>
          <w:rtl/>
        </w:rPr>
        <w:t xml:space="preserve">אי רבנן </w:t>
      </w:r>
      <w:r>
        <w:rPr>
          <w:rStyle w:val="affff1"/>
          <w:rFonts w:hint="cs"/>
          <w:rtl/>
          <w:rPrChange w:id="10886" w:author="מנוע אמוראים" w:date="2026-10-05T16:41:56Z">
            <w:rPr>
              <w:rFonts w:hint="cs"/>
              <w:rtl/>
            </w:rPr>
          </w:rPrChange>
        </w:rPr>
        <w:t xml:space="preserve">ור</w:t>
      </w:r>
      <w:r>
        <w:rPr>
          <w:rStyle w:val="affff1"/>
          <w:rtl/>
          <w:rPrChange w:id="10887" w:author="מנוע אמוראים" w:date="2026-10-05T16:41:56Z">
            <w:rPr>
              <w:rtl/>
            </w:rPr>
          </w:rPrChange>
        </w:rPr>
        <w:t xml:space="preserve">"</w:t>
      </w:r>
      <w:r>
        <w:rPr>
          <w:rStyle w:val="affff1"/>
          <w:rFonts w:hint="cs"/>
          <w:rtl/>
          <w:rPrChange w:id="10888" w:author="מנוע אמוראים" w:date="2026-10-05T16:41:56Z">
            <w:rPr>
              <w:rFonts w:hint="cs"/>
              <w:rtl/>
            </w:rPr>
          </w:rPrChange>
        </w:rPr>
        <w:t xml:space="preserve">ש</w:t>
      </w:r>
      <w:r>
        <w:rPr>
          <w:rFonts w:hint="cs"/>
          <w:rtl/>
        </w:rPr>
        <w:t xml:space="preserve"> </w:t>
      </w:r>
      <w:r w:rsidRPr="00280F6D">
        <w:rPr>
          <w:rFonts w:hint="cs"/>
          <w:b/>
          <w:bCs/>
          <w:rtl/>
        </w:rPr>
        <w:t>פליגי</w:t>
      </w:r>
      <w:r w:rsidRPr="00C35A2C">
        <w:rPr>
          <w:rFonts w:hint="cs"/>
          <w:rtl/>
        </w:rPr>
        <w:t xml:space="preserve">, </w:t>
      </w:r>
      <w:r>
        <w:rPr>
          <w:rStyle w:val="affff1"/>
          <w:rtl/>
          <w:rPrChange w:id="10889" w:author="מנוע אמוראים" w:date="2026-10-05T16:41:56Z">
            <w:rPr>
              <w:rtl/>
            </w:rPr>
          </w:rPrChange>
        </w:rPr>
        <w:t xml:space="preserve">ר</w:t>
      </w:r>
      <w:r>
        <w:rPr>
          <w:rStyle w:val="affff1"/>
          <w:rtl/>
          <w:rPrChange w:id="10890" w:author="מנוע אמוראים" w:date="2026-10-05T16:41:56Z">
            <w:rPr>
              <w:rtl/>
            </w:rPr>
          </w:rPrChange>
        </w:rPr>
        <w:t xml:space="preserve">"</w:t>
      </w:r>
      <w:r>
        <w:rPr>
          <w:rStyle w:val="affff1"/>
          <w:rtl/>
          <w:rPrChange w:id="10891" w:author="מנוע אמוראים" w:date="2026-10-05T16:41:56Z">
            <w:rPr>
              <w:rtl/>
            </w:rPr>
          </w:rPrChange>
        </w:rPr>
        <w:t xml:space="preserve">ש</w:t>
      </w:r>
      <w:r>
        <w:rPr>
          <w:rtl/>
        </w:rPr>
        <w:t xml:space="preserve"> דאזיל בתר ידיעה מחייב, ורבנן דאזלי בתר חטאת פטרי, או לא </w:t>
      </w:r>
    </w:p>
    <w:p w14:paraId="40FAEE37" w14:textId="77777777" w:rsidR="00910F84" w:rsidRPr="00C35A2C" w:rsidRDefault="00910F84" w:rsidP="00910F84">
      <w:pPr>
        <w:pStyle w:val="afffa"/>
      </w:pPr>
      <w:r>
        <w:rPr>
          <w:b/>
          <w:bCs/>
          <w:rtl/>
        </w:rPr>
        <w:t xml:space="preserve">- </w:t>
      </w:r>
      <w:r w:rsidRPr="00C35A2C">
        <w:rPr>
          <w:rFonts w:hint="cs"/>
          <w:b/>
          <w:bCs/>
          <w:rtl/>
        </w:rPr>
        <w:t>ודחי'</w:t>
      </w:r>
      <w:r>
        <w:rPr>
          <w:rFonts w:hint="cs"/>
          <w:rtl/>
        </w:rPr>
        <w:t xml:space="preserve"> דשמעי' </w:t>
      </w:r>
      <w:r>
        <w:rPr>
          <w:rStyle w:val="affff1"/>
          <w:rFonts w:hint="cs"/>
          <w:rtl/>
          <w:rPrChange w:id="10892" w:author="מנוע אמוראים" w:date="2026-10-05T16:41:56Z">
            <w:rPr>
              <w:rFonts w:hint="cs"/>
              <w:rtl/>
            </w:rPr>
          </w:rPrChange>
        </w:rPr>
        <w:t xml:space="preserve">לר</w:t>
      </w:r>
      <w:r>
        <w:rPr>
          <w:rStyle w:val="affff1"/>
          <w:rtl/>
          <w:rPrChange w:id="10893" w:author="מנוע אמוראים" w:date="2026-10-05T16:41:56Z">
            <w:rPr>
              <w:rtl/>
            </w:rPr>
          </w:rPrChange>
        </w:rPr>
        <w:t xml:space="preserve">"</w:t>
      </w:r>
      <w:r>
        <w:rPr>
          <w:rStyle w:val="affff1"/>
          <w:rFonts w:hint="cs"/>
          <w:rtl/>
          <w:rPrChange w:id="10894" w:author="מנוע אמוראים" w:date="2026-10-05T16:41:56Z">
            <w:rPr>
              <w:rFonts w:hint="cs"/>
              <w:rtl/>
            </w:rPr>
          </w:rPrChange>
        </w:rPr>
        <w:t xml:space="preserve">ש</w:t>
      </w:r>
      <w:r>
        <w:rPr>
          <w:rFonts w:hint="cs"/>
          <w:rtl/>
        </w:rPr>
        <w:t xml:space="preserve"> שהולך גם אחר ידיעה בכה</w:t>
      </w:r>
      <w:r>
        <w:rPr>
          <w:rtl/>
        </w:rPr>
        <w:t>"</w:t>
      </w:r>
      <w:r w:rsidRPr="00C35A2C">
        <w:rPr>
          <w:rFonts w:hint="cs"/>
          <w:rtl/>
        </w:rPr>
        <w:t>ג דידיעה וחטאה בחיוב, אבל מכ</w:t>
      </w:r>
      <w:r>
        <w:rPr>
          <w:rtl/>
        </w:rPr>
        <w:t>"</w:t>
      </w:r>
      <w:r w:rsidRPr="00C35A2C">
        <w:rPr>
          <w:rFonts w:hint="cs"/>
          <w:rtl/>
        </w:rPr>
        <w:t xml:space="preserve">ת דידיעה דלא חטאה?! </w:t>
      </w:r>
    </w:p>
    <w:p w14:paraId="75919B4E"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FF3D4F">
        <w:rPr>
          <w:rFonts w:ascii="FontbitDavid" w:hAnsi="FontbitDavid"/>
          <w:b/>
          <w:bCs/>
          <w:sz w:val="32"/>
          <w:rtl/>
        </w:rPr>
        <w:t>איבעיא להו</w:t>
      </w:r>
      <w:r w:rsidRPr="00C35A2C">
        <w:rPr>
          <w:rFonts w:ascii="FontbitDavid" w:hAnsi="FontbitDavid"/>
          <w:sz w:val="32"/>
          <w:rtl/>
        </w:rPr>
        <w:t>: הורו ב</w:t>
      </w:r>
      <w:r>
        <w:rPr>
          <w:rFonts w:ascii="FontbitDavid" w:hAnsi="FontbitDavid"/>
          <w:sz w:val="32"/>
          <w:rtl/>
        </w:rPr>
        <w:t>"</w:t>
      </w:r>
      <w:r w:rsidRPr="00C35A2C">
        <w:rPr>
          <w:rFonts w:ascii="FontbitDavid" w:hAnsi="FontbitDavid"/>
          <w:sz w:val="32"/>
          <w:rtl/>
        </w:rPr>
        <w:t>ד חלב מותר ועשו מיעוט הקהל, וחזרו ב</w:t>
      </w:r>
      <w:r>
        <w:rPr>
          <w:rFonts w:ascii="FontbitDavid" w:hAnsi="FontbitDavid"/>
          <w:sz w:val="32"/>
          <w:rtl/>
        </w:rPr>
        <w:t>"</w:t>
      </w:r>
      <w:r w:rsidRPr="00C35A2C">
        <w:rPr>
          <w:rFonts w:ascii="FontbitDavid" w:hAnsi="FontbitDavid"/>
          <w:sz w:val="32"/>
          <w:rtl/>
        </w:rPr>
        <w:t xml:space="preserve">ד בהן והורו ועשו מיעוט אחר, מהו? כיון דשתי ידיעות נינהו לא מצטרף, </w:t>
      </w: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כיון דאידי ואידי חלב הוא מצטרף? </w:t>
      </w:r>
    </w:p>
    <w:p w14:paraId="6DFFEBAE" w14:textId="77777777" w:rsidR="00910F84" w:rsidRPr="00C35A2C" w:rsidRDefault="00910F84" w:rsidP="00910F84">
      <w:pPr>
        <w:rPr>
          <w:rFonts w:ascii="FontbitDavid" w:hAnsi="FontbitDavid"/>
          <w:sz w:val="32"/>
          <w:rtl/>
        </w:rPr>
      </w:pPr>
      <w:r w:rsidRPr="00C35A2C">
        <w:rPr>
          <w:rFonts w:ascii="FontbitDavid" w:hAnsi="FontbitDavid" w:hint="cs"/>
          <w:sz w:val="32"/>
          <w:rtl/>
        </w:rPr>
        <w:t>ואת</w:t>
      </w:r>
      <w:r>
        <w:rPr>
          <w:rFonts w:ascii="FontbitDavid" w:hAnsi="FontbitDavid"/>
          <w:sz w:val="32"/>
          <w:rtl/>
        </w:rPr>
        <w:t>"</w:t>
      </w:r>
      <w:r w:rsidRPr="00C35A2C">
        <w:rPr>
          <w:rFonts w:ascii="FontbitDavid" w:hAnsi="FontbitDavid" w:hint="cs"/>
          <w:sz w:val="32"/>
          <w:rtl/>
        </w:rPr>
        <w:t xml:space="preserve">ל </w:t>
      </w:r>
      <w:r w:rsidRPr="00C35A2C">
        <w:rPr>
          <w:rFonts w:ascii="FontbitDavid" w:hAnsi="FontbitDavid"/>
          <w:sz w:val="32"/>
          <w:rtl/>
        </w:rPr>
        <w:t xml:space="preserve">: כיון דאידי ואידי חלב הוא מצטרף, מיעוט בחלב שעל גבי הקבה ומיעוט בחלב שעל גבי דקין, מהו? הכא ודאי כיון דבתרי קראי קאתי לא מצטרף, </w:t>
      </w: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כיון דאידי ואידי חלב הוא מצטרף? </w:t>
      </w:r>
    </w:p>
    <w:p w14:paraId="0E01653B" w14:textId="77777777" w:rsidR="00910F84" w:rsidRPr="00C35A2C" w:rsidRDefault="00910F84" w:rsidP="00910F84">
      <w:pPr>
        <w:rPr>
          <w:rFonts w:ascii="FontbitDavid" w:hAnsi="FontbitDavid"/>
          <w:sz w:val="32"/>
          <w:rtl/>
        </w:rPr>
      </w:pPr>
      <w:r w:rsidRPr="00C35A2C">
        <w:rPr>
          <w:rFonts w:ascii="FontbitDavid" w:hAnsi="FontbitDavid"/>
          <w:sz w:val="32"/>
          <w:rtl/>
        </w:rPr>
        <w:t>ואת</w:t>
      </w:r>
      <w:r>
        <w:rPr>
          <w:rFonts w:ascii="FontbitDavid" w:hAnsi="FontbitDavid"/>
          <w:sz w:val="32"/>
          <w:rtl/>
        </w:rPr>
        <w:t>"</w:t>
      </w:r>
      <w:r w:rsidRPr="00C35A2C">
        <w:rPr>
          <w:rFonts w:ascii="FontbitDavid" w:hAnsi="FontbitDavid"/>
          <w:sz w:val="32"/>
          <w:rtl/>
        </w:rPr>
        <w:t xml:space="preserve">ל: שם חלב הוא ומצטרף, מיעוט בחלב ומיעוט בדם, מהו? </w:t>
      </w:r>
    </w:p>
    <w:p w14:paraId="66953504"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הכא ודאי דתרי איסורי נינהו וכיון דאין איסורן שוה לא מצטרף, </w:t>
      </w: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hint="cs"/>
          <w:sz w:val="32"/>
          <w:rtl/>
        </w:rPr>
        <w:t xml:space="preserve"> </w:t>
      </w:r>
      <w:r w:rsidRPr="00C35A2C">
        <w:rPr>
          <w:rFonts w:ascii="FontbitDavid" w:hAnsi="FontbitDavid"/>
          <w:sz w:val="32"/>
          <w:rtl/>
        </w:rPr>
        <w:t xml:space="preserve">כיון דקרבנן שוה מצטרף? </w:t>
      </w:r>
    </w:p>
    <w:p w14:paraId="051FB738" w14:textId="77777777" w:rsidR="00910F84" w:rsidRPr="00C35A2C" w:rsidRDefault="00910F84" w:rsidP="00910F84">
      <w:pPr>
        <w:rPr>
          <w:rFonts w:ascii="FontbitDavid" w:hAnsi="FontbitDavid"/>
          <w:sz w:val="32"/>
          <w:rtl/>
        </w:rPr>
      </w:pPr>
      <w:r w:rsidRPr="00C35A2C">
        <w:rPr>
          <w:rFonts w:ascii="FontbitDavid" w:hAnsi="FontbitDavid"/>
          <w:sz w:val="32"/>
          <w:rtl/>
        </w:rPr>
        <w:t>ואת</w:t>
      </w:r>
      <w:r>
        <w:rPr>
          <w:rFonts w:ascii="FontbitDavid" w:hAnsi="FontbitDavid"/>
          <w:sz w:val="32"/>
          <w:rtl/>
        </w:rPr>
        <w:t>"</w:t>
      </w:r>
      <w:r w:rsidRPr="00C35A2C">
        <w:rPr>
          <w:rFonts w:ascii="FontbitDavid" w:hAnsi="FontbitDavid"/>
          <w:sz w:val="32"/>
          <w:rtl/>
        </w:rPr>
        <w:t xml:space="preserve">ל: כיון דקרבנן שוה מצטרף, מיעוט בחלב ומיעוט בעבודת כוכבים, מהו? </w:t>
      </w:r>
    </w:p>
    <w:p w14:paraId="2CC48DE0"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הכא ודאי אין איסורן שוה ואין קרבנן שוה, </w:t>
      </w: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כיון דאידי ואידי כרת הוא מצטרף? </w:t>
      </w:r>
      <w:r w:rsidRPr="00280F6D">
        <w:rPr>
          <w:rFonts w:ascii="FontbitDavid" w:hAnsi="FontbitDavid"/>
          <w:b/>
          <w:bCs/>
          <w:sz w:val="32"/>
          <w:rtl/>
        </w:rPr>
        <w:t>תיקו</w:t>
      </w:r>
      <w:r w:rsidRPr="00C35A2C">
        <w:rPr>
          <w:rFonts w:ascii="FontbitDavid" w:hAnsi="FontbitDavid"/>
          <w:sz w:val="32"/>
          <w:rtl/>
        </w:rPr>
        <w:t>.</w:t>
      </w:r>
    </w:p>
    <w:p w14:paraId="0B839C80" w14:textId="77777777" w:rsidR="00910F84" w:rsidRPr="00C35A2C" w:rsidRDefault="00910F84" w:rsidP="00910F84">
      <w:pPr>
        <w:pStyle w:val="afffe"/>
        <w:rPr>
          <w:rtl/>
        </w:rPr>
      </w:pPr>
      <w:r w:rsidRPr="00A06291">
        <w:rPr>
          <w:rFonts w:ascii="FontbitDavid" w:hAnsi="FontbitDavid"/>
          <w:sz w:val="32"/>
          <w:rtl/>
        </w:rPr>
        <w:t>׻</w:t>
      </w:r>
    </w:p>
    <w:p w14:paraId="531790F9" w14:textId="77777777" w:rsidR="00910F84" w:rsidRPr="00C35A2C" w:rsidRDefault="00910F84" w:rsidP="00910F84">
      <w:pPr>
        <w:rPr>
          <w:rFonts w:ascii="FontbitDavid" w:hAnsi="FontbitDavid"/>
          <w:sz w:val="32"/>
          <w:rtl/>
        </w:rPr>
      </w:pPr>
      <w:r w:rsidRPr="009067EB">
        <w:rPr>
          <w:rFonts w:ascii="Fb Fontext" w:hAnsi="Fb Fontext"/>
          <w:b/>
          <w:bCs/>
          <w:rtl/>
        </w:rPr>
        <w:t xml:space="preserve">• </w:t>
      </w:r>
      <w:r w:rsidRPr="009067EB">
        <w:rPr>
          <w:rFonts w:ascii="FontbitDavid" w:hAnsi="FontbitDavid"/>
          <w:b/>
          <w:bCs/>
          <w:sz w:val="32"/>
          <w:rtl/>
        </w:rPr>
        <w:t>איבעיא להו: הורו ב"ד שחלב מותר ועשו מיעוט הקהל, ומת אותו ב"ד ועמד ב"ד אחר,</w:t>
      </w:r>
      <w:r w:rsidRPr="00C35A2C">
        <w:rPr>
          <w:rFonts w:ascii="FontbitDavid" w:hAnsi="FontbitDavid"/>
          <w:sz w:val="32"/>
          <w:rtl/>
        </w:rPr>
        <w:t xml:space="preserve"> וחזרו והורו ועשו מיעוט אחר, אליב</w:t>
      </w:r>
      <w:r w:rsidRPr="00C35A2C">
        <w:rPr>
          <w:rFonts w:ascii="FontbitDavid" w:hAnsi="FontbitDavid" w:hint="cs"/>
          <w:sz w:val="32"/>
          <w:rtl/>
        </w:rPr>
        <w:t>א</w:t>
      </w:r>
      <w:r w:rsidRPr="00C35A2C">
        <w:rPr>
          <w:rFonts w:ascii="FontbitDavid" w:hAnsi="FontbitDavid"/>
          <w:sz w:val="32"/>
          <w:rtl/>
        </w:rPr>
        <w:t xml:space="preserve"> דמ</w:t>
      </w:r>
      <w:r>
        <w:rPr>
          <w:rFonts w:ascii="FontbitDavid" w:hAnsi="FontbitDavid"/>
          <w:sz w:val="32"/>
          <w:rtl/>
        </w:rPr>
        <w:t>"</w:t>
      </w:r>
      <w:r w:rsidRPr="00C35A2C">
        <w:rPr>
          <w:rFonts w:ascii="FontbitDavid" w:hAnsi="FontbitDavid"/>
          <w:sz w:val="32"/>
          <w:rtl/>
        </w:rPr>
        <w:t>ד ב</w:t>
      </w:r>
      <w:r>
        <w:rPr>
          <w:rFonts w:ascii="FontbitDavid" w:hAnsi="FontbitDavid"/>
          <w:sz w:val="32"/>
          <w:rtl/>
        </w:rPr>
        <w:t>"</w:t>
      </w:r>
      <w:r w:rsidRPr="00C35A2C">
        <w:rPr>
          <w:rFonts w:ascii="FontbitDavid" w:hAnsi="FontbitDavid"/>
          <w:sz w:val="32"/>
          <w:rtl/>
        </w:rPr>
        <w:t xml:space="preserve">ד מייתי לא תיבעי לך דהא ליתנהו, </w:t>
      </w:r>
    </w:p>
    <w:p w14:paraId="4A217C52" w14:textId="77777777" w:rsidR="00910F84" w:rsidRPr="00C35A2C" w:rsidRDefault="00910F84" w:rsidP="00910F84">
      <w:pPr>
        <w:rPr>
          <w:rFonts w:ascii="FontbitDavid" w:hAnsi="FontbitDavid"/>
          <w:sz w:val="32"/>
          <w:rtl/>
        </w:rPr>
      </w:pPr>
      <w:r w:rsidRPr="00C35A2C">
        <w:rPr>
          <w:rFonts w:ascii="FontbitDavid" w:hAnsi="FontbitDavid"/>
          <w:sz w:val="32"/>
          <w:rtl/>
        </w:rPr>
        <w:t>כי תיבעי - אליבא דמ</w:t>
      </w:r>
      <w:r>
        <w:rPr>
          <w:rFonts w:ascii="FontbitDavid" w:hAnsi="FontbitDavid"/>
          <w:sz w:val="32"/>
          <w:rtl/>
        </w:rPr>
        <w:t>"</w:t>
      </w:r>
      <w:r w:rsidRPr="00C35A2C">
        <w:rPr>
          <w:rFonts w:ascii="FontbitDavid" w:hAnsi="FontbitDavid"/>
          <w:sz w:val="32"/>
          <w:rtl/>
        </w:rPr>
        <w:t xml:space="preserve">ד צבור מייתי מאי? צבור </w:t>
      </w:r>
      <w:r w:rsidRPr="00C35A2C">
        <w:rPr>
          <w:rFonts w:ascii="FontbitDavid" w:hAnsi="FontbitDavid" w:hint="cs"/>
          <w:sz w:val="32"/>
          <w:rtl/>
        </w:rPr>
        <w:t xml:space="preserve">קאי </w:t>
      </w:r>
      <w:r w:rsidRPr="00280F6D">
        <w:rPr>
          <w:rFonts w:ascii="FontbitDavid" w:hAnsi="FontbitDavid" w:hint="cs"/>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hint="cs"/>
          <w:sz w:val="32"/>
          <w:rtl/>
        </w:rPr>
        <w:t xml:space="preserve"> </w:t>
      </w:r>
      <w:r w:rsidRPr="00C35A2C">
        <w:rPr>
          <w:rFonts w:ascii="FontbitDavid" w:hAnsi="FontbitDavid"/>
          <w:sz w:val="32"/>
          <w:rtl/>
        </w:rPr>
        <w:t>ידיעה דההוא ב</w:t>
      </w:r>
      <w:r>
        <w:rPr>
          <w:rFonts w:ascii="FontbitDavid" w:hAnsi="FontbitDavid"/>
          <w:sz w:val="32"/>
          <w:rtl/>
        </w:rPr>
        <w:t>"</w:t>
      </w:r>
      <w:r w:rsidRPr="00C35A2C">
        <w:rPr>
          <w:rFonts w:ascii="FontbitDavid" w:hAnsi="FontbitDavid"/>
          <w:sz w:val="32"/>
          <w:rtl/>
        </w:rPr>
        <w:t xml:space="preserve">ד דהורו בעינן? </w:t>
      </w:r>
      <w:r w:rsidRPr="00280F6D">
        <w:rPr>
          <w:rFonts w:ascii="FontbitDavid" w:hAnsi="FontbitDavid"/>
          <w:b/>
          <w:bCs/>
          <w:sz w:val="32"/>
          <w:rtl/>
        </w:rPr>
        <w:t>תיקו</w:t>
      </w:r>
      <w:r w:rsidRPr="00C35A2C">
        <w:rPr>
          <w:rFonts w:ascii="FontbitDavid" w:hAnsi="FontbitDavid"/>
          <w:sz w:val="32"/>
          <w:rtl/>
        </w:rPr>
        <w:t>.</w:t>
      </w:r>
    </w:p>
    <w:p w14:paraId="01AB23CB" w14:textId="77777777" w:rsidR="00910F84" w:rsidRPr="00C35A2C" w:rsidRDefault="00910F84" w:rsidP="00910F84">
      <w:pPr>
        <w:pStyle w:val="aff6"/>
        <w:framePr w:wrap="around"/>
        <w:rPr>
          <w:rtl/>
        </w:rPr>
      </w:pPr>
      <w:r w:rsidRPr="00C35A2C">
        <w:rPr>
          <w:rFonts w:hint="cs"/>
          <w:rtl/>
        </w:rPr>
        <w:t>ג:</w:t>
      </w:r>
    </w:p>
    <w:p w14:paraId="1D88D999" w14:textId="77777777" w:rsidR="00910F84" w:rsidRPr="00C35A2C" w:rsidRDefault="00910F84" w:rsidP="00910F84">
      <w:pPr>
        <w:rPr>
          <w:rFonts w:ascii="FontbitDavid" w:hAnsi="FontbitDavid"/>
          <w:sz w:val="32"/>
          <w:rtl/>
        </w:rPr>
      </w:pPr>
      <w:r w:rsidRPr="00C35A2C">
        <w:rPr>
          <w:rFonts w:ascii="FontbitDavid" w:hAnsi="FontbitDavid"/>
          <w:sz w:val="32"/>
          <w:rtl/>
        </w:rPr>
        <w:t>רבי יונתן: מאה שישבו להורות - אין חייבין עד שיורו כולן, שנ</w:t>
      </w:r>
      <w:r w:rsidRPr="00C35A2C">
        <w:rPr>
          <w:rFonts w:ascii="FontbitDavid" w:hAnsi="FontbitDavid" w:hint="cs"/>
          <w:sz w:val="32"/>
          <w:rtl/>
        </w:rPr>
        <w:t>א'</w:t>
      </w:r>
      <w:r w:rsidRPr="00C35A2C">
        <w:rPr>
          <w:rFonts w:ascii="FontbitDavid" w:hAnsi="FontbitDavid"/>
          <w:sz w:val="32"/>
          <w:rtl/>
        </w:rPr>
        <w:t>:</w:t>
      </w:r>
      <w:r w:rsidRPr="00FF1C37">
        <w:rPr>
          <w:rStyle w:val="afffd"/>
          <w:rtl/>
        </w:rPr>
        <w:t xml:space="preserve"> </w:t>
      </w:r>
      <w:r w:rsidRPr="00FF1C37">
        <w:rPr>
          <w:rStyle w:val="afffd"/>
          <w:rFonts w:hint="cs"/>
          <w:rtl/>
        </w:rPr>
        <w:t>'</w:t>
      </w:r>
      <w:r w:rsidRPr="00FF1C37">
        <w:rPr>
          <w:rStyle w:val="afffd"/>
          <w:rtl/>
        </w:rPr>
        <w:t>ואם כל עדת ישראל ישגו</w:t>
      </w:r>
      <w:r w:rsidRPr="00FF1C37">
        <w:rPr>
          <w:rStyle w:val="afffd"/>
          <w:rFonts w:hint="cs"/>
          <w:rtl/>
        </w:rPr>
        <w:t>'</w:t>
      </w:r>
      <w:r w:rsidRPr="00FF1C37">
        <w:rPr>
          <w:rStyle w:val="afffd"/>
          <w:rtl/>
        </w:rPr>
        <w:t>,</w:t>
      </w:r>
      <w:r w:rsidRPr="00C35A2C">
        <w:rPr>
          <w:rFonts w:ascii="FontbitDavid" w:hAnsi="FontbitDavid"/>
          <w:sz w:val="32"/>
          <w:rtl/>
        </w:rPr>
        <w:t xml:space="preserve"> עד שישגו כולן, עד שתפשוט הוראה בכל עדת ישראל.</w:t>
      </w:r>
    </w:p>
    <w:p w14:paraId="26107490" w14:textId="77777777" w:rsidR="00910F84" w:rsidRPr="00C35A2C" w:rsidRDefault="00910F84" w:rsidP="00910F84">
      <w:pPr>
        <w:rPr>
          <w:rFonts w:ascii="FontbitDavid" w:hAnsi="FontbitDavid"/>
          <w:sz w:val="32"/>
          <w:rtl/>
        </w:rPr>
      </w:pPr>
    </w:p>
    <w:p w14:paraId="605488B5" w14:textId="77777777" w:rsidR="00910F84" w:rsidRPr="00C35A2C" w:rsidRDefault="00910F84" w:rsidP="00910F84">
      <w:pPr>
        <w:rPr>
          <w:rtl/>
        </w:rPr>
      </w:pPr>
      <w:r w:rsidRPr="00C35A2C">
        <w:rPr>
          <w:rFonts w:ascii="Fb Fontext" w:hAnsi="Fb Fontext"/>
          <w:rtl/>
        </w:rPr>
        <w:t xml:space="preserve">• </w:t>
      </w:r>
      <w:r>
        <w:rPr>
          <w:rStyle w:val="affff1"/>
          <w:rFonts w:ascii="Fb Fontext" w:hAnsi="Fb Fontext" w:hint="cs"/>
          <w:rtl/>
          <w:rPrChange w:id="10895" w:author="מנוע אמוראים" w:date="2026-10-05T16:41:56Z">
            <w:rPr>
              <w:rFonts w:ascii="Fb Fontext" w:hAnsi="Fb Fontext" w:hint="cs"/>
              <w:rtl/>
            </w:rPr>
          </w:rPrChange>
        </w:rPr>
        <w:t xml:space="preserve">ארהבדר</w:t>
      </w:r>
      <w:r>
        <w:rPr>
          <w:rStyle w:val="affff1"/>
          <w:rFonts w:ascii="Fb Fontext" w:hAnsi="Fb Fontext"/>
          <w:rtl/>
          <w:rPrChange w:id="10896" w:author="מנוע אמוראים" w:date="2026-10-05T16:41:56Z">
            <w:rPr>
              <w:rFonts w:ascii="Fb Fontext" w:hAnsi="Fb Fontext"/>
              <w:rtl/>
            </w:rPr>
          </w:rPrChange>
        </w:rPr>
        <w:t xml:space="preserve">"</w:t>
      </w:r>
      <w:r>
        <w:rPr>
          <w:rStyle w:val="affff1"/>
          <w:rFonts w:ascii="Fb Fontext" w:hAnsi="Fb Fontext" w:hint="cs"/>
          <w:rtl/>
          <w:rPrChange w:id="10897" w:author="מנוע אמוראים" w:date="2026-10-05T16:41:56Z">
            <w:rPr>
              <w:rFonts w:ascii="Fb Fontext" w:hAnsi="Fb Fontext" w:hint="cs"/>
              <w:rtl/>
            </w:rPr>
          </w:rPrChange>
        </w:rPr>
        <w:t xml:space="preserve">ה</w:t>
      </w:r>
      <w:r w:rsidRPr="00C35A2C">
        <w:rPr>
          <w:rtl/>
        </w:rPr>
        <w:t>: ה</w:t>
      </w:r>
      <w:r>
        <w:rPr>
          <w:rtl/>
        </w:rPr>
        <w:t>"</w:t>
      </w:r>
      <w:r w:rsidRPr="00C35A2C">
        <w:rPr>
          <w:rFonts w:hint="cs"/>
          <w:rtl/>
        </w:rPr>
        <w:t>נ</w:t>
      </w:r>
      <w:r w:rsidRPr="00C35A2C">
        <w:rPr>
          <w:rtl/>
        </w:rPr>
        <w:t xml:space="preserve"> מסתברא, דבכל התורה כולה קיי</w:t>
      </w:r>
      <w:r>
        <w:rPr>
          <w:rtl/>
        </w:rPr>
        <w:t>"</w:t>
      </w:r>
      <w:r w:rsidRPr="00C35A2C">
        <w:rPr>
          <w:rtl/>
        </w:rPr>
        <w:t>ל רובו ככולו, והכא כתי' כל העדה, הואיל וכך, אפילו הן מאה.</w:t>
      </w:r>
    </w:p>
    <w:p w14:paraId="260D8423" w14:textId="77777777" w:rsidR="00910F84" w:rsidRPr="00C35A2C" w:rsidRDefault="00910F84" w:rsidP="00910F84">
      <w:pPr>
        <w:rPr>
          <w:rFonts w:ascii="FontbitDavid" w:hAnsi="FontbitDavid"/>
          <w:sz w:val="32"/>
          <w:rtl/>
        </w:rPr>
      </w:pPr>
      <w:r w:rsidRPr="00C35A2C">
        <w:rPr>
          <w:rFonts w:ascii="FontbitDavid" w:hAnsi="FontbitDavid"/>
          <w:sz w:val="32"/>
          <w:rtl/>
        </w:rPr>
        <w:t>תנן: הורו ב</w:t>
      </w:r>
      <w:r>
        <w:rPr>
          <w:rFonts w:ascii="FontbitDavid" w:hAnsi="FontbitDavid"/>
          <w:sz w:val="32"/>
          <w:rtl/>
        </w:rPr>
        <w:t>"</w:t>
      </w:r>
      <w:r w:rsidRPr="00C35A2C">
        <w:rPr>
          <w:rFonts w:ascii="FontbitDavid" w:hAnsi="FontbitDavid"/>
          <w:sz w:val="32"/>
          <w:rtl/>
        </w:rPr>
        <w:t xml:space="preserve">ד, וידע אחד מהן שטעו או תלמיד וראוי להוראה, והלך ועשה על פיהם, בין שעשו ועשה עמהן, ובין שעשו </w:t>
      </w:r>
      <w:r>
        <w:rPr>
          <w:rFonts w:ascii="FontbitDavid" w:hAnsi="FontbitDavid"/>
          <w:sz w:val="32"/>
          <w:rtl/>
        </w:rPr>
        <w:t>ועשה אחריהן, ובין שלא עשו ועשה</w:t>
      </w:r>
      <w:r w:rsidRPr="00C35A2C">
        <w:rPr>
          <w:rFonts w:ascii="FontbitDavid" w:hAnsi="FontbitDavid"/>
          <w:sz w:val="32"/>
          <w:rtl/>
        </w:rPr>
        <w:t xml:space="preserve"> ה</w:t>
      </w:r>
      <w:r>
        <w:rPr>
          <w:rFonts w:ascii="FontbitDavid" w:hAnsi="FontbitDavid"/>
          <w:sz w:val="32"/>
          <w:rtl/>
        </w:rPr>
        <w:t>"</w:t>
      </w:r>
      <w:r w:rsidRPr="00C35A2C">
        <w:rPr>
          <w:rFonts w:ascii="FontbitDavid" w:hAnsi="FontbitDavid"/>
          <w:sz w:val="32"/>
          <w:rtl/>
        </w:rPr>
        <w:t>ז חייב, מפני שלא תלה בב</w:t>
      </w:r>
      <w:r>
        <w:rPr>
          <w:rFonts w:ascii="FontbitDavid" w:hAnsi="FontbitDavid"/>
          <w:sz w:val="32"/>
          <w:rtl/>
        </w:rPr>
        <w:t>"</w:t>
      </w:r>
      <w:r w:rsidRPr="00C35A2C">
        <w:rPr>
          <w:rFonts w:ascii="FontbitDavid" w:hAnsi="FontbitDavid"/>
          <w:sz w:val="32"/>
          <w:rtl/>
        </w:rPr>
        <w:t>ד;</w:t>
      </w:r>
    </w:p>
    <w:p w14:paraId="6F92FA45" w14:textId="77777777" w:rsidR="00910F84" w:rsidRPr="00C35A2C" w:rsidRDefault="00910F84" w:rsidP="00910F84">
      <w:pPr>
        <w:rPr>
          <w:rFonts w:ascii="FontbitDavid" w:hAnsi="FontbitDavid"/>
          <w:sz w:val="32"/>
          <w:rtl/>
        </w:rPr>
      </w:pPr>
      <w:r w:rsidRPr="00C35A2C">
        <w:rPr>
          <w:rFonts w:ascii="FontbitDavid" w:hAnsi="FontbitDavid"/>
          <w:sz w:val="32"/>
          <w:rtl/>
        </w:rPr>
        <w:t>האי הוא דחייב, הא אחר פטור, ואמאי? הא לא נגמרה הוראה!</w:t>
      </w:r>
    </w:p>
    <w:p w14:paraId="749814CF" w14:textId="77777777" w:rsidR="00910F84" w:rsidRPr="00C35A2C" w:rsidRDefault="00910F84" w:rsidP="00910F84">
      <w:pPr>
        <w:pStyle w:val="afffa"/>
        <w:rPr>
          <w:rtl/>
        </w:rPr>
      </w:pPr>
      <w:r>
        <w:rPr>
          <w:rtl/>
        </w:rPr>
        <w:t xml:space="preserve">- </w:t>
      </w:r>
      <w:r w:rsidRPr="00C35A2C">
        <w:rPr>
          <w:rtl/>
        </w:rPr>
        <w:t>ה</w:t>
      </w:r>
      <w:r w:rsidRPr="00C35A2C">
        <w:rPr>
          <w:rFonts w:hint="cs"/>
          <w:rtl/>
        </w:rPr>
        <w:t>ב</w:t>
      </w:r>
      <w:r>
        <w:rPr>
          <w:rtl/>
        </w:rPr>
        <w:t>"</w:t>
      </w:r>
      <w:r w:rsidRPr="00C35A2C">
        <w:rPr>
          <w:rFonts w:hint="cs"/>
          <w:rtl/>
        </w:rPr>
        <w:t>ע</w:t>
      </w:r>
      <w:r w:rsidRPr="00C35A2C">
        <w:rPr>
          <w:rtl/>
        </w:rPr>
        <w:t xml:space="preserve"> - כגון שהרכין ההוא אחד מהן בראשו.</w:t>
      </w:r>
    </w:p>
    <w:p w14:paraId="09635133"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ת</w:t>
      </w:r>
      <w:r>
        <w:rPr>
          <w:rFonts w:ascii="FontbitDavid" w:hAnsi="FontbitDavid"/>
          <w:sz w:val="32"/>
          <w:rtl/>
        </w:rPr>
        <w:t>"</w:t>
      </w:r>
      <w:r w:rsidRPr="00C35A2C">
        <w:rPr>
          <w:rFonts w:ascii="FontbitDavid" w:hAnsi="FontbitDavid"/>
          <w:sz w:val="32"/>
          <w:rtl/>
        </w:rPr>
        <w:t>ש: הורו ב</w:t>
      </w:r>
      <w:r>
        <w:rPr>
          <w:rFonts w:ascii="FontbitDavid" w:hAnsi="FontbitDavid"/>
          <w:sz w:val="32"/>
          <w:rtl/>
        </w:rPr>
        <w:t>"</w:t>
      </w:r>
      <w:r w:rsidRPr="00C35A2C">
        <w:rPr>
          <w:rFonts w:ascii="FontbitDavid" w:hAnsi="FontbitDavid"/>
          <w:sz w:val="32"/>
          <w:rtl/>
        </w:rPr>
        <w:t>ד, וידע אחד מהן שטעו ואמר להן טועין אתם - הרי אלו פטורים;</w:t>
      </w:r>
    </w:p>
    <w:p w14:paraId="422EB8B7"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טעמא דאמר </w:t>
      </w:r>
      <w:r>
        <w:rPr>
          <w:rFonts w:ascii="FontbitDavid" w:hAnsi="FontbitDavid"/>
          <w:sz w:val="32"/>
          <w:rtl/>
        </w:rPr>
        <w:t>להן טועין אתם דפטורים, הא שתיק</w:t>
      </w:r>
      <w:r w:rsidRPr="00C35A2C">
        <w:rPr>
          <w:rFonts w:ascii="FontbitDavid" w:hAnsi="FontbitDavid"/>
          <w:sz w:val="32"/>
          <w:rtl/>
        </w:rPr>
        <w:t xml:space="preserve"> חייבין וגמר לה הוראה, ואמאי? והא לא הורו כולן!</w:t>
      </w:r>
    </w:p>
    <w:p w14:paraId="15711E3F" w14:textId="77777777" w:rsidR="00910F84" w:rsidRPr="00C35A2C" w:rsidRDefault="00910F84" w:rsidP="00910F84">
      <w:pPr>
        <w:pStyle w:val="afffa"/>
        <w:rPr>
          <w:rtl/>
        </w:rPr>
      </w:pPr>
      <w:r>
        <w:rPr>
          <w:rtl/>
        </w:rPr>
        <w:t xml:space="preserve">- </w:t>
      </w:r>
      <w:r w:rsidRPr="00C35A2C">
        <w:rPr>
          <w:rtl/>
        </w:rPr>
        <w:t>אמרי: ה</w:t>
      </w:r>
      <w:r>
        <w:rPr>
          <w:rtl/>
        </w:rPr>
        <w:t>"</w:t>
      </w:r>
      <w:r w:rsidRPr="00C35A2C">
        <w:rPr>
          <w:rtl/>
        </w:rPr>
        <w:t>נ כגון שהרכין בראשו.</w:t>
      </w:r>
    </w:p>
    <w:p w14:paraId="2FA22197" w14:textId="77777777" w:rsidR="00910F84" w:rsidRPr="00C35A2C" w:rsidRDefault="00910F84" w:rsidP="00910F84">
      <w:pPr>
        <w:rPr>
          <w:rFonts w:ascii="FontbitDavid" w:hAnsi="FontbitDavid"/>
          <w:sz w:val="32"/>
          <w:rtl/>
        </w:rPr>
      </w:pPr>
      <w:r>
        <w:rPr>
          <w:rFonts w:ascii="FontbitDavid" w:hAnsi="FontbitDavid"/>
          <w:sz w:val="32"/>
          <w:rtl/>
        </w:rPr>
        <w:t xml:space="preserve">מתיב רב משרשיא: סמכו רבותינו על דברי </w:t>
      </w:r>
      <w:r>
        <w:rPr>
          <w:rStyle w:val="affff1"/>
          <w:rFonts w:ascii="FontbitDavid" w:hAnsi="FontbitDavid"/>
          <w:sz w:val="32"/>
          <w:rtl/>
          <w:rPrChange w:id="10898" w:author="מנוע אמוראים" w:date="2026-10-05T16:41:56Z">
            <w:rPr>
              <w:rFonts w:ascii="FontbitDavid" w:hAnsi="FontbitDavid"/>
              <w:sz w:val="32"/>
              <w:rtl/>
            </w:rPr>
          </w:rPrChange>
        </w:rPr>
        <w:t xml:space="preserve">רשב</w:t>
      </w:r>
      <w:r>
        <w:rPr>
          <w:rStyle w:val="affff1"/>
          <w:rFonts w:ascii="FontbitDavid" w:hAnsi="FontbitDavid"/>
          <w:sz w:val="32"/>
          <w:rtl/>
          <w:rPrChange w:id="10899" w:author="מנוע אמוראים" w:date="2026-10-05T16:41:56Z">
            <w:rPr>
              <w:rFonts w:ascii="FontbitDavid" w:hAnsi="FontbitDavid"/>
              <w:sz w:val="32"/>
              <w:rtl/>
            </w:rPr>
          </w:rPrChange>
        </w:rPr>
        <w:t xml:space="preserve">"</w:t>
      </w:r>
      <w:r>
        <w:rPr>
          <w:rStyle w:val="affff1"/>
          <w:rFonts w:ascii="FontbitDavid" w:hAnsi="FontbitDavid"/>
          <w:sz w:val="32"/>
          <w:rtl/>
          <w:rPrChange w:id="10900" w:author="מנוע אמוראים" w:date="2026-10-05T16:41:56Z">
            <w:rPr>
              <w:rFonts w:ascii="FontbitDavid" w:hAnsi="FontbitDavid"/>
              <w:sz w:val="32"/>
              <w:rtl/>
            </w:rPr>
          </w:rPrChange>
        </w:rPr>
        <w:t xml:space="preserve">ג</w:t>
      </w:r>
      <w:r>
        <w:rPr>
          <w:rFonts w:ascii="FontbitDavid" w:hAnsi="FontbitDavid"/>
          <w:sz w:val="32"/>
          <w:rtl/>
        </w:rPr>
        <w:t xml:space="preserve"> ועל דברי </w:t>
      </w:r>
      <w:r>
        <w:rPr>
          <w:rStyle w:val="affff1"/>
          <w:rFonts w:ascii="FontbitDavid" w:hAnsi="FontbitDavid"/>
          <w:sz w:val="32"/>
          <w:rtl/>
          <w:rPrChange w:id="10901" w:author="מנוע אמוראים" w:date="2026-10-05T16:41:56Z">
            <w:rPr>
              <w:rFonts w:ascii="FontbitDavid" w:hAnsi="FontbitDavid"/>
              <w:sz w:val="32"/>
              <w:rtl/>
            </w:rPr>
          </w:rPrChange>
        </w:rPr>
        <w:t xml:space="preserve">ר</w:t>
      </w:r>
      <w:r>
        <w:rPr>
          <w:rStyle w:val="affff1"/>
          <w:rFonts w:ascii="FontbitDavid" w:hAnsi="FontbitDavid"/>
          <w:sz w:val="32"/>
          <w:rtl/>
          <w:rPrChange w:id="10902" w:author="מנוע אמוראים" w:date="2026-10-05T16:41:56Z">
            <w:rPr>
              <w:rFonts w:ascii="FontbitDavid" w:hAnsi="FontbitDavid"/>
              <w:sz w:val="32"/>
              <w:rtl/>
            </w:rPr>
          </w:rPrChange>
        </w:rPr>
        <w:t xml:space="preserve">"</w:t>
      </w:r>
      <w:r>
        <w:rPr>
          <w:rStyle w:val="affff1"/>
          <w:rFonts w:ascii="FontbitDavid" w:hAnsi="FontbitDavid"/>
          <w:sz w:val="32"/>
          <w:rtl/>
          <w:rPrChange w:id="10903" w:author="מנוע אמוראים" w:date="2026-10-05T16:41:56Z">
            <w:rPr>
              <w:rFonts w:ascii="FontbitDavid" w:hAnsi="FontbitDavid"/>
              <w:sz w:val="32"/>
              <w:rtl/>
            </w:rPr>
          </w:rPrChange>
        </w:rPr>
        <w:t xml:space="preserve">א</w:t>
      </w:r>
      <w:r>
        <w:rPr>
          <w:rFonts w:ascii="FontbitDavid" w:hAnsi="FontbitDavid"/>
          <w:sz w:val="32"/>
          <w:rtl/>
        </w:rPr>
        <w:t xml:space="preserve"> בר' צדוק, שהיו אומרים: אין גוזרין גזירה על הצבור אא</w:t>
      </w:r>
      <w:r>
        <w:rPr>
          <w:rFonts w:ascii="FontbitDavid" w:hAnsi="FontbitDavid"/>
          <w:sz w:val="32"/>
          <w:rtl/>
        </w:rPr>
        <w:t>"</w:t>
      </w:r>
      <w:r>
        <w:rPr>
          <w:rFonts w:ascii="FontbitDavid" w:hAnsi="FontbitDavid"/>
          <w:sz w:val="32"/>
          <w:rtl/>
        </w:rPr>
        <w:t xml:space="preserve">כ רוב הצבור יכולין לעמוד בה, </w:t>
      </w:r>
      <w:r>
        <w:rPr>
          <w:rStyle w:val="affff1"/>
          <w:rFonts w:ascii="FontbitDavid" w:hAnsi="FontbitDavid"/>
          <w:sz w:val="32"/>
          <w:rtl/>
          <w:rPrChange w:id="10904" w:author="מנוע אמוראים" w:date="2026-10-05T16:41:56Z">
            <w:rPr>
              <w:rFonts w:ascii="FontbitDavid" w:hAnsi="FontbitDavid"/>
              <w:sz w:val="32"/>
              <w:rtl/>
            </w:rPr>
          </w:rPrChange>
        </w:rPr>
        <w:t xml:space="preserve">וא</w:t>
      </w:r>
      <w:r>
        <w:rPr>
          <w:rStyle w:val="affff1"/>
          <w:rFonts w:ascii="FontbitDavid" w:hAnsi="FontbitDavid" w:hint="cs"/>
          <w:sz w:val="32"/>
          <w:rtl/>
          <w:rPrChange w:id="10905" w:author="מנוע אמוראים" w:date="2026-10-05T16:41:56Z">
            <w:rPr>
              <w:rFonts w:ascii="FontbitDavid" w:hAnsi="FontbitDavid" w:hint="cs"/>
              <w:sz w:val="32"/>
              <w:rtl/>
            </w:rPr>
          </w:rPrChange>
        </w:rPr>
        <w:t xml:space="preserve">ראב</w:t>
      </w:r>
      <w:r>
        <w:rPr>
          <w:rStyle w:val="affff1"/>
          <w:rFonts w:ascii="FontbitDavid" w:hAnsi="FontbitDavid"/>
          <w:sz w:val="32"/>
          <w:rtl/>
          <w:rPrChange w:id="1090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07"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w:t>
      </w:r>
      <w:r w:rsidRPr="00F90100">
        <w:rPr>
          <w:rStyle w:val="afffd"/>
          <w:rFonts w:hint="cs"/>
          <w:rtl/>
        </w:rPr>
        <w:t>'</w:t>
      </w:r>
      <w:r w:rsidRPr="00F90100">
        <w:rPr>
          <w:rStyle w:val="afffd"/>
          <w:rtl/>
        </w:rPr>
        <w:t>במארה אתם נארים ואותי אתם קובעים הגוי כולו</w:t>
      </w:r>
      <w:r w:rsidRPr="00F90100">
        <w:rPr>
          <w:rStyle w:val="afffd"/>
          <w:rFonts w:hint="cs"/>
          <w:rtl/>
        </w:rPr>
        <w:t>'</w:t>
      </w:r>
      <w:r w:rsidRPr="00F90100">
        <w:rPr>
          <w:rStyle w:val="afffd"/>
          <w:rtl/>
        </w:rPr>
        <w:t>,</w:t>
      </w:r>
      <w:r w:rsidRPr="00C35A2C">
        <w:rPr>
          <w:rFonts w:ascii="FontbitDavid" w:hAnsi="FontbitDavid"/>
          <w:sz w:val="32"/>
          <w:rtl/>
        </w:rPr>
        <w:t xml:space="preserve"> והא הכא דכתי' הגוי כולו, ורובא ככולא דמי, </w:t>
      </w:r>
      <w:r w:rsidRPr="00C35A2C">
        <w:rPr>
          <w:rFonts w:ascii="FontbitDavid" w:hAnsi="FontbitDavid"/>
          <w:b/>
          <w:bCs/>
          <w:sz w:val="32"/>
          <w:rtl/>
        </w:rPr>
        <w:t>תיובתא דר</w:t>
      </w:r>
      <w:r w:rsidRPr="00C35A2C">
        <w:rPr>
          <w:rFonts w:ascii="FontbitDavid" w:hAnsi="FontbitDavid" w:hint="cs"/>
          <w:b/>
          <w:bCs/>
          <w:sz w:val="32"/>
          <w:rtl/>
        </w:rPr>
        <w:t xml:space="preserve">' יונתן תיובתא </w:t>
      </w:r>
    </w:p>
    <w:p w14:paraId="79EF7B5D"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והך </w:t>
      </w:r>
      <w:r w:rsidRPr="00FF1C37">
        <w:rPr>
          <w:rStyle w:val="afffd"/>
          <w:rFonts w:hint="cs"/>
          <w:rtl/>
        </w:rPr>
        <w:t>ד'</w:t>
      </w:r>
      <w:r w:rsidRPr="00FF1C37">
        <w:rPr>
          <w:rStyle w:val="afffd"/>
          <w:rtl/>
        </w:rPr>
        <w:t>כל עדת</w:t>
      </w:r>
      <w:r w:rsidRPr="00FF1C37">
        <w:rPr>
          <w:rStyle w:val="afffd"/>
          <w:rFonts w:hint="cs"/>
          <w:rtl/>
        </w:rPr>
        <w:t>'</w:t>
      </w:r>
      <w:r w:rsidRPr="00FF1C37">
        <w:rPr>
          <w:rStyle w:val="afffd"/>
          <w:rtl/>
        </w:rPr>
        <w:t xml:space="preserve"> </w:t>
      </w:r>
      <w:r w:rsidRPr="00C35A2C">
        <w:rPr>
          <w:rFonts w:ascii="FontbitDavid" w:hAnsi="FontbitDavid"/>
          <w:sz w:val="32"/>
          <w:rtl/>
        </w:rPr>
        <w:t>דקאמר רחמנא? ה</w:t>
      </w:r>
      <w:r>
        <w:rPr>
          <w:rFonts w:ascii="FontbitDavid" w:hAnsi="FontbitDavid"/>
          <w:sz w:val="32"/>
          <w:rtl/>
        </w:rPr>
        <w:t>"</w:t>
      </w:r>
      <w:r w:rsidRPr="00C35A2C">
        <w:rPr>
          <w:rFonts w:ascii="FontbitDavid" w:hAnsi="FontbitDavid"/>
          <w:sz w:val="32"/>
          <w:rtl/>
        </w:rPr>
        <w:t>ק: אי איכא כולם - הויא הוראה, ואי לא - לא הויא הוראה.</w:t>
      </w:r>
    </w:p>
    <w:p w14:paraId="735C92FF" w14:textId="77777777" w:rsidR="00910F84" w:rsidRPr="00C35A2C" w:rsidRDefault="00910F84" w:rsidP="00910F84">
      <w:pPr>
        <w:rPr>
          <w:rFonts w:ascii="FontbitDavid" w:hAnsi="FontbitDavid"/>
          <w:sz w:val="32"/>
          <w:rtl/>
        </w:rPr>
      </w:pPr>
    </w:p>
    <w:p w14:paraId="41803659"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רבי יהושע: י' שיושבין בדין - קולר תלוי בצואר כולן.</w:t>
      </w:r>
      <w:r w:rsidRPr="00C35A2C">
        <w:rPr>
          <w:rFonts w:ascii="FontbitDavid" w:hAnsi="FontbitDavid" w:hint="cs"/>
          <w:sz w:val="32"/>
          <w:rtl/>
        </w:rPr>
        <w:t xml:space="preserve"> וקמ</w:t>
      </w:r>
      <w:r>
        <w:rPr>
          <w:rFonts w:ascii="FontbitDavid" w:hAnsi="FontbitDavid"/>
          <w:sz w:val="32"/>
          <w:rtl/>
        </w:rPr>
        <w:t>"</w:t>
      </w:r>
      <w:r w:rsidRPr="00C35A2C">
        <w:rPr>
          <w:rFonts w:ascii="FontbitDavid" w:hAnsi="FontbitDavid" w:hint="cs"/>
          <w:sz w:val="32"/>
          <w:rtl/>
        </w:rPr>
        <w:t xml:space="preserve">ל דאפי' תלמיד בפני רבו </w:t>
      </w:r>
    </w:p>
    <w:p w14:paraId="6EB1DBF5"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090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090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10" w:author="מנוע אמוראים" w:date="2026-10-05T16:41:56Z">
            <w:rPr>
              <w:rFonts w:ascii="FontbitDavid" w:hAnsi="FontbitDavid" w:hint="cs"/>
              <w:sz w:val="32"/>
              <w:rtl/>
            </w:rPr>
          </w:rPrChange>
        </w:rPr>
        <w:t xml:space="preserve">ה</w:t>
      </w:r>
      <w:r w:rsidRPr="00C35A2C">
        <w:rPr>
          <w:rFonts w:ascii="FontbitDavid" w:hAnsi="FontbitDavid"/>
          <w:sz w:val="32"/>
          <w:rtl/>
        </w:rPr>
        <w:t xml:space="preserve"> כ</w:t>
      </w:r>
      <w:r w:rsidRPr="00C35A2C">
        <w:rPr>
          <w:rFonts w:ascii="FontbitDavid" w:hAnsi="FontbitDavid" w:hint="cs"/>
          <w:sz w:val="32"/>
          <w:rtl/>
        </w:rPr>
        <w:t>שיצא לב</w:t>
      </w:r>
      <w:r>
        <w:rPr>
          <w:rFonts w:ascii="FontbitDavid" w:hAnsi="FontbitDavid"/>
          <w:sz w:val="32"/>
          <w:rtl/>
        </w:rPr>
        <w:t>"</w:t>
      </w:r>
      <w:r w:rsidRPr="00C35A2C">
        <w:rPr>
          <w:rFonts w:ascii="FontbitDavid" w:hAnsi="FontbitDavid" w:hint="cs"/>
          <w:sz w:val="32"/>
          <w:rtl/>
        </w:rPr>
        <w:t xml:space="preserve">ד הביא עשרה תנאי דבי רב לפניו כדי שאם נטעה יתחלק העונש בין כולנו [נסורת קטנה] </w:t>
      </w:r>
    </w:p>
    <w:p w14:paraId="385027DC"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hint="cs"/>
          <w:sz w:val="32"/>
          <w:rtl/>
        </w:rPr>
        <w:t xml:space="preserve">רב אשי כשהיו מביאים טריפה לפניו הביא עשרה טבחי </w:t>
      </w:r>
      <w:r w:rsidRPr="00C35A2C">
        <w:rPr>
          <w:rFonts w:ascii="FontbitDavid" w:hAnsi="FontbitDavid"/>
          <w:sz w:val="32"/>
          <w:rtl/>
        </w:rPr>
        <w:t>מ</w:t>
      </w:r>
      <w:r w:rsidRPr="00C35A2C">
        <w:rPr>
          <w:rFonts w:ascii="FontbitDavid" w:hAnsi="FontbitDavid" w:hint="cs"/>
          <w:sz w:val="32"/>
          <w:rtl/>
        </w:rPr>
        <w:t>מ</w:t>
      </w:r>
      <w:r w:rsidRPr="00C35A2C">
        <w:rPr>
          <w:rFonts w:ascii="FontbitDavid" w:hAnsi="FontbitDavid"/>
          <w:sz w:val="32"/>
          <w:rtl/>
        </w:rPr>
        <w:t>חסיא ומו</w:t>
      </w:r>
      <w:r w:rsidRPr="00C35A2C">
        <w:rPr>
          <w:rFonts w:ascii="FontbitDavid" w:hAnsi="FontbitDavid" w:hint="cs"/>
          <w:sz w:val="32"/>
          <w:rtl/>
        </w:rPr>
        <w:t>שיב לפני כדי שאם יטעו ח</w:t>
      </w:r>
      <w:r>
        <w:rPr>
          <w:rFonts w:ascii="FontbitDavid" w:hAnsi="FontbitDavid"/>
          <w:sz w:val="32"/>
          <w:rtl/>
        </w:rPr>
        <w:t>"</w:t>
      </w:r>
      <w:r w:rsidRPr="00C35A2C">
        <w:rPr>
          <w:rFonts w:ascii="FontbitDavid" w:hAnsi="FontbitDavid" w:hint="cs"/>
          <w:sz w:val="32"/>
          <w:rtl/>
        </w:rPr>
        <w:t>ו יתחלק עולם בין כולם</w:t>
      </w:r>
    </w:p>
    <w:p w14:paraId="7616057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5DC0783" w14:textId="77777777" w:rsidR="00910F84" w:rsidRPr="00C35A2C" w:rsidRDefault="00910F84" w:rsidP="00910F84">
      <w:pPr>
        <w:pStyle w:val="affb"/>
        <w:rPr>
          <w:del w:id="20006" w:author="קלוד" w:date="2026-10-06T10:15:28Z"/>
          <w:rtl/>
        </w:rPr>
      </w:pPr>
      <w:ins w:id="9806" w:author="מספור קטעי משנה" w:date="2026-10-06T06:45:26Z">
        <w:del w:id="20004" w:author="קלוד" w:date="2026-10-06T10:15:28Z">
          <w:r>
            <w:rPr>
              <w:rStyle w:val="MisparKeta"/>
            </w:rPr>
            <w:delText xml:space="preserve">ב. </w:delText>
          </w:r>
        </w:del>
      </w:ins>
      <w:del w:id="20005" w:author="קלוד" w:date="2026-10-06T10:15:28Z">
        <w:r w:rsidRPr="00C35A2C">
          <w:rPr>
            <w:rtl/>
          </w:rPr>
          <w:delText xml:space="preserve">מתני'.</w:delText>
        </w:r>
      </w:del>
    </w:p>
    <w:p w14:paraId="2518F473" w14:textId="77777777" w:rsidR="00910F84" w:rsidRPr="00C35A2C" w:rsidRDefault="00910F84" w:rsidP="00910F84">
      <w:pPr>
        <w:pStyle w:val="affb"/>
        <w:rPr>
          <w:rtl/>
        </w:rPr>
      </w:pPr>
      <w:ins w:id="20059" w:author="קלוד" w:date="2026-10-06T10:15:28Z">
        <w:r>
          <w:rPr>
            <w:rStyle w:val="MisparKeta"/>
          </w:rPr>
          <w:t xml:space="preserve">ב. </w:t>
        </w:r>
      </w:ins>
      <w:r w:rsidRPr="00C35A2C">
        <w:rPr>
          <w:rtl/>
        </w:rPr>
        <w:t>הורו ב</w:t>
      </w:r>
      <w:r>
        <w:rPr>
          <w:rtl/>
        </w:rPr>
        <w:t>"</w:t>
      </w:r>
      <w:r w:rsidRPr="00C35A2C">
        <w:rPr>
          <w:rtl/>
        </w:rPr>
        <w:t>ד, וידעו שטעו וחזרו בהן, בין שהביאו כפרתן ובין שלא הביאו כפרתן, והלך ועשה על פיהן - ר' שמעון פוטר, ור' אלעזר אומר: ספק.</w:t>
      </w:r>
    </w:p>
    <w:p w14:paraId="49669AAC" w14:textId="77777777" w:rsidR="00910F84" w:rsidRPr="00C35A2C" w:rsidRDefault="00910F84" w:rsidP="00910F84">
      <w:pPr>
        <w:pStyle w:val="affb"/>
        <w:rPr>
          <w:rtl/>
        </w:rPr>
      </w:pPr>
      <w:r w:rsidRPr="00C35A2C">
        <w:rPr>
          <w:rtl/>
        </w:rPr>
        <w:t>איזהו ספק? ישב לו בתוך ביתו - חייב, הלך לו למדינת הים - פטור.</w:t>
      </w:r>
    </w:p>
    <w:p w14:paraId="0048897C" w14:textId="77777777" w:rsidR="00910F84" w:rsidRPr="00C35A2C" w:rsidRDefault="00910F84" w:rsidP="00910F84">
      <w:pPr>
        <w:pStyle w:val="affb"/>
        <w:rPr>
          <w:rtl/>
        </w:rPr>
      </w:pPr>
      <w:r>
        <w:rPr>
          <w:rtl/>
        </w:rPr>
        <w:t xml:space="preserve">אמר </w:t>
      </w:r>
      <w:r>
        <w:rPr>
          <w:rStyle w:val="TanaimMishna"/>
          <w:rtl/>
          <w:rPrChange w:id="20090" w:author="קלוד" w:date="2026-10-06T10:07:24Z">
            <w:rPr>
              <w:rtl/>
            </w:rPr>
          </w:rPrChange>
        </w:rPr>
        <w:t xml:space="preserve">רבי עקיבא</w:t>
      </w:r>
      <w:r>
        <w:rPr>
          <w:rtl/>
        </w:rPr>
        <w:t xml:space="preserve">: מודה אני בזה, שהוא קרוב לפטור מן החובה.</w:t>
      </w:r>
    </w:p>
    <w:p w14:paraId="79CF1B15" w14:textId="77777777" w:rsidR="00910F84" w:rsidRPr="00C35A2C" w:rsidRDefault="00910F84" w:rsidP="00910F84">
      <w:pPr>
        <w:pStyle w:val="affb"/>
        <w:rPr>
          <w:rtl/>
        </w:rPr>
      </w:pPr>
      <w:r w:rsidRPr="00C35A2C">
        <w:rPr>
          <w:rtl/>
        </w:rPr>
        <w:t>אמר לו בן עזאי: מאי שנא זה מן היושב בביתו? שהיושב בביתו אפשר היה לו שישמע, וזה לא היה לו אפשר שישמע.</w:t>
      </w:r>
    </w:p>
    <w:p w14:paraId="194EE7F3" w14:textId="77777777" w:rsidR="00910F84" w:rsidRPr="00C35A2C" w:rsidRDefault="00910F84" w:rsidP="00910F84">
      <w:pPr>
        <w:pStyle w:val="affb"/>
        <w:rPr>
          <w:rtl/>
        </w:rPr>
      </w:pPr>
      <w:r w:rsidRPr="00C35A2C">
        <w:rPr>
          <w:rtl/>
        </w:rPr>
        <w:t>הורו ב</w:t>
      </w:r>
      <w:r>
        <w:rPr>
          <w:rtl/>
        </w:rPr>
        <w:t>"</w:t>
      </w:r>
      <w:r w:rsidRPr="00C35A2C">
        <w:rPr>
          <w:rtl/>
        </w:rPr>
        <w:t>ד לעקור את כל הגוף, אמרו: אין נדה בתורה, אין שבת בתורה, אין עבודת כוכבים בתורה - הרי אלו פטורין.</w:t>
      </w:r>
    </w:p>
    <w:p w14:paraId="032505C3" w14:textId="77777777" w:rsidR="00910F84" w:rsidRPr="00C35A2C" w:rsidRDefault="00910F84" w:rsidP="00910F84">
      <w:pPr>
        <w:pStyle w:val="affb"/>
        <w:rPr>
          <w:rtl/>
        </w:rPr>
      </w:pPr>
      <w:r w:rsidRPr="00C35A2C">
        <w:rPr>
          <w:rtl/>
        </w:rPr>
        <w:t>הורו לבטל מקצת ולקיים מקצת - הרי אלו חייבין.</w:t>
      </w:r>
    </w:p>
    <w:p w14:paraId="3E5AAAF5" w14:textId="77777777" w:rsidR="00910F84" w:rsidRPr="00C35A2C" w:rsidRDefault="00910F84" w:rsidP="00910F84">
      <w:pPr>
        <w:pStyle w:val="affb"/>
        <w:rPr>
          <w:rtl/>
        </w:rPr>
      </w:pPr>
      <w:r w:rsidRPr="00C35A2C">
        <w:rPr>
          <w:rtl/>
        </w:rPr>
        <w:t>כיצד? אמרו: יש נדה בתורה אבל הבא על שומרת יום כנגד יום פטור, יש שבת בתורה אבל המוציא מרה</w:t>
      </w:r>
      <w:r>
        <w:rPr>
          <w:rtl/>
        </w:rPr>
        <w:t>"</w:t>
      </w:r>
      <w:r w:rsidRPr="00C35A2C">
        <w:rPr>
          <w:rtl/>
        </w:rPr>
        <w:t>י לרה</w:t>
      </w:r>
      <w:r>
        <w:rPr>
          <w:rtl/>
        </w:rPr>
        <w:t>"</w:t>
      </w:r>
      <w:r w:rsidRPr="00C35A2C">
        <w:rPr>
          <w:rtl/>
        </w:rPr>
        <w:t>ר פטור, יש עבודת כוכבי' בתור' אבל המשתחוה פטור - הרי אלו חייבין, שנא': ונעלם דבר, דבר - ולא כל הגוף.</w:t>
      </w:r>
    </w:p>
    <w:p w14:paraId="375D5DC9"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13E3BE44"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0911" w:author="מנוע אמוראים" w:date="2026-10-05T16:41:56Z">
            <w:rPr>
              <w:rFonts w:ascii="FontbitDavid" w:hAnsi="FontbitDavid" w:hint="cs"/>
              <w:sz w:val="32"/>
              <w:rtl/>
            </w:rPr>
          </w:rPrChange>
        </w:rPr>
        <w:t xml:space="preserve">אריא</w:t>
      </w:r>
      <w:r>
        <w:rPr>
          <w:rStyle w:val="affff1"/>
          <w:rFonts w:ascii="FontbitDavid" w:hAnsi="FontbitDavid"/>
          <w:sz w:val="32"/>
          <w:rtl/>
          <w:rPrChange w:id="1091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13" w:author="מנוע אמוראים" w:date="2026-10-05T16:41:56Z">
            <w:rPr>
              <w:rFonts w:ascii="FontbitDavid" w:hAnsi="FontbitDavid" w:hint="cs"/>
              <w:sz w:val="32"/>
              <w:rtl/>
            </w:rPr>
          </w:rPrChange>
        </w:rPr>
        <w:t xml:space="preserve">ר</w:t>
      </w:r>
      <w:r w:rsidRPr="00C35A2C">
        <w:rPr>
          <w:rFonts w:ascii="FontbitDavid" w:hAnsi="FontbitDavid"/>
          <w:sz w:val="32"/>
          <w:rtl/>
        </w:rPr>
        <w:t xml:space="preserve"> רב: </w:t>
      </w:r>
      <w:r>
        <w:rPr>
          <w:rFonts w:ascii="FontbitDavid" w:hAnsi="FontbitDavid" w:hint="cs"/>
          <w:sz w:val="32"/>
          <w:rtl/>
        </w:rPr>
        <w:t xml:space="preserve">טעמא </w:t>
      </w:r>
      <w:r>
        <w:rPr>
          <w:rStyle w:val="affff1"/>
          <w:rFonts w:ascii="FontbitDavid" w:hAnsi="FontbitDavid" w:hint="cs"/>
          <w:sz w:val="32"/>
          <w:rtl/>
          <w:rPrChange w:id="10914"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091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16" w:author="מנוע אמוראים" w:date="2026-10-05T16:41:56Z">
            <w:rPr>
              <w:rFonts w:ascii="FontbitDavid" w:hAnsi="FontbitDavid" w:hint="cs"/>
              <w:sz w:val="32"/>
              <w:rtl/>
            </w:rPr>
          </w:rPrChange>
        </w:rPr>
        <w:t xml:space="preserve">ש</w:t>
      </w:r>
      <w:r>
        <w:rPr>
          <w:rFonts w:ascii="FontbitDavid" w:hAnsi="FontbitDavid" w:hint="cs"/>
          <w:sz w:val="32"/>
          <w:rtl/>
        </w:rPr>
        <w:t xml:space="preserve">-</w:t>
      </w:r>
      <w:r w:rsidRPr="00C35A2C">
        <w:rPr>
          <w:rFonts w:ascii="FontbitDavid" w:hAnsi="FontbitDavid"/>
          <w:sz w:val="32"/>
          <w:rtl/>
        </w:rPr>
        <w:t xml:space="preserve"> הואיל וברשות ב</w:t>
      </w:r>
      <w:r>
        <w:rPr>
          <w:rFonts w:ascii="FontbitDavid" w:hAnsi="FontbitDavid"/>
          <w:sz w:val="32"/>
          <w:rtl/>
        </w:rPr>
        <w:t>"</w:t>
      </w:r>
      <w:r w:rsidRPr="00C35A2C">
        <w:rPr>
          <w:rFonts w:ascii="FontbitDavid" w:hAnsi="FontbitDavid"/>
          <w:sz w:val="32"/>
          <w:rtl/>
        </w:rPr>
        <w:t>ד הוא עושה.</w:t>
      </w:r>
    </w:p>
    <w:p w14:paraId="2306ECCE"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ד מריא</w:t>
      </w:r>
      <w:r>
        <w:rPr>
          <w:rFonts w:ascii="FontbitDavid" w:hAnsi="FontbitDavid"/>
          <w:sz w:val="32"/>
          <w:rtl/>
        </w:rPr>
        <w:t>"</w:t>
      </w:r>
      <w:r w:rsidRPr="00C35A2C">
        <w:rPr>
          <w:rFonts w:ascii="FontbitDavid" w:hAnsi="FontbitDavid" w:hint="cs"/>
          <w:sz w:val="32"/>
          <w:rtl/>
        </w:rPr>
        <w:t>ר</w:t>
      </w:r>
      <w:r>
        <w:rPr>
          <w:rFonts w:ascii="FontbitDavid" w:hAnsi="FontbitDavid"/>
          <w:sz w:val="32"/>
          <w:rtl/>
        </w:rPr>
        <w:t xml:space="preserve">אומר היה </w:t>
      </w:r>
      <w:r>
        <w:rPr>
          <w:rStyle w:val="affff1"/>
          <w:rFonts w:ascii="FontbitDavid" w:hAnsi="FontbitDavid"/>
          <w:sz w:val="32"/>
          <w:rtl/>
          <w:rPrChange w:id="10917" w:author="מנוע אמוראים" w:date="2026-10-05T16:41:56Z">
            <w:rPr>
              <w:rFonts w:ascii="FontbitDavid" w:hAnsi="FontbitDavid"/>
              <w:sz w:val="32"/>
              <w:rtl/>
            </w:rPr>
          </w:rPrChange>
        </w:rPr>
        <w:t xml:space="preserve">ר</w:t>
      </w:r>
      <w:r>
        <w:rPr>
          <w:rStyle w:val="affff1"/>
          <w:rFonts w:ascii="FontbitDavid" w:hAnsi="FontbitDavid"/>
          <w:sz w:val="32"/>
          <w:rtl/>
          <w:rPrChange w:id="10918" w:author="מנוע אמוראים" w:date="2026-10-05T16:41:56Z">
            <w:rPr>
              <w:rFonts w:ascii="FontbitDavid" w:hAnsi="FontbitDavid"/>
              <w:sz w:val="32"/>
              <w:rtl/>
            </w:rPr>
          </w:rPrChange>
        </w:rPr>
        <w:t xml:space="preserve">"</w:t>
      </w:r>
      <w:r>
        <w:rPr>
          <w:rStyle w:val="affff1"/>
          <w:rFonts w:ascii="FontbitDavid" w:hAnsi="FontbitDavid"/>
          <w:sz w:val="32"/>
          <w:rtl/>
          <w:rPrChange w:id="10919" w:author="מנוע אמוראים" w:date="2026-10-05T16:41:56Z">
            <w:rPr>
              <w:rFonts w:ascii="FontbitDavid" w:hAnsi="FontbitDavid"/>
              <w:sz w:val="32"/>
              <w:rtl/>
            </w:rPr>
          </w:rPrChange>
        </w:rPr>
        <w:t xml:space="preserve">ש</w:t>
      </w:r>
      <w:r>
        <w:rPr>
          <w:rFonts w:ascii="FontbitDavid" w:hAnsi="FontbitDavid"/>
          <w:sz w:val="32"/>
          <w:rtl/>
        </w:rPr>
        <w:t xml:space="preserve">: כל הוראה שיצאה ברוב צבור - יחיד העושה אותה פטור, לפי שלא ניתנה הוראה אלא להבחין בין שוגג למזיד.</w:t>
      </w:r>
    </w:p>
    <w:p w14:paraId="5BB753DB" w14:textId="77777777" w:rsidR="00910F84" w:rsidRDefault="00910F84" w:rsidP="00910F84">
      <w:pPr>
        <w:rPr>
          <w:rtl/>
        </w:rPr>
      </w:pPr>
      <w:r w:rsidRPr="00C35A2C">
        <w:rPr>
          <w:rFonts w:hint="cs"/>
          <w:rtl/>
        </w:rPr>
        <w:t>והך ד</w:t>
      </w:r>
      <w:r w:rsidRPr="00C35A2C">
        <w:rPr>
          <w:rtl/>
        </w:rPr>
        <w:t>פר העלם דבר של צבור ושעירי ע</w:t>
      </w:r>
      <w:r w:rsidRPr="00C35A2C">
        <w:rPr>
          <w:rFonts w:hint="cs"/>
          <w:rtl/>
        </w:rPr>
        <w:t>כו</w:t>
      </w:r>
      <w:r>
        <w:rPr>
          <w:rtl/>
        </w:rPr>
        <w:t>"</w:t>
      </w:r>
      <w:r>
        <w:rPr>
          <w:rFonts w:hint="cs"/>
          <w:rtl/>
        </w:rPr>
        <w:t xml:space="preserve">ם </w:t>
      </w:r>
      <w:r>
        <w:rPr>
          <w:rStyle w:val="affff1"/>
          <w:rFonts w:hint="cs"/>
          <w:rtl/>
          <w:rPrChange w:id="10920" w:author="מנוע אמוראים" w:date="2026-10-05T16:41:56Z">
            <w:rPr>
              <w:rFonts w:hint="cs"/>
              <w:rtl/>
            </w:rPr>
          </w:rPrChange>
        </w:rPr>
        <w:t xml:space="preserve">לר</w:t>
      </w:r>
      <w:r>
        <w:rPr>
          <w:rStyle w:val="affff1"/>
          <w:rtl/>
          <w:rPrChange w:id="10921" w:author="מנוע אמוראים" w:date="2026-10-05T16:41:56Z">
            <w:rPr>
              <w:rtl/>
            </w:rPr>
          </w:rPrChange>
        </w:rPr>
        <w:t xml:space="preserve">"</w:t>
      </w:r>
      <w:r>
        <w:rPr>
          <w:rStyle w:val="affff1"/>
          <w:rFonts w:hint="cs"/>
          <w:rtl/>
          <w:rPrChange w:id="10922" w:author="מנוע אמוראים" w:date="2026-10-05T16:41:56Z">
            <w:rPr>
              <w:rFonts w:hint="cs"/>
              <w:rtl/>
            </w:rPr>
          </w:rPrChange>
        </w:rPr>
        <w:t xml:space="preserve">ש</w:t>
      </w:r>
      <w:r>
        <w:rPr>
          <w:rFonts w:hint="cs"/>
          <w:rtl/>
        </w:rPr>
        <w:t xml:space="preserve">: </w:t>
      </w:r>
      <w:r w:rsidRPr="00C35A2C">
        <w:rPr>
          <w:rtl/>
        </w:rPr>
        <w:t xml:space="preserve">בתחלה גובין עליהן, </w:t>
      </w:r>
      <w:r w:rsidRPr="00C35A2C">
        <w:rPr>
          <w:rFonts w:hint="cs"/>
          <w:rtl/>
        </w:rPr>
        <w:t xml:space="preserve"> </w:t>
      </w:r>
      <w:r w:rsidRPr="00C35A2C">
        <w:rPr>
          <w:rtl/>
        </w:rPr>
        <w:tab/>
      </w:r>
    </w:p>
    <w:p w14:paraId="2318DB2B" w14:textId="77777777" w:rsidR="00910F84" w:rsidRPr="00C35A2C" w:rsidRDefault="00910F84" w:rsidP="00910F84">
      <w:pPr>
        <w:rPr>
          <w:rtl/>
        </w:rPr>
      </w:pPr>
      <w:r>
        <w:rPr>
          <w:rStyle w:val="affff1"/>
          <w:rFonts w:hint="cs"/>
          <w:rtl/>
          <w:rPrChange w:id="10923" w:author="מנוע אמוראים" w:date="2026-10-05T16:41:56Z">
            <w:rPr>
              <w:rFonts w:hint="cs"/>
              <w:rtl/>
            </w:rPr>
          </w:rPrChange>
        </w:rPr>
        <w:t xml:space="preserve">ולר</w:t>
      </w:r>
      <w:r>
        <w:rPr>
          <w:rStyle w:val="affff1"/>
          <w:rtl/>
          <w:rPrChange w:id="10924" w:author="מנוע אמוראים" w:date="2026-10-05T16:41:56Z">
            <w:rPr>
              <w:rtl/>
            </w:rPr>
          </w:rPrChange>
        </w:rPr>
        <w:t xml:space="preserve">"</w:t>
      </w:r>
      <w:r>
        <w:rPr>
          <w:rStyle w:val="affff1"/>
          <w:rFonts w:hint="cs"/>
          <w:rtl/>
          <w:rPrChange w:id="10925" w:author="מנוע אמוראים" w:date="2026-10-05T16:41:56Z">
            <w:rPr>
              <w:rFonts w:hint="cs"/>
              <w:rtl/>
            </w:rPr>
          </w:rPrChange>
        </w:rPr>
        <w:t xml:space="preserve">י</w:t>
      </w:r>
      <w:r w:rsidRPr="00C35A2C">
        <w:rPr>
          <w:rtl/>
        </w:rPr>
        <w:t>: מתרומת הלשכה הן באין</w:t>
      </w:r>
    </w:p>
    <w:p w14:paraId="0B9CB599" w14:textId="77777777" w:rsidR="00910F84" w:rsidRPr="00C35A2C" w:rsidRDefault="00910F84" w:rsidP="00910F84">
      <w:pPr>
        <w:pStyle w:val="afffa"/>
        <w:rPr>
          <w:rtl/>
        </w:rPr>
      </w:pPr>
      <w:r>
        <w:rPr>
          <w:rtl/>
        </w:rPr>
        <w:t xml:space="preserve">- </w:t>
      </w:r>
      <w:r w:rsidRPr="00C35A2C">
        <w:rPr>
          <w:rFonts w:hint="cs"/>
          <w:rtl/>
        </w:rPr>
        <w:t xml:space="preserve">אפי' דגבו לא הוי כהודע </w:t>
      </w:r>
    </w:p>
    <w:p w14:paraId="15EF722C" w14:textId="77777777" w:rsidR="00910F84" w:rsidRPr="00C35A2C" w:rsidRDefault="00910F84" w:rsidP="00910F84">
      <w:pPr>
        <w:pStyle w:val="afffa"/>
        <w:rPr>
          <w:rtl/>
        </w:rPr>
      </w:pPr>
      <w:r>
        <w:rPr>
          <w:rtl/>
        </w:rPr>
        <w:t xml:space="preserve">- </w:t>
      </w:r>
      <w:r w:rsidRPr="00C35A2C">
        <w:rPr>
          <w:rtl/>
        </w:rPr>
        <w:t>כגון שגבו סתם.</w:t>
      </w:r>
    </w:p>
    <w:p w14:paraId="1DFBAF52" w14:textId="77777777" w:rsidR="00910F84" w:rsidRPr="00C35A2C" w:rsidRDefault="00910F84" w:rsidP="00910F84">
      <w:pPr>
        <w:pStyle w:val="afffa"/>
        <w:rPr>
          <w:rtl/>
        </w:rPr>
      </w:pPr>
      <w:r>
        <w:rPr>
          <w:rtl/>
        </w:rPr>
        <w:t xml:space="preserve">- </w:t>
      </w:r>
      <w:r w:rsidRPr="00C35A2C">
        <w:rPr>
          <w:rtl/>
        </w:rPr>
        <w:t>כגון דלא הוה ליה במתא.</w:t>
      </w:r>
    </w:p>
    <w:p w14:paraId="5B818C24" w14:textId="77777777" w:rsidR="00910F84" w:rsidRPr="00C35A2C" w:rsidRDefault="00910F84" w:rsidP="00910F84">
      <w:pPr>
        <w:pStyle w:val="afffa"/>
        <w:rPr>
          <w:rtl/>
        </w:rPr>
      </w:pPr>
      <w:r>
        <w:rPr>
          <w:rtl/>
        </w:rPr>
        <w:t xml:space="preserve">- </w:t>
      </w:r>
      <w:r w:rsidRPr="00C35A2C">
        <w:rPr>
          <w:rtl/>
        </w:rPr>
        <w:t xml:space="preserve">רב כאידך תנא סבר, דתניא איפכא: </w:t>
      </w:r>
      <w:r>
        <w:rPr>
          <w:rStyle w:val="affff1"/>
          <w:rFonts w:hint="cs"/>
          <w:rtl/>
          <w:rPrChange w:id="10926" w:author="מנוע אמוראים" w:date="2026-10-05T16:41:56Z">
            <w:rPr>
              <w:rFonts w:hint="cs"/>
              <w:rtl/>
            </w:rPr>
          </w:rPrChange>
        </w:rPr>
        <w:t xml:space="preserve">לר</w:t>
      </w:r>
      <w:r>
        <w:rPr>
          <w:rStyle w:val="affff1"/>
          <w:rtl/>
          <w:rPrChange w:id="10927" w:author="מנוע אמוראים" w:date="2026-10-05T16:41:56Z">
            <w:rPr>
              <w:rtl/>
            </w:rPr>
          </w:rPrChange>
        </w:rPr>
        <w:t xml:space="preserve">"</w:t>
      </w:r>
      <w:r>
        <w:rPr>
          <w:rStyle w:val="affff1"/>
          <w:rFonts w:hint="cs"/>
          <w:rtl/>
          <w:rPrChange w:id="10928" w:author="מנוע אמוראים" w:date="2026-10-05T16:41:56Z">
            <w:rPr>
              <w:rFonts w:hint="cs"/>
              <w:rtl/>
            </w:rPr>
          </w:rPrChange>
        </w:rPr>
        <w:t xml:space="preserve">י</w:t>
      </w:r>
      <w:r>
        <w:rPr>
          <w:rFonts w:hint="cs"/>
          <w:rtl/>
        </w:rPr>
        <w:t xml:space="preserve">: </w:t>
      </w:r>
      <w:r w:rsidRPr="00C35A2C">
        <w:rPr>
          <w:rtl/>
        </w:rPr>
        <w:t xml:space="preserve">בתחילה גובין להן, </w:t>
      </w:r>
      <w:r>
        <w:rPr>
          <w:rFonts w:hint="cs"/>
          <w:rtl/>
        </w:rPr>
        <w:t xml:space="preserve"> </w:t>
      </w:r>
      <w:r>
        <w:rPr>
          <w:rStyle w:val="affff1"/>
          <w:rFonts w:hint="cs"/>
          <w:rtl/>
          <w:rPrChange w:id="10929" w:author="מנוע אמוראים" w:date="2026-10-05T16:41:56Z">
            <w:rPr>
              <w:rFonts w:hint="cs"/>
              <w:rtl/>
            </w:rPr>
          </w:rPrChange>
        </w:rPr>
        <w:t xml:space="preserve">ולר</w:t>
      </w:r>
      <w:r>
        <w:rPr>
          <w:rStyle w:val="affff1"/>
          <w:rtl/>
          <w:rPrChange w:id="10930" w:author="מנוע אמוראים" w:date="2026-10-05T16:41:56Z">
            <w:rPr>
              <w:rtl/>
            </w:rPr>
          </w:rPrChange>
        </w:rPr>
        <w:t xml:space="preserve">"</w:t>
      </w:r>
      <w:r>
        <w:rPr>
          <w:rStyle w:val="affff1"/>
          <w:rFonts w:hint="cs"/>
          <w:rtl/>
          <w:rPrChange w:id="10931" w:author="מנוע אמוראים" w:date="2026-10-05T16:41:56Z">
            <w:rPr>
              <w:rFonts w:hint="cs"/>
              <w:rtl/>
            </w:rPr>
          </w:rPrChange>
        </w:rPr>
        <w:t xml:space="preserve">ש</w:t>
      </w:r>
      <w:r w:rsidRPr="00C35A2C">
        <w:rPr>
          <w:rtl/>
        </w:rPr>
        <w:t>: מתרומת הלשכה הן באין.</w:t>
      </w:r>
    </w:p>
    <w:p w14:paraId="13EA397E" w14:textId="77777777" w:rsidR="00910F84" w:rsidRPr="00C35A2C" w:rsidRDefault="00910F84" w:rsidP="00910F84">
      <w:pPr>
        <w:rPr>
          <w:rFonts w:ascii="FontbitDavid" w:hAnsi="FontbitDavid"/>
          <w:sz w:val="32"/>
          <w:rtl/>
        </w:rPr>
      </w:pPr>
    </w:p>
    <w:p w14:paraId="1BAC4648"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תני: </w:t>
      </w:r>
      <w:r>
        <w:rPr>
          <w:rStyle w:val="affff1"/>
          <w:rFonts w:ascii="FontbitDavid" w:hAnsi="FontbitDavid"/>
          <w:sz w:val="32"/>
          <w:rtl/>
          <w:rPrChange w:id="10932" w:author="מנוע אמוראים" w:date="2026-10-05T16:41:56Z">
            <w:rPr>
              <w:rFonts w:ascii="FontbitDavid" w:hAnsi="FontbitDavid"/>
              <w:sz w:val="32"/>
              <w:rtl/>
            </w:rPr>
          </w:rPrChange>
        </w:rPr>
        <w:t xml:space="preserve">ר</w:t>
      </w:r>
      <w:r>
        <w:rPr>
          <w:rStyle w:val="affff1"/>
          <w:rFonts w:ascii="FontbitDavid" w:hAnsi="FontbitDavid"/>
          <w:sz w:val="32"/>
          <w:rtl/>
          <w:rPrChange w:id="10933" w:author="מנוע אמוראים" w:date="2026-10-05T16:41:56Z">
            <w:rPr>
              <w:rFonts w:ascii="FontbitDavid" w:hAnsi="FontbitDavid"/>
              <w:sz w:val="32"/>
              <w:rtl/>
            </w:rPr>
          </w:rPrChange>
        </w:rPr>
        <w:t xml:space="preserve">"</w:t>
      </w:r>
      <w:r>
        <w:rPr>
          <w:rStyle w:val="affff1"/>
          <w:rFonts w:ascii="FontbitDavid" w:hAnsi="FontbitDavid"/>
          <w:sz w:val="32"/>
          <w:rtl/>
          <w:rPrChange w:id="10934" w:author="מנוע אמוראים" w:date="2026-10-05T16:41:56Z">
            <w:rPr>
              <w:rFonts w:ascii="FontbitDavid" w:hAnsi="FontbitDavid"/>
              <w:sz w:val="32"/>
              <w:rtl/>
            </w:rPr>
          </w:rPrChange>
        </w:rPr>
        <w:t xml:space="preserve">מ</w:t>
      </w:r>
      <w:r>
        <w:rPr>
          <w:rFonts w:ascii="FontbitDavid" w:hAnsi="FontbitDavid"/>
          <w:sz w:val="32"/>
          <w:rtl/>
        </w:rPr>
        <w:t xml:space="preserve"> מחייב, </w:t>
      </w:r>
      <w:r>
        <w:rPr>
          <w:rStyle w:val="affff1"/>
          <w:rFonts w:ascii="FontbitDavid" w:hAnsi="FontbitDavid"/>
          <w:sz w:val="32"/>
          <w:rtl/>
          <w:rPrChange w:id="10935" w:author="מנוע אמוראים" w:date="2026-10-05T16:41:56Z">
            <w:rPr>
              <w:rFonts w:ascii="FontbitDavid" w:hAnsi="FontbitDavid"/>
              <w:sz w:val="32"/>
              <w:rtl/>
            </w:rPr>
          </w:rPrChange>
        </w:rPr>
        <w:t xml:space="preserve">ור</w:t>
      </w:r>
      <w:r>
        <w:rPr>
          <w:rStyle w:val="affff1"/>
          <w:rFonts w:ascii="FontbitDavid" w:hAnsi="FontbitDavid"/>
          <w:sz w:val="32"/>
          <w:rtl/>
          <w:rPrChange w:id="10936" w:author="מנוע אמוראים" w:date="2026-10-05T16:41:56Z">
            <w:rPr>
              <w:rFonts w:ascii="FontbitDavid" w:hAnsi="FontbitDavid"/>
              <w:sz w:val="32"/>
              <w:rtl/>
            </w:rPr>
          </w:rPrChange>
        </w:rPr>
        <w:t xml:space="preserve">"</w:t>
      </w:r>
      <w:r>
        <w:rPr>
          <w:rStyle w:val="affff1"/>
          <w:rFonts w:ascii="FontbitDavid" w:hAnsi="FontbitDavid"/>
          <w:sz w:val="32"/>
          <w:rtl/>
          <w:rPrChange w:id="10937" w:author="מנוע אמוראים" w:date="2026-10-05T16:41:56Z">
            <w:rPr>
              <w:rFonts w:ascii="FontbitDavid" w:hAnsi="FontbitDavid"/>
              <w:sz w:val="32"/>
              <w:rtl/>
            </w:rPr>
          </w:rPrChange>
        </w:rPr>
        <w:t xml:space="preserve">ש</w:t>
      </w:r>
      <w:r>
        <w:rPr>
          <w:rFonts w:ascii="FontbitDavid" w:hAnsi="FontbitDavid"/>
          <w:sz w:val="32"/>
          <w:rtl/>
        </w:rPr>
        <w:t xml:space="preserve"> פוטר, </w:t>
      </w:r>
      <w:r>
        <w:rPr>
          <w:rStyle w:val="affff1"/>
          <w:rFonts w:ascii="FontbitDavid" w:hAnsi="FontbitDavid"/>
          <w:sz w:val="32"/>
          <w:rtl/>
          <w:rPrChange w:id="10938" w:author="מנוע אמוראים" w:date="2026-10-05T16:41:56Z">
            <w:rPr>
              <w:rFonts w:ascii="FontbitDavid" w:hAnsi="FontbitDavid"/>
              <w:sz w:val="32"/>
              <w:rtl/>
            </w:rPr>
          </w:rPrChange>
        </w:rPr>
        <w:t xml:space="preserve">ר</w:t>
      </w:r>
      <w:r>
        <w:rPr>
          <w:rStyle w:val="affff1"/>
          <w:rFonts w:ascii="FontbitDavid" w:hAnsi="FontbitDavid"/>
          <w:sz w:val="32"/>
          <w:rtl/>
          <w:rPrChange w:id="10939" w:author="מנוע אמוראים" w:date="2026-10-05T16:41:56Z">
            <w:rPr>
              <w:rFonts w:ascii="FontbitDavid" w:hAnsi="FontbitDavid"/>
              <w:sz w:val="32"/>
              <w:rtl/>
            </w:rPr>
          </w:rPrChange>
        </w:rPr>
        <w:t xml:space="preserve">"</w:t>
      </w:r>
      <w:r>
        <w:rPr>
          <w:rStyle w:val="affff1"/>
          <w:rFonts w:ascii="FontbitDavid" w:hAnsi="FontbitDavid"/>
          <w:sz w:val="32"/>
          <w:rtl/>
          <w:rPrChange w:id="10940" w:author="מנוע אמוראים" w:date="2026-10-05T16:41:56Z">
            <w:rPr>
              <w:rFonts w:ascii="FontbitDavid" w:hAnsi="FontbitDavid"/>
              <w:sz w:val="32"/>
              <w:rtl/>
            </w:rPr>
          </w:rPrChange>
        </w:rPr>
        <w:t xml:space="preserve">א</w:t>
      </w:r>
      <w:r>
        <w:rPr>
          <w:rFonts w:ascii="FontbitDavid" w:hAnsi="FontbitDavid"/>
          <w:sz w:val="32"/>
          <w:rtl/>
        </w:rPr>
        <w:t xml:space="preserve"> אומר: ספק, משום סומכוס אמרו: תלוי.</w:t>
      </w:r>
    </w:p>
    <w:p w14:paraId="3B10F1C7" w14:textId="77777777" w:rsidR="00910F84" w:rsidRPr="00C35A2C" w:rsidRDefault="00910F84" w:rsidP="00910F84">
      <w:pPr>
        <w:rPr>
          <w:rFonts w:ascii="FontbitDavid" w:hAnsi="FontbitDavid"/>
          <w:sz w:val="32"/>
          <w:rtl/>
        </w:rPr>
      </w:pPr>
      <w:r w:rsidRPr="00C35A2C">
        <w:rPr>
          <w:rFonts w:ascii="FontbitDavid" w:hAnsi="FontbitDavid"/>
          <w:sz w:val="32"/>
          <w:rtl/>
        </w:rPr>
        <w:t>אמר ר' יוחנן: אשם תלוי איכא בינייהו.</w:t>
      </w:r>
    </w:p>
    <w:p w14:paraId="14182CEC" w14:textId="77777777" w:rsidR="00910F84" w:rsidRPr="00C35A2C" w:rsidRDefault="00910F84" w:rsidP="00910F84">
      <w:pPr>
        <w:rPr>
          <w:rFonts w:ascii="FontbitDavid" w:hAnsi="FontbitDavid"/>
          <w:b/>
          <w:bCs/>
          <w:sz w:val="32"/>
          <w:rtl/>
        </w:rPr>
      </w:pPr>
      <w:r w:rsidRPr="00C35A2C">
        <w:rPr>
          <w:rFonts w:ascii="FontbitDavid" w:hAnsi="FontbitDavid"/>
          <w:sz w:val="32"/>
          <w:rtl/>
        </w:rPr>
        <w:t>א</w:t>
      </w:r>
      <w:r>
        <w:rPr>
          <w:rFonts w:ascii="FontbitDavid" w:hAnsi="FontbitDavid"/>
          <w:sz w:val="32"/>
          <w:rtl/>
        </w:rPr>
        <w:t>"</w:t>
      </w:r>
      <w:r>
        <w:rPr>
          <w:rFonts w:ascii="FontbitDavid" w:hAnsi="FontbitDavid"/>
          <w:sz w:val="32"/>
          <w:rtl/>
        </w:rPr>
        <w:t xml:space="preserve">ר זירא: משל </w:t>
      </w:r>
      <w:r>
        <w:rPr>
          <w:rStyle w:val="affff1"/>
          <w:rFonts w:ascii="FontbitDavid" w:hAnsi="FontbitDavid"/>
          <w:sz w:val="32"/>
          <w:rtl/>
          <w:rPrChange w:id="10941" w:author="מנוע אמוראים" w:date="2026-10-05T16:41:56Z">
            <w:rPr>
              <w:rFonts w:ascii="FontbitDavid" w:hAnsi="FontbitDavid"/>
              <w:sz w:val="32"/>
              <w:rtl/>
            </w:rPr>
          </w:rPrChange>
        </w:rPr>
        <w:t xml:space="preserve">דר</w:t>
      </w:r>
      <w:r>
        <w:rPr>
          <w:rStyle w:val="affff1"/>
          <w:rFonts w:ascii="FontbitDavid" w:hAnsi="FontbitDavid"/>
          <w:sz w:val="32"/>
          <w:rtl/>
          <w:rPrChange w:id="10942" w:author="מנוע אמוראים" w:date="2026-10-05T16:41:56Z">
            <w:rPr>
              <w:rFonts w:ascii="FontbitDavid" w:hAnsi="FontbitDavid"/>
              <w:sz w:val="32"/>
              <w:rtl/>
            </w:rPr>
          </w:rPrChange>
        </w:rPr>
        <w:t xml:space="preserve">"</w:t>
      </w:r>
      <w:r>
        <w:rPr>
          <w:rStyle w:val="affff1"/>
          <w:rFonts w:ascii="FontbitDavid" w:hAnsi="FontbitDavid"/>
          <w:sz w:val="32"/>
          <w:rtl/>
          <w:rPrChange w:id="10943" w:author="מנוע אמוראים" w:date="2026-10-05T16:41:56Z">
            <w:rPr>
              <w:rFonts w:ascii="FontbitDavid" w:hAnsi="FontbitDavid"/>
              <w:sz w:val="32"/>
              <w:rtl/>
            </w:rPr>
          </w:rPrChange>
        </w:rPr>
        <w:t xml:space="preserve">א</w:t>
      </w:r>
      <w:r>
        <w:rPr>
          <w:rFonts w:ascii="FontbitDavid" w:hAnsi="FontbitDavid"/>
          <w:sz w:val="32"/>
          <w:rtl/>
        </w:rPr>
        <w:t xml:space="preserve"> למה הדבר דומה? לאדם שאכל ספק חלב ספק שומן ונודע לו, שמביא אשם.</w:t>
      </w:r>
    </w:p>
    <w:p w14:paraId="7E80141A" w14:textId="77777777" w:rsidR="00910F84" w:rsidRPr="00C35A2C" w:rsidRDefault="00910F84" w:rsidP="00910F84">
      <w:pPr>
        <w:pStyle w:val="aff6"/>
        <w:framePr w:wrap="around"/>
        <w:rPr>
          <w:rtl/>
        </w:rPr>
      </w:pPr>
      <w:r w:rsidRPr="00C35A2C">
        <w:rPr>
          <w:rFonts w:hint="cs"/>
          <w:rtl/>
        </w:rPr>
        <w:t xml:space="preserve">ד. </w:t>
      </w:r>
    </w:p>
    <w:p w14:paraId="12901665" w14:textId="77777777" w:rsidR="00910F84" w:rsidRDefault="00910F84" w:rsidP="00910F84">
      <w:pPr>
        <w:rPr>
          <w:rFonts w:ascii="FontbitDavid" w:hAnsi="FontbitDavid"/>
          <w:sz w:val="32"/>
          <w:rtl/>
        </w:rPr>
      </w:pPr>
      <w:r w:rsidRPr="00C35A2C">
        <w:rPr>
          <w:rFonts w:ascii="FontbitDavid" w:hAnsi="FontbitDavid"/>
          <w:sz w:val="32"/>
          <w:rtl/>
        </w:rPr>
        <w:t>ולא מבעיא למ</w:t>
      </w:r>
      <w:r>
        <w:rPr>
          <w:rFonts w:ascii="FontbitDavid" w:hAnsi="FontbitDavid"/>
          <w:sz w:val="32"/>
          <w:rtl/>
        </w:rPr>
        <w:t>"</w:t>
      </w:r>
      <w:r w:rsidRPr="00C35A2C">
        <w:rPr>
          <w:rFonts w:ascii="FontbitDavid" w:hAnsi="FontbitDavid"/>
          <w:sz w:val="32"/>
          <w:rtl/>
        </w:rPr>
        <w:t>ד צבור מייתי, דמפרסמא מלתא, אלא אפילו למ</w:t>
      </w:r>
      <w:r>
        <w:rPr>
          <w:rFonts w:ascii="FontbitDavid" w:hAnsi="FontbitDavid"/>
          <w:sz w:val="32"/>
          <w:rtl/>
        </w:rPr>
        <w:t>"</w:t>
      </w:r>
      <w:r w:rsidRPr="00C35A2C">
        <w:rPr>
          <w:rFonts w:ascii="FontbitDavid" w:hAnsi="FontbitDavid"/>
          <w:sz w:val="32"/>
          <w:rtl/>
        </w:rPr>
        <w:t>ד ב</w:t>
      </w:r>
      <w:r>
        <w:rPr>
          <w:rFonts w:ascii="FontbitDavid" w:hAnsi="FontbitDavid"/>
          <w:sz w:val="32"/>
          <w:rtl/>
        </w:rPr>
        <w:t>"</w:t>
      </w:r>
      <w:r w:rsidRPr="00C35A2C">
        <w:rPr>
          <w:rFonts w:ascii="FontbitDavid" w:hAnsi="FontbitDavid"/>
          <w:sz w:val="32"/>
          <w:rtl/>
        </w:rPr>
        <w:t>ד מביאין, דלא מפרסמא מלתא, אי הוה שאיל הוו אמרין ליה.</w:t>
      </w:r>
    </w:p>
    <w:p w14:paraId="3CB7D85D"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0944"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0945" w:author="מנוע אמוראים" w:date="2026-10-05T16:41:56Z">
            <w:rPr>
              <w:rFonts w:ascii="FontbitDavid" w:hAnsi="FontbitDavid" w:hint="cs"/>
              <w:sz w:val="32"/>
              <w:rtl/>
            </w:rPr>
          </w:rPrChange>
        </w:rPr>
        <w:t xml:space="preserve">יב</w:t>
      </w:r>
      <w:r>
        <w:rPr>
          <w:rStyle w:val="affff1"/>
          <w:rFonts w:ascii="FontbitDavid" w:hAnsi="FontbitDavid"/>
          <w:sz w:val="32"/>
          <w:rtl/>
          <w:rPrChange w:id="1094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47" w:author="מנוע אמוראים" w:date="2026-10-05T16:41:56Z">
            <w:rPr>
              <w:rFonts w:ascii="FontbitDavid" w:hAnsi="FontbitDavid" w:hint="cs"/>
              <w:sz w:val="32"/>
              <w:rtl/>
            </w:rPr>
          </w:rPrChange>
        </w:rPr>
        <w:t xml:space="preserve">א</w:t>
      </w:r>
      <w:r w:rsidRPr="00C35A2C">
        <w:rPr>
          <w:rFonts w:ascii="FontbitDavid" w:hAnsi="FontbitDavid"/>
          <w:sz w:val="32"/>
          <w:rtl/>
        </w:rPr>
        <w:t xml:space="preserve">, </w:t>
      </w:r>
      <w:r>
        <w:rPr>
          <w:rFonts w:ascii="FontbitDavid" w:hAnsi="FontbitDavid" w:hint="cs"/>
          <w:sz w:val="32"/>
          <w:rtl/>
        </w:rPr>
        <w:t xml:space="preserve">[</w:t>
      </w:r>
      <w:r>
        <w:rPr>
          <w:rStyle w:val="affff1"/>
          <w:rFonts w:ascii="FontbitDavid" w:hAnsi="FontbitDavid" w:hint="cs"/>
          <w:sz w:val="32"/>
          <w:rtl/>
          <w:rPrChange w:id="10948"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094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50" w:author="מנוע אמוראים" w:date="2026-10-05T16:41:56Z">
            <w:rPr>
              <w:rFonts w:ascii="FontbitDavid" w:hAnsi="FontbitDavid" w:hint="cs"/>
              <w:sz w:val="32"/>
              <w:rtl/>
            </w:rPr>
          </w:rPrChange>
        </w:rPr>
        <w:t xml:space="preserve">ז</w:t>
      </w:r>
      <w:r>
        <w:rPr>
          <w:rFonts w:ascii="FontbitDavid" w:hAnsi="FontbitDavid" w:hint="cs"/>
          <w:sz w:val="32"/>
          <w:rtl/>
        </w:rPr>
        <w:t xml:space="preserve">]</w:t>
      </w:r>
      <w:r w:rsidRPr="00C35A2C">
        <w:rPr>
          <w:rFonts w:ascii="FontbitDavid" w:hAnsi="FontbitDavid"/>
          <w:sz w:val="32"/>
          <w:rtl/>
        </w:rPr>
        <w:t xml:space="preserve">: משל דסומכוס </w:t>
      </w:r>
      <w:r w:rsidRPr="00C35A2C">
        <w:rPr>
          <w:rFonts w:ascii="FontbitDavid" w:hAnsi="FontbitDavid" w:hint="cs"/>
          <w:sz w:val="32"/>
          <w:rtl/>
        </w:rPr>
        <w:t>לה</w:t>
      </w:r>
      <w:r>
        <w:rPr>
          <w:rFonts w:ascii="FontbitDavid" w:hAnsi="FontbitDavid"/>
          <w:sz w:val="32"/>
          <w:rtl/>
        </w:rPr>
        <w:t>"</w:t>
      </w:r>
      <w:r w:rsidRPr="00C35A2C">
        <w:rPr>
          <w:rFonts w:ascii="FontbitDavid" w:hAnsi="FontbitDavid" w:hint="cs"/>
          <w:sz w:val="32"/>
          <w:rtl/>
        </w:rPr>
        <w:t xml:space="preserve">ד </w:t>
      </w:r>
      <w:r w:rsidRPr="00C35A2C">
        <w:rPr>
          <w:rFonts w:ascii="FontbitDavid" w:hAnsi="FontbitDavid"/>
          <w:sz w:val="32"/>
          <w:rtl/>
        </w:rPr>
        <w:t>לאדם שהביא כפרתו בין השמשות, ספק מבעו</w:t>
      </w:r>
      <w:r>
        <w:rPr>
          <w:rFonts w:ascii="FontbitDavid" w:hAnsi="FontbitDavid"/>
          <w:sz w:val="32"/>
          <w:rtl/>
        </w:rPr>
        <w:t>"</w:t>
      </w:r>
      <w:r w:rsidRPr="00C35A2C">
        <w:rPr>
          <w:rFonts w:ascii="FontbitDavid" w:hAnsi="FontbitDavid"/>
          <w:sz w:val="32"/>
          <w:rtl/>
        </w:rPr>
        <w:t>י נתכפר לו ספק משחשכה נתכפר לו, שאין מביא אשם תלוי.</w:t>
      </w:r>
    </w:p>
    <w:p w14:paraId="73F4400C" w14:textId="77777777" w:rsidR="00910F84" w:rsidRPr="00C35A2C" w:rsidRDefault="00910F84" w:rsidP="00910F84">
      <w:pPr>
        <w:rPr>
          <w:rFonts w:ascii="FontbitDavid" w:hAnsi="FontbitDavid"/>
          <w:sz w:val="32"/>
          <w:rtl/>
        </w:rPr>
      </w:pPr>
      <w:r w:rsidRPr="00C35A2C">
        <w:rPr>
          <w:rFonts w:ascii="FontbitDavid" w:hAnsi="FontbitDavid"/>
          <w:sz w:val="32"/>
          <w:rtl/>
        </w:rPr>
        <w:t>ולא מבעיא למ</w:t>
      </w:r>
      <w:r>
        <w:rPr>
          <w:rFonts w:ascii="FontbitDavid" w:hAnsi="FontbitDavid"/>
          <w:sz w:val="32"/>
          <w:rtl/>
        </w:rPr>
        <w:t>"</w:t>
      </w:r>
      <w:r w:rsidRPr="00C35A2C">
        <w:rPr>
          <w:rFonts w:ascii="FontbitDavid" w:hAnsi="FontbitDavid"/>
          <w:sz w:val="32"/>
          <w:rtl/>
        </w:rPr>
        <w:t>ד ב</w:t>
      </w:r>
      <w:r>
        <w:rPr>
          <w:rFonts w:ascii="FontbitDavid" w:hAnsi="FontbitDavid"/>
          <w:sz w:val="32"/>
          <w:rtl/>
        </w:rPr>
        <w:t>"</w:t>
      </w:r>
      <w:r w:rsidRPr="00C35A2C">
        <w:rPr>
          <w:rFonts w:ascii="FontbitDavid" w:hAnsi="FontbitDavid"/>
          <w:sz w:val="32"/>
          <w:rtl/>
        </w:rPr>
        <w:t>ד מביאין, דלא אפרסמא מלתא, אלא אפילו למ</w:t>
      </w:r>
      <w:r>
        <w:rPr>
          <w:rFonts w:ascii="FontbitDavid" w:hAnsi="FontbitDavid"/>
          <w:sz w:val="32"/>
          <w:rtl/>
        </w:rPr>
        <w:t>"</w:t>
      </w:r>
      <w:r w:rsidRPr="00C35A2C">
        <w:rPr>
          <w:rFonts w:ascii="FontbitDavid" w:hAnsi="FontbitDavid"/>
          <w:sz w:val="32"/>
          <w:rtl/>
        </w:rPr>
        <w:t xml:space="preserve">ד צבור מביאין, דמפרסמא מלתא והוו אמרינן ליה, דהכא בספק מבעוד יום ספק משחשכה, אי שאיל לא </w:t>
      </w:r>
      <w:r w:rsidRPr="00C35A2C">
        <w:rPr>
          <w:rFonts w:ascii="FontbitDavid" w:hAnsi="FontbitDavid" w:hint="cs"/>
          <w:sz w:val="32"/>
          <w:rtl/>
        </w:rPr>
        <w:t xml:space="preserve">ימצא אדם לשאול אותו ולכך פטור </w:t>
      </w:r>
    </w:p>
    <w:p w14:paraId="7C4A0B82" w14:textId="77777777" w:rsidR="00910F84" w:rsidRPr="00C35A2C" w:rsidRDefault="00910F84" w:rsidP="00910F84">
      <w:pPr>
        <w:pStyle w:val="afffe"/>
        <w:rPr>
          <w:rtl/>
        </w:rPr>
      </w:pPr>
      <w:r w:rsidRPr="00A06291">
        <w:rPr>
          <w:rFonts w:ascii="FontbitDavid" w:hAnsi="FontbitDavid"/>
          <w:sz w:val="32"/>
          <w:rtl/>
        </w:rPr>
        <w:lastRenderedPageBreak/>
        <w:t>׻</w:t>
      </w:r>
      <w:r w:rsidRPr="00C35A2C">
        <w:rPr>
          <w:rFonts w:ascii="FontbitDavid" w:hAnsi="FontbitDavid"/>
          <w:sz w:val="32"/>
          <w:rtl/>
        </w:rPr>
        <w:t xml:space="preserve"> </w:t>
      </w:r>
    </w:p>
    <w:p w14:paraId="3FA883DF" w14:textId="77777777" w:rsidR="00910F84" w:rsidRPr="00C35A2C" w:rsidRDefault="00910F84" w:rsidP="00910F84">
      <w:pPr>
        <w:pStyle w:val="afff2"/>
        <w:rPr>
          <w:rtl/>
        </w:rPr>
      </w:pPr>
      <w:ins w:id="9807" w:author="מספור קטעי משנה" w:date="2026-10-06T06:45:26Z">
        <w:r>
          <w:rPr>
            <w:rStyle w:val="MisparKeta"/>
          </w:rPr>
          <w:t xml:space="preserve">א. </w:t>
        </w:r>
      </w:ins>
      <w:r w:rsidRPr="00C35A2C">
        <w:rPr>
          <w:rtl/>
        </w:rPr>
        <w:t>אמר לו בן עזאי: מאי שנא מן היושב כו'.</w:t>
      </w:r>
    </w:p>
    <w:p w14:paraId="3ED7CF6A" w14:textId="77777777" w:rsidR="00910F84" w:rsidRPr="00C35A2C" w:rsidRDefault="00910F84" w:rsidP="00910F84">
      <w:pPr>
        <w:rPr>
          <w:rFonts w:ascii="FontbitDavid" w:hAnsi="FontbitDavid"/>
          <w:sz w:val="32"/>
          <w:rtl/>
        </w:rPr>
      </w:pPr>
      <w:r>
        <w:rPr>
          <w:rFonts w:ascii="FontbitDavid" w:hAnsi="FontbitDavid"/>
          <w:sz w:val="32"/>
          <w:rtl/>
        </w:rPr>
        <w:t xml:space="preserve">שפיר קאמר  </w:t>
      </w:r>
      <w:r>
        <w:rPr>
          <w:rStyle w:val="affff1"/>
          <w:rFonts w:ascii="FontbitDavid" w:hAnsi="FontbitDavid"/>
          <w:sz w:val="32"/>
          <w:rtl/>
          <w:rPrChange w:id="10951" w:author="מנוע אמוראים" w:date="2026-10-05T16:41:56Z">
            <w:rPr>
              <w:rFonts w:ascii="FontbitDavid" w:hAnsi="FontbitDavid"/>
              <w:sz w:val="32"/>
              <w:rtl/>
            </w:rPr>
          </w:rPrChange>
        </w:rPr>
        <w:t xml:space="preserve">ר</w:t>
      </w:r>
      <w:r>
        <w:rPr>
          <w:rStyle w:val="affff1"/>
          <w:rFonts w:ascii="FontbitDavid" w:hAnsi="FontbitDavid"/>
          <w:sz w:val="32"/>
          <w:rtl/>
          <w:rPrChange w:id="10952" w:author="מנוע אמוראים" w:date="2026-10-05T16:41:56Z">
            <w:rPr>
              <w:rFonts w:ascii="FontbitDavid" w:hAnsi="FontbitDavid"/>
              <w:sz w:val="32"/>
              <w:rtl/>
            </w:rPr>
          </w:rPrChange>
        </w:rPr>
        <w:t xml:space="preserve">"</w:t>
      </w:r>
      <w:r>
        <w:rPr>
          <w:rStyle w:val="affff1"/>
          <w:rFonts w:ascii="FontbitDavid" w:hAnsi="FontbitDavid"/>
          <w:sz w:val="32"/>
          <w:rtl/>
          <w:rPrChange w:id="10953" w:author="מנוע אמוראים" w:date="2026-10-05T16:41:56Z">
            <w:rPr>
              <w:rFonts w:ascii="FontbitDavid" w:hAnsi="FontbitDavid"/>
              <w:sz w:val="32"/>
              <w:rtl/>
            </w:rPr>
          </w:rPrChange>
        </w:rPr>
        <w:t xml:space="preserve">ע</w:t>
      </w:r>
      <w:r>
        <w:rPr>
          <w:rFonts w:ascii="FontbitDavid" w:hAnsi="FontbitDavid"/>
          <w:sz w:val="32"/>
          <w:rtl/>
        </w:rPr>
        <w:t xml:space="preserve"> לבן עזאי!</w:t>
      </w:r>
    </w:p>
    <w:p w14:paraId="783CE155" w14:textId="77777777" w:rsidR="00910F84" w:rsidRPr="00C35A2C" w:rsidRDefault="00910F84" w:rsidP="00910F84">
      <w:pPr>
        <w:rPr>
          <w:rFonts w:ascii="FontbitDavid" w:hAnsi="FontbitDavid"/>
          <w:sz w:val="32"/>
          <w:rtl/>
        </w:rPr>
      </w:pPr>
      <w:r>
        <w:rPr>
          <w:rFonts w:ascii="FontbitDavid" w:hAnsi="FontbitDavid"/>
          <w:sz w:val="32"/>
          <w:rtl/>
        </w:rPr>
        <w:t xml:space="preserve">אמר רבא: החזיק בדרך איכא בינייהו, לבן עזאי חייב - דהא בביתיה איתיה, </w:t>
      </w:r>
      <w:r>
        <w:rPr>
          <w:rStyle w:val="affff1"/>
          <w:rFonts w:ascii="FontbitDavid" w:hAnsi="FontbitDavid"/>
          <w:sz w:val="32"/>
          <w:rtl/>
          <w:rPrChange w:id="10954" w:author="מנוע אמוראים" w:date="2026-10-05T16:41:56Z">
            <w:rPr>
              <w:rFonts w:ascii="FontbitDavid" w:hAnsi="FontbitDavid"/>
              <w:sz w:val="32"/>
              <w:rtl/>
            </w:rPr>
          </w:rPrChange>
        </w:rPr>
        <w:t xml:space="preserve">לר</w:t>
      </w:r>
      <w:r>
        <w:rPr>
          <w:rStyle w:val="affff1"/>
          <w:rFonts w:ascii="FontbitDavid" w:hAnsi="FontbitDavid"/>
          <w:sz w:val="32"/>
          <w:rtl/>
          <w:rPrChange w:id="10955" w:author="מנוע אמוראים" w:date="2026-10-05T16:41:56Z">
            <w:rPr>
              <w:rFonts w:ascii="FontbitDavid" w:hAnsi="FontbitDavid"/>
              <w:sz w:val="32"/>
              <w:rtl/>
            </w:rPr>
          </w:rPrChange>
        </w:rPr>
        <w:t xml:space="preserve">"</w:t>
      </w:r>
      <w:r>
        <w:rPr>
          <w:rStyle w:val="affff1"/>
          <w:rFonts w:ascii="FontbitDavid" w:hAnsi="FontbitDavid"/>
          <w:sz w:val="32"/>
          <w:rtl/>
          <w:rPrChange w:id="10956" w:author="מנוע אמוראים" w:date="2026-10-05T16:41:56Z">
            <w:rPr>
              <w:rFonts w:ascii="FontbitDavid" w:hAnsi="FontbitDavid"/>
              <w:sz w:val="32"/>
              <w:rtl/>
            </w:rPr>
          </w:rPrChange>
        </w:rPr>
        <w:t xml:space="preserve">ע</w:t>
      </w:r>
      <w:r>
        <w:rPr>
          <w:rFonts w:ascii="FontbitDavid" w:hAnsi="FontbitDavid"/>
          <w:sz w:val="32"/>
          <w:rtl/>
        </w:rPr>
        <w:t xml:space="preserve"> פטור - דהא החזיק בדרך.</w:t>
      </w:r>
    </w:p>
    <w:p w14:paraId="529D7330"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D58D545" w14:textId="77777777" w:rsidR="00910F84" w:rsidRPr="00C35A2C" w:rsidRDefault="00910F84" w:rsidP="00910F84">
      <w:pPr>
        <w:pStyle w:val="afff2"/>
        <w:rPr>
          <w:b/>
          <w:rtl/>
        </w:rPr>
      </w:pPr>
      <w:ins w:id="9808" w:author="מספור קטעי משנה" w:date="2026-10-06T06:45:26Z">
        <w:r>
          <w:rPr>
            <w:rStyle w:val="MisparKeta"/>
          </w:rPr>
          <w:t xml:space="preserve">ב. </w:t>
        </w:r>
      </w:ins>
      <w:r w:rsidRPr="00C35A2C">
        <w:rPr>
          <w:rtl/>
        </w:rPr>
        <w:t>הורו לו ב</w:t>
      </w:r>
      <w:r>
        <w:rPr>
          <w:rtl/>
        </w:rPr>
        <w:t>"</w:t>
      </w:r>
      <w:r w:rsidRPr="00C35A2C">
        <w:rPr>
          <w:rtl/>
        </w:rPr>
        <w:t>ד לעקור את כל הגוף.</w:t>
      </w:r>
    </w:p>
    <w:p w14:paraId="53FABA4A" w14:textId="77777777" w:rsidR="00910F84" w:rsidRPr="00C35A2C" w:rsidRDefault="00910F84" w:rsidP="00910F84">
      <w:pPr>
        <w:rPr>
          <w:rFonts w:ascii="FontbitDavid" w:hAnsi="FontbitDavid"/>
          <w:sz w:val="32"/>
          <w:rtl/>
        </w:rPr>
      </w:pPr>
      <w:r w:rsidRPr="00C35A2C">
        <w:rPr>
          <w:b/>
          <w:bCs/>
          <w:rtl/>
        </w:rPr>
        <w:t>• ת</w:t>
      </w:r>
      <w:r>
        <w:rPr>
          <w:b/>
          <w:bCs/>
          <w:rtl/>
        </w:rPr>
        <w:t>"</w:t>
      </w:r>
      <w:r w:rsidRPr="00C35A2C">
        <w:rPr>
          <w:b/>
          <w:bCs/>
          <w:rtl/>
        </w:rPr>
        <w:t>ר</w:t>
      </w:r>
      <w:r w:rsidRPr="00C35A2C">
        <w:rPr>
          <w:rFonts w:ascii="FontbitDavid" w:hAnsi="FontbitDavid"/>
          <w:sz w:val="32"/>
          <w:rtl/>
        </w:rPr>
        <w:t>:</w:t>
      </w:r>
      <w:r w:rsidRPr="00FF1C37">
        <w:rPr>
          <w:rStyle w:val="afffd"/>
          <w:rtl/>
        </w:rPr>
        <w:t xml:space="preserve"> </w:t>
      </w:r>
      <w:r w:rsidRPr="00FF1C37">
        <w:rPr>
          <w:rStyle w:val="afffd"/>
          <w:rFonts w:hint="cs"/>
          <w:rtl/>
        </w:rPr>
        <w:t>'</w:t>
      </w:r>
      <w:r w:rsidRPr="00FF1C37">
        <w:rPr>
          <w:rStyle w:val="afffd"/>
          <w:rtl/>
        </w:rPr>
        <w:t>ונעלם דבר</w:t>
      </w:r>
      <w:r w:rsidRPr="00FF1C37">
        <w:rPr>
          <w:rStyle w:val="afffd"/>
          <w:rFonts w:hint="cs"/>
          <w:rtl/>
        </w:rPr>
        <w:t>'</w:t>
      </w:r>
      <w:r w:rsidRPr="00FF1C37">
        <w:rPr>
          <w:rStyle w:val="afffd"/>
          <w:rtl/>
        </w:rPr>
        <w:t xml:space="preserve"> </w:t>
      </w:r>
      <w:r w:rsidRPr="00C35A2C">
        <w:rPr>
          <w:rFonts w:ascii="FontbitDavid" w:hAnsi="FontbitDavid"/>
          <w:sz w:val="32"/>
          <w:rtl/>
        </w:rPr>
        <w:t>- ולא שיעקר המצוה כולה.</w:t>
      </w:r>
    </w:p>
    <w:p w14:paraId="54C99D65" w14:textId="77777777" w:rsidR="00910F84" w:rsidRPr="00C35A2C" w:rsidRDefault="00910F84" w:rsidP="00910F84">
      <w:pPr>
        <w:rPr>
          <w:rFonts w:ascii="FontbitDavid" w:hAnsi="FontbitDavid"/>
          <w:sz w:val="32"/>
          <w:rtl/>
        </w:rPr>
      </w:pPr>
      <w:r w:rsidRPr="00C35A2C">
        <w:rPr>
          <w:rFonts w:ascii="FontbitDavid" w:hAnsi="FontbitDavid"/>
          <w:sz w:val="32"/>
          <w:rtl/>
        </w:rPr>
        <w:t>כיצד? אמרו: אין נדה בתורה, אין שבת בתורה, אין עבודת כוכבים בתורה, יכול יהו חייבין? ת</w:t>
      </w:r>
      <w:r>
        <w:rPr>
          <w:rFonts w:ascii="FontbitDavid" w:hAnsi="FontbitDavid"/>
          <w:sz w:val="32"/>
          <w:rtl/>
        </w:rPr>
        <w:t>"</w:t>
      </w:r>
      <w:r w:rsidRPr="00C35A2C">
        <w:rPr>
          <w:rFonts w:ascii="FontbitDavid" w:hAnsi="FontbitDavid"/>
          <w:sz w:val="32"/>
          <w:rtl/>
        </w:rPr>
        <w:t>ל:</w:t>
      </w:r>
      <w:r w:rsidRPr="00FF1C37">
        <w:rPr>
          <w:rStyle w:val="afffd"/>
          <w:rtl/>
        </w:rPr>
        <w:t xml:space="preserve"> </w:t>
      </w:r>
      <w:r w:rsidRPr="00FF1C37">
        <w:rPr>
          <w:rStyle w:val="afffd"/>
          <w:rFonts w:hint="cs"/>
          <w:rtl/>
        </w:rPr>
        <w:t>'</w:t>
      </w:r>
      <w:r w:rsidRPr="00FF1C37">
        <w:rPr>
          <w:rStyle w:val="afffd"/>
          <w:rtl/>
        </w:rPr>
        <w:t>ונעלם דבר</w:t>
      </w:r>
      <w:r w:rsidRPr="00FF1C37">
        <w:rPr>
          <w:rStyle w:val="afffd"/>
          <w:rFonts w:hint="cs"/>
          <w:rtl/>
        </w:rPr>
        <w:t>'</w:t>
      </w:r>
      <w:r w:rsidRPr="00FF1C37">
        <w:rPr>
          <w:rStyle w:val="afffd"/>
          <w:rtl/>
        </w:rPr>
        <w:t>,</w:t>
      </w:r>
      <w:r w:rsidRPr="00C35A2C">
        <w:rPr>
          <w:rFonts w:ascii="FontbitDavid" w:hAnsi="FontbitDavid"/>
          <w:sz w:val="32"/>
          <w:rtl/>
        </w:rPr>
        <w:t xml:space="preserve"> ולא שתתעלם מצוה כולה - הרי אלו פטורין;</w:t>
      </w:r>
    </w:p>
    <w:p w14:paraId="55A816D6" w14:textId="77777777" w:rsidR="00910F84" w:rsidRPr="00C35A2C" w:rsidRDefault="00910F84" w:rsidP="00910F84">
      <w:pPr>
        <w:ind w:hanging="94"/>
        <w:rPr>
          <w:rFonts w:ascii="FontbitDavid" w:hAnsi="FontbitDavid"/>
          <w:sz w:val="32"/>
          <w:rtl/>
        </w:rPr>
      </w:pPr>
      <w:r w:rsidRPr="00C35A2C">
        <w:rPr>
          <w:rFonts w:ascii="FontbitDavid" w:hAnsi="FontbitDavid"/>
          <w:sz w:val="32"/>
          <w:rtl/>
        </w:rPr>
        <w:t>אבל אמרו: יש נדה בתורה אבל הבא על שומרת יום כנגד יום פטור, יש שבת בתורה אבל המוציא מרשות היחיד לרשות הרבים פטור, יש עבודת כוכבים בתורה אבל המשתחוה פטור, יכול יהו פטורין?</w:t>
      </w:r>
      <w:r w:rsidRPr="00C35A2C">
        <w:rPr>
          <w:rFonts w:ascii="FontbitDavid" w:hAnsi="FontbitDavid" w:hint="cs"/>
          <w:sz w:val="32"/>
          <w:rtl/>
        </w:rPr>
        <w:t xml:space="preserve"> ת</w:t>
      </w:r>
      <w:r>
        <w:rPr>
          <w:rFonts w:ascii="FontbitDavid" w:hAnsi="FontbitDavid"/>
          <w:sz w:val="32"/>
          <w:rtl/>
        </w:rPr>
        <w:t>"</w:t>
      </w:r>
      <w:r w:rsidRPr="00C35A2C">
        <w:rPr>
          <w:rFonts w:ascii="FontbitDavid" w:hAnsi="FontbitDavid" w:hint="cs"/>
          <w:sz w:val="32"/>
          <w:rtl/>
        </w:rPr>
        <w:t>ל</w:t>
      </w:r>
      <w:r w:rsidRPr="00FF1C37">
        <w:rPr>
          <w:rStyle w:val="afffd"/>
          <w:rFonts w:hint="cs"/>
          <w:rtl/>
        </w:rPr>
        <w:t xml:space="preserve"> '</w:t>
      </w:r>
      <w:r w:rsidRPr="00FF1C37">
        <w:rPr>
          <w:rStyle w:val="afffd"/>
          <w:rtl/>
        </w:rPr>
        <w:t>ונעלם דבר</w:t>
      </w:r>
      <w:r w:rsidRPr="00FF1C37">
        <w:rPr>
          <w:rStyle w:val="afffd"/>
          <w:rFonts w:hint="cs"/>
          <w:rtl/>
        </w:rPr>
        <w:t xml:space="preserve">' </w:t>
      </w:r>
      <w:r w:rsidRPr="00C35A2C">
        <w:rPr>
          <w:rFonts w:ascii="FontbitDavid" w:hAnsi="FontbitDavid"/>
          <w:sz w:val="32"/>
          <w:rtl/>
        </w:rPr>
        <w:t>ולא כל הגוף.</w:t>
      </w:r>
    </w:p>
    <w:p w14:paraId="2C810635" w14:textId="77777777" w:rsidR="00910F84" w:rsidRPr="00C35A2C" w:rsidRDefault="00910F84" w:rsidP="00910F84">
      <w:pPr>
        <w:rPr>
          <w:rFonts w:ascii="FontbitDavid" w:hAnsi="FontbitDavid"/>
          <w:sz w:val="32"/>
          <w:rtl/>
        </w:rPr>
      </w:pPr>
    </w:p>
    <w:p w14:paraId="6CD7D965" w14:textId="77777777" w:rsidR="00910F84" w:rsidRPr="00C35A2C" w:rsidRDefault="00910F84" w:rsidP="00910F84">
      <w:pPr>
        <w:rPr>
          <w:rFonts w:ascii="FontbitDavid" w:hAnsi="FontbitDavid"/>
          <w:b/>
          <w:bCs/>
          <w:sz w:val="32"/>
          <w:rtl/>
        </w:rPr>
      </w:pPr>
      <w:r w:rsidRPr="00C35A2C">
        <w:rPr>
          <w:rFonts w:ascii="Fb Fontext" w:hAnsi="Fb Fontext"/>
          <w:b/>
          <w:bCs/>
          <w:rtl/>
        </w:rPr>
        <w:t xml:space="preserve">• </w:t>
      </w:r>
      <w:r w:rsidRPr="00C35A2C">
        <w:rPr>
          <w:rFonts w:ascii="FontbitDavid" w:hAnsi="FontbitDavid"/>
          <w:b/>
          <w:bCs/>
          <w:sz w:val="32"/>
          <w:rtl/>
        </w:rPr>
        <w:t>אמר מר: יכול יהו פטורין.</w:t>
      </w:r>
    </w:p>
    <w:p w14:paraId="2FBBF619"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ואי בקיום מקצת וביטול מקצת פטורין, ובעקירת כל הגוף פטורין, במאי חייבין? </w:t>
      </w:r>
    </w:p>
    <w:p w14:paraId="58DCE10A" w14:textId="77777777" w:rsidR="00910F84" w:rsidRPr="00C35A2C" w:rsidRDefault="00910F84" w:rsidP="00910F84">
      <w:pPr>
        <w:pStyle w:val="afffa"/>
        <w:rPr>
          <w:b/>
          <w:bCs/>
          <w:rtl/>
        </w:rPr>
      </w:pPr>
      <w:r>
        <w:rPr>
          <w:rtl/>
        </w:rPr>
        <w:t xml:space="preserve">- </w:t>
      </w:r>
      <w:r w:rsidRPr="00C35A2C">
        <w:rPr>
          <w:rFonts w:hint="cs"/>
          <w:rtl/>
        </w:rPr>
        <w:t xml:space="preserve">- </w:t>
      </w:r>
      <w:r w:rsidRPr="00C35A2C">
        <w:rPr>
          <w:rtl/>
        </w:rPr>
        <w:t>תנא הכי קשיא ליה, אימא:</w:t>
      </w:r>
      <w:r w:rsidRPr="00FF1C37">
        <w:rPr>
          <w:rStyle w:val="afffd"/>
          <w:rtl/>
        </w:rPr>
        <w:t xml:space="preserve"> </w:t>
      </w:r>
      <w:r w:rsidRPr="00FF1C37">
        <w:rPr>
          <w:rStyle w:val="afffd"/>
          <w:rFonts w:hint="cs"/>
          <w:rtl/>
        </w:rPr>
        <w:t>'</w:t>
      </w:r>
      <w:r w:rsidRPr="00FF1C37">
        <w:rPr>
          <w:rStyle w:val="afffd"/>
          <w:rtl/>
        </w:rPr>
        <w:t>דבר</w:t>
      </w:r>
      <w:r w:rsidRPr="00FF1C37">
        <w:rPr>
          <w:rStyle w:val="afffd"/>
          <w:rFonts w:hint="cs"/>
          <w:rtl/>
        </w:rPr>
        <w:t>'</w:t>
      </w:r>
      <w:r w:rsidRPr="00FF1C37">
        <w:rPr>
          <w:rStyle w:val="afffd"/>
          <w:rtl/>
        </w:rPr>
        <w:t xml:space="preserve"> </w:t>
      </w:r>
      <w:r w:rsidRPr="00C35A2C">
        <w:rPr>
          <w:rtl/>
        </w:rPr>
        <w:t>כולה מילתא משמע!</w:t>
      </w:r>
      <w:r w:rsidRPr="00C35A2C">
        <w:rPr>
          <w:rFonts w:hint="cs"/>
          <w:rtl/>
        </w:rPr>
        <w:t xml:space="preserve">  </w:t>
      </w:r>
      <w:r w:rsidRPr="00C35A2C">
        <w:rPr>
          <w:rtl/>
        </w:rPr>
        <w:t>ת</w:t>
      </w:r>
      <w:r>
        <w:rPr>
          <w:rtl/>
        </w:rPr>
        <w:t>"</w:t>
      </w:r>
      <w:r w:rsidRPr="00C35A2C">
        <w:rPr>
          <w:rtl/>
        </w:rPr>
        <w:t>ל:</w:t>
      </w:r>
      <w:r w:rsidRPr="00FF1C37">
        <w:rPr>
          <w:rStyle w:val="afffd"/>
          <w:rtl/>
        </w:rPr>
        <w:t xml:space="preserve"> </w:t>
      </w:r>
      <w:r w:rsidRPr="00FF1C37">
        <w:rPr>
          <w:rStyle w:val="afffd"/>
          <w:rFonts w:hint="cs"/>
          <w:rtl/>
        </w:rPr>
        <w:t>'</w:t>
      </w:r>
      <w:r w:rsidRPr="00FF1C37">
        <w:rPr>
          <w:rStyle w:val="afffd"/>
          <w:rtl/>
        </w:rPr>
        <w:t>ונעלם דבר</w:t>
      </w:r>
      <w:r w:rsidRPr="00FF1C37">
        <w:rPr>
          <w:rStyle w:val="afffd"/>
          <w:rFonts w:hint="cs"/>
          <w:rtl/>
        </w:rPr>
        <w:t>'</w:t>
      </w:r>
      <w:r w:rsidRPr="00FF1C37">
        <w:rPr>
          <w:rStyle w:val="afffd"/>
          <w:rtl/>
        </w:rPr>
        <w:t>.</w:t>
      </w:r>
      <w:r w:rsidRPr="00C35A2C">
        <w:rPr>
          <w:rFonts w:hint="cs"/>
          <w:rtl/>
        </w:rPr>
        <w:t xml:space="preserve"> - </w:t>
      </w:r>
      <w:r w:rsidRPr="00C35A2C">
        <w:rPr>
          <w:rtl/>
        </w:rPr>
        <w:t xml:space="preserve">עולא: קרי ביה ונעלם </w:t>
      </w:r>
      <w:r w:rsidRPr="00C35A2C">
        <w:rPr>
          <w:b/>
          <w:bCs/>
          <w:rtl/>
        </w:rPr>
        <w:t>מ</w:t>
      </w:r>
      <w:r w:rsidRPr="00C35A2C">
        <w:rPr>
          <w:rtl/>
        </w:rPr>
        <w:t>דבר.</w:t>
      </w:r>
    </w:p>
    <w:p w14:paraId="2CB2332C" w14:textId="77777777" w:rsidR="00910F84" w:rsidRPr="00C35A2C" w:rsidRDefault="00910F84" w:rsidP="00910F84">
      <w:pPr>
        <w:rPr>
          <w:rFonts w:ascii="FontbitDavid" w:hAnsi="FontbitDavid"/>
          <w:b/>
          <w:bCs/>
          <w:sz w:val="32"/>
          <w:rtl/>
        </w:rPr>
      </w:pPr>
      <w:r w:rsidRPr="00C35A2C">
        <w:rPr>
          <w:rFonts w:ascii="FontbitDavid" w:hAnsi="FontbitDavid" w:hint="cs"/>
          <w:b/>
          <w:bCs/>
          <w:sz w:val="32"/>
          <w:rtl/>
        </w:rPr>
        <w:t>ב.</w:t>
      </w:r>
      <w:r w:rsidRPr="00C35A2C">
        <w:rPr>
          <w:rFonts w:ascii="FontbitDavid" w:hAnsi="FontbitDavid" w:hint="cs"/>
          <w:sz w:val="32"/>
          <w:rtl/>
        </w:rPr>
        <w:t xml:space="preserve"> </w:t>
      </w:r>
      <w:r w:rsidRPr="00C35A2C">
        <w:rPr>
          <w:rFonts w:ascii="FontbitDavid" w:hAnsi="FontbitDavid"/>
          <w:sz w:val="32"/>
          <w:rtl/>
        </w:rPr>
        <w:t>חזקיה:</w:t>
      </w:r>
      <w:r w:rsidRPr="00FF1C37">
        <w:rPr>
          <w:rStyle w:val="afffd"/>
          <w:rtl/>
        </w:rPr>
        <w:t xml:space="preserve"> </w:t>
      </w:r>
      <w:r w:rsidRPr="00FF1C37">
        <w:rPr>
          <w:rStyle w:val="afffd"/>
          <w:rFonts w:hint="cs"/>
          <w:rtl/>
        </w:rPr>
        <w:t>'</w:t>
      </w:r>
      <w:r w:rsidRPr="00FF1C37">
        <w:rPr>
          <w:rStyle w:val="afffd"/>
          <w:rtl/>
        </w:rPr>
        <w:t>ועשו אחת מכל מצות</w:t>
      </w:r>
      <w:r w:rsidRPr="00FF1C37">
        <w:rPr>
          <w:rStyle w:val="afffd"/>
          <w:rFonts w:hint="cs"/>
          <w:rtl/>
        </w:rPr>
        <w:t>'</w:t>
      </w:r>
      <w:r w:rsidRPr="00FF1C37">
        <w:rPr>
          <w:rStyle w:val="afffd"/>
          <w:rtl/>
        </w:rPr>
        <w:t>,</w:t>
      </w:r>
      <w:r w:rsidRPr="00C35A2C">
        <w:rPr>
          <w:rFonts w:ascii="FontbitDavid" w:hAnsi="FontbitDavid"/>
          <w:sz w:val="32"/>
          <w:rtl/>
        </w:rPr>
        <w:t xml:space="preserve"> </w:t>
      </w:r>
      <w:r w:rsidRPr="00C35A2C">
        <w:rPr>
          <w:rFonts w:ascii="FontbitDavid" w:hAnsi="FontbitDavid" w:hint="cs"/>
          <w:sz w:val="32"/>
          <w:rtl/>
        </w:rPr>
        <w:t xml:space="preserve">- </w:t>
      </w:r>
      <w:r w:rsidRPr="00C35A2C">
        <w:rPr>
          <w:rFonts w:ascii="FontbitDavid" w:hAnsi="FontbitDavid"/>
          <w:sz w:val="32"/>
          <w:rtl/>
        </w:rPr>
        <w:t>ולא כל מצות.</w:t>
      </w:r>
      <w:r w:rsidRPr="00C35A2C">
        <w:rPr>
          <w:rFonts w:ascii="FontbitDavid" w:hAnsi="FontbitDavid" w:hint="cs"/>
          <w:sz w:val="32"/>
          <w:rtl/>
        </w:rPr>
        <w:t xml:space="preserve"> </w:t>
      </w:r>
      <w:r w:rsidRPr="00C35A2C">
        <w:rPr>
          <w:rFonts w:ascii="FontbitDavid" w:hAnsi="FontbitDavid"/>
          <w:sz w:val="32"/>
          <w:rtl/>
        </w:rPr>
        <w:t>מצות תרתי משמע!</w:t>
      </w:r>
      <w:r>
        <w:rPr>
          <w:rFonts w:ascii="FontbitDavid" w:hAnsi="FontbitDavid" w:hint="cs"/>
          <w:sz w:val="32"/>
          <w:rtl/>
        </w:rPr>
        <w:t xml:space="preserve">  דחאו </w:t>
      </w:r>
      <w:r>
        <w:rPr>
          <w:rStyle w:val="affff1"/>
          <w:rFonts w:ascii="FontbitDavid" w:hAnsi="FontbitDavid" w:hint="cs"/>
          <w:sz w:val="32"/>
          <w:rtl/>
          <w:rPrChange w:id="10957" w:author="מנוע אמוראים" w:date="2026-10-05T16:41:56Z">
            <w:rPr>
              <w:rFonts w:ascii="FontbitDavid" w:hAnsi="FontbitDavid" w:hint="cs"/>
              <w:sz w:val="32"/>
              <w:rtl/>
            </w:rPr>
          </w:rPrChange>
        </w:rPr>
        <w:t xml:space="preserve">רנב</w:t>
      </w:r>
      <w:r>
        <w:rPr>
          <w:rStyle w:val="affff1"/>
          <w:rFonts w:ascii="FontbitDavid" w:hAnsi="FontbitDavid"/>
          <w:sz w:val="32"/>
          <w:rtl/>
          <w:rPrChange w:id="1095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59"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sidRPr="00FF1C37">
        <w:rPr>
          <w:rStyle w:val="afffd"/>
          <w:rFonts w:hint="cs"/>
          <w:rtl/>
        </w:rPr>
        <w:t xml:space="preserve">ד'מצות' </w:t>
      </w:r>
      <w:r w:rsidRPr="00C35A2C">
        <w:rPr>
          <w:rFonts w:ascii="FontbitDavid" w:hAnsi="FontbitDavid" w:hint="cs"/>
          <w:sz w:val="32"/>
          <w:rtl/>
        </w:rPr>
        <w:t xml:space="preserve">כתיב </w:t>
      </w:r>
    </w:p>
    <w:p w14:paraId="4B61E019"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ג.</w:t>
      </w:r>
      <w:r w:rsidRPr="00C35A2C">
        <w:rPr>
          <w:rFonts w:ascii="FontbitDavid" w:hAnsi="FontbitDavid" w:hint="cs"/>
          <w:sz w:val="32"/>
          <w:rtl/>
        </w:rPr>
        <w:t xml:space="preserve"> </w:t>
      </w:r>
      <w:r w:rsidRPr="00C35A2C">
        <w:rPr>
          <w:rFonts w:ascii="FontbitDavid" w:hAnsi="FontbitDavid"/>
          <w:sz w:val="32"/>
          <w:rtl/>
        </w:rPr>
        <w:t xml:space="preserve">רב אשי אמר: יליף </w:t>
      </w:r>
      <w:r>
        <w:rPr>
          <w:rStyle w:val="afffd"/>
          <w:rFonts w:hint="cs"/>
          <w:rtl/>
        </w:rPr>
        <w:t>'</w:t>
      </w:r>
      <w:r w:rsidRPr="007C2DF0">
        <w:rPr>
          <w:rStyle w:val="afffd"/>
          <w:rtl/>
        </w:rPr>
        <w:t>דבר דבר</w:t>
      </w:r>
      <w:r>
        <w:rPr>
          <w:rStyle w:val="afffd"/>
          <w:rFonts w:hint="cs"/>
          <w:rtl/>
        </w:rPr>
        <w:t>'</w:t>
      </w:r>
      <w:r w:rsidRPr="00C35A2C">
        <w:rPr>
          <w:rFonts w:ascii="FontbitDavid" w:hAnsi="FontbitDavid"/>
          <w:sz w:val="32"/>
          <w:rtl/>
        </w:rPr>
        <w:t xml:space="preserve"> מזקן ממרא, </w:t>
      </w:r>
      <w:r w:rsidRPr="007C2DF0">
        <w:rPr>
          <w:rStyle w:val="afffd"/>
          <w:rtl/>
        </w:rPr>
        <w:t>ד</w:t>
      </w:r>
      <w:r w:rsidRPr="007C2DF0">
        <w:rPr>
          <w:rStyle w:val="afffd"/>
          <w:rFonts w:hint="cs"/>
          <w:rtl/>
        </w:rPr>
        <w:t>'</w:t>
      </w:r>
      <w:r w:rsidRPr="007C2DF0">
        <w:rPr>
          <w:rStyle w:val="afffd"/>
          <w:rtl/>
        </w:rPr>
        <w:t>כי יפלא ממך דבר, לא תסור מן הדבר אשר יגידו לך ימין ושמאל</w:t>
      </w:r>
      <w:r w:rsidRPr="007C2DF0">
        <w:rPr>
          <w:rStyle w:val="afffd"/>
          <w:rFonts w:hint="cs"/>
          <w:rtl/>
        </w:rPr>
        <w:t>'</w:t>
      </w:r>
      <w:r w:rsidRPr="007C2DF0">
        <w:rPr>
          <w:rStyle w:val="afffd"/>
          <w:rtl/>
        </w:rPr>
        <w:t>,</w:t>
      </w:r>
      <w:r>
        <w:rPr>
          <w:rFonts w:ascii="FontbitDavid" w:hAnsi="FontbitDavid"/>
          <w:sz w:val="32"/>
          <w:rtl/>
        </w:rPr>
        <w:t xml:space="preserve"> מה ממרא </w:t>
      </w:r>
      <w:r w:rsidRPr="00C35A2C">
        <w:rPr>
          <w:rFonts w:ascii="FontbitDavid" w:hAnsi="FontbitDavid"/>
          <w:sz w:val="32"/>
          <w:rtl/>
        </w:rPr>
        <w:t xml:space="preserve">מן </w:t>
      </w:r>
      <w:r w:rsidRPr="007C2DF0">
        <w:rPr>
          <w:rStyle w:val="afffd"/>
          <w:rtl/>
        </w:rPr>
        <w:t xml:space="preserve">הדבר </w:t>
      </w:r>
      <w:r>
        <w:rPr>
          <w:rFonts w:ascii="FontbitDavid" w:hAnsi="FontbitDavid"/>
          <w:sz w:val="32"/>
          <w:rtl/>
        </w:rPr>
        <w:t>ולא כל דבר, אף בהוראה</w:t>
      </w:r>
      <w:r w:rsidRPr="00C35A2C">
        <w:rPr>
          <w:rFonts w:ascii="FontbitDavid" w:hAnsi="FontbitDavid"/>
          <w:sz w:val="32"/>
          <w:rtl/>
        </w:rPr>
        <w:t xml:space="preserve"> </w:t>
      </w:r>
      <w:r w:rsidRPr="007C2DF0">
        <w:rPr>
          <w:rStyle w:val="afffd"/>
          <w:rtl/>
        </w:rPr>
        <w:t>דבר</w:t>
      </w:r>
      <w:r w:rsidRPr="00C35A2C">
        <w:rPr>
          <w:rFonts w:ascii="FontbitDavid" w:hAnsi="FontbitDavid"/>
          <w:sz w:val="32"/>
          <w:rtl/>
        </w:rPr>
        <w:t xml:space="preserve"> ולא כל הגוף.</w:t>
      </w:r>
    </w:p>
    <w:p w14:paraId="04DEF301" w14:textId="77777777" w:rsidR="00910F84" w:rsidRDefault="00910F84" w:rsidP="00910F84">
      <w:pPr>
        <w:rPr>
          <w:rFonts w:ascii="FontbitDavid" w:hAnsi="FontbitDavid"/>
          <w:sz w:val="32"/>
          <w:rtl/>
        </w:rPr>
      </w:pPr>
    </w:p>
    <w:p w14:paraId="781D319F"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0960"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0961" w:author="מנוע אמוראים" w:date="2026-10-05T16:41:56Z">
            <w:rPr>
              <w:rFonts w:ascii="FontbitDavid" w:hAnsi="FontbitDavid" w:hint="cs"/>
              <w:sz w:val="32"/>
              <w:rtl/>
            </w:rPr>
          </w:rPrChange>
        </w:rPr>
        <w:t xml:space="preserve">יא</w:t>
      </w:r>
      <w:r>
        <w:rPr>
          <w:rStyle w:val="affff1"/>
          <w:rFonts w:ascii="FontbitDavid" w:hAnsi="FontbitDavid"/>
          <w:sz w:val="32"/>
          <w:rtl/>
          <w:rPrChange w:id="1096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63" w:author="מנוע אמוראים" w:date="2026-10-05T16:41:56Z">
            <w:rPr>
              <w:rFonts w:ascii="FontbitDavid" w:hAnsi="FontbitDavid" w:hint="cs"/>
              <w:sz w:val="32"/>
              <w:rtl/>
            </w:rPr>
          </w:rPrChange>
        </w:rPr>
        <w:t xml:space="preserve">ש</w:t>
      </w:r>
      <w:r w:rsidRPr="00C35A2C">
        <w:rPr>
          <w:rFonts w:ascii="FontbitDavid" w:hAnsi="FontbitDavid"/>
          <w:sz w:val="32"/>
          <w:rtl/>
        </w:rPr>
        <w:t>: אין ב</w:t>
      </w:r>
      <w:r>
        <w:rPr>
          <w:rFonts w:ascii="FontbitDavid" w:hAnsi="FontbitDavid"/>
          <w:sz w:val="32"/>
          <w:rtl/>
        </w:rPr>
        <w:t>"</w:t>
      </w:r>
      <w:r w:rsidRPr="00C35A2C">
        <w:rPr>
          <w:rFonts w:ascii="FontbitDavid" w:hAnsi="FontbitDavid"/>
          <w:sz w:val="32"/>
          <w:rtl/>
        </w:rPr>
        <w:t>ד חייבין עד שיורו בדבר שאין הצדוקין מודין בו, אבל בדבר שהצדוקין מודין בו - פטורין;</w:t>
      </w:r>
      <w:r>
        <w:rPr>
          <w:rFonts w:ascii="FontbitDavid" w:hAnsi="FontbitDavid" w:hint="cs"/>
          <w:sz w:val="32"/>
          <w:rtl/>
        </w:rPr>
        <w:t xml:space="preserve"> </w:t>
      </w:r>
      <w:r w:rsidRPr="00C35A2C">
        <w:rPr>
          <w:rFonts w:ascii="FontbitDavid" w:hAnsi="FontbitDavid" w:hint="cs"/>
          <w:sz w:val="32"/>
          <w:rtl/>
        </w:rPr>
        <w:t>דז</w:t>
      </w:r>
      <w:r w:rsidRPr="00C35A2C">
        <w:rPr>
          <w:rFonts w:ascii="FontbitDavid" w:hAnsi="FontbitDavid"/>
          <w:sz w:val="32"/>
          <w:rtl/>
        </w:rPr>
        <w:t>יל קרי בי רב הוא.</w:t>
      </w:r>
    </w:p>
    <w:p w14:paraId="13058CD0"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תנן: יש נדה בתורה אבל הבא על שומרת יום כנגד יום פטור;</w:t>
      </w:r>
    </w:p>
    <w:p w14:paraId="56F7B857" w14:textId="77777777" w:rsidR="00910F84" w:rsidRDefault="00910F84" w:rsidP="00910F84">
      <w:pPr>
        <w:rPr>
          <w:rFonts w:ascii="FontbitDavid" w:hAnsi="FontbitDavid"/>
          <w:sz w:val="32"/>
          <w:rtl/>
        </w:rPr>
      </w:pPr>
      <w:r w:rsidRPr="00C35A2C">
        <w:rPr>
          <w:rFonts w:ascii="FontbitDavid" w:hAnsi="FontbitDavid" w:hint="cs"/>
          <w:sz w:val="32"/>
          <w:rtl/>
        </w:rPr>
        <w:t xml:space="preserve">וכגון דאמרי העראה שריא והעראה באשה דוה הוא דכתיבא </w:t>
      </w:r>
      <w:r w:rsidRPr="00C35A2C">
        <w:rPr>
          <w:rFonts w:ascii="FontbitDavid" w:hAnsi="FontbitDavid" w:hint="cs"/>
          <w:b/>
          <w:bCs/>
          <w:sz w:val="32"/>
          <w:rtl/>
        </w:rPr>
        <w:t>ואב</w:t>
      </w:r>
      <w:r>
        <w:rPr>
          <w:rFonts w:ascii="FontbitDavid" w:hAnsi="FontbitDavid"/>
          <w:b/>
          <w:bCs/>
          <w:sz w:val="32"/>
          <w:rtl/>
        </w:rPr>
        <w:t>"</w:t>
      </w:r>
      <w:r w:rsidRPr="00C35A2C">
        <w:rPr>
          <w:rFonts w:ascii="FontbitDavid" w:hAnsi="FontbitDavid" w:hint="cs"/>
          <w:b/>
          <w:bCs/>
          <w:sz w:val="32"/>
          <w:rtl/>
        </w:rPr>
        <w:t>א</w:t>
      </w:r>
      <w:r w:rsidRPr="00C35A2C">
        <w:rPr>
          <w:rFonts w:ascii="FontbitDavid" w:hAnsi="FontbitDavid" w:hint="cs"/>
          <w:sz w:val="32"/>
          <w:rtl/>
        </w:rPr>
        <w:t xml:space="preserve"> זבה לא הוי אלא ביום </w:t>
      </w:r>
      <w:r w:rsidRPr="00522051">
        <w:rPr>
          <w:rStyle w:val="afffd"/>
          <w:rFonts w:hint="cs"/>
          <w:rtl/>
        </w:rPr>
        <w:t>ד'כל ימי זובה',</w:t>
      </w:r>
    </w:p>
    <w:p w14:paraId="7867C4F5"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תנן: יש שבת בתורה אבל המוציא מרשות לרשות פטור;</w:t>
      </w:r>
    </w:p>
    <w:p w14:paraId="3FFBE5A9"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ואמרי הוצאה אסור הכנסה מותר  </w:t>
      </w:r>
      <w:r w:rsidRPr="00C35A2C">
        <w:rPr>
          <w:rFonts w:ascii="FontbitDavid" w:hAnsi="FontbitDavid" w:hint="cs"/>
          <w:b/>
          <w:bCs/>
          <w:sz w:val="32"/>
          <w:rtl/>
        </w:rPr>
        <w:t>או</w:t>
      </w:r>
      <w:r w:rsidRPr="00C35A2C">
        <w:rPr>
          <w:rFonts w:ascii="FontbitDavid" w:hAnsi="FontbitDavid" w:hint="cs"/>
          <w:sz w:val="32"/>
          <w:rtl/>
        </w:rPr>
        <w:t xml:space="preserve"> מושיט וזורק שרי </w:t>
      </w:r>
    </w:p>
    <w:p w14:paraId="3DA66B92" w14:textId="77777777" w:rsidR="00910F84" w:rsidRPr="00C35A2C" w:rsidRDefault="00910F84" w:rsidP="00910F84">
      <w:pPr>
        <w:rPr>
          <w:rtl/>
        </w:rPr>
      </w:pPr>
      <w:r w:rsidRPr="00C35A2C">
        <w:rPr>
          <w:rtl/>
        </w:rPr>
        <w:t>•</w:t>
      </w:r>
      <w:r w:rsidRPr="00C35A2C">
        <w:rPr>
          <w:rFonts w:hint="cs"/>
          <w:rtl/>
        </w:rPr>
        <w:t xml:space="preserve">  </w:t>
      </w:r>
      <w:r w:rsidRPr="00C35A2C">
        <w:rPr>
          <w:rtl/>
        </w:rPr>
        <w:t>תנן: יש עבודת כוכבים בתורה אבל המשתחוה פטור;</w:t>
      </w:r>
      <w:r w:rsidRPr="00C35A2C">
        <w:rPr>
          <w:rFonts w:hint="cs"/>
          <w:rtl/>
        </w:rPr>
        <w:t xml:space="preserve"> דאמרי מותרת השתחווייה שלא כדרכה או בדלית בה פשוט ידים ורגליים</w:t>
      </w:r>
    </w:p>
    <w:p w14:paraId="34799E73" w14:textId="77777777" w:rsidR="00910F84" w:rsidRPr="00C35A2C" w:rsidRDefault="00910F84" w:rsidP="00910F84">
      <w:pPr>
        <w:rPr>
          <w:rFonts w:ascii="FontbitDavid" w:hAnsi="FontbitDavid"/>
          <w:b/>
          <w:bCs/>
          <w:sz w:val="32"/>
          <w:rtl/>
        </w:rPr>
      </w:pPr>
    </w:p>
    <w:p w14:paraId="38C07686" w14:textId="77777777" w:rsidR="00910F84" w:rsidRDefault="00910F84" w:rsidP="00910F84">
      <w:pPr>
        <w:pStyle w:val="aff6"/>
        <w:framePr w:wrap="around"/>
        <w:rPr>
          <w:rtl/>
        </w:rPr>
      </w:pPr>
      <w:r w:rsidRPr="00C35A2C">
        <w:rPr>
          <w:rFonts w:hint="cs"/>
          <w:rtl/>
        </w:rPr>
        <w:t xml:space="preserve">ד. </w:t>
      </w:r>
    </w:p>
    <w:p w14:paraId="4A8FB6DD" w14:textId="77777777" w:rsidR="00910F84" w:rsidRPr="00C35A2C" w:rsidRDefault="00910F84" w:rsidP="00910F84">
      <w:pPr>
        <w:rPr>
          <w:rtl/>
        </w:rPr>
      </w:pPr>
      <w:r w:rsidRPr="00B912E7">
        <w:rPr>
          <w:b/>
          <w:bCs/>
          <w:rtl/>
        </w:rPr>
        <w:t>• בעי רב יוסף</w:t>
      </w:r>
      <w:r w:rsidRPr="00C35A2C">
        <w:rPr>
          <w:rtl/>
        </w:rPr>
        <w:t xml:space="preserve">: אין חרישה בשבת, מהו? מי אמרי': כיון </w:t>
      </w:r>
      <w:r>
        <w:rPr>
          <w:rtl/>
        </w:rPr>
        <w:t>ד</w:t>
      </w:r>
      <w:r w:rsidRPr="00C35A2C">
        <w:rPr>
          <w:rtl/>
        </w:rPr>
        <w:t xml:space="preserve">מודו בכולהו מלתא, כביטול מקצת וקיום מקצת דמי, </w:t>
      </w:r>
    </w:p>
    <w:p w14:paraId="0667215E" w14:textId="77777777" w:rsidR="00910F84" w:rsidRPr="00C35A2C" w:rsidRDefault="00910F84" w:rsidP="00910F84">
      <w:pPr>
        <w:rPr>
          <w:rFonts w:ascii="FontbitDavid" w:hAnsi="FontbitDavid"/>
          <w:sz w:val="32"/>
          <w:rtl/>
        </w:rPr>
      </w:pP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כיון </w:t>
      </w:r>
      <w:r>
        <w:rPr>
          <w:rFonts w:ascii="FontbitDavid" w:hAnsi="FontbitDavid"/>
          <w:sz w:val="32"/>
          <w:rtl/>
        </w:rPr>
        <w:t>ד</w:t>
      </w:r>
      <w:r w:rsidRPr="00C35A2C">
        <w:rPr>
          <w:rFonts w:ascii="FontbitDavid" w:hAnsi="FontbitDavid"/>
          <w:sz w:val="32"/>
          <w:rtl/>
        </w:rPr>
        <w:t xml:space="preserve">עקריין ליה לחרישה כל עיקר, כעקירת גוף דמי? </w:t>
      </w:r>
    </w:p>
    <w:p w14:paraId="3D77C7E6" w14:textId="77777777" w:rsidR="00910F84" w:rsidRPr="00C35A2C" w:rsidRDefault="00910F84" w:rsidP="00910F84">
      <w:pPr>
        <w:rPr>
          <w:rFonts w:ascii="FontbitDavid" w:hAnsi="FontbitDavid"/>
          <w:sz w:val="32"/>
          <w:rtl/>
        </w:rPr>
      </w:pPr>
      <w:r w:rsidRPr="00C35A2C">
        <w:rPr>
          <w:rFonts w:ascii="FontbitDavid" w:hAnsi="FontbitDavid" w:hint="cs"/>
          <w:sz w:val="32"/>
          <w:rtl/>
        </w:rPr>
        <w:t>אין להוכיח מהך ד</w:t>
      </w:r>
      <w:r w:rsidRPr="00C35A2C">
        <w:rPr>
          <w:rFonts w:ascii="FontbitDavid" w:hAnsi="FontbitDavid"/>
          <w:sz w:val="32"/>
          <w:rtl/>
        </w:rPr>
        <w:t>יש נדה בתורה אבל הבא על שומרת יום כנגד יום פטור;</w:t>
      </w:r>
      <w:r w:rsidRPr="00C35A2C">
        <w:rPr>
          <w:rFonts w:ascii="FontbitDavid" w:hAnsi="FontbitDavid" w:hint="cs"/>
          <w:sz w:val="32"/>
          <w:rtl/>
        </w:rPr>
        <w:t xml:space="preserve"> דהתם כדשנין </w:t>
      </w:r>
    </w:p>
    <w:p w14:paraId="373C9799" w14:textId="77777777" w:rsidR="00910F84" w:rsidRPr="00C35A2C" w:rsidRDefault="00910F84" w:rsidP="00910F84">
      <w:pPr>
        <w:rPr>
          <w:rFonts w:ascii="FontbitDavid" w:hAnsi="FontbitDavid"/>
          <w:sz w:val="32"/>
          <w:rtl/>
        </w:rPr>
      </w:pPr>
      <w:r w:rsidRPr="00C35A2C">
        <w:rPr>
          <w:rFonts w:ascii="Fb Fontext" w:hAnsi="Fb Fontext" w:hint="cs"/>
          <w:rtl/>
        </w:rPr>
        <w:t>ואין להוכיח מהך ד</w:t>
      </w:r>
      <w:r>
        <w:rPr>
          <w:rFonts w:ascii="FontbitDavid" w:hAnsi="FontbitDavid"/>
          <w:sz w:val="32"/>
          <w:rtl/>
        </w:rPr>
        <w:t xml:space="preserve">יש שבת בתורה אבל המוציא </w:t>
      </w:r>
      <w:r>
        <w:rPr>
          <w:rStyle w:val="affff1"/>
          <w:rFonts w:ascii="FontbitDavid" w:hAnsi="FontbitDavid"/>
          <w:sz w:val="32"/>
          <w:rtl/>
          <w:rPrChange w:id="10964" w:author="מנוע אמוראים" w:date="2026-10-05T16:41:56Z">
            <w:rPr>
              <w:rFonts w:ascii="FontbitDavid" w:hAnsi="FontbitDavid"/>
              <w:sz w:val="32"/>
              <w:rtl/>
            </w:rPr>
          </w:rPrChange>
        </w:rPr>
        <w:t xml:space="preserve">מרה</w:t>
      </w:r>
      <w:r>
        <w:rPr>
          <w:rStyle w:val="affff1"/>
          <w:rFonts w:ascii="FontbitDavid" w:hAnsi="FontbitDavid"/>
          <w:sz w:val="32"/>
          <w:rtl/>
          <w:rPrChange w:id="10965" w:author="מנוע אמוראים" w:date="2026-10-05T16:41:56Z">
            <w:rPr>
              <w:rFonts w:ascii="FontbitDavid" w:hAnsi="FontbitDavid"/>
              <w:sz w:val="32"/>
              <w:rtl/>
            </w:rPr>
          </w:rPrChange>
        </w:rPr>
        <w:t xml:space="preserve">"</w:t>
      </w:r>
      <w:r>
        <w:rPr>
          <w:rStyle w:val="affff1"/>
          <w:rFonts w:ascii="FontbitDavid" w:hAnsi="FontbitDavid"/>
          <w:sz w:val="32"/>
          <w:rtl/>
          <w:rPrChange w:id="10966" w:author="מנוע אמוראים" w:date="2026-10-05T16:41:56Z">
            <w:rPr>
              <w:rFonts w:ascii="FontbitDavid" w:hAnsi="FontbitDavid"/>
              <w:sz w:val="32"/>
              <w:rtl/>
            </w:rPr>
          </w:rPrChange>
        </w:rPr>
        <w:t xml:space="preserve">י</w:t>
      </w:r>
      <w:r>
        <w:rPr>
          <w:rFonts w:ascii="FontbitDavid" w:hAnsi="FontbitDavid"/>
          <w:sz w:val="32"/>
          <w:rtl/>
        </w:rPr>
        <w:t xml:space="preserve"> </w:t>
      </w:r>
      <w:r>
        <w:rPr>
          <w:rStyle w:val="affff1"/>
          <w:rFonts w:ascii="FontbitDavid" w:hAnsi="FontbitDavid"/>
          <w:sz w:val="32"/>
          <w:rtl/>
          <w:rPrChange w:id="10967" w:author="מנוע אמוראים" w:date="2026-10-05T16:41:56Z">
            <w:rPr>
              <w:rFonts w:ascii="FontbitDavid" w:hAnsi="FontbitDavid"/>
              <w:sz w:val="32"/>
              <w:rtl/>
            </w:rPr>
          </w:rPrChange>
        </w:rPr>
        <w:t xml:space="preserve">לרה</w:t>
      </w:r>
      <w:r>
        <w:rPr>
          <w:rStyle w:val="affff1"/>
          <w:rFonts w:ascii="FontbitDavid" w:hAnsi="FontbitDavid"/>
          <w:sz w:val="32"/>
          <w:rtl/>
          <w:rPrChange w:id="10968" w:author="מנוע אמוראים" w:date="2026-10-05T16:41:56Z">
            <w:rPr>
              <w:rFonts w:ascii="FontbitDavid" w:hAnsi="FontbitDavid"/>
              <w:sz w:val="32"/>
              <w:rtl/>
            </w:rPr>
          </w:rPrChange>
        </w:rPr>
        <w:t xml:space="preserve">"</w:t>
      </w:r>
      <w:r>
        <w:rPr>
          <w:rStyle w:val="affff1"/>
          <w:rFonts w:ascii="FontbitDavid" w:hAnsi="FontbitDavid"/>
          <w:sz w:val="32"/>
          <w:rtl/>
          <w:rPrChange w:id="10969" w:author="מנוע אמוראים" w:date="2026-10-05T16:41:56Z">
            <w:rPr>
              <w:rFonts w:ascii="FontbitDavid" w:hAnsi="FontbitDavid"/>
              <w:sz w:val="32"/>
              <w:rtl/>
            </w:rPr>
          </w:rPrChange>
        </w:rPr>
        <w:t xml:space="preserve">ר</w:t>
      </w:r>
      <w:r>
        <w:rPr>
          <w:rFonts w:ascii="FontbitDavid" w:hAnsi="FontbitDavid"/>
          <w:sz w:val="32"/>
          <w:rtl/>
        </w:rPr>
        <w:t xml:space="preserve"> פטור;</w:t>
      </w:r>
      <w:r w:rsidRPr="00C35A2C">
        <w:rPr>
          <w:rFonts w:ascii="FontbitDavid" w:hAnsi="FontbitDavid" w:hint="cs"/>
          <w:sz w:val="32"/>
          <w:rtl/>
        </w:rPr>
        <w:t xml:space="preserve"> דהתם כדשנין </w:t>
      </w:r>
    </w:p>
    <w:p w14:paraId="2A90A8A4" w14:textId="77777777" w:rsidR="00910F84" w:rsidRPr="00C35A2C" w:rsidRDefault="00910F84" w:rsidP="00910F84">
      <w:pPr>
        <w:rPr>
          <w:rFonts w:ascii="FontbitDavid" w:hAnsi="FontbitDavid"/>
          <w:sz w:val="32"/>
          <w:rtl/>
        </w:rPr>
      </w:pPr>
      <w:r w:rsidRPr="00C35A2C">
        <w:rPr>
          <w:rFonts w:ascii="FontbitDavid" w:hAnsi="FontbitDavid" w:hint="cs"/>
          <w:sz w:val="32"/>
          <w:rtl/>
        </w:rPr>
        <w:t>ואין להוכיח מהך ד</w:t>
      </w:r>
      <w:r w:rsidRPr="00C35A2C">
        <w:rPr>
          <w:rFonts w:ascii="FontbitDavid" w:hAnsi="FontbitDavid"/>
          <w:sz w:val="32"/>
          <w:rtl/>
        </w:rPr>
        <w:t>יש עבודת כוכבים בתורה אבל המשתחוה פטור;</w:t>
      </w:r>
      <w:r w:rsidRPr="00C35A2C">
        <w:rPr>
          <w:rFonts w:ascii="FontbitDavid" w:hAnsi="FontbitDavid" w:hint="cs"/>
          <w:sz w:val="32"/>
          <w:rtl/>
        </w:rPr>
        <w:t xml:space="preserve"> דהשתחוויה כדשנין</w:t>
      </w:r>
    </w:p>
    <w:p w14:paraId="0AA2702D" w14:textId="77777777" w:rsidR="00910F84" w:rsidRPr="00C35A2C" w:rsidRDefault="00910F84" w:rsidP="00910F84">
      <w:pPr>
        <w:rPr>
          <w:rFonts w:ascii="FontbitDavid" w:hAnsi="FontbitDavid"/>
          <w:sz w:val="32"/>
          <w:rtl/>
        </w:rPr>
      </w:pPr>
    </w:p>
    <w:p w14:paraId="14B62499" w14:textId="77777777" w:rsidR="00910F84" w:rsidRDefault="00910F84" w:rsidP="00910F84">
      <w:pPr>
        <w:rPr>
          <w:rtl/>
        </w:rPr>
      </w:pPr>
      <w:r w:rsidRPr="00B912E7">
        <w:rPr>
          <w:rFonts w:ascii="Fb Fontext" w:hAnsi="Fb Fontext"/>
          <w:b/>
          <w:bCs/>
          <w:rtl/>
        </w:rPr>
        <w:t xml:space="preserve">• </w:t>
      </w:r>
      <w:r w:rsidRPr="00B912E7">
        <w:rPr>
          <w:b/>
          <w:bCs/>
          <w:rtl/>
        </w:rPr>
        <w:t>בעי ר' זירא</w:t>
      </w:r>
      <w:r w:rsidRPr="00C35A2C">
        <w:rPr>
          <w:rtl/>
        </w:rPr>
        <w:t>: אין שבת בשביעית, מהו? במאי טעו? בה</w:t>
      </w:r>
      <w:r w:rsidRPr="00C35A2C">
        <w:rPr>
          <w:rFonts w:hint="cs"/>
          <w:rtl/>
        </w:rPr>
        <w:t>ך</w:t>
      </w:r>
      <w:r w:rsidRPr="00FF1C37">
        <w:rPr>
          <w:rStyle w:val="afffd"/>
          <w:rFonts w:hint="cs"/>
          <w:rtl/>
        </w:rPr>
        <w:t xml:space="preserve"> '</w:t>
      </w:r>
      <w:r w:rsidRPr="00FF1C37">
        <w:rPr>
          <w:rStyle w:val="afffd"/>
          <w:rtl/>
        </w:rPr>
        <w:t>בחריש ובקציר תשבות</w:t>
      </w:r>
      <w:r w:rsidRPr="00FF1C37">
        <w:rPr>
          <w:rStyle w:val="afffd"/>
          <w:rFonts w:hint="cs"/>
          <w:rtl/>
        </w:rPr>
        <w:t>'</w:t>
      </w:r>
      <w:r w:rsidRPr="00FF1C37">
        <w:rPr>
          <w:rStyle w:val="afffd"/>
          <w:rtl/>
        </w:rPr>
        <w:t>,</w:t>
      </w:r>
      <w:r>
        <w:rPr>
          <w:rtl/>
        </w:rPr>
        <w:t xml:space="preserve"> </w:t>
      </w:r>
    </w:p>
    <w:p w14:paraId="2AA6C88A" w14:textId="77777777" w:rsidR="00910F84" w:rsidRDefault="00910F84" w:rsidP="00910F84">
      <w:pPr>
        <w:ind w:hanging="114"/>
        <w:rPr>
          <w:rtl/>
        </w:rPr>
      </w:pPr>
      <w:r>
        <w:rPr>
          <w:rtl/>
        </w:rPr>
        <w:t>בזמן</w:t>
      </w:r>
      <w:r>
        <w:rPr>
          <w:rFonts w:hint="cs"/>
          <w:rtl/>
        </w:rPr>
        <w:t xml:space="preserve"> </w:t>
      </w:r>
      <w:r w:rsidRPr="00C35A2C">
        <w:rPr>
          <w:rtl/>
        </w:rPr>
        <w:t xml:space="preserve">דאיכא חרישה איכא שבת, ובזמן דליכא חרישה ליכא שבת, </w:t>
      </w:r>
    </w:p>
    <w:p w14:paraId="5B68307F" w14:textId="77777777" w:rsidR="00910F84" w:rsidRPr="00C35A2C" w:rsidRDefault="00910F84" w:rsidP="00910F84">
      <w:pPr>
        <w:ind w:hanging="114"/>
        <w:rPr>
          <w:rtl/>
        </w:rPr>
      </w:pPr>
      <w:r w:rsidRPr="00C35A2C">
        <w:rPr>
          <w:rFonts w:hint="cs"/>
          <w:rtl/>
        </w:rPr>
        <w:t xml:space="preserve">אי </w:t>
      </w:r>
      <w:r w:rsidRPr="00C35A2C">
        <w:rPr>
          <w:rtl/>
        </w:rPr>
        <w:t xml:space="preserve">כיון דמקיימין לה בשאר שני שבוע, כביטול מקצת וקיום מקצת דמי, </w:t>
      </w:r>
    </w:p>
    <w:p w14:paraId="47195439" w14:textId="77777777" w:rsidR="00910F84" w:rsidRPr="00C35A2C" w:rsidRDefault="00910F84" w:rsidP="00910F84">
      <w:pPr>
        <w:ind w:hanging="94"/>
        <w:rPr>
          <w:rFonts w:ascii="FontbitDavid" w:hAnsi="FontbitDavid"/>
          <w:sz w:val="32"/>
          <w:rtl/>
        </w:rPr>
      </w:pPr>
      <w:r w:rsidRPr="00280F6D">
        <w:rPr>
          <w:rFonts w:ascii="FontbitDavid" w:hAnsi="FontbitDavid" w:hint="cs"/>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כיון </w:t>
      </w:r>
      <w:r>
        <w:rPr>
          <w:rFonts w:ascii="FontbitDavid" w:hAnsi="FontbitDavid"/>
          <w:sz w:val="32"/>
          <w:rtl/>
        </w:rPr>
        <w:t>ד</w:t>
      </w:r>
      <w:r w:rsidRPr="00C35A2C">
        <w:rPr>
          <w:rFonts w:ascii="FontbitDavid" w:hAnsi="FontbitDavid"/>
          <w:sz w:val="32"/>
          <w:rtl/>
        </w:rPr>
        <w:t xml:space="preserve">עקריין ליה בשביעית, כעקירת הגוף דמי? </w:t>
      </w:r>
    </w:p>
    <w:p w14:paraId="31C0F19D" w14:textId="77777777" w:rsidR="00910F84" w:rsidRPr="00C35A2C" w:rsidRDefault="00910F84" w:rsidP="00910F84">
      <w:pPr>
        <w:rPr>
          <w:rFonts w:ascii="FontbitDavid" w:hAnsi="FontbitDavid"/>
          <w:sz w:val="32"/>
          <w:rtl/>
        </w:rPr>
      </w:pPr>
      <w:r w:rsidRPr="00C35A2C">
        <w:rPr>
          <w:rFonts w:ascii="FontbitDavid" w:hAnsi="FontbitDavid"/>
          <w:sz w:val="32"/>
          <w:rtl/>
        </w:rPr>
        <w:t>רבינא, ת</w:t>
      </w:r>
      <w:r>
        <w:rPr>
          <w:rFonts w:ascii="FontbitDavid" w:hAnsi="FontbitDavid"/>
          <w:sz w:val="32"/>
          <w:rtl/>
        </w:rPr>
        <w:t>"</w:t>
      </w:r>
      <w:r w:rsidRPr="00C35A2C">
        <w:rPr>
          <w:rFonts w:ascii="FontbitDavid" w:hAnsi="FontbitDavid"/>
          <w:sz w:val="32"/>
          <w:rtl/>
        </w:rPr>
        <w:t xml:space="preserve">ש: נביא שנתנבא לעקור דבר מדברי תורה - חייב, </w:t>
      </w:r>
    </w:p>
    <w:p w14:paraId="5201E4E2"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לביטול מקצת ולקיום מקצת – </w:t>
      </w:r>
      <w:r>
        <w:rPr>
          <w:rStyle w:val="affff1"/>
          <w:rFonts w:ascii="FontbitDavid" w:hAnsi="FontbitDavid" w:hint="cs"/>
          <w:sz w:val="32"/>
          <w:rtl/>
          <w:rPrChange w:id="10970"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097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72" w:author="מנוע אמוראים" w:date="2026-10-05T16:41:56Z">
            <w:rPr>
              <w:rFonts w:ascii="FontbitDavid" w:hAnsi="FontbitDavid" w:hint="cs"/>
              <w:sz w:val="32"/>
              <w:rtl/>
            </w:rPr>
          </w:rPrChange>
        </w:rPr>
        <w:t xml:space="preserve">ש</w:t>
      </w:r>
      <w:r w:rsidRPr="00C35A2C">
        <w:rPr>
          <w:rFonts w:ascii="FontbitDavid" w:hAnsi="FontbitDavid"/>
          <w:sz w:val="32"/>
          <w:rtl/>
        </w:rPr>
        <w:t>: פטור, ובע</w:t>
      </w:r>
      <w:r w:rsidRPr="00C35A2C">
        <w:rPr>
          <w:rFonts w:ascii="FontbitDavid" w:hAnsi="FontbitDavid" w:hint="cs"/>
          <w:sz w:val="32"/>
          <w:rtl/>
        </w:rPr>
        <w:t>כו</w:t>
      </w:r>
      <w:r>
        <w:rPr>
          <w:rFonts w:ascii="FontbitDavid" w:hAnsi="FontbitDavid"/>
          <w:sz w:val="32"/>
          <w:rtl/>
        </w:rPr>
        <w:t>"</w:t>
      </w:r>
      <w:r w:rsidRPr="00C35A2C">
        <w:rPr>
          <w:rFonts w:ascii="FontbitDavid" w:hAnsi="FontbitDavid" w:hint="cs"/>
          <w:sz w:val="32"/>
          <w:rtl/>
        </w:rPr>
        <w:t>ם</w:t>
      </w:r>
      <w:r w:rsidRPr="00C35A2C">
        <w:rPr>
          <w:rFonts w:ascii="FontbitDavid" w:hAnsi="FontbitDavid"/>
          <w:sz w:val="32"/>
          <w:rtl/>
        </w:rPr>
        <w:t>, אפילו אמר היום עובדה ולמחר בטלה חייב;</w:t>
      </w:r>
    </w:p>
    <w:p w14:paraId="2DB68B91" w14:textId="77777777" w:rsidR="00910F84" w:rsidRPr="00C35A2C" w:rsidRDefault="00910F84" w:rsidP="00910F84">
      <w:pPr>
        <w:pStyle w:val="afffa"/>
        <w:rPr>
          <w:rtl/>
        </w:rPr>
      </w:pPr>
      <w:r>
        <w:rPr>
          <w:b/>
          <w:bCs/>
          <w:rtl/>
        </w:rPr>
        <w:lastRenderedPageBreak/>
        <w:t xml:space="preserve">- </w:t>
      </w:r>
      <w:r w:rsidRPr="00507DB9">
        <w:rPr>
          <w:b/>
          <w:bCs/>
          <w:rtl/>
        </w:rPr>
        <w:t>ש</w:t>
      </w:r>
      <w:r>
        <w:rPr>
          <w:b/>
          <w:bCs/>
          <w:rtl/>
        </w:rPr>
        <w:t>"</w:t>
      </w:r>
      <w:r w:rsidRPr="00507DB9">
        <w:rPr>
          <w:rFonts w:hint="cs"/>
          <w:b/>
          <w:bCs/>
          <w:rtl/>
        </w:rPr>
        <w:t>מ</w:t>
      </w:r>
      <w:r w:rsidRPr="00C35A2C">
        <w:rPr>
          <w:b/>
          <w:bCs/>
          <w:rtl/>
        </w:rPr>
        <w:t>:</w:t>
      </w:r>
      <w:r w:rsidRPr="00C35A2C">
        <w:rPr>
          <w:rtl/>
        </w:rPr>
        <w:t xml:space="preserve"> אין שבת בשביעית - כביטול מקצת וקיום מקצת דמי, </w:t>
      </w:r>
      <w:r w:rsidRPr="00C35A2C">
        <w:rPr>
          <w:b/>
          <w:bCs/>
          <w:rtl/>
        </w:rPr>
        <w:t>שמע מינה</w:t>
      </w:r>
      <w:r w:rsidRPr="00C35A2C">
        <w:rPr>
          <w:rtl/>
        </w:rPr>
        <w:t>.</w:t>
      </w:r>
    </w:p>
    <w:p w14:paraId="4F150EDE"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5E848A4" w14:textId="77777777" w:rsidR="00910F84" w:rsidRPr="00C35A2C" w:rsidRDefault="00910F84" w:rsidP="00910F84">
      <w:pPr>
        <w:pStyle w:val="affb"/>
        <w:rPr>
          <w:del w:id="20009" w:author="קלוד" w:date="2026-10-06T10:15:28Z"/>
          <w:rtl/>
        </w:rPr>
      </w:pPr>
      <w:ins w:id="9801" w:author="מספור קטעי משנה" w:date="2026-10-06T10:04:19Z">
        <w:del w:id="20007" w:author="קלוד" w:date="2026-10-06T10:15:28Z">
          <w:r>
            <w:rPr>
              <w:rStyle w:val="MisparKeta"/>
            </w:rPr>
            <w:delText xml:space="preserve">ב. </w:delText>
          </w:r>
        </w:del>
      </w:ins>
      <w:del w:id="20008" w:author="קלוד" w:date="2026-10-06T10:15:28Z">
        <w:r w:rsidRPr="00C35A2C">
          <w:rPr>
            <w:rtl/>
          </w:rPr>
          <w:delText xml:space="preserve">מתני'.</w:delText>
        </w:r>
      </w:del>
    </w:p>
    <w:p w14:paraId="6B37AE4B" w14:textId="77777777" w:rsidR="00910F84" w:rsidRPr="00C35A2C" w:rsidRDefault="00910F84" w:rsidP="00910F84">
      <w:pPr>
        <w:pStyle w:val="affb"/>
        <w:rPr>
          <w:rtl/>
        </w:rPr>
      </w:pPr>
      <w:ins w:id="20060" w:author="קלוד" w:date="2026-10-06T10:15:28Z">
        <w:r>
          <w:rPr>
            <w:rStyle w:val="MisparKeta"/>
          </w:rPr>
          <w:t xml:space="preserve">ב. </w:t>
        </w:r>
      </w:ins>
      <w:r w:rsidRPr="00C35A2C">
        <w:rPr>
          <w:rtl/>
        </w:rPr>
        <w:t>הורו ב</w:t>
      </w:r>
      <w:r>
        <w:rPr>
          <w:rtl/>
        </w:rPr>
        <w:t>"</w:t>
      </w:r>
      <w:r w:rsidRPr="00C35A2C">
        <w:rPr>
          <w:rtl/>
        </w:rPr>
        <w:t>ד, וידע אחד מהן שטעו ואמר להן, טועין אתם, או שלא היה מופלא של ב</w:t>
      </w:r>
      <w:r>
        <w:rPr>
          <w:rtl/>
        </w:rPr>
        <w:t>"</w:t>
      </w:r>
      <w:r w:rsidRPr="00C35A2C">
        <w:rPr>
          <w:rtl/>
        </w:rPr>
        <w:t>ד שם, או שהיה אחד מהן גר או ממזר או נתין, או זקן שלא ראוי לבנים - ה</w:t>
      </w:r>
      <w:r>
        <w:rPr>
          <w:rtl/>
        </w:rPr>
        <w:t>"</w:t>
      </w:r>
      <w:r w:rsidRPr="00C35A2C">
        <w:rPr>
          <w:rtl/>
        </w:rPr>
        <w:t xml:space="preserve">ז פטור, </w:t>
      </w:r>
    </w:p>
    <w:p w14:paraId="522650AE" w14:textId="77777777" w:rsidR="00910F84" w:rsidRPr="00C35A2C" w:rsidRDefault="00910F84" w:rsidP="00910F84">
      <w:pPr>
        <w:pStyle w:val="affb"/>
        <w:rPr>
          <w:rtl/>
        </w:rPr>
      </w:pPr>
      <w:r w:rsidRPr="00C35A2C">
        <w:rPr>
          <w:rtl/>
        </w:rPr>
        <w:t>שנאמ' כאן עדה ונאמר להלן עדה, מה עדה האמורה להלן - כולן ראוין להוראה, אף עדה האמורה כאן - עד שיהיו כולן ראוין להוראה.</w:t>
      </w:r>
    </w:p>
    <w:p w14:paraId="22F21089"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B710BC5" w14:textId="77777777" w:rsidR="00910F84" w:rsidRPr="00C35A2C" w:rsidRDefault="00910F84" w:rsidP="00910F84">
      <w:pPr>
        <w:pStyle w:val="afff2"/>
        <w:rPr>
          <w:rtl/>
        </w:rPr>
      </w:pPr>
      <w:ins w:id="9809" w:author="מספור קטעי משנה" w:date="2026-10-06T06:45:26Z">
        <w:r>
          <w:rPr>
            <w:rStyle w:val="MisparKeta"/>
          </w:rPr>
          <w:t xml:space="preserve">ג. </w:t>
        </w:r>
      </w:ins>
      <w:r w:rsidRPr="00C35A2C">
        <w:rPr>
          <w:rtl/>
        </w:rPr>
        <w:t>או שלא היה מופלא של ב</w:t>
      </w:r>
      <w:r>
        <w:rPr>
          <w:rtl/>
        </w:rPr>
        <w:t>"</w:t>
      </w:r>
      <w:r w:rsidRPr="00C35A2C">
        <w:rPr>
          <w:rtl/>
        </w:rPr>
        <w:t>ד שם.</w:t>
      </w:r>
    </w:p>
    <w:p w14:paraId="7ADD60A6"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0973" w:author="מנוע אמוראים" w:date="2026-10-05T16:41:56Z">
            <w:rPr>
              <w:rFonts w:ascii="FontbitDavid" w:hAnsi="FontbitDavid" w:hint="cs"/>
              <w:sz w:val="32"/>
              <w:rtl/>
            </w:rPr>
          </w:rPrChange>
        </w:rPr>
        <w:t xml:space="preserve">מדר</w:t>
      </w:r>
      <w:r>
        <w:rPr>
          <w:rStyle w:val="affff1"/>
          <w:rFonts w:ascii="FontbitDavid" w:hAnsi="FontbitDavid"/>
          <w:sz w:val="32"/>
          <w:rtl/>
          <w:rPrChange w:id="1097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75"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וכן תני </w:t>
      </w:r>
      <w:r>
        <w:rPr>
          <w:rStyle w:val="affff1"/>
          <w:rFonts w:ascii="FontbitDavid" w:hAnsi="FontbitDavid" w:hint="cs"/>
          <w:sz w:val="32"/>
          <w:rtl/>
          <w:rPrChange w:id="10976" w:author="מנוע אמוראים" w:date="2026-10-05T16:41:56Z">
            <w:rPr>
              <w:rFonts w:ascii="FontbitDavid" w:hAnsi="FontbitDavid" w:hint="cs"/>
              <w:sz w:val="32"/>
              <w:rtl/>
            </w:rPr>
          </w:rPrChange>
        </w:rPr>
        <w:t xml:space="preserve">מדרי</w:t>
      </w:r>
      <w:r>
        <w:rPr>
          <w:rStyle w:val="affff1"/>
          <w:rFonts w:ascii="FontbitDavid" w:hAnsi="FontbitDavid"/>
          <w:sz w:val="32"/>
          <w:rtl/>
          <w:rPrChange w:id="1097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78"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C35A2C">
        <w:rPr>
          <w:rFonts w:ascii="FontbitDavid" w:hAnsi="FontbitDavid"/>
          <w:sz w:val="32"/>
          <w:rtl/>
        </w:rPr>
        <w:t>מפני מה אמרו: הורו בדבר שהצדוקין מודין בו פטורין? מפני שהיה להם ללמוד ולא למדו, לא היה מופלא של ב</w:t>
      </w:r>
      <w:r>
        <w:rPr>
          <w:rFonts w:ascii="FontbitDavid" w:hAnsi="FontbitDavid"/>
          <w:sz w:val="32"/>
          <w:rtl/>
        </w:rPr>
        <w:t>"</w:t>
      </w:r>
      <w:r w:rsidRPr="00C35A2C">
        <w:rPr>
          <w:rFonts w:ascii="FontbitDavid" w:hAnsi="FontbitDavid"/>
          <w:sz w:val="32"/>
          <w:rtl/>
        </w:rPr>
        <w:t>ד שם נמי פטורין, מפני שהיה להם ללמוד ולא למדו.</w:t>
      </w:r>
    </w:p>
    <w:p w14:paraId="19D1C99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202EDD41" w14:textId="77777777" w:rsidR="00910F84" w:rsidRPr="00C35A2C" w:rsidRDefault="00910F84" w:rsidP="00910F84">
      <w:pPr>
        <w:pStyle w:val="afff2"/>
        <w:rPr>
          <w:rtl/>
        </w:rPr>
      </w:pPr>
      <w:ins w:id="9802" w:author="מספור קטעי משנה" w:date="2026-10-06T10:04:19Z">
        <w:r>
          <w:rPr>
            <w:rStyle w:val="MisparKeta"/>
          </w:rPr>
          <w:t xml:space="preserve">ג. </w:t>
        </w:r>
      </w:ins>
      <w:r w:rsidRPr="00C35A2C">
        <w:rPr>
          <w:rtl/>
        </w:rPr>
        <w:t>נאמר שם עדה ונאמר כאן עדה, עד שיהו כולן ראוין להוראה.</w:t>
      </w:r>
    </w:p>
    <w:p w14:paraId="40EAB9B7"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והתם </w:t>
      </w:r>
      <w:r>
        <w:rPr>
          <w:rStyle w:val="affff1"/>
          <w:rFonts w:ascii="FontbitDavid" w:hAnsi="FontbitDavid" w:hint="cs"/>
          <w:sz w:val="32"/>
          <w:rtl/>
          <w:rPrChange w:id="10979" w:author="מנוע אמוראים" w:date="2026-10-05T16:41:56Z">
            <w:rPr>
              <w:rFonts w:ascii="FontbitDavid" w:hAnsi="FontbitDavid" w:hint="cs"/>
              <w:sz w:val="32"/>
              <w:rtl/>
            </w:rPr>
          </w:rPrChange>
        </w:rPr>
        <w:t xml:space="preserve">מדר</w:t>
      </w:r>
      <w:r>
        <w:rPr>
          <w:rStyle w:val="affff1"/>
          <w:rFonts w:ascii="FontbitDavid" w:hAnsi="FontbitDavid"/>
          <w:sz w:val="32"/>
          <w:rtl/>
          <w:rPrChange w:id="1098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81" w:author="מנוע אמוראים" w:date="2026-10-05T16:41:56Z">
            <w:rPr>
              <w:rFonts w:ascii="FontbitDavid" w:hAnsi="FontbitDavid" w:hint="cs"/>
              <w:sz w:val="32"/>
              <w:rtl/>
            </w:rPr>
          </w:rPrChange>
        </w:rPr>
        <w:t xml:space="preserve">ח</w:t>
      </w:r>
      <w:r w:rsidRPr="00C35A2C">
        <w:rPr>
          <w:rFonts w:ascii="FontbitDavid" w:hAnsi="FontbitDavid"/>
          <w:sz w:val="32"/>
          <w:rtl/>
        </w:rPr>
        <w:t xml:space="preserve">: </w:t>
      </w:r>
      <w:r>
        <w:rPr>
          <w:rStyle w:val="affff1"/>
          <w:rFonts w:ascii="FontbitDavid" w:hAnsi="FontbitDavid" w:hint="cs"/>
          <w:sz w:val="32"/>
          <w:rtl/>
          <w:rPrChange w:id="10982" w:author="מנוע אמוראים" w:date="2026-10-05T16:41:56Z">
            <w:rPr>
              <w:rFonts w:ascii="FontbitDavid" w:hAnsi="FontbitDavid" w:hint="cs"/>
              <w:sz w:val="32"/>
              <w:rtl/>
            </w:rPr>
          </w:rPrChange>
        </w:rPr>
        <w:t xml:space="preserve">כרנב</w:t>
      </w:r>
      <w:r>
        <w:rPr>
          <w:rStyle w:val="affff1"/>
          <w:rFonts w:ascii="FontbitDavid" w:hAnsi="FontbitDavid"/>
          <w:sz w:val="32"/>
          <w:rtl/>
          <w:rPrChange w:id="1098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84"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sidRPr="00FF1C37">
        <w:rPr>
          <w:rStyle w:val="afffd"/>
          <w:rFonts w:hint="cs"/>
          <w:rtl/>
        </w:rPr>
        <w:t>מ'</w:t>
      </w:r>
      <w:r w:rsidRPr="00FF1C37">
        <w:rPr>
          <w:rStyle w:val="afffd"/>
          <w:rtl/>
        </w:rPr>
        <w:t>ונשאו אתך</w:t>
      </w:r>
      <w:r w:rsidRPr="00FF1C37">
        <w:rPr>
          <w:rStyle w:val="afffd"/>
          <w:rFonts w:hint="cs"/>
          <w:rtl/>
        </w:rPr>
        <w:t>'</w:t>
      </w:r>
      <w:r w:rsidRPr="00FF1C37">
        <w:rPr>
          <w:rStyle w:val="afffd"/>
          <w:rtl/>
        </w:rPr>
        <w:t>,</w:t>
      </w:r>
      <w:r w:rsidRPr="00C35A2C">
        <w:rPr>
          <w:rFonts w:ascii="FontbitDavid" w:hAnsi="FontbitDavid"/>
          <w:sz w:val="32"/>
          <w:rtl/>
        </w:rPr>
        <w:t xml:space="preserve"> אתך - בדומין לך.</w:t>
      </w:r>
    </w:p>
    <w:p w14:paraId="07E376AD"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C4C927B" w14:textId="77777777" w:rsidR="00910F84" w:rsidRPr="00C35A2C" w:rsidRDefault="00910F84" w:rsidP="00910F84">
      <w:pPr>
        <w:pStyle w:val="affb"/>
        <w:rPr>
          <w:del w:id="20012" w:author="קלוד" w:date="2026-10-06T10:15:28Z"/>
          <w:rtl/>
        </w:rPr>
      </w:pPr>
      <w:ins w:id="9803" w:author="מספור קטעי משנה" w:date="2026-10-06T10:04:19Z">
        <w:del w:id="20010" w:author="קלוד" w:date="2026-10-06T10:15:28Z">
          <w:r>
            <w:rPr>
              <w:rStyle w:val="MisparKeta"/>
            </w:rPr>
            <w:delText xml:space="preserve">ד. </w:delText>
          </w:r>
        </w:del>
      </w:ins>
      <w:del w:id="20011" w:author="קלוד" w:date="2026-10-06T10:15:28Z">
        <w:r w:rsidRPr="00C35A2C">
          <w:rPr>
            <w:rtl/>
          </w:rPr>
          <w:delText xml:space="preserve">מתני'.</w:delText>
        </w:r>
      </w:del>
    </w:p>
    <w:p>
      <w:pPr>
        <w:pStyle w:val="affff4"/>
        <w:rPr>
          <w:ins w:id="20004" w:author="קלוד" w:date="2026-10-06T10:43:31Z"/>
        </w:rPr>
      </w:pPr>
      <w:ins w:id="20003" w:author="קלוד" w:date="2026-10-06T10:43:31Z">
        <w:r>
          <w:t xml:space="preserve">משנה ו</w:t>
        </w:r>
      </w:ins>
    </w:p>
    <w:p w14:paraId="609C4509" w14:textId="77777777" w:rsidR="00910F84" w:rsidRPr="00C35A2C" w:rsidRDefault="00910F84" w:rsidP="00910F84">
      <w:pPr>
        <w:pStyle w:val="affb"/>
        <w:rPr>
          <w:rtl/>
        </w:rPr>
      </w:pPr>
      <w:ins w:id="20061" w:author="קלוד" w:date="2026-10-06T10:15:28Z">
        <w:r>
          <w:rPr>
            <w:rStyle w:val="MisparKeta"/>
          </w:rPr>
          <w:t xml:space="preserve">ד. </w:t>
        </w:r>
      </w:ins>
      <w:r w:rsidRPr="00C35A2C">
        <w:rPr>
          <w:rtl/>
        </w:rPr>
        <w:t>הורו ב</w:t>
      </w:r>
      <w:r>
        <w:rPr>
          <w:rtl/>
        </w:rPr>
        <w:t>"</w:t>
      </w:r>
      <w:r w:rsidRPr="00C35A2C">
        <w:rPr>
          <w:rtl/>
        </w:rPr>
        <w:t xml:space="preserve">ד שוגגין ועשו כל הקהל שוגגין - מביאין פר, </w:t>
      </w:r>
    </w:p>
    <w:p w14:paraId="661147A1" w14:textId="77777777" w:rsidR="00910F84" w:rsidRPr="00C35A2C" w:rsidRDefault="00910F84" w:rsidP="00910F84">
      <w:pPr>
        <w:pStyle w:val="affb"/>
        <w:rPr>
          <w:rtl/>
        </w:rPr>
      </w:pPr>
      <w:r w:rsidRPr="00C35A2C">
        <w:rPr>
          <w:rtl/>
        </w:rPr>
        <w:t>מזידין ועשו שוגגין - מביאין כשבה ושעירה, שוגגין ועשו מזידין - הרי אלו פטורין.</w:t>
      </w:r>
    </w:p>
    <w:p w14:paraId="3FF5D1C4"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47D23B8" w14:textId="77777777" w:rsidR="00910F84" w:rsidRPr="00C35A2C" w:rsidRDefault="00910F84" w:rsidP="00910F84">
      <w:pPr>
        <w:rPr>
          <w:rFonts w:ascii="FontbitDavid" w:hAnsi="FontbitDavid"/>
          <w:sz w:val="32"/>
          <w:rtl/>
        </w:rPr>
      </w:pPr>
      <w:r w:rsidRPr="00C35A2C">
        <w:rPr>
          <w:rFonts w:ascii="FontbitDavid" w:hAnsi="FontbitDavid"/>
          <w:sz w:val="32"/>
          <w:rtl/>
        </w:rPr>
        <w:t>שוגגין ועשו מזידין - הרי אלו פטורין.</w:t>
      </w:r>
    </w:p>
    <w:p w14:paraId="5FD029AD" w14:textId="77777777" w:rsidR="00910F84" w:rsidRPr="00C35A2C" w:rsidRDefault="00910F84" w:rsidP="00910F84">
      <w:pPr>
        <w:rPr>
          <w:rtl/>
        </w:rPr>
      </w:pPr>
      <w:r w:rsidRPr="00C35A2C">
        <w:rPr>
          <w:rtl/>
        </w:rPr>
        <w:t>הא שוגג דומיא דמזיד - חייב, וה</w:t>
      </w:r>
      <w:r>
        <w:rPr>
          <w:rtl/>
        </w:rPr>
        <w:t>"</w:t>
      </w:r>
      <w:r w:rsidRPr="00C35A2C">
        <w:rPr>
          <w:rFonts w:hint="cs"/>
          <w:rtl/>
        </w:rPr>
        <w:t>ד ש</w:t>
      </w:r>
      <w:r w:rsidRPr="00C35A2C">
        <w:rPr>
          <w:rtl/>
        </w:rPr>
        <w:t>הורו בית דין שחלב מותר ונתחלף לו בשומן ואכלו, לימא: תפשוט הא דבעי רמי בר חמא!</w:t>
      </w:r>
    </w:p>
    <w:p w14:paraId="4FDBB7E6" w14:textId="77777777" w:rsidR="00910F84" w:rsidRPr="00C35A2C" w:rsidRDefault="00910F84" w:rsidP="00910F84">
      <w:pPr>
        <w:pStyle w:val="afffa"/>
        <w:rPr>
          <w:rtl/>
        </w:rPr>
      </w:pPr>
      <w:r>
        <w:rPr>
          <w:rtl/>
        </w:rPr>
        <w:t xml:space="preserve">- </w:t>
      </w:r>
      <w:r w:rsidRPr="00C35A2C">
        <w:rPr>
          <w:rtl/>
        </w:rPr>
        <w:t>אמר לך, משום דתנא רישא: מזידין ועשו שוגגין, תנא סיפא: שוגגין ועשו מזידין.</w:t>
      </w:r>
    </w:p>
    <w:p w14:paraId="3B2ADB88"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634B63D" w14:textId="77777777" w:rsidR="00910F84" w:rsidRPr="00C35A2C" w:rsidRDefault="00910F84" w:rsidP="00910F84">
      <w:pPr>
        <w:pStyle w:val="affb"/>
        <w:rPr>
          <w:del w:id="20015" w:author="קלוד" w:date="2026-10-06T10:15:28Z"/>
          <w:rtl/>
        </w:rPr>
      </w:pPr>
      <w:ins w:id="9804" w:author="מספור קטעי משנה" w:date="2026-10-06T10:04:19Z">
        <w:del w:id="20013" w:author="קלוד" w:date="2026-10-06T10:15:28Z">
          <w:r>
            <w:rPr>
              <w:rStyle w:val="MisparKeta"/>
            </w:rPr>
            <w:delText xml:space="preserve">ו. </w:delText>
          </w:r>
        </w:del>
      </w:ins>
      <w:del w:id="20014" w:author="קלוד" w:date="2026-10-06T10:15:28Z">
        <w:r w:rsidRPr="00C35A2C">
          <w:rPr>
            <w:rtl/>
          </w:rPr>
          <w:delText xml:space="preserve">מתני'.</w:delText>
        </w:r>
      </w:del>
    </w:p>
    <w:p>
      <w:pPr>
        <w:pStyle w:val="affff4"/>
        <w:rPr>
          <w:ins w:id="20006" w:author="קלוד" w:date="2026-10-06T10:43:31Z"/>
        </w:rPr>
      </w:pPr>
      <w:ins w:id="20005" w:author="קלוד" w:date="2026-10-06T10:43:31Z">
        <w:r>
          <w:t xml:space="preserve">משנה ו</w:t>
        </w:r>
      </w:ins>
    </w:p>
    <w:p w14:paraId="5F402716" w14:textId="77777777" w:rsidR="00910F84" w:rsidRPr="00C35A2C" w:rsidRDefault="00910F84" w:rsidP="00910F84">
      <w:pPr>
        <w:pStyle w:val="affb"/>
        <w:rPr>
          <w:rtl/>
        </w:rPr>
      </w:pPr>
      <w:ins w:id="20062" w:author="קלוד" w:date="2026-10-06T10:15:28Z">
        <w:r>
          <w:rPr>
            <w:rStyle w:val="MisparKeta"/>
          </w:rPr>
          <w:t xml:space="preserve">ו. </w:t>
        </w:r>
      </w:ins>
      <w:r w:rsidRPr="00C35A2C">
        <w:rPr>
          <w:rtl/>
        </w:rPr>
        <w:t>הורו ב</w:t>
      </w:r>
      <w:r>
        <w:rPr>
          <w:rtl/>
        </w:rPr>
        <w:t>"</w:t>
      </w:r>
      <w:r w:rsidRPr="00C35A2C">
        <w:rPr>
          <w:rtl/>
        </w:rPr>
        <w:t xml:space="preserve">ד ועשו כל הקהל או רובן על פיהן </w:t>
      </w:r>
      <w:r w:rsidRPr="00C35A2C">
        <w:rPr>
          <w:rFonts w:hint="cs"/>
          <w:rtl/>
        </w:rPr>
        <w:t>לר</w:t>
      </w:r>
      <w:r>
        <w:rPr>
          <w:rtl/>
        </w:rPr>
        <w:t>"</w:t>
      </w:r>
      <w:r w:rsidRPr="00C35A2C">
        <w:rPr>
          <w:rFonts w:hint="cs"/>
          <w:rtl/>
        </w:rPr>
        <w:t xml:space="preserve">מ: </w:t>
      </w:r>
      <w:r w:rsidRPr="00C35A2C">
        <w:rPr>
          <w:rtl/>
        </w:rPr>
        <w:t>מביאין פר, ובעבודת כוכבים מביאין פר ושעיר,</w:t>
      </w:r>
    </w:p>
    <w:p w14:paraId="3B286A9B" w14:textId="77777777" w:rsidR="00910F84" w:rsidRPr="0013388F" w:rsidRDefault="00910F84" w:rsidP="00910F84">
      <w:pPr>
        <w:rPr>
          <w:rFonts w:cs="Guttman Vilna"/>
          <w:bCs/>
          <w:rtl/>
        </w:rPr>
      </w:pPr>
      <w:r w:rsidRPr="0013388F">
        <w:rPr>
          <w:rFonts w:cs="Guttman Vilna"/>
          <w:bCs/>
          <w:rtl/>
        </w:rPr>
        <w:t>ר' יהודה אומר: י"ב שבטים מביאין י"ב פרים, ובעבודת כוכבים - מביאין י"ב פרים ושנים עשר שעירים;</w:t>
      </w:r>
    </w:p>
    <w:p w14:paraId="188EA091" w14:textId="77777777" w:rsidR="00910F84" w:rsidRPr="00C35A2C" w:rsidRDefault="00910F84" w:rsidP="00910F84">
      <w:pPr>
        <w:pStyle w:val="aff6"/>
        <w:framePr w:wrap="around"/>
        <w:rPr>
          <w:rtl/>
        </w:rPr>
      </w:pPr>
      <w:r w:rsidRPr="00C35A2C">
        <w:rPr>
          <w:rFonts w:hint="cs"/>
          <w:rtl/>
        </w:rPr>
        <w:t xml:space="preserve">ה. </w:t>
      </w:r>
    </w:p>
    <w:p>
      <w:pPr>
        <w:pStyle w:val="affff4"/>
        <w:rPr>
          <w:ins w:id="20008" w:author="קלוד" w:date="2026-10-06T10:43:31Z"/>
        </w:rPr>
      </w:pPr>
      <w:ins w:id="20007" w:author="קלוד" w:date="2026-10-06T10:43:31Z">
        <w:r>
          <w:t xml:space="preserve">משנה ז</w:t>
        </w:r>
      </w:ins>
    </w:p>
    <w:p w14:paraId="32B28F80" w14:textId="77777777" w:rsidR="00910F84" w:rsidRPr="00C35A2C" w:rsidRDefault="00910F84" w:rsidP="00910F84">
      <w:pPr>
        <w:pStyle w:val="affb"/>
        <w:rPr>
          <w:rtl/>
        </w:rPr>
      </w:pPr>
      <w:r>
        <w:rPr>
          <w:rStyle w:val="TanaimMishna"/>
          <w:rtl/>
          <w:rPrChange w:id="20091" w:author="קלוד" w:date="2026-10-06T10:07:24Z">
            <w:rPr>
              <w:rtl/>
            </w:rPr>
          </w:rPrChange>
        </w:rPr>
        <w:t xml:space="preserve">רבי שמעון</w:t>
      </w:r>
      <w:r>
        <w:rPr>
          <w:rtl/>
        </w:rPr>
        <w:t xml:space="preserve"> אומר: י</w:t>
      </w:r>
      <w:r>
        <w:rPr>
          <w:rtl/>
        </w:rPr>
        <w:t>"</w:t>
      </w:r>
      <w:r w:rsidRPr="00C35A2C">
        <w:rPr>
          <w:rtl/>
        </w:rPr>
        <w:t>ג פרים, ובעבודת כוכבים - שלשה עשר פרים וי</w:t>
      </w:r>
      <w:r>
        <w:rPr>
          <w:rtl/>
        </w:rPr>
        <w:t>"</w:t>
      </w:r>
      <w:r w:rsidRPr="00C35A2C">
        <w:rPr>
          <w:rtl/>
        </w:rPr>
        <w:t>ג שעירים, פר ושעיר לכל שבט ושבט, פר ושעיר לב</w:t>
      </w:r>
      <w:r>
        <w:rPr>
          <w:rtl/>
        </w:rPr>
        <w:t>"</w:t>
      </w:r>
      <w:r w:rsidRPr="00C35A2C">
        <w:rPr>
          <w:rtl/>
        </w:rPr>
        <w:t>ד.</w:t>
      </w:r>
    </w:p>
    <w:p w14:paraId="0737FD84" w14:textId="77777777" w:rsidR="00910F84" w:rsidRPr="00C35A2C" w:rsidRDefault="00910F84" w:rsidP="00910F84">
      <w:pPr>
        <w:pStyle w:val="affb"/>
        <w:rPr>
          <w:rtl/>
        </w:rPr>
      </w:pPr>
      <w:r w:rsidRPr="00C35A2C">
        <w:rPr>
          <w:rtl/>
        </w:rPr>
        <w:t>הורו ב</w:t>
      </w:r>
      <w:r>
        <w:rPr>
          <w:rtl/>
        </w:rPr>
        <w:t>"</w:t>
      </w:r>
      <w:r w:rsidRPr="00C35A2C">
        <w:rPr>
          <w:rtl/>
        </w:rPr>
        <w:t>ד ועשו ז' שבטים או רובן על פיהן - מביאין פר, ובעבודת כוכבים - מביאין פר ושעיר, דברי ר</w:t>
      </w:r>
      <w:r>
        <w:rPr>
          <w:rtl/>
        </w:rPr>
        <w:t>"</w:t>
      </w:r>
      <w:r w:rsidRPr="00C35A2C">
        <w:rPr>
          <w:rtl/>
        </w:rPr>
        <w:t>מ;</w:t>
      </w:r>
    </w:p>
    <w:p w14:paraId="0A056688" w14:textId="77777777" w:rsidR="00910F84" w:rsidRPr="00C35A2C" w:rsidRDefault="00910F84" w:rsidP="00910F84">
      <w:pPr>
        <w:pStyle w:val="affb"/>
        <w:rPr>
          <w:rtl/>
        </w:rPr>
      </w:pPr>
      <w:r>
        <w:rPr>
          <w:rStyle w:val="TanaimMishna"/>
          <w:rtl/>
          <w:rPrChange w:id="20092" w:author="קלוד" w:date="2026-10-06T10:07:24Z">
            <w:rPr>
              <w:rtl/>
            </w:rPr>
          </w:rPrChange>
        </w:rPr>
        <w:t xml:space="preserve">רבי יהודה</w:t>
      </w:r>
      <w:r>
        <w:rPr>
          <w:rtl/>
        </w:rPr>
        <w:t xml:space="preserve"> אומר: ז' שבטים שחטאו מביאין ז' פרים, ושאר שבטים שלא חטאו מביאין על ידיהן פר, שאף אלו שלא חטאו מביאין ע</w:t>
      </w:r>
      <w:r>
        <w:rPr>
          <w:rtl/>
        </w:rPr>
        <w:t>"</w:t>
      </w:r>
      <w:r w:rsidRPr="00C35A2C">
        <w:rPr>
          <w:rtl/>
        </w:rPr>
        <w:t>י חוטאין;</w:t>
      </w:r>
    </w:p>
    <w:p w14:paraId="0C3B1E04" w14:textId="77777777" w:rsidR="00910F84" w:rsidRPr="00C35A2C" w:rsidRDefault="00910F84" w:rsidP="00910F84">
      <w:pPr>
        <w:pStyle w:val="affb"/>
        <w:rPr>
          <w:rtl/>
        </w:rPr>
      </w:pPr>
      <w:r w:rsidRPr="00C35A2C">
        <w:rPr>
          <w:rtl/>
        </w:rPr>
        <w:t>ר</w:t>
      </w:r>
      <w:r>
        <w:rPr>
          <w:rtl/>
        </w:rPr>
        <w:t>"</w:t>
      </w:r>
      <w:r w:rsidRPr="00C35A2C">
        <w:rPr>
          <w:rtl/>
        </w:rPr>
        <w:t>ש אומר: ח' פרים, ובעבודת כוכבים - ח' פרים וח' שעירים, פר ושעיר לכל שבט ושבט, פר ושעיר לב</w:t>
      </w:r>
      <w:r>
        <w:rPr>
          <w:rtl/>
        </w:rPr>
        <w:t>"</w:t>
      </w:r>
      <w:r w:rsidRPr="00C35A2C">
        <w:rPr>
          <w:rtl/>
        </w:rPr>
        <w:t>ד.</w:t>
      </w:r>
    </w:p>
    <w:p w14:paraId="52FB322E" w14:textId="77777777" w:rsidR="00910F84" w:rsidRPr="00C35A2C" w:rsidRDefault="00910F84" w:rsidP="00910F84">
      <w:pPr>
        <w:pStyle w:val="affb"/>
        <w:rPr>
          <w:rtl/>
        </w:rPr>
      </w:pPr>
      <w:r w:rsidRPr="00C35A2C">
        <w:rPr>
          <w:rtl/>
        </w:rPr>
        <w:t>הורו ב</w:t>
      </w:r>
      <w:r>
        <w:rPr>
          <w:rtl/>
        </w:rPr>
        <w:t>"</w:t>
      </w:r>
      <w:r>
        <w:rPr>
          <w:rtl/>
        </w:rPr>
        <w:t xml:space="preserve">ד של אחד מן השבטים ועשה אותו השבט על פיהן - אותו שבט הוא חייב, ושאר כל השבטים פטורין, דברי </w:t>
      </w:r>
      <w:r>
        <w:rPr>
          <w:rStyle w:val="TanaimMishna"/>
          <w:rtl/>
          <w:rPrChange w:id="20093" w:author="קלוד" w:date="2026-10-06T10:07:24Z">
            <w:rPr>
              <w:rtl/>
            </w:rPr>
          </w:rPrChange>
        </w:rPr>
        <w:t xml:space="preserve">רבי יהודה</w:t>
      </w:r>
      <w:r>
        <w:rPr>
          <w:rtl/>
        </w:rPr>
        <w:t xml:space="preserve">;</w:t>
      </w:r>
    </w:p>
    <w:p w14:paraId="09C0E76E" w14:textId="77777777" w:rsidR="00910F84" w:rsidRPr="00C35A2C" w:rsidRDefault="00910F84" w:rsidP="00910F84">
      <w:pPr>
        <w:pStyle w:val="affb"/>
        <w:rPr>
          <w:rtl/>
        </w:rPr>
      </w:pPr>
      <w:r>
        <w:rPr>
          <w:rtl/>
        </w:rPr>
        <w:t xml:space="preserve">ו</w:t>
      </w:r>
      <w:r>
        <w:rPr>
          <w:rStyle w:val="TanaimMishna"/>
          <w:rtl/>
          <w:rPrChange w:id="20094" w:author="קלוד" w:date="2026-10-06T10:07:24Z">
            <w:rPr>
              <w:rtl/>
            </w:rPr>
          </w:rPrChange>
        </w:rPr>
        <w:t xml:space="preserve">חכמים</w:t>
      </w:r>
      <w:r>
        <w:rPr>
          <w:rtl/>
        </w:rPr>
        <w:t xml:space="preserve"> אומרים: אין חייבין אלא על הוריות בית דין הגדול בלבד, שנאמר ואם כל עדת ישראל ישגו, ולא עדת אותו שבט.</w:t>
      </w:r>
    </w:p>
    <w:p w14:paraId="487B1CD6"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60E0839" w14:textId="77777777" w:rsidR="00910F84" w:rsidRPr="00C35A2C" w:rsidRDefault="00910F84" w:rsidP="00910F84">
      <w:pPr>
        <w:rPr>
          <w:rFonts w:ascii="FontbitDavid" w:hAnsi="FontbitDavid"/>
          <w:sz w:val="32"/>
          <w:rtl/>
        </w:rPr>
      </w:pPr>
      <w:r w:rsidRPr="00C35A2C">
        <w:rPr>
          <w:rFonts w:ascii="FontbitDavid" w:hAnsi="FontbitDavid"/>
          <w:b/>
          <w:bCs/>
          <w:sz w:val="32"/>
          <w:rtl/>
        </w:rPr>
        <w:t>• 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ידעו שהורו וטעו מה הורו, יכול יהו חייבין? 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ונודעה החטאת</w:t>
      </w:r>
      <w:r w:rsidRPr="00F90100">
        <w:rPr>
          <w:rStyle w:val="afffd"/>
          <w:rFonts w:hint="cs"/>
          <w:rtl/>
        </w:rPr>
        <w:t>'</w:t>
      </w:r>
      <w:r w:rsidRPr="00F90100">
        <w:rPr>
          <w:rStyle w:val="afffd"/>
          <w:rtl/>
        </w:rPr>
        <w:t>,</w:t>
      </w:r>
      <w:r w:rsidRPr="00C35A2C">
        <w:rPr>
          <w:rFonts w:ascii="FontbitDavid" w:hAnsi="FontbitDavid"/>
          <w:sz w:val="32"/>
          <w:rtl/>
        </w:rPr>
        <w:t xml:space="preserve"> ולא שיודעו החוטאין;</w:t>
      </w:r>
    </w:p>
    <w:p w14:paraId="535E3B50"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אשר חטאו</w:t>
      </w:r>
      <w:r w:rsidRPr="00F90100">
        <w:rPr>
          <w:rStyle w:val="afffd"/>
          <w:rFonts w:hint="cs"/>
          <w:rtl/>
        </w:rPr>
        <w:t>'</w:t>
      </w:r>
      <w:r w:rsidRPr="00F90100">
        <w:rPr>
          <w:rStyle w:val="afffd"/>
          <w:rtl/>
        </w:rPr>
        <w:t xml:space="preserve"> </w:t>
      </w:r>
      <w:r w:rsidRPr="00C35A2C">
        <w:rPr>
          <w:rFonts w:ascii="FontbitDavid" w:hAnsi="FontbitDavid"/>
          <w:sz w:val="32"/>
          <w:rtl/>
        </w:rPr>
        <w:t>- חטאו שני שבטים מביאין שני פרים, חטאו שלשה מביאין שלשה,</w:t>
      </w:r>
      <w:r w:rsidRPr="00C35A2C">
        <w:rPr>
          <w:rFonts w:ascii="FontbitDavid" w:hAnsi="FontbitDavid" w:hint="cs"/>
          <w:sz w:val="32"/>
          <w:rtl/>
        </w:rPr>
        <w:t xml:space="preserve">- </w:t>
      </w:r>
      <w:r w:rsidRPr="00C35A2C">
        <w:rPr>
          <w:rFonts w:ascii="FontbitDavid" w:hAnsi="FontbitDavid"/>
          <w:sz w:val="32"/>
          <w:rtl/>
        </w:rPr>
        <w:t>ת</w:t>
      </w:r>
      <w:r>
        <w:rPr>
          <w:rFonts w:ascii="FontbitDavid" w:hAnsi="FontbitDavid"/>
          <w:sz w:val="32"/>
          <w:rtl/>
        </w:rPr>
        <w:t>"</w:t>
      </w:r>
      <w:r w:rsidRPr="00C35A2C">
        <w:rPr>
          <w:rFonts w:ascii="FontbitDavid" w:hAnsi="FontbitDavid"/>
          <w:sz w:val="32"/>
          <w:rtl/>
        </w:rPr>
        <w:t xml:space="preserve">ל: </w:t>
      </w:r>
      <w:r w:rsidRPr="00526888">
        <w:rPr>
          <w:rStyle w:val="afffd"/>
          <w:rtl/>
        </w:rPr>
        <w:t>הקהל,</w:t>
      </w:r>
      <w:r w:rsidRPr="00C35A2C">
        <w:rPr>
          <w:rFonts w:ascii="FontbitDavid" w:hAnsi="FontbitDavid"/>
          <w:sz w:val="32"/>
          <w:rtl/>
        </w:rPr>
        <w:t xml:space="preserve"> הקהל חייב, וכל קהל וקהל חייב, </w:t>
      </w:r>
    </w:p>
    <w:p w14:paraId="61164646" w14:textId="77777777" w:rsidR="00910F84" w:rsidRPr="00C35A2C" w:rsidRDefault="00910F84" w:rsidP="00910F84">
      <w:pPr>
        <w:rPr>
          <w:rFonts w:ascii="FontbitDavid" w:hAnsi="FontbitDavid"/>
          <w:sz w:val="32"/>
          <w:rtl/>
        </w:rPr>
      </w:pPr>
      <w:r w:rsidRPr="00C35A2C">
        <w:rPr>
          <w:rFonts w:ascii="FontbitDavid" w:hAnsi="FontbitDavid"/>
          <w:sz w:val="32"/>
          <w:rtl/>
        </w:rPr>
        <w:lastRenderedPageBreak/>
        <w:t>כיצד? חטאו שני שבטים מביאין שני פרים, חטאו ז' מביאין ז', ושאר שבטים שלא חטאו מביאין על ידיהן פר פר, שאפילו אלו שלא חטאו מביאין ע</w:t>
      </w:r>
      <w:r>
        <w:rPr>
          <w:rFonts w:ascii="FontbitDavid" w:hAnsi="FontbitDavid"/>
          <w:sz w:val="32"/>
          <w:rtl/>
        </w:rPr>
        <w:t>"</w:t>
      </w:r>
      <w:r w:rsidRPr="00C35A2C">
        <w:rPr>
          <w:rFonts w:ascii="FontbitDavid" w:hAnsi="FontbitDavid"/>
          <w:sz w:val="32"/>
          <w:rtl/>
        </w:rPr>
        <w:t>י החוטאין, לכך נאמר קהל - לחייב על כל קהל וקהל, דברי רבי יהודה;</w:t>
      </w:r>
    </w:p>
    <w:p w14:paraId="2E92DFF2" w14:textId="77777777" w:rsidR="00910F84" w:rsidRPr="00C35A2C" w:rsidRDefault="00910F84" w:rsidP="00910F84">
      <w:pPr>
        <w:rPr>
          <w:rFonts w:ascii="FontbitDavid" w:hAnsi="FontbitDavid"/>
          <w:sz w:val="32"/>
          <w:rtl/>
        </w:rPr>
      </w:pPr>
      <w:r>
        <w:rPr>
          <w:rStyle w:val="affff1"/>
          <w:rFonts w:ascii="FontbitDavid" w:hAnsi="FontbitDavid"/>
          <w:sz w:val="32"/>
          <w:rtl/>
          <w:rPrChange w:id="10985" w:author="מנוע אמוראים" w:date="2026-10-05T16:41:56Z">
            <w:rPr>
              <w:rFonts w:ascii="FontbitDavid" w:hAnsi="FontbitDavid"/>
              <w:sz w:val="32"/>
              <w:rtl/>
            </w:rPr>
          </w:rPrChange>
        </w:rPr>
        <w:t xml:space="preserve">ר</w:t>
      </w:r>
      <w:r>
        <w:rPr>
          <w:rStyle w:val="affff1"/>
          <w:rFonts w:ascii="FontbitDavid" w:hAnsi="FontbitDavid"/>
          <w:sz w:val="32"/>
          <w:rtl/>
          <w:rPrChange w:id="10986" w:author="מנוע אמוראים" w:date="2026-10-05T16:41:56Z">
            <w:rPr>
              <w:rFonts w:ascii="FontbitDavid" w:hAnsi="FontbitDavid"/>
              <w:sz w:val="32"/>
              <w:rtl/>
            </w:rPr>
          </w:rPrChange>
        </w:rPr>
        <w:t xml:space="preserve">"</w:t>
      </w:r>
      <w:r>
        <w:rPr>
          <w:rStyle w:val="affff1"/>
          <w:rFonts w:ascii="FontbitDavid" w:hAnsi="FontbitDavid"/>
          <w:sz w:val="32"/>
          <w:rtl/>
          <w:rPrChange w:id="10987" w:author="מנוע אמוראים" w:date="2026-10-05T16:41:56Z">
            <w:rPr>
              <w:rFonts w:ascii="FontbitDavid" w:hAnsi="FontbitDavid"/>
              <w:sz w:val="32"/>
              <w:rtl/>
            </w:rPr>
          </w:rPrChange>
        </w:rPr>
        <w:t xml:space="preserve">ש</w:t>
      </w:r>
      <w:r>
        <w:rPr>
          <w:rFonts w:ascii="FontbitDavid" w:hAnsi="FontbitDavid"/>
          <w:sz w:val="32"/>
          <w:rtl/>
        </w:rPr>
        <w:t xml:space="preserve"> אומר: ז' שבטים שחטאו מביאין ז' פרים, ובית דין מביאין על ידיהן פר, שנאמר למטה </w:t>
      </w:r>
      <w:r w:rsidRPr="00C35A2C">
        <w:rPr>
          <w:rFonts w:ascii="FontbitDavid" w:hAnsi="FontbitDavid" w:hint="cs"/>
          <w:sz w:val="32"/>
          <w:rtl/>
        </w:rPr>
        <w:t>ו</w:t>
      </w:r>
      <w:r w:rsidRPr="00C35A2C">
        <w:rPr>
          <w:rFonts w:ascii="FontbitDavid" w:hAnsi="FontbitDavid"/>
          <w:sz w:val="32"/>
          <w:rtl/>
        </w:rPr>
        <w:t xml:space="preserve">למעלה </w:t>
      </w:r>
      <w:r w:rsidRPr="00F90100">
        <w:rPr>
          <w:rStyle w:val="afffd"/>
          <w:rFonts w:hint="cs"/>
          <w:rtl/>
        </w:rPr>
        <w:t>'</w:t>
      </w:r>
      <w:r w:rsidRPr="00F90100">
        <w:rPr>
          <w:rStyle w:val="afffd"/>
          <w:rtl/>
        </w:rPr>
        <w:t>קהל</w:t>
      </w:r>
      <w:r w:rsidRPr="00F90100">
        <w:rPr>
          <w:rStyle w:val="afffd"/>
          <w:rFonts w:hint="cs"/>
          <w:rtl/>
        </w:rPr>
        <w:t>'</w:t>
      </w:r>
      <w:r w:rsidRPr="00F90100">
        <w:rPr>
          <w:rStyle w:val="afffd"/>
          <w:rtl/>
        </w:rPr>
        <w:t>,</w:t>
      </w:r>
      <w:r w:rsidRPr="00C35A2C">
        <w:rPr>
          <w:rFonts w:ascii="FontbitDavid" w:hAnsi="FontbitDavid"/>
          <w:sz w:val="32"/>
          <w:rtl/>
        </w:rPr>
        <w:t xml:space="preserve"> מה קהל האמור למעלה - ב</w:t>
      </w:r>
      <w:r>
        <w:rPr>
          <w:rFonts w:ascii="FontbitDavid" w:hAnsi="FontbitDavid"/>
          <w:sz w:val="32"/>
          <w:rtl/>
        </w:rPr>
        <w:t>"</w:t>
      </w:r>
      <w:r w:rsidRPr="00C35A2C">
        <w:rPr>
          <w:rFonts w:ascii="FontbitDavid" w:hAnsi="FontbitDavid"/>
          <w:sz w:val="32"/>
          <w:rtl/>
        </w:rPr>
        <w:t>ד עם הקהל, אף קהל האמור למטה - ב</w:t>
      </w:r>
      <w:r>
        <w:rPr>
          <w:rFonts w:ascii="FontbitDavid" w:hAnsi="FontbitDavid"/>
          <w:sz w:val="32"/>
          <w:rtl/>
        </w:rPr>
        <w:t>"</w:t>
      </w:r>
      <w:r w:rsidRPr="00C35A2C">
        <w:rPr>
          <w:rFonts w:ascii="FontbitDavid" w:hAnsi="FontbitDavid"/>
          <w:sz w:val="32"/>
          <w:rtl/>
        </w:rPr>
        <w:t>ד עם הקהל;</w:t>
      </w:r>
    </w:p>
    <w:p w14:paraId="53A60BB3" w14:textId="77777777" w:rsidR="00910F84" w:rsidRPr="00C35A2C" w:rsidRDefault="00910F84" w:rsidP="00910F84">
      <w:pPr>
        <w:rPr>
          <w:rFonts w:ascii="FontbitDavid" w:hAnsi="FontbitDavid"/>
          <w:sz w:val="32"/>
          <w:rtl/>
        </w:rPr>
      </w:pPr>
      <w:r>
        <w:rPr>
          <w:rStyle w:val="affff1"/>
          <w:rFonts w:ascii="FontbitDavid" w:hAnsi="FontbitDavid"/>
          <w:sz w:val="32"/>
          <w:rtl/>
          <w:rPrChange w:id="10988" w:author="מנוע אמוראים" w:date="2026-10-05T16:41:56Z">
            <w:rPr>
              <w:rFonts w:ascii="FontbitDavid" w:hAnsi="FontbitDavid"/>
              <w:sz w:val="32"/>
              <w:rtl/>
            </w:rPr>
          </w:rPrChange>
        </w:rPr>
        <w:t xml:space="preserve">ר</w:t>
      </w:r>
      <w:r>
        <w:rPr>
          <w:rStyle w:val="affff1"/>
          <w:rFonts w:ascii="FontbitDavid" w:hAnsi="FontbitDavid"/>
          <w:sz w:val="32"/>
          <w:rtl/>
          <w:rPrChange w:id="1098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90" w:author="מנוע אמוראים" w:date="2026-10-05T16:41:56Z">
            <w:rPr>
              <w:rFonts w:ascii="FontbitDavid" w:hAnsi="FontbitDavid" w:hint="cs"/>
              <w:sz w:val="32"/>
              <w:rtl/>
            </w:rPr>
          </w:rPrChange>
        </w:rPr>
        <w:t xml:space="preserve">מ</w:t>
      </w:r>
      <w:r w:rsidRPr="00C35A2C">
        <w:rPr>
          <w:rFonts w:ascii="FontbitDavid" w:hAnsi="FontbitDavid"/>
          <w:sz w:val="32"/>
          <w:rtl/>
        </w:rPr>
        <w:t>: ז' שבטים שחטאו - ב</w:t>
      </w:r>
      <w:r>
        <w:rPr>
          <w:rFonts w:ascii="FontbitDavid" w:hAnsi="FontbitDavid"/>
          <w:sz w:val="32"/>
          <w:rtl/>
        </w:rPr>
        <w:t>"</w:t>
      </w:r>
      <w:r w:rsidRPr="00C35A2C">
        <w:rPr>
          <w:rFonts w:ascii="FontbitDavid" w:hAnsi="FontbitDavid"/>
          <w:sz w:val="32"/>
          <w:rtl/>
        </w:rPr>
        <w:t>ד מביאין על ידיהם פר והן פטורין, נאמר קהל למטה ונאמר קהל למעלה, מה קהל האמור למעלה - ב</w:t>
      </w:r>
      <w:r>
        <w:rPr>
          <w:rFonts w:ascii="FontbitDavid" w:hAnsi="FontbitDavid"/>
          <w:sz w:val="32"/>
          <w:rtl/>
        </w:rPr>
        <w:t>"</w:t>
      </w:r>
      <w:r w:rsidRPr="00C35A2C">
        <w:rPr>
          <w:rFonts w:ascii="FontbitDavid" w:hAnsi="FontbitDavid"/>
          <w:sz w:val="32"/>
          <w:rtl/>
        </w:rPr>
        <w:t>ד ולא צבור, אף קהל האמור למטה - ב</w:t>
      </w:r>
      <w:r>
        <w:rPr>
          <w:rFonts w:ascii="FontbitDavid" w:hAnsi="FontbitDavid"/>
          <w:sz w:val="32"/>
          <w:rtl/>
        </w:rPr>
        <w:t>"</w:t>
      </w:r>
      <w:r w:rsidRPr="00C35A2C">
        <w:rPr>
          <w:rFonts w:ascii="FontbitDavid" w:hAnsi="FontbitDavid"/>
          <w:sz w:val="32"/>
          <w:rtl/>
        </w:rPr>
        <w:t>ד ולא צבור;</w:t>
      </w:r>
    </w:p>
    <w:p w14:paraId="241BA221" w14:textId="77777777" w:rsidR="00910F84" w:rsidRPr="00C35A2C" w:rsidRDefault="00910F84" w:rsidP="00910F84">
      <w:pPr>
        <w:rPr>
          <w:rFonts w:ascii="FontbitDavid" w:hAnsi="FontbitDavid"/>
          <w:sz w:val="32"/>
          <w:rtl/>
        </w:rPr>
      </w:pPr>
      <w:r>
        <w:rPr>
          <w:rStyle w:val="affff1"/>
          <w:rFonts w:ascii="FontbitDavid" w:hAnsi="FontbitDavid"/>
          <w:sz w:val="32"/>
          <w:rtl/>
          <w:rPrChange w:id="10991" w:author="מנוע אמוראים" w:date="2026-10-05T16:41:56Z">
            <w:rPr>
              <w:rFonts w:ascii="FontbitDavid" w:hAnsi="FontbitDavid"/>
              <w:sz w:val="32"/>
              <w:rtl/>
            </w:rPr>
          </w:rPrChange>
        </w:rPr>
        <w:t xml:space="preserve">ר</w:t>
      </w:r>
      <w:r>
        <w:rPr>
          <w:rStyle w:val="affff1"/>
          <w:rFonts w:ascii="FontbitDavid" w:hAnsi="FontbitDavid" w:hint="cs"/>
          <w:sz w:val="32"/>
          <w:rtl/>
          <w:rPrChange w:id="10992" w:author="מנוע אמוראים" w:date="2026-10-05T16:41:56Z">
            <w:rPr>
              <w:rFonts w:ascii="FontbitDavid" w:hAnsi="FontbitDavid" w:hint="cs"/>
              <w:sz w:val="32"/>
              <w:rtl/>
            </w:rPr>
          </w:rPrChange>
        </w:rPr>
        <w:t xml:space="preserve">שב</w:t>
      </w:r>
      <w:r>
        <w:rPr>
          <w:rStyle w:val="affff1"/>
          <w:rFonts w:ascii="FontbitDavid" w:hAnsi="FontbitDavid"/>
          <w:sz w:val="32"/>
          <w:rtl/>
          <w:rPrChange w:id="1099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94"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w:t>
      </w:r>
      <w:r w:rsidRPr="00C35A2C">
        <w:rPr>
          <w:rFonts w:ascii="FontbitDavid" w:hAnsi="FontbitDavid"/>
          <w:sz w:val="32"/>
          <w:rtl/>
        </w:rPr>
        <w:t>משמו: חטאו ששה שבטים והם רובו של קהל, או ז' אף על פי שאינו רובו של קהל - מביאין פר.</w:t>
      </w:r>
    </w:p>
    <w:p w14:paraId="53278622" w14:textId="77777777" w:rsidR="00910F84" w:rsidRPr="00C35A2C" w:rsidRDefault="00910F84" w:rsidP="00910F84">
      <w:pPr>
        <w:pStyle w:val="afffe"/>
        <w:rPr>
          <w:rFonts w:ascii="FontbitDavid" w:hAnsi="FontbitDavid"/>
          <w:rtl/>
        </w:rPr>
      </w:pPr>
      <w:r>
        <w:rPr>
          <w:rtl/>
        </w:rPr>
        <w:t>׹</w:t>
      </w:r>
    </w:p>
    <w:p w14:paraId="2E519E65" w14:textId="77777777" w:rsidR="00910F84" w:rsidRDefault="00910F84" w:rsidP="00910F84">
      <w:pPr>
        <w:rPr>
          <w:rFonts w:ascii="FontbitDavid" w:hAnsi="FontbitDavid"/>
          <w:b/>
          <w:bCs/>
          <w:sz w:val="32"/>
          <w:rtl/>
        </w:rPr>
      </w:pPr>
      <w:r w:rsidRPr="00C35A2C">
        <w:rPr>
          <w:rFonts w:ascii="FontbitDavid" w:hAnsi="FontbitDavid"/>
          <w:b/>
          <w:bCs/>
          <w:sz w:val="32"/>
          <w:rtl/>
        </w:rPr>
        <w:t>אמר מר: ונודעה החטאת - ולא שיודעו החוטאין.</w:t>
      </w:r>
    </w:p>
    <w:p w14:paraId="0C364C94" w14:textId="77777777" w:rsidR="00910F84" w:rsidRPr="00C35A2C" w:rsidRDefault="00910F84" w:rsidP="00910F84">
      <w:pPr>
        <w:rPr>
          <w:rFonts w:ascii="FontbitDavid" w:hAnsi="FontbitDavid"/>
          <w:sz w:val="32"/>
          <w:rtl/>
        </w:rPr>
      </w:pPr>
      <w:r>
        <w:rPr>
          <w:rFonts w:ascii="FontbitDavid" w:hAnsi="FontbitDavid"/>
          <w:b/>
          <w:bCs/>
          <w:sz w:val="32"/>
          <w:rtl/>
        </w:rPr>
        <w:t xml:space="preserve">• </w:t>
      </w:r>
      <w:r>
        <w:rPr>
          <w:rStyle w:val="affff1"/>
          <w:rFonts w:ascii="FontbitDavid" w:hAnsi="FontbitDavid"/>
          <w:b/>
          <w:bCs/>
          <w:sz w:val="32"/>
          <w:rtl/>
          <w:rPrChange w:id="10995" w:author="מנוע אמוראים" w:date="2026-10-05T16:41:56Z">
            <w:rPr>
              <w:rFonts w:ascii="FontbitDavid" w:hAnsi="FontbitDavid"/>
              <w:b/>
              <w:bCs/>
              <w:sz w:val="32"/>
              <w:rtl/>
            </w:rPr>
          </w:rPrChange>
        </w:rPr>
        <w:t xml:space="preserve">אר</w:t>
      </w:r>
      <w:r>
        <w:rPr>
          <w:rStyle w:val="affff1"/>
          <w:rFonts w:ascii="FontbitDavid" w:hAnsi="FontbitDavid" w:hint="cs"/>
          <w:sz w:val="32"/>
          <w:rtl/>
          <w:rPrChange w:id="10996" w:author="מנוע אמוראים" w:date="2026-10-05T16:41:56Z">
            <w:rPr>
              <w:rFonts w:ascii="FontbitDavid" w:hAnsi="FontbitDavid" w:hint="cs"/>
              <w:sz w:val="32"/>
              <w:rtl/>
            </w:rPr>
          </w:rPrChange>
        </w:rPr>
        <w:t xml:space="preserve">יא</w:t>
      </w:r>
      <w:r>
        <w:rPr>
          <w:rStyle w:val="affff1"/>
          <w:rFonts w:ascii="FontbitDavid" w:hAnsi="FontbitDavid"/>
          <w:sz w:val="32"/>
          <w:rtl/>
          <w:rPrChange w:id="1099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0998" w:author="מנוע אמוראים" w:date="2026-10-05T16:41:56Z">
            <w:rPr>
              <w:rFonts w:ascii="FontbitDavid" w:hAnsi="FontbitDavid" w:hint="cs"/>
              <w:sz w:val="32"/>
              <w:rtl/>
            </w:rPr>
          </w:rPrChange>
        </w:rPr>
        <w:t xml:space="preserve">ר</w:t>
      </w:r>
      <w:r>
        <w:rPr>
          <w:rFonts w:ascii="FontbitDavid" w:hAnsi="FontbitDavid" w:hint="cs"/>
          <w:sz w:val="32"/>
          <w:rtl/>
        </w:rPr>
        <w:t xml:space="preserve"> מ</w:t>
      </w:r>
      <w:r w:rsidRPr="00C35A2C">
        <w:rPr>
          <w:rFonts w:ascii="FontbitDavid" w:hAnsi="FontbitDavid"/>
          <w:sz w:val="32"/>
          <w:rtl/>
        </w:rPr>
        <w:t>רבא: דלא כרבי אליעזר;</w:t>
      </w:r>
      <w:r w:rsidRPr="00C35A2C">
        <w:rPr>
          <w:rFonts w:ascii="FontbitDavid" w:hAnsi="FontbitDavid" w:hint="cs"/>
          <w:sz w:val="32"/>
          <w:rtl/>
        </w:rPr>
        <w:t xml:space="preserve"> דאמר דמ</w:t>
      </w:r>
      <w:r>
        <w:rPr>
          <w:rFonts w:ascii="FontbitDavid" w:hAnsi="FontbitDavid"/>
          <w:sz w:val="32"/>
          <w:rtl/>
        </w:rPr>
        <w:t>"</w:t>
      </w:r>
      <w:r w:rsidRPr="00C35A2C">
        <w:rPr>
          <w:rFonts w:ascii="FontbitDavid" w:hAnsi="FontbitDavid" w:hint="cs"/>
          <w:sz w:val="32"/>
          <w:rtl/>
        </w:rPr>
        <w:t xml:space="preserve">נ </w:t>
      </w:r>
      <w:r w:rsidRPr="00C35A2C">
        <w:rPr>
          <w:rFonts w:ascii="FontbitDavid" w:hAnsi="FontbitDavid"/>
          <w:sz w:val="32"/>
          <w:rtl/>
        </w:rPr>
        <w:t xml:space="preserve"> אם חלב אכל חייב, נותר אכל חייב.</w:t>
      </w:r>
    </w:p>
    <w:p w14:paraId="1A2492F9" w14:textId="77777777" w:rsidR="00910F84" w:rsidRPr="00C35A2C" w:rsidRDefault="00910F84" w:rsidP="00910F84">
      <w:pPr>
        <w:rPr>
          <w:rFonts w:ascii="FontbitDavid" w:hAnsi="FontbitDavid"/>
          <w:sz w:val="32"/>
          <w:rtl/>
        </w:rPr>
      </w:pPr>
      <w:r>
        <w:rPr>
          <w:rFonts w:ascii="FontbitDavid" w:hAnsi="FontbitDavid"/>
          <w:sz w:val="32"/>
          <w:rtl/>
        </w:rPr>
        <w:t xml:space="preserve">רב אשי אמר: אפילו תימא </w:t>
      </w:r>
      <w:r>
        <w:rPr>
          <w:rStyle w:val="affff1"/>
          <w:rFonts w:ascii="FontbitDavid" w:hAnsi="FontbitDavid"/>
          <w:sz w:val="32"/>
          <w:rtl/>
          <w:rPrChange w:id="10999" w:author="מנוע אמוראים" w:date="2026-10-05T16:41:56Z">
            <w:rPr>
              <w:rFonts w:ascii="FontbitDavid" w:hAnsi="FontbitDavid"/>
              <w:sz w:val="32"/>
              <w:rtl/>
            </w:rPr>
          </w:rPrChange>
        </w:rPr>
        <w:t xml:space="preserve">ר</w:t>
      </w:r>
      <w:r>
        <w:rPr>
          <w:rStyle w:val="affff1"/>
          <w:rFonts w:ascii="FontbitDavid" w:hAnsi="FontbitDavid"/>
          <w:sz w:val="32"/>
          <w:rtl/>
          <w:rPrChange w:id="1100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01" w:author="מנוע אמוראים" w:date="2026-10-05T16:41:56Z">
            <w:rPr>
              <w:rFonts w:ascii="FontbitDavid" w:hAnsi="FontbitDavid" w:hint="cs"/>
              <w:sz w:val="32"/>
              <w:rtl/>
            </w:rPr>
          </w:rPrChange>
        </w:rPr>
        <w:t xml:space="preserve">א</w:t>
      </w:r>
      <w:r w:rsidRPr="00C35A2C">
        <w:rPr>
          <w:rFonts w:ascii="FontbitDavid" w:hAnsi="FontbitDavid"/>
          <w:sz w:val="32"/>
          <w:rtl/>
        </w:rPr>
        <w:t xml:space="preserve">, שאני הכא, </w:t>
      </w:r>
      <w:r w:rsidRPr="007C2DF0">
        <w:rPr>
          <w:rStyle w:val="afffd"/>
          <w:rtl/>
        </w:rPr>
        <w:t>ד</w:t>
      </w:r>
      <w:r w:rsidRPr="007C2DF0">
        <w:rPr>
          <w:rStyle w:val="afffd"/>
          <w:rFonts w:hint="cs"/>
          <w:rtl/>
        </w:rPr>
        <w:t>'</w:t>
      </w:r>
      <w:r w:rsidRPr="007C2DF0">
        <w:rPr>
          <w:rStyle w:val="afffd"/>
          <w:rtl/>
        </w:rPr>
        <w:t>אשר חטאו עליה</w:t>
      </w:r>
      <w:r w:rsidRPr="007C2DF0">
        <w:rPr>
          <w:rStyle w:val="afffd"/>
          <w:rFonts w:hint="cs"/>
          <w:rtl/>
        </w:rPr>
        <w:t>'</w:t>
      </w:r>
      <w:r w:rsidRPr="007C2DF0">
        <w:rPr>
          <w:rStyle w:val="afffd"/>
          <w:rtl/>
        </w:rPr>
        <w:t>.</w:t>
      </w:r>
      <w:r w:rsidRPr="00C35A2C">
        <w:rPr>
          <w:rFonts w:ascii="FontbitDavid" w:hAnsi="FontbitDavid" w:hint="cs"/>
          <w:sz w:val="32"/>
          <w:rtl/>
        </w:rPr>
        <w:t xml:space="preserve"> </w:t>
      </w:r>
      <w:r w:rsidRPr="00C35A2C">
        <w:rPr>
          <w:rFonts w:ascii="FontbitDavid" w:hAnsi="FontbitDavid"/>
          <w:sz w:val="32"/>
          <w:rtl/>
        </w:rPr>
        <w:t>התם נמי הכתי': אשר חטא בה!</w:t>
      </w:r>
    </w:p>
    <w:p w14:paraId="08271FB2" w14:textId="77777777" w:rsidR="00910F84" w:rsidRPr="00C35A2C" w:rsidRDefault="00910F84" w:rsidP="00910F84">
      <w:pPr>
        <w:rPr>
          <w:rFonts w:ascii="FontbitDavid" w:hAnsi="FontbitDavid"/>
          <w:sz w:val="32"/>
          <w:rtl/>
        </w:rPr>
      </w:pPr>
      <w:r w:rsidRPr="00C35A2C">
        <w:rPr>
          <w:rFonts w:ascii="FontbitDavid" w:hAnsi="FontbitDavid"/>
          <w:sz w:val="32"/>
          <w:rtl/>
        </w:rPr>
        <w:t>ההוא מיבעי ליה: פרט למתעסק.</w:t>
      </w:r>
    </w:p>
    <w:p w14:paraId="5FF79CD8" w14:textId="77777777" w:rsidR="00910F84" w:rsidRPr="00C35A2C" w:rsidRDefault="00910F84" w:rsidP="00910F84">
      <w:pPr>
        <w:rPr>
          <w:rFonts w:ascii="FontbitDavid" w:hAnsi="FontbitDavid"/>
          <w:sz w:val="32"/>
          <w:rtl/>
        </w:rPr>
      </w:pPr>
    </w:p>
    <w:p w14:paraId="3948F89D" w14:textId="77777777" w:rsidR="00910F84" w:rsidRPr="00C35A2C" w:rsidRDefault="00910F84" w:rsidP="00910F84">
      <w:pPr>
        <w:rPr>
          <w:rFonts w:ascii="FontbitDavid" w:hAnsi="FontbitDavid"/>
          <w:sz w:val="32"/>
          <w:rtl/>
        </w:rPr>
      </w:pPr>
      <w:r>
        <w:rPr>
          <w:rFonts w:ascii="FontbitDavid" w:hAnsi="FontbitDavid" w:hint="cs"/>
          <w:sz w:val="32"/>
          <w:rtl/>
        </w:rPr>
        <w:t xml:space="preserve">טעמא </w:t>
      </w:r>
      <w:r>
        <w:rPr>
          <w:rStyle w:val="affff1"/>
          <w:rFonts w:ascii="FontbitDavid" w:hAnsi="FontbitDavid" w:hint="cs"/>
          <w:sz w:val="32"/>
          <w:rtl/>
          <w:rPrChange w:id="11002"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100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04"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דס</w:t>
      </w:r>
      <w:r>
        <w:rPr>
          <w:rFonts w:ascii="FontbitDavid" w:hAnsi="FontbitDavid"/>
          <w:sz w:val="32"/>
          <w:rtl/>
        </w:rPr>
        <w:t>"</w:t>
      </w:r>
      <w:r w:rsidRPr="00C35A2C">
        <w:rPr>
          <w:rFonts w:ascii="FontbitDavid" w:hAnsi="FontbitDavid" w:hint="cs"/>
          <w:sz w:val="32"/>
          <w:rtl/>
        </w:rPr>
        <w:t>ל</w:t>
      </w:r>
      <w:r w:rsidRPr="00C35A2C">
        <w:rPr>
          <w:rFonts w:ascii="FontbitDavid" w:hAnsi="FontbitDavid"/>
          <w:sz w:val="32"/>
          <w:rtl/>
        </w:rPr>
        <w:t>: ארבעה קהלי כתיבי, קהל - הקהל, קהל - הקהל, חד לחייב על כל קהל וקהל, וחד להוראה תלויה בב</w:t>
      </w:r>
      <w:r>
        <w:rPr>
          <w:rFonts w:ascii="FontbitDavid" w:hAnsi="FontbitDavid"/>
          <w:sz w:val="32"/>
          <w:rtl/>
        </w:rPr>
        <w:t>"</w:t>
      </w:r>
      <w:r w:rsidRPr="00C35A2C">
        <w:rPr>
          <w:rFonts w:ascii="FontbitDavid" w:hAnsi="FontbitDavid"/>
          <w:sz w:val="32"/>
          <w:rtl/>
        </w:rPr>
        <w:t>ד ומעשה תלוי בקהל, וחד לגרירה, וחד לשבט שעשה בהוראת ב</w:t>
      </w:r>
      <w:r>
        <w:rPr>
          <w:rFonts w:ascii="FontbitDavid" w:hAnsi="FontbitDavid"/>
          <w:sz w:val="32"/>
          <w:rtl/>
        </w:rPr>
        <w:t>"</w:t>
      </w:r>
      <w:r w:rsidRPr="00C35A2C">
        <w:rPr>
          <w:rFonts w:ascii="FontbitDavid" w:hAnsi="FontbitDavid"/>
          <w:sz w:val="32"/>
          <w:rtl/>
        </w:rPr>
        <w:t>ד.</w:t>
      </w:r>
    </w:p>
    <w:p w14:paraId="3F767953" w14:textId="77777777" w:rsidR="00910F84" w:rsidRPr="00C35A2C" w:rsidRDefault="00910F84" w:rsidP="00910F84">
      <w:pPr>
        <w:rPr>
          <w:rFonts w:ascii="FontbitDavid" w:hAnsi="FontbitDavid"/>
          <w:sz w:val="32"/>
          <w:rtl/>
        </w:rPr>
      </w:pPr>
      <w:r>
        <w:rPr>
          <w:rStyle w:val="affff1"/>
          <w:rFonts w:ascii="FontbitDavid" w:hAnsi="FontbitDavid"/>
          <w:sz w:val="32"/>
          <w:rtl/>
          <w:rPrChange w:id="11005" w:author="מנוע אמוראים" w:date="2026-10-05T16:41:56Z">
            <w:rPr>
              <w:rFonts w:ascii="FontbitDavid" w:hAnsi="FontbitDavid"/>
              <w:sz w:val="32"/>
              <w:rtl/>
            </w:rPr>
          </w:rPrChange>
        </w:rPr>
        <w:t xml:space="preserve">ור</w:t>
      </w:r>
      <w:r>
        <w:rPr>
          <w:rStyle w:val="affff1"/>
          <w:rFonts w:ascii="FontbitDavid" w:hAnsi="FontbitDavid"/>
          <w:sz w:val="32"/>
          <w:rtl/>
          <w:rPrChange w:id="11006" w:author="מנוע אמוראים" w:date="2026-10-05T16:41:56Z">
            <w:rPr>
              <w:rFonts w:ascii="FontbitDavid" w:hAnsi="FontbitDavid"/>
              <w:sz w:val="32"/>
              <w:rtl/>
            </w:rPr>
          </w:rPrChange>
        </w:rPr>
        <w:t xml:space="preserve">"</w:t>
      </w:r>
      <w:r>
        <w:rPr>
          <w:rStyle w:val="affff1"/>
          <w:rFonts w:ascii="FontbitDavid" w:hAnsi="FontbitDavid"/>
          <w:sz w:val="32"/>
          <w:rtl/>
          <w:rPrChange w:id="11007" w:author="מנוע אמוראים" w:date="2026-10-05T16:41:56Z">
            <w:rPr>
              <w:rFonts w:ascii="FontbitDavid" w:hAnsi="FontbitDavid"/>
              <w:sz w:val="32"/>
              <w:rtl/>
            </w:rPr>
          </w:rPrChange>
        </w:rPr>
        <w:t xml:space="preserve">ש</w:t>
      </w:r>
      <w:r>
        <w:rPr>
          <w:rFonts w:ascii="FontbitDavid" w:hAnsi="FontbitDavid"/>
          <w:sz w:val="32"/>
          <w:rtl/>
        </w:rPr>
        <w:t xml:space="preserve">? </w:t>
      </w:r>
      <w:r w:rsidRPr="00C35A2C">
        <w:rPr>
          <w:rFonts w:ascii="FontbitDavid" w:hAnsi="FontbitDavid" w:hint="cs"/>
          <w:b/>
          <w:bCs/>
          <w:sz w:val="32"/>
          <w:rtl/>
        </w:rPr>
        <w:t xml:space="preserve">ג' </w:t>
      </w:r>
      <w:r w:rsidRPr="00C35A2C">
        <w:rPr>
          <w:rFonts w:ascii="FontbitDavid" w:hAnsi="FontbitDavid"/>
          <w:b/>
          <w:bCs/>
          <w:sz w:val="32"/>
          <w:rtl/>
        </w:rPr>
        <w:t>קהל כתיבי</w:t>
      </w:r>
      <w:r w:rsidRPr="00C35A2C">
        <w:rPr>
          <w:rFonts w:ascii="FontbitDavid" w:hAnsi="FontbitDavid"/>
          <w:sz w:val="32"/>
          <w:rtl/>
        </w:rPr>
        <w:t xml:space="preserve">, </w:t>
      </w:r>
      <w:r w:rsidRPr="00F90100">
        <w:rPr>
          <w:rStyle w:val="afffd"/>
          <w:rFonts w:hint="cs"/>
          <w:rtl/>
        </w:rPr>
        <w:t>'</w:t>
      </w:r>
      <w:r w:rsidRPr="00F90100">
        <w:rPr>
          <w:rStyle w:val="afffd"/>
          <w:rtl/>
        </w:rPr>
        <w:t>הקהל, קהל – הקהל</w:t>
      </w:r>
      <w:r w:rsidRPr="00F90100">
        <w:rPr>
          <w:rStyle w:val="afffd"/>
          <w:rFonts w:hint="cs"/>
          <w:rtl/>
        </w:rPr>
        <w:t>'</w:t>
      </w:r>
      <w:r w:rsidRPr="00F90100">
        <w:rPr>
          <w:rStyle w:val="afffd"/>
          <w:rtl/>
        </w:rPr>
        <w:t xml:space="preserve"> </w:t>
      </w:r>
      <w:r w:rsidRPr="00F90100">
        <w:rPr>
          <w:rStyle w:val="afffd"/>
          <w:rFonts w:hint="cs"/>
          <w:rtl/>
        </w:rPr>
        <w:t>'</w:t>
      </w:r>
      <w:r w:rsidRPr="00F90100">
        <w:rPr>
          <w:rStyle w:val="afffd"/>
          <w:rtl/>
        </w:rPr>
        <w:t>מעיני הקהל</w:t>
      </w:r>
      <w:r w:rsidRPr="00F90100">
        <w:rPr>
          <w:rStyle w:val="afffd"/>
          <w:rFonts w:hint="cs"/>
          <w:rtl/>
        </w:rPr>
        <w:t>'</w:t>
      </w:r>
      <w:r w:rsidRPr="00F90100">
        <w:rPr>
          <w:rStyle w:val="afffd"/>
          <w:rtl/>
        </w:rPr>
        <w:t xml:space="preserve"> </w:t>
      </w:r>
      <w:r w:rsidRPr="00C35A2C">
        <w:rPr>
          <w:rFonts w:ascii="FontbitDavid" w:hAnsi="FontbitDavid"/>
          <w:sz w:val="32"/>
          <w:rtl/>
        </w:rPr>
        <w:t xml:space="preserve">אורחיה דקרא הוא, כדאמרי אינשי: מעיני דפלניא, </w:t>
      </w:r>
    </w:p>
    <w:p w14:paraId="3F193A45"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חד לחייב על כל קהל וקהל, ותרי אחריני, </w:t>
      </w:r>
      <w:r w:rsidRPr="00C35A2C">
        <w:rPr>
          <w:rFonts w:ascii="FontbitDavid" w:hAnsi="FontbitDavid" w:hint="cs"/>
          <w:sz w:val="32"/>
          <w:rtl/>
        </w:rPr>
        <w:t>מה להלן ב</w:t>
      </w:r>
      <w:r>
        <w:rPr>
          <w:rFonts w:ascii="FontbitDavid" w:hAnsi="FontbitDavid"/>
          <w:sz w:val="32"/>
          <w:rtl/>
        </w:rPr>
        <w:t>"</w:t>
      </w:r>
      <w:r w:rsidRPr="00C35A2C">
        <w:rPr>
          <w:rFonts w:ascii="FontbitDavid" w:hAnsi="FontbitDavid" w:hint="cs"/>
          <w:sz w:val="32"/>
          <w:rtl/>
        </w:rPr>
        <w:t xml:space="preserve">ד עם הקהל אף כאן </w:t>
      </w:r>
    </w:p>
    <w:p w14:paraId="45DD5018" w14:textId="77777777" w:rsidR="00910F84" w:rsidRPr="00C35A2C" w:rsidRDefault="00910F84" w:rsidP="00910F84">
      <w:pPr>
        <w:rPr>
          <w:rFonts w:ascii="FontbitDavid" w:hAnsi="FontbitDavid"/>
          <w:sz w:val="32"/>
          <w:rtl/>
        </w:rPr>
      </w:pPr>
      <w:r>
        <w:rPr>
          <w:rStyle w:val="affff1"/>
          <w:rFonts w:ascii="FontbitDavid" w:hAnsi="FontbitDavid"/>
          <w:sz w:val="32"/>
          <w:rtl/>
          <w:rPrChange w:id="11008" w:author="מנוע אמוראים" w:date="2026-10-05T16:41:56Z">
            <w:rPr>
              <w:rFonts w:ascii="FontbitDavid" w:hAnsi="FontbitDavid"/>
              <w:sz w:val="32"/>
              <w:rtl/>
            </w:rPr>
          </w:rPrChange>
        </w:rPr>
        <w:t xml:space="preserve">ור</w:t>
      </w:r>
      <w:r>
        <w:rPr>
          <w:rStyle w:val="affff1"/>
          <w:rFonts w:ascii="FontbitDavid" w:hAnsi="FontbitDavid"/>
          <w:sz w:val="32"/>
          <w:rtl/>
          <w:rPrChange w:id="11009" w:author="מנוע אמוראים" w:date="2026-10-05T16:41:56Z">
            <w:rPr>
              <w:rFonts w:ascii="FontbitDavid" w:hAnsi="FontbitDavid"/>
              <w:sz w:val="32"/>
              <w:rtl/>
            </w:rPr>
          </w:rPrChange>
        </w:rPr>
        <w:t xml:space="preserve">"</w:t>
      </w:r>
      <w:r>
        <w:rPr>
          <w:rStyle w:val="affff1"/>
          <w:rFonts w:ascii="FontbitDavid" w:hAnsi="FontbitDavid"/>
          <w:sz w:val="32"/>
          <w:rtl/>
          <w:rPrChange w:id="11010" w:author="מנוע אמוראים" w:date="2026-10-05T16:41:56Z">
            <w:rPr>
              <w:rFonts w:ascii="FontbitDavid" w:hAnsi="FontbitDavid"/>
              <w:sz w:val="32"/>
              <w:rtl/>
            </w:rPr>
          </w:rPrChange>
        </w:rPr>
        <w:t xml:space="preserve">מ</w:t>
      </w:r>
      <w:r>
        <w:rPr>
          <w:rFonts w:ascii="FontbitDavid" w:hAnsi="FontbitDavid"/>
          <w:sz w:val="32"/>
          <w:rtl/>
        </w:rPr>
        <w:t xml:space="preserve">? קהל - הקהל לא דריש,</w:t>
      </w:r>
      <w:r>
        <w:rPr>
          <w:rFonts w:ascii="FontbitDavid" w:hAnsi="FontbitDavid"/>
          <w:sz w:val="32"/>
          <w:rtl/>
        </w:rPr>
        <w:t xml:space="preserve"> הלכך תרי קהלי כתיבי, מיבעי </w:t>
      </w:r>
      <w:r w:rsidRPr="00C35A2C">
        <w:rPr>
          <w:rFonts w:ascii="FontbitDavid" w:hAnsi="FontbitDavid"/>
          <w:sz w:val="32"/>
          <w:rtl/>
        </w:rPr>
        <w:t xml:space="preserve">לנאמר למטה קהל ונאמר למעלה קהל, </w:t>
      </w:r>
    </w:p>
    <w:p w14:paraId="56567931" w14:textId="77777777" w:rsidR="00910F84" w:rsidRPr="00C35A2C" w:rsidRDefault="00910F84" w:rsidP="00910F84">
      <w:pPr>
        <w:rPr>
          <w:rFonts w:ascii="FontbitDavid" w:hAnsi="FontbitDavid"/>
          <w:sz w:val="32"/>
          <w:rtl/>
        </w:rPr>
      </w:pPr>
      <w:r w:rsidRPr="00C35A2C">
        <w:rPr>
          <w:rFonts w:ascii="FontbitDavid" w:hAnsi="FontbitDavid"/>
          <w:sz w:val="32"/>
          <w:rtl/>
        </w:rPr>
        <w:t>מה להלן ב</w:t>
      </w:r>
      <w:r>
        <w:rPr>
          <w:rFonts w:ascii="FontbitDavid" w:hAnsi="FontbitDavid"/>
          <w:sz w:val="32"/>
          <w:rtl/>
        </w:rPr>
        <w:t>"</w:t>
      </w:r>
      <w:r w:rsidRPr="00C35A2C">
        <w:rPr>
          <w:rFonts w:ascii="FontbitDavid" w:hAnsi="FontbitDavid"/>
          <w:sz w:val="32"/>
          <w:rtl/>
        </w:rPr>
        <w:t>ד ולא צבור, אף כאן ב</w:t>
      </w:r>
      <w:r>
        <w:rPr>
          <w:rFonts w:ascii="FontbitDavid" w:hAnsi="FontbitDavid"/>
          <w:sz w:val="32"/>
          <w:rtl/>
        </w:rPr>
        <w:t>"</w:t>
      </w:r>
      <w:r w:rsidRPr="00C35A2C">
        <w:rPr>
          <w:rFonts w:ascii="FontbitDavid" w:hAnsi="FontbitDavid"/>
          <w:sz w:val="32"/>
          <w:rtl/>
        </w:rPr>
        <w:t>ד ולא צבור.</w:t>
      </w:r>
    </w:p>
    <w:p w14:paraId="4E7429C9" w14:textId="77777777" w:rsidR="00910F84" w:rsidRPr="00C35A2C" w:rsidRDefault="00910F84" w:rsidP="00910F84">
      <w:pPr>
        <w:rPr>
          <w:rFonts w:ascii="FontbitDavid" w:hAnsi="FontbitDavid"/>
          <w:sz w:val="32"/>
          <w:rtl/>
        </w:rPr>
      </w:pPr>
      <w:r>
        <w:rPr>
          <w:rStyle w:val="affff1"/>
          <w:rFonts w:ascii="FontbitDavid" w:hAnsi="FontbitDavid"/>
          <w:sz w:val="32"/>
          <w:rtl/>
          <w:rPrChange w:id="11011" w:author="מנוע אמוראים" w:date="2026-10-05T16:41:56Z">
            <w:rPr>
              <w:rFonts w:ascii="FontbitDavid" w:hAnsi="FontbitDavid"/>
              <w:sz w:val="32"/>
              <w:rtl/>
            </w:rPr>
          </w:rPrChange>
        </w:rPr>
        <w:t xml:space="preserve">ורשב</w:t>
      </w:r>
      <w:r>
        <w:rPr>
          <w:rStyle w:val="affff1"/>
          <w:rFonts w:ascii="FontbitDavid" w:hAnsi="FontbitDavid"/>
          <w:sz w:val="32"/>
          <w:rtl/>
          <w:rPrChange w:id="11012" w:author="מנוע אמוראים" w:date="2026-10-05T16:41:56Z">
            <w:rPr>
              <w:rFonts w:ascii="FontbitDavid" w:hAnsi="FontbitDavid"/>
              <w:sz w:val="32"/>
              <w:rtl/>
            </w:rPr>
          </w:rPrChange>
        </w:rPr>
        <w:t xml:space="preserve">"</w:t>
      </w:r>
      <w:r>
        <w:rPr>
          <w:rStyle w:val="affff1"/>
          <w:rFonts w:ascii="FontbitDavid" w:hAnsi="FontbitDavid"/>
          <w:sz w:val="32"/>
          <w:rtl/>
          <w:rPrChange w:id="11013" w:author="מנוע אמוראים" w:date="2026-10-05T16:41:56Z">
            <w:rPr>
              <w:rFonts w:ascii="FontbitDavid" w:hAnsi="FontbitDavid"/>
              <w:sz w:val="32"/>
              <w:rtl/>
            </w:rPr>
          </w:rPrChange>
        </w:rPr>
        <w:t xml:space="preserve">א</w:t>
      </w:r>
      <w:r w:rsidRPr="00C35A2C">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והיה אם מעיני העדה</w:t>
      </w:r>
      <w:r w:rsidRPr="00F90100">
        <w:rPr>
          <w:rStyle w:val="afffd"/>
          <w:rFonts w:hint="cs"/>
          <w:rtl/>
        </w:rPr>
        <w:t>'</w:t>
      </w:r>
      <w:r w:rsidRPr="00F90100">
        <w:rPr>
          <w:rStyle w:val="afffd"/>
          <w:rtl/>
        </w:rPr>
        <w:t>,</w:t>
      </w:r>
      <w:r w:rsidRPr="00C35A2C">
        <w:rPr>
          <w:rFonts w:ascii="FontbitDavid" w:hAnsi="FontbitDavid"/>
          <w:sz w:val="32"/>
          <w:rtl/>
        </w:rPr>
        <w:t xml:space="preserve"> אלמא מיעוטא, </w:t>
      </w:r>
      <w:r w:rsidRPr="00FF1C37">
        <w:rPr>
          <w:rStyle w:val="afffd"/>
          <w:rtl/>
        </w:rPr>
        <w:t>ד</w:t>
      </w:r>
      <w:r w:rsidRPr="00FF1C37">
        <w:rPr>
          <w:rStyle w:val="afffd"/>
          <w:rFonts w:hint="cs"/>
          <w:rtl/>
        </w:rPr>
        <w:t>'</w:t>
      </w:r>
      <w:r w:rsidRPr="00FF1C37">
        <w:rPr>
          <w:rStyle w:val="afffd"/>
          <w:rtl/>
        </w:rPr>
        <w:t>מעיני</w:t>
      </w:r>
      <w:r w:rsidRPr="00FF1C37">
        <w:rPr>
          <w:rStyle w:val="afffd"/>
          <w:rFonts w:hint="cs"/>
          <w:rtl/>
        </w:rPr>
        <w:t>'</w:t>
      </w:r>
      <w:r w:rsidRPr="00FF1C37">
        <w:rPr>
          <w:rStyle w:val="afffd"/>
          <w:rtl/>
        </w:rPr>
        <w:t>,</w:t>
      </w:r>
      <w:r w:rsidRPr="00C35A2C">
        <w:rPr>
          <w:rFonts w:ascii="FontbitDavid" w:hAnsi="FontbitDavid"/>
          <w:sz w:val="32"/>
          <w:rtl/>
        </w:rPr>
        <w:t xml:space="preserve"> וכתי': </w:t>
      </w:r>
      <w:r w:rsidRPr="00F90100">
        <w:rPr>
          <w:rStyle w:val="afffd"/>
          <w:rFonts w:hint="cs"/>
          <w:rtl/>
        </w:rPr>
        <w:t>'</w:t>
      </w:r>
      <w:r w:rsidRPr="00F90100">
        <w:rPr>
          <w:rStyle w:val="afffd"/>
          <w:rtl/>
        </w:rPr>
        <w:t>כי לכל העם בשגגה</w:t>
      </w:r>
      <w:r w:rsidRPr="00F90100">
        <w:rPr>
          <w:rStyle w:val="afffd"/>
          <w:rFonts w:hint="cs"/>
          <w:rtl/>
        </w:rPr>
        <w:t>'</w:t>
      </w:r>
      <w:r w:rsidRPr="00F90100">
        <w:rPr>
          <w:rStyle w:val="afffd"/>
          <w:rtl/>
        </w:rPr>
        <w:t>,</w:t>
      </w:r>
      <w:r w:rsidRPr="00C35A2C">
        <w:rPr>
          <w:rFonts w:ascii="FontbitDavid" w:hAnsi="FontbitDavid"/>
          <w:sz w:val="32"/>
          <w:rtl/>
        </w:rPr>
        <w:t xml:space="preserve"> למימרא דרובא </w:t>
      </w:r>
      <w:r w:rsidRPr="00C35A2C">
        <w:rPr>
          <w:rFonts w:ascii="FontbitDavid" w:hAnsi="FontbitDavid" w:hint="cs"/>
          <w:sz w:val="32"/>
          <w:rtl/>
        </w:rPr>
        <w:t>כ</w:t>
      </w:r>
      <w:r w:rsidRPr="00C35A2C">
        <w:rPr>
          <w:rFonts w:ascii="FontbitDavid" w:hAnsi="FontbitDavid"/>
          <w:sz w:val="32"/>
          <w:rtl/>
        </w:rPr>
        <w:t>ן, מיעוט לא, הא כיצד? עשו ו' והן רובו של קהל, או ז' אף על פי שאינן רובו של קהל - חייבין.</w:t>
      </w:r>
    </w:p>
    <w:p w14:paraId="5973EDD1" w14:textId="77777777" w:rsidR="00910F84" w:rsidRPr="00C35A2C" w:rsidRDefault="00910F84" w:rsidP="00910F84">
      <w:pPr>
        <w:rPr>
          <w:rFonts w:ascii="FontbitDavid" w:hAnsi="FontbitDavid"/>
          <w:sz w:val="32"/>
          <w:rtl/>
        </w:rPr>
      </w:pPr>
    </w:p>
    <w:p w14:paraId="4F77570C" w14:textId="77777777" w:rsidR="00910F84" w:rsidRPr="00C35A2C" w:rsidRDefault="00910F84" w:rsidP="00910F84">
      <w:pPr>
        <w:pStyle w:val="aff6"/>
        <w:framePr w:wrap="around"/>
        <w:rPr>
          <w:rtl/>
        </w:rPr>
      </w:pPr>
      <w:r w:rsidRPr="00C35A2C">
        <w:rPr>
          <w:rFonts w:hint="cs"/>
          <w:rtl/>
        </w:rPr>
        <w:t xml:space="preserve">ה: </w:t>
      </w:r>
    </w:p>
    <w:p w14:paraId="30534552"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ורבי שמעון ורבי מאיר, דהוראה תלויה בבית דין ומעשה תלוי בקהל מנא להו? </w:t>
      </w:r>
    </w:p>
    <w:p w14:paraId="05972C17" w14:textId="77777777" w:rsidR="00910F84" w:rsidRPr="00C35A2C" w:rsidRDefault="00910F84" w:rsidP="00910F84">
      <w:pPr>
        <w:pStyle w:val="afffa"/>
        <w:rPr>
          <w:rtl/>
        </w:rPr>
      </w:pPr>
      <w:r>
        <w:rPr>
          <w:b/>
          <w:bCs/>
          <w:rtl/>
        </w:rPr>
        <w:t xml:space="preserve">- </w:t>
      </w:r>
      <w:r w:rsidRPr="00C35A2C">
        <w:rPr>
          <w:b/>
          <w:bCs/>
          <w:rtl/>
        </w:rPr>
        <w:t>אביי</w:t>
      </w:r>
      <w:r w:rsidRPr="00C35A2C">
        <w:rPr>
          <w:rtl/>
        </w:rPr>
        <w:t xml:space="preserve">, </w:t>
      </w:r>
      <w:r w:rsidRPr="00F90100">
        <w:rPr>
          <w:rStyle w:val="afffd"/>
          <w:rFonts w:hint="cs"/>
          <w:rtl/>
        </w:rPr>
        <w:t>'</w:t>
      </w:r>
      <w:r w:rsidRPr="00F90100">
        <w:rPr>
          <w:rStyle w:val="afffd"/>
          <w:rtl/>
        </w:rPr>
        <w:t>והיה אם מעיני העדה נעשתה לשגגה</w:t>
      </w:r>
      <w:r w:rsidRPr="00F90100">
        <w:rPr>
          <w:rStyle w:val="afffd"/>
          <w:rFonts w:hint="cs"/>
          <w:rtl/>
        </w:rPr>
        <w:t>'</w:t>
      </w:r>
      <w:r w:rsidRPr="00F90100">
        <w:rPr>
          <w:rStyle w:val="afffd"/>
          <w:rtl/>
        </w:rPr>
        <w:t>.</w:t>
      </w:r>
    </w:p>
    <w:p w14:paraId="138324E8" w14:textId="77777777" w:rsidR="00910F84" w:rsidRPr="00C35A2C" w:rsidRDefault="00910F84" w:rsidP="00910F84">
      <w:pPr>
        <w:pStyle w:val="afffa"/>
        <w:rPr>
          <w:rtl/>
        </w:rPr>
      </w:pPr>
      <w:r>
        <w:rPr>
          <w:b/>
          <w:bCs/>
          <w:rtl/>
        </w:rPr>
        <w:t xml:space="preserve">- </w:t>
      </w:r>
      <w:r w:rsidRPr="00C35A2C">
        <w:rPr>
          <w:b/>
          <w:bCs/>
          <w:rtl/>
        </w:rPr>
        <w:t>רבא</w:t>
      </w:r>
      <w:r w:rsidRPr="00C35A2C">
        <w:rPr>
          <w:rtl/>
        </w:rPr>
        <w:t xml:space="preserve"> </w:t>
      </w:r>
      <w:r w:rsidRPr="00F90100">
        <w:rPr>
          <w:rStyle w:val="afffd"/>
          <w:rFonts w:hint="cs"/>
          <w:rtl/>
        </w:rPr>
        <w:t>'</w:t>
      </w:r>
      <w:r w:rsidRPr="00F90100">
        <w:rPr>
          <w:rStyle w:val="afffd"/>
          <w:rtl/>
        </w:rPr>
        <w:t>מלכל העם בשגגה</w:t>
      </w:r>
      <w:r w:rsidRPr="00F90100">
        <w:rPr>
          <w:rStyle w:val="afffd"/>
          <w:rFonts w:hint="cs"/>
          <w:rtl/>
        </w:rPr>
        <w:t>'</w:t>
      </w:r>
      <w:r w:rsidRPr="00F90100">
        <w:rPr>
          <w:rStyle w:val="afffd"/>
          <w:rtl/>
        </w:rPr>
        <w:t>.</w:t>
      </w:r>
    </w:p>
    <w:p w14:paraId="292B94C0" w14:textId="77777777" w:rsidR="00910F84" w:rsidRPr="00C35A2C" w:rsidRDefault="00910F84" w:rsidP="00910F84">
      <w:pPr>
        <w:rPr>
          <w:rFonts w:ascii="FontbitDavid" w:hAnsi="FontbitDavid"/>
          <w:sz w:val="32"/>
          <w:rtl/>
        </w:rPr>
      </w:pPr>
      <w:r w:rsidRPr="00C35A2C">
        <w:rPr>
          <w:rFonts w:ascii="FontbitDavid" w:hAnsi="FontbitDavid"/>
          <w:b/>
          <w:bCs/>
          <w:sz w:val="32"/>
          <w:rtl/>
        </w:rPr>
        <w:t>וצריכא</w:t>
      </w:r>
      <w:r w:rsidRPr="00C35A2C">
        <w:rPr>
          <w:rFonts w:ascii="FontbitDavid" w:hAnsi="FontbitDavid"/>
          <w:sz w:val="32"/>
          <w:rtl/>
        </w:rPr>
        <w:t xml:space="preserve">, </w:t>
      </w:r>
      <w:r w:rsidRPr="00F90100">
        <w:rPr>
          <w:rStyle w:val="afffd"/>
          <w:rFonts w:hint="cs"/>
          <w:rtl/>
        </w:rPr>
        <w:t xml:space="preserve">'לכל העם בשגגה' </w:t>
      </w:r>
      <w:r w:rsidRPr="00C35A2C">
        <w:rPr>
          <w:rFonts w:ascii="FontbitDavid" w:hAnsi="FontbitDavid" w:hint="cs"/>
          <w:sz w:val="32"/>
          <w:rtl/>
        </w:rPr>
        <w:t xml:space="preserve">ולא למעוטי, </w:t>
      </w:r>
      <w:r w:rsidRPr="00F90100">
        <w:rPr>
          <w:rStyle w:val="afffd"/>
          <w:rFonts w:hint="cs"/>
          <w:rtl/>
        </w:rPr>
        <w:t xml:space="preserve">'אם מעיני העדה נעשתה לשגגה' </w:t>
      </w:r>
      <w:r w:rsidRPr="00C35A2C">
        <w:rPr>
          <w:rFonts w:ascii="FontbitDavid" w:hAnsi="FontbitDavid" w:hint="cs"/>
          <w:sz w:val="32"/>
          <w:rtl/>
        </w:rPr>
        <w:t>אפי' דלא עבדי לב</w:t>
      </w:r>
      <w:r>
        <w:rPr>
          <w:rFonts w:ascii="FontbitDavid" w:hAnsi="FontbitDavid"/>
          <w:sz w:val="32"/>
          <w:rtl/>
        </w:rPr>
        <w:t>"</w:t>
      </w:r>
      <w:r w:rsidRPr="00C35A2C">
        <w:rPr>
          <w:rFonts w:ascii="FontbitDavid" w:hAnsi="FontbitDavid" w:hint="cs"/>
          <w:sz w:val="32"/>
          <w:rtl/>
        </w:rPr>
        <w:t xml:space="preserve">ד בהדי רובא </w:t>
      </w:r>
    </w:p>
    <w:p w14:paraId="07F653A2" w14:textId="77777777" w:rsidR="00910F84" w:rsidRPr="00C35A2C" w:rsidRDefault="00910F84" w:rsidP="00910F84">
      <w:pPr>
        <w:rPr>
          <w:rFonts w:ascii="FontbitDavid" w:hAnsi="FontbitDavid"/>
          <w:sz w:val="32"/>
          <w:rtl/>
        </w:rPr>
      </w:pPr>
      <w:r w:rsidRPr="00C35A2C">
        <w:rPr>
          <w:rFonts w:ascii="FontbitDavid" w:hAnsi="FontbitDavid"/>
          <w:sz w:val="32"/>
          <w:rtl/>
        </w:rPr>
        <w:t>ו</w:t>
      </w:r>
      <w:r w:rsidRPr="00C35A2C">
        <w:rPr>
          <w:rFonts w:ascii="FontbitDavid" w:hAnsi="FontbitDavid" w:hint="cs"/>
          <w:sz w:val="32"/>
          <w:rtl/>
        </w:rPr>
        <w:t>אפי' דהני קראי כתיבי בעבודת כוכבים מ</w:t>
      </w:r>
      <w:r>
        <w:rPr>
          <w:rFonts w:ascii="FontbitDavid" w:hAnsi="FontbitDavid"/>
          <w:sz w:val="32"/>
          <w:rtl/>
        </w:rPr>
        <w:t>"</w:t>
      </w:r>
      <w:r w:rsidRPr="00C35A2C">
        <w:rPr>
          <w:rFonts w:ascii="FontbitDavid" w:hAnsi="FontbitDavid" w:hint="cs"/>
          <w:sz w:val="32"/>
          <w:rtl/>
        </w:rPr>
        <w:t>מ ילפי'</w:t>
      </w:r>
      <w:r w:rsidRPr="00FF1C37">
        <w:rPr>
          <w:rStyle w:val="afffd"/>
          <w:rFonts w:hint="cs"/>
          <w:rtl/>
        </w:rPr>
        <w:t xml:space="preserve"> '</w:t>
      </w:r>
      <w:r w:rsidRPr="00FF1C37">
        <w:rPr>
          <w:rStyle w:val="afffd"/>
          <w:rtl/>
        </w:rPr>
        <w:t>מעיני מעיני</w:t>
      </w:r>
      <w:r w:rsidRPr="00FF1C37">
        <w:rPr>
          <w:rStyle w:val="afffd"/>
          <w:rFonts w:hint="cs"/>
          <w:rtl/>
        </w:rPr>
        <w:t>'</w:t>
      </w:r>
      <w:r w:rsidRPr="00FF1C37">
        <w:rPr>
          <w:rStyle w:val="afffd"/>
          <w:rtl/>
        </w:rPr>
        <w:t>.</w:t>
      </w:r>
    </w:p>
    <w:p w14:paraId="0FF32514"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DE21EB8" w14:textId="77777777" w:rsidR="00910F84" w:rsidRPr="00C35A2C" w:rsidRDefault="00910F84" w:rsidP="00910F84">
      <w:pPr>
        <w:pStyle w:val="afff2"/>
        <w:rPr>
          <w:rtl/>
        </w:rPr>
      </w:pPr>
      <w:ins w:id="9810" w:author="מספור קטעי משנה" w:date="2026-10-06T06:45:26Z">
        <w:r>
          <w:rPr>
            <w:rStyle w:val="MisparKeta"/>
          </w:rPr>
          <w:t xml:space="preserve">א. </w:t>
        </w:r>
      </w:ins>
      <w:r w:rsidRPr="00C35A2C">
        <w:rPr>
          <w:rtl/>
        </w:rPr>
        <w:t>הורו ב</w:t>
      </w:r>
      <w:r>
        <w:rPr>
          <w:rtl/>
        </w:rPr>
        <w:t>"</w:t>
      </w:r>
      <w:r w:rsidRPr="00C35A2C">
        <w:rPr>
          <w:rtl/>
        </w:rPr>
        <w:t>ד של אחד וכו'.</w:t>
      </w:r>
    </w:p>
    <w:p w14:paraId="66C16A5C"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FF3D4F">
        <w:rPr>
          <w:rFonts w:ascii="FontbitDavid" w:hAnsi="FontbitDavid"/>
          <w:b/>
          <w:bCs/>
          <w:sz w:val="32"/>
          <w:rtl/>
        </w:rPr>
        <w:t>איבעיא להו</w:t>
      </w:r>
      <w:r w:rsidRPr="00C35A2C">
        <w:rPr>
          <w:rFonts w:ascii="FontbitDavid" w:hAnsi="FontbitDavid"/>
          <w:sz w:val="32"/>
          <w:rtl/>
        </w:rPr>
        <w:t>: שבט אחד לרבי יהודה בהוראת ב</w:t>
      </w:r>
      <w:r>
        <w:rPr>
          <w:rFonts w:ascii="FontbitDavid" w:hAnsi="FontbitDavid"/>
          <w:sz w:val="32"/>
          <w:rtl/>
        </w:rPr>
        <w:t>"</w:t>
      </w:r>
      <w:r w:rsidRPr="00C35A2C">
        <w:rPr>
          <w:rFonts w:ascii="FontbitDavid" w:hAnsi="FontbitDavid"/>
          <w:sz w:val="32"/>
          <w:rtl/>
        </w:rPr>
        <w:t xml:space="preserve">ד הגדול, מי מייתו שאר שבטים או לא? </w:t>
      </w:r>
    </w:p>
    <w:p w14:paraId="251A2C75" w14:textId="77777777" w:rsidR="00910F84" w:rsidRPr="00C35A2C" w:rsidRDefault="00910F84" w:rsidP="00910F84">
      <w:pPr>
        <w:rPr>
          <w:rFonts w:ascii="FontbitDavid" w:hAnsi="FontbitDavid"/>
          <w:sz w:val="32"/>
          <w:rtl/>
        </w:rPr>
      </w:pPr>
      <w:r w:rsidRPr="00C35A2C">
        <w:rPr>
          <w:rFonts w:ascii="FontbitDavid" w:hAnsi="FontbitDavid" w:hint="cs"/>
          <w:sz w:val="32"/>
          <w:rtl/>
        </w:rPr>
        <w:t>ז'</w:t>
      </w:r>
      <w:r w:rsidRPr="00C35A2C">
        <w:rPr>
          <w:rFonts w:ascii="FontbitDavid" w:hAnsi="FontbitDavid"/>
          <w:sz w:val="32"/>
          <w:rtl/>
        </w:rPr>
        <w:t xml:space="preserve"> שבטים הוא דמייתו שאר שבטים </w:t>
      </w:r>
      <w:r w:rsidRPr="00C35A2C">
        <w:rPr>
          <w:rFonts w:ascii="FontbitDavid" w:hAnsi="FontbitDavid" w:hint="cs"/>
          <w:sz w:val="32"/>
          <w:rtl/>
        </w:rPr>
        <w:t xml:space="preserve">עמם משום דיש רוב אבל </w:t>
      </w:r>
      <w:r w:rsidRPr="00C35A2C">
        <w:rPr>
          <w:rFonts w:ascii="FontbitDavid" w:hAnsi="FontbitDavid"/>
          <w:sz w:val="32"/>
          <w:rtl/>
        </w:rPr>
        <w:t>חד שבט ד</w:t>
      </w:r>
      <w:r w:rsidRPr="00C35A2C">
        <w:rPr>
          <w:rFonts w:ascii="FontbitDavid" w:hAnsi="FontbitDavid" w:hint="cs"/>
          <w:sz w:val="32"/>
          <w:rtl/>
        </w:rPr>
        <w:t>אין רוב לא</w:t>
      </w:r>
      <w:r w:rsidRPr="00C35A2C">
        <w:rPr>
          <w:rFonts w:ascii="FontbitDavid" w:hAnsi="FontbitDavid"/>
          <w:sz w:val="32"/>
          <w:rtl/>
        </w:rPr>
        <w:t xml:space="preserve">, </w:t>
      </w: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hint="cs"/>
          <w:sz w:val="32"/>
          <w:rtl/>
        </w:rPr>
        <w:t xml:space="preserve"> ל</w:t>
      </w:r>
      <w:r>
        <w:rPr>
          <w:rFonts w:ascii="FontbitDavid" w:hAnsi="FontbitDavid"/>
          <w:sz w:val="32"/>
          <w:rtl/>
        </w:rPr>
        <w:t>"</w:t>
      </w:r>
      <w:r w:rsidRPr="00C35A2C">
        <w:rPr>
          <w:rFonts w:ascii="FontbitDavid" w:hAnsi="FontbitDavid" w:hint="cs"/>
          <w:sz w:val="32"/>
          <w:rtl/>
        </w:rPr>
        <w:t xml:space="preserve">ש </w:t>
      </w:r>
    </w:p>
    <w:p w14:paraId="78284098"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אין להוכיח</w:t>
      </w:r>
      <w:r w:rsidRPr="00C35A2C">
        <w:rPr>
          <w:rFonts w:ascii="FontbitDavid" w:hAnsi="FontbitDavid" w:hint="cs"/>
          <w:sz w:val="32"/>
          <w:rtl/>
        </w:rPr>
        <w:t xml:space="preserve"> מהך ד'</w:t>
      </w:r>
      <w:r w:rsidRPr="00C35A2C">
        <w:rPr>
          <w:rFonts w:ascii="FontbitDavid" w:hAnsi="FontbitDavid"/>
          <w:sz w:val="32"/>
          <w:rtl/>
        </w:rPr>
        <w:t>מה הן מביאין? פר אחד, רבי שמעון אומר: שני פרים;</w:t>
      </w:r>
    </w:p>
    <w:p w14:paraId="3B42FAFC" w14:textId="77777777" w:rsidR="00910F84" w:rsidRPr="00C35A2C" w:rsidRDefault="00910F84" w:rsidP="00910F84">
      <w:pPr>
        <w:rPr>
          <w:rFonts w:ascii="FontbitDavid" w:hAnsi="FontbitDavid"/>
          <w:sz w:val="32"/>
          <w:rtl/>
        </w:rPr>
      </w:pPr>
      <w:r w:rsidRPr="00C35A2C">
        <w:rPr>
          <w:rFonts w:ascii="FontbitDavid" w:hAnsi="FontbitDavid" w:hint="cs"/>
          <w:sz w:val="32"/>
          <w:rtl/>
        </w:rPr>
        <w:t>דא</w:t>
      </w:r>
      <w:r>
        <w:rPr>
          <w:rFonts w:ascii="FontbitDavid" w:hAnsi="FontbitDavid"/>
          <w:sz w:val="32"/>
          <w:rtl/>
        </w:rPr>
        <w:t>"</w:t>
      </w:r>
      <w:r w:rsidRPr="00C35A2C">
        <w:rPr>
          <w:rFonts w:ascii="FontbitDavid" w:hAnsi="FontbitDavid" w:hint="cs"/>
          <w:sz w:val="32"/>
          <w:rtl/>
        </w:rPr>
        <w:t xml:space="preserve">א </w:t>
      </w:r>
      <w:r w:rsidRPr="00C35A2C">
        <w:rPr>
          <w:rFonts w:ascii="FontbitDavid" w:hAnsi="FontbitDavid"/>
          <w:sz w:val="32"/>
          <w:rtl/>
        </w:rPr>
        <w:t>שחטאו שבעה</w:t>
      </w:r>
      <w:r w:rsidRPr="00C35A2C">
        <w:rPr>
          <w:rFonts w:ascii="FontbitDavid" w:hAnsi="FontbitDavid" w:hint="cs"/>
          <w:sz w:val="32"/>
          <w:rtl/>
        </w:rPr>
        <w:t xml:space="preserve">- </w:t>
      </w:r>
      <w:r w:rsidRPr="00C35A2C">
        <w:rPr>
          <w:rFonts w:ascii="FontbitDavid" w:hAnsi="FontbitDavid"/>
          <w:sz w:val="32"/>
          <w:rtl/>
        </w:rPr>
        <w:t xml:space="preserve"> </w:t>
      </w:r>
      <w:r>
        <w:rPr>
          <w:rStyle w:val="affff1"/>
          <w:rFonts w:ascii="FontbitDavid" w:hAnsi="FontbitDavid" w:hint="cs"/>
          <w:sz w:val="32"/>
          <w:rtl/>
          <w:rPrChange w:id="11014" w:author="מנוע אמוראים" w:date="2026-10-05T16:41:56Z">
            <w:rPr>
              <w:rFonts w:ascii="FontbitDavid" w:hAnsi="FontbitDavid" w:hint="cs"/>
              <w:sz w:val="32"/>
              <w:rtl/>
            </w:rPr>
          </w:rPrChange>
        </w:rPr>
        <w:t xml:space="preserve">ד</w:t>
      </w:r>
      <w:r>
        <w:rPr>
          <w:rStyle w:val="affff1"/>
          <w:rFonts w:ascii="FontbitDavid" w:hAnsi="FontbitDavid"/>
          <w:sz w:val="32"/>
          <w:rtl/>
          <w:rPrChange w:id="11015" w:author="מנוע אמוראים" w:date="2026-10-05T16:41:56Z">
            <w:rPr>
              <w:rFonts w:ascii="FontbitDavid" w:hAnsi="FontbitDavid"/>
              <w:sz w:val="32"/>
              <w:rtl/>
            </w:rPr>
          </w:rPrChange>
        </w:rPr>
        <w:t xml:space="preserve">ר</w:t>
      </w:r>
      <w:r>
        <w:rPr>
          <w:rStyle w:val="affff1"/>
          <w:rFonts w:ascii="FontbitDavid" w:hAnsi="FontbitDavid"/>
          <w:sz w:val="32"/>
          <w:rtl/>
          <w:rPrChange w:id="11016" w:author="מנוע אמוראים" w:date="2026-10-05T16:41:56Z">
            <w:rPr>
              <w:rFonts w:ascii="FontbitDavid" w:hAnsi="FontbitDavid"/>
              <w:sz w:val="32"/>
              <w:rtl/>
            </w:rPr>
          </w:rPrChange>
        </w:rPr>
        <w:t xml:space="preserve">"</w:t>
      </w:r>
      <w:r>
        <w:rPr>
          <w:rStyle w:val="affff1"/>
          <w:rFonts w:ascii="FontbitDavid" w:hAnsi="FontbitDavid"/>
          <w:sz w:val="32"/>
          <w:rtl/>
          <w:rPrChange w:id="11017" w:author="מנוע אמוראים" w:date="2026-10-05T16:41:56Z">
            <w:rPr>
              <w:rFonts w:ascii="FontbitDavid" w:hAnsi="FontbitDavid"/>
              <w:sz w:val="32"/>
              <w:rtl/>
            </w:rPr>
          </w:rPrChange>
        </w:rPr>
        <w:t xml:space="preserve">ש</w:t>
      </w:r>
      <w:r>
        <w:rPr>
          <w:rFonts w:ascii="FontbitDavid" w:hAnsi="FontbitDavid"/>
          <w:sz w:val="32"/>
          <w:rtl/>
        </w:rPr>
        <w:t xml:space="preserve"> </w:t>
      </w:r>
      <w:r w:rsidRPr="00C35A2C">
        <w:rPr>
          <w:rFonts w:ascii="FontbitDavid" w:hAnsi="FontbitDavid" w:hint="cs"/>
          <w:sz w:val="32"/>
          <w:rtl/>
        </w:rPr>
        <w:t xml:space="preserve">בעי שמונה, </w:t>
      </w:r>
      <w:r w:rsidRPr="00C35A2C">
        <w:rPr>
          <w:rFonts w:ascii="FontbitDavid" w:hAnsi="FontbitDavid"/>
          <w:sz w:val="32"/>
          <w:rtl/>
        </w:rPr>
        <w:tab/>
      </w:r>
      <w:r w:rsidRPr="00C35A2C">
        <w:rPr>
          <w:rFonts w:ascii="FontbitDavid" w:hAnsi="FontbitDavid" w:hint="cs"/>
          <w:sz w:val="32"/>
          <w:rtl/>
        </w:rPr>
        <w:t>וא</w:t>
      </w:r>
      <w:r>
        <w:rPr>
          <w:rFonts w:ascii="FontbitDavid" w:hAnsi="FontbitDavid"/>
          <w:sz w:val="32"/>
          <w:rtl/>
        </w:rPr>
        <w:t>"</w:t>
      </w:r>
      <w:r w:rsidRPr="00C35A2C">
        <w:rPr>
          <w:rFonts w:ascii="FontbitDavid" w:hAnsi="FontbitDavid" w:hint="cs"/>
          <w:sz w:val="32"/>
          <w:rtl/>
        </w:rPr>
        <w:t xml:space="preserve">א דחטא שבט אחד דהא בהוראת </w:t>
      </w:r>
      <w:r>
        <w:rPr>
          <w:rFonts w:ascii="FontbitDavid" w:hAnsi="FontbitDavid"/>
          <w:sz w:val="32"/>
          <w:rtl/>
        </w:rPr>
        <w:t xml:space="preserve">בית דינו, </w:t>
      </w:r>
      <w:r>
        <w:rPr>
          <w:rStyle w:val="affff1"/>
          <w:rFonts w:ascii="FontbitDavid" w:hAnsi="FontbitDavid"/>
          <w:sz w:val="32"/>
          <w:rtl/>
          <w:rPrChange w:id="11018" w:author="מנוע אמוראים" w:date="2026-10-05T16:41:56Z">
            <w:rPr>
              <w:rFonts w:ascii="FontbitDavid" w:hAnsi="FontbitDavid"/>
              <w:sz w:val="32"/>
              <w:rtl/>
            </w:rPr>
          </w:rPrChange>
        </w:rPr>
        <w:t xml:space="preserve">ר</w:t>
      </w:r>
      <w:r>
        <w:rPr>
          <w:rStyle w:val="affff1"/>
          <w:rFonts w:ascii="FontbitDavid" w:hAnsi="FontbitDavid"/>
          <w:sz w:val="32"/>
          <w:rtl/>
          <w:rPrChange w:id="1101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20"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לית ליה</w:t>
      </w:r>
      <w:r w:rsidRPr="00C35A2C">
        <w:rPr>
          <w:rFonts w:ascii="FontbitDavid" w:hAnsi="FontbitDavid"/>
          <w:sz w:val="32"/>
          <w:rtl/>
        </w:rPr>
        <w:t>!</w:t>
      </w:r>
    </w:p>
    <w:p w14:paraId="13A36174" w14:textId="77777777" w:rsidR="00910F84" w:rsidRPr="00C35A2C" w:rsidRDefault="00910F84" w:rsidP="00910F84">
      <w:pPr>
        <w:rPr>
          <w:rFonts w:ascii="FontbitDavid" w:hAnsi="FontbitDavid"/>
          <w:sz w:val="32"/>
          <w:rtl/>
        </w:rPr>
      </w:pPr>
      <w:r w:rsidRPr="00C35A2C">
        <w:rPr>
          <w:rFonts w:ascii="FontbitDavid" w:hAnsi="FontbitDavid" w:hint="cs"/>
          <w:sz w:val="32"/>
          <w:rtl/>
        </w:rPr>
        <w:t>ובהכרח דבהוראת ב'ד הגדול ות</w:t>
      </w:r>
      <w:r>
        <w:rPr>
          <w:rFonts w:ascii="FontbitDavid" w:hAnsi="FontbitDavid"/>
          <w:sz w:val="32"/>
          <w:rtl/>
        </w:rPr>
        <w:t>"</w:t>
      </w:r>
      <w:r>
        <w:rPr>
          <w:rFonts w:ascii="FontbitDavid" w:hAnsi="FontbitDavid" w:hint="cs"/>
          <w:sz w:val="32"/>
          <w:rtl/>
        </w:rPr>
        <w:t xml:space="preserve">ק לאו </w:t>
      </w:r>
      <w:r>
        <w:rPr>
          <w:rStyle w:val="affff1"/>
          <w:rFonts w:ascii="FontbitDavid" w:hAnsi="FontbitDavid" w:hint="cs"/>
          <w:sz w:val="32"/>
          <w:rtl/>
          <w:rPrChange w:id="11021"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02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23"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היא דבעי רובא אלא </w:t>
      </w:r>
      <w:r>
        <w:rPr>
          <w:rStyle w:val="affff1"/>
          <w:rFonts w:ascii="FontbitDavid" w:hAnsi="FontbitDavid" w:hint="cs"/>
          <w:sz w:val="32"/>
          <w:rtl/>
          <w:rPrChange w:id="11024"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02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26"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ובחטא שבט אחד </w:t>
      </w:r>
    </w:p>
    <w:p w14:paraId="7DDE52B0" w14:textId="77777777" w:rsidR="00910F84" w:rsidRPr="00C35A2C" w:rsidRDefault="00910F84" w:rsidP="00910F84">
      <w:pPr>
        <w:pStyle w:val="afffa"/>
        <w:rPr>
          <w:rtl/>
        </w:rPr>
      </w:pPr>
      <w:r>
        <w:rPr>
          <w:rtl/>
        </w:rPr>
        <w:t xml:space="preserve">- </w:t>
      </w:r>
      <w:r w:rsidRPr="00C35A2C">
        <w:rPr>
          <w:rtl/>
        </w:rPr>
        <w:t xml:space="preserve">אמרי: </w:t>
      </w:r>
      <w:r w:rsidRPr="00C35A2C">
        <w:rPr>
          <w:rFonts w:hint="cs"/>
          <w:rtl/>
        </w:rPr>
        <w:t>דהב</w:t>
      </w:r>
      <w:r>
        <w:rPr>
          <w:rtl/>
        </w:rPr>
        <w:t>"</w:t>
      </w:r>
      <w:r w:rsidRPr="00C35A2C">
        <w:rPr>
          <w:rFonts w:hint="cs"/>
          <w:rtl/>
        </w:rPr>
        <w:t xml:space="preserve">ע </w:t>
      </w:r>
      <w:r w:rsidRPr="00C35A2C">
        <w:rPr>
          <w:rtl/>
        </w:rPr>
        <w:t>כגון שחטאו ששה שבטים והן רובן של קהל, ור</w:t>
      </w:r>
      <w:r>
        <w:rPr>
          <w:rFonts w:hint="cs"/>
          <w:rtl/>
        </w:rPr>
        <w:t xml:space="preserve">שב''א </w:t>
      </w:r>
      <w:r w:rsidRPr="00C35A2C">
        <w:rPr>
          <w:rtl/>
        </w:rPr>
        <w:t>היא;</w:t>
      </w:r>
    </w:p>
    <w:p w14:paraId="551728F1" w14:textId="77777777" w:rsidR="00910F84" w:rsidRPr="00C35A2C" w:rsidRDefault="00910F84" w:rsidP="00910F84">
      <w:pPr>
        <w:ind w:firstLine="266"/>
        <w:rPr>
          <w:rFonts w:ascii="FontbitDavid" w:hAnsi="FontbitDavid"/>
          <w:sz w:val="32"/>
          <w:rtl/>
        </w:rPr>
      </w:pPr>
      <w:r>
        <w:rPr>
          <w:rFonts w:ascii="FontbitDavid" w:hAnsi="FontbitDavid"/>
          <w:sz w:val="32"/>
          <w:rtl/>
        </w:rPr>
        <w:t xml:space="preserve">דתניא, </w:t>
      </w:r>
      <w:r>
        <w:rPr>
          <w:rStyle w:val="affff1"/>
          <w:rFonts w:ascii="FontbitDavid" w:hAnsi="FontbitDavid"/>
          <w:sz w:val="32"/>
          <w:rtl/>
          <w:rPrChange w:id="11027" w:author="מנוע אמוראים" w:date="2026-10-05T16:41:56Z">
            <w:rPr>
              <w:rFonts w:ascii="FontbitDavid" w:hAnsi="FontbitDavid"/>
              <w:sz w:val="32"/>
              <w:rtl/>
            </w:rPr>
          </w:rPrChange>
        </w:rPr>
        <w:t xml:space="preserve">ר</w:t>
      </w:r>
      <w:r>
        <w:rPr>
          <w:rStyle w:val="affff1"/>
          <w:rFonts w:ascii="FontbitDavid" w:hAnsi="FontbitDavid" w:hint="cs"/>
          <w:sz w:val="32"/>
          <w:rtl/>
          <w:rPrChange w:id="11028" w:author="מנוע אמוראים" w:date="2026-10-05T16:41:56Z">
            <w:rPr>
              <w:rFonts w:ascii="FontbitDavid" w:hAnsi="FontbitDavid" w:hint="cs"/>
              <w:sz w:val="32"/>
              <w:rtl/>
            </w:rPr>
          </w:rPrChange>
        </w:rPr>
        <w:t xml:space="preserve">שב</w:t>
      </w:r>
      <w:r>
        <w:rPr>
          <w:rStyle w:val="affff1"/>
          <w:rFonts w:ascii="FontbitDavid" w:hAnsi="FontbitDavid"/>
          <w:sz w:val="32"/>
          <w:rtl/>
          <w:rPrChange w:id="1102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30"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w:t>
      </w:r>
      <w:r w:rsidRPr="00C35A2C">
        <w:rPr>
          <w:rFonts w:ascii="FontbitDavid" w:hAnsi="FontbitDavid"/>
          <w:sz w:val="32"/>
          <w:rtl/>
        </w:rPr>
        <w:t>משמו: חטאו ששה והן רובו של קהל, או שבעה אף על פי שאינן רובו של קהל - מביאין פר.</w:t>
      </w:r>
    </w:p>
    <w:p w14:paraId="748A7AE4"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hint="cs"/>
          <w:b/>
          <w:bCs/>
          <w:sz w:val="32"/>
          <w:rtl/>
        </w:rPr>
        <w:t xml:space="preserve">ש </w:t>
      </w:r>
      <w:r>
        <w:rPr>
          <w:rStyle w:val="affff1"/>
          <w:rFonts w:ascii="FontbitDavid" w:hAnsi="FontbitDavid" w:hint="cs"/>
          <w:sz w:val="32"/>
          <w:rtl/>
          <w:rPrChange w:id="11031"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03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33" w:author="מנוע אמוראים" w:date="2026-10-05T16:41:56Z">
            <w:rPr>
              <w:rFonts w:ascii="FontbitDavid" w:hAnsi="FontbitDavid" w:hint="cs"/>
              <w:sz w:val="32"/>
              <w:rtl/>
            </w:rPr>
          </w:rPrChange>
        </w:rPr>
        <w:t xml:space="preserve">י</w:t>
      </w:r>
      <w:r w:rsidRPr="00C35A2C">
        <w:rPr>
          <w:rFonts w:ascii="FontbitDavid" w:hAnsi="FontbitDavid"/>
          <w:sz w:val="32"/>
          <w:rtl/>
        </w:rPr>
        <w:t>: שבט שעשה בהוראת בית דינו - אותו השבט חייב ושאר כל השבטים פטורין, ובהוראת ב</w:t>
      </w:r>
      <w:r>
        <w:rPr>
          <w:rFonts w:ascii="FontbitDavid" w:hAnsi="FontbitDavid"/>
          <w:sz w:val="32"/>
          <w:rtl/>
        </w:rPr>
        <w:t>"</w:t>
      </w:r>
      <w:r w:rsidRPr="00C35A2C">
        <w:rPr>
          <w:rFonts w:ascii="FontbitDavid" w:hAnsi="FontbitDavid"/>
          <w:sz w:val="32"/>
          <w:rtl/>
        </w:rPr>
        <w:t>ד הגדול - אפילו שאר שבטים חייבים, שמע מינה.</w:t>
      </w:r>
    </w:p>
    <w:p w14:paraId="7F9978C2" w14:textId="77777777" w:rsidR="00910F84" w:rsidRPr="00C35A2C" w:rsidRDefault="00910F84" w:rsidP="00910F84">
      <w:pPr>
        <w:rPr>
          <w:rFonts w:ascii="FontbitDavid" w:hAnsi="FontbitDavid"/>
          <w:sz w:val="32"/>
          <w:rtl/>
        </w:rPr>
      </w:pPr>
      <w:r w:rsidRPr="00C35A2C">
        <w:rPr>
          <w:rFonts w:ascii="FontbitDavid" w:hAnsi="FontbitDavid"/>
          <w:sz w:val="32"/>
          <w:rtl/>
        </w:rPr>
        <w:t>רב אשי: מתני</w:t>
      </w:r>
      <w:r w:rsidRPr="00C35A2C">
        <w:rPr>
          <w:rFonts w:ascii="FontbitDavid" w:hAnsi="FontbitDavid" w:hint="cs"/>
          <w:sz w:val="32"/>
          <w:rtl/>
        </w:rPr>
        <w:t xml:space="preserve">' </w:t>
      </w:r>
      <w:r w:rsidRPr="00C35A2C">
        <w:rPr>
          <w:rFonts w:ascii="FontbitDavid" w:hAnsi="FontbitDavid"/>
          <w:sz w:val="32"/>
          <w:rtl/>
        </w:rPr>
        <w:t>דקתני: ועשה אותו השבט על פיהם - אותו השבט חייב ושאר כל השבטים פטורין,</w:t>
      </w:r>
    </w:p>
    <w:p w14:paraId="3DBA951A" w14:textId="77777777" w:rsidR="00910F84" w:rsidRPr="00C35A2C" w:rsidRDefault="00910F84" w:rsidP="00910F84">
      <w:pPr>
        <w:rPr>
          <w:rFonts w:ascii="FontbitDavid" w:hAnsi="FontbitDavid"/>
          <w:sz w:val="32"/>
          <w:rtl/>
        </w:rPr>
      </w:pPr>
      <w:r w:rsidRPr="00C35A2C">
        <w:rPr>
          <w:rFonts w:ascii="FontbitDavid" w:hAnsi="FontbitDavid" w:hint="cs"/>
          <w:sz w:val="32"/>
          <w:rtl/>
        </w:rPr>
        <w:t>הא מינה תשמע אלא בהוכרח דבהוראת ב</w:t>
      </w:r>
      <w:r>
        <w:rPr>
          <w:rFonts w:ascii="FontbitDavid" w:hAnsi="FontbitDavid"/>
          <w:sz w:val="32"/>
          <w:rtl/>
        </w:rPr>
        <w:t>"</w:t>
      </w:r>
      <w:r w:rsidRPr="00C35A2C">
        <w:rPr>
          <w:rFonts w:ascii="FontbitDavid" w:hAnsi="FontbitDavid" w:hint="cs"/>
          <w:sz w:val="32"/>
          <w:rtl/>
        </w:rPr>
        <w:t>ד הוא שפטורים אבל בהוראת ב</w:t>
      </w:r>
      <w:r>
        <w:rPr>
          <w:rFonts w:ascii="FontbitDavid" w:hAnsi="FontbitDavid"/>
          <w:sz w:val="32"/>
          <w:rtl/>
        </w:rPr>
        <w:t>"</w:t>
      </w:r>
      <w:r w:rsidRPr="00C35A2C">
        <w:rPr>
          <w:rFonts w:ascii="FontbitDavid" w:hAnsi="FontbitDavid" w:hint="cs"/>
          <w:sz w:val="32"/>
          <w:rtl/>
        </w:rPr>
        <w:t xml:space="preserve">ד הגדול אפי' הן חייבים </w:t>
      </w:r>
      <w:r w:rsidRPr="00507DB9">
        <w:rPr>
          <w:rFonts w:ascii="FontbitDavid" w:hAnsi="FontbitDavid" w:hint="cs"/>
          <w:b/>
          <w:bCs/>
          <w:sz w:val="32"/>
          <w:rtl/>
        </w:rPr>
        <w:t>ש</w:t>
      </w:r>
      <w:r>
        <w:rPr>
          <w:rFonts w:ascii="FontbitDavid" w:hAnsi="FontbitDavid"/>
          <w:b/>
          <w:bCs/>
          <w:sz w:val="32"/>
          <w:rtl/>
        </w:rPr>
        <w:t>"</w:t>
      </w:r>
      <w:r w:rsidRPr="00507DB9">
        <w:rPr>
          <w:rFonts w:ascii="FontbitDavid" w:hAnsi="FontbitDavid" w:hint="cs"/>
          <w:b/>
          <w:bCs/>
          <w:sz w:val="32"/>
          <w:rtl/>
        </w:rPr>
        <w:t>מ</w:t>
      </w:r>
      <w:r w:rsidRPr="00C35A2C">
        <w:rPr>
          <w:rFonts w:ascii="FontbitDavid" w:hAnsi="FontbitDavid" w:hint="cs"/>
          <w:sz w:val="32"/>
          <w:rtl/>
        </w:rPr>
        <w:t xml:space="preserve"> </w:t>
      </w:r>
    </w:p>
    <w:p w14:paraId="39F6CC34" w14:textId="77777777" w:rsidR="00910F84" w:rsidRPr="00C35A2C" w:rsidRDefault="00910F84" w:rsidP="00910F84">
      <w:pPr>
        <w:pStyle w:val="afffe"/>
        <w:rPr>
          <w:rFonts w:ascii="FontbitDavid" w:hAnsi="FontbitDavid"/>
          <w:rtl/>
        </w:rPr>
      </w:pPr>
      <w:r>
        <w:rPr>
          <w:rtl/>
        </w:rPr>
        <w:t>׹</w:t>
      </w:r>
    </w:p>
    <w:p w14:paraId="4C04C4DA"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FF3D4F">
        <w:rPr>
          <w:rFonts w:ascii="FontbitDavid" w:hAnsi="FontbitDavid"/>
          <w:b/>
          <w:bCs/>
          <w:sz w:val="32"/>
          <w:rtl/>
        </w:rPr>
        <w:t>איבעיא להו</w:t>
      </w:r>
      <w:r>
        <w:rPr>
          <w:rFonts w:ascii="FontbitDavid" w:hAnsi="FontbitDavid"/>
          <w:sz w:val="32"/>
          <w:rtl/>
        </w:rPr>
        <w:t xml:space="preserve">: שבט אחד שעשה בהוראת בית דין הגדול, </w:t>
      </w:r>
      <w:r>
        <w:rPr>
          <w:rStyle w:val="affff1"/>
          <w:rFonts w:ascii="FontbitDavid" w:hAnsi="FontbitDavid"/>
          <w:sz w:val="32"/>
          <w:rtl/>
          <w:rPrChange w:id="11034" w:author="מנוע אמוראים" w:date="2026-10-05T16:41:56Z">
            <w:rPr>
              <w:rFonts w:ascii="FontbitDavid" w:hAnsi="FontbitDavid"/>
              <w:sz w:val="32"/>
              <w:rtl/>
            </w:rPr>
          </w:rPrChange>
        </w:rPr>
        <w:t xml:space="preserve">לר</w:t>
      </w:r>
      <w:r>
        <w:rPr>
          <w:rStyle w:val="affff1"/>
          <w:rFonts w:ascii="FontbitDavid" w:hAnsi="FontbitDavid"/>
          <w:sz w:val="32"/>
          <w:rtl/>
          <w:rPrChange w:id="1103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36"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מביא או לא </w:t>
      </w:r>
    </w:p>
    <w:p w14:paraId="6E00B07D" w14:textId="77777777" w:rsidR="00910F84" w:rsidRPr="00C35A2C" w:rsidRDefault="00910F84" w:rsidP="00910F84">
      <w:pPr>
        <w:rPr>
          <w:rFonts w:ascii="FontbitDavid" w:hAnsi="FontbitDavid"/>
          <w:sz w:val="32"/>
          <w:rtl/>
        </w:rPr>
      </w:pP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א להוכיח מהך ד'</w:t>
      </w:r>
      <w:r w:rsidRPr="00C35A2C">
        <w:rPr>
          <w:rFonts w:ascii="FontbitDavid" w:hAnsi="FontbitDavid"/>
          <w:sz w:val="32"/>
          <w:rtl/>
        </w:rPr>
        <w:t>מה הן מביאין</w:t>
      </w:r>
      <w:r w:rsidRPr="00C35A2C">
        <w:rPr>
          <w:rFonts w:ascii="FontbitDavid" w:hAnsi="FontbitDavid" w:hint="cs"/>
          <w:sz w:val="32"/>
          <w:rtl/>
        </w:rPr>
        <w:t>'</w:t>
      </w:r>
      <w:r w:rsidRPr="00C35A2C">
        <w:rPr>
          <w:rFonts w:ascii="FontbitDavid" w:hAnsi="FontbitDavid"/>
          <w:sz w:val="32"/>
          <w:rtl/>
        </w:rPr>
        <w:t>? פר אחד, רבי שמעון אומר: שני פרים;</w:t>
      </w:r>
    </w:p>
    <w:p w14:paraId="2B7FAEB0" w14:textId="77777777" w:rsidR="00910F84" w:rsidRPr="00C35A2C" w:rsidRDefault="00910F84" w:rsidP="00910F84">
      <w:pPr>
        <w:rPr>
          <w:rFonts w:ascii="FontbitDavid" w:hAnsi="FontbitDavid"/>
          <w:sz w:val="32"/>
          <w:rtl/>
        </w:rPr>
      </w:pPr>
      <w:r>
        <w:rPr>
          <w:rFonts w:ascii="FontbitDavid" w:hAnsi="FontbitDavid" w:hint="cs"/>
          <w:sz w:val="32"/>
          <w:rtl/>
        </w:rPr>
        <w:t xml:space="preserve">דאי חטאו שבעה בעי' שמונה פרים ואי חטא שבט אחד הא </w:t>
      </w:r>
      <w:r>
        <w:rPr>
          <w:rStyle w:val="affff1"/>
          <w:rFonts w:ascii="FontbitDavid" w:hAnsi="FontbitDavid" w:hint="cs"/>
          <w:sz w:val="32"/>
          <w:rtl/>
          <w:rPrChange w:id="11037"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03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39"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א</w:t>
      </w:r>
      <w:r>
        <w:rPr>
          <w:rFonts w:ascii="FontbitDavid" w:hAnsi="FontbitDavid"/>
          <w:sz w:val="32"/>
          <w:rtl/>
        </w:rPr>
        <w:t>"</w:t>
      </w:r>
      <w:r w:rsidRPr="00C35A2C">
        <w:rPr>
          <w:rFonts w:ascii="FontbitDavid" w:hAnsi="FontbitDavid" w:hint="cs"/>
          <w:sz w:val="32"/>
          <w:rtl/>
        </w:rPr>
        <w:t xml:space="preserve">א בהוראת בית דינו </w:t>
      </w:r>
    </w:p>
    <w:p w14:paraId="5C5D5267"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אלא בהכרח בהוראת בית דין הגדול </w:t>
      </w:r>
    </w:p>
    <w:p w14:paraId="032F29AA" w14:textId="77777777" w:rsidR="00910F84" w:rsidRPr="00C35A2C" w:rsidRDefault="00910F84" w:rsidP="00910F84">
      <w:pPr>
        <w:pStyle w:val="afffa"/>
        <w:rPr>
          <w:rtl/>
        </w:rPr>
      </w:pPr>
      <w:r>
        <w:rPr>
          <w:b/>
          <w:bCs/>
          <w:rtl/>
        </w:rPr>
        <w:t xml:space="preserve">- </w:t>
      </w:r>
      <w:r w:rsidRPr="00C35A2C">
        <w:rPr>
          <w:rFonts w:hint="cs"/>
          <w:b/>
          <w:bCs/>
          <w:rtl/>
        </w:rPr>
        <w:t>ודחי'</w:t>
      </w:r>
      <w:r w:rsidRPr="00C35A2C">
        <w:rPr>
          <w:rFonts w:hint="cs"/>
          <w:rtl/>
        </w:rPr>
        <w:t xml:space="preserve"> ד</w:t>
      </w:r>
      <w:r w:rsidRPr="00C35A2C">
        <w:rPr>
          <w:rtl/>
        </w:rPr>
        <w:t>ותסברא, ת</w:t>
      </w:r>
      <w:r>
        <w:rPr>
          <w:rtl/>
        </w:rPr>
        <w:t>"</w:t>
      </w:r>
      <w:r>
        <w:rPr>
          <w:rFonts w:hint="cs"/>
          <w:rtl/>
        </w:rPr>
        <w:t xml:space="preserve">ק לאו </w:t>
      </w:r>
      <w:r>
        <w:rPr>
          <w:rStyle w:val="affff1"/>
          <w:rFonts w:hint="cs"/>
          <w:rtl/>
          <w:rPrChange w:id="11040" w:author="מנוע אמוראים" w:date="2026-10-05T16:41:56Z">
            <w:rPr>
              <w:rFonts w:hint="cs"/>
              <w:rtl/>
            </w:rPr>
          </w:rPrChange>
        </w:rPr>
        <w:t xml:space="preserve">ר</w:t>
      </w:r>
      <w:r>
        <w:rPr>
          <w:rStyle w:val="affff1"/>
          <w:rtl/>
          <w:rPrChange w:id="11041" w:author="מנוע אמוראים" w:date="2026-10-05T16:41:56Z">
            <w:rPr>
              <w:rtl/>
            </w:rPr>
          </w:rPrChange>
        </w:rPr>
        <w:t xml:space="preserve">"</w:t>
      </w:r>
      <w:r>
        <w:rPr>
          <w:rStyle w:val="affff1"/>
          <w:rFonts w:hint="cs"/>
          <w:rtl/>
          <w:rPrChange w:id="11042" w:author="מנוע אמוראים" w:date="2026-10-05T16:41:56Z">
            <w:rPr>
              <w:rFonts w:hint="cs"/>
              <w:rtl/>
            </w:rPr>
          </w:rPrChange>
        </w:rPr>
        <w:t xml:space="preserve">מ</w:t>
      </w:r>
      <w:r>
        <w:rPr>
          <w:rFonts w:hint="cs"/>
          <w:rtl/>
        </w:rPr>
        <w:t xml:space="preserve"> דרובא בעי, ולאו </w:t>
      </w:r>
      <w:r>
        <w:rPr>
          <w:rStyle w:val="affff1"/>
          <w:rFonts w:hint="cs"/>
          <w:rtl/>
          <w:rPrChange w:id="11043" w:author="מנוע אמוראים" w:date="2026-10-05T16:41:56Z">
            <w:rPr>
              <w:rFonts w:hint="cs"/>
              <w:rtl/>
            </w:rPr>
          </w:rPrChange>
        </w:rPr>
        <w:t xml:space="preserve">ר</w:t>
      </w:r>
      <w:r>
        <w:rPr>
          <w:rStyle w:val="affff1"/>
          <w:rtl/>
          <w:rPrChange w:id="11044" w:author="מנוע אמוראים" w:date="2026-10-05T16:41:56Z">
            <w:rPr>
              <w:rtl/>
            </w:rPr>
          </w:rPrChange>
        </w:rPr>
        <w:t xml:space="preserve">"</w:t>
      </w:r>
      <w:r>
        <w:rPr>
          <w:rStyle w:val="affff1"/>
          <w:rFonts w:hint="cs"/>
          <w:rtl/>
          <w:rPrChange w:id="11045" w:author="מנוע אמוראים" w:date="2026-10-05T16:41:56Z">
            <w:rPr>
              <w:rFonts w:hint="cs"/>
              <w:rtl/>
            </w:rPr>
          </w:rPrChange>
        </w:rPr>
        <w:t xml:space="preserve">י</w:t>
      </w:r>
      <w:r>
        <w:rPr>
          <w:rFonts w:hint="cs"/>
          <w:rtl/>
        </w:rPr>
        <w:t xml:space="preserve"> היא דשאר שבטים גם מביאים אלא </w:t>
      </w:r>
      <w:r>
        <w:rPr>
          <w:rStyle w:val="affff1"/>
          <w:rFonts w:hint="cs"/>
          <w:rtl/>
          <w:rPrChange w:id="11046" w:author="מנוע אמוראים" w:date="2026-10-05T16:41:56Z">
            <w:rPr>
              <w:rFonts w:hint="cs"/>
              <w:rtl/>
            </w:rPr>
          </w:rPrChange>
        </w:rPr>
        <w:t xml:space="preserve">כרשב</w:t>
      </w:r>
      <w:r>
        <w:rPr>
          <w:rStyle w:val="affff1"/>
          <w:rtl/>
          <w:rPrChange w:id="11047" w:author="מנוע אמוראים" w:date="2026-10-05T16:41:56Z">
            <w:rPr>
              <w:rtl/>
            </w:rPr>
          </w:rPrChange>
        </w:rPr>
        <w:t xml:space="preserve">"</w:t>
      </w:r>
      <w:r>
        <w:rPr>
          <w:rStyle w:val="affff1"/>
          <w:rFonts w:hint="cs"/>
          <w:rtl/>
          <w:rPrChange w:id="11048" w:author="מנוע אמוראים" w:date="2026-10-05T16:41:56Z">
            <w:rPr>
              <w:rFonts w:hint="cs"/>
              <w:rtl/>
            </w:rPr>
          </w:rPrChange>
        </w:rPr>
        <w:t xml:space="preserve">א</w:t>
      </w:r>
      <w:r>
        <w:rPr>
          <w:rFonts w:hint="cs"/>
          <w:rtl/>
        </w:rPr>
        <w:t xml:space="preserve"> וכ</w:t>
      </w:r>
      <w:r w:rsidRPr="00C35A2C">
        <w:rPr>
          <w:rtl/>
        </w:rPr>
        <w:t>דתניא.</w:t>
      </w:r>
    </w:p>
    <w:p w14:paraId="435E15FB"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hint="cs"/>
          <w:b/>
          <w:bCs/>
          <w:sz w:val="32"/>
          <w:rtl/>
        </w:rPr>
        <w:t>ת</w:t>
      </w:r>
      <w:r>
        <w:rPr>
          <w:rFonts w:ascii="FontbitDavid" w:hAnsi="FontbitDavid"/>
          <w:b/>
          <w:bCs/>
          <w:sz w:val="32"/>
          <w:rtl/>
        </w:rPr>
        <w:t>"</w:t>
      </w:r>
      <w:r w:rsidRPr="00C35A2C">
        <w:rPr>
          <w:rFonts w:ascii="FontbitDavid" w:hAnsi="FontbitDavid" w:hint="cs"/>
          <w:b/>
          <w:bCs/>
          <w:sz w:val="32"/>
          <w:rtl/>
        </w:rPr>
        <w:t>ש</w:t>
      </w:r>
      <w:r w:rsidRPr="00C35A2C">
        <w:rPr>
          <w:rFonts w:ascii="FontbitDavid" w:hAnsi="FontbitDavid"/>
          <w:b/>
          <w:bCs/>
          <w:sz w:val="32"/>
          <w:rtl/>
        </w:rPr>
        <w:t xml:space="preserve"> </w:t>
      </w:r>
      <w:r w:rsidRPr="00C35A2C">
        <w:rPr>
          <w:rFonts w:ascii="FontbitDavid" w:hAnsi="FontbitDavid"/>
          <w:sz w:val="32"/>
          <w:rtl/>
        </w:rPr>
        <w:t>וחכ</w:t>
      </w:r>
      <w:r>
        <w:rPr>
          <w:rFonts w:ascii="FontbitDavid" w:hAnsi="FontbitDavid"/>
          <w:sz w:val="32"/>
          <w:rtl/>
        </w:rPr>
        <w:t>"</w:t>
      </w:r>
      <w:r w:rsidRPr="00C35A2C">
        <w:rPr>
          <w:rFonts w:ascii="FontbitDavid" w:hAnsi="FontbitDavid" w:hint="cs"/>
          <w:sz w:val="32"/>
          <w:rtl/>
        </w:rPr>
        <w:t>א</w:t>
      </w:r>
      <w:r w:rsidRPr="00C35A2C">
        <w:rPr>
          <w:rFonts w:ascii="FontbitDavid" w:hAnsi="FontbitDavid"/>
          <w:sz w:val="32"/>
          <w:rtl/>
        </w:rPr>
        <w:t>: לעולם אינו חייב אלא על הוראת בי</w:t>
      </w:r>
      <w:r>
        <w:rPr>
          <w:rFonts w:ascii="FontbitDavid" w:hAnsi="FontbitDavid"/>
          <w:sz w:val="32"/>
          <w:rtl/>
        </w:rPr>
        <w:t>"</w:t>
      </w:r>
      <w:r w:rsidRPr="00C35A2C">
        <w:rPr>
          <w:rFonts w:ascii="FontbitDavid" w:hAnsi="FontbitDavid" w:hint="cs"/>
          <w:sz w:val="32"/>
          <w:rtl/>
        </w:rPr>
        <w:t>ד</w:t>
      </w:r>
      <w:r w:rsidRPr="00C35A2C">
        <w:rPr>
          <w:rFonts w:ascii="FontbitDavid" w:hAnsi="FontbitDavid"/>
          <w:sz w:val="32"/>
          <w:rtl/>
        </w:rPr>
        <w:t>, מאן חכמים? אי</w:t>
      </w:r>
      <w:r>
        <w:rPr>
          <w:rFonts w:ascii="FontbitDavid" w:hAnsi="FontbitDavid" w:hint="cs"/>
          <w:sz w:val="32"/>
          <w:rtl/>
        </w:rPr>
        <w:t xml:space="preserve"> </w:t>
      </w:r>
      <w:r>
        <w:rPr>
          <w:rStyle w:val="affff1"/>
          <w:rFonts w:ascii="FontbitDavid" w:hAnsi="FontbitDavid" w:hint="cs"/>
          <w:sz w:val="32"/>
          <w:rtl/>
          <w:rPrChange w:id="11049"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05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51"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הא בעי רוב אלא </w:t>
      </w:r>
      <w:r>
        <w:rPr>
          <w:rStyle w:val="affff1"/>
          <w:rFonts w:ascii="FontbitDavid" w:hAnsi="FontbitDavid" w:hint="cs"/>
          <w:sz w:val="32"/>
          <w:rtl/>
          <w:rPrChange w:id="11052"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05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54"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היא </w:t>
      </w:r>
      <w:r w:rsidRPr="00507DB9">
        <w:rPr>
          <w:rFonts w:ascii="FontbitDavid" w:hAnsi="FontbitDavid" w:hint="cs"/>
          <w:b/>
          <w:bCs/>
          <w:sz w:val="32"/>
          <w:rtl/>
        </w:rPr>
        <w:t>ש</w:t>
      </w:r>
      <w:r>
        <w:rPr>
          <w:rFonts w:ascii="FontbitDavid" w:hAnsi="FontbitDavid"/>
          <w:b/>
          <w:bCs/>
          <w:sz w:val="32"/>
          <w:rtl/>
        </w:rPr>
        <w:t>"</w:t>
      </w:r>
      <w:r w:rsidRPr="00507DB9">
        <w:rPr>
          <w:rFonts w:ascii="FontbitDavid" w:hAnsi="FontbitDavid" w:hint="cs"/>
          <w:b/>
          <w:bCs/>
          <w:sz w:val="32"/>
          <w:rtl/>
        </w:rPr>
        <w:t>מ</w:t>
      </w:r>
      <w:r w:rsidRPr="00C35A2C">
        <w:rPr>
          <w:rFonts w:ascii="FontbitDavid" w:hAnsi="FontbitDavid" w:hint="cs"/>
          <w:sz w:val="32"/>
          <w:rtl/>
        </w:rPr>
        <w:t xml:space="preserve"> </w:t>
      </w:r>
    </w:p>
    <w:p w14:paraId="0B7E1302" w14:textId="77777777" w:rsidR="00910F84" w:rsidRPr="00C35A2C" w:rsidRDefault="00910F84" w:rsidP="00910F84">
      <w:pPr>
        <w:rPr>
          <w:rFonts w:ascii="FontbitDavid" w:hAnsi="FontbitDavid"/>
          <w:sz w:val="32"/>
          <w:rtl/>
        </w:rPr>
      </w:pPr>
    </w:p>
    <w:p w14:paraId="7EABEF84" w14:textId="77777777" w:rsidR="00910F84" w:rsidRPr="007C2DF0" w:rsidRDefault="00910F84" w:rsidP="00910F84">
      <w:pPr>
        <w:rPr>
          <w:rStyle w:val="afffd"/>
          <w:rtl/>
        </w:rPr>
      </w:pPr>
      <w:r>
        <w:rPr>
          <w:rStyle w:val="affff1"/>
          <w:rFonts w:ascii="FontbitDavid" w:hAnsi="FontbitDavid"/>
          <w:sz w:val="32"/>
          <w:rtl/>
          <w:rPrChange w:id="11055" w:author="מנוע אמוראים" w:date="2026-10-05T16:41:56Z">
            <w:rPr>
              <w:rFonts w:ascii="FontbitDavid" w:hAnsi="FontbitDavid"/>
              <w:sz w:val="32"/>
              <w:rtl/>
            </w:rPr>
          </w:rPrChange>
        </w:rPr>
        <w:t xml:space="preserve">ור</w:t>
      </w:r>
      <w:r>
        <w:rPr>
          <w:rStyle w:val="affff1"/>
          <w:rFonts w:ascii="FontbitDavid" w:hAnsi="FontbitDavid"/>
          <w:sz w:val="32"/>
          <w:rtl/>
          <w:rPrChange w:id="1105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57"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Pr>
          <w:rStyle w:val="affff1"/>
          <w:rFonts w:ascii="FontbitDavid" w:hAnsi="FontbitDavid" w:hint="cs"/>
          <w:sz w:val="32"/>
          <w:rtl/>
          <w:rPrChange w:id="11058" w:author="מנוע אמוראים" w:date="2026-10-05T16:41:56Z">
            <w:rPr>
              <w:rFonts w:ascii="FontbitDavid" w:hAnsi="FontbitDavid" w:hint="cs"/>
              <w:sz w:val="32"/>
              <w:rtl/>
            </w:rPr>
          </w:rPrChange>
        </w:rPr>
        <w:t xml:space="preserve">ור</w:t>
      </w:r>
      <w:r>
        <w:rPr>
          <w:rStyle w:val="affff1"/>
          <w:rFonts w:ascii="FontbitDavid" w:hAnsi="FontbitDavid"/>
          <w:sz w:val="32"/>
          <w:rtl/>
          <w:rPrChange w:id="1105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60"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C35A2C">
        <w:rPr>
          <w:rFonts w:ascii="FontbitDavid" w:hAnsi="FontbitDavid"/>
          <w:sz w:val="32"/>
          <w:rtl/>
        </w:rPr>
        <w:t xml:space="preserve">שבט אחד </w:t>
      </w:r>
      <w:r w:rsidRPr="00C35A2C">
        <w:rPr>
          <w:rFonts w:ascii="FontbitDavid" w:hAnsi="FontbitDavid" w:hint="cs"/>
          <w:sz w:val="32"/>
          <w:rtl/>
        </w:rPr>
        <w:t xml:space="preserve">נקרא קהל </w:t>
      </w:r>
      <w:r w:rsidRPr="007C2DF0">
        <w:rPr>
          <w:rStyle w:val="afffd"/>
          <w:rFonts w:hint="cs"/>
          <w:rtl/>
        </w:rPr>
        <w:t>ד'</w:t>
      </w:r>
      <w:r w:rsidRPr="007C2DF0">
        <w:rPr>
          <w:rStyle w:val="afffd"/>
          <w:rtl/>
        </w:rPr>
        <w:t>ויעמד יהושפט בקהל יהודה וירושלים בבית ה' לפני החצר החדשה</w:t>
      </w:r>
      <w:r w:rsidRPr="007C2DF0">
        <w:rPr>
          <w:rStyle w:val="afffd"/>
          <w:rFonts w:hint="cs"/>
          <w:rtl/>
        </w:rPr>
        <w:t>'</w:t>
      </w:r>
      <w:r w:rsidRPr="007C2DF0">
        <w:rPr>
          <w:rStyle w:val="afffd"/>
          <w:rtl/>
        </w:rPr>
        <w:t>.</w:t>
      </w:r>
    </w:p>
    <w:p w14:paraId="25109936" w14:textId="77777777" w:rsidR="00910F84" w:rsidRPr="00C35A2C" w:rsidRDefault="00910F84" w:rsidP="00910F84">
      <w:pPr>
        <w:rPr>
          <w:rFonts w:ascii="FontbitDavid" w:hAnsi="FontbitDavid"/>
          <w:sz w:val="32"/>
          <w:rtl/>
        </w:rPr>
      </w:pPr>
      <w:r w:rsidRPr="00C35A2C">
        <w:rPr>
          <w:rFonts w:ascii="FontbitDavid" w:hAnsi="FontbitDavid"/>
          <w:b/>
          <w:bCs/>
          <w:sz w:val="32"/>
          <w:rtl/>
        </w:rPr>
        <w:t>חדשה</w:t>
      </w:r>
      <w:r>
        <w:rPr>
          <w:rFonts w:ascii="FontbitDavid" w:hAnsi="FontbitDavid" w:hint="cs"/>
          <w:sz w:val="32"/>
          <w:rtl/>
        </w:rPr>
        <w:t xml:space="preserve">'- </w:t>
      </w:r>
      <w:r>
        <w:rPr>
          <w:rStyle w:val="affff1"/>
          <w:rFonts w:ascii="FontbitDavid" w:hAnsi="FontbitDavid" w:hint="cs"/>
          <w:sz w:val="32"/>
          <w:rtl/>
          <w:rPrChange w:id="11061" w:author="מנוע אמוראים" w:date="2026-10-05T16:41:56Z">
            <w:rPr>
              <w:rFonts w:ascii="FontbitDavid" w:hAnsi="FontbitDavid" w:hint="cs"/>
              <w:sz w:val="32"/>
              <w:rtl/>
            </w:rPr>
          </w:rPrChange>
        </w:rPr>
        <w:t xml:space="preserve">ארי</w:t>
      </w:r>
      <w:r>
        <w:rPr>
          <w:rStyle w:val="affff1"/>
          <w:rFonts w:ascii="FontbitDavid" w:hAnsi="FontbitDavid"/>
          <w:sz w:val="32"/>
          <w:rtl/>
          <w:rPrChange w:id="1106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63"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w:t>
      </w:r>
      <w:r w:rsidRPr="00C35A2C">
        <w:rPr>
          <w:rFonts w:ascii="FontbitDavid" w:hAnsi="FontbitDavid"/>
          <w:sz w:val="32"/>
          <w:rtl/>
        </w:rPr>
        <w:t>, שחידשו דברים ואמרו: טבול יום אל יכנס במחנה לויה.</w:t>
      </w:r>
    </w:p>
    <w:p w14:paraId="08D262A5" w14:textId="77777777" w:rsidR="00910F84" w:rsidRPr="00C35A2C" w:rsidRDefault="00910F84" w:rsidP="00910F84">
      <w:pPr>
        <w:rPr>
          <w:rFonts w:ascii="FontbitDavid" w:hAnsi="FontbitDavid"/>
          <w:sz w:val="32"/>
          <w:rtl/>
        </w:rPr>
      </w:pPr>
      <w:r>
        <w:rPr>
          <w:rFonts w:ascii="FontbitDavid" w:hAnsi="FontbitDavid" w:hint="cs"/>
          <w:sz w:val="32"/>
          <w:rtl/>
        </w:rPr>
        <w:t xml:space="preserve">ודחאו </w:t>
      </w:r>
      <w:r>
        <w:rPr>
          <w:rStyle w:val="affff1"/>
          <w:rFonts w:ascii="FontbitDavid" w:hAnsi="FontbitDavid" w:hint="cs"/>
          <w:sz w:val="32"/>
          <w:rtl/>
          <w:rPrChange w:id="11064" w:author="מנוע אמוראים" w:date="2026-10-05T16:41:56Z">
            <w:rPr>
              <w:rFonts w:ascii="FontbitDavid" w:hAnsi="FontbitDavid" w:hint="cs"/>
              <w:sz w:val="32"/>
              <w:rtl/>
            </w:rPr>
          </w:rPrChange>
        </w:rPr>
        <w:t xml:space="preserve">ראב</w:t>
      </w:r>
      <w:r>
        <w:rPr>
          <w:rStyle w:val="affff1"/>
          <w:rFonts w:ascii="FontbitDavid" w:hAnsi="FontbitDavid"/>
          <w:sz w:val="32"/>
          <w:rtl/>
          <w:rPrChange w:id="1106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66"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דדלמא שאני ירושלים שהיה בה בנימין אלא </w:t>
      </w:r>
      <w:r w:rsidRPr="001B4A11">
        <w:rPr>
          <w:rStyle w:val="afffd"/>
          <w:rFonts w:hint="cs"/>
          <w:rtl/>
        </w:rPr>
        <w:t>מ'</w:t>
      </w:r>
      <w:r w:rsidRPr="001B4A11">
        <w:rPr>
          <w:rStyle w:val="afffd"/>
          <w:rtl/>
        </w:rPr>
        <w:t>ויאמר אלי הנני מפרך והרביתיך ונתתיך לקהל עמים וגו'</w:t>
      </w:r>
      <w:r w:rsidRPr="00C35A2C">
        <w:rPr>
          <w:rFonts w:ascii="FontbitDavid" w:hAnsi="FontbitDavid"/>
          <w:sz w:val="32"/>
          <w:rtl/>
        </w:rPr>
        <w:t xml:space="preserve">, מאן אתיליד ליה ההיא שעתא? בנימין, </w:t>
      </w:r>
      <w:r w:rsidRPr="00507DB9">
        <w:rPr>
          <w:rFonts w:ascii="FontbitDavid" w:hAnsi="FontbitDavid"/>
          <w:b/>
          <w:bCs/>
          <w:sz w:val="32"/>
          <w:rtl/>
        </w:rPr>
        <w:t>ש</w:t>
      </w:r>
      <w:r>
        <w:rPr>
          <w:rFonts w:ascii="FontbitDavid" w:hAnsi="FontbitDavid"/>
          <w:b/>
          <w:bCs/>
          <w:sz w:val="32"/>
          <w:rtl/>
        </w:rPr>
        <w:t>"</w:t>
      </w:r>
      <w:r w:rsidRPr="00507DB9">
        <w:rPr>
          <w:rFonts w:ascii="FontbitDavid" w:hAnsi="FontbitDavid"/>
          <w:b/>
          <w:bCs/>
          <w:sz w:val="32"/>
          <w:rtl/>
        </w:rPr>
        <w:t>מ</w:t>
      </w:r>
      <w:r w:rsidRPr="00C35A2C">
        <w:rPr>
          <w:rFonts w:ascii="FontbitDavid" w:hAnsi="FontbitDavid"/>
          <w:sz w:val="32"/>
          <w:rtl/>
        </w:rPr>
        <w:t xml:space="preserve"> ה</w:t>
      </w:r>
      <w:r>
        <w:rPr>
          <w:rFonts w:ascii="FontbitDavid" w:hAnsi="FontbitDavid"/>
          <w:sz w:val="32"/>
          <w:rtl/>
        </w:rPr>
        <w:t>"</w:t>
      </w:r>
      <w:r w:rsidRPr="00C35A2C">
        <w:rPr>
          <w:rFonts w:ascii="FontbitDavid" w:hAnsi="FontbitDavid"/>
          <w:sz w:val="32"/>
          <w:rtl/>
        </w:rPr>
        <w:t>ק רחמנא: מתיליד לך השתא קהל אחרינא.</w:t>
      </w:r>
    </w:p>
    <w:p w14:paraId="0A1F05FF"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Pr>
          <w:rFonts w:ascii="FontbitDavid" w:hAnsi="FontbitDavid"/>
          <w:sz w:val="32"/>
          <w:rtl/>
        </w:rPr>
        <w:t xml:space="preserve">ל </w:t>
      </w:r>
      <w:r>
        <w:rPr>
          <w:rStyle w:val="affff1"/>
          <w:rFonts w:ascii="FontbitDavid" w:hAnsi="FontbitDavid"/>
          <w:sz w:val="32"/>
          <w:rtl/>
          <w:rPrChange w:id="11067" w:author="מנוע אמוראים" w:date="2026-10-05T16:41:56Z">
            <w:rPr>
              <w:rFonts w:ascii="FontbitDavid" w:hAnsi="FontbitDavid"/>
              <w:sz w:val="32"/>
              <w:rtl/>
            </w:rPr>
          </w:rPrChange>
        </w:rPr>
        <w:t xml:space="preserve">ר</w:t>
      </w:r>
      <w:r>
        <w:rPr>
          <w:rStyle w:val="affff1"/>
          <w:rFonts w:ascii="FontbitDavid" w:hAnsi="FontbitDavid"/>
          <w:sz w:val="32"/>
          <w:rtl/>
          <w:rPrChange w:id="1106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69"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Pr>
          <w:rStyle w:val="affff1"/>
          <w:rFonts w:ascii="FontbitDavid" w:hAnsi="FontbitDavid" w:hint="cs"/>
          <w:sz w:val="32"/>
          <w:rtl/>
          <w:rPrChange w:id="11070"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07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72" w:author="מנוע אמוראים" w:date="2026-10-05T16:41:56Z">
            <w:rPr>
              <w:rFonts w:ascii="FontbitDavid" w:hAnsi="FontbitDavid" w:hint="cs"/>
              <w:sz w:val="32"/>
              <w:rtl/>
            </w:rPr>
          </w:rPrChange>
        </w:rPr>
        <w:t xml:space="preserve">כ</w:t>
      </w:r>
      <w:r w:rsidRPr="00C35A2C">
        <w:rPr>
          <w:rFonts w:ascii="FontbitDavid" w:hAnsi="FontbitDavid"/>
          <w:sz w:val="32"/>
          <w:rtl/>
        </w:rPr>
        <w:t>, דלמא הכי קא</w:t>
      </w:r>
      <w:r>
        <w:rPr>
          <w:rFonts w:ascii="FontbitDavid" w:hAnsi="FontbitDavid"/>
          <w:sz w:val="32"/>
          <w:rtl/>
        </w:rPr>
        <w:t>"</w:t>
      </w:r>
      <w:r w:rsidRPr="00C35A2C">
        <w:rPr>
          <w:rFonts w:ascii="FontbitDavid" w:hAnsi="FontbitDavid"/>
          <w:sz w:val="32"/>
          <w:rtl/>
        </w:rPr>
        <w:t>ל רחמנא: לכי מתיליד לך בנימין, הוא דהוו י</w:t>
      </w:r>
      <w:r>
        <w:rPr>
          <w:rFonts w:ascii="FontbitDavid" w:hAnsi="FontbitDavid"/>
          <w:sz w:val="32"/>
          <w:rtl/>
        </w:rPr>
        <w:t>"</w:t>
      </w:r>
      <w:r w:rsidRPr="00C35A2C">
        <w:rPr>
          <w:rFonts w:ascii="FontbitDavid" w:hAnsi="FontbitDavid"/>
          <w:sz w:val="32"/>
          <w:rtl/>
        </w:rPr>
        <w:t>ב שבטים דמתקריית קהל!</w:t>
      </w:r>
    </w:p>
    <w:p w14:paraId="6335C800"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sidRPr="00C35A2C">
        <w:rPr>
          <w:rFonts w:ascii="FontbitDavid" w:hAnsi="FontbitDavid"/>
          <w:sz w:val="32"/>
          <w:rtl/>
        </w:rPr>
        <w:t xml:space="preserve">ל: אלא שנים עשר שבטים איקרו קהל, אחד עשר שבטים לא איקרו קהל? </w:t>
      </w:r>
    </w:p>
    <w:p w14:paraId="214682F7" w14:textId="77777777" w:rsidR="00910F84" w:rsidRPr="00C35A2C" w:rsidRDefault="00910F84" w:rsidP="00910F84">
      <w:pPr>
        <w:pStyle w:val="afffa"/>
        <w:rPr>
          <w:rtl/>
        </w:rPr>
      </w:pPr>
      <w:r>
        <w:rPr>
          <w:rtl/>
        </w:rPr>
        <w:t xml:space="preserve">- </w:t>
      </w:r>
      <w:r>
        <w:rPr>
          <w:rtl/>
        </w:rPr>
        <w:t xml:space="preserve">תניא: </w:t>
      </w:r>
      <w:r>
        <w:rPr>
          <w:rStyle w:val="affff1"/>
          <w:rtl/>
          <w:rPrChange w:id="11073" w:author="מנוע אמוראים" w:date="2026-10-05T16:41:56Z">
            <w:rPr>
              <w:rtl/>
            </w:rPr>
          </w:rPrChange>
        </w:rPr>
        <w:t xml:space="preserve">ר</w:t>
      </w:r>
      <w:r>
        <w:rPr>
          <w:rStyle w:val="affff1"/>
          <w:rtl/>
          <w:rPrChange w:id="11074" w:author="מנוע אמוראים" w:date="2026-10-05T16:41:56Z">
            <w:rPr>
              <w:rtl/>
            </w:rPr>
          </w:rPrChange>
        </w:rPr>
        <w:t xml:space="preserve">"</w:t>
      </w:r>
      <w:r>
        <w:rPr>
          <w:rStyle w:val="affff1"/>
          <w:rtl/>
          <w:rPrChange w:id="11075" w:author="מנוע אמוראים" w:date="2026-10-05T16:41:56Z">
            <w:rPr>
              <w:rtl/>
            </w:rPr>
          </w:rPrChange>
        </w:rPr>
        <w:t xml:space="preserve">ש</w:t>
      </w:r>
      <w:r>
        <w:rPr>
          <w:rtl/>
        </w:rPr>
        <w:t xml:space="preserve"> אומר, מה ת</w:t>
      </w:r>
      <w:r>
        <w:rPr>
          <w:rtl/>
        </w:rPr>
        <w:t>"</w:t>
      </w:r>
      <w:r w:rsidRPr="00C35A2C">
        <w:rPr>
          <w:rtl/>
        </w:rPr>
        <w:t xml:space="preserve">ל: </w:t>
      </w:r>
      <w:r w:rsidRPr="00526888">
        <w:rPr>
          <w:rStyle w:val="afffd"/>
          <w:rtl/>
        </w:rPr>
        <w:t>ופר שני בן בקר תקח לחטאת</w:t>
      </w:r>
      <w:r w:rsidRPr="00C35A2C">
        <w:rPr>
          <w:rtl/>
        </w:rPr>
        <w:t xml:space="preserve"> אם ללמד שהם שנים, והלא כבר נאמר: </w:t>
      </w:r>
      <w:r w:rsidRPr="003D20D9">
        <w:rPr>
          <w:rStyle w:val="afffd"/>
          <w:rFonts w:hint="cs"/>
          <w:rtl/>
        </w:rPr>
        <w:t>'</w:t>
      </w:r>
      <w:r w:rsidRPr="003D20D9">
        <w:rPr>
          <w:rStyle w:val="afffd"/>
          <w:rtl/>
        </w:rPr>
        <w:t>ועשה את האחד חטאת ואת האחד עולה לה'</w:t>
      </w:r>
      <w:r w:rsidRPr="00C35A2C">
        <w:rPr>
          <w:rtl/>
        </w:rPr>
        <w:t>!</w:t>
      </w:r>
    </w:p>
    <w:p w14:paraId="291B04D7" w14:textId="77777777" w:rsidR="00910F84" w:rsidRPr="00C35A2C" w:rsidRDefault="00910F84" w:rsidP="00910F84">
      <w:pPr>
        <w:rPr>
          <w:rFonts w:ascii="FontbitDavid" w:hAnsi="FontbitDavid"/>
          <w:b/>
          <w:bCs/>
          <w:sz w:val="32"/>
          <w:rtl/>
        </w:rPr>
      </w:pPr>
      <w:r w:rsidRPr="00C35A2C">
        <w:rPr>
          <w:rFonts w:ascii="FontbitDavid" w:hAnsi="FontbitDavid"/>
          <w:sz w:val="32"/>
          <w:rtl/>
        </w:rPr>
        <w:t>אלא יכול תהא נאכלת חטאת ללוים? ת</w:t>
      </w:r>
      <w:r>
        <w:rPr>
          <w:rFonts w:ascii="FontbitDavid" w:hAnsi="FontbitDavid"/>
          <w:sz w:val="32"/>
          <w:rtl/>
        </w:rPr>
        <w:t>"</w:t>
      </w:r>
      <w:r w:rsidRPr="00C35A2C">
        <w:rPr>
          <w:rFonts w:ascii="FontbitDavid" w:hAnsi="FontbitDavid"/>
          <w:sz w:val="32"/>
          <w:rtl/>
        </w:rPr>
        <w:t xml:space="preserve">ל: </w:t>
      </w:r>
      <w:r w:rsidRPr="00526888">
        <w:rPr>
          <w:rStyle w:val="afffd"/>
          <w:rtl/>
        </w:rPr>
        <w:t>ופר שני, שני לעולה,</w:t>
      </w:r>
      <w:r w:rsidRPr="00C35A2C">
        <w:rPr>
          <w:rFonts w:ascii="FontbitDavid" w:hAnsi="FontbitDavid"/>
          <w:sz w:val="32"/>
          <w:rtl/>
        </w:rPr>
        <w:t xml:space="preserve"> מה עולה לא נאכלת, אף חטאת לא נאכלת.</w:t>
      </w:r>
    </w:p>
    <w:p w14:paraId="0C956E0C" w14:textId="77777777" w:rsidR="00910F84" w:rsidRPr="00C35A2C" w:rsidRDefault="00910F84" w:rsidP="00910F84">
      <w:pPr>
        <w:pStyle w:val="aff6"/>
        <w:framePr w:wrap="around"/>
        <w:rPr>
          <w:rtl/>
        </w:rPr>
      </w:pPr>
      <w:r w:rsidRPr="00C35A2C">
        <w:rPr>
          <w:rFonts w:hint="cs"/>
          <w:rtl/>
        </w:rPr>
        <w:t>ו.</w:t>
      </w:r>
    </w:p>
    <w:p w14:paraId="5BAB6FD7" w14:textId="77777777" w:rsidR="00910F84" w:rsidRPr="00C35A2C" w:rsidRDefault="00910F84" w:rsidP="00910F84">
      <w:pPr>
        <w:rPr>
          <w:rFonts w:ascii="FontbitDavid" w:hAnsi="FontbitDavid"/>
          <w:sz w:val="32"/>
          <w:rtl/>
        </w:rPr>
      </w:pPr>
      <w:r>
        <w:rPr>
          <w:rFonts w:ascii="FontbitDavid" w:hAnsi="FontbitDavid"/>
          <w:sz w:val="32"/>
          <w:rtl/>
        </w:rPr>
        <w:t xml:space="preserve">כיוצא בו, אמר רבי יוסי: הבאים מהשבי </w:t>
      </w:r>
      <w:r>
        <w:rPr>
          <w:rStyle w:val="afffd"/>
          <w:rFonts w:ascii="FontbitDavid" w:hAnsi="FontbitDavid"/>
          <w:sz w:val="32"/>
          <w:rtl/>
          <w:rPrChange w:id="9009" w:author="מנוע פסוקים" w:date="2026-10-05T16:38:36Z">
            <w:rPr>
              <w:rFonts w:ascii="FontbitDavid" w:hAnsi="FontbitDavid"/>
              <w:sz w:val="32"/>
              <w:rtl/>
            </w:rPr>
          </w:rPrChange>
        </w:rPr>
        <w:t xml:space="preserve">הגולה הקריבו עלות לאלהי ישראל פרים שנים עשר</w:t>
      </w:r>
      <w:r>
        <w:rPr>
          <w:rFonts w:ascii="FontbitDavid" w:hAnsi="FontbitDavid"/>
          <w:sz w:val="32"/>
          <w:rtl/>
        </w:rPr>
        <w:t xml:space="preserve"> וגו' הכל כעולה, מה עולה לא נאכלת, אף חטאת לא נאכלת;</w:t>
      </w:r>
    </w:p>
    <w:p w14:paraId="5AEE6EC2" w14:textId="77777777" w:rsidR="00910F84" w:rsidRPr="00C35A2C" w:rsidRDefault="00910F84" w:rsidP="00910F84">
      <w:pPr>
        <w:rPr>
          <w:rFonts w:ascii="FontbitDavid" w:hAnsi="FontbitDavid"/>
          <w:sz w:val="32"/>
          <w:rtl/>
        </w:rPr>
      </w:pPr>
      <w:r>
        <w:rPr>
          <w:rFonts w:ascii="FontbitDavid" w:hAnsi="FontbitDavid"/>
          <w:sz w:val="32"/>
          <w:rtl/>
        </w:rPr>
        <w:t xml:space="preserve">דתניא, </w:t>
      </w:r>
      <w:r>
        <w:rPr>
          <w:rStyle w:val="affff1"/>
          <w:rFonts w:ascii="FontbitDavid" w:hAnsi="FontbitDavid"/>
          <w:sz w:val="32"/>
          <w:rtl/>
          <w:rPrChange w:id="11076" w:author="מנוע אמוראים" w:date="2026-10-05T16:41:56Z">
            <w:rPr>
              <w:rFonts w:ascii="FontbitDavid" w:hAnsi="FontbitDavid"/>
              <w:sz w:val="32"/>
              <w:rtl/>
            </w:rPr>
          </w:rPrChange>
        </w:rPr>
        <w:t xml:space="preserve">ר</w:t>
      </w:r>
      <w:r>
        <w:rPr>
          <w:rStyle w:val="affff1"/>
          <w:rFonts w:ascii="FontbitDavid" w:hAnsi="FontbitDavid"/>
          <w:sz w:val="32"/>
          <w:rtl/>
          <w:rPrChange w:id="1107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78"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Pr>
          <w:rFonts w:ascii="FontbitDavid" w:hAnsi="FontbitDavid"/>
          <w:sz w:val="32"/>
          <w:rtl/>
        </w:rPr>
        <w:t xml:space="preserve">אומר: על עבודת כוכבים הביאום, </w:t>
      </w:r>
      <w:r>
        <w:rPr>
          <w:rStyle w:val="affff1"/>
          <w:rFonts w:ascii="FontbitDavid" w:hAnsi="FontbitDavid"/>
          <w:sz w:val="32"/>
          <w:rtl/>
          <w:rPrChange w:id="11079" w:author="מנוע אמוראים" w:date="2026-10-05T16:41:56Z">
            <w:rPr>
              <w:rFonts w:ascii="FontbitDavid" w:hAnsi="FontbitDavid"/>
              <w:sz w:val="32"/>
              <w:rtl/>
            </w:rPr>
          </w:rPrChange>
        </w:rPr>
        <w:t xml:space="preserve">וא</w:t>
      </w:r>
      <w:r>
        <w:rPr>
          <w:rStyle w:val="affff1"/>
          <w:rFonts w:ascii="FontbitDavid" w:hAnsi="FontbitDavid" w:hint="cs"/>
          <w:sz w:val="32"/>
          <w:rtl/>
          <w:rPrChange w:id="11080" w:author="מנוע אמוראים" w:date="2026-10-05T16:41:56Z">
            <w:rPr>
              <w:rFonts w:ascii="FontbitDavid" w:hAnsi="FontbitDavid" w:hint="cs"/>
              <w:sz w:val="32"/>
              <w:rtl/>
            </w:rPr>
          </w:rPrChange>
        </w:rPr>
        <w:t xml:space="preserve">ריא</w:t>
      </w:r>
      <w:r>
        <w:rPr>
          <w:rStyle w:val="affff1"/>
          <w:rFonts w:ascii="FontbitDavid" w:hAnsi="FontbitDavid"/>
          <w:sz w:val="32"/>
          <w:rtl/>
          <w:rPrChange w:id="1108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82" w:author="מנוע אמוראים" w:date="2026-10-05T16:41:56Z">
            <w:rPr>
              <w:rFonts w:ascii="FontbitDavid" w:hAnsi="FontbitDavid" w:hint="cs"/>
              <w:sz w:val="32"/>
              <w:rtl/>
            </w:rPr>
          </w:rPrChange>
        </w:rPr>
        <w:t xml:space="preserve">ש</w:t>
      </w:r>
      <w:r w:rsidRPr="00C35A2C">
        <w:rPr>
          <w:rFonts w:ascii="FontbitDavid" w:hAnsi="FontbitDavid"/>
          <w:sz w:val="32"/>
          <w:rtl/>
        </w:rPr>
        <w:t>: על עבודת כוכבים שעשו בימי צדקיהו.</w:t>
      </w:r>
    </w:p>
    <w:p w14:paraId="081BF8A6"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083"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08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85"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משכח</w:t>
      </w:r>
      <w:r>
        <w:rPr>
          <w:rFonts w:ascii="FontbitDavid" w:hAnsi="FontbitDavid"/>
          <w:sz w:val="32"/>
          <w:rtl/>
        </w:rPr>
        <w:t>"</w:t>
      </w:r>
      <w:r w:rsidRPr="00C35A2C">
        <w:rPr>
          <w:rFonts w:ascii="FontbitDavid" w:hAnsi="FontbitDavid" w:hint="cs"/>
          <w:sz w:val="32"/>
          <w:rtl/>
        </w:rPr>
        <w:t>ל י</w:t>
      </w:r>
      <w:r>
        <w:rPr>
          <w:rFonts w:ascii="FontbitDavid" w:hAnsi="FontbitDavid"/>
          <w:sz w:val="32"/>
          <w:rtl/>
        </w:rPr>
        <w:t>"</w:t>
      </w:r>
      <w:r w:rsidRPr="00C35A2C">
        <w:rPr>
          <w:rFonts w:ascii="FontbitDavid" w:hAnsi="FontbitDavid" w:hint="cs"/>
          <w:sz w:val="32"/>
          <w:rtl/>
        </w:rPr>
        <w:t xml:space="preserve">ב </w:t>
      </w:r>
      <w:r w:rsidRPr="00C35A2C">
        <w:rPr>
          <w:rFonts w:ascii="FontbitDavid" w:hAnsi="FontbitDavid"/>
          <w:sz w:val="32"/>
          <w:rtl/>
        </w:rPr>
        <w:t xml:space="preserve">חטאות - כגון דחטאו </w:t>
      </w:r>
      <w:r w:rsidRPr="00C35A2C">
        <w:rPr>
          <w:rFonts w:ascii="FontbitDavid" w:hAnsi="FontbitDavid" w:hint="cs"/>
          <w:sz w:val="32"/>
          <w:rtl/>
        </w:rPr>
        <w:t>י</w:t>
      </w:r>
      <w:r>
        <w:rPr>
          <w:rFonts w:ascii="FontbitDavid" w:hAnsi="FontbitDavid"/>
          <w:sz w:val="32"/>
          <w:rtl/>
        </w:rPr>
        <w:t>"</w:t>
      </w:r>
      <w:r w:rsidRPr="00C35A2C">
        <w:rPr>
          <w:rFonts w:ascii="FontbitDavid" w:hAnsi="FontbitDavid" w:hint="cs"/>
          <w:sz w:val="32"/>
          <w:rtl/>
        </w:rPr>
        <w:t xml:space="preserve">ב </w:t>
      </w:r>
      <w:r w:rsidRPr="00C35A2C">
        <w:rPr>
          <w:rFonts w:ascii="FontbitDavid" w:hAnsi="FontbitDavid"/>
          <w:sz w:val="32"/>
          <w:rtl/>
        </w:rPr>
        <w:t xml:space="preserve">שבטים, דמייתו שנים עשר שעירים, </w:t>
      </w:r>
      <w:r w:rsidRPr="00280F6D">
        <w:rPr>
          <w:rFonts w:ascii="FontbitDavid" w:hAnsi="FontbitDavid"/>
          <w:b/>
          <w:bCs/>
          <w:sz w:val="32"/>
          <w:rtl/>
        </w:rPr>
        <w:t>א</w:t>
      </w:r>
      <w:r>
        <w:rPr>
          <w:rFonts w:ascii="FontbitDavid" w:hAnsi="FontbitDavid"/>
          <w:b/>
          <w:bCs/>
          <w:sz w:val="32"/>
          <w:rtl/>
        </w:rPr>
        <w:t>"</w:t>
      </w:r>
      <w:r w:rsidRPr="00280F6D">
        <w:rPr>
          <w:rFonts w:ascii="FontbitDavid" w:hAnsi="FontbitDavid" w:hint="cs"/>
          <w:b/>
          <w:bCs/>
          <w:sz w:val="32"/>
          <w:rtl/>
        </w:rPr>
        <w:t>נ</w:t>
      </w:r>
      <w:r w:rsidRPr="00C35A2C">
        <w:rPr>
          <w:rFonts w:ascii="FontbitDavid" w:hAnsi="FontbitDavid" w:hint="cs"/>
          <w:sz w:val="32"/>
          <w:rtl/>
        </w:rPr>
        <w:t xml:space="preserve"> </w:t>
      </w:r>
      <w:r>
        <w:rPr>
          <w:rFonts w:ascii="FontbitDavid" w:hAnsi="FontbitDavid"/>
          <w:sz w:val="32"/>
          <w:rtl/>
        </w:rPr>
        <w:t xml:space="preserve"> דחטאו שבעה שבטים ושארא אינך בגרירה, </w:t>
      </w:r>
      <w:r>
        <w:rPr>
          <w:rStyle w:val="affff1"/>
          <w:rFonts w:ascii="FontbitDavid" w:hAnsi="FontbitDavid"/>
          <w:sz w:val="32"/>
          <w:rtl/>
          <w:rPrChange w:id="11086" w:author="מנוע אמוראים" w:date="2026-10-05T16:41:56Z">
            <w:rPr>
              <w:rFonts w:ascii="FontbitDavid" w:hAnsi="FontbitDavid"/>
              <w:sz w:val="32"/>
              <w:rtl/>
            </w:rPr>
          </w:rPrChange>
        </w:rPr>
        <w:t xml:space="preserve">ולר</w:t>
      </w:r>
      <w:r>
        <w:rPr>
          <w:rStyle w:val="affff1"/>
          <w:rFonts w:ascii="FontbitDavid" w:hAnsi="FontbitDavid"/>
          <w:sz w:val="32"/>
          <w:rtl/>
          <w:rPrChange w:id="1108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88"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C35A2C">
        <w:rPr>
          <w:rFonts w:ascii="FontbitDavid" w:hAnsi="FontbitDavid"/>
          <w:sz w:val="32"/>
          <w:rtl/>
        </w:rPr>
        <w:t>נמי משכח</w:t>
      </w:r>
      <w:r>
        <w:rPr>
          <w:rFonts w:ascii="FontbitDavid" w:hAnsi="FontbitDavid"/>
          <w:sz w:val="32"/>
          <w:rtl/>
        </w:rPr>
        <w:t>"</w:t>
      </w:r>
      <w:r w:rsidRPr="00C35A2C">
        <w:rPr>
          <w:rFonts w:ascii="FontbitDavid" w:hAnsi="FontbitDavid" w:hint="cs"/>
          <w:sz w:val="32"/>
          <w:rtl/>
        </w:rPr>
        <w:t xml:space="preserve">ל </w:t>
      </w:r>
      <w:r w:rsidRPr="00C35A2C">
        <w:rPr>
          <w:rFonts w:ascii="FontbitDavid" w:hAnsi="FontbitDavid"/>
          <w:sz w:val="32"/>
          <w:rtl/>
        </w:rPr>
        <w:t>- כגון דחטאו</w:t>
      </w:r>
      <w:r w:rsidRPr="00C35A2C">
        <w:rPr>
          <w:rFonts w:ascii="FontbitDavid" w:hAnsi="FontbitDavid" w:hint="cs"/>
          <w:sz w:val="32"/>
          <w:rtl/>
        </w:rPr>
        <w:t xml:space="preserve"> י</w:t>
      </w:r>
      <w:r>
        <w:rPr>
          <w:rFonts w:ascii="FontbitDavid" w:hAnsi="FontbitDavid"/>
          <w:sz w:val="32"/>
          <w:rtl/>
        </w:rPr>
        <w:t>"</w:t>
      </w:r>
      <w:r w:rsidRPr="00C35A2C">
        <w:rPr>
          <w:rFonts w:ascii="FontbitDavid" w:hAnsi="FontbitDavid" w:hint="cs"/>
          <w:sz w:val="32"/>
          <w:rtl/>
        </w:rPr>
        <w:t>א שבטים</w:t>
      </w:r>
      <w:r w:rsidRPr="00C35A2C">
        <w:rPr>
          <w:rFonts w:ascii="FontbitDavid" w:hAnsi="FontbitDavid"/>
          <w:sz w:val="32"/>
          <w:rtl/>
        </w:rPr>
        <w:t xml:space="preserve">, דמייתו </w:t>
      </w:r>
      <w:r w:rsidRPr="00C35A2C">
        <w:rPr>
          <w:rFonts w:ascii="FontbitDavid" w:hAnsi="FontbitDavid" w:hint="cs"/>
          <w:sz w:val="32"/>
          <w:rtl/>
        </w:rPr>
        <w:t>י</w:t>
      </w:r>
      <w:r>
        <w:rPr>
          <w:rFonts w:ascii="FontbitDavid" w:hAnsi="FontbitDavid"/>
          <w:sz w:val="32"/>
          <w:rtl/>
        </w:rPr>
        <w:t>"</w:t>
      </w:r>
      <w:r w:rsidRPr="00C35A2C">
        <w:rPr>
          <w:rFonts w:ascii="FontbitDavid" w:hAnsi="FontbitDavid" w:hint="cs"/>
          <w:sz w:val="32"/>
          <w:rtl/>
        </w:rPr>
        <w:t xml:space="preserve">א </w:t>
      </w:r>
      <w:r w:rsidRPr="00C35A2C">
        <w:rPr>
          <w:rFonts w:ascii="FontbitDavid" w:hAnsi="FontbitDavid"/>
          <w:sz w:val="32"/>
          <w:rtl/>
        </w:rPr>
        <w:t>שעירים ואידך דב</w:t>
      </w:r>
      <w:r>
        <w:rPr>
          <w:rFonts w:ascii="FontbitDavid" w:hAnsi="FontbitDavid"/>
          <w:sz w:val="32"/>
          <w:rtl/>
        </w:rPr>
        <w:t>"</w:t>
      </w:r>
      <w:r w:rsidRPr="00C35A2C">
        <w:rPr>
          <w:rFonts w:ascii="FontbitDavid" w:hAnsi="FontbitDavid"/>
          <w:sz w:val="32"/>
          <w:rtl/>
        </w:rPr>
        <w:t xml:space="preserve">ד, </w:t>
      </w:r>
    </w:p>
    <w:p w14:paraId="341EA88F"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089" w:author="מנוע אמוראים" w:date="2026-10-05T16:41:56Z">
            <w:rPr>
              <w:rFonts w:ascii="FontbitDavid" w:hAnsi="FontbitDavid" w:hint="cs"/>
              <w:sz w:val="32"/>
              <w:rtl/>
            </w:rPr>
          </w:rPrChange>
        </w:rPr>
        <w:t xml:space="preserve">ולר</w:t>
      </w:r>
      <w:r>
        <w:rPr>
          <w:rStyle w:val="affff1"/>
          <w:rFonts w:ascii="FontbitDavid" w:hAnsi="FontbitDavid"/>
          <w:sz w:val="32"/>
          <w:rtl/>
          <w:rPrChange w:id="1109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91"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ד</w:t>
      </w:r>
      <w:r w:rsidRPr="00C35A2C">
        <w:rPr>
          <w:rFonts w:ascii="FontbitDavid" w:hAnsi="FontbitDavid"/>
          <w:sz w:val="32"/>
          <w:rtl/>
        </w:rPr>
        <w:t xml:space="preserve">בית דין מביאין ולא צבור, </w:t>
      </w:r>
      <w:r w:rsidRPr="00C35A2C">
        <w:rPr>
          <w:rFonts w:ascii="FontbitDavid" w:hAnsi="FontbitDavid" w:hint="cs"/>
          <w:sz w:val="32"/>
          <w:rtl/>
        </w:rPr>
        <w:t>י</w:t>
      </w:r>
      <w:r>
        <w:rPr>
          <w:rFonts w:ascii="FontbitDavid" w:hAnsi="FontbitDavid"/>
          <w:sz w:val="32"/>
          <w:rtl/>
        </w:rPr>
        <w:t>"</w:t>
      </w:r>
      <w:r w:rsidRPr="00C35A2C">
        <w:rPr>
          <w:rFonts w:ascii="FontbitDavid" w:hAnsi="FontbitDavid" w:hint="cs"/>
          <w:sz w:val="32"/>
          <w:rtl/>
        </w:rPr>
        <w:t>ב שבטים משכח</w:t>
      </w:r>
      <w:r>
        <w:rPr>
          <w:rFonts w:ascii="FontbitDavid" w:hAnsi="FontbitDavid"/>
          <w:sz w:val="32"/>
          <w:rtl/>
        </w:rPr>
        <w:t>"</w:t>
      </w:r>
      <w:r w:rsidRPr="00C35A2C">
        <w:rPr>
          <w:rFonts w:ascii="FontbitDavid" w:hAnsi="FontbitDavid" w:hint="cs"/>
          <w:sz w:val="32"/>
          <w:rtl/>
        </w:rPr>
        <w:t xml:space="preserve">ל </w:t>
      </w:r>
      <w:r w:rsidRPr="00C35A2C">
        <w:rPr>
          <w:rFonts w:ascii="FontbitDavid" w:hAnsi="FontbitDavid"/>
          <w:sz w:val="32"/>
          <w:rtl/>
        </w:rPr>
        <w:t>דחטאו והדר חטאו והדר חטאו, עד תריסר זימני.</w:t>
      </w:r>
    </w:p>
    <w:p w14:paraId="17354EE4" w14:textId="77777777" w:rsidR="00910F84" w:rsidRPr="00C35A2C" w:rsidRDefault="00910F84" w:rsidP="00910F84">
      <w:pPr>
        <w:rPr>
          <w:rFonts w:ascii="FontbitDavid" w:hAnsi="FontbitDavid"/>
          <w:sz w:val="32"/>
          <w:rtl/>
        </w:rPr>
      </w:pPr>
      <w:r w:rsidRPr="00C35A2C">
        <w:rPr>
          <w:rFonts w:ascii="FontbitDavid" w:hAnsi="FontbitDavid"/>
          <w:sz w:val="32"/>
          <w:rtl/>
        </w:rPr>
        <w:t>והא מייתי להו הנהו דחטאו!</w:t>
      </w:r>
    </w:p>
    <w:p w14:paraId="73204B9B" w14:textId="77777777" w:rsidR="00910F84" w:rsidRDefault="00910F84" w:rsidP="00910F84">
      <w:pPr>
        <w:rPr>
          <w:rFonts w:ascii="FontbitDavid" w:hAnsi="FontbitDavid"/>
          <w:sz w:val="32"/>
          <w:rtl/>
        </w:rPr>
      </w:pPr>
    </w:p>
    <w:p w14:paraId="39015DCA"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1092"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1093" w:author="מנוע אמוראים" w:date="2026-10-05T16:41:56Z">
            <w:rPr>
              <w:rFonts w:ascii="FontbitDavid" w:hAnsi="FontbitDavid" w:hint="cs"/>
              <w:sz w:val="32"/>
              <w:rtl/>
            </w:rPr>
          </w:rPrChange>
        </w:rPr>
        <w:t xml:space="preserve">פ</w:t>
      </w:r>
      <w:r w:rsidRPr="00C35A2C">
        <w:rPr>
          <w:rFonts w:ascii="FontbitDavid" w:hAnsi="FontbitDavid"/>
          <w:sz w:val="32"/>
          <w:rtl/>
        </w:rPr>
        <w:t xml:space="preserve">: </w:t>
      </w:r>
      <w:r>
        <w:rPr>
          <w:rFonts w:ascii="FontbitDavid" w:hAnsi="FontbitDavid"/>
          <w:sz w:val="32"/>
          <w:rtl/>
        </w:rPr>
        <w:t xml:space="preserve">כי גמירי חטאת שמתו בעליה במיתה </w:t>
      </w:r>
      <w:r>
        <w:rPr>
          <w:rFonts w:ascii="FontbitDavid" w:hAnsi="FontbitDavid" w:hint="cs"/>
          <w:sz w:val="32"/>
          <w:rtl/>
        </w:rPr>
        <w:t>-</w:t>
      </w:r>
      <w:r w:rsidRPr="00C35A2C">
        <w:rPr>
          <w:rFonts w:ascii="FontbitDavid" w:hAnsi="FontbitDavid"/>
          <w:sz w:val="32"/>
          <w:rtl/>
        </w:rPr>
        <w:t xml:space="preserve"> ה</w:t>
      </w:r>
      <w:r>
        <w:rPr>
          <w:rFonts w:ascii="FontbitDavid" w:hAnsi="FontbitDavid"/>
          <w:sz w:val="32"/>
          <w:rtl/>
        </w:rPr>
        <w:t>"</w:t>
      </w:r>
      <w:r w:rsidRPr="00C35A2C">
        <w:rPr>
          <w:rFonts w:ascii="FontbitDavid" w:hAnsi="FontbitDavid" w:hint="cs"/>
          <w:sz w:val="32"/>
          <w:rtl/>
        </w:rPr>
        <w:t>מ</w:t>
      </w:r>
      <w:r w:rsidRPr="00C35A2C">
        <w:rPr>
          <w:rFonts w:ascii="FontbitDavid" w:hAnsi="FontbitDavid"/>
          <w:sz w:val="32"/>
          <w:rtl/>
        </w:rPr>
        <w:t xml:space="preserve"> ביחיד, אבל לא בצבור, לפי שאין מיתה בצבור.</w:t>
      </w:r>
    </w:p>
    <w:p w14:paraId="0477D831" w14:textId="77777777" w:rsidR="00910F84" w:rsidRPr="00C35A2C" w:rsidRDefault="00910F84" w:rsidP="00910F84">
      <w:pPr>
        <w:rPr>
          <w:rFonts w:ascii="FontbitDavid" w:hAnsi="FontbitDavid"/>
          <w:sz w:val="32"/>
          <w:rtl/>
        </w:rPr>
      </w:pPr>
      <w:r>
        <w:rPr>
          <w:rFonts w:ascii="FontbitDavid" w:hAnsi="FontbitDavid" w:hint="cs"/>
          <w:sz w:val="32"/>
          <w:rtl/>
        </w:rPr>
        <w:t xml:space="preserve">והך </w:t>
      </w:r>
      <w:r>
        <w:rPr>
          <w:rStyle w:val="affff1"/>
          <w:rFonts w:ascii="FontbitDavid" w:hAnsi="FontbitDavid" w:hint="cs"/>
          <w:sz w:val="32"/>
          <w:rtl/>
          <w:rPrChange w:id="11094"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109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96" w:author="מנוע אמוראים" w:date="2026-10-05T16:41:56Z">
            <w:rPr>
              <w:rFonts w:ascii="FontbitDavid" w:hAnsi="FontbitDavid" w:hint="cs"/>
              <w:sz w:val="32"/>
              <w:rtl/>
            </w:rPr>
          </w:rPrChange>
        </w:rPr>
        <w:t xml:space="preserve">פ</w:t>
      </w:r>
      <w:r>
        <w:rPr>
          <w:rFonts w:ascii="FontbitDavid" w:hAnsi="FontbitDavid" w:hint="cs"/>
          <w:sz w:val="32"/>
          <w:rtl/>
        </w:rPr>
        <w:t xml:space="preserve"> </w:t>
      </w:r>
      <w:r w:rsidRPr="00C35A2C">
        <w:rPr>
          <w:rFonts w:ascii="FontbitDavid" w:hAnsi="FontbitDavid" w:hint="cs"/>
          <w:b/>
          <w:bCs/>
          <w:sz w:val="32"/>
          <w:rtl/>
        </w:rPr>
        <w:t>לאו</w:t>
      </w:r>
      <w:r w:rsidRPr="00C35A2C">
        <w:rPr>
          <w:rFonts w:ascii="FontbitDavid" w:hAnsi="FontbitDavid" w:hint="cs"/>
          <w:sz w:val="32"/>
          <w:rtl/>
        </w:rPr>
        <w:t xml:space="preserve"> </w:t>
      </w:r>
      <w:r w:rsidRPr="001B4A11">
        <w:rPr>
          <w:rStyle w:val="afffd"/>
          <w:rFonts w:hint="cs"/>
          <w:rtl/>
        </w:rPr>
        <w:t>מ'</w:t>
      </w:r>
      <w:r w:rsidRPr="001B4A11">
        <w:rPr>
          <w:rStyle w:val="afffd"/>
          <w:rtl/>
        </w:rPr>
        <w:t>תחת אבותיך יהיו בניך</w:t>
      </w:r>
      <w:r w:rsidRPr="001B4A11">
        <w:rPr>
          <w:rStyle w:val="afffd"/>
          <w:rFonts w:hint="cs"/>
          <w:rtl/>
        </w:rPr>
        <w:t>'</w:t>
      </w:r>
      <w:r w:rsidRPr="00C35A2C">
        <w:rPr>
          <w:rFonts w:ascii="FontbitDavid" w:hAnsi="FontbitDavid"/>
          <w:sz w:val="32"/>
          <w:rtl/>
        </w:rPr>
        <w:t xml:space="preserve">, </w:t>
      </w:r>
      <w:r w:rsidRPr="00C35A2C">
        <w:rPr>
          <w:rFonts w:ascii="FontbitDavid" w:hAnsi="FontbitDavid" w:hint="cs"/>
          <w:sz w:val="32"/>
          <w:rtl/>
        </w:rPr>
        <w:t>- ד</w:t>
      </w:r>
      <w:r w:rsidRPr="00C35A2C">
        <w:rPr>
          <w:rFonts w:ascii="FontbitDavid" w:hAnsi="FontbitDavid"/>
          <w:sz w:val="32"/>
          <w:rtl/>
        </w:rPr>
        <w:t>אי הכי, אפילו ביחיד נמי!</w:t>
      </w:r>
    </w:p>
    <w:p w14:paraId="04AD800F" w14:textId="77777777" w:rsidR="00910F84" w:rsidRDefault="00910F84" w:rsidP="00910F84">
      <w:pPr>
        <w:rPr>
          <w:rFonts w:ascii="FontbitDavid" w:hAnsi="FontbitDavid"/>
          <w:sz w:val="32"/>
          <w:rtl/>
        </w:rPr>
      </w:pPr>
      <w:r w:rsidRPr="00C35A2C">
        <w:rPr>
          <w:rFonts w:ascii="FontbitDavid" w:hAnsi="FontbitDavid" w:hint="cs"/>
          <w:b/>
          <w:bCs/>
          <w:sz w:val="32"/>
          <w:rtl/>
        </w:rPr>
        <w:t>ולאו</w:t>
      </w:r>
      <w:r>
        <w:rPr>
          <w:rFonts w:ascii="FontbitDavid" w:hAnsi="FontbitDavid" w:hint="cs"/>
          <w:sz w:val="32"/>
          <w:rtl/>
        </w:rPr>
        <w:t xml:space="preserve"> משערי </w:t>
      </w:r>
      <w:r>
        <w:rPr>
          <w:rStyle w:val="affff1"/>
          <w:rFonts w:ascii="FontbitDavid" w:hAnsi="FontbitDavid" w:hint="cs"/>
          <w:sz w:val="32"/>
          <w:rtl/>
          <w:rPrChange w:id="11097"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109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099"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ד</w:t>
      </w:r>
      <w:r w:rsidRPr="00C35A2C">
        <w:rPr>
          <w:rFonts w:ascii="FontbitDavid" w:hAnsi="FontbitDavid"/>
          <w:sz w:val="32"/>
          <w:rtl/>
        </w:rPr>
        <w:t>מייתי מתרומת הלשכה, והא מיי</w:t>
      </w:r>
      <w:r>
        <w:rPr>
          <w:rFonts w:ascii="FontbitDavid" w:hAnsi="FontbitDavid"/>
          <w:sz w:val="32"/>
          <w:rtl/>
        </w:rPr>
        <w:t>תי להו מישראל, והנך דפיישי היכ</w:t>
      </w:r>
      <w:r>
        <w:rPr>
          <w:rFonts w:ascii="FontbitDavid" w:hAnsi="FontbitDavid" w:hint="cs"/>
          <w:sz w:val="32"/>
          <w:rtl/>
        </w:rPr>
        <w:t xml:space="preserve">י </w:t>
      </w:r>
      <w:r w:rsidRPr="00C35A2C">
        <w:rPr>
          <w:rFonts w:ascii="FontbitDavid" w:hAnsi="FontbitDavid"/>
          <w:sz w:val="32"/>
          <w:rtl/>
        </w:rPr>
        <w:t xml:space="preserve">מייתו? </w:t>
      </w:r>
    </w:p>
    <w:p w14:paraId="0F167207" w14:textId="77777777" w:rsidR="00910F84" w:rsidRPr="00C35A2C" w:rsidRDefault="00910F84" w:rsidP="00910F84">
      <w:pPr>
        <w:ind w:hanging="170"/>
        <w:rPr>
          <w:rFonts w:ascii="FontbitDavid" w:hAnsi="FontbitDavid"/>
          <w:sz w:val="32"/>
          <w:rtl/>
        </w:rPr>
      </w:pPr>
      <w:r w:rsidRPr="00C35A2C">
        <w:rPr>
          <w:rFonts w:ascii="FontbitDavid" w:hAnsi="FontbitDavid"/>
          <w:sz w:val="32"/>
          <w:rtl/>
        </w:rPr>
        <w:t xml:space="preserve">אלא </w:t>
      </w:r>
      <w:r w:rsidRPr="00507DB9">
        <w:rPr>
          <w:rFonts w:ascii="FontbitDavid" w:hAnsi="FontbitDavid"/>
          <w:b/>
          <w:bCs/>
          <w:sz w:val="32"/>
          <w:rtl/>
        </w:rPr>
        <w:t>ש</w:t>
      </w:r>
      <w:r>
        <w:rPr>
          <w:rFonts w:ascii="FontbitDavid" w:hAnsi="FontbitDavid"/>
          <w:b/>
          <w:bCs/>
          <w:sz w:val="32"/>
          <w:rtl/>
        </w:rPr>
        <w:t>"</w:t>
      </w:r>
      <w:r w:rsidRPr="00507DB9">
        <w:rPr>
          <w:rFonts w:ascii="FontbitDavid" w:hAnsi="FontbitDavid"/>
          <w:b/>
          <w:bCs/>
          <w:sz w:val="32"/>
          <w:rtl/>
        </w:rPr>
        <w:t>מ</w:t>
      </w:r>
      <w:r w:rsidRPr="00C35A2C">
        <w:rPr>
          <w:rFonts w:ascii="FontbitDavid" w:hAnsi="FontbitDavid"/>
          <w:sz w:val="32"/>
          <w:rtl/>
        </w:rPr>
        <w:t>: חטאת שמתו בעליה בצבור קרבה.</w:t>
      </w:r>
    </w:p>
    <w:p w14:paraId="6B214152" w14:textId="77777777" w:rsidR="00910F84" w:rsidRPr="00C35A2C" w:rsidRDefault="00910F84" w:rsidP="00910F84">
      <w:pPr>
        <w:pStyle w:val="afffa"/>
        <w:rPr>
          <w:rtl/>
        </w:rPr>
      </w:pPr>
      <w:r>
        <w:rPr>
          <w:rtl/>
        </w:rPr>
        <w:t xml:space="preserve">- </w:t>
      </w:r>
      <w:r>
        <w:rPr>
          <w:rFonts w:hint="cs"/>
          <w:rtl/>
        </w:rPr>
        <w:t xml:space="preserve">דהא שעיר </w:t>
      </w:r>
      <w:r>
        <w:rPr>
          <w:rStyle w:val="affff1"/>
          <w:rFonts w:hint="cs"/>
          <w:rtl/>
          <w:rPrChange w:id="11100" w:author="מנוע אמוראים" w:date="2026-10-05T16:41:56Z">
            <w:rPr>
              <w:rFonts w:hint="cs"/>
              <w:rtl/>
            </w:rPr>
          </w:rPrChange>
        </w:rPr>
        <w:t xml:space="preserve">דר</w:t>
      </w:r>
      <w:r>
        <w:rPr>
          <w:rStyle w:val="affff1"/>
          <w:rtl/>
          <w:rPrChange w:id="11101" w:author="מנוע אמוראים" w:date="2026-10-05T16:41:56Z">
            <w:rPr>
              <w:rtl/>
            </w:rPr>
          </w:rPrChange>
        </w:rPr>
        <w:t xml:space="preserve">"</w:t>
      </w:r>
      <w:r>
        <w:rPr>
          <w:rStyle w:val="affff1"/>
          <w:rFonts w:hint="cs"/>
          <w:rtl/>
          <w:rPrChange w:id="11102" w:author="מנוע אמוראים" w:date="2026-10-05T16:41:56Z">
            <w:rPr>
              <w:rFonts w:hint="cs"/>
              <w:rtl/>
            </w:rPr>
          </w:rPrChange>
        </w:rPr>
        <w:t xml:space="preserve">ח</w:t>
      </w:r>
      <w:r>
        <w:rPr>
          <w:rFonts w:hint="cs"/>
          <w:rtl/>
        </w:rPr>
        <w:t xml:space="preserve"> שמא לא מביאים מציבור </w:t>
      </w:r>
      <w:r w:rsidRPr="00C35A2C">
        <w:rPr>
          <w:rtl/>
        </w:rPr>
        <w:t>אבל הכא ודאי מייתו!</w:t>
      </w:r>
    </w:p>
    <w:p w14:paraId="75D3CB44" w14:textId="77777777" w:rsidR="00910F84" w:rsidRPr="00C35A2C" w:rsidRDefault="00910F84" w:rsidP="00910F84">
      <w:pPr>
        <w:rPr>
          <w:rFonts w:ascii="FontbitDavid" w:hAnsi="FontbitDavid"/>
          <w:sz w:val="32"/>
          <w:rtl/>
        </w:rPr>
      </w:pPr>
      <w:r w:rsidRPr="00C35A2C">
        <w:rPr>
          <w:rFonts w:ascii="FontbitDavid" w:hAnsi="FontbitDavid" w:hint="cs"/>
          <w:b/>
          <w:bCs/>
          <w:sz w:val="32"/>
          <w:rtl/>
        </w:rPr>
        <w:lastRenderedPageBreak/>
        <w:t>ולאו</w:t>
      </w:r>
      <w:r w:rsidRPr="00C35A2C">
        <w:rPr>
          <w:rFonts w:ascii="FontbitDavid" w:hAnsi="FontbitDavid" w:hint="cs"/>
          <w:sz w:val="32"/>
          <w:rtl/>
        </w:rPr>
        <w:t xml:space="preserve"> </w:t>
      </w:r>
      <w:r w:rsidRPr="001B4A11">
        <w:rPr>
          <w:rStyle w:val="afffd"/>
          <w:rFonts w:hint="cs"/>
          <w:rtl/>
        </w:rPr>
        <w:t>מ'</w:t>
      </w:r>
      <w:r w:rsidRPr="001B4A11">
        <w:rPr>
          <w:rStyle w:val="afffd"/>
          <w:rtl/>
        </w:rPr>
        <w:t>כפר לעמך ישראל אשר פדית ה',</w:t>
      </w:r>
      <w:r w:rsidRPr="00C35A2C">
        <w:rPr>
          <w:rFonts w:ascii="FontbitDavid" w:hAnsi="FontbitDavid"/>
          <w:sz w:val="32"/>
          <w:rtl/>
        </w:rPr>
        <w:t xml:space="preserve"> ראויה כפרה זו שתכפר על יוצאי מצרים, מדכתיב</w:t>
      </w:r>
      <w:r w:rsidRPr="00BB7274">
        <w:rPr>
          <w:rStyle w:val="afffd"/>
          <w:rtl/>
        </w:rPr>
        <w:t xml:space="preserve"> </w:t>
      </w:r>
      <w:r w:rsidRPr="00BB7274">
        <w:rPr>
          <w:rStyle w:val="afffd"/>
          <w:rFonts w:hint="cs"/>
          <w:rtl/>
        </w:rPr>
        <w:t>'</w:t>
      </w:r>
      <w:r w:rsidRPr="00BB7274">
        <w:rPr>
          <w:rStyle w:val="afffd"/>
          <w:rtl/>
        </w:rPr>
        <w:t>אשר פדית</w:t>
      </w:r>
      <w:r w:rsidRPr="00BB7274">
        <w:rPr>
          <w:rStyle w:val="afffd"/>
          <w:rFonts w:hint="cs"/>
          <w:rtl/>
        </w:rPr>
        <w:t>'</w:t>
      </w:r>
      <w:r w:rsidRPr="00BB7274">
        <w:rPr>
          <w:rStyle w:val="afffd"/>
          <w:rtl/>
        </w:rPr>
        <w:t>.</w:t>
      </w:r>
    </w:p>
    <w:p w14:paraId="5929DFDF" w14:textId="77777777" w:rsidR="00910F84" w:rsidRPr="00C35A2C" w:rsidRDefault="00910F84" w:rsidP="00910F84">
      <w:pPr>
        <w:pStyle w:val="afffa"/>
      </w:pPr>
      <w:r>
        <w:rPr>
          <w:rtl/>
        </w:rPr>
        <w:t xml:space="preserve">- </w:t>
      </w:r>
      <w:r w:rsidRPr="00C35A2C">
        <w:rPr>
          <w:rtl/>
        </w:rPr>
        <w:t xml:space="preserve">התם כולהו איתינון, מגו דמכפרה אחיים מכפרה נמי אמתים, אלא הכא מי הוו חיים? </w:t>
      </w:r>
    </w:p>
    <w:p w14:paraId="367E44B4" w14:textId="77777777" w:rsidR="00910F84" w:rsidRPr="00C35A2C" w:rsidRDefault="00910F84" w:rsidP="00910F84">
      <w:pPr>
        <w:pStyle w:val="afffa"/>
        <w:rPr>
          <w:rtl/>
        </w:rPr>
      </w:pPr>
      <w:r>
        <w:rPr>
          <w:rtl/>
        </w:rPr>
        <w:t xml:space="preserve">- </w:t>
      </w:r>
      <w:r w:rsidRPr="00C35A2C">
        <w:rPr>
          <w:rFonts w:hint="cs"/>
          <w:rtl/>
        </w:rPr>
        <w:t>ודחי' ד</w:t>
      </w:r>
      <w:r w:rsidRPr="00C35A2C">
        <w:rPr>
          <w:rtl/>
        </w:rPr>
        <w:t>א</w:t>
      </w:r>
      <w:r w:rsidRPr="00C35A2C">
        <w:rPr>
          <w:rFonts w:hint="cs"/>
          <w:rtl/>
        </w:rPr>
        <w:t>ה</w:t>
      </w:r>
      <w:r>
        <w:rPr>
          <w:rtl/>
        </w:rPr>
        <w:t>"</w:t>
      </w:r>
      <w:r w:rsidRPr="00C35A2C">
        <w:rPr>
          <w:rFonts w:hint="cs"/>
          <w:rtl/>
        </w:rPr>
        <w:t xml:space="preserve">נ </w:t>
      </w:r>
      <w:r w:rsidRPr="007C2DF0">
        <w:rPr>
          <w:rStyle w:val="afffd"/>
          <w:rtl/>
        </w:rPr>
        <w:t>ד</w:t>
      </w:r>
      <w:r w:rsidRPr="007C2DF0">
        <w:rPr>
          <w:rStyle w:val="afffd"/>
          <w:rFonts w:hint="cs"/>
          <w:rtl/>
        </w:rPr>
        <w:t>'</w:t>
      </w:r>
      <w:r w:rsidRPr="007C2DF0">
        <w:rPr>
          <w:rStyle w:val="afffd"/>
          <w:rtl/>
        </w:rPr>
        <w:t>ורבים מהכהנים והלוים וראשי האבות וגו'.</w:t>
      </w:r>
    </w:p>
    <w:p w14:paraId="251E8D4D" w14:textId="77777777" w:rsidR="00910F84" w:rsidRPr="00C35A2C" w:rsidRDefault="00910F84" w:rsidP="00910F84">
      <w:pPr>
        <w:rPr>
          <w:rFonts w:ascii="FontbitDavid" w:hAnsi="FontbitDavid"/>
          <w:sz w:val="32"/>
          <w:rtl/>
        </w:rPr>
      </w:pPr>
      <w:r w:rsidRPr="00C35A2C">
        <w:rPr>
          <w:rFonts w:ascii="FontbitDavid" w:hAnsi="FontbitDavid" w:hint="cs"/>
          <w:sz w:val="32"/>
          <w:rtl/>
        </w:rPr>
        <w:t>ולא אמרי' ד</w:t>
      </w:r>
      <w:r w:rsidRPr="00C35A2C">
        <w:rPr>
          <w:rFonts w:ascii="FontbitDavid" w:hAnsi="FontbitDavid"/>
          <w:sz w:val="32"/>
          <w:rtl/>
        </w:rPr>
        <w:t>מועטין ה</w:t>
      </w:r>
      <w:r w:rsidRPr="00C35A2C">
        <w:rPr>
          <w:rFonts w:ascii="FontbitDavid" w:hAnsi="FontbitDavid" w:hint="cs"/>
          <w:sz w:val="32"/>
          <w:rtl/>
        </w:rPr>
        <w:t>י</w:t>
      </w:r>
      <w:r w:rsidRPr="00C35A2C">
        <w:rPr>
          <w:rFonts w:ascii="FontbitDavid" w:hAnsi="FontbitDavid"/>
          <w:sz w:val="32"/>
          <w:rtl/>
        </w:rPr>
        <w:t>ו ולא רבים</w:t>
      </w:r>
      <w:r w:rsidRPr="00C35A2C">
        <w:rPr>
          <w:rFonts w:ascii="FontbitDavid" w:hAnsi="FontbitDavid" w:hint="cs"/>
          <w:sz w:val="32"/>
          <w:rtl/>
        </w:rPr>
        <w:t xml:space="preserve">- </w:t>
      </w:r>
      <w:r w:rsidRPr="007C2DF0">
        <w:rPr>
          <w:rStyle w:val="afffd"/>
          <w:rFonts w:hint="cs"/>
          <w:rtl/>
        </w:rPr>
        <w:t>ד'</w:t>
      </w:r>
      <w:r w:rsidRPr="007C2DF0">
        <w:rPr>
          <w:rStyle w:val="afffd"/>
          <w:rtl/>
        </w:rPr>
        <w:t>ואין העם מכירים קול תרועת השמחה לקול בכי העם והקול נשמע עד למרחוק</w:t>
      </w:r>
      <w:r w:rsidRPr="007C2DF0">
        <w:rPr>
          <w:rStyle w:val="afffd"/>
          <w:rFonts w:hint="cs"/>
          <w:rtl/>
        </w:rPr>
        <w:t>'</w:t>
      </w:r>
      <w:r w:rsidRPr="007C2DF0">
        <w:rPr>
          <w:rStyle w:val="afffd"/>
          <w:rtl/>
        </w:rPr>
        <w:t>.</w:t>
      </w:r>
      <w:r w:rsidRPr="00C35A2C">
        <w:rPr>
          <w:rFonts w:ascii="FontbitDavid" w:hAnsi="FontbitDavid" w:hint="cs"/>
          <w:sz w:val="32"/>
          <w:rtl/>
        </w:rPr>
        <w:t xml:space="preserve"> ואפי' דמזידין היו </w:t>
      </w:r>
      <w:r w:rsidRPr="00C35A2C">
        <w:rPr>
          <w:rFonts w:ascii="FontbitDavid" w:hAnsi="FontbitDavid"/>
          <w:sz w:val="32"/>
          <w:rtl/>
        </w:rPr>
        <w:t>הוראת שעה היתה.</w:t>
      </w:r>
      <w:r w:rsidRPr="00C35A2C">
        <w:rPr>
          <w:rFonts w:ascii="FontbitDavid" w:hAnsi="FontbitDavid" w:hint="cs"/>
          <w:sz w:val="32"/>
          <w:rtl/>
        </w:rPr>
        <w:t xml:space="preserve"> </w:t>
      </w:r>
    </w:p>
    <w:p w14:paraId="201F89A2" w14:textId="77777777" w:rsidR="00910F84" w:rsidRPr="00C35A2C" w:rsidRDefault="00910F84" w:rsidP="00910F84">
      <w:pPr>
        <w:rPr>
          <w:rtl/>
        </w:rPr>
      </w:pPr>
      <w:r w:rsidRPr="00C35A2C">
        <w:rPr>
          <w:rFonts w:hint="cs"/>
          <w:rtl/>
        </w:rPr>
        <w:t>וה</w:t>
      </w:r>
      <w:r>
        <w:rPr>
          <w:rtl/>
        </w:rPr>
        <w:t>"</w:t>
      </w:r>
      <w:r w:rsidRPr="00C35A2C">
        <w:rPr>
          <w:rFonts w:hint="cs"/>
          <w:rtl/>
        </w:rPr>
        <w:t xml:space="preserve">נ </w:t>
      </w:r>
      <w:r w:rsidRPr="00C35A2C">
        <w:rPr>
          <w:rtl/>
        </w:rPr>
        <w:t>מסתברא, דא</w:t>
      </w:r>
      <w:r w:rsidRPr="00C35A2C">
        <w:rPr>
          <w:rFonts w:hint="cs"/>
          <w:rtl/>
        </w:rPr>
        <w:t>לת</w:t>
      </w:r>
      <w:r>
        <w:rPr>
          <w:rtl/>
        </w:rPr>
        <w:t>"</w:t>
      </w:r>
      <w:r w:rsidRPr="00C35A2C">
        <w:rPr>
          <w:rFonts w:hint="cs"/>
          <w:rtl/>
        </w:rPr>
        <w:t>ה</w:t>
      </w:r>
      <w:r w:rsidRPr="00C35A2C">
        <w:rPr>
          <w:rtl/>
        </w:rPr>
        <w:t xml:space="preserve"> </w:t>
      </w:r>
      <w:r w:rsidRPr="00F90100">
        <w:rPr>
          <w:rStyle w:val="afffd"/>
          <w:rFonts w:hint="cs"/>
          <w:rtl/>
        </w:rPr>
        <w:t>'</w:t>
      </w:r>
      <w:r w:rsidRPr="00F90100">
        <w:rPr>
          <w:rStyle w:val="afffd"/>
          <w:rtl/>
        </w:rPr>
        <w:t>אילים תשעים וששה כבשים שבעים ושבעה</w:t>
      </w:r>
      <w:r w:rsidRPr="00F90100">
        <w:rPr>
          <w:rStyle w:val="afffd"/>
          <w:rFonts w:hint="cs"/>
          <w:rtl/>
        </w:rPr>
        <w:t>'</w:t>
      </w:r>
      <w:r w:rsidRPr="00F90100">
        <w:rPr>
          <w:rStyle w:val="afffd"/>
          <w:rtl/>
        </w:rPr>
        <w:t xml:space="preserve"> </w:t>
      </w:r>
      <w:r w:rsidRPr="00C35A2C">
        <w:rPr>
          <w:rtl/>
        </w:rPr>
        <w:t xml:space="preserve">כנגד מי? אלא הוראת שעה היתה, </w:t>
      </w:r>
      <w:r w:rsidRPr="00C35A2C">
        <w:rPr>
          <w:rFonts w:hint="cs"/>
          <w:rtl/>
        </w:rPr>
        <w:t>ה</w:t>
      </w:r>
      <w:r>
        <w:rPr>
          <w:rtl/>
        </w:rPr>
        <w:t>"</w:t>
      </w:r>
      <w:r w:rsidRPr="00C35A2C">
        <w:rPr>
          <w:rFonts w:hint="cs"/>
          <w:rtl/>
        </w:rPr>
        <w:t>נ הכא</w:t>
      </w:r>
      <w:r w:rsidRPr="00C35A2C">
        <w:rPr>
          <w:rtl/>
        </w:rPr>
        <w:t>.</w:t>
      </w:r>
    </w:p>
    <w:p w14:paraId="74EFCA57" w14:textId="77777777" w:rsidR="00910F84" w:rsidRPr="00C35A2C" w:rsidRDefault="00910F84" w:rsidP="00910F84">
      <w:pPr>
        <w:pStyle w:val="afffe"/>
        <w:rPr>
          <w:rFonts w:ascii="FontbitDavid" w:hAnsi="FontbitDavid"/>
          <w:rtl/>
        </w:rPr>
      </w:pPr>
      <w:r>
        <w:rPr>
          <w:rtl/>
        </w:rPr>
        <w:t>׹</w:t>
      </w:r>
    </w:p>
    <w:p w14:paraId="2E32582E"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מת אחד מן הצבור - חייבין, אחד מבית דין - פטורין.</w:t>
      </w:r>
    </w:p>
    <w:p w14:paraId="5C6D97D4"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103"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10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05"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w:t>
      </w:r>
      <w:r>
        <w:rPr>
          <w:rStyle w:val="affff1"/>
          <w:rFonts w:ascii="FontbitDavid" w:hAnsi="FontbitDavid" w:hint="cs"/>
          <w:sz w:val="32"/>
          <w:rtl/>
          <w:rPrChange w:id="11106" w:author="מנוע אמוראים" w:date="2026-10-05T16:41:56Z">
            <w:rPr>
              <w:rFonts w:ascii="FontbitDavid" w:hAnsi="FontbitDavid" w:hint="cs"/>
              <w:sz w:val="32"/>
              <w:rtl/>
            </w:rPr>
          </w:rPrChange>
        </w:rPr>
        <w:t xml:space="preserve">מר</w:t>
      </w:r>
      <w:r>
        <w:rPr>
          <w:rStyle w:val="affff1"/>
          <w:rFonts w:ascii="FontbitDavid" w:hAnsi="FontbitDavid"/>
          <w:sz w:val="32"/>
          <w:rtl/>
          <w:rPrChange w:id="1110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08" w:author="מנוע אמוראים" w:date="2026-10-05T16:41:56Z">
            <w:rPr>
              <w:rFonts w:ascii="FontbitDavid" w:hAnsi="FontbitDavid" w:hint="cs"/>
              <w:sz w:val="32"/>
              <w:rtl/>
            </w:rPr>
          </w:rPrChange>
        </w:rPr>
        <w:t xml:space="preserve">ז</w:t>
      </w:r>
      <w:r>
        <w:rPr>
          <w:rFonts w:ascii="FontbitDavid" w:hAnsi="FontbitDavid" w:hint="cs"/>
          <w:sz w:val="32"/>
          <w:rtl/>
        </w:rPr>
        <w:t xml:space="preserve"> </w:t>
      </w:r>
      <w:r>
        <w:rPr>
          <w:rStyle w:val="affff1"/>
          <w:rFonts w:ascii="FontbitDavid" w:hAnsi="FontbitDavid" w:hint="cs"/>
          <w:sz w:val="32"/>
          <w:rtl/>
          <w:rPrChange w:id="11109" w:author="מנוע אמוראים" w:date="2026-10-05T16:41:56Z">
            <w:rPr>
              <w:rFonts w:ascii="FontbitDavid" w:hAnsi="FontbitDavid" w:hint="cs"/>
              <w:sz w:val="32"/>
              <w:rtl/>
            </w:rPr>
          </w:rPrChange>
        </w:rPr>
        <w:t xml:space="preserve">מרי</w:t>
      </w:r>
      <w:r>
        <w:rPr>
          <w:rStyle w:val="affff1"/>
          <w:rFonts w:ascii="FontbitDavid" w:hAnsi="FontbitDavid"/>
          <w:sz w:val="32"/>
          <w:rtl/>
          <w:rPrChange w:id="1111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11" w:author="מנוע אמוראים" w:date="2026-10-05T16:41:56Z">
            <w:rPr>
              <w:rFonts w:ascii="FontbitDavid" w:hAnsi="FontbitDavid" w:hint="cs"/>
              <w:sz w:val="32"/>
              <w:rtl/>
            </w:rPr>
          </w:rPrChange>
        </w:rPr>
        <w:t xml:space="preserve">ר</w:t>
      </w:r>
      <w:r>
        <w:rPr>
          <w:rFonts w:ascii="FontbitDavid" w:hAnsi="FontbitDavid" w:hint="cs"/>
          <w:sz w:val="32"/>
          <w:rtl/>
        </w:rPr>
        <w:t xml:space="preserve"> מרב</w:t>
      </w:r>
      <w:r w:rsidRPr="00C35A2C">
        <w:rPr>
          <w:rFonts w:ascii="FontbitDavid" w:hAnsi="FontbitDavid"/>
          <w:sz w:val="32"/>
          <w:rtl/>
        </w:rPr>
        <w:t>: רבי מאיר היא, דאמר: ב</w:t>
      </w:r>
      <w:r>
        <w:rPr>
          <w:rFonts w:ascii="FontbitDavid" w:hAnsi="FontbitDavid"/>
          <w:sz w:val="32"/>
          <w:rtl/>
        </w:rPr>
        <w:t>"</w:t>
      </w:r>
      <w:r w:rsidRPr="00C35A2C">
        <w:rPr>
          <w:rFonts w:ascii="FontbitDavid" w:hAnsi="FontbitDavid"/>
          <w:sz w:val="32"/>
          <w:rtl/>
        </w:rPr>
        <w:t>ד מביאים ולא צבור, הלכך מת אחד מן הצבור חייבין, דהא קאים כוליה בית דין, מת אחד מבית דין פטורין, דהו</w:t>
      </w:r>
      <w:r>
        <w:rPr>
          <w:rFonts w:ascii="FontbitDavid" w:hAnsi="FontbitDavid"/>
          <w:sz w:val="32"/>
          <w:rtl/>
        </w:rPr>
        <w:t>"</w:t>
      </w:r>
      <w:r w:rsidRPr="00C35A2C">
        <w:rPr>
          <w:rFonts w:ascii="FontbitDavid" w:hAnsi="FontbitDavid" w:hint="cs"/>
          <w:sz w:val="32"/>
          <w:rtl/>
        </w:rPr>
        <w:t xml:space="preserve">ל </w:t>
      </w:r>
      <w:r w:rsidRPr="00C35A2C">
        <w:rPr>
          <w:rFonts w:ascii="FontbitDavid" w:hAnsi="FontbitDavid"/>
          <w:sz w:val="32"/>
          <w:rtl/>
        </w:rPr>
        <w:t>חטאת שמת אחד מן השותפין, ומש</w:t>
      </w:r>
      <w:r>
        <w:rPr>
          <w:rFonts w:ascii="FontbitDavid" w:hAnsi="FontbitDavid"/>
          <w:sz w:val="32"/>
          <w:rtl/>
        </w:rPr>
        <w:t>"</w:t>
      </w:r>
      <w:r w:rsidRPr="00C35A2C">
        <w:rPr>
          <w:rFonts w:ascii="FontbitDavid" w:hAnsi="FontbitDavid" w:hint="cs"/>
          <w:sz w:val="32"/>
          <w:rtl/>
        </w:rPr>
        <w:t>ה</w:t>
      </w:r>
      <w:r w:rsidRPr="00C35A2C">
        <w:rPr>
          <w:rFonts w:ascii="FontbitDavid" w:hAnsi="FontbitDavid"/>
          <w:sz w:val="32"/>
          <w:rtl/>
        </w:rPr>
        <w:t xml:space="preserve"> פטורין.</w:t>
      </w:r>
    </w:p>
    <w:p w14:paraId="736685EA" w14:textId="77777777" w:rsidR="00910F84" w:rsidRPr="00C35A2C" w:rsidRDefault="00910F84" w:rsidP="00910F84">
      <w:pPr>
        <w:rPr>
          <w:rFonts w:ascii="FontbitDavid" w:hAnsi="FontbitDavid"/>
          <w:sz w:val="32"/>
          <w:rtl/>
        </w:rPr>
      </w:pPr>
      <w:r>
        <w:rPr>
          <w:rFonts w:ascii="FontbitDavid" w:hAnsi="FontbitDavid"/>
          <w:sz w:val="32"/>
          <w:rtl/>
        </w:rPr>
        <w:t xml:space="preserve">מתקיף </w:t>
      </w:r>
      <w:r>
        <w:rPr>
          <w:rFonts w:ascii="FontbitDavid" w:hAnsi="FontbitDavid"/>
          <w:sz w:val="32"/>
          <w:rtl/>
        </w:rPr>
        <w:t xml:space="preserve">רב יוסף, ונוקמה </w:t>
      </w:r>
      <w:r>
        <w:rPr>
          <w:rStyle w:val="affff1"/>
          <w:rFonts w:ascii="FontbitDavid" w:hAnsi="FontbitDavid"/>
          <w:sz w:val="32"/>
          <w:rtl/>
          <w:rPrChange w:id="11112" w:author="מנוע אמוראים" w:date="2026-10-05T16:41:56Z">
            <w:rPr>
              <w:rFonts w:ascii="FontbitDavid" w:hAnsi="FontbitDavid"/>
              <w:sz w:val="32"/>
              <w:rtl/>
            </w:rPr>
          </w:rPrChange>
        </w:rPr>
        <w:t xml:space="preserve">כר</w:t>
      </w:r>
      <w:r>
        <w:rPr>
          <w:rStyle w:val="affff1"/>
          <w:rFonts w:ascii="FontbitDavid" w:hAnsi="FontbitDavid"/>
          <w:sz w:val="32"/>
          <w:rtl/>
          <w:rPrChange w:id="1111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14"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דאמר ש</w:t>
      </w:r>
      <w:r w:rsidRPr="00C35A2C">
        <w:rPr>
          <w:rFonts w:ascii="FontbitDavid" w:hAnsi="FontbitDavid"/>
          <w:sz w:val="32"/>
          <w:rtl/>
        </w:rPr>
        <w:t>בית דין עם הצבור, מת אחד מן הצבור חייבין, דאין צבור מתים, מת אחד מבית דין פטורין, כדאמרינן דחטאת שותפין היא!</w:t>
      </w:r>
    </w:p>
    <w:p w14:paraId="3F2C6369" w14:textId="77777777" w:rsidR="00910F84" w:rsidRDefault="00910F84" w:rsidP="00910F84">
      <w:pPr>
        <w:rPr>
          <w:rtl/>
        </w:rPr>
      </w:pPr>
      <w:r>
        <w:rPr>
          <w:rtl/>
        </w:rPr>
        <w:t xml:space="preserve">- </w:t>
      </w:r>
      <w:r w:rsidRPr="007368BB">
        <w:rPr>
          <w:rtl/>
        </w:rPr>
        <w:t>א</w:t>
      </w:r>
      <w:r>
        <w:rPr>
          <w:rtl/>
        </w:rPr>
        <w:t>"</w:t>
      </w:r>
      <w:r>
        <w:rPr>
          <w:rtl/>
        </w:rPr>
        <w:t xml:space="preserve">ל אביי, שמעינן </w:t>
      </w:r>
      <w:r>
        <w:rPr>
          <w:rStyle w:val="affff1"/>
          <w:rtl/>
          <w:rPrChange w:id="11115" w:author="מנוע אמוראים" w:date="2026-10-05T16:41:56Z">
            <w:rPr>
              <w:rtl/>
            </w:rPr>
          </w:rPrChange>
        </w:rPr>
        <w:t xml:space="preserve">לר</w:t>
      </w:r>
      <w:r>
        <w:rPr>
          <w:rStyle w:val="affff1"/>
          <w:rtl/>
          <w:rPrChange w:id="11116" w:author="מנוע אמוראים" w:date="2026-10-05T16:41:56Z">
            <w:rPr>
              <w:rtl/>
            </w:rPr>
          </w:rPrChange>
        </w:rPr>
        <w:t xml:space="preserve">"</w:t>
      </w:r>
      <w:r>
        <w:rPr>
          <w:rStyle w:val="affff1"/>
          <w:rtl/>
          <w:rPrChange w:id="11117" w:author="מנוע אמוראים" w:date="2026-10-05T16:41:56Z">
            <w:rPr>
              <w:rtl/>
            </w:rPr>
          </w:rPrChange>
        </w:rPr>
        <w:t xml:space="preserve">ש</w:t>
      </w:r>
      <w:r>
        <w:rPr>
          <w:rtl/>
        </w:rPr>
        <w:t xml:space="preserve"> דאמר: חטאת שותפין אינה מתה, דתניא: פר ושעיר של יום הכפורים שאבדו והפריש אחרים תחתיהם – </w:t>
      </w:r>
      <w:r>
        <w:rPr>
          <w:rStyle w:val="affff1"/>
          <w:rFonts w:hint="cs"/>
          <w:rtl/>
          <w:rPrChange w:id="11118" w:author="מנוע אמוראים" w:date="2026-10-05T16:41:56Z">
            <w:rPr>
              <w:rFonts w:hint="cs"/>
              <w:rtl/>
            </w:rPr>
          </w:rPrChange>
        </w:rPr>
        <w:t xml:space="preserve">לר</w:t>
      </w:r>
      <w:r>
        <w:rPr>
          <w:rStyle w:val="affff1"/>
          <w:rtl/>
          <w:rPrChange w:id="11119" w:author="מנוע אמוראים" w:date="2026-10-05T16:41:56Z">
            <w:rPr>
              <w:rtl/>
            </w:rPr>
          </w:rPrChange>
        </w:rPr>
        <w:t xml:space="preserve">"</w:t>
      </w:r>
      <w:r>
        <w:rPr>
          <w:rStyle w:val="affff1"/>
          <w:rFonts w:hint="cs"/>
          <w:rtl/>
          <w:rPrChange w:id="11120" w:author="מנוע אמוראים" w:date="2026-10-05T16:41:56Z">
            <w:rPr>
              <w:rFonts w:hint="cs"/>
              <w:rtl/>
            </w:rPr>
          </w:rPrChange>
        </w:rPr>
        <w:t xml:space="preserve">י</w:t>
      </w:r>
      <w:r>
        <w:rPr>
          <w:rFonts w:hint="cs"/>
          <w:rtl/>
        </w:rPr>
        <w:t xml:space="preserve"> </w:t>
      </w:r>
      <w:r w:rsidRPr="007368BB">
        <w:rPr>
          <w:rtl/>
        </w:rPr>
        <w:t xml:space="preserve">ימותו כולן, </w:t>
      </w:r>
      <w:r w:rsidRPr="007368BB">
        <w:rPr>
          <w:rFonts w:hint="cs"/>
          <w:rtl/>
        </w:rPr>
        <w:t xml:space="preserve">   </w:t>
      </w:r>
    </w:p>
    <w:p w14:paraId="24EE814C" w14:textId="77777777" w:rsidR="00910F84" w:rsidRPr="007368BB" w:rsidRDefault="00910F84" w:rsidP="00910F84">
      <w:pPr>
        <w:ind w:hanging="114"/>
        <w:rPr>
          <w:rtl/>
        </w:rPr>
      </w:pPr>
      <w:r>
        <w:rPr>
          <w:rStyle w:val="affff1"/>
          <w:rtl/>
          <w:rPrChange w:id="11121" w:author="מנוע אמוראים" w:date="2026-10-05T16:41:56Z">
            <w:rPr>
              <w:rtl/>
            </w:rPr>
          </w:rPrChange>
        </w:rPr>
        <w:t xml:space="preserve">ר</w:t>
      </w:r>
      <w:r>
        <w:rPr>
          <w:rStyle w:val="affff1"/>
          <w:rtl/>
          <w:rPrChange w:id="11122" w:author="מנוע אמוראים" w:date="2026-10-05T16:41:56Z">
            <w:rPr>
              <w:rtl/>
            </w:rPr>
          </w:rPrChange>
        </w:rPr>
        <w:t xml:space="preserve">"</w:t>
      </w:r>
      <w:r>
        <w:rPr>
          <w:rStyle w:val="affff1"/>
          <w:rtl/>
          <w:rPrChange w:id="11123" w:author="מנוע אמוראים" w:date="2026-10-05T16:41:56Z">
            <w:rPr>
              <w:rtl/>
            </w:rPr>
          </w:rPrChange>
        </w:rPr>
        <w:t xml:space="preserve">א</w:t>
      </w:r>
      <w:r>
        <w:rPr>
          <w:rtl/>
        </w:rPr>
        <w:t xml:space="preserve"> </w:t>
      </w:r>
      <w:r>
        <w:rPr>
          <w:rStyle w:val="affff1"/>
          <w:rtl/>
          <w:rPrChange w:id="11124" w:author="מנוע אמוראים" w:date="2026-10-05T16:41:56Z">
            <w:rPr>
              <w:rtl/>
            </w:rPr>
          </w:rPrChange>
        </w:rPr>
        <w:t xml:space="preserve">ור</w:t>
      </w:r>
      <w:r>
        <w:rPr>
          <w:rStyle w:val="affff1"/>
          <w:rtl/>
          <w:rPrChange w:id="11125" w:author="מנוע אמוראים" w:date="2026-10-05T16:41:56Z">
            <w:rPr>
              <w:rtl/>
            </w:rPr>
          </w:rPrChange>
        </w:rPr>
        <w:t xml:space="preserve">"</w:t>
      </w:r>
      <w:r>
        <w:rPr>
          <w:rStyle w:val="affff1"/>
          <w:rtl/>
          <w:rPrChange w:id="11126" w:author="מנוע אמוראים" w:date="2026-10-05T16:41:56Z">
            <w:rPr>
              <w:rtl/>
            </w:rPr>
          </w:rPrChange>
        </w:rPr>
        <w:t xml:space="preserve">ש</w:t>
      </w:r>
      <w:r>
        <w:rPr>
          <w:rtl/>
        </w:rPr>
        <w:t xml:space="preserve">: ירעו, לפי שאין חטאת צבור מתה.</w:t>
      </w:r>
    </w:p>
    <w:p w14:paraId="6CE30564"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א</w:t>
      </w:r>
      <w:r>
        <w:rPr>
          <w:rFonts w:ascii="FontbitDavid" w:hAnsi="FontbitDavid"/>
          <w:sz w:val="32"/>
          <w:rtl/>
        </w:rPr>
        <w:t>"</w:t>
      </w:r>
      <w:r w:rsidRPr="00C35A2C">
        <w:rPr>
          <w:rFonts w:ascii="FontbitDavid" w:hAnsi="FontbitDavid"/>
          <w:sz w:val="32"/>
          <w:rtl/>
        </w:rPr>
        <w:t xml:space="preserve">ל רב יוסף: שאני כהנים, דאיקרו קהל, </w:t>
      </w:r>
      <w:r w:rsidRPr="00522051">
        <w:rPr>
          <w:rStyle w:val="afffd"/>
          <w:rtl/>
        </w:rPr>
        <w:t>ד</w:t>
      </w:r>
      <w:r w:rsidRPr="00522051">
        <w:rPr>
          <w:rStyle w:val="afffd"/>
          <w:rFonts w:hint="cs"/>
          <w:rtl/>
        </w:rPr>
        <w:t>'</w:t>
      </w:r>
      <w:r w:rsidRPr="00522051">
        <w:rPr>
          <w:rStyle w:val="afffd"/>
          <w:rtl/>
        </w:rPr>
        <w:t>על הכהנים ועל כל עם הקהל יכפר</w:t>
      </w:r>
      <w:r w:rsidRPr="00522051">
        <w:rPr>
          <w:rStyle w:val="afffd"/>
          <w:rFonts w:hint="cs"/>
          <w:rtl/>
        </w:rPr>
        <w:t>'</w:t>
      </w:r>
      <w:r w:rsidRPr="00522051">
        <w:rPr>
          <w:rStyle w:val="afffd"/>
          <w:rtl/>
        </w:rPr>
        <w:t>.</w:t>
      </w:r>
    </w:p>
    <w:p w14:paraId="5C52C3CA" w14:textId="77777777" w:rsidR="00910F84" w:rsidRPr="00C35A2C" w:rsidRDefault="00910F84" w:rsidP="00910F84">
      <w:pPr>
        <w:pStyle w:val="aff6"/>
        <w:framePr w:wrap="around"/>
        <w:rPr>
          <w:rtl/>
        </w:rPr>
      </w:pPr>
      <w:r w:rsidRPr="00C35A2C">
        <w:rPr>
          <w:rFonts w:hint="cs"/>
          <w:rtl/>
        </w:rPr>
        <w:t>ו:</w:t>
      </w:r>
    </w:p>
    <w:p w14:paraId="6E2DFCF6"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ולא מביאים </w:t>
      </w:r>
      <w:r w:rsidRPr="00C35A2C">
        <w:rPr>
          <w:rFonts w:ascii="FontbitDavid" w:hAnsi="FontbitDavid"/>
          <w:sz w:val="32"/>
          <w:rtl/>
        </w:rPr>
        <w:t>פר בהוראה!</w:t>
      </w:r>
      <w:r>
        <w:rPr>
          <w:rFonts w:ascii="FontbitDavid" w:hAnsi="FontbitDavid" w:hint="cs"/>
          <w:sz w:val="32"/>
          <w:rtl/>
        </w:rPr>
        <w:t xml:space="preserve"> דטפי להו שבטים, אלא </w:t>
      </w:r>
      <w:r>
        <w:rPr>
          <w:rStyle w:val="affff1"/>
          <w:rFonts w:ascii="FontbitDavid" w:hAnsi="FontbitDavid" w:hint="cs"/>
          <w:sz w:val="32"/>
          <w:rtl/>
          <w:rPrChange w:id="11127" w:author="מנוע אמוראים" w:date="2026-10-05T16:41:56Z">
            <w:rPr>
              <w:rFonts w:ascii="FontbitDavid" w:hAnsi="FontbitDavid" w:hint="cs"/>
              <w:sz w:val="32"/>
              <w:rtl/>
            </w:rPr>
          </w:rPrChange>
        </w:rPr>
        <w:t xml:space="preserve">אראב</w:t>
      </w:r>
      <w:r>
        <w:rPr>
          <w:rStyle w:val="affff1"/>
          <w:rFonts w:ascii="FontbitDavid" w:hAnsi="FontbitDavid"/>
          <w:sz w:val="32"/>
          <w:rtl/>
          <w:rPrChange w:id="1112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29"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sidRPr="00C35A2C">
        <w:rPr>
          <w:rFonts w:ascii="FontbitDavid" w:hAnsi="FontbitDavid"/>
          <w:sz w:val="32"/>
          <w:rtl/>
        </w:rPr>
        <w:t xml:space="preserve">שבטו של לוי לא איקרו קהל, </w:t>
      </w:r>
      <w:r w:rsidRPr="00650D98">
        <w:rPr>
          <w:rStyle w:val="afffd"/>
          <w:rtl/>
        </w:rPr>
        <w:t>ד</w:t>
      </w:r>
      <w:r w:rsidRPr="00650D98">
        <w:rPr>
          <w:rStyle w:val="afffd"/>
          <w:rFonts w:hint="cs"/>
          <w:rtl/>
        </w:rPr>
        <w:t>'</w:t>
      </w:r>
      <w:r w:rsidRPr="00650D98">
        <w:rPr>
          <w:rStyle w:val="afffd"/>
          <w:rtl/>
        </w:rPr>
        <w:t>הנני מפרך והרביתך ונתתיך לקהל עמים וגו',</w:t>
      </w:r>
      <w:r w:rsidRPr="00C35A2C">
        <w:rPr>
          <w:rFonts w:ascii="FontbitDavid" w:hAnsi="FontbitDavid"/>
          <w:sz w:val="32"/>
          <w:rtl/>
        </w:rPr>
        <w:t xml:space="preserve"> כל שיש לו אחוזה איקרי קהל, וכל שאין לו אחוזה לא איקרי קהל.</w:t>
      </w:r>
    </w:p>
    <w:p w14:paraId="754E6EBD" w14:textId="77777777" w:rsidR="00910F84" w:rsidRPr="00C35A2C" w:rsidRDefault="00910F84" w:rsidP="00910F84">
      <w:pPr>
        <w:rPr>
          <w:rFonts w:ascii="FontbitDavid" w:hAnsi="FontbitDavid"/>
          <w:sz w:val="32"/>
          <w:rtl/>
        </w:rPr>
      </w:pPr>
      <w:r w:rsidRPr="00C35A2C">
        <w:rPr>
          <w:rFonts w:ascii="FontbitDavid" w:hAnsi="FontbitDavid" w:hint="cs"/>
          <w:sz w:val="32"/>
          <w:rtl/>
        </w:rPr>
        <w:t>ולא חסרי י</w:t>
      </w:r>
      <w:r>
        <w:rPr>
          <w:rFonts w:ascii="FontbitDavid" w:hAnsi="FontbitDavid"/>
          <w:sz w:val="32"/>
          <w:rtl/>
        </w:rPr>
        <w:t>"</w:t>
      </w:r>
      <w:r w:rsidRPr="00C35A2C">
        <w:rPr>
          <w:rFonts w:ascii="FontbitDavid" w:hAnsi="FontbitDavid" w:hint="cs"/>
          <w:sz w:val="32"/>
          <w:rtl/>
        </w:rPr>
        <w:t>ב שבטים כאביי:</w:t>
      </w:r>
      <w:r w:rsidRPr="00650D98">
        <w:rPr>
          <w:rStyle w:val="afffd"/>
          <w:rFonts w:hint="cs"/>
          <w:rtl/>
        </w:rPr>
        <w:t>ד'</w:t>
      </w:r>
      <w:r w:rsidRPr="00650D98">
        <w:rPr>
          <w:rStyle w:val="afffd"/>
          <w:rtl/>
        </w:rPr>
        <w:t>אפרים ומנשה כראובן ושמעון יהיו לי</w:t>
      </w:r>
      <w:r w:rsidRPr="00650D98">
        <w:rPr>
          <w:rStyle w:val="afffd"/>
          <w:rFonts w:hint="cs"/>
          <w:rtl/>
        </w:rPr>
        <w:t>'</w:t>
      </w:r>
      <w:r w:rsidRPr="00650D98">
        <w:rPr>
          <w:rStyle w:val="afffd"/>
          <w:rtl/>
        </w:rPr>
        <w:t>.</w:t>
      </w:r>
    </w:p>
    <w:p w14:paraId="5CFB2EC9"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ודחאו רבא</w:t>
      </w:r>
      <w:r w:rsidRPr="00C35A2C">
        <w:rPr>
          <w:rFonts w:ascii="FontbitDavid" w:hAnsi="FontbitDavid"/>
          <w:b/>
          <w:bCs/>
          <w:sz w:val="32"/>
          <w:rtl/>
        </w:rPr>
        <w:t>:</w:t>
      </w:r>
      <w:r w:rsidRPr="00C35A2C">
        <w:rPr>
          <w:rFonts w:ascii="FontbitDavid" w:hAnsi="FontbitDavid"/>
          <w:sz w:val="32"/>
          <w:rtl/>
        </w:rPr>
        <w:t xml:space="preserve"> </w:t>
      </w:r>
      <w:r w:rsidRPr="00C35A2C">
        <w:rPr>
          <w:rFonts w:ascii="FontbitDavid" w:hAnsi="FontbitDavid" w:hint="cs"/>
          <w:sz w:val="32"/>
          <w:rtl/>
        </w:rPr>
        <w:t xml:space="preserve">והא </w:t>
      </w:r>
      <w:r w:rsidRPr="00F90100">
        <w:rPr>
          <w:rStyle w:val="afffd"/>
          <w:rFonts w:hint="cs"/>
          <w:rtl/>
        </w:rPr>
        <w:t>'</w:t>
      </w:r>
      <w:r w:rsidRPr="00F90100">
        <w:rPr>
          <w:rStyle w:val="afffd"/>
          <w:rtl/>
        </w:rPr>
        <w:t>על שם אחיהם יקראו בנחלתם</w:t>
      </w:r>
      <w:r w:rsidRPr="00F90100">
        <w:rPr>
          <w:rStyle w:val="afffd"/>
          <w:rFonts w:hint="cs"/>
          <w:rtl/>
        </w:rPr>
        <w:t>',</w:t>
      </w:r>
      <w:r w:rsidRPr="00C35A2C">
        <w:rPr>
          <w:rFonts w:ascii="FontbitDavid" w:hAnsi="FontbitDavid"/>
          <w:sz w:val="32"/>
          <w:rtl/>
        </w:rPr>
        <w:t xml:space="preserve"> לנחלה הוקשו ולא לדבר אחר!</w:t>
      </w:r>
    </w:p>
    <w:p w14:paraId="2B3EC50A" w14:textId="77777777" w:rsidR="00910F84" w:rsidRPr="00C35A2C" w:rsidRDefault="00910F84" w:rsidP="00910F84">
      <w:pPr>
        <w:ind w:left="1628"/>
        <w:rPr>
          <w:rFonts w:ascii="FontbitDavid" w:hAnsi="FontbitDavid"/>
          <w:sz w:val="32"/>
          <w:rtl/>
        </w:rPr>
      </w:pPr>
      <w:r w:rsidRPr="00C35A2C">
        <w:rPr>
          <w:rFonts w:ascii="FontbitDavid" w:hAnsi="FontbitDavid" w:hint="cs"/>
          <w:sz w:val="32"/>
          <w:rtl/>
        </w:rPr>
        <w:t>והך ד</w:t>
      </w:r>
      <w:r w:rsidRPr="00C35A2C">
        <w:rPr>
          <w:rFonts w:ascii="FontbitDavid" w:hAnsi="FontbitDavid"/>
          <w:sz w:val="32"/>
          <w:rtl/>
        </w:rPr>
        <w:t>כנחלתן כך חנייתן!</w:t>
      </w:r>
      <w:r w:rsidRPr="00C35A2C">
        <w:rPr>
          <w:rFonts w:ascii="FontbitDavid" w:hAnsi="FontbitDavid" w:hint="cs"/>
          <w:sz w:val="32"/>
          <w:rtl/>
        </w:rPr>
        <w:t xml:space="preserve">  - </w:t>
      </w:r>
      <w:r w:rsidRPr="00C35A2C">
        <w:rPr>
          <w:rFonts w:ascii="FontbitDavid" w:hAnsi="FontbitDavid"/>
          <w:sz w:val="32"/>
          <w:rtl/>
        </w:rPr>
        <w:t>כדי לחלק כבוד לדגלים.</w:t>
      </w:r>
    </w:p>
    <w:p w14:paraId="2219D951" w14:textId="77777777" w:rsidR="00910F84" w:rsidRPr="00C35A2C" w:rsidRDefault="00910F84" w:rsidP="00910F84">
      <w:pPr>
        <w:ind w:firstLine="266"/>
        <w:rPr>
          <w:rFonts w:ascii="FontbitDavid" w:hAnsi="FontbitDavid"/>
          <w:sz w:val="32"/>
          <w:rtl/>
        </w:rPr>
      </w:pPr>
      <w:r w:rsidRPr="00C35A2C">
        <w:rPr>
          <w:rFonts w:ascii="FontbitDavid" w:hAnsi="FontbitDavid"/>
          <w:sz w:val="32"/>
          <w:rtl/>
        </w:rPr>
        <w:t>וה</w:t>
      </w:r>
      <w:r w:rsidRPr="00C35A2C">
        <w:rPr>
          <w:rFonts w:ascii="FontbitDavid" w:hAnsi="FontbitDavid" w:hint="cs"/>
          <w:sz w:val="32"/>
          <w:rtl/>
        </w:rPr>
        <w:t>ך ד</w:t>
      </w:r>
      <w:r w:rsidRPr="00C35A2C">
        <w:rPr>
          <w:rFonts w:ascii="FontbitDavid" w:hAnsi="FontbitDavid"/>
          <w:sz w:val="32"/>
          <w:rtl/>
        </w:rPr>
        <w:t>חלוקים בנשיאים!</w:t>
      </w:r>
      <w:r w:rsidRPr="00C35A2C">
        <w:rPr>
          <w:rFonts w:ascii="FontbitDavid" w:hAnsi="FontbitDavid" w:hint="cs"/>
          <w:sz w:val="32"/>
          <w:rtl/>
        </w:rPr>
        <w:t xml:space="preserve"> </w:t>
      </w:r>
      <w:r w:rsidRPr="00C35A2C">
        <w:rPr>
          <w:rFonts w:ascii="FontbitDavid" w:hAnsi="FontbitDavid"/>
          <w:sz w:val="32"/>
          <w:rtl/>
        </w:rPr>
        <w:t>–</w:t>
      </w:r>
      <w:r w:rsidRPr="00C35A2C">
        <w:rPr>
          <w:rFonts w:ascii="FontbitDavid" w:hAnsi="FontbitDavid" w:hint="cs"/>
          <w:sz w:val="32"/>
          <w:rtl/>
        </w:rPr>
        <w:t xml:space="preserve"> כדי לחלוק</w:t>
      </w:r>
      <w:r w:rsidRPr="00C35A2C">
        <w:rPr>
          <w:rFonts w:ascii="FontbitDavid" w:hAnsi="FontbitDavid"/>
          <w:sz w:val="32"/>
          <w:rtl/>
        </w:rPr>
        <w:t xml:space="preserve"> כבוד לנשיאים, דתניא: שלמה עשה ז' ימי חנוכה, ומה ראה משה לעשות שנים עשר ימי חנוכה? כדי לחלוק כבוד לנשיאים.</w:t>
      </w:r>
    </w:p>
    <w:p w14:paraId="54B2B33E" w14:textId="77777777" w:rsidR="00910F84" w:rsidRPr="00C35A2C" w:rsidRDefault="00910F84" w:rsidP="00910F84">
      <w:pPr>
        <w:rPr>
          <w:rFonts w:ascii="FontbitDavid" w:hAnsi="FontbitDavid"/>
          <w:sz w:val="32"/>
          <w:rtl/>
        </w:rPr>
      </w:pPr>
    </w:p>
    <w:p w14:paraId="669341EA"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 xml:space="preserve">מאי הוי עלה? </w:t>
      </w:r>
    </w:p>
    <w:p w14:paraId="3A549988" w14:textId="77777777" w:rsidR="00910F84" w:rsidRPr="00C35A2C" w:rsidRDefault="00910F84" w:rsidP="00910F84">
      <w:pPr>
        <w:rPr>
          <w:rFonts w:ascii="FontbitDavid" w:hAnsi="FontbitDavid"/>
          <w:sz w:val="32"/>
          <w:rtl/>
        </w:rPr>
      </w:pP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ש</w:t>
      </w:r>
      <w:r>
        <w:rPr>
          <w:rFonts w:ascii="FontbitDavid" w:hAnsi="FontbitDavid"/>
          <w:sz w:val="32"/>
          <w:rtl/>
        </w:rPr>
        <w:t xml:space="preserve">, דתניא: </w:t>
      </w:r>
      <w:r>
        <w:rPr>
          <w:rStyle w:val="affff1"/>
          <w:rFonts w:ascii="FontbitDavid" w:hAnsi="FontbitDavid"/>
          <w:sz w:val="32"/>
          <w:rtl/>
          <w:rPrChange w:id="11130" w:author="מנוע אמוראים" w:date="2026-10-05T16:41:56Z">
            <w:rPr>
              <w:rFonts w:ascii="FontbitDavid" w:hAnsi="FontbitDavid"/>
              <w:sz w:val="32"/>
              <w:rtl/>
            </w:rPr>
          </w:rPrChange>
        </w:rPr>
        <w:t xml:space="preserve">ר</w:t>
      </w:r>
      <w:r>
        <w:rPr>
          <w:rStyle w:val="affff1"/>
          <w:rFonts w:ascii="FontbitDavid" w:hAnsi="FontbitDavid"/>
          <w:sz w:val="32"/>
          <w:rtl/>
          <w:rPrChange w:id="11131" w:author="מנוע אמוראים" w:date="2026-10-05T16:41:56Z">
            <w:rPr>
              <w:rFonts w:ascii="FontbitDavid" w:hAnsi="FontbitDavid"/>
              <w:sz w:val="32"/>
              <w:rtl/>
            </w:rPr>
          </w:rPrChange>
        </w:rPr>
        <w:t xml:space="preserve">"</w:t>
      </w:r>
      <w:r>
        <w:rPr>
          <w:rStyle w:val="affff1"/>
          <w:rFonts w:ascii="FontbitDavid" w:hAnsi="FontbitDavid"/>
          <w:sz w:val="32"/>
          <w:rtl/>
          <w:rPrChange w:id="11132" w:author="מנוע אמוראים" w:date="2026-10-05T16:41:56Z">
            <w:rPr>
              <w:rFonts w:ascii="FontbitDavid" w:hAnsi="FontbitDavid"/>
              <w:sz w:val="32"/>
              <w:rtl/>
            </w:rPr>
          </w:rPrChange>
        </w:rPr>
        <w:t xml:space="preserve">ש</w:t>
      </w:r>
      <w:r>
        <w:rPr>
          <w:rFonts w:ascii="FontbitDavid" w:hAnsi="FontbitDavid"/>
          <w:sz w:val="32"/>
          <w:rtl/>
        </w:rPr>
        <w:t xml:space="preserve"> אומר, חמש חטאות מתות: </w:t>
      </w:r>
    </w:p>
    <w:p w14:paraId="5A92C2FB"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ולד חטאת, ותמורת חטאת, וחטאת שמתו בעליה, וחטאת שנתכפרו בעליה, וחטאת שעברה שנתה, </w:t>
      </w:r>
    </w:p>
    <w:p w14:paraId="4B4F0973"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ואי אתה יכול לומר ולד חטאת בצבור - שאין צבור מפרישין נקבה, </w:t>
      </w:r>
    </w:p>
    <w:p w14:paraId="322A5AB1"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ואי אתה יכול לומר תמורת חטאת בצבור - שאין תמורה בצבור, </w:t>
      </w:r>
    </w:p>
    <w:p w14:paraId="1DE610F1"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ואי אתה יכול לומר חטאת שמתו בעליה בצבור - שאין צבור מתים, </w:t>
      </w:r>
    </w:p>
    <w:p w14:paraId="1E24C2D2"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שנתכפרו בעליה ושעברה שנתה </w:t>
      </w:r>
      <w:r w:rsidRPr="00C35A2C">
        <w:rPr>
          <w:rFonts w:ascii="FontbitDavid" w:hAnsi="FontbitDavid" w:hint="cs"/>
          <w:sz w:val="32"/>
          <w:rtl/>
        </w:rPr>
        <w:t>ד</w:t>
      </w:r>
      <w:r w:rsidRPr="00C35A2C">
        <w:rPr>
          <w:rFonts w:ascii="FontbitDavid" w:hAnsi="FontbitDavid"/>
          <w:sz w:val="32"/>
          <w:rtl/>
        </w:rPr>
        <w:t xml:space="preserve">לא שמענו, </w:t>
      </w:r>
      <w:r w:rsidRPr="00C35A2C">
        <w:rPr>
          <w:rFonts w:ascii="FontbitDavid" w:hAnsi="FontbitDavid" w:hint="cs"/>
          <w:sz w:val="32"/>
          <w:rtl/>
        </w:rPr>
        <w:t>א</w:t>
      </w:r>
      <w:r w:rsidRPr="00C35A2C">
        <w:rPr>
          <w:rFonts w:ascii="FontbitDavid" w:hAnsi="FontbitDavid"/>
          <w:sz w:val="32"/>
          <w:rtl/>
        </w:rPr>
        <w:t xml:space="preserve">מרת: ילמוד סתום מן המפורש, מה מצינו בולד חטאת ותמורת חטאת ושמתו בעליה - ביחיד דברים אמורים ולא בצבור, </w:t>
      </w:r>
    </w:p>
    <w:p w14:paraId="0352C0E5" w14:textId="77777777" w:rsidR="00910F84" w:rsidRPr="00C35A2C" w:rsidRDefault="00910F84" w:rsidP="00910F84">
      <w:pPr>
        <w:rPr>
          <w:rFonts w:ascii="FontbitDavid" w:hAnsi="FontbitDavid"/>
          <w:sz w:val="32"/>
          <w:rtl/>
        </w:rPr>
      </w:pPr>
      <w:r w:rsidRPr="00C35A2C">
        <w:rPr>
          <w:rFonts w:ascii="FontbitDavid" w:hAnsi="FontbitDavid"/>
          <w:sz w:val="32"/>
          <w:rtl/>
        </w:rPr>
        <w:t>אף שנתכפרו בעליה ושעברה שנתה - ביחיד דברים אמורים ולא בצבור.</w:t>
      </w:r>
    </w:p>
    <w:p w14:paraId="18BEB310"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ואפי' דאין </w:t>
      </w:r>
      <w:r w:rsidRPr="00C35A2C">
        <w:rPr>
          <w:rFonts w:ascii="FontbitDavid" w:hAnsi="FontbitDavid"/>
          <w:sz w:val="32"/>
          <w:rtl/>
        </w:rPr>
        <w:t xml:space="preserve">דנין אפשר משאי אפש? </w:t>
      </w:r>
      <w:r w:rsidRPr="00C35A2C">
        <w:rPr>
          <w:rFonts w:ascii="FontbitDavid" w:hAnsi="FontbitDavid" w:hint="cs"/>
          <w:sz w:val="32"/>
          <w:rtl/>
        </w:rPr>
        <w:t xml:space="preserve">- </w:t>
      </w:r>
      <w:r>
        <w:rPr>
          <w:rStyle w:val="affff1"/>
          <w:rFonts w:ascii="FontbitDavid" w:hAnsi="FontbitDavid"/>
          <w:sz w:val="32"/>
          <w:rtl/>
          <w:rPrChange w:id="11133" w:author="מנוע אמוראים" w:date="2026-10-05T16:41:56Z">
            <w:rPr>
              <w:rFonts w:ascii="FontbitDavid" w:hAnsi="FontbitDavid"/>
              <w:sz w:val="32"/>
              <w:rtl/>
            </w:rPr>
          </w:rPrChange>
        </w:rPr>
        <w:t xml:space="preserve">ר</w:t>
      </w:r>
      <w:r>
        <w:rPr>
          <w:rStyle w:val="affff1"/>
          <w:rFonts w:ascii="FontbitDavid" w:hAnsi="FontbitDavid"/>
          <w:sz w:val="32"/>
          <w:rtl/>
          <w:rPrChange w:id="11134" w:author="מנוע אמוראים" w:date="2026-10-05T16:41:56Z">
            <w:rPr>
              <w:rFonts w:ascii="FontbitDavid" w:hAnsi="FontbitDavid"/>
              <w:sz w:val="32"/>
              <w:rtl/>
            </w:rPr>
          </w:rPrChange>
        </w:rPr>
        <w:t xml:space="preserve">"</w:t>
      </w:r>
      <w:r>
        <w:rPr>
          <w:rStyle w:val="affff1"/>
          <w:rFonts w:ascii="FontbitDavid" w:hAnsi="FontbitDavid"/>
          <w:sz w:val="32"/>
          <w:rtl/>
          <w:rPrChange w:id="11135" w:author="מנוע אמוראים" w:date="2026-10-05T16:41:56Z">
            <w:rPr>
              <w:rFonts w:ascii="FontbitDavid" w:hAnsi="FontbitDavid"/>
              <w:sz w:val="32"/>
              <w:rtl/>
            </w:rPr>
          </w:rPrChange>
        </w:rPr>
        <w:t xml:space="preserve">ש</w:t>
      </w:r>
      <w:r>
        <w:rPr>
          <w:rFonts w:ascii="FontbitDavid" w:hAnsi="FontbitDavid"/>
          <w:sz w:val="32"/>
          <w:rtl/>
        </w:rPr>
        <w:t xml:space="preserve"> בחד מקום גמיר.</w:t>
      </w:r>
    </w:p>
    <w:p w14:paraId="66E8242F" w14:textId="77777777" w:rsidR="00910F84" w:rsidRDefault="00910F84" w:rsidP="00910F84">
      <w:pPr>
        <w:pStyle w:val="afff0"/>
        <w:rPr>
          <w:szCs w:val="20"/>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72C118D4" w14:textId="77777777" w:rsidR="00910F84" w:rsidRPr="00C35A2C" w:rsidRDefault="00910F84" w:rsidP="00910F84">
      <w:pPr>
        <w:pStyle w:val="afff0"/>
      </w:pPr>
      <w:r w:rsidRPr="00C35A2C">
        <w:rPr>
          <w:szCs w:val="20"/>
          <w:rtl/>
        </w:rPr>
        <w:t>הדרן עלך הורו בית דין.</w:t>
      </w:r>
    </w:p>
    <w:p w14:paraId="74E28395" w14:textId="77777777" w:rsidR="00910F84" w:rsidRPr="00C35A2C" w:rsidRDefault="00910F84" w:rsidP="00910F84">
      <w:pPr>
        <w:pStyle w:val="aff8"/>
        <w:framePr w:wrap="around"/>
        <w:spacing w:line="276" w:lineRule="auto"/>
      </w:pPr>
      <w:r w:rsidRPr="00C35A2C">
        <w:rPr>
          <w:rFonts w:hint="cs"/>
          <w:rtl/>
        </w:rPr>
        <w:lastRenderedPageBreak/>
        <w:t xml:space="preserve">פרק שני </w:t>
      </w:r>
    </w:p>
    <w:p w14:paraId="30DEF406" w14:textId="77777777" w:rsidR="00910F84" w:rsidRPr="00C35A2C" w:rsidRDefault="00910F84" w:rsidP="00910F84">
      <w:pPr>
        <w:pStyle w:val="affa"/>
        <w:framePr w:wrap="around"/>
        <w:spacing w:after="0" w:line="276" w:lineRule="auto"/>
      </w:pPr>
      <w:r w:rsidRPr="00C35A2C">
        <w:rPr>
          <w:rFonts w:hint="cs"/>
          <w:rtl/>
        </w:rPr>
        <w:t>ו:- ט:</w:t>
      </w:r>
    </w:p>
    <w:p w14:paraId="74445E9F" w14:textId="77777777" w:rsidR="00910F84" w:rsidRPr="00C35A2C" w:rsidRDefault="00910F84" w:rsidP="00910F84">
      <w:pPr>
        <w:pStyle w:val="affa"/>
        <w:framePr w:wrap="around"/>
        <w:spacing w:after="0" w:line="276" w:lineRule="auto"/>
        <w:rPr>
          <w:rtl/>
        </w:rPr>
      </w:pPr>
      <w:r w:rsidRPr="00C35A2C">
        <w:rPr>
          <w:rFonts w:hint="cs"/>
          <w:rtl/>
        </w:rPr>
        <w:t xml:space="preserve">הורה כהן משיח </w:t>
      </w:r>
    </w:p>
    <w:p w14:paraId="7DEEEECC" w14:textId="77777777" w:rsidR="00910F84" w:rsidRPr="00C35A2C" w:rsidRDefault="00910F84" w:rsidP="00910F84">
      <w:pPr>
        <w:pStyle w:val="aff9"/>
        <w:framePr w:wrap="around"/>
        <w:spacing w:line="276" w:lineRule="auto"/>
        <w:rPr>
          <w:rtl/>
        </w:rPr>
      </w:pPr>
      <w:r w:rsidRPr="00C35A2C">
        <w:rPr>
          <w:rFonts w:hint="cs"/>
          <w:rtl/>
        </w:rPr>
        <w:t xml:space="preserve">הורה כהן משיח </w:t>
      </w:r>
    </w:p>
    <w:p w14:paraId="524BFDD2" w14:textId="77777777" w:rsidR="00910F84" w:rsidRPr="00C35A2C" w:rsidRDefault="00910F84" w:rsidP="00910F84">
      <w:pPr>
        <w:pStyle w:val="affa"/>
        <w:framePr w:wrap="around"/>
        <w:spacing w:after="0" w:line="276" w:lineRule="auto"/>
        <w:rPr>
          <w:rtl/>
        </w:rPr>
      </w:pPr>
      <w:r w:rsidRPr="00C35A2C">
        <w:rPr>
          <w:rFonts w:hint="cs"/>
          <w:rtl/>
        </w:rPr>
        <w:t>ו:- ט:</w:t>
      </w:r>
    </w:p>
    <w:p>
      <w:pPr>
        <w:pStyle w:val="affff4"/>
        <w:rPr>
          <w:ins w:id="20002" w:author="קלוד" w:date="2026-10-06T10:08:57Z"/>
        </w:rPr>
      </w:pPr>
      <w:ins w:id="20001" w:author="קלוד" w:date="2026-10-06T10:08:57Z">
        <w:r>
          <w:t xml:space="preserve">משנה א</w:t>
        </w:r>
      </w:ins>
    </w:p>
    <w:p w14:paraId="485548EA" w14:textId="77777777" w:rsidR="00910F84" w:rsidRPr="00C35A2C" w:rsidRDefault="00910F84" w:rsidP="00910F84">
      <w:pPr>
        <w:pStyle w:val="affb"/>
        <w:rPr>
          <w:del w:id="20018" w:author="קלוד" w:date="2026-10-06T10:15:28Z"/>
          <w:rtl/>
        </w:rPr>
      </w:pPr>
      <w:ins w:id="9811" w:author="מספור קטעי משנה" w:date="2026-10-06T06:45:26Z">
        <w:del w:id="20016" w:author="קלוד" w:date="2026-10-06T10:15:28Z">
          <w:r>
            <w:rPr>
              <w:rStyle w:val="MisparKeta"/>
            </w:rPr>
            <w:delText xml:space="preserve">א. </w:delText>
          </w:r>
        </w:del>
      </w:ins>
      <w:del w:id="20017" w:author="קלוד" w:date="2026-10-06T10:15:28Z">
        <w:r w:rsidRPr="00C35A2C">
          <w:rPr>
            <w:rtl/>
          </w:rPr>
          <w:delText xml:space="preserve">מתני'.</w:delText>
        </w:r>
      </w:del>
    </w:p>
    <w:p w14:paraId="0ADB1ADE" w14:textId="77777777" w:rsidR="00910F84" w:rsidRPr="00C35A2C" w:rsidRDefault="00910F84" w:rsidP="00910F84">
      <w:pPr>
        <w:pStyle w:val="affb"/>
        <w:rPr>
          <w:rtl/>
        </w:rPr>
      </w:pPr>
      <w:ins w:id="20063" w:author="קלוד" w:date="2026-10-06T10:15:28Z">
        <w:r>
          <w:rPr>
            <w:rStyle w:val="MisparKeta"/>
          </w:rPr>
          <w:t xml:space="preserve">א. </w:t>
        </w:r>
      </w:ins>
      <w:r w:rsidRPr="00C35A2C">
        <w:rPr>
          <w:rtl/>
        </w:rPr>
        <w:t>הורה כהן משיח לעצמו שוגג ועשה שוגג - מביא פר;</w:t>
      </w:r>
    </w:p>
    <w:p w14:paraId="12A272AB" w14:textId="77777777" w:rsidR="00910F84" w:rsidRPr="00C35A2C" w:rsidRDefault="00910F84" w:rsidP="00910F84">
      <w:pPr>
        <w:pStyle w:val="affb"/>
        <w:rPr>
          <w:rtl/>
        </w:rPr>
      </w:pPr>
      <w:r w:rsidRPr="00C35A2C">
        <w:rPr>
          <w:rtl/>
        </w:rPr>
        <w:t>שוגג ועשה מזיד, מזיד ועשה שוגג - פטור, שהוראת כהן משיח לעצמו כהוראת ב</w:t>
      </w:r>
      <w:r>
        <w:rPr>
          <w:rtl/>
        </w:rPr>
        <w:t>"</w:t>
      </w:r>
      <w:r w:rsidRPr="00C35A2C">
        <w:rPr>
          <w:rtl/>
        </w:rPr>
        <w:t>ד לצבור.</w:t>
      </w:r>
    </w:p>
    <w:p w14:paraId="7D15D08D"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8EEA789" w14:textId="77777777" w:rsidR="00910F84" w:rsidRPr="00C35A2C" w:rsidRDefault="00910F84" w:rsidP="00910F84">
      <w:pPr>
        <w:pStyle w:val="afff2"/>
        <w:rPr>
          <w:rtl/>
        </w:rPr>
      </w:pPr>
      <w:ins w:id="9812" w:author="מספור קטעי משנה" w:date="2026-10-06T06:45:26Z">
        <w:r>
          <w:rPr>
            <w:rStyle w:val="MisparKeta"/>
          </w:rPr>
          <w:t xml:space="preserve">ב. </w:t>
        </w:r>
      </w:ins>
      <w:r w:rsidRPr="00C35A2C">
        <w:rPr>
          <w:rtl/>
        </w:rPr>
        <w:t>שוגג ועשה שוגג - מביא פר.</w:t>
      </w:r>
    </w:p>
    <w:p w14:paraId="069E056B"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אביי: </w:t>
      </w:r>
      <w:r w:rsidRPr="00C35A2C">
        <w:rPr>
          <w:rFonts w:ascii="FontbitDavid" w:hAnsi="FontbitDavid" w:hint="cs"/>
          <w:sz w:val="32"/>
          <w:rtl/>
        </w:rPr>
        <w:t>קמ</w:t>
      </w:r>
      <w:r>
        <w:rPr>
          <w:rFonts w:ascii="FontbitDavid" w:hAnsi="FontbitDavid"/>
          <w:sz w:val="32"/>
          <w:rtl/>
        </w:rPr>
        <w:t>"</w:t>
      </w:r>
      <w:r w:rsidRPr="00C35A2C">
        <w:rPr>
          <w:rFonts w:ascii="FontbitDavid" w:hAnsi="FontbitDavid" w:hint="cs"/>
          <w:sz w:val="32"/>
          <w:rtl/>
        </w:rPr>
        <w:t xml:space="preserve">ל הכא שהורה </w:t>
      </w:r>
      <w:r w:rsidRPr="00C35A2C">
        <w:rPr>
          <w:rFonts w:ascii="FontbitDavid" w:hAnsi="FontbitDavid"/>
          <w:sz w:val="32"/>
          <w:rtl/>
        </w:rPr>
        <w:t xml:space="preserve">ושכח מאיזה טעם הורה, ובשעה שטעה אמר: הריני עושה על דעת הוראתו, </w:t>
      </w:r>
    </w:p>
    <w:p w14:paraId="77429AC2" w14:textId="77777777" w:rsidR="00910F84" w:rsidRPr="00C35A2C" w:rsidRDefault="00910F84" w:rsidP="00910F84">
      <w:pPr>
        <w:rPr>
          <w:rFonts w:ascii="FontbitDavid" w:hAnsi="FontbitDavid"/>
          <w:sz w:val="32"/>
          <w:rtl/>
        </w:rPr>
      </w:pPr>
      <w:r w:rsidRPr="00C35A2C">
        <w:rPr>
          <w:rFonts w:ascii="FontbitDavid" w:hAnsi="FontbitDavid" w:hint="cs"/>
          <w:sz w:val="32"/>
          <w:rtl/>
        </w:rPr>
        <w:t>הו</w:t>
      </w:r>
      <w:r>
        <w:rPr>
          <w:rFonts w:ascii="FontbitDavid" w:hAnsi="FontbitDavid"/>
          <w:sz w:val="32"/>
          <w:rtl/>
        </w:rPr>
        <w:t>"</w:t>
      </w:r>
      <w:r w:rsidRPr="00C35A2C">
        <w:rPr>
          <w:rFonts w:ascii="FontbitDavid" w:hAnsi="FontbitDavid" w:hint="cs"/>
          <w:sz w:val="32"/>
          <w:rtl/>
        </w:rPr>
        <w:t>א כיון שאילו ידע היה חוזר בו וכמזיד דמי ולא ליחייב קמ</w:t>
      </w:r>
      <w:r>
        <w:rPr>
          <w:rFonts w:ascii="FontbitDavid" w:hAnsi="FontbitDavid"/>
          <w:sz w:val="32"/>
          <w:rtl/>
        </w:rPr>
        <w:t>"</w:t>
      </w:r>
      <w:r w:rsidRPr="00C35A2C">
        <w:rPr>
          <w:rFonts w:ascii="FontbitDavid" w:hAnsi="FontbitDavid" w:hint="cs"/>
          <w:sz w:val="32"/>
          <w:rtl/>
        </w:rPr>
        <w:t xml:space="preserve">ל </w:t>
      </w:r>
    </w:p>
    <w:p w14:paraId="5137E9DB"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69134741" w14:textId="77777777" w:rsidR="00910F84" w:rsidRPr="00C35A2C" w:rsidRDefault="00910F84" w:rsidP="00910F84">
      <w:pPr>
        <w:pStyle w:val="aff6"/>
        <w:framePr w:wrap="around"/>
        <w:rPr>
          <w:rtl/>
        </w:rPr>
      </w:pPr>
      <w:r w:rsidRPr="00C35A2C">
        <w:rPr>
          <w:rFonts w:hint="cs"/>
          <w:rtl/>
        </w:rPr>
        <w:t>ז.</w:t>
      </w:r>
    </w:p>
    <w:p w14:paraId="23A17A82" w14:textId="77777777" w:rsidR="00910F84" w:rsidRPr="00C35A2C" w:rsidRDefault="00910F84" w:rsidP="00910F84">
      <w:pPr>
        <w:pStyle w:val="afff2"/>
        <w:rPr>
          <w:rtl/>
        </w:rPr>
      </w:pPr>
      <w:ins w:id="9813" w:author="מספור קטעי משנה" w:date="2026-10-06T06:45:26Z">
        <w:r>
          <w:rPr>
            <w:rStyle w:val="MisparKeta"/>
          </w:rPr>
          <w:t xml:space="preserve">ג. </w:t>
        </w:r>
      </w:ins>
      <w:r w:rsidRPr="00C35A2C">
        <w:rPr>
          <w:rtl/>
        </w:rPr>
        <w:t>מזיד ועשה שוגג כו'.</w:t>
      </w:r>
    </w:p>
    <w:p w14:paraId="04E5844E" w14:textId="77777777" w:rsidR="00910F84" w:rsidRPr="00C35A2C" w:rsidRDefault="00910F84" w:rsidP="00910F84">
      <w:pPr>
        <w:rPr>
          <w:rFonts w:ascii="FontbitDavid" w:hAnsi="FontbitDavid"/>
          <w:sz w:val="32"/>
          <w:rtl/>
        </w:rPr>
      </w:pPr>
      <w:r w:rsidRPr="00C35A2C">
        <w:rPr>
          <w:rFonts w:ascii="FontbitDavid" w:hAnsi="FontbitDavid" w:hint="cs"/>
          <w:sz w:val="32"/>
          <w:rtl/>
        </w:rPr>
        <w:t>מה</w:t>
      </w:r>
      <w:r>
        <w:rPr>
          <w:rFonts w:ascii="FontbitDavid" w:hAnsi="FontbitDavid"/>
          <w:sz w:val="32"/>
          <w:rtl/>
        </w:rPr>
        <w:t>"</w:t>
      </w:r>
      <w:r w:rsidRPr="00C35A2C">
        <w:rPr>
          <w:rFonts w:ascii="FontbitDavid" w:hAnsi="FontbitDavid" w:hint="cs"/>
          <w:sz w:val="32"/>
          <w:rtl/>
        </w:rPr>
        <w:t>מ</w:t>
      </w:r>
      <w:r w:rsidRPr="00C35A2C">
        <w:rPr>
          <w:rFonts w:ascii="FontbitDavid" w:hAnsi="FontbitDavid"/>
          <w:sz w:val="32"/>
          <w:rtl/>
        </w:rPr>
        <w:t xml:space="preserve"> ד</w:t>
      </w:r>
      <w:r w:rsidRPr="00280F6D">
        <w:rPr>
          <w:rFonts w:ascii="FontbitDavid" w:hAnsi="FontbitDavid"/>
          <w:b/>
          <w:bCs/>
          <w:sz w:val="32"/>
          <w:rtl/>
        </w:rPr>
        <w:t>ת</w:t>
      </w:r>
      <w:r>
        <w:rPr>
          <w:rFonts w:ascii="FontbitDavid" w:hAnsi="FontbitDavid"/>
          <w:b/>
          <w:bCs/>
          <w:sz w:val="32"/>
          <w:rtl/>
        </w:rPr>
        <w:t>"</w:t>
      </w:r>
      <w:r w:rsidRPr="00280F6D">
        <w:rPr>
          <w:rFonts w:ascii="FontbitDavid" w:hAnsi="FontbitDavid" w:hint="cs"/>
          <w:b/>
          <w:bCs/>
          <w:sz w:val="32"/>
          <w:rtl/>
        </w:rPr>
        <w:t>ר</w:t>
      </w:r>
      <w:r w:rsidRPr="00C35A2C">
        <w:rPr>
          <w:rFonts w:ascii="FontbitDavid" w:hAnsi="FontbitDavid"/>
          <w:sz w:val="32"/>
          <w:rtl/>
        </w:rPr>
        <w:t xml:space="preserve">: </w:t>
      </w:r>
      <w:r w:rsidRPr="0013388F">
        <w:rPr>
          <w:rStyle w:val="afffd"/>
          <w:rtl/>
        </w:rPr>
        <w:t>לאשמת העם</w:t>
      </w:r>
      <w:r w:rsidRPr="00C35A2C">
        <w:rPr>
          <w:rFonts w:ascii="FontbitDavid" w:hAnsi="FontbitDavid"/>
          <w:sz w:val="32"/>
          <w:rtl/>
        </w:rPr>
        <w:t xml:space="preserve"> - הרי משיח כצבור, והלא דין הוא: צבור מוצא מכלל יחיד ומשיח מוצא מכלל יחיד, </w:t>
      </w:r>
    </w:p>
    <w:p w14:paraId="741144DA"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מה צבור אין חייבין אלא על העלם דבר עם שגגת מעשה, אף משיח </w:t>
      </w:r>
    </w:p>
    <w:p w14:paraId="558B58F4" w14:textId="77777777" w:rsidR="00910F84" w:rsidRPr="00C35A2C" w:rsidRDefault="00910F84" w:rsidP="00910F84">
      <w:pPr>
        <w:rPr>
          <w:rFonts w:ascii="FontbitDavid" w:hAnsi="FontbitDavid"/>
          <w:sz w:val="32"/>
          <w:rtl/>
        </w:rPr>
      </w:pPr>
      <w:r w:rsidRPr="00C35A2C">
        <w:rPr>
          <w:rFonts w:ascii="FontbitDavid" w:hAnsi="FontbitDavid"/>
          <w:b/>
          <w:bCs/>
          <w:sz w:val="32"/>
          <w:rtl/>
        </w:rPr>
        <w:t>או כלך לדרך זו</w:t>
      </w:r>
      <w:r w:rsidRPr="00C35A2C">
        <w:rPr>
          <w:rFonts w:ascii="FontbitDavid" w:hAnsi="FontbitDavid"/>
          <w:sz w:val="32"/>
          <w:rtl/>
        </w:rPr>
        <w:t>: נשיא מוצא מכלל יחיד ומשיח מוצא מכלל יחיד, מה נשיא מביא בשגגת מעשה בלא העלם דבר, אף משיח מביא בשגגת מעשה בלא העלם דבר!</w:t>
      </w:r>
    </w:p>
    <w:p w14:paraId="5DE068EC" w14:textId="77777777" w:rsidR="00910F84" w:rsidRPr="00C35A2C" w:rsidRDefault="00910F84" w:rsidP="00910F84">
      <w:pPr>
        <w:rPr>
          <w:rFonts w:ascii="FontbitDavid" w:hAnsi="FontbitDavid"/>
          <w:sz w:val="32"/>
          <w:rtl/>
        </w:rPr>
      </w:pPr>
      <w:r w:rsidRPr="00C35A2C">
        <w:rPr>
          <w:rFonts w:ascii="FontbitDavid" w:hAnsi="FontbitDavid"/>
          <w:sz w:val="32"/>
          <w:rtl/>
        </w:rPr>
        <w:t>נראה למי דומה? צבור בפר ואין מביאין אשם תלוי, ומשיח בפר ואין מביא אשם תלוי, מה צבור אינו חייב אלא על העלם דבר עם שגגת מעשה, אף משיח לא יהא חייב אלא על העלם דבר עם שגגת מעשה;</w:t>
      </w:r>
    </w:p>
    <w:p w14:paraId="05260F3D" w14:textId="77777777" w:rsidR="00910F84" w:rsidRPr="00C35A2C" w:rsidRDefault="00910F84" w:rsidP="00910F84">
      <w:pPr>
        <w:rPr>
          <w:rFonts w:ascii="FontbitDavid" w:hAnsi="FontbitDavid"/>
          <w:sz w:val="32"/>
          <w:rtl/>
        </w:rPr>
      </w:pPr>
      <w:r w:rsidRPr="00C35A2C">
        <w:rPr>
          <w:rFonts w:ascii="FontbitDavid" w:hAnsi="FontbitDavid"/>
          <w:b/>
          <w:bCs/>
          <w:sz w:val="32"/>
          <w:rtl/>
        </w:rPr>
        <w:t>או כלך לדרך זו</w:t>
      </w:r>
      <w:r w:rsidRPr="00C35A2C">
        <w:rPr>
          <w:rFonts w:ascii="FontbitDavid" w:hAnsi="FontbitDavid"/>
          <w:sz w:val="32"/>
          <w:rtl/>
        </w:rPr>
        <w:t>: נשיא מביא שעירה ב</w:t>
      </w:r>
      <w:r>
        <w:rPr>
          <w:rFonts w:ascii="FontbitDavid" w:hAnsi="FontbitDavid"/>
          <w:sz w:val="32"/>
          <w:rtl/>
        </w:rPr>
        <w:t>עכו"ם</w:t>
      </w:r>
      <w:r w:rsidRPr="00C35A2C">
        <w:rPr>
          <w:rFonts w:ascii="FontbitDavid" w:hAnsi="FontbitDavid" w:hint="cs"/>
          <w:sz w:val="32"/>
          <w:rtl/>
        </w:rPr>
        <w:t xml:space="preserve"> ואשם ודאי וגם משיח מה נשיא בשגגת מעשה אף משיח </w:t>
      </w:r>
    </w:p>
    <w:p w14:paraId="2023410C" w14:textId="77777777" w:rsidR="00910F84" w:rsidRPr="00C35A2C" w:rsidRDefault="00910F84" w:rsidP="00910F84">
      <w:pPr>
        <w:rPr>
          <w:rFonts w:ascii="FontbitDavid" w:hAnsi="FontbitDavid"/>
          <w:sz w:val="32"/>
          <w:rtl/>
        </w:rPr>
      </w:pP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ל:</w:t>
      </w:r>
      <w:r w:rsidRPr="00C35A2C">
        <w:rPr>
          <w:rFonts w:ascii="FontbitDavid" w:hAnsi="FontbitDavid"/>
          <w:sz w:val="32"/>
          <w:rtl/>
        </w:rPr>
        <w:t xml:space="preserve"> </w:t>
      </w:r>
      <w:r w:rsidRPr="00526888">
        <w:rPr>
          <w:rStyle w:val="afffd"/>
          <w:rtl/>
        </w:rPr>
        <w:t>לאשמת העם</w:t>
      </w:r>
      <w:r w:rsidRPr="00C35A2C">
        <w:rPr>
          <w:rFonts w:ascii="FontbitDavid" w:hAnsi="FontbitDavid"/>
          <w:sz w:val="32"/>
          <w:rtl/>
        </w:rPr>
        <w:t>, הרי הוא משיח כצבור, מה צבור אינו מביא אלא על העלם דבר עם שגגת מעשה, אף משיח.</w:t>
      </w:r>
    </w:p>
    <w:p w14:paraId="03833172" w14:textId="77777777" w:rsidR="00910F84" w:rsidRPr="00C35A2C" w:rsidRDefault="00910F84" w:rsidP="00910F84">
      <w:pPr>
        <w:rPr>
          <w:rFonts w:ascii="FontbitDavid" w:hAnsi="FontbitDavid"/>
          <w:sz w:val="32"/>
          <w:rtl/>
        </w:rPr>
      </w:pPr>
      <w:r w:rsidRPr="00C35A2C">
        <w:rPr>
          <w:rFonts w:ascii="FontbitDavid" w:hAnsi="FontbitDavid" w:hint="cs"/>
          <w:sz w:val="32"/>
          <w:rtl/>
        </w:rPr>
        <w:t>ולא אמרי' ד</w:t>
      </w:r>
      <w:r w:rsidRPr="00C35A2C">
        <w:rPr>
          <w:rFonts w:ascii="FontbitDavid" w:hAnsi="FontbitDavid"/>
          <w:sz w:val="32"/>
          <w:rtl/>
        </w:rPr>
        <w:t xml:space="preserve">מה צבור הורה ועשו אחריו בהוראתו חייבין, אף משיח </w:t>
      </w:r>
    </w:p>
    <w:p w14:paraId="5B0C8BD9" w14:textId="77777777" w:rsidR="00910F84" w:rsidRPr="00C35A2C" w:rsidRDefault="00910F84" w:rsidP="00910F84">
      <w:pPr>
        <w:pStyle w:val="afffa"/>
        <w:rPr>
          <w:rtl/>
        </w:rPr>
      </w:pPr>
      <w:r>
        <w:rPr>
          <w:rtl/>
        </w:rPr>
        <w:t xml:space="preserve">- </w:t>
      </w:r>
      <w:r w:rsidRPr="00C35A2C">
        <w:rPr>
          <w:rFonts w:hint="cs"/>
          <w:rtl/>
        </w:rPr>
        <w:t>ד</w:t>
      </w:r>
      <w:r w:rsidRPr="00C35A2C">
        <w:rPr>
          <w:rtl/>
        </w:rPr>
        <w:t>ת</w:t>
      </w:r>
      <w:r>
        <w:rPr>
          <w:rtl/>
        </w:rPr>
        <w:t>"</w:t>
      </w:r>
      <w:r w:rsidRPr="00C35A2C">
        <w:rPr>
          <w:rtl/>
        </w:rPr>
        <w:t xml:space="preserve">ל: </w:t>
      </w:r>
      <w:r w:rsidRPr="00F90100">
        <w:rPr>
          <w:rStyle w:val="afffd"/>
          <w:rFonts w:hint="cs"/>
          <w:rtl/>
        </w:rPr>
        <w:t>'</w:t>
      </w:r>
      <w:r w:rsidRPr="00F90100">
        <w:rPr>
          <w:rStyle w:val="afffd"/>
          <w:rtl/>
        </w:rPr>
        <w:t>והקריב על חטאתו אשר חטא</w:t>
      </w:r>
      <w:r w:rsidRPr="00F90100">
        <w:rPr>
          <w:rStyle w:val="afffd"/>
          <w:rFonts w:hint="cs"/>
          <w:rtl/>
        </w:rPr>
        <w:t>'</w:t>
      </w:r>
      <w:r w:rsidRPr="00F90100">
        <w:rPr>
          <w:rStyle w:val="afffd"/>
          <w:rtl/>
        </w:rPr>
        <w:t>,</w:t>
      </w:r>
      <w:r w:rsidRPr="00C35A2C">
        <w:rPr>
          <w:rtl/>
        </w:rPr>
        <w:t xml:space="preserve"> על מה שחטא הוא מביא, ואין מביא על מה שחטאו אחרים.</w:t>
      </w:r>
    </w:p>
    <w:p w14:paraId="0B5DEED5" w14:textId="77777777" w:rsidR="00910F84" w:rsidRPr="00C35A2C" w:rsidRDefault="00910F84" w:rsidP="00910F84">
      <w:pPr>
        <w:rPr>
          <w:rFonts w:ascii="FontbitDavid" w:hAnsi="FontbitDavid"/>
          <w:sz w:val="32"/>
          <w:rtl/>
        </w:rPr>
      </w:pPr>
    </w:p>
    <w:p w14:paraId="2DA0238B"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אמר מר: משיח בפר ואין מביא אשם תלוי.</w:t>
      </w:r>
    </w:p>
    <w:p w14:paraId="73804DE1" w14:textId="77777777" w:rsidR="00910F84" w:rsidRPr="00C35A2C" w:rsidRDefault="00910F84" w:rsidP="00910F84">
      <w:pPr>
        <w:rPr>
          <w:rFonts w:ascii="FontbitDavid" w:hAnsi="FontbitDavid"/>
          <w:sz w:val="32"/>
          <w:rtl/>
        </w:rPr>
      </w:pPr>
      <w:r w:rsidRPr="00650D98">
        <w:rPr>
          <w:rStyle w:val="afffd"/>
          <w:rFonts w:hint="cs"/>
          <w:rtl/>
        </w:rPr>
        <w:t>ד'</w:t>
      </w:r>
      <w:r w:rsidRPr="00650D98">
        <w:rPr>
          <w:rStyle w:val="afffd"/>
          <w:rtl/>
        </w:rPr>
        <w:t>וכפר עליו הכהן על שגגתו אשר שגג</w:t>
      </w:r>
      <w:r w:rsidRPr="00650D98">
        <w:rPr>
          <w:rStyle w:val="afffd"/>
          <w:rFonts w:hint="cs"/>
          <w:rtl/>
        </w:rPr>
        <w:t>'</w:t>
      </w:r>
      <w:r w:rsidRPr="00650D98">
        <w:rPr>
          <w:rStyle w:val="afffd"/>
          <w:rtl/>
        </w:rPr>
        <w:t>,</w:t>
      </w:r>
      <w:r w:rsidRPr="00C35A2C">
        <w:rPr>
          <w:rFonts w:ascii="FontbitDavid" w:hAnsi="FontbitDavid"/>
          <w:sz w:val="32"/>
          <w:rtl/>
        </w:rPr>
        <w:t xml:space="preserve"> מי שחטאתו ושגגתו שוה, יצא משיח שאין שגגתו וחטאתו שוה,</w:t>
      </w:r>
    </w:p>
    <w:p w14:paraId="1C38AE65"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הך </w:t>
      </w:r>
      <w:r w:rsidRPr="00650D98">
        <w:rPr>
          <w:rStyle w:val="afffd"/>
          <w:rtl/>
        </w:rPr>
        <w:t>ד</w:t>
      </w:r>
      <w:r w:rsidRPr="00650D98">
        <w:rPr>
          <w:rStyle w:val="afffd"/>
          <w:rFonts w:hint="cs"/>
          <w:rtl/>
        </w:rPr>
        <w:t>'</w:t>
      </w:r>
      <w:r w:rsidRPr="00650D98">
        <w:rPr>
          <w:rStyle w:val="afffd"/>
          <w:rtl/>
        </w:rPr>
        <w:t>לאשמת העם</w:t>
      </w:r>
      <w:r w:rsidRPr="00650D98">
        <w:rPr>
          <w:rStyle w:val="afffd"/>
          <w:rFonts w:hint="cs"/>
          <w:rtl/>
        </w:rPr>
        <w:t>'</w:t>
      </w:r>
      <w:r w:rsidRPr="00650D98">
        <w:rPr>
          <w:rStyle w:val="afffd"/>
          <w:rtl/>
        </w:rPr>
        <w:t>,</w:t>
      </w:r>
      <w:r w:rsidRPr="00C35A2C">
        <w:rPr>
          <w:rFonts w:ascii="FontbitDavid" w:hAnsi="FontbitDavid"/>
          <w:sz w:val="32"/>
          <w:rtl/>
        </w:rPr>
        <w:t xml:space="preserve"> </w:t>
      </w:r>
      <w:r w:rsidRPr="00C35A2C">
        <w:rPr>
          <w:rFonts w:ascii="FontbitDavid" w:hAnsi="FontbitDavid" w:hint="cs"/>
          <w:sz w:val="32"/>
          <w:rtl/>
        </w:rPr>
        <w:t>ד</w:t>
      </w:r>
      <w:r w:rsidRPr="00C35A2C">
        <w:rPr>
          <w:rFonts w:ascii="FontbitDavid" w:hAnsi="FontbitDavid"/>
          <w:sz w:val="32"/>
          <w:rtl/>
        </w:rPr>
        <w:t>משיח כצבור</w:t>
      </w:r>
      <w:r w:rsidRPr="00C35A2C">
        <w:rPr>
          <w:rFonts w:ascii="FontbitDavid" w:hAnsi="FontbitDavid" w:hint="cs"/>
          <w:sz w:val="32"/>
          <w:rtl/>
        </w:rPr>
        <w:t xml:space="preserve"> כדי נסבא דעדיין לא דרשי' כך</w:t>
      </w:r>
      <w:r w:rsidRPr="00C35A2C">
        <w:rPr>
          <w:rFonts w:ascii="FontbitDavid" w:hAnsi="FontbitDavid"/>
          <w:sz w:val="32"/>
          <w:rtl/>
        </w:rPr>
        <w:t>.</w:t>
      </w:r>
    </w:p>
    <w:p w14:paraId="458723B2"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6C7136AF" w14:textId="77777777" w:rsidR="00910F84" w:rsidRPr="00C35A2C" w:rsidRDefault="00910F84" w:rsidP="00910F84">
      <w:pPr>
        <w:pStyle w:val="affb"/>
        <w:rPr>
          <w:del w:id="20021" w:author="קלוד" w:date="2026-10-06T10:15:28Z"/>
          <w:rtl/>
        </w:rPr>
      </w:pPr>
      <w:ins w:id="9814" w:author="מספור קטעי משנה" w:date="2026-10-06T06:45:26Z">
        <w:del w:id="20019" w:author="קלוד" w:date="2026-10-06T10:15:28Z">
          <w:r>
            <w:rPr>
              <w:rStyle w:val="MisparKeta"/>
            </w:rPr>
            <w:delText xml:space="preserve">א. </w:delText>
          </w:r>
        </w:del>
      </w:ins>
      <w:del w:id="20020" w:author="קלוד" w:date="2026-10-06T10:15:28Z">
        <w:r w:rsidRPr="00C35A2C">
          <w:rPr>
            <w:rtl/>
          </w:rPr>
          <w:delText xml:space="preserve">מתני'.</w:delText>
        </w:r>
      </w:del>
    </w:p>
    <w:p>
      <w:pPr>
        <w:pStyle w:val="affff4"/>
        <w:rPr>
          <w:ins w:id="20010" w:author="קלוד" w:date="2026-10-06T10:43:31Z"/>
        </w:rPr>
      </w:pPr>
      <w:ins w:id="20009" w:author="קלוד" w:date="2026-10-06T10:43:31Z">
        <w:r>
          <w:t xml:space="preserve">משנה ב</w:t>
        </w:r>
      </w:ins>
    </w:p>
    <w:p w14:paraId="4E4BBB4E" w14:textId="77777777" w:rsidR="00910F84" w:rsidRPr="00C35A2C" w:rsidRDefault="00910F84" w:rsidP="00910F84">
      <w:pPr>
        <w:pStyle w:val="affb"/>
        <w:rPr>
          <w:rtl/>
        </w:rPr>
      </w:pPr>
      <w:ins w:id="20064" w:author="קלוד" w:date="2026-10-06T10:15:28Z">
        <w:r>
          <w:rPr>
            <w:rStyle w:val="MisparKeta"/>
          </w:rPr>
          <w:t xml:space="preserve">א. </w:t>
        </w:r>
      </w:ins>
      <w:r w:rsidRPr="00C35A2C">
        <w:rPr>
          <w:rtl/>
        </w:rPr>
        <w:t xml:space="preserve">הורה בפני עצמו ועשה בפני עצמו - מתכפר לו בפני עצמו, </w:t>
      </w:r>
    </w:p>
    <w:p w14:paraId="4A5D702F" w14:textId="77777777" w:rsidR="00910F84" w:rsidRPr="00C35A2C" w:rsidRDefault="00910F84" w:rsidP="00910F84">
      <w:pPr>
        <w:pStyle w:val="affb"/>
        <w:rPr>
          <w:rtl/>
        </w:rPr>
      </w:pPr>
      <w:r w:rsidRPr="00C35A2C">
        <w:rPr>
          <w:rtl/>
        </w:rPr>
        <w:t xml:space="preserve">הורה עם הצבור ועשה עם הצבור - מתכפר לו עם הצבור, </w:t>
      </w:r>
    </w:p>
    <w:p w14:paraId="7DA59489"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שאין ב</w:t>
      </w:r>
      <w:r>
        <w:rPr>
          <w:rtl/>
        </w:rPr>
        <w:t>"</w:t>
      </w:r>
      <w:r w:rsidRPr="00C35A2C">
        <w:rPr>
          <w:rtl/>
        </w:rPr>
        <w:t xml:space="preserve">ד חייבין עד שיורו לבטל מקצת ולקיים מקצת, וכן המשיח, </w:t>
      </w:r>
    </w:p>
    <w:p w14:paraId="54404753"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ולא בעבודת כוכבים - עד שיורו לבטל מקצת ולקיים מקצת.</w:t>
      </w:r>
    </w:p>
    <w:p w14:paraId="40FD2939"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B234307" w14:textId="77777777" w:rsidR="00910F84" w:rsidRPr="00C35A2C" w:rsidRDefault="00910F84" w:rsidP="00910F84">
      <w:pPr>
        <w:rPr>
          <w:rFonts w:ascii="FontbitDavid" w:hAnsi="FontbitDavid"/>
          <w:sz w:val="32"/>
          <w:rtl/>
        </w:rPr>
      </w:pPr>
      <w:r w:rsidRPr="00C35A2C">
        <w:rPr>
          <w:rFonts w:ascii="FontbitDavid" w:hAnsi="FontbitDavid" w:hint="cs"/>
          <w:sz w:val="32"/>
          <w:rtl/>
        </w:rPr>
        <w:t>ומ</w:t>
      </w:r>
      <w:r w:rsidRPr="00C35A2C">
        <w:rPr>
          <w:rFonts w:ascii="FontbitDavid" w:hAnsi="FontbitDavid"/>
          <w:sz w:val="32"/>
          <w:rtl/>
        </w:rPr>
        <w:t>ד</w:t>
      </w:r>
      <w:r w:rsidRPr="00280F6D">
        <w:rPr>
          <w:rFonts w:ascii="FontbitDavid" w:hAnsi="FontbitDavid"/>
          <w:b/>
          <w:bCs/>
          <w:sz w:val="32"/>
          <w:rtl/>
        </w:rPr>
        <w:t>ת</w:t>
      </w:r>
      <w:r>
        <w:rPr>
          <w:rFonts w:ascii="FontbitDavid" w:hAnsi="FontbitDavid"/>
          <w:b/>
          <w:bCs/>
          <w:sz w:val="32"/>
          <w:rtl/>
        </w:rPr>
        <w:t>"</w:t>
      </w:r>
      <w:r w:rsidRPr="00280F6D">
        <w:rPr>
          <w:rFonts w:ascii="FontbitDavid" w:hAnsi="FontbitDavid"/>
          <w:b/>
          <w:bCs/>
          <w:sz w:val="32"/>
          <w:rtl/>
        </w:rPr>
        <w:t>ר</w:t>
      </w:r>
      <w:r w:rsidRPr="00C35A2C">
        <w:rPr>
          <w:rFonts w:ascii="FontbitDavid" w:hAnsi="FontbitDavid"/>
          <w:sz w:val="32"/>
          <w:rtl/>
        </w:rPr>
        <w:t xml:space="preserve">: הורה עם הצבור ועשה עם הצבור יכול יביא פר לעצמו? </w:t>
      </w:r>
    </w:p>
    <w:p w14:paraId="22CF3CC9"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ודין הוא: נשיא מוצא מכלל יחיד ומשיח מוצא מכלל יחיד, </w:t>
      </w:r>
    </w:p>
    <w:p w14:paraId="035BAB50"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מה נשיא חטא בפני עצמו מביא בפני עצמו, חטא עם הצבור מתכפר לו עם הצבור, אף משיח </w:t>
      </w:r>
      <w:r w:rsidRPr="00C35A2C">
        <w:rPr>
          <w:rFonts w:ascii="FontbitDavid" w:hAnsi="FontbitDavid" w:hint="cs"/>
          <w:sz w:val="32"/>
          <w:rtl/>
        </w:rPr>
        <w:t>כן</w:t>
      </w:r>
    </w:p>
    <w:p w14:paraId="6EC7C9B1" w14:textId="77777777" w:rsidR="00910F84" w:rsidRPr="00C35A2C" w:rsidRDefault="00910F84" w:rsidP="00910F84">
      <w:pPr>
        <w:pStyle w:val="afffa"/>
      </w:pPr>
      <w:r>
        <w:rPr>
          <w:rtl/>
        </w:rPr>
        <w:t xml:space="preserve">- </w:t>
      </w:r>
      <w:r w:rsidRPr="00C35A2C">
        <w:rPr>
          <w:rFonts w:hint="cs"/>
          <w:rtl/>
        </w:rPr>
        <w:t>ודחי' ד</w:t>
      </w:r>
      <w:r w:rsidRPr="00C35A2C">
        <w:rPr>
          <w:rtl/>
        </w:rPr>
        <w:t xml:space="preserve">בנשיא מתכפר לו עם הצבור ביום הכפורים, </w:t>
      </w:r>
      <w:r w:rsidRPr="00C35A2C">
        <w:rPr>
          <w:rFonts w:hint="cs"/>
          <w:rtl/>
        </w:rPr>
        <w:t>משא</w:t>
      </w:r>
      <w:r>
        <w:rPr>
          <w:rtl/>
        </w:rPr>
        <w:t>"</w:t>
      </w:r>
      <w:r w:rsidRPr="00C35A2C">
        <w:rPr>
          <w:rFonts w:hint="cs"/>
          <w:rtl/>
        </w:rPr>
        <w:t>כ ב</w:t>
      </w:r>
      <w:r w:rsidRPr="00C35A2C">
        <w:rPr>
          <w:rtl/>
        </w:rPr>
        <w:t xml:space="preserve">משיח </w:t>
      </w:r>
    </w:p>
    <w:p w14:paraId="01917CE5" w14:textId="77777777" w:rsidR="00910F84" w:rsidRPr="00C35A2C" w:rsidRDefault="00910F84" w:rsidP="00910F84">
      <w:pPr>
        <w:pStyle w:val="afffa"/>
        <w:rPr>
          <w:rtl/>
        </w:rPr>
      </w:pPr>
      <w:r>
        <w:rPr>
          <w:rtl/>
        </w:rPr>
        <w:t xml:space="preserve">- </w:t>
      </w:r>
      <w:r w:rsidRPr="00C35A2C">
        <w:rPr>
          <w:rFonts w:hint="cs"/>
          <w:rtl/>
        </w:rPr>
        <w:t xml:space="preserve">ואכתי אינו יכול להביא פר לעצמו </w:t>
      </w:r>
      <w:r w:rsidRPr="00FF1C37">
        <w:rPr>
          <w:rStyle w:val="afffd"/>
          <w:rFonts w:hint="cs"/>
          <w:rtl/>
        </w:rPr>
        <w:t>ד'</w:t>
      </w:r>
      <w:r w:rsidRPr="00FF1C37">
        <w:rPr>
          <w:rStyle w:val="afffd"/>
          <w:rtl/>
        </w:rPr>
        <w:t>על חטאתו אשר חטא</w:t>
      </w:r>
      <w:r w:rsidRPr="00FF1C37">
        <w:rPr>
          <w:rStyle w:val="afffd"/>
          <w:rFonts w:hint="cs"/>
          <w:rtl/>
        </w:rPr>
        <w:t>'</w:t>
      </w:r>
      <w:r w:rsidRPr="00FF1C37">
        <w:rPr>
          <w:rStyle w:val="afffd"/>
          <w:rtl/>
        </w:rPr>
        <w:t>,</w:t>
      </w:r>
      <w:r w:rsidRPr="00C35A2C">
        <w:rPr>
          <w:rtl/>
        </w:rPr>
        <w:t xml:space="preserve"> חטא עם הצבור מתכפר לו עם הצבור.</w:t>
      </w:r>
    </w:p>
    <w:p w14:paraId="45711EC1" w14:textId="77777777" w:rsidR="00910F84" w:rsidRPr="00C35A2C" w:rsidRDefault="00910F84" w:rsidP="00910F84">
      <w:pPr>
        <w:rPr>
          <w:rtl/>
        </w:rPr>
      </w:pPr>
      <w:r w:rsidRPr="00C35A2C">
        <w:rPr>
          <w:rFonts w:hint="cs"/>
          <w:rtl/>
        </w:rPr>
        <w:t>ולא מיירי דהוא מופלא והן לא דפשיטא דמתכפר לו בפנ</w:t>
      </w:r>
      <w:r>
        <w:rPr>
          <w:rtl/>
        </w:rPr>
        <w:t>"</w:t>
      </w:r>
      <w:r w:rsidRPr="00C35A2C">
        <w:rPr>
          <w:rFonts w:hint="cs"/>
          <w:rtl/>
        </w:rPr>
        <w:t xml:space="preserve">ע דהוראתם אינה כלום וכ'א צריך להביא כשבה או שעירה </w:t>
      </w:r>
    </w:p>
    <w:p w14:paraId="1FB5A97C" w14:textId="77777777" w:rsidR="00910F84" w:rsidRPr="00C35A2C" w:rsidRDefault="00910F84" w:rsidP="00910F84">
      <w:pPr>
        <w:rPr>
          <w:rFonts w:ascii="FontbitDavid" w:hAnsi="FontbitDavid"/>
          <w:sz w:val="32"/>
          <w:rtl/>
        </w:rPr>
      </w:pPr>
      <w:r w:rsidRPr="00C35A2C">
        <w:rPr>
          <w:rFonts w:ascii="FontbitDavid" w:hAnsi="FontbitDavid" w:hint="cs"/>
          <w:sz w:val="32"/>
          <w:rtl/>
        </w:rPr>
        <w:t>ואי דהן מופלאין והוא לא אמאי מתכפר לו בפנ</w:t>
      </w:r>
      <w:r>
        <w:rPr>
          <w:rFonts w:ascii="FontbitDavid" w:hAnsi="FontbitDavid"/>
          <w:sz w:val="32"/>
          <w:rtl/>
        </w:rPr>
        <w:t>"</w:t>
      </w:r>
      <w:r w:rsidRPr="00C35A2C">
        <w:rPr>
          <w:rFonts w:ascii="FontbitDavid" w:hAnsi="FontbitDavid" w:hint="cs"/>
          <w:sz w:val="32"/>
          <w:rtl/>
        </w:rPr>
        <w:t xml:space="preserve">ע הא הוראתו לאו כלום היא </w:t>
      </w:r>
    </w:p>
    <w:p w14:paraId="1733B10C" w14:textId="77777777" w:rsidR="00910F84" w:rsidRDefault="00910F84" w:rsidP="00910F84">
      <w:pPr>
        <w:pStyle w:val="aff6"/>
        <w:framePr w:wrap="around"/>
        <w:rPr>
          <w:rtl/>
        </w:rPr>
      </w:pPr>
      <w:r w:rsidRPr="00C35A2C">
        <w:rPr>
          <w:rFonts w:hint="cs"/>
          <w:rtl/>
        </w:rPr>
        <w:lastRenderedPageBreak/>
        <w:t>ז:</w:t>
      </w:r>
    </w:p>
    <w:p w14:paraId="351BD946" w14:textId="77777777" w:rsidR="00910F84" w:rsidRPr="00C35A2C" w:rsidRDefault="00910F84" w:rsidP="00910F84">
      <w:pPr>
        <w:rPr>
          <w:rFonts w:ascii="FontbitDavid" w:hAnsi="FontbitDavid"/>
          <w:sz w:val="32"/>
          <w:rtl/>
        </w:rPr>
      </w:pPr>
      <w:r>
        <w:rPr>
          <w:rtl/>
        </w:rPr>
        <w:t xml:space="preserve">• </w:t>
      </w:r>
      <w:r>
        <w:rPr>
          <w:rStyle w:val="affff1"/>
          <w:rtl/>
          <w:rPrChange w:id="11136" w:author="מנוע אמוראים" w:date="2026-10-05T16:41:56Z">
            <w:rPr>
              <w:rtl/>
            </w:rPr>
          </w:rPrChange>
        </w:rPr>
        <w:t xml:space="preserve">אר</w:t>
      </w:r>
      <w:r>
        <w:rPr>
          <w:rStyle w:val="affff1"/>
          <w:rFonts w:ascii="FontbitDavid" w:hAnsi="FontbitDavid"/>
          <w:sz w:val="32"/>
          <w:rtl/>
          <w:rPrChange w:id="1113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38" w:author="מנוע אמוראים" w:date="2026-10-05T16:41:56Z">
            <w:rPr>
              <w:rFonts w:ascii="FontbitDavid" w:hAnsi="FontbitDavid" w:hint="cs"/>
              <w:sz w:val="32"/>
              <w:rtl/>
            </w:rPr>
          </w:rPrChange>
        </w:rPr>
        <w:t xml:space="preserve">פ</w:t>
      </w:r>
      <w:r w:rsidRPr="00C35A2C">
        <w:rPr>
          <w:rFonts w:ascii="FontbitDavid" w:hAnsi="FontbitDavid"/>
          <w:sz w:val="32"/>
          <w:rtl/>
        </w:rPr>
        <w:t>: כגון שהיו מופלין שניהן.</w:t>
      </w:r>
    </w:p>
    <w:p w14:paraId="086B29F3" w14:textId="77777777" w:rsidR="00910F84" w:rsidRPr="00C35A2C" w:rsidRDefault="00910F84" w:rsidP="00910F84">
      <w:pPr>
        <w:rPr>
          <w:rFonts w:ascii="FontbitDavid" w:hAnsi="FontbitDavid"/>
          <w:sz w:val="32"/>
          <w:rtl/>
        </w:rPr>
      </w:pPr>
      <w:r w:rsidRPr="00C35A2C">
        <w:rPr>
          <w:rFonts w:ascii="FontbitDavid" w:hAnsi="FontbitDavid" w:hint="cs"/>
          <w:sz w:val="32"/>
          <w:rtl/>
        </w:rPr>
        <w:t>וסבר אביי</w:t>
      </w:r>
      <w:r w:rsidRPr="00C35A2C">
        <w:rPr>
          <w:rFonts w:ascii="FontbitDavid" w:hAnsi="FontbitDavid"/>
          <w:sz w:val="32"/>
          <w:rtl/>
        </w:rPr>
        <w:t xml:space="preserve">: </w:t>
      </w:r>
      <w:r w:rsidRPr="00C35A2C">
        <w:rPr>
          <w:rFonts w:ascii="FontbitDavid" w:hAnsi="FontbitDavid" w:hint="cs"/>
          <w:sz w:val="32"/>
          <w:rtl/>
        </w:rPr>
        <w:t>ד</w:t>
      </w:r>
      <w:r w:rsidRPr="00C35A2C">
        <w:rPr>
          <w:rFonts w:ascii="FontbitDavid" w:hAnsi="FontbitDavid"/>
          <w:sz w:val="32"/>
          <w:rtl/>
        </w:rPr>
        <w:t xml:space="preserve">חטא בפני עצמו ועשה בפני עצמו </w:t>
      </w:r>
      <w:r w:rsidRPr="00C35A2C">
        <w:rPr>
          <w:rFonts w:ascii="FontbitDavid" w:hAnsi="FontbitDavid" w:hint="cs"/>
          <w:sz w:val="32"/>
          <w:rtl/>
        </w:rPr>
        <w:t>-</w:t>
      </w:r>
      <w:r w:rsidRPr="00C35A2C">
        <w:rPr>
          <w:rFonts w:ascii="FontbitDavid" w:hAnsi="FontbitDavid"/>
          <w:sz w:val="32"/>
          <w:rtl/>
        </w:rPr>
        <w:t>דיתבי בשני מקומות</w:t>
      </w:r>
      <w:r>
        <w:rPr>
          <w:rFonts w:ascii="FontbitDavid" w:hAnsi="FontbitDavid"/>
          <w:sz w:val="32"/>
          <w:rtl/>
        </w:rPr>
        <w:t xml:space="preserve"> ו</w:t>
      </w:r>
      <w:r w:rsidRPr="00C35A2C">
        <w:rPr>
          <w:rFonts w:ascii="FontbitDavid" w:hAnsi="FontbitDavid"/>
          <w:sz w:val="32"/>
          <w:rtl/>
        </w:rPr>
        <w:t xml:space="preserve">מורו בתרי איסורי, </w:t>
      </w:r>
    </w:p>
    <w:p w14:paraId="123508C0" w14:textId="77777777" w:rsidR="00910F84" w:rsidRPr="00C35A2C" w:rsidRDefault="00910F84" w:rsidP="00910F84">
      <w:pPr>
        <w:rPr>
          <w:rFonts w:ascii="FontbitDavid" w:hAnsi="FontbitDavid"/>
          <w:sz w:val="32"/>
          <w:rtl/>
        </w:rPr>
      </w:pP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ל רבא</w:t>
      </w:r>
      <w:r w:rsidRPr="00C35A2C">
        <w:rPr>
          <w:rFonts w:ascii="FontbitDavid" w:hAnsi="FontbitDavid"/>
          <w:sz w:val="32"/>
          <w:rtl/>
        </w:rPr>
        <w:t>: אטו שני מקומות גורמין? אלא אפילו יתבי ב</w:t>
      </w:r>
      <w:r w:rsidRPr="00C35A2C">
        <w:rPr>
          <w:rFonts w:ascii="FontbitDavid" w:hAnsi="FontbitDavid" w:hint="cs"/>
          <w:sz w:val="32"/>
          <w:rtl/>
        </w:rPr>
        <w:t>מקום אחד ומורו בתרי איסורי חטא בפנ</w:t>
      </w:r>
      <w:r>
        <w:rPr>
          <w:rFonts w:ascii="FontbitDavid" w:hAnsi="FontbitDavid"/>
          <w:sz w:val="32"/>
          <w:rtl/>
        </w:rPr>
        <w:t>"</w:t>
      </w:r>
      <w:r w:rsidRPr="00C35A2C">
        <w:rPr>
          <w:rFonts w:ascii="FontbitDavid" w:hAnsi="FontbitDavid" w:hint="cs"/>
          <w:sz w:val="32"/>
          <w:rtl/>
        </w:rPr>
        <w:t>ע הוא</w:t>
      </w:r>
    </w:p>
    <w:p w14:paraId="179D6D71"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D7C4AAA" w14:textId="77777777" w:rsidR="00910F84" w:rsidRPr="00C35A2C" w:rsidRDefault="00910F84" w:rsidP="00910F84">
      <w:pPr>
        <w:rPr>
          <w:rFonts w:ascii="FontbitDavid" w:hAnsi="FontbitDavid"/>
          <w:sz w:val="32"/>
          <w:rtl/>
        </w:rPr>
      </w:pPr>
      <w:r w:rsidRPr="00C35A2C">
        <w:rPr>
          <w:rFonts w:ascii="FontbitDavid" w:hAnsi="FontbitDavid"/>
          <w:b/>
          <w:bCs/>
          <w:sz w:val="32"/>
          <w:rtl/>
        </w:rPr>
        <w:t>פשיטא</w:t>
      </w:r>
      <w:r w:rsidRPr="00C35A2C">
        <w:rPr>
          <w:rFonts w:ascii="FontbitDavid" w:hAnsi="FontbitDavid" w:hint="cs"/>
          <w:sz w:val="32"/>
          <w:rtl/>
        </w:rPr>
        <w:t xml:space="preserve"> </w:t>
      </w:r>
      <w:r w:rsidRPr="00C35A2C">
        <w:rPr>
          <w:rFonts w:ascii="FontbitDavid" w:hAnsi="FontbitDavid"/>
          <w:sz w:val="32"/>
          <w:rtl/>
        </w:rPr>
        <w:t xml:space="preserve">הוא בחלב והן בעבודת כוכבים - חטא בפני עצמו הוא, דהא חלוקין בטעמייהו וחלוקין בקרבנות, דהוא בפר והן בפר ושעיר, דמייתו הני שעיר והוא לא, </w:t>
      </w:r>
    </w:p>
    <w:p w14:paraId="74492197" w14:textId="77777777" w:rsidR="00910F84" w:rsidRPr="00C35A2C" w:rsidRDefault="00910F84" w:rsidP="00910F84">
      <w:pPr>
        <w:rPr>
          <w:rFonts w:ascii="FontbitDavid" w:hAnsi="FontbitDavid"/>
          <w:sz w:val="32"/>
          <w:rtl/>
        </w:rPr>
      </w:pPr>
      <w:r w:rsidRPr="00C35A2C">
        <w:rPr>
          <w:rFonts w:ascii="FontbitDavid" w:hAnsi="FontbitDavid"/>
          <w:sz w:val="32"/>
          <w:rtl/>
        </w:rPr>
        <w:t>וכ</w:t>
      </w:r>
      <w:r>
        <w:rPr>
          <w:rFonts w:ascii="FontbitDavid" w:hAnsi="FontbitDavid"/>
          <w:sz w:val="32"/>
          <w:rtl/>
        </w:rPr>
        <w:t>"</w:t>
      </w:r>
      <w:r w:rsidRPr="00C35A2C">
        <w:rPr>
          <w:rFonts w:ascii="FontbitDavid" w:hAnsi="FontbitDavid" w:hint="cs"/>
          <w:sz w:val="32"/>
          <w:rtl/>
        </w:rPr>
        <w:t>ש הוא ב</w:t>
      </w:r>
      <w:r>
        <w:rPr>
          <w:rFonts w:ascii="FontbitDavid" w:hAnsi="FontbitDavid" w:hint="cs"/>
          <w:sz w:val="32"/>
          <w:rtl/>
        </w:rPr>
        <w:t>עכו</w:t>
      </w:r>
      <w:r>
        <w:rPr>
          <w:rFonts w:ascii="FontbitDavid" w:hAnsi="FontbitDavid"/>
          <w:sz w:val="32"/>
          <w:rtl/>
        </w:rPr>
        <w:t>"</w:t>
      </w:r>
      <w:r>
        <w:rPr>
          <w:rFonts w:ascii="FontbitDavid" w:hAnsi="FontbitDavid" w:hint="cs"/>
          <w:sz w:val="32"/>
          <w:rtl/>
        </w:rPr>
        <w:t>ם</w:t>
      </w:r>
      <w:r w:rsidRPr="00C35A2C">
        <w:rPr>
          <w:rFonts w:ascii="FontbitDavid" w:hAnsi="FontbitDavid" w:hint="cs"/>
          <w:sz w:val="32"/>
          <w:rtl/>
        </w:rPr>
        <w:t xml:space="preserve"> והן בחלב</w:t>
      </w:r>
      <w:r w:rsidRPr="00C35A2C">
        <w:rPr>
          <w:rFonts w:ascii="FontbitDavid" w:hAnsi="FontbitDavid"/>
          <w:sz w:val="32"/>
          <w:rtl/>
        </w:rPr>
        <w:t xml:space="preserve">, דחלוקין בקרבנותיהן לגמרי, דהוא שעירה ואינהו פר, </w:t>
      </w:r>
    </w:p>
    <w:p w14:paraId="349A82C9" w14:textId="77777777" w:rsidR="00910F84" w:rsidRPr="00C35A2C" w:rsidRDefault="00910F84" w:rsidP="00910F84">
      <w:pPr>
        <w:rPr>
          <w:rFonts w:ascii="FontbitDavid" w:hAnsi="FontbitDavid"/>
          <w:sz w:val="32"/>
          <w:rtl/>
        </w:rPr>
      </w:pPr>
      <w:r w:rsidRPr="00C35A2C">
        <w:rPr>
          <w:rFonts w:ascii="FontbitDavid" w:hAnsi="FontbitDavid"/>
          <w:b/>
          <w:bCs/>
          <w:sz w:val="32"/>
          <w:rtl/>
        </w:rPr>
        <w:t>אלא</w:t>
      </w:r>
      <w:r w:rsidRPr="00C35A2C">
        <w:rPr>
          <w:rFonts w:ascii="FontbitDavid" w:hAnsi="FontbitDavid"/>
          <w:sz w:val="32"/>
          <w:rtl/>
        </w:rPr>
        <w:t xml:space="preserve"> הוא בחלב המכסה את הקרב והן בחלב שעל הדקין, מהו? </w:t>
      </w:r>
    </w:p>
    <w:p w14:paraId="26982646"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אי </w:t>
      </w:r>
      <w:r w:rsidRPr="00C35A2C">
        <w:rPr>
          <w:rFonts w:ascii="FontbitDavid" w:hAnsi="FontbitDavid"/>
          <w:sz w:val="32"/>
          <w:rtl/>
        </w:rPr>
        <w:t xml:space="preserve"> א</w:t>
      </w:r>
      <w:r w:rsidRPr="00C35A2C">
        <w:rPr>
          <w:rFonts w:ascii="FontbitDavid" w:hAnsi="FontbitDavid" w:hint="cs"/>
          <w:sz w:val="32"/>
          <w:rtl/>
        </w:rPr>
        <w:t>ע</w:t>
      </w:r>
      <w:r>
        <w:rPr>
          <w:rFonts w:ascii="FontbitDavid" w:hAnsi="FontbitDavid"/>
          <w:sz w:val="32"/>
          <w:rtl/>
        </w:rPr>
        <w:t>"</w:t>
      </w:r>
      <w:r w:rsidRPr="00C35A2C">
        <w:rPr>
          <w:rFonts w:ascii="FontbitDavid" w:hAnsi="FontbitDavid" w:hint="cs"/>
          <w:sz w:val="32"/>
          <w:rtl/>
        </w:rPr>
        <w:t xml:space="preserve">ג </w:t>
      </w:r>
      <w:r w:rsidRPr="00C35A2C">
        <w:rPr>
          <w:rFonts w:ascii="FontbitDavid" w:hAnsi="FontbitDavid"/>
          <w:sz w:val="32"/>
          <w:rtl/>
        </w:rPr>
        <w:t xml:space="preserve"> דקרבנן שוה, כיון דמתרי קראי קאתו הא </w:t>
      </w:r>
      <w:r w:rsidRPr="00280F6D">
        <w:rPr>
          <w:rFonts w:ascii="FontbitDavid" w:hAnsi="FontbitDavid"/>
          <w:b/>
          <w:bCs/>
          <w:sz w:val="32"/>
          <w:rtl/>
        </w:rPr>
        <w:t>פליגי</w:t>
      </w:r>
      <w:r w:rsidRPr="00C35A2C">
        <w:rPr>
          <w:rFonts w:ascii="FontbitDavid" w:hAnsi="FontbitDavid"/>
          <w:sz w:val="32"/>
          <w:rtl/>
        </w:rPr>
        <w:t xml:space="preserve"> בטעמייהו, </w:t>
      </w:r>
      <w:r w:rsidRPr="00280F6D">
        <w:rPr>
          <w:rFonts w:ascii="FontbitDavid" w:hAnsi="FontbitDavid" w:hint="cs"/>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שם חלב אחד הוא? </w:t>
      </w:r>
    </w:p>
    <w:p w14:paraId="36010952" w14:textId="77777777" w:rsidR="00910F84" w:rsidRPr="00C35A2C" w:rsidRDefault="00910F84" w:rsidP="00910F84">
      <w:pPr>
        <w:rPr>
          <w:rFonts w:ascii="FontbitDavid" w:hAnsi="FontbitDavid"/>
          <w:sz w:val="32"/>
          <w:rtl/>
        </w:rPr>
      </w:pPr>
      <w:r w:rsidRPr="00C35A2C">
        <w:rPr>
          <w:rFonts w:ascii="FontbitDavid" w:hAnsi="FontbitDavid" w:hint="cs"/>
          <w:sz w:val="32"/>
          <w:rtl/>
        </w:rPr>
        <w:t>את</w:t>
      </w:r>
      <w:r>
        <w:rPr>
          <w:rFonts w:ascii="FontbitDavid" w:hAnsi="FontbitDavid"/>
          <w:sz w:val="32"/>
          <w:rtl/>
        </w:rPr>
        <w:t>"</w:t>
      </w:r>
      <w:r w:rsidRPr="00C35A2C">
        <w:rPr>
          <w:rFonts w:ascii="FontbitDavid" w:hAnsi="FontbitDavid" w:hint="cs"/>
          <w:sz w:val="32"/>
          <w:rtl/>
        </w:rPr>
        <w:t>ל</w:t>
      </w:r>
      <w:r w:rsidRPr="00C35A2C">
        <w:rPr>
          <w:rFonts w:ascii="FontbitDavid" w:hAnsi="FontbitDavid"/>
          <w:sz w:val="32"/>
          <w:rtl/>
        </w:rPr>
        <w:t xml:space="preserve"> שם חלב אחד הוא, הוא בחלב והן בדם, מהו? </w:t>
      </w:r>
      <w:r w:rsidRPr="00C35A2C">
        <w:rPr>
          <w:rFonts w:ascii="FontbitDavid" w:hAnsi="FontbitDavid" w:hint="cs"/>
          <w:sz w:val="32"/>
          <w:rtl/>
        </w:rPr>
        <w:t xml:space="preserve">אי </w:t>
      </w:r>
      <w:r w:rsidRPr="00C35A2C">
        <w:rPr>
          <w:rFonts w:ascii="FontbitDavid" w:hAnsi="FontbitDavid"/>
          <w:sz w:val="32"/>
          <w:rtl/>
        </w:rPr>
        <w:t xml:space="preserve">בטעמייהו </w:t>
      </w:r>
      <w:r w:rsidRPr="00280F6D">
        <w:rPr>
          <w:rFonts w:ascii="FontbitDavid" w:hAnsi="FontbitDavid"/>
          <w:b/>
          <w:bCs/>
          <w:sz w:val="32"/>
          <w:rtl/>
        </w:rPr>
        <w:t>פליגי</w:t>
      </w:r>
      <w:r w:rsidRPr="00C35A2C">
        <w:rPr>
          <w:rFonts w:ascii="FontbitDavid" w:hAnsi="FontbitDavid"/>
          <w:sz w:val="32"/>
          <w:rtl/>
        </w:rPr>
        <w:t xml:space="preserve">, </w:t>
      </w:r>
      <w:r w:rsidRPr="00280F6D">
        <w:rPr>
          <w:rFonts w:ascii="FontbitDavid" w:hAnsi="FontbitDavid"/>
          <w:b/>
          <w:bCs/>
          <w:sz w:val="32"/>
          <w:rtl/>
        </w:rPr>
        <w:t>א</w:t>
      </w:r>
      <w:r w:rsidRPr="00280F6D">
        <w:rPr>
          <w:rFonts w:ascii="FontbitDavid" w:hAnsi="FontbitDavid" w:hint="cs"/>
          <w:b/>
          <w:bCs/>
          <w:sz w:val="32"/>
          <w:rtl/>
        </w:rPr>
        <w:t>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hint="cs"/>
          <w:sz w:val="32"/>
          <w:rtl/>
        </w:rPr>
        <w:t xml:space="preserve"> כיוון </w:t>
      </w:r>
      <w:r w:rsidRPr="00C35A2C">
        <w:rPr>
          <w:rFonts w:ascii="FontbitDavid" w:hAnsi="FontbitDavid"/>
          <w:sz w:val="32"/>
          <w:rtl/>
        </w:rPr>
        <w:t xml:space="preserve">דשוין בקרבן בתר קרבן אזלינן? </w:t>
      </w:r>
      <w:r w:rsidRPr="00280F6D">
        <w:rPr>
          <w:rFonts w:ascii="FontbitDavid" w:hAnsi="FontbitDavid"/>
          <w:b/>
          <w:bCs/>
          <w:sz w:val="32"/>
          <w:rtl/>
        </w:rPr>
        <w:t>תיקו</w:t>
      </w:r>
      <w:r w:rsidRPr="00C35A2C">
        <w:rPr>
          <w:rFonts w:ascii="FontbitDavid" w:hAnsi="FontbitDavid"/>
          <w:sz w:val="32"/>
          <w:rtl/>
        </w:rPr>
        <w:t>.</w:t>
      </w:r>
    </w:p>
    <w:p w14:paraId="60CF69FA"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102177D6" w14:textId="77777777" w:rsidR="00910F84" w:rsidRPr="00C35A2C" w:rsidRDefault="00910F84" w:rsidP="00910F84">
      <w:pPr>
        <w:pStyle w:val="afff2"/>
        <w:rPr>
          <w:rtl/>
        </w:rPr>
      </w:pPr>
      <w:ins w:id="9815" w:author="מספור קטעי משנה" w:date="2026-10-06T06:45:26Z">
        <w:r>
          <w:rPr>
            <w:rStyle w:val="MisparKeta"/>
          </w:rPr>
          <w:t xml:space="preserve">ב. </w:t>
        </w:r>
      </w:ins>
      <w:r w:rsidRPr="00C35A2C">
        <w:rPr>
          <w:rtl/>
        </w:rPr>
        <w:t>שאין בית דין חייבין עד שיורו לבטל מקצת ולקיים מקצת וכו'.</w:t>
      </w:r>
    </w:p>
    <w:p w14:paraId="6EFF0250" w14:textId="77777777" w:rsidR="00910F84" w:rsidRPr="00C35A2C" w:rsidRDefault="00910F84" w:rsidP="00910F84">
      <w:pPr>
        <w:rPr>
          <w:rFonts w:ascii="FontbitDavid" w:hAnsi="FontbitDavid"/>
          <w:sz w:val="32"/>
          <w:rtl/>
        </w:rPr>
      </w:pPr>
      <w:r w:rsidRPr="00FF1C37">
        <w:rPr>
          <w:rStyle w:val="afffd"/>
          <w:rFonts w:hint="cs"/>
          <w:rtl/>
        </w:rPr>
        <w:t>ד'</w:t>
      </w:r>
      <w:r w:rsidRPr="00FF1C37">
        <w:rPr>
          <w:rStyle w:val="afffd"/>
          <w:rtl/>
        </w:rPr>
        <w:t>ונעלם דבר</w:t>
      </w:r>
      <w:r w:rsidRPr="00FF1C37">
        <w:rPr>
          <w:rStyle w:val="afffd"/>
          <w:rFonts w:hint="cs"/>
          <w:rtl/>
        </w:rPr>
        <w:t>'</w:t>
      </w:r>
      <w:r w:rsidRPr="00FF1C37">
        <w:rPr>
          <w:rStyle w:val="afffd"/>
          <w:rtl/>
        </w:rPr>
        <w:t xml:space="preserve"> </w:t>
      </w:r>
      <w:r w:rsidRPr="00C35A2C">
        <w:rPr>
          <w:rFonts w:ascii="FontbitDavid" w:hAnsi="FontbitDavid"/>
          <w:sz w:val="32"/>
          <w:rtl/>
        </w:rPr>
        <w:t>- ולא כל הגוף.</w:t>
      </w:r>
    </w:p>
    <w:p w14:paraId="4808B265"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10B0A5EF" w14:textId="77777777" w:rsidR="00910F84" w:rsidRPr="00C35A2C" w:rsidRDefault="00910F84" w:rsidP="00910F84">
      <w:pPr>
        <w:rPr>
          <w:rFonts w:ascii="FontbitDavid" w:hAnsi="FontbitDavid"/>
          <w:sz w:val="32"/>
          <w:rtl/>
        </w:rPr>
      </w:pPr>
      <w:r w:rsidRPr="00C35A2C">
        <w:rPr>
          <w:rStyle w:val="afff3"/>
          <w:rtl/>
        </w:rPr>
        <w:t>וכן המשיח.</w:t>
      </w:r>
      <w:r w:rsidRPr="00C35A2C">
        <w:rPr>
          <w:rStyle w:val="afff3"/>
          <w:rFonts w:hint="cs"/>
          <w:rtl/>
        </w:rPr>
        <w:t xml:space="preserve"> </w:t>
      </w:r>
      <w:r w:rsidRPr="00C35A2C">
        <w:rPr>
          <w:rFonts w:ascii="FontbitDavid" w:hAnsi="FontbitDavid" w:cs="Guttman Vilna"/>
          <w:sz w:val="32"/>
          <w:rtl/>
        </w:rPr>
        <w:t>–</w:t>
      </w:r>
      <w:r w:rsidRPr="00C35A2C">
        <w:rPr>
          <w:rFonts w:ascii="FontbitDavid" w:hAnsi="FontbitDavid" w:cs="Guttman Vilna" w:hint="cs"/>
          <w:sz w:val="32"/>
          <w:rtl/>
        </w:rPr>
        <w:t xml:space="preserve"> </w:t>
      </w:r>
      <w:r w:rsidRPr="00650D98">
        <w:rPr>
          <w:rStyle w:val="afffd"/>
          <w:rFonts w:hint="cs"/>
          <w:rtl/>
        </w:rPr>
        <w:t>ד'</w:t>
      </w:r>
      <w:r w:rsidRPr="00650D98">
        <w:rPr>
          <w:rStyle w:val="afffd"/>
          <w:rtl/>
        </w:rPr>
        <w:t>לאשמת העם</w:t>
      </w:r>
      <w:r w:rsidRPr="00650D98">
        <w:rPr>
          <w:rStyle w:val="afffd"/>
          <w:rFonts w:hint="cs"/>
          <w:rtl/>
        </w:rPr>
        <w:t>'</w:t>
      </w:r>
      <w:r w:rsidRPr="00650D98">
        <w:rPr>
          <w:rStyle w:val="afffd"/>
          <w:rtl/>
        </w:rPr>
        <w:t>,</w:t>
      </w:r>
      <w:r w:rsidRPr="007368BB">
        <w:rPr>
          <w:rtl/>
        </w:rPr>
        <w:t xml:space="preserve"> הרי משיח כצבור</w:t>
      </w:r>
      <w:r w:rsidRPr="00C35A2C">
        <w:rPr>
          <w:rFonts w:ascii="FontbitDavid" w:hAnsi="FontbitDavid" w:cs="Guttman Vilna"/>
          <w:sz w:val="32"/>
          <w:rtl/>
        </w:rPr>
        <w:t>.</w:t>
      </w:r>
    </w:p>
    <w:p w14:paraId="63DA821C"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0BE6687" w14:textId="77777777" w:rsidR="00910F84" w:rsidRPr="00C35A2C" w:rsidRDefault="00910F84" w:rsidP="00910F84">
      <w:pPr>
        <w:pStyle w:val="afff2"/>
        <w:rPr>
          <w:rtl/>
        </w:rPr>
      </w:pPr>
      <w:ins w:id="9816" w:author="מספור קטעי משנה" w:date="2026-10-06T06:45:26Z">
        <w:r>
          <w:rPr>
            <w:rStyle w:val="MisparKeta"/>
          </w:rPr>
          <w:t xml:space="preserve">ד. </w:t>
        </w:r>
      </w:ins>
      <w:r w:rsidRPr="00C35A2C">
        <w:rPr>
          <w:rtl/>
        </w:rPr>
        <w:t>ולא בעבודת כוכבים כו'.</w:t>
      </w:r>
    </w:p>
    <w:p w14:paraId="33703AA3" w14:textId="77777777" w:rsidR="00910F84" w:rsidRPr="00C35A2C" w:rsidRDefault="00910F84" w:rsidP="00910F84">
      <w:pPr>
        <w:rPr>
          <w:rFonts w:ascii="FontbitDavid" w:hAnsi="FontbitDavid"/>
          <w:sz w:val="32"/>
          <w:rtl/>
        </w:rPr>
      </w:pPr>
      <w:r w:rsidRPr="00C35A2C">
        <w:rPr>
          <w:rFonts w:ascii="FontbitDavid" w:hAnsi="FontbitDavid" w:hint="cs"/>
          <w:sz w:val="32"/>
          <w:rtl/>
        </w:rPr>
        <w:t>-</w:t>
      </w:r>
      <w:r w:rsidRPr="00C35A2C">
        <w:rPr>
          <w:rFonts w:ascii="FontbitDavid" w:hAnsi="FontbitDavid"/>
          <w:sz w:val="32"/>
          <w:rtl/>
        </w:rPr>
        <w:t xml:space="preserve"> לפי שיצאה </w:t>
      </w:r>
      <w:r>
        <w:rPr>
          <w:rFonts w:ascii="FontbitDavid" w:hAnsi="FontbitDavid"/>
          <w:sz w:val="32"/>
          <w:rtl/>
        </w:rPr>
        <w:t>עכו"ם</w:t>
      </w:r>
      <w:r w:rsidRPr="00C35A2C">
        <w:rPr>
          <w:rFonts w:ascii="FontbitDavid" w:hAnsi="FontbitDavid" w:hint="cs"/>
          <w:sz w:val="32"/>
          <w:rtl/>
        </w:rPr>
        <w:t>' לדון בעצמה ולא חייבים אעיקרת כל המצוה כולה דעיני עיני מה להלן בב</w:t>
      </w:r>
      <w:r>
        <w:rPr>
          <w:rFonts w:ascii="FontbitDavid" w:hAnsi="FontbitDavid"/>
          <w:sz w:val="32"/>
          <w:rtl/>
        </w:rPr>
        <w:t>"</w:t>
      </w:r>
      <w:r w:rsidRPr="00C35A2C">
        <w:rPr>
          <w:rFonts w:ascii="FontbitDavid" w:hAnsi="FontbitDavid" w:hint="cs"/>
          <w:sz w:val="32"/>
          <w:rtl/>
        </w:rPr>
        <w:t>ד אף כאן</w:t>
      </w:r>
    </w:p>
    <w:p w14:paraId="738640C6" w14:textId="77777777" w:rsidR="00910F84" w:rsidRPr="00C35A2C" w:rsidRDefault="00910F84" w:rsidP="00910F84">
      <w:pPr>
        <w:rPr>
          <w:rFonts w:ascii="FontbitDavid" w:hAnsi="FontbitDavid"/>
          <w:sz w:val="32"/>
          <w:rtl/>
        </w:rPr>
      </w:pPr>
      <w:r w:rsidRPr="00C35A2C">
        <w:rPr>
          <w:rFonts w:ascii="FontbitDavid" w:hAnsi="FontbitDavid"/>
          <w:sz w:val="32"/>
          <w:rtl/>
        </w:rPr>
        <w:t>ומה להלן דבר - ולא כל הגוף, אף כאן נמי דבר - ולא כל הגוף.</w:t>
      </w:r>
    </w:p>
    <w:p w14:paraId="006FE9AA"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pPr>
        <w:pStyle w:val="affff4"/>
        <w:rPr>
          <w:ins w:id="20004" w:author="קלוד" w:date="2026-10-06T10:08:57Z"/>
        </w:rPr>
      </w:pPr>
      <w:ins w:id="20003" w:author="קלוד" w:date="2026-10-06T10:08:57Z">
        <w:r>
          <w:t xml:space="preserve">משנה ג</w:t>
        </w:r>
      </w:ins>
    </w:p>
    <w:p w14:paraId="6063CA70" w14:textId="77777777" w:rsidR="00910F84" w:rsidRPr="00C35A2C" w:rsidRDefault="00910F84" w:rsidP="00910F84">
      <w:pPr>
        <w:pStyle w:val="affb"/>
        <w:rPr>
          <w:del w:id="20024" w:author="קלוד" w:date="2026-10-06T10:15:28Z"/>
          <w:rtl/>
        </w:rPr>
      </w:pPr>
      <w:ins w:id="9817" w:author="מספור קטעי משנה" w:date="2026-10-06T06:45:26Z">
        <w:del w:id="20022" w:author="קלוד" w:date="2026-10-06T10:15:28Z">
          <w:r>
            <w:rPr>
              <w:rStyle w:val="MisparKeta"/>
            </w:rPr>
            <w:delText xml:space="preserve">ג. </w:delText>
          </w:r>
        </w:del>
      </w:ins>
      <w:del w:id="20023" w:author="קלוד" w:date="2026-10-06T10:15:28Z">
        <w:r w:rsidRPr="00C35A2C">
          <w:rPr>
            <w:rtl/>
          </w:rPr>
          <w:delText xml:space="preserve">מתני'.</w:delText>
        </w:r>
      </w:del>
    </w:p>
    <w:p w14:paraId="6F5A26EB" w14:textId="77777777" w:rsidR="00910F84" w:rsidRPr="00C35A2C" w:rsidRDefault="00910F84" w:rsidP="00910F84">
      <w:pPr>
        <w:pStyle w:val="affb"/>
        <w:rPr>
          <w:rFonts w:ascii="FontbitDavid" w:hAnsi="FontbitDavid"/>
          <w:sz w:val="32"/>
          <w:rtl/>
        </w:rPr>
      </w:pPr>
      <w:ins w:id="20065" w:author="קלוד" w:date="2026-10-06T10:15:28Z">
        <w:r>
          <w:rPr>
            <w:rStyle w:val="MisparKeta"/>
          </w:rPr>
          <w:t xml:space="preserve">ג. </w:t>
        </w:r>
      </w:ins>
      <w:r w:rsidRPr="00C35A2C">
        <w:rPr>
          <w:rFonts w:ascii="FontbitDavid" w:hAnsi="FontbitDavid"/>
          <w:sz w:val="32"/>
          <w:rtl/>
        </w:rPr>
        <w:t xml:space="preserve">אין חייבין אלא על העלם דבר עם שגגת המעשה, וכן המשיח, ולא בעבודת כוכבים </w:t>
      </w:r>
    </w:p>
    <w:p w14:paraId="7093F0D1" w14:textId="77777777" w:rsidR="00910F84" w:rsidRPr="00C35A2C" w:rsidRDefault="00910F84" w:rsidP="00910F84">
      <w:pPr>
        <w:pStyle w:val="affb"/>
        <w:rPr>
          <w:rFonts w:ascii="FontbitDavid" w:hAnsi="FontbitDavid"/>
          <w:sz w:val="32"/>
          <w:rtl/>
        </w:rPr>
      </w:pPr>
      <w:r w:rsidRPr="00C35A2C">
        <w:rPr>
          <w:rFonts w:ascii="FontbitDavid" w:hAnsi="FontbitDavid" w:hint="cs"/>
          <w:sz w:val="32"/>
          <w:rtl/>
        </w:rPr>
        <w:t xml:space="preserve"> </w:t>
      </w:r>
      <w:r w:rsidRPr="00C35A2C">
        <w:rPr>
          <w:rFonts w:ascii="FontbitDavid" w:hAnsi="FontbitDavid" w:hint="cs"/>
          <w:sz w:val="32"/>
          <w:rtl/>
        </w:rPr>
        <w:tab/>
      </w:r>
      <w:r w:rsidRPr="00C35A2C">
        <w:rPr>
          <w:rFonts w:ascii="FontbitDavid" w:hAnsi="FontbitDavid"/>
          <w:sz w:val="32"/>
          <w:rtl/>
        </w:rPr>
        <w:t>- אין חייבין אלא על העלם דבר עם שגגת המעשה.</w:t>
      </w:r>
    </w:p>
    <w:p w14:paraId="768A6E0B"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7ACA065" w14:textId="77777777" w:rsidR="00910F84" w:rsidRPr="00C35A2C" w:rsidRDefault="00910F84" w:rsidP="00910F84">
      <w:pPr>
        <w:rPr>
          <w:rFonts w:ascii="FontbitDavid" w:hAnsi="FontbitDavid"/>
          <w:sz w:val="32"/>
          <w:rtl/>
        </w:rPr>
      </w:pPr>
      <w:r w:rsidRPr="00C35A2C">
        <w:rPr>
          <w:rFonts w:ascii="FontbitDavid" w:hAnsi="FontbitDavid" w:hint="cs"/>
          <w:sz w:val="32"/>
          <w:rtl/>
        </w:rPr>
        <w:t>ד</w:t>
      </w:r>
      <w:r w:rsidRPr="00280F6D">
        <w:rPr>
          <w:rFonts w:ascii="FontbitDavid" w:hAnsi="FontbitDavid" w:hint="cs"/>
          <w:b/>
          <w:bCs/>
          <w:sz w:val="32"/>
          <w:rtl/>
        </w:rPr>
        <w:t>ת</w:t>
      </w:r>
      <w:r>
        <w:rPr>
          <w:rFonts w:ascii="FontbitDavid" w:hAnsi="FontbitDavid"/>
          <w:b/>
          <w:bCs/>
          <w:sz w:val="32"/>
          <w:rtl/>
        </w:rPr>
        <w:t>"</w:t>
      </w:r>
      <w:r w:rsidRPr="00280F6D">
        <w:rPr>
          <w:rFonts w:ascii="FontbitDavid" w:hAnsi="FontbitDavid" w:hint="cs"/>
          <w:b/>
          <w:bCs/>
          <w:sz w:val="32"/>
          <w:rtl/>
        </w:rPr>
        <w:t>ר</w:t>
      </w:r>
      <w:r w:rsidRPr="00C35A2C">
        <w:rPr>
          <w:rFonts w:ascii="FontbitDavid" w:hAnsi="FontbitDavid" w:hint="cs"/>
          <w:sz w:val="32"/>
          <w:rtl/>
        </w:rPr>
        <w:t xml:space="preserve"> </w:t>
      </w:r>
      <w:r w:rsidRPr="00C35A2C">
        <w:rPr>
          <w:rFonts w:ascii="FontbitDavid" w:hAnsi="FontbitDavid"/>
          <w:sz w:val="32"/>
          <w:rtl/>
        </w:rPr>
        <w:t>:</w:t>
      </w:r>
      <w:r w:rsidRPr="00FF1C37">
        <w:rPr>
          <w:rStyle w:val="afffd"/>
          <w:rtl/>
        </w:rPr>
        <w:t xml:space="preserve"> </w:t>
      </w:r>
      <w:r w:rsidRPr="00FF1C37">
        <w:rPr>
          <w:rStyle w:val="afffd"/>
          <w:rFonts w:hint="cs"/>
          <w:rtl/>
        </w:rPr>
        <w:t>'</w:t>
      </w:r>
      <w:r w:rsidRPr="00FF1C37">
        <w:rPr>
          <w:rStyle w:val="afffd"/>
          <w:rtl/>
        </w:rPr>
        <w:t>ישגו ונעלם דבר</w:t>
      </w:r>
      <w:r w:rsidRPr="00FF1C37">
        <w:rPr>
          <w:rStyle w:val="afffd"/>
          <w:rFonts w:hint="cs"/>
          <w:rtl/>
        </w:rPr>
        <w:t>'</w:t>
      </w:r>
      <w:r w:rsidRPr="00FF1C37">
        <w:rPr>
          <w:rStyle w:val="afffd"/>
          <w:rtl/>
        </w:rPr>
        <w:t>,</w:t>
      </w:r>
      <w:r w:rsidRPr="00C35A2C">
        <w:rPr>
          <w:rFonts w:ascii="FontbitDavid" w:hAnsi="FontbitDavid"/>
          <w:sz w:val="32"/>
          <w:rtl/>
        </w:rPr>
        <w:t xml:space="preserve"> אין חייבין אלא על העלם דבר עם שגגת מעשה.</w:t>
      </w:r>
    </w:p>
    <w:p w14:paraId="74921B07"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2423E1AB" w14:textId="77777777" w:rsidR="00910F84" w:rsidRPr="00C35A2C" w:rsidRDefault="00910F84" w:rsidP="00910F84">
      <w:pPr>
        <w:pStyle w:val="afff2"/>
        <w:rPr>
          <w:rtl/>
        </w:rPr>
      </w:pPr>
      <w:ins w:id="9818" w:author="מספור קטעי משנה" w:date="2026-10-06T06:45:26Z">
        <w:r>
          <w:rPr>
            <w:rStyle w:val="MisparKeta"/>
          </w:rPr>
          <w:t xml:space="preserve">ב. </w:t>
        </w:r>
      </w:ins>
      <w:r w:rsidRPr="00C35A2C">
        <w:rPr>
          <w:rtl/>
        </w:rPr>
        <w:t>וכן המשיח.</w:t>
      </w:r>
      <w:r w:rsidRPr="00C35A2C">
        <w:rPr>
          <w:rFonts w:hint="cs"/>
          <w:rtl/>
        </w:rPr>
        <w:t xml:space="preserve"> </w:t>
      </w:r>
    </w:p>
    <w:p w14:paraId="0F9515FF" w14:textId="77777777" w:rsidR="00910F84" w:rsidRPr="00C35A2C" w:rsidRDefault="00910F84" w:rsidP="00910F84">
      <w:pPr>
        <w:rPr>
          <w:rFonts w:ascii="FontbitDavid" w:hAnsi="FontbitDavid"/>
          <w:sz w:val="32"/>
          <w:rtl/>
        </w:rPr>
      </w:pPr>
      <w:r w:rsidRPr="00650D98">
        <w:rPr>
          <w:rStyle w:val="afffd"/>
          <w:rFonts w:hint="cs"/>
          <w:rtl/>
        </w:rPr>
        <w:t>ד'</w:t>
      </w:r>
      <w:r w:rsidRPr="00650D98">
        <w:rPr>
          <w:rStyle w:val="afffd"/>
          <w:rtl/>
        </w:rPr>
        <w:t>לאשמת העם</w:t>
      </w:r>
      <w:r w:rsidRPr="00650D98">
        <w:rPr>
          <w:rStyle w:val="afffd"/>
          <w:rFonts w:hint="cs"/>
          <w:rtl/>
        </w:rPr>
        <w:t>'</w:t>
      </w:r>
      <w:r w:rsidRPr="00650D98">
        <w:rPr>
          <w:rStyle w:val="afffd"/>
          <w:rtl/>
        </w:rPr>
        <w:t>,</w:t>
      </w:r>
      <w:r w:rsidRPr="00C35A2C">
        <w:rPr>
          <w:rFonts w:ascii="FontbitDavid" w:hAnsi="FontbitDavid"/>
          <w:sz w:val="32"/>
          <w:rtl/>
        </w:rPr>
        <w:t xml:space="preserve"> הרי משיח כצבור.</w:t>
      </w:r>
    </w:p>
    <w:p w14:paraId="657985F1"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2145222" w14:textId="77777777" w:rsidR="00910F84" w:rsidRPr="00C35A2C" w:rsidRDefault="00910F84" w:rsidP="00910F84">
      <w:pPr>
        <w:pStyle w:val="afff2"/>
        <w:rPr>
          <w:rtl/>
        </w:rPr>
      </w:pPr>
      <w:ins w:id="9819" w:author="מספור קטעי משנה" w:date="2026-10-06T06:45:26Z">
        <w:r>
          <w:rPr>
            <w:rStyle w:val="MisparKeta"/>
          </w:rPr>
          <w:t xml:space="preserve">ד. </w:t>
        </w:r>
      </w:ins>
      <w:r w:rsidRPr="00C35A2C">
        <w:rPr>
          <w:rtl/>
        </w:rPr>
        <w:t>ולא בעבודת כוכבים אלא על העלם דבר עם שגגת מעשה.</w:t>
      </w:r>
    </w:p>
    <w:p w14:paraId="609FA530" w14:textId="77777777" w:rsidR="00910F84" w:rsidRPr="00C35A2C" w:rsidRDefault="00910F84" w:rsidP="00910F84">
      <w:pPr>
        <w:rPr>
          <w:rFonts w:ascii="FontbitDavid" w:hAnsi="FontbitDavid"/>
          <w:sz w:val="32"/>
          <w:rtl/>
        </w:rPr>
      </w:pPr>
      <w:r w:rsidRPr="00C35A2C">
        <w:rPr>
          <w:rFonts w:ascii="FontbitDavid" w:hAnsi="FontbitDavid" w:hint="cs"/>
          <w:sz w:val="32"/>
          <w:rtl/>
        </w:rPr>
        <w:t>ד</w:t>
      </w:r>
      <w:r w:rsidRPr="00280F6D">
        <w:rPr>
          <w:rFonts w:ascii="FontbitDavid" w:hAnsi="FontbitDavid" w:hint="cs"/>
          <w:b/>
          <w:bCs/>
          <w:sz w:val="32"/>
          <w:rtl/>
        </w:rPr>
        <w:t>ת</w:t>
      </w:r>
      <w:r>
        <w:rPr>
          <w:rFonts w:ascii="FontbitDavid" w:hAnsi="FontbitDavid"/>
          <w:b/>
          <w:bCs/>
          <w:sz w:val="32"/>
          <w:rtl/>
        </w:rPr>
        <w:t>"</w:t>
      </w:r>
      <w:r w:rsidRPr="00280F6D">
        <w:rPr>
          <w:rFonts w:ascii="FontbitDavid" w:hAnsi="FontbitDavid" w:hint="cs"/>
          <w:b/>
          <w:bCs/>
          <w:sz w:val="32"/>
          <w:rtl/>
        </w:rPr>
        <w:t>ר</w:t>
      </w:r>
      <w:r w:rsidRPr="00C35A2C">
        <w:rPr>
          <w:rFonts w:ascii="FontbitDavid" w:hAnsi="FontbitDavid" w:hint="cs"/>
          <w:sz w:val="32"/>
          <w:rtl/>
        </w:rPr>
        <w:t xml:space="preserve"> </w:t>
      </w:r>
      <w:r w:rsidRPr="00C35A2C">
        <w:rPr>
          <w:rFonts w:ascii="FontbitDavid" w:hAnsi="FontbitDavid"/>
          <w:sz w:val="32"/>
          <w:rtl/>
        </w:rPr>
        <w:t xml:space="preserve">לפי שיצאה עבודת כוכבים לדון בעצמה, יכול יהו חייבין על שגגת המעשה? נאמר כאן מעיני ונאמר להלן מעיני, מה להלן אין חייבין אלא על העלם דבר עם שגגת מעשה, אף כאן </w:t>
      </w:r>
    </w:p>
    <w:p w14:paraId="6790FD2D"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ואילו משיח בעבודת כוכבים לא קתני, </w:t>
      </w:r>
    </w:p>
    <w:p w14:paraId="404D96EB" w14:textId="77777777" w:rsidR="00910F84" w:rsidRPr="00C35A2C" w:rsidRDefault="00910F84" w:rsidP="00910F84">
      <w:pPr>
        <w:rPr>
          <w:rFonts w:ascii="FontbitDavid" w:hAnsi="FontbitDavid"/>
          <w:sz w:val="32"/>
          <w:rtl/>
        </w:rPr>
      </w:pPr>
      <w:r w:rsidRPr="00C35A2C">
        <w:rPr>
          <w:rFonts w:ascii="FontbitDavid" w:hAnsi="FontbitDavid"/>
          <w:sz w:val="32"/>
          <w:rtl/>
        </w:rPr>
        <w:t>מתני</w:t>
      </w:r>
      <w:r w:rsidRPr="00C35A2C">
        <w:rPr>
          <w:rFonts w:ascii="FontbitDavid" w:hAnsi="FontbitDavid" w:hint="cs"/>
          <w:sz w:val="32"/>
          <w:rtl/>
        </w:rPr>
        <w:t>' רבי</w:t>
      </w:r>
      <w:r w:rsidRPr="00C35A2C">
        <w:rPr>
          <w:rFonts w:ascii="FontbitDavid" w:hAnsi="FontbitDavid"/>
          <w:sz w:val="32"/>
          <w:rtl/>
        </w:rPr>
        <w:t xml:space="preserve"> היא;</w:t>
      </w:r>
      <w:r>
        <w:rPr>
          <w:rFonts w:ascii="FontbitDavid" w:hAnsi="FontbitDavid" w:hint="cs"/>
          <w:sz w:val="32"/>
          <w:rtl/>
        </w:rPr>
        <w:t xml:space="preserve"> </w:t>
      </w:r>
      <w:r w:rsidRPr="00C35A2C">
        <w:rPr>
          <w:rFonts w:ascii="FontbitDavid" w:hAnsi="FontbitDavid"/>
          <w:sz w:val="32"/>
          <w:rtl/>
        </w:rPr>
        <w:t>דתני</w:t>
      </w:r>
      <w:r>
        <w:rPr>
          <w:rFonts w:ascii="FontbitDavid" w:hAnsi="FontbitDavid"/>
          <w:sz w:val="32"/>
          <w:rtl/>
        </w:rPr>
        <w:t>א: משיח בעבודת כוכבים - רבי</w:t>
      </w:r>
      <w:r w:rsidRPr="00C35A2C">
        <w:rPr>
          <w:rFonts w:ascii="FontbitDavid" w:hAnsi="FontbitDavid"/>
          <w:sz w:val="32"/>
          <w:rtl/>
        </w:rPr>
        <w:t>: בשגגת מעשה, וחכ</w:t>
      </w:r>
      <w:r>
        <w:rPr>
          <w:rFonts w:ascii="FontbitDavid" w:hAnsi="FontbitDavid" w:hint="cs"/>
          <w:sz w:val="32"/>
          <w:rtl/>
        </w:rPr>
        <w:t>''א</w:t>
      </w:r>
      <w:r w:rsidRPr="00C35A2C">
        <w:rPr>
          <w:rFonts w:ascii="FontbitDavid" w:hAnsi="FontbitDavid"/>
          <w:sz w:val="32"/>
          <w:rtl/>
        </w:rPr>
        <w:t>: בהעלם דבר;</w:t>
      </w:r>
    </w:p>
    <w:p w14:paraId="7BA37A9A" w14:textId="77777777" w:rsidR="00910F84" w:rsidRPr="00C35A2C" w:rsidRDefault="00910F84" w:rsidP="00910F84">
      <w:pPr>
        <w:rPr>
          <w:rFonts w:ascii="FontbitDavid" w:hAnsi="FontbitDavid"/>
          <w:sz w:val="32"/>
          <w:rtl/>
        </w:rPr>
      </w:pPr>
      <w:r w:rsidRPr="00C35A2C">
        <w:rPr>
          <w:rFonts w:ascii="FontbitDavid" w:hAnsi="FontbitDavid"/>
          <w:sz w:val="32"/>
          <w:rtl/>
        </w:rPr>
        <w:t>ושוין שבשעירה, ושוין שאין מביא אשם תלוי.</w:t>
      </w:r>
    </w:p>
    <w:p w14:paraId="49A35FDA" w14:textId="77777777" w:rsidR="00910F84" w:rsidRPr="00C35A2C" w:rsidRDefault="00910F84" w:rsidP="00910F84">
      <w:pPr>
        <w:rPr>
          <w:rFonts w:ascii="FontbitDavid" w:hAnsi="FontbitDavid"/>
          <w:sz w:val="32"/>
          <w:rtl/>
        </w:rPr>
      </w:pPr>
      <w:r w:rsidRPr="00C35A2C">
        <w:rPr>
          <w:rFonts w:ascii="FontbitDavid" w:hAnsi="FontbitDavid"/>
          <w:sz w:val="32"/>
          <w:rtl/>
        </w:rPr>
        <w:t>ותסברא בזדונו כרת ובשגגתו חטאת מי קתני? אלא תני הא הוא הדין להא, ה</w:t>
      </w:r>
      <w:r>
        <w:rPr>
          <w:rFonts w:ascii="FontbitDavid" w:hAnsi="FontbitDavid"/>
          <w:sz w:val="32"/>
          <w:rtl/>
        </w:rPr>
        <w:t>"</w:t>
      </w:r>
      <w:r w:rsidRPr="00C35A2C">
        <w:rPr>
          <w:rFonts w:ascii="FontbitDavid" w:hAnsi="FontbitDavid"/>
          <w:sz w:val="32"/>
          <w:rtl/>
        </w:rPr>
        <w:t>נ תנא הא והוא הדין להא.</w:t>
      </w:r>
    </w:p>
    <w:p w14:paraId="1BA11C6B" w14:textId="77777777" w:rsidR="00910F84" w:rsidRDefault="00910F84" w:rsidP="00910F84">
      <w:pPr>
        <w:rPr>
          <w:rFonts w:ascii="FontbitDavid" w:hAnsi="FontbitDavid"/>
          <w:sz w:val="32"/>
          <w:rtl/>
        </w:rPr>
      </w:pPr>
      <w:r w:rsidRPr="00C35A2C">
        <w:rPr>
          <w:rFonts w:ascii="FontbitDavid" w:hAnsi="FontbitDavid" w:hint="cs"/>
          <w:sz w:val="32"/>
          <w:rtl/>
        </w:rPr>
        <w:t xml:space="preserve">טעמא דרבי </w:t>
      </w:r>
      <w:r w:rsidRPr="00F90100">
        <w:rPr>
          <w:rStyle w:val="afffd"/>
          <w:rFonts w:hint="cs"/>
          <w:rtl/>
        </w:rPr>
        <w:t>'</w:t>
      </w:r>
      <w:r w:rsidRPr="00F90100">
        <w:rPr>
          <w:rStyle w:val="afffd"/>
          <w:rtl/>
        </w:rPr>
        <w:t>וכפר הכהן על הנפש השוגגת בחטאה בשגגה</w:t>
      </w:r>
      <w:r w:rsidRPr="00F90100">
        <w:rPr>
          <w:rStyle w:val="afffd"/>
          <w:rFonts w:hint="cs"/>
          <w:rtl/>
        </w:rPr>
        <w:t>'</w:t>
      </w:r>
      <w:r w:rsidRPr="00F90100">
        <w:rPr>
          <w:rStyle w:val="afffd"/>
          <w:rtl/>
        </w:rPr>
        <w:t>,</w:t>
      </w:r>
      <w:r w:rsidRPr="00C35A2C">
        <w:rPr>
          <w:rFonts w:ascii="FontbitDavid" w:hAnsi="FontbitDavid"/>
          <w:sz w:val="32"/>
          <w:rtl/>
        </w:rPr>
        <w:t xml:space="preserve"> הנפש - זה משיח, השוגגת - זה נשיא, </w:t>
      </w:r>
      <w:r w:rsidRPr="00F90100">
        <w:rPr>
          <w:rStyle w:val="afffd"/>
          <w:rFonts w:hint="cs"/>
          <w:rtl/>
        </w:rPr>
        <w:t>'</w:t>
      </w:r>
      <w:r w:rsidRPr="00F90100">
        <w:rPr>
          <w:rStyle w:val="afffd"/>
          <w:rtl/>
        </w:rPr>
        <w:t>בחטאה בשגגה</w:t>
      </w:r>
      <w:r w:rsidRPr="00F90100">
        <w:rPr>
          <w:rStyle w:val="afffd"/>
          <w:rFonts w:hint="cs"/>
          <w:rtl/>
        </w:rPr>
        <w:t>'</w:t>
      </w:r>
      <w:r w:rsidRPr="00F90100">
        <w:rPr>
          <w:rStyle w:val="afffd"/>
          <w:rtl/>
        </w:rPr>
        <w:t xml:space="preserve"> </w:t>
      </w:r>
      <w:r w:rsidRPr="00C35A2C">
        <w:rPr>
          <w:rFonts w:ascii="FontbitDavid" w:hAnsi="FontbitDavid"/>
          <w:sz w:val="32"/>
          <w:rtl/>
        </w:rPr>
        <w:t xml:space="preserve">- רבי סבר: חטא זה בשגגה יהא, </w:t>
      </w:r>
    </w:p>
    <w:p w14:paraId="0ECBEFC5"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ורבנן סברי: מי שחטאתו בשגגה, יצא משיח שאין חטאתו בשגגה אלא בהעלם דבר.</w:t>
      </w:r>
    </w:p>
    <w:p w14:paraId="40BA0333" w14:textId="77777777" w:rsidR="00910F84" w:rsidRPr="00C35A2C" w:rsidRDefault="00910F84" w:rsidP="00910F84">
      <w:pPr>
        <w:pStyle w:val="afff2"/>
        <w:rPr>
          <w:rtl/>
        </w:rPr>
      </w:pPr>
      <w:ins w:id="9820" w:author="מספור קטעי משנה" w:date="2026-10-06T06:45:26Z">
        <w:r>
          <w:rPr>
            <w:rStyle w:val="MisparKeta"/>
          </w:rPr>
          <w:t xml:space="preserve">ד. </w:t>
        </w:r>
      </w:ins>
      <w:r w:rsidRPr="00C35A2C">
        <w:rPr>
          <w:rtl/>
        </w:rPr>
        <w:lastRenderedPageBreak/>
        <w:t>ושוין שבשעירה כיחיד.</w:t>
      </w:r>
    </w:p>
    <w:p w14:paraId="3B19A2EE" w14:textId="77777777" w:rsidR="00910F84" w:rsidRPr="00C35A2C" w:rsidRDefault="00910F84" w:rsidP="00910F84">
      <w:pPr>
        <w:rPr>
          <w:rFonts w:ascii="FontbitDavid" w:hAnsi="FontbitDavid"/>
          <w:sz w:val="32"/>
          <w:rtl/>
        </w:rPr>
      </w:pPr>
      <w:r w:rsidRPr="00FF1C37">
        <w:rPr>
          <w:rStyle w:val="afffd"/>
          <w:rFonts w:hint="cs"/>
          <w:rtl/>
        </w:rPr>
        <w:t>מ'</w:t>
      </w:r>
      <w:r w:rsidRPr="00FF1C37">
        <w:rPr>
          <w:rStyle w:val="afffd"/>
          <w:rtl/>
        </w:rPr>
        <w:t>ואם נפש אחת</w:t>
      </w:r>
      <w:r w:rsidRPr="00FF1C37">
        <w:rPr>
          <w:rStyle w:val="afffd"/>
          <w:rFonts w:hint="cs"/>
          <w:rtl/>
        </w:rPr>
        <w:t>'</w:t>
      </w:r>
      <w:r w:rsidRPr="00FF1C37">
        <w:rPr>
          <w:rStyle w:val="afffd"/>
          <w:rtl/>
        </w:rPr>
        <w:t>,</w:t>
      </w:r>
      <w:r w:rsidRPr="00C35A2C">
        <w:rPr>
          <w:rFonts w:ascii="FontbitDavid" w:hAnsi="FontbitDavid"/>
          <w:sz w:val="32"/>
          <w:rtl/>
        </w:rPr>
        <w:t xml:space="preserve"> אחד יחיד ואחד נשיא ואחד משיח - כולם בכלל נפש אחת הן.</w:t>
      </w:r>
    </w:p>
    <w:p w14:paraId="618C5169"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F1C17E3" w14:textId="77777777" w:rsidR="00910F84" w:rsidRPr="00C35A2C" w:rsidRDefault="00910F84" w:rsidP="00910F84">
      <w:pPr>
        <w:pStyle w:val="aff6"/>
        <w:framePr w:wrap="around"/>
        <w:rPr>
          <w:rtl/>
        </w:rPr>
      </w:pPr>
      <w:r w:rsidRPr="00C35A2C">
        <w:rPr>
          <w:rFonts w:hint="cs"/>
          <w:rtl/>
        </w:rPr>
        <w:t>ח.</w:t>
      </w:r>
      <w:r w:rsidRPr="00C35A2C">
        <w:rPr>
          <w:rtl/>
        </w:rPr>
        <w:t xml:space="preserve"> </w:t>
      </w:r>
    </w:p>
    <w:p w14:paraId="53CD4B23" w14:textId="77777777" w:rsidR="00910F84" w:rsidRPr="00C35A2C" w:rsidRDefault="00910F84" w:rsidP="00910F84">
      <w:pPr>
        <w:pStyle w:val="afff2"/>
        <w:rPr>
          <w:rtl/>
        </w:rPr>
      </w:pPr>
      <w:ins w:id="9821" w:author="מספור קטעי משנה" w:date="2026-10-06T06:45:26Z">
        <w:r>
          <w:rPr>
            <w:rStyle w:val="MisparKeta"/>
          </w:rPr>
          <w:t xml:space="preserve">ד. </w:t>
        </w:r>
      </w:ins>
      <w:r w:rsidRPr="00C35A2C">
        <w:rPr>
          <w:rtl/>
        </w:rPr>
        <w:t>ושוין שאין מביא אשם תלוי.</w:t>
      </w:r>
    </w:p>
    <w:p w14:paraId="05C8583B" w14:textId="77777777" w:rsidR="00910F84" w:rsidRDefault="00910F84" w:rsidP="00910F84">
      <w:pPr>
        <w:rPr>
          <w:rtl/>
        </w:rPr>
      </w:pPr>
      <w:r w:rsidRPr="00F90100">
        <w:rPr>
          <w:rStyle w:val="afffd"/>
          <w:rFonts w:hint="cs"/>
          <w:rtl/>
        </w:rPr>
        <w:t>'</w:t>
      </w:r>
      <w:r w:rsidRPr="00F90100">
        <w:rPr>
          <w:rStyle w:val="afffd"/>
          <w:rtl/>
        </w:rPr>
        <w:t>וכפר עליו הכהן על שגגתו אשר שגג</w:t>
      </w:r>
      <w:r w:rsidRPr="00F90100">
        <w:rPr>
          <w:rStyle w:val="afffd"/>
          <w:rFonts w:hint="cs"/>
          <w:rtl/>
        </w:rPr>
        <w:t>'</w:t>
      </w:r>
      <w:r w:rsidRPr="00F90100">
        <w:rPr>
          <w:rStyle w:val="afffd"/>
          <w:rtl/>
        </w:rPr>
        <w:t>,</w:t>
      </w:r>
      <w:r w:rsidRPr="00C35A2C">
        <w:rPr>
          <w:rtl/>
        </w:rPr>
        <w:t xml:space="preserve"> </w:t>
      </w:r>
      <w:r w:rsidRPr="00C35A2C">
        <w:rPr>
          <w:b/>
          <w:bCs/>
          <w:rtl/>
        </w:rPr>
        <w:t>רבי</w:t>
      </w:r>
      <w:r w:rsidRPr="00C35A2C">
        <w:rPr>
          <w:rtl/>
        </w:rPr>
        <w:t>: מי שכל חטאו בשגגה, יצא זה שא</w:t>
      </w:r>
      <w:r>
        <w:rPr>
          <w:rtl/>
        </w:rPr>
        <w:t>ין כל חטאו בשגגה אלא בהעלם דבר.</w:t>
      </w:r>
    </w:p>
    <w:p w14:paraId="71ED9317" w14:textId="77777777" w:rsidR="00910F84" w:rsidRPr="00CF6BB9" w:rsidRDefault="00910F84" w:rsidP="00910F84">
      <w:pPr>
        <w:rPr>
          <w:rtl/>
        </w:rPr>
      </w:pPr>
      <w:r>
        <w:rPr>
          <w:rtl/>
        </w:rPr>
        <w:tab/>
      </w:r>
      <w:r w:rsidRPr="00C35A2C">
        <w:rPr>
          <w:rFonts w:ascii="FontbitDavid" w:hAnsi="FontbitDavid" w:hint="cs"/>
          <w:sz w:val="32"/>
          <w:rtl/>
        </w:rPr>
        <w:t>ואפי' דלא כתיב כל דאי</w:t>
      </w:r>
      <w:r w:rsidRPr="00C35A2C">
        <w:rPr>
          <w:rFonts w:ascii="FontbitDavid" w:hAnsi="FontbitDavid"/>
          <w:sz w:val="32"/>
          <w:rtl/>
        </w:rPr>
        <w:t xml:space="preserve"> דא</w:t>
      </w:r>
      <w:r>
        <w:rPr>
          <w:rFonts w:ascii="FontbitDavid" w:hAnsi="FontbitDavid"/>
          <w:sz w:val="32"/>
          <w:rtl/>
        </w:rPr>
        <w:t>"</w:t>
      </w:r>
      <w:r w:rsidRPr="00C35A2C">
        <w:rPr>
          <w:rFonts w:ascii="FontbitDavid" w:hAnsi="FontbitDavid" w:hint="cs"/>
          <w:sz w:val="32"/>
          <w:rtl/>
        </w:rPr>
        <w:t xml:space="preserve">כ </w:t>
      </w:r>
      <w:r w:rsidRPr="00C35A2C">
        <w:rPr>
          <w:rFonts w:ascii="FontbitDavid" w:hAnsi="FontbitDavid"/>
          <w:sz w:val="32"/>
          <w:rtl/>
        </w:rPr>
        <w:t xml:space="preserve">נכתוב על שגגתו, </w:t>
      </w:r>
      <w:r w:rsidRPr="00C35A2C">
        <w:rPr>
          <w:rFonts w:ascii="FontbitDavid" w:hAnsi="FontbitDavid" w:hint="cs"/>
          <w:sz w:val="32"/>
          <w:rtl/>
        </w:rPr>
        <w:t xml:space="preserve">והך אשר שגג </w:t>
      </w:r>
      <w:r w:rsidRPr="00C35A2C">
        <w:rPr>
          <w:rFonts w:ascii="FontbitDavid" w:hAnsi="FontbitDavid"/>
          <w:sz w:val="32"/>
          <w:rtl/>
        </w:rPr>
        <w:t>קמ</w:t>
      </w:r>
      <w:r>
        <w:rPr>
          <w:rFonts w:ascii="FontbitDavid" w:hAnsi="FontbitDavid"/>
          <w:sz w:val="32"/>
          <w:rtl/>
        </w:rPr>
        <w:t>"</w:t>
      </w:r>
      <w:r w:rsidRPr="00C35A2C">
        <w:rPr>
          <w:rFonts w:ascii="FontbitDavid" w:hAnsi="FontbitDavid"/>
          <w:sz w:val="32"/>
          <w:rtl/>
        </w:rPr>
        <w:t xml:space="preserve">ל, דעד דאיכא כל חטאו בשגגה, </w:t>
      </w:r>
    </w:p>
    <w:p w14:paraId="4230DA62" w14:textId="77777777" w:rsidR="00910F84" w:rsidRDefault="00910F84" w:rsidP="00910F84">
      <w:pPr>
        <w:rPr>
          <w:rtl/>
        </w:rPr>
      </w:pPr>
      <w:r w:rsidRPr="00C35A2C">
        <w:rPr>
          <w:rFonts w:hint="cs"/>
          <w:b/>
          <w:bCs/>
          <w:rtl/>
        </w:rPr>
        <w:t>ולרבנן</w:t>
      </w:r>
      <w:r w:rsidRPr="00C35A2C">
        <w:rPr>
          <w:rFonts w:hint="cs"/>
          <w:rtl/>
        </w:rPr>
        <w:t xml:space="preserve"> </w:t>
      </w:r>
      <w:r w:rsidRPr="00C35A2C">
        <w:rPr>
          <w:rtl/>
        </w:rPr>
        <w:t xml:space="preserve">מי שחטאו בשגגה, </w:t>
      </w:r>
    </w:p>
    <w:p w14:paraId="6736B359" w14:textId="77777777" w:rsidR="00910F84" w:rsidRPr="00C35A2C" w:rsidRDefault="00910F84" w:rsidP="00910F84">
      <w:pPr>
        <w:rPr>
          <w:rtl/>
        </w:rPr>
      </w:pPr>
      <w:r>
        <w:rPr>
          <w:b/>
          <w:bCs/>
          <w:rtl/>
        </w:rPr>
        <w:tab/>
      </w:r>
      <w:r w:rsidRPr="00C35A2C">
        <w:rPr>
          <w:rtl/>
        </w:rPr>
        <w:t>יצא משיח שאין חטאו בשגגה לא בע</w:t>
      </w:r>
      <w:r w:rsidRPr="00C35A2C">
        <w:rPr>
          <w:rFonts w:hint="cs"/>
          <w:rtl/>
        </w:rPr>
        <w:t>כו</w:t>
      </w:r>
      <w:r>
        <w:rPr>
          <w:rtl/>
        </w:rPr>
        <w:t>"</w:t>
      </w:r>
      <w:r w:rsidRPr="00C35A2C">
        <w:rPr>
          <w:rFonts w:hint="cs"/>
          <w:rtl/>
        </w:rPr>
        <w:t xml:space="preserve">ם </w:t>
      </w:r>
      <w:r w:rsidRPr="00C35A2C">
        <w:rPr>
          <w:rtl/>
        </w:rPr>
        <w:t xml:space="preserve">ולא בשאר מצות אלא בהעלם דבר עם שגגת </w:t>
      </w:r>
      <w:r w:rsidRPr="00C35A2C">
        <w:rPr>
          <w:rFonts w:hint="cs"/>
          <w:rtl/>
        </w:rPr>
        <w:t>מעשה</w:t>
      </w:r>
    </w:p>
    <w:p w14:paraId="388B3DB1"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pPr>
        <w:pStyle w:val="affff4"/>
        <w:rPr>
          <w:ins w:id="20006" w:author="קלוד" w:date="2026-10-06T10:08:57Z"/>
        </w:rPr>
      </w:pPr>
      <w:ins w:id="20005" w:author="קלוד" w:date="2026-10-06T10:08:57Z">
        <w:r>
          <w:t xml:space="preserve">משנה ג</w:t>
        </w:r>
      </w:ins>
    </w:p>
    <w:p w14:paraId="50CA7967" w14:textId="77777777" w:rsidR="00910F84" w:rsidRPr="00C35A2C" w:rsidRDefault="00910F84" w:rsidP="00910F84">
      <w:pPr>
        <w:pStyle w:val="affb"/>
        <w:rPr>
          <w:del w:id="20027" w:author="קלוד" w:date="2026-10-06T10:15:28Z"/>
          <w:rtl/>
        </w:rPr>
      </w:pPr>
      <w:ins w:id="9822" w:author="מספור קטעי משנה" w:date="2026-10-06T06:45:26Z">
        <w:del w:id="20025" w:author="קלוד" w:date="2026-10-06T10:15:28Z">
          <w:r>
            <w:rPr>
              <w:rStyle w:val="MisparKeta"/>
            </w:rPr>
            <w:delText xml:space="preserve">א. </w:delText>
          </w:r>
        </w:del>
      </w:ins>
      <w:del w:id="20026" w:author="קלוד" w:date="2026-10-06T10:15:28Z">
        <w:r w:rsidRPr="00C35A2C">
          <w:rPr>
            <w:rtl/>
          </w:rPr>
          <w:delText xml:space="preserve">מתני'.</w:delText>
        </w:r>
      </w:del>
    </w:p>
    <w:p w14:paraId="02A056EA" w14:textId="77777777" w:rsidR="00910F84" w:rsidRPr="00C35A2C" w:rsidRDefault="00910F84" w:rsidP="00910F84">
      <w:pPr>
        <w:pStyle w:val="affb"/>
        <w:rPr>
          <w:rtl/>
        </w:rPr>
      </w:pPr>
      <w:ins w:id="20066" w:author="קלוד" w:date="2026-10-06T10:15:28Z">
        <w:r>
          <w:rPr>
            <w:rStyle w:val="MisparKeta"/>
          </w:rPr>
          <w:t xml:space="preserve">א. </w:t>
        </w:r>
      </w:ins>
      <w:r w:rsidRPr="00C35A2C">
        <w:rPr>
          <w:rtl/>
        </w:rPr>
        <w:t xml:space="preserve">אין בית דין חייבין עד שיורו בדבר שזדונו כרת ושגגתו חטאת, וכן המשיח, </w:t>
      </w:r>
    </w:p>
    <w:p w14:paraId="5C32F119" w14:textId="77777777" w:rsidR="00910F84" w:rsidRPr="00C35A2C" w:rsidRDefault="00910F84" w:rsidP="00910F84">
      <w:pPr>
        <w:pStyle w:val="affb"/>
        <w:rPr>
          <w:rtl/>
        </w:rPr>
      </w:pPr>
      <w:r w:rsidRPr="00C35A2C">
        <w:rPr>
          <w:rtl/>
        </w:rPr>
        <w:t>ולא בעבודת כוכבים - עד שיורו על דבר שזדונו כרת ושגגתו חטאת.</w:t>
      </w:r>
    </w:p>
    <w:p w14:paraId="29583EBA"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96B2C9A"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צבור</w:t>
      </w:r>
      <w:r w:rsidRPr="00C35A2C">
        <w:rPr>
          <w:rFonts w:ascii="FontbitDavid" w:hAnsi="FontbitDavid" w:hint="cs"/>
          <w:sz w:val="32"/>
          <w:rtl/>
        </w:rPr>
        <w:t xml:space="preserve">- </w:t>
      </w:r>
      <w:r w:rsidRPr="00C35A2C">
        <w:rPr>
          <w:rFonts w:ascii="FontbitDavid" w:hAnsi="FontbitDavid"/>
          <w:sz w:val="32"/>
          <w:rtl/>
        </w:rPr>
        <w:t xml:space="preserve">דתניא, רבי אומר: נאמר כאן </w:t>
      </w:r>
      <w:r w:rsidRPr="00C35A2C">
        <w:rPr>
          <w:rFonts w:ascii="FontbitDavid" w:hAnsi="FontbitDavid" w:hint="cs"/>
          <w:sz w:val="32"/>
          <w:rtl/>
        </w:rPr>
        <w:t xml:space="preserve">ולהלן </w:t>
      </w:r>
      <w:r w:rsidRPr="00F90100">
        <w:rPr>
          <w:rStyle w:val="afffd"/>
          <w:rFonts w:hint="cs"/>
          <w:rtl/>
        </w:rPr>
        <w:t>'</w:t>
      </w:r>
      <w:r w:rsidRPr="00F90100">
        <w:rPr>
          <w:rStyle w:val="afffd"/>
          <w:rtl/>
        </w:rPr>
        <w:t>עליה</w:t>
      </w:r>
      <w:r w:rsidRPr="00F90100">
        <w:rPr>
          <w:rStyle w:val="afffd"/>
          <w:rFonts w:hint="cs"/>
          <w:rtl/>
        </w:rPr>
        <w:t>'</w:t>
      </w:r>
      <w:r w:rsidRPr="00F90100">
        <w:rPr>
          <w:rStyle w:val="afffd"/>
          <w:rtl/>
        </w:rPr>
        <w:t>,</w:t>
      </w:r>
      <w:r w:rsidRPr="00C35A2C">
        <w:rPr>
          <w:rFonts w:ascii="FontbitDavid" w:hAnsi="FontbitDavid"/>
          <w:sz w:val="32"/>
          <w:rtl/>
        </w:rPr>
        <w:t xml:space="preserve"> מה להלן דבר שזדונו כרת ושגגתו חטאת, אף כאן </w:t>
      </w:r>
    </w:p>
    <w:p w14:paraId="5F9AF147"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משיח</w:t>
      </w:r>
      <w:r w:rsidRPr="00C35A2C">
        <w:rPr>
          <w:rFonts w:ascii="FontbitDavid" w:hAnsi="FontbitDavid" w:hint="cs"/>
          <w:sz w:val="32"/>
          <w:rtl/>
        </w:rPr>
        <w:t xml:space="preserve"> </w:t>
      </w:r>
      <w:r w:rsidRPr="00C35A2C">
        <w:rPr>
          <w:rFonts w:ascii="FontbitDavid" w:hAnsi="FontbitDavid"/>
          <w:sz w:val="32"/>
          <w:rtl/>
        </w:rPr>
        <w:t>–</w:t>
      </w:r>
      <w:r w:rsidRPr="00C35A2C">
        <w:rPr>
          <w:rFonts w:ascii="FontbitDavid" w:hAnsi="FontbitDavid" w:hint="cs"/>
          <w:sz w:val="32"/>
          <w:rtl/>
        </w:rPr>
        <w:t xml:space="preserve"> </w:t>
      </w:r>
      <w:r w:rsidRPr="00F90100">
        <w:rPr>
          <w:rStyle w:val="afffd"/>
          <w:rFonts w:hint="cs"/>
          <w:rtl/>
        </w:rPr>
        <w:t>'</w:t>
      </w:r>
      <w:r w:rsidRPr="00F90100">
        <w:rPr>
          <w:rStyle w:val="afffd"/>
          <w:rtl/>
        </w:rPr>
        <w:t>לאשמת העם</w:t>
      </w:r>
      <w:r w:rsidRPr="00F90100">
        <w:rPr>
          <w:rStyle w:val="afffd"/>
          <w:rFonts w:hint="cs"/>
          <w:rtl/>
        </w:rPr>
        <w:t>'</w:t>
      </w:r>
      <w:r w:rsidRPr="00F90100">
        <w:rPr>
          <w:rStyle w:val="afffd"/>
          <w:rtl/>
        </w:rPr>
        <w:t xml:space="preserve"> </w:t>
      </w:r>
      <w:r w:rsidRPr="00C35A2C">
        <w:rPr>
          <w:rFonts w:ascii="FontbitDavid" w:hAnsi="FontbitDavid"/>
          <w:sz w:val="32"/>
          <w:rtl/>
        </w:rPr>
        <w:t>- הרי משיח כצבור.</w:t>
      </w:r>
    </w:p>
    <w:p w14:paraId="562708C2" w14:textId="77777777" w:rsidR="00910F84" w:rsidRPr="00C35A2C" w:rsidRDefault="00910F84" w:rsidP="00910F84">
      <w:pPr>
        <w:rPr>
          <w:rFonts w:ascii="FontbitDavid" w:hAnsi="FontbitDavid"/>
          <w:sz w:val="32"/>
          <w:rtl/>
        </w:rPr>
      </w:pPr>
      <w:r w:rsidRPr="00C35A2C">
        <w:rPr>
          <w:rFonts w:ascii="FontbitDavid" w:hAnsi="FontbitDavid"/>
          <w:b/>
          <w:bCs/>
          <w:sz w:val="32"/>
          <w:rtl/>
        </w:rPr>
        <w:t>נשיא</w:t>
      </w:r>
      <w:r w:rsidRPr="00C35A2C">
        <w:rPr>
          <w:rFonts w:ascii="FontbitDavid" w:hAnsi="FontbitDavid" w:hint="cs"/>
          <w:sz w:val="32"/>
          <w:rtl/>
        </w:rPr>
        <w:t xml:space="preserve">- </w:t>
      </w:r>
      <w:r w:rsidRPr="00C35A2C">
        <w:rPr>
          <w:rFonts w:ascii="FontbitDavid" w:hAnsi="FontbitDavid"/>
          <w:sz w:val="32"/>
          <w:rtl/>
        </w:rPr>
        <w:t xml:space="preserve">יליף מצות מצות </w:t>
      </w:r>
      <w:r w:rsidRPr="00C35A2C">
        <w:rPr>
          <w:rFonts w:ascii="FontbitDavid" w:hAnsi="FontbitDavid" w:hint="cs"/>
          <w:sz w:val="32"/>
          <w:rtl/>
        </w:rPr>
        <w:t xml:space="preserve">מצבור דדבר שזדונו כרת ושגגתו חטאת, </w:t>
      </w:r>
      <w:r w:rsidRPr="00C35A2C">
        <w:rPr>
          <w:rFonts w:ascii="FontbitDavid" w:hAnsi="FontbitDavid"/>
          <w:sz w:val="32"/>
          <w:rtl/>
        </w:rPr>
        <w:t xml:space="preserve">גבי נשיא: </w:t>
      </w:r>
      <w:r w:rsidRPr="00F90100">
        <w:rPr>
          <w:rStyle w:val="afffd"/>
          <w:rFonts w:hint="cs"/>
          <w:rtl/>
        </w:rPr>
        <w:t>'</w:t>
      </w:r>
      <w:r w:rsidRPr="00F90100">
        <w:rPr>
          <w:rStyle w:val="afffd"/>
          <w:rtl/>
        </w:rPr>
        <w:t>ועשה אחת מכל מצות ה',</w:t>
      </w:r>
      <w:r w:rsidRPr="00C35A2C">
        <w:rPr>
          <w:rFonts w:ascii="FontbitDavid" w:hAnsi="FontbitDavid"/>
          <w:sz w:val="32"/>
          <w:rtl/>
        </w:rPr>
        <w:t xml:space="preserve"> ובצבור:</w:t>
      </w:r>
      <w:r w:rsidRPr="00FF1C37">
        <w:rPr>
          <w:rStyle w:val="afffd"/>
          <w:rtl/>
        </w:rPr>
        <w:t xml:space="preserve"> </w:t>
      </w:r>
      <w:r w:rsidRPr="00FF1C37">
        <w:rPr>
          <w:rStyle w:val="afffd"/>
          <w:rFonts w:hint="cs"/>
          <w:rtl/>
        </w:rPr>
        <w:t>'</w:t>
      </w:r>
      <w:r w:rsidRPr="00FF1C37">
        <w:rPr>
          <w:rStyle w:val="afffd"/>
          <w:rtl/>
        </w:rPr>
        <w:t>ועשו אחת מכל מצות</w:t>
      </w:r>
      <w:r w:rsidRPr="00FF1C37">
        <w:rPr>
          <w:rStyle w:val="afffd"/>
          <w:rFonts w:hint="cs"/>
          <w:rtl/>
        </w:rPr>
        <w:t>'</w:t>
      </w:r>
      <w:r w:rsidRPr="00FF1C37">
        <w:rPr>
          <w:rStyle w:val="afffd"/>
          <w:rtl/>
        </w:rPr>
        <w:t>,</w:t>
      </w:r>
    </w:p>
    <w:p w14:paraId="3287DDC2" w14:textId="77777777" w:rsidR="00910F84" w:rsidRPr="00C35A2C" w:rsidRDefault="00910F84" w:rsidP="00910F84">
      <w:pPr>
        <w:rPr>
          <w:rFonts w:ascii="FontbitDavid" w:hAnsi="FontbitDavid"/>
          <w:sz w:val="32"/>
          <w:rtl/>
        </w:rPr>
      </w:pPr>
      <w:r w:rsidRPr="00C35A2C">
        <w:rPr>
          <w:rFonts w:ascii="FontbitDavid" w:hAnsi="FontbitDavid"/>
          <w:b/>
          <w:bCs/>
          <w:sz w:val="32"/>
          <w:rtl/>
        </w:rPr>
        <w:t>יחיד</w:t>
      </w:r>
      <w:r w:rsidRPr="00C35A2C">
        <w:rPr>
          <w:rFonts w:ascii="FontbitDavid" w:hAnsi="FontbitDavid" w:hint="cs"/>
          <w:sz w:val="32"/>
          <w:rtl/>
        </w:rPr>
        <w:t>-</w:t>
      </w:r>
      <w:r w:rsidRPr="00C35A2C">
        <w:rPr>
          <w:rFonts w:ascii="FontbitDavid" w:hAnsi="FontbitDavid"/>
          <w:sz w:val="32"/>
          <w:rtl/>
        </w:rPr>
        <w:t xml:space="preserve"> אמר קרא: </w:t>
      </w:r>
      <w:r w:rsidRPr="0013388F">
        <w:rPr>
          <w:rStyle w:val="afffd"/>
          <w:rFonts w:hint="cs"/>
          <w:rtl/>
        </w:rPr>
        <w:t>'</w:t>
      </w:r>
      <w:r w:rsidRPr="0013388F">
        <w:rPr>
          <w:rStyle w:val="afffd"/>
          <w:rtl/>
        </w:rPr>
        <w:t>ואם נפש</w:t>
      </w:r>
      <w:r w:rsidRPr="0013388F">
        <w:rPr>
          <w:rStyle w:val="afffd"/>
          <w:rFonts w:hint="cs"/>
          <w:rtl/>
        </w:rPr>
        <w:t>'</w:t>
      </w:r>
      <w:r w:rsidRPr="00C35A2C">
        <w:rPr>
          <w:rFonts w:ascii="FontbitDavid" w:hAnsi="FontbitDavid"/>
          <w:sz w:val="32"/>
          <w:rtl/>
        </w:rPr>
        <w:t>, וילמד תחתון מעליון.</w:t>
      </w:r>
    </w:p>
    <w:p w14:paraId="215328CE"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E512BB3" w14:textId="77777777" w:rsidR="00910F84" w:rsidRPr="00C35A2C" w:rsidRDefault="00910F84" w:rsidP="00910F84">
      <w:pPr>
        <w:pStyle w:val="afff2"/>
        <w:rPr>
          <w:rtl/>
        </w:rPr>
      </w:pPr>
      <w:ins w:id="9823" w:author="מספור קטעי משנה" w:date="2026-10-06T06:45:26Z">
        <w:r>
          <w:rPr>
            <w:rStyle w:val="MisparKeta"/>
          </w:rPr>
          <w:t xml:space="preserve">ג. </w:t>
        </w:r>
      </w:ins>
      <w:r w:rsidRPr="00C35A2C">
        <w:rPr>
          <w:rtl/>
        </w:rPr>
        <w:t>ולא בעבודת כוכבים עד שיורו.</w:t>
      </w:r>
    </w:p>
    <w:p w14:paraId="5B0622BB" w14:textId="77777777" w:rsidR="00910F84" w:rsidRPr="00C35A2C" w:rsidRDefault="00910F84" w:rsidP="00910F84">
      <w:pPr>
        <w:rPr>
          <w:rtl/>
        </w:rPr>
      </w:pPr>
      <w:r w:rsidRPr="00C35A2C">
        <w:rPr>
          <w:rFonts w:hint="cs"/>
          <w:rtl/>
        </w:rPr>
        <w:t xml:space="preserve">ציבור- </w:t>
      </w:r>
      <w:r w:rsidRPr="00C35A2C">
        <w:rPr>
          <w:rtl/>
        </w:rPr>
        <w:t>ד</w:t>
      </w:r>
      <w:r w:rsidRPr="00280F6D">
        <w:rPr>
          <w:b/>
          <w:bCs/>
          <w:rtl/>
        </w:rPr>
        <w:t>ת</w:t>
      </w:r>
      <w:r>
        <w:rPr>
          <w:b/>
          <w:bCs/>
          <w:rtl/>
        </w:rPr>
        <w:t>"</w:t>
      </w:r>
      <w:r w:rsidRPr="00280F6D">
        <w:rPr>
          <w:b/>
          <w:bCs/>
          <w:rtl/>
        </w:rPr>
        <w:t>ר</w:t>
      </w:r>
      <w:r w:rsidRPr="00C35A2C">
        <w:rPr>
          <w:rtl/>
        </w:rPr>
        <w:t xml:space="preserve">: לפי שיצאה עבודת כוכבים לדון בעצמה, יכול יהו חייבין אפילו על דבר שאין זדונו כרת ושגגתו חטאת? </w:t>
      </w:r>
    </w:p>
    <w:p w14:paraId="156F3C53"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נאמר כאן </w:t>
      </w:r>
      <w:r w:rsidRPr="00C35A2C">
        <w:rPr>
          <w:rFonts w:ascii="FontbitDavid" w:hAnsi="FontbitDavid" w:hint="cs"/>
          <w:sz w:val="32"/>
          <w:rtl/>
        </w:rPr>
        <w:t>ו</w:t>
      </w:r>
      <w:r w:rsidRPr="00C35A2C">
        <w:rPr>
          <w:rFonts w:ascii="FontbitDavid" w:hAnsi="FontbitDavid"/>
          <w:sz w:val="32"/>
          <w:rtl/>
        </w:rPr>
        <w:t>להלן</w:t>
      </w:r>
      <w:r w:rsidRPr="00FF1C37">
        <w:rPr>
          <w:rStyle w:val="afffd"/>
          <w:rtl/>
        </w:rPr>
        <w:t xml:space="preserve"> </w:t>
      </w:r>
      <w:r w:rsidRPr="00FF1C37">
        <w:rPr>
          <w:rStyle w:val="afffd"/>
          <w:rFonts w:hint="cs"/>
          <w:rtl/>
        </w:rPr>
        <w:t>'</w:t>
      </w:r>
      <w:r w:rsidRPr="00FF1C37">
        <w:rPr>
          <w:rStyle w:val="afffd"/>
          <w:rtl/>
        </w:rPr>
        <w:t>מעיני</w:t>
      </w:r>
      <w:r w:rsidRPr="00FF1C37">
        <w:rPr>
          <w:rStyle w:val="afffd"/>
          <w:rFonts w:hint="cs"/>
          <w:rtl/>
        </w:rPr>
        <w:t>'</w:t>
      </w:r>
      <w:r w:rsidRPr="00FF1C37">
        <w:rPr>
          <w:rStyle w:val="afffd"/>
          <w:rtl/>
        </w:rPr>
        <w:t>,</w:t>
      </w:r>
      <w:r w:rsidRPr="00C35A2C">
        <w:rPr>
          <w:rFonts w:ascii="FontbitDavid" w:hAnsi="FontbitDavid"/>
          <w:sz w:val="32"/>
          <w:rtl/>
        </w:rPr>
        <w:t xml:space="preserve"> מה להלן דבר שזדונו כרת ושגגתו חטאת, אף כאן </w:t>
      </w:r>
    </w:p>
    <w:p w14:paraId="6769EE34" w14:textId="77777777" w:rsidR="00910F84" w:rsidRPr="00C35A2C" w:rsidRDefault="00910F84" w:rsidP="00910F84">
      <w:pPr>
        <w:rPr>
          <w:rFonts w:ascii="FontbitDavid" w:hAnsi="FontbitDavid"/>
          <w:sz w:val="32"/>
          <w:rtl/>
        </w:rPr>
      </w:pPr>
      <w:r w:rsidRPr="00C35A2C">
        <w:rPr>
          <w:rFonts w:ascii="FontbitDavid" w:hAnsi="FontbitDavid"/>
          <w:b/>
          <w:bCs/>
          <w:sz w:val="32"/>
          <w:rtl/>
        </w:rPr>
        <w:t>יחיד</w:t>
      </w:r>
      <w:r w:rsidRPr="00C35A2C">
        <w:rPr>
          <w:rFonts w:ascii="FontbitDavid" w:hAnsi="FontbitDavid"/>
          <w:sz w:val="32"/>
          <w:rtl/>
        </w:rPr>
        <w:t xml:space="preserve">, </w:t>
      </w:r>
      <w:r w:rsidRPr="00C35A2C">
        <w:rPr>
          <w:rFonts w:ascii="FontbitDavid" w:hAnsi="FontbitDavid"/>
          <w:b/>
          <w:bCs/>
          <w:sz w:val="32"/>
          <w:rtl/>
        </w:rPr>
        <w:t>נשיא</w:t>
      </w:r>
      <w:r w:rsidRPr="00C35A2C">
        <w:rPr>
          <w:rFonts w:ascii="FontbitDavid" w:hAnsi="FontbitDavid"/>
          <w:sz w:val="32"/>
          <w:rtl/>
        </w:rPr>
        <w:t xml:space="preserve">, </w:t>
      </w:r>
      <w:r w:rsidRPr="00C35A2C">
        <w:rPr>
          <w:rFonts w:ascii="FontbitDavid" w:hAnsi="FontbitDavid"/>
          <w:b/>
          <w:bCs/>
          <w:sz w:val="32"/>
          <w:rtl/>
        </w:rPr>
        <w:t>משיח</w:t>
      </w:r>
      <w:r w:rsidRPr="00FF1C37">
        <w:rPr>
          <w:rStyle w:val="afffd"/>
          <w:rtl/>
        </w:rPr>
        <w:t xml:space="preserve"> </w:t>
      </w:r>
      <w:r w:rsidRPr="00FF1C37">
        <w:rPr>
          <w:rStyle w:val="afffd"/>
          <w:rFonts w:hint="cs"/>
          <w:rtl/>
        </w:rPr>
        <w:t>'</w:t>
      </w:r>
      <w:r w:rsidRPr="00FF1C37">
        <w:rPr>
          <w:rStyle w:val="afffd"/>
          <w:rtl/>
        </w:rPr>
        <w:t>ואם נפש אחת</w:t>
      </w:r>
      <w:r w:rsidRPr="00FF1C37">
        <w:rPr>
          <w:rStyle w:val="afffd"/>
          <w:rFonts w:hint="cs"/>
          <w:rtl/>
        </w:rPr>
        <w:t>'</w:t>
      </w:r>
      <w:r w:rsidRPr="00FF1C37">
        <w:rPr>
          <w:rStyle w:val="afffd"/>
          <w:rtl/>
        </w:rPr>
        <w:t>,</w:t>
      </w:r>
      <w:r w:rsidRPr="00C35A2C">
        <w:rPr>
          <w:rFonts w:ascii="FontbitDavid" w:hAnsi="FontbitDavid"/>
          <w:sz w:val="32"/>
          <w:rtl/>
        </w:rPr>
        <w:t xml:space="preserve"> אחד יחיד ואחד נשיא ואחד משיח - כולן בכלל נפש אחת הן, וילמד תחתון מן העליון.</w:t>
      </w:r>
    </w:p>
    <w:p w14:paraId="65E4279E" w14:textId="77777777" w:rsidR="00910F84" w:rsidRPr="00C35A2C" w:rsidRDefault="00910F84" w:rsidP="00910F84">
      <w:pPr>
        <w:rPr>
          <w:rFonts w:ascii="FontbitDavid" w:hAnsi="FontbitDavid"/>
          <w:sz w:val="32"/>
          <w:rtl/>
        </w:rPr>
      </w:pPr>
      <w:r w:rsidRPr="00C35A2C">
        <w:rPr>
          <w:rFonts w:ascii="FontbitDavid" w:hAnsi="FontbitDavid"/>
          <w:sz w:val="32"/>
          <w:rtl/>
        </w:rPr>
        <w:t>הניחא למ</w:t>
      </w:r>
      <w:r w:rsidRPr="00C35A2C">
        <w:rPr>
          <w:rFonts w:ascii="FontbitDavid" w:hAnsi="FontbitDavid" w:hint="cs"/>
          <w:sz w:val="32"/>
          <w:rtl/>
        </w:rPr>
        <w:t xml:space="preserve">אן </w:t>
      </w:r>
      <w:r w:rsidRPr="00C35A2C">
        <w:rPr>
          <w:rFonts w:ascii="FontbitDavid" w:hAnsi="FontbitDavid"/>
          <w:sz w:val="32"/>
          <w:rtl/>
        </w:rPr>
        <w:t xml:space="preserve">דמפיק </w:t>
      </w:r>
      <w:r w:rsidRPr="00F90100">
        <w:rPr>
          <w:rStyle w:val="afffd"/>
          <w:rFonts w:hint="cs"/>
          <w:rtl/>
        </w:rPr>
        <w:t>'</w:t>
      </w:r>
      <w:r w:rsidRPr="00F90100">
        <w:rPr>
          <w:rStyle w:val="afffd"/>
          <w:rtl/>
        </w:rPr>
        <w:t>לה</w:t>
      </w:r>
      <w:r w:rsidRPr="00F90100">
        <w:rPr>
          <w:rStyle w:val="afffd"/>
          <w:rFonts w:hint="cs"/>
          <w:rtl/>
        </w:rPr>
        <w:t>'</w:t>
      </w:r>
      <w:r w:rsidRPr="00F90100">
        <w:rPr>
          <w:rStyle w:val="afffd"/>
          <w:rtl/>
        </w:rPr>
        <w:t xml:space="preserve"> </w:t>
      </w:r>
      <w:r w:rsidRPr="00C35A2C">
        <w:rPr>
          <w:rFonts w:ascii="FontbitDavid" w:hAnsi="FontbitDavid"/>
          <w:sz w:val="32"/>
          <w:rtl/>
        </w:rPr>
        <w:t>לעליה לג</w:t>
      </w:r>
      <w:r>
        <w:rPr>
          <w:rFonts w:ascii="FontbitDavid" w:hAnsi="FontbitDavid"/>
          <w:sz w:val="32"/>
          <w:rtl/>
        </w:rPr>
        <w:t>"</w:t>
      </w:r>
      <w:r w:rsidRPr="00C35A2C">
        <w:rPr>
          <w:rFonts w:ascii="FontbitDavid" w:hAnsi="FontbitDavid"/>
          <w:sz w:val="32"/>
          <w:rtl/>
        </w:rPr>
        <w:t xml:space="preserve">ש - כדאמרן, </w:t>
      </w:r>
    </w:p>
    <w:p w14:paraId="7CD0B35C" w14:textId="77777777" w:rsidR="00910F84" w:rsidRPr="00C35A2C" w:rsidRDefault="00910F84" w:rsidP="00910F84">
      <w:pPr>
        <w:rPr>
          <w:rFonts w:ascii="FontbitDavid" w:hAnsi="FontbitDavid"/>
          <w:sz w:val="32"/>
          <w:rtl/>
        </w:rPr>
      </w:pPr>
      <w:r w:rsidRPr="00C35A2C">
        <w:rPr>
          <w:rFonts w:ascii="FontbitDavid" w:hAnsi="FontbitDavid" w:hint="cs"/>
          <w:sz w:val="32"/>
          <w:rtl/>
        </w:rPr>
        <w:t>ואפי' לרבנן דמפקי לה</w:t>
      </w:r>
      <w:r w:rsidRPr="00C35A2C">
        <w:rPr>
          <w:rFonts w:ascii="FontbitDavid" w:hAnsi="FontbitDavid"/>
          <w:sz w:val="32"/>
          <w:rtl/>
        </w:rPr>
        <w:t xml:space="preserve"> לעליה לעריות וצרות, דבר שזדונו כרת ושגגתו חטאת</w:t>
      </w:r>
      <w:r>
        <w:rPr>
          <w:rFonts w:ascii="FontbitDavid" w:hAnsi="FontbitDavid" w:hint="cs"/>
          <w:sz w:val="32"/>
          <w:rtl/>
        </w:rPr>
        <w:t xml:space="preserve"> נפקא מדתני </w:t>
      </w:r>
      <w:r>
        <w:rPr>
          <w:rStyle w:val="affff1"/>
          <w:rFonts w:ascii="FontbitDavid" w:hAnsi="FontbitDavid" w:hint="cs"/>
          <w:sz w:val="32"/>
          <w:rtl/>
          <w:rPrChange w:id="11139"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114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41" w:author="מנוע אמוראים" w:date="2026-10-05T16:41:56Z">
            <w:rPr>
              <w:rFonts w:ascii="FontbitDavid" w:hAnsi="FontbitDavid" w:hint="cs"/>
              <w:sz w:val="32"/>
              <w:rtl/>
            </w:rPr>
          </w:rPrChange>
        </w:rPr>
        <w:t xml:space="preserve">ל</w:t>
      </w:r>
      <w:r>
        <w:rPr>
          <w:rFonts w:ascii="FontbitDavid" w:hAnsi="FontbitDavid" w:hint="cs"/>
          <w:sz w:val="32"/>
          <w:rtl/>
        </w:rPr>
        <w:t xml:space="preserve"> לבנו</w:t>
      </w:r>
      <w:r w:rsidRPr="00C35A2C">
        <w:rPr>
          <w:rFonts w:ascii="FontbitDavid" w:hAnsi="FontbitDavid"/>
          <w:sz w:val="32"/>
          <w:rtl/>
        </w:rPr>
        <w:t xml:space="preserve">: </w:t>
      </w:r>
      <w:r w:rsidRPr="00F90100">
        <w:rPr>
          <w:rStyle w:val="afffd"/>
          <w:rFonts w:hint="cs"/>
          <w:rtl/>
        </w:rPr>
        <w:t>'</w:t>
      </w:r>
      <w:r w:rsidRPr="00F90100">
        <w:rPr>
          <w:rStyle w:val="afffd"/>
          <w:rtl/>
        </w:rPr>
        <w:t>תורה אחת יהיה לכם לעושה בשגגה והנפש אשר תעשה ביד רמה וגו',</w:t>
      </w:r>
      <w:r w:rsidRPr="00C35A2C">
        <w:rPr>
          <w:rFonts w:ascii="FontbitDavid" w:hAnsi="FontbitDavid"/>
          <w:sz w:val="32"/>
          <w:rtl/>
        </w:rPr>
        <w:t xml:space="preserve"> הוקשה כל התורה כולה לעבודת כוכבים, </w:t>
      </w:r>
      <w:r w:rsidRPr="00C35A2C">
        <w:rPr>
          <w:rFonts w:ascii="FontbitDavid" w:hAnsi="FontbitDavid" w:hint="cs"/>
          <w:sz w:val="32"/>
          <w:rtl/>
        </w:rPr>
        <w:t>ד</w:t>
      </w:r>
      <w:r w:rsidRPr="00C35A2C">
        <w:rPr>
          <w:rFonts w:ascii="FontbitDavid" w:hAnsi="FontbitDavid"/>
          <w:sz w:val="32"/>
          <w:rtl/>
        </w:rPr>
        <w:t>אף כאן שחייבין על זדונו כרת ועל שגגתו חטאת.</w:t>
      </w:r>
    </w:p>
    <w:p w14:paraId="6D7DBDE4"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אשכחן יחיד, נשיא, ומשיח בין בעבודת כוכבים בין בשאר מצות, </w:t>
      </w:r>
      <w:r>
        <w:rPr>
          <w:rFonts w:ascii="FontbitDavid" w:hAnsi="FontbitDavid" w:hint="cs"/>
          <w:sz w:val="32"/>
          <w:rtl/>
        </w:rPr>
        <w:t xml:space="preserve"> </w:t>
      </w:r>
      <w:r w:rsidRPr="00C35A2C">
        <w:rPr>
          <w:rFonts w:ascii="FontbitDavid" w:hAnsi="FontbitDavid"/>
          <w:sz w:val="32"/>
          <w:rtl/>
        </w:rPr>
        <w:t>צבור יליף עליון מתחתון.</w:t>
      </w:r>
    </w:p>
    <w:p w14:paraId="0BEABC35" w14:textId="77777777" w:rsidR="00910F84" w:rsidRPr="00C35A2C" w:rsidRDefault="00910F84" w:rsidP="00910F84">
      <w:pPr>
        <w:rPr>
          <w:rFonts w:ascii="FontbitDavid" w:hAnsi="FontbitDavid"/>
          <w:sz w:val="32"/>
          <w:rtl/>
        </w:rPr>
      </w:pPr>
    </w:p>
    <w:p w14:paraId="4742F1C7" w14:textId="77777777" w:rsidR="00910F84" w:rsidRPr="00526888" w:rsidRDefault="00910F84" w:rsidP="00910F84">
      <w:pPr>
        <w:rPr>
          <w:rStyle w:val="afffd"/>
          <w:rtl/>
        </w:rPr>
      </w:pPr>
      <w:r w:rsidRPr="00C35A2C">
        <w:rPr>
          <w:rFonts w:ascii="Fb Fontext" w:hAnsi="Fb Fontext"/>
          <w:rtl/>
        </w:rPr>
        <w:t xml:space="preserve">• </w:t>
      </w:r>
      <w:r w:rsidRPr="00C35A2C">
        <w:rPr>
          <w:rFonts w:ascii="FontbitDavid" w:hAnsi="FontbitDavid"/>
          <w:b/>
          <w:bCs/>
          <w:sz w:val="32"/>
          <w:rtl/>
        </w:rPr>
        <w:t>ורבי</w:t>
      </w:r>
      <w:r>
        <w:rPr>
          <w:rFonts w:ascii="FontbitDavid" w:hAnsi="FontbitDavid"/>
          <w:sz w:val="32"/>
          <w:rtl/>
        </w:rPr>
        <w:t xml:space="preserve"> הא </w:t>
      </w:r>
      <w:r>
        <w:rPr>
          <w:rStyle w:val="affff1"/>
          <w:rFonts w:ascii="FontbitDavid" w:hAnsi="FontbitDavid"/>
          <w:sz w:val="32"/>
          <w:rtl/>
          <w:rPrChange w:id="11142" w:author="מנוע אמוראים" w:date="2026-10-05T16:41:56Z">
            <w:rPr>
              <w:rFonts w:ascii="FontbitDavid" w:hAnsi="FontbitDavid"/>
              <w:sz w:val="32"/>
              <w:rtl/>
            </w:rPr>
          </w:rPrChange>
        </w:rPr>
        <w:t xml:space="preserve">דר</w:t>
      </w:r>
      <w:r>
        <w:rPr>
          <w:rStyle w:val="affff1"/>
          <w:rFonts w:ascii="FontbitDavid" w:hAnsi="FontbitDavid" w:hint="cs"/>
          <w:sz w:val="32"/>
          <w:rtl/>
          <w:rPrChange w:id="11143" w:author="מנוע אמוראים" w:date="2026-10-05T16:41:56Z">
            <w:rPr>
              <w:rFonts w:ascii="FontbitDavid" w:hAnsi="FontbitDavid" w:hint="cs"/>
              <w:sz w:val="32"/>
              <w:rtl/>
            </w:rPr>
          </w:rPrChange>
        </w:rPr>
        <w:t xml:space="preserve">יב</w:t>
      </w:r>
      <w:r>
        <w:rPr>
          <w:rStyle w:val="affff1"/>
          <w:rFonts w:ascii="FontbitDavid" w:hAnsi="FontbitDavid"/>
          <w:sz w:val="32"/>
          <w:rtl/>
          <w:rPrChange w:id="1114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45" w:author="מנוע אמוראים" w:date="2026-10-05T16:41:56Z">
            <w:rPr>
              <w:rFonts w:ascii="FontbitDavid" w:hAnsi="FontbitDavid" w:hint="cs"/>
              <w:sz w:val="32"/>
              <w:rtl/>
            </w:rPr>
          </w:rPrChange>
        </w:rPr>
        <w:t xml:space="preserve">ל</w:t>
      </w:r>
      <w:r>
        <w:rPr>
          <w:rFonts w:ascii="FontbitDavid" w:hAnsi="FontbitDavid" w:hint="cs"/>
          <w:sz w:val="32"/>
          <w:rtl/>
        </w:rPr>
        <w:t xml:space="preserve"> מפיק לכדתניא</w:t>
      </w:r>
      <w:r w:rsidRPr="00C35A2C">
        <w:rPr>
          <w:rFonts w:ascii="FontbitDavid" w:hAnsi="FontbitDavid"/>
          <w:sz w:val="32"/>
          <w:rtl/>
        </w:rPr>
        <w:t>: לפי שמצינו שחלק הכתוב בין רבים ליחידים, רבים בסייף וממונן אבד, יחידים בסקילה וממונן פלט, יכול נחלוק בקרבנותיהם? ת</w:t>
      </w:r>
      <w:r>
        <w:rPr>
          <w:rFonts w:ascii="FontbitDavid" w:hAnsi="FontbitDavid"/>
          <w:sz w:val="32"/>
          <w:rtl/>
        </w:rPr>
        <w:t>"</w:t>
      </w:r>
      <w:r w:rsidRPr="00C35A2C">
        <w:rPr>
          <w:rFonts w:ascii="FontbitDavid" w:hAnsi="FontbitDavid"/>
          <w:sz w:val="32"/>
          <w:rtl/>
        </w:rPr>
        <w:t xml:space="preserve">ל: </w:t>
      </w:r>
      <w:r w:rsidRPr="00526888">
        <w:rPr>
          <w:rStyle w:val="afffd"/>
          <w:rtl/>
        </w:rPr>
        <w:t>תורה אחת יהיה וגו'.</w:t>
      </w:r>
    </w:p>
    <w:p w14:paraId="6E4245CB"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 xml:space="preserve">מתקיף </w:t>
      </w:r>
      <w:r>
        <w:rPr>
          <w:rStyle w:val="affff1"/>
          <w:rFonts w:ascii="FontbitDavid" w:hAnsi="FontbitDavid" w:hint="cs"/>
          <w:sz w:val="32"/>
          <w:rtl/>
          <w:rPrChange w:id="11146"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14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48"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מהגרוניא</w:t>
      </w:r>
      <w:r w:rsidRPr="00C35A2C">
        <w:rPr>
          <w:rFonts w:ascii="FontbitDavid" w:hAnsi="FontbitDavid"/>
          <w:sz w:val="32"/>
          <w:rtl/>
        </w:rPr>
        <w:t>: טעמא דלא חלק הכתוב, הא חלק הו</w:t>
      </w:r>
      <w:r>
        <w:rPr>
          <w:rFonts w:ascii="FontbitDavid" w:hAnsi="FontbitDavid"/>
          <w:sz w:val="32"/>
          <w:rtl/>
        </w:rPr>
        <w:t>"</w:t>
      </w:r>
      <w:r w:rsidRPr="00C35A2C">
        <w:rPr>
          <w:rFonts w:ascii="FontbitDavid" w:hAnsi="FontbitDavid" w:hint="cs"/>
          <w:sz w:val="32"/>
          <w:rtl/>
        </w:rPr>
        <w:t>א</w:t>
      </w:r>
      <w:r w:rsidRPr="00C35A2C">
        <w:rPr>
          <w:rFonts w:ascii="FontbitDavid" w:hAnsi="FontbitDavid"/>
          <w:sz w:val="32"/>
          <w:rtl/>
        </w:rPr>
        <w:t xml:space="preserve"> נחלוק, </w:t>
      </w:r>
    </w:p>
    <w:p w14:paraId="7F7C692A" w14:textId="77777777" w:rsidR="00910F84" w:rsidRPr="00C35A2C" w:rsidRDefault="00910F84" w:rsidP="00910F84">
      <w:pPr>
        <w:rPr>
          <w:rFonts w:ascii="FontbitDavid" w:hAnsi="FontbitDavid"/>
          <w:sz w:val="32"/>
          <w:rtl/>
        </w:rPr>
      </w:pPr>
      <w:r w:rsidRPr="00C35A2C">
        <w:rPr>
          <w:rFonts w:ascii="FontbitDavid" w:hAnsi="FontbitDavid"/>
          <w:sz w:val="32"/>
          <w:rtl/>
        </w:rPr>
        <w:t>מאי נייתי? נייתי פר, צבור בשאר מצות הוא דמייתו!</w:t>
      </w:r>
    </w:p>
    <w:p w14:paraId="62DB6A2A" w14:textId="77777777" w:rsidR="00910F84" w:rsidRPr="00C35A2C" w:rsidRDefault="00910F84" w:rsidP="00910F84">
      <w:pPr>
        <w:ind w:firstLine="226"/>
        <w:rPr>
          <w:rFonts w:ascii="FontbitDavid" w:hAnsi="FontbitDavid"/>
          <w:sz w:val="32"/>
          <w:rtl/>
        </w:rPr>
      </w:pPr>
      <w:r w:rsidRPr="00C35A2C">
        <w:rPr>
          <w:rFonts w:ascii="FontbitDavid" w:hAnsi="FontbitDavid"/>
          <w:sz w:val="32"/>
          <w:rtl/>
        </w:rPr>
        <w:t>נייתי פר לעולה ושעיר לחטאת, צבור בעבודת כוכבים הוא דמייתו!</w:t>
      </w:r>
    </w:p>
    <w:p w14:paraId="1684BB7B" w14:textId="77777777" w:rsidR="00910F84" w:rsidRPr="00C35A2C" w:rsidRDefault="00910F84" w:rsidP="00910F84">
      <w:pPr>
        <w:ind w:firstLine="226"/>
        <w:rPr>
          <w:rFonts w:ascii="FontbitDavid" w:hAnsi="FontbitDavid"/>
          <w:sz w:val="32"/>
          <w:rtl/>
        </w:rPr>
      </w:pPr>
      <w:r w:rsidRPr="00C35A2C">
        <w:rPr>
          <w:rFonts w:ascii="FontbitDavid" w:hAnsi="FontbitDavid"/>
          <w:sz w:val="32"/>
          <w:rtl/>
        </w:rPr>
        <w:t>נייתי שעיר, נשיא בשאר מצות הוא דמייתי!</w:t>
      </w:r>
    </w:p>
    <w:p w14:paraId="7D191893" w14:textId="77777777" w:rsidR="00910F84" w:rsidRPr="00C35A2C" w:rsidRDefault="00910F84" w:rsidP="00910F84">
      <w:pPr>
        <w:ind w:left="794" w:hanging="114"/>
        <w:rPr>
          <w:rFonts w:ascii="FontbitDavid" w:hAnsi="FontbitDavid"/>
          <w:sz w:val="32"/>
          <w:rtl/>
        </w:rPr>
      </w:pPr>
      <w:r w:rsidRPr="00C35A2C">
        <w:rPr>
          <w:rFonts w:ascii="FontbitDavid" w:hAnsi="FontbitDavid"/>
          <w:sz w:val="32"/>
          <w:rtl/>
        </w:rPr>
        <w:t>נייתי שעירה, יחיד נמי היינו קרבנו!</w:t>
      </w:r>
    </w:p>
    <w:p w14:paraId="46D0B6C3" w14:textId="77777777" w:rsidR="00910F84" w:rsidRPr="00C35A2C" w:rsidRDefault="00910F84" w:rsidP="00910F84">
      <w:pPr>
        <w:rPr>
          <w:rtl/>
        </w:rPr>
      </w:pPr>
      <w:r w:rsidRPr="00C35A2C">
        <w:rPr>
          <w:rFonts w:hint="cs"/>
          <w:rtl/>
        </w:rPr>
        <w:t>וסד</w:t>
      </w:r>
      <w:r>
        <w:rPr>
          <w:rtl/>
        </w:rPr>
        <w:t>"</w:t>
      </w:r>
      <w:r w:rsidRPr="00C35A2C">
        <w:rPr>
          <w:rFonts w:hint="cs"/>
          <w:rtl/>
        </w:rPr>
        <w:t>א צבור מביא פר לעולה ושעיר לחטאת הני ניתי איפכא פר לחטאת ושעיר לעולה או דצריך ואין לו תקנה קמ</w:t>
      </w:r>
      <w:r>
        <w:rPr>
          <w:rtl/>
        </w:rPr>
        <w:t>"</w:t>
      </w:r>
      <w:r w:rsidRPr="00C35A2C">
        <w:rPr>
          <w:rFonts w:hint="cs"/>
          <w:rtl/>
        </w:rPr>
        <w:t xml:space="preserve">ל </w:t>
      </w:r>
    </w:p>
    <w:p w14:paraId="50003E51" w14:textId="77777777" w:rsidR="00910F84" w:rsidRPr="00C35A2C" w:rsidRDefault="00910F84" w:rsidP="00910F84">
      <w:pPr>
        <w:rPr>
          <w:rFonts w:ascii="FontbitDavid" w:hAnsi="FontbitDavid"/>
          <w:sz w:val="32"/>
          <w:rtl/>
        </w:rPr>
      </w:pPr>
      <w:r w:rsidRPr="00C35A2C">
        <w:rPr>
          <w:rFonts w:ascii="FontbitDavid" w:hAnsi="FontbitDavid"/>
          <w:sz w:val="32"/>
          <w:rtl/>
        </w:rPr>
        <w:t>דכ</w:t>
      </w:r>
      <w:r>
        <w:rPr>
          <w:rFonts w:ascii="FontbitDavid" w:hAnsi="FontbitDavid"/>
          <w:sz w:val="32"/>
          <w:rtl/>
        </w:rPr>
        <w:t>"</w:t>
      </w:r>
      <w:r w:rsidRPr="00C35A2C">
        <w:rPr>
          <w:rFonts w:ascii="FontbitDavid" w:hAnsi="FontbitDavid"/>
          <w:sz w:val="32"/>
          <w:rtl/>
        </w:rPr>
        <w:t xml:space="preserve">ע מיהת: </w:t>
      </w:r>
      <w:r w:rsidRPr="00C35A2C">
        <w:rPr>
          <w:rFonts w:ascii="FontbitDavid" w:hAnsi="FontbitDavid" w:hint="cs"/>
          <w:sz w:val="32"/>
          <w:rtl/>
        </w:rPr>
        <w:t>הני קראי כתיבי בעכו</w:t>
      </w:r>
      <w:r>
        <w:rPr>
          <w:rFonts w:ascii="FontbitDavid" w:hAnsi="FontbitDavid"/>
          <w:sz w:val="32"/>
          <w:rtl/>
        </w:rPr>
        <w:t>"</w:t>
      </w:r>
      <w:r>
        <w:rPr>
          <w:rFonts w:ascii="FontbitDavid" w:hAnsi="FontbitDavid" w:hint="cs"/>
          <w:sz w:val="32"/>
          <w:rtl/>
        </w:rPr>
        <w:t xml:space="preserve">ם רבא [</w:t>
      </w:r>
      <w:r>
        <w:rPr>
          <w:rStyle w:val="affff1"/>
          <w:rFonts w:ascii="FontbitDavid" w:hAnsi="FontbitDavid" w:hint="cs"/>
          <w:sz w:val="32"/>
          <w:rtl/>
          <w:rPrChange w:id="11149"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115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51" w:author="מנוע אמוראים" w:date="2026-10-05T16:41:56Z">
            <w:rPr>
              <w:rFonts w:ascii="FontbitDavid" w:hAnsi="FontbitDavid" w:hint="cs"/>
              <w:sz w:val="32"/>
              <w:rtl/>
            </w:rPr>
          </w:rPrChange>
        </w:rPr>
        <w:t xml:space="preserve">ל</w:t>
      </w:r>
      <w:r>
        <w:rPr>
          <w:rFonts w:ascii="FontbitDavid" w:hAnsi="FontbitDavid" w:hint="cs"/>
          <w:sz w:val="32"/>
          <w:rtl/>
        </w:rPr>
        <w:t xml:space="preserve">]</w:t>
      </w:r>
      <w:r w:rsidRPr="00C35A2C">
        <w:rPr>
          <w:rFonts w:ascii="FontbitDavid" w:hAnsi="FontbitDavid"/>
          <w:sz w:val="32"/>
          <w:rtl/>
        </w:rPr>
        <w:t xml:space="preserve"> </w:t>
      </w:r>
      <w:r w:rsidRPr="00F90100">
        <w:rPr>
          <w:rStyle w:val="afffd"/>
          <w:rFonts w:hint="cs"/>
          <w:rtl/>
        </w:rPr>
        <w:t>'</w:t>
      </w:r>
      <w:r w:rsidRPr="00F90100">
        <w:rPr>
          <w:rStyle w:val="afffd"/>
          <w:rtl/>
        </w:rPr>
        <w:t>וכי תשגו ולא תעשו את כל המצות האלה</w:t>
      </w:r>
      <w:r w:rsidRPr="00F90100">
        <w:rPr>
          <w:rStyle w:val="afffd"/>
          <w:rFonts w:hint="cs"/>
          <w:rtl/>
        </w:rPr>
        <w:t>'</w:t>
      </w:r>
      <w:r w:rsidRPr="00F90100">
        <w:rPr>
          <w:rStyle w:val="afffd"/>
          <w:rtl/>
        </w:rPr>
        <w:t>,</w:t>
      </w:r>
      <w:r w:rsidRPr="00C35A2C">
        <w:rPr>
          <w:rFonts w:ascii="FontbitDavid" w:hAnsi="FontbitDavid"/>
          <w:sz w:val="32"/>
          <w:rtl/>
        </w:rPr>
        <w:t xml:space="preserve"> איזו היא מצוה שהיא שקולה ככל המצות? הוי אומר: זו עבודת כוכבים.</w:t>
      </w:r>
    </w:p>
    <w:p w14:paraId="34637D59" w14:textId="77777777" w:rsidR="00910F84" w:rsidRDefault="00910F84" w:rsidP="00910F84">
      <w:pPr>
        <w:rPr>
          <w:rFonts w:ascii="FontbitDavid" w:hAnsi="FontbitDavid"/>
          <w:sz w:val="32"/>
          <w:rtl/>
        </w:rPr>
      </w:pPr>
      <w:r w:rsidRPr="00C35A2C">
        <w:rPr>
          <w:rFonts w:ascii="Fb Fontext" w:hAnsi="Fb Fontext"/>
          <w:rtl/>
        </w:rPr>
        <w:lastRenderedPageBreak/>
        <w:t xml:space="preserve">• </w:t>
      </w:r>
      <w:r w:rsidRPr="00C35A2C">
        <w:rPr>
          <w:rFonts w:ascii="FontbitDavid" w:hAnsi="FontbitDavid"/>
          <w:sz w:val="32"/>
          <w:rtl/>
        </w:rPr>
        <w:t xml:space="preserve">דבי רבי </w:t>
      </w:r>
      <w:r w:rsidRPr="00F90100">
        <w:rPr>
          <w:rStyle w:val="afffd"/>
          <w:rFonts w:hint="cs"/>
          <w:rtl/>
        </w:rPr>
        <w:t>'</w:t>
      </w:r>
      <w:r w:rsidRPr="00F90100">
        <w:rPr>
          <w:rStyle w:val="afffd"/>
          <w:rtl/>
        </w:rPr>
        <w:t xml:space="preserve">אשר דבר ה' </w:t>
      </w:r>
      <w:r w:rsidRPr="00C35A2C">
        <w:rPr>
          <w:rFonts w:ascii="FontbitDavid" w:hAnsi="FontbitDavid"/>
          <w:sz w:val="32"/>
          <w:rtl/>
        </w:rPr>
        <w:t>אל משה</w:t>
      </w:r>
      <w:r w:rsidRPr="00C35A2C">
        <w:rPr>
          <w:rFonts w:ascii="FontbitDavid" w:hAnsi="FontbitDavid" w:hint="cs"/>
          <w:sz w:val="32"/>
          <w:rtl/>
        </w:rPr>
        <w:t>'</w:t>
      </w:r>
      <w:r w:rsidRPr="00C35A2C">
        <w:rPr>
          <w:rFonts w:ascii="FontbitDavid" w:hAnsi="FontbitDavid"/>
          <w:sz w:val="32"/>
          <w:rtl/>
        </w:rPr>
        <w:t xml:space="preserve">, וכתיב: </w:t>
      </w:r>
      <w:r w:rsidRPr="00F90100">
        <w:rPr>
          <w:rStyle w:val="afffd"/>
          <w:rFonts w:hint="cs"/>
          <w:rtl/>
        </w:rPr>
        <w:t>'</w:t>
      </w:r>
      <w:r w:rsidRPr="00F90100">
        <w:rPr>
          <w:rStyle w:val="afffd"/>
          <w:rtl/>
        </w:rPr>
        <w:t>אשר צוה ה' אליכם ביד משה</w:t>
      </w:r>
      <w:r w:rsidRPr="00F90100">
        <w:rPr>
          <w:rStyle w:val="afffd"/>
          <w:rFonts w:hint="cs"/>
          <w:rtl/>
        </w:rPr>
        <w:t>'</w:t>
      </w:r>
      <w:r w:rsidRPr="00C35A2C">
        <w:rPr>
          <w:rFonts w:ascii="FontbitDavid" w:hAnsi="FontbitDavid"/>
          <w:sz w:val="32"/>
          <w:rtl/>
        </w:rPr>
        <w:t>, איזו היא מצוה שהיא בדיבורו של הק</w:t>
      </w:r>
      <w:r>
        <w:rPr>
          <w:rFonts w:ascii="FontbitDavid" w:hAnsi="FontbitDavid" w:hint="cs"/>
          <w:sz w:val="32"/>
          <w:rtl/>
        </w:rPr>
        <w:t>ב''ה</w:t>
      </w:r>
      <w:r w:rsidRPr="00C35A2C">
        <w:rPr>
          <w:rFonts w:ascii="FontbitDavid" w:hAnsi="FontbitDavid"/>
          <w:sz w:val="32"/>
          <w:rtl/>
        </w:rPr>
        <w:t xml:space="preserve"> וצוה על ידי משה? הוי אומר: זו עבודת כוכבים, </w:t>
      </w:r>
    </w:p>
    <w:p w14:paraId="67CC8397"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דתנא רבי ישמעאל</w:t>
      </w:r>
      <w:r>
        <w:rPr>
          <w:rStyle w:val="afffd"/>
          <w:rFonts w:hint="cs"/>
          <w:rtl/>
        </w:rPr>
        <w:t xml:space="preserve"> </w:t>
      </w:r>
      <w:r w:rsidRPr="0013388F">
        <w:rPr>
          <w:rStyle w:val="afffd"/>
          <w:rtl/>
        </w:rPr>
        <w:t xml:space="preserve">אנכי ולא יהיה לך </w:t>
      </w:r>
      <w:r w:rsidRPr="00C35A2C">
        <w:rPr>
          <w:rFonts w:ascii="FontbitDavid" w:hAnsi="FontbitDavid"/>
          <w:sz w:val="32"/>
          <w:rtl/>
        </w:rPr>
        <w:t>מפי הגבורה שמענום.</w:t>
      </w:r>
    </w:p>
    <w:p w14:paraId="2BE123E7" w14:textId="77777777" w:rsidR="00910F84" w:rsidRPr="00C35A2C" w:rsidRDefault="00910F84" w:rsidP="00910F84">
      <w:pPr>
        <w:pStyle w:val="aff6"/>
        <w:framePr w:wrap="around"/>
        <w:rPr>
          <w:rtl/>
        </w:rPr>
      </w:pPr>
      <w:r w:rsidRPr="00C35A2C">
        <w:rPr>
          <w:rFonts w:hint="cs"/>
          <w:rtl/>
        </w:rPr>
        <w:t>ח:</w:t>
      </w:r>
    </w:p>
    <w:p w14:paraId="772B2BE8"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b/>
          <w:bCs/>
          <w:sz w:val="32"/>
          <w:rtl/>
        </w:rPr>
        <w:t>דבי רבי ישמעאל תנא</w:t>
      </w:r>
      <w:r w:rsidRPr="00C35A2C">
        <w:rPr>
          <w:rFonts w:ascii="FontbitDavid" w:hAnsi="FontbitDavid"/>
          <w:sz w:val="32"/>
          <w:rtl/>
        </w:rPr>
        <w:t xml:space="preserve">: </w:t>
      </w:r>
      <w:r w:rsidRPr="00F90100">
        <w:rPr>
          <w:rStyle w:val="afffd"/>
          <w:rFonts w:hint="cs"/>
          <w:rtl/>
        </w:rPr>
        <w:t>'</w:t>
      </w:r>
      <w:r w:rsidRPr="00F90100">
        <w:rPr>
          <w:rStyle w:val="afffd"/>
          <w:rtl/>
        </w:rPr>
        <w:t>למן היום אשר צוה ה' והלאה לדורותיכם</w:t>
      </w:r>
      <w:r w:rsidRPr="00F90100">
        <w:rPr>
          <w:rStyle w:val="afffd"/>
          <w:rFonts w:hint="cs"/>
          <w:rtl/>
        </w:rPr>
        <w:t>'</w:t>
      </w:r>
      <w:r w:rsidRPr="00F90100">
        <w:rPr>
          <w:rStyle w:val="afffd"/>
          <w:rtl/>
        </w:rPr>
        <w:t>,</w:t>
      </w:r>
      <w:r w:rsidRPr="00C35A2C">
        <w:rPr>
          <w:rFonts w:ascii="FontbitDavid" w:hAnsi="FontbitDavid"/>
          <w:sz w:val="32"/>
          <w:rtl/>
        </w:rPr>
        <w:t xml:space="preserve"> איזו היא מצוה שהיא נאמרה בתחלה? הוי אומר: זו עבודת כוכבים.</w:t>
      </w:r>
      <w:r w:rsidRPr="00C35A2C">
        <w:rPr>
          <w:rFonts w:ascii="FontbitDavid" w:hAnsi="FontbitDavid" w:hint="cs"/>
          <w:sz w:val="32"/>
          <w:rtl/>
        </w:rPr>
        <w:t xml:space="preserve">  </w:t>
      </w:r>
      <w:r w:rsidRPr="00C35A2C">
        <w:rPr>
          <w:rFonts w:ascii="FontbitDavid" w:hAnsi="FontbitDavid"/>
          <w:sz w:val="32"/>
          <w:rtl/>
        </w:rPr>
        <w:t>והא אמר מר: עשר מצות נצטוו ישראל במרה, אלא, מחוורתא כדשנינן מעיקרא.</w:t>
      </w:r>
      <w:r>
        <w:rPr>
          <w:rFonts w:ascii="FontbitDavid" w:hAnsi="FontbitDavid" w:hint="cs"/>
          <w:sz w:val="32"/>
          <w:rtl/>
        </w:rPr>
        <w:t xml:space="preserve"> [והיינו רבא, </w:t>
      </w:r>
      <w:r>
        <w:rPr>
          <w:rStyle w:val="affff1"/>
          <w:rFonts w:ascii="FontbitDavid" w:hAnsi="FontbitDavid" w:hint="cs"/>
          <w:sz w:val="32"/>
          <w:rtl/>
          <w:rPrChange w:id="11152"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115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54" w:author="מנוע אמוראים" w:date="2026-10-05T16:41:56Z">
            <w:rPr>
              <w:rFonts w:ascii="FontbitDavid" w:hAnsi="FontbitDavid" w:hint="cs"/>
              <w:sz w:val="32"/>
              <w:rtl/>
            </w:rPr>
          </w:rPrChange>
        </w:rPr>
        <w:t xml:space="preserve">ל</w:t>
      </w:r>
      <w:r>
        <w:rPr>
          <w:rFonts w:ascii="FontbitDavid" w:hAnsi="FontbitDavid" w:hint="cs"/>
          <w:sz w:val="32"/>
          <w:rtl/>
        </w:rPr>
        <w:t xml:space="preserve"> או רבי]</w:t>
      </w:r>
    </w:p>
    <w:p w14:paraId="4E405F10"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pPr>
        <w:pStyle w:val="affff4"/>
        <w:rPr>
          <w:ins w:id="20008" w:author="קלוד" w:date="2026-10-06T10:08:57Z"/>
        </w:rPr>
      </w:pPr>
      <w:ins w:id="20007" w:author="קלוד" w:date="2026-10-06T10:08:57Z">
        <w:r>
          <w:t xml:space="preserve">משנה ד</w:t>
        </w:r>
      </w:ins>
    </w:p>
    <w:p w14:paraId="168BC55A" w14:textId="77777777" w:rsidR="00910F84" w:rsidRPr="00C35A2C" w:rsidRDefault="00910F84" w:rsidP="00910F84">
      <w:pPr>
        <w:pStyle w:val="affb"/>
        <w:rPr>
          <w:del w:id="20030" w:author="קלוד" w:date="2026-10-06T10:15:28Z"/>
          <w:rtl/>
        </w:rPr>
      </w:pPr>
      <w:ins w:id="9824" w:author="מספור קטעי משנה" w:date="2026-10-06T06:45:26Z">
        <w:del w:id="20028" w:author="קלוד" w:date="2026-10-06T10:15:28Z">
          <w:r>
            <w:rPr>
              <w:rStyle w:val="MisparKeta"/>
            </w:rPr>
            <w:delText xml:space="preserve">א. </w:delText>
          </w:r>
        </w:del>
      </w:ins>
      <w:del w:id="20029" w:author="קלוד" w:date="2026-10-06T10:15:28Z">
        <w:r w:rsidRPr="00C35A2C">
          <w:rPr>
            <w:rtl/>
          </w:rPr>
          <w:delText xml:space="preserve">מתני'.</w:delText>
        </w:r>
      </w:del>
    </w:p>
    <w:p w14:paraId="0B1ECDB0" w14:textId="77777777" w:rsidR="00910F84" w:rsidRPr="00C35A2C" w:rsidRDefault="00910F84" w:rsidP="00910F84">
      <w:pPr>
        <w:pStyle w:val="affb"/>
        <w:rPr>
          <w:rtl/>
        </w:rPr>
      </w:pPr>
      <w:ins w:id="20067" w:author="קלוד" w:date="2026-10-06T10:15:28Z">
        <w:r>
          <w:rPr>
            <w:rStyle w:val="MisparKeta"/>
          </w:rPr>
          <w:t xml:space="preserve">א. </w:t>
        </w:r>
      </w:ins>
      <w:r w:rsidRPr="00C35A2C">
        <w:rPr>
          <w:rtl/>
        </w:rPr>
        <w:t>אין חייבין על עשה ועל ל</w:t>
      </w:r>
      <w:r>
        <w:rPr>
          <w:rtl/>
        </w:rPr>
        <w:t>"</w:t>
      </w:r>
      <w:r w:rsidRPr="00C35A2C">
        <w:rPr>
          <w:rFonts w:hint="cs"/>
          <w:rtl/>
        </w:rPr>
        <w:t>ת</w:t>
      </w:r>
      <w:r w:rsidRPr="00C35A2C">
        <w:rPr>
          <w:rtl/>
        </w:rPr>
        <w:t xml:space="preserve"> שבמקדש, ואין מביאין אשם תלוי על עשה ועל לא תעשה שבמקדש;</w:t>
      </w:r>
    </w:p>
    <w:p w14:paraId="37C5910F" w14:textId="77777777" w:rsidR="00910F84" w:rsidRPr="00C35A2C" w:rsidRDefault="00910F84" w:rsidP="00910F84">
      <w:pPr>
        <w:pStyle w:val="affb"/>
        <w:rPr>
          <w:rtl/>
        </w:rPr>
      </w:pPr>
      <w:r w:rsidRPr="00C35A2C">
        <w:rPr>
          <w:rtl/>
        </w:rPr>
        <w:t>אבל חייבין על עשה ועל לא תעשה שבנדה, ומביאים אשם תלוי על עשה ועל לא תעשה שבנדה.</w:t>
      </w:r>
    </w:p>
    <w:p w14:paraId="315AC82A" w14:textId="77777777" w:rsidR="00910F84" w:rsidRPr="00C35A2C" w:rsidRDefault="00910F84" w:rsidP="00910F84">
      <w:pPr>
        <w:pStyle w:val="affb"/>
        <w:rPr>
          <w:rtl/>
        </w:rPr>
      </w:pPr>
      <w:r w:rsidRPr="00C35A2C">
        <w:rPr>
          <w:rtl/>
        </w:rPr>
        <w:t>איזו היא מצות עשה שבנדה? פרוש מן הנדה, ומצות לא תעשה? אל תבא על הנדה.</w:t>
      </w:r>
    </w:p>
    <w:p w14:paraId="02BDB35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295363E"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צבור לא מחייבי קרבן בעלמא, ויחיד אשם תלוי נמי לא </w:t>
      </w:r>
    </w:p>
    <w:p w14:paraId="714EC01D" w14:textId="77777777" w:rsidR="00910F84" w:rsidRPr="00C35A2C" w:rsidRDefault="00910F84" w:rsidP="00910F84">
      <w:pPr>
        <w:rPr>
          <w:rtl/>
        </w:rPr>
      </w:pPr>
      <w:r>
        <w:rPr>
          <w:rStyle w:val="affff1"/>
          <w:rFonts w:hint="cs"/>
          <w:rtl/>
          <w:rPrChange w:id="11155" w:author="מנוע אמוראים" w:date="2026-10-05T16:41:56Z">
            <w:rPr>
              <w:rFonts w:hint="cs"/>
              <w:rtl/>
            </w:rPr>
          </w:rPrChange>
        </w:rPr>
        <w:t xml:space="preserve">ריב</w:t>
      </w:r>
      <w:r>
        <w:rPr>
          <w:rStyle w:val="affff1"/>
          <w:rtl/>
          <w:rPrChange w:id="11156" w:author="מנוע אמוראים" w:date="2026-10-05T16:41:56Z">
            <w:rPr>
              <w:rtl/>
            </w:rPr>
          </w:rPrChange>
        </w:rPr>
        <w:t xml:space="preserve">"</w:t>
      </w:r>
      <w:r>
        <w:rPr>
          <w:rStyle w:val="affff1"/>
          <w:rFonts w:hint="cs"/>
          <w:rtl/>
          <w:rPrChange w:id="11157" w:author="מנוע אמוראים" w:date="2026-10-05T16:41:56Z">
            <w:rPr>
              <w:rFonts w:hint="cs"/>
              <w:rtl/>
            </w:rPr>
          </w:rPrChange>
        </w:rPr>
        <w:t xml:space="preserve">א</w:t>
      </w:r>
      <w:r>
        <w:rPr>
          <w:rFonts w:hint="cs"/>
          <w:rtl/>
        </w:rPr>
        <w:t xml:space="preserve">:</w:t>
      </w:r>
      <w:r w:rsidRPr="00FF1C37">
        <w:rPr>
          <w:rStyle w:val="afffd"/>
          <w:rFonts w:hint="cs"/>
          <w:rtl/>
        </w:rPr>
        <w:t xml:space="preserve"> '</w:t>
      </w:r>
      <w:r w:rsidRPr="00FF1C37">
        <w:rPr>
          <w:rStyle w:val="afffd"/>
          <w:rtl/>
        </w:rPr>
        <w:t>ואשם בחטאת ובאשם תלוי</w:t>
      </w:r>
      <w:r w:rsidRPr="00FF1C37">
        <w:rPr>
          <w:rStyle w:val="afffd"/>
          <w:rFonts w:hint="cs"/>
          <w:rtl/>
        </w:rPr>
        <w:t>'</w:t>
      </w:r>
      <w:r w:rsidRPr="00FF1C37">
        <w:rPr>
          <w:rStyle w:val="afffd"/>
          <w:rtl/>
        </w:rPr>
        <w:t>,</w:t>
      </w:r>
      <w:r w:rsidRPr="00C35A2C">
        <w:rPr>
          <w:rtl/>
        </w:rPr>
        <w:t xml:space="preserve"> ונאמר</w:t>
      </w:r>
      <w:r w:rsidRPr="00FF1C37">
        <w:rPr>
          <w:rStyle w:val="afffd"/>
          <w:rtl/>
        </w:rPr>
        <w:t xml:space="preserve"> </w:t>
      </w:r>
      <w:r w:rsidRPr="00FF1C37">
        <w:rPr>
          <w:rStyle w:val="afffd"/>
          <w:rFonts w:hint="cs"/>
          <w:rtl/>
        </w:rPr>
        <w:t>'</w:t>
      </w:r>
      <w:r w:rsidRPr="00FF1C37">
        <w:rPr>
          <w:rStyle w:val="afffd"/>
          <w:rtl/>
        </w:rPr>
        <w:t>ואשמו</w:t>
      </w:r>
      <w:r w:rsidRPr="00FF1C37">
        <w:rPr>
          <w:rStyle w:val="afffd"/>
          <w:rFonts w:hint="cs"/>
          <w:rtl/>
        </w:rPr>
        <w:t>'</w:t>
      </w:r>
      <w:r w:rsidRPr="00FF1C37">
        <w:rPr>
          <w:rStyle w:val="afffd"/>
          <w:rtl/>
        </w:rPr>
        <w:t xml:space="preserve"> </w:t>
      </w:r>
      <w:r w:rsidRPr="00C35A2C">
        <w:rPr>
          <w:rtl/>
        </w:rPr>
        <w:t>בצבור, מה ואשם ביחיד בחטאת קבועה, אף ואשמו בצבור בחטאת קבועה;</w:t>
      </w:r>
    </w:p>
    <w:p w14:paraId="752D1656" w14:textId="77777777" w:rsidR="00910F84" w:rsidRPr="00C35A2C" w:rsidRDefault="00910F84" w:rsidP="00910F84">
      <w:pPr>
        <w:rPr>
          <w:rFonts w:ascii="FontbitDavid" w:hAnsi="FontbitDavid"/>
          <w:sz w:val="32"/>
          <w:rtl/>
        </w:rPr>
      </w:pPr>
      <w:r w:rsidRPr="00C35A2C">
        <w:rPr>
          <w:rFonts w:ascii="FontbitDavid" w:hAnsi="FontbitDavid"/>
          <w:sz w:val="32"/>
          <w:rtl/>
        </w:rPr>
        <w:t>ומה צבור בחטאת קבועה, אף אשם תלוי נמי אין בא אלא על ספק חטאת קבועה.</w:t>
      </w:r>
    </w:p>
    <w:p w14:paraId="5DBEE08B" w14:textId="77777777" w:rsidR="00910F84" w:rsidRPr="001F3CA4" w:rsidRDefault="00910F84" w:rsidP="00910F84">
      <w:pPr>
        <w:rPr>
          <w:rStyle w:val="afffd"/>
          <w:rtl/>
        </w:rPr>
      </w:pPr>
      <w:r w:rsidRPr="00C35A2C">
        <w:rPr>
          <w:rFonts w:ascii="FontbitDavid" w:hAnsi="FontbitDavid"/>
          <w:sz w:val="32"/>
          <w:rtl/>
        </w:rPr>
        <w:t xml:space="preserve">אמרי: אי הכי, קרבן עולה ויורד נמי הא כתיב: </w:t>
      </w:r>
      <w:r w:rsidRPr="001F3CA4">
        <w:rPr>
          <w:rStyle w:val="afffd"/>
          <w:rFonts w:hint="cs"/>
          <w:rtl/>
        </w:rPr>
        <w:t>'</w:t>
      </w:r>
      <w:r w:rsidRPr="001F3CA4">
        <w:rPr>
          <w:rStyle w:val="afffd"/>
          <w:rtl/>
        </w:rPr>
        <w:t>והיה כי יאשם לאחת מאלה</w:t>
      </w:r>
      <w:r w:rsidRPr="001F3CA4">
        <w:rPr>
          <w:rStyle w:val="afffd"/>
          <w:rFonts w:hint="cs"/>
          <w:rtl/>
        </w:rPr>
        <w:t>',</w:t>
      </w:r>
    </w:p>
    <w:p w14:paraId="7EB925B6" w14:textId="77777777" w:rsidR="00910F84" w:rsidRPr="00C35A2C" w:rsidRDefault="00910F84" w:rsidP="00910F84">
      <w:pPr>
        <w:pStyle w:val="afffa"/>
        <w:rPr>
          <w:rtl/>
        </w:rPr>
      </w:pPr>
      <w:r>
        <w:rPr>
          <w:rtl/>
        </w:rPr>
        <w:t xml:space="preserve">- </w:t>
      </w:r>
      <w:r w:rsidRPr="00C35A2C">
        <w:rPr>
          <w:rtl/>
        </w:rPr>
        <w:t>דנין אשמו מן אשם ואין דנין אשם מן יאשם.</w:t>
      </w:r>
    </w:p>
    <w:p w14:paraId="1FE8A291" w14:textId="77777777" w:rsidR="00910F84" w:rsidRPr="00C35A2C" w:rsidRDefault="00910F84" w:rsidP="00910F84">
      <w:pPr>
        <w:rPr>
          <w:rFonts w:ascii="FontbitDavid" w:hAnsi="FontbitDavid"/>
          <w:sz w:val="32"/>
          <w:rtl/>
        </w:rPr>
      </w:pPr>
      <w:r w:rsidRPr="00C35A2C">
        <w:rPr>
          <w:rFonts w:ascii="FontbitDavid" w:hAnsi="FontbitDavid"/>
          <w:b/>
          <w:bCs/>
          <w:sz w:val="32"/>
          <w:rtl/>
        </w:rPr>
        <w:t>ומאי נ</w:t>
      </w:r>
      <w:r>
        <w:rPr>
          <w:rFonts w:ascii="FontbitDavid" w:hAnsi="FontbitDavid"/>
          <w:b/>
          <w:bCs/>
          <w:sz w:val="32"/>
          <w:rtl/>
        </w:rPr>
        <w:t>"</w:t>
      </w:r>
      <w:r w:rsidRPr="00C35A2C">
        <w:rPr>
          <w:rFonts w:ascii="FontbitDavid" w:hAnsi="FontbitDavid"/>
          <w:b/>
          <w:bCs/>
          <w:sz w:val="32"/>
          <w:rtl/>
        </w:rPr>
        <w:t>מ?</w:t>
      </w:r>
      <w:r>
        <w:rPr>
          <w:rFonts w:ascii="FontbitDavid" w:hAnsi="FontbitDavid"/>
          <w:sz w:val="32"/>
          <w:rtl/>
        </w:rPr>
        <w:t xml:space="preserve"> והא תני </w:t>
      </w:r>
      <w:r>
        <w:rPr>
          <w:rStyle w:val="affff1"/>
          <w:rFonts w:ascii="FontbitDavid" w:hAnsi="FontbitDavid"/>
          <w:sz w:val="32"/>
          <w:rtl/>
          <w:rPrChange w:id="11158" w:author="מנוע אמוראים" w:date="2026-10-05T16:41:56Z">
            <w:rPr>
              <w:rFonts w:ascii="FontbitDavid" w:hAnsi="FontbitDavid"/>
              <w:sz w:val="32"/>
              <w:rtl/>
            </w:rPr>
          </w:rPrChange>
        </w:rPr>
        <w:t xml:space="preserve">ד</w:t>
      </w:r>
      <w:r>
        <w:rPr>
          <w:rStyle w:val="affff1"/>
          <w:rFonts w:ascii="FontbitDavid" w:hAnsi="FontbitDavid" w:hint="cs"/>
          <w:sz w:val="32"/>
          <w:rtl/>
          <w:rPrChange w:id="11159" w:author="מנוע אמוראים" w:date="2026-10-05T16:41:56Z">
            <w:rPr>
              <w:rFonts w:ascii="FontbitDavid" w:hAnsi="FontbitDavid" w:hint="cs"/>
              <w:sz w:val="32"/>
              <w:rtl/>
            </w:rPr>
          </w:rPrChange>
        </w:rPr>
        <w:t xml:space="preserve">ברי</w:t>
      </w:r>
      <w:r>
        <w:rPr>
          <w:rStyle w:val="affff1"/>
          <w:rFonts w:ascii="FontbitDavid" w:hAnsi="FontbitDavid"/>
          <w:sz w:val="32"/>
          <w:rtl/>
          <w:rPrChange w:id="1116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61" w:author="מנוע אמוראים" w:date="2026-10-05T16:41:56Z">
            <w:rPr>
              <w:rFonts w:ascii="FontbitDavid" w:hAnsi="FontbitDavid" w:hint="cs"/>
              <w:sz w:val="32"/>
              <w:rtl/>
            </w:rPr>
          </w:rPrChange>
        </w:rPr>
        <w:t xml:space="preserve">ש</w:t>
      </w:r>
      <w:r>
        <w:rPr>
          <w:rFonts w:ascii="FontbitDavid" w:hAnsi="FontbitDavid" w:hint="cs"/>
          <w:sz w:val="32"/>
          <w:rtl/>
        </w:rPr>
        <w:t xml:space="preserve">:</w:t>
      </w:r>
      <w:r w:rsidRPr="00C35A2C">
        <w:rPr>
          <w:rFonts w:ascii="FontbitDavid" w:hAnsi="FontbitDavid"/>
          <w:sz w:val="32"/>
          <w:rtl/>
        </w:rPr>
        <w:t xml:space="preserve"> </w:t>
      </w:r>
      <w:r w:rsidRPr="00F90100">
        <w:rPr>
          <w:rStyle w:val="afffd"/>
          <w:rFonts w:hint="cs"/>
          <w:rtl/>
        </w:rPr>
        <w:t>'</w:t>
      </w:r>
      <w:r w:rsidRPr="00F90100">
        <w:rPr>
          <w:rStyle w:val="afffd"/>
          <w:rtl/>
        </w:rPr>
        <w:t>ושב הכהן ובא הכהן</w:t>
      </w:r>
      <w:r w:rsidRPr="00F90100">
        <w:rPr>
          <w:rStyle w:val="afffd"/>
          <w:rFonts w:hint="cs"/>
          <w:rtl/>
        </w:rPr>
        <w:t>'</w:t>
      </w:r>
      <w:r w:rsidRPr="00F90100">
        <w:rPr>
          <w:rStyle w:val="afffd"/>
          <w:rtl/>
        </w:rPr>
        <w:t xml:space="preserve"> </w:t>
      </w:r>
      <w:r w:rsidRPr="00C35A2C">
        <w:rPr>
          <w:rFonts w:ascii="FontbitDavid" w:hAnsi="FontbitDavid"/>
          <w:sz w:val="32"/>
          <w:rtl/>
        </w:rPr>
        <w:t>- זו היא שיבה זו היא ביאה!</w:t>
      </w:r>
    </w:p>
    <w:p w14:paraId="3AB15A6F" w14:textId="77777777" w:rsidR="00910F84" w:rsidRPr="00C35A2C" w:rsidRDefault="00910F84" w:rsidP="00910F84">
      <w:pPr>
        <w:ind w:hanging="114"/>
        <w:rPr>
          <w:rFonts w:ascii="FontbitDavid" w:hAnsi="FontbitDavid"/>
          <w:b/>
          <w:bCs/>
          <w:sz w:val="32"/>
          <w:rtl/>
        </w:rPr>
      </w:pPr>
      <w:r w:rsidRPr="00C35A2C">
        <w:rPr>
          <w:rFonts w:ascii="FontbitDavid" w:hAnsi="FontbitDavid"/>
          <w:sz w:val="32"/>
          <w:rtl/>
        </w:rPr>
        <w:t xml:space="preserve">ועוד, נילף מן ואשם מטומאת מקדש וקדשיו, </w:t>
      </w:r>
      <w:r w:rsidRPr="00F90100">
        <w:rPr>
          <w:rStyle w:val="afffd"/>
          <w:rtl/>
        </w:rPr>
        <w:t>ד</w:t>
      </w:r>
      <w:r w:rsidRPr="00F90100">
        <w:rPr>
          <w:rStyle w:val="afffd"/>
          <w:rFonts w:hint="cs"/>
          <w:rtl/>
        </w:rPr>
        <w:t>'</w:t>
      </w:r>
      <w:r w:rsidRPr="00F90100">
        <w:rPr>
          <w:rStyle w:val="afffd"/>
          <w:rtl/>
        </w:rPr>
        <w:t>והוא טמא ואשם</w:t>
      </w:r>
      <w:r w:rsidRPr="00C35A2C">
        <w:rPr>
          <w:rFonts w:ascii="FontbitDavid" w:hAnsi="FontbitDavid" w:hint="cs"/>
          <w:sz w:val="32"/>
          <w:rtl/>
        </w:rPr>
        <w:t>'</w:t>
      </w:r>
      <w:r w:rsidRPr="00C35A2C">
        <w:rPr>
          <w:rFonts w:ascii="FontbitDavid" w:hAnsi="FontbitDavid"/>
          <w:sz w:val="32"/>
          <w:rtl/>
        </w:rPr>
        <w:t>!</w:t>
      </w:r>
    </w:p>
    <w:p w14:paraId="40E73249" w14:textId="77777777" w:rsidR="00910F84" w:rsidRPr="00C35A2C" w:rsidRDefault="00910F84" w:rsidP="00910F84">
      <w:pPr>
        <w:rPr>
          <w:rFonts w:ascii="FontbitDavid" w:hAnsi="FontbitDavid"/>
          <w:sz w:val="32"/>
          <w:rtl/>
        </w:rPr>
      </w:pPr>
      <w:r>
        <w:rPr>
          <w:rFonts w:ascii="FontbitDavid" w:hAnsi="FontbitDavid" w:hint="cs"/>
          <w:b/>
          <w:bCs/>
          <w:sz w:val="32"/>
          <w:rtl/>
        </w:rPr>
        <w:t xml:space="preserve">א. </w:t>
      </w:r>
      <w:r>
        <w:rPr>
          <w:rStyle w:val="affff1"/>
          <w:rFonts w:ascii="FontbitDavid" w:hAnsi="FontbitDavid" w:hint="cs"/>
          <w:b/>
          <w:bCs/>
          <w:sz w:val="32"/>
          <w:rtl/>
          <w:rPrChange w:id="11162" w:author="מנוע אמוראים" w:date="2026-10-05T16:41:56Z">
            <w:rPr>
              <w:rFonts w:ascii="FontbitDavid" w:hAnsi="FontbitDavid" w:hint="cs"/>
              <w:b/>
              <w:bCs/>
              <w:sz w:val="32"/>
              <w:rtl/>
            </w:rPr>
          </w:rPrChange>
        </w:rPr>
        <w:t xml:space="preserve">אר</w:t>
      </w:r>
      <w:r>
        <w:rPr>
          <w:rStyle w:val="affff1"/>
          <w:rFonts w:ascii="FontbitDavid" w:hAnsi="FontbitDavid"/>
          <w:b/>
          <w:bCs/>
          <w:sz w:val="32"/>
          <w:rtl/>
          <w:rPrChange w:id="11163"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1164" w:author="מנוע אמוראים" w:date="2026-10-05T16:41:56Z">
            <w:rPr>
              <w:rFonts w:ascii="FontbitDavid" w:hAnsi="FontbitDavid" w:hint="cs"/>
              <w:b/>
              <w:bCs/>
              <w:sz w:val="32"/>
              <w:rtl/>
            </w:rPr>
          </w:rPrChange>
        </w:rPr>
        <w:t xml:space="preserve">פ</w:t>
      </w:r>
      <w:r w:rsidRPr="00C35A2C">
        <w:rPr>
          <w:rFonts w:ascii="FontbitDavid" w:hAnsi="FontbitDavid"/>
          <w:sz w:val="32"/>
          <w:rtl/>
        </w:rPr>
        <w:t xml:space="preserve">: דנין </w:t>
      </w:r>
      <w:r w:rsidRPr="00E8540E">
        <w:rPr>
          <w:rStyle w:val="afffd"/>
          <w:rtl/>
        </w:rPr>
        <w:t>ואשם ומצות ה'</w:t>
      </w:r>
      <w:r w:rsidRPr="00C35A2C">
        <w:rPr>
          <w:rFonts w:ascii="FontbitDavid" w:hAnsi="FontbitDavid"/>
          <w:sz w:val="32"/>
          <w:rtl/>
        </w:rPr>
        <w:t xml:space="preserve"> מן </w:t>
      </w:r>
      <w:r w:rsidRPr="00E8540E">
        <w:rPr>
          <w:rStyle w:val="afffd"/>
          <w:rtl/>
        </w:rPr>
        <w:t>ואשם ומצות ה'.</w:t>
      </w:r>
    </w:p>
    <w:p w14:paraId="0080EBD2" w14:textId="77777777" w:rsidR="00910F84" w:rsidRPr="00C35A2C" w:rsidRDefault="00910F84" w:rsidP="00910F84">
      <w:pPr>
        <w:rPr>
          <w:rFonts w:ascii="FontbitDavid" w:hAnsi="FontbitDavid"/>
          <w:b/>
          <w:bCs/>
          <w:sz w:val="32"/>
          <w:rtl/>
        </w:rPr>
      </w:pPr>
      <w:r w:rsidRPr="00C35A2C">
        <w:rPr>
          <w:rFonts w:ascii="FontbitDavid" w:hAnsi="FontbitDavid"/>
          <w:sz w:val="32"/>
          <w:rtl/>
        </w:rPr>
        <w:t>א</w:t>
      </w:r>
      <w:r>
        <w:rPr>
          <w:rFonts w:ascii="FontbitDavid" w:hAnsi="FontbitDavid"/>
          <w:sz w:val="32"/>
          <w:rtl/>
        </w:rPr>
        <w:t>"</w:t>
      </w:r>
      <w:r>
        <w:rPr>
          <w:rFonts w:ascii="FontbitDavid" w:hAnsi="FontbitDavid"/>
          <w:sz w:val="32"/>
          <w:rtl/>
        </w:rPr>
        <w:t xml:space="preserve">ל </w:t>
      </w:r>
      <w:r>
        <w:rPr>
          <w:rStyle w:val="affff1"/>
          <w:rFonts w:ascii="FontbitDavid" w:hAnsi="FontbitDavid"/>
          <w:sz w:val="32"/>
          <w:rtl/>
          <w:rPrChange w:id="11165" w:author="מנוע אמוראים" w:date="2026-10-05T16:41:56Z">
            <w:rPr>
              <w:rFonts w:ascii="FontbitDavid" w:hAnsi="FontbitDavid"/>
              <w:sz w:val="32"/>
              <w:rtl/>
            </w:rPr>
          </w:rPrChange>
        </w:rPr>
        <w:t xml:space="preserve">ר</w:t>
      </w:r>
      <w:r>
        <w:rPr>
          <w:rStyle w:val="affff1"/>
          <w:rFonts w:ascii="FontbitDavid" w:hAnsi="FontbitDavid" w:hint="cs"/>
          <w:sz w:val="32"/>
          <w:rtl/>
          <w:rPrChange w:id="11166" w:author="מנוע אמוראים" w:date="2026-10-05T16:41:56Z">
            <w:rPr>
              <w:rFonts w:ascii="FontbitDavid" w:hAnsi="FontbitDavid" w:hint="cs"/>
              <w:sz w:val="32"/>
              <w:rtl/>
            </w:rPr>
          </w:rPrChange>
        </w:rPr>
        <w:t xml:space="preserve">שב</w:t>
      </w:r>
      <w:r>
        <w:rPr>
          <w:rStyle w:val="affff1"/>
          <w:rFonts w:ascii="FontbitDavid" w:hAnsi="FontbitDavid"/>
          <w:sz w:val="32"/>
          <w:rtl/>
          <w:rPrChange w:id="1116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68"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w:t>
      </w:r>
      <w:r>
        <w:rPr>
          <w:rStyle w:val="affff1"/>
          <w:rFonts w:ascii="FontbitDavid" w:hAnsi="FontbitDavid" w:hint="cs"/>
          <w:sz w:val="32"/>
          <w:rtl/>
          <w:rPrChange w:id="11169"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17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71" w:author="מנוע אמוראים" w:date="2026-10-05T16:41:56Z">
            <w:rPr>
              <w:rFonts w:ascii="FontbitDavid" w:hAnsi="FontbitDavid" w:hint="cs"/>
              <w:sz w:val="32"/>
              <w:rtl/>
            </w:rPr>
          </w:rPrChange>
        </w:rPr>
        <w:t xml:space="preserve">פ</w:t>
      </w:r>
      <w:r w:rsidRPr="00C35A2C">
        <w:rPr>
          <w:rFonts w:ascii="FontbitDavid" w:hAnsi="FontbitDavid"/>
          <w:sz w:val="32"/>
          <w:rtl/>
        </w:rPr>
        <w:t xml:space="preserve">: ונילף ואשם ונשיאת עון מן </w:t>
      </w:r>
      <w:r w:rsidRPr="00E8540E">
        <w:rPr>
          <w:rStyle w:val="afffd"/>
          <w:rtl/>
        </w:rPr>
        <w:t>ואשם ונשיא עון</w:t>
      </w:r>
      <w:r w:rsidRPr="00C35A2C">
        <w:rPr>
          <w:rFonts w:ascii="FontbitDavid" w:hAnsi="FontbitDavid"/>
          <w:sz w:val="32"/>
          <w:rtl/>
        </w:rPr>
        <w:t>!</w:t>
      </w:r>
    </w:p>
    <w:p w14:paraId="6CE38DD6"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ב.</w:t>
      </w:r>
      <w:r w:rsidRPr="00C35A2C">
        <w:rPr>
          <w:rFonts w:ascii="FontbitDavid" w:hAnsi="FontbitDavid" w:hint="cs"/>
          <w:sz w:val="32"/>
          <w:rtl/>
        </w:rPr>
        <w:t xml:space="preserve"> </w:t>
      </w:r>
      <w:r w:rsidRPr="00C35A2C">
        <w:rPr>
          <w:rFonts w:ascii="FontbitDavid" w:hAnsi="FontbitDavid"/>
          <w:b/>
          <w:bCs/>
          <w:sz w:val="32"/>
          <w:rtl/>
        </w:rPr>
        <w:t>אלא</w:t>
      </w:r>
      <w:r w:rsidRPr="00C35A2C">
        <w:rPr>
          <w:rFonts w:ascii="FontbitDavid" w:hAnsi="FontbitDavid"/>
          <w:sz w:val="32"/>
          <w:rtl/>
        </w:rPr>
        <w:t xml:space="preserve"> </w:t>
      </w:r>
      <w:r>
        <w:rPr>
          <w:rStyle w:val="affff1"/>
          <w:rFonts w:ascii="FontbitDavid" w:hAnsi="FontbitDavid"/>
          <w:b/>
          <w:bCs/>
          <w:sz w:val="32"/>
          <w:rtl/>
          <w:rPrChange w:id="11172" w:author="מנוע אמוראים" w:date="2026-10-05T16:41:56Z">
            <w:rPr>
              <w:rFonts w:ascii="FontbitDavid" w:hAnsi="FontbitDavid"/>
              <w:b/>
              <w:bCs/>
              <w:sz w:val="32"/>
              <w:rtl/>
            </w:rPr>
          </w:rPrChange>
        </w:rPr>
        <w:t xml:space="preserve">א</w:t>
      </w:r>
      <w:r>
        <w:rPr>
          <w:rStyle w:val="affff1"/>
          <w:rFonts w:ascii="FontbitDavid" w:hAnsi="FontbitDavid" w:hint="cs"/>
          <w:b/>
          <w:bCs/>
          <w:sz w:val="32"/>
          <w:rtl/>
          <w:rPrChange w:id="11173" w:author="מנוע אמוראים" w:date="2026-10-05T16:41:56Z">
            <w:rPr>
              <w:rFonts w:ascii="FontbitDavid" w:hAnsi="FontbitDavid" w:hint="cs"/>
              <w:b/>
              <w:bCs/>
              <w:sz w:val="32"/>
              <w:rtl/>
            </w:rPr>
          </w:rPrChange>
        </w:rPr>
        <w:t xml:space="preserve">רנב</w:t>
      </w:r>
      <w:r>
        <w:rPr>
          <w:rStyle w:val="affff1"/>
          <w:rFonts w:ascii="FontbitDavid" w:hAnsi="FontbitDavid"/>
          <w:b/>
          <w:bCs/>
          <w:sz w:val="32"/>
          <w:rtl/>
          <w:rPrChange w:id="11174"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1175" w:author="מנוע אמוראים" w:date="2026-10-05T16:41:56Z">
            <w:rPr>
              <w:rFonts w:ascii="FontbitDavid" w:hAnsi="FontbitDavid" w:hint="cs"/>
              <w:b/>
              <w:bCs/>
              <w:sz w:val="32"/>
              <w:rtl/>
            </w:rPr>
          </w:rPrChange>
        </w:rPr>
        <w:t xml:space="preserve">י</w:t>
      </w:r>
      <w:r w:rsidRPr="00C35A2C">
        <w:rPr>
          <w:rFonts w:ascii="FontbitDavid" w:hAnsi="FontbitDavid"/>
          <w:sz w:val="32"/>
          <w:rtl/>
        </w:rPr>
        <w:t xml:space="preserve">: דנין </w:t>
      </w:r>
      <w:r w:rsidRPr="00F90100">
        <w:rPr>
          <w:rStyle w:val="afffd"/>
          <w:rFonts w:hint="cs"/>
          <w:rtl/>
        </w:rPr>
        <w:t>'</w:t>
      </w:r>
      <w:r w:rsidRPr="00F90100">
        <w:rPr>
          <w:rStyle w:val="afffd"/>
          <w:rtl/>
        </w:rPr>
        <w:t>ואשם ומצות ה' אשר לא תעשינה</w:t>
      </w:r>
      <w:r w:rsidRPr="00F90100">
        <w:rPr>
          <w:rStyle w:val="afffd"/>
          <w:rFonts w:hint="cs"/>
          <w:rtl/>
        </w:rPr>
        <w:t>'</w:t>
      </w:r>
      <w:r w:rsidRPr="00C35A2C">
        <w:rPr>
          <w:rFonts w:ascii="FontbitDavid" w:hAnsi="FontbitDavid"/>
          <w:sz w:val="32"/>
          <w:rtl/>
        </w:rPr>
        <w:t xml:space="preserve"> מ</w:t>
      </w:r>
      <w:r w:rsidRPr="00F90100">
        <w:rPr>
          <w:rStyle w:val="afffd"/>
          <w:rFonts w:hint="cs"/>
          <w:rtl/>
        </w:rPr>
        <w:t>'</w:t>
      </w:r>
      <w:r w:rsidRPr="00F90100">
        <w:rPr>
          <w:rStyle w:val="afffd"/>
          <w:rtl/>
        </w:rPr>
        <w:t>ואשם ומצות ה' אשר לא תעשינה</w:t>
      </w:r>
      <w:r w:rsidRPr="00F90100">
        <w:rPr>
          <w:rStyle w:val="afffd"/>
          <w:rFonts w:hint="cs"/>
          <w:rtl/>
        </w:rPr>
        <w:t>'</w:t>
      </w:r>
      <w:r w:rsidRPr="00C35A2C">
        <w:rPr>
          <w:rFonts w:ascii="FontbitDavid" w:hAnsi="FontbitDavid"/>
          <w:sz w:val="32"/>
          <w:rtl/>
        </w:rPr>
        <w:t xml:space="preserve">, ואל יוכיח שמיעת קול וביטוי שפתים וטומאת מקדש וקדשיו שלא נאמר בהם </w:t>
      </w:r>
      <w:r w:rsidRPr="00F90100">
        <w:rPr>
          <w:rStyle w:val="afffd"/>
          <w:rFonts w:hint="cs"/>
          <w:rtl/>
        </w:rPr>
        <w:t>'</w:t>
      </w:r>
      <w:r w:rsidRPr="00F90100">
        <w:rPr>
          <w:rStyle w:val="afffd"/>
          <w:rtl/>
        </w:rPr>
        <w:t>ואשם ומצות ה' אשר לא תעשינה</w:t>
      </w:r>
      <w:r w:rsidRPr="00F90100">
        <w:rPr>
          <w:rStyle w:val="afffd"/>
          <w:rFonts w:hint="cs"/>
          <w:rtl/>
        </w:rPr>
        <w:t>'</w:t>
      </w:r>
      <w:r w:rsidRPr="00F90100">
        <w:rPr>
          <w:rStyle w:val="afffd"/>
          <w:rtl/>
        </w:rPr>
        <w:t>.</w:t>
      </w:r>
    </w:p>
    <w:p w14:paraId="70C52D92"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pPr>
        <w:pStyle w:val="affff4"/>
        <w:rPr>
          <w:ins w:id="20010" w:author="קלוד" w:date="2026-10-06T10:08:57Z"/>
        </w:rPr>
      </w:pPr>
      <w:ins w:id="20009" w:author="קלוד" w:date="2026-10-06T10:08:57Z">
        <w:r>
          <w:t xml:space="preserve">משנה ה</w:t>
        </w:r>
      </w:ins>
    </w:p>
    <w:p w14:paraId="577235E5" w14:textId="77777777" w:rsidR="00910F84" w:rsidRPr="00C35A2C" w:rsidRDefault="00910F84" w:rsidP="00910F84">
      <w:pPr>
        <w:pStyle w:val="affb"/>
        <w:rPr>
          <w:del w:id="20033" w:author="קלוד" w:date="2026-10-06T10:15:28Z"/>
          <w:rtl/>
        </w:rPr>
      </w:pPr>
      <w:ins w:id="9825" w:author="מספור קטעי משנה" w:date="2026-10-06T06:45:26Z">
        <w:del w:id="20031" w:author="קלוד" w:date="2026-10-06T10:15:28Z">
          <w:r>
            <w:rPr>
              <w:rStyle w:val="MisparKeta"/>
            </w:rPr>
            <w:delText xml:space="preserve">ג. </w:delText>
          </w:r>
        </w:del>
      </w:ins>
      <w:del w:id="20032" w:author="קלוד" w:date="2026-10-06T10:15:28Z">
        <w:r w:rsidRPr="00C35A2C">
          <w:rPr>
            <w:rtl/>
          </w:rPr>
          <w:delText xml:space="preserve">מתני'.</w:delText>
        </w:r>
      </w:del>
    </w:p>
    <w:p w14:paraId="538A75C5" w14:textId="77777777" w:rsidR="00910F84" w:rsidRPr="00C35A2C" w:rsidRDefault="00910F84" w:rsidP="00910F84">
      <w:pPr>
        <w:pStyle w:val="affb"/>
        <w:rPr>
          <w:rtl/>
        </w:rPr>
      </w:pPr>
      <w:ins w:id="20068" w:author="קלוד" w:date="2026-10-06T10:15:28Z">
        <w:r>
          <w:rPr>
            <w:rStyle w:val="MisparKeta"/>
          </w:rPr>
          <w:t xml:space="preserve">ג. </w:t>
        </w:r>
      </w:ins>
      <w:r w:rsidRPr="00C35A2C">
        <w:rPr>
          <w:rtl/>
        </w:rPr>
        <w:t>אין חייבין על שמיעת קול ועל ביטוי שפתים ועל טומאת מקדש וקדשיו;</w:t>
      </w:r>
    </w:p>
    <w:p w14:paraId="01D4EFC5" w14:textId="77777777" w:rsidR="00910F84" w:rsidRPr="00C35A2C" w:rsidRDefault="00910F84" w:rsidP="00910F84">
      <w:pPr>
        <w:pStyle w:val="affb"/>
        <w:rPr>
          <w:rtl/>
        </w:rPr>
      </w:pPr>
      <w:r>
        <w:rPr>
          <w:rtl/>
        </w:rPr>
        <w:t xml:space="preserve">והנשיא כיוצא בהם, דברי </w:t>
      </w:r>
      <w:r>
        <w:rPr>
          <w:rStyle w:val="TanaimMishna"/>
          <w:rtl/>
          <w:rPrChange w:id="20095" w:author="קלוד" w:date="2026-10-06T10:07:24Z">
            <w:rPr>
              <w:rtl/>
            </w:rPr>
          </w:rPrChange>
        </w:rPr>
        <w:t xml:space="preserve">רבי יוסי</w:t>
      </w:r>
      <w:r>
        <w:rPr>
          <w:rtl/>
        </w:rPr>
        <w:t xml:space="preserve"> הגלילי;</w:t>
      </w:r>
    </w:p>
    <w:p w14:paraId="60FF0CF1" w14:textId="77777777" w:rsidR="00910F84" w:rsidRPr="00C35A2C" w:rsidRDefault="00910F84" w:rsidP="00910F84">
      <w:pPr>
        <w:pStyle w:val="affb"/>
        <w:rPr>
          <w:rtl/>
        </w:rPr>
      </w:pPr>
      <w:r w:rsidRPr="00C35A2C">
        <w:rPr>
          <w:rtl/>
        </w:rPr>
        <w:t>ר</w:t>
      </w:r>
      <w:r>
        <w:rPr>
          <w:rtl/>
        </w:rPr>
        <w:t>"</w:t>
      </w:r>
      <w:r w:rsidRPr="00C35A2C">
        <w:rPr>
          <w:rtl/>
        </w:rPr>
        <w:t>ע אומר: הנשיא חייב בכולן חוץ משמיעת הקול, שהמלך לא דן ולא דנין אותו, [לא מעיד ולא מעידין אותו].</w:t>
      </w:r>
    </w:p>
    <w:p w14:paraId="33A0521F"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287B2E34"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עולא: </w:t>
      </w:r>
      <w:r>
        <w:rPr>
          <w:rFonts w:ascii="FontbitDavid" w:hAnsi="FontbitDavid" w:hint="cs"/>
          <w:sz w:val="32"/>
          <w:rtl/>
        </w:rPr>
        <w:t xml:space="preserve">טעמא </w:t>
      </w:r>
      <w:r>
        <w:rPr>
          <w:rStyle w:val="affff1"/>
          <w:rFonts w:ascii="FontbitDavid" w:hAnsi="FontbitDavid" w:hint="cs"/>
          <w:sz w:val="32"/>
          <w:rtl/>
          <w:rPrChange w:id="11176" w:author="מנוע אמוראים" w:date="2026-10-05T16:41:56Z">
            <w:rPr>
              <w:rFonts w:ascii="FontbitDavid" w:hAnsi="FontbitDavid" w:hint="cs"/>
              <w:sz w:val="32"/>
              <w:rtl/>
            </w:rPr>
          </w:rPrChange>
        </w:rPr>
        <w:t xml:space="preserve">דריה</w:t>
      </w:r>
      <w:r>
        <w:rPr>
          <w:rStyle w:val="affff1"/>
          <w:rFonts w:ascii="FontbitDavid" w:hAnsi="FontbitDavid"/>
          <w:sz w:val="32"/>
          <w:rtl/>
          <w:rPrChange w:id="1117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78" w:author="מנוע אמוראים" w:date="2026-10-05T16:41:56Z">
            <w:rPr>
              <w:rFonts w:ascii="FontbitDavid" w:hAnsi="FontbitDavid" w:hint="cs"/>
              <w:sz w:val="32"/>
              <w:rtl/>
            </w:rPr>
          </w:rPrChange>
        </w:rPr>
        <w:t xml:space="preserve">ג</w:t>
      </w:r>
      <w:r w:rsidRPr="00C35A2C">
        <w:rPr>
          <w:rFonts w:ascii="FontbitDavid" w:hAnsi="FontbitDavid"/>
          <w:sz w:val="32"/>
          <w:rtl/>
        </w:rPr>
        <w:t xml:space="preserve">: </w:t>
      </w:r>
      <w:r w:rsidRPr="00C35A2C">
        <w:rPr>
          <w:rFonts w:ascii="FontbitDavid" w:hAnsi="FontbitDavid" w:hint="cs"/>
          <w:sz w:val="32"/>
          <w:rtl/>
        </w:rPr>
        <w:t xml:space="preserve">לאו </w:t>
      </w:r>
      <w:r w:rsidRPr="001B4A11">
        <w:rPr>
          <w:rStyle w:val="afffd"/>
          <w:rFonts w:hint="cs"/>
          <w:rtl/>
        </w:rPr>
        <w:t>מ'</w:t>
      </w:r>
      <w:r w:rsidRPr="001B4A11">
        <w:rPr>
          <w:rStyle w:val="afffd"/>
          <w:rtl/>
        </w:rPr>
        <w:t>והיה כי יאשם לאחת מאלה</w:t>
      </w:r>
      <w:r w:rsidRPr="001B4A11">
        <w:rPr>
          <w:rStyle w:val="afffd"/>
          <w:rFonts w:hint="cs"/>
          <w:rtl/>
        </w:rPr>
        <w:t>'</w:t>
      </w:r>
      <w:r w:rsidRPr="001B4A11">
        <w:rPr>
          <w:rStyle w:val="afffd"/>
          <w:rtl/>
        </w:rPr>
        <w:t>,</w:t>
      </w:r>
      <w:r w:rsidRPr="00C35A2C">
        <w:rPr>
          <w:rFonts w:ascii="FontbitDavid" w:hAnsi="FontbitDavid"/>
          <w:sz w:val="32"/>
          <w:rtl/>
        </w:rPr>
        <w:t xml:space="preserve"> </w:t>
      </w:r>
      <w:r w:rsidRPr="00C35A2C">
        <w:rPr>
          <w:rFonts w:ascii="FontbitDavid" w:hAnsi="FontbitDavid" w:hint="cs"/>
          <w:sz w:val="32"/>
          <w:rtl/>
        </w:rPr>
        <w:t xml:space="preserve">רק </w:t>
      </w:r>
      <w:r w:rsidRPr="00C35A2C">
        <w:rPr>
          <w:rFonts w:ascii="FontbitDavid" w:hAnsi="FontbitDavid"/>
          <w:sz w:val="32"/>
          <w:rtl/>
        </w:rPr>
        <w:t xml:space="preserve">שמתחייב באחת מתחייב בכולן, </w:t>
      </w:r>
    </w:p>
    <w:p w14:paraId="18A84A8C" w14:textId="77777777" w:rsidR="00910F84" w:rsidRPr="00C35A2C" w:rsidRDefault="00910F84" w:rsidP="00910F84">
      <w:pPr>
        <w:pStyle w:val="afffa"/>
        <w:rPr>
          <w:b/>
          <w:bCs/>
          <w:rtl/>
        </w:rPr>
      </w:pPr>
      <w:r>
        <w:rPr>
          <w:rtl/>
        </w:rPr>
        <w:t xml:space="preserve">- </w:t>
      </w:r>
      <w:r w:rsidRPr="00C35A2C">
        <w:rPr>
          <w:rFonts w:hint="cs"/>
          <w:rtl/>
        </w:rPr>
        <w:t>ד</w:t>
      </w:r>
      <w:r w:rsidRPr="00C35A2C">
        <w:rPr>
          <w:rtl/>
        </w:rPr>
        <w:t>ואימא: מתחיי' באחת מהן ואף על פי שאין מתחיי' בכולן!</w:t>
      </w:r>
      <w:r w:rsidRPr="00C35A2C">
        <w:rPr>
          <w:rtl/>
        </w:rPr>
        <w:tab/>
      </w:r>
    </w:p>
    <w:p w14:paraId="0B40A58B" w14:textId="77777777" w:rsidR="00910F84" w:rsidRPr="00C35A2C" w:rsidRDefault="00910F84" w:rsidP="00910F84">
      <w:pPr>
        <w:pStyle w:val="aff6"/>
        <w:framePr w:wrap="around"/>
        <w:rPr>
          <w:rtl/>
        </w:rPr>
      </w:pPr>
      <w:r w:rsidRPr="00C35A2C">
        <w:rPr>
          <w:rFonts w:hint="cs"/>
          <w:rtl/>
        </w:rPr>
        <w:t>ט.</w:t>
      </w:r>
    </w:p>
    <w:p w14:paraId="4A1B8051" w14:textId="77777777" w:rsidR="00910F84" w:rsidRDefault="00910F84" w:rsidP="00910F84">
      <w:pPr>
        <w:ind w:hanging="114"/>
        <w:rPr>
          <w:rFonts w:ascii="FontbitDavid" w:hAnsi="FontbitDavid"/>
          <w:sz w:val="32"/>
          <w:rtl/>
        </w:rPr>
      </w:pPr>
      <w:r w:rsidRPr="00C35A2C">
        <w:rPr>
          <w:rFonts w:ascii="FontbitDavid" w:hAnsi="FontbitDavid"/>
          <w:b/>
          <w:bCs/>
          <w:sz w:val="32"/>
          <w:rtl/>
        </w:rPr>
        <w:t>אלא</w:t>
      </w:r>
      <w:r>
        <w:rPr>
          <w:rFonts w:ascii="FontbitDavid" w:hAnsi="FontbitDavid"/>
          <w:sz w:val="32"/>
          <w:rtl/>
        </w:rPr>
        <w:t xml:space="preserve"> טעמא </w:t>
      </w:r>
      <w:r>
        <w:rPr>
          <w:rStyle w:val="affff1"/>
          <w:rFonts w:ascii="FontbitDavid" w:hAnsi="FontbitDavid"/>
          <w:sz w:val="32"/>
          <w:rtl/>
          <w:rPrChange w:id="11179" w:author="מנוע אמוראים" w:date="2026-10-05T16:41:56Z">
            <w:rPr>
              <w:rFonts w:ascii="FontbitDavid" w:hAnsi="FontbitDavid"/>
              <w:sz w:val="32"/>
              <w:rtl/>
            </w:rPr>
          </w:rPrChange>
        </w:rPr>
        <w:t xml:space="preserve">דר</w:t>
      </w:r>
      <w:r>
        <w:rPr>
          <w:rStyle w:val="affff1"/>
          <w:rFonts w:ascii="FontbitDavid" w:hAnsi="FontbitDavid" w:hint="cs"/>
          <w:sz w:val="32"/>
          <w:rtl/>
          <w:rPrChange w:id="11180" w:author="מנוע אמוראים" w:date="2026-10-05T16:41:56Z">
            <w:rPr>
              <w:rFonts w:ascii="FontbitDavid" w:hAnsi="FontbitDavid" w:hint="cs"/>
              <w:sz w:val="32"/>
              <w:rtl/>
            </w:rPr>
          </w:rPrChange>
        </w:rPr>
        <w:t xml:space="preserve">יה</w:t>
      </w:r>
      <w:r>
        <w:rPr>
          <w:rStyle w:val="affff1"/>
          <w:rFonts w:ascii="FontbitDavid" w:hAnsi="FontbitDavid"/>
          <w:sz w:val="32"/>
          <w:rtl/>
          <w:rPrChange w:id="1118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82"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דהיה </w:t>
      </w:r>
      <w:r>
        <w:rPr>
          <w:rStyle w:val="affff1"/>
          <w:rFonts w:ascii="FontbitDavid" w:hAnsi="FontbitDavid" w:hint="cs"/>
          <w:sz w:val="32"/>
          <w:rtl/>
          <w:rPrChange w:id="11183" w:author="מנוע אמוראים" w:date="2026-10-05T16:41:56Z">
            <w:rPr>
              <w:rFonts w:ascii="FontbitDavid" w:hAnsi="FontbitDavid" w:hint="cs"/>
              <w:sz w:val="32"/>
              <w:rtl/>
            </w:rPr>
          </w:rPrChange>
        </w:rPr>
        <w:t xml:space="preserve">רי</w:t>
      </w:r>
      <w:r>
        <w:rPr>
          <w:rStyle w:val="affff1"/>
          <w:rFonts w:ascii="FontbitDavid" w:hAnsi="FontbitDavid"/>
          <w:sz w:val="32"/>
          <w:rtl/>
          <w:rPrChange w:id="1118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185" w:author="מנוע אמוראים" w:date="2026-10-05T16:41:56Z">
            <w:rPr>
              <w:rFonts w:ascii="FontbitDavid" w:hAnsi="FontbitDavid" w:hint="cs"/>
              <w:sz w:val="32"/>
              <w:rtl/>
            </w:rPr>
          </w:rPrChange>
        </w:rPr>
        <w:t xml:space="preserve">ר</w:t>
      </w:r>
      <w:r>
        <w:rPr>
          <w:rFonts w:ascii="FontbitDavid" w:hAnsi="FontbitDavid" w:hint="cs"/>
          <w:sz w:val="32"/>
          <w:rtl/>
        </w:rPr>
        <w:t xml:space="preserve"> אומר</w:t>
      </w:r>
      <w:r w:rsidRPr="00C35A2C">
        <w:rPr>
          <w:rFonts w:ascii="FontbitDavid" w:hAnsi="FontbitDavid"/>
          <w:sz w:val="32"/>
          <w:rtl/>
        </w:rPr>
        <w:t>: נאמר</w:t>
      </w:r>
      <w:r w:rsidRPr="00FF1C37">
        <w:rPr>
          <w:rStyle w:val="afffd"/>
          <w:rtl/>
        </w:rPr>
        <w:t xml:space="preserve"> </w:t>
      </w:r>
      <w:r w:rsidRPr="00FF1C37">
        <w:rPr>
          <w:rStyle w:val="afffd"/>
          <w:rFonts w:hint="cs"/>
          <w:rtl/>
        </w:rPr>
        <w:t>'ל</w:t>
      </w:r>
      <w:r w:rsidRPr="00FF1C37">
        <w:rPr>
          <w:rStyle w:val="afffd"/>
          <w:rtl/>
        </w:rPr>
        <w:t>א תגיע ידו</w:t>
      </w:r>
      <w:r w:rsidRPr="00FF1C37">
        <w:rPr>
          <w:rStyle w:val="afffd"/>
          <w:rFonts w:hint="cs"/>
          <w:rtl/>
        </w:rPr>
        <w:t>'</w:t>
      </w:r>
      <w:r w:rsidRPr="00FF1C37">
        <w:rPr>
          <w:rStyle w:val="afffd"/>
          <w:rtl/>
        </w:rPr>
        <w:t>,</w:t>
      </w:r>
      <w:r w:rsidRPr="00C35A2C">
        <w:rPr>
          <w:rFonts w:ascii="FontbitDavid" w:hAnsi="FontbitDavid"/>
          <w:sz w:val="32"/>
          <w:rtl/>
        </w:rPr>
        <w:t xml:space="preserve"> ונאמר</w:t>
      </w:r>
      <w:r w:rsidRPr="00FF1C37">
        <w:rPr>
          <w:rStyle w:val="afffd"/>
          <w:rtl/>
        </w:rPr>
        <w:t xml:space="preserve"> </w:t>
      </w:r>
      <w:r w:rsidRPr="00FF1C37">
        <w:rPr>
          <w:rStyle w:val="afffd"/>
          <w:rFonts w:hint="cs"/>
          <w:rtl/>
        </w:rPr>
        <w:t>'</w:t>
      </w:r>
      <w:r w:rsidRPr="00FF1C37">
        <w:rPr>
          <w:rStyle w:val="afffd"/>
          <w:rtl/>
        </w:rPr>
        <w:t>לא תשיג ידו</w:t>
      </w:r>
      <w:r w:rsidRPr="00FF1C37">
        <w:rPr>
          <w:rStyle w:val="afffd"/>
          <w:rFonts w:hint="cs"/>
          <w:rtl/>
        </w:rPr>
        <w:t>'</w:t>
      </w:r>
      <w:r w:rsidRPr="00FF1C37">
        <w:rPr>
          <w:rStyle w:val="afffd"/>
          <w:rtl/>
        </w:rPr>
        <w:t>,</w:t>
      </w:r>
      <w:r w:rsidRPr="00C35A2C">
        <w:rPr>
          <w:rFonts w:ascii="FontbitDavid" w:hAnsi="FontbitDavid"/>
          <w:sz w:val="32"/>
          <w:rtl/>
        </w:rPr>
        <w:t xml:space="preserve"> מי שבא לידי עניות ועשירות, יצא נשיא ומשיח שאין באין לידי עניות, </w:t>
      </w:r>
    </w:p>
    <w:p w14:paraId="1C166D75" w14:textId="77777777" w:rsidR="00910F84" w:rsidRDefault="00910F84" w:rsidP="00910F84">
      <w:pPr>
        <w:rPr>
          <w:rFonts w:ascii="FontbitDavid" w:hAnsi="FontbitDavid"/>
          <w:sz w:val="32"/>
          <w:rtl/>
        </w:rPr>
      </w:pPr>
      <w:r w:rsidRPr="00C35A2C">
        <w:rPr>
          <w:rFonts w:ascii="FontbitDavid" w:hAnsi="FontbitDavid"/>
          <w:sz w:val="32"/>
          <w:rtl/>
        </w:rPr>
        <w:t xml:space="preserve">נשיא – </w:t>
      </w:r>
      <w:r w:rsidRPr="00650D98">
        <w:rPr>
          <w:rStyle w:val="afffd"/>
          <w:rtl/>
        </w:rPr>
        <w:t>ד</w:t>
      </w:r>
      <w:r w:rsidRPr="00650D98">
        <w:rPr>
          <w:rStyle w:val="afffd"/>
          <w:rFonts w:hint="cs"/>
          <w:rtl/>
        </w:rPr>
        <w:t>'</w:t>
      </w:r>
      <w:r w:rsidRPr="00650D98">
        <w:rPr>
          <w:rStyle w:val="afffd"/>
          <w:rtl/>
        </w:rPr>
        <w:t>ועשה אחת מכל מצות ה' אלהיו,</w:t>
      </w:r>
      <w:r w:rsidRPr="00C35A2C">
        <w:rPr>
          <w:rFonts w:ascii="FontbitDavid" w:hAnsi="FontbitDavid"/>
          <w:sz w:val="32"/>
          <w:rtl/>
        </w:rPr>
        <w:t xml:space="preserve"> מי שאין על גביו אלא ה' אלהיו, </w:t>
      </w:r>
    </w:p>
    <w:p w14:paraId="2371E6AA"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משיח – </w:t>
      </w:r>
      <w:r w:rsidRPr="00650D98">
        <w:rPr>
          <w:rStyle w:val="afffd"/>
          <w:rtl/>
        </w:rPr>
        <w:t>ד</w:t>
      </w:r>
      <w:r w:rsidRPr="00650D98">
        <w:rPr>
          <w:rStyle w:val="afffd"/>
          <w:rFonts w:hint="cs"/>
          <w:rtl/>
        </w:rPr>
        <w:t>'</w:t>
      </w:r>
      <w:r w:rsidRPr="00650D98">
        <w:rPr>
          <w:rStyle w:val="afffd"/>
          <w:rtl/>
        </w:rPr>
        <w:t>והכהן הגדול מאחיו</w:t>
      </w:r>
      <w:r w:rsidRPr="00650D98">
        <w:rPr>
          <w:rStyle w:val="afffd"/>
          <w:rFonts w:hint="cs"/>
          <w:rtl/>
        </w:rPr>
        <w:t>'</w:t>
      </w:r>
      <w:r w:rsidRPr="00650D98">
        <w:rPr>
          <w:rStyle w:val="afffd"/>
          <w:rtl/>
        </w:rPr>
        <w:t>,</w:t>
      </w:r>
      <w:r w:rsidRPr="00C35A2C">
        <w:rPr>
          <w:rFonts w:ascii="FontbitDavid" w:hAnsi="FontbitDavid"/>
          <w:sz w:val="32"/>
          <w:rtl/>
        </w:rPr>
        <w:t xml:space="preserve"> שהוא גדול מאחיו בנוי בכח בחכמה ובעושר;</w:t>
      </w:r>
    </w:p>
    <w:p w14:paraId="63AAD455" w14:textId="77777777" w:rsidR="00910F84" w:rsidRPr="00C35A2C" w:rsidRDefault="00910F84" w:rsidP="00910F84">
      <w:pPr>
        <w:rPr>
          <w:rFonts w:ascii="FontbitDavid" w:hAnsi="FontbitDavid"/>
          <w:sz w:val="32"/>
          <w:rtl/>
        </w:rPr>
      </w:pPr>
      <w:r w:rsidRPr="00C35A2C">
        <w:rPr>
          <w:rFonts w:ascii="FontbitDavid" w:hAnsi="FontbitDavid"/>
          <w:b/>
          <w:bCs/>
          <w:sz w:val="32"/>
          <w:rtl/>
        </w:rPr>
        <w:t>אחרים</w:t>
      </w:r>
      <w:r w:rsidRPr="00C35A2C">
        <w:rPr>
          <w:rFonts w:ascii="FontbitDavid" w:hAnsi="FontbitDavid"/>
          <w:sz w:val="32"/>
          <w:rtl/>
        </w:rPr>
        <w:t xml:space="preserve"> </w:t>
      </w:r>
      <w:r w:rsidRPr="00C35A2C">
        <w:rPr>
          <w:rFonts w:ascii="FontbitDavid" w:hAnsi="FontbitDavid"/>
          <w:b/>
          <w:bCs/>
          <w:sz w:val="32"/>
          <w:rtl/>
        </w:rPr>
        <w:t>אומרים</w:t>
      </w:r>
      <w:r w:rsidRPr="00C35A2C">
        <w:rPr>
          <w:rFonts w:ascii="FontbitDavid" w:hAnsi="FontbitDavid"/>
          <w:sz w:val="32"/>
          <w:rtl/>
        </w:rPr>
        <w:t>: מנין שאם אין לו גדלהו משל אחיו? 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והכהן הגדול מאחיו אשר יוצק על ראשו, גדלהו מאחיו</w:t>
      </w:r>
      <w:r w:rsidRPr="00F90100">
        <w:rPr>
          <w:rStyle w:val="afffd"/>
          <w:rFonts w:hint="cs"/>
          <w:rtl/>
        </w:rPr>
        <w:t>'</w:t>
      </w:r>
      <w:r w:rsidRPr="00F90100">
        <w:rPr>
          <w:rStyle w:val="afffd"/>
          <w:rtl/>
        </w:rPr>
        <w:t>.</w:t>
      </w:r>
    </w:p>
    <w:p w14:paraId="2BA0B325" w14:textId="77777777" w:rsidR="00910F84" w:rsidRPr="00C35A2C" w:rsidRDefault="00910F84" w:rsidP="00910F84">
      <w:pPr>
        <w:rPr>
          <w:rtl/>
        </w:rPr>
      </w:pPr>
      <w:r>
        <w:rPr>
          <w:b/>
          <w:bCs/>
          <w:rtl/>
        </w:rPr>
        <w:t xml:space="preserve">• בעא רבינא </w:t>
      </w:r>
      <w:r>
        <w:rPr>
          <w:rStyle w:val="affff1"/>
          <w:b/>
          <w:bCs/>
          <w:rtl/>
          <w:rPrChange w:id="11186" w:author="מנוע אמוראים" w:date="2026-10-05T16:41:56Z">
            <w:rPr>
              <w:b/>
              <w:bCs/>
              <w:rtl/>
            </w:rPr>
          </w:rPrChange>
        </w:rPr>
        <w:t xml:space="preserve">מר</w:t>
      </w:r>
      <w:r>
        <w:rPr>
          <w:rStyle w:val="affff1"/>
          <w:rFonts w:hint="cs"/>
          <w:b/>
          <w:bCs/>
          <w:rtl/>
          <w:rPrChange w:id="11187" w:author="מנוע אמוראים" w:date="2026-10-05T16:41:56Z">
            <w:rPr>
              <w:rFonts w:hint="cs"/>
              <w:b/>
              <w:bCs/>
              <w:rtl/>
            </w:rPr>
          </w:rPrChange>
        </w:rPr>
        <w:t xml:space="preserve">נב</w:t>
      </w:r>
      <w:r>
        <w:rPr>
          <w:rStyle w:val="affff1"/>
          <w:b/>
          <w:bCs/>
          <w:rtl/>
          <w:rPrChange w:id="11188" w:author="מנוע אמוראים" w:date="2026-10-05T16:41:56Z">
            <w:rPr>
              <w:b/>
              <w:bCs/>
              <w:rtl/>
            </w:rPr>
          </w:rPrChange>
        </w:rPr>
        <w:t xml:space="preserve">"</w:t>
      </w:r>
      <w:r>
        <w:rPr>
          <w:rStyle w:val="affff1"/>
          <w:rFonts w:hint="cs"/>
          <w:rtl/>
          <w:rPrChange w:id="11189" w:author="מנוע אמוראים" w:date="2026-10-05T16:41:56Z">
            <w:rPr>
              <w:rFonts w:hint="cs"/>
              <w:rtl/>
            </w:rPr>
          </w:rPrChange>
        </w:rPr>
        <w:t xml:space="preserve">י</w:t>
      </w:r>
      <w:r>
        <w:rPr>
          <w:rtl/>
        </w:rPr>
        <w:t xml:space="preserve">: נשיא שנצטרע, מהו? מידחא </w:t>
      </w:r>
      <w:r w:rsidRPr="00C35A2C">
        <w:rPr>
          <w:rtl/>
        </w:rPr>
        <w:t>או מיפטר פטיר? א</w:t>
      </w:r>
      <w:r>
        <w:rPr>
          <w:rtl/>
        </w:rPr>
        <w:t>"</w:t>
      </w:r>
      <w:r>
        <w:rPr>
          <w:rtl/>
        </w:rPr>
        <w:t xml:space="preserve">ל: דילך או דגזא? תניא, </w:t>
      </w:r>
      <w:r>
        <w:rPr>
          <w:rStyle w:val="affff1"/>
          <w:rtl/>
          <w:rPrChange w:id="11190" w:author="מנוע אמוראים" w:date="2026-10-05T16:41:56Z">
            <w:rPr>
              <w:rtl/>
            </w:rPr>
          </w:rPrChange>
        </w:rPr>
        <w:t xml:space="preserve">ר</w:t>
      </w:r>
      <w:r>
        <w:rPr>
          <w:rStyle w:val="affff1"/>
          <w:rtl/>
          <w:rPrChange w:id="11191" w:author="מנוע אמוראים" w:date="2026-10-05T16:41:56Z">
            <w:rPr>
              <w:rtl/>
            </w:rPr>
          </w:rPrChange>
        </w:rPr>
        <w:t xml:space="preserve">"</w:t>
      </w:r>
      <w:r>
        <w:rPr>
          <w:rStyle w:val="affff1"/>
          <w:rtl/>
          <w:rPrChange w:id="11192" w:author="מנוע אמוראים" w:date="2026-10-05T16:41:56Z">
            <w:rPr>
              <w:rtl/>
            </w:rPr>
          </w:rPrChange>
        </w:rPr>
        <w:t xml:space="preserve">ע</w:t>
      </w:r>
      <w:r>
        <w:rPr>
          <w:rtl/>
        </w:rPr>
        <w:t xml:space="preserve"> אומר: משיח פטור מכולן.</w:t>
      </w:r>
    </w:p>
    <w:p w14:paraId="4F056C5B" w14:textId="77777777" w:rsidR="00910F84" w:rsidRPr="00C35A2C" w:rsidRDefault="00910F84" w:rsidP="00910F84">
      <w:pPr>
        <w:pStyle w:val="afffa"/>
        <w:rPr>
          <w:rtl/>
        </w:rPr>
      </w:pPr>
      <w:r>
        <w:rPr>
          <w:rtl/>
        </w:rPr>
        <w:t xml:space="preserve">- </w:t>
      </w:r>
      <w:r w:rsidRPr="00C35A2C">
        <w:rPr>
          <w:rtl/>
        </w:rPr>
        <w:t xml:space="preserve">רבא: </w:t>
      </w:r>
      <w:r w:rsidRPr="00C35A2C">
        <w:rPr>
          <w:rFonts w:hint="cs"/>
          <w:rtl/>
        </w:rPr>
        <w:t xml:space="preserve">טעמא </w:t>
      </w:r>
      <w:r>
        <w:rPr>
          <w:rStyle w:val="affff1"/>
          <w:rtl/>
          <w:rPrChange w:id="11193" w:author="מנוע אמוראים" w:date="2026-10-05T16:41:56Z">
            <w:rPr>
              <w:rtl/>
            </w:rPr>
          </w:rPrChange>
        </w:rPr>
        <w:t xml:space="preserve">דר</w:t>
      </w:r>
      <w:r>
        <w:rPr>
          <w:rStyle w:val="affff1"/>
          <w:rtl/>
          <w:rPrChange w:id="11194" w:author="מנוע אמוראים" w:date="2026-10-05T16:41:56Z">
            <w:rPr>
              <w:rtl/>
            </w:rPr>
          </w:rPrChange>
        </w:rPr>
        <w:t xml:space="preserve">"</w:t>
      </w:r>
      <w:r>
        <w:rPr>
          <w:rStyle w:val="affff1"/>
          <w:rtl/>
          <w:rPrChange w:id="11195" w:author="מנוע אמוראים" w:date="2026-10-05T16:41:56Z">
            <w:rPr>
              <w:rtl/>
            </w:rPr>
          </w:rPrChange>
        </w:rPr>
        <w:t xml:space="preserve">ע</w:t>
      </w:r>
      <w:r>
        <w:rPr>
          <w:rtl/>
        </w:rPr>
        <w:t xml:space="preserve">? </w:t>
      </w:r>
      <w:r w:rsidRPr="00F90100">
        <w:rPr>
          <w:rStyle w:val="afffd"/>
          <w:rFonts w:hint="cs"/>
          <w:rtl/>
        </w:rPr>
        <w:t>'</w:t>
      </w:r>
      <w:r w:rsidRPr="00F90100">
        <w:rPr>
          <w:rStyle w:val="afffd"/>
          <w:rtl/>
        </w:rPr>
        <w:t>זה קרבן אהרן ובניו</w:t>
      </w:r>
      <w:r w:rsidRPr="00F90100">
        <w:rPr>
          <w:rStyle w:val="afffd"/>
          <w:rFonts w:hint="cs"/>
          <w:rtl/>
        </w:rPr>
        <w:t>'</w:t>
      </w:r>
      <w:r w:rsidRPr="00F90100">
        <w:rPr>
          <w:rStyle w:val="afffd"/>
          <w:rtl/>
        </w:rPr>
        <w:t>,</w:t>
      </w:r>
      <w:r w:rsidRPr="00C35A2C">
        <w:rPr>
          <w:rtl/>
        </w:rPr>
        <w:t xml:space="preserve"> זו באה חובה לו, ואין אחרת באה חובה לו.</w:t>
      </w:r>
    </w:p>
    <w:p w14:paraId="1E1AB7B3" w14:textId="77777777" w:rsidR="00910F84" w:rsidRPr="00C35A2C" w:rsidRDefault="00910F84" w:rsidP="00910F84">
      <w:pPr>
        <w:rPr>
          <w:rFonts w:ascii="FontbitDavid" w:hAnsi="FontbitDavid"/>
          <w:sz w:val="32"/>
          <w:rtl/>
        </w:rPr>
      </w:pPr>
      <w:r w:rsidRPr="00C35A2C">
        <w:rPr>
          <w:rFonts w:ascii="FontbitDavid" w:hAnsi="FontbitDavid"/>
          <w:sz w:val="32"/>
          <w:rtl/>
        </w:rPr>
        <w:t>ואימא: כי ממעט ליה רחמנא מדלי דלות, ומאי ניהו? עשירית האיפה, אבל עניות ועשירו' לא מעטיה רחמנא!</w:t>
      </w:r>
    </w:p>
    <w:p w14:paraId="0206234D" w14:textId="77777777" w:rsidR="00910F84" w:rsidRPr="00C35A2C" w:rsidRDefault="00910F84" w:rsidP="00910F84">
      <w:pPr>
        <w:pStyle w:val="afffa"/>
      </w:pPr>
      <w:r>
        <w:rPr>
          <w:rtl/>
        </w:rPr>
        <w:t xml:space="preserve">- </w:t>
      </w:r>
      <w:r w:rsidRPr="00C35A2C">
        <w:rPr>
          <w:rtl/>
        </w:rPr>
        <w:t>לא ס</w:t>
      </w:r>
      <w:r>
        <w:rPr>
          <w:rtl/>
        </w:rPr>
        <w:t>"</w:t>
      </w:r>
      <w:r w:rsidRPr="00C35A2C">
        <w:rPr>
          <w:rtl/>
        </w:rPr>
        <w:t xml:space="preserve">ד, </w:t>
      </w:r>
      <w:r w:rsidRPr="00650D98">
        <w:rPr>
          <w:rStyle w:val="afffd"/>
          <w:rtl/>
        </w:rPr>
        <w:t>ד</w:t>
      </w:r>
      <w:r w:rsidRPr="00650D98">
        <w:rPr>
          <w:rStyle w:val="afffd"/>
          <w:rFonts w:hint="cs"/>
          <w:rtl/>
        </w:rPr>
        <w:t>'</w:t>
      </w:r>
      <w:r w:rsidRPr="00650D98">
        <w:rPr>
          <w:rStyle w:val="afffd"/>
          <w:rtl/>
        </w:rPr>
        <w:t>וכפר עליו הכהן על חטאתו אשר חטא מאחת מאלה</w:t>
      </w:r>
      <w:r w:rsidRPr="00650D98">
        <w:rPr>
          <w:rStyle w:val="afffd"/>
          <w:rFonts w:hint="cs"/>
          <w:rtl/>
        </w:rPr>
        <w:t>'</w:t>
      </w:r>
      <w:r w:rsidRPr="00650D98">
        <w:rPr>
          <w:rStyle w:val="afffd"/>
          <w:rtl/>
        </w:rPr>
        <w:t>,</w:t>
      </w:r>
      <w:r w:rsidRPr="00C35A2C">
        <w:rPr>
          <w:rtl/>
        </w:rPr>
        <w:t xml:space="preserve"> </w:t>
      </w:r>
      <w:r w:rsidRPr="00C35A2C">
        <w:rPr>
          <w:rFonts w:hint="cs"/>
          <w:rtl/>
        </w:rPr>
        <w:t xml:space="preserve">רק </w:t>
      </w:r>
      <w:r w:rsidRPr="00C35A2C">
        <w:rPr>
          <w:rtl/>
        </w:rPr>
        <w:t xml:space="preserve">המתכפר באחת מתכפר בכולן, </w:t>
      </w:r>
    </w:p>
    <w:p w14:paraId="4084E936" w14:textId="77777777" w:rsidR="00910F84" w:rsidRPr="00C35A2C" w:rsidRDefault="00910F84" w:rsidP="00910F84">
      <w:pPr>
        <w:rPr>
          <w:rFonts w:ascii="FontbitDavid" w:hAnsi="FontbitDavid"/>
          <w:sz w:val="32"/>
          <w:rtl/>
        </w:rPr>
      </w:pPr>
      <w:r w:rsidRPr="00C35A2C">
        <w:rPr>
          <w:rFonts w:ascii="FontbitDavid" w:hAnsi="FontbitDavid"/>
          <w:b/>
          <w:bCs/>
          <w:sz w:val="32"/>
          <w:rtl/>
        </w:rPr>
        <w:t>אלא</w:t>
      </w:r>
      <w:r w:rsidRPr="00C35A2C">
        <w:rPr>
          <w:rFonts w:ascii="FontbitDavid" w:hAnsi="FontbitDavid"/>
          <w:sz w:val="32"/>
          <w:rtl/>
        </w:rPr>
        <w:t xml:space="preserve"> </w:t>
      </w:r>
      <w:r w:rsidRPr="001B4A11">
        <w:rPr>
          <w:rStyle w:val="afffd"/>
          <w:rtl/>
        </w:rPr>
        <w:t>מ</w:t>
      </w:r>
      <w:r w:rsidRPr="001B4A11">
        <w:rPr>
          <w:rStyle w:val="afffd"/>
          <w:rFonts w:hint="cs"/>
          <w:rtl/>
        </w:rPr>
        <w:t>'</w:t>
      </w:r>
      <w:r w:rsidRPr="001B4A11">
        <w:rPr>
          <w:rStyle w:val="afffd"/>
          <w:rtl/>
        </w:rPr>
        <w:t>והיה כי יאשם לאחת מאלה</w:t>
      </w:r>
      <w:r w:rsidRPr="001B4A11">
        <w:rPr>
          <w:rStyle w:val="afffd"/>
          <w:rFonts w:hint="cs"/>
          <w:rtl/>
        </w:rPr>
        <w:t>'</w:t>
      </w:r>
      <w:r w:rsidRPr="001B4A11">
        <w:rPr>
          <w:rStyle w:val="afffd"/>
          <w:rtl/>
        </w:rPr>
        <w:t>,</w:t>
      </w:r>
      <w:r w:rsidRPr="00C35A2C">
        <w:rPr>
          <w:rFonts w:ascii="FontbitDavid" w:hAnsi="FontbitDavid"/>
          <w:sz w:val="32"/>
          <w:rtl/>
        </w:rPr>
        <w:t xml:space="preserve"> ה</w:t>
      </w:r>
      <w:r>
        <w:rPr>
          <w:rFonts w:ascii="FontbitDavid" w:hAnsi="FontbitDavid"/>
          <w:sz w:val="32"/>
          <w:rtl/>
        </w:rPr>
        <w:t>"</w:t>
      </w:r>
      <w:r w:rsidRPr="00C35A2C">
        <w:rPr>
          <w:rFonts w:ascii="FontbitDavid" w:hAnsi="FontbitDavid"/>
          <w:sz w:val="32"/>
          <w:rtl/>
        </w:rPr>
        <w:t>נ ד</w:t>
      </w:r>
      <w:r w:rsidRPr="00C35A2C">
        <w:rPr>
          <w:rFonts w:ascii="FontbitDavid" w:hAnsi="FontbitDavid" w:hint="cs"/>
          <w:sz w:val="32"/>
          <w:rtl/>
        </w:rPr>
        <w:t xml:space="preserve">רק </w:t>
      </w:r>
      <w:r>
        <w:rPr>
          <w:rFonts w:ascii="FontbitDavid" w:hAnsi="FontbitDavid"/>
          <w:sz w:val="32"/>
          <w:rtl/>
        </w:rPr>
        <w:t xml:space="preserve">כל המתחייב באחת מתחיי' בכולן, ושאין מתחיי' באחת אין מתחייב בכולן, אלמה תנן, </w:t>
      </w:r>
      <w:r>
        <w:rPr>
          <w:rStyle w:val="affff1"/>
          <w:rFonts w:ascii="FontbitDavid" w:hAnsi="FontbitDavid"/>
          <w:sz w:val="32"/>
          <w:rtl/>
          <w:rPrChange w:id="11196" w:author="מנוע אמוראים" w:date="2026-10-05T16:41:56Z">
            <w:rPr>
              <w:rFonts w:ascii="FontbitDavid" w:hAnsi="FontbitDavid"/>
              <w:sz w:val="32"/>
              <w:rtl/>
            </w:rPr>
          </w:rPrChange>
        </w:rPr>
        <w:t xml:space="preserve">ר</w:t>
      </w:r>
      <w:r>
        <w:rPr>
          <w:rStyle w:val="affff1"/>
          <w:rFonts w:ascii="FontbitDavid" w:hAnsi="FontbitDavid"/>
          <w:sz w:val="32"/>
          <w:rtl/>
          <w:rPrChange w:id="11197" w:author="מנוע אמוראים" w:date="2026-10-05T16:41:56Z">
            <w:rPr>
              <w:rFonts w:ascii="FontbitDavid" w:hAnsi="FontbitDavid"/>
              <w:sz w:val="32"/>
              <w:rtl/>
            </w:rPr>
          </w:rPrChange>
        </w:rPr>
        <w:t xml:space="preserve">"</w:t>
      </w:r>
      <w:r>
        <w:rPr>
          <w:rStyle w:val="affff1"/>
          <w:rFonts w:ascii="FontbitDavid" w:hAnsi="FontbitDavid"/>
          <w:sz w:val="32"/>
          <w:rtl/>
          <w:rPrChange w:id="11198" w:author="מנוע אמוראים" w:date="2026-10-05T16:41:56Z">
            <w:rPr>
              <w:rFonts w:ascii="FontbitDavid" w:hAnsi="FontbitDavid"/>
              <w:sz w:val="32"/>
              <w:rtl/>
            </w:rPr>
          </w:rPrChange>
        </w:rPr>
        <w:t xml:space="preserve">ע</w:t>
      </w:r>
      <w:r>
        <w:rPr>
          <w:rFonts w:ascii="FontbitDavid" w:hAnsi="FontbitDavid"/>
          <w:sz w:val="32"/>
          <w:rtl/>
        </w:rPr>
        <w:t xml:space="preserve"> אומר: נשיא חייב חוץ משמיעת קול!</w:t>
      </w:r>
    </w:p>
    <w:p w14:paraId="45F384DA"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 xml:space="preserve">אביי ורבא דאמרי תרוייהו: </w:t>
      </w:r>
      <w:r w:rsidRPr="00C35A2C">
        <w:rPr>
          <w:rFonts w:ascii="FontbitDavid" w:hAnsi="FontbitDavid"/>
          <w:b/>
          <w:bCs/>
          <w:sz w:val="32"/>
          <w:rtl/>
        </w:rPr>
        <w:t>מ</w:t>
      </w:r>
      <w:r w:rsidRPr="00C35A2C">
        <w:rPr>
          <w:rFonts w:ascii="FontbitDavid" w:hAnsi="FontbitDavid"/>
          <w:sz w:val="32"/>
          <w:rtl/>
        </w:rPr>
        <w:t>אחת משמע ליה, לאחת לא משמע ליה.</w:t>
      </w:r>
    </w:p>
    <w:p w14:paraId="2A3C6D92" w14:textId="77777777" w:rsidR="00910F84" w:rsidRPr="00C35A2C" w:rsidRDefault="00910F84" w:rsidP="00910F84">
      <w:pPr>
        <w:rPr>
          <w:rtl/>
        </w:rPr>
      </w:pPr>
      <w:r w:rsidRPr="00C35A2C">
        <w:rPr>
          <w:rFonts w:hint="cs"/>
          <w:rtl/>
        </w:rPr>
        <w:t xml:space="preserve">ושאני מאחת דמשמע ליה דכתוב בסוף גבי </w:t>
      </w:r>
      <w:r w:rsidRPr="00C35A2C">
        <w:rPr>
          <w:rtl/>
        </w:rPr>
        <w:t>עשירית האיפה, למימרא דכל דמחייב בעשירית האיפה מחייב בכולן, דאי ס</w:t>
      </w:r>
      <w:r>
        <w:rPr>
          <w:rtl/>
        </w:rPr>
        <w:t>"</w:t>
      </w:r>
      <w:r w:rsidRPr="00C35A2C">
        <w:rPr>
          <w:rtl/>
        </w:rPr>
        <w:t xml:space="preserve">ד מתחייב באחת אף על פי שאין מתחייב בכולן, נכתביה להאי מאחת מאלה בדלות, </w:t>
      </w:r>
      <w:r w:rsidRPr="00280F6D">
        <w:rPr>
          <w:b/>
          <w:bCs/>
          <w:rtl/>
        </w:rPr>
        <w:t>א</w:t>
      </w:r>
      <w:r>
        <w:rPr>
          <w:b/>
          <w:bCs/>
          <w:rtl/>
        </w:rPr>
        <w:t>"</w:t>
      </w:r>
      <w:r w:rsidRPr="00280F6D">
        <w:rPr>
          <w:b/>
          <w:bCs/>
          <w:rtl/>
        </w:rPr>
        <w:t>נ</w:t>
      </w:r>
      <w:r w:rsidRPr="00C35A2C">
        <w:rPr>
          <w:rtl/>
        </w:rPr>
        <w:t xml:space="preserve"> בעשירות.</w:t>
      </w:r>
    </w:p>
    <w:p w14:paraId="6B4453BA"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pPr>
        <w:pStyle w:val="affff4"/>
        <w:rPr>
          <w:ins w:id="20012" w:author="קלוד" w:date="2026-10-06T10:08:57Z"/>
        </w:rPr>
      </w:pPr>
      <w:ins w:id="20011" w:author="קלוד" w:date="2026-10-06T10:08:57Z">
        <w:r>
          <w:t xml:space="preserve">משנה ו</w:t>
        </w:r>
      </w:ins>
    </w:p>
    <w:p w14:paraId="374CF0AB" w14:textId="77777777" w:rsidR="00910F84" w:rsidRPr="00C35A2C" w:rsidRDefault="00910F84" w:rsidP="00910F84">
      <w:pPr>
        <w:pStyle w:val="affb"/>
        <w:rPr>
          <w:del w:id="20036" w:author="קלוד" w:date="2026-10-06T10:15:28Z"/>
          <w:rtl/>
        </w:rPr>
      </w:pPr>
      <w:ins w:id="9826" w:author="מספור קטעי משנה" w:date="2026-10-06T06:45:26Z">
        <w:del w:id="20034" w:author="קלוד" w:date="2026-10-06T10:15:28Z">
          <w:r>
            <w:rPr>
              <w:rStyle w:val="MisparKeta"/>
            </w:rPr>
            <w:delText xml:space="preserve">ב. </w:delText>
          </w:r>
        </w:del>
      </w:ins>
      <w:del w:id="20035" w:author="קלוד" w:date="2026-10-06T10:15:28Z">
        <w:r w:rsidRPr="00C35A2C">
          <w:rPr>
            <w:rtl/>
          </w:rPr>
          <w:delText xml:space="preserve">מתני'.</w:delText>
        </w:r>
      </w:del>
    </w:p>
    <w:p w14:paraId="1DB9B1C1" w14:textId="77777777" w:rsidR="00910F84" w:rsidRPr="00C35A2C" w:rsidRDefault="00910F84" w:rsidP="00910F84">
      <w:pPr>
        <w:pStyle w:val="affb"/>
        <w:rPr>
          <w:rtl/>
        </w:rPr>
      </w:pPr>
      <w:ins w:id="20069" w:author="קלוד" w:date="2026-10-06T10:15:28Z">
        <w:r>
          <w:rPr>
            <w:rStyle w:val="MisparKeta"/>
          </w:rPr>
          <w:t xml:space="preserve">ב. </w:t>
        </w:r>
      </w:ins>
      <w:r w:rsidRPr="00C35A2C">
        <w:rPr>
          <w:rtl/>
        </w:rPr>
        <w:t>כל המצות שבתורה שחייבין על זדונן כרת ועל שגגתן חטאת - היחיד מביא כשבה ושעירה, והנשיא שעיר, ומשיח וב</w:t>
      </w:r>
      <w:r>
        <w:rPr>
          <w:rtl/>
        </w:rPr>
        <w:t>"</w:t>
      </w:r>
      <w:r w:rsidRPr="00C35A2C">
        <w:rPr>
          <w:rtl/>
        </w:rPr>
        <w:t>ד מביאין פר;</w:t>
      </w:r>
    </w:p>
    <w:p w14:paraId="77E50696" w14:textId="77777777" w:rsidR="00910F84" w:rsidRPr="00890DF8" w:rsidRDefault="00910F84" w:rsidP="00910F84">
      <w:pPr>
        <w:pStyle w:val="affb"/>
        <w:rPr>
          <w:rtl/>
        </w:rPr>
      </w:pPr>
      <w:r w:rsidRPr="00890DF8">
        <w:rPr>
          <w:rtl/>
        </w:rPr>
        <w:t>ובעבודת כוכבים - היחיד והנשיא והמשיח מביאין שעירה, וב</w:t>
      </w:r>
      <w:r>
        <w:rPr>
          <w:rtl/>
        </w:rPr>
        <w:t>"</w:t>
      </w:r>
      <w:r w:rsidRPr="00890DF8">
        <w:rPr>
          <w:rtl/>
        </w:rPr>
        <w:t>ד פר ושעיר, פר לעולה ושעיר לחטאת.</w:t>
      </w:r>
    </w:p>
    <w:p w14:paraId="283AA1A7" w14:textId="77777777" w:rsidR="00910F84" w:rsidRPr="00C35A2C" w:rsidRDefault="00910F84" w:rsidP="00910F84">
      <w:pPr>
        <w:pStyle w:val="affb"/>
        <w:rPr>
          <w:rtl/>
        </w:rPr>
      </w:pPr>
      <w:r w:rsidRPr="00C35A2C">
        <w:rPr>
          <w:rtl/>
        </w:rPr>
        <w:t>אשם תלוי - היחיד והנשיא חייבין, ומשיח וב</w:t>
      </w:r>
      <w:r>
        <w:rPr>
          <w:rtl/>
        </w:rPr>
        <w:t>"</w:t>
      </w:r>
      <w:r w:rsidRPr="00C35A2C">
        <w:rPr>
          <w:rtl/>
        </w:rPr>
        <w:t>ד פטורין.</w:t>
      </w:r>
    </w:p>
    <w:p w14:paraId="6C585291" w14:textId="77777777" w:rsidR="00910F84" w:rsidRPr="00C35A2C" w:rsidRDefault="00910F84" w:rsidP="00910F84">
      <w:pPr>
        <w:pStyle w:val="affb"/>
        <w:rPr>
          <w:rtl/>
        </w:rPr>
      </w:pPr>
      <w:r w:rsidRPr="00C35A2C">
        <w:rPr>
          <w:rtl/>
        </w:rPr>
        <w:t>אשם ודאי - היחיד והנשיא והמשיח חייבין, וב</w:t>
      </w:r>
      <w:r>
        <w:rPr>
          <w:rtl/>
        </w:rPr>
        <w:t>"</w:t>
      </w:r>
      <w:r w:rsidRPr="00C35A2C">
        <w:rPr>
          <w:rtl/>
        </w:rPr>
        <w:t>ד פטורין.</w:t>
      </w:r>
    </w:p>
    <w:p w14:paraId="136468C8" w14:textId="77777777" w:rsidR="00910F84" w:rsidRPr="00C35A2C" w:rsidRDefault="00910F84" w:rsidP="00910F84">
      <w:pPr>
        <w:pStyle w:val="affb"/>
        <w:rPr>
          <w:rtl/>
        </w:rPr>
      </w:pPr>
      <w:r w:rsidRPr="00C35A2C">
        <w:rPr>
          <w:rtl/>
        </w:rPr>
        <w:t>על שמיעת הקול, ועל בטוי שפתים, ועל טומאת מקדש וקדשיו - ב</w:t>
      </w:r>
      <w:r>
        <w:rPr>
          <w:rtl/>
        </w:rPr>
        <w:t>"</w:t>
      </w:r>
      <w:r w:rsidRPr="00C35A2C">
        <w:rPr>
          <w:rtl/>
        </w:rPr>
        <w:t>ד פטורין, והיחיד והנשיא והמשיח חייבין, אלא שאין כ</w:t>
      </w:r>
      <w:r>
        <w:rPr>
          <w:rtl/>
        </w:rPr>
        <w:t>"</w:t>
      </w:r>
      <w:r w:rsidRPr="00C35A2C">
        <w:rPr>
          <w:rtl/>
        </w:rPr>
        <w:t>ג משיח חייב על טומאת מקדש וקדשיו, דברי ר</w:t>
      </w:r>
      <w:r>
        <w:rPr>
          <w:rtl/>
        </w:rPr>
        <w:t>"</w:t>
      </w:r>
      <w:r w:rsidRPr="00C35A2C">
        <w:rPr>
          <w:rtl/>
        </w:rPr>
        <w:t>ש.</w:t>
      </w:r>
    </w:p>
    <w:p w14:paraId="0E148DE9" w14:textId="77777777" w:rsidR="00910F84" w:rsidRPr="00C35A2C" w:rsidRDefault="00910F84" w:rsidP="00910F84">
      <w:pPr>
        <w:pStyle w:val="affb"/>
        <w:rPr>
          <w:rtl/>
        </w:rPr>
      </w:pPr>
      <w:r w:rsidRPr="00C35A2C">
        <w:rPr>
          <w:rtl/>
        </w:rPr>
        <w:t>ומה הן מביאין? קרבן עולה ויורד;</w:t>
      </w:r>
    </w:p>
    <w:p w14:paraId="4594E189" w14:textId="77777777" w:rsidR="00910F84" w:rsidRPr="00C35A2C" w:rsidRDefault="00910F84" w:rsidP="00910F84">
      <w:pPr>
        <w:pStyle w:val="affb"/>
        <w:rPr>
          <w:rtl/>
        </w:rPr>
      </w:pPr>
      <w:r w:rsidRPr="00C35A2C">
        <w:rPr>
          <w:rtl/>
        </w:rPr>
        <w:t>ר</w:t>
      </w:r>
      <w:r>
        <w:rPr>
          <w:rtl/>
        </w:rPr>
        <w:t>"</w:t>
      </w:r>
      <w:r w:rsidRPr="00C35A2C">
        <w:rPr>
          <w:rtl/>
        </w:rPr>
        <w:t>א אומר: הנשיא מביא שעיר.</w:t>
      </w:r>
    </w:p>
    <w:p w14:paraId="7B9D1FF4"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5DFD604" w14:textId="77777777" w:rsidR="00910F84" w:rsidRPr="00C35A2C" w:rsidRDefault="00910F84" w:rsidP="00910F84">
      <w:pPr>
        <w:rPr>
          <w:rFonts w:ascii="FontbitDavid" w:hAnsi="FontbitDavid"/>
          <w:sz w:val="32"/>
          <w:rtl/>
        </w:rPr>
      </w:pPr>
      <w:r>
        <w:rPr>
          <w:rFonts w:ascii="FontbitDavid" w:hAnsi="FontbitDavid"/>
          <w:sz w:val="32"/>
          <w:rtl/>
        </w:rPr>
        <w:t xml:space="preserve">תניא, </w:t>
      </w:r>
      <w:r>
        <w:rPr>
          <w:rStyle w:val="affff1"/>
          <w:rFonts w:ascii="FontbitDavid" w:hAnsi="FontbitDavid"/>
          <w:sz w:val="32"/>
          <w:rtl/>
          <w:rPrChange w:id="11199" w:author="מנוע אמוראים" w:date="2026-10-05T16:41:56Z">
            <w:rPr>
              <w:rFonts w:ascii="FontbitDavid" w:hAnsi="FontbitDavid"/>
              <w:sz w:val="32"/>
              <w:rtl/>
            </w:rPr>
          </w:rPrChange>
        </w:rPr>
        <w:t xml:space="preserve">ר</w:t>
      </w:r>
      <w:r>
        <w:rPr>
          <w:rStyle w:val="affff1"/>
          <w:rFonts w:ascii="FontbitDavid" w:hAnsi="FontbitDavid"/>
          <w:sz w:val="32"/>
          <w:rtl/>
          <w:rPrChange w:id="11200" w:author="מנוע אמוראים" w:date="2026-10-05T16:41:56Z">
            <w:rPr>
              <w:rFonts w:ascii="FontbitDavid" w:hAnsi="FontbitDavid"/>
              <w:sz w:val="32"/>
              <w:rtl/>
            </w:rPr>
          </w:rPrChange>
        </w:rPr>
        <w:t xml:space="preserve">"</w:t>
      </w:r>
      <w:r>
        <w:rPr>
          <w:rStyle w:val="affff1"/>
          <w:rFonts w:ascii="FontbitDavid" w:hAnsi="FontbitDavid"/>
          <w:sz w:val="32"/>
          <w:rtl/>
          <w:rPrChange w:id="11201" w:author="מנוע אמוראים" w:date="2026-10-05T16:41:56Z">
            <w:rPr>
              <w:rFonts w:ascii="FontbitDavid" w:hAnsi="FontbitDavid"/>
              <w:sz w:val="32"/>
              <w:rtl/>
            </w:rPr>
          </w:rPrChange>
        </w:rPr>
        <w:t xml:space="preserve">ש</w:t>
      </w:r>
      <w:r>
        <w:rPr>
          <w:rFonts w:ascii="FontbitDavid" w:hAnsi="FontbitDavid"/>
          <w:sz w:val="32"/>
          <w:rtl/>
        </w:rPr>
        <w:t xml:space="preserve"> היה נותן כלל: כל שהיחיד באשם תלוי - הנשיא כיוצא בו, משיח וב</w:t>
      </w:r>
      <w:r>
        <w:rPr>
          <w:rFonts w:ascii="FontbitDavid" w:hAnsi="FontbitDavid"/>
          <w:sz w:val="32"/>
          <w:rtl/>
        </w:rPr>
        <w:t>"</w:t>
      </w:r>
      <w:r w:rsidRPr="00C35A2C">
        <w:rPr>
          <w:rFonts w:ascii="FontbitDavid" w:hAnsi="FontbitDavid"/>
          <w:sz w:val="32"/>
          <w:rtl/>
        </w:rPr>
        <w:t>ד פטורין;</w:t>
      </w:r>
    </w:p>
    <w:p w14:paraId="07223365" w14:textId="77777777" w:rsidR="00910F84" w:rsidRPr="00C35A2C" w:rsidRDefault="00910F84" w:rsidP="00910F84">
      <w:pPr>
        <w:rPr>
          <w:rFonts w:ascii="FontbitDavid" w:hAnsi="FontbitDavid"/>
          <w:sz w:val="32"/>
          <w:rtl/>
        </w:rPr>
      </w:pPr>
      <w:r w:rsidRPr="00C35A2C">
        <w:rPr>
          <w:rFonts w:ascii="FontbitDavid" w:hAnsi="FontbitDavid"/>
          <w:sz w:val="32"/>
          <w:rtl/>
        </w:rPr>
        <w:t>וכל שהוא באשם ודאי - נשיא ומשיח כיוצא בהן, וב</w:t>
      </w:r>
      <w:r>
        <w:rPr>
          <w:rFonts w:ascii="FontbitDavid" w:hAnsi="FontbitDavid"/>
          <w:sz w:val="32"/>
          <w:rtl/>
        </w:rPr>
        <w:t>"</w:t>
      </w:r>
      <w:r w:rsidRPr="00C35A2C">
        <w:rPr>
          <w:rFonts w:ascii="FontbitDavid" w:hAnsi="FontbitDavid"/>
          <w:sz w:val="32"/>
          <w:rtl/>
        </w:rPr>
        <w:t>ד פטורין;</w:t>
      </w:r>
    </w:p>
    <w:p w14:paraId="461A584C" w14:textId="77777777" w:rsidR="00910F84" w:rsidRPr="00C35A2C" w:rsidRDefault="00910F84" w:rsidP="00910F84">
      <w:pPr>
        <w:rPr>
          <w:rFonts w:ascii="FontbitDavid" w:hAnsi="FontbitDavid"/>
          <w:sz w:val="32"/>
          <w:rtl/>
        </w:rPr>
      </w:pPr>
      <w:r w:rsidRPr="00C35A2C">
        <w:rPr>
          <w:rFonts w:ascii="FontbitDavid" w:hAnsi="FontbitDavid"/>
          <w:sz w:val="32"/>
          <w:rtl/>
        </w:rPr>
        <w:t>שמיעת הקול, ובטוי שפתים, וטומאת מקדש וקדשיו - בית דין פטורין, נשיא ומשיח חייבין, אלא שאין הנשיא חייב בשמיעת הקול, ולא משיח בטומאת מקדש וקדשיו;</w:t>
      </w:r>
    </w:p>
    <w:p w14:paraId="7BBA34B2" w14:textId="77777777" w:rsidR="00910F84" w:rsidRPr="00C35A2C" w:rsidRDefault="00910F84" w:rsidP="00910F84">
      <w:pPr>
        <w:rPr>
          <w:rFonts w:ascii="FontbitDavid" w:hAnsi="FontbitDavid"/>
          <w:sz w:val="32"/>
          <w:rtl/>
        </w:rPr>
      </w:pPr>
      <w:r w:rsidRPr="00C35A2C">
        <w:rPr>
          <w:rFonts w:ascii="FontbitDavid" w:hAnsi="FontbitDavid"/>
          <w:sz w:val="32"/>
          <w:rtl/>
        </w:rPr>
        <w:t>כל שהוא בעולה ויורד - נשיא כיוצא בו, משיח ובית דין פטורין.</w:t>
      </w:r>
    </w:p>
    <w:p w14:paraId="31848FBE" w14:textId="77777777" w:rsidR="00910F84" w:rsidRPr="00C35A2C" w:rsidRDefault="00910F84" w:rsidP="00910F84">
      <w:pPr>
        <w:rPr>
          <w:rFonts w:ascii="FontbitDavid" w:hAnsi="FontbitDavid"/>
          <w:sz w:val="32"/>
          <w:rtl/>
        </w:rPr>
      </w:pPr>
      <w:r w:rsidRPr="00C35A2C">
        <w:rPr>
          <w:rFonts w:ascii="FontbitDavid" w:hAnsi="FontbitDavid"/>
          <w:sz w:val="32"/>
          <w:rtl/>
        </w:rPr>
        <w:t>הא גופא קשיא, אמרת: שאין משיח חייב בטומאת מקדש וקדשיו, בטומאת מקדש וקדשיו הוא דפטור, אבל בשמיעת הקול ובטוי שפתים חייב;</w:t>
      </w:r>
    </w:p>
    <w:p w14:paraId="458B4843" w14:textId="77777777" w:rsidR="00910F84" w:rsidRPr="00C35A2C" w:rsidRDefault="00910F84" w:rsidP="00910F84">
      <w:pPr>
        <w:rPr>
          <w:rFonts w:ascii="FontbitDavid" w:hAnsi="FontbitDavid"/>
          <w:sz w:val="32"/>
          <w:rtl/>
        </w:rPr>
      </w:pPr>
      <w:r w:rsidRPr="00C35A2C">
        <w:rPr>
          <w:rFonts w:ascii="FontbitDavid" w:hAnsi="FontbitDavid" w:hint="cs"/>
          <w:sz w:val="32"/>
          <w:rtl/>
        </w:rPr>
        <w:t>וסיפא ד</w:t>
      </w:r>
      <w:r w:rsidRPr="00C35A2C">
        <w:rPr>
          <w:rFonts w:ascii="FontbitDavid" w:hAnsi="FontbitDavid"/>
          <w:sz w:val="32"/>
          <w:rtl/>
        </w:rPr>
        <w:t xml:space="preserve">כל שהוא בעולה ויורד - נשיא כיוצא בו, משיח ובית דין פטורין, קתני משיח ובית דין פטורין, מה בית דין פטורין מכולהון, אף משיח פטור מכולהון, </w:t>
      </w:r>
      <w:r w:rsidRPr="00C35A2C">
        <w:rPr>
          <w:rFonts w:ascii="FontbitDavid" w:hAnsi="FontbitDavid" w:hint="cs"/>
          <w:sz w:val="32"/>
          <w:rtl/>
        </w:rPr>
        <w:t xml:space="preserve">- </w:t>
      </w:r>
      <w:r w:rsidRPr="00C35A2C">
        <w:rPr>
          <w:rFonts w:ascii="FontbitDavid" w:hAnsi="FontbitDavid"/>
          <w:sz w:val="32"/>
          <w:rtl/>
        </w:rPr>
        <w:t>קשיין אהדדי!</w:t>
      </w:r>
    </w:p>
    <w:p w14:paraId="0B5FFCD2" w14:textId="77777777" w:rsidR="00910F84" w:rsidRPr="00C35A2C" w:rsidRDefault="00910F84" w:rsidP="00910F84">
      <w:pPr>
        <w:pStyle w:val="aff6"/>
        <w:framePr w:wrap="around"/>
        <w:rPr>
          <w:rtl/>
        </w:rPr>
      </w:pPr>
      <w:r w:rsidRPr="00C35A2C">
        <w:rPr>
          <w:rFonts w:hint="cs"/>
          <w:rtl/>
        </w:rPr>
        <w:t>ט:</w:t>
      </w:r>
    </w:p>
    <w:p w14:paraId="7C72CCE4"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202" w:author="מנוע אמוראים" w:date="2026-10-05T16:41:56Z">
            <w:rPr>
              <w:rFonts w:ascii="FontbitDavid" w:hAnsi="FontbitDavid" w:hint="cs"/>
              <w:sz w:val="32"/>
              <w:rtl/>
            </w:rPr>
          </w:rPrChange>
        </w:rPr>
        <w:t xml:space="preserve">רהבדר</w:t>
      </w:r>
      <w:r>
        <w:rPr>
          <w:rStyle w:val="affff1"/>
          <w:rFonts w:ascii="FontbitDavid" w:hAnsi="FontbitDavid"/>
          <w:sz w:val="32"/>
          <w:rtl/>
          <w:rPrChange w:id="1120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04" w:author="מנוע אמוראים" w:date="2026-10-05T16:41:56Z">
            <w:rPr>
              <w:rFonts w:ascii="FontbitDavid" w:hAnsi="FontbitDavid" w:hint="cs"/>
              <w:sz w:val="32"/>
              <w:rtl/>
            </w:rPr>
          </w:rPrChange>
        </w:rPr>
        <w:t xml:space="preserve">י</w:t>
      </w:r>
      <w:r>
        <w:rPr>
          <w:rFonts w:ascii="FontbitDavid" w:hAnsi="FontbitDavid"/>
          <w:sz w:val="32"/>
          <w:rtl/>
        </w:rPr>
        <w:t xml:space="preserve">: כאן בדלות, כאן בדלי דלות, </w:t>
      </w:r>
      <w:r>
        <w:rPr>
          <w:rStyle w:val="affff1"/>
          <w:rFonts w:ascii="FontbitDavid" w:hAnsi="FontbitDavid"/>
          <w:sz w:val="32"/>
          <w:rtl/>
          <w:rPrChange w:id="11205" w:author="מנוע אמוראים" w:date="2026-10-05T16:41:56Z">
            <w:rPr>
              <w:rFonts w:ascii="FontbitDavid" w:hAnsi="FontbitDavid"/>
              <w:sz w:val="32"/>
              <w:rtl/>
            </w:rPr>
          </w:rPrChange>
        </w:rPr>
        <w:t xml:space="preserve">ור</w:t>
      </w:r>
      <w:r>
        <w:rPr>
          <w:rStyle w:val="affff1"/>
          <w:rFonts w:ascii="FontbitDavid" w:hAnsi="FontbitDavid"/>
          <w:sz w:val="32"/>
          <w:rtl/>
          <w:rPrChange w:id="11206" w:author="מנוע אמוראים" w:date="2026-10-05T16:41:56Z">
            <w:rPr>
              <w:rFonts w:ascii="FontbitDavid" w:hAnsi="FontbitDavid"/>
              <w:sz w:val="32"/>
              <w:rtl/>
            </w:rPr>
          </w:rPrChange>
        </w:rPr>
        <w:t xml:space="preserve">"</w:t>
      </w:r>
      <w:r>
        <w:rPr>
          <w:rStyle w:val="affff1"/>
          <w:rFonts w:ascii="FontbitDavid" w:hAnsi="FontbitDavid"/>
          <w:sz w:val="32"/>
          <w:rtl/>
          <w:rPrChange w:id="11207" w:author="מנוע אמוראים" w:date="2026-10-05T16:41:56Z">
            <w:rPr>
              <w:rFonts w:ascii="FontbitDavid" w:hAnsi="FontbitDavid"/>
              <w:sz w:val="32"/>
              <w:rtl/>
            </w:rPr>
          </w:rPrChange>
        </w:rPr>
        <w:t xml:space="preserve">ש</w:t>
      </w:r>
      <w:r>
        <w:rPr>
          <w:rFonts w:ascii="FontbitDavid" w:hAnsi="FontbitDavid"/>
          <w:sz w:val="32"/>
          <w:rtl/>
        </w:rPr>
        <w:t xml:space="preserve"> ס</w:t>
      </w:r>
      <w:r>
        <w:rPr>
          <w:rFonts w:ascii="FontbitDavid" w:hAnsi="FontbitDavid"/>
          <w:sz w:val="32"/>
          <w:rtl/>
        </w:rPr>
        <w:t>"</w:t>
      </w:r>
      <w:r>
        <w:rPr>
          <w:rFonts w:ascii="FontbitDavid" w:hAnsi="FontbitDavid" w:hint="cs"/>
          <w:sz w:val="32"/>
          <w:rtl/>
        </w:rPr>
        <w:t xml:space="preserve">ל </w:t>
      </w:r>
      <w:r>
        <w:rPr>
          <w:rStyle w:val="affff1"/>
          <w:rFonts w:ascii="FontbitDavid" w:hAnsi="FontbitDavid" w:hint="cs"/>
          <w:sz w:val="32"/>
          <w:rtl/>
          <w:rPrChange w:id="11208" w:author="מנוע אמוראים" w:date="2026-10-05T16:41:56Z">
            <w:rPr>
              <w:rFonts w:ascii="FontbitDavid" w:hAnsi="FontbitDavid" w:hint="cs"/>
              <w:sz w:val="32"/>
              <w:rtl/>
            </w:rPr>
          </w:rPrChange>
        </w:rPr>
        <w:t xml:space="preserve">כר</w:t>
      </w:r>
      <w:r>
        <w:rPr>
          <w:rStyle w:val="affff1"/>
          <w:rFonts w:ascii="FontbitDavid" w:hAnsi="FontbitDavid"/>
          <w:sz w:val="32"/>
          <w:rtl/>
          <w:rPrChange w:id="1120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10" w:author="מנוע אמוראים" w:date="2026-10-05T16:41:56Z">
            <w:rPr>
              <w:rFonts w:ascii="FontbitDavid" w:hAnsi="FontbitDavid" w:hint="cs"/>
              <w:sz w:val="32"/>
              <w:rtl/>
            </w:rPr>
          </w:rPrChange>
        </w:rPr>
        <w:t xml:space="preserve">ע</w:t>
      </w:r>
      <w:r>
        <w:rPr>
          <w:rFonts w:ascii="FontbitDavid" w:hAnsi="FontbitDavid" w:hint="cs"/>
          <w:sz w:val="32"/>
          <w:rtl/>
        </w:rPr>
        <w:t xml:space="preserve"> בחדא בדלי דלות דפטור ופליג עליה בדלות </w:t>
      </w:r>
    </w:p>
    <w:p w14:paraId="5B2B4767"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265F2EEF" w14:textId="77777777" w:rsidR="00910F84" w:rsidRPr="00C35A2C" w:rsidRDefault="00910F84" w:rsidP="00910F84">
      <w:pPr>
        <w:pStyle w:val="afff2"/>
        <w:rPr>
          <w:rtl/>
        </w:rPr>
      </w:pPr>
      <w:ins w:id="9827" w:author="מספור קטעי משנה" w:date="2026-10-06T06:45:26Z">
        <w:r>
          <w:rPr>
            <w:rStyle w:val="MisparKeta"/>
          </w:rPr>
          <w:t xml:space="preserve">א. </w:t>
        </w:r>
      </w:ins>
      <w:r w:rsidRPr="00C35A2C">
        <w:rPr>
          <w:rtl/>
        </w:rPr>
        <w:t>אלא שאין כ</w:t>
      </w:r>
      <w:r>
        <w:rPr>
          <w:rtl/>
        </w:rPr>
        <w:t>"</w:t>
      </w:r>
      <w:r w:rsidRPr="00C35A2C">
        <w:rPr>
          <w:rtl/>
        </w:rPr>
        <w:t>ג חייב כו'.</w:t>
      </w:r>
    </w:p>
    <w:p w14:paraId="2C984B9C"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חזקיה: </w:t>
      </w:r>
      <w:r>
        <w:rPr>
          <w:rFonts w:ascii="FontbitDavid" w:hAnsi="FontbitDavid" w:hint="cs"/>
          <w:sz w:val="32"/>
          <w:rtl/>
        </w:rPr>
        <w:t xml:space="preserve">טעמא </w:t>
      </w:r>
      <w:r>
        <w:rPr>
          <w:rStyle w:val="affff1"/>
          <w:rFonts w:ascii="FontbitDavid" w:hAnsi="FontbitDavid" w:hint="cs"/>
          <w:sz w:val="32"/>
          <w:rtl/>
          <w:rPrChange w:id="11211"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121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13"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650D98">
        <w:rPr>
          <w:rStyle w:val="afffd"/>
          <w:rFonts w:hint="cs"/>
          <w:rtl/>
        </w:rPr>
        <w:t>ד'</w:t>
      </w:r>
      <w:r w:rsidRPr="00650D98">
        <w:rPr>
          <w:rStyle w:val="afffd"/>
          <w:rtl/>
        </w:rPr>
        <w:t>ונכרתה הנפש ההיא מתוך הקהל</w:t>
      </w:r>
      <w:r w:rsidRPr="00650D98">
        <w:rPr>
          <w:rStyle w:val="afffd"/>
          <w:rFonts w:hint="cs"/>
          <w:rtl/>
        </w:rPr>
        <w:t>'</w:t>
      </w:r>
      <w:r w:rsidRPr="00650D98">
        <w:rPr>
          <w:rStyle w:val="afffd"/>
          <w:rtl/>
        </w:rPr>
        <w:t>,</w:t>
      </w:r>
      <w:r w:rsidRPr="00C35A2C">
        <w:rPr>
          <w:rFonts w:ascii="FontbitDavid" w:hAnsi="FontbitDavid"/>
          <w:sz w:val="32"/>
          <w:rtl/>
        </w:rPr>
        <w:t xml:space="preserve"> מי </w:t>
      </w:r>
      <w:r w:rsidRPr="00C35A2C">
        <w:rPr>
          <w:rFonts w:ascii="FontbitDavid" w:hAnsi="FontbitDavid" w:hint="cs"/>
          <w:sz w:val="32"/>
          <w:rtl/>
        </w:rPr>
        <w:t xml:space="preserve">שחטאתו שוה ליחידים והיינו קהל </w:t>
      </w:r>
    </w:p>
    <w:p w14:paraId="69996FC5" w14:textId="77777777" w:rsidR="00910F84" w:rsidRPr="00C35A2C" w:rsidRDefault="00910F84" w:rsidP="00910F84">
      <w:pPr>
        <w:ind w:firstLine="266"/>
        <w:rPr>
          <w:rFonts w:ascii="FontbitDavid" w:hAnsi="FontbitDavid"/>
          <w:sz w:val="32"/>
          <w:rtl/>
        </w:rPr>
      </w:pPr>
      <w:r w:rsidRPr="00C35A2C">
        <w:rPr>
          <w:rFonts w:ascii="FontbitDavid" w:hAnsi="FontbitDavid" w:hint="cs"/>
          <w:sz w:val="32"/>
          <w:rtl/>
        </w:rPr>
        <w:t>[ולא מי שקרבנו שווה לקהל דא</w:t>
      </w:r>
      <w:r>
        <w:rPr>
          <w:rFonts w:ascii="FontbitDavid" w:hAnsi="FontbitDavid"/>
          <w:sz w:val="32"/>
          <w:rtl/>
        </w:rPr>
        <w:t>"</w:t>
      </w:r>
      <w:r w:rsidRPr="00C35A2C">
        <w:rPr>
          <w:rFonts w:ascii="FontbitDavid" w:hAnsi="FontbitDavid" w:hint="cs"/>
          <w:sz w:val="32"/>
          <w:rtl/>
        </w:rPr>
        <w:t xml:space="preserve">כ כהנים ומשיח שוו בשאר מצוות דשנה] </w:t>
      </w:r>
    </w:p>
    <w:p w14:paraId="3E61B91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605E5F1" w14:textId="77777777" w:rsidR="00910F84" w:rsidRPr="00C35A2C" w:rsidRDefault="00910F84" w:rsidP="00910F84">
      <w:pPr>
        <w:pStyle w:val="afff2"/>
        <w:rPr>
          <w:rtl/>
        </w:rPr>
      </w:pPr>
      <w:ins w:id="9828" w:author="מספור קטעי משנה" w:date="2026-10-06T06:45:26Z">
        <w:r>
          <w:rPr>
            <w:rStyle w:val="MisparKeta"/>
          </w:rPr>
          <w:t xml:space="preserve">ב. </w:t>
        </w:r>
      </w:ins>
      <w:r w:rsidRPr="00C35A2C">
        <w:rPr>
          <w:rtl/>
        </w:rPr>
        <w:t>ר</w:t>
      </w:r>
      <w:r>
        <w:rPr>
          <w:rtl/>
        </w:rPr>
        <w:t>"</w:t>
      </w:r>
      <w:r w:rsidRPr="00C35A2C">
        <w:rPr>
          <w:rtl/>
        </w:rPr>
        <w:t>א אומר: הנשיא מביא שעיר וכו'.</w:t>
      </w:r>
    </w:p>
    <w:p w14:paraId="6B5338CC" w14:textId="77777777" w:rsidR="00910F84" w:rsidRDefault="00910F84" w:rsidP="00910F84">
      <w:pPr>
        <w:rPr>
          <w:rFonts w:ascii="FontbitDavid" w:hAnsi="FontbitDavid"/>
          <w:sz w:val="32"/>
          <w:rtl/>
        </w:rPr>
      </w:pPr>
      <w:r w:rsidRPr="00C35A2C">
        <w:rPr>
          <w:rFonts w:ascii="FontbitDavid" w:hAnsi="FontbitDavid"/>
          <w:sz w:val="32"/>
          <w:rtl/>
        </w:rPr>
        <w:lastRenderedPageBreak/>
        <w:t>א</w:t>
      </w:r>
      <w:r>
        <w:rPr>
          <w:rFonts w:ascii="FontbitDavid" w:hAnsi="FontbitDavid"/>
          <w:sz w:val="32"/>
          <w:rtl/>
        </w:rPr>
        <w:t>"</w:t>
      </w:r>
      <w:r w:rsidRPr="00C35A2C">
        <w:rPr>
          <w:rFonts w:ascii="FontbitDavid" w:hAnsi="FontbitDavid"/>
          <w:sz w:val="32"/>
          <w:rtl/>
        </w:rPr>
        <w:t>ר יוחנן: לא אמר ר' אליעזר אלא בטומאת מקדש וקדשיו, הואיל ונאמר כרת בו כבקבועה.</w:t>
      </w:r>
    </w:p>
    <w:p w14:paraId="72B6D9AD"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1214"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1215" w:author="מנוע אמוראים" w:date="2026-10-05T16:41:56Z">
            <w:rPr>
              <w:rFonts w:ascii="FontbitDavid" w:hAnsi="FontbitDavid" w:hint="cs"/>
              <w:sz w:val="32"/>
              <w:rtl/>
            </w:rPr>
          </w:rPrChange>
        </w:rPr>
        <w:t xml:space="preserve">פ</w:t>
      </w:r>
      <w:r w:rsidRPr="00C35A2C">
        <w:rPr>
          <w:rFonts w:ascii="FontbitDavid" w:hAnsi="FontbitDavid"/>
          <w:sz w:val="32"/>
          <w:rtl/>
        </w:rPr>
        <w:t>: ה</w:t>
      </w:r>
      <w:r>
        <w:rPr>
          <w:rFonts w:ascii="FontbitDavid" w:hAnsi="FontbitDavid"/>
          <w:sz w:val="32"/>
          <w:rtl/>
        </w:rPr>
        <w:t>"</w:t>
      </w:r>
      <w:r w:rsidRPr="00C35A2C">
        <w:rPr>
          <w:rFonts w:ascii="FontbitDavid" w:hAnsi="FontbitDavid"/>
          <w:sz w:val="32"/>
          <w:rtl/>
        </w:rPr>
        <w:t>נ מסתברא, דאי ס</w:t>
      </w:r>
      <w:r>
        <w:rPr>
          <w:rFonts w:ascii="FontbitDavid" w:hAnsi="FontbitDavid"/>
          <w:sz w:val="32"/>
          <w:rtl/>
        </w:rPr>
        <w:t>"</w:t>
      </w:r>
      <w:r>
        <w:rPr>
          <w:rFonts w:ascii="FontbitDavid" w:hAnsi="FontbitDavid"/>
          <w:sz w:val="32"/>
          <w:rtl/>
        </w:rPr>
        <w:t xml:space="preserve">ד </w:t>
      </w:r>
      <w:r>
        <w:rPr>
          <w:rStyle w:val="affff1"/>
          <w:rFonts w:ascii="FontbitDavid" w:hAnsi="FontbitDavid"/>
          <w:sz w:val="32"/>
          <w:rtl/>
          <w:rPrChange w:id="11216" w:author="מנוע אמוראים" w:date="2026-10-05T16:41:56Z">
            <w:rPr>
              <w:rFonts w:ascii="FontbitDavid" w:hAnsi="FontbitDavid"/>
              <w:sz w:val="32"/>
              <w:rtl/>
            </w:rPr>
          </w:rPrChange>
        </w:rPr>
        <w:t xml:space="preserve">ר</w:t>
      </w:r>
      <w:r>
        <w:rPr>
          <w:rStyle w:val="affff1"/>
          <w:rFonts w:ascii="FontbitDavid" w:hAnsi="FontbitDavid"/>
          <w:sz w:val="32"/>
          <w:rtl/>
          <w:rPrChange w:id="11217" w:author="מנוע אמוראים" w:date="2026-10-05T16:41:56Z">
            <w:rPr>
              <w:rFonts w:ascii="FontbitDavid" w:hAnsi="FontbitDavid"/>
              <w:sz w:val="32"/>
              <w:rtl/>
            </w:rPr>
          </w:rPrChange>
        </w:rPr>
        <w:t xml:space="preserve">"</w:t>
      </w:r>
      <w:r>
        <w:rPr>
          <w:rStyle w:val="affff1"/>
          <w:rFonts w:ascii="FontbitDavid" w:hAnsi="FontbitDavid"/>
          <w:sz w:val="32"/>
          <w:rtl/>
          <w:rPrChange w:id="11218" w:author="מנוע אמוראים" w:date="2026-10-05T16:41:56Z">
            <w:rPr>
              <w:rFonts w:ascii="FontbitDavid" w:hAnsi="FontbitDavid"/>
              <w:sz w:val="32"/>
              <w:rtl/>
            </w:rPr>
          </w:rPrChange>
        </w:rPr>
        <w:t xml:space="preserve">א</w:t>
      </w:r>
      <w:r>
        <w:rPr>
          <w:rFonts w:ascii="FontbitDavid" w:hAnsi="FontbitDavid"/>
          <w:sz w:val="32"/>
          <w:rtl/>
        </w:rPr>
        <w:t xml:space="preserve"> על כולהון קאמר, מכדי שעיר נשיא ופר משיח במקום יחיד לחטאת קאי, ניתני נמי: משיח מביא פר בשמיעת קול ובטוי שפתים,</w:t>
      </w:r>
    </w:p>
    <w:p w14:paraId="6BC9AD84" w14:textId="77777777" w:rsidR="00910F84" w:rsidRPr="00C35A2C" w:rsidRDefault="00910F84" w:rsidP="00910F84">
      <w:pPr>
        <w:pStyle w:val="afffa"/>
        <w:rPr>
          <w:rtl/>
        </w:rPr>
      </w:pPr>
      <w:r>
        <w:rPr>
          <w:rtl/>
        </w:rPr>
        <w:t xml:space="preserve">- </w:t>
      </w:r>
      <w:r w:rsidRPr="00C35A2C">
        <w:rPr>
          <w:rtl/>
        </w:rPr>
        <w:t xml:space="preserve">אלא מדלא קתני משיח, </w:t>
      </w:r>
      <w:r w:rsidRPr="00507DB9">
        <w:rPr>
          <w:b/>
          <w:bCs/>
          <w:rtl/>
        </w:rPr>
        <w:t>ש</w:t>
      </w:r>
      <w:r>
        <w:rPr>
          <w:b/>
          <w:bCs/>
          <w:rtl/>
        </w:rPr>
        <w:t>"</w:t>
      </w:r>
      <w:r w:rsidRPr="00507DB9">
        <w:rPr>
          <w:b/>
          <w:bCs/>
          <w:rtl/>
        </w:rPr>
        <w:t>מ</w:t>
      </w:r>
      <w:r w:rsidRPr="00C35A2C">
        <w:rPr>
          <w:rtl/>
        </w:rPr>
        <w:t xml:space="preserve"> אטומאת מקדש וקדשיו, קאי, דמשיח פטור.</w:t>
      </w:r>
    </w:p>
    <w:p w14:paraId="3312A1E8" w14:textId="77777777" w:rsidR="00910F84" w:rsidRPr="00C35A2C" w:rsidRDefault="00910F84" w:rsidP="00910F84">
      <w:pPr>
        <w:rPr>
          <w:rFonts w:ascii="FontbitDavid" w:hAnsi="FontbitDavid"/>
          <w:sz w:val="32"/>
          <w:rtl/>
        </w:rPr>
      </w:pPr>
      <w:r w:rsidRPr="00C35A2C">
        <w:rPr>
          <w:rFonts w:ascii="FontbitDavid" w:hAnsi="FontbitDavid" w:hint="cs"/>
          <w:sz w:val="32"/>
          <w:rtl/>
        </w:rPr>
        <w:t>א</w:t>
      </w:r>
      <w:r>
        <w:rPr>
          <w:rFonts w:ascii="FontbitDavid" w:hAnsi="FontbitDavid"/>
          <w:sz w:val="32"/>
          <w:rtl/>
        </w:rPr>
        <w:t>"</w:t>
      </w:r>
      <w:r>
        <w:rPr>
          <w:rFonts w:ascii="FontbitDavid" w:hAnsi="FontbitDavid" w:hint="cs"/>
          <w:sz w:val="32"/>
          <w:rtl/>
        </w:rPr>
        <w:t xml:space="preserve">ל </w:t>
      </w:r>
      <w:r>
        <w:rPr>
          <w:rStyle w:val="affff1"/>
          <w:rFonts w:ascii="FontbitDavid" w:hAnsi="FontbitDavid" w:hint="cs"/>
          <w:sz w:val="32"/>
          <w:rtl/>
          <w:rPrChange w:id="11219" w:author="מנוע אמוראים" w:date="2026-10-05T16:41:56Z">
            <w:rPr>
              <w:rFonts w:ascii="FontbitDavid" w:hAnsi="FontbitDavid" w:hint="cs"/>
              <w:sz w:val="32"/>
              <w:rtl/>
            </w:rPr>
          </w:rPrChange>
        </w:rPr>
        <w:t xml:space="preserve">רהבדר</w:t>
      </w:r>
      <w:r>
        <w:rPr>
          <w:rStyle w:val="affff1"/>
          <w:rFonts w:ascii="FontbitDavid" w:hAnsi="FontbitDavid"/>
          <w:sz w:val="32"/>
          <w:rtl/>
          <w:rPrChange w:id="1122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21"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w:t>
      </w:r>
      <w:r>
        <w:rPr>
          <w:rStyle w:val="affff1"/>
          <w:rFonts w:ascii="FontbitDavid" w:hAnsi="FontbitDavid"/>
          <w:sz w:val="32"/>
          <w:rtl/>
          <w:rPrChange w:id="11222" w:author="מנוע אמוראים" w:date="2026-10-05T16:41:56Z">
            <w:rPr>
              <w:rFonts w:ascii="FontbitDavid" w:hAnsi="FontbitDavid"/>
              <w:sz w:val="32"/>
              <w:rtl/>
            </w:rPr>
          </w:rPrChange>
        </w:rPr>
        <w:t xml:space="preserve">לר</w:t>
      </w:r>
      <w:r>
        <w:rPr>
          <w:rStyle w:val="affff1"/>
          <w:rFonts w:ascii="FontbitDavid" w:hAnsi="FontbitDavid"/>
          <w:sz w:val="32"/>
          <w:rtl/>
          <w:rPrChange w:id="11223" w:author="מנוע אמוראים" w:date="2026-10-05T16:41:56Z">
            <w:rPr>
              <w:rFonts w:ascii="FontbitDavid" w:hAnsi="FontbitDavid"/>
              <w:sz w:val="32"/>
              <w:rtl/>
            </w:rPr>
          </w:rPrChange>
        </w:rPr>
        <w:t xml:space="preserve">"</w:t>
      </w:r>
      <w:r>
        <w:rPr>
          <w:rStyle w:val="affff1"/>
          <w:rFonts w:ascii="FontbitDavid" w:hAnsi="FontbitDavid"/>
          <w:sz w:val="32"/>
          <w:rtl/>
          <w:rPrChange w:id="11224" w:author="מנוע אמוראים" w:date="2026-10-05T16:41:56Z">
            <w:rPr>
              <w:rFonts w:ascii="FontbitDavid" w:hAnsi="FontbitDavid"/>
              <w:sz w:val="32"/>
              <w:rtl/>
            </w:rPr>
          </w:rPrChange>
        </w:rPr>
        <w:t xml:space="preserve">פ</w:t>
      </w:r>
      <w:r>
        <w:rPr>
          <w:rFonts w:ascii="FontbitDavid" w:hAnsi="FontbitDavid"/>
          <w:sz w:val="32"/>
          <w:rtl/>
        </w:rPr>
        <w:t xml:space="preserve">: ממאי? דלמא </w:t>
      </w:r>
      <w:r>
        <w:rPr>
          <w:rStyle w:val="affff1"/>
          <w:rFonts w:ascii="FontbitDavid" w:hAnsi="FontbitDavid"/>
          <w:sz w:val="32"/>
          <w:rtl/>
          <w:rPrChange w:id="11225" w:author="מנוע אמוראים" w:date="2026-10-05T16:41:56Z">
            <w:rPr>
              <w:rFonts w:ascii="FontbitDavid" w:hAnsi="FontbitDavid"/>
              <w:sz w:val="32"/>
              <w:rtl/>
            </w:rPr>
          </w:rPrChange>
        </w:rPr>
        <w:t xml:space="preserve">ר</w:t>
      </w:r>
      <w:r>
        <w:rPr>
          <w:rStyle w:val="affff1"/>
          <w:rFonts w:ascii="FontbitDavid" w:hAnsi="FontbitDavid"/>
          <w:sz w:val="32"/>
          <w:rtl/>
          <w:rPrChange w:id="11226" w:author="מנוע אמוראים" w:date="2026-10-05T16:41:56Z">
            <w:rPr>
              <w:rFonts w:ascii="FontbitDavid" w:hAnsi="FontbitDavid"/>
              <w:sz w:val="32"/>
              <w:rtl/>
            </w:rPr>
          </w:rPrChange>
        </w:rPr>
        <w:t xml:space="preserve">"</w:t>
      </w:r>
      <w:r>
        <w:rPr>
          <w:rStyle w:val="affff1"/>
          <w:rFonts w:ascii="FontbitDavid" w:hAnsi="FontbitDavid"/>
          <w:sz w:val="32"/>
          <w:rtl/>
          <w:rPrChange w:id="11227" w:author="מנוע אמוראים" w:date="2026-10-05T16:41:56Z">
            <w:rPr>
              <w:rFonts w:ascii="FontbitDavid" w:hAnsi="FontbitDavid"/>
              <w:sz w:val="32"/>
              <w:rtl/>
            </w:rPr>
          </w:rPrChange>
        </w:rPr>
        <w:t xml:space="preserve">א</w:t>
      </w:r>
      <w:r>
        <w:rPr>
          <w:rFonts w:ascii="FontbitDavid" w:hAnsi="FontbitDavid"/>
          <w:sz w:val="32"/>
          <w:rtl/>
        </w:rPr>
        <w:t xml:space="preserve"> אכולהון קאי, ובמשיח סבר לה </w:t>
      </w:r>
      <w:r>
        <w:rPr>
          <w:rStyle w:val="affff1"/>
          <w:rFonts w:ascii="FontbitDavid" w:hAnsi="FontbitDavid"/>
          <w:sz w:val="32"/>
          <w:rtl/>
          <w:rPrChange w:id="11228" w:author="מנוע אמוראים" w:date="2026-10-05T16:41:56Z">
            <w:rPr>
              <w:rFonts w:ascii="FontbitDavid" w:hAnsi="FontbitDavid"/>
              <w:sz w:val="32"/>
              <w:rtl/>
            </w:rPr>
          </w:rPrChange>
        </w:rPr>
        <w:t xml:space="preserve">כר</w:t>
      </w:r>
      <w:r>
        <w:rPr>
          <w:rStyle w:val="affff1"/>
          <w:rFonts w:ascii="FontbitDavid" w:hAnsi="FontbitDavid"/>
          <w:sz w:val="32"/>
          <w:rtl/>
          <w:rPrChange w:id="11229" w:author="מנוע אמוראים" w:date="2026-10-05T16:41:56Z">
            <w:rPr>
              <w:rFonts w:ascii="FontbitDavid" w:hAnsi="FontbitDavid"/>
              <w:sz w:val="32"/>
              <w:rtl/>
            </w:rPr>
          </w:rPrChange>
        </w:rPr>
        <w:t xml:space="preserve">"</w:t>
      </w:r>
      <w:r>
        <w:rPr>
          <w:rStyle w:val="affff1"/>
          <w:rFonts w:ascii="FontbitDavid" w:hAnsi="FontbitDavid"/>
          <w:sz w:val="32"/>
          <w:rtl/>
          <w:rPrChange w:id="11230" w:author="מנוע אמוראים" w:date="2026-10-05T16:41:56Z">
            <w:rPr>
              <w:rFonts w:ascii="FontbitDavid" w:hAnsi="FontbitDavid"/>
              <w:sz w:val="32"/>
              <w:rtl/>
            </w:rPr>
          </w:rPrChange>
        </w:rPr>
        <w:t xml:space="preserve">ע</w:t>
      </w:r>
      <w:r>
        <w:rPr>
          <w:rFonts w:ascii="FontbitDavid" w:hAnsi="FontbitDavid"/>
          <w:sz w:val="32"/>
          <w:rtl/>
        </w:rPr>
        <w:t xml:space="preserve">, דאמר: משיח פטור בכולן!</w:t>
      </w:r>
    </w:p>
    <w:p w14:paraId="6CDA0BFB"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Pr>
          <w:rFonts w:ascii="FontbitDavid" w:hAnsi="FontbitDavid"/>
          <w:sz w:val="32"/>
          <w:rtl/>
        </w:rPr>
        <w:t xml:space="preserve">ל: </w:t>
      </w:r>
      <w:r>
        <w:rPr>
          <w:rStyle w:val="affff1"/>
          <w:rFonts w:ascii="FontbitDavid" w:hAnsi="FontbitDavid"/>
          <w:sz w:val="32"/>
          <w:rtl/>
          <w:rPrChange w:id="11231" w:author="מנוע אמוראים" w:date="2026-10-05T16:41:56Z">
            <w:rPr>
              <w:rFonts w:ascii="FontbitDavid" w:hAnsi="FontbitDavid"/>
              <w:sz w:val="32"/>
              <w:rtl/>
            </w:rPr>
          </w:rPrChange>
        </w:rPr>
        <w:t xml:space="preserve">ור</w:t>
      </w:r>
      <w:r>
        <w:rPr>
          <w:rStyle w:val="affff1"/>
          <w:rFonts w:ascii="FontbitDavid" w:hAnsi="FontbitDavid"/>
          <w:sz w:val="32"/>
          <w:rtl/>
          <w:rPrChange w:id="11232" w:author="מנוע אמוראים" w:date="2026-10-05T16:41:56Z">
            <w:rPr>
              <w:rFonts w:ascii="FontbitDavid" w:hAnsi="FontbitDavid"/>
              <w:sz w:val="32"/>
              <w:rtl/>
            </w:rPr>
          </w:rPrChange>
        </w:rPr>
        <w:t xml:space="preserve">"</w:t>
      </w:r>
      <w:r>
        <w:rPr>
          <w:rStyle w:val="affff1"/>
          <w:rFonts w:ascii="FontbitDavid" w:hAnsi="FontbitDavid"/>
          <w:sz w:val="32"/>
          <w:rtl/>
          <w:rPrChange w:id="11233" w:author="מנוע אמוראים" w:date="2026-10-05T16:41:56Z">
            <w:rPr>
              <w:rFonts w:ascii="FontbitDavid" w:hAnsi="FontbitDavid"/>
              <w:sz w:val="32"/>
              <w:rtl/>
            </w:rPr>
          </w:rPrChange>
        </w:rPr>
        <w:t xml:space="preserve">ע</w:t>
      </w:r>
      <w:r>
        <w:rPr>
          <w:rFonts w:ascii="FontbitDavid" w:hAnsi="FontbitDavid"/>
          <w:sz w:val="32"/>
          <w:rtl/>
        </w:rPr>
        <w:t xml:space="preserve"> מי פטר ליה מפר? ותו לא מידי.</w:t>
      </w:r>
    </w:p>
    <w:p w14:paraId="040AA010" w14:textId="77777777" w:rsidR="00910F84" w:rsidRPr="00C35A2C" w:rsidRDefault="00910F84" w:rsidP="00910F84">
      <w:pPr>
        <w:rPr>
          <w:rFonts w:ascii="FontbitDavid" w:hAnsi="FontbitDavid"/>
          <w:sz w:val="32"/>
          <w:rtl/>
        </w:rPr>
      </w:pPr>
    </w:p>
    <w:p w14:paraId="26AB2D4D"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1234" w:author="מנוע אמוראים" w:date="2026-10-05T16:41:56Z">
            <w:rPr>
              <w:rFonts w:ascii="FontbitDavid" w:hAnsi="FontbitDavid" w:hint="cs"/>
              <w:sz w:val="32"/>
              <w:rtl/>
            </w:rPr>
          </w:rPrChange>
        </w:rPr>
        <w:t xml:space="preserve">ארי</w:t>
      </w:r>
      <w:r>
        <w:rPr>
          <w:rStyle w:val="affff1"/>
          <w:rFonts w:ascii="FontbitDavid" w:hAnsi="FontbitDavid"/>
          <w:sz w:val="32"/>
          <w:rtl/>
          <w:rPrChange w:id="1123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36" w:author="מנוע אמוראים" w:date="2026-10-05T16:41:56Z">
            <w:rPr>
              <w:rFonts w:ascii="FontbitDavid" w:hAnsi="FontbitDavid" w:hint="cs"/>
              <w:sz w:val="32"/>
              <w:rtl/>
            </w:rPr>
          </w:rPrChange>
        </w:rPr>
        <w:t xml:space="preserve">ו</w:t>
      </w:r>
      <w:r>
        <w:rPr>
          <w:rFonts w:ascii="FontbitDavid" w:hAnsi="FontbitDavid"/>
          <w:sz w:val="32"/>
          <w:rtl/>
        </w:rPr>
        <w:t xml:space="preserve">: מודה </w:t>
      </w:r>
      <w:r>
        <w:rPr>
          <w:rStyle w:val="affff1"/>
          <w:rFonts w:ascii="FontbitDavid" w:hAnsi="FontbitDavid"/>
          <w:sz w:val="32"/>
          <w:rtl/>
          <w:rPrChange w:id="11237" w:author="מנוע אמוראים" w:date="2026-10-05T16:41:56Z">
            <w:rPr>
              <w:rFonts w:ascii="FontbitDavid" w:hAnsi="FontbitDavid"/>
              <w:sz w:val="32"/>
              <w:rtl/>
            </w:rPr>
          </w:rPrChange>
        </w:rPr>
        <w:t xml:space="preserve">ר</w:t>
      </w:r>
      <w:r>
        <w:rPr>
          <w:rStyle w:val="affff1"/>
          <w:rFonts w:ascii="FontbitDavid" w:hAnsi="FontbitDavid"/>
          <w:sz w:val="32"/>
          <w:rtl/>
          <w:rPrChange w:id="11238" w:author="מנוע אמוראים" w:date="2026-10-05T16:41:56Z">
            <w:rPr>
              <w:rFonts w:ascii="FontbitDavid" w:hAnsi="FontbitDavid"/>
              <w:sz w:val="32"/>
              <w:rtl/>
            </w:rPr>
          </w:rPrChange>
        </w:rPr>
        <w:t xml:space="preserve">"</w:t>
      </w:r>
      <w:r>
        <w:rPr>
          <w:rStyle w:val="affff1"/>
          <w:rFonts w:ascii="FontbitDavid" w:hAnsi="FontbitDavid"/>
          <w:sz w:val="32"/>
          <w:rtl/>
          <w:rPrChange w:id="11239" w:author="מנוע אמוראים" w:date="2026-10-05T16:41:56Z">
            <w:rPr>
              <w:rFonts w:ascii="FontbitDavid" w:hAnsi="FontbitDavid"/>
              <w:sz w:val="32"/>
              <w:rtl/>
            </w:rPr>
          </w:rPrChange>
        </w:rPr>
        <w:t xml:space="preserve">א</w:t>
      </w:r>
      <w:r>
        <w:rPr>
          <w:rFonts w:ascii="FontbitDavid" w:hAnsi="FontbitDavid"/>
          <w:sz w:val="32"/>
          <w:rtl/>
        </w:rPr>
        <w:t xml:space="preserve"> שאין מביא אשם.</w:t>
      </w:r>
    </w:p>
    <w:p w14:paraId="0FF5B240"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b Fontext" w:hAnsi="Fb Fontext" w:hint="cs"/>
          <w:rtl/>
        </w:rPr>
        <w:t xml:space="preserve">ושנו לפני </w:t>
      </w:r>
      <w:r>
        <w:rPr>
          <w:rStyle w:val="affff1"/>
          <w:rFonts w:ascii="Fb Fontext" w:hAnsi="Fb Fontext" w:hint="cs"/>
          <w:rtl/>
          <w:rPrChange w:id="11240" w:author="מנוע אמוראים" w:date="2026-10-05T16:41:56Z">
            <w:rPr>
              <w:rFonts w:ascii="Fb Fontext" w:hAnsi="Fb Fontext" w:hint="cs"/>
              <w:rtl/>
            </w:rPr>
          </w:rPrChange>
        </w:rPr>
        <w:t xml:space="preserve">ר</w:t>
      </w:r>
      <w:r>
        <w:rPr>
          <w:rStyle w:val="affff1"/>
          <w:rFonts w:ascii="Fb Fontext" w:hAnsi="Fb Fontext"/>
          <w:rtl/>
          <w:rPrChange w:id="11241" w:author="מנוע אמוראים" w:date="2026-10-05T16:41:56Z">
            <w:rPr>
              <w:rFonts w:ascii="Fb Fontext" w:hAnsi="Fb Fontext"/>
              <w:rtl/>
            </w:rPr>
          </w:rPrChange>
        </w:rPr>
        <w:t xml:space="preserve">"</w:t>
      </w:r>
      <w:r>
        <w:rPr>
          <w:rStyle w:val="affff1"/>
          <w:rFonts w:ascii="Fb Fontext" w:hAnsi="Fb Fontext" w:hint="cs"/>
          <w:rtl/>
          <w:rPrChange w:id="11242" w:author="מנוע אמוראים" w:date="2026-10-05T16:41:56Z">
            <w:rPr>
              <w:rFonts w:ascii="Fb Fontext" w:hAnsi="Fb Fontext" w:hint="cs"/>
              <w:rtl/>
            </w:rPr>
          </w:rPrChange>
        </w:rPr>
        <w:t xml:space="preserve">ש</w:t>
      </w:r>
      <w:r>
        <w:rPr>
          <w:rFonts w:ascii="Fb Fontext" w:hAnsi="Fb Fontext" w:hint="cs"/>
          <w:rtl/>
        </w:rPr>
        <w:t xml:space="preserve">: </w:t>
      </w:r>
      <w:r w:rsidRPr="00C35A2C">
        <w:rPr>
          <w:rFonts w:ascii="FontbitDavid" w:hAnsi="FontbitDavid"/>
          <w:sz w:val="32"/>
          <w:rtl/>
        </w:rPr>
        <w:t>אשם תלוי בא על טומאת מקדש וקדשיו.</w:t>
      </w:r>
    </w:p>
    <w:p w14:paraId="5FC3FB78" w14:textId="77777777" w:rsidR="00910F84" w:rsidRDefault="00910F84" w:rsidP="00910F84">
      <w:pPr>
        <w:rPr>
          <w:rFonts w:ascii="FontbitDavid" w:hAnsi="FontbitDavid"/>
          <w:sz w:val="32"/>
          <w:rtl/>
        </w:rPr>
      </w:pPr>
      <w:r w:rsidRPr="00C35A2C">
        <w:rPr>
          <w:rFonts w:ascii="FontbitDavid" w:hAnsi="FontbitDavid" w:hint="cs"/>
          <w:b/>
          <w:bCs/>
          <w:sz w:val="32"/>
          <w:rtl/>
        </w:rPr>
        <w:t>וקשיא</w:t>
      </w:r>
      <w:r>
        <w:rPr>
          <w:rFonts w:ascii="FontbitDavid" w:hAnsi="FontbitDavid" w:hint="cs"/>
          <w:sz w:val="32"/>
          <w:rtl/>
        </w:rPr>
        <w:t xml:space="preserve"> דאי </w:t>
      </w:r>
      <w:r>
        <w:rPr>
          <w:rStyle w:val="affff1"/>
          <w:rFonts w:ascii="FontbitDavid" w:hAnsi="FontbitDavid" w:hint="cs"/>
          <w:sz w:val="32"/>
          <w:rtl/>
          <w:rPrChange w:id="11243"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24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45"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היא שאמר ד</w:t>
      </w:r>
      <w:r w:rsidRPr="00C35A2C">
        <w:rPr>
          <w:rFonts w:ascii="FontbitDavid" w:hAnsi="FontbitDavid"/>
          <w:sz w:val="32"/>
          <w:rtl/>
        </w:rPr>
        <w:t>הואיל ונאמר בו כרת כבקבועה מייתי נשיא שעיר עליה</w:t>
      </w:r>
      <w:r>
        <w:rPr>
          <w:rFonts w:ascii="FontbitDavid" w:hAnsi="FontbitDavid"/>
          <w:sz w:val="32"/>
          <w:rtl/>
        </w:rPr>
        <w:t>'</w:t>
      </w:r>
      <w:r>
        <w:rPr>
          <w:rFonts w:ascii="FontbitDavid" w:hAnsi="FontbitDavid" w:hint="cs"/>
          <w:sz w:val="32"/>
          <w:rtl/>
        </w:rPr>
        <w:t>,</w:t>
      </w:r>
    </w:p>
    <w:p w14:paraId="7C930999" w14:textId="77777777" w:rsidR="00910F84" w:rsidRPr="00C35A2C" w:rsidRDefault="00910F84" w:rsidP="00910F84">
      <w:pPr>
        <w:ind w:firstLine="266"/>
        <w:rPr>
          <w:rFonts w:ascii="FontbitDavid" w:hAnsi="FontbitDavid"/>
          <w:sz w:val="32"/>
          <w:rtl/>
        </w:rPr>
      </w:pPr>
      <w:r>
        <w:rPr>
          <w:rFonts w:ascii="FontbitDavid" w:hAnsi="FontbitDavid" w:hint="cs"/>
          <w:sz w:val="32"/>
          <w:rtl/>
        </w:rPr>
        <w:t xml:space="preserve">דהא </w:t>
      </w:r>
      <w:r>
        <w:rPr>
          <w:rStyle w:val="affff1"/>
          <w:rFonts w:ascii="FontbitDavid" w:hAnsi="FontbitDavid" w:hint="cs"/>
          <w:sz w:val="32"/>
          <w:rtl/>
          <w:rPrChange w:id="11246" w:author="מנוע אמוראים" w:date="2026-10-05T16:41:56Z">
            <w:rPr>
              <w:rFonts w:ascii="FontbitDavid" w:hAnsi="FontbitDavid" w:hint="cs"/>
              <w:sz w:val="32"/>
              <w:rtl/>
            </w:rPr>
          </w:rPrChange>
        </w:rPr>
        <w:t xml:space="preserve">ארי</w:t>
      </w:r>
      <w:r>
        <w:rPr>
          <w:rStyle w:val="affff1"/>
          <w:rFonts w:ascii="FontbitDavid" w:hAnsi="FontbitDavid"/>
          <w:sz w:val="32"/>
          <w:rtl/>
          <w:rPrChange w:id="1124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48"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מודה </w:t>
      </w:r>
      <w:r>
        <w:rPr>
          <w:rStyle w:val="affff1"/>
          <w:rFonts w:ascii="FontbitDavid" w:hAnsi="FontbitDavid" w:hint="cs"/>
          <w:sz w:val="32"/>
          <w:rtl/>
          <w:rPrChange w:id="11249"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25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51"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שאין מביא אשם תלוי </w:t>
      </w:r>
      <w:r w:rsidRPr="00C35A2C">
        <w:rPr>
          <w:rFonts w:ascii="FontbitDavid" w:hAnsi="FontbitDavid"/>
          <w:sz w:val="32"/>
          <w:rtl/>
        </w:rPr>
        <w:t>–</w:t>
      </w:r>
      <w:r w:rsidRPr="00C35A2C">
        <w:rPr>
          <w:rFonts w:ascii="FontbitDavid" w:hAnsi="FontbitDavid" w:hint="cs"/>
          <w:sz w:val="32"/>
          <w:rtl/>
        </w:rPr>
        <w:t xml:space="preserve"> </w:t>
      </w:r>
      <w:r w:rsidRPr="00C35A2C">
        <w:rPr>
          <w:rFonts w:ascii="FontbitDavid" w:hAnsi="FontbitDavid" w:hint="cs"/>
          <w:b/>
          <w:bCs/>
          <w:sz w:val="32"/>
          <w:rtl/>
        </w:rPr>
        <w:t>קשיא</w:t>
      </w:r>
      <w:r w:rsidRPr="00C35A2C">
        <w:rPr>
          <w:rFonts w:ascii="FontbitDavid" w:hAnsi="FontbitDavid" w:hint="cs"/>
          <w:sz w:val="32"/>
          <w:rtl/>
        </w:rPr>
        <w:t xml:space="preserve"> </w:t>
      </w:r>
    </w:p>
    <w:p w14:paraId="2FE43F13" w14:textId="77777777" w:rsidR="00910F84" w:rsidRDefault="00910F84" w:rsidP="00910F84">
      <w:pPr>
        <w:pStyle w:val="afff0"/>
        <w:rPr>
          <w:szCs w:val="20"/>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6254858E" w14:textId="77777777" w:rsidR="00910F84" w:rsidRPr="00C35A2C" w:rsidRDefault="00910F84" w:rsidP="00910F84">
      <w:pPr>
        <w:pStyle w:val="afff0"/>
        <w:rPr>
          <w:rtl/>
        </w:rPr>
      </w:pPr>
      <w:r w:rsidRPr="00C35A2C">
        <w:rPr>
          <w:szCs w:val="20"/>
          <w:rtl/>
        </w:rPr>
        <w:t>הדרן עלך הורה כהן משיח.</w:t>
      </w:r>
      <w:r w:rsidRPr="00C35A2C">
        <w:rPr>
          <w:rtl/>
        </w:rPr>
        <w:t xml:space="preserve"> </w:t>
      </w:r>
    </w:p>
    <w:p w14:paraId="5F9487A1" w14:textId="77777777" w:rsidR="00910F84" w:rsidRPr="00C35A2C" w:rsidRDefault="00910F84" w:rsidP="00910F84">
      <w:pPr>
        <w:rPr>
          <w:rFonts w:ascii="FontbitDavid" w:hAnsi="FontbitDavid"/>
          <w:sz w:val="32"/>
          <w:rtl/>
        </w:rPr>
      </w:pPr>
    </w:p>
    <w:p w14:paraId="60240CAB" w14:textId="77777777" w:rsidR="00910F84" w:rsidRPr="00C35A2C" w:rsidRDefault="00910F84" w:rsidP="00910F84">
      <w:pPr>
        <w:bidi w:val="0"/>
        <w:jc w:val="left"/>
        <w:rPr>
          <w:rFonts w:ascii="FontbitDavid" w:hAnsi="FontbitDavid"/>
          <w:sz w:val="32"/>
        </w:rPr>
      </w:pPr>
      <w:r w:rsidRPr="00C35A2C">
        <w:rPr>
          <w:rFonts w:ascii="FontbitDavid" w:hAnsi="FontbitDavid"/>
          <w:sz w:val="32"/>
        </w:rPr>
        <w:br w:type="page"/>
      </w:r>
    </w:p>
    <w:p w14:paraId="6206EC83" w14:textId="77777777" w:rsidR="00910F84" w:rsidRPr="00C35A2C" w:rsidRDefault="00910F84" w:rsidP="00910F84">
      <w:pPr>
        <w:pStyle w:val="aff8"/>
        <w:framePr w:wrap="around"/>
        <w:spacing w:line="276" w:lineRule="auto"/>
        <w:rPr>
          <w:rtl/>
        </w:rPr>
      </w:pPr>
      <w:r w:rsidRPr="00C35A2C">
        <w:rPr>
          <w:rFonts w:hint="cs"/>
          <w:rtl/>
        </w:rPr>
        <w:lastRenderedPageBreak/>
        <w:t xml:space="preserve">פרק שלישי </w:t>
      </w:r>
    </w:p>
    <w:p w14:paraId="3EAC491D" w14:textId="77777777" w:rsidR="00910F84" w:rsidRPr="00C35A2C" w:rsidRDefault="00910F84" w:rsidP="00910F84">
      <w:pPr>
        <w:pStyle w:val="aff9"/>
        <w:framePr w:wrap="around"/>
        <w:spacing w:line="276" w:lineRule="auto"/>
        <w:rPr>
          <w:rtl/>
        </w:rPr>
      </w:pPr>
      <w:r w:rsidRPr="00C35A2C">
        <w:rPr>
          <w:rFonts w:hint="cs"/>
          <w:rtl/>
        </w:rPr>
        <w:t xml:space="preserve">כהן משיח </w:t>
      </w:r>
    </w:p>
    <w:p w14:paraId="727DAA1C" w14:textId="77777777" w:rsidR="00910F84" w:rsidRPr="00C35A2C" w:rsidRDefault="00910F84" w:rsidP="00910F84">
      <w:pPr>
        <w:pStyle w:val="affa"/>
        <w:framePr w:wrap="around"/>
        <w:spacing w:after="0" w:line="276" w:lineRule="auto"/>
        <w:rPr>
          <w:rtl/>
        </w:rPr>
      </w:pPr>
      <w:r w:rsidRPr="00C35A2C">
        <w:rPr>
          <w:rFonts w:hint="cs"/>
          <w:rtl/>
        </w:rPr>
        <w:t>ט:- יד.</w:t>
      </w:r>
    </w:p>
    <w:p w14:paraId="59F3E670" w14:textId="77777777" w:rsidR="00910F84" w:rsidRPr="00C35A2C" w:rsidRDefault="00910F84" w:rsidP="00910F84">
      <w:pPr>
        <w:pStyle w:val="affa"/>
        <w:framePr w:wrap="around"/>
        <w:spacing w:after="0" w:line="276" w:lineRule="auto"/>
        <w:rPr>
          <w:rtl/>
        </w:rPr>
      </w:pPr>
    </w:p>
    <w:p w14:paraId="7CDC30AC" w14:textId="77777777" w:rsidR="00910F84" w:rsidRPr="00C35A2C" w:rsidRDefault="00910F84" w:rsidP="00910F84">
      <w:pPr>
        <w:pStyle w:val="affb"/>
        <w:rPr>
          <w:del w:id="20039" w:author="קלוד" w:date="2026-10-06T10:15:28Z"/>
          <w:rtl/>
        </w:rPr>
      </w:pPr>
      <w:ins w:id="9829" w:author="מספור קטעי משנה" w:date="2026-10-06T06:45:26Z">
        <w:del w:id="20037" w:author="קלוד" w:date="2026-10-06T10:15:28Z">
          <w:r>
            <w:rPr>
              <w:rStyle w:val="MisparKeta"/>
            </w:rPr>
            <w:delText xml:space="preserve">א. </w:delText>
          </w:r>
        </w:del>
      </w:ins>
      <w:del w:id="20038" w:author="קלוד" w:date="2026-10-06T10:15:28Z">
        <w:r w:rsidRPr="00C35A2C">
          <w:rPr>
            <w:rtl/>
          </w:rPr>
          <w:delText xml:space="preserve">מתני'.</w:delText>
        </w:r>
      </w:del>
    </w:p>
    <w:p>
      <w:pPr>
        <w:pStyle w:val="affff4"/>
        <w:rPr>
          <w:ins w:id="20004" w:author="קלוד" w:date="2026-10-06T10:24:27Z"/>
        </w:rPr>
      </w:pPr>
      <w:ins w:id="20003" w:author="קלוד" w:date="2026-10-06T10:24:27Z">
        <w:r>
          <w:t xml:space="preserve">משנה א</w:t>
        </w:r>
      </w:ins>
    </w:p>
    <w:p w14:paraId="26443C75" w14:textId="77777777" w:rsidR="00910F84" w:rsidRPr="00C35A2C" w:rsidRDefault="00910F84" w:rsidP="00910F84">
      <w:pPr>
        <w:pStyle w:val="affb"/>
        <w:rPr>
          <w:rtl/>
        </w:rPr>
      </w:pPr>
      <w:ins w:id="20070" w:author="קלוד" w:date="2026-10-06T10:15:28Z">
        <w:r>
          <w:rPr>
            <w:rStyle w:val="MisparKeta"/>
          </w:rPr>
          <w:t xml:space="preserve">א. </w:t>
        </w:r>
      </w:ins>
      <w:r w:rsidRPr="00C35A2C">
        <w:rPr>
          <w:rtl/>
        </w:rPr>
        <w:t>כהן משיח שחטא ואח</w:t>
      </w:r>
      <w:r>
        <w:rPr>
          <w:rtl/>
        </w:rPr>
        <w:t>"</w:t>
      </w:r>
      <w:r w:rsidRPr="00C35A2C">
        <w:rPr>
          <w:rtl/>
        </w:rPr>
        <w:t xml:space="preserve">כ עבר ממשיחותו, וכן נשיא שחטא ואחר כך עבר מגדולתו </w:t>
      </w:r>
    </w:p>
    <w:p w14:paraId="22D025A7"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 כהן משיח מביא פר, והנשיא מביא שעיר.</w:t>
      </w:r>
    </w:p>
    <w:p w14:paraId="264146A5" w14:textId="77777777" w:rsidR="00910F84" w:rsidRPr="00C35A2C" w:rsidRDefault="00910F84" w:rsidP="00910F84">
      <w:pPr>
        <w:pStyle w:val="affb"/>
        <w:rPr>
          <w:rtl/>
        </w:rPr>
      </w:pPr>
      <w:r w:rsidRPr="00C35A2C">
        <w:rPr>
          <w:rtl/>
        </w:rPr>
        <w:t>משיח שעבר ממשיחותו, ואחר כך חטא, וכן הנשיא שעבר מגדולתו ואח</w:t>
      </w:r>
      <w:r>
        <w:rPr>
          <w:rtl/>
        </w:rPr>
        <w:t>"</w:t>
      </w:r>
      <w:r w:rsidRPr="00C35A2C">
        <w:rPr>
          <w:rtl/>
        </w:rPr>
        <w:t xml:space="preserve">כ חטא </w:t>
      </w:r>
    </w:p>
    <w:p w14:paraId="313FECA7" w14:textId="77777777" w:rsidR="00910F84" w:rsidRPr="00C35A2C" w:rsidRDefault="00910F84" w:rsidP="00910F84">
      <w:pPr>
        <w:pStyle w:val="affb"/>
        <w:rPr>
          <w:rtl/>
        </w:rPr>
      </w:pPr>
      <w:r w:rsidRPr="00C35A2C">
        <w:rPr>
          <w:rFonts w:hint="cs"/>
          <w:rtl/>
        </w:rPr>
        <w:t xml:space="preserve"> </w:t>
      </w:r>
      <w:r w:rsidRPr="00C35A2C">
        <w:rPr>
          <w:rFonts w:hint="cs"/>
          <w:rtl/>
        </w:rPr>
        <w:tab/>
      </w:r>
      <w:r w:rsidRPr="00C35A2C">
        <w:rPr>
          <w:rtl/>
        </w:rPr>
        <w:t>- כהן משיח מביא פר, והנשיא כהדיוט.</w:t>
      </w:r>
    </w:p>
    <w:p w14:paraId="7C668BCB"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50DF5BE" w14:textId="77777777" w:rsidR="00910F84" w:rsidRPr="00C35A2C" w:rsidRDefault="00910F84" w:rsidP="00910F84">
      <w:pPr>
        <w:pStyle w:val="aff6"/>
        <w:framePr w:wrap="around"/>
        <w:rPr>
          <w:rtl/>
        </w:rPr>
      </w:pPr>
      <w:r w:rsidRPr="00C35A2C">
        <w:rPr>
          <w:rFonts w:hint="cs"/>
          <w:rtl/>
        </w:rPr>
        <w:t xml:space="preserve">י. </w:t>
      </w:r>
    </w:p>
    <w:p w14:paraId="03992B68" w14:textId="77777777" w:rsidR="00910F84" w:rsidRPr="00C35A2C" w:rsidRDefault="00910F84" w:rsidP="00910F84">
      <w:pPr>
        <w:rPr>
          <w:rFonts w:ascii="FontbitDavid" w:hAnsi="FontbitDavid"/>
          <w:sz w:val="32"/>
          <w:rtl/>
        </w:rPr>
      </w:pPr>
      <w:r w:rsidRPr="00C35A2C">
        <w:rPr>
          <w:rFonts w:ascii="FontbitDavid" w:hAnsi="FontbitDavid"/>
          <w:sz w:val="32"/>
          <w:rtl/>
        </w:rPr>
        <w:t>חטא ואח</w:t>
      </w:r>
      <w:r>
        <w:rPr>
          <w:rFonts w:ascii="FontbitDavid" w:hAnsi="FontbitDavid"/>
          <w:sz w:val="32"/>
          <w:rtl/>
        </w:rPr>
        <w:t>"</w:t>
      </w:r>
      <w:r w:rsidRPr="00C35A2C">
        <w:rPr>
          <w:rFonts w:ascii="FontbitDavid" w:hAnsi="FontbitDavid"/>
          <w:sz w:val="32"/>
          <w:rtl/>
        </w:rPr>
        <w:t xml:space="preserve">כ עבר ממשיחותו </w:t>
      </w:r>
      <w:r w:rsidRPr="00C35A2C">
        <w:rPr>
          <w:rFonts w:ascii="FontbitDavid" w:hAnsi="FontbitDavid" w:hint="cs"/>
          <w:sz w:val="32"/>
          <w:rtl/>
        </w:rPr>
        <w:t xml:space="preserve">קתני </w:t>
      </w:r>
      <w:r w:rsidRPr="00C35A2C">
        <w:rPr>
          <w:rFonts w:ascii="FontbitDavid" w:hAnsi="FontbitDavid"/>
          <w:sz w:val="32"/>
          <w:rtl/>
        </w:rPr>
        <w:t>משום דקתני גבי נשיא, דכי עבר מנשיאותו ואח</w:t>
      </w:r>
      <w:r>
        <w:rPr>
          <w:rFonts w:ascii="FontbitDavid" w:hAnsi="FontbitDavid"/>
          <w:sz w:val="32"/>
          <w:rtl/>
        </w:rPr>
        <w:t>"</w:t>
      </w:r>
      <w:r w:rsidRPr="00C35A2C">
        <w:rPr>
          <w:rFonts w:ascii="FontbitDavid" w:hAnsi="FontbitDavid"/>
          <w:sz w:val="32"/>
          <w:rtl/>
        </w:rPr>
        <w:t>כ חטא כהדיוט מייתי, אהכי תני גבי משיח: [חטא ואח</w:t>
      </w:r>
      <w:r>
        <w:rPr>
          <w:rFonts w:ascii="FontbitDavid" w:hAnsi="FontbitDavid"/>
          <w:sz w:val="32"/>
          <w:rtl/>
        </w:rPr>
        <w:t>"</w:t>
      </w:r>
      <w:r w:rsidRPr="00C35A2C">
        <w:rPr>
          <w:rFonts w:ascii="FontbitDavid" w:hAnsi="FontbitDavid"/>
          <w:sz w:val="32"/>
          <w:rtl/>
        </w:rPr>
        <w:t>כ עבר] מביא פר.</w:t>
      </w:r>
    </w:p>
    <w:p w14:paraId="2622DCCB" w14:textId="77777777" w:rsidR="00910F84" w:rsidRDefault="00910F84" w:rsidP="00910F84">
      <w:pPr>
        <w:rPr>
          <w:rFonts w:ascii="FontbitDavid" w:hAnsi="FontbitDavid"/>
          <w:sz w:val="32"/>
          <w:rtl/>
        </w:rPr>
      </w:pPr>
      <w:r w:rsidRPr="00C35A2C">
        <w:rPr>
          <w:rFonts w:ascii="FontbitDavid" w:hAnsi="FontbitDavid" w:hint="cs"/>
          <w:sz w:val="32"/>
          <w:rtl/>
        </w:rPr>
        <w:t>ומד</w:t>
      </w:r>
      <w:r w:rsidRPr="00280F6D">
        <w:rPr>
          <w:rFonts w:ascii="FontbitDavid" w:hAnsi="FontbitDavid" w:hint="cs"/>
          <w:b/>
          <w:bCs/>
          <w:sz w:val="32"/>
          <w:rtl/>
        </w:rPr>
        <w:t>ת</w:t>
      </w:r>
      <w:r>
        <w:rPr>
          <w:rFonts w:ascii="FontbitDavid" w:hAnsi="FontbitDavid"/>
          <w:b/>
          <w:bCs/>
          <w:sz w:val="32"/>
          <w:rtl/>
        </w:rPr>
        <w:t>"</w:t>
      </w:r>
      <w:r w:rsidRPr="00280F6D">
        <w:rPr>
          <w:rFonts w:ascii="FontbitDavid" w:hAnsi="FontbitDavid" w:hint="cs"/>
          <w:b/>
          <w:bCs/>
          <w:sz w:val="32"/>
          <w:rtl/>
        </w:rPr>
        <w:t>ר</w:t>
      </w:r>
      <w:r w:rsidRPr="00C35A2C">
        <w:rPr>
          <w:rFonts w:ascii="FontbitDavid" w:hAnsi="FontbitDavid"/>
          <w:sz w:val="32"/>
          <w:rtl/>
        </w:rPr>
        <w:t xml:space="preserve">: </w:t>
      </w:r>
      <w:r w:rsidRPr="00F90100">
        <w:rPr>
          <w:rStyle w:val="afffd"/>
          <w:rFonts w:hint="cs"/>
          <w:rtl/>
        </w:rPr>
        <w:t>'</w:t>
      </w:r>
      <w:r w:rsidRPr="00F90100">
        <w:rPr>
          <w:rStyle w:val="afffd"/>
          <w:rtl/>
        </w:rPr>
        <w:t>והקריב על חטאתו</w:t>
      </w:r>
      <w:r w:rsidRPr="00F90100">
        <w:rPr>
          <w:rStyle w:val="afffd"/>
          <w:rFonts w:hint="cs"/>
          <w:rtl/>
        </w:rPr>
        <w:t>'</w:t>
      </w:r>
      <w:r w:rsidRPr="00F90100">
        <w:rPr>
          <w:rStyle w:val="afffd"/>
          <w:rtl/>
        </w:rPr>
        <w:t>,</w:t>
      </w:r>
      <w:r w:rsidRPr="00C35A2C">
        <w:rPr>
          <w:rFonts w:ascii="FontbitDavid" w:hAnsi="FontbitDavid"/>
          <w:sz w:val="32"/>
          <w:rtl/>
        </w:rPr>
        <w:t xml:space="preserve"> מלמד שמביא חטאתו משעבר, </w:t>
      </w:r>
      <w:r w:rsidRPr="00C35A2C">
        <w:rPr>
          <w:rFonts w:ascii="FontbitDavid" w:hAnsi="FontbitDavid" w:hint="cs"/>
          <w:sz w:val="32"/>
          <w:rtl/>
        </w:rPr>
        <w:t>דק</w:t>
      </w:r>
      <w:r>
        <w:rPr>
          <w:rFonts w:ascii="FontbitDavid" w:hAnsi="FontbitDavid"/>
          <w:sz w:val="32"/>
          <w:rtl/>
        </w:rPr>
        <w:t>"</w:t>
      </w:r>
      <w:r w:rsidRPr="00C35A2C">
        <w:rPr>
          <w:rFonts w:ascii="FontbitDavid" w:hAnsi="FontbitDavid" w:hint="cs"/>
          <w:sz w:val="32"/>
          <w:rtl/>
        </w:rPr>
        <w:t>ו מ</w:t>
      </w:r>
      <w:r w:rsidRPr="00C35A2C">
        <w:rPr>
          <w:rFonts w:ascii="FontbitDavid" w:hAnsi="FontbitDavid"/>
          <w:sz w:val="32"/>
          <w:rtl/>
        </w:rPr>
        <w:t xml:space="preserve">נשיא שמביא בשגגת מעשה - אין מביא חטאתו משעבר, </w:t>
      </w:r>
    </w:p>
    <w:p w14:paraId="227D3170" w14:textId="77777777" w:rsidR="00910F84" w:rsidRPr="00C35A2C" w:rsidRDefault="00910F84" w:rsidP="00910F84">
      <w:pPr>
        <w:rPr>
          <w:rFonts w:ascii="FontbitDavid" w:hAnsi="FontbitDavid"/>
          <w:sz w:val="32"/>
          <w:rtl/>
        </w:rPr>
      </w:pPr>
      <w:r w:rsidRPr="00C35A2C">
        <w:rPr>
          <w:rFonts w:ascii="FontbitDavid" w:hAnsi="FontbitDavid" w:hint="cs"/>
          <w:sz w:val="32"/>
          <w:rtl/>
        </w:rPr>
        <w:t>כ</w:t>
      </w:r>
      <w:r>
        <w:rPr>
          <w:rFonts w:ascii="FontbitDavid" w:hAnsi="FontbitDavid"/>
          <w:sz w:val="32"/>
          <w:rtl/>
        </w:rPr>
        <w:t>"</w:t>
      </w:r>
      <w:r w:rsidRPr="00C35A2C">
        <w:rPr>
          <w:rFonts w:ascii="FontbitDavid" w:hAnsi="FontbitDavid" w:hint="cs"/>
          <w:sz w:val="32"/>
          <w:rtl/>
        </w:rPr>
        <w:t xml:space="preserve">ש </w:t>
      </w:r>
      <w:r w:rsidRPr="00C35A2C">
        <w:rPr>
          <w:rFonts w:ascii="FontbitDavid" w:hAnsi="FontbitDavid"/>
          <w:sz w:val="32"/>
          <w:rtl/>
        </w:rPr>
        <w:t>משיח שאין מביא בשגגת מעשה אלא על העלם דבר עם שגגת מעשה</w:t>
      </w:r>
    </w:p>
    <w:p w14:paraId="37DE596C" w14:textId="77777777" w:rsidR="00910F84" w:rsidRPr="00C35A2C" w:rsidRDefault="00910F84" w:rsidP="00910F84">
      <w:pPr>
        <w:pStyle w:val="afffa"/>
        <w:rPr>
          <w:rtl/>
        </w:rPr>
      </w:pPr>
      <w:r>
        <w:rPr>
          <w:rtl/>
        </w:rPr>
        <w:t xml:space="preserve">- </w:t>
      </w:r>
      <w:r w:rsidRPr="00C35A2C">
        <w:rPr>
          <w:rtl/>
        </w:rPr>
        <w:t>ת</w:t>
      </w:r>
      <w:r>
        <w:rPr>
          <w:rtl/>
        </w:rPr>
        <w:t>"</w:t>
      </w:r>
      <w:r w:rsidRPr="00C35A2C">
        <w:rPr>
          <w:rFonts w:hint="cs"/>
          <w:rtl/>
        </w:rPr>
        <w:t>ל</w:t>
      </w:r>
      <w:r w:rsidRPr="00C35A2C">
        <w:rPr>
          <w:rtl/>
        </w:rPr>
        <w:t xml:space="preserve">: </w:t>
      </w:r>
      <w:r w:rsidRPr="00F90100">
        <w:rPr>
          <w:rStyle w:val="afffd"/>
          <w:rFonts w:hint="cs"/>
          <w:rtl/>
        </w:rPr>
        <w:t>'</w:t>
      </w:r>
      <w:r w:rsidRPr="00F90100">
        <w:rPr>
          <w:rStyle w:val="afffd"/>
          <w:rtl/>
        </w:rPr>
        <w:t>והקריב על חטאתו</w:t>
      </w:r>
      <w:r w:rsidRPr="00F90100">
        <w:rPr>
          <w:rStyle w:val="afffd"/>
          <w:rFonts w:hint="cs"/>
          <w:rtl/>
        </w:rPr>
        <w:t>'</w:t>
      </w:r>
      <w:r w:rsidRPr="00F90100">
        <w:rPr>
          <w:rStyle w:val="afffd"/>
          <w:rtl/>
        </w:rPr>
        <w:t>,</w:t>
      </w:r>
      <w:r w:rsidRPr="00C35A2C">
        <w:rPr>
          <w:rtl/>
        </w:rPr>
        <w:t xml:space="preserve"> מלמד שמביא על חטאתו משעבר.</w:t>
      </w:r>
    </w:p>
    <w:p w14:paraId="681965DD" w14:textId="77777777" w:rsidR="00910F84" w:rsidRPr="00C35A2C" w:rsidRDefault="00910F84" w:rsidP="00910F84">
      <w:pPr>
        <w:rPr>
          <w:rFonts w:ascii="FontbitDavid" w:hAnsi="FontbitDavid"/>
          <w:sz w:val="32"/>
          <w:rtl/>
        </w:rPr>
      </w:pPr>
      <w:r w:rsidRPr="00C35A2C">
        <w:rPr>
          <w:rFonts w:ascii="FontbitDavid" w:hAnsi="FontbitDavid" w:hint="cs"/>
          <w:sz w:val="32"/>
          <w:rtl/>
        </w:rPr>
        <w:t>ולא אמרי' ק</w:t>
      </w:r>
      <w:r>
        <w:rPr>
          <w:rFonts w:ascii="FontbitDavid" w:hAnsi="FontbitDavid"/>
          <w:sz w:val="32"/>
          <w:rtl/>
        </w:rPr>
        <w:t>"</w:t>
      </w:r>
      <w:r w:rsidRPr="00C35A2C">
        <w:rPr>
          <w:rFonts w:ascii="FontbitDavid" w:hAnsi="FontbitDavid" w:hint="cs"/>
          <w:sz w:val="32"/>
          <w:rtl/>
        </w:rPr>
        <w:t>ו ממ</w:t>
      </w:r>
      <w:r w:rsidRPr="00C35A2C">
        <w:rPr>
          <w:rFonts w:ascii="FontbitDavid" w:hAnsi="FontbitDavid"/>
          <w:sz w:val="32"/>
          <w:rtl/>
        </w:rPr>
        <w:t xml:space="preserve">שיח שאין מביא בשגגת מעשה מביא חטאת משעבר, </w:t>
      </w:r>
      <w:r w:rsidRPr="00C35A2C">
        <w:rPr>
          <w:rFonts w:ascii="FontbitDavid" w:hAnsi="FontbitDavid" w:hint="cs"/>
          <w:sz w:val="32"/>
          <w:rtl/>
        </w:rPr>
        <w:t>ל</w:t>
      </w:r>
      <w:r w:rsidRPr="00C35A2C">
        <w:rPr>
          <w:rFonts w:ascii="FontbitDavid" w:hAnsi="FontbitDavid"/>
          <w:sz w:val="32"/>
          <w:rtl/>
        </w:rPr>
        <w:t>נשיא שמביא חטאת בשגגת מעשה</w:t>
      </w:r>
    </w:p>
    <w:p w14:paraId="3165C320" w14:textId="77777777" w:rsidR="00910F84" w:rsidRPr="00C35A2C" w:rsidRDefault="00910F84" w:rsidP="00910F84">
      <w:pPr>
        <w:pStyle w:val="afffa"/>
        <w:rPr>
          <w:rtl/>
        </w:rPr>
      </w:pPr>
      <w:r>
        <w:rPr>
          <w:rtl/>
        </w:rPr>
        <w:t xml:space="preserve">- </w:t>
      </w:r>
      <w:r w:rsidRPr="00C35A2C">
        <w:rPr>
          <w:rFonts w:hint="cs"/>
          <w:rtl/>
        </w:rPr>
        <w:t>ת</w:t>
      </w:r>
      <w:r>
        <w:rPr>
          <w:rtl/>
        </w:rPr>
        <w:t>"</w:t>
      </w:r>
      <w:r w:rsidRPr="00C35A2C">
        <w:rPr>
          <w:rFonts w:hint="cs"/>
          <w:rtl/>
        </w:rPr>
        <w:t>ל</w:t>
      </w:r>
      <w:r w:rsidRPr="00C35A2C">
        <w:rPr>
          <w:rtl/>
        </w:rPr>
        <w:t>:</w:t>
      </w:r>
      <w:r w:rsidRPr="00FF1C37">
        <w:rPr>
          <w:rStyle w:val="afffd"/>
          <w:rtl/>
        </w:rPr>
        <w:t xml:space="preserve"> </w:t>
      </w:r>
      <w:r w:rsidRPr="00FF1C37">
        <w:rPr>
          <w:rStyle w:val="afffd"/>
          <w:rFonts w:hint="cs"/>
          <w:rtl/>
        </w:rPr>
        <w:t>'</w:t>
      </w:r>
      <w:r w:rsidRPr="00FF1C37">
        <w:rPr>
          <w:rStyle w:val="afffd"/>
          <w:rtl/>
        </w:rPr>
        <w:t>אשר נשיא יחטא</w:t>
      </w:r>
      <w:r w:rsidRPr="00FF1C37">
        <w:rPr>
          <w:rStyle w:val="afffd"/>
          <w:rFonts w:hint="cs"/>
          <w:rtl/>
        </w:rPr>
        <w:t>'</w:t>
      </w:r>
      <w:r w:rsidRPr="00FF1C37">
        <w:rPr>
          <w:rStyle w:val="afffd"/>
          <w:rtl/>
        </w:rPr>
        <w:t>,</w:t>
      </w:r>
      <w:r w:rsidRPr="00C35A2C">
        <w:rPr>
          <w:rtl/>
        </w:rPr>
        <w:t xml:space="preserve"> כשהוא נשיא אין, כשהוא הדיוט לא.</w:t>
      </w:r>
    </w:p>
    <w:p w14:paraId="27FB756C"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4D47F0E" w14:textId="77777777" w:rsidR="00910F84" w:rsidRPr="00C35A2C" w:rsidRDefault="00910F84" w:rsidP="00910F84">
      <w:pPr>
        <w:pStyle w:val="affb"/>
        <w:rPr>
          <w:del w:id="20042" w:author="קלוד" w:date="2026-10-06T10:15:28Z"/>
          <w:rtl/>
        </w:rPr>
      </w:pPr>
      <w:ins w:id="9830" w:author="מספור קטעי משנה" w:date="2026-10-06T06:45:26Z">
        <w:del w:id="20040" w:author="קלוד" w:date="2026-10-06T10:15:28Z">
          <w:r>
            <w:rPr>
              <w:rStyle w:val="MisparKeta"/>
            </w:rPr>
            <w:delText xml:space="preserve">ב. </w:delText>
          </w:r>
        </w:del>
      </w:ins>
      <w:del w:id="20041" w:author="קלוד" w:date="2026-10-06T10:15:28Z">
        <w:r w:rsidRPr="00C35A2C">
          <w:rPr>
            <w:rtl/>
          </w:rPr>
          <w:delText xml:space="preserve">מתני'.</w:delText>
        </w:r>
      </w:del>
    </w:p>
    <w:p>
      <w:pPr>
        <w:pStyle w:val="affff4"/>
        <w:rPr>
          <w:ins w:id="20012" w:author="קלוד" w:date="2026-10-06T10:43:31Z"/>
        </w:rPr>
      </w:pPr>
      <w:ins w:id="20011" w:author="קלוד" w:date="2026-10-06T10:43:31Z">
        <w:r>
          <w:t xml:space="preserve">משנה ג</w:t>
        </w:r>
      </w:ins>
    </w:p>
    <w:p w14:paraId="171B3F97" w14:textId="77777777" w:rsidR="00910F84" w:rsidRPr="00C35A2C" w:rsidRDefault="00910F84" w:rsidP="00910F84">
      <w:pPr>
        <w:pStyle w:val="affb"/>
        <w:rPr>
          <w:rtl/>
        </w:rPr>
      </w:pPr>
      <w:ins w:id="20071" w:author="קלוד" w:date="2026-10-06T10:15:28Z">
        <w:r>
          <w:rPr>
            <w:rStyle w:val="MisparKeta"/>
          </w:rPr>
          <w:t xml:space="preserve">ב. </w:t>
        </w:r>
      </w:ins>
      <w:r w:rsidRPr="00C35A2C">
        <w:rPr>
          <w:rtl/>
        </w:rPr>
        <w:t>חטאו עד שלא נתמנו ואח</w:t>
      </w:r>
      <w:r>
        <w:rPr>
          <w:rtl/>
        </w:rPr>
        <w:t>"</w:t>
      </w:r>
      <w:r w:rsidRPr="00C35A2C">
        <w:rPr>
          <w:rtl/>
        </w:rPr>
        <w:t>כ נתמנו - הרי אלו כהדיוטות;</w:t>
      </w:r>
    </w:p>
    <w:p w14:paraId="0B632EF1" w14:textId="77777777" w:rsidR="00910F84" w:rsidRPr="00C35A2C" w:rsidRDefault="00910F84" w:rsidP="00910F84">
      <w:pPr>
        <w:pStyle w:val="affb"/>
        <w:rPr>
          <w:rtl/>
        </w:rPr>
      </w:pPr>
      <w:r w:rsidRPr="00C35A2C">
        <w:rPr>
          <w:rtl/>
        </w:rPr>
        <w:t>ר</w:t>
      </w:r>
      <w:r>
        <w:rPr>
          <w:rtl/>
        </w:rPr>
        <w:t>"</w:t>
      </w:r>
      <w:r w:rsidRPr="00C35A2C">
        <w:rPr>
          <w:rtl/>
        </w:rPr>
        <w:t>ש אומר: אם נודע להם עד שלא נתמנו - חייבים, ומשנתמנו - פטורים.</w:t>
      </w:r>
    </w:p>
    <w:p w14:paraId="770C9808" w14:textId="77777777" w:rsidR="00910F84" w:rsidRPr="00C35A2C" w:rsidRDefault="00910F84" w:rsidP="00910F84">
      <w:pPr>
        <w:pStyle w:val="affb"/>
        <w:rPr>
          <w:rtl/>
        </w:rPr>
      </w:pPr>
      <w:r w:rsidRPr="00C35A2C">
        <w:rPr>
          <w:rtl/>
        </w:rPr>
        <w:t>איזהו נשיא? זה מלך, שנאמר: מכל מצות ה' אלהיו, שאין על גביו אלא ה' אלהיו.</w:t>
      </w:r>
    </w:p>
    <w:p w14:paraId="39316BDC"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803A1A0" w14:textId="77777777" w:rsidR="00910F84" w:rsidRPr="00C35A2C" w:rsidRDefault="00910F84" w:rsidP="00910F84">
      <w:pPr>
        <w:rPr>
          <w:rFonts w:ascii="FontbitDavid" w:hAnsi="FontbitDavid"/>
          <w:sz w:val="32"/>
          <w:rtl/>
        </w:rPr>
      </w:pPr>
      <w:r w:rsidRPr="00C35A2C">
        <w:rPr>
          <w:rFonts w:ascii="FontbitDavid" w:hAnsi="FontbitDavid" w:hint="cs"/>
          <w:sz w:val="32"/>
          <w:rtl/>
        </w:rPr>
        <w:t>ד</w:t>
      </w:r>
      <w:r w:rsidRPr="00280F6D">
        <w:rPr>
          <w:rFonts w:ascii="FontbitDavid" w:hAnsi="FontbitDavid" w:hint="cs"/>
          <w:b/>
          <w:bCs/>
          <w:sz w:val="32"/>
          <w:rtl/>
        </w:rPr>
        <w:t>ת</w:t>
      </w:r>
      <w:r>
        <w:rPr>
          <w:rFonts w:ascii="FontbitDavid" w:hAnsi="FontbitDavid"/>
          <w:b/>
          <w:bCs/>
          <w:sz w:val="32"/>
          <w:rtl/>
        </w:rPr>
        <w:t>"</w:t>
      </w:r>
      <w:r w:rsidRPr="00280F6D">
        <w:rPr>
          <w:rFonts w:ascii="FontbitDavid" w:hAnsi="FontbitDavid" w:hint="cs"/>
          <w:b/>
          <w:bCs/>
          <w:sz w:val="32"/>
          <w:rtl/>
        </w:rPr>
        <w:t>ר</w:t>
      </w:r>
      <w:r w:rsidRPr="00C35A2C">
        <w:rPr>
          <w:rFonts w:ascii="FontbitDavid" w:hAnsi="FontbitDavid" w:hint="cs"/>
          <w:sz w:val="32"/>
          <w:rtl/>
        </w:rPr>
        <w:t xml:space="preserve"> </w:t>
      </w:r>
      <w:r w:rsidRPr="00F90100">
        <w:rPr>
          <w:rStyle w:val="afffd"/>
          <w:rFonts w:hint="cs"/>
          <w:rtl/>
        </w:rPr>
        <w:t>'</w:t>
      </w:r>
      <w:r w:rsidRPr="00F90100">
        <w:rPr>
          <w:rStyle w:val="afffd"/>
          <w:rtl/>
        </w:rPr>
        <w:t>אם הכהן המשיח יחטא</w:t>
      </w:r>
      <w:r w:rsidRPr="00F90100">
        <w:rPr>
          <w:rStyle w:val="afffd"/>
          <w:rFonts w:hint="cs"/>
          <w:rtl/>
        </w:rPr>
        <w:t xml:space="preserve">' </w:t>
      </w:r>
      <w:r w:rsidRPr="00C35A2C">
        <w:rPr>
          <w:rFonts w:ascii="FontbitDavid" w:hAnsi="FontbitDavid" w:hint="cs"/>
          <w:sz w:val="32"/>
          <w:rtl/>
        </w:rPr>
        <w:t xml:space="preserve">פרט </w:t>
      </w:r>
      <w:r w:rsidRPr="00C35A2C">
        <w:rPr>
          <w:rFonts w:ascii="FontbitDavid" w:hAnsi="FontbitDavid"/>
          <w:sz w:val="32"/>
          <w:rtl/>
        </w:rPr>
        <w:t xml:space="preserve">לקודמות, </w:t>
      </w:r>
      <w:r w:rsidRPr="00C35A2C">
        <w:rPr>
          <w:rFonts w:ascii="FontbitDavid" w:hAnsi="FontbitDavid" w:hint="cs"/>
          <w:sz w:val="32"/>
          <w:rtl/>
        </w:rPr>
        <w:t>ד</w:t>
      </w:r>
      <w:r w:rsidRPr="00C35A2C">
        <w:rPr>
          <w:rFonts w:ascii="FontbitDavid" w:hAnsi="FontbitDavid"/>
          <w:sz w:val="32"/>
          <w:rtl/>
        </w:rPr>
        <w:t>דין הוא: ומה נשיא שמביא בשגגת מעשה - אין מביא על הקודמות, משיח שאין מביא אלא על העלם דבר עם שגגת מעשה - אינו דין שלא יביא על הקודמות!</w:t>
      </w:r>
    </w:p>
    <w:p w14:paraId="7E5C54A2"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לא, אם אמרת בנשיא - שכן אין מביא חטאתו משעבר, תאמר במשיח - שמביא חטאתו משעבר? הואיל ומביא חטאתו משעבר יביא על הקודמות? </w:t>
      </w:r>
    </w:p>
    <w:p w14:paraId="3727BF11" w14:textId="77777777" w:rsidR="00910F84" w:rsidRPr="00C35A2C" w:rsidRDefault="00910F84" w:rsidP="00910F84">
      <w:pPr>
        <w:pStyle w:val="afffa"/>
        <w:rPr>
          <w:rtl/>
        </w:rPr>
      </w:pPr>
      <w:r>
        <w:rPr>
          <w:rtl/>
        </w:rPr>
        <w:t xml:space="preserve">- </w:t>
      </w:r>
      <w:r w:rsidRPr="00C35A2C">
        <w:rPr>
          <w:rFonts w:hint="cs"/>
          <w:rtl/>
        </w:rPr>
        <w:t>ת</w:t>
      </w:r>
      <w:r>
        <w:rPr>
          <w:rtl/>
        </w:rPr>
        <w:t>"</w:t>
      </w:r>
      <w:r w:rsidRPr="00C35A2C">
        <w:rPr>
          <w:rFonts w:hint="cs"/>
          <w:rtl/>
        </w:rPr>
        <w:t xml:space="preserve">ל </w:t>
      </w:r>
      <w:r w:rsidRPr="00F90100">
        <w:rPr>
          <w:rStyle w:val="afffd"/>
          <w:rFonts w:hint="cs"/>
          <w:rtl/>
        </w:rPr>
        <w:t>'</w:t>
      </w:r>
      <w:r w:rsidRPr="00F90100">
        <w:rPr>
          <w:rStyle w:val="afffd"/>
          <w:rtl/>
        </w:rPr>
        <w:t>המשיח יחטא</w:t>
      </w:r>
      <w:r w:rsidRPr="00F90100">
        <w:rPr>
          <w:rStyle w:val="afffd"/>
          <w:rFonts w:hint="cs"/>
          <w:rtl/>
        </w:rPr>
        <w:t>'</w:t>
      </w:r>
      <w:r w:rsidRPr="00F90100">
        <w:rPr>
          <w:rStyle w:val="afffd"/>
          <w:rtl/>
        </w:rPr>
        <w:t>,</w:t>
      </w:r>
      <w:r w:rsidRPr="00C35A2C">
        <w:rPr>
          <w:rtl/>
        </w:rPr>
        <w:t xml:space="preserve"> חטא כשהוא משיח מביא, כשהוא הדיוט - אינו מביא.</w:t>
      </w:r>
    </w:p>
    <w:p w14:paraId="0AD9BE87" w14:textId="77777777" w:rsidR="00910F84" w:rsidRPr="00C35A2C" w:rsidRDefault="00910F84" w:rsidP="00910F84">
      <w:pPr>
        <w:rPr>
          <w:rFonts w:ascii="FontbitDavid" w:hAnsi="FontbitDavid"/>
          <w:sz w:val="32"/>
          <w:rtl/>
        </w:rPr>
      </w:pPr>
      <w:r w:rsidRPr="00C35A2C">
        <w:rPr>
          <w:rFonts w:ascii="FontbitDavid" w:hAnsi="FontbitDavid"/>
          <w:sz w:val="32"/>
          <w:rtl/>
        </w:rPr>
        <w:t>ותניא נמי גבי נשיא כה</w:t>
      </w:r>
      <w:r>
        <w:rPr>
          <w:rFonts w:ascii="FontbitDavid" w:hAnsi="FontbitDavid"/>
          <w:sz w:val="32"/>
          <w:rtl/>
        </w:rPr>
        <w:t>"</w:t>
      </w:r>
      <w:r w:rsidRPr="00C35A2C">
        <w:rPr>
          <w:rFonts w:ascii="FontbitDavid" w:hAnsi="FontbitDavid"/>
          <w:sz w:val="32"/>
          <w:rtl/>
        </w:rPr>
        <w:t>ג:</w:t>
      </w:r>
      <w:r w:rsidRPr="00FF1C37">
        <w:rPr>
          <w:rStyle w:val="afffd"/>
          <w:rtl/>
        </w:rPr>
        <w:t xml:space="preserve"> </w:t>
      </w:r>
      <w:r w:rsidRPr="00FF1C37">
        <w:rPr>
          <w:rStyle w:val="afffd"/>
          <w:rFonts w:hint="cs"/>
          <w:rtl/>
        </w:rPr>
        <w:t>'</w:t>
      </w:r>
      <w:r w:rsidRPr="00FF1C37">
        <w:rPr>
          <w:rStyle w:val="afffd"/>
          <w:rtl/>
        </w:rPr>
        <w:t>אשר נשיא יחטא</w:t>
      </w:r>
      <w:r w:rsidRPr="00FF1C37">
        <w:rPr>
          <w:rStyle w:val="afffd"/>
          <w:rFonts w:hint="cs"/>
          <w:rtl/>
        </w:rPr>
        <w:t>'</w:t>
      </w:r>
      <w:r w:rsidRPr="00FF1C37">
        <w:rPr>
          <w:rStyle w:val="afffd"/>
          <w:rtl/>
        </w:rPr>
        <w:t xml:space="preserve"> </w:t>
      </w:r>
      <w:r w:rsidRPr="00C35A2C">
        <w:rPr>
          <w:rFonts w:ascii="FontbitDavid" w:hAnsi="FontbitDavid"/>
          <w:sz w:val="32"/>
          <w:rtl/>
        </w:rPr>
        <w:t xml:space="preserve">- פרט לקודמות, </w:t>
      </w:r>
      <w:r w:rsidRPr="00C35A2C">
        <w:rPr>
          <w:rFonts w:ascii="FontbitDavid" w:hAnsi="FontbitDavid" w:hint="cs"/>
          <w:sz w:val="32"/>
          <w:rtl/>
        </w:rPr>
        <w:t>ד</w:t>
      </w:r>
      <w:r w:rsidRPr="00C35A2C">
        <w:rPr>
          <w:rFonts w:ascii="FontbitDavid" w:hAnsi="FontbitDavid"/>
          <w:sz w:val="32"/>
          <w:rtl/>
        </w:rPr>
        <w:t>דין הוא: ומה משיח שמביא חטאתו משעבר - אינו מביא על הקודמות, נשיא שאין מביא חטאתו משעבר - אינו דין שלא יביא על הקודמות!</w:t>
      </w:r>
    </w:p>
    <w:p w14:paraId="5E6F023B" w14:textId="77777777" w:rsidR="00910F84" w:rsidRPr="00C35A2C" w:rsidRDefault="00910F84" w:rsidP="00910F84">
      <w:pPr>
        <w:pStyle w:val="afffa"/>
      </w:pPr>
      <w:r>
        <w:rPr>
          <w:rtl/>
        </w:rPr>
        <w:t xml:space="preserve">- </w:t>
      </w:r>
      <w:r w:rsidRPr="00C35A2C">
        <w:rPr>
          <w:rtl/>
        </w:rPr>
        <w:t xml:space="preserve">מה למשיח שכן אין מביא בשגגת מעשה, תאמר בנשיא שמביא בשגגת מעשה? הואיל ומביא בשגגת מעשה יביא על הקודמות? </w:t>
      </w:r>
    </w:p>
    <w:p w14:paraId="63B56C52" w14:textId="77777777" w:rsidR="00910F84" w:rsidRPr="00C35A2C" w:rsidRDefault="00910F84" w:rsidP="00910F84">
      <w:pPr>
        <w:pStyle w:val="afffa"/>
        <w:rPr>
          <w:rtl/>
        </w:rPr>
      </w:pPr>
      <w:r>
        <w:rPr>
          <w:rtl/>
        </w:rPr>
        <w:t xml:space="preserve">- </w:t>
      </w:r>
      <w:r w:rsidRPr="00C35A2C">
        <w:rPr>
          <w:rFonts w:hint="cs"/>
          <w:rtl/>
        </w:rPr>
        <w:t>ת</w:t>
      </w:r>
      <w:r>
        <w:rPr>
          <w:rtl/>
        </w:rPr>
        <w:t>"</w:t>
      </w:r>
      <w:r w:rsidRPr="00C35A2C">
        <w:rPr>
          <w:rFonts w:hint="cs"/>
          <w:rtl/>
        </w:rPr>
        <w:t>ל</w:t>
      </w:r>
      <w:r w:rsidRPr="00C35A2C">
        <w:rPr>
          <w:rtl/>
        </w:rPr>
        <w:t>:</w:t>
      </w:r>
      <w:r w:rsidRPr="00FF1C37">
        <w:rPr>
          <w:rStyle w:val="afffd"/>
          <w:rtl/>
        </w:rPr>
        <w:t xml:space="preserve"> </w:t>
      </w:r>
      <w:r w:rsidRPr="00FF1C37">
        <w:rPr>
          <w:rStyle w:val="afffd"/>
          <w:rFonts w:hint="cs"/>
          <w:rtl/>
        </w:rPr>
        <w:t>'</w:t>
      </w:r>
      <w:r w:rsidRPr="00FF1C37">
        <w:rPr>
          <w:rStyle w:val="afffd"/>
          <w:rtl/>
        </w:rPr>
        <w:t>אשר נשיא יחטא</w:t>
      </w:r>
      <w:r w:rsidRPr="00FF1C37">
        <w:rPr>
          <w:rStyle w:val="afffd"/>
          <w:rFonts w:hint="cs"/>
          <w:rtl/>
        </w:rPr>
        <w:t>'</w:t>
      </w:r>
      <w:r w:rsidRPr="00FF1C37">
        <w:rPr>
          <w:rStyle w:val="afffd"/>
          <w:rtl/>
        </w:rPr>
        <w:t>,</w:t>
      </w:r>
      <w:r w:rsidRPr="00C35A2C">
        <w:rPr>
          <w:rtl/>
        </w:rPr>
        <w:t xml:space="preserve"> שחטא והרי הוא נשיא, ולא שחטא ועודהו הדיוט.</w:t>
      </w:r>
    </w:p>
    <w:p w14:paraId="42096C4B" w14:textId="77777777" w:rsidR="00910F84" w:rsidRPr="00C35A2C" w:rsidRDefault="00910F84" w:rsidP="00910F84">
      <w:pPr>
        <w:rPr>
          <w:rFonts w:ascii="FontbitDavid" w:hAnsi="FontbitDavid"/>
          <w:b/>
          <w:bCs/>
          <w:sz w:val="32"/>
          <w:rtl/>
        </w:rPr>
      </w:pPr>
    </w:p>
    <w:p w14:paraId="7E8C3F4D" w14:textId="77777777" w:rsidR="00910F84" w:rsidRDefault="00910F84" w:rsidP="00910F84">
      <w:pPr>
        <w:rPr>
          <w:rFonts w:ascii="FontbitDavid" w:hAnsi="FontbitDavid"/>
          <w:b/>
          <w:bCs/>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w:t>
      </w:r>
      <w:r w:rsidRPr="00FF1C37">
        <w:rPr>
          <w:rStyle w:val="afffd"/>
          <w:rtl/>
        </w:rPr>
        <w:t xml:space="preserve"> </w:t>
      </w:r>
      <w:r w:rsidRPr="00FF1C37">
        <w:rPr>
          <w:rStyle w:val="afffd"/>
          <w:rFonts w:hint="cs"/>
          <w:rtl/>
        </w:rPr>
        <w:t>'</w:t>
      </w:r>
      <w:r w:rsidRPr="00FF1C37">
        <w:rPr>
          <w:rStyle w:val="afffd"/>
          <w:rtl/>
        </w:rPr>
        <w:t>אשר נשיא יחטא</w:t>
      </w:r>
      <w:r w:rsidRPr="00FF1C37">
        <w:rPr>
          <w:rStyle w:val="afffd"/>
          <w:rFonts w:hint="cs"/>
          <w:rtl/>
        </w:rPr>
        <w:t>'</w:t>
      </w:r>
      <w:r w:rsidRPr="00FF1C37">
        <w:rPr>
          <w:rStyle w:val="afffd"/>
          <w:rtl/>
        </w:rPr>
        <w:t>,</w:t>
      </w:r>
      <w:r w:rsidRPr="00C35A2C">
        <w:rPr>
          <w:rFonts w:ascii="FontbitDavid" w:hAnsi="FontbitDavid"/>
          <w:sz w:val="32"/>
          <w:rtl/>
        </w:rPr>
        <w:t xml:space="preserve"> יכול גזרה? ת</w:t>
      </w:r>
      <w:r>
        <w:rPr>
          <w:rFonts w:ascii="FontbitDavid" w:hAnsi="FontbitDavid"/>
          <w:sz w:val="32"/>
          <w:rtl/>
        </w:rPr>
        <w:t>"</w:t>
      </w:r>
      <w:r w:rsidRPr="00C35A2C">
        <w:rPr>
          <w:rFonts w:ascii="FontbitDavid" w:hAnsi="FontbitDavid"/>
          <w:sz w:val="32"/>
          <w:rtl/>
        </w:rPr>
        <w:t xml:space="preserve">ל: </w:t>
      </w:r>
      <w:r w:rsidRPr="00526888">
        <w:rPr>
          <w:rStyle w:val="afffd"/>
          <w:rtl/>
        </w:rPr>
        <w:t xml:space="preserve">אם הכהן המשיח יחטא, </w:t>
      </w:r>
      <w:r w:rsidRPr="00C35A2C">
        <w:rPr>
          <w:rFonts w:ascii="FontbitDavid" w:hAnsi="FontbitDavid"/>
          <w:sz w:val="32"/>
          <w:rtl/>
        </w:rPr>
        <w:t>מה להלן לכשיחטא, אף כאן לכשיחטא.</w:t>
      </w:r>
    </w:p>
    <w:p w14:paraId="656566CE" w14:textId="77777777" w:rsidR="00910F84" w:rsidRDefault="00910F84" w:rsidP="00910F84">
      <w:pPr>
        <w:rPr>
          <w:rFonts w:ascii="FontbitDavid" w:hAnsi="FontbitDavid"/>
          <w:sz w:val="32"/>
          <w:rtl/>
        </w:rPr>
      </w:pPr>
      <w:r w:rsidRPr="00C35A2C">
        <w:rPr>
          <w:rFonts w:ascii="FontbitDavid" w:hAnsi="FontbitDavid"/>
          <w:b/>
          <w:bCs/>
          <w:sz w:val="32"/>
          <w:rtl/>
        </w:rPr>
        <w:t>גזרה</w:t>
      </w:r>
      <w:r w:rsidRPr="00C35A2C">
        <w:rPr>
          <w:rFonts w:ascii="Fb Fontext" w:hAnsi="Fb Fontext"/>
          <w:rtl/>
        </w:rPr>
        <w:t xml:space="preserve"> </w:t>
      </w:r>
      <w:r w:rsidRPr="00FF1C37">
        <w:rPr>
          <w:rStyle w:val="afffd"/>
          <w:rFonts w:hint="cs"/>
          <w:rtl/>
        </w:rPr>
        <w:t>ד'</w:t>
      </w:r>
      <w:r w:rsidRPr="00FF1C37">
        <w:rPr>
          <w:rStyle w:val="afffd"/>
          <w:rtl/>
        </w:rPr>
        <w:t>נתתי נגע צרעת בבית ארץ אחוזתכם</w:t>
      </w:r>
      <w:r w:rsidRPr="00FF1C37">
        <w:rPr>
          <w:rStyle w:val="afffd"/>
          <w:rFonts w:hint="cs"/>
          <w:rtl/>
        </w:rPr>
        <w:t>'</w:t>
      </w:r>
      <w:r w:rsidRPr="00FF1C37">
        <w:rPr>
          <w:rStyle w:val="afffd"/>
          <w:rtl/>
        </w:rPr>
        <w:t xml:space="preserve"> </w:t>
      </w:r>
      <w:r>
        <w:rPr>
          <w:rStyle w:val="affff1"/>
          <w:rFonts w:ascii="FontbitDavid" w:hAnsi="FontbitDavid" w:hint="cs"/>
          <w:sz w:val="32"/>
          <w:rtl/>
          <w:rPrChange w:id="11252"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25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54"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sidRPr="00C35A2C">
        <w:rPr>
          <w:rFonts w:ascii="FontbitDavid" w:hAnsi="FontbitDavid"/>
          <w:b/>
          <w:bCs/>
          <w:sz w:val="32"/>
          <w:rtl/>
        </w:rPr>
        <w:t>בשורה</w:t>
      </w:r>
      <w:r w:rsidRPr="00C35A2C">
        <w:rPr>
          <w:rFonts w:ascii="FontbitDavid" w:hAnsi="FontbitDavid"/>
          <w:sz w:val="32"/>
          <w:rtl/>
        </w:rPr>
        <w:t xml:space="preserve"> היא להם שנגעים באים עליהם</w:t>
      </w:r>
      <w:r>
        <w:rPr>
          <w:rFonts w:ascii="FontbitDavid" w:hAnsi="FontbitDavid" w:hint="cs"/>
          <w:sz w:val="32"/>
          <w:rtl/>
        </w:rPr>
        <w:t xml:space="preserve">  </w:t>
      </w:r>
      <w:r w:rsidRPr="00C35A2C">
        <w:rPr>
          <w:rFonts w:ascii="FontbitDavid" w:hAnsi="FontbitDavid" w:hint="cs"/>
          <w:sz w:val="32"/>
          <w:rtl/>
        </w:rPr>
        <w:t xml:space="preserve"> </w:t>
      </w:r>
    </w:p>
    <w:p w14:paraId="7E25D429" w14:textId="77777777" w:rsidR="00910F84" w:rsidRPr="00C35A2C" w:rsidRDefault="00910F84" w:rsidP="00910F84">
      <w:pPr>
        <w:rPr>
          <w:rFonts w:ascii="FontbitDavid" w:hAnsi="FontbitDavid"/>
          <w:sz w:val="32"/>
          <w:rtl/>
        </w:rPr>
      </w:pPr>
      <w:r>
        <w:rPr>
          <w:rStyle w:val="affff1"/>
          <w:rFonts w:ascii="FontbitDavid" w:hAnsi="FontbitDavid"/>
          <w:sz w:val="32"/>
          <w:rtl/>
          <w:rPrChange w:id="11255" w:author="מנוע אמוראים" w:date="2026-10-05T16:41:56Z">
            <w:rPr>
              <w:rFonts w:ascii="FontbitDavid" w:hAnsi="FontbitDavid"/>
              <w:sz w:val="32"/>
              <w:rtl/>
            </w:rPr>
          </w:rPrChange>
        </w:rPr>
        <w:t xml:space="preserve">ר</w:t>
      </w:r>
      <w:r>
        <w:rPr>
          <w:rStyle w:val="affff1"/>
          <w:rFonts w:ascii="FontbitDavid" w:hAnsi="FontbitDavid"/>
          <w:sz w:val="32"/>
          <w:rtl/>
          <w:rPrChange w:id="1125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57" w:author="מנוע אמוראים" w:date="2026-10-05T16:41:56Z">
            <w:rPr>
              <w:rFonts w:ascii="FontbitDavid" w:hAnsi="FontbitDavid" w:hint="cs"/>
              <w:sz w:val="32"/>
              <w:rtl/>
            </w:rPr>
          </w:rPrChange>
        </w:rPr>
        <w:t xml:space="preserve">ש</w:t>
      </w:r>
      <w:r w:rsidRPr="00C35A2C">
        <w:rPr>
          <w:rFonts w:ascii="FontbitDavid" w:hAnsi="FontbitDavid"/>
          <w:sz w:val="32"/>
          <w:rtl/>
        </w:rPr>
        <w:t>: פרט לנגעי אונסין;</w:t>
      </w:r>
    </w:p>
    <w:p w14:paraId="0C49153F" w14:textId="77777777" w:rsidR="00910F84" w:rsidRPr="00C35A2C" w:rsidRDefault="00910F84" w:rsidP="00910F84">
      <w:pPr>
        <w:pStyle w:val="afffa"/>
        <w:rPr>
          <w:rtl/>
        </w:rPr>
      </w:pPr>
      <w:r>
        <w:rPr>
          <w:rtl/>
        </w:rPr>
        <w:t xml:space="preserve">- </w:t>
      </w:r>
      <w:r w:rsidRPr="00C35A2C">
        <w:rPr>
          <w:rtl/>
        </w:rPr>
        <w:t>הלכך כתיב:</w:t>
      </w:r>
      <w:r w:rsidRPr="00FF1C37">
        <w:rPr>
          <w:rStyle w:val="afffd"/>
          <w:rtl/>
        </w:rPr>
        <w:t xml:space="preserve"> </w:t>
      </w:r>
      <w:r w:rsidRPr="00FF1C37">
        <w:rPr>
          <w:rStyle w:val="afffd"/>
          <w:rFonts w:hint="cs"/>
          <w:rtl/>
        </w:rPr>
        <w:t>'</w:t>
      </w:r>
      <w:r w:rsidRPr="00FF1C37">
        <w:rPr>
          <w:rStyle w:val="afffd"/>
          <w:rtl/>
        </w:rPr>
        <w:t>אם</w:t>
      </w:r>
      <w:r w:rsidRPr="00FF1C37">
        <w:rPr>
          <w:rStyle w:val="afffd"/>
          <w:rFonts w:hint="cs"/>
          <w:rtl/>
        </w:rPr>
        <w:t>'</w:t>
      </w:r>
      <w:r w:rsidRPr="00FF1C37">
        <w:rPr>
          <w:rStyle w:val="afffd"/>
          <w:rtl/>
        </w:rPr>
        <w:t>.</w:t>
      </w:r>
    </w:p>
    <w:p w14:paraId="6AC0B82C" w14:textId="77777777" w:rsidR="00910F84" w:rsidRPr="00C35A2C" w:rsidRDefault="00910F84" w:rsidP="00910F84">
      <w:pPr>
        <w:rPr>
          <w:rFonts w:ascii="FontbitDavid" w:hAnsi="FontbitDavid"/>
          <w:sz w:val="32"/>
          <w:rtl/>
        </w:rPr>
      </w:pPr>
      <w:r>
        <w:rPr>
          <w:rStyle w:val="affff1"/>
          <w:rFonts w:ascii="FontbitDavid" w:hAnsi="FontbitDavid"/>
          <w:sz w:val="32"/>
          <w:rtl/>
          <w:rPrChange w:id="11258" w:author="מנוע אמוראים" w:date="2026-10-05T16:41:56Z">
            <w:rPr>
              <w:rFonts w:ascii="FontbitDavid" w:hAnsi="FontbitDavid"/>
              <w:sz w:val="32"/>
              <w:rtl/>
            </w:rPr>
          </w:rPrChange>
        </w:rPr>
        <w:t xml:space="preserve">ולר</w:t>
      </w:r>
      <w:r>
        <w:rPr>
          <w:rStyle w:val="affff1"/>
          <w:rFonts w:ascii="FontbitDavid" w:hAnsi="FontbitDavid"/>
          <w:sz w:val="32"/>
          <w:rtl/>
          <w:rPrChange w:id="1125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60"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C35A2C">
        <w:rPr>
          <w:rFonts w:ascii="FontbitDavid" w:hAnsi="FontbitDavid"/>
          <w:sz w:val="32"/>
          <w:rtl/>
        </w:rPr>
        <w:t xml:space="preserve">נגעי אונסין מי לא מטמו? והא </w:t>
      </w:r>
      <w:r w:rsidRPr="00F90100">
        <w:rPr>
          <w:rStyle w:val="afffd"/>
          <w:rFonts w:hint="cs"/>
          <w:rtl/>
        </w:rPr>
        <w:t>'</w:t>
      </w:r>
      <w:r w:rsidRPr="00F90100">
        <w:rPr>
          <w:rStyle w:val="afffd"/>
          <w:rtl/>
        </w:rPr>
        <w:t>אדם כי יהיה</w:t>
      </w:r>
      <w:r w:rsidRPr="00F90100">
        <w:rPr>
          <w:rStyle w:val="afffd"/>
          <w:rFonts w:hint="cs"/>
          <w:rtl/>
        </w:rPr>
        <w:t>'</w:t>
      </w:r>
      <w:r w:rsidRPr="00F90100">
        <w:rPr>
          <w:rStyle w:val="afffd"/>
          <w:rtl/>
        </w:rPr>
        <w:t xml:space="preserve"> </w:t>
      </w:r>
      <w:r w:rsidRPr="00C35A2C">
        <w:rPr>
          <w:rFonts w:ascii="FontbitDavid" w:hAnsi="FontbitDavid"/>
          <w:sz w:val="32"/>
          <w:rtl/>
        </w:rPr>
        <w:t xml:space="preserve">- מן הדבור ואילך, </w:t>
      </w:r>
    </w:p>
    <w:p w14:paraId="7E666937" w14:textId="77777777" w:rsidR="00910F84" w:rsidRPr="00C35A2C" w:rsidRDefault="00910F84" w:rsidP="00910F84">
      <w:pPr>
        <w:rPr>
          <w:rFonts w:ascii="FontbitDavid" w:hAnsi="FontbitDavid"/>
          <w:sz w:val="32"/>
          <w:rtl/>
        </w:rPr>
      </w:pPr>
      <w:r w:rsidRPr="00C35A2C">
        <w:rPr>
          <w:rFonts w:ascii="FontbitDavid" w:hAnsi="FontbitDavid" w:hint="cs"/>
          <w:sz w:val="32"/>
          <w:rtl/>
        </w:rPr>
        <w:t>ד</w:t>
      </w:r>
      <w:r w:rsidRPr="00C35A2C">
        <w:rPr>
          <w:rFonts w:ascii="FontbitDavid" w:hAnsi="FontbitDavid"/>
          <w:sz w:val="32"/>
          <w:rtl/>
        </w:rPr>
        <w:t>דין הוא: טמא בזב וטמא בנגעים, מה זב מן הדבור ואילך, אף נגעים מן הדבור ואילך!</w:t>
      </w:r>
    </w:p>
    <w:p w14:paraId="39DF5F23" w14:textId="77777777" w:rsidR="00910F84" w:rsidRPr="00C35A2C" w:rsidRDefault="00910F84" w:rsidP="00910F84">
      <w:pPr>
        <w:pStyle w:val="afffa"/>
      </w:pPr>
      <w:r>
        <w:rPr>
          <w:rtl/>
        </w:rPr>
        <w:t xml:space="preserve">- </w:t>
      </w:r>
      <w:r w:rsidRPr="00C35A2C">
        <w:rPr>
          <w:rFonts w:hint="cs"/>
          <w:rtl/>
        </w:rPr>
        <w:t>ודחי' ד</w:t>
      </w:r>
      <w:r w:rsidRPr="00C35A2C">
        <w:rPr>
          <w:rtl/>
        </w:rPr>
        <w:t xml:space="preserve">אם אמרת בזב שכן אין מטמא באונס, תאמר בנגעים שמטמאין באונס? </w:t>
      </w:r>
    </w:p>
    <w:p w14:paraId="49519ACE" w14:textId="77777777" w:rsidR="00910F84" w:rsidRPr="00C35A2C" w:rsidRDefault="00910F84" w:rsidP="00910F84">
      <w:pPr>
        <w:pStyle w:val="afffa"/>
        <w:rPr>
          <w:rtl/>
        </w:rPr>
      </w:pPr>
      <w:r>
        <w:rPr>
          <w:rtl/>
        </w:rPr>
        <w:lastRenderedPageBreak/>
        <w:t xml:space="preserve">- </w:t>
      </w:r>
      <w:r w:rsidRPr="00C35A2C">
        <w:rPr>
          <w:rtl/>
        </w:rPr>
        <w:t>ת</w:t>
      </w:r>
      <w:r>
        <w:rPr>
          <w:rtl/>
        </w:rPr>
        <w:t>"</w:t>
      </w:r>
      <w:r w:rsidRPr="00C35A2C">
        <w:rPr>
          <w:rtl/>
        </w:rPr>
        <w:t xml:space="preserve">ל: </w:t>
      </w:r>
      <w:r w:rsidRPr="00526888">
        <w:rPr>
          <w:rStyle w:val="afffd"/>
          <w:rtl/>
        </w:rPr>
        <w:t>אדם כי יהיה</w:t>
      </w:r>
      <w:r w:rsidRPr="00C35A2C">
        <w:rPr>
          <w:rFonts w:hint="cs"/>
          <w:rtl/>
        </w:rPr>
        <w:t>-</w:t>
      </w:r>
      <w:r w:rsidRPr="00C35A2C">
        <w:rPr>
          <w:rtl/>
        </w:rPr>
        <w:t xml:space="preserve"> מן הדבור ואילך.</w:t>
      </w:r>
    </w:p>
    <w:p w14:paraId="5AACA98D" w14:textId="77777777" w:rsidR="00910F84" w:rsidRPr="00C35A2C" w:rsidRDefault="00910F84" w:rsidP="00910F84">
      <w:pPr>
        <w:ind w:left="1174"/>
        <w:rPr>
          <w:rFonts w:ascii="FontbitDavid" w:hAnsi="FontbitDavid"/>
          <w:sz w:val="32"/>
          <w:rtl/>
        </w:rPr>
      </w:pPr>
      <w:r w:rsidRPr="00C35A2C">
        <w:rPr>
          <w:rFonts w:ascii="Fb Fontext" w:hAnsi="Fb Fontext"/>
          <w:rtl/>
        </w:rPr>
        <w:t xml:space="preserve">• </w:t>
      </w:r>
      <w:r w:rsidRPr="00C35A2C">
        <w:rPr>
          <w:rFonts w:ascii="FontbitDavid" w:hAnsi="FontbitDavid"/>
          <w:sz w:val="32"/>
          <w:rtl/>
        </w:rPr>
        <w:t>רבא: פרט לנגעי רוחות.</w:t>
      </w:r>
    </w:p>
    <w:p w14:paraId="2CF16276" w14:textId="77777777" w:rsidR="00910F84" w:rsidRPr="00C35A2C" w:rsidRDefault="00910F84" w:rsidP="00910F84">
      <w:pPr>
        <w:ind w:left="1174"/>
        <w:rPr>
          <w:rFonts w:ascii="FontbitDavid" w:hAnsi="FontbitDavid"/>
          <w:b/>
          <w:bCs/>
          <w:sz w:val="32"/>
          <w:rtl/>
        </w:rPr>
      </w:pPr>
      <w:r w:rsidRPr="00C35A2C">
        <w:rPr>
          <w:rFonts w:ascii="Fb Fontext" w:hAnsi="Fb Fontext"/>
          <w:rtl/>
        </w:rPr>
        <w:t xml:space="preserve">• </w:t>
      </w:r>
      <w:r>
        <w:rPr>
          <w:rStyle w:val="affff1"/>
          <w:rFonts w:ascii="FontbitDavid" w:hAnsi="FontbitDavid" w:hint="cs"/>
          <w:sz w:val="32"/>
          <w:rtl/>
          <w:rPrChange w:id="11261"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26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63" w:author="מנוע אמוראים" w:date="2026-10-05T16:41:56Z">
            <w:rPr>
              <w:rFonts w:ascii="FontbitDavid" w:hAnsi="FontbitDavid" w:hint="cs"/>
              <w:sz w:val="32"/>
              <w:rtl/>
            </w:rPr>
          </w:rPrChange>
        </w:rPr>
        <w:t xml:space="preserve">פ</w:t>
      </w:r>
      <w:r w:rsidRPr="00C35A2C">
        <w:rPr>
          <w:rFonts w:ascii="FontbitDavid" w:hAnsi="FontbitDavid"/>
          <w:sz w:val="32"/>
          <w:rtl/>
        </w:rPr>
        <w:t>: פרט לנגעי כשפים.</w:t>
      </w:r>
    </w:p>
    <w:p w14:paraId="435B1359"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hint="cs"/>
          <w:b/>
          <w:bCs/>
          <w:sz w:val="32"/>
          <w:rtl/>
        </w:rPr>
        <w:t>ר</w:t>
      </w:r>
      <w:r w:rsidRPr="00C35A2C">
        <w:rPr>
          <w:rFonts w:ascii="FontbitDavid" w:hAnsi="FontbitDavid"/>
          <w:sz w:val="32"/>
          <w:rtl/>
        </w:rPr>
        <w:t xml:space="preserve">: אשר נשיא יחטא - פרט </w:t>
      </w:r>
      <w:r w:rsidRPr="00C35A2C">
        <w:rPr>
          <w:rFonts w:ascii="FontbitDavid" w:hAnsi="FontbitDavid" w:hint="cs"/>
          <w:sz w:val="32"/>
          <w:rtl/>
        </w:rPr>
        <w:t xml:space="preserve">לנשיא שנצטרע  [ולא חולה סתם] </w:t>
      </w:r>
    </w:p>
    <w:p w14:paraId="180205F1" w14:textId="77777777" w:rsidR="00910F84" w:rsidRPr="00C35A2C" w:rsidRDefault="00910F84" w:rsidP="00910F84">
      <w:pPr>
        <w:pStyle w:val="afffc"/>
        <w:rPr>
          <w:rtl/>
        </w:rPr>
      </w:pPr>
      <w:r w:rsidRPr="00C35A2C">
        <w:rPr>
          <w:rFonts w:hint="cs"/>
          <w:rtl/>
        </w:rPr>
        <w:t>ד</w:t>
      </w:r>
      <w:r>
        <w:rPr>
          <w:rtl/>
        </w:rPr>
        <w:t xml:space="preserve">וינגע </w:t>
      </w:r>
      <w:r>
        <w:rPr>
          <w:rStyle w:val="afffd"/>
          <w:rtl/>
          <w:rPrChange w:id="9010" w:author="מנוע פסוקים" w:date="2026-10-05T16:38:36Z">
            <w:rPr>
              <w:rtl/>
            </w:rPr>
          </w:rPrChange>
        </w:rPr>
        <w:t xml:space="preserve">ה' את המלך ויהי מצורע עד יום מותו וישב בבית החפשית ויותם בן המלך על הבית</w:t>
      </w:r>
      <w:r>
        <w:rPr>
          <w:rtl/>
        </w:rPr>
        <w:t xml:space="preserve">.</w:t>
      </w:r>
    </w:p>
    <w:p w14:paraId="20AAA267" w14:textId="77777777" w:rsidR="00910F84" w:rsidRPr="00C35A2C" w:rsidRDefault="00910F84" w:rsidP="00910F84">
      <w:pPr>
        <w:rPr>
          <w:rFonts w:ascii="FontbitDavid" w:hAnsi="FontbitDavid"/>
          <w:sz w:val="32"/>
          <w:rtl/>
        </w:rPr>
      </w:pPr>
      <w:r w:rsidRPr="00C35A2C">
        <w:rPr>
          <w:rFonts w:ascii="FontbitDavid" w:hAnsi="FontbitDavid"/>
          <w:sz w:val="32"/>
          <w:rtl/>
        </w:rPr>
        <w:t>מדקאמר בבית החפשית, מכלל דעד השתא עבד ה</w:t>
      </w:r>
      <w:r>
        <w:rPr>
          <w:rFonts w:ascii="FontbitDavid" w:hAnsi="FontbitDavid" w:hint="cs"/>
          <w:sz w:val="32"/>
          <w:rtl/>
        </w:rPr>
        <w:t>י</w:t>
      </w:r>
      <w:r>
        <w:rPr>
          <w:rFonts w:ascii="FontbitDavid" w:hAnsi="FontbitDavid"/>
          <w:sz w:val="32"/>
          <w:rtl/>
        </w:rPr>
        <w:t xml:space="preserve">ה? כי הא </w:t>
      </w:r>
      <w:r>
        <w:rPr>
          <w:rStyle w:val="affff1"/>
          <w:rFonts w:ascii="FontbitDavid" w:hAnsi="FontbitDavid"/>
          <w:sz w:val="32"/>
          <w:rtl/>
          <w:rPrChange w:id="11264" w:author="מנוע אמוראים" w:date="2026-10-05T16:41:56Z">
            <w:rPr>
              <w:rFonts w:ascii="FontbitDavid" w:hAnsi="FontbitDavid"/>
              <w:sz w:val="32"/>
              <w:rtl/>
            </w:rPr>
          </w:rPrChange>
        </w:rPr>
        <w:t xml:space="preserve">דר</w:t>
      </w:r>
      <w:r>
        <w:rPr>
          <w:rStyle w:val="affff1"/>
          <w:rFonts w:ascii="FontbitDavid" w:hAnsi="FontbitDavid"/>
          <w:sz w:val="32"/>
          <w:rtl/>
          <w:rPrChange w:id="1126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66" w:author="מנוע אמוראים" w:date="2026-10-05T16:41:56Z">
            <w:rPr>
              <w:rFonts w:ascii="FontbitDavid" w:hAnsi="FontbitDavid" w:hint="cs"/>
              <w:sz w:val="32"/>
              <w:rtl/>
            </w:rPr>
          </w:rPrChange>
        </w:rPr>
        <w:t xml:space="preserve">ג</w:t>
      </w:r>
      <w:r w:rsidRPr="00C35A2C">
        <w:rPr>
          <w:rFonts w:ascii="FontbitDavid" w:hAnsi="FontbitDavid"/>
          <w:sz w:val="32"/>
          <w:rtl/>
        </w:rPr>
        <w:t xml:space="preserve"> ורבי יהושע ה</w:t>
      </w:r>
      <w:r>
        <w:rPr>
          <w:rFonts w:ascii="FontbitDavid" w:hAnsi="FontbitDavid" w:hint="cs"/>
          <w:sz w:val="32"/>
          <w:rtl/>
        </w:rPr>
        <w:t xml:space="preserve">לכו בספינה </w:t>
      </w:r>
      <w:r>
        <w:rPr>
          <w:rStyle w:val="affff1"/>
          <w:rFonts w:ascii="FontbitDavid" w:hAnsi="FontbitDavid" w:hint="cs"/>
          <w:sz w:val="32"/>
          <w:rtl/>
          <w:rPrChange w:id="11267"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26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69"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היה לחם ולר' יהושע היה לחם וסולת, וכנגמר הלחם של </w:t>
      </w:r>
      <w:r>
        <w:rPr>
          <w:rStyle w:val="affff1"/>
          <w:rFonts w:ascii="FontbitDavid" w:hAnsi="FontbitDavid" w:hint="cs"/>
          <w:sz w:val="32"/>
          <w:rtl/>
          <w:rPrChange w:id="11270"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27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72"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סמך על הסולת של ר' יהשע </w:t>
      </w:r>
    </w:p>
    <w:p w14:paraId="4D251791" w14:textId="77777777" w:rsidR="00910F84" w:rsidRPr="00C35A2C" w:rsidRDefault="00910F84" w:rsidP="00910F84">
      <w:pPr>
        <w:rPr>
          <w:rFonts w:ascii="FontbitDavid" w:hAnsi="FontbitDavid"/>
          <w:sz w:val="32"/>
          <w:rtl/>
        </w:rPr>
      </w:pP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ל מי ידעת שיהיה לנו כזה עיקוב שהבאת סולת א</w:t>
      </w:r>
      <w:r>
        <w:rPr>
          <w:rFonts w:ascii="FontbitDavid" w:hAnsi="FontbitDavid"/>
          <w:sz w:val="32"/>
          <w:rtl/>
        </w:rPr>
        <w:t>"</w:t>
      </w:r>
      <w:r w:rsidRPr="00C35A2C">
        <w:rPr>
          <w:rFonts w:ascii="FontbitDavid" w:hAnsi="FontbitDavid" w:hint="cs"/>
          <w:sz w:val="32"/>
          <w:rtl/>
        </w:rPr>
        <w:t xml:space="preserve">ל כוכב אחד יש שעולה אחת לשבעים שנה ומתעה את הספנים ואמרתי שמא יעלה ויתעה אותנו </w:t>
      </w:r>
    </w:p>
    <w:p w14:paraId="230600D3" w14:textId="77777777" w:rsidR="00910F84" w:rsidRPr="00C35A2C" w:rsidRDefault="00910F84" w:rsidP="00910F84">
      <w:pPr>
        <w:rPr>
          <w:rFonts w:ascii="FontbitDavid" w:hAnsi="FontbitDavid"/>
          <w:sz w:val="32"/>
          <w:rtl/>
        </w:rPr>
      </w:pP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ל</w:t>
      </w:r>
      <w:r w:rsidRPr="00C35A2C">
        <w:rPr>
          <w:rFonts w:ascii="FontbitDavid" w:hAnsi="FontbitDavid"/>
          <w:sz w:val="32"/>
          <w:rtl/>
        </w:rPr>
        <w:t>: כל כך בידך ואתה עולה בספינה? א</w:t>
      </w:r>
      <w:r>
        <w:rPr>
          <w:rFonts w:ascii="FontbitDavid" w:hAnsi="FontbitDavid"/>
          <w:sz w:val="32"/>
          <w:rtl/>
        </w:rPr>
        <w:t>"</w:t>
      </w:r>
      <w:r>
        <w:rPr>
          <w:rFonts w:ascii="FontbitDavid" w:hAnsi="FontbitDavid"/>
          <w:sz w:val="32"/>
          <w:rtl/>
        </w:rPr>
        <w:t xml:space="preserve">ל: עד שאתה תמה עלי, תמה על שני תלמידים שיש לך ביבשה, </w:t>
      </w:r>
      <w:r>
        <w:rPr>
          <w:rStyle w:val="affff1"/>
          <w:rFonts w:ascii="FontbitDavid" w:hAnsi="FontbitDavid"/>
          <w:sz w:val="32"/>
          <w:rtl/>
          <w:rPrChange w:id="11273" w:author="מנוע אמוראים" w:date="2026-10-05T16:41:56Z">
            <w:rPr>
              <w:rFonts w:ascii="FontbitDavid" w:hAnsi="FontbitDavid"/>
              <w:sz w:val="32"/>
              <w:rtl/>
            </w:rPr>
          </w:rPrChange>
        </w:rPr>
        <w:t xml:space="preserve">ר</w:t>
      </w:r>
      <w:r>
        <w:rPr>
          <w:rStyle w:val="affff1"/>
          <w:rFonts w:ascii="FontbitDavid" w:hAnsi="FontbitDavid"/>
          <w:sz w:val="32"/>
          <w:rtl/>
          <w:rPrChange w:id="1127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75"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חסמא </w:t>
      </w:r>
      <w:r w:rsidRPr="00C35A2C">
        <w:rPr>
          <w:rFonts w:ascii="FontbitDavid" w:hAnsi="FontbitDavid"/>
          <w:sz w:val="32"/>
          <w:rtl/>
        </w:rPr>
        <w:t xml:space="preserve"> ורבי יוחנן בן גודגדא, שיודעין לשער כמה טפות יש בים, ואין להם פת לאכול ולא בגד ללבוש!</w:t>
      </w:r>
    </w:p>
    <w:p w14:paraId="385A6EC0" w14:textId="77777777" w:rsidR="00910F84" w:rsidRPr="00C35A2C" w:rsidRDefault="00910F84" w:rsidP="00910F84">
      <w:pPr>
        <w:rPr>
          <w:rFonts w:ascii="FontbitDavid" w:hAnsi="FontbitDavid"/>
          <w:sz w:val="32"/>
          <w:rtl/>
        </w:rPr>
      </w:pPr>
      <w:r w:rsidRPr="00C35A2C">
        <w:rPr>
          <w:rFonts w:ascii="FontbitDavid" w:hAnsi="FontbitDavid"/>
          <w:sz w:val="32"/>
          <w:rtl/>
        </w:rPr>
        <w:t>נתן דעתו להושיבם בראש.</w:t>
      </w:r>
      <w:r w:rsidRPr="00C35A2C">
        <w:rPr>
          <w:rFonts w:ascii="FontbitDavid" w:hAnsi="FontbitDavid" w:hint="cs"/>
          <w:sz w:val="32"/>
          <w:rtl/>
        </w:rPr>
        <w:t xml:space="preserve"> </w:t>
      </w:r>
      <w:r w:rsidRPr="00C35A2C">
        <w:rPr>
          <w:rFonts w:ascii="FontbitDavid" w:hAnsi="FontbitDavid"/>
          <w:sz w:val="32"/>
          <w:rtl/>
        </w:rPr>
        <w:t>כשעלה, שלח להם ולא באו, חזר ושלח ובאו.</w:t>
      </w:r>
    </w:p>
    <w:p w14:paraId="00579C43" w14:textId="77777777" w:rsidR="00910F84" w:rsidRPr="00C35A2C" w:rsidRDefault="00910F84" w:rsidP="00910F84">
      <w:pPr>
        <w:pStyle w:val="aff6"/>
        <w:framePr w:wrap="around"/>
        <w:rPr>
          <w:rtl/>
        </w:rPr>
      </w:pPr>
      <w:r w:rsidRPr="00C35A2C">
        <w:rPr>
          <w:rFonts w:hint="cs"/>
          <w:rtl/>
        </w:rPr>
        <w:t>י:</w:t>
      </w:r>
    </w:p>
    <w:p w14:paraId="3C126805" w14:textId="77777777" w:rsidR="00910F84" w:rsidRPr="00C35A2C" w:rsidRDefault="00910F84" w:rsidP="00910F84">
      <w:pPr>
        <w:rPr>
          <w:rFonts w:ascii="FontbitDavid" w:hAnsi="FontbitDavid"/>
          <w:sz w:val="32"/>
          <w:rtl/>
        </w:rPr>
      </w:pPr>
      <w:r w:rsidRPr="00C35A2C">
        <w:rPr>
          <w:rFonts w:ascii="FontbitDavid" w:hAnsi="FontbitDavid"/>
          <w:sz w:val="32"/>
          <w:rtl/>
        </w:rPr>
        <w:t>אמר להם: כמדומין אתם ששררה אני נותן לכם? עבדות אני נותן לכם, שנא</w:t>
      </w:r>
      <w:r w:rsidRPr="00C35A2C">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וידברו אליו לאמר אם היום תהיה עבד לעם הזה</w:t>
      </w:r>
      <w:r w:rsidRPr="00F90100">
        <w:rPr>
          <w:rStyle w:val="afffd"/>
          <w:rFonts w:hint="cs"/>
          <w:rtl/>
        </w:rPr>
        <w:t>'</w:t>
      </w:r>
      <w:r w:rsidRPr="00F90100">
        <w:rPr>
          <w:rStyle w:val="afffd"/>
          <w:rtl/>
        </w:rPr>
        <w:t>.</w:t>
      </w:r>
    </w:p>
    <w:p w14:paraId="292D4BB4" w14:textId="77777777" w:rsidR="00910F84" w:rsidRPr="00C35A2C" w:rsidRDefault="00910F84" w:rsidP="00910F84">
      <w:pPr>
        <w:rPr>
          <w:rFonts w:ascii="FontbitDavid" w:hAnsi="FontbitDavid"/>
          <w:b/>
          <w:bCs/>
          <w:sz w:val="32"/>
          <w:rtl/>
        </w:rPr>
      </w:pPr>
    </w:p>
    <w:p w14:paraId="49BE0FFB"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xml:space="preserve">: </w:t>
      </w:r>
      <w:r>
        <w:rPr>
          <w:rStyle w:val="afffd"/>
          <w:rFonts w:hint="cs"/>
          <w:rtl/>
        </w:rPr>
        <w:t>'</w:t>
      </w:r>
      <w:r w:rsidRPr="002C0B4D">
        <w:rPr>
          <w:rStyle w:val="afffd"/>
          <w:rtl/>
        </w:rPr>
        <w:t>אשר נשיא יחטא</w:t>
      </w:r>
      <w:r>
        <w:rPr>
          <w:rStyle w:val="afffd"/>
          <w:rFonts w:hint="cs"/>
          <w:rtl/>
        </w:rPr>
        <w:t>'</w:t>
      </w:r>
      <w:r>
        <w:rPr>
          <w:rFonts w:ascii="FontbitDavid" w:hAnsi="FontbitDavid"/>
          <w:sz w:val="32"/>
          <w:rtl/>
        </w:rPr>
        <w:t xml:space="preserve"> - אמר </w:t>
      </w:r>
      <w:r>
        <w:rPr>
          <w:rStyle w:val="affff1"/>
          <w:rFonts w:ascii="FontbitDavid" w:hAnsi="FontbitDavid"/>
          <w:sz w:val="32"/>
          <w:rtl/>
          <w:rPrChange w:id="11276" w:author="מנוע אמוראים" w:date="2026-10-05T16:41:56Z">
            <w:rPr>
              <w:rFonts w:ascii="FontbitDavid" w:hAnsi="FontbitDavid"/>
              <w:sz w:val="32"/>
              <w:rtl/>
            </w:rPr>
          </w:rPrChange>
        </w:rPr>
        <w:t xml:space="preserve">ריב</w:t>
      </w:r>
      <w:r>
        <w:rPr>
          <w:rStyle w:val="affff1"/>
          <w:rFonts w:ascii="FontbitDavid" w:hAnsi="FontbitDavid"/>
          <w:sz w:val="32"/>
          <w:rtl/>
          <w:rPrChange w:id="11277" w:author="מנוע אמוראים" w:date="2026-10-05T16:41:56Z">
            <w:rPr>
              <w:rFonts w:ascii="FontbitDavid" w:hAnsi="FontbitDavid"/>
              <w:sz w:val="32"/>
              <w:rtl/>
            </w:rPr>
          </w:rPrChange>
        </w:rPr>
        <w:t xml:space="preserve">"</w:t>
      </w:r>
      <w:r>
        <w:rPr>
          <w:rStyle w:val="affff1"/>
          <w:rFonts w:ascii="FontbitDavid" w:hAnsi="FontbitDavid"/>
          <w:sz w:val="32"/>
          <w:rtl/>
          <w:rPrChange w:id="11278" w:author="מנוע אמוראים" w:date="2026-10-05T16:41:56Z">
            <w:rPr>
              <w:rFonts w:ascii="FontbitDavid" w:hAnsi="FontbitDavid"/>
              <w:sz w:val="32"/>
              <w:rtl/>
            </w:rPr>
          </w:rPrChange>
        </w:rPr>
        <w:t xml:space="preserve">ז</w:t>
      </w:r>
      <w:r>
        <w:rPr>
          <w:rFonts w:ascii="FontbitDavid" w:hAnsi="FontbitDavid"/>
          <w:sz w:val="32"/>
          <w:rtl/>
        </w:rPr>
        <w:t xml:space="preserve">: אשרי הדור שהנשיא שלו מביא קרבן על שגגתו, אם נשיא שלו מביא קרבן, צריך אתה לומר מהו הדיוט!</w:t>
      </w:r>
    </w:p>
    <w:p w14:paraId="1B77F6FD" w14:textId="77777777" w:rsidR="00910F84" w:rsidRPr="00C35A2C" w:rsidRDefault="00910F84" w:rsidP="00910F84">
      <w:pPr>
        <w:rPr>
          <w:rFonts w:ascii="FontbitDavid" w:hAnsi="FontbitDavid"/>
          <w:sz w:val="32"/>
          <w:rtl/>
        </w:rPr>
      </w:pPr>
      <w:r w:rsidRPr="00C35A2C">
        <w:rPr>
          <w:rFonts w:ascii="FontbitDavid" w:hAnsi="FontbitDavid"/>
          <w:sz w:val="32"/>
          <w:rtl/>
        </w:rPr>
        <w:t>ואם על שגגתו מביא קרבן, צריך אתה לומר מהו זדונו!</w:t>
      </w:r>
    </w:p>
    <w:p w14:paraId="644B037A" w14:textId="77777777" w:rsidR="00910F84" w:rsidRDefault="00910F84" w:rsidP="00910F84">
      <w:pPr>
        <w:rPr>
          <w:rFonts w:ascii="FontbitDavid" w:hAnsi="FontbitDavid"/>
          <w:sz w:val="32"/>
          <w:rtl/>
        </w:rPr>
      </w:pPr>
      <w:r w:rsidRPr="00C35A2C">
        <w:rPr>
          <w:rFonts w:ascii="Fb Fontext" w:hAnsi="Fb Fontext" w:hint="cs"/>
          <w:rtl/>
        </w:rPr>
        <w:t xml:space="preserve">ושאני מהך </w:t>
      </w:r>
      <w:r w:rsidRPr="00650D98">
        <w:rPr>
          <w:rStyle w:val="afffd"/>
          <w:rFonts w:hint="cs"/>
          <w:rtl/>
        </w:rPr>
        <w:t>ד'</w:t>
      </w:r>
      <w:r w:rsidRPr="00650D98">
        <w:rPr>
          <w:rStyle w:val="afffd"/>
          <w:rtl/>
        </w:rPr>
        <w:t>ואת אשר חטא מן הקדש ישלם</w:t>
      </w:r>
      <w:r w:rsidRPr="00650D98">
        <w:rPr>
          <w:rStyle w:val="afffd"/>
          <w:rFonts w:hint="cs"/>
          <w:rtl/>
        </w:rPr>
        <w:t>'</w:t>
      </w:r>
      <w:r w:rsidRPr="00650D98">
        <w:rPr>
          <w:rStyle w:val="afffd"/>
          <w:rtl/>
        </w:rPr>
        <w:t>,</w:t>
      </w:r>
      <w:r w:rsidRPr="00C35A2C">
        <w:rPr>
          <w:rFonts w:ascii="FontbitDavid" w:hAnsi="FontbitDavid"/>
          <w:sz w:val="32"/>
          <w:rtl/>
        </w:rPr>
        <w:t xml:space="preserve"> </w:t>
      </w:r>
    </w:p>
    <w:p w14:paraId="2CD148AC" w14:textId="77777777" w:rsidR="00910F84" w:rsidRPr="00C35A2C" w:rsidRDefault="00910F84" w:rsidP="00910F84">
      <w:pPr>
        <w:rPr>
          <w:rFonts w:ascii="FontbitDavid" w:hAnsi="FontbitDavid"/>
          <w:sz w:val="32"/>
          <w:rtl/>
        </w:rPr>
      </w:pPr>
      <w:r w:rsidRPr="00C35A2C">
        <w:rPr>
          <w:rFonts w:ascii="FontbitDavid" w:hAnsi="FontbitDavid" w:hint="cs"/>
          <w:sz w:val="32"/>
          <w:rtl/>
        </w:rPr>
        <w:t xml:space="preserve">שנא' </w:t>
      </w:r>
      <w:r w:rsidRPr="00C35A2C">
        <w:rPr>
          <w:rFonts w:ascii="FontbitDavid" w:hAnsi="FontbitDavid"/>
          <w:sz w:val="32"/>
          <w:rtl/>
        </w:rPr>
        <w:t xml:space="preserve">בירבעם בן נבט </w:t>
      </w:r>
      <w:r w:rsidRPr="00C35A2C">
        <w:rPr>
          <w:rFonts w:ascii="FontbitDavid" w:hAnsi="FontbitDavid" w:hint="cs"/>
          <w:sz w:val="32"/>
          <w:rtl/>
        </w:rPr>
        <w:t xml:space="preserve">שכתוב בו </w:t>
      </w:r>
      <w:r w:rsidRPr="00F90100">
        <w:rPr>
          <w:rStyle w:val="afffd"/>
          <w:rFonts w:hint="cs"/>
          <w:rtl/>
        </w:rPr>
        <w:t>'</w:t>
      </w:r>
      <w:r w:rsidRPr="00F90100">
        <w:rPr>
          <w:rStyle w:val="afffd"/>
          <w:rtl/>
        </w:rPr>
        <w:t>אשר חטא ואשר החטיא</w:t>
      </w:r>
      <w:r w:rsidRPr="00F90100">
        <w:rPr>
          <w:rStyle w:val="afffd"/>
          <w:rFonts w:hint="cs"/>
          <w:rtl/>
        </w:rPr>
        <w:t>'</w:t>
      </w:r>
      <w:r w:rsidRPr="00F90100">
        <w:rPr>
          <w:rStyle w:val="afffd"/>
          <w:rtl/>
        </w:rPr>
        <w:t>,</w:t>
      </w:r>
      <w:r w:rsidRPr="00C35A2C">
        <w:rPr>
          <w:rFonts w:ascii="FontbitDavid" w:hAnsi="FontbitDavid"/>
          <w:sz w:val="32"/>
          <w:rtl/>
        </w:rPr>
        <w:t xml:space="preserve"> </w:t>
      </w:r>
    </w:p>
    <w:p w14:paraId="73DDB0CB" w14:textId="77777777" w:rsidR="00910F84" w:rsidRPr="00C35A2C" w:rsidRDefault="00910F84" w:rsidP="00910F84">
      <w:pPr>
        <w:pStyle w:val="afffa"/>
        <w:rPr>
          <w:rtl/>
        </w:rPr>
      </w:pPr>
      <w:r>
        <w:rPr>
          <w:rtl/>
        </w:rPr>
        <w:t xml:space="preserve">- </w:t>
      </w:r>
      <w:r w:rsidRPr="00C35A2C">
        <w:rPr>
          <w:rFonts w:hint="cs"/>
          <w:rtl/>
        </w:rPr>
        <w:t>ד</w:t>
      </w:r>
      <w:r w:rsidRPr="00C35A2C">
        <w:rPr>
          <w:rtl/>
        </w:rPr>
        <w:t>שאני הכא, דשני קרא בדבוריה.</w:t>
      </w:r>
    </w:p>
    <w:p w14:paraId="1AD4526F"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דרש </w:t>
      </w:r>
      <w:r>
        <w:rPr>
          <w:rStyle w:val="affff1"/>
          <w:rFonts w:ascii="FontbitDavid" w:hAnsi="FontbitDavid"/>
          <w:sz w:val="32"/>
          <w:rtl/>
          <w:rPrChange w:id="11279" w:author="מנוע אמוראים" w:date="2026-10-05T16:41:56Z">
            <w:rPr>
              <w:rFonts w:ascii="FontbitDavid" w:hAnsi="FontbitDavid"/>
              <w:sz w:val="32"/>
              <w:rtl/>
            </w:rPr>
          </w:rPrChange>
        </w:rPr>
        <w:t xml:space="preserve">ר</w:t>
      </w:r>
      <w:r>
        <w:rPr>
          <w:rStyle w:val="affff1"/>
          <w:rFonts w:ascii="FontbitDavid" w:hAnsi="FontbitDavid" w:hint="cs"/>
          <w:sz w:val="32"/>
          <w:rtl/>
          <w:rPrChange w:id="11280" w:author="מנוע אמוראים" w:date="2026-10-05T16:41:56Z">
            <w:rPr>
              <w:rFonts w:ascii="FontbitDavid" w:hAnsi="FontbitDavid" w:hint="cs"/>
              <w:sz w:val="32"/>
              <w:rtl/>
            </w:rPr>
          </w:rPrChange>
        </w:rPr>
        <w:t xml:space="preserve">נבר</w:t>
      </w:r>
      <w:r>
        <w:rPr>
          <w:rStyle w:val="affff1"/>
          <w:rFonts w:ascii="FontbitDavid" w:hAnsi="FontbitDavid"/>
          <w:sz w:val="32"/>
          <w:rtl/>
          <w:rPrChange w:id="1128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82" w:author="מנוע אמוראים" w:date="2026-10-05T16:41:56Z">
            <w:rPr>
              <w:rFonts w:ascii="FontbitDavid" w:hAnsi="FontbitDavid" w:hint="cs"/>
              <w:sz w:val="32"/>
              <w:rtl/>
            </w:rPr>
          </w:rPrChange>
        </w:rPr>
        <w:t xml:space="preserve">ח</w:t>
      </w:r>
      <w:r w:rsidRPr="00C35A2C">
        <w:rPr>
          <w:rFonts w:ascii="FontbitDavid" w:hAnsi="FontbitDavid"/>
          <w:sz w:val="32"/>
          <w:rtl/>
        </w:rPr>
        <w:t xml:space="preserve">: </w:t>
      </w:r>
      <w:r w:rsidRPr="00C35A2C">
        <w:rPr>
          <w:rFonts w:ascii="FontbitDavid" w:hAnsi="FontbitDavid" w:hint="cs"/>
          <w:sz w:val="32"/>
          <w:rtl/>
        </w:rPr>
        <w:t>'</w:t>
      </w:r>
      <w:r w:rsidRPr="008C024C">
        <w:rPr>
          <w:rStyle w:val="afffd"/>
          <w:rtl/>
        </w:rPr>
        <w:t>יש הבל אשר נעשה על הארץ וגו'</w:t>
      </w:r>
      <w:r w:rsidRPr="00C35A2C">
        <w:rPr>
          <w:rFonts w:ascii="FontbitDavid" w:hAnsi="FontbitDavid"/>
          <w:sz w:val="32"/>
          <w:rtl/>
        </w:rPr>
        <w:t xml:space="preserve"> אשריהם לצדיקים שמגיע אליהם כמעשה הרשעים של עולם הבא בעולם הזה, אוי להם לרשעים שמגיע אליהם כמעשה הצדיקים של עולם הבא בעולם הזה.</w:t>
      </w:r>
    </w:p>
    <w:p w14:paraId="5E6B3B5F"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 xml:space="preserve">רבא: אטו צדיקי אי אכלי תרי עלמי מי סני להו? </w:t>
      </w:r>
    </w:p>
    <w:p w14:paraId="52D19D8D"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אלא אמר רבא: </w:t>
      </w:r>
      <w:r w:rsidRPr="00C35A2C">
        <w:rPr>
          <w:rFonts w:ascii="FontbitDavid" w:hAnsi="FontbitDavid" w:hint="cs"/>
          <w:sz w:val="32"/>
          <w:rtl/>
        </w:rPr>
        <w:t>'</w:t>
      </w:r>
      <w:r w:rsidRPr="00C35A2C">
        <w:rPr>
          <w:rFonts w:ascii="FontbitDavid" w:hAnsi="FontbitDavid"/>
          <w:sz w:val="32"/>
          <w:rtl/>
        </w:rPr>
        <w:t>אשריהם לצדיקים שמגיע אליהם כמעשה הרשעים של עולם הזה בעולם הזה, אוי להם לרשעים שמגיע אליהם כמעשה הצדיקים של עולם הזה בעולם הזה.</w:t>
      </w:r>
    </w:p>
    <w:p w14:paraId="4E961598"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283"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28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85" w:author="מנוע אמוראים" w:date="2026-10-05T16:41:56Z">
            <w:rPr>
              <w:rFonts w:ascii="FontbitDavid" w:hAnsi="FontbitDavid" w:hint="cs"/>
              <w:sz w:val="32"/>
              <w:rtl/>
            </w:rPr>
          </w:rPrChange>
        </w:rPr>
        <w:t xml:space="preserve">פ</w:t>
      </w:r>
      <w:r>
        <w:rPr>
          <w:rFonts w:ascii="FontbitDavid" w:hAnsi="FontbitDavid" w:hint="cs"/>
          <w:sz w:val="32"/>
          <w:rtl/>
        </w:rPr>
        <w:t xml:space="preserve"> </w:t>
      </w:r>
      <w:r>
        <w:rPr>
          <w:rStyle w:val="affff1"/>
          <w:rFonts w:ascii="FontbitDavid" w:hAnsi="FontbitDavid" w:hint="cs"/>
          <w:sz w:val="32"/>
          <w:rtl/>
          <w:rPrChange w:id="11286" w:author="מנוע אמוראים" w:date="2026-10-05T16:41:56Z">
            <w:rPr>
              <w:rFonts w:ascii="FontbitDavid" w:hAnsi="FontbitDavid" w:hint="cs"/>
              <w:sz w:val="32"/>
              <w:rtl/>
            </w:rPr>
          </w:rPrChange>
        </w:rPr>
        <w:t xml:space="preserve">ורהבדר</w:t>
      </w:r>
      <w:r>
        <w:rPr>
          <w:rStyle w:val="affff1"/>
          <w:rFonts w:ascii="FontbitDavid" w:hAnsi="FontbitDavid"/>
          <w:sz w:val="32"/>
          <w:rtl/>
          <w:rPrChange w:id="1128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88"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באו לפני רבא א</w:t>
      </w:r>
      <w:r>
        <w:rPr>
          <w:rFonts w:ascii="FontbitDavid" w:hAnsi="FontbitDavid"/>
          <w:sz w:val="32"/>
          <w:rtl/>
        </w:rPr>
        <w:t>"</w:t>
      </w:r>
      <w:r w:rsidRPr="00C35A2C">
        <w:rPr>
          <w:rFonts w:ascii="FontbitDavid" w:hAnsi="FontbitDavid" w:hint="cs"/>
          <w:sz w:val="32"/>
          <w:rtl/>
        </w:rPr>
        <w:t>ל האם בידכם מסכת פלונית ומסכת פלונית אמרו לו הן שאלם האם התעשרתם שאינם צריכים לעמול לפרנסתכם א</w:t>
      </w:r>
      <w:r>
        <w:rPr>
          <w:rFonts w:ascii="FontbitDavid" w:hAnsi="FontbitDavid"/>
          <w:sz w:val="32"/>
          <w:rtl/>
        </w:rPr>
        <w:t>"</w:t>
      </w:r>
      <w:r w:rsidRPr="00C35A2C">
        <w:rPr>
          <w:rFonts w:ascii="FontbitDavid" w:hAnsi="FontbitDavid" w:hint="cs"/>
          <w:sz w:val="32"/>
          <w:rtl/>
        </w:rPr>
        <w:t xml:space="preserve">ל הן שקנו קרקע קטנה ומשתכרים הימנה </w:t>
      </w:r>
    </w:p>
    <w:p w14:paraId="6EC74D38" w14:textId="77777777" w:rsidR="00910F84" w:rsidRPr="00C35A2C" w:rsidRDefault="00910F84" w:rsidP="00910F84">
      <w:pPr>
        <w:rPr>
          <w:rFonts w:ascii="FontbitDavid" w:hAnsi="FontbitDavid"/>
          <w:sz w:val="32"/>
          <w:rtl/>
        </w:rPr>
      </w:pPr>
      <w:r w:rsidRPr="00C35A2C">
        <w:rPr>
          <w:rFonts w:ascii="FontbitDavid" w:hAnsi="FontbitDavid"/>
          <w:sz w:val="32"/>
          <w:rtl/>
        </w:rPr>
        <w:t>קרי עלייהו: אשריהם לצדיקים שמגיע אליהם כמעשה הרשעים שבעולם הזה בעולם הזה.</w:t>
      </w:r>
    </w:p>
    <w:p w14:paraId="6EEA57D9" w14:textId="77777777" w:rsidR="00910F84" w:rsidRPr="00C35A2C" w:rsidRDefault="00910F84" w:rsidP="00910F84">
      <w:pPr>
        <w:rPr>
          <w:rFonts w:ascii="FontbitDavid" w:hAnsi="FontbitDavid"/>
          <w:sz w:val="32"/>
          <w:rtl/>
        </w:rPr>
      </w:pPr>
    </w:p>
    <w:p w14:paraId="2F391F70"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1289" w:author="מנוע אמוראים" w:date="2026-10-05T16:41:56Z">
            <w:rPr>
              <w:rFonts w:ascii="FontbitDavid" w:hAnsi="FontbitDavid" w:hint="cs"/>
              <w:sz w:val="32"/>
              <w:rtl/>
            </w:rPr>
          </w:rPrChange>
        </w:rPr>
        <w:t xml:space="preserve">רבב</w:t>
      </w:r>
      <w:r>
        <w:rPr>
          <w:rStyle w:val="affff1"/>
          <w:rFonts w:ascii="FontbitDavid" w:hAnsi="FontbitDavid"/>
          <w:sz w:val="32"/>
          <w:rtl/>
          <w:rPrChange w:id="1129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91"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w:t>
      </w:r>
      <w:r>
        <w:rPr>
          <w:rStyle w:val="affff1"/>
          <w:rFonts w:ascii="FontbitDavid" w:hAnsi="FontbitDavid" w:hint="cs"/>
          <w:sz w:val="32"/>
          <w:rtl/>
          <w:rPrChange w:id="11292" w:author="מנוע אמוראים" w:date="2026-10-05T16:41:56Z">
            <w:rPr>
              <w:rFonts w:ascii="FontbitDavid" w:hAnsi="FontbitDavid" w:hint="cs"/>
              <w:sz w:val="32"/>
              <w:rtl/>
            </w:rPr>
          </w:rPrChange>
        </w:rPr>
        <w:t xml:space="preserve">מרי</w:t>
      </w:r>
      <w:r>
        <w:rPr>
          <w:rStyle w:val="affff1"/>
          <w:rFonts w:ascii="FontbitDavid" w:hAnsi="FontbitDavid"/>
          <w:sz w:val="32"/>
          <w:rtl/>
          <w:rPrChange w:id="1129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94" w:author="מנוע אמוראים" w:date="2026-10-05T16:41:56Z">
            <w:rPr>
              <w:rFonts w:ascii="FontbitDavid" w:hAnsi="FontbitDavid" w:hint="cs"/>
              <w:sz w:val="32"/>
              <w:rtl/>
            </w:rPr>
          </w:rPrChange>
        </w:rPr>
        <w:t xml:space="preserve">ו</w:t>
      </w:r>
      <w:r w:rsidRPr="00C35A2C">
        <w:rPr>
          <w:rFonts w:ascii="FontbitDavid" w:hAnsi="FontbitDavid"/>
          <w:sz w:val="32"/>
          <w:rtl/>
        </w:rPr>
        <w:t xml:space="preserve">: </w:t>
      </w:r>
      <w:r w:rsidRPr="00F90100">
        <w:rPr>
          <w:rStyle w:val="afffd"/>
          <w:rFonts w:hint="cs"/>
          <w:rtl/>
        </w:rPr>
        <w:t>'</w:t>
      </w:r>
      <w:r w:rsidRPr="00F90100">
        <w:rPr>
          <w:rStyle w:val="afffd"/>
          <w:rtl/>
        </w:rPr>
        <w:t>כי ישרים דרכי ה' וצדיקים ילכו בם ופושעים יכשלו בם</w:t>
      </w:r>
      <w:r w:rsidRPr="00C35A2C">
        <w:rPr>
          <w:rFonts w:ascii="FontbitDavid" w:hAnsi="FontbitDavid"/>
          <w:sz w:val="32"/>
          <w:rtl/>
        </w:rPr>
        <w:t xml:space="preserve"> משל לשני בני אדם שצלו פסחיהם, אחד אכלו לשום מצוה ואחד אכלו לשום אכילה גסה, </w:t>
      </w:r>
    </w:p>
    <w:p w14:paraId="3D77CC0D" w14:textId="77777777" w:rsidR="00910F84" w:rsidRPr="00C35A2C" w:rsidRDefault="00910F84" w:rsidP="00910F84">
      <w:pPr>
        <w:rPr>
          <w:rFonts w:ascii="FontbitDavid" w:hAnsi="FontbitDavid"/>
          <w:sz w:val="32"/>
          <w:rtl/>
        </w:rPr>
      </w:pPr>
      <w:r w:rsidRPr="00C35A2C">
        <w:rPr>
          <w:rFonts w:ascii="FontbitDavid" w:hAnsi="FontbitDavid"/>
          <w:sz w:val="32"/>
          <w:rtl/>
        </w:rPr>
        <w:t>זה שאכלו לשום מצוה - צדיקים ילכו בם, זה שאכלו לשום אכילה גסה - ופושעים יכשלו בם.</w:t>
      </w:r>
    </w:p>
    <w:p w14:paraId="37DBE9B0"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sidRPr="00C35A2C">
        <w:rPr>
          <w:rFonts w:ascii="FontbitDavid" w:hAnsi="FontbitDavid"/>
          <w:sz w:val="32"/>
          <w:rtl/>
        </w:rPr>
        <w:t xml:space="preserve">ל ריש לקיש: רשע קרית ליה? נהי דלא </w:t>
      </w:r>
      <w:r>
        <w:rPr>
          <w:rFonts w:ascii="FontbitDavid" w:hAnsi="FontbitDavid" w:hint="cs"/>
          <w:sz w:val="32"/>
          <w:rtl/>
        </w:rPr>
        <w:t>עשה</w:t>
      </w:r>
      <w:r>
        <w:rPr>
          <w:rFonts w:ascii="FontbitDavid" w:hAnsi="FontbitDavid"/>
          <w:sz w:val="32"/>
          <w:rtl/>
        </w:rPr>
        <w:t xml:space="preserve"> מצוה מן המובחר, פסח מי לא </w:t>
      </w:r>
      <w:r w:rsidRPr="00C35A2C">
        <w:rPr>
          <w:rFonts w:ascii="FontbitDavid" w:hAnsi="FontbitDavid"/>
          <w:sz w:val="32"/>
          <w:rtl/>
        </w:rPr>
        <w:t>א</w:t>
      </w:r>
      <w:r>
        <w:rPr>
          <w:rFonts w:ascii="FontbitDavid" w:hAnsi="FontbitDavid" w:hint="cs"/>
          <w:sz w:val="32"/>
          <w:rtl/>
        </w:rPr>
        <w:t>ו</w:t>
      </w:r>
      <w:r w:rsidRPr="00C35A2C">
        <w:rPr>
          <w:rFonts w:ascii="FontbitDavid" w:hAnsi="FontbitDavid"/>
          <w:sz w:val="32"/>
          <w:rtl/>
        </w:rPr>
        <w:t xml:space="preserve">כל? </w:t>
      </w:r>
    </w:p>
    <w:p w14:paraId="0AA0CC0C" w14:textId="77777777" w:rsidR="00910F84" w:rsidRPr="00C35A2C" w:rsidRDefault="00910F84" w:rsidP="00910F84">
      <w:pPr>
        <w:rPr>
          <w:rFonts w:ascii="FontbitDavid" w:hAnsi="FontbitDavid"/>
          <w:sz w:val="32"/>
          <w:rtl/>
        </w:rPr>
      </w:pPr>
      <w:r w:rsidRPr="00C35A2C">
        <w:rPr>
          <w:rFonts w:ascii="FontbitDavid" w:hAnsi="FontbitDavid"/>
          <w:sz w:val="32"/>
          <w:rtl/>
        </w:rPr>
        <w:t>אלא משל לשני בני אדם, זה אשתו ואחותו עמו בבית וזה אשתו ואחותו עמו בבית, אחד נזדמנה לו אשתו ואחד נזדמנה לו אחותו, זה שנזדמנה לו אשתו - צדיקים ילכו בם, וזה שנזדמנה לו אחותו - ופושעים יכשלו בם.</w:t>
      </w:r>
    </w:p>
    <w:p w14:paraId="55C0AA4C" w14:textId="77777777" w:rsidR="00910F84" w:rsidRPr="00C35A2C" w:rsidRDefault="00910F84" w:rsidP="00910F84">
      <w:pPr>
        <w:pStyle w:val="afffa"/>
        <w:rPr>
          <w:rtl/>
        </w:rPr>
      </w:pPr>
      <w:r>
        <w:rPr>
          <w:rtl/>
        </w:rPr>
        <w:t xml:space="preserve">- </w:t>
      </w:r>
      <w:r w:rsidRPr="00C35A2C">
        <w:rPr>
          <w:rtl/>
        </w:rPr>
        <w:t xml:space="preserve">מי דמי? אנן קאמרינן </w:t>
      </w:r>
      <w:r w:rsidRPr="00C35A2C">
        <w:rPr>
          <w:rFonts w:hint="cs"/>
          <w:rtl/>
        </w:rPr>
        <w:t>דרך אחת ובמשל זה יש שני דרכים,</w:t>
      </w:r>
    </w:p>
    <w:p w14:paraId="5B51F974" w14:textId="77777777" w:rsidR="00910F84" w:rsidRPr="00C35A2C" w:rsidRDefault="00910F84" w:rsidP="00910F84">
      <w:pPr>
        <w:rPr>
          <w:rFonts w:ascii="FontbitDavid" w:hAnsi="FontbitDavid"/>
          <w:sz w:val="32"/>
          <w:rtl/>
        </w:rPr>
      </w:pPr>
      <w:r w:rsidRPr="00C35A2C">
        <w:rPr>
          <w:rFonts w:ascii="FontbitDavid" w:hAnsi="FontbitDavid"/>
          <w:sz w:val="32"/>
          <w:rtl/>
        </w:rPr>
        <w:t>אלא משל ללוט ושתי בנותיו, הן שנתכוונו לשם מצוה - צדיקים ילכו בם, הוא שנתכוון לשם עבירה - ופושעים יכשלו בם.</w:t>
      </w:r>
    </w:p>
    <w:p w14:paraId="72DBBACB" w14:textId="77777777" w:rsidR="00910F84" w:rsidRDefault="00910F84" w:rsidP="00910F84">
      <w:pPr>
        <w:rPr>
          <w:rFonts w:ascii="FontbitDavid" w:hAnsi="FontbitDavid"/>
          <w:sz w:val="32"/>
          <w:rtl/>
        </w:rPr>
      </w:pPr>
      <w:r>
        <w:rPr>
          <w:rStyle w:val="affff1"/>
          <w:rFonts w:ascii="FontbitDavid" w:hAnsi="FontbitDavid" w:hint="cs"/>
          <w:sz w:val="32"/>
          <w:rtl/>
          <w:rPrChange w:id="11295" w:author="מנוע אמוראים" w:date="2026-10-05T16:41:56Z">
            <w:rPr>
              <w:rFonts w:ascii="FontbitDavid" w:hAnsi="FontbitDavid" w:hint="cs"/>
              <w:sz w:val="32"/>
              <w:rtl/>
            </w:rPr>
          </w:rPrChange>
        </w:rPr>
        <w:t xml:space="preserve">וכרי</w:t>
      </w:r>
      <w:r>
        <w:rPr>
          <w:rStyle w:val="affff1"/>
          <w:rFonts w:ascii="FontbitDavid" w:hAnsi="FontbitDavid"/>
          <w:sz w:val="32"/>
          <w:rtl/>
          <w:rPrChange w:id="1129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297"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ד</w:t>
      </w:r>
      <w:r w:rsidRPr="00C35A2C">
        <w:rPr>
          <w:rFonts w:ascii="FontbitDavid" w:hAnsi="FontbitDavid"/>
          <w:sz w:val="32"/>
          <w:rtl/>
        </w:rPr>
        <w:t>כל הפסוק הזה לשם עבירה נאמר:</w:t>
      </w:r>
    </w:p>
    <w:p w14:paraId="7299EDE9" w14:textId="77777777" w:rsidR="00910F84" w:rsidRPr="00C35A2C" w:rsidRDefault="00910F84" w:rsidP="00910F84">
      <w:pPr>
        <w:rPr>
          <w:rFonts w:ascii="FontbitDavid" w:hAnsi="FontbitDavid"/>
          <w:sz w:val="32"/>
          <w:rtl/>
        </w:rPr>
      </w:pPr>
      <w:r w:rsidRPr="00FF1C37">
        <w:rPr>
          <w:rStyle w:val="afffd"/>
          <w:rtl/>
        </w:rPr>
        <w:t xml:space="preserve"> </w:t>
      </w:r>
      <w:r w:rsidRPr="00FF1C37">
        <w:rPr>
          <w:rStyle w:val="afffd"/>
          <w:rFonts w:hint="cs"/>
          <w:rtl/>
        </w:rPr>
        <w:t>'</w:t>
      </w:r>
      <w:r w:rsidRPr="00FF1C37">
        <w:rPr>
          <w:rStyle w:val="afffd"/>
          <w:rtl/>
        </w:rPr>
        <w:t>וישא לוט</w:t>
      </w:r>
      <w:r w:rsidRPr="00FF1C37">
        <w:rPr>
          <w:rStyle w:val="afffd"/>
          <w:rFonts w:hint="cs"/>
          <w:rtl/>
        </w:rPr>
        <w:t>'</w:t>
      </w:r>
      <w:r w:rsidRPr="00FF1C37">
        <w:rPr>
          <w:rStyle w:val="afffd"/>
          <w:rtl/>
        </w:rPr>
        <w:t xml:space="preserve"> </w:t>
      </w:r>
      <w:r w:rsidRPr="00C35A2C">
        <w:rPr>
          <w:rFonts w:ascii="FontbitDavid" w:hAnsi="FontbitDavid"/>
          <w:sz w:val="32"/>
          <w:rtl/>
        </w:rPr>
        <w:t xml:space="preserve">- </w:t>
      </w:r>
      <w:r w:rsidRPr="002C0B4D">
        <w:rPr>
          <w:rStyle w:val="afffd"/>
          <w:rtl/>
        </w:rPr>
        <w:t>ותשא אשת אדניו את עיניה</w:t>
      </w:r>
      <w:r w:rsidRPr="00C35A2C">
        <w:rPr>
          <w:rFonts w:ascii="FontbitDavid" w:hAnsi="FontbitDavid"/>
          <w:sz w:val="32"/>
          <w:rtl/>
        </w:rPr>
        <w:t xml:space="preserve">, </w:t>
      </w:r>
    </w:p>
    <w:p w14:paraId="164900B4" w14:textId="77777777" w:rsidR="00910F84" w:rsidRPr="00C35A2C" w:rsidRDefault="00910F84" w:rsidP="00910F84">
      <w:pPr>
        <w:rPr>
          <w:rFonts w:ascii="FontbitDavid" w:hAnsi="FontbitDavid"/>
          <w:b/>
          <w:bCs/>
          <w:sz w:val="32"/>
          <w:rtl/>
        </w:rPr>
      </w:pPr>
      <w:r w:rsidRPr="00F90100">
        <w:rPr>
          <w:rStyle w:val="afffd"/>
          <w:rFonts w:hint="cs"/>
          <w:rtl/>
        </w:rPr>
        <w:t>'</w:t>
      </w:r>
      <w:r w:rsidRPr="00F90100">
        <w:rPr>
          <w:rStyle w:val="afffd"/>
          <w:rtl/>
        </w:rPr>
        <w:t>את עיניו</w:t>
      </w:r>
      <w:r w:rsidRPr="00F90100">
        <w:rPr>
          <w:rStyle w:val="afffd"/>
          <w:rFonts w:hint="cs"/>
          <w:rtl/>
        </w:rPr>
        <w:t>'</w:t>
      </w:r>
      <w:r w:rsidRPr="00F90100">
        <w:rPr>
          <w:rStyle w:val="afffd"/>
          <w:rtl/>
        </w:rPr>
        <w:t xml:space="preserve"> </w:t>
      </w:r>
      <w:r w:rsidRPr="00C35A2C">
        <w:rPr>
          <w:rFonts w:ascii="FontbitDavid" w:hAnsi="FontbitDavid"/>
          <w:sz w:val="32"/>
          <w:rtl/>
        </w:rPr>
        <w:t xml:space="preserve">- </w:t>
      </w:r>
      <w:r w:rsidRPr="008C024C">
        <w:rPr>
          <w:rStyle w:val="afffd"/>
          <w:rtl/>
        </w:rPr>
        <w:t>ויאמר שמשון וגו</w:t>
      </w:r>
      <w:r w:rsidRPr="002C0B4D">
        <w:rPr>
          <w:rStyle w:val="afffd"/>
          <w:rtl/>
        </w:rPr>
        <w:t>' אותה קח לי כי היא ישרה בעיני,</w:t>
      </w:r>
      <w:r w:rsidRPr="00C35A2C">
        <w:rPr>
          <w:rFonts w:ascii="FontbitDavid" w:hAnsi="FontbitDavid"/>
          <w:sz w:val="32"/>
          <w:rtl/>
        </w:rPr>
        <w:t xml:space="preserve"> </w:t>
      </w:r>
    </w:p>
    <w:p w14:paraId="09ACB304"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וירא</w:t>
      </w:r>
      <w:r w:rsidRPr="00F90100">
        <w:rPr>
          <w:rStyle w:val="afffd"/>
          <w:rFonts w:hint="cs"/>
          <w:rtl/>
        </w:rPr>
        <w:t>'</w:t>
      </w:r>
      <w:r w:rsidRPr="00F90100">
        <w:rPr>
          <w:rStyle w:val="afffd"/>
          <w:rtl/>
        </w:rPr>
        <w:t xml:space="preserve"> </w:t>
      </w:r>
      <w:r w:rsidRPr="00C35A2C">
        <w:rPr>
          <w:rFonts w:ascii="FontbitDavid" w:hAnsi="FontbitDavid"/>
          <w:sz w:val="32"/>
          <w:rtl/>
        </w:rPr>
        <w:t xml:space="preserve">- </w:t>
      </w:r>
      <w:r w:rsidRPr="002C0B4D">
        <w:rPr>
          <w:rStyle w:val="afffd"/>
          <w:rtl/>
        </w:rPr>
        <w:t>וירא אותה שכם בן חמור</w:t>
      </w:r>
      <w:r w:rsidRPr="00C35A2C">
        <w:rPr>
          <w:rFonts w:ascii="FontbitDavid" w:hAnsi="FontbitDavid"/>
          <w:sz w:val="32"/>
          <w:rtl/>
        </w:rPr>
        <w:t xml:space="preserve">, </w:t>
      </w:r>
    </w:p>
    <w:p w14:paraId="415C47B7"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את כל ככר הירדן</w:t>
      </w:r>
      <w:r w:rsidRPr="00F90100">
        <w:rPr>
          <w:rStyle w:val="afffd"/>
          <w:rFonts w:hint="cs"/>
          <w:rtl/>
        </w:rPr>
        <w:t>'</w:t>
      </w:r>
      <w:r w:rsidRPr="00F90100">
        <w:rPr>
          <w:rStyle w:val="afffd"/>
          <w:rtl/>
        </w:rPr>
        <w:t xml:space="preserve"> </w:t>
      </w:r>
      <w:r w:rsidRPr="00C35A2C">
        <w:rPr>
          <w:rFonts w:ascii="FontbitDavid" w:hAnsi="FontbitDavid"/>
          <w:sz w:val="32"/>
          <w:rtl/>
        </w:rPr>
        <w:t xml:space="preserve">- </w:t>
      </w:r>
      <w:r w:rsidRPr="002C0B4D">
        <w:rPr>
          <w:rStyle w:val="afffd"/>
          <w:rtl/>
        </w:rPr>
        <w:t>כי בעד אשה זונה עד ככר לחם,</w:t>
      </w:r>
      <w:r w:rsidRPr="00C35A2C">
        <w:rPr>
          <w:rFonts w:ascii="FontbitDavid" w:hAnsi="FontbitDavid"/>
          <w:sz w:val="32"/>
          <w:rtl/>
        </w:rPr>
        <w:t xml:space="preserve"> </w:t>
      </w:r>
    </w:p>
    <w:p w14:paraId="0C381837"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כי כלה משקה</w:t>
      </w:r>
      <w:r w:rsidRPr="00F90100">
        <w:rPr>
          <w:rStyle w:val="afffd"/>
          <w:rFonts w:hint="cs"/>
          <w:rtl/>
        </w:rPr>
        <w:t>'</w:t>
      </w:r>
      <w:r w:rsidRPr="00F90100">
        <w:rPr>
          <w:rStyle w:val="afffd"/>
          <w:rtl/>
        </w:rPr>
        <w:t xml:space="preserve"> </w:t>
      </w:r>
      <w:r w:rsidRPr="00C35A2C">
        <w:rPr>
          <w:rFonts w:ascii="FontbitDavid" w:hAnsi="FontbitDavid"/>
          <w:sz w:val="32"/>
          <w:rtl/>
        </w:rPr>
        <w:t xml:space="preserve">- </w:t>
      </w:r>
      <w:r w:rsidRPr="002C0B4D">
        <w:rPr>
          <w:rStyle w:val="afffd"/>
          <w:rtl/>
        </w:rPr>
        <w:t>אלכה אחרי מאהבי נותני לחמי ומימי צמרי ופשתי שמני ושקויי.</w:t>
      </w:r>
    </w:p>
    <w:p w14:paraId="5F05BC90" w14:textId="77777777" w:rsidR="00910F84" w:rsidRPr="00C35A2C" w:rsidRDefault="00910F84" w:rsidP="00910F84">
      <w:pPr>
        <w:rPr>
          <w:rFonts w:ascii="FontbitDavid" w:hAnsi="FontbitDavid"/>
          <w:sz w:val="32"/>
          <w:rtl/>
        </w:rPr>
      </w:pPr>
      <w:r w:rsidRPr="00C35A2C">
        <w:rPr>
          <w:rFonts w:ascii="FontbitDavid" w:hAnsi="FontbitDavid" w:hint="cs"/>
          <w:sz w:val="32"/>
          <w:rtl/>
        </w:rPr>
        <w:t>והיה לו שלא לשתות בלילה השני</w:t>
      </w:r>
      <w:r>
        <w:rPr>
          <w:rFonts w:ascii="FontbitDavid" w:hAnsi="FontbitDavid" w:hint="cs"/>
          <w:sz w:val="32"/>
          <w:rtl/>
        </w:rPr>
        <w:t>,</w:t>
      </w:r>
      <w:r>
        <w:rPr>
          <w:rFonts w:ascii="FontbitDavid" w:hAnsi="FontbitDavid" w:hint="cs"/>
          <w:sz w:val="32"/>
          <w:rtl/>
        </w:rPr>
        <w:t xml:space="preserve"> </w:t>
      </w:r>
      <w:r>
        <w:rPr>
          <w:rStyle w:val="affff1"/>
          <w:rFonts w:ascii="FontbitDavid" w:hAnsi="FontbitDavid" w:hint="cs"/>
          <w:sz w:val="32"/>
          <w:rtl/>
          <w:rPrChange w:id="11298" w:author="מנוע אמוראים" w:date="2026-10-05T16:41:56Z">
            <w:rPr>
              <w:rFonts w:ascii="FontbitDavid" w:hAnsi="FontbitDavid" w:hint="cs"/>
              <w:sz w:val="32"/>
              <w:rtl/>
            </w:rPr>
          </w:rPrChange>
        </w:rPr>
        <w:t xml:space="preserve">וריבר</w:t>
      </w:r>
      <w:r>
        <w:rPr>
          <w:rStyle w:val="affff1"/>
          <w:rFonts w:ascii="FontbitDavid" w:hAnsi="FontbitDavid"/>
          <w:sz w:val="32"/>
          <w:rtl/>
          <w:rPrChange w:id="1129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00"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w:t>
      </w:r>
      <w:r w:rsidRPr="00C35A2C">
        <w:rPr>
          <w:rFonts w:ascii="FontbitDavid" w:hAnsi="FontbitDavid"/>
          <w:sz w:val="32"/>
          <w:rtl/>
        </w:rPr>
        <w:t>נקוד על וי</w:t>
      </w:r>
      <w:r>
        <w:rPr>
          <w:rFonts w:ascii="FontbitDavid" w:hAnsi="FontbitDavid"/>
          <w:sz w:val="32"/>
          <w:rtl/>
        </w:rPr>
        <w:t>"</w:t>
      </w:r>
      <w:r w:rsidRPr="00C35A2C">
        <w:rPr>
          <w:rFonts w:ascii="FontbitDavid" w:hAnsi="FontbitDavid"/>
          <w:sz w:val="32"/>
          <w:rtl/>
        </w:rPr>
        <w:t>ו שבקומה של בכירה? לומר לך, שבשכבה לא ידע אבל בקומה ידע.</w:t>
      </w:r>
    </w:p>
    <w:p w14:paraId="7A1FBE32" w14:textId="77777777" w:rsidR="00910F84" w:rsidRPr="00C35A2C" w:rsidRDefault="00910F84" w:rsidP="00910F84">
      <w:pPr>
        <w:rPr>
          <w:rFonts w:ascii="FontbitDavid" w:hAnsi="FontbitDavid"/>
          <w:sz w:val="32"/>
          <w:rtl/>
        </w:rPr>
      </w:pPr>
    </w:p>
    <w:p w14:paraId="2ED074DC" w14:textId="77777777" w:rsidR="00910F84"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דרש רבה</w:t>
      </w:r>
      <w:r w:rsidRPr="00C35A2C">
        <w:rPr>
          <w:rFonts w:ascii="FontbitDavid" w:hAnsi="FontbitDavid" w:hint="cs"/>
          <w:sz w:val="32"/>
          <w:rtl/>
        </w:rPr>
        <w:t>:</w:t>
      </w:r>
      <w:r w:rsidRPr="00FF1C37">
        <w:rPr>
          <w:rStyle w:val="afffd"/>
          <w:rtl/>
        </w:rPr>
        <w:t xml:space="preserve"> </w:t>
      </w:r>
      <w:r w:rsidRPr="00FF1C37">
        <w:rPr>
          <w:rStyle w:val="afffd"/>
          <w:rFonts w:hint="cs"/>
          <w:rtl/>
        </w:rPr>
        <w:t>'</w:t>
      </w:r>
      <w:r w:rsidRPr="00FF1C37">
        <w:rPr>
          <w:rStyle w:val="afffd"/>
          <w:rtl/>
        </w:rPr>
        <w:t>אח נפשע מקרית עוז</w:t>
      </w:r>
      <w:r w:rsidRPr="00FF1C37">
        <w:rPr>
          <w:rStyle w:val="afffd"/>
          <w:rFonts w:hint="cs"/>
          <w:rtl/>
        </w:rPr>
        <w:t>'</w:t>
      </w:r>
      <w:r w:rsidRPr="00FF1C37">
        <w:rPr>
          <w:rStyle w:val="afffd"/>
          <w:rtl/>
        </w:rPr>
        <w:t xml:space="preserve"> </w:t>
      </w:r>
      <w:r w:rsidRPr="00C35A2C">
        <w:rPr>
          <w:rFonts w:ascii="FontbitDavid" w:hAnsi="FontbitDavid"/>
          <w:sz w:val="32"/>
          <w:rtl/>
        </w:rPr>
        <w:t xml:space="preserve">- זה לוט שפירש מאברהם, </w:t>
      </w:r>
    </w:p>
    <w:p w14:paraId="0E1FD698" w14:textId="77777777" w:rsidR="00910F84" w:rsidRPr="00F90100" w:rsidRDefault="00910F84" w:rsidP="00910F84">
      <w:pPr>
        <w:ind w:left="340"/>
        <w:rPr>
          <w:rStyle w:val="afffd"/>
          <w:rtl/>
        </w:rPr>
      </w:pPr>
      <w:r w:rsidRPr="00F90100">
        <w:rPr>
          <w:rStyle w:val="afffd"/>
          <w:rFonts w:hint="cs"/>
          <w:rtl/>
        </w:rPr>
        <w:t>'</w:t>
      </w:r>
      <w:r w:rsidRPr="00F90100">
        <w:rPr>
          <w:rStyle w:val="afffd"/>
          <w:rtl/>
        </w:rPr>
        <w:t>ומדינים כבריח ארמון</w:t>
      </w:r>
      <w:r w:rsidRPr="00F90100">
        <w:rPr>
          <w:rStyle w:val="afffd"/>
          <w:rFonts w:hint="cs"/>
          <w:rtl/>
        </w:rPr>
        <w:t>'</w:t>
      </w:r>
      <w:r w:rsidRPr="00F90100">
        <w:rPr>
          <w:rStyle w:val="afffd"/>
          <w:rtl/>
        </w:rPr>
        <w:t xml:space="preserve"> </w:t>
      </w:r>
      <w:r w:rsidRPr="00C35A2C">
        <w:rPr>
          <w:rFonts w:ascii="FontbitDavid" w:hAnsi="FontbitDavid"/>
          <w:sz w:val="32"/>
          <w:rtl/>
        </w:rPr>
        <w:t xml:space="preserve">- שהטיל מדינים בין ישראל לעמון, </w:t>
      </w:r>
      <w:r w:rsidRPr="00F90100">
        <w:rPr>
          <w:rStyle w:val="afffd"/>
          <w:rFonts w:hint="cs"/>
          <w:rtl/>
        </w:rPr>
        <w:t>ד'</w:t>
      </w:r>
      <w:r w:rsidRPr="00F90100">
        <w:rPr>
          <w:rStyle w:val="afffd"/>
          <w:rtl/>
        </w:rPr>
        <w:t>לא יבא עמוני ומואבי בקהל ה'.</w:t>
      </w:r>
    </w:p>
    <w:p w14:paraId="7678414F"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דרש רבא</w:t>
      </w:r>
      <w:r>
        <w:rPr>
          <w:rFonts w:ascii="FontbitDavid" w:hAnsi="FontbitDavid" w:hint="cs"/>
          <w:sz w:val="32"/>
          <w:rtl/>
        </w:rPr>
        <w:t xml:space="preserve"> [</w:t>
      </w:r>
      <w:r>
        <w:rPr>
          <w:rStyle w:val="affff1"/>
          <w:rFonts w:ascii="FontbitDavid" w:hAnsi="FontbitDavid" w:hint="cs"/>
          <w:sz w:val="32"/>
          <w:rtl/>
          <w:rPrChange w:id="11301" w:author="מנוע אמוראים" w:date="2026-10-05T16:41:56Z">
            <w:rPr>
              <w:rFonts w:ascii="FontbitDavid" w:hAnsi="FontbitDavid" w:hint="cs"/>
              <w:sz w:val="32"/>
              <w:rtl/>
            </w:rPr>
          </w:rPrChange>
        </w:rPr>
        <w:t xml:space="preserve">רי</w:t>
      </w:r>
      <w:r>
        <w:rPr>
          <w:rStyle w:val="affff1"/>
          <w:rFonts w:ascii="FontbitDavid" w:hAnsi="FontbitDavid"/>
          <w:sz w:val="32"/>
          <w:rtl/>
          <w:rPrChange w:id="1130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03" w:author="מנוע אמוראים" w:date="2026-10-05T16:41:56Z">
            <w:rPr>
              <w:rFonts w:ascii="FontbitDavid" w:hAnsi="FontbitDavid" w:hint="cs"/>
              <w:sz w:val="32"/>
              <w:rtl/>
            </w:rPr>
          </w:rPrChange>
        </w:rPr>
        <w:t xml:space="preserve">צ</w:t>
      </w:r>
      <w:r>
        <w:rPr>
          <w:rFonts w:ascii="FontbitDavid" w:hAnsi="FontbitDavid" w:hint="cs"/>
          <w:sz w:val="32"/>
          <w:rtl/>
        </w:rPr>
        <w:t xml:space="preserve">]</w:t>
      </w:r>
      <w:r w:rsidRPr="00C35A2C">
        <w:rPr>
          <w:rFonts w:ascii="FontbitDavid" w:hAnsi="FontbitDavid"/>
          <w:sz w:val="32"/>
          <w:rtl/>
        </w:rPr>
        <w:t xml:space="preserve">: </w:t>
      </w:r>
      <w:r w:rsidRPr="00F90100">
        <w:rPr>
          <w:rStyle w:val="afffd"/>
          <w:rFonts w:hint="cs"/>
          <w:rtl/>
        </w:rPr>
        <w:t>'</w:t>
      </w:r>
      <w:r w:rsidRPr="00F90100">
        <w:rPr>
          <w:rStyle w:val="afffd"/>
          <w:rtl/>
        </w:rPr>
        <w:t>לתאוה יבקש נפרד</w:t>
      </w:r>
      <w:r w:rsidRPr="00F90100">
        <w:rPr>
          <w:rStyle w:val="afffd"/>
          <w:rFonts w:hint="cs"/>
          <w:rtl/>
        </w:rPr>
        <w:t>'-</w:t>
      </w:r>
      <w:r w:rsidRPr="00C35A2C">
        <w:rPr>
          <w:rFonts w:ascii="FontbitDavid" w:hAnsi="FontbitDavid" w:hint="cs"/>
          <w:sz w:val="32"/>
          <w:rtl/>
        </w:rPr>
        <w:t xml:space="preserve"> </w:t>
      </w:r>
      <w:r w:rsidRPr="00C35A2C">
        <w:rPr>
          <w:rFonts w:ascii="FontbitDavid" w:hAnsi="FontbitDavid"/>
          <w:sz w:val="32"/>
          <w:rtl/>
        </w:rPr>
        <w:t xml:space="preserve">זה לוט שנפרד מאברהם, </w:t>
      </w:r>
      <w:r w:rsidRPr="00C35A2C">
        <w:rPr>
          <w:rFonts w:ascii="FontbitDavid" w:hAnsi="FontbitDavid" w:hint="cs"/>
          <w:sz w:val="32"/>
          <w:rtl/>
        </w:rPr>
        <w:t xml:space="preserve"> </w:t>
      </w:r>
    </w:p>
    <w:p w14:paraId="7E6E6776"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בכל תושיה יתגלע</w:t>
      </w:r>
      <w:r w:rsidRPr="00F90100">
        <w:rPr>
          <w:rStyle w:val="afffd"/>
          <w:rFonts w:hint="cs"/>
          <w:rtl/>
        </w:rPr>
        <w:t>'</w:t>
      </w:r>
      <w:r w:rsidRPr="00F90100">
        <w:rPr>
          <w:rStyle w:val="afffd"/>
          <w:rtl/>
        </w:rPr>
        <w:t xml:space="preserve"> </w:t>
      </w:r>
      <w:r w:rsidRPr="00C35A2C">
        <w:rPr>
          <w:rFonts w:ascii="FontbitDavid" w:hAnsi="FontbitDavid"/>
          <w:sz w:val="32"/>
          <w:rtl/>
        </w:rPr>
        <w:t>- שנתגלה קלונו בבתי כנסיות ובבתי מדרשות, דתנן: עמוני ומואבי אסורין איסור עולם.</w:t>
      </w:r>
    </w:p>
    <w:p w14:paraId="6C840C21" w14:textId="77777777" w:rsidR="00910F84" w:rsidRDefault="00910F84" w:rsidP="00910F84">
      <w:pPr>
        <w:rPr>
          <w:rtl/>
        </w:rPr>
      </w:pPr>
      <w:r w:rsidRPr="00C35A2C">
        <w:rPr>
          <w:rFonts w:ascii="Fb Fontext" w:hAnsi="Fb Fontext"/>
          <w:rtl/>
        </w:rPr>
        <w:t xml:space="preserve">• </w:t>
      </w:r>
      <w:r w:rsidRPr="00C35A2C">
        <w:rPr>
          <w:rtl/>
        </w:rPr>
        <w:t xml:space="preserve">עולא: תמר זנתה וזימרי זינה, תמר זנתה - יצאו ממנה מלכים ונביאים, </w:t>
      </w:r>
    </w:p>
    <w:p w14:paraId="20D24E58" w14:textId="77777777" w:rsidR="00910F84" w:rsidRPr="00C35A2C" w:rsidRDefault="00910F84" w:rsidP="00910F84">
      <w:pPr>
        <w:rPr>
          <w:rtl/>
        </w:rPr>
      </w:pPr>
      <w:r w:rsidRPr="00C35A2C">
        <w:rPr>
          <w:rtl/>
        </w:rPr>
        <w:t>זימרי זינה - נפלו כמה רבבות מישראל.</w:t>
      </w:r>
    </w:p>
    <w:p w14:paraId="3F143F4A" w14:textId="77777777" w:rsidR="00910F84" w:rsidRPr="00C35A2C" w:rsidRDefault="00910F84" w:rsidP="00910F84">
      <w:pPr>
        <w:rPr>
          <w:rtl/>
        </w:rPr>
      </w:pPr>
      <w:r w:rsidRPr="00C35A2C">
        <w:rPr>
          <w:rFonts w:ascii="Fb Fontext" w:hAnsi="Fb Fontext"/>
          <w:rtl/>
        </w:rPr>
        <w:t>•</w:t>
      </w:r>
      <w:r>
        <w:rPr>
          <w:rFonts w:hint="cs"/>
          <w:rtl/>
        </w:rPr>
        <w:t xml:space="preserve"> </w:t>
      </w:r>
      <w:r>
        <w:rPr>
          <w:rStyle w:val="affff1"/>
          <w:rFonts w:hint="cs"/>
          <w:rtl/>
          <w:rPrChange w:id="11304" w:author="מנוע אמוראים" w:date="2026-10-05T16:41:56Z">
            <w:rPr>
              <w:rFonts w:hint="cs"/>
              <w:rtl/>
            </w:rPr>
          </w:rPrChange>
        </w:rPr>
        <w:t xml:space="preserve">ארנב</w:t>
      </w:r>
      <w:r>
        <w:rPr>
          <w:rStyle w:val="affff1"/>
          <w:rtl/>
          <w:rPrChange w:id="11305" w:author="מנוע אמוראים" w:date="2026-10-05T16:41:56Z">
            <w:rPr>
              <w:rtl/>
            </w:rPr>
          </w:rPrChange>
        </w:rPr>
        <w:t xml:space="preserve">"</w:t>
      </w:r>
      <w:r>
        <w:rPr>
          <w:rStyle w:val="affff1"/>
          <w:rFonts w:hint="cs"/>
          <w:rtl/>
          <w:rPrChange w:id="11306" w:author="מנוע אמוראים" w:date="2026-10-05T16:41:56Z">
            <w:rPr>
              <w:rFonts w:hint="cs"/>
              <w:rtl/>
            </w:rPr>
          </w:rPrChange>
        </w:rPr>
        <w:t xml:space="preserve">י</w:t>
      </w:r>
      <w:r>
        <w:rPr>
          <w:rFonts w:hint="cs"/>
          <w:rtl/>
        </w:rPr>
        <w:t xml:space="preserve">:</w:t>
      </w:r>
      <w:r w:rsidRPr="00C35A2C">
        <w:rPr>
          <w:rtl/>
        </w:rPr>
        <w:t xml:space="preserve"> גדולה עבירה לשמה ממצוה שלא לשמה, </w:t>
      </w:r>
      <w:r w:rsidRPr="00650D98">
        <w:rPr>
          <w:rStyle w:val="afffd"/>
          <w:rFonts w:hint="cs"/>
          <w:rtl/>
        </w:rPr>
        <w:t>ד'</w:t>
      </w:r>
      <w:r w:rsidRPr="00650D98">
        <w:rPr>
          <w:rStyle w:val="afffd"/>
          <w:rtl/>
        </w:rPr>
        <w:t>תבורך מנשים יעל אשת חבר הקיני מנשים באהל תבורך</w:t>
      </w:r>
      <w:r w:rsidRPr="00650D98">
        <w:rPr>
          <w:rStyle w:val="afffd"/>
          <w:rFonts w:hint="cs"/>
          <w:rtl/>
        </w:rPr>
        <w:t>'</w:t>
      </w:r>
      <w:r w:rsidRPr="00650D98">
        <w:rPr>
          <w:rStyle w:val="afffd"/>
          <w:rtl/>
        </w:rPr>
        <w:t>,</w:t>
      </w:r>
      <w:r w:rsidRPr="00C35A2C">
        <w:rPr>
          <w:rtl/>
        </w:rPr>
        <w:t xml:space="preserve"> </w:t>
      </w:r>
    </w:p>
    <w:p w14:paraId="06CCD201" w14:textId="77777777" w:rsidR="00910F84" w:rsidRPr="00C35A2C" w:rsidRDefault="00910F84" w:rsidP="00910F84">
      <w:pPr>
        <w:ind w:firstLine="266"/>
        <w:rPr>
          <w:rFonts w:ascii="FontbitDavid" w:hAnsi="FontbitDavid"/>
          <w:sz w:val="32"/>
          <w:rtl/>
        </w:rPr>
      </w:pPr>
      <w:r w:rsidRPr="00C35A2C">
        <w:rPr>
          <w:rFonts w:ascii="FontbitDavid" w:hAnsi="FontbitDavid"/>
          <w:sz w:val="32"/>
          <w:rtl/>
        </w:rPr>
        <w:t>מאן נינהו נשים באהל? שרה, רבקה, רחל ולאה.</w:t>
      </w:r>
    </w:p>
    <w:p w14:paraId="7AA114DA" w14:textId="77777777" w:rsidR="00910F84" w:rsidRPr="00C35A2C" w:rsidRDefault="00910F84" w:rsidP="00910F84">
      <w:pPr>
        <w:rPr>
          <w:rFonts w:ascii="FontbitDavid" w:hAnsi="FontbitDavid"/>
          <w:sz w:val="32"/>
          <w:rtl/>
        </w:rPr>
      </w:pPr>
      <w:r>
        <w:rPr>
          <w:rFonts w:ascii="FontbitDavid" w:hAnsi="FontbitDavid" w:hint="cs"/>
          <w:sz w:val="32"/>
          <w:rtl/>
        </w:rPr>
        <w:t xml:space="preserve">והך </w:t>
      </w:r>
      <w:r>
        <w:rPr>
          <w:rStyle w:val="affff1"/>
          <w:rFonts w:ascii="FontbitDavid" w:hAnsi="FontbitDavid" w:hint="cs"/>
          <w:sz w:val="32"/>
          <w:rtl/>
          <w:rPrChange w:id="11307" w:author="מנוע אמוראים" w:date="2026-10-05T16:41:56Z">
            <w:rPr>
              <w:rFonts w:ascii="FontbitDavid" w:hAnsi="FontbitDavid" w:hint="cs"/>
              <w:sz w:val="32"/>
              <w:rtl/>
            </w:rPr>
          </w:rPrChange>
        </w:rPr>
        <w:t xml:space="preserve">דאריא</w:t>
      </w:r>
      <w:r>
        <w:rPr>
          <w:rStyle w:val="affff1"/>
          <w:rFonts w:ascii="FontbitDavid" w:hAnsi="FontbitDavid"/>
          <w:sz w:val="32"/>
          <w:rtl/>
          <w:rPrChange w:id="1130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09" w:author="מנוע אמוראים" w:date="2026-10-05T16:41:56Z">
            <w:rPr>
              <w:rFonts w:ascii="FontbitDavid" w:hAnsi="FontbitDavid" w:hint="cs"/>
              <w:sz w:val="32"/>
              <w:rtl/>
            </w:rPr>
          </w:rPrChange>
        </w:rPr>
        <w:t xml:space="preserve">ר</w:t>
      </w:r>
      <w:r>
        <w:rPr>
          <w:rFonts w:ascii="FontbitDavid" w:hAnsi="FontbitDavid" w:hint="cs"/>
          <w:sz w:val="32"/>
          <w:rtl/>
        </w:rPr>
        <w:t xml:space="preserve"> הך צ</w:t>
      </w:r>
      <w:r>
        <w:rPr>
          <w:rFonts w:ascii="FontbitDavid" w:hAnsi="FontbitDavid"/>
          <w:sz w:val="32"/>
          <w:rtl/>
        </w:rPr>
        <w:t>"</w:t>
      </w:r>
      <w:r w:rsidRPr="00C35A2C">
        <w:rPr>
          <w:rFonts w:ascii="FontbitDavid" w:hAnsi="FontbitDavid" w:hint="cs"/>
          <w:sz w:val="32"/>
          <w:rtl/>
        </w:rPr>
        <w:t>ל</w:t>
      </w:r>
      <w:r w:rsidRPr="00C35A2C">
        <w:rPr>
          <w:rFonts w:ascii="FontbitDavid" w:hAnsi="FontbitDavid"/>
          <w:sz w:val="32"/>
          <w:rtl/>
        </w:rPr>
        <w:t xml:space="preserve">: לעולם יעסוק אדם בתורה ובמצות </w:t>
      </w:r>
      <w:r w:rsidRPr="00C35A2C">
        <w:rPr>
          <w:rFonts w:ascii="FontbitDavid" w:hAnsi="FontbitDavid" w:hint="cs"/>
          <w:sz w:val="32"/>
          <w:rtl/>
        </w:rPr>
        <w:t xml:space="preserve">כמצוה </w:t>
      </w:r>
      <w:r w:rsidRPr="00C35A2C">
        <w:rPr>
          <w:rFonts w:ascii="FontbitDavid" w:hAnsi="FontbitDavid"/>
          <w:sz w:val="32"/>
          <w:rtl/>
        </w:rPr>
        <w:t>שלא לשמה, שמתוך שלא לשמה בא לשמה!</w:t>
      </w:r>
    </w:p>
    <w:p w14:paraId="10A9DAA5" w14:textId="77777777" w:rsidR="00910F84" w:rsidRPr="00C35A2C" w:rsidRDefault="00910F84" w:rsidP="00910F84">
      <w:pPr>
        <w:rPr>
          <w:rFonts w:ascii="FontbitDavid" w:hAnsi="FontbitDavid"/>
          <w:sz w:val="32"/>
          <w:rtl/>
        </w:rPr>
      </w:pPr>
    </w:p>
    <w:p w14:paraId="5F35B1B3"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1310" w:author="מנוע אמוראים" w:date="2026-10-05T16:41:56Z">
            <w:rPr>
              <w:rFonts w:ascii="FontbitDavid" w:hAnsi="FontbitDavid" w:hint="cs"/>
              <w:sz w:val="32"/>
              <w:rtl/>
            </w:rPr>
          </w:rPrChange>
        </w:rPr>
        <w:t xml:space="preserve">ארי</w:t>
      </w:r>
      <w:r>
        <w:rPr>
          <w:rStyle w:val="affff1"/>
          <w:rFonts w:ascii="FontbitDavid" w:hAnsi="FontbitDavid"/>
          <w:sz w:val="32"/>
          <w:rtl/>
          <w:rPrChange w:id="1131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12" w:author="מנוע אמוראים" w:date="2026-10-05T16:41:56Z">
            <w:rPr>
              <w:rFonts w:ascii="FontbitDavid" w:hAnsi="FontbitDavid" w:hint="cs"/>
              <w:sz w:val="32"/>
              <w:rtl/>
            </w:rPr>
          </w:rPrChange>
        </w:rPr>
        <w:t xml:space="preserve">ו</w:t>
      </w:r>
      <w:r w:rsidRPr="00C35A2C">
        <w:rPr>
          <w:rFonts w:ascii="FontbitDavid" w:hAnsi="FontbitDavid"/>
          <w:sz w:val="32"/>
          <w:rtl/>
        </w:rPr>
        <w:t xml:space="preserve">: שבע בעילות בעל אותו רשע באותה שעה, שנאמר: </w:t>
      </w:r>
      <w:r w:rsidRPr="00F90100">
        <w:rPr>
          <w:rStyle w:val="afffd"/>
          <w:rFonts w:hint="cs"/>
          <w:rtl/>
        </w:rPr>
        <w:t>'</w:t>
      </w:r>
      <w:r w:rsidRPr="00F90100">
        <w:rPr>
          <w:rStyle w:val="afffd"/>
          <w:rtl/>
        </w:rPr>
        <w:t>בין רגליה כרע נפל שכב וגו'.</w:t>
      </w:r>
    </w:p>
    <w:p w14:paraId="29EEFDFD" w14:textId="77777777" w:rsidR="00910F84" w:rsidRPr="00C35A2C" w:rsidRDefault="00910F84" w:rsidP="00910F84">
      <w:pPr>
        <w:rPr>
          <w:rFonts w:ascii="FontbitDavid" w:hAnsi="FontbitDavid"/>
          <w:sz w:val="32"/>
          <w:rtl/>
        </w:rPr>
      </w:pPr>
      <w:r w:rsidRPr="00C35A2C">
        <w:rPr>
          <w:rFonts w:ascii="FontbitDavid" w:hAnsi="FontbitDavid"/>
          <w:sz w:val="32"/>
          <w:rtl/>
        </w:rPr>
        <w:t>והא</w:t>
      </w:r>
      <w:r>
        <w:rPr>
          <w:rFonts w:ascii="FontbitDavid" w:hAnsi="FontbitDavid"/>
          <w:sz w:val="32"/>
          <w:rtl/>
        </w:rPr>
        <w:t xml:space="preserve"> </w:t>
      </w:r>
      <w:r w:rsidRPr="00C35A2C">
        <w:rPr>
          <w:rFonts w:ascii="FontbitDavid" w:hAnsi="FontbitDavid"/>
          <w:sz w:val="32"/>
          <w:rtl/>
        </w:rPr>
        <w:t>מיתהניא מעבירה!</w:t>
      </w:r>
    </w:p>
    <w:p w14:paraId="5092A435"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13" w:author="מנוע אמוראים" w:date="2026-10-05T16:41:56Z">
            <w:rPr>
              <w:rFonts w:ascii="FontbitDavid" w:hAnsi="FontbitDavid" w:hint="cs"/>
              <w:sz w:val="32"/>
              <w:rtl/>
            </w:rPr>
          </w:rPrChange>
        </w:rPr>
        <w:t xml:space="preserve">רי</w:t>
      </w:r>
      <w:r>
        <w:rPr>
          <w:rStyle w:val="affff1"/>
          <w:rFonts w:ascii="FontbitDavid" w:hAnsi="FontbitDavid"/>
          <w:sz w:val="32"/>
          <w:rtl/>
          <w:rPrChange w:id="1131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15"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w:t>
      </w:r>
      <w:r>
        <w:rPr>
          <w:rStyle w:val="affff1"/>
          <w:rFonts w:ascii="FontbitDavid" w:hAnsi="FontbitDavid" w:hint="cs"/>
          <w:sz w:val="32"/>
          <w:rtl/>
          <w:rPrChange w:id="11316" w:author="מנוע אמוראים" w:date="2026-10-05T16:41:56Z">
            <w:rPr>
              <w:rFonts w:ascii="FontbitDavid" w:hAnsi="FontbitDavid" w:hint="cs"/>
              <w:sz w:val="32"/>
              <w:rtl/>
            </w:rPr>
          </w:rPrChange>
        </w:rPr>
        <w:t xml:space="preserve">מרשב</w:t>
      </w:r>
      <w:r>
        <w:rPr>
          <w:rStyle w:val="affff1"/>
          <w:rFonts w:ascii="FontbitDavid" w:hAnsi="FontbitDavid"/>
          <w:sz w:val="32"/>
          <w:rtl/>
          <w:rPrChange w:id="1131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18" w:author="מנוע אמוראים" w:date="2026-10-05T16:41:56Z">
            <w:rPr>
              <w:rFonts w:ascii="FontbitDavid" w:hAnsi="FontbitDavid" w:hint="cs"/>
              <w:sz w:val="32"/>
              <w:rtl/>
            </w:rPr>
          </w:rPrChange>
        </w:rPr>
        <w:t xml:space="preserve">י</w:t>
      </w:r>
      <w:r w:rsidRPr="00C35A2C">
        <w:rPr>
          <w:rFonts w:ascii="FontbitDavid" w:hAnsi="FontbitDavid"/>
          <w:sz w:val="32"/>
          <w:rtl/>
        </w:rPr>
        <w:t>: אפילו טובתם של רשעים רעה היא אצל צדיקים.</w:t>
      </w:r>
    </w:p>
    <w:p w14:paraId="24B2622B"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19" w:author="מנוע אמוראים" w:date="2026-10-05T16:41:56Z">
            <w:rPr>
              <w:rFonts w:ascii="FontbitDavid" w:hAnsi="FontbitDavid" w:hint="cs"/>
              <w:sz w:val="32"/>
              <w:rtl/>
            </w:rPr>
          </w:rPrChange>
        </w:rPr>
        <w:t xml:space="preserve">ריא</w:t>
      </w:r>
      <w:r>
        <w:rPr>
          <w:rStyle w:val="affff1"/>
          <w:rFonts w:ascii="FontbitDavid" w:hAnsi="FontbitDavid"/>
          <w:sz w:val="32"/>
          <w:rtl/>
          <w:rPrChange w:id="1132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21" w:author="מנוע אמוראים" w:date="2026-10-05T16:41:56Z">
            <w:rPr>
              <w:rFonts w:ascii="FontbitDavid" w:hAnsi="FontbitDavid" w:hint="cs"/>
              <w:sz w:val="32"/>
              <w:rtl/>
            </w:rPr>
          </w:rPrChange>
        </w:rPr>
        <w:t xml:space="preserve">ר</w:t>
      </w:r>
      <w:r w:rsidRPr="00C35A2C">
        <w:rPr>
          <w:rFonts w:ascii="FontbitDavid" w:hAnsi="FontbitDavid"/>
          <w:sz w:val="32"/>
          <w:rtl/>
        </w:rPr>
        <w:t>: לעולם יעסוק אדם בתורה ובמצות אפילו שלא לשמה, שמתוך שלא לשמה בא לשמה;</w:t>
      </w:r>
    </w:p>
    <w:p w14:paraId="6A6CC816" w14:textId="77777777" w:rsidR="00910F84" w:rsidRPr="00C35A2C" w:rsidRDefault="00910F84" w:rsidP="00910F84">
      <w:pPr>
        <w:rPr>
          <w:rFonts w:ascii="FontbitDavid" w:hAnsi="FontbitDavid"/>
          <w:sz w:val="32"/>
          <w:rtl/>
        </w:rPr>
      </w:pPr>
      <w:r w:rsidRPr="00C35A2C">
        <w:rPr>
          <w:rFonts w:ascii="FontbitDavid" w:hAnsi="FontbitDavid"/>
          <w:sz w:val="32"/>
          <w:rtl/>
        </w:rPr>
        <w:t>שבשכר מ</w:t>
      </w:r>
      <w:r>
        <w:rPr>
          <w:rFonts w:ascii="FontbitDavid" w:hAnsi="FontbitDavid"/>
          <w:sz w:val="32"/>
          <w:rtl/>
        </w:rPr>
        <w:t>"</w:t>
      </w:r>
      <w:r>
        <w:rPr>
          <w:rFonts w:ascii="FontbitDavid" w:hAnsi="FontbitDavid"/>
          <w:sz w:val="32"/>
          <w:rtl/>
        </w:rPr>
        <w:t xml:space="preserve">ב קרבנות שהקריב בלק הרשע, זכה ויצתה ממנו רות, </w:t>
      </w:r>
      <w:r>
        <w:rPr>
          <w:rStyle w:val="affff1"/>
          <w:rFonts w:ascii="FontbitDavid" w:hAnsi="FontbitDavid"/>
          <w:sz w:val="32"/>
          <w:rtl/>
          <w:rPrChange w:id="11322" w:author="מנוע אמוראים" w:date="2026-10-05T16:41:56Z">
            <w:rPr>
              <w:rFonts w:ascii="FontbitDavid" w:hAnsi="FontbitDavid"/>
              <w:sz w:val="32"/>
              <w:rtl/>
            </w:rPr>
          </w:rPrChange>
        </w:rPr>
        <w:t xml:space="preserve">דא</w:t>
      </w:r>
      <w:r>
        <w:rPr>
          <w:rStyle w:val="affff1"/>
          <w:rFonts w:ascii="FontbitDavid" w:hAnsi="FontbitDavid" w:hint="cs"/>
          <w:sz w:val="32"/>
          <w:rtl/>
          <w:rPrChange w:id="11323"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132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25" w:author="מנוע אמוראים" w:date="2026-10-05T16:41:56Z">
            <w:rPr>
              <w:rFonts w:ascii="FontbitDavid" w:hAnsi="FontbitDavid" w:hint="cs"/>
              <w:sz w:val="32"/>
              <w:rtl/>
            </w:rPr>
          </w:rPrChange>
        </w:rPr>
        <w:t xml:space="preserve">ח</w:t>
      </w:r>
      <w:r w:rsidRPr="00C35A2C">
        <w:rPr>
          <w:rFonts w:ascii="FontbitDavid" w:hAnsi="FontbitDavid"/>
          <w:sz w:val="32"/>
          <w:rtl/>
        </w:rPr>
        <w:t>: רות בת בנו של עגלון בן בנו של בלק מלך מואב.</w:t>
      </w:r>
    </w:p>
    <w:p w14:paraId="6A44E43C"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26" w:author="מנוע אמוראים" w:date="2026-10-05T16:41:56Z">
            <w:rPr>
              <w:rFonts w:ascii="FontbitDavid" w:hAnsi="FontbitDavid" w:hint="cs"/>
              <w:sz w:val="32"/>
              <w:rtl/>
            </w:rPr>
          </w:rPrChange>
        </w:rPr>
        <w:t xml:space="preserve">רחב</w:t>
      </w:r>
      <w:r>
        <w:rPr>
          <w:rStyle w:val="affff1"/>
          <w:rFonts w:ascii="FontbitDavid" w:hAnsi="FontbitDavid"/>
          <w:sz w:val="32"/>
          <w:rtl/>
          <w:rPrChange w:id="1132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28"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w:t>
      </w:r>
      <w:r>
        <w:rPr>
          <w:rStyle w:val="affff1"/>
          <w:rFonts w:ascii="FontbitDavid" w:hAnsi="FontbitDavid" w:hint="cs"/>
          <w:sz w:val="32"/>
          <w:rtl/>
          <w:rPrChange w:id="11329" w:author="מנוע אמוראים" w:date="2026-10-05T16:41:56Z">
            <w:rPr>
              <w:rFonts w:ascii="FontbitDavid" w:hAnsi="FontbitDavid" w:hint="cs"/>
              <w:sz w:val="32"/>
              <w:rtl/>
            </w:rPr>
          </w:rPrChange>
        </w:rPr>
        <w:t xml:space="preserve">מרי</w:t>
      </w:r>
      <w:r>
        <w:rPr>
          <w:rStyle w:val="affff1"/>
          <w:rFonts w:ascii="FontbitDavid" w:hAnsi="FontbitDavid"/>
          <w:sz w:val="32"/>
          <w:rtl/>
          <w:rPrChange w:id="1133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31" w:author="מנוע אמוראים" w:date="2026-10-05T16:41:56Z">
            <w:rPr>
              <w:rFonts w:ascii="FontbitDavid" w:hAnsi="FontbitDavid" w:hint="cs"/>
              <w:sz w:val="32"/>
              <w:rtl/>
            </w:rPr>
          </w:rPrChange>
        </w:rPr>
        <w:t xml:space="preserve">ו</w:t>
      </w:r>
      <w:r w:rsidRPr="00C35A2C">
        <w:rPr>
          <w:rFonts w:ascii="FontbitDavid" w:hAnsi="FontbitDavid"/>
          <w:sz w:val="32"/>
          <w:rtl/>
        </w:rPr>
        <w:t>: מנין שאין הק</w:t>
      </w:r>
      <w:r w:rsidRPr="00C35A2C">
        <w:rPr>
          <w:rFonts w:ascii="FontbitDavid" w:hAnsi="FontbitDavid" w:hint="cs"/>
          <w:sz w:val="32"/>
          <w:rtl/>
        </w:rPr>
        <w:t>ב</w:t>
      </w:r>
      <w:r>
        <w:rPr>
          <w:rFonts w:ascii="FontbitDavid" w:hAnsi="FontbitDavid"/>
          <w:sz w:val="32"/>
          <w:rtl/>
        </w:rPr>
        <w:t>"</w:t>
      </w:r>
      <w:r w:rsidRPr="00C35A2C">
        <w:rPr>
          <w:rFonts w:ascii="FontbitDavid" w:hAnsi="FontbitDavid" w:hint="cs"/>
          <w:sz w:val="32"/>
          <w:rtl/>
        </w:rPr>
        <w:t>ה</w:t>
      </w:r>
      <w:r>
        <w:rPr>
          <w:rFonts w:ascii="FontbitDavid" w:hAnsi="FontbitDavid"/>
          <w:sz w:val="32"/>
          <w:rtl/>
        </w:rPr>
        <w:t xml:space="preserve"> הוא מקפח אפילו שכר שיחה נאה? מהכא, דאילו בכירה דקרייה מואב, אמר ליה רחמנא למשה: </w:t>
      </w:r>
      <w:r>
        <w:rPr>
          <w:rStyle w:val="afffd"/>
          <w:rFonts w:ascii="FontbitDavid" w:hAnsi="FontbitDavid"/>
          <w:sz w:val="32"/>
          <w:rtl/>
          <w:rPrChange w:id="9011" w:author="מנוע פסוקים" w:date="2026-10-05T16:38:36Z">
            <w:rPr>
              <w:rFonts w:ascii="FontbitDavid" w:hAnsi="FontbitDavid"/>
              <w:sz w:val="32"/>
              <w:rtl/>
            </w:rPr>
          </w:rPrChange>
        </w:rPr>
        <w:t xml:space="preserve">אל תצר את מואב ואל תתגר בם מלחמה</w:t>
      </w:r>
      <w:r>
        <w:rPr>
          <w:rFonts w:ascii="FontbitDavid" w:hAnsi="FontbitDavid"/>
          <w:sz w:val="32"/>
          <w:rtl/>
        </w:rPr>
        <w:t xml:space="preserve">, מלחמה  הוא דלא, הא צעורי צערינהו;</w:t>
      </w:r>
    </w:p>
    <w:p w14:paraId="6FF4AF61" w14:textId="77777777" w:rsidR="00910F84" w:rsidRPr="00C35A2C" w:rsidRDefault="00910F84" w:rsidP="00910F84">
      <w:pPr>
        <w:pStyle w:val="aff6"/>
        <w:framePr w:wrap="around"/>
        <w:rPr>
          <w:rtl/>
        </w:rPr>
      </w:pPr>
      <w:r w:rsidRPr="00C35A2C">
        <w:rPr>
          <w:rFonts w:hint="cs"/>
          <w:rtl/>
        </w:rPr>
        <w:t>יא.</w:t>
      </w:r>
    </w:p>
    <w:p w14:paraId="18F9176C" w14:textId="77777777" w:rsidR="00910F84" w:rsidRPr="00C35A2C" w:rsidRDefault="00910F84" w:rsidP="00910F84">
      <w:pPr>
        <w:rPr>
          <w:rFonts w:ascii="FontbitDavid" w:hAnsi="FontbitDavid"/>
          <w:sz w:val="32"/>
          <w:rtl/>
        </w:rPr>
      </w:pPr>
      <w:r w:rsidRPr="00C35A2C">
        <w:rPr>
          <w:rFonts w:ascii="FontbitDavid" w:hAnsi="FontbitDavid"/>
          <w:sz w:val="32"/>
          <w:rtl/>
        </w:rPr>
        <w:t>ואילו צעירה דקרייה בן עמי, א</w:t>
      </w:r>
      <w:r>
        <w:rPr>
          <w:rFonts w:ascii="FontbitDavid" w:hAnsi="FontbitDavid"/>
          <w:sz w:val="32"/>
          <w:rtl/>
        </w:rPr>
        <w:t>"</w:t>
      </w:r>
      <w:r w:rsidRPr="00C35A2C">
        <w:rPr>
          <w:rFonts w:ascii="FontbitDavid" w:hAnsi="FontbitDavid"/>
          <w:sz w:val="32"/>
          <w:rtl/>
        </w:rPr>
        <w:t>ל: אל תצורם ואל תתגר בם כלל, אפילו צעורי לא.</w:t>
      </w:r>
    </w:p>
    <w:p w14:paraId="27045564" w14:textId="77777777" w:rsidR="00910F84" w:rsidRPr="00C35A2C" w:rsidRDefault="00910F84" w:rsidP="00910F84">
      <w:pPr>
        <w:rPr>
          <w:rFonts w:ascii="FontbitDavid" w:hAnsi="FontbitDavid"/>
          <w:b/>
          <w:bCs/>
          <w:sz w:val="32"/>
          <w:rtl/>
        </w:rPr>
      </w:pPr>
      <w:r w:rsidRPr="00C35A2C">
        <w:rPr>
          <w:rFonts w:ascii="Fb Fontext" w:hAnsi="Fb Fontext"/>
          <w:rtl/>
        </w:rPr>
        <w:t xml:space="preserve">• </w:t>
      </w:r>
      <w:r>
        <w:rPr>
          <w:rStyle w:val="affff1"/>
          <w:rFonts w:ascii="FontbitDavid" w:hAnsi="FontbitDavid" w:hint="cs"/>
          <w:sz w:val="32"/>
          <w:rtl/>
          <w:rPrChange w:id="11332" w:author="מנוע אמוראים" w:date="2026-10-05T16:41:56Z">
            <w:rPr>
              <w:rFonts w:ascii="FontbitDavid" w:hAnsi="FontbitDavid" w:hint="cs"/>
              <w:sz w:val="32"/>
              <w:rtl/>
            </w:rPr>
          </w:rPrChange>
        </w:rPr>
        <w:t xml:space="preserve">רחב</w:t>
      </w:r>
      <w:r>
        <w:rPr>
          <w:rStyle w:val="affff1"/>
          <w:rFonts w:ascii="FontbitDavid" w:hAnsi="FontbitDavid"/>
          <w:sz w:val="32"/>
          <w:rtl/>
          <w:rPrChange w:id="1133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34"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w:t>
      </w:r>
      <w:r>
        <w:rPr>
          <w:rStyle w:val="affff1"/>
          <w:rFonts w:ascii="FontbitDavid" w:hAnsi="FontbitDavid" w:hint="cs"/>
          <w:sz w:val="32"/>
          <w:rtl/>
          <w:rPrChange w:id="11335" w:author="מנוע אמוראים" w:date="2026-10-05T16:41:56Z">
            <w:rPr>
              <w:rFonts w:ascii="FontbitDavid" w:hAnsi="FontbitDavid" w:hint="cs"/>
              <w:sz w:val="32"/>
              <w:rtl/>
            </w:rPr>
          </w:rPrChange>
        </w:rPr>
        <w:t xml:space="preserve">מריב</w:t>
      </w:r>
      <w:r>
        <w:rPr>
          <w:rStyle w:val="affff1"/>
          <w:rFonts w:ascii="FontbitDavid" w:hAnsi="FontbitDavid"/>
          <w:sz w:val="32"/>
          <w:rtl/>
          <w:rPrChange w:id="1133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37" w:author="מנוע אמוראים" w:date="2026-10-05T16:41:56Z">
            <w:rPr>
              <w:rFonts w:ascii="FontbitDavid" w:hAnsi="FontbitDavid" w:hint="cs"/>
              <w:sz w:val="32"/>
              <w:rtl/>
            </w:rPr>
          </w:rPrChange>
        </w:rPr>
        <w:t xml:space="preserve">ק</w:t>
      </w:r>
      <w:r w:rsidRPr="00C35A2C">
        <w:rPr>
          <w:rFonts w:ascii="FontbitDavid" w:hAnsi="FontbitDavid"/>
          <w:sz w:val="32"/>
          <w:rtl/>
        </w:rPr>
        <w:t>: לעולם יקדים אדם לדבר מצוה, שבשכר לילה אחת שקדמה בכירה לצעירה, זכתה וקדמתה ארבע דורות למלכות.</w:t>
      </w:r>
    </w:p>
    <w:p w14:paraId="6C4C97EB" w14:textId="77777777" w:rsidR="00910F84" w:rsidRPr="00C35A2C" w:rsidRDefault="00910F84" w:rsidP="00910F84">
      <w:pPr>
        <w:rPr>
          <w:rtl/>
        </w:rPr>
      </w:pPr>
      <w:r w:rsidRPr="00C35A2C">
        <w:rPr>
          <w:rFonts w:ascii="Fb Fontext" w:hAnsi="Fb Fontext"/>
          <w:b/>
          <w:bCs/>
          <w:rtl/>
        </w:rPr>
        <w:t xml:space="preserve">• </w:t>
      </w:r>
      <w:r w:rsidRPr="00C35A2C">
        <w:rPr>
          <w:b/>
          <w:bCs/>
          <w:rtl/>
        </w:rPr>
        <w:t>ת</w:t>
      </w:r>
      <w:r>
        <w:rPr>
          <w:b/>
          <w:bCs/>
          <w:rtl/>
        </w:rPr>
        <w:t>"</w:t>
      </w:r>
      <w:r w:rsidRPr="00C35A2C">
        <w:rPr>
          <w:rFonts w:hint="cs"/>
          <w:b/>
          <w:bCs/>
          <w:rtl/>
        </w:rPr>
        <w:t>ר</w:t>
      </w:r>
      <w:r w:rsidRPr="00C35A2C">
        <w:rPr>
          <w:rtl/>
        </w:rPr>
        <w:t xml:space="preserve">: </w:t>
      </w:r>
      <w:r w:rsidRPr="00F90100">
        <w:rPr>
          <w:rStyle w:val="afffd"/>
          <w:rFonts w:hint="cs"/>
          <w:rtl/>
        </w:rPr>
        <w:t>'</w:t>
      </w:r>
      <w:r w:rsidRPr="00F90100">
        <w:rPr>
          <w:rStyle w:val="afffd"/>
          <w:rtl/>
        </w:rPr>
        <w:t>מעם הארץ</w:t>
      </w:r>
      <w:r w:rsidRPr="00F90100">
        <w:rPr>
          <w:rStyle w:val="afffd"/>
          <w:rFonts w:hint="cs"/>
          <w:rtl/>
        </w:rPr>
        <w:t>'</w:t>
      </w:r>
      <w:r w:rsidRPr="00F90100">
        <w:rPr>
          <w:rStyle w:val="afffd"/>
          <w:rtl/>
        </w:rPr>
        <w:t xml:space="preserve"> </w:t>
      </w:r>
      <w:r w:rsidRPr="00C35A2C">
        <w:rPr>
          <w:rtl/>
        </w:rPr>
        <w:t xml:space="preserve">- פרט למשיח, </w:t>
      </w:r>
      <w:r w:rsidRPr="00F90100">
        <w:rPr>
          <w:rStyle w:val="afffd"/>
          <w:rFonts w:hint="cs"/>
          <w:rtl/>
        </w:rPr>
        <w:t>'</w:t>
      </w:r>
      <w:r w:rsidRPr="00F90100">
        <w:rPr>
          <w:rStyle w:val="afffd"/>
          <w:rtl/>
        </w:rPr>
        <w:t>מעם הארץ</w:t>
      </w:r>
      <w:r w:rsidRPr="00F90100">
        <w:rPr>
          <w:rStyle w:val="afffd"/>
          <w:rFonts w:hint="cs"/>
          <w:rtl/>
        </w:rPr>
        <w:t>'</w:t>
      </w:r>
      <w:r w:rsidRPr="00F90100">
        <w:rPr>
          <w:rStyle w:val="afffd"/>
          <w:rtl/>
        </w:rPr>
        <w:t xml:space="preserve"> </w:t>
      </w:r>
      <w:r w:rsidRPr="00C35A2C">
        <w:rPr>
          <w:rtl/>
        </w:rPr>
        <w:t>- פרט לנשיא, והלא כבר יצאו משיח לידון בפר, נשיא לידון בשעיר!</w:t>
      </w:r>
    </w:p>
    <w:p w14:paraId="516D1439" w14:textId="77777777" w:rsidR="00910F84" w:rsidRDefault="00910F84" w:rsidP="00910F84">
      <w:pPr>
        <w:rPr>
          <w:rFonts w:ascii="FontbitDavid" w:hAnsi="FontbitDavid"/>
          <w:sz w:val="32"/>
          <w:rtl/>
        </w:rPr>
      </w:pPr>
      <w:r w:rsidRPr="00C35A2C">
        <w:rPr>
          <w:rFonts w:ascii="FontbitDavid" w:hAnsi="FontbitDavid"/>
          <w:sz w:val="32"/>
          <w:rtl/>
        </w:rPr>
        <w:t>שיכול משיח על העלם דבר עם שגגת מעשה מביא פר, על שגגת</w:t>
      </w:r>
      <w:r>
        <w:rPr>
          <w:rFonts w:ascii="FontbitDavid" w:hAnsi="FontbitDavid"/>
          <w:sz w:val="32"/>
          <w:rtl/>
        </w:rPr>
        <w:t xml:space="preserve"> מעשה לחודיה מביא כשבה ושעירה? </w:t>
      </w:r>
    </w:p>
    <w:p w14:paraId="60ADA04D" w14:textId="77777777" w:rsidR="00910F84" w:rsidRPr="00C35A2C" w:rsidRDefault="00910F84" w:rsidP="00910F84">
      <w:pPr>
        <w:rPr>
          <w:rFonts w:ascii="FontbitDavid" w:hAnsi="FontbitDavid"/>
          <w:sz w:val="32"/>
          <w:rtl/>
        </w:rPr>
      </w:pPr>
      <w:r>
        <w:rPr>
          <w:rFonts w:ascii="FontbitDavid" w:hAnsi="FontbitDavid"/>
          <w:sz w:val="32"/>
          <w:rtl/>
        </w:rPr>
        <w:tab/>
      </w:r>
      <w:r w:rsidRPr="00C35A2C">
        <w:rPr>
          <w:rFonts w:ascii="FontbitDavid" w:hAnsi="FontbitDavid"/>
          <w:sz w:val="32"/>
          <w:rtl/>
        </w:rPr>
        <w:t>ת</w:t>
      </w:r>
      <w:r>
        <w:rPr>
          <w:rFonts w:ascii="FontbitDavid" w:hAnsi="FontbitDavid"/>
          <w:sz w:val="32"/>
          <w:rtl/>
        </w:rPr>
        <w:t>"</w:t>
      </w:r>
      <w:r w:rsidRPr="00C35A2C">
        <w:rPr>
          <w:rFonts w:ascii="FontbitDavid" w:hAnsi="FontbitDavid"/>
          <w:sz w:val="32"/>
          <w:rtl/>
        </w:rPr>
        <w:t xml:space="preserve">ל: </w:t>
      </w:r>
      <w:r w:rsidRPr="00526888">
        <w:rPr>
          <w:rStyle w:val="afffd"/>
          <w:rtl/>
        </w:rPr>
        <w:t>מעם הארץ -</w:t>
      </w:r>
      <w:r w:rsidRPr="00C35A2C">
        <w:rPr>
          <w:rFonts w:ascii="FontbitDavid" w:hAnsi="FontbitDavid"/>
          <w:sz w:val="32"/>
          <w:rtl/>
        </w:rPr>
        <w:t xml:space="preserve"> פרט למשיח, מעם הארץ - פרט לנשיא.</w:t>
      </w:r>
    </w:p>
    <w:p w14:paraId="7FEBA2C1" w14:textId="77777777" w:rsidR="00910F84" w:rsidRPr="00C35A2C" w:rsidRDefault="00910F84" w:rsidP="00910F84">
      <w:pPr>
        <w:rPr>
          <w:rFonts w:ascii="FontbitDavid" w:hAnsi="FontbitDavid"/>
          <w:sz w:val="32"/>
          <w:rtl/>
        </w:rPr>
      </w:pPr>
      <w:r w:rsidRPr="00C35A2C">
        <w:rPr>
          <w:rFonts w:ascii="FontbitDavid" w:hAnsi="FontbitDavid"/>
          <w:sz w:val="32"/>
          <w:rtl/>
        </w:rPr>
        <w:t>תינח משיח, אלא נשיא בשגגת מעשה הוא דמייתי!</w:t>
      </w:r>
    </w:p>
    <w:p w14:paraId="0DCFBED3"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3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33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40" w:author="מנוע אמוראים" w:date="2026-10-05T16:41:56Z">
            <w:rPr>
              <w:rFonts w:ascii="FontbitDavid" w:hAnsi="FontbitDavid" w:hint="cs"/>
              <w:sz w:val="32"/>
              <w:rtl/>
            </w:rPr>
          </w:rPrChange>
        </w:rPr>
        <w:t xml:space="preserve">ז</w:t>
      </w:r>
      <w:r w:rsidRPr="00C35A2C">
        <w:rPr>
          <w:rFonts w:ascii="FontbitDavid" w:hAnsi="FontbitDavid"/>
          <w:sz w:val="32"/>
          <w:rtl/>
        </w:rPr>
        <w:t xml:space="preserve"> </w:t>
      </w:r>
      <w:r w:rsidRPr="00C35A2C">
        <w:rPr>
          <w:rFonts w:ascii="FontbitDavid" w:hAnsi="FontbitDavid" w:hint="cs"/>
          <w:sz w:val="32"/>
          <w:rtl/>
        </w:rPr>
        <w:t>מ</w:t>
      </w:r>
      <w:r w:rsidRPr="00C35A2C">
        <w:rPr>
          <w:rFonts w:ascii="FontbitDavid" w:hAnsi="FontbitDavid"/>
          <w:sz w:val="32"/>
          <w:rtl/>
        </w:rPr>
        <w:t xml:space="preserve">דרבא: הכא </w:t>
      </w:r>
      <w:r>
        <w:rPr>
          <w:rFonts w:ascii="FontbitDavid" w:hAnsi="FontbitDavid" w:hint="cs"/>
          <w:sz w:val="32"/>
          <w:rtl/>
        </w:rPr>
        <w:t>מיירי</w:t>
      </w:r>
      <w:r w:rsidRPr="00C35A2C">
        <w:rPr>
          <w:rFonts w:ascii="FontbitDavid" w:hAnsi="FontbitDavid"/>
          <w:sz w:val="32"/>
          <w:rtl/>
        </w:rPr>
        <w:t>- כגון שאכל כזית חלב כשהוא הדיוט, ונתמנה ואח</w:t>
      </w:r>
      <w:r>
        <w:rPr>
          <w:rFonts w:ascii="FontbitDavid" w:hAnsi="FontbitDavid"/>
          <w:sz w:val="32"/>
          <w:rtl/>
        </w:rPr>
        <w:t>"</w:t>
      </w:r>
      <w:r w:rsidRPr="00C35A2C">
        <w:rPr>
          <w:rFonts w:ascii="FontbitDavid" w:hAnsi="FontbitDavid"/>
          <w:sz w:val="32"/>
          <w:rtl/>
        </w:rPr>
        <w:t xml:space="preserve">כ נודע לו, </w:t>
      </w:r>
      <w:r>
        <w:rPr>
          <w:rFonts w:ascii="FontbitDavid" w:hAnsi="FontbitDavid" w:hint="cs"/>
          <w:sz w:val="32"/>
          <w:rtl/>
        </w:rPr>
        <w:t>סד''א</w:t>
      </w:r>
      <w:r w:rsidRPr="00C35A2C">
        <w:rPr>
          <w:rFonts w:ascii="FontbitDavid" w:hAnsi="FontbitDavid"/>
          <w:sz w:val="32"/>
          <w:rtl/>
        </w:rPr>
        <w:t xml:space="preserve"> נייתי כשבה או שעירה, קמ</w:t>
      </w:r>
      <w:r>
        <w:rPr>
          <w:rFonts w:ascii="FontbitDavid" w:hAnsi="FontbitDavid"/>
          <w:sz w:val="32"/>
          <w:rtl/>
        </w:rPr>
        <w:t>"</w:t>
      </w:r>
      <w:r w:rsidRPr="00C35A2C">
        <w:rPr>
          <w:rFonts w:ascii="FontbitDavid" w:hAnsi="FontbitDavid"/>
          <w:sz w:val="32"/>
          <w:rtl/>
        </w:rPr>
        <w:t>ל.</w:t>
      </w:r>
    </w:p>
    <w:p w14:paraId="75D8701A" w14:textId="77777777" w:rsidR="00910F84" w:rsidRPr="00C35A2C" w:rsidRDefault="00910F84" w:rsidP="00910F84">
      <w:pPr>
        <w:rPr>
          <w:rFonts w:ascii="FontbitDavid" w:hAnsi="FontbitDavid"/>
          <w:sz w:val="32"/>
          <w:rtl/>
        </w:rPr>
      </w:pPr>
      <w:r>
        <w:rPr>
          <w:rFonts w:ascii="FontbitDavid" w:hAnsi="FontbitDavid"/>
          <w:sz w:val="32"/>
          <w:rtl/>
        </w:rPr>
        <w:t xml:space="preserve">הניחא </w:t>
      </w:r>
      <w:r>
        <w:rPr>
          <w:rStyle w:val="affff1"/>
          <w:rFonts w:ascii="FontbitDavid" w:hAnsi="FontbitDavid"/>
          <w:sz w:val="32"/>
          <w:rtl/>
          <w:rPrChange w:id="11341" w:author="מנוע אמוראים" w:date="2026-10-05T16:41:56Z">
            <w:rPr>
              <w:rFonts w:ascii="FontbitDavid" w:hAnsi="FontbitDavid"/>
              <w:sz w:val="32"/>
              <w:rtl/>
            </w:rPr>
          </w:rPrChange>
        </w:rPr>
        <w:t xml:space="preserve">לר</w:t>
      </w:r>
      <w:r>
        <w:rPr>
          <w:rStyle w:val="affff1"/>
          <w:rFonts w:ascii="FontbitDavid" w:hAnsi="FontbitDavid"/>
          <w:sz w:val="32"/>
          <w:rtl/>
          <w:rPrChange w:id="11342" w:author="מנוע אמוראים" w:date="2026-10-05T16:41:56Z">
            <w:rPr>
              <w:rFonts w:ascii="FontbitDavid" w:hAnsi="FontbitDavid"/>
              <w:sz w:val="32"/>
              <w:rtl/>
            </w:rPr>
          </w:rPrChange>
        </w:rPr>
        <w:t xml:space="preserve">"</w:t>
      </w:r>
      <w:r>
        <w:rPr>
          <w:rStyle w:val="affff1"/>
          <w:rFonts w:ascii="FontbitDavid" w:hAnsi="FontbitDavid"/>
          <w:sz w:val="32"/>
          <w:rtl/>
          <w:rPrChange w:id="11343" w:author="מנוע אמוראים" w:date="2026-10-05T16:41:56Z">
            <w:rPr>
              <w:rFonts w:ascii="FontbitDavid" w:hAnsi="FontbitDavid"/>
              <w:sz w:val="32"/>
              <w:rtl/>
            </w:rPr>
          </w:rPrChange>
        </w:rPr>
        <w:t xml:space="preserve">ש</w:t>
      </w:r>
      <w:r>
        <w:rPr>
          <w:rFonts w:ascii="FontbitDavid" w:hAnsi="FontbitDavid"/>
          <w:sz w:val="32"/>
          <w:rtl/>
        </w:rPr>
        <w:t xml:space="preserve"> דאזל בתר ידיעה, אלא לרבנן דאזלו בתר חטאה מאי איכא למימר? </w:t>
      </w:r>
    </w:p>
    <w:p w14:paraId="0B519248" w14:textId="77777777" w:rsidR="00910F84" w:rsidRPr="00C35A2C" w:rsidRDefault="00910F84" w:rsidP="00910F84">
      <w:pPr>
        <w:rPr>
          <w:rFonts w:ascii="FontbitDavid" w:hAnsi="FontbitDavid"/>
          <w:sz w:val="32"/>
          <w:rtl/>
        </w:rPr>
      </w:pPr>
      <w:r>
        <w:rPr>
          <w:rFonts w:ascii="FontbitDavid" w:hAnsi="FontbitDavid" w:hint="cs"/>
          <w:sz w:val="32"/>
          <w:rtl/>
        </w:rPr>
        <w:t xml:space="preserve">אלא </w:t>
      </w:r>
      <w:r>
        <w:rPr>
          <w:rStyle w:val="affff1"/>
          <w:rFonts w:ascii="FontbitDavid" w:hAnsi="FontbitDavid" w:hint="cs"/>
          <w:sz w:val="32"/>
          <w:rtl/>
          <w:rPrChange w:id="11344" w:author="מנוע אמוראים" w:date="2026-10-05T16:41:56Z">
            <w:rPr>
              <w:rFonts w:ascii="FontbitDavid" w:hAnsi="FontbitDavid" w:hint="cs"/>
              <w:sz w:val="32"/>
              <w:rtl/>
            </w:rPr>
          </w:rPrChange>
        </w:rPr>
        <w:t xml:space="preserve">אר</w:t>
      </w:r>
      <w:r>
        <w:rPr>
          <w:rStyle w:val="affff1"/>
          <w:rFonts w:ascii="FontbitDavid" w:hAnsi="FontbitDavid"/>
          <w:sz w:val="32"/>
          <w:rtl/>
          <w:rPrChange w:id="1134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46" w:author="מנוע אמוראים" w:date="2026-10-05T16:41:56Z">
            <w:rPr>
              <w:rFonts w:ascii="FontbitDavid" w:hAnsi="FontbitDavid" w:hint="cs"/>
              <w:sz w:val="32"/>
              <w:rtl/>
            </w:rPr>
          </w:rPrChange>
        </w:rPr>
        <w:t xml:space="preserve">ז</w:t>
      </w:r>
      <w:r>
        <w:rPr>
          <w:rFonts w:ascii="FontbitDavid" w:hAnsi="FontbitDavid" w:hint="cs"/>
          <w:sz w:val="32"/>
          <w:rtl/>
        </w:rPr>
        <w:t xml:space="preserve"> מדרבא</w:t>
      </w:r>
      <w:r w:rsidRPr="00C35A2C">
        <w:rPr>
          <w:rFonts w:ascii="FontbitDavid" w:hAnsi="FontbitDavid"/>
          <w:sz w:val="32"/>
          <w:rtl/>
        </w:rPr>
        <w:t xml:space="preserve">: הכא </w:t>
      </w:r>
      <w:r w:rsidRPr="00C35A2C">
        <w:rPr>
          <w:rFonts w:ascii="FontbitDavid" w:hAnsi="FontbitDavid" w:hint="cs"/>
          <w:sz w:val="32"/>
          <w:rtl/>
        </w:rPr>
        <w:t xml:space="preserve">מיירי </w:t>
      </w:r>
      <w:r w:rsidRPr="00C35A2C">
        <w:rPr>
          <w:rFonts w:ascii="FontbitDavid" w:hAnsi="FontbitDavid"/>
          <w:sz w:val="32"/>
          <w:rtl/>
        </w:rPr>
        <w:t>כגון שאכל חצי כזית חלב כשהוא הדיוט, ונתמנה והשלימו ואח</w:t>
      </w:r>
      <w:r>
        <w:rPr>
          <w:rFonts w:ascii="FontbitDavid" w:hAnsi="FontbitDavid"/>
          <w:sz w:val="32"/>
          <w:rtl/>
        </w:rPr>
        <w:t>"</w:t>
      </w:r>
      <w:r w:rsidRPr="00C35A2C">
        <w:rPr>
          <w:rFonts w:ascii="FontbitDavid" w:hAnsi="FontbitDavid"/>
          <w:sz w:val="32"/>
          <w:rtl/>
        </w:rPr>
        <w:t>כ נודע לו, ס</w:t>
      </w:r>
      <w:r>
        <w:rPr>
          <w:rFonts w:ascii="FontbitDavid" w:hAnsi="FontbitDavid"/>
          <w:sz w:val="32"/>
          <w:rtl/>
        </w:rPr>
        <w:t>"</w:t>
      </w:r>
      <w:r w:rsidRPr="00C35A2C">
        <w:rPr>
          <w:rFonts w:ascii="FontbitDavid" w:hAnsi="FontbitDavid" w:hint="cs"/>
          <w:sz w:val="32"/>
          <w:rtl/>
        </w:rPr>
        <w:t>ד אמינא נ</w:t>
      </w:r>
      <w:r w:rsidRPr="00C35A2C">
        <w:rPr>
          <w:rFonts w:ascii="FontbitDavid" w:hAnsi="FontbitDavid"/>
          <w:sz w:val="32"/>
          <w:rtl/>
        </w:rPr>
        <w:t>צטרף ונייתי כשבה או שעירה, קמ</w:t>
      </w:r>
      <w:r>
        <w:rPr>
          <w:rFonts w:ascii="FontbitDavid" w:hAnsi="FontbitDavid"/>
          <w:sz w:val="32"/>
          <w:rtl/>
        </w:rPr>
        <w:t>"</w:t>
      </w:r>
      <w:r w:rsidRPr="00C35A2C">
        <w:rPr>
          <w:rFonts w:ascii="FontbitDavid" w:hAnsi="FontbitDavid"/>
          <w:sz w:val="32"/>
          <w:rtl/>
        </w:rPr>
        <w:t>ל.</w:t>
      </w:r>
    </w:p>
    <w:p w14:paraId="536578F2" w14:textId="77777777" w:rsidR="00910F84" w:rsidRDefault="00910F84" w:rsidP="00910F84">
      <w:pPr>
        <w:rPr>
          <w:rFonts w:ascii="Fb Fontext" w:hAnsi="Fb Fontext"/>
          <w:b/>
          <w:bCs/>
          <w:rtl/>
        </w:rPr>
      </w:pPr>
    </w:p>
    <w:p w14:paraId="76DDBCDE" w14:textId="77777777" w:rsidR="00910F84" w:rsidRPr="002C0B4D" w:rsidRDefault="00910F84" w:rsidP="00910F84">
      <w:pPr>
        <w:rPr>
          <w:rFonts w:ascii="FontbitDavid" w:hAnsi="FontbitDavid"/>
          <w:b/>
          <w:bCs/>
          <w:sz w:val="32"/>
          <w:rtl/>
        </w:rPr>
      </w:pPr>
      <w:r w:rsidRPr="002C0B4D">
        <w:rPr>
          <w:rFonts w:ascii="Fb Fontext" w:hAnsi="Fb Fontext"/>
          <w:b/>
          <w:bCs/>
          <w:rtl/>
        </w:rPr>
        <w:t xml:space="preserve">• </w:t>
      </w:r>
      <w:r w:rsidRPr="002C0B4D">
        <w:rPr>
          <w:rFonts w:ascii="FontbitDavid" w:hAnsi="FontbitDavid"/>
          <w:b/>
          <w:bCs/>
          <w:sz w:val="32"/>
          <w:rtl/>
        </w:rPr>
        <w:t>בעא</w:t>
      </w:r>
      <w:r w:rsidRPr="002C0B4D">
        <w:rPr>
          <w:rFonts w:ascii="FontbitDavid" w:hAnsi="FontbitDavid" w:hint="cs"/>
          <w:b/>
          <w:bCs/>
          <w:sz w:val="32"/>
          <w:rtl/>
        </w:rPr>
        <w:t xml:space="preserve"> </w:t>
      </w:r>
      <w:r w:rsidRPr="002C0B4D">
        <w:rPr>
          <w:rFonts w:ascii="FontbitDavid" w:hAnsi="FontbitDavid"/>
          <w:b/>
          <w:bCs/>
          <w:sz w:val="32"/>
          <w:rtl/>
        </w:rPr>
        <w:t xml:space="preserve">רבא מרב נחמן: נשיאות מהו שתפסיק? </w:t>
      </w:r>
    </w:p>
    <w:p w14:paraId="33A39280" w14:textId="77777777" w:rsidR="00910F84" w:rsidRPr="00C35A2C" w:rsidRDefault="00910F84" w:rsidP="00910F84">
      <w:pPr>
        <w:rPr>
          <w:rFonts w:ascii="FontbitDavid" w:hAnsi="FontbitDavid"/>
          <w:sz w:val="32"/>
          <w:rtl/>
        </w:rPr>
      </w:pPr>
      <w:r w:rsidRPr="00C35A2C">
        <w:rPr>
          <w:rFonts w:ascii="FontbitDavid" w:hAnsi="FontbitDavid" w:hint="cs"/>
          <w:sz w:val="32"/>
          <w:rtl/>
        </w:rPr>
        <w:lastRenderedPageBreak/>
        <w:t>ו</w:t>
      </w:r>
      <w:r w:rsidRPr="00C35A2C">
        <w:rPr>
          <w:rFonts w:ascii="FontbitDavid" w:hAnsi="FontbitDavid"/>
          <w:sz w:val="32"/>
          <w:rtl/>
        </w:rPr>
        <w:t>כגון שאכל חצי כזית חלב כשהוא הדיוט, ונתמנה ועבר והשלימו, התם לא מצטרף, דאכל</w:t>
      </w:r>
      <w:r w:rsidRPr="00C35A2C">
        <w:rPr>
          <w:rFonts w:ascii="FontbitDavid" w:hAnsi="FontbitDavid" w:hint="cs"/>
          <w:sz w:val="32"/>
          <w:rtl/>
        </w:rPr>
        <w:t xml:space="preserve"> חצי כשהוא הדיוט וחצי כשהוא נשיא אבל כאן שניהם כשהוא הדיוט אכל מצטרף </w:t>
      </w:r>
    </w:p>
    <w:p w14:paraId="25380A19" w14:textId="77777777" w:rsidR="00910F84" w:rsidRPr="00C35A2C" w:rsidRDefault="00910F84" w:rsidP="00910F84">
      <w:pPr>
        <w:rPr>
          <w:rFonts w:ascii="FontbitDavid" w:hAnsi="FontbitDavid"/>
          <w:sz w:val="32"/>
          <w:rtl/>
        </w:rPr>
      </w:pPr>
      <w:r w:rsidRPr="00280F6D">
        <w:rPr>
          <w:rFonts w:ascii="FontbitDavid" w:hAnsi="FontbitDavid" w:hint="cs"/>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hint="cs"/>
          <w:sz w:val="32"/>
          <w:rtl/>
        </w:rPr>
        <w:t xml:space="preserve"> ל</w:t>
      </w:r>
      <w:r>
        <w:rPr>
          <w:rFonts w:ascii="FontbitDavid" w:hAnsi="FontbitDavid"/>
          <w:sz w:val="32"/>
          <w:rtl/>
        </w:rPr>
        <w:t>"</w:t>
      </w:r>
      <w:r>
        <w:rPr>
          <w:rFonts w:ascii="FontbitDavid" w:hAnsi="FontbitDavid" w:hint="cs"/>
          <w:sz w:val="32"/>
          <w:rtl/>
        </w:rPr>
        <w:t xml:space="preserve">ש </w:t>
      </w:r>
      <w:r w:rsidRPr="00C35A2C">
        <w:rPr>
          <w:rFonts w:ascii="FontbitDavid" w:hAnsi="FontbitDavid"/>
          <w:sz w:val="32"/>
          <w:rtl/>
        </w:rPr>
        <w:t xml:space="preserve">תפשוט </w:t>
      </w:r>
      <w:r>
        <w:rPr>
          <w:rFonts w:ascii="FontbitDavid" w:hAnsi="FontbitDavid" w:hint="cs"/>
          <w:sz w:val="32"/>
          <w:rtl/>
        </w:rPr>
        <w:t xml:space="preserve">מעולא </w:t>
      </w:r>
      <w:r>
        <w:rPr>
          <w:rStyle w:val="affff1"/>
          <w:rFonts w:ascii="FontbitDavid" w:hAnsi="FontbitDavid" w:hint="cs"/>
          <w:sz w:val="32"/>
          <w:rtl/>
          <w:rPrChange w:id="11347" w:author="מנוע אמוראים" w:date="2026-10-05T16:41:56Z">
            <w:rPr>
              <w:rFonts w:ascii="FontbitDavid" w:hAnsi="FontbitDavid" w:hint="cs"/>
              <w:sz w:val="32"/>
              <w:rtl/>
            </w:rPr>
          </w:rPrChange>
        </w:rPr>
        <w:t xml:space="preserve">מרי</w:t>
      </w:r>
      <w:r>
        <w:rPr>
          <w:rStyle w:val="affff1"/>
          <w:rFonts w:ascii="FontbitDavid" w:hAnsi="FontbitDavid"/>
          <w:sz w:val="32"/>
          <w:rtl/>
          <w:rPrChange w:id="1134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49" w:author="מנוע אמוראים" w:date="2026-10-05T16:41:56Z">
            <w:rPr>
              <w:rFonts w:ascii="FontbitDavid" w:hAnsi="FontbitDavid" w:hint="cs"/>
              <w:sz w:val="32"/>
              <w:rtl/>
            </w:rPr>
          </w:rPrChange>
        </w:rPr>
        <w:t xml:space="preserve">ו</w:t>
      </w:r>
      <w:r w:rsidRPr="00C35A2C">
        <w:rPr>
          <w:rFonts w:ascii="FontbitDavid" w:hAnsi="FontbitDavid"/>
          <w:sz w:val="32"/>
          <w:rtl/>
        </w:rPr>
        <w:t>: אכל חלב והפריש קרבן והמיר וחזר בו, הואיל ונדחה ידחה.</w:t>
      </w:r>
    </w:p>
    <w:p w14:paraId="71E83380" w14:textId="77777777" w:rsidR="00910F84" w:rsidRPr="00C35A2C" w:rsidRDefault="00910F84" w:rsidP="00910F84">
      <w:pPr>
        <w:pStyle w:val="afffa"/>
        <w:rPr>
          <w:rtl/>
        </w:rPr>
      </w:pPr>
      <w:r>
        <w:rPr>
          <w:rtl/>
        </w:rPr>
        <w:t xml:space="preserve">- </w:t>
      </w:r>
      <w:r w:rsidRPr="00C35A2C">
        <w:rPr>
          <w:rFonts w:hint="cs"/>
          <w:rtl/>
        </w:rPr>
        <w:t xml:space="preserve">ודחי' דשאני </w:t>
      </w:r>
      <w:r w:rsidRPr="00C35A2C">
        <w:rPr>
          <w:rtl/>
        </w:rPr>
        <w:t>מומר לאו בר אתויי קרבן הוא, האי בר אתויי קרבן הוא.</w:t>
      </w:r>
    </w:p>
    <w:p w14:paraId="740CAE35" w14:textId="77777777" w:rsidR="00910F84" w:rsidRPr="00C35A2C" w:rsidRDefault="00910F84" w:rsidP="00910F84">
      <w:pPr>
        <w:rPr>
          <w:rFonts w:ascii="FontbitDavid" w:hAnsi="FontbitDavid"/>
          <w:sz w:val="32"/>
          <w:rtl/>
        </w:rPr>
      </w:pPr>
      <w:r w:rsidRPr="00B912E7">
        <w:rPr>
          <w:rFonts w:ascii="Fb Fontext" w:hAnsi="Fb Fontext"/>
          <w:b/>
          <w:bCs/>
          <w:rtl/>
        </w:rPr>
        <w:t xml:space="preserve">• </w:t>
      </w:r>
      <w:r w:rsidRPr="00B912E7">
        <w:rPr>
          <w:rFonts w:ascii="FontbitDavid" w:hAnsi="FontbitDavid"/>
          <w:b/>
          <w:bCs/>
          <w:sz w:val="32"/>
          <w:rtl/>
        </w:rPr>
        <w:t xml:space="preserve">בעא </w:t>
      </w:r>
      <w:r>
        <w:rPr>
          <w:rStyle w:val="affff1"/>
          <w:rFonts w:ascii="FontbitDavid" w:hAnsi="FontbitDavid" w:hint="cs"/>
          <w:b/>
          <w:bCs/>
          <w:sz w:val="32"/>
          <w:rtl/>
          <w:rPrChange w:id="11350" w:author="מנוע אמוראים" w:date="2026-10-05T16:41:56Z">
            <w:rPr>
              <w:rFonts w:ascii="FontbitDavid" w:hAnsi="FontbitDavid" w:hint="cs"/>
              <w:b/>
              <w:bCs/>
              <w:sz w:val="32"/>
              <w:rtl/>
            </w:rPr>
          </w:rPrChange>
        </w:rPr>
        <w:t xml:space="preserve">ר</w:t>
      </w:r>
      <w:r>
        <w:rPr>
          <w:rStyle w:val="affff1"/>
          <w:rFonts w:ascii="FontbitDavid" w:hAnsi="FontbitDavid"/>
          <w:b/>
          <w:bCs/>
          <w:sz w:val="32"/>
          <w:rtl/>
          <w:rPrChange w:id="11351"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1352" w:author="מנוע אמוראים" w:date="2026-10-05T16:41:56Z">
            <w:rPr>
              <w:rFonts w:ascii="FontbitDavid" w:hAnsi="FontbitDavid" w:hint="cs"/>
              <w:b/>
              <w:bCs/>
              <w:sz w:val="32"/>
              <w:rtl/>
            </w:rPr>
          </w:rPrChange>
        </w:rPr>
        <w:t xml:space="preserve">ז</w:t>
      </w:r>
      <w:r>
        <w:rPr>
          <w:rFonts w:ascii="FontbitDavid" w:hAnsi="FontbitDavid" w:hint="cs"/>
          <w:b/>
          <w:bCs/>
          <w:sz w:val="32"/>
          <w:rtl/>
        </w:rPr>
        <w:t xml:space="preserve"> </w:t>
      </w:r>
      <w:r>
        <w:rPr>
          <w:rStyle w:val="affff1"/>
          <w:rFonts w:ascii="FontbitDavid" w:hAnsi="FontbitDavid" w:hint="cs"/>
          <w:b/>
          <w:bCs/>
          <w:sz w:val="32"/>
          <w:rtl/>
          <w:rPrChange w:id="11353" w:author="מנוע אמוראים" w:date="2026-10-05T16:41:56Z">
            <w:rPr>
              <w:rFonts w:ascii="FontbitDavid" w:hAnsi="FontbitDavid" w:hint="cs"/>
              <w:b/>
              <w:bCs/>
              <w:sz w:val="32"/>
              <w:rtl/>
            </w:rPr>
          </w:rPrChange>
        </w:rPr>
        <w:t xml:space="preserve">מר</w:t>
      </w:r>
      <w:r>
        <w:rPr>
          <w:rStyle w:val="affff1"/>
          <w:rFonts w:ascii="FontbitDavid" w:hAnsi="FontbitDavid"/>
          <w:sz w:val="32"/>
          <w:rtl/>
          <w:rPrChange w:id="1135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55" w:author="מנוע אמוראים" w:date="2026-10-05T16:41:56Z">
            <w:rPr>
              <w:rFonts w:ascii="FontbitDavid" w:hAnsi="FontbitDavid" w:hint="cs"/>
              <w:sz w:val="32"/>
              <w:rtl/>
            </w:rPr>
          </w:rPrChange>
        </w:rPr>
        <w:t xml:space="preserve">ש</w:t>
      </w:r>
      <w:r w:rsidRPr="00C35A2C">
        <w:rPr>
          <w:rFonts w:ascii="FontbitDavid" w:hAnsi="FontbitDavid"/>
          <w:sz w:val="32"/>
          <w:rtl/>
        </w:rPr>
        <w:t xml:space="preserve">: אכל ספק חלב כשהוא הדיוט, ונתמנה ונודע לו על ספקו, מהו? אליבא דרבנן דאזלי בתר חטאה לא תבעי לך - דמייתי אשם תלוי, </w:t>
      </w:r>
    </w:p>
    <w:p w14:paraId="25841912" w14:textId="77777777" w:rsidR="00910F84" w:rsidRPr="00C35A2C" w:rsidRDefault="00910F84" w:rsidP="00910F84">
      <w:pPr>
        <w:rPr>
          <w:rFonts w:ascii="FontbitDavid" w:hAnsi="FontbitDavid"/>
          <w:sz w:val="32"/>
          <w:rtl/>
        </w:rPr>
      </w:pPr>
      <w:r>
        <w:rPr>
          <w:rFonts w:ascii="FontbitDavid" w:hAnsi="FontbitDavid" w:hint="cs"/>
          <w:sz w:val="32"/>
          <w:rtl/>
        </w:rPr>
        <w:t xml:space="preserve">תיבעי אליבא </w:t>
      </w:r>
      <w:r>
        <w:rPr>
          <w:rStyle w:val="affff1"/>
          <w:rFonts w:ascii="FontbitDavid" w:hAnsi="FontbitDavid" w:hint="cs"/>
          <w:sz w:val="32"/>
          <w:rtl/>
          <w:rPrChange w:id="11356"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135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58"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w:t>
      </w:r>
      <w:r w:rsidRPr="00C35A2C">
        <w:rPr>
          <w:rFonts w:ascii="FontbitDavid" w:hAnsi="FontbitDavid"/>
          <w:sz w:val="32"/>
          <w:rtl/>
        </w:rPr>
        <w:t xml:space="preserve">מדאשתני לודאי אשתני לספק, </w:t>
      </w:r>
      <w:r w:rsidRPr="00280F6D">
        <w:rPr>
          <w:rFonts w:ascii="FontbitDavid" w:hAnsi="FontbitDavid"/>
          <w:b/>
          <w:bCs/>
          <w:sz w:val="32"/>
          <w:rtl/>
        </w:rPr>
        <w:t>או</w:t>
      </w:r>
      <w:r>
        <w:rPr>
          <w:rFonts w:ascii="FontbitDavid" w:hAnsi="FontbitDavid"/>
          <w:b/>
          <w:bCs/>
          <w:sz w:val="32"/>
          <w:rtl/>
        </w:rPr>
        <w:t>"</w:t>
      </w:r>
      <w:r w:rsidRPr="00280F6D">
        <w:rPr>
          <w:rFonts w:ascii="FontbitDavid" w:hAnsi="FontbitDavid" w:hint="cs"/>
          <w:b/>
          <w:bCs/>
          <w:sz w:val="32"/>
          <w:rtl/>
        </w:rPr>
        <w:t>ד</w:t>
      </w:r>
      <w:r w:rsidRPr="00C35A2C">
        <w:rPr>
          <w:rFonts w:ascii="FontbitDavid" w:hAnsi="FontbitDavid"/>
          <w:sz w:val="32"/>
          <w:rtl/>
        </w:rPr>
        <w:t xml:space="preserve"> כי אשתני לודאי - דאשתני קרבן דידיה, אבל הכא דלא אשתני קרבן דידיה - אימא לייתי אשם תלוי? </w:t>
      </w:r>
      <w:r w:rsidRPr="00280F6D">
        <w:rPr>
          <w:rFonts w:ascii="FontbitDavid" w:hAnsi="FontbitDavid"/>
          <w:b/>
          <w:bCs/>
          <w:sz w:val="32"/>
          <w:rtl/>
        </w:rPr>
        <w:t>תיקו</w:t>
      </w:r>
      <w:r w:rsidRPr="00C35A2C">
        <w:rPr>
          <w:rFonts w:ascii="FontbitDavid" w:hAnsi="FontbitDavid"/>
          <w:sz w:val="32"/>
          <w:rtl/>
        </w:rPr>
        <w:t>.</w:t>
      </w:r>
    </w:p>
    <w:p w14:paraId="57C29E15" w14:textId="77777777" w:rsidR="00910F84" w:rsidRPr="00C35A2C" w:rsidRDefault="00910F84" w:rsidP="00910F84">
      <w:pPr>
        <w:rPr>
          <w:rFonts w:ascii="FontbitDavid" w:hAnsi="FontbitDavid"/>
          <w:b/>
          <w:bCs/>
          <w:sz w:val="32"/>
          <w:rtl/>
        </w:rPr>
      </w:pPr>
    </w:p>
    <w:p w14:paraId="60375D99"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xml:space="preserve">: </w:t>
      </w:r>
      <w:r w:rsidRPr="00F90100">
        <w:rPr>
          <w:rStyle w:val="afffd"/>
          <w:rFonts w:hint="cs"/>
          <w:rtl/>
        </w:rPr>
        <w:t>'</w:t>
      </w:r>
      <w:r w:rsidRPr="00F90100">
        <w:rPr>
          <w:rStyle w:val="afffd"/>
          <w:rtl/>
        </w:rPr>
        <w:t>מעם הארץ</w:t>
      </w:r>
      <w:r w:rsidRPr="00F90100">
        <w:rPr>
          <w:rStyle w:val="afffd"/>
          <w:rFonts w:hint="cs"/>
          <w:rtl/>
        </w:rPr>
        <w:t>'</w:t>
      </w:r>
      <w:r w:rsidRPr="00F90100">
        <w:rPr>
          <w:rStyle w:val="afffd"/>
          <w:rtl/>
        </w:rPr>
        <w:t xml:space="preserve"> </w:t>
      </w:r>
      <w:r w:rsidRPr="00C35A2C">
        <w:rPr>
          <w:rFonts w:ascii="FontbitDavid" w:hAnsi="FontbitDavid"/>
          <w:sz w:val="32"/>
          <w:rtl/>
        </w:rPr>
        <w:t>- פרט למומר;</w:t>
      </w:r>
    </w:p>
    <w:p w14:paraId="470EABD8" w14:textId="77777777" w:rsidR="00910F84" w:rsidRPr="00C35A2C" w:rsidRDefault="00910F84" w:rsidP="00910F84">
      <w:pPr>
        <w:rPr>
          <w:rtl/>
        </w:rPr>
      </w:pPr>
      <w:r>
        <w:rPr>
          <w:rStyle w:val="affff1"/>
          <w:rFonts w:hint="cs"/>
          <w:rtl/>
          <w:rPrChange w:id="11359" w:author="מנוע אמוראים" w:date="2026-10-05T16:41:56Z">
            <w:rPr>
              <w:rFonts w:hint="cs"/>
              <w:rtl/>
            </w:rPr>
          </w:rPrChange>
        </w:rPr>
        <w:t xml:space="preserve">רשבר</w:t>
      </w:r>
      <w:r>
        <w:rPr>
          <w:rStyle w:val="affff1"/>
          <w:rtl/>
          <w:rPrChange w:id="11360" w:author="מנוע אמוראים" w:date="2026-10-05T16:41:56Z">
            <w:rPr>
              <w:rtl/>
            </w:rPr>
          </w:rPrChange>
        </w:rPr>
        <w:t xml:space="preserve">"</w:t>
      </w:r>
      <w:r>
        <w:rPr>
          <w:rStyle w:val="affff1"/>
          <w:rFonts w:hint="cs"/>
          <w:rtl/>
          <w:rPrChange w:id="11361" w:author="מנוע אמוראים" w:date="2026-10-05T16:41:56Z">
            <w:rPr>
              <w:rFonts w:hint="cs"/>
              <w:rtl/>
            </w:rPr>
          </w:rPrChange>
        </w:rPr>
        <w:t xml:space="preserve">י</w:t>
      </w:r>
      <w:r>
        <w:rPr>
          <w:rFonts w:hint="cs"/>
          <w:rtl/>
        </w:rPr>
        <w:t xml:space="preserve"> </w:t>
      </w:r>
      <w:r>
        <w:rPr>
          <w:rStyle w:val="affff1"/>
          <w:rFonts w:hint="cs"/>
          <w:rtl/>
          <w:rPrChange w:id="11362" w:author="מנוע אמוראים" w:date="2026-10-05T16:41:56Z">
            <w:rPr>
              <w:rFonts w:hint="cs"/>
              <w:rtl/>
            </w:rPr>
          </w:rPrChange>
        </w:rPr>
        <w:t xml:space="preserve">מ</w:t>
      </w:r>
      <w:r>
        <w:rPr>
          <w:rStyle w:val="affff1"/>
          <w:rtl/>
          <w:rPrChange w:id="11363" w:author="מנוע אמוראים" w:date="2026-10-05T16:41:56Z">
            <w:rPr>
              <w:rtl/>
            </w:rPr>
          </w:rPrChange>
        </w:rPr>
        <w:t xml:space="preserve">ר</w:t>
      </w:r>
      <w:r>
        <w:rPr>
          <w:rStyle w:val="affff1"/>
          <w:rtl/>
          <w:rPrChange w:id="11364" w:author="מנוע אמוראים" w:date="2026-10-05T16:41:56Z">
            <w:rPr>
              <w:rtl/>
            </w:rPr>
          </w:rPrChange>
        </w:rPr>
        <w:t xml:space="preserve">"</w:t>
      </w:r>
      <w:r>
        <w:rPr>
          <w:rStyle w:val="affff1"/>
          <w:rtl/>
          <w:rPrChange w:id="11365" w:author="מנוע אמוראים" w:date="2026-10-05T16:41:56Z">
            <w:rPr>
              <w:rtl/>
            </w:rPr>
          </w:rPrChange>
        </w:rPr>
        <w:t xml:space="preserve">ש</w:t>
      </w:r>
      <w:r>
        <w:rPr>
          <w:rtl/>
        </w:rPr>
        <w:t xml:space="preserve">: </w:t>
      </w:r>
      <w:r w:rsidRPr="00F90100">
        <w:rPr>
          <w:rStyle w:val="afffd"/>
          <w:rFonts w:hint="cs"/>
          <w:rtl/>
        </w:rPr>
        <w:t>'</w:t>
      </w:r>
      <w:r w:rsidRPr="00F90100">
        <w:rPr>
          <w:rStyle w:val="afffd"/>
          <w:rtl/>
        </w:rPr>
        <w:t>אשר לא תעשינה בשגגה ואשם</w:t>
      </w:r>
      <w:r w:rsidRPr="00F90100">
        <w:rPr>
          <w:rStyle w:val="afffd"/>
          <w:rFonts w:hint="cs"/>
          <w:rtl/>
        </w:rPr>
        <w:t>'</w:t>
      </w:r>
      <w:r w:rsidRPr="00F90100">
        <w:rPr>
          <w:rStyle w:val="afffd"/>
          <w:rtl/>
        </w:rPr>
        <w:t xml:space="preserve"> </w:t>
      </w:r>
      <w:r w:rsidRPr="00C35A2C">
        <w:rPr>
          <w:rtl/>
        </w:rPr>
        <w:t>- השב בידיעתו מביא קרבן על שגגתו, לא שב בידיעתו אינו מביא קרבן על שגגתו.</w:t>
      </w:r>
    </w:p>
    <w:p w14:paraId="18E36193"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איכא</w:t>
      </w:r>
      <w:r w:rsidRPr="00C35A2C">
        <w:rPr>
          <w:rFonts w:ascii="FontbitDavid" w:hAnsi="FontbitDavid" w:hint="cs"/>
          <w:sz w:val="32"/>
          <w:rtl/>
        </w:rPr>
        <w:t xml:space="preserve"> </w:t>
      </w:r>
      <w:r w:rsidRPr="00C35A2C">
        <w:rPr>
          <w:rFonts w:ascii="FontbitDavid" w:hAnsi="FontbitDavid" w:hint="cs"/>
          <w:b/>
          <w:bCs/>
          <w:sz w:val="32"/>
          <w:rtl/>
        </w:rPr>
        <w:t>בינייהו</w:t>
      </w:r>
      <w:r w:rsidRPr="00C35A2C">
        <w:rPr>
          <w:rFonts w:ascii="FontbitDavid" w:hAnsi="FontbitDavid"/>
          <w:sz w:val="32"/>
          <w:rtl/>
        </w:rPr>
        <w:t xml:space="preserve">: </w:t>
      </w:r>
      <w:r w:rsidRPr="00C35A2C">
        <w:rPr>
          <w:rFonts w:ascii="FontbitDavid" w:hAnsi="FontbitDavid" w:hint="cs"/>
          <w:sz w:val="32"/>
          <w:rtl/>
        </w:rPr>
        <w:t xml:space="preserve">לאו </w:t>
      </w:r>
      <w:r w:rsidRPr="00C35A2C">
        <w:rPr>
          <w:rFonts w:ascii="FontbitDavid" w:hAnsi="FontbitDavid"/>
          <w:sz w:val="32"/>
          <w:rtl/>
        </w:rPr>
        <w:t xml:space="preserve">מומר לאכול חלב ומביא קרבן על הדם </w:t>
      </w:r>
      <w:r w:rsidRPr="00C35A2C">
        <w:rPr>
          <w:rFonts w:ascii="FontbitDavid" w:hAnsi="FontbitDavid" w:hint="cs"/>
          <w:sz w:val="32"/>
          <w:rtl/>
        </w:rPr>
        <w:t xml:space="preserve">אי גם לדם הוא מומר או מיהא שב בידעתו הוא </w:t>
      </w:r>
    </w:p>
    <w:p w14:paraId="662311A7" w14:textId="77777777" w:rsidR="00910F84" w:rsidRPr="00C35A2C" w:rsidRDefault="00910F84" w:rsidP="00910F84">
      <w:pPr>
        <w:pStyle w:val="afffa"/>
        <w:rPr>
          <w:rtl/>
        </w:rPr>
      </w:pPr>
      <w:r>
        <w:rPr>
          <w:rtl/>
        </w:rPr>
        <w:t xml:space="preserve">- </w:t>
      </w:r>
      <w:r w:rsidRPr="00C35A2C">
        <w:rPr>
          <w:rFonts w:hint="cs"/>
          <w:rtl/>
        </w:rPr>
        <w:t>דהא רבא אמר להדיא ד</w:t>
      </w:r>
      <w:r w:rsidRPr="00C35A2C">
        <w:rPr>
          <w:rtl/>
        </w:rPr>
        <w:t>מומר לאכול חלב לא הוי מומר לדם!</w:t>
      </w:r>
    </w:p>
    <w:p w14:paraId="6A6917EB" w14:textId="77777777" w:rsidR="00910F84" w:rsidRDefault="00910F84" w:rsidP="00910F84">
      <w:pPr>
        <w:rPr>
          <w:rFonts w:ascii="FontbitDavid" w:hAnsi="FontbitDavid"/>
          <w:sz w:val="32"/>
          <w:rtl/>
        </w:rPr>
      </w:pPr>
      <w:r w:rsidRPr="00C35A2C">
        <w:rPr>
          <w:rFonts w:ascii="FontbitDavid" w:hAnsi="FontbitDavid"/>
          <w:b/>
          <w:bCs/>
          <w:sz w:val="32"/>
          <w:rtl/>
        </w:rPr>
        <w:t>אלא</w:t>
      </w:r>
      <w:r w:rsidRPr="00C35A2C">
        <w:rPr>
          <w:rFonts w:ascii="FontbitDavid" w:hAnsi="FontbitDavid"/>
          <w:sz w:val="32"/>
          <w:rtl/>
        </w:rPr>
        <w:t xml:space="preserve"> </w:t>
      </w:r>
      <w:r>
        <w:rPr>
          <w:rFonts w:ascii="FontbitDavid" w:hAnsi="FontbitDavid" w:hint="cs"/>
          <w:sz w:val="32"/>
          <w:rtl/>
        </w:rPr>
        <w:t xml:space="preserve">פליגי </w:t>
      </w:r>
      <w:r w:rsidRPr="00C35A2C">
        <w:rPr>
          <w:rFonts w:ascii="FontbitDavid" w:hAnsi="FontbitDavid"/>
          <w:sz w:val="32"/>
          <w:rtl/>
        </w:rPr>
        <w:t xml:space="preserve">באוכל נבלה לתאבון ונתחלף לו בשומן ואכלו </w:t>
      </w:r>
    </w:p>
    <w:p w14:paraId="5CC793EC" w14:textId="77777777" w:rsidR="00910F84" w:rsidRPr="00C35A2C" w:rsidRDefault="00910F84" w:rsidP="00910F84">
      <w:pPr>
        <w:ind w:hanging="188"/>
        <w:rPr>
          <w:rFonts w:ascii="FontbitDavid" w:hAnsi="FontbitDavid"/>
          <w:sz w:val="32"/>
          <w:rtl/>
        </w:rPr>
      </w:pPr>
      <w:r w:rsidRPr="00C35A2C">
        <w:rPr>
          <w:rFonts w:ascii="FontbitDavid" w:hAnsi="FontbitDavid"/>
          <w:sz w:val="32"/>
          <w:rtl/>
        </w:rPr>
        <w:t xml:space="preserve">מר סבר: כיון דלתאבון אכיל במזיד מומר הוא, </w:t>
      </w:r>
    </w:p>
    <w:p w14:paraId="6F82A0BE" w14:textId="77777777" w:rsidR="00910F84" w:rsidRPr="00C35A2C" w:rsidRDefault="00910F84" w:rsidP="00910F84">
      <w:pPr>
        <w:ind w:firstLine="266"/>
        <w:rPr>
          <w:rFonts w:ascii="FontbitDavid" w:hAnsi="FontbitDavid"/>
          <w:sz w:val="32"/>
          <w:rtl/>
        </w:rPr>
      </w:pPr>
      <w:r w:rsidRPr="00C35A2C">
        <w:rPr>
          <w:rFonts w:ascii="FontbitDavid" w:hAnsi="FontbitDavid"/>
          <w:sz w:val="32"/>
          <w:rtl/>
        </w:rPr>
        <w:t>ומ</w:t>
      </w:r>
      <w:r>
        <w:rPr>
          <w:rFonts w:ascii="FontbitDavid" w:hAnsi="FontbitDavid"/>
          <w:sz w:val="32"/>
          <w:rtl/>
        </w:rPr>
        <w:t>"</w:t>
      </w:r>
      <w:r w:rsidRPr="00C35A2C">
        <w:rPr>
          <w:rFonts w:ascii="FontbitDavid" w:hAnsi="FontbitDavid"/>
          <w:sz w:val="32"/>
          <w:rtl/>
        </w:rPr>
        <w:t>ס: כיון דאילו אשכח ד</w:t>
      </w:r>
      <w:r>
        <w:rPr>
          <w:rFonts w:ascii="FontbitDavid" w:hAnsi="FontbitDavid"/>
          <w:sz w:val="32"/>
          <w:rtl/>
        </w:rPr>
        <w:t>היתר</w:t>
      </w:r>
      <w:r w:rsidRPr="00C35A2C">
        <w:rPr>
          <w:rFonts w:ascii="FontbitDavid" w:hAnsi="FontbitDavid"/>
          <w:sz w:val="32"/>
          <w:rtl/>
        </w:rPr>
        <w:t xml:space="preserve"> לא אכל ד</w:t>
      </w:r>
      <w:r>
        <w:rPr>
          <w:rFonts w:ascii="FontbitDavid" w:hAnsi="FontbitDavid"/>
          <w:sz w:val="32"/>
          <w:rtl/>
        </w:rPr>
        <w:t>איסור</w:t>
      </w:r>
      <w:r w:rsidRPr="00C35A2C">
        <w:rPr>
          <w:rFonts w:ascii="FontbitDavid" w:hAnsi="FontbitDavid"/>
          <w:sz w:val="32"/>
          <w:rtl/>
        </w:rPr>
        <w:t xml:space="preserve"> לאו מומר הוא.</w:t>
      </w:r>
    </w:p>
    <w:p w14:paraId="015D9B54" w14:textId="77777777" w:rsidR="00910F84" w:rsidRPr="00C35A2C" w:rsidRDefault="00910F84" w:rsidP="00910F84">
      <w:pPr>
        <w:rPr>
          <w:rFonts w:ascii="FontbitDavid" w:hAnsi="FontbitDavid"/>
          <w:b/>
          <w:bCs/>
          <w:sz w:val="32"/>
          <w:rtl/>
        </w:rPr>
      </w:pPr>
    </w:p>
    <w:p w14:paraId="7F1C9431"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hint="cs"/>
          <w:b/>
          <w:bCs/>
          <w:sz w:val="32"/>
          <w:rtl/>
        </w:rPr>
        <w:t>ר</w:t>
      </w:r>
      <w:r w:rsidRPr="00C35A2C">
        <w:rPr>
          <w:rFonts w:ascii="FontbitDavid" w:hAnsi="FontbitDavid"/>
          <w:sz w:val="32"/>
          <w:rtl/>
        </w:rPr>
        <w:t>: אכל חלב זהו מומר, ואיזהו מומר? אכל נבילות וטריפות, שקצים ורמשים, ושתה יין נסך;</w:t>
      </w:r>
      <w:r w:rsidRPr="00C35A2C">
        <w:rPr>
          <w:rFonts w:ascii="FontbitDavid" w:hAnsi="FontbitDavid" w:hint="cs"/>
          <w:sz w:val="32"/>
          <w:rtl/>
        </w:rPr>
        <w:t xml:space="preserve"> </w:t>
      </w:r>
    </w:p>
    <w:p w14:paraId="066E223A" w14:textId="77777777" w:rsidR="00910F84" w:rsidRPr="00C35A2C" w:rsidRDefault="00910F84" w:rsidP="00910F84">
      <w:pPr>
        <w:ind w:firstLine="266"/>
        <w:rPr>
          <w:rFonts w:ascii="FontbitDavid" w:hAnsi="FontbitDavid"/>
          <w:sz w:val="32"/>
          <w:rtl/>
        </w:rPr>
      </w:pPr>
      <w:r>
        <w:rPr>
          <w:rStyle w:val="affff1"/>
          <w:rFonts w:ascii="FontbitDavid" w:hAnsi="FontbitDavid"/>
          <w:sz w:val="32"/>
          <w:rtl/>
          <w:rPrChange w:id="11366" w:author="מנוע אמוראים" w:date="2026-10-05T16:41:56Z">
            <w:rPr>
              <w:rFonts w:ascii="FontbitDavid" w:hAnsi="FontbitDavid"/>
              <w:sz w:val="32"/>
              <w:rtl/>
            </w:rPr>
          </w:rPrChange>
        </w:rPr>
        <w:t xml:space="preserve">ר</w:t>
      </w:r>
      <w:r>
        <w:rPr>
          <w:rStyle w:val="affff1"/>
          <w:rFonts w:ascii="FontbitDavid" w:hAnsi="FontbitDavid"/>
          <w:sz w:val="32"/>
          <w:rtl/>
          <w:rPrChange w:id="1136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68" w:author="מנוע אמוראים" w:date="2026-10-05T16:41:56Z">
            <w:rPr>
              <w:rFonts w:ascii="FontbitDavid" w:hAnsi="FontbitDavid" w:hint="cs"/>
              <w:sz w:val="32"/>
              <w:rtl/>
            </w:rPr>
          </w:rPrChange>
        </w:rPr>
        <w:t xml:space="preserve">י</w:t>
      </w:r>
      <w:r w:rsidRPr="00C35A2C">
        <w:rPr>
          <w:rFonts w:ascii="FontbitDavid" w:hAnsi="FontbitDavid"/>
          <w:sz w:val="32"/>
          <w:rtl/>
        </w:rPr>
        <w:t>: אף הלובש כלאים.</w:t>
      </w:r>
    </w:p>
    <w:p w14:paraId="4A23C4D7"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69" w:author="מנוע אמוראים" w:date="2026-10-05T16:41:56Z">
            <w:rPr>
              <w:rFonts w:ascii="FontbitDavid" w:hAnsi="FontbitDavid" w:hint="cs"/>
              <w:sz w:val="32"/>
              <w:rtl/>
            </w:rPr>
          </w:rPrChange>
        </w:rPr>
        <w:t xml:space="preserve">רבב</w:t>
      </w:r>
      <w:r>
        <w:rPr>
          <w:rStyle w:val="affff1"/>
          <w:rFonts w:ascii="FontbitDavid" w:hAnsi="FontbitDavid"/>
          <w:sz w:val="32"/>
          <w:rtl/>
          <w:rPrChange w:id="1137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71" w:author="מנוע אמוראים" w:date="2026-10-05T16:41:56Z">
            <w:rPr>
              <w:rFonts w:ascii="FontbitDavid" w:hAnsi="FontbitDavid" w:hint="cs"/>
              <w:sz w:val="32"/>
              <w:rtl/>
            </w:rPr>
          </w:rPrChange>
        </w:rPr>
        <w:t xml:space="preserve">ח</w:t>
      </w:r>
      <w:r>
        <w:rPr>
          <w:rFonts w:ascii="FontbitDavid" w:hAnsi="FontbitDavid" w:hint="cs"/>
          <w:sz w:val="32"/>
          <w:rtl/>
        </w:rPr>
        <w:t xml:space="preserve"> </w:t>
      </w:r>
      <w:r>
        <w:rPr>
          <w:rStyle w:val="affff1"/>
          <w:rFonts w:ascii="FontbitDavid" w:hAnsi="FontbitDavid" w:hint="cs"/>
          <w:sz w:val="32"/>
          <w:rtl/>
          <w:rPrChange w:id="11372" w:author="מנוע אמוראים" w:date="2026-10-05T16:41:56Z">
            <w:rPr>
              <w:rFonts w:ascii="FontbitDavid" w:hAnsi="FontbitDavid" w:hint="cs"/>
              <w:sz w:val="32"/>
              <w:rtl/>
            </w:rPr>
          </w:rPrChange>
        </w:rPr>
        <w:t xml:space="preserve">מרי</w:t>
      </w:r>
      <w:r>
        <w:rPr>
          <w:rStyle w:val="affff1"/>
          <w:rFonts w:ascii="FontbitDavid" w:hAnsi="FontbitDavid"/>
          <w:sz w:val="32"/>
          <w:rtl/>
          <w:rPrChange w:id="1137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74" w:author="מנוע אמוראים" w:date="2026-10-05T16:41:56Z">
            <w:rPr>
              <w:rFonts w:ascii="FontbitDavid" w:hAnsi="FontbitDavid" w:hint="cs"/>
              <w:sz w:val="32"/>
              <w:rtl/>
            </w:rPr>
          </w:rPrChange>
        </w:rPr>
        <w:t xml:space="preserve">ו</w:t>
      </w:r>
      <w:r>
        <w:rPr>
          <w:rFonts w:ascii="FontbitDavid" w:hAnsi="FontbitDavid" w:hint="cs"/>
          <w:sz w:val="32"/>
          <w:rtl/>
        </w:rPr>
        <w:t xml:space="preserve">: ה</w:t>
      </w:r>
      <w:r>
        <w:rPr>
          <w:rFonts w:ascii="FontbitDavid" w:hAnsi="FontbitDavid"/>
          <w:sz w:val="32"/>
          <w:rtl/>
        </w:rPr>
        <w:t>"</w:t>
      </w:r>
      <w:r w:rsidRPr="00C35A2C">
        <w:rPr>
          <w:rFonts w:ascii="FontbitDavid" w:hAnsi="FontbitDavid" w:hint="cs"/>
          <w:sz w:val="32"/>
          <w:rtl/>
        </w:rPr>
        <w:t xml:space="preserve">ק </w:t>
      </w:r>
      <w:r w:rsidRPr="00C35A2C">
        <w:rPr>
          <w:rFonts w:ascii="FontbitDavid" w:hAnsi="FontbitDavid"/>
          <w:sz w:val="32"/>
          <w:rtl/>
        </w:rPr>
        <w:t>אכל חלב לתאבון - הרי זה מומר, להכעיס - הרי זה צדוקי</w:t>
      </w:r>
      <w:r w:rsidRPr="00C35A2C">
        <w:rPr>
          <w:rFonts w:ascii="FontbitDavid" w:hAnsi="FontbitDavid" w:hint="cs"/>
          <w:sz w:val="32"/>
          <w:rtl/>
        </w:rPr>
        <w:t>[מין]</w:t>
      </w:r>
      <w:r w:rsidRPr="00C35A2C">
        <w:rPr>
          <w:rFonts w:ascii="FontbitDavid" w:hAnsi="FontbitDavid"/>
          <w:sz w:val="32"/>
          <w:rtl/>
        </w:rPr>
        <w:t xml:space="preserve">, </w:t>
      </w:r>
    </w:p>
    <w:p w14:paraId="594347AB" w14:textId="77777777" w:rsidR="00910F84" w:rsidRPr="00C35A2C" w:rsidRDefault="00910F84" w:rsidP="00910F84">
      <w:pPr>
        <w:rPr>
          <w:rFonts w:ascii="FontbitDavid" w:hAnsi="FontbitDavid"/>
          <w:sz w:val="32"/>
          <w:rtl/>
        </w:rPr>
      </w:pPr>
      <w:r w:rsidRPr="00C35A2C">
        <w:rPr>
          <w:rFonts w:ascii="FontbitDavid" w:hAnsi="FontbitDavid"/>
          <w:sz w:val="32"/>
          <w:rtl/>
        </w:rPr>
        <w:t>ואיזהו מומר דבסתמו צדוקי? הוי אומר: אוכל נבילה וטריפה, שקצים ורמשים, ושתה יין נסך.</w:t>
      </w:r>
    </w:p>
    <w:p w14:paraId="0521439E"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75"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137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77" w:author="מנוע אמוראים" w:date="2026-10-05T16:41:56Z">
            <w:rPr>
              <w:rFonts w:ascii="FontbitDavid" w:hAnsi="FontbitDavid" w:hint="cs"/>
              <w:sz w:val="32"/>
              <w:rtl/>
            </w:rPr>
          </w:rPrChange>
        </w:rPr>
        <w:t xml:space="preserve">י</w:t>
      </w:r>
      <w:r w:rsidRPr="00C35A2C">
        <w:rPr>
          <w:rFonts w:ascii="FontbitDavid" w:hAnsi="FontbitDavid"/>
          <w:sz w:val="32"/>
          <w:rtl/>
        </w:rPr>
        <w:t>: אף הלובש כלאים.</w:t>
      </w:r>
    </w:p>
    <w:p w14:paraId="682BA55D" w14:textId="77777777" w:rsidR="00910F84" w:rsidRPr="00C35A2C" w:rsidRDefault="00910F84" w:rsidP="00910F84">
      <w:pPr>
        <w:rPr>
          <w:rFonts w:ascii="FontbitDavid" w:hAnsi="FontbitDavid"/>
          <w:sz w:val="32"/>
          <w:rtl/>
        </w:rPr>
      </w:pPr>
      <w:r w:rsidRPr="00C35A2C">
        <w:rPr>
          <w:rFonts w:ascii="FontbitDavid" w:hAnsi="FontbitDavid"/>
          <w:sz w:val="32"/>
          <w:rtl/>
        </w:rPr>
        <w:t>איכא בינייהו כלאים דרבנן, מר סבר: מדאורייתא הוי מומר, דרבנן לא הוי מומר;</w:t>
      </w:r>
    </w:p>
    <w:p w14:paraId="6D73DDFD" w14:textId="77777777" w:rsidR="00910F84" w:rsidRPr="00C35A2C" w:rsidRDefault="00910F84" w:rsidP="00910F84">
      <w:pPr>
        <w:rPr>
          <w:rFonts w:ascii="FontbitDavid" w:hAnsi="FontbitDavid"/>
          <w:sz w:val="32"/>
          <w:rtl/>
        </w:rPr>
      </w:pPr>
      <w:r w:rsidRPr="00C35A2C">
        <w:rPr>
          <w:rFonts w:ascii="FontbitDavid" w:hAnsi="FontbitDavid"/>
          <w:sz w:val="32"/>
          <w:rtl/>
        </w:rPr>
        <w:t>ומר סבר: כלאים כיון דמפרסם אסוריה, אפי' בדרבנן הוי מומר.</w:t>
      </w:r>
    </w:p>
    <w:p w14:paraId="111820C2" w14:textId="77777777" w:rsidR="00910F84" w:rsidRPr="00C35A2C" w:rsidRDefault="00910F84" w:rsidP="00910F84">
      <w:pPr>
        <w:rPr>
          <w:rFonts w:ascii="FontbitDavid" w:hAnsi="FontbitDavid"/>
          <w:sz w:val="32"/>
          <w:rtl/>
        </w:rPr>
      </w:pPr>
    </w:p>
    <w:p w14:paraId="65AD710A" w14:textId="77777777" w:rsidR="00910F84" w:rsidRDefault="00910F84" w:rsidP="00910F84">
      <w:pPr>
        <w:rPr>
          <w:rFonts w:ascii="FontbitDavid" w:hAnsi="FontbitDavid"/>
          <w:sz w:val="32"/>
          <w:rtl/>
        </w:rPr>
      </w:pPr>
      <w:r w:rsidRPr="00C35A2C">
        <w:rPr>
          <w:rFonts w:ascii="Fb Fontext" w:hAnsi="Fb Fontext"/>
          <w:rtl/>
        </w:rPr>
        <w:t xml:space="preserve">• </w:t>
      </w:r>
      <w:r w:rsidRPr="00280F6D">
        <w:rPr>
          <w:rFonts w:ascii="FontbitDavid" w:hAnsi="FontbitDavid"/>
          <w:b/>
          <w:bCs/>
          <w:sz w:val="32"/>
          <w:rtl/>
        </w:rPr>
        <w:t>פליגי</w:t>
      </w:r>
      <w:r w:rsidRPr="00C35A2C">
        <w:rPr>
          <w:rFonts w:ascii="FontbitDavid" w:hAnsi="FontbitDavid"/>
          <w:sz w:val="32"/>
          <w:rtl/>
        </w:rPr>
        <w:t xml:space="preserve"> </w:t>
      </w:r>
      <w:r>
        <w:rPr>
          <w:rStyle w:val="affff1"/>
          <w:rFonts w:ascii="FontbitDavid" w:hAnsi="FontbitDavid" w:hint="cs"/>
          <w:sz w:val="32"/>
          <w:rtl/>
          <w:rPrChange w:id="1137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37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80" w:author="מנוע אמוראים" w:date="2026-10-05T16:41:56Z">
            <w:rPr>
              <w:rFonts w:ascii="FontbitDavid" w:hAnsi="FontbitDavid" w:hint="cs"/>
              <w:sz w:val="32"/>
              <w:rtl/>
            </w:rPr>
          </w:rPrChange>
        </w:rPr>
        <w:t xml:space="preserve">א</w:t>
      </w:r>
      <w:r>
        <w:rPr>
          <w:rFonts w:ascii="FontbitDavid" w:hAnsi="FontbitDavid" w:hint="cs"/>
          <w:sz w:val="32"/>
          <w:rtl/>
        </w:rPr>
        <w:t xml:space="preserve"> ורבינא: </w:t>
      </w:r>
      <w:r w:rsidRPr="00C35A2C">
        <w:rPr>
          <w:rFonts w:ascii="FontbitDavid" w:hAnsi="FontbitDavid"/>
          <w:sz w:val="32"/>
          <w:rtl/>
        </w:rPr>
        <w:t xml:space="preserve"> חד אמר: לתאבון - מומר, להכעיס - צדוקי;</w:t>
      </w:r>
    </w:p>
    <w:p w14:paraId="49D6802C" w14:textId="77777777" w:rsidR="00910F84" w:rsidRPr="00C35A2C" w:rsidRDefault="00910F84" w:rsidP="00910F84">
      <w:pPr>
        <w:rPr>
          <w:rFonts w:ascii="FontbitDavid" w:hAnsi="FontbitDavid"/>
          <w:sz w:val="32"/>
          <w:rtl/>
        </w:rPr>
      </w:pPr>
      <w:r>
        <w:rPr>
          <w:rFonts w:ascii="FontbitDavid" w:hAnsi="FontbitDavid"/>
          <w:sz w:val="32"/>
          <w:rtl/>
        </w:rPr>
        <w:tab/>
      </w:r>
      <w:r>
        <w:rPr>
          <w:rFonts w:ascii="FontbitDavid" w:hAnsi="FontbitDavid"/>
          <w:sz w:val="32"/>
          <w:rtl/>
        </w:rPr>
        <w:tab/>
      </w:r>
      <w:r>
        <w:rPr>
          <w:rFonts w:ascii="FontbitDavid" w:hAnsi="FontbitDavid"/>
          <w:sz w:val="32"/>
          <w:rtl/>
        </w:rPr>
        <w:tab/>
        <w:t xml:space="preserve">וחד אמר: להכעיס נמי מומר, </w:t>
      </w:r>
      <w:r w:rsidRPr="00C35A2C">
        <w:rPr>
          <w:rFonts w:ascii="FontbitDavid" w:hAnsi="FontbitDavid" w:hint="cs"/>
          <w:sz w:val="32"/>
          <w:rtl/>
        </w:rPr>
        <w:t>ו</w:t>
      </w:r>
      <w:r w:rsidRPr="00C35A2C">
        <w:rPr>
          <w:rFonts w:ascii="FontbitDavid" w:hAnsi="FontbitDavid"/>
          <w:sz w:val="32"/>
          <w:rtl/>
        </w:rPr>
        <w:t>צדוקי</w:t>
      </w:r>
      <w:r w:rsidRPr="00C35A2C">
        <w:rPr>
          <w:rFonts w:ascii="FontbitDavid" w:hAnsi="FontbitDavid" w:hint="cs"/>
          <w:sz w:val="32"/>
          <w:rtl/>
        </w:rPr>
        <w:t xml:space="preserve"> הוא- </w:t>
      </w:r>
      <w:r w:rsidRPr="00C35A2C">
        <w:rPr>
          <w:rFonts w:ascii="FontbitDavid" w:hAnsi="FontbitDavid"/>
          <w:sz w:val="32"/>
          <w:rtl/>
        </w:rPr>
        <w:t xml:space="preserve"> כל העובד עבודת כוכבים.</w:t>
      </w:r>
    </w:p>
    <w:p w14:paraId="44FFF545" w14:textId="77777777" w:rsidR="00910F84" w:rsidRPr="00C35A2C" w:rsidRDefault="00910F84" w:rsidP="00910F84">
      <w:pPr>
        <w:rPr>
          <w:rFonts w:ascii="FontbitDavid" w:hAnsi="FontbitDavid"/>
          <w:sz w:val="32"/>
          <w:rtl/>
        </w:rPr>
      </w:pPr>
      <w:r w:rsidRPr="00C35A2C">
        <w:rPr>
          <w:rFonts w:ascii="FontbitDavid" w:hAnsi="FontbitDavid" w:hint="cs"/>
          <w:sz w:val="32"/>
          <w:rtl/>
        </w:rPr>
        <w:t>והך ד</w:t>
      </w:r>
      <w:r w:rsidRPr="00C35A2C">
        <w:rPr>
          <w:rFonts w:ascii="FontbitDavid" w:hAnsi="FontbitDavid"/>
          <w:sz w:val="32"/>
          <w:rtl/>
        </w:rPr>
        <w:t>אכל פרעוש אחד או יתוש אחד - ה</w:t>
      </w:r>
      <w:r>
        <w:rPr>
          <w:rFonts w:ascii="FontbitDavid" w:hAnsi="FontbitDavid"/>
          <w:sz w:val="32"/>
          <w:rtl/>
        </w:rPr>
        <w:t>"</w:t>
      </w:r>
      <w:r w:rsidRPr="00C35A2C">
        <w:rPr>
          <w:rFonts w:ascii="FontbitDavid" w:hAnsi="FontbitDavid"/>
          <w:sz w:val="32"/>
          <w:rtl/>
        </w:rPr>
        <w:t>ז מומר;</w:t>
      </w:r>
      <w:r w:rsidRPr="00C35A2C">
        <w:rPr>
          <w:rFonts w:ascii="FontbitDavid" w:hAnsi="FontbitDavid" w:hint="cs"/>
          <w:sz w:val="32"/>
          <w:rtl/>
        </w:rPr>
        <w:t xml:space="preserve"> ואפי' דלהכעיס קרי מומר דהתם אמר אטעום טעם איסור</w:t>
      </w:r>
    </w:p>
    <w:p w14:paraId="2A713760"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4663983" w14:textId="77777777" w:rsidR="00910F84" w:rsidRPr="00C35A2C" w:rsidRDefault="00910F84" w:rsidP="00910F84">
      <w:pPr>
        <w:pStyle w:val="afff2"/>
        <w:rPr>
          <w:b/>
          <w:rtl/>
        </w:rPr>
      </w:pPr>
      <w:ins w:id="9831" w:author="מספור קטעי משנה" w:date="2026-10-06T06:45:26Z">
        <w:r>
          <w:rPr>
            <w:rStyle w:val="MisparKeta"/>
          </w:rPr>
          <w:t xml:space="preserve">ג. </w:t>
        </w:r>
      </w:ins>
      <w:r w:rsidRPr="00C35A2C">
        <w:rPr>
          <w:rtl/>
        </w:rPr>
        <w:t>ואיזהו נשיא? זה מלך כו'.</w:t>
      </w:r>
    </w:p>
    <w:p w14:paraId="70B9360C"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hint="cs"/>
          <w:b/>
          <w:bCs/>
          <w:sz w:val="32"/>
          <w:rtl/>
        </w:rPr>
        <w:t>ר</w:t>
      </w:r>
      <w:r w:rsidRPr="00C35A2C">
        <w:rPr>
          <w:rFonts w:ascii="FontbitDavid" w:hAnsi="FontbitDavid"/>
          <w:sz w:val="32"/>
          <w:rtl/>
        </w:rPr>
        <w:t>: נשיא - יכול נשיא שבט כנחשון בן עמינדב? ת</w:t>
      </w:r>
      <w:r>
        <w:rPr>
          <w:rFonts w:ascii="FontbitDavid" w:hAnsi="FontbitDavid"/>
          <w:sz w:val="32"/>
          <w:rtl/>
        </w:rPr>
        <w:t>"</w:t>
      </w:r>
      <w:r w:rsidRPr="00C35A2C">
        <w:rPr>
          <w:rFonts w:ascii="FontbitDavid" w:hAnsi="FontbitDavid"/>
          <w:sz w:val="32"/>
          <w:rtl/>
        </w:rPr>
        <w:t>ל:</w:t>
      </w:r>
      <w:r w:rsidRPr="00F90100">
        <w:rPr>
          <w:rStyle w:val="afffd"/>
          <w:rtl/>
        </w:rPr>
        <w:t xml:space="preserve"> </w:t>
      </w:r>
      <w:r w:rsidRPr="00F90100">
        <w:rPr>
          <w:rStyle w:val="afffd"/>
          <w:rFonts w:hint="cs"/>
          <w:rtl/>
        </w:rPr>
        <w:t>'</w:t>
      </w:r>
      <w:r w:rsidRPr="00F90100">
        <w:rPr>
          <w:rStyle w:val="afffd"/>
          <w:rtl/>
        </w:rPr>
        <w:t>מכל מצות ה' אלהיו</w:t>
      </w:r>
      <w:r w:rsidRPr="00F90100">
        <w:rPr>
          <w:rStyle w:val="afffd"/>
          <w:rFonts w:hint="cs"/>
          <w:rtl/>
        </w:rPr>
        <w:t>'</w:t>
      </w:r>
      <w:r w:rsidRPr="00C35A2C">
        <w:rPr>
          <w:rFonts w:ascii="FontbitDavid" w:hAnsi="FontbitDavid"/>
          <w:sz w:val="32"/>
          <w:rtl/>
        </w:rPr>
        <w:t xml:space="preserve">, </w:t>
      </w:r>
    </w:p>
    <w:p w14:paraId="0C5B53F0"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ולהלן הוא אומר: </w:t>
      </w:r>
      <w:r w:rsidRPr="00F90100">
        <w:rPr>
          <w:rStyle w:val="afffd"/>
          <w:rFonts w:hint="cs"/>
          <w:rtl/>
        </w:rPr>
        <w:t>'</w:t>
      </w:r>
      <w:r w:rsidRPr="00F90100">
        <w:rPr>
          <w:rStyle w:val="afffd"/>
          <w:rtl/>
        </w:rPr>
        <w:t>למען ילמד ליראה את ה' אלהיו</w:t>
      </w:r>
      <w:r w:rsidRPr="00F90100">
        <w:rPr>
          <w:rStyle w:val="afffd"/>
          <w:rFonts w:hint="cs"/>
          <w:rtl/>
        </w:rPr>
        <w:t>'</w:t>
      </w:r>
      <w:r w:rsidRPr="00C35A2C">
        <w:rPr>
          <w:rFonts w:ascii="FontbitDavid" w:hAnsi="FontbitDavid"/>
          <w:sz w:val="32"/>
          <w:rtl/>
        </w:rPr>
        <w:t>,</w:t>
      </w:r>
      <w:r w:rsidRPr="00C35A2C">
        <w:rPr>
          <w:rFonts w:ascii="FontbitDavid" w:hAnsi="FontbitDavid" w:hint="cs"/>
          <w:sz w:val="32"/>
          <w:rtl/>
        </w:rPr>
        <w:t xml:space="preserve"> </w:t>
      </w:r>
      <w:r w:rsidRPr="00C35A2C">
        <w:rPr>
          <w:rFonts w:ascii="FontbitDavid" w:hAnsi="FontbitDavid"/>
          <w:sz w:val="32"/>
          <w:rtl/>
        </w:rPr>
        <w:t xml:space="preserve">מה להלן שאין על גביו אלא ה' אלהיו, אף נשיא </w:t>
      </w:r>
      <w:r w:rsidRPr="00C35A2C">
        <w:rPr>
          <w:rFonts w:ascii="FontbitDavid" w:hAnsi="FontbitDavid" w:hint="cs"/>
          <w:sz w:val="32"/>
          <w:rtl/>
        </w:rPr>
        <w:t>כן</w:t>
      </w:r>
      <w:r w:rsidRPr="00C35A2C">
        <w:rPr>
          <w:rFonts w:ascii="FontbitDavid" w:hAnsi="FontbitDavid"/>
          <w:sz w:val="32"/>
          <w:rtl/>
        </w:rPr>
        <w:t>.</w:t>
      </w:r>
    </w:p>
    <w:p w14:paraId="26AFCF1E" w14:textId="77777777" w:rsidR="00910F84" w:rsidRPr="00C35A2C" w:rsidRDefault="00910F84" w:rsidP="00910F84">
      <w:pPr>
        <w:pStyle w:val="aff6"/>
        <w:framePr w:wrap="around"/>
        <w:rPr>
          <w:rtl/>
        </w:rPr>
      </w:pPr>
      <w:r w:rsidRPr="00C35A2C">
        <w:rPr>
          <w:rFonts w:hint="cs"/>
          <w:rtl/>
        </w:rPr>
        <w:t>יא</w:t>
      </w:r>
      <w:r w:rsidRPr="00C35A2C">
        <w:t>:</w:t>
      </w:r>
    </w:p>
    <w:p w14:paraId="41A97CD4" w14:textId="77777777" w:rsidR="00910F84" w:rsidRPr="00C35A2C" w:rsidRDefault="00910F84" w:rsidP="00910F84">
      <w:pPr>
        <w:rPr>
          <w:rFonts w:ascii="FontbitDavid" w:hAnsi="FontbitDavid"/>
          <w:sz w:val="32"/>
          <w:rtl/>
        </w:rPr>
      </w:pPr>
      <w:r w:rsidRPr="00B912E7">
        <w:rPr>
          <w:rFonts w:ascii="Fb Fontext" w:hAnsi="Fb Fontext"/>
          <w:b/>
          <w:bCs/>
          <w:rtl/>
        </w:rPr>
        <w:t xml:space="preserve">• </w:t>
      </w:r>
      <w:r>
        <w:rPr>
          <w:rFonts w:ascii="FontbitDavid" w:hAnsi="FontbitDavid"/>
          <w:b/>
          <w:bCs/>
          <w:sz w:val="32"/>
          <w:rtl/>
        </w:rPr>
        <w:t xml:space="preserve">בעא רבי </w:t>
      </w:r>
      <w:r>
        <w:rPr>
          <w:rStyle w:val="affff1"/>
          <w:rFonts w:ascii="FontbitDavid" w:hAnsi="FontbitDavid"/>
          <w:b/>
          <w:bCs/>
          <w:sz w:val="32"/>
          <w:rtl/>
          <w:rPrChange w:id="11381" w:author="מנוע אמוראים" w:date="2026-10-05T16:41:56Z">
            <w:rPr>
              <w:rFonts w:ascii="FontbitDavid" w:hAnsi="FontbitDavid"/>
              <w:b/>
              <w:bCs/>
              <w:sz w:val="32"/>
              <w:rtl/>
            </w:rPr>
          </w:rPrChange>
        </w:rPr>
        <w:t xml:space="preserve">מר</w:t>
      </w:r>
      <w:r>
        <w:rPr>
          <w:rStyle w:val="affff1"/>
          <w:rFonts w:ascii="FontbitDavid" w:hAnsi="FontbitDavid"/>
          <w:b/>
          <w:bCs/>
          <w:sz w:val="32"/>
          <w:rtl/>
          <w:rPrChange w:id="11382" w:author="מנוע אמוראים" w:date="2026-10-05T16:41:56Z">
            <w:rPr>
              <w:rFonts w:ascii="FontbitDavid" w:hAnsi="FontbitDavid"/>
              <w:b/>
              <w:bCs/>
              <w:sz w:val="32"/>
              <w:rtl/>
            </w:rPr>
          </w:rPrChange>
        </w:rPr>
        <w:t xml:space="preserve">"</w:t>
      </w:r>
      <w:r>
        <w:rPr>
          <w:rStyle w:val="affff1"/>
          <w:rFonts w:ascii="FontbitDavid" w:hAnsi="FontbitDavid" w:hint="cs"/>
          <w:sz w:val="32"/>
          <w:rtl/>
          <w:rPrChange w:id="11383" w:author="מנוע אמוראים" w:date="2026-10-05T16:41:56Z">
            <w:rPr>
              <w:rFonts w:ascii="FontbitDavid" w:hAnsi="FontbitDavid" w:hint="cs"/>
              <w:sz w:val="32"/>
              <w:rtl/>
            </w:rPr>
          </w:rPrChange>
        </w:rPr>
        <w:t xml:space="preserve">ח</w:t>
      </w:r>
      <w:r w:rsidRPr="00C35A2C">
        <w:rPr>
          <w:rFonts w:ascii="FontbitDavid" w:hAnsi="FontbitDavid"/>
          <w:sz w:val="32"/>
          <w:rtl/>
        </w:rPr>
        <w:t>: כגון אני מהו בשעיר? אמר ליה: הרי צרתך בבבל.</w:t>
      </w:r>
    </w:p>
    <w:p w14:paraId="1E269D12" w14:textId="77777777" w:rsidR="00910F84" w:rsidRDefault="00910F84" w:rsidP="00910F84">
      <w:pPr>
        <w:rPr>
          <w:rFonts w:ascii="FontbitDavid" w:hAnsi="FontbitDavid"/>
          <w:sz w:val="32"/>
          <w:rtl/>
        </w:rPr>
      </w:pPr>
      <w:r w:rsidRPr="00C35A2C">
        <w:rPr>
          <w:rFonts w:ascii="FontbitDavid" w:hAnsi="FontbitDavid" w:hint="cs"/>
          <w:sz w:val="32"/>
          <w:rtl/>
        </w:rPr>
        <w:t>והך ד</w:t>
      </w:r>
      <w:r w:rsidRPr="00C35A2C">
        <w:rPr>
          <w:rFonts w:ascii="FontbitDavid" w:hAnsi="FontbitDavid"/>
          <w:sz w:val="32"/>
          <w:rtl/>
        </w:rPr>
        <w:t>מלכי ישראל ומלכי בית דוד, אלו מביאים לעצמם ואלו מביאים לעצמם!</w:t>
      </w:r>
    </w:p>
    <w:p w14:paraId="4A647D07" w14:textId="77777777" w:rsidR="00910F84" w:rsidRPr="00C35A2C" w:rsidRDefault="00910F84" w:rsidP="00910F84">
      <w:pPr>
        <w:rPr>
          <w:rFonts w:ascii="FontbitDavid" w:hAnsi="FontbitDavid"/>
          <w:sz w:val="32"/>
          <w:rtl/>
        </w:rPr>
      </w:pPr>
      <w:r>
        <w:rPr>
          <w:rFonts w:ascii="FontbitDavid" w:hAnsi="FontbitDavid"/>
          <w:sz w:val="32"/>
          <w:rtl/>
        </w:rPr>
        <w:tab/>
        <w:t>התם לא כייפי אהדדי, הכא אנ</w:t>
      </w:r>
      <w:r>
        <w:rPr>
          <w:rFonts w:ascii="FontbitDavid" w:hAnsi="FontbitDavid" w:hint="cs"/>
          <w:sz w:val="32"/>
          <w:rtl/>
        </w:rPr>
        <w:t>ו</w:t>
      </w:r>
      <w:r w:rsidRPr="00C35A2C">
        <w:rPr>
          <w:rFonts w:ascii="FontbitDavid" w:hAnsi="FontbitDavid"/>
          <w:sz w:val="32"/>
          <w:rtl/>
        </w:rPr>
        <w:t xml:space="preserve"> </w:t>
      </w:r>
      <w:r>
        <w:rPr>
          <w:rFonts w:ascii="FontbitDavid" w:hAnsi="FontbitDavid" w:hint="cs"/>
          <w:sz w:val="32"/>
          <w:rtl/>
        </w:rPr>
        <w:t>כופים</w:t>
      </w:r>
      <w:r w:rsidRPr="00C35A2C">
        <w:rPr>
          <w:rFonts w:ascii="FontbitDavid" w:hAnsi="FontbitDavid"/>
          <w:sz w:val="32"/>
          <w:rtl/>
        </w:rPr>
        <w:t xml:space="preserve"> ל</w:t>
      </w:r>
      <w:r>
        <w:rPr>
          <w:rFonts w:ascii="FontbitDavid" w:hAnsi="FontbitDavid" w:hint="cs"/>
          <w:sz w:val="32"/>
          <w:rtl/>
        </w:rPr>
        <w:t>הם</w:t>
      </w:r>
      <w:r w:rsidRPr="00C35A2C">
        <w:rPr>
          <w:rFonts w:ascii="FontbitDavid" w:hAnsi="FontbitDavid"/>
          <w:sz w:val="32"/>
          <w:rtl/>
        </w:rPr>
        <w:t>.</w:t>
      </w:r>
    </w:p>
    <w:p w14:paraId="0C1D45F2"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 xml:space="preserve">רב ספרא מתני הכי, </w:t>
      </w:r>
      <w:r w:rsidRPr="00C35A2C">
        <w:rPr>
          <w:rFonts w:ascii="FontbitDavid" w:hAnsi="FontbitDavid" w:hint="cs"/>
          <w:sz w:val="32"/>
          <w:rtl/>
        </w:rPr>
        <w:t>ד</w:t>
      </w:r>
      <w:r>
        <w:rPr>
          <w:rFonts w:ascii="FontbitDavid" w:hAnsi="FontbitDavid"/>
          <w:sz w:val="32"/>
          <w:rtl/>
        </w:rPr>
        <w:t xml:space="preserve">בעא רבי </w:t>
      </w:r>
      <w:r>
        <w:rPr>
          <w:rStyle w:val="affff1"/>
          <w:rFonts w:ascii="FontbitDavid" w:hAnsi="FontbitDavid"/>
          <w:sz w:val="32"/>
          <w:rtl/>
          <w:rPrChange w:id="11384" w:author="מנוע אמוראים" w:date="2026-10-05T16:41:56Z">
            <w:rPr>
              <w:rFonts w:ascii="FontbitDavid" w:hAnsi="FontbitDavid"/>
              <w:sz w:val="32"/>
              <w:rtl/>
            </w:rPr>
          </w:rPrChange>
        </w:rPr>
        <w:t xml:space="preserve">מר</w:t>
      </w:r>
      <w:r>
        <w:rPr>
          <w:rStyle w:val="affff1"/>
          <w:rFonts w:ascii="FontbitDavid" w:hAnsi="FontbitDavid"/>
          <w:sz w:val="32"/>
          <w:rtl/>
          <w:rPrChange w:id="1138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86" w:author="מנוע אמוראים" w:date="2026-10-05T16:41:56Z">
            <w:rPr>
              <w:rFonts w:ascii="FontbitDavid" w:hAnsi="FontbitDavid" w:hint="cs"/>
              <w:sz w:val="32"/>
              <w:rtl/>
            </w:rPr>
          </w:rPrChange>
        </w:rPr>
        <w:t xml:space="preserve">ח</w:t>
      </w:r>
      <w:r w:rsidRPr="00C35A2C">
        <w:rPr>
          <w:rFonts w:ascii="FontbitDavid" w:hAnsi="FontbitDavid"/>
          <w:sz w:val="32"/>
          <w:rtl/>
        </w:rPr>
        <w:t>: כגון אני מהו בשעיר? א</w:t>
      </w:r>
      <w:r>
        <w:rPr>
          <w:rFonts w:ascii="FontbitDavid" w:hAnsi="FontbitDavid"/>
          <w:sz w:val="32"/>
          <w:rtl/>
        </w:rPr>
        <w:t>"</w:t>
      </w:r>
      <w:r w:rsidRPr="00C35A2C">
        <w:rPr>
          <w:rFonts w:ascii="FontbitDavid" w:hAnsi="FontbitDavid"/>
          <w:sz w:val="32"/>
          <w:rtl/>
        </w:rPr>
        <w:t xml:space="preserve">ל: התם שבט, הכא מחוקק, </w:t>
      </w:r>
    </w:p>
    <w:p w14:paraId="5A110491" w14:textId="77777777" w:rsidR="00910F84" w:rsidRPr="00C35A2C" w:rsidRDefault="00910F84" w:rsidP="00910F84">
      <w:pPr>
        <w:ind w:left="1174"/>
        <w:rPr>
          <w:rFonts w:ascii="FontbitDavid" w:hAnsi="FontbitDavid"/>
          <w:sz w:val="32"/>
          <w:rtl/>
        </w:rPr>
      </w:pPr>
      <w:r w:rsidRPr="00C35A2C">
        <w:rPr>
          <w:rFonts w:ascii="FontbitDavid" w:hAnsi="FontbitDavid"/>
          <w:sz w:val="32"/>
          <w:rtl/>
        </w:rPr>
        <w:lastRenderedPageBreak/>
        <w:t xml:space="preserve">ותניא: </w:t>
      </w:r>
      <w:r w:rsidRPr="00F90100">
        <w:rPr>
          <w:rStyle w:val="afffd"/>
          <w:rFonts w:hint="cs"/>
          <w:rtl/>
        </w:rPr>
        <w:t>'</w:t>
      </w:r>
      <w:r w:rsidRPr="00F90100">
        <w:rPr>
          <w:rStyle w:val="afffd"/>
          <w:rtl/>
        </w:rPr>
        <w:t>לא יסור שבט מיהודה</w:t>
      </w:r>
      <w:r w:rsidRPr="00F90100">
        <w:rPr>
          <w:rStyle w:val="afffd"/>
          <w:rFonts w:hint="cs"/>
          <w:rtl/>
        </w:rPr>
        <w:t>'</w:t>
      </w:r>
      <w:r w:rsidRPr="00F90100">
        <w:rPr>
          <w:rStyle w:val="afffd"/>
          <w:rtl/>
        </w:rPr>
        <w:t xml:space="preserve"> </w:t>
      </w:r>
      <w:r w:rsidRPr="00C35A2C">
        <w:rPr>
          <w:rFonts w:ascii="FontbitDavid" w:hAnsi="FontbitDavid"/>
          <w:sz w:val="32"/>
          <w:rtl/>
        </w:rPr>
        <w:t>- זה ראש גולה שבבבל, שרודה את ישראל במקל;</w:t>
      </w:r>
    </w:p>
    <w:p w14:paraId="59E91C98" w14:textId="77777777" w:rsidR="00910F84" w:rsidRPr="00C35A2C" w:rsidRDefault="00910F84" w:rsidP="00910F84">
      <w:pPr>
        <w:ind w:left="1174"/>
        <w:rPr>
          <w:rFonts w:ascii="FontbitDavid" w:hAnsi="FontbitDavid"/>
          <w:sz w:val="32"/>
          <w:rtl/>
        </w:rPr>
      </w:pPr>
      <w:r w:rsidRPr="00F90100">
        <w:rPr>
          <w:rStyle w:val="afffd"/>
          <w:rFonts w:hint="cs"/>
          <w:rtl/>
        </w:rPr>
        <w:t>'</w:t>
      </w:r>
      <w:r w:rsidRPr="00F90100">
        <w:rPr>
          <w:rStyle w:val="afffd"/>
          <w:rtl/>
        </w:rPr>
        <w:t>ומחוקק מבין רגליו</w:t>
      </w:r>
      <w:r w:rsidRPr="00F90100">
        <w:rPr>
          <w:rStyle w:val="afffd"/>
          <w:rFonts w:hint="cs"/>
          <w:rtl/>
        </w:rPr>
        <w:t>'</w:t>
      </w:r>
      <w:r w:rsidRPr="00F90100">
        <w:rPr>
          <w:rStyle w:val="afffd"/>
          <w:rtl/>
        </w:rPr>
        <w:t xml:space="preserve"> </w:t>
      </w:r>
      <w:r w:rsidRPr="00C35A2C">
        <w:rPr>
          <w:rFonts w:ascii="FontbitDavid" w:hAnsi="FontbitDavid"/>
          <w:sz w:val="32"/>
          <w:rtl/>
        </w:rPr>
        <w:t>- אלו בני בניו של הלל, שמלמדים תורה לישראל ברבים.</w:t>
      </w:r>
    </w:p>
    <w:p w14:paraId="5EFADEF7"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pPr>
        <w:pStyle w:val="affff4"/>
        <w:rPr>
          <w:ins w:id="20014" w:author="קלוד" w:date="2026-10-06T10:08:57Z"/>
        </w:rPr>
      </w:pPr>
      <w:ins w:id="20013" w:author="קלוד" w:date="2026-10-06T10:08:57Z">
        <w:r>
          <w:t xml:space="preserve">משנה ד</w:t>
        </w:r>
      </w:ins>
    </w:p>
    <w:p w14:paraId="59488B36" w14:textId="77777777" w:rsidR="00910F84" w:rsidRPr="00C35A2C" w:rsidRDefault="00910F84" w:rsidP="00910F84">
      <w:pPr>
        <w:pStyle w:val="affb"/>
        <w:rPr>
          <w:del w:id="20045" w:author="קלוד" w:date="2026-10-06T10:15:28Z"/>
          <w:rtl/>
        </w:rPr>
      </w:pPr>
      <w:ins w:id="9832" w:author="מספור קטעי משנה" w:date="2026-10-06T06:45:26Z">
        <w:del w:id="20043" w:author="קלוד" w:date="2026-10-06T10:15:28Z">
          <w:r>
            <w:rPr>
              <w:rStyle w:val="MisparKeta"/>
            </w:rPr>
            <w:delText xml:space="preserve">א. </w:delText>
          </w:r>
        </w:del>
      </w:ins>
      <w:del w:id="20044" w:author="קלוד" w:date="2026-10-06T10:15:28Z">
        <w:r w:rsidRPr="00C35A2C">
          <w:rPr>
            <w:rtl/>
          </w:rPr>
          <w:delText xml:space="preserve">מתני'.</w:delText>
        </w:r>
      </w:del>
    </w:p>
    <w:p w14:paraId="4F117C85" w14:textId="77777777" w:rsidR="00910F84" w:rsidRPr="00C35A2C" w:rsidRDefault="00910F84" w:rsidP="00910F84">
      <w:pPr>
        <w:pStyle w:val="affb"/>
        <w:rPr>
          <w:rtl/>
        </w:rPr>
      </w:pPr>
      <w:ins w:id="20072" w:author="קלוד" w:date="2026-10-06T10:15:28Z">
        <w:r>
          <w:rPr>
            <w:rStyle w:val="MisparKeta"/>
          </w:rPr>
          <w:t xml:space="preserve">א. </w:t>
        </w:r>
      </w:ins>
      <w:r w:rsidRPr="00C35A2C">
        <w:rPr>
          <w:rtl/>
        </w:rPr>
        <w:t>ואיזהו המשיח? המשוח בשמן המשחה, לא המרובה בבגדים.</w:t>
      </w:r>
    </w:p>
    <w:p w14:paraId="6CE2D55A" w14:textId="77777777" w:rsidR="00910F84" w:rsidRPr="00C35A2C" w:rsidRDefault="00910F84" w:rsidP="00910F84">
      <w:pPr>
        <w:pStyle w:val="affb"/>
        <w:rPr>
          <w:rtl/>
        </w:rPr>
      </w:pPr>
      <w:r w:rsidRPr="00C35A2C">
        <w:rPr>
          <w:rtl/>
        </w:rPr>
        <w:t xml:space="preserve">אין בין כהן המשוח בשמן המשחה למרובה בגדים - אלא פר הבא על כל המצות, </w:t>
      </w:r>
    </w:p>
    <w:p w14:paraId="551FD222" w14:textId="77777777" w:rsidR="00910F84" w:rsidRPr="00C35A2C" w:rsidRDefault="00910F84" w:rsidP="00910F84">
      <w:pPr>
        <w:pStyle w:val="affb"/>
        <w:rPr>
          <w:rtl/>
        </w:rPr>
      </w:pPr>
      <w:r w:rsidRPr="00C35A2C">
        <w:rPr>
          <w:rtl/>
        </w:rPr>
        <w:t>ואין בין כהן משמש לכהן שעבר - אלא פר יוה</w:t>
      </w:r>
      <w:r>
        <w:rPr>
          <w:rtl/>
        </w:rPr>
        <w:t>"</w:t>
      </w:r>
      <w:r w:rsidRPr="00C35A2C">
        <w:rPr>
          <w:rtl/>
        </w:rPr>
        <w:t>כ ועשירית האיפה;</w:t>
      </w:r>
    </w:p>
    <w:p w14:paraId="40CD46AE" w14:textId="77777777" w:rsidR="00910F84" w:rsidRPr="00C35A2C" w:rsidRDefault="00910F84" w:rsidP="00910F84">
      <w:pPr>
        <w:pStyle w:val="affb"/>
        <w:rPr>
          <w:rtl/>
        </w:rPr>
      </w:pPr>
      <w:r w:rsidRPr="00C35A2C">
        <w:rPr>
          <w:rtl/>
        </w:rPr>
        <w:t>זה וזה שוים בעבודת יוה</w:t>
      </w:r>
      <w:r>
        <w:rPr>
          <w:rtl/>
        </w:rPr>
        <w:t>"</w:t>
      </w:r>
      <w:r w:rsidRPr="00C35A2C">
        <w:rPr>
          <w:rtl/>
        </w:rPr>
        <w:t>כ, ומצווים על הבתולה, ואסורים על האלמנה, ואינם מטמאים בקרוביהם, ולא פורעים ולא פורמים, ומחזירין הרוצח.</w:t>
      </w:r>
    </w:p>
    <w:p w14:paraId="1E1D635F"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6879E50A" w14:textId="77777777" w:rsidR="00910F84" w:rsidRPr="00C35A2C" w:rsidRDefault="00910F84" w:rsidP="00910F84">
      <w:pPr>
        <w:rPr>
          <w:rFonts w:ascii="FontbitDavid" w:hAnsi="FontbitDavid"/>
          <w:sz w:val="32"/>
          <w:rtl/>
        </w:rPr>
      </w:pPr>
      <w:r w:rsidRPr="00C35A2C">
        <w:rPr>
          <w:rFonts w:ascii="FontbitDavid" w:hAnsi="FontbitDavid"/>
          <w:b/>
          <w:bCs/>
          <w:sz w:val="32"/>
          <w:rtl/>
        </w:rPr>
        <w:t>• 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xml:space="preserve">: שמן המשחה שעשה משה במדבר, </w:t>
      </w:r>
      <w:r>
        <w:rPr>
          <w:rStyle w:val="affff1"/>
          <w:rFonts w:ascii="FontbitDavid" w:hAnsi="FontbitDavid" w:hint="cs"/>
          <w:sz w:val="32"/>
          <w:rtl/>
          <w:rPrChange w:id="11387"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38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89"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w:t>
      </w:r>
      <w:r w:rsidRPr="00C35A2C">
        <w:rPr>
          <w:rFonts w:ascii="FontbitDavid" w:hAnsi="FontbitDavid"/>
          <w:sz w:val="32"/>
          <w:rtl/>
        </w:rPr>
        <w:t>היו שולקים בו את העיקרים</w:t>
      </w:r>
      <w:r w:rsidRPr="00C35A2C">
        <w:rPr>
          <w:rFonts w:ascii="FontbitDavid" w:hAnsi="FontbitDavid" w:hint="cs"/>
          <w:sz w:val="32"/>
          <w:rtl/>
        </w:rPr>
        <w:t>[שרשי בשמים]</w:t>
      </w:r>
      <w:r w:rsidRPr="00C35A2C">
        <w:rPr>
          <w:rFonts w:ascii="FontbitDavid" w:hAnsi="FontbitDavid"/>
          <w:sz w:val="32"/>
          <w:rtl/>
        </w:rPr>
        <w:t xml:space="preserve">, </w:t>
      </w:r>
    </w:p>
    <w:p w14:paraId="27548CF2" w14:textId="77777777" w:rsidR="00910F84" w:rsidRPr="00C35A2C" w:rsidRDefault="00910F84" w:rsidP="00910F84">
      <w:pPr>
        <w:rPr>
          <w:rFonts w:ascii="FontbitDavid" w:hAnsi="FontbitDavid"/>
          <w:sz w:val="32"/>
          <w:rtl/>
        </w:rPr>
      </w:pPr>
      <w:r w:rsidRPr="00C35A2C">
        <w:rPr>
          <w:rFonts w:ascii="FontbitDavid" w:hAnsi="FontbitDavid"/>
          <w:sz w:val="32"/>
          <w:rtl/>
        </w:rPr>
        <w:t>רבי יוסי אומר: והלא לסוך את העקרים אינו סופק!</w:t>
      </w:r>
      <w:r w:rsidRPr="00C35A2C">
        <w:rPr>
          <w:rFonts w:ascii="FontbitDavid" w:hAnsi="FontbitDavid" w:hint="cs"/>
          <w:sz w:val="32"/>
          <w:rtl/>
        </w:rPr>
        <w:t>[שנבלע אפי' בסיכה כ</w:t>
      </w:r>
      <w:r>
        <w:rPr>
          <w:rFonts w:ascii="FontbitDavid" w:hAnsi="FontbitDavid"/>
          <w:sz w:val="32"/>
          <w:rtl/>
        </w:rPr>
        <w:t>"</w:t>
      </w:r>
      <w:r w:rsidRPr="00C35A2C">
        <w:rPr>
          <w:rFonts w:ascii="FontbitDavid" w:hAnsi="FontbitDavid" w:hint="cs"/>
          <w:sz w:val="32"/>
          <w:rtl/>
        </w:rPr>
        <w:t>ש בשליקה]</w:t>
      </w:r>
    </w:p>
    <w:p w14:paraId="71AFF15C" w14:textId="77777777" w:rsidR="00910F84" w:rsidRPr="00C35A2C" w:rsidRDefault="00910F84" w:rsidP="00910F84">
      <w:pPr>
        <w:rPr>
          <w:rFonts w:ascii="FontbitDavid" w:hAnsi="FontbitDavid"/>
          <w:sz w:val="32"/>
          <w:rtl/>
        </w:rPr>
      </w:pPr>
      <w:r w:rsidRPr="00C35A2C">
        <w:rPr>
          <w:rFonts w:ascii="FontbitDavid" w:hAnsi="FontbitDavid"/>
          <w:sz w:val="32"/>
          <w:rtl/>
        </w:rPr>
        <w:t>אלא שורין את העקרים במים, ומציף עליו שמן וקולט את הריח וקפחו.</w:t>
      </w:r>
    </w:p>
    <w:p w14:paraId="05CB4146"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Pr>
          <w:rFonts w:ascii="FontbitDavid" w:hAnsi="FontbitDavid" w:hint="cs"/>
          <w:sz w:val="32"/>
          <w:rtl/>
        </w:rPr>
        <w:t xml:space="preserve">ל </w:t>
      </w:r>
      <w:r>
        <w:rPr>
          <w:rStyle w:val="affff1"/>
          <w:rFonts w:ascii="FontbitDavid" w:hAnsi="FontbitDavid" w:hint="cs"/>
          <w:sz w:val="32"/>
          <w:rtl/>
          <w:rPrChange w:id="11390"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39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92" w:author="מנוע אמוראים" w:date="2026-10-05T16:41:56Z">
            <w:rPr>
              <w:rFonts w:ascii="FontbitDavid" w:hAnsi="FontbitDavid" w:hint="cs"/>
              <w:sz w:val="32"/>
              <w:rtl/>
            </w:rPr>
          </w:rPrChange>
        </w:rPr>
        <w:t xml:space="preserve">י</w:t>
      </w:r>
      <w:r w:rsidRPr="00C35A2C">
        <w:rPr>
          <w:rFonts w:ascii="FontbitDavid" w:hAnsi="FontbitDavid"/>
          <w:sz w:val="32"/>
          <w:rtl/>
        </w:rPr>
        <w:t>: וכי נס אחד נעשה בשמן המשחה? והלא תחלתו שנים עשר לוגין, וממנו היה נמשח משכן וכליו אהרן ובניו כל שבעת ימי המלואים, וכולו קיים לעתיד לבוא, שנא</w:t>
      </w:r>
      <w:r w:rsidRPr="00C35A2C">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שמן משחת קדש יהיה זה לי לדורותיכם</w:t>
      </w:r>
      <w:r w:rsidRPr="00F90100">
        <w:rPr>
          <w:rStyle w:val="afffd"/>
          <w:rFonts w:hint="cs"/>
          <w:rtl/>
        </w:rPr>
        <w:t>'</w:t>
      </w:r>
      <w:r w:rsidRPr="00F90100">
        <w:rPr>
          <w:rStyle w:val="afffd"/>
          <w:rtl/>
        </w:rPr>
        <w:t>.</w:t>
      </w:r>
    </w:p>
    <w:p w14:paraId="6193CECE"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 xml:space="preserve">תניא אידך: </w:t>
      </w:r>
      <w:r w:rsidRPr="00F90100">
        <w:rPr>
          <w:rStyle w:val="afffd"/>
          <w:rFonts w:hint="cs"/>
          <w:rtl/>
        </w:rPr>
        <w:t>'</w:t>
      </w:r>
      <w:r w:rsidRPr="00F90100">
        <w:rPr>
          <w:rStyle w:val="afffd"/>
          <w:rtl/>
        </w:rPr>
        <w:t>ויקח משה את שמן המשחה וימשח את המשכן ואת כל אשר בו</w:t>
      </w:r>
      <w:r w:rsidRPr="00F90100">
        <w:rPr>
          <w:rStyle w:val="afffd"/>
          <w:rFonts w:hint="cs"/>
          <w:rtl/>
        </w:rPr>
        <w:t>'</w:t>
      </w:r>
      <w:r w:rsidRPr="00F90100">
        <w:rPr>
          <w:rStyle w:val="afffd"/>
          <w:rtl/>
        </w:rPr>
        <w:t xml:space="preserve"> </w:t>
      </w:r>
      <w:r w:rsidRPr="00C35A2C">
        <w:rPr>
          <w:rFonts w:ascii="FontbitDavid" w:hAnsi="FontbitDavid"/>
          <w:sz w:val="32"/>
          <w:rtl/>
        </w:rPr>
        <w:t xml:space="preserve">– </w:t>
      </w:r>
    </w:p>
    <w:p w14:paraId="7E718D66"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93"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39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95" w:author="מנוע אמוראים" w:date="2026-10-05T16:41:56Z">
            <w:rPr>
              <w:rFonts w:ascii="FontbitDavid" w:hAnsi="FontbitDavid" w:hint="cs"/>
              <w:sz w:val="32"/>
              <w:rtl/>
            </w:rPr>
          </w:rPrChange>
        </w:rPr>
        <w:t xml:space="preserve">י</w:t>
      </w:r>
      <w:r w:rsidRPr="00C35A2C">
        <w:rPr>
          <w:rFonts w:ascii="FontbitDavid" w:hAnsi="FontbitDavid"/>
          <w:sz w:val="32"/>
          <w:rtl/>
        </w:rPr>
        <w:t xml:space="preserve"> אומר: שמן המשחה שעשה משה במדבר, כמה נסים נעשו בו מתחלה ועד סוף, </w:t>
      </w:r>
    </w:p>
    <w:p w14:paraId="654A76B7"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 xml:space="preserve">תחלתו לא היה אלא שנים עשר לוגין, ראה כמה יורה בולעת וכמה עקרים בולעים וכמה האור שורף, </w:t>
      </w:r>
    </w:p>
    <w:p w14:paraId="74B943A3"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 xml:space="preserve">ובו נמשח משכן וכליו ואהרן ובניו כל שבעת ימי המלואים, </w:t>
      </w:r>
    </w:p>
    <w:p w14:paraId="0264B968"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ובו נמשחו כהנים גדולים ומלכים, ואפילו כה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 xml:space="preserve"> בן כה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 xml:space="preserve"> טעון משיחה, ואין מושחים מלך בן מלך;</w:t>
      </w:r>
    </w:p>
    <w:p w14:paraId="6D29818D"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ו</w:t>
      </w:r>
      <w:r w:rsidRPr="00C35A2C">
        <w:rPr>
          <w:rFonts w:ascii="FontbitDavid" w:hAnsi="FontbitDavid" w:hint="cs"/>
          <w:sz w:val="32"/>
          <w:rtl/>
        </w:rPr>
        <w:t xml:space="preserve">מה שמשחו </w:t>
      </w:r>
      <w:r w:rsidRPr="00C35A2C">
        <w:rPr>
          <w:rFonts w:ascii="FontbitDavid" w:hAnsi="FontbitDavid"/>
          <w:sz w:val="32"/>
          <w:rtl/>
        </w:rPr>
        <w:t xml:space="preserve">את שלמה מפני מחלוקתו של אדוניה, ואת יואש - מפני עתליה, </w:t>
      </w:r>
    </w:p>
    <w:p w14:paraId="6C5BF5F5"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ואת יהואחז - מפני יהויקים, שהיה גדול ממנו שתי שנים;</w:t>
      </w:r>
    </w:p>
    <w:p w14:paraId="1EF7B2F7"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ואותו שמן קיים לעת</w:t>
      </w:r>
      <w:r>
        <w:rPr>
          <w:rFonts w:ascii="FontbitDavid" w:hAnsi="FontbitDavid"/>
          <w:sz w:val="32"/>
          <w:rtl/>
        </w:rPr>
        <w:t>"</w:t>
      </w:r>
      <w:r w:rsidRPr="00C35A2C">
        <w:rPr>
          <w:rFonts w:ascii="FontbitDavid" w:hAnsi="FontbitDavid" w:hint="cs"/>
          <w:sz w:val="32"/>
          <w:rtl/>
        </w:rPr>
        <w:t>ל</w:t>
      </w:r>
      <w:r w:rsidRPr="00C35A2C">
        <w:rPr>
          <w:rFonts w:ascii="FontbitDavid" w:hAnsi="FontbitDavid"/>
          <w:sz w:val="32"/>
          <w:rtl/>
        </w:rPr>
        <w:t>, שנא</w:t>
      </w:r>
      <w:r w:rsidRPr="00C35A2C">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שמן משחת קדש יהיה זה לי לדורותיכם</w:t>
      </w:r>
      <w:r w:rsidRPr="00F90100">
        <w:rPr>
          <w:rStyle w:val="afffd"/>
          <w:rFonts w:hint="cs"/>
          <w:rtl/>
        </w:rPr>
        <w:t>'</w:t>
      </w:r>
      <w:r w:rsidRPr="00F90100">
        <w:rPr>
          <w:rStyle w:val="afffd"/>
          <w:rtl/>
        </w:rPr>
        <w:t>,</w:t>
      </w:r>
      <w:r w:rsidRPr="00C35A2C">
        <w:rPr>
          <w:rFonts w:ascii="FontbitDavid" w:hAnsi="FontbitDavid"/>
          <w:sz w:val="32"/>
          <w:rtl/>
        </w:rPr>
        <w:t xml:space="preserve"> </w:t>
      </w:r>
      <w:r w:rsidRPr="003366C8">
        <w:rPr>
          <w:rStyle w:val="afffd"/>
          <w:rFonts w:hint="cs"/>
          <w:rtl/>
        </w:rPr>
        <w:t>'</w:t>
      </w:r>
      <w:r w:rsidRPr="003366C8">
        <w:rPr>
          <w:rStyle w:val="afffd"/>
          <w:rtl/>
        </w:rPr>
        <w:t>זה</w:t>
      </w:r>
      <w:r w:rsidRPr="003366C8">
        <w:rPr>
          <w:rStyle w:val="afffd"/>
          <w:rFonts w:hint="cs"/>
          <w:rtl/>
        </w:rPr>
        <w:t>'</w:t>
      </w:r>
      <w:r w:rsidRPr="003366C8">
        <w:rPr>
          <w:rStyle w:val="afffd"/>
          <w:rtl/>
        </w:rPr>
        <w:t xml:space="preserve"> </w:t>
      </w:r>
      <w:r w:rsidRPr="00C35A2C">
        <w:rPr>
          <w:rFonts w:ascii="FontbitDavid" w:hAnsi="FontbitDavid"/>
          <w:sz w:val="32"/>
          <w:rtl/>
        </w:rPr>
        <w:t xml:space="preserve">בגימטריא </w:t>
      </w:r>
      <w:r w:rsidRPr="00C35A2C">
        <w:rPr>
          <w:rFonts w:ascii="FontbitDavid" w:hAnsi="FontbitDavid" w:hint="cs"/>
          <w:sz w:val="32"/>
          <w:rtl/>
        </w:rPr>
        <w:t>י</w:t>
      </w:r>
      <w:r>
        <w:rPr>
          <w:rFonts w:ascii="FontbitDavid" w:hAnsi="FontbitDavid"/>
          <w:sz w:val="32"/>
          <w:rtl/>
        </w:rPr>
        <w:t>"</w:t>
      </w:r>
      <w:r w:rsidRPr="00C35A2C">
        <w:rPr>
          <w:rFonts w:ascii="FontbitDavid" w:hAnsi="FontbitDavid" w:hint="cs"/>
          <w:sz w:val="32"/>
          <w:rtl/>
        </w:rPr>
        <w:t>ב</w:t>
      </w:r>
      <w:r w:rsidRPr="00C35A2C">
        <w:rPr>
          <w:rFonts w:ascii="FontbitDavid" w:hAnsi="FontbitDavid"/>
          <w:sz w:val="32"/>
          <w:rtl/>
        </w:rPr>
        <w:t xml:space="preserve"> לוגין</w:t>
      </w:r>
      <w:r w:rsidRPr="00C35A2C">
        <w:rPr>
          <w:rFonts w:ascii="FontbitDavid" w:hAnsi="FontbitDavid" w:hint="cs"/>
          <w:sz w:val="32"/>
          <w:rtl/>
        </w:rPr>
        <w:t>.</w:t>
      </w:r>
    </w:p>
    <w:p w14:paraId="1F99640E" w14:textId="77777777" w:rsidR="00910F84" w:rsidRPr="00C35A2C" w:rsidRDefault="00910F84" w:rsidP="00910F84">
      <w:pPr>
        <w:rPr>
          <w:rFonts w:ascii="FontbitDavid" w:hAnsi="FontbitDavid"/>
          <w:sz w:val="32"/>
          <w:rtl/>
        </w:rPr>
      </w:pPr>
    </w:p>
    <w:p w14:paraId="5AA03B03"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ואפילו כהן גדול בן כהן גדול טעון משיחה.</w:t>
      </w:r>
    </w:p>
    <w:p w14:paraId="5004B855" w14:textId="77777777" w:rsidR="00910F84" w:rsidRPr="00C35A2C" w:rsidRDefault="00910F84" w:rsidP="00910F84">
      <w:pPr>
        <w:rPr>
          <w:rFonts w:ascii="FontbitDavid" w:hAnsi="FontbitDavid"/>
          <w:sz w:val="32"/>
          <w:rtl/>
        </w:rPr>
      </w:pPr>
      <w:r w:rsidRPr="00C35A2C">
        <w:rPr>
          <w:rFonts w:ascii="FontbitDavid" w:hAnsi="FontbitDavid" w:hint="cs"/>
          <w:sz w:val="32"/>
          <w:rtl/>
        </w:rPr>
        <w:t>מ</w:t>
      </w:r>
      <w:r w:rsidRPr="001B4A11">
        <w:rPr>
          <w:rStyle w:val="afffd"/>
          <w:rFonts w:hint="cs"/>
          <w:rtl/>
        </w:rPr>
        <w:t>'</w:t>
      </w:r>
      <w:r w:rsidRPr="001B4A11">
        <w:rPr>
          <w:rStyle w:val="afffd"/>
          <w:rtl/>
        </w:rPr>
        <w:t>והכהן המשיח תחתיו מבניו</w:t>
      </w:r>
      <w:r w:rsidRPr="001B4A11">
        <w:rPr>
          <w:rStyle w:val="afffd"/>
          <w:rFonts w:hint="cs"/>
          <w:rtl/>
        </w:rPr>
        <w:t>'</w:t>
      </w:r>
      <w:r w:rsidRPr="00C35A2C">
        <w:rPr>
          <w:rFonts w:ascii="FontbitDavid" w:hAnsi="FontbitDavid"/>
          <w:sz w:val="32"/>
          <w:rtl/>
        </w:rPr>
        <w:t>, קמ</w:t>
      </w:r>
      <w:r>
        <w:rPr>
          <w:rFonts w:ascii="FontbitDavid" w:hAnsi="FontbitDavid"/>
          <w:sz w:val="32"/>
          <w:rtl/>
        </w:rPr>
        <w:t>"</w:t>
      </w:r>
      <w:r w:rsidRPr="00C35A2C">
        <w:rPr>
          <w:rFonts w:ascii="FontbitDavid" w:hAnsi="FontbitDavid"/>
          <w:sz w:val="32"/>
          <w:rtl/>
        </w:rPr>
        <w:t>ל, דמבניו דכה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 xml:space="preserve"> אי הוי משיח הוי כה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 ואי לא - לא הוי כה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w:t>
      </w:r>
    </w:p>
    <w:p w14:paraId="60207157" w14:textId="77777777" w:rsidR="00910F84" w:rsidRPr="00C35A2C" w:rsidRDefault="00910F84" w:rsidP="00910F84">
      <w:pPr>
        <w:rPr>
          <w:rFonts w:ascii="FontbitDavid" w:hAnsi="FontbitDavid"/>
          <w:b/>
          <w:bCs/>
          <w:sz w:val="32"/>
          <w:rtl/>
        </w:rPr>
      </w:pPr>
    </w:p>
    <w:p w14:paraId="57A8F5FD"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ואין מושחין מלך בן מלך.</w:t>
      </w:r>
    </w:p>
    <w:p w14:paraId="07F1CD85"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396" w:author="מנוע אמוראים" w:date="2026-10-05T16:41:56Z">
            <w:rPr>
              <w:rFonts w:ascii="FontbitDavid" w:hAnsi="FontbitDavid" w:hint="cs"/>
              <w:sz w:val="32"/>
              <w:rtl/>
            </w:rPr>
          </w:rPrChange>
        </w:rPr>
        <w:t xml:space="preserve">ראב</w:t>
      </w:r>
      <w:r>
        <w:rPr>
          <w:rStyle w:val="affff1"/>
          <w:rFonts w:ascii="FontbitDavid" w:hAnsi="FontbitDavid"/>
          <w:sz w:val="32"/>
          <w:rtl/>
          <w:rPrChange w:id="1139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398" w:author="מנוע אמוראים" w:date="2026-10-05T16:41:56Z">
            <w:rPr>
              <w:rFonts w:ascii="FontbitDavid" w:hAnsi="FontbitDavid" w:hint="cs"/>
              <w:sz w:val="32"/>
              <w:rtl/>
            </w:rPr>
          </w:rPrChange>
        </w:rPr>
        <w:t xml:space="preserve">י</w:t>
      </w:r>
      <w:r w:rsidRPr="00C35A2C">
        <w:rPr>
          <w:rFonts w:ascii="FontbitDavid" w:hAnsi="FontbitDavid"/>
          <w:sz w:val="32"/>
          <w:rtl/>
        </w:rPr>
        <w:t xml:space="preserve">: </w:t>
      </w:r>
      <w:r w:rsidRPr="00FF1C37">
        <w:rPr>
          <w:rStyle w:val="afffd"/>
          <w:rFonts w:hint="cs"/>
          <w:rtl/>
        </w:rPr>
        <w:t>מ'</w:t>
      </w:r>
      <w:r w:rsidRPr="00FF1C37">
        <w:rPr>
          <w:rStyle w:val="afffd"/>
          <w:rtl/>
        </w:rPr>
        <w:t>למען יאריך ימים על ממלכתו וגו',</w:t>
      </w:r>
      <w:r w:rsidRPr="00C35A2C">
        <w:rPr>
          <w:rFonts w:ascii="FontbitDavid" w:hAnsi="FontbitDavid"/>
          <w:sz w:val="32"/>
          <w:rtl/>
        </w:rPr>
        <w:t xml:space="preserve"> ירושה היא לכם.</w:t>
      </w:r>
    </w:p>
    <w:p w14:paraId="62661C4A" w14:textId="77777777" w:rsidR="00910F84" w:rsidRPr="00C35A2C" w:rsidRDefault="00910F84" w:rsidP="00910F84">
      <w:pPr>
        <w:rPr>
          <w:rFonts w:ascii="FontbitDavid" w:hAnsi="FontbitDavid"/>
          <w:sz w:val="32"/>
          <w:rtl/>
        </w:rPr>
      </w:pPr>
      <w:r w:rsidRPr="00C35A2C">
        <w:rPr>
          <w:rFonts w:ascii="FontbitDavid" w:hAnsi="FontbitDavid"/>
          <w:sz w:val="32"/>
          <w:rtl/>
        </w:rPr>
        <w:t>ו</w:t>
      </w:r>
      <w:r w:rsidRPr="00C35A2C">
        <w:rPr>
          <w:rFonts w:ascii="FontbitDavid" w:hAnsi="FontbitDavid" w:hint="cs"/>
          <w:sz w:val="32"/>
          <w:rtl/>
        </w:rPr>
        <w:t xml:space="preserve">כשיש מחלוקת צריך משיחה ולא כל מלך שרוצה יכול להוריש מלכותו לבנו </w:t>
      </w:r>
    </w:p>
    <w:p w14:paraId="02582CD6" w14:textId="77777777" w:rsidR="00910F84" w:rsidRPr="00C35A2C" w:rsidRDefault="00910F84" w:rsidP="00910F84">
      <w:pPr>
        <w:pStyle w:val="afffa"/>
        <w:rPr>
          <w:rtl/>
        </w:rPr>
      </w:pPr>
      <w:r>
        <w:rPr>
          <w:rtl/>
        </w:rPr>
        <w:t xml:space="preserve">- </w:t>
      </w:r>
      <w:r>
        <w:rPr>
          <w:rStyle w:val="affff1"/>
          <w:rFonts w:hint="cs"/>
          <w:rtl/>
          <w:rPrChange w:id="11399" w:author="מנוע אמוראים" w:date="2026-10-05T16:41:56Z">
            <w:rPr>
              <w:rFonts w:hint="cs"/>
              <w:rtl/>
            </w:rPr>
          </w:rPrChange>
        </w:rPr>
        <w:t xml:space="preserve">כר</w:t>
      </w:r>
      <w:r>
        <w:rPr>
          <w:rStyle w:val="affff1"/>
          <w:rtl/>
          <w:rPrChange w:id="11400" w:author="מנוע אמוראים" w:date="2026-10-05T16:41:56Z">
            <w:rPr>
              <w:rtl/>
            </w:rPr>
          </w:rPrChange>
        </w:rPr>
        <w:t xml:space="preserve">"</w:t>
      </w:r>
      <w:r>
        <w:rPr>
          <w:rStyle w:val="affff1"/>
          <w:rFonts w:hint="cs"/>
          <w:rtl/>
          <w:rPrChange w:id="11401" w:author="מנוע אמוראים" w:date="2026-10-05T16:41:56Z">
            <w:rPr>
              <w:rFonts w:hint="cs"/>
              <w:rtl/>
            </w:rPr>
          </w:rPrChange>
        </w:rPr>
        <w:t xml:space="preserve">פ</w:t>
      </w:r>
      <w:r w:rsidRPr="00C35A2C">
        <w:rPr>
          <w:rtl/>
        </w:rPr>
        <w:t xml:space="preserve">: </w:t>
      </w:r>
      <w:r w:rsidRPr="00F90100">
        <w:rPr>
          <w:rStyle w:val="afffd"/>
          <w:rFonts w:hint="cs"/>
          <w:rtl/>
        </w:rPr>
        <w:t>'</w:t>
      </w:r>
      <w:r w:rsidRPr="00F90100">
        <w:rPr>
          <w:rStyle w:val="afffd"/>
          <w:rtl/>
        </w:rPr>
        <w:t>הוא ובניו בקרב ישראל</w:t>
      </w:r>
      <w:r w:rsidRPr="00F90100">
        <w:rPr>
          <w:rStyle w:val="afffd"/>
          <w:rFonts w:hint="cs"/>
          <w:rtl/>
        </w:rPr>
        <w:t>'</w:t>
      </w:r>
      <w:r w:rsidRPr="00F90100">
        <w:rPr>
          <w:rStyle w:val="afffd"/>
          <w:rtl/>
        </w:rPr>
        <w:t>,</w:t>
      </w:r>
      <w:r w:rsidRPr="00C35A2C">
        <w:rPr>
          <w:rtl/>
        </w:rPr>
        <w:t xml:space="preserve"> בזמן ששלום בישראל קרינא ביה </w:t>
      </w:r>
      <w:r w:rsidRPr="00F90100">
        <w:rPr>
          <w:rStyle w:val="afffd"/>
          <w:rFonts w:hint="cs"/>
          <w:rtl/>
        </w:rPr>
        <w:t>'</w:t>
      </w:r>
      <w:r w:rsidRPr="00F90100">
        <w:rPr>
          <w:rStyle w:val="afffd"/>
          <w:rtl/>
        </w:rPr>
        <w:t>הוא ובניו</w:t>
      </w:r>
      <w:r w:rsidRPr="00F90100">
        <w:rPr>
          <w:rStyle w:val="afffd"/>
          <w:rFonts w:hint="cs"/>
          <w:rtl/>
        </w:rPr>
        <w:t>'</w:t>
      </w:r>
      <w:r w:rsidRPr="00F90100">
        <w:rPr>
          <w:rStyle w:val="afffd"/>
          <w:rtl/>
        </w:rPr>
        <w:t>,</w:t>
      </w:r>
      <w:r w:rsidRPr="00C35A2C">
        <w:rPr>
          <w:rtl/>
        </w:rPr>
        <w:t xml:space="preserve"> ואפילו בלא משיחה.</w:t>
      </w:r>
    </w:p>
    <w:p w14:paraId="0BBCBB14" w14:textId="77777777" w:rsidR="00910F84" w:rsidRPr="00C35A2C" w:rsidRDefault="00910F84" w:rsidP="00910F84">
      <w:pPr>
        <w:rPr>
          <w:rFonts w:ascii="FontbitDavid" w:hAnsi="FontbitDavid"/>
          <w:b/>
          <w:bCs/>
          <w:sz w:val="32"/>
          <w:rtl/>
        </w:rPr>
      </w:pPr>
    </w:p>
    <w:p w14:paraId="62619D9F"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תנא: מלכי בית דוד משוחין, מלכי ישראל אין משוחין.</w:t>
      </w:r>
    </w:p>
    <w:p w14:paraId="55E8C5CD" w14:textId="77777777" w:rsidR="00910F84" w:rsidRPr="00C35A2C" w:rsidRDefault="00910F84" w:rsidP="00910F84">
      <w:pPr>
        <w:rPr>
          <w:rFonts w:ascii="FontbitDavid" w:hAnsi="FontbitDavid"/>
          <w:sz w:val="32"/>
          <w:rtl/>
        </w:rPr>
      </w:pPr>
      <w:r w:rsidRPr="00C35A2C">
        <w:rPr>
          <w:rFonts w:ascii="FontbitDavid" w:hAnsi="FontbitDavid" w:hint="cs"/>
          <w:sz w:val="32"/>
          <w:rtl/>
        </w:rPr>
        <w:t>רבא</w:t>
      </w:r>
      <w:r w:rsidRPr="00C35A2C">
        <w:rPr>
          <w:rFonts w:ascii="FontbitDavid" w:hAnsi="FontbitDavid"/>
          <w:sz w:val="32"/>
          <w:rtl/>
        </w:rPr>
        <w:t xml:space="preserve">: </w:t>
      </w:r>
      <w:r w:rsidRPr="00C35A2C">
        <w:rPr>
          <w:rFonts w:ascii="FontbitDavid" w:hAnsi="FontbitDavid" w:hint="cs"/>
          <w:sz w:val="32"/>
          <w:rtl/>
        </w:rPr>
        <w:t>מ</w:t>
      </w:r>
      <w:r w:rsidRPr="00E717D5">
        <w:rPr>
          <w:rStyle w:val="afffd"/>
          <w:rFonts w:hint="cs"/>
          <w:rtl/>
        </w:rPr>
        <w:t>'</w:t>
      </w:r>
      <w:r w:rsidRPr="00E717D5">
        <w:rPr>
          <w:rStyle w:val="afffd"/>
          <w:rtl/>
        </w:rPr>
        <w:t>קום משחהו כי זה וגו'</w:t>
      </w:r>
      <w:r w:rsidRPr="00C35A2C">
        <w:rPr>
          <w:rFonts w:ascii="FontbitDavid" w:hAnsi="FontbitDavid"/>
          <w:sz w:val="32"/>
          <w:rtl/>
        </w:rPr>
        <w:t>, זה טעון משיחה ואין אחר טעון משיחה.</w:t>
      </w:r>
    </w:p>
    <w:p w14:paraId="5DF92D5A" w14:textId="77777777" w:rsidR="00910F84" w:rsidRPr="00C35A2C" w:rsidRDefault="00910F84" w:rsidP="00910F84">
      <w:pPr>
        <w:rPr>
          <w:rFonts w:ascii="FontbitDavid" w:hAnsi="FontbitDavid"/>
          <w:b/>
          <w:bCs/>
          <w:sz w:val="32"/>
          <w:rtl/>
        </w:rPr>
      </w:pPr>
    </w:p>
    <w:p w14:paraId="3B4DB468"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אף יהוא בן נמשי לא נמשח אלא מפני מחלוקתו של יורם.</w:t>
      </w:r>
    </w:p>
    <w:p w14:paraId="2F0EC409" w14:textId="77777777" w:rsidR="00910F84" w:rsidRPr="00C35A2C" w:rsidRDefault="00910F84" w:rsidP="00910F84">
      <w:pPr>
        <w:rPr>
          <w:rFonts w:ascii="FontbitDavid" w:hAnsi="FontbitDavid"/>
          <w:sz w:val="32"/>
          <w:rtl/>
        </w:rPr>
      </w:pPr>
      <w:r w:rsidRPr="00C35A2C">
        <w:rPr>
          <w:rFonts w:ascii="FontbitDavid" w:hAnsi="FontbitDavid"/>
          <w:sz w:val="32"/>
          <w:rtl/>
        </w:rPr>
        <w:t>ו</w:t>
      </w:r>
      <w:r w:rsidRPr="00C35A2C">
        <w:rPr>
          <w:rFonts w:ascii="FontbitDavid" w:hAnsi="FontbitDavid" w:hint="cs"/>
          <w:sz w:val="32"/>
          <w:rtl/>
        </w:rPr>
        <w:t>לא מעלו בשמן שמשכו באפרסמא דכיא [אפרסמון טהור]</w:t>
      </w:r>
    </w:p>
    <w:p w14:paraId="64836755" w14:textId="77777777" w:rsidR="00910F84" w:rsidRPr="00C35A2C" w:rsidRDefault="00910F84" w:rsidP="00910F84">
      <w:pPr>
        <w:rPr>
          <w:rFonts w:ascii="FontbitDavid" w:hAnsi="FontbitDavid"/>
          <w:sz w:val="32"/>
          <w:rtl/>
        </w:rPr>
      </w:pPr>
    </w:p>
    <w:p w14:paraId="20200E75"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ואת יהואחז מפני יהויקים, שהיה גדול ממנו שתי שנים.</w:t>
      </w:r>
    </w:p>
    <w:p w14:paraId="08D76B89" w14:textId="77777777" w:rsidR="00910F84" w:rsidRPr="00C35A2C" w:rsidRDefault="00910F84" w:rsidP="00910F84">
      <w:pPr>
        <w:rPr>
          <w:rFonts w:ascii="FontbitDavid" w:hAnsi="FontbitDavid"/>
          <w:sz w:val="32"/>
          <w:rtl/>
        </w:rPr>
      </w:pPr>
      <w:r w:rsidRPr="00C35A2C">
        <w:rPr>
          <w:rFonts w:ascii="FontbitDavid" w:hAnsi="FontbitDavid" w:hint="cs"/>
          <w:sz w:val="32"/>
          <w:rtl/>
        </w:rPr>
        <w:t>בכור היינו בכור למלכות [דבאמת יהויקים קשיש ממנו] וטעם שנתמנה קטן לפני גדול שיהורם ממלא מקום אבותיו היה</w:t>
      </w:r>
      <w:r w:rsidRPr="00C35A2C">
        <w:rPr>
          <w:rFonts w:ascii="FontbitDavid" w:hAnsi="FontbitDavid"/>
          <w:sz w:val="32"/>
          <w:rtl/>
        </w:rPr>
        <w:t>.</w:t>
      </w:r>
    </w:p>
    <w:p w14:paraId="4B450FC1" w14:textId="77777777" w:rsidR="00910F84" w:rsidRPr="00C35A2C" w:rsidRDefault="00910F84" w:rsidP="00910F84">
      <w:pPr>
        <w:rPr>
          <w:rFonts w:ascii="FontbitDavid" w:hAnsi="FontbitDavid"/>
          <w:sz w:val="32"/>
          <w:rtl/>
        </w:rPr>
      </w:pPr>
    </w:p>
    <w:p w14:paraId="337A46AA"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הוא שלום הוא צדקיהו הוא יוחנן הוא יהואחז.</w:t>
      </w:r>
    </w:p>
    <w:p w14:paraId="74F5C2A5" w14:textId="77777777" w:rsidR="00910F84" w:rsidRPr="00C35A2C" w:rsidRDefault="00910F84" w:rsidP="00910F84">
      <w:pPr>
        <w:rPr>
          <w:rFonts w:ascii="FontbitDavid" w:hAnsi="FontbitDavid"/>
          <w:sz w:val="32"/>
          <w:rtl/>
        </w:rPr>
      </w:pPr>
      <w:r w:rsidRPr="00C35A2C">
        <w:rPr>
          <w:rFonts w:ascii="FontbitDavid" w:hAnsi="FontbitDavid"/>
          <w:sz w:val="32"/>
          <w:rtl/>
        </w:rPr>
        <w:t>והא חד חד</w:t>
      </w:r>
      <w:r>
        <w:rPr>
          <w:rFonts w:ascii="FontbitDavid" w:hAnsi="FontbitDavid"/>
          <w:sz w:val="32"/>
          <w:rtl/>
        </w:rPr>
        <w:t xml:space="preserve"> </w:t>
      </w:r>
      <w:r w:rsidRPr="00C35A2C">
        <w:rPr>
          <w:rFonts w:ascii="FontbitDavid" w:hAnsi="FontbitDavid"/>
          <w:sz w:val="32"/>
          <w:rtl/>
        </w:rPr>
        <w:t>חשיב, דכתי': השלישי</w:t>
      </w:r>
      <w:r w:rsidRPr="00C35A2C">
        <w:rPr>
          <w:rFonts w:ascii="FontbitDavid" w:hAnsi="FontbitDavid" w:hint="cs"/>
          <w:sz w:val="32"/>
          <w:rtl/>
        </w:rPr>
        <w:t xml:space="preserve"> </w:t>
      </w:r>
      <w:r w:rsidRPr="00C35A2C">
        <w:rPr>
          <w:rFonts w:ascii="FontbitDavid" w:hAnsi="FontbitDavid"/>
          <w:sz w:val="32"/>
          <w:rtl/>
        </w:rPr>
        <w:t>הרביעי!</w:t>
      </w:r>
    </w:p>
    <w:p w14:paraId="13391A72" w14:textId="77777777" w:rsidR="00910F84" w:rsidRPr="00C35A2C" w:rsidRDefault="00910F84" w:rsidP="00910F84">
      <w:pPr>
        <w:rPr>
          <w:rtl/>
        </w:rPr>
      </w:pPr>
      <w:r w:rsidRPr="00C35A2C">
        <w:rPr>
          <w:rtl/>
        </w:rPr>
        <w:t>מאי שלישי? שלישי לבנים, ומאי רביעי? רביעי למלכות, דמעיקרא מלך יהואחז ולבסוף יהויקים ולבסוף יכניה ולבסוף צדקיהו.</w:t>
      </w:r>
    </w:p>
    <w:p w14:paraId="10B84D7A" w14:textId="77777777" w:rsidR="00910F84" w:rsidRPr="00C35A2C" w:rsidRDefault="00910F84" w:rsidP="00910F84">
      <w:pPr>
        <w:rPr>
          <w:rFonts w:ascii="FontbitDavid" w:hAnsi="FontbitDavid"/>
          <w:b/>
          <w:bCs/>
          <w:sz w:val="32"/>
          <w:rtl/>
        </w:rPr>
      </w:pPr>
    </w:p>
    <w:p w14:paraId="0980EE6E"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הוא שלום הוא צדקיהו, ולמה נקרא שמו שלום? שהיה משולם במעשיו.</w:t>
      </w:r>
    </w:p>
    <w:p w14:paraId="3247B2C6"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sidRPr="00C35A2C">
        <w:rPr>
          <w:rFonts w:ascii="FontbitDavid" w:hAnsi="FontbitDavid" w:hint="cs"/>
          <w:sz w:val="32"/>
          <w:rtl/>
        </w:rPr>
        <w:t>ד</w:t>
      </w:r>
      <w:r w:rsidRPr="00C35A2C">
        <w:rPr>
          <w:rFonts w:ascii="FontbitDavid" w:hAnsi="FontbitDavid"/>
          <w:sz w:val="32"/>
          <w:rtl/>
        </w:rPr>
        <w:t>:</w:t>
      </w:r>
      <w:r w:rsidRPr="00FF1C37">
        <w:rPr>
          <w:rStyle w:val="afffd"/>
          <w:rtl/>
        </w:rPr>
        <w:t xml:space="preserve"> </w:t>
      </w:r>
      <w:r w:rsidRPr="00FF1C37">
        <w:rPr>
          <w:rStyle w:val="afffd"/>
          <w:rFonts w:hint="cs"/>
          <w:rtl/>
        </w:rPr>
        <w:t>'</w:t>
      </w:r>
      <w:r w:rsidRPr="00FF1C37">
        <w:rPr>
          <w:rStyle w:val="afffd"/>
          <w:rtl/>
        </w:rPr>
        <w:t>שלום</w:t>
      </w:r>
      <w:r w:rsidRPr="00FF1C37">
        <w:rPr>
          <w:rStyle w:val="afffd"/>
          <w:rFonts w:hint="cs"/>
          <w:rtl/>
        </w:rPr>
        <w:t>'</w:t>
      </w:r>
      <w:r w:rsidRPr="00FF1C37">
        <w:rPr>
          <w:rStyle w:val="afffd"/>
          <w:rtl/>
        </w:rPr>
        <w:t xml:space="preserve"> </w:t>
      </w:r>
      <w:r w:rsidRPr="00C35A2C">
        <w:rPr>
          <w:rFonts w:ascii="FontbitDavid" w:hAnsi="FontbitDavid"/>
          <w:sz w:val="32"/>
          <w:rtl/>
        </w:rPr>
        <w:t>- ששלמה מלכות בית דוד בימיו, ומתניה שמו, שנא</w:t>
      </w:r>
      <w:r w:rsidRPr="00C35A2C">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וימלך מלך בבל את מתניה דודו תחתיו ויסב את שמו צדקיהו</w:t>
      </w:r>
      <w:r w:rsidRPr="00F90100">
        <w:rPr>
          <w:rStyle w:val="afffd"/>
          <w:rFonts w:hint="cs"/>
          <w:rtl/>
        </w:rPr>
        <w:t>'</w:t>
      </w:r>
      <w:r w:rsidRPr="00F90100">
        <w:rPr>
          <w:rStyle w:val="afffd"/>
          <w:rtl/>
        </w:rPr>
        <w:t>,</w:t>
      </w:r>
      <w:r w:rsidRPr="00C35A2C">
        <w:rPr>
          <w:rFonts w:ascii="FontbitDavid" w:hAnsi="FontbitDavid"/>
          <w:sz w:val="32"/>
          <w:rtl/>
        </w:rPr>
        <w:t xml:space="preserve"> </w:t>
      </w:r>
    </w:p>
    <w:p w14:paraId="03A23458" w14:textId="77777777" w:rsidR="00910F84" w:rsidRPr="00C35A2C" w:rsidRDefault="00910F84" w:rsidP="00910F84">
      <w:pPr>
        <w:rPr>
          <w:rFonts w:ascii="FontbitDavid" w:hAnsi="FontbitDavid"/>
          <w:sz w:val="32"/>
          <w:rtl/>
        </w:rPr>
      </w:pPr>
      <w:r w:rsidRPr="00C35A2C">
        <w:rPr>
          <w:rFonts w:ascii="FontbitDavid" w:hAnsi="FontbitDavid"/>
          <w:sz w:val="32"/>
          <w:rtl/>
        </w:rPr>
        <w:t>א</w:t>
      </w:r>
      <w:r>
        <w:rPr>
          <w:rFonts w:ascii="FontbitDavid" w:hAnsi="FontbitDavid"/>
          <w:sz w:val="32"/>
          <w:rtl/>
        </w:rPr>
        <w:t>"</w:t>
      </w:r>
      <w:r w:rsidRPr="00C35A2C">
        <w:rPr>
          <w:rFonts w:ascii="FontbitDavid" w:hAnsi="FontbitDavid"/>
          <w:sz w:val="32"/>
          <w:rtl/>
        </w:rPr>
        <w:t xml:space="preserve">ל: יה יצדיק עליך את הדין אם תמרוד בי, וכתיב: </w:t>
      </w:r>
      <w:r w:rsidRPr="00F90100">
        <w:rPr>
          <w:rStyle w:val="afffd"/>
          <w:rFonts w:hint="cs"/>
          <w:rtl/>
        </w:rPr>
        <w:t>'</w:t>
      </w:r>
      <w:r w:rsidRPr="00F90100">
        <w:rPr>
          <w:rStyle w:val="afffd"/>
          <w:rtl/>
        </w:rPr>
        <w:t>וגם במלך נבוכד נצר מרד אשר השביעו באלהים</w:t>
      </w:r>
      <w:r w:rsidRPr="00F90100">
        <w:rPr>
          <w:rStyle w:val="afffd"/>
          <w:rFonts w:hint="cs"/>
          <w:rtl/>
        </w:rPr>
        <w:t>'</w:t>
      </w:r>
      <w:r w:rsidRPr="00F90100">
        <w:rPr>
          <w:rStyle w:val="afffd"/>
          <w:rtl/>
        </w:rPr>
        <w:t>.</w:t>
      </w:r>
    </w:p>
    <w:p w14:paraId="00BEC25B" w14:textId="77777777" w:rsidR="00910F84" w:rsidRPr="00C35A2C" w:rsidRDefault="00910F84" w:rsidP="00910F84">
      <w:pPr>
        <w:pStyle w:val="aff6"/>
        <w:framePr w:wrap="around"/>
        <w:rPr>
          <w:rtl/>
        </w:rPr>
      </w:pPr>
      <w:r w:rsidRPr="00C35A2C">
        <w:rPr>
          <w:rFonts w:hint="cs"/>
          <w:rtl/>
        </w:rPr>
        <w:t>יב.</w:t>
      </w:r>
    </w:p>
    <w:p w14:paraId="3132BAE2"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ו</w:t>
      </w:r>
      <w:r w:rsidRPr="00C35A2C">
        <w:rPr>
          <w:rFonts w:ascii="FontbitDavid" w:hAnsi="FontbitDavid" w:hint="cs"/>
          <w:sz w:val="32"/>
          <w:rtl/>
        </w:rPr>
        <w:t xml:space="preserve">התם נמי לא </w:t>
      </w:r>
      <w:r w:rsidRPr="00C35A2C">
        <w:rPr>
          <w:rFonts w:ascii="FontbitDavid" w:hAnsi="FontbitDavid"/>
          <w:sz w:val="32"/>
          <w:rtl/>
        </w:rPr>
        <w:t>הוה שמן המשחה</w:t>
      </w:r>
      <w:r w:rsidRPr="00C35A2C">
        <w:rPr>
          <w:rFonts w:ascii="FontbitDavid" w:hAnsi="FontbitDavid" w:hint="cs"/>
          <w:sz w:val="32"/>
          <w:rtl/>
        </w:rPr>
        <w:t xml:space="preserve"> ד</w:t>
      </w:r>
      <w:r w:rsidRPr="00C35A2C">
        <w:rPr>
          <w:rFonts w:ascii="FontbitDavid" w:hAnsi="FontbitDavid"/>
          <w:sz w:val="32"/>
          <w:rtl/>
        </w:rPr>
        <w:t>תניא: משנגנז ארון, נגנז שמן המשחה וצנצנת המן, ומקלו של אהרן שקדיה ופרחיה, וארגז ששלחו פלשתים דורון לישראל, שנא</w:t>
      </w:r>
      <w:r w:rsidRPr="00C35A2C">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ואת כלי הזהב אשר השבותם לו אשם תשימו בארגז מצדו ושלחתם אותו והלך</w:t>
      </w:r>
      <w:r w:rsidRPr="00F90100">
        <w:rPr>
          <w:rStyle w:val="afffd"/>
          <w:rFonts w:hint="cs"/>
          <w:rtl/>
        </w:rPr>
        <w:t>'</w:t>
      </w:r>
      <w:r w:rsidRPr="00F90100">
        <w:rPr>
          <w:rStyle w:val="afffd"/>
          <w:rtl/>
        </w:rPr>
        <w:t>,</w:t>
      </w:r>
      <w:r w:rsidRPr="00C35A2C">
        <w:rPr>
          <w:rFonts w:ascii="FontbitDavid" w:hAnsi="FontbitDavid"/>
          <w:sz w:val="32"/>
          <w:rtl/>
        </w:rPr>
        <w:t xml:space="preserve"> </w:t>
      </w:r>
    </w:p>
    <w:p w14:paraId="02382ED2" w14:textId="77777777" w:rsidR="00910F84" w:rsidRDefault="00910F84" w:rsidP="00910F84">
      <w:pPr>
        <w:rPr>
          <w:rFonts w:ascii="FontbitDavid" w:hAnsi="FontbitDavid"/>
          <w:sz w:val="32"/>
          <w:rtl/>
        </w:rPr>
      </w:pPr>
      <w:r w:rsidRPr="00C35A2C">
        <w:rPr>
          <w:rFonts w:ascii="FontbitDavid" w:hAnsi="FontbitDavid" w:hint="cs"/>
          <w:sz w:val="32"/>
          <w:rtl/>
        </w:rPr>
        <w:t>ו</w:t>
      </w:r>
      <w:r w:rsidRPr="00C35A2C">
        <w:rPr>
          <w:rFonts w:ascii="FontbitDavid" w:hAnsi="FontbitDavid"/>
          <w:sz w:val="32"/>
          <w:rtl/>
        </w:rPr>
        <w:t xml:space="preserve">יאשיהו מלך יהודה גנזו, שראה שכתוב בתורה: </w:t>
      </w:r>
      <w:r w:rsidRPr="00F90100">
        <w:rPr>
          <w:rStyle w:val="afffd"/>
          <w:rFonts w:hint="cs"/>
          <w:rtl/>
        </w:rPr>
        <w:t>'</w:t>
      </w:r>
      <w:r w:rsidRPr="00F90100">
        <w:rPr>
          <w:rStyle w:val="afffd"/>
          <w:rtl/>
        </w:rPr>
        <w:t>יולך ה' אותך ואת מלכך וגו'</w:t>
      </w:r>
      <w:r w:rsidRPr="00C35A2C">
        <w:rPr>
          <w:rFonts w:ascii="FontbitDavid" w:hAnsi="FontbitDavid"/>
          <w:sz w:val="32"/>
          <w:rtl/>
        </w:rPr>
        <w:t xml:space="preserve">, </w:t>
      </w:r>
    </w:p>
    <w:p w14:paraId="4068EE8A" w14:textId="77777777" w:rsidR="00910F84" w:rsidRPr="00F90100" w:rsidRDefault="00910F84" w:rsidP="00910F84">
      <w:pPr>
        <w:rPr>
          <w:rStyle w:val="afffd"/>
          <w:rtl/>
        </w:rPr>
      </w:pPr>
      <w:r w:rsidRPr="00C35A2C">
        <w:rPr>
          <w:rFonts w:ascii="FontbitDavid" w:hAnsi="FontbitDavid"/>
          <w:sz w:val="32"/>
          <w:rtl/>
        </w:rPr>
        <w:t xml:space="preserve">צוה וגנזום, שנאמר: </w:t>
      </w:r>
      <w:r w:rsidRPr="00F90100">
        <w:rPr>
          <w:rStyle w:val="afffd"/>
          <w:rFonts w:hint="cs"/>
          <w:rtl/>
        </w:rPr>
        <w:t>'</w:t>
      </w:r>
      <w:r w:rsidRPr="00F90100">
        <w:rPr>
          <w:rStyle w:val="afffd"/>
          <w:rtl/>
        </w:rPr>
        <w:t>ויאמר ללוים המבינים לכל ישראל הקדושים לה' תנו את ארון הקדש בבית אשר בנה שלמה בן דוד מלך ישראל אין לכם משא בכתף עתה עבדו את ה' אלהיכם ואת עמו ישראל</w:t>
      </w:r>
      <w:r w:rsidRPr="00F90100">
        <w:rPr>
          <w:rStyle w:val="afffd"/>
          <w:rFonts w:hint="cs"/>
          <w:rtl/>
        </w:rPr>
        <w:t>'</w:t>
      </w:r>
      <w:r w:rsidRPr="00F90100">
        <w:rPr>
          <w:rStyle w:val="afffd"/>
          <w:rtl/>
        </w:rPr>
        <w:t xml:space="preserve">, </w:t>
      </w:r>
    </w:p>
    <w:p w14:paraId="149407D5" w14:textId="77777777" w:rsidR="00910F84" w:rsidRDefault="00910F84" w:rsidP="00910F84">
      <w:pPr>
        <w:rPr>
          <w:rFonts w:ascii="FontbitDavid" w:hAnsi="FontbitDavid"/>
          <w:sz w:val="32"/>
          <w:rtl/>
        </w:rPr>
      </w:pPr>
      <w:r>
        <w:rPr>
          <w:rStyle w:val="affff1"/>
          <w:rFonts w:ascii="FontbitDavid" w:hAnsi="FontbitDavid"/>
          <w:sz w:val="32"/>
          <w:rtl/>
          <w:rPrChange w:id="11402" w:author="מנוע אמוראים" w:date="2026-10-05T16:41:56Z">
            <w:rPr>
              <w:rFonts w:ascii="FontbitDavid" w:hAnsi="FontbitDavid"/>
              <w:sz w:val="32"/>
              <w:rtl/>
            </w:rPr>
          </w:rPrChange>
        </w:rPr>
        <w:t xml:space="preserve">וא</w:t>
      </w:r>
      <w:r>
        <w:rPr>
          <w:rStyle w:val="affff1"/>
          <w:rFonts w:ascii="FontbitDavid" w:hAnsi="FontbitDavid" w:hint="cs"/>
          <w:sz w:val="32"/>
          <w:rtl/>
          <w:rPrChange w:id="11403"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40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05" w:author="מנוע אמוראים" w:date="2026-10-05T16:41:56Z">
            <w:rPr>
              <w:rFonts w:ascii="FontbitDavid" w:hAnsi="FontbitDavid" w:hint="cs"/>
              <w:sz w:val="32"/>
              <w:rtl/>
            </w:rPr>
          </w:rPrChange>
        </w:rPr>
        <w:t xml:space="preserve">א</w:t>
      </w:r>
      <w:r w:rsidRPr="00C35A2C">
        <w:rPr>
          <w:rFonts w:ascii="FontbitDavid" w:hAnsi="FontbitDavid"/>
          <w:sz w:val="32"/>
          <w:rtl/>
        </w:rPr>
        <w:t>: אתיא</w:t>
      </w:r>
      <w:r w:rsidRPr="00FF1C37">
        <w:rPr>
          <w:rStyle w:val="afffd"/>
          <w:rtl/>
        </w:rPr>
        <w:t xml:space="preserve"> </w:t>
      </w:r>
      <w:r w:rsidRPr="00FF1C37">
        <w:rPr>
          <w:rStyle w:val="afffd"/>
          <w:rFonts w:hint="cs"/>
          <w:rtl/>
        </w:rPr>
        <w:t>'</w:t>
      </w:r>
      <w:r w:rsidRPr="00FF1C37">
        <w:rPr>
          <w:rStyle w:val="afffd"/>
          <w:rtl/>
        </w:rPr>
        <w:t>שם שם</w:t>
      </w:r>
      <w:r w:rsidRPr="00FF1C37">
        <w:rPr>
          <w:rStyle w:val="afffd"/>
          <w:rFonts w:hint="cs"/>
          <w:rtl/>
        </w:rPr>
        <w:t>'</w:t>
      </w:r>
      <w:r w:rsidRPr="00FF1C37">
        <w:rPr>
          <w:rStyle w:val="afffd"/>
          <w:rtl/>
        </w:rPr>
        <w:t>,</w:t>
      </w:r>
      <w:r w:rsidRPr="00C35A2C">
        <w:rPr>
          <w:rFonts w:ascii="FontbitDavid" w:hAnsi="FontbitDavid"/>
          <w:sz w:val="32"/>
          <w:rtl/>
        </w:rPr>
        <w:t xml:space="preserve"> אתיא משמרת משמרת, אתיא דורות דורות!</w:t>
      </w:r>
    </w:p>
    <w:p w14:paraId="0DFD2117" w14:textId="77777777" w:rsidR="00910F84" w:rsidRPr="00C35A2C" w:rsidRDefault="00910F84" w:rsidP="00910F84">
      <w:pPr>
        <w:pStyle w:val="afffa"/>
        <w:rPr>
          <w:rtl/>
        </w:rPr>
      </w:pPr>
      <w:r>
        <w:rPr>
          <w:rtl/>
        </w:rPr>
        <w:t xml:space="preserve">- • </w:t>
      </w:r>
      <w:r>
        <w:rPr>
          <w:rStyle w:val="affff1"/>
          <w:rtl/>
          <w:rPrChange w:id="11406" w:author="מנוע אמוראים" w:date="2026-10-05T16:41:56Z">
            <w:rPr>
              <w:rtl/>
            </w:rPr>
          </w:rPrChange>
        </w:rPr>
        <w:t xml:space="preserve">אר"</w:t>
      </w:r>
      <w:r>
        <w:rPr>
          <w:rStyle w:val="affff1"/>
          <w:rFonts w:hint="cs"/>
          <w:rtl/>
          <w:rPrChange w:id="11407" w:author="מנוע אמוראים" w:date="2026-10-05T16:41:56Z">
            <w:rPr>
              <w:rFonts w:hint="cs"/>
              <w:rtl/>
            </w:rPr>
          </w:rPrChange>
        </w:rPr>
        <w:t xml:space="preserve">פ</w:t>
      </w:r>
      <w:r w:rsidRPr="00C35A2C">
        <w:rPr>
          <w:rtl/>
        </w:rPr>
        <w:t>: באפרסמא דכיא.</w:t>
      </w:r>
    </w:p>
    <w:p w14:paraId="42EB375D" w14:textId="77777777" w:rsidR="00910F84" w:rsidRPr="00C35A2C" w:rsidRDefault="00910F84" w:rsidP="00910F84">
      <w:pPr>
        <w:rPr>
          <w:rFonts w:ascii="Fb Fontext" w:hAnsi="Fb Fontext"/>
          <w:b/>
          <w:bCs/>
          <w:rtl/>
        </w:rPr>
      </w:pPr>
    </w:p>
    <w:p w14:paraId="54B7B39D"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כיצד מושחין את המלכים? כמין נזר, ואת הכהנים? כמין כי.</w:t>
      </w:r>
      <w:r w:rsidRPr="00C35A2C">
        <w:rPr>
          <w:rFonts w:ascii="FontbitDavid" w:hAnsi="FontbitDavid" w:hint="cs"/>
          <w:sz w:val="32"/>
          <w:rtl/>
        </w:rPr>
        <w:t>- כמין כף יווני [מבין עיניו עד עורפו]</w:t>
      </w:r>
    </w:p>
    <w:p w14:paraId="26727D28" w14:textId="77777777" w:rsidR="00910F84" w:rsidRPr="00C35A2C" w:rsidRDefault="00910F84" w:rsidP="00910F84">
      <w:pPr>
        <w:rPr>
          <w:rFonts w:ascii="FontbitDavid" w:hAnsi="FontbitDavid"/>
          <w:sz w:val="32"/>
          <w:rtl/>
        </w:rPr>
      </w:pPr>
    </w:p>
    <w:p w14:paraId="11382952"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תני חדא: בתחלה מוצקין שמן על ראשו, ואח</w:t>
      </w:r>
      <w:r>
        <w:rPr>
          <w:rFonts w:ascii="FontbitDavid" w:hAnsi="FontbitDavid"/>
          <w:sz w:val="32"/>
          <w:rtl/>
        </w:rPr>
        <w:t>"</w:t>
      </w:r>
      <w:r w:rsidRPr="00C35A2C">
        <w:rPr>
          <w:rFonts w:ascii="FontbitDavid" w:hAnsi="FontbitDavid"/>
          <w:sz w:val="32"/>
          <w:rtl/>
        </w:rPr>
        <w:t xml:space="preserve">כ נותנין לו שמן בין ריסי עיניו, </w:t>
      </w:r>
    </w:p>
    <w:p w14:paraId="3295F4B3" w14:textId="77777777" w:rsidR="00910F84" w:rsidRPr="00C35A2C" w:rsidRDefault="00910F84" w:rsidP="00910F84">
      <w:pPr>
        <w:rPr>
          <w:rFonts w:ascii="FontbitDavid" w:hAnsi="FontbitDavid"/>
          <w:sz w:val="32"/>
          <w:rtl/>
        </w:rPr>
      </w:pPr>
      <w:r w:rsidRPr="00C35A2C">
        <w:rPr>
          <w:rFonts w:ascii="FontbitDavid" w:hAnsi="FontbitDavid"/>
          <w:sz w:val="32"/>
          <w:rtl/>
        </w:rPr>
        <w:t>ותניא אחריתי: בתחלה נותנין לו שמן בין ריסי עיניו, ואח</w:t>
      </w:r>
      <w:r>
        <w:rPr>
          <w:rFonts w:ascii="FontbitDavid" w:hAnsi="FontbitDavid"/>
          <w:sz w:val="32"/>
          <w:rtl/>
        </w:rPr>
        <w:t>"</w:t>
      </w:r>
      <w:r w:rsidRPr="00C35A2C">
        <w:rPr>
          <w:rFonts w:ascii="FontbitDavid" w:hAnsi="FontbitDavid"/>
          <w:sz w:val="32"/>
          <w:rtl/>
        </w:rPr>
        <w:t>כ מוצקים לו שמן על ראשו!</w:t>
      </w:r>
    </w:p>
    <w:p w14:paraId="3DD93C90" w14:textId="77777777" w:rsidR="00910F84" w:rsidRPr="00C35A2C" w:rsidRDefault="00910F84" w:rsidP="00910F84">
      <w:pPr>
        <w:rPr>
          <w:rFonts w:ascii="FontbitDavid" w:hAnsi="FontbitDavid"/>
          <w:sz w:val="32"/>
          <w:rtl/>
        </w:rPr>
      </w:pPr>
      <w:r w:rsidRPr="00C35A2C">
        <w:rPr>
          <w:rFonts w:ascii="FontbitDavid" w:hAnsi="FontbitDavid"/>
          <w:b/>
          <w:bCs/>
          <w:sz w:val="32"/>
          <w:rtl/>
        </w:rPr>
        <w:t>תנאי היא</w:t>
      </w:r>
      <w:r w:rsidRPr="00C35A2C">
        <w:rPr>
          <w:rFonts w:ascii="FontbitDavid" w:hAnsi="FontbitDavid"/>
          <w:sz w:val="32"/>
          <w:rtl/>
        </w:rPr>
        <w:t xml:space="preserve">, </w:t>
      </w:r>
      <w:r w:rsidRPr="00C35A2C">
        <w:rPr>
          <w:rFonts w:ascii="FontbitDavid" w:hAnsi="FontbitDavid" w:hint="cs"/>
          <w:sz w:val="32"/>
          <w:rtl/>
        </w:rPr>
        <w:t xml:space="preserve"> </w:t>
      </w:r>
      <w:r w:rsidRPr="00C35A2C">
        <w:rPr>
          <w:rFonts w:ascii="FontbitDavid" w:hAnsi="FontbitDavid"/>
          <w:sz w:val="32"/>
          <w:rtl/>
        </w:rPr>
        <w:tab/>
      </w:r>
      <w:r w:rsidRPr="00C35A2C">
        <w:rPr>
          <w:rFonts w:ascii="FontbitDavid" w:hAnsi="FontbitDavid" w:hint="cs"/>
          <w:sz w:val="32"/>
          <w:rtl/>
        </w:rPr>
        <w:t>מ</w:t>
      </w:r>
      <w:r>
        <w:rPr>
          <w:rFonts w:ascii="FontbitDavid" w:hAnsi="FontbitDavid"/>
          <w:sz w:val="32"/>
          <w:rtl/>
        </w:rPr>
        <w:t>"</w:t>
      </w:r>
      <w:r w:rsidRPr="00C35A2C">
        <w:rPr>
          <w:rFonts w:ascii="FontbitDavid" w:hAnsi="FontbitDavid" w:hint="cs"/>
          <w:sz w:val="32"/>
          <w:rtl/>
        </w:rPr>
        <w:t>ד</w:t>
      </w:r>
      <w:r w:rsidRPr="00C35A2C">
        <w:rPr>
          <w:rFonts w:ascii="FontbitDavid" w:hAnsi="FontbitDavid"/>
          <w:sz w:val="32"/>
          <w:rtl/>
        </w:rPr>
        <w:t xml:space="preserve"> יציקה עדיפא</w:t>
      </w:r>
      <w:r w:rsidRPr="00C35A2C">
        <w:rPr>
          <w:rFonts w:ascii="FontbitDavid" w:hAnsi="FontbitDavid" w:hint="cs"/>
          <w:sz w:val="32"/>
          <w:rtl/>
        </w:rPr>
        <w:t xml:space="preserve"> </w:t>
      </w:r>
      <w:r w:rsidRPr="00650D98">
        <w:rPr>
          <w:rStyle w:val="afffd"/>
          <w:rFonts w:hint="cs"/>
          <w:rtl/>
        </w:rPr>
        <w:t>ד'ו</w:t>
      </w:r>
      <w:r w:rsidRPr="00650D98">
        <w:rPr>
          <w:rStyle w:val="afffd"/>
          <w:rtl/>
        </w:rPr>
        <w:t>יצוק משמן המשחה על ראש אהרן וימשח אותו לקדשו</w:t>
      </w:r>
      <w:r w:rsidRPr="00650D98">
        <w:rPr>
          <w:rStyle w:val="afffd"/>
          <w:rFonts w:hint="cs"/>
          <w:rtl/>
        </w:rPr>
        <w:t>'</w:t>
      </w:r>
      <w:r w:rsidRPr="00650D98">
        <w:rPr>
          <w:rStyle w:val="afffd"/>
          <w:rtl/>
        </w:rPr>
        <w:t>.</w:t>
      </w:r>
    </w:p>
    <w:p w14:paraId="51F5295E" w14:textId="77777777" w:rsidR="00910F84" w:rsidRPr="00C35A2C" w:rsidRDefault="00910F84" w:rsidP="00910F84">
      <w:pPr>
        <w:rPr>
          <w:rFonts w:ascii="FontbitDavid" w:hAnsi="FontbitDavid"/>
          <w:sz w:val="32"/>
          <w:rtl/>
        </w:rPr>
      </w:pPr>
      <w:r w:rsidRPr="00C35A2C">
        <w:rPr>
          <w:rFonts w:ascii="FontbitDavid" w:hAnsi="FontbitDavid" w:hint="cs"/>
          <w:sz w:val="32"/>
          <w:rtl/>
        </w:rPr>
        <w:t>ומ</w:t>
      </w:r>
      <w:r>
        <w:rPr>
          <w:rFonts w:ascii="FontbitDavid" w:hAnsi="FontbitDavid"/>
          <w:sz w:val="32"/>
          <w:rtl/>
        </w:rPr>
        <w:t>"</w:t>
      </w:r>
      <w:r w:rsidRPr="00C35A2C">
        <w:rPr>
          <w:rFonts w:ascii="FontbitDavid" w:hAnsi="FontbitDavid" w:hint="cs"/>
          <w:sz w:val="32"/>
          <w:rtl/>
        </w:rPr>
        <w:t xml:space="preserve">ד </w:t>
      </w:r>
      <w:r w:rsidRPr="00C35A2C">
        <w:rPr>
          <w:rFonts w:ascii="FontbitDavid" w:hAnsi="FontbitDavid"/>
          <w:sz w:val="32"/>
          <w:rtl/>
        </w:rPr>
        <w:t xml:space="preserve">משיחה עדיפא, </w:t>
      </w:r>
      <w:r w:rsidRPr="00C35A2C">
        <w:rPr>
          <w:rFonts w:ascii="FontbitDavid" w:hAnsi="FontbitDavid" w:hint="cs"/>
          <w:sz w:val="32"/>
          <w:rtl/>
        </w:rPr>
        <w:t>ד</w:t>
      </w:r>
      <w:r w:rsidRPr="00C35A2C">
        <w:rPr>
          <w:rFonts w:ascii="FontbitDavid" w:hAnsi="FontbitDavid"/>
          <w:sz w:val="32"/>
          <w:rtl/>
        </w:rPr>
        <w:t>שכן אתה מוצא אצל כלי שרת.</w:t>
      </w:r>
      <w:r w:rsidRPr="00C35A2C">
        <w:rPr>
          <w:rFonts w:ascii="FontbitDavid" w:hAnsi="FontbitDavid" w:hint="cs"/>
          <w:sz w:val="32"/>
          <w:rtl/>
        </w:rPr>
        <w:t xml:space="preserve"> </w:t>
      </w:r>
    </w:p>
    <w:p w14:paraId="4540D8CF" w14:textId="77777777" w:rsidR="00910F84" w:rsidRPr="00C35A2C" w:rsidRDefault="00910F84" w:rsidP="00910F84">
      <w:pPr>
        <w:rPr>
          <w:rFonts w:ascii="FontbitDavid" w:hAnsi="FontbitDavid"/>
          <w:sz w:val="32"/>
          <w:rtl/>
        </w:rPr>
      </w:pPr>
      <w:r w:rsidRPr="00C35A2C">
        <w:rPr>
          <w:rFonts w:ascii="FontbitDavid" w:hAnsi="FontbitDavid"/>
          <w:sz w:val="32"/>
          <w:rtl/>
        </w:rPr>
        <w:t>ו</w:t>
      </w:r>
      <w:r w:rsidRPr="00C35A2C">
        <w:rPr>
          <w:rFonts w:ascii="FontbitDavid" w:hAnsi="FontbitDavid" w:hint="cs"/>
          <w:sz w:val="32"/>
          <w:rtl/>
        </w:rPr>
        <w:t>הך ד</w:t>
      </w:r>
      <w:r w:rsidRPr="002C0B4D">
        <w:rPr>
          <w:rStyle w:val="afffd"/>
          <w:rFonts w:hint="cs"/>
          <w:rtl/>
        </w:rPr>
        <w:t>ויצוק</w:t>
      </w:r>
      <w:r w:rsidRPr="00C35A2C">
        <w:rPr>
          <w:rFonts w:ascii="FontbitDavid" w:hAnsi="FontbitDavid" w:hint="cs"/>
          <w:sz w:val="32"/>
          <w:rtl/>
        </w:rPr>
        <w:t xml:space="preserve"> ובסוף </w:t>
      </w:r>
      <w:r w:rsidRPr="002C0B4D">
        <w:rPr>
          <w:rStyle w:val="afffd"/>
          <w:rFonts w:hint="cs"/>
          <w:rtl/>
        </w:rPr>
        <w:t>וימשח</w:t>
      </w:r>
      <w:r w:rsidRPr="00C35A2C">
        <w:rPr>
          <w:rFonts w:ascii="FontbitDavid" w:hAnsi="FontbitDavid" w:hint="cs"/>
          <w:sz w:val="32"/>
          <w:rtl/>
        </w:rPr>
        <w:t xml:space="preserve"> היינו דמ</w:t>
      </w:r>
      <w:r>
        <w:rPr>
          <w:rFonts w:ascii="FontbitDavid" w:hAnsi="FontbitDavid"/>
          <w:sz w:val="32"/>
          <w:rtl/>
        </w:rPr>
        <w:t>"</w:t>
      </w:r>
      <w:r w:rsidRPr="00C35A2C">
        <w:rPr>
          <w:rFonts w:ascii="FontbitDavid" w:hAnsi="FontbitDavid" w:hint="cs"/>
          <w:sz w:val="32"/>
          <w:rtl/>
        </w:rPr>
        <w:t xml:space="preserve">ט ויצוק משום דוימשח </w:t>
      </w:r>
    </w:p>
    <w:p w14:paraId="63CA58FC" w14:textId="77777777" w:rsidR="00910F84" w:rsidRPr="00C35A2C" w:rsidRDefault="00910F84" w:rsidP="00910F84">
      <w:pPr>
        <w:rPr>
          <w:rFonts w:ascii="FontbitDavid" w:hAnsi="FontbitDavid"/>
          <w:b/>
          <w:bCs/>
          <w:sz w:val="32"/>
          <w:rtl/>
        </w:rPr>
      </w:pPr>
    </w:p>
    <w:p w14:paraId="64C4A8F1" w14:textId="77777777" w:rsidR="00910F84"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xml:space="preserve">: </w:t>
      </w:r>
      <w:r w:rsidRPr="00F90100">
        <w:rPr>
          <w:rStyle w:val="afffd"/>
          <w:rFonts w:hint="cs"/>
          <w:rtl/>
        </w:rPr>
        <w:t>'</w:t>
      </w:r>
      <w:r w:rsidRPr="00F90100">
        <w:rPr>
          <w:rStyle w:val="afffd"/>
          <w:rtl/>
        </w:rPr>
        <w:t xml:space="preserve">כשמן הטוב  יורד על הזקן זקן אהרן וגו' </w:t>
      </w:r>
      <w:r w:rsidRPr="00C35A2C">
        <w:rPr>
          <w:rFonts w:ascii="FontbitDavid" w:hAnsi="FontbitDavid"/>
          <w:sz w:val="32"/>
          <w:rtl/>
        </w:rPr>
        <w:t>- כמין שני טפי מרגליות היו תלויות לאהרן בזקנו.</w:t>
      </w:r>
    </w:p>
    <w:p w14:paraId="679206E1"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1408"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1409" w:author="מנוע אמוראים" w:date="2026-10-05T16:41:56Z">
            <w:rPr>
              <w:rFonts w:ascii="FontbitDavid" w:hAnsi="FontbitDavid" w:hint="cs"/>
              <w:sz w:val="32"/>
              <w:rtl/>
            </w:rPr>
          </w:rPrChange>
        </w:rPr>
        <w:t xml:space="preserve">פ</w:t>
      </w:r>
      <w:r w:rsidRPr="00C35A2C">
        <w:rPr>
          <w:rFonts w:ascii="FontbitDavid" w:hAnsi="FontbitDavid"/>
          <w:sz w:val="32"/>
          <w:rtl/>
        </w:rPr>
        <w:t xml:space="preserve"> תנא: כשהוא מספר, עולות ויושבות לו בעיקר זקנו, ועל דבר זה היה משה דואג, אמר: שמא חס ושלום מעלתי בשמן המשחה? יצתה בת קול ואמרה: </w:t>
      </w:r>
      <w:r w:rsidRPr="002C0B4D">
        <w:rPr>
          <w:rStyle w:val="afffd"/>
          <w:rtl/>
        </w:rPr>
        <w:t>כשמן הטוב וגו' כטל חרמון</w:t>
      </w:r>
      <w:r w:rsidRPr="00C35A2C">
        <w:rPr>
          <w:rFonts w:ascii="FontbitDavid" w:hAnsi="FontbitDavid"/>
          <w:sz w:val="32"/>
          <w:rtl/>
        </w:rPr>
        <w:t>, מה טל חרמון אין בו מעילה, אף שמן המשחה שבזקן אהרן אין בו מעילה.</w:t>
      </w:r>
    </w:p>
    <w:p w14:paraId="681EE411"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ועדיין היה אהרן דואג, אמר: שמא משה לא מעל אבל אני מעלתי? </w:t>
      </w:r>
    </w:p>
    <w:p w14:paraId="04204376" w14:textId="77777777" w:rsidR="00910F84" w:rsidRPr="00C35A2C" w:rsidRDefault="00910F84" w:rsidP="00910F84">
      <w:pPr>
        <w:rPr>
          <w:rFonts w:ascii="FontbitDavid" w:hAnsi="FontbitDavid"/>
          <w:sz w:val="32"/>
          <w:rtl/>
        </w:rPr>
      </w:pPr>
      <w:r>
        <w:rPr>
          <w:rFonts w:ascii="FontbitDavid" w:hAnsi="FontbitDavid"/>
          <w:sz w:val="32"/>
          <w:rtl/>
        </w:rPr>
        <w:t xml:space="preserve">יצתה בת קול ואמרה לו: </w:t>
      </w:r>
      <w:r>
        <w:rPr>
          <w:rStyle w:val="afffd"/>
          <w:rFonts w:ascii="FontbitDavid" w:hAnsi="FontbitDavid"/>
          <w:sz w:val="32"/>
          <w:rtl/>
          <w:rPrChange w:id="9012" w:author="מנוע פסוקים" w:date="2026-10-05T16:38:36Z">
            <w:rPr>
              <w:rFonts w:ascii="FontbitDavid" w:hAnsi="FontbitDavid"/>
              <w:sz w:val="32"/>
              <w:rtl/>
            </w:rPr>
          </w:rPrChange>
        </w:rPr>
        <w:t xml:space="preserve">הנה מה טוב ומה נעים שבת אחים גם יחד</w:t>
      </w:r>
      <w:r>
        <w:rPr>
          <w:rFonts w:ascii="FontbitDavid" w:hAnsi="FontbitDavid"/>
          <w:sz w:val="32"/>
          <w:rtl/>
        </w:rPr>
        <w:t xml:space="preserve">, מה משה לא מעל, אף אתה לא מעלת.</w:t>
      </w:r>
    </w:p>
    <w:p w14:paraId="64C8ACD4" w14:textId="77777777" w:rsidR="00910F84" w:rsidRPr="00C35A2C" w:rsidRDefault="00910F84" w:rsidP="00910F84">
      <w:pPr>
        <w:rPr>
          <w:rFonts w:ascii="FontbitDavid" w:hAnsi="FontbitDavid"/>
          <w:b/>
          <w:bCs/>
          <w:sz w:val="32"/>
          <w:rtl/>
        </w:rPr>
      </w:pPr>
    </w:p>
    <w:p w14:paraId="019B2C3E" w14:textId="77777777" w:rsidR="00910F84"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xml:space="preserve">: אין מושחים את המלכים אלא על המעיין, כדי שתמשך מלכותם, שנא': </w:t>
      </w:r>
      <w:r w:rsidRPr="00F90100">
        <w:rPr>
          <w:rStyle w:val="afffd"/>
          <w:rFonts w:hint="cs"/>
          <w:rtl/>
        </w:rPr>
        <w:t>'</w:t>
      </w:r>
      <w:r w:rsidRPr="00F90100">
        <w:rPr>
          <w:rStyle w:val="afffd"/>
          <w:rtl/>
        </w:rPr>
        <w:t>ויאמר המלך להם קחו עמכם את עבדי אדוניכם וגו' והורדתם אותו אל גיחון.</w:t>
      </w:r>
    </w:p>
    <w:p w14:paraId="38FCF73A"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1410"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1411" w:author="מנוע אמוראים" w:date="2026-10-05T16:41:56Z">
            <w:rPr>
              <w:rFonts w:ascii="FontbitDavid" w:hAnsi="FontbitDavid" w:hint="cs"/>
              <w:sz w:val="32"/>
              <w:rtl/>
            </w:rPr>
          </w:rPrChange>
        </w:rPr>
        <w:t xml:space="preserve">א</w:t>
      </w:r>
      <w:r w:rsidRPr="00C35A2C">
        <w:rPr>
          <w:rFonts w:ascii="FontbitDavid" w:hAnsi="FontbitDavid"/>
          <w:sz w:val="32"/>
          <w:rtl/>
        </w:rPr>
        <w:t>: ה</w:t>
      </w:r>
      <w:r w:rsidRPr="00C35A2C">
        <w:rPr>
          <w:rFonts w:ascii="FontbitDavid" w:hAnsi="FontbitDavid" w:hint="cs"/>
          <w:sz w:val="32"/>
          <w:rtl/>
        </w:rPr>
        <w:t xml:space="preserve">רוצה </w:t>
      </w:r>
      <w:r w:rsidRPr="00C35A2C">
        <w:rPr>
          <w:rFonts w:ascii="FontbitDavid" w:hAnsi="FontbitDavid"/>
          <w:sz w:val="32"/>
          <w:rtl/>
        </w:rPr>
        <w:t xml:space="preserve">לידע אי </w:t>
      </w:r>
      <w:r w:rsidRPr="00C35A2C">
        <w:rPr>
          <w:rFonts w:ascii="FontbitDavid" w:hAnsi="FontbitDavid" w:hint="cs"/>
          <w:sz w:val="32"/>
          <w:rtl/>
        </w:rPr>
        <w:t>ישלים שנתו או לא ידליק נר בעשרה ימים שבין ר'ה ליוה</w:t>
      </w:r>
      <w:r>
        <w:rPr>
          <w:rFonts w:ascii="FontbitDavid" w:hAnsi="FontbitDavid"/>
          <w:sz w:val="32"/>
          <w:rtl/>
        </w:rPr>
        <w:t>"</w:t>
      </w:r>
      <w:r w:rsidRPr="00C35A2C">
        <w:rPr>
          <w:rFonts w:ascii="FontbitDavid" w:hAnsi="FontbitDavid" w:hint="cs"/>
          <w:sz w:val="32"/>
          <w:rtl/>
        </w:rPr>
        <w:t xml:space="preserve">כ בבית שלא נושבת בו הרוח אי נמשך האור תעלה לו יידע שתעלה לו שנתו </w:t>
      </w:r>
    </w:p>
    <w:p w14:paraId="5BA54875" w14:textId="77777777" w:rsidR="00910F84" w:rsidRPr="00C35A2C" w:rsidRDefault="00910F84" w:rsidP="00910F84">
      <w:pPr>
        <w:ind w:hanging="94"/>
        <w:rPr>
          <w:rFonts w:ascii="FontbitDavid" w:hAnsi="FontbitDavid"/>
          <w:sz w:val="32"/>
          <w:rtl/>
        </w:rPr>
      </w:pPr>
      <w:r w:rsidRPr="00C35A2C">
        <w:rPr>
          <w:rFonts w:ascii="Fb Fontext" w:hAnsi="Fb Fontext"/>
          <w:rtl/>
        </w:rPr>
        <w:t xml:space="preserve">• </w:t>
      </w:r>
      <w:r w:rsidRPr="00C35A2C">
        <w:rPr>
          <w:rFonts w:ascii="FontbitDavid" w:hAnsi="FontbitDavid" w:hint="cs"/>
          <w:sz w:val="32"/>
          <w:rtl/>
        </w:rPr>
        <w:t>והרוצה לעשות בעיסקה וירצה לידע אי יצליח או לא יגדל תרנגול ע'ש העיסקא אי ישמין וישביח יצליח.</w:t>
      </w:r>
    </w:p>
    <w:p w14:paraId="6ED99461" w14:textId="77777777" w:rsidR="00910F84" w:rsidRPr="00C35A2C" w:rsidRDefault="00910F84" w:rsidP="00910F84">
      <w:pPr>
        <w:ind w:hanging="94"/>
        <w:rPr>
          <w:rFonts w:ascii="FontbitDavid" w:hAnsi="FontbitDavid"/>
          <w:sz w:val="32"/>
          <w:rtl/>
        </w:rPr>
      </w:pPr>
      <w:r w:rsidRPr="00C35A2C">
        <w:rPr>
          <w:rFonts w:ascii="Fb Fontext" w:hAnsi="Fb Fontext"/>
          <w:rtl/>
        </w:rPr>
        <w:t xml:space="preserve">• </w:t>
      </w:r>
      <w:r w:rsidRPr="00C35A2C">
        <w:rPr>
          <w:rFonts w:ascii="FontbitDavid" w:hAnsi="FontbitDavid"/>
          <w:sz w:val="32"/>
          <w:rtl/>
        </w:rPr>
        <w:t>ה</w:t>
      </w:r>
      <w:r w:rsidRPr="00C35A2C">
        <w:rPr>
          <w:rFonts w:ascii="FontbitDavid" w:hAnsi="FontbitDavid" w:hint="cs"/>
          <w:sz w:val="32"/>
          <w:rtl/>
        </w:rPr>
        <w:t>רוצה לצאת לדרך ורוצה לדעת אם יחזור ויבוא לביתו  יעמוד בבית חשוך אי רואה צל של צילו ידע שישוב לביתו</w:t>
      </w:r>
      <w:r w:rsidRPr="00C35A2C">
        <w:rPr>
          <w:rFonts w:ascii="FontbitDavid" w:hAnsi="FontbitDavid"/>
          <w:sz w:val="32"/>
          <w:rtl/>
        </w:rPr>
        <w:t>.</w:t>
      </w:r>
    </w:p>
    <w:p w14:paraId="2C1E5250" w14:textId="77777777" w:rsidR="00910F84" w:rsidRPr="00C35A2C" w:rsidRDefault="00910F84" w:rsidP="00910F84">
      <w:pPr>
        <w:pStyle w:val="afffa"/>
        <w:rPr>
          <w:rtl/>
        </w:rPr>
      </w:pPr>
      <w:r>
        <w:rPr>
          <w:rtl/>
        </w:rPr>
        <w:lastRenderedPageBreak/>
        <w:t xml:space="preserve">- </w:t>
      </w:r>
      <w:r w:rsidRPr="00C35A2C">
        <w:rPr>
          <w:rtl/>
        </w:rPr>
        <w:t xml:space="preserve">ולאו מלתא היא, </w:t>
      </w:r>
      <w:r w:rsidRPr="00C35A2C">
        <w:rPr>
          <w:rFonts w:hint="cs"/>
          <w:rtl/>
        </w:rPr>
        <w:t xml:space="preserve">שמא תחלש דעתו מזה ומתוך זה גופא יורע מזלו </w:t>
      </w:r>
    </w:p>
    <w:p w14:paraId="22489152" w14:textId="77777777" w:rsidR="00910F84" w:rsidRPr="00C35A2C" w:rsidRDefault="00910F84" w:rsidP="00910F84">
      <w:pPr>
        <w:pStyle w:val="afffa"/>
        <w:rPr>
          <w:rtl/>
        </w:rPr>
      </w:pPr>
      <w:r>
        <w:rPr>
          <w:rtl/>
        </w:rPr>
        <w:t xml:space="preserve">- </w:t>
      </w:r>
      <w:r>
        <w:rPr>
          <w:rtl/>
        </w:rPr>
        <w:t xml:space="preserve">אביי, השתא דאמרת: סימנא מילתא היא, לעולם יהא רגיל למיחזי </w:t>
      </w:r>
      <w:r>
        <w:rPr>
          <w:rStyle w:val="affff1"/>
          <w:rtl/>
          <w:rPrChange w:id="11412" w:author="מנוע אמוראים" w:date="2026-10-05T16:41:56Z">
            <w:rPr>
              <w:rtl/>
            </w:rPr>
          </w:rPrChange>
        </w:rPr>
        <w:t xml:space="preserve">בר</w:t>
      </w:r>
      <w:r>
        <w:rPr>
          <w:rStyle w:val="affff1"/>
          <w:rtl/>
          <w:rPrChange w:id="11413" w:author="מנוע אמוראים" w:date="2026-10-05T16:41:56Z">
            <w:rPr>
              <w:rtl/>
            </w:rPr>
          </w:rPrChange>
        </w:rPr>
        <w:t xml:space="preserve">"</w:t>
      </w:r>
      <w:r>
        <w:rPr>
          <w:rStyle w:val="affff1"/>
          <w:rFonts w:hint="cs"/>
          <w:rtl/>
          <w:rPrChange w:id="11414" w:author="מנוע אמוראים" w:date="2026-10-05T16:41:56Z">
            <w:rPr>
              <w:rFonts w:hint="cs"/>
              <w:rtl/>
            </w:rPr>
          </w:rPrChange>
        </w:rPr>
        <w:t xml:space="preserve">ה</w:t>
      </w:r>
      <w:r>
        <w:rPr>
          <w:rFonts w:hint="cs"/>
          <w:rtl/>
        </w:rPr>
        <w:t xml:space="preserve"> קרא ורוביא כרתי </w:t>
      </w:r>
      <w:r w:rsidRPr="00C35A2C">
        <w:rPr>
          <w:rtl/>
        </w:rPr>
        <w:t>וסלק ותמר.</w:t>
      </w:r>
    </w:p>
    <w:p w14:paraId="54FBAA7D" w14:textId="77777777" w:rsidR="00910F84" w:rsidRPr="00C35A2C" w:rsidRDefault="00910F84" w:rsidP="00910F84">
      <w:pPr>
        <w:rPr>
          <w:rtl/>
        </w:rPr>
      </w:pPr>
      <w:r w:rsidRPr="00C35A2C">
        <w:rPr>
          <w:rFonts w:ascii="Fb Fontext" w:hAnsi="Fb Fontext"/>
          <w:rtl/>
        </w:rPr>
        <w:t xml:space="preserve">• </w:t>
      </w:r>
      <w:r w:rsidRPr="00C35A2C">
        <w:rPr>
          <w:rFonts w:hint="cs"/>
          <w:rtl/>
        </w:rPr>
        <w:t>א</w:t>
      </w:r>
      <w:r>
        <w:rPr>
          <w:rtl/>
        </w:rPr>
        <w:t>"</w:t>
      </w:r>
      <w:r>
        <w:rPr>
          <w:rFonts w:hint="cs"/>
          <w:rtl/>
        </w:rPr>
        <w:t xml:space="preserve">ל </w:t>
      </w:r>
      <w:r>
        <w:rPr>
          <w:rStyle w:val="affff1"/>
          <w:rFonts w:hint="cs"/>
          <w:rtl/>
          <w:rPrChange w:id="11415" w:author="מנוע אמוראים" w:date="2026-10-05T16:41:56Z">
            <w:rPr>
              <w:rFonts w:hint="cs"/>
              <w:rtl/>
            </w:rPr>
          </w:rPrChange>
        </w:rPr>
        <w:t xml:space="preserve">ר</w:t>
      </w:r>
      <w:r>
        <w:rPr>
          <w:rStyle w:val="affff1"/>
          <w:rtl/>
          <w:rPrChange w:id="11416" w:author="מנוע אמוראים" w:date="2026-10-05T16:41:56Z">
            <w:rPr>
              <w:rtl/>
            </w:rPr>
          </w:rPrChange>
        </w:rPr>
        <w:t xml:space="preserve">"</w:t>
      </w:r>
      <w:r>
        <w:rPr>
          <w:rStyle w:val="affff1"/>
          <w:rFonts w:hint="cs"/>
          <w:rtl/>
          <w:rPrChange w:id="11417" w:author="מנוע אמוראים" w:date="2026-10-05T16:41:56Z">
            <w:rPr>
              <w:rFonts w:hint="cs"/>
              <w:rtl/>
            </w:rPr>
          </w:rPrChange>
        </w:rPr>
        <w:t xml:space="preserve">מ</w:t>
      </w:r>
      <w:r>
        <w:rPr>
          <w:rFonts w:hint="cs"/>
          <w:rtl/>
        </w:rPr>
        <w:t xml:space="preserve"> לבנו </w:t>
      </w:r>
      <w:r w:rsidRPr="00C35A2C">
        <w:rPr>
          <w:rtl/>
        </w:rPr>
        <w:t xml:space="preserve">: </w:t>
      </w:r>
      <w:r w:rsidRPr="00C35A2C">
        <w:rPr>
          <w:rFonts w:hint="cs"/>
          <w:rtl/>
        </w:rPr>
        <w:t xml:space="preserve">קודם גרסו המשנה ורק אח'כ עלו לרבכם, וכשתשבו לפניו תביטו בפיו </w:t>
      </w:r>
      <w:r w:rsidRPr="00F90100">
        <w:rPr>
          <w:rStyle w:val="afffd"/>
          <w:rFonts w:hint="cs"/>
          <w:rtl/>
        </w:rPr>
        <w:t>ד'</w:t>
      </w:r>
      <w:r w:rsidRPr="00F90100">
        <w:rPr>
          <w:rStyle w:val="afffd"/>
          <w:rtl/>
        </w:rPr>
        <w:t>והיו עיניך רואות את מוריך</w:t>
      </w:r>
      <w:r w:rsidRPr="00F90100">
        <w:rPr>
          <w:rStyle w:val="afffd"/>
          <w:rFonts w:hint="cs"/>
          <w:rtl/>
        </w:rPr>
        <w:t>'</w:t>
      </w:r>
      <w:r w:rsidRPr="00F90100">
        <w:rPr>
          <w:rStyle w:val="afffd"/>
          <w:rtl/>
        </w:rPr>
        <w:t xml:space="preserve"> </w:t>
      </w:r>
    </w:p>
    <w:p w14:paraId="55C863FC" w14:textId="77777777" w:rsidR="00910F84" w:rsidRPr="00C35A2C" w:rsidRDefault="00910F84" w:rsidP="00910F84">
      <w:pPr>
        <w:ind w:left="1842" w:hanging="1753"/>
        <w:rPr>
          <w:rFonts w:ascii="FontbitDavid" w:hAnsi="FontbitDavid"/>
          <w:sz w:val="32"/>
          <w:rtl/>
        </w:rPr>
      </w:pPr>
      <w:r w:rsidRPr="00C35A2C">
        <w:rPr>
          <w:rFonts w:ascii="FontbitDavid" w:hAnsi="FontbitDavid"/>
          <w:sz w:val="32"/>
          <w:rtl/>
        </w:rPr>
        <w:t>וכ</w:t>
      </w:r>
      <w:r w:rsidRPr="00C35A2C">
        <w:rPr>
          <w:rFonts w:ascii="FontbitDavid" w:hAnsi="FontbitDavid" w:hint="cs"/>
          <w:sz w:val="32"/>
          <w:rtl/>
        </w:rPr>
        <w:t>שתגרסו</w:t>
      </w:r>
      <w:r w:rsidRPr="00C35A2C">
        <w:rPr>
          <w:rFonts w:ascii="FontbitDavid" w:hAnsi="FontbitDavid"/>
          <w:sz w:val="32"/>
          <w:rtl/>
        </w:rPr>
        <w:t xml:space="preserve"> - גרסו על נהרא דמיא, דכ</w:t>
      </w:r>
      <w:r w:rsidRPr="00C35A2C">
        <w:rPr>
          <w:rFonts w:ascii="FontbitDavid" w:hAnsi="FontbitDavid" w:hint="cs"/>
          <w:sz w:val="32"/>
          <w:rtl/>
        </w:rPr>
        <w:t xml:space="preserve">מו שנמשכים המים כן ימשכו שמועתיכם </w:t>
      </w:r>
    </w:p>
    <w:p w14:paraId="03B0ADF1" w14:textId="77777777" w:rsidR="00910F84" w:rsidRPr="00C35A2C" w:rsidRDefault="00910F84" w:rsidP="00910F84">
      <w:pPr>
        <w:ind w:left="1842" w:hanging="1753"/>
        <w:jc w:val="left"/>
        <w:rPr>
          <w:rFonts w:ascii="FontbitDavid" w:hAnsi="FontbitDavid"/>
          <w:sz w:val="32"/>
          <w:rtl/>
        </w:rPr>
      </w:pPr>
      <w:r w:rsidRPr="00C35A2C">
        <w:rPr>
          <w:rFonts w:ascii="FontbitDavid" w:hAnsi="FontbitDavid" w:hint="cs"/>
          <w:sz w:val="32"/>
          <w:rtl/>
        </w:rPr>
        <w:t xml:space="preserve">ושבו בחורבות </w:t>
      </w:r>
      <w:r w:rsidRPr="00C35A2C">
        <w:rPr>
          <w:rFonts w:ascii="FontbitDavid" w:hAnsi="FontbitDavid"/>
          <w:sz w:val="32"/>
          <w:rtl/>
        </w:rPr>
        <w:t>מתא מחסיא ולא</w:t>
      </w:r>
      <w:r w:rsidRPr="00C35A2C">
        <w:rPr>
          <w:rFonts w:ascii="FontbitDavid" w:hAnsi="FontbitDavid" w:hint="cs"/>
          <w:sz w:val="32"/>
          <w:rtl/>
        </w:rPr>
        <w:t xml:space="preserve"> בארמונות </w:t>
      </w:r>
      <w:r w:rsidRPr="00C35A2C">
        <w:rPr>
          <w:rFonts w:ascii="FontbitDavid" w:hAnsi="FontbitDavid"/>
          <w:sz w:val="32"/>
          <w:rtl/>
        </w:rPr>
        <w:t xml:space="preserve">פומבדיתא, </w:t>
      </w:r>
    </w:p>
    <w:p w14:paraId="2C0D9F8A" w14:textId="77777777" w:rsidR="00910F84" w:rsidRPr="00C35A2C" w:rsidRDefault="00910F84" w:rsidP="00910F84">
      <w:pPr>
        <w:ind w:left="1842" w:hanging="1753"/>
        <w:jc w:val="left"/>
        <w:rPr>
          <w:rFonts w:ascii="FontbitDavid" w:hAnsi="FontbitDavid"/>
          <w:sz w:val="32"/>
          <w:rtl/>
        </w:rPr>
      </w:pPr>
      <w:r w:rsidRPr="00C35A2C">
        <w:rPr>
          <w:rFonts w:ascii="FontbitDavid" w:hAnsi="FontbitDavid" w:hint="cs"/>
          <w:sz w:val="32"/>
          <w:rtl/>
        </w:rPr>
        <w:t>טוב דג סרוח דמתא מחסיא מכותח קשה[אף שמשובח יותר]</w:t>
      </w:r>
      <w:r w:rsidRPr="00C35A2C">
        <w:rPr>
          <w:rFonts w:ascii="FontbitDavid" w:hAnsi="FontbitDavid"/>
          <w:sz w:val="32"/>
          <w:rtl/>
        </w:rPr>
        <w:t>.</w:t>
      </w:r>
    </w:p>
    <w:p w14:paraId="21AE3253" w14:textId="77777777" w:rsidR="00910F84" w:rsidRPr="00C35A2C" w:rsidRDefault="00910F84" w:rsidP="00910F84">
      <w:pPr>
        <w:ind w:left="1275" w:hanging="1186"/>
        <w:jc w:val="left"/>
        <w:rPr>
          <w:rFonts w:ascii="FontbitDavid" w:hAnsi="FontbitDavid"/>
          <w:sz w:val="32"/>
          <w:rtl/>
        </w:rPr>
      </w:pPr>
      <w:r w:rsidRPr="00F90100">
        <w:rPr>
          <w:rStyle w:val="afffd"/>
          <w:rFonts w:hint="cs"/>
          <w:rtl/>
        </w:rPr>
        <w:t>'</w:t>
      </w:r>
      <w:r w:rsidRPr="00F90100">
        <w:rPr>
          <w:rStyle w:val="afffd"/>
          <w:rtl/>
        </w:rPr>
        <w:t>רמה קרני באלהי</w:t>
      </w:r>
      <w:r w:rsidRPr="00F90100">
        <w:rPr>
          <w:rStyle w:val="afffd"/>
          <w:rFonts w:hint="cs"/>
          <w:rtl/>
        </w:rPr>
        <w:t>'</w:t>
      </w:r>
      <w:r w:rsidRPr="00F90100">
        <w:rPr>
          <w:rStyle w:val="afffd"/>
          <w:rtl/>
        </w:rPr>
        <w:t xml:space="preserve"> </w:t>
      </w:r>
      <w:r w:rsidRPr="00C35A2C">
        <w:rPr>
          <w:rFonts w:ascii="FontbitDavid" w:hAnsi="FontbitDavid"/>
          <w:sz w:val="32"/>
          <w:rtl/>
        </w:rPr>
        <w:t xml:space="preserve">- רמה קרני ולא </w:t>
      </w:r>
      <w:r>
        <w:rPr>
          <w:rFonts w:ascii="FontbitDavid" w:hAnsi="FontbitDavid"/>
          <w:sz w:val="32"/>
          <w:rtl/>
        </w:rPr>
        <w:t>רמה פכי, דוד ושלמה שנמשחו בקרן</w:t>
      </w:r>
      <w:r w:rsidRPr="00C35A2C">
        <w:rPr>
          <w:rFonts w:ascii="FontbitDavid" w:hAnsi="FontbitDavid"/>
          <w:sz w:val="32"/>
          <w:rtl/>
        </w:rPr>
        <w:t xml:space="preserve"> נמשכה</w:t>
      </w:r>
      <w:r>
        <w:rPr>
          <w:rFonts w:ascii="FontbitDavid" w:hAnsi="FontbitDavid" w:hint="cs"/>
          <w:sz w:val="32"/>
          <w:rtl/>
        </w:rPr>
        <w:t xml:space="preserve"> מ</w:t>
      </w:r>
      <w:r w:rsidRPr="00C35A2C">
        <w:rPr>
          <w:rFonts w:ascii="FontbitDavid" w:hAnsi="FontbitDavid"/>
          <w:sz w:val="32"/>
          <w:rtl/>
        </w:rPr>
        <w:t xml:space="preserve">לכותן, </w:t>
      </w:r>
    </w:p>
    <w:p w14:paraId="32CD4EAE" w14:textId="77777777" w:rsidR="00910F84" w:rsidRPr="00C35A2C" w:rsidRDefault="00910F84" w:rsidP="00910F84">
      <w:pPr>
        <w:ind w:left="1842" w:hanging="1753"/>
        <w:jc w:val="left"/>
        <w:rPr>
          <w:rFonts w:ascii="FontbitDavid" w:hAnsi="FontbitDavid"/>
          <w:sz w:val="32"/>
          <w:rtl/>
        </w:rPr>
      </w:pPr>
      <w:r w:rsidRPr="00C35A2C">
        <w:rPr>
          <w:rFonts w:ascii="FontbitDavid" w:hAnsi="FontbitDavid"/>
          <w:sz w:val="32"/>
          <w:rtl/>
        </w:rPr>
        <w:t>שאול ויהוא שנמשחו בפך - לא נמשכה מלכותן.</w:t>
      </w:r>
    </w:p>
    <w:p w14:paraId="0950295A"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634F27C0" w14:textId="77777777" w:rsidR="00910F84" w:rsidRPr="00C35A2C" w:rsidRDefault="00910F84" w:rsidP="00910F84">
      <w:pPr>
        <w:pStyle w:val="afff2"/>
        <w:rPr>
          <w:b/>
          <w:rtl/>
        </w:rPr>
      </w:pPr>
      <w:ins w:id="9833" w:author="מספור קטעי משנה" w:date="2026-10-06T06:45:26Z">
        <w:r>
          <w:rPr>
            <w:rStyle w:val="MisparKeta"/>
          </w:rPr>
          <w:t xml:space="preserve">ג. </w:t>
        </w:r>
      </w:ins>
      <w:r w:rsidRPr="00C35A2C">
        <w:rPr>
          <w:rtl/>
        </w:rPr>
        <w:t>המשוח בשמן המשחה וכו'.</w:t>
      </w:r>
    </w:p>
    <w:p w14:paraId="6EB4EA95" w14:textId="77777777" w:rsidR="00910F84" w:rsidRPr="00C35A2C" w:rsidRDefault="00910F84" w:rsidP="00910F84">
      <w:pPr>
        <w:rPr>
          <w:rFonts w:ascii="FontbitDavid" w:hAnsi="FontbitDavid"/>
          <w:sz w:val="32"/>
          <w:rtl/>
        </w:rPr>
      </w:pPr>
      <w:r w:rsidRPr="00C35A2C">
        <w:rPr>
          <w:b/>
          <w:bCs/>
          <w:rtl/>
        </w:rPr>
        <w:t>• ת</w:t>
      </w:r>
      <w:r>
        <w:rPr>
          <w:b/>
          <w:bCs/>
          <w:rtl/>
        </w:rPr>
        <w:t>"</w:t>
      </w:r>
      <w:r w:rsidRPr="00C35A2C">
        <w:rPr>
          <w:b/>
          <w:bCs/>
          <w:rtl/>
        </w:rPr>
        <w:t>ר</w:t>
      </w:r>
      <w:r w:rsidRPr="00C35A2C">
        <w:rPr>
          <w:rFonts w:ascii="FontbitDavid" w:hAnsi="FontbitDavid"/>
          <w:sz w:val="32"/>
          <w:rtl/>
        </w:rPr>
        <w:t xml:space="preserve">: </w:t>
      </w:r>
      <w:r w:rsidRPr="00F90100">
        <w:rPr>
          <w:rStyle w:val="afffd"/>
          <w:rFonts w:hint="cs"/>
          <w:rtl/>
        </w:rPr>
        <w:t xml:space="preserve">'כהן' </w:t>
      </w:r>
      <w:r w:rsidRPr="00C35A2C">
        <w:rPr>
          <w:rFonts w:ascii="FontbitDavid" w:hAnsi="FontbitDavid" w:hint="cs"/>
          <w:sz w:val="32"/>
          <w:rtl/>
        </w:rPr>
        <w:t xml:space="preserve">ולא מלך,   </w:t>
      </w:r>
      <w:r w:rsidRPr="00C35A2C">
        <w:rPr>
          <w:rFonts w:ascii="FontbitDavid" w:hAnsi="FontbitDavid"/>
          <w:sz w:val="32"/>
          <w:rtl/>
        </w:rPr>
        <w:tab/>
      </w:r>
      <w:r w:rsidRPr="00F90100">
        <w:rPr>
          <w:rStyle w:val="afffd"/>
          <w:rFonts w:hint="cs"/>
          <w:rtl/>
        </w:rPr>
        <w:t xml:space="preserve">'משיח' </w:t>
      </w:r>
      <w:r w:rsidRPr="00C35A2C">
        <w:rPr>
          <w:rFonts w:ascii="FontbitDavid" w:hAnsi="FontbitDavid" w:hint="cs"/>
          <w:sz w:val="32"/>
          <w:rtl/>
        </w:rPr>
        <w:t xml:space="preserve">ולא מרובה בגדים, </w:t>
      </w:r>
      <w:r w:rsidRPr="00C35A2C">
        <w:rPr>
          <w:rFonts w:ascii="FontbitDavid" w:hAnsi="FontbitDavid"/>
          <w:sz w:val="32"/>
          <w:rtl/>
        </w:rPr>
        <w:tab/>
      </w:r>
      <w:r w:rsidRPr="00F90100">
        <w:rPr>
          <w:rStyle w:val="afffd"/>
          <w:rFonts w:hint="cs"/>
          <w:rtl/>
        </w:rPr>
        <w:t xml:space="preserve">'כהן המשיח' </w:t>
      </w:r>
      <w:r w:rsidRPr="00C35A2C">
        <w:rPr>
          <w:rFonts w:ascii="FontbitDavid" w:hAnsi="FontbitDavid" w:hint="cs"/>
          <w:sz w:val="32"/>
          <w:rtl/>
        </w:rPr>
        <w:t>שאין משיח ע</w:t>
      </w:r>
      <w:r>
        <w:rPr>
          <w:rFonts w:ascii="FontbitDavid" w:hAnsi="FontbitDavid"/>
          <w:sz w:val="32"/>
          <w:rtl/>
        </w:rPr>
        <w:t>"</w:t>
      </w:r>
      <w:r w:rsidRPr="00C35A2C">
        <w:rPr>
          <w:rFonts w:ascii="FontbitDavid" w:hAnsi="FontbitDavid" w:hint="cs"/>
          <w:sz w:val="32"/>
          <w:rtl/>
        </w:rPr>
        <w:t xml:space="preserve">ג [כמשוח מלחמה] </w:t>
      </w:r>
    </w:p>
    <w:p w14:paraId="2D983D4E"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הירך</w:t>
      </w:r>
      <w:r w:rsidRPr="00F90100">
        <w:rPr>
          <w:rStyle w:val="afffd"/>
          <w:rFonts w:hint="cs"/>
          <w:rtl/>
        </w:rPr>
        <w:t>'</w:t>
      </w:r>
      <w:r w:rsidRPr="00F90100">
        <w:rPr>
          <w:rStyle w:val="afffd"/>
          <w:rtl/>
        </w:rPr>
        <w:t xml:space="preserve"> </w:t>
      </w:r>
      <w:r w:rsidRPr="00C35A2C">
        <w:rPr>
          <w:rFonts w:ascii="FontbitDavid" w:hAnsi="FontbitDavid"/>
          <w:sz w:val="32"/>
          <w:rtl/>
        </w:rPr>
        <w:t>- המיומנת שבירך, ה</w:t>
      </w:r>
      <w:r>
        <w:rPr>
          <w:rFonts w:ascii="FontbitDavid" w:hAnsi="FontbitDavid"/>
          <w:sz w:val="32"/>
          <w:rtl/>
        </w:rPr>
        <w:t>"</w:t>
      </w:r>
      <w:r w:rsidRPr="00C35A2C">
        <w:rPr>
          <w:rFonts w:ascii="FontbitDavid" w:hAnsi="FontbitDavid" w:hint="cs"/>
          <w:sz w:val="32"/>
          <w:rtl/>
        </w:rPr>
        <w:t xml:space="preserve">נ </w:t>
      </w:r>
      <w:r w:rsidRPr="00F90100">
        <w:rPr>
          <w:rStyle w:val="afffd"/>
          <w:rFonts w:hint="cs"/>
          <w:rtl/>
        </w:rPr>
        <w:t>'</w:t>
      </w:r>
      <w:r w:rsidRPr="00F90100">
        <w:rPr>
          <w:rStyle w:val="afffd"/>
          <w:rtl/>
        </w:rPr>
        <w:t>המשיח</w:t>
      </w:r>
      <w:r w:rsidRPr="00F90100">
        <w:rPr>
          <w:rStyle w:val="afffd"/>
          <w:rFonts w:hint="cs"/>
          <w:rtl/>
        </w:rPr>
        <w:t>'</w:t>
      </w:r>
      <w:r w:rsidRPr="00F90100">
        <w:rPr>
          <w:rStyle w:val="afffd"/>
          <w:rtl/>
        </w:rPr>
        <w:t xml:space="preserve"> </w:t>
      </w:r>
      <w:r w:rsidRPr="00C35A2C">
        <w:rPr>
          <w:rFonts w:ascii="FontbitDavid" w:hAnsi="FontbitDavid"/>
          <w:sz w:val="32"/>
          <w:rtl/>
        </w:rPr>
        <w:t>- המיומן שבמשוחים.</w:t>
      </w:r>
    </w:p>
    <w:p w14:paraId="4474B7D2"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אמר מר: משיח - יכול מלך.</w:t>
      </w:r>
    </w:p>
    <w:p w14:paraId="4CBCCF00"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מלך</w:t>
      </w:r>
      <w:r w:rsidRPr="00F90100">
        <w:rPr>
          <w:rStyle w:val="afffd"/>
          <w:rFonts w:hint="cs"/>
          <w:rtl/>
        </w:rPr>
        <w:t>'</w:t>
      </w:r>
      <w:r w:rsidRPr="00F90100">
        <w:rPr>
          <w:rStyle w:val="afffd"/>
          <w:rtl/>
        </w:rPr>
        <w:t xml:space="preserve"> </w:t>
      </w:r>
      <w:r w:rsidRPr="00C35A2C">
        <w:rPr>
          <w:rFonts w:ascii="FontbitDavid" w:hAnsi="FontbitDavid" w:hint="cs"/>
          <w:sz w:val="32"/>
          <w:rtl/>
        </w:rPr>
        <w:t xml:space="preserve">- </w:t>
      </w:r>
      <w:r w:rsidRPr="00C35A2C">
        <w:rPr>
          <w:rFonts w:ascii="FontbitDavid" w:hAnsi="FontbitDavid"/>
          <w:sz w:val="32"/>
          <w:rtl/>
        </w:rPr>
        <w:t>איצטריך, ס</w:t>
      </w:r>
      <w:r w:rsidRPr="00C35A2C">
        <w:rPr>
          <w:rFonts w:ascii="FontbitDavid" w:hAnsi="FontbitDavid" w:hint="cs"/>
          <w:sz w:val="32"/>
          <w:rtl/>
        </w:rPr>
        <w:t>ד</w:t>
      </w:r>
      <w:r>
        <w:rPr>
          <w:rFonts w:ascii="FontbitDavid" w:hAnsi="FontbitDavid"/>
          <w:sz w:val="32"/>
          <w:rtl/>
        </w:rPr>
        <w:t>"</w:t>
      </w:r>
      <w:r w:rsidRPr="00C35A2C">
        <w:rPr>
          <w:rFonts w:ascii="FontbitDavid" w:hAnsi="FontbitDavid" w:hint="cs"/>
          <w:sz w:val="32"/>
          <w:rtl/>
        </w:rPr>
        <w:t>א</w:t>
      </w:r>
      <w:r w:rsidRPr="00C35A2C">
        <w:rPr>
          <w:rFonts w:ascii="FontbitDavid" w:hAnsi="FontbitDavid"/>
          <w:sz w:val="32"/>
          <w:rtl/>
        </w:rPr>
        <w:t>: על שגגת מעשה יביא שעיר, על העלם דבר יביא פר, קמ</w:t>
      </w:r>
      <w:r>
        <w:rPr>
          <w:rFonts w:ascii="FontbitDavid" w:hAnsi="FontbitDavid"/>
          <w:sz w:val="32"/>
          <w:rtl/>
        </w:rPr>
        <w:t>"</w:t>
      </w:r>
      <w:r w:rsidRPr="00C35A2C">
        <w:rPr>
          <w:rFonts w:ascii="FontbitDavid" w:hAnsi="FontbitDavid"/>
          <w:sz w:val="32"/>
          <w:rtl/>
        </w:rPr>
        <w:t>ל.</w:t>
      </w:r>
    </w:p>
    <w:p w14:paraId="025E196E"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6F02500C" w14:textId="77777777" w:rsidR="00910F84" w:rsidRPr="00C35A2C" w:rsidRDefault="00910F84" w:rsidP="00910F84">
      <w:pPr>
        <w:pStyle w:val="afff2"/>
        <w:rPr>
          <w:rtl/>
        </w:rPr>
      </w:pPr>
      <w:ins w:id="9834" w:author="מספור קטעי משנה" w:date="2026-10-06T06:45:26Z">
        <w:r>
          <w:rPr>
            <w:rStyle w:val="MisparKeta"/>
          </w:rPr>
          <w:t xml:space="preserve">ד. </w:t>
        </w:r>
      </w:ins>
      <w:r w:rsidRPr="00C35A2C">
        <w:rPr>
          <w:rtl/>
        </w:rPr>
        <w:t>אין בין משוח בשמן המשחה כו'.</w:t>
      </w:r>
    </w:p>
    <w:p w14:paraId="46C5DA51" w14:textId="77777777" w:rsidR="00910F84" w:rsidRPr="00C35A2C" w:rsidRDefault="00910F84" w:rsidP="00910F84">
      <w:pPr>
        <w:rPr>
          <w:rFonts w:ascii="FontbitDavid" w:hAnsi="FontbitDavid"/>
          <w:sz w:val="32"/>
          <w:rtl/>
        </w:rPr>
      </w:pPr>
      <w:r w:rsidRPr="00C35A2C">
        <w:rPr>
          <w:rFonts w:ascii="FontbitDavid" w:hAnsi="FontbitDavid"/>
          <w:b/>
          <w:bCs/>
          <w:sz w:val="32"/>
          <w:rtl/>
        </w:rPr>
        <w:t>מתני</w:t>
      </w:r>
      <w:r w:rsidRPr="00C35A2C">
        <w:rPr>
          <w:rFonts w:ascii="FontbitDavid" w:hAnsi="FontbitDavid" w:hint="cs"/>
          <w:b/>
          <w:bCs/>
          <w:sz w:val="32"/>
          <w:rtl/>
        </w:rPr>
        <w:t>' כרבנן</w:t>
      </w:r>
      <w:r w:rsidRPr="00C35A2C">
        <w:rPr>
          <w:rFonts w:ascii="FontbitDavid" w:hAnsi="FontbitDavid" w:hint="cs"/>
          <w:sz w:val="32"/>
          <w:rtl/>
        </w:rPr>
        <w:t xml:space="preserve"> ו</w:t>
      </w:r>
      <w:r>
        <w:rPr>
          <w:rFonts w:ascii="FontbitDavid" w:hAnsi="FontbitDavid"/>
          <w:sz w:val="32"/>
          <w:rtl/>
        </w:rPr>
        <w:t xml:space="preserve">לא </w:t>
      </w:r>
      <w:r>
        <w:rPr>
          <w:rStyle w:val="affff1"/>
          <w:rFonts w:ascii="FontbitDavid" w:hAnsi="FontbitDavid"/>
          <w:sz w:val="32"/>
          <w:rtl/>
          <w:rPrChange w:id="11418" w:author="מנוע אמוראים" w:date="2026-10-05T16:41:56Z">
            <w:rPr>
              <w:rFonts w:ascii="FontbitDavid" w:hAnsi="FontbitDavid"/>
              <w:sz w:val="32"/>
              <w:rtl/>
            </w:rPr>
          </w:rPrChange>
        </w:rPr>
        <w:t xml:space="preserve">כר</w:t>
      </w:r>
      <w:r>
        <w:rPr>
          <w:rStyle w:val="affff1"/>
          <w:rFonts w:ascii="FontbitDavid" w:hAnsi="FontbitDavid"/>
          <w:sz w:val="32"/>
          <w:rtl/>
          <w:rPrChange w:id="1141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20"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דאמר מר</w:t>
      </w:r>
      <w:r w:rsidRPr="00C35A2C">
        <w:rPr>
          <w:rFonts w:ascii="FontbitDavid" w:hAnsi="FontbitDavid"/>
          <w:sz w:val="32"/>
          <w:rtl/>
        </w:rPr>
        <w:t>ובה בגדים מביא פר הבא על כל המצות, ולא הודו לו חכמים.</w:t>
      </w:r>
    </w:p>
    <w:p w14:paraId="2F552CDE" w14:textId="77777777" w:rsidR="00910F84" w:rsidRPr="00C35A2C" w:rsidRDefault="00910F84" w:rsidP="00910F84">
      <w:pPr>
        <w:rPr>
          <w:rFonts w:ascii="FontbitDavid" w:hAnsi="FontbitDavid"/>
          <w:sz w:val="32"/>
          <w:rtl/>
        </w:rPr>
      </w:pPr>
      <w:r>
        <w:rPr>
          <w:rFonts w:ascii="FontbitDavid" w:hAnsi="FontbitDavid" w:hint="cs"/>
          <w:sz w:val="32"/>
          <w:rtl/>
        </w:rPr>
        <w:t xml:space="preserve">טעמא </w:t>
      </w:r>
      <w:r>
        <w:rPr>
          <w:rStyle w:val="affff1"/>
          <w:rFonts w:ascii="FontbitDavid" w:hAnsi="FontbitDavid" w:hint="cs"/>
          <w:sz w:val="32"/>
          <w:rtl/>
          <w:rPrChange w:id="11421" w:author="מנוע אמוראים" w:date="2026-10-05T16:41:56Z">
            <w:rPr>
              <w:rFonts w:ascii="FontbitDavid" w:hAnsi="FontbitDavid" w:hint="cs"/>
              <w:sz w:val="32"/>
              <w:rtl/>
            </w:rPr>
          </w:rPrChange>
        </w:rPr>
        <w:t xml:space="preserve">דר</w:t>
      </w:r>
      <w:r>
        <w:rPr>
          <w:rStyle w:val="affff1"/>
          <w:rFonts w:ascii="FontbitDavid" w:hAnsi="FontbitDavid"/>
          <w:sz w:val="32"/>
          <w:rtl/>
          <w:rPrChange w:id="1142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23" w:author="מנוע אמוראים" w:date="2026-10-05T16:41:56Z">
            <w:rPr>
              <w:rFonts w:ascii="FontbitDavid" w:hAnsi="FontbitDavid" w:hint="cs"/>
              <w:sz w:val="32"/>
              <w:rtl/>
            </w:rPr>
          </w:rPrChange>
        </w:rPr>
        <w:t xml:space="preserve">מ</w:t>
      </w:r>
      <w:r>
        <w:rPr>
          <w:rFonts w:ascii="FontbitDavid" w:hAnsi="FontbitDavid" w:hint="cs"/>
          <w:sz w:val="32"/>
          <w:rtl/>
        </w:rPr>
        <w:t xml:space="preserve">:</w:t>
      </w:r>
      <w:r w:rsidRPr="00FF1C37">
        <w:rPr>
          <w:rStyle w:val="afffd"/>
          <w:rFonts w:hint="cs"/>
          <w:rtl/>
        </w:rPr>
        <w:t xml:space="preserve"> '</w:t>
      </w:r>
      <w:r w:rsidRPr="00FF1C37">
        <w:rPr>
          <w:rStyle w:val="afffd"/>
          <w:rtl/>
        </w:rPr>
        <w:t>משיח</w:t>
      </w:r>
      <w:r w:rsidRPr="00FF1C37">
        <w:rPr>
          <w:rStyle w:val="afffd"/>
          <w:rFonts w:hint="cs"/>
          <w:rtl/>
        </w:rPr>
        <w:t>'</w:t>
      </w:r>
      <w:r w:rsidRPr="00FF1C37">
        <w:rPr>
          <w:rStyle w:val="afffd"/>
          <w:rtl/>
        </w:rPr>
        <w:t xml:space="preserve"> </w:t>
      </w:r>
      <w:r w:rsidRPr="00C35A2C">
        <w:rPr>
          <w:rFonts w:ascii="FontbitDavid" w:hAnsi="FontbitDavid"/>
          <w:sz w:val="32"/>
          <w:rtl/>
        </w:rPr>
        <w:t xml:space="preserve">- משוח בשמן המשחה, </w:t>
      </w:r>
      <w:r w:rsidRPr="00C35A2C">
        <w:rPr>
          <w:rFonts w:ascii="FontbitDavid" w:hAnsi="FontbitDavid" w:hint="cs"/>
          <w:sz w:val="32"/>
          <w:rtl/>
        </w:rPr>
        <w:t xml:space="preserve"> </w:t>
      </w:r>
      <w:r w:rsidRPr="00F90100">
        <w:rPr>
          <w:rStyle w:val="afffd"/>
          <w:rFonts w:hint="cs"/>
          <w:rtl/>
        </w:rPr>
        <w:t>'הכהן המשיח'-</w:t>
      </w:r>
      <w:r w:rsidRPr="00C35A2C">
        <w:rPr>
          <w:rFonts w:ascii="FontbitDavid" w:hAnsi="FontbitDavid" w:hint="cs"/>
          <w:sz w:val="32"/>
          <w:rtl/>
        </w:rPr>
        <w:t>למרובה בגדים</w:t>
      </w:r>
      <w:r w:rsidRPr="00C35A2C">
        <w:rPr>
          <w:rFonts w:ascii="FontbitDavid" w:hAnsi="FontbitDavid"/>
          <w:sz w:val="32"/>
          <w:rtl/>
        </w:rPr>
        <w:t>.</w:t>
      </w:r>
    </w:p>
    <w:p w14:paraId="71A71983" w14:textId="77777777" w:rsidR="00910F84" w:rsidRPr="00C35A2C" w:rsidRDefault="00910F84" w:rsidP="00910F84">
      <w:pPr>
        <w:pStyle w:val="aff6"/>
        <w:framePr w:wrap="around"/>
        <w:rPr>
          <w:rtl/>
        </w:rPr>
      </w:pPr>
      <w:r w:rsidRPr="00C35A2C">
        <w:rPr>
          <w:rFonts w:hint="cs"/>
          <w:rtl/>
        </w:rPr>
        <w:t>יב:</w:t>
      </w:r>
    </w:p>
    <w:p w14:paraId="328AA0C4" w14:textId="77777777" w:rsidR="00910F84" w:rsidRPr="00C35A2C" w:rsidRDefault="00910F84" w:rsidP="00910F84">
      <w:pPr>
        <w:rPr>
          <w:rFonts w:ascii="FontbitDavid" w:hAnsi="FontbitDavid"/>
          <w:sz w:val="32"/>
          <w:rtl/>
        </w:rPr>
      </w:pPr>
      <w:r w:rsidRPr="00C35A2C">
        <w:rPr>
          <w:rFonts w:ascii="FontbitDavid" w:hAnsi="FontbitDavid" w:hint="cs"/>
          <w:b/>
          <w:bCs/>
          <w:sz w:val="32"/>
          <w:rtl/>
        </w:rPr>
        <w:t>והך דסיפא</w:t>
      </w:r>
      <w:r w:rsidRPr="00C35A2C">
        <w:rPr>
          <w:rFonts w:ascii="FontbitDavid" w:hAnsi="FontbitDavid"/>
          <w:b/>
          <w:bCs/>
          <w:sz w:val="32"/>
          <w:rtl/>
        </w:rPr>
        <w:t>:</w:t>
      </w:r>
      <w:r w:rsidRPr="00C35A2C">
        <w:rPr>
          <w:rFonts w:ascii="FontbitDavid" w:hAnsi="FontbitDavid"/>
          <w:sz w:val="32"/>
          <w:rtl/>
        </w:rPr>
        <w:t xml:space="preserve"> אין בין כהן משמש לכהן שעבר - אלא פר יום הכפורים ועשירית האיפה, אתאן לרבי מאיר;</w:t>
      </w:r>
    </w:p>
    <w:p w14:paraId="0B464185" w14:textId="77777777" w:rsidR="00910F84" w:rsidRPr="00C35A2C" w:rsidRDefault="00910F84" w:rsidP="00910F84">
      <w:pPr>
        <w:rPr>
          <w:rFonts w:ascii="FontbitDavid" w:hAnsi="FontbitDavid"/>
          <w:sz w:val="32"/>
          <w:rtl/>
        </w:rPr>
      </w:pPr>
      <w:r w:rsidRPr="00C35A2C">
        <w:rPr>
          <w:rFonts w:ascii="FontbitDavid" w:hAnsi="FontbitDavid"/>
          <w:sz w:val="32"/>
          <w:rtl/>
        </w:rPr>
        <w:t>דתניא: אירע בו פסול בכה</w:t>
      </w:r>
      <w:r>
        <w:rPr>
          <w:rFonts w:ascii="FontbitDavid" w:hAnsi="FontbitDavid"/>
          <w:sz w:val="32"/>
          <w:rtl/>
        </w:rPr>
        <w:t>"</w:t>
      </w:r>
      <w:r w:rsidRPr="00C35A2C">
        <w:rPr>
          <w:rFonts w:ascii="FontbitDavid" w:hAnsi="FontbitDavid" w:hint="cs"/>
          <w:sz w:val="32"/>
          <w:rtl/>
        </w:rPr>
        <w:t>ג</w:t>
      </w:r>
      <w:r w:rsidRPr="00C35A2C">
        <w:rPr>
          <w:rFonts w:ascii="FontbitDavid" w:hAnsi="FontbitDavid"/>
          <w:sz w:val="32"/>
          <w:rtl/>
        </w:rPr>
        <w:t xml:space="preserve">, ועבר ומינו כהן אחר תחתיו </w:t>
      </w:r>
    </w:p>
    <w:p w14:paraId="214C3547" w14:textId="77777777" w:rsidR="00910F84" w:rsidRPr="00C35A2C" w:rsidRDefault="00910F84" w:rsidP="00910F84">
      <w:pPr>
        <w:ind w:left="908" w:hanging="188"/>
        <w:rPr>
          <w:rFonts w:ascii="FontbitDavid" w:hAnsi="FontbitDavid"/>
          <w:sz w:val="32"/>
          <w:rtl/>
        </w:rPr>
      </w:pPr>
      <w:r>
        <w:rPr>
          <w:rStyle w:val="affff1"/>
          <w:rFonts w:ascii="FontbitDavid" w:hAnsi="FontbitDavid" w:hint="cs"/>
          <w:sz w:val="32"/>
          <w:rtl/>
          <w:rPrChange w:id="11424"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42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26"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w:t>
      </w:r>
      <w:r w:rsidRPr="00C35A2C">
        <w:rPr>
          <w:rFonts w:ascii="FontbitDavid" w:hAnsi="FontbitDavid"/>
          <w:sz w:val="32"/>
          <w:rtl/>
        </w:rPr>
        <w:t xml:space="preserve">הראשון חוזר לעבודתו, והשני כל מצות כהונה עליו, </w:t>
      </w:r>
    </w:p>
    <w:p w14:paraId="03A4B3D9" w14:textId="77777777" w:rsidR="00910F84" w:rsidRPr="00C35A2C" w:rsidRDefault="00910F84" w:rsidP="00910F84">
      <w:pPr>
        <w:ind w:left="908" w:hanging="188"/>
        <w:rPr>
          <w:rFonts w:ascii="FontbitDavid" w:hAnsi="FontbitDavid"/>
          <w:sz w:val="32"/>
          <w:rtl/>
        </w:rPr>
      </w:pPr>
      <w:r w:rsidRPr="00C35A2C">
        <w:rPr>
          <w:rFonts w:ascii="FontbitDavid" w:hAnsi="FontbitDavid" w:hint="cs"/>
          <w:sz w:val="32"/>
          <w:rtl/>
        </w:rPr>
        <w:t>ולרבי יוסי</w:t>
      </w:r>
      <w:r w:rsidRPr="00C35A2C">
        <w:rPr>
          <w:rFonts w:ascii="FontbitDavid" w:hAnsi="FontbitDavid"/>
          <w:sz w:val="32"/>
          <w:rtl/>
        </w:rPr>
        <w:t xml:space="preserve">: ראשון חוזר לעבודתו, ושני אינו ראוי לא לכהן גדול ולא לכהן הדיוט, </w:t>
      </w:r>
    </w:p>
    <w:p w14:paraId="60943125" w14:textId="77777777" w:rsidR="00910F84" w:rsidRPr="00C35A2C" w:rsidRDefault="00910F84" w:rsidP="00910F84">
      <w:pPr>
        <w:ind w:left="908" w:hanging="188"/>
        <w:rPr>
          <w:rFonts w:ascii="FontbitDavid" w:hAnsi="FontbitDavid"/>
          <w:sz w:val="32"/>
          <w:rtl/>
        </w:rPr>
      </w:pPr>
      <w:r w:rsidRPr="00C35A2C">
        <w:rPr>
          <w:rFonts w:ascii="FontbitDavid" w:hAnsi="FontbitDavid" w:hint="cs"/>
          <w:sz w:val="32"/>
          <w:rtl/>
        </w:rPr>
        <w:t>וכ</w:t>
      </w:r>
      <w:r w:rsidRPr="00C35A2C">
        <w:rPr>
          <w:rFonts w:ascii="FontbitDavid" w:hAnsi="FontbitDavid"/>
          <w:sz w:val="32"/>
          <w:rtl/>
        </w:rPr>
        <w:t xml:space="preserve">מעשה ביוסף בין אילים מצפורי שאירע בו פסול בכהן גדול, ומינוהו תחתיו </w:t>
      </w:r>
    </w:p>
    <w:p w14:paraId="302E43D1" w14:textId="77777777" w:rsidR="00910F84" w:rsidRPr="00C35A2C" w:rsidRDefault="00910F84" w:rsidP="00910F84">
      <w:pPr>
        <w:ind w:left="908" w:hanging="188"/>
        <w:rPr>
          <w:rFonts w:ascii="FontbitDavid" w:hAnsi="FontbitDavid"/>
          <w:sz w:val="32"/>
          <w:rtl/>
        </w:rPr>
      </w:pPr>
      <w:r w:rsidRPr="00C35A2C">
        <w:rPr>
          <w:rFonts w:ascii="FontbitDavid" w:hAnsi="FontbitDavid"/>
          <w:sz w:val="32"/>
          <w:rtl/>
        </w:rPr>
        <w:t>ובא מעשה לפני חכמים ואמרו ראשון חוזר לעבודתו שני אינו ראוי לא לכהן גדול ולא לכהן הדיוט</w:t>
      </w:r>
      <w:r w:rsidRPr="00C35A2C">
        <w:rPr>
          <w:rFonts w:ascii="FontbitDavid" w:hAnsi="FontbitDavid" w:hint="cs"/>
          <w:sz w:val="32"/>
          <w:rtl/>
        </w:rPr>
        <w:t xml:space="preserve">, </w:t>
      </w:r>
    </w:p>
    <w:p w14:paraId="79EC6790" w14:textId="77777777" w:rsidR="00910F84" w:rsidRPr="00C35A2C" w:rsidRDefault="00910F84" w:rsidP="00910F84">
      <w:pPr>
        <w:ind w:firstLine="266"/>
        <w:rPr>
          <w:rFonts w:ascii="FontbitDavid" w:hAnsi="FontbitDavid"/>
          <w:b/>
          <w:bCs/>
          <w:sz w:val="32"/>
          <w:rtl/>
        </w:rPr>
      </w:pPr>
      <w:r w:rsidRPr="00C35A2C">
        <w:rPr>
          <w:rFonts w:ascii="FontbitDavid" w:hAnsi="FontbitDavid"/>
          <w:sz w:val="32"/>
          <w:rtl/>
        </w:rPr>
        <w:t>כהן גדול - משום איבה, כהן הדיוט - משום מעלין בקדש ואין מורידין;</w:t>
      </w:r>
    </w:p>
    <w:p w14:paraId="7D4DF9D1" w14:textId="77777777" w:rsidR="00910F84" w:rsidRPr="00C35A2C" w:rsidRDefault="00910F84" w:rsidP="00910F84">
      <w:pPr>
        <w:pStyle w:val="afffa"/>
        <w:rPr>
          <w:b/>
          <w:bCs/>
        </w:rPr>
      </w:pPr>
      <w:r>
        <w:rPr>
          <w:b/>
          <w:bCs/>
          <w:rtl/>
        </w:rPr>
        <w:t xml:space="preserve">- </w:t>
      </w:r>
      <w:r w:rsidRPr="00C35A2C">
        <w:rPr>
          <w:rFonts w:hint="cs"/>
          <w:b/>
          <w:bCs/>
          <w:rtl/>
        </w:rPr>
        <w:t>א.</w:t>
      </w:r>
      <w:r>
        <w:rPr>
          <w:rFonts w:hint="cs"/>
          <w:rtl/>
        </w:rPr>
        <w:t xml:space="preserve"> רב חסדא- רישא רבנן וסיפא </w:t>
      </w:r>
      <w:r>
        <w:rPr>
          <w:rStyle w:val="affff1"/>
          <w:rFonts w:hint="cs"/>
          <w:rtl/>
          <w:rPrChange w:id="11427" w:author="מנוע אמוראים" w:date="2026-10-05T16:41:56Z">
            <w:rPr>
              <w:rFonts w:hint="cs"/>
              <w:rtl/>
            </w:rPr>
          </w:rPrChange>
        </w:rPr>
        <w:t xml:space="preserve">ר</w:t>
      </w:r>
      <w:r>
        <w:rPr>
          <w:rStyle w:val="affff1"/>
          <w:rtl/>
          <w:rPrChange w:id="11428" w:author="מנוע אמוראים" w:date="2026-10-05T16:41:56Z">
            <w:rPr>
              <w:rtl/>
            </w:rPr>
          </w:rPrChange>
        </w:rPr>
        <w:t xml:space="preserve">"</w:t>
      </w:r>
      <w:r>
        <w:rPr>
          <w:rStyle w:val="affff1"/>
          <w:rFonts w:hint="cs"/>
          <w:rtl/>
          <w:rPrChange w:id="11429" w:author="מנוע אמוראים" w:date="2026-10-05T16:41:56Z">
            <w:rPr>
              <w:rFonts w:hint="cs"/>
              <w:rtl/>
            </w:rPr>
          </w:rPrChange>
        </w:rPr>
        <w:t xml:space="preserve">מ</w:t>
      </w:r>
    </w:p>
    <w:p w14:paraId="3375C688" w14:textId="77777777" w:rsidR="00910F84" w:rsidRPr="00C35A2C" w:rsidRDefault="00910F84" w:rsidP="00910F84">
      <w:pPr>
        <w:pStyle w:val="afffa"/>
        <w:rPr>
          <w:b/>
          <w:bCs/>
          <w:rtl/>
        </w:rPr>
      </w:pPr>
      <w:r>
        <w:rPr>
          <w:b/>
          <w:bCs/>
          <w:rtl/>
        </w:rPr>
        <w:t xml:space="preserve">- </w:t>
      </w:r>
      <w:r w:rsidRPr="00C35A2C">
        <w:rPr>
          <w:rFonts w:hint="cs"/>
          <w:b/>
          <w:bCs/>
          <w:rtl/>
        </w:rPr>
        <w:t>ב.</w:t>
      </w:r>
      <w:r w:rsidRPr="00C35A2C">
        <w:rPr>
          <w:rFonts w:hint="cs"/>
          <w:rtl/>
        </w:rPr>
        <w:t xml:space="preserve"> </w:t>
      </w:r>
      <w:r w:rsidRPr="00C35A2C">
        <w:rPr>
          <w:rtl/>
        </w:rPr>
        <w:t>רב יוס</w:t>
      </w:r>
      <w:r w:rsidRPr="00C35A2C">
        <w:rPr>
          <w:rFonts w:hint="cs"/>
          <w:rtl/>
        </w:rPr>
        <w:t>ף</w:t>
      </w:r>
      <w:r w:rsidRPr="00C35A2C">
        <w:rPr>
          <w:rtl/>
        </w:rPr>
        <w:t>: רבי היא, ונסיב לה אליבא דתנאי.</w:t>
      </w:r>
    </w:p>
    <w:p w14:paraId="484E0FC5" w14:textId="77777777" w:rsidR="00910F84" w:rsidRPr="00C35A2C" w:rsidRDefault="00910F84" w:rsidP="00910F84">
      <w:pPr>
        <w:pStyle w:val="afffa"/>
        <w:rPr>
          <w:rtl/>
        </w:rPr>
      </w:pPr>
      <w:r>
        <w:rPr>
          <w:b/>
          <w:bCs/>
          <w:rtl/>
        </w:rPr>
        <w:t xml:space="preserve">- </w:t>
      </w:r>
      <w:r w:rsidRPr="00C35A2C">
        <w:rPr>
          <w:rFonts w:hint="cs"/>
          <w:b/>
          <w:bCs/>
          <w:rtl/>
        </w:rPr>
        <w:t>ג.</w:t>
      </w:r>
      <w:r w:rsidRPr="00C35A2C">
        <w:rPr>
          <w:rFonts w:hint="cs"/>
          <w:rtl/>
        </w:rPr>
        <w:t xml:space="preserve"> </w:t>
      </w:r>
      <w:r>
        <w:rPr>
          <w:rtl/>
        </w:rPr>
        <w:t xml:space="preserve">רבא: </w:t>
      </w:r>
      <w:r>
        <w:rPr>
          <w:rStyle w:val="affff1"/>
          <w:rtl/>
          <w:rPrChange w:id="11430" w:author="מנוע אמוראים" w:date="2026-10-05T16:41:56Z">
            <w:rPr>
              <w:rtl/>
            </w:rPr>
          </w:rPrChange>
        </w:rPr>
        <w:t xml:space="preserve">ר</w:t>
      </w:r>
      <w:r>
        <w:rPr>
          <w:rStyle w:val="affff1"/>
          <w:rtl/>
          <w:rPrChange w:id="11431" w:author="מנוע אמוראים" w:date="2026-10-05T16:41:56Z">
            <w:rPr>
              <w:rtl/>
            </w:rPr>
          </w:rPrChange>
        </w:rPr>
        <w:t xml:space="preserve">"</w:t>
      </w:r>
      <w:r>
        <w:rPr>
          <w:rStyle w:val="affff1"/>
          <w:rtl/>
          <w:rPrChange w:id="11432" w:author="מנוע אמוראים" w:date="2026-10-05T16:41:56Z">
            <w:rPr>
              <w:rtl/>
            </w:rPr>
          </w:rPrChange>
        </w:rPr>
        <w:t xml:space="preserve">ש</w:t>
      </w:r>
      <w:r>
        <w:rPr>
          <w:rtl/>
        </w:rPr>
        <w:t xml:space="preserve"> היא, וסבר לה </w:t>
      </w:r>
      <w:r>
        <w:rPr>
          <w:rStyle w:val="affff1"/>
          <w:rtl/>
          <w:rPrChange w:id="11433" w:author="מנוע אמוראים" w:date="2026-10-05T16:41:56Z">
            <w:rPr>
              <w:rtl/>
            </w:rPr>
          </w:rPrChange>
        </w:rPr>
        <w:t xml:space="preserve">כר</w:t>
      </w:r>
      <w:r>
        <w:rPr>
          <w:rStyle w:val="affff1"/>
          <w:rtl/>
          <w:rPrChange w:id="11434" w:author="מנוע אמוראים" w:date="2026-10-05T16:41:56Z">
            <w:rPr>
              <w:rtl/>
            </w:rPr>
          </w:rPrChange>
        </w:rPr>
        <w:t xml:space="preserve">"</w:t>
      </w:r>
      <w:r>
        <w:rPr>
          <w:rStyle w:val="affff1"/>
          <w:rtl/>
          <w:rPrChange w:id="11435" w:author="מנוע אמוראים" w:date="2026-10-05T16:41:56Z">
            <w:rPr>
              <w:rtl/>
            </w:rPr>
          </w:rPrChange>
        </w:rPr>
        <w:t xml:space="preserve">מ</w:t>
      </w:r>
      <w:r>
        <w:rPr>
          <w:rtl/>
        </w:rPr>
        <w:t xml:space="preserve"> בחדא ופליג עליה בחדא;</w:t>
      </w:r>
    </w:p>
    <w:p w14:paraId="75BFD387" w14:textId="77777777" w:rsidR="00910F84" w:rsidRPr="00C35A2C" w:rsidRDefault="00910F84" w:rsidP="00910F84">
      <w:pPr>
        <w:rPr>
          <w:rFonts w:ascii="FontbitDavid" w:hAnsi="FontbitDavid"/>
          <w:sz w:val="32"/>
          <w:rtl/>
        </w:rPr>
      </w:pPr>
      <w:r w:rsidRPr="00C35A2C">
        <w:rPr>
          <w:rFonts w:ascii="FontbitDavid" w:hAnsi="FontbitDavid"/>
          <w:sz w:val="32"/>
          <w:rtl/>
        </w:rPr>
        <w:t>דתניא: דברים שבין כהן גדול לכהן הדיוט - אלו הם: פר הבא על כל המצות, ופר יוה</w:t>
      </w:r>
      <w:r>
        <w:rPr>
          <w:rFonts w:ascii="FontbitDavid" w:hAnsi="FontbitDavid"/>
          <w:sz w:val="32"/>
          <w:rtl/>
        </w:rPr>
        <w:t>"</w:t>
      </w:r>
      <w:r w:rsidRPr="00C35A2C">
        <w:rPr>
          <w:rFonts w:ascii="FontbitDavid" w:hAnsi="FontbitDavid"/>
          <w:sz w:val="32"/>
          <w:rtl/>
        </w:rPr>
        <w:t xml:space="preserve">כ, ועשירית האיפה, ולא פורע ולא פורם, אבל הוא פורם מלמטה וההדיוט מלמעלה, ואין מטמא לקרובים, ומוזהר על הבתולה, ואסור באלמנה, ומחזיר את הרוצח, ומקריב אונן ואינו אוכל ואינו חולק, מקריב חלק בראש ונוטל חלק בראש, </w:t>
      </w:r>
    </w:p>
    <w:p w14:paraId="5B22CF83" w14:textId="77777777" w:rsidR="00910F84" w:rsidRPr="00C35A2C" w:rsidRDefault="00910F84" w:rsidP="00910F84">
      <w:pPr>
        <w:rPr>
          <w:rFonts w:ascii="FontbitDavid" w:hAnsi="FontbitDavid"/>
          <w:sz w:val="32"/>
          <w:rtl/>
        </w:rPr>
      </w:pPr>
      <w:r w:rsidRPr="00C35A2C">
        <w:rPr>
          <w:rFonts w:ascii="FontbitDavid" w:hAnsi="FontbitDavid"/>
          <w:sz w:val="32"/>
          <w:rtl/>
        </w:rPr>
        <w:t>ומשמש בשמונה כלים, וכל עבודת יום הכפורים אינה כשרה אלא בו, ופטור על טומאת מקדש ו</w:t>
      </w:r>
      <w:r w:rsidRPr="00C35A2C">
        <w:rPr>
          <w:rFonts w:ascii="FontbitDavid" w:hAnsi="FontbitDavid" w:hint="cs"/>
          <w:sz w:val="32"/>
          <w:rtl/>
        </w:rPr>
        <w:t>קדשיו</w:t>
      </w:r>
      <w:r w:rsidRPr="00C35A2C">
        <w:rPr>
          <w:rFonts w:ascii="FontbitDavid" w:hAnsi="FontbitDavid"/>
          <w:sz w:val="32"/>
          <w:rtl/>
        </w:rPr>
        <w:t xml:space="preserve">, </w:t>
      </w:r>
    </w:p>
    <w:p w14:paraId="617FBCF7" w14:textId="77777777" w:rsidR="00910F84" w:rsidRPr="00C35A2C" w:rsidRDefault="00910F84" w:rsidP="00910F84">
      <w:pPr>
        <w:rPr>
          <w:rFonts w:ascii="FontbitDavid" w:hAnsi="FontbitDavid"/>
          <w:sz w:val="32"/>
          <w:rtl/>
        </w:rPr>
      </w:pPr>
      <w:r w:rsidRPr="00C35A2C">
        <w:rPr>
          <w:rFonts w:ascii="FontbitDavid" w:hAnsi="FontbitDavid"/>
          <w:sz w:val="32"/>
          <w:rtl/>
        </w:rPr>
        <w:t>וכולן נוהגין במרובה בגדים חוץ מפר המביא על כל המצות, וכולן נוהגין במשיח שעבר חוץ מפר יוה</w:t>
      </w:r>
      <w:r>
        <w:rPr>
          <w:rFonts w:ascii="FontbitDavid" w:hAnsi="FontbitDavid"/>
          <w:sz w:val="32"/>
          <w:rtl/>
        </w:rPr>
        <w:t>"</w:t>
      </w:r>
      <w:r w:rsidRPr="00C35A2C">
        <w:rPr>
          <w:rFonts w:ascii="FontbitDavid" w:hAnsi="FontbitDavid"/>
          <w:sz w:val="32"/>
          <w:rtl/>
        </w:rPr>
        <w:t xml:space="preserve">כ ועשירית האיפה, וכולן אין נוהגין במשוח מלחמה חוץ מה' דברים האמורים בפרשה: לא פורע ולא פורם, ואין מטמא לקרובים, ומוזהר על הבתולה, ואסור באלמנה, </w:t>
      </w:r>
    </w:p>
    <w:p w14:paraId="7C812A8A"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436" w:author="מנוע אמוראים" w:date="2026-10-05T16:41:56Z">
            <w:rPr>
              <w:rFonts w:ascii="FontbitDavid" w:hAnsi="FontbitDavid" w:hint="cs"/>
              <w:sz w:val="32"/>
              <w:rtl/>
            </w:rPr>
          </w:rPrChange>
        </w:rPr>
        <w:t xml:space="preserve">ולר</w:t>
      </w:r>
      <w:r>
        <w:rPr>
          <w:rStyle w:val="affff1"/>
          <w:rFonts w:ascii="FontbitDavid" w:hAnsi="FontbitDavid"/>
          <w:sz w:val="32"/>
          <w:rtl/>
          <w:rPrChange w:id="1143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38"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מחזיר את הרוצח, וחכ</w:t>
      </w:r>
      <w:r>
        <w:rPr>
          <w:rFonts w:ascii="FontbitDavid" w:hAnsi="FontbitDavid"/>
          <w:sz w:val="32"/>
          <w:rtl/>
        </w:rPr>
        <w:t>"</w:t>
      </w:r>
      <w:r w:rsidRPr="00C35A2C">
        <w:rPr>
          <w:rFonts w:ascii="FontbitDavid" w:hAnsi="FontbitDavid" w:hint="cs"/>
          <w:sz w:val="32"/>
          <w:rtl/>
        </w:rPr>
        <w:t xml:space="preserve">א- אינו מחזיר, </w:t>
      </w:r>
    </w:p>
    <w:p w14:paraId="0249F609" w14:textId="77777777" w:rsidR="00910F84" w:rsidRPr="00C35A2C" w:rsidRDefault="00910F84" w:rsidP="00910F84">
      <w:pPr>
        <w:rPr>
          <w:rFonts w:ascii="FontbitDavid" w:hAnsi="FontbitDavid"/>
          <w:sz w:val="32"/>
          <w:rtl/>
        </w:rPr>
      </w:pPr>
      <w:r>
        <w:rPr>
          <w:rStyle w:val="affff1"/>
          <w:rFonts w:ascii="FontbitDavid" w:hAnsi="FontbitDavid" w:hint="cs"/>
          <w:b/>
          <w:bCs/>
          <w:sz w:val="32"/>
          <w:rtl/>
          <w:rPrChange w:id="11439" w:author="מנוע אמוראים" w:date="2026-10-05T16:41:56Z">
            <w:rPr>
              <w:rFonts w:ascii="FontbitDavid" w:hAnsi="FontbitDavid" w:hint="cs"/>
              <w:b/>
              <w:bCs/>
              <w:sz w:val="32"/>
              <w:rtl/>
            </w:rPr>
          </w:rPrChange>
        </w:rPr>
        <w:t xml:space="preserve">ור</w:t>
      </w:r>
      <w:r>
        <w:rPr>
          <w:rStyle w:val="affff1"/>
          <w:rFonts w:ascii="FontbitDavid" w:hAnsi="FontbitDavid"/>
          <w:b/>
          <w:bCs/>
          <w:sz w:val="32"/>
          <w:rtl/>
          <w:rPrChange w:id="11440"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1441" w:author="מנוע אמוראים" w:date="2026-10-05T16:41:56Z">
            <w:rPr>
              <w:rFonts w:ascii="FontbitDavid" w:hAnsi="FontbitDavid" w:hint="cs"/>
              <w:b/>
              <w:bCs/>
              <w:sz w:val="32"/>
              <w:rtl/>
            </w:rPr>
          </w:rPrChange>
        </w:rPr>
        <w:t xml:space="preserve">ש</w:t>
      </w:r>
      <w:r>
        <w:rPr>
          <w:rFonts w:ascii="FontbitDavid" w:hAnsi="FontbitDavid" w:hint="cs"/>
          <w:b/>
          <w:bCs/>
          <w:sz w:val="32"/>
          <w:rtl/>
        </w:rPr>
        <w:t xml:space="preserve"> היא</w:t>
      </w:r>
      <w:r w:rsidRPr="00C35A2C">
        <w:rPr>
          <w:rFonts w:ascii="FontbitDavid" w:hAnsi="FontbitDavid" w:hint="cs"/>
          <w:sz w:val="32"/>
          <w:rtl/>
        </w:rPr>
        <w:t xml:space="preserve"> דאמר פטור על טומאת מקדש וקדשיו</w:t>
      </w:r>
    </w:p>
    <w:p w14:paraId="6A705B28"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73660DF5" w14:textId="77777777" w:rsidR="00910F84" w:rsidRPr="00C35A2C" w:rsidRDefault="00910F84" w:rsidP="00910F84">
      <w:pPr>
        <w:pStyle w:val="afff2"/>
        <w:rPr>
          <w:rtl/>
        </w:rPr>
      </w:pPr>
      <w:ins w:id="9835" w:author="מספור קטעי משנה" w:date="2026-10-06T06:45:26Z">
        <w:r>
          <w:rPr>
            <w:rStyle w:val="MisparKeta"/>
          </w:rPr>
          <w:t xml:space="preserve">א. </w:t>
        </w:r>
      </w:ins>
      <w:r w:rsidRPr="00C35A2C">
        <w:rPr>
          <w:rtl/>
        </w:rPr>
        <w:t>חוץ מה' דברים האמורים בפרשה.</w:t>
      </w:r>
    </w:p>
    <w:p w14:paraId="2D326D96" w14:textId="77777777" w:rsidR="00910F84" w:rsidRPr="00C35A2C" w:rsidRDefault="00910F84" w:rsidP="00910F84">
      <w:pPr>
        <w:rPr>
          <w:rFonts w:ascii="FontbitDavid" w:hAnsi="FontbitDavid"/>
          <w:sz w:val="32"/>
          <w:rtl/>
        </w:rPr>
      </w:pPr>
      <w:r w:rsidRPr="00C35A2C">
        <w:rPr>
          <w:rFonts w:ascii="FontbitDavid" w:hAnsi="FontbitDavid"/>
          <w:sz w:val="32"/>
          <w:rtl/>
        </w:rPr>
        <w:t>מה</w:t>
      </w:r>
      <w:r>
        <w:rPr>
          <w:rFonts w:ascii="FontbitDavid" w:hAnsi="FontbitDavid"/>
          <w:sz w:val="32"/>
          <w:rtl/>
        </w:rPr>
        <w:t>"</w:t>
      </w:r>
      <w:r w:rsidRPr="00C35A2C">
        <w:rPr>
          <w:rFonts w:ascii="FontbitDavid" w:hAnsi="FontbitDavid"/>
          <w:sz w:val="32"/>
          <w:rtl/>
        </w:rPr>
        <w:t>מ? ד</w:t>
      </w:r>
      <w:r w:rsidRPr="00280F6D">
        <w:rPr>
          <w:rFonts w:ascii="FontbitDavid" w:hAnsi="FontbitDavid"/>
          <w:b/>
          <w:bCs/>
          <w:sz w:val="32"/>
          <w:rtl/>
        </w:rPr>
        <w:t>ת</w:t>
      </w:r>
      <w:r>
        <w:rPr>
          <w:rFonts w:ascii="FontbitDavid" w:hAnsi="FontbitDavid"/>
          <w:b/>
          <w:bCs/>
          <w:sz w:val="32"/>
          <w:rtl/>
        </w:rPr>
        <w:t>"</w:t>
      </w:r>
      <w:r w:rsidRPr="00280F6D">
        <w:rPr>
          <w:rFonts w:ascii="FontbitDavid" w:hAnsi="FontbitDavid"/>
          <w:b/>
          <w:bCs/>
          <w:sz w:val="32"/>
          <w:rtl/>
        </w:rPr>
        <w:t>ר</w:t>
      </w:r>
      <w:r w:rsidRPr="00C35A2C">
        <w:rPr>
          <w:rFonts w:ascii="FontbitDavid" w:hAnsi="FontbitDavid"/>
          <w:sz w:val="32"/>
          <w:rtl/>
        </w:rPr>
        <w:t xml:space="preserve">: </w:t>
      </w:r>
      <w:r w:rsidRPr="00F90100">
        <w:rPr>
          <w:rStyle w:val="afffd"/>
          <w:rFonts w:hint="cs"/>
          <w:rtl/>
        </w:rPr>
        <w:t>'</w:t>
      </w:r>
      <w:r w:rsidRPr="00F90100">
        <w:rPr>
          <w:rStyle w:val="afffd"/>
          <w:rtl/>
        </w:rPr>
        <w:t>והכהן הגדול מאחיו</w:t>
      </w:r>
      <w:r w:rsidRPr="00F90100">
        <w:rPr>
          <w:rStyle w:val="afffd"/>
          <w:rFonts w:hint="cs"/>
          <w:rtl/>
        </w:rPr>
        <w:t>'</w:t>
      </w:r>
      <w:r w:rsidRPr="00F90100">
        <w:rPr>
          <w:rStyle w:val="afffd"/>
          <w:rtl/>
        </w:rPr>
        <w:t xml:space="preserve"> </w:t>
      </w:r>
      <w:r w:rsidRPr="00C35A2C">
        <w:rPr>
          <w:rFonts w:ascii="FontbitDavid" w:hAnsi="FontbitDavid"/>
          <w:sz w:val="32"/>
          <w:rtl/>
        </w:rPr>
        <w:t xml:space="preserve">- זה כהן גדול, </w:t>
      </w:r>
    </w:p>
    <w:p w14:paraId="02A2D775"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אשר יוצק על ראשו שמן המשחה</w:t>
      </w:r>
      <w:r w:rsidRPr="00F90100">
        <w:rPr>
          <w:rStyle w:val="afffd"/>
          <w:rFonts w:hint="cs"/>
          <w:rtl/>
        </w:rPr>
        <w:t>'</w:t>
      </w:r>
      <w:r w:rsidRPr="00F90100">
        <w:rPr>
          <w:rStyle w:val="afffd"/>
          <w:rtl/>
        </w:rPr>
        <w:t xml:space="preserve"> </w:t>
      </w:r>
      <w:r w:rsidRPr="00C35A2C">
        <w:rPr>
          <w:rFonts w:ascii="FontbitDavid" w:hAnsi="FontbitDavid"/>
          <w:sz w:val="32"/>
          <w:rtl/>
        </w:rPr>
        <w:t xml:space="preserve">- זה משוח מלחמה, </w:t>
      </w:r>
    </w:p>
    <w:p w14:paraId="3C304D51" w14:textId="77777777" w:rsidR="00910F84" w:rsidRPr="00C35A2C" w:rsidRDefault="00910F84" w:rsidP="00910F84">
      <w:pPr>
        <w:rPr>
          <w:rFonts w:ascii="FontbitDavid" w:hAnsi="FontbitDavid"/>
          <w:sz w:val="32"/>
          <w:rtl/>
        </w:rPr>
      </w:pPr>
      <w:r w:rsidRPr="00F90100">
        <w:rPr>
          <w:rStyle w:val="afffd"/>
          <w:rFonts w:hint="cs"/>
          <w:rtl/>
        </w:rPr>
        <w:t>'</w:t>
      </w:r>
      <w:r w:rsidRPr="00F90100">
        <w:rPr>
          <w:rStyle w:val="afffd"/>
          <w:rtl/>
        </w:rPr>
        <w:t>ומלא את ידו ללבוש את הבגדים</w:t>
      </w:r>
      <w:r w:rsidRPr="00F90100">
        <w:rPr>
          <w:rStyle w:val="afffd"/>
          <w:rFonts w:hint="cs"/>
          <w:rtl/>
        </w:rPr>
        <w:t>'</w:t>
      </w:r>
      <w:r w:rsidRPr="00F90100">
        <w:rPr>
          <w:rStyle w:val="afffd"/>
          <w:rtl/>
        </w:rPr>
        <w:t xml:space="preserve"> </w:t>
      </w:r>
      <w:r w:rsidRPr="00C35A2C">
        <w:rPr>
          <w:rFonts w:ascii="FontbitDavid" w:hAnsi="FontbitDavid"/>
          <w:sz w:val="32"/>
          <w:rtl/>
        </w:rPr>
        <w:t xml:space="preserve">- זה מרובה בגדים, </w:t>
      </w:r>
    </w:p>
    <w:p w14:paraId="2412DD8B"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על כולן הוא אומר: </w:t>
      </w:r>
      <w:r w:rsidRPr="00F90100">
        <w:rPr>
          <w:rStyle w:val="afffd"/>
          <w:rFonts w:hint="cs"/>
          <w:rtl/>
        </w:rPr>
        <w:t>'</w:t>
      </w:r>
      <w:r w:rsidRPr="00F90100">
        <w:rPr>
          <w:rStyle w:val="afffd"/>
          <w:rtl/>
        </w:rPr>
        <w:t>ראשו לא יפרע ובגדיו לא יפרום ועל כל נפשות מת לא יבא</w:t>
      </w:r>
      <w:r w:rsidRPr="00F90100">
        <w:rPr>
          <w:rStyle w:val="afffd"/>
          <w:rFonts w:hint="cs"/>
          <w:rtl/>
        </w:rPr>
        <w:t>'</w:t>
      </w:r>
      <w:r w:rsidRPr="00C35A2C">
        <w:rPr>
          <w:rFonts w:ascii="FontbitDavid" w:hAnsi="FontbitDavid"/>
          <w:sz w:val="32"/>
          <w:rtl/>
        </w:rPr>
        <w:t>;</w:t>
      </w:r>
    </w:p>
    <w:p w14:paraId="02C9E20F" w14:textId="77777777" w:rsidR="00910F84" w:rsidRPr="00C35A2C" w:rsidRDefault="00910F84" w:rsidP="00910F84">
      <w:pPr>
        <w:rPr>
          <w:rFonts w:ascii="FontbitDavid" w:hAnsi="FontbitDavid"/>
          <w:sz w:val="32"/>
          <w:rtl/>
        </w:rPr>
      </w:pPr>
      <w:r w:rsidRPr="00C35A2C">
        <w:rPr>
          <w:rFonts w:ascii="FontbitDavid" w:hAnsi="FontbitDavid"/>
          <w:sz w:val="32"/>
          <w:rtl/>
        </w:rPr>
        <w:t>יכול יהו כולן מקריבין אוננים? 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כי נזר שמן משחת אלהיו עליו</w:t>
      </w:r>
      <w:r w:rsidRPr="00F90100">
        <w:rPr>
          <w:rStyle w:val="afffd"/>
          <w:rFonts w:hint="cs"/>
          <w:rtl/>
        </w:rPr>
        <w:t>'</w:t>
      </w:r>
      <w:r w:rsidRPr="00F90100">
        <w:rPr>
          <w:rStyle w:val="afffd"/>
          <w:rtl/>
        </w:rPr>
        <w:t>,</w:t>
      </w:r>
      <w:r w:rsidRPr="00C35A2C">
        <w:rPr>
          <w:rFonts w:ascii="FontbitDavid" w:hAnsi="FontbitDavid"/>
          <w:sz w:val="32"/>
          <w:rtl/>
        </w:rPr>
        <w:t xml:space="preserve"> - ולא על חבירו;</w:t>
      </w:r>
    </w:p>
    <w:p w14:paraId="15F214A5" w14:textId="77777777" w:rsidR="00910F84" w:rsidRPr="00C35A2C" w:rsidRDefault="00910F84" w:rsidP="00910F84">
      <w:pPr>
        <w:ind w:left="908" w:firstLine="532"/>
        <w:rPr>
          <w:rFonts w:ascii="FontbitDavid" w:hAnsi="FontbitDavid"/>
          <w:sz w:val="32"/>
          <w:rtl/>
        </w:rPr>
      </w:pPr>
      <w:r w:rsidRPr="00C35A2C">
        <w:rPr>
          <w:rFonts w:ascii="FontbitDavid" w:hAnsi="FontbitDavid"/>
          <w:sz w:val="32"/>
          <w:rtl/>
        </w:rPr>
        <w:t>ואחר שחלקו הכתוב, יכול לא יהא מצווה על הבתולה? 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והוא</w:t>
      </w:r>
      <w:r w:rsidRPr="00F90100">
        <w:rPr>
          <w:rStyle w:val="afffd"/>
          <w:rFonts w:hint="cs"/>
          <w:rtl/>
        </w:rPr>
        <w:t>'</w:t>
      </w:r>
      <w:r w:rsidRPr="00F90100">
        <w:rPr>
          <w:rStyle w:val="afffd"/>
          <w:rtl/>
        </w:rPr>
        <w:t>.</w:t>
      </w:r>
    </w:p>
    <w:p w14:paraId="030EC475" w14:textId="77777777" w:rsidR="00910F84" w:rsidRPr="00C35A2C" w:rsidRDefault="00910F84" w:rsidP="00910F84">
      <w:pPr>
        <w:rPr>
          <w:rFonts w:ascii="FontbitDavid" w:hAnsi="FontbitDavid"/>
          <w:sz w:val="32"/>
          <w:rtl/>
        </w:rPr>
      </w:pPr>
      <w:r w:rsidRPr="00C35A2C">
        <w:rPr>
          <w:rFonts w:ascii="FontbitDavid" w:hAnsi="FontbitDavid"/>
          <w:b/>
          <w:bCs/>
          <w:sz w:val="32"/>
          <w:rtl/>
        </w:rPr>
        <w:t>כתנאי</w:t>
      </w:r>
      <w:r w:rsidRPr="00C35A2C">
        <w:rPr>
          <w:rFonts w:ascii="FontbitDavid" w:hAnsi="FontbitDavid"/>
          <w:sz w:val="32"/>
          <w:rtl/>
        </w:rPr>
        <w:t xml:space="preserve">: </w:t>
      </w:r>
      <w:r w:rsidRPr="00F90100">
        <w:rPr>
          <w:rStyle w:val="afffd"/>
          <w:rFonts w:hint="cs"/>
          <w:rtl/>
        </w:rPr>
        <w:t>'</w:t>
      </w:r>
      <w:r w:rsidRPr="00F90100">
        <w:rPr>
          <w:rStyle w:val="afffd"/>
          <w:rtl/>
        </w:rPr>
        <w:t>והוא אשה בבתוליה יקח</w:t>
      </w:r>
      <w:r w:rsidRPr="00F90100">
        <w:rPr>
          <w:rStyle w:val="afffd"/>
          <w:rFonts w:hint="cs"/>
          <w:rtl/>
        </w:rPr>
        <w:t>'</w:t>
      </w:r>
      <w:r w:rsidRPr="00F90100">
        <w:rPr>
          <w:rStyle w:val="afffd"/>
          <w:rtl/>
        </w:rPr>
        <w:t xml:space="preserve"> </w:t>
      </w:r>
      <w:r w:rsidRPr="00C35A2C">
        <w:rPr>
          <w:rFonts w:ascii="FontbitDavid" w:hAnsi="FontbitDavid"/>
          <w:sz w:val="32"/>
          <w:rtl/>
        </w:rPr>
        <w:t xml:space="preserve">– </w:t>
      </w:r>
      <w:r w:rsidRPr="00C35A2C">
        <w:rPr>
          <w:rFonts w:ascii="FontbitDavid" w:hAnsi="FontbitDavid" w:hint="cs"/>
          <w:sz w:val="32"/>
          <w:rtl/>
        </w:rPr>
        <w:t xml:space="preserve">לרבי ישמעאל: </w:t>
      </w:r>
      <w:r w:rsidRPr="00C35A2C">
        <w:rPr>
          <w:rFonts w:ascii="FontbitDavid" w:hAnsi="FontbitDavid"/>
          <w:sz w:val="32"/>
          <w:rtl/>
        </w:rPr>
        <w:t xml:space="preserve">אחר שחלק הכתוב ריבה, </w:t>
      </w:r>
    </w:p>
    <w:p w14:paraId="68935DB2" w14:textId="77777777" w:rsidR="00910F84" w:rsidRPr="00C35A2C" w:rsidRDefault="00910F84" w:rsidP="00910F84">
      <w:pPr>
        <w:rPr>
          <w:rFonts w:ascii="FontbitDavid" w:hAnsi="FontbitDavid"/>
          <w:sz w:val="32"/>
          <w:rtl/>
        </w:rPr>
      </w:pPr>
      <w:r>
        <w:rPr>
          <w:rStyle w:val="affff1"/>
          <w:rFonts w:ascii="FontbitDavid" w:hAnsi="FontbitDavid" w:hint="cs"/>
          <w:sz w:val="32"/>
          <w:rtl/>
          <w:rPrChange w:id="11442" w:author="מנוע אמוראים" w:date="2026-10-05T16:41:56Z">
            <w:rPr>
              <w:rFonts w:ascii="FontbitDavid" w:hAnsi="FontbitDavid" w:hint="cs"/>
              <w:sz w:val="32"/>
              <w:rtl/>
            </w:rPr>
          </w:rPrChange>
        </w:rPr>
        <w:t xml:space="preserve">ולר</w:t>
      </w:r>
      <w:r>
        <w:rPr>
          <w:rStyle w:val="affff1"/>
          <w:rFonts w:ascii="FontbitDavid" w:hAnsi="FontbitDavid"/>
          <w:sz w:val="32"/>
          <w:rtl/>
          <w:rPrChange w:id="1144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44" w:author="מנוע אמוראים" w:date="2026-10-05T16:41:56Z">
            <w:rPr>
              <w:rFonts w:ascii="FontbitDavid" w:hAnsi="FontbitDavid" w:hint="cs"/>
              <w:sz w:val="32"/>
              <w:rtl/>
            </w:rPr>
          </w:rPrChange>
        </w:rPr>
        <w:t xml:space="preserve">ע</w:t>
      </w:r>
      <w:r w:rsidRPr="00C35A2C">
        <w:rPr>
          <w:rFonts w:ascii="FontbitDavid" w:hAnsi="FontbitDavid"/>
          <w:sz w:val="32"/>
          <w:rtl/>
        </w:rPr>
        <w:t>: אין לי אלא שעבר מחמת קריו, מחמת מומין</w:t>
      </w:r>
      <w:r w:rsidRPr="00C35A2C">
        <w:rPr>
          <w:rFonts w:ascii="FontbitDavid" w:hAnsi="FontbitDavid" w:hint="cs"/>
          <w:sz w:val="32"/>
          <w:rtl/>
        </w:rPr>
        <w:t xml:space="preserve">, </w:t>
      </w:r>
      <w:r w:rsidRPr="00C35A2C">
        <w:rPr>
          <w:rFonts w:ascii="FontbitDavid" w:hAnsi="FontbitDavid"/>
          <w:sz w:val="32"/>
          <w:rtl/>
        </w:rPr>
        <w:t>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והוא</w:t>
      </w:r>
      <w:r w:rsidRPr="00F90100">
        <w:rPr>
          <w:rStyle w:val="afffd"/>
          <w:rFonts w:hint="cs"/>
          <w:rtl/>
        </w:rPr>
        <w:t>'</w:t>
      </w:r>
      <w:r w:rsidRPr="00F90100">
        <w:rPr>
          <w:rStyle w:val="afffd"/>
          <w:rtl/>
        </w:rPr>
        <w:t>.</w:t>
      </w:r>
    </w:p>
    <w:p w14:paraId="787E6169" w14:textId="77777777" w:rsidR="00910F84" w:rsidRPr="00C35A2C" w:rsidRDefault="00910F84" w:rsidP="00910F84">
      <w:pPr>
        <w:rPr>
          <w:rFonts w:ascii="FontbitDavid" w:hAnsi="FontbitDavid"/>
          <w:sz w:val="32"/>
          <w:rtl/>
        </w:rPr>
      </w:pPr>
      <w:r w:rsidRPr="00B912E7">
        <w:rPr>
          <w:rFonts w:ascii="Fb Fontext" w:hAnsi="Fb Fontext"/>
          <w:b/>
          <w:bCs/>
          <w:rtl/>
        </w:rPr>
        <w:t>•</w:t>
      </w:r>
      <w:r>
        <w:rPr>
          <w:rFonts w:ascii="FontbitDavid" w:hAnsi="FontbitDavid" w:hint="cs"/>
          <w:b/>
          <w:bCs/>
          <w:sz w:val="32"/>
          <w:rtl/>
        </w:rPr>
        <w:t xml:space="preserve"> בעא רבא </w:t>
      </w:r>
      <w:r>
        <w:rPr>
          <w:rStyle w:val="affff1"/>
          <w:rFonts w:ascii="FontbitDavid" w:hAnsi="FontbitDavid" w:hint="cs"/>
          <w:b/>
          <w:bCs/>
          <w:sz w:val="32"/>
          <w:rtl/>
          <w:rPrChange w:id="11445" w:author="מנוע אמוראים" w:date="2026-10-05T16:41:56Z">
            <w:rPr>
              <w:rFonts w:ascii="FontbitDavid" w:hAnsi="FontbitDavid" w:hint="cs"/>
              <w:b/>
              <w:bCs/>
              <w:sz w:val="32"/>
              <w:rtl/>
            </w:rPr>
          </w:rPrChange>
        </w:rPr>
        <w:t xml:space="preserve">מר</w:t>
      </w:r>
      <w:r>
        <w:rPr>
          <w:rStyle w:val="affff1"/>
          <w:rFonts w:ascii="FontbitDavid" w:hAnsi="FontbitDavid"/>
          <w:b/>
          <w:bCs/>
          <w:sz w:val="32"/>
          <w:rtl/>
          <w:rPrChange w:id="11446" w:author="מנוע אמוראים" w:date="2026-10-05T16:41:56Z">
            <w:rPr>
              <w:rFonts w:ascii="FontbitDavid" w:hAnsi="FontbitDavid"/>
              <w:b/>
              <w:bCs/>
              <w:sz w:val="32"/>
              <w:rtl/>
            </w:rPr>
          </w:rPrChange>
        </w:rPr>
        <w:t xml:space="preserve">"</w:t>
      </w:r>
      <w:r>
        <w:rPr>
          <w:rStyle w:val="affff1"/>
          <w:rFonts w:ascii="FontbitDavid" w:hAnsi="FontbitDavid" w:hint="cs"/>
          <w:sz w:val="32"/>
          <w:rtl/>
          <w:rPrChange w:id="11447" w:author="מנוע אמוראים" w:date="2026-10-05T16:41:56Z">
            <w:rPr>
              <w:rFonts w:ascii="FontbitDavid" w:hAnsi="FontbitDavid" w:hint="cs"/>
              <w:sz w:val="32"/>
              <w:rtl/>
            </w:rPr>
          </w:rPrChange>
        </w:rPr>
        <w:t xml:space="preserve">נ</w:t>
      </w:r>
      <w:r>
        <w:rPr>
          <w:rFonts w:ascii="FontbitDavid" w:hAnsi="FontbitDavid" w:hint="cs"/>
          <w:sz w:val="32"/>
          <w:rtl/>
        </w:rPr>
        <w:t xml:space="preserve">:</w:t>
      </w:r>
      <w:r w:rsidRPr="00C35A2C">
        <w:rPr>
          <w:rFonts w:ascii="FontbitDavid" w:hAnsi="FontbitDavid"/>
          <w:sz w:val="32"/>
          <w:rtl/>
        </w:rPr>
        <w:t xml:space="preserve"> משיח שנצטרע מהו באלמנה? מידחא דחי או מיפטר פטר? לא הוה בידיה.</w:t>
      </w:r>
    </w:p>
    <w:p w14:paraId="236BF1A2" w14:textId="77777777" w:rsidR="00910F84" w:rsidRPr="00C35A2C" w:rsidRDefault="00910F84" w:rsidP="00910F84">
      <w:pPr>
        <w:rPr>
          <w:rFonts w:ascii="FontbitDavid" w:hAnsi="FontbitDavid"/>
          <w:sz w:val="32"/>
          <w:rtl/>
        </w:rPr>
      </w:pPr>
      <w:r>
        <w:rPr>
          <w:rFonts w:ascii="FontbitDavid" w:hAnsi="FontbitDavid" w:hint="cs"/>
          <w:sz w:val="32"/>
          <w:rtl/>
        </w:rPr>
        <w:t xml:space="preserve">פעם ישב </w:t>
      </w:r>
      <w:r>
        <w:rPr>
          <w:rStyle w:val="affff1"/>
          <w:rFonts w:ascii="FontbitDavid" w:hAnsi="FontbitDavid" w:hint="cs"/>
          <w:sz w:val="32"/>
          <w:rtl/>
          <w:rPrChange w:id="1144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44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50" w:author="מנוע אמוראים" w:date="2026-10-05T16:41:56Z">
            <w:rPr>
              <w:rFonts w:ascii="FontbitDavid" w:hAnsi="FontbitDavid" w:hint="cs"/>
              <w:sz w:val="32"/>
              <w:rtl/>
            </w:rPr>
          </w:rPrChange>
        </w:rPr>
        <w:t xml:space="preserve">פ</w:t>
      </w:r>
      <w:r>
        <w:rPr>
          <w:rFonts w:ascii="FontbitDavid" w:hAnsi="FontbitDavid" w:hint="cs"/>
          <w:sz w:val="32"/>
          <w:rtl/>
        </w:rPr>
        <w:t xml:space="preserve"> והקשה, וא</w:t>
      </w:r>
      <w:r>
        <w:rPr>
          <w:rFonts w:ascii="FontbitDavid" w:hAnsi="FontbitDavid"/>
          <w:sz w:val="32"/>
          <w:rtl/>
        </w:rPr>
        <w:t>"</w:t>
      </w:r>
      <w:r>
        <w:rPr>
          <w:rFonts w:ascii="FontbitDavid" w:hAnsi="FontbitDavid" w:hint="cs"/>
          <w:sz w:val="32"/>
          <w:rtl/>
        </w:rPr>
        <w:t xml:space="preserve">ל הונא </w:t>
      </w:r>
      <w:r>
        <w:rPr>
          <w:rStyle w:val="affff1"/>
          <w:rFonts w:ascii="FontbitDavid" w:hAnsi="FontbitDavid" w:hint="cs"/>
          <w:sz w:val="32"/>
          <w:rtl/>
          <w:rPrChange w:id="11451" w:author="מנוע אמוראים" w:date="2026-10-05T16:41:56Z">
            <w:rPr>
              <w:rFonts w:ascii="FontbitDavid" w:hAnsi="FontbitDavid" w:hint="cs"/>
              <w:sz w:val="32"/>
              <w:rtl/>
            </w:rPr>
          </w:rPrChange>
        </w:rPr>
        <w:t xml:space="preserve">בדר</w:t>
      </w:r>
      <w:r>
        <w:rPr>
          <w:rStyle w:val="affff1"/>
          <w:rFonts w:ascii="FontbitDavid" w:hAnsi="FontbitDavid"/>
          <w:sz w:val="32"/>
          <w:rtl/>
          <w:rPrChange w:id="1145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53"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w:t>
      </w:r>
      <w:r>
        <w:rPr>
          <w:rStyle w:val="affff1"/>
          <w:rFonts w:ascii="FontbitDavid" w:hAnsi="FontbitDavid" w:hint="cs"/>
          <w:sz w:val="32"/>
          <w:rtl/>
          <w:rPrChange w:id="11454" w:author="מנוע אמוראים" w:date="2026-10-05T16:41:56Z">
            <w:rPr>
              <w:rFonts w:ascii="FontbitDavid" w:hAnsi="FontbitDavid" w:hint="cs"/>
              <w:sz w:val="32"/>
              <w:rtl/>
            </w:rPr>
          </w:rPrChange>
        </w:rPr>
        <w:t xml:space="preserve">לר</w:t>
      </w:r>
      <w:r>
        <w:rPr>
          <w:rStyle w:val="affff1"/>
          <w:rFonts w:ascii="FontbitDavid" w:hAnsi="FontbitDavid"/>
          <w:sz w:val="32"/>
          <w:rtl/>
          <w:rPrChange w:id="1145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56" w:author="מנוע אמוראים" w:date="2026-10-05T16:41:56Z">
            <w:rPr>
              <w:rFonts w:ascii="FontbitDavid" w:hAnsi="FontbitDavid" w:hint="cs"/>
              <w:sz w:val="32"/>
              <w:rtl/>
            </w:rPr>
          </w:rPrChange>
        </w:rPr>
        <w:t xml:space="preserve">פ</w:t>
      </w:r>
      <w:r>
        <w:rPr>
          <w:rFonts w:ascii="FontbitDavid" w:hAnsi="FontbitDavid" w:hint="cs"/>
          <w:sz w:val="32"/>
          <w:rtl/>
        </w:rPr>
        <w:t xml:space="preserve">- דת</w:t>
      </w:r>
      <w:r w:rsidRPr="00C35A2C">
        <w:rPr>
          <w:rFonts w:ascii="FontbitDavid" w:hAnsi="FontbitDavid"/>
          <w:sz w:val="32"/>
          <w:rtl/>
        </w:rPr>
        <w:t>נינא: אין לי אלא שעבר מחמת קריו, עבר מחמת מומין מנין? ת</w:t>
      </w:r>
      <w:r>
        <w:rPr>
          <w:rFonts w:ascii="FontbitDavid" w:hAnsi="FontbitDavid"/>
          <w:sz w:val="32"/>
          <w:rtl/>
        </w:rPr>
        <w:t>"</w:t>
      </w:r>
      <w:r w:rsidRPr="00C35A2C">
        <w:rPr>
          <w:rFonts w:ascii="FontbitDavid" w:hAnsi="FontbitDavid"/>
          <w:sz w:val="32"/>
          <w:rtl/>
        </w:rPr>
        <w:t xml:space="preserve">ל: </w:t>
      </w:r>
      <w:r w:rsidRPr="00526888">
        <w:rPr>
          <w:rStyle w:val="afffd"/>
          <w:rtl/>
        </w:rPr>
        <w:t>והוא.</w:t>
      </w:r>
    </w:p>
    <w:p w14:paraId="7F218A52" w14:textId="77777777" w:rsidR="00910F84" w:rsidRPr="00C35A2C" w:rsidRDefault="00910F84" w:rsidP="00910F84">
      <w:pPr>
        <w:pStyle w:val="afffa"/>
        <w:rPr>
          <w:rtl/>
        </w:rPr>
      </w:pPr>
      <w:r>
        <w:rPr>
          <w:rtl/>
        </w:rPr>
        <w:t xml:space="preserve">- </w:t>
      </w:r>
      <w:r w:rsidRPr="00C35A2C">
        <w:rPr>
          <w:rFonts w:hint="cs"/>
          <w:rtl/>
        </w:rPr>
        <w:t>קם נשקו בראשו והביא לו את בתו</w:t>
      </w:r>
      <w:r w:rsidRPr="00C35A2C">
        <w:rPr>
          <w:rtl/>
        </w:rPr>
        <w:t>.</w:t>
      </w:r>
    </w:p>
    <w:p w14:paraId="44C46E04"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3EBD5D9B" w14:textId="77777777" w:rsidR="00910F84" w:rsidRPr="00C35A2C" w:rsidRDefault="00910F84" w:rsidP="00910F84">
      <w:pPr>
        <w:pStyle w:val="affb"/>
        <w:rPr>
          <w:del w:id="20048" w:author="קלוד" w:date="2026-10-06T10:15:28Z"/>
          <w:rtl/>
        </w:rPr>
      </w:pPr>
      <w:ins w:id="9836" w:author="מספור קטעי משנה" w:date="2026-10-06T06:45:26Z">
        <w:del w:id="20046" w:author="קלוד" w:date="2026-10-06T10:15:28Z">
          <w:r>
            <w:rPr>
              <w:rStyle w:val="MisparKeta"/>
            </w:rPr>
            <w:delText xml:space="preserve">ב. </w:delText>
          </w:r>
        </w:del>
      </w:ins>
      <w:del w:id="20047" w:author="קלוד" w:date="2026-10-06T10:15:28Z">
        <w:r w:rsidRPr="00C35A2C">
          <w:rPr>
            <w:rtl/>
          </w:rPr>
          <w:delText xml:space="preserve">מתני'.</w:delText>
        </w:r>
      </w:del>
    </w:p>
    <w:p>
      <w:pPr>
        <w:pStyle w:val="affff4"/>
        <w:rPr>
          <w:ins w:id="20014" w:author="קלוד" w:date="2026-10-06T10:43:31Z"/>
        </w:rPr>
      </w:pPr>
      <w:ins w:id="20013" w:author="קלוד" w:date="2026-10-06T10:43:31Z">
        <w:r>
          <w:t xml:space="preserve">משנה ה</w:t>
        </w:r>
      </w:ins>
    </w:p>
    <w:p w14:paraId="01BCC819" w14:textId="77777777" w:rsidR="00910F84" w:rsidRPr="00C35A2C" w:rsidRDefault="00910F84" w:rsidP="00910F84">
      <w:pPr>
        <w:pStyle w:val="affb"/>
        <w:rPr>
          <w:rtl/>
        </w:rPr>
      </w:pPr>
      <w:ins w:id="20073" w:author="קלוד" w:date="2026-10-06T10:15:28Z">
        <w:r>
          <w:rPr>
            <w:rStyle w:val="MisparKeta"/>
          </w:rPr>
          <w:t xml:space="preserve">ב. </w:t>
        </w:r>
      </w:ins>
      <w:r w:rsidRPr="00C35A2C">
        <w:rPr>
          <w:rtl/>
        </w:rPr>
        <w:t>כהן גדול פורם מלמטה, וההדיוט מלמעלה.</w:t>
      </w:r>
    </w:p>
    <w:p w14:paraId="425510D1" w14:textId="77777777" w:rsidR="00910F84" w:rsidRPr="00C35A2C" w:rsidRDefault="00910F84" w:rsidP="00910F84">
      <w:pPr>
        <w:pStyle w:val="affb"/>
        <w:rPr>
          <w:rtl/>
        </w:rPr>
      </w:pPr>
      <w:r w:rsidRPr="00C35A2C">
        <w:rPr>
          <w:rtl/>
        </w:rPr>
        <w:t>כהן גדול מקריב אונן ולא אוכל, וההדיוט לא מקריב ולא אוכל.</w:t>
      </w:r>
    </w:p>
    <w:p w14:paraId="5473026F"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B314B5E" w14:textId="77777777" w:rsidR="00910F84" w:rsidRPr="00C35A2C" w:rsidRDefault="00910F84" w:rsidP="00910F84">
      <w:pPr>
        <w:rPr>
          <w:rFonts w:ascii="FontbitDavid" w:hAnsi="FontbitDavid"/>
          <w:sz w:val="32"/>
          <w:rtl/>
        </w:rPr>
      </w:pPr>
      <w:r w:rsidRPr="00C35A2C">
        <w:rPr>
          <w:rFonts w:ascii="FontbitDavid" w:hAnsi="FontbitDavid" w:hint="cs"/>
          <w:sz w:val="32"/>
          <w:rtl/>
        </w:rPr>
        <w:t>רב</w:t>
      </w:r>
      <w:r w:rsidRPr="00C35A2C">
        <w:rPr>
          <w:rFonts w:ascii="FontbitDavid" w:hAnsi="FontbitDavid"/>
          <w:sz w:val="32"/>
          <w:rtl/>
        </w:rPr>
        <w:t>: למטה - למטה ממש, למעלה - למעלה ממש;</w:t>
      </w:r>
    </w:p>
    <w:p w14:paraId="0D253655" w14:textId="77777777" w:rsidR="00910F84" w:rsidRPr="00C35A2C" w:rsidRDefault="00910F84" w:rsidP="00910F84">
      <w:pPr>
        <w:rPr>
          <w:rFonts w:ascii="FontbitDavid" w:hAnsi="FontbitDavid"/>
          <w:sz w:val="32"/>
          <w:rtl/>
        </w:rPr>
      </w:pPr>
      <w:r w:rsidRPr="00C35A2C">
        <w:rPr>
          <w:rFonts w:ascii="FontbitDavid" w:hAnsi="FontbitDavid"/>
          <w:sz w:val="32"/>
          <w:rtl/>
        </w:rPr>
        <w:t>ושמואל: למטה - למטה מקמי שפה, למעלה - למעלה מקמי שפה, וזה וזה בצואר.</w:t>
      </w:r>
    </w:p>
    <w:p w14:paraId="67A224E8" w14:textId="77777777" w:rsidR="00910F84" w:rsidRPr="00C35A2C" w:rsidRDefault="00910F84" w:rsidP="00910F84">
      <w:pPr>
        <w:rPr>
          <w:rFonts w:ascii="FontbitDavid" w:hAnsi="FontbitDavid"/>
          <w:sz w:val="32"/>
          <w:rtl/>
        </w:rPr>
      </w:pPr>
      <w:r w:rsidRPr="00C35A2C">
        <w:rPr>
          <w:rFonts w:ascii="FontbitDavid" w:hAnsi="FontbitDavid" w:hint="cs"/>
          <w:sz w:val="32"/>
          <w:rtl/>
        </w:rPr>
        <w:t>והך</w:t>
      </w:r>
      <w:r w:rsidRPr="00C35A2C">
        <w:rPr>
          <w:rFonts w:ascii="FontbitDavid" w:hAnsi="FontbitDavid"/>
          <w:sz w:val="32"/>
          <w:rtl/>
        </w:rPr>
        <w:t xml:space="preserve"> </w:t>
      </w:r>
      <w:r w:rsidRPr="00C35A2C">
        <w:rPr>
          <w:rFonts w:ascii="FontbitDavid" w:hAnsi="FontbitDavid" w:hint="cs"/>
          <w:sz w:val="32"/>
          <w:rtl/>
        </w:rPr>
        <w:t>ד</w:t>
      </w:r>
      <w:r w:rsidRPr="00C35A2C">
        <w:rPr>
          <w:rFonts w:ascii="FontbitDavid" w:hAnsi="FontbitDavid"/>
          <w:sz w:val="32"/>
          <w:rtl/>
        </w:rPr>
        <w:t>על כל המתים כולן רצה מבדיל קמי שפה שלו, רצה אינו מבדיל קמי שפה שלו, על אביו ועל אמו מבדיל;</w:t>
      </w:r>
    </w:p>
    <w:p w14:paraId="526EC3CD" w14:textId="77777777" w:rsidR="00910F84" w:rsidRPr="00C35A2C" w:rsidRDefault="00910F84" w:rsidP="00910F84">
      <w:pPr>
        <w:pStyle w:val="afffa"/>
        <w:rPr>
          <w:rtl/>
        </w:rPr>
      </w:pPr>
      <w:r>
        <w:rPr>
          <w:rtl/>
        </w:rPr>
        <w:t xml:space="preserve">- </w:t>
      </w:r>
      <w:r w:rsidRPr="00C35A2C">
        <w:rPr>
          <w:rtl/>
        </w:rPr>
        <w:t>כיון דבעלמא הוי קרע, קרי כאן בגדיו לא יפרום!</w:t>
      </w:r>
    </w:p>
    <w:p w14:paraId="7E5A8269"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 xml:space="preserve">שמואל </w:t>
      </w:r>
      <w:r>
        <w:rPr>
          <w:rFonts w:ascii="FontbitDavid" w:hAnsi="FontbitDavid" w:hint="cs"/>
          <w:sz w:val="32"/>
          <w:rtl/>
        </w:rPr>
        <w:t xml:space="preserve">ס'ל </w:t>
      </w:r>
      <w:r>
        <w:rPr>
          <w:rStyle w:val="affff1"/>
          <w:rFonts w:ascii="FontbitDavid" w:hAnsi="FontbitDavid" w:hint="cs"/>
          <w:sz w:val="32"/>
          <w:rtl/>
          <w:rPrChange w:id="11457" w:author="מנוע אמוראים" w:date="2026-10-05T16:41:56Z">
            <w:rPr>
              <w:rFonts w:ascii="FontbitDavid" w:hAnsi="FontbitDavid" w:hint="cs"/>
              <w:sz w:val="32"/>
              <w:rtl/>
            </w:rPr>
          </w:rPrChange>
        </w:rPr>
        <w:t xml:space="preserve">כר</w:t>
      </w:r>
      <w:r>
        <w:rPr>
          <w:rStyle w:val="affff1"/>
          <w:rFonts w:ascii="FontbitDavid" w:hAnsi="FontbitDavid"/>
          <w:sz w:val="32"/>
          <w:rtl/>
          <w:rPrChange w:id="1145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59" w:author="מנוע אמוראים" w:date="2026-10-05T16:41:56Z">
            <w:rPr>
              <w:rFonts w:ascii="FontbitDavid" w:hAnsi="FontbitDavid" w:hint="cs"/>
              <w:sz w:val="32"/>
              <w:rtl/>
            </w:rPr>
          </w:rPrChange>
        </w:rPr>
        <w:t xml:space="preserve">י</w:t>
      </w:r>
      <w:r>
        <w:rPr>
          <w:rFonts w:ascii="FontbitDavid" w:hAnsi="FontbitDavid" w:hint="cs"/>
          <w:sz w:val="32"/>
          <w:rtl/>
        </w:rPr>
        <w:t xml:space="preserve">: ד</w:t>
      </w:r>
      <w:r w:rsidRPr="00C35A2C">
        <w:rPr>
          <w:rFonts w:ascii="FontbitDavid" w:hAnsi="FontbitDavid"/>
          <w:sz w:val="32"/>
          <w:rtl/>
        </w:rPr>
        <w:t>כל קרע שאינו מבדיל שפה שלו - אינו אלא קרע של תפלות.</w:t>
      </w:r>
    </w:p>
    <w:p w14:paraId="7149E868" w14:textId="77777777" w:rsidR="00910F84" w:rsidRPr="00C35A2C" w:rsidRDefault="00910F84" w:rsidP="00910F84">
      <w:pPr>
        <w:rPr>
          <w:rtl/>
        </w:rPr>
      </w:pPr>
      <w:r w:rsidRPr="00C35A2C">
        <w:rPr>
          <w:rtl/>
        </w:rPr>
        <w:t>ו</w:t>
      </w:r>
      <w:r>
        <w:rPr>
          <w:rFonts w:hint="cs"/>
          <w:rtl/>
        </w:rPr>
        <w:t xml:space="preserve">אפי' דפליג עליה </w:t>
      </w:r>
      <w:r>
        <w:rPr>
          <w:rStyle w:val="affff1"/>
          <w:rFonts w:hint="cs"/>
          <w:rtl/>
          <w:rPrChange w:id="11460" w:author="מנוע אמוראים" w:date="2026-10-05T16:41:56Z">
            <w:rPr>
              <w:rFonts w:hint="cs"/>
              <w:rtl/>
            </w:rPr>
          </w:rPrChange>
        </w:rPr>
        <w:t xml:space="preserve">דר</w:t>
      </w:r>
      <w:r>
        <w:rPr>
          <w:rStyle w:val="affff1"/>
          <w:rtl/>
          <w:rPrChange w:id="11461" w:author="מנוע אמוראים" w:date="2026-10-05T16:41:56Z">
            <w:rPr>
              <w:rtl/>
            </w:rPr>
          </w:rPrChange>
        </w:rPr>
        <w:t xml:space="preserve">"</w:t>
      </w:r>
      <w:r>
        <w:rPr>
          <w:rStyle w:val="affff1"/>
          <w:rFonts w:hint="cs"/>
          <w:rtl/>
          <w:rPrChange w:id="11462" w:author="מנוע אמוראים" w:date="2026-10-05T16:41:56Z">
            <w:rPr>
              <w:rFonts w:hint="cs"/>
              <w:rtl/>
            </w:rPr>
          </w:rPrChange>
        </w:rPr>
        <w:t xml:space="preserve">י</w:t>
      </w:r>
      <w:r>
        <w:rPr>
          <w:rFonts w:hint="cs"/>
          <w:rtl/>
        </w:rPr>
        <w:t xml:space="preserve"> בחדא דהא תניא </w:t>
      </w:r>
      <w:r>
        <w:rPr>
          <w:rStyle w:val="affff1"/>
          <w:rFonts w:hint="cs"/>
          <w:rtl/>
          <w:rPrChange w:id="11463" w:author="מנוע אמוראים" w:date="2026-10-05T16:41:56Z">
            <w:rPr>
              <w:rFonts w:hint="cs"/>
              <w:rtl/>
            </w:rPr>
          </w:rPrChange>
        </w:rPr>
        <w:t xml:space="preserve">לר</w:t>
      </w:r>
      <w:r>
        <w:rPr>
          <w:rStyle w:val="affff1"/>
          <w:rtl/>
          <w:rPrChange w:id="11464" w:author="מנוע אמוראים" w:date="2026-10-05T16:41:56Z">
            <w:rPr>
              <w:rtl/>
            </w:rPr>
          </w:rPrChange>
        </w:rPr>
        <w:t xml:space="preserve">"</w:t>
      </w:r>
      <w:r>
        <w:rPr>
          <w:rStyle w:val="affff1"/>
          <w:rFonts w:hint="cs"/>
          <w:rtl/>
          <w:rPrChange w:id="11465" w:author="מנוע אמוראים" w:date="2026-10-05T16:41:56Z">
            <w:rPr>
              <w:rFonts w:hint="cs"/>
              <w:rtl/>
            </w:rPr>
          </w:rPrChange>
        </w:rPr>
        <w:t xml:space="preserve">י</w:t>
      </w:r>
      <w:r>
        <w:rPr>
          <w:rFonts w:hint="cs"/>
          <w:rtl/>
        </w:rPr>
        <w:t xml:space="preserve">: </w:t>
      </w:r>
      <w:r>
        <w:rPr>
          <w:rtl/>
        </w:rPr>
        <w:t xml:space="preserve">אילו נאמר </w:t>
      </w:r>
      <w:r>
        <w:rPr>
          <w:rStyle w:val="afffd"/>
          <w:rtl/>
          <w:rPrChange w:id="9013" w:author="מנוע פסוקים" w:date="2026-10-05T16:38:36Z">
            <w:rPr>
              <w:rtl/>
            </w:rPr>
          </w:rPrChange>
        </w:rPr>
        <w:t xml:space="preserve">ראש לא יפרע ובגד לא יפרום</w:t>
      </w:r>
      <w:r>
        <w:rPr>
          <w:rtl/>
        </w:rPr>
        <w:t xml:space="preserve">, הייתי אומר: בראש ובגד של סוטה הכתוב מדבר, ת</w:t>
      </w:r>
      <w:r>
        <w:rPr>
          <w:rtl/>
        </w:rPr>
        <w:t>"</w:t>
      </w:r>
      <w:r w:rsidRPr="00C35A2C">
        <w:rPr>
          <w:rtl/>
        </w:rPr>
        <w:t>ל:</w:t>
      </w:r>
      <w:r w:rsidRPr="00FF1C37">
        <w:rPr>
          <w:rStyle w:val="afffd"/>
          <w:rtl/>
        </w:rPr>
        <w:t xml:space="preserve"> </w:t>
      </w:r>
      <w:r w:rsidRPr="00FF1C37">
        <w:rPr>
          <w:rStyle w:val="afffd"/>
          <w:rFonts w:hint="cs"/>
          <w:rtl/>
        </w:rPr>
        <w:t>'</w:t>
      </w:r>
      <w:r w:rsidRPr="00FF1C37">
        <w:rPr>
          <w:rStyle w:val="afffd"/>
          <w:rtl/>
        </w:rPr>
        <w:t>את ראשו לא יפרע ובגדיו לא יפרום</w:t>
      </w:r>
      <w:r w:rsidRPr="00FF1C37">
        <w:rPr>
          <w:rStyle w:val="afffd"/>
          <w:rFonts w:hint="cs"/>
          <w:rtl/>
        </w:rPr>
        <w:t>'</w:t>
      </w:r>
      <w:r w:rsidRPr="00FF1C37">
        <w:rPr>
          <w:rStyle w:val="afffd"/>
          <w:rtl/>
        </w:rPr>
        <w:t>,</w:t>
      </w:r>
      <w:r w:rsidRPr="00C35A2C">
        <w:rPr>
          <w:rtl/>
        </w:rPr>
        <w:t xml:space="preserve"> שאינו בפריעה ופרימה כל עיקר, </w:t>
      </w:r>
    </w:p>
    <w:p w14:paraId="3B65DE22" w14:textId="77777777" w:rsidR="00910F84" w:rsidRPr="00C35A2C" w:rsidRDefault="00910F84" w:rsidP="00910F84">
      <w:pPr>
        <w:ind w:hanging="170"/>
        <w:rPr>
          <w:rFonts w:ascii="FontbitDavid" w:hAnsi="FontbitDavid"/>
          <w:sz w:val="32"/>
          <w:rtl/>
        </w:rPr>
      </w:pPr>
      <w:r w:rsidRPr="00C35A2C">
        <w:rPr>
          <w:rFonts w:ascii="FontbitDavid" w:hAnsi="FontbitDavid"/>
          <w:sz w:val="32"/>
          <w:rtl/>
        </w:rPr>
        <w:t>רבי ישמעאל אומר: אינו פורם כדרך שבני אדם פורמין, אלא הוא מלמטה וההדיוט מלמעלה!</w:t>
      </w:r>
    </w:p>
    <w:p w14:paraId="4E079E09" w14:textId="77777777" w:rsidR="00910F84" w:rsidRPr="00C35A2C" w:rsidRDefault="00910F84" w:rsidP="00910F84">
      <w:pPr>
        <w:pStyle w:val="afffa"/>
        <w:rPr>
          <w:rtl/>
        </w:rPr>
      </w:pPr>
      <w:r>
        <w:rPr>
          <w:rtl/>
        </w:rPr>
        <w:t xml:space="preserve">- </w:t>
      </w:r>
      <w:r>
        <w:rPr>
          <w:rFonts w:hint="cs"/>
          <w:rtl/>
        </w:rPr>
        <w:t xml:space="preserve">והיינו </w:t>
      </w:r>
      <w:r>
        <w:rPr>
          <w:rStyle w:val="affff1"/>
          <w:rFonts w:hint="cs"/>
          <w:rtl/>
          <w:rPrChange w:id="11466" w:author="מנוע אמוראים" w:date="2026-10-05T16:41:56Z">
            <w:rPr>
              <w:rFonts w:hint="cs"/>
              <w:rtl/>
            </w:rPr>
          </w:rPrChange>
        </w:rPr>
        <w:t xml:space="preserve">דלר</w:t>
      </w:r>
      <w:r>
        <w:rPr>
          <w:rStyle w:val="affff1"/>
          <w:rtl/>
          <w:rPrChange w:id="11467" w:author="מנוע אמוראים" w:date="2026-10-05T16:41:56Z">
            <w:rPr>
              <w:rtl/>
            </w:rPr>
          </w:rPrChange>
        </w:rPr>
        <w:t xml:space="preserve">"</w:t>
      </w:r>
      <w:r>
        <w:rPr>
          <w:rStyle w:val="affff1"/>
          <w:rFonts w:hint="cs"/>
          <w:rtl/>
          <w:rPrChange w:id="11468" w:author="מנוע אמוראים" w:date="2026-10-05T16:41:56Z">
            <w:rPr>
              <w:rFonts w:hint="cs"/>
              <w:rtl/>
            </w:rPr>
          </w:rPrChange>
        </w:rPr>
        <w:t xml:space="preserve">י</w:t>
      </w:r>
      <w:r>
        <w:rPr>
          <w:rFonts w:hint="cs"/>
          <w:rtl/>
        </w:rPr>
        <w:t xml:space="preserve"> אין קריעה </w:t>
      </w:r>
      <w:r w:rsidRPr="00C35A2C">
        <w:rPr>
          <w:rFonts w:hint="cs"/>
          <w:b/>
          <w:bCs/>
          <w:rtl/>
        </w:rPr>
        <w:t>אלא</w:t>
      </w:r>
      <w:r w:rsidRPr="00C35A2C">
        <w:rPr>
          <w:rFonts w:hint="cs"/>
          <w:rtl/>
        </w:rPr>
        <w:t xml:space="preserve"> שמואל </w:t>
      </w:r>
      <w:r>
        <w:rPr>
          <w:rtl/>
        </w:rPr>
        <w:t xml:space="preserve">סבר לה </w:t>
      </w:r>
      <w:r>
        <w:rPr>
          <w:rStyle w:val="affff1"/>
          <w:rtl/>
          <w:rPrChange w:id="11469" w:author="מנוע אמוראים" w:date="2026-10-05T16:41:56Z">
            <w:rPr>
              <w:rtl/>
            </w:rPr>
          </w:rPrChange>
        </w:rPr>
        <w:t xml:space="preserve">כר</w:t>
      </w:r>
      <w:r>
        <w:rPr>
          <w:rStyle w:val="affff1"/>
          <w:rtl/>
          <w:rPrChange w:id="11470" w:author="מנוע אמוראים" w:date="2026-10-05T16:41:56Z">
            <w:rPr>
              <w:rtl/>
            </w:rPr>
          </w:rPrChange>
        </w:rPr>
        <w:t xml:space="preserve">"</w:t>
      </w:r>
      <w:r>
        <w:rPr>
          <w:rStyle w:val="affff1"/>
          <w:rtl/>
          <w:rPrChange w:id="11471" w:author="מנוע אמוראים" w:date="2026-10-05T16:41:56Z">
            <w:rPr>
              <w:rtl/>
            </w:rPr>
          </w:rPrChange>
        </w:rPr>
        <w:t xml:space="preserve">י</w:t>
      </w:r>
      <w:r>
        <w:rPr>
          <w:rtl/>
        </w:rPr>
        <w:t xml:space="preserve"> בחדא ופליג עליה בחדא.</w:t>
      </w:r>
    </w:p>
    <w:p w14:paraId="1546976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02A7BD1" w14:textId="77777777" w:rsidR="00910F84" w:rsidRPr="00C35A2C" w:rsidRDefault="00910F84" w:rsidP="00910F84">
      <w:pPr>
        <w:pStyle w:val="affb"/>
        <w:rPr>
          <w:del w:id="20051" w:author="קלוד" w:date="2026-10-06T10:15:28Z"/>
          <w:rtl/>
        </w:rPr>
      </w:pPr>
      <w:ins w:id="9837" w:author="מספור קטעי משנה" w:date="2026-10-06T06:45:26Z">
        <w:del w:id="20049" w:author="קלוד" w:date="2026-10-06T10:15:28Z">
          <w:r>
            <w:rPr>
              <w:rStyle w:val="MisparKeta"/>
            </w:rPr>
            <w:delText xml:space="preserve">ד. </w:delText>
          </w:r>
        </w:del>
      </w:ins>
      <w:del w:id="20050" w:author="קלוד" w:date="2026-10-06T10:15:28Z">
        <w:r w:rsidRPr="00C35A2C">
          <w:rPr>
            <w:rtl/>
          </w:rPr>
          <w:delText xml:space="preserve">מתני'.</w:delText>
        </w:r>
      </w:del>
    </w:p>
    <w:p>
      <w:pPr>
        <w:pStyle w:val="affff4"/>
        <w:rPr>
          <w:ins w:id="20006" w:author="קלוד" w:date="2026-10-06T10:24:27Z"/>
        </w:rPr>
      </w:pPr>
      <w:ins w:id="20005" w:author="קלוד" w:date="2026-10-06T10:24:27Z">
        <w:r>
          <w:t xml:space="preserve">משנה ו</w:t>
        </w:r>
      </w:ins>
    </w:p>
    <w:p w14:paraId="08DCEC60" w14:textId="77777777" w:rsidR="00910F84" w:rsidRPr="00C35A2C" w:rsidRDefault="00910F84" w:rsidP="00910F84">
      <w:pPr>
        <w:pStyle w:val="affb"/>
        <w:rPr>
          <w:rtl/>
        </w:rPr>
      </w:pPr>
      <w:ins w:id="20074" w:author="קלוד" w:date="2026-10-06T10:15:28Z">
        <w:r>
          <w:rPr>
            <w:rStyle w:val="MisparKeta"/>
          </w:rPr>
          <w:t xml:space="preserve">ד. </w:t>
        </w:r>
      </w:ins>
      <w:r w:rsidRPr="00C35A2C">
        <w:rPr>
          <w:rtl/>
        </w:rPr>
        <w:t>כל התדיר מחבירו קודם את חבירו, וכל המקודש מחבירו קודם את חבירו.</w:t>
      </w:r>
    </w:p>
    <w:p w14:paraId="1E64E47C" w14:textId="77777777" w:rsidR="00910F84" w:rsidRPr="00C35A2C" w:rsidRDefault="00910F84" w:rsidP="00910F84">
      <w:pPr>
        <w:pStyle w:val="affb"/>
        <w:rPr>
          <w:rtl/>
        </w:rPr>
      </w:pPr>
      <w:r w:rsidRPr="00C35A2C">
        <w:rPr>
          <w:rtl/>
        </w:rPr>
        <w:t>פר המשיח ופר העדה עומדים - פר המשיח קודם לפר העדה בכל מעשיו.</w:t>
      </w:r>
    </w:p>
    <w:p w14:paraId="1F9E391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14004115" w14:textId="77777777" w:rsidR="00910F84" w:rsidRPr="00C35A2C" w:rsidRDefault="00910F84" w:rsidP="00910F84">
      <w:pPr>
        <w:rPr>
          <w:rFonts w:ascii="FontbitDavid" w:hAnsi="FontbitDavid"/>
          <w:sz w:val="32"/>
          <w:rtl/>
        </w:rPr>
      </w:pPr>
      <w:r w:rsidRPr="00C35A2C">
        <w:rPr>
          <w:rFonts w:ascii="FontbitDavid" w:hAnsi="FontbitDavid"/>
          <w:sz w:val="32"/>
          <w:rtl/>
        </w:rPr>
        <w:t>אביי</w:t>
      </w:r>
      <w:r w:rsidRPr="00C35A2C">
        <w:rPr>
          <w:rFonts w:ascii="FontbitDavid" w:hAnsi="FontbitDavid" w:hint="cs"/>
          <w:sz w:val="32"/>
          <w:rtl/>
        </w:rPr>
        <w:t xml:space="preserve">: </w:t>
      </w:r>
      <w:r w:rsidRPr="00650D98">
        <w:rPr>
          <w:rStyle w:val="afffd"/>
          <w:rFonts w:hint="cs"/>
          <w:rtl/>
        </w:rPr>
        <w:t>ד'</w:t>
      </w:r>
      <w:r w:rsidRPr="00650D98">
        <w:rPr>
          <w:rStyle w:val="afffd"/>
          <w:rtl/>
        </w:rPr>
        <w:t>מלבד עולת הבקר אשר לעולת התמיד</w:t>
      </w:r>
      <w:r w:rsidRPr="00650D98">
        <w:rPr>
          <w:rStyle w:val="afffd"/>
          <w:rFonts w:hint="cs"/>
          <w:rtl/>
        </w:rPr>
        <w:t>'</w:t>
      </w:r>
      <w:r w:rsidRPr="00650D98">
        <w:rPr>
          <w:rStyle w:val="afffd"/>
          <w:rtl/>
        </w:rPr>
        <w:t>,</w:t>
      </w:r>
      <w:r w:rsidRPr="00C35A2C">
        <w:rPr>
          <w:rFonts w:ascii="FontbitDavid" w:hAnsi="FontbitDavid" w:hint="cs"/>
          <w:sz w:val="32"/>
          <w:rtl/>
        </w:rPr>
        <w:t xml:space="preserve"> ה</w:t>
      </w:r>
      <w:r>
        <w:rPr>
          <w:rFonts w:ascii="FontbitDavid" w:hAnsi="FontbitDavid"/>
          <w:sz w:val="32"/>
          <w:rtl/>
        </w:rPr>
        <w:t>"</w:t>
      </w:r>
      <w:r w:rsidRPr="00C35A2C">
        <w:rPr>
          <w:rFonts w:ascii="FontbitDavid" w:hAnsi="FontbitDavid" w:hint="cs"/>
          <w:sz w:val="32"/>
          <w:rtl/>
        </w:rPr>
        <w:t>ק</w:t>
      </w:r>
      <w:r w:rsidRPr="00C35A2C">
        <w:rPr>
          <w:rFonts w:ascii="FontbitDavid" w:hAnsi="FontbitDavid"/>
          <w:sz w:val="32"/>
          <w:rtl/>
        </w:rPr>
        <w:t xml:space="preserve"> רחמנא: כל דתדירה קדמה.</w:t>
      </w:r>
    </w:p>
    <w:p w14:paraId="68CD786D"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2D91D779" w14:textId="77777777" w:rsidR="00910F84" w:rsidRPr="00C35A2C" w:rsidRDefault="00910F84" w:rsidP="00910F84">
      <w:pPr>
        <w:pStyle w:val="afff2"/>
        <w:rPr>
          <w:rtl/>
        </w:rPr>
      </w:pPr>
      <w:ins w:id="9838" w:author="מספור קטעי משנה" w:date="2026-10-06T06:45:26Z">
        <w:r>
          <w:rPr>
            <w:rStyle w:val="MisparKeta"/>
          </w:rPr>
          <w:t xml:space="preserve">ד. </w:t>
        </w:r>
      </w:ins>
      <w:r w:rsidRPr="00C35A2C">
        <w:rPr>
          <w:rtl/>
        </w:rPr>
        <w:t>וכל המקודש מחבירו הוא קודם את חבירו.</w:t>
      </w:r>
    </w:p>
    <w:p w14:paraId="4F0409AF" w14:textId="77777777" w:rsidR="00910F84" w:rsidRPr="00C35A2C" w:rsidRDefault="00910F84" w:rsidP="00910F84">
      <w:pPr>
        <w:rPr>
          <w:rtl/>
        </w:rPr>
      </w:pPr>
      <w:r w:rsidRPr="00C35A2C">
        <w:rPr>
          <w:rtl/>
        </w:rPr>
        <w:t>מדתנא דבי רבי ישמעאל:</w:t>
      </w:r>
      <w:r w:rsidRPr="00FF1C37">
        <w:rPr>
          <w:rStyle w:val="afffd"/>
          <w:rtl/>
        </w:rPr>
        <w:t xml:space="preserve"> </w:t>
      </w:r>
      <w:r w:rsidRPr="00FF1C37">
        <w:rPr>
          <w:rStyle w:val="afffd"/>
          <w:rFonts w:hint="cs"/>
          <w:rtl/>
        </w:rPr>
        <w:t>'</w:t>
      </w:r>
      <w:r w:rsidRPr="00FF1C37">
        <w:rPr>
          <w:rStyle w:val="afffd"/>
          <w:rtl/>
        </w:rPr>
        <w:t>וקדשתו</w:t>
      </w:r>
      <w:r w:rsidRPr="00FF1C37">
        <w:rPr>
          <w:rStyle w:val="afffd"/>
          <w:rFonts w:hint="cs"/>
          <w:rtl/>
        </w:rPr>
        <w:t>'</w:t>
      </w:r>
      <w:r w:rsidRPr="00FF1C37">
        <w:rPr>
          <w:rStyle w:val="afffd"/>
          <w:rtl/>
        </w:rPr>
        <w:t xml:space="preserve"> </w:t>
      </w:r>
      <w:r w:rsidRPr="00C35A2C">
        <w:rPr>
          <w:rtl/>
        </w:rPr>
        <w:t>לכל דבר שבקדושה, לפתוח ראשון, ולברך ראשון, וליטול מנה יפה ראשון.</w:t>
      </w:r>
    </w:p>
    <w:p w14:paraId="68F45869" w14:textId="77777777" w:rsidR="00910F84" w:rsidRPr="00C35A2C" w:rsidRDefault="00910F84" w:rsidP="00910F84">
      <w:pPr>
        <w:pStyle w:val="aff6"/>
        <w:framePr w:wrap="around"/>
        <w:rPr>
          <w:rtl/>
        </w:rPr>
      </w:pPr>
      <w:r w:rsidRPr="00C35A2C">
        <w:rPr>
          <w:rFonts w:hint="cs"/>
          <w:rtl/>
        </w:rPr>
        <w:t xml:space="preserve">יג. </w:t>
      </w:r>
    </w:p>
    <w:p w14:paraId="00F0AC2F" w14:textId="77777777" w:rsidR="00910F84" w:rsidRPr="00C35A2C" w:rsidRDefault="00910F84" w:rsidP="00910F84">
      <w:pPr>
        <w:pStyle w:val="afff2"/>
        <w:rPr>
          <w:rtl/>
        </w:rPr>
      </w:pPr>
      <w:ins w:id="9839" w:author="מספור קטעי משנה" w:date="2026-10-06T06:45:26Z">
        <w:r>
          <w:rPr>
            <w:rStyle w:val="MisparKeta"/>
          </w:rPr>
          <w:t xml:space="preserve">א. </w:t>
        </w:r>
      </w:ins>
      <w:r w:rsidRPr="00C35A2C">
        <w:rPr>
          <w:rtl/>
        </w:rPr>
        <w:t>פר כהן משוח ופר עדה כו'.</w:t>
      </w:r>
    </w:p>
    <w:p w14:paraId="2C0A3A1A" w14:textId="77777777" w:rsidR="00910F84" w:rsidRPr="00C35A2C" w:rsidRDefault="00910F84" w:rsidP="00910F84">
      <w:pPr>
        <w:rPr>
          <w:rFonts w:ascii="FontbitDavid" w:hAnsi="FontbitDavid"/>
          <w:b/>
          <w:bCs/>
          <w:sz w:val="32"/>
          <w:rtl/>
        </w:rPr>
      </w:pPr>
      <w:r w:rsidRPr="00C35A2C">
        <w:rPr>
          <w:rFonts w:ascii="FontbitDavid" w:hAnsi="FontbitDavid" w:hint="cs"/>
          <w:sz w:val="32"/>
          <w:rtl/>
        </w:rPr>
        <w:t>מ</w:t>
      </w:r>
      <w:r w:rsidRPr="00C35A2C">
        <w:rPr>
          <w:rFonts w:ascii="FontbitDavid" w:hAnsi="FontbitDavid"/>
          <w:sz w:val="32"/>
          <w:rtl/>
        </w:rPr>
        <w:t>ד</w:t>
      </w:r>
      <w:r w:rsidRPr="00280F6D">
        <w:rPr>
          <w:rFonts w:ascii="FontbitDavid" w:hAnsi="FontbitDavid"/>
          <w:b/>
          <w:bCs/>
          <w:sz w:val="32"/>
          <w:rtl/>
        </w:rPr>
        <w:t>ת</w:t>
      </w:r>
      <w:r>
        <w:rPr>
          <w:rFonts w:ascii="FontbitDavid" w:hAnsi="FontbitDavid"/>
          <w:b/>
          <w:bCs/>
          <w:sz w:val="32"/>
          <w:rtl/>
        </w:rPr>
        <w:t>"</w:t>
      </w:r>
      <w:r w:rsidRPr="00280F6D">
        <w:rPr>
          <w:rFonts w:ascii="FontbitDavid" w:hAnsi="FontbitDavid"/>
          <w:b/>
          <w:bCs/>
          <w:sz w:val="32"/>
          <w:rtl/>
        </w:rPr>
        <w:t>ר</w:t>
      </w:r>
      <w:r w:rsidRPr="00C35A2C">
        <w:rPr>
          <w:rFonts w:ascii="FontbitDavid" w:hAnsi="FontbitDavid"/>
          <w:sz w:val="32"/>
          <w:rtl/>
        </w:rPr>
        <w:t xml:space="preserve">: </w:t>
      </w:r>
      <w:r w:rsidRPr="00F90100">
        <w:rPr>
          <w:rStyle w:val="afffd"/>
          <w:rFonts w:hint="cs"/>
          <w:rtl/>
        </w:rPr>
        <w:t>'</w:t>
      </w:r>
      <w:r w:rsidRPr="00F90100">
        <w:rPr>
          <w:rStyle w:val="afffd"/>
          <w:rtl/>
        </w:rPr>
        <w:t>ושרף אותו כאשר שרף את הפר הראשון</w:t>
      </w:r>
      <w:r w:rsidRPr="00F90100">
        <w:rPr>
          <w:rStyle w:val="afffd"/>
          <w:rFonts w:hint="cs"/>
          <w:rtl/>
        </w:rPr>
        <w:t>'</w:t>
      </w:r>
      <w:r w:rsidRPr="00F90100">
        <w:rPr>
          <w:rStyle w:val="afffd"/>
          <w:rtl/>
        </w:rPr>
        <w:t xml:space="preserve"> </w:t>
      </w:r>
      <w:r w:rsidRPr="00C35A2C">
        <w:rPr>
          <w:rFonts w:ascii="FontbitDavid" w:hAnsi="FontbitDavid"/>
          <w:sz w:val="32"/>
          <w:rtl/>
        </w:rPr>
        <w:t>שיהא ראשון קודם לפר העדה בכל מעשיו.</w:t>
      </w:r>
    </w:p>
    <w:p w14:paraId="1F63C5AD" w14:textId="77777777" w:rsidR="00910F84" w:rsidRPr="00C35A2C" w:rsidRDefault="00910F84" w:rsidP="00910F84">
      <w:pPr>
        <w:rPr>
          <w:rtl/>
        </w:rPr>
      </w:pPr>
      <w:r w:rsidRPr="00C35A2C">
        <w:rPr>
          <w:rtl/>
        </w:rPr>
        <w:lastRenderedPageBreak/>
        <w:t xml:space="preserve">• </w:t>
      </w:r>
      <w:r w:rsidRPr="00280F6D">
        <w:rPr>
          <w:b/>
          <w:bCs/>
          <w:rtl/>
        </w:rPr>
        <w:t>ת</w:t>
      </w:r>
      <w:r>
        <w:rPr>
          <w:b/>
          <w:bCs/>
          <w:rtl/>
        </w:rPr>
        <w:t>"</w:t>
      </w:r>
      <w:r w:rsidRPr="00280F6D">
        <w:rPr>
          <w:b/>
          <w:bCs/>
          <w:rtl/>
        </w:rPr>
        <w:t>ר</w:t>
      </w:r>
      <w:r w:rsidRPr="00C35A2C">
        <w:rPr>
          <w:rtl/>
        </w:rPr>
        <w:t xml:space="preserve">: פר כהן משיח ופר העדה עומדים - פר כהן משיח קודם לפר העדה בכל מעשיו, הואיל ומשיח מכפר ועדה מתכפרת, דין הוא שיקדים המכפר למתכפר, וכן אומר: </w:t>
      </w:r>
      <w:r w:rsidRPr="00F90100">
        <w:rPr>
          <w:rStyle w:val="afffd"/>
          <w:rFonts w:hint="cs"/>
          <w:rtl/>
        </w:rPr>
        <w:t>'</w:t>
      </w:r>
      <w:r w:rsidRPr="00F90100">
        <w:rPr>
          <w:rStyle w:val="afffd"/>
          <w:rtl/>
        </w:rPr>
        <w:t>וכפר בעדו ובעד ביתו ובעד כל קהל ישראל</w:t>
      </w:r>
      <w:r w:rsidRPr="00F90100">
        <w:rPr>
          <w:rStyle w:val="afffd"/>
          <w:rFonts w:hint="cs"/>
          <w:rtl/>
        </w:rPr>
        <w:t>'</w:t>
      </w:r>
      <w:r w:rsidRPr="00F90100">
        <w:rPr>
          <w:rStyle w:val="afffd"/>
          <w:rtl/>
        </w:rPr>
        <w:t>.</w:t>
      </w:r>
    </w:p>
    <w:p w14:paraId="51A32EBD"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פר העלם דבר של צבור קודם לפר של עבודת כוכבים.</w:t>
      </w:r>
    </w:p>
    <w:p w14:paraId="7C44E348" w14:textId="77777777" w:rsidR="00910F84" w:rsidRPr="00C35A2C" w:rsidRDefault="00910F84" w:rsidP="00910F84">
      <w:pPr>
        <w:rPr>
          <w:rFonts w:ascii="FontbitDavid" w:hAnsi="FontbitDavid"/>
          <w:sz w:val="32"/>
          <w:rtl/>
        </w:rPr>
      </w:pPr>
      <w:r w:rsidRPr="00C35A2C">
        <w:rPr>
          <w:rFonts w:ascii="FontbitDavid" w:hAnsi="FontbitDavid" w:hint="cs"/>
          <w:sz w:val="32"/>
          <w:rtl/>
        </w:rPr>
        <w:t>ד</w:t>
      </w:r>
      <w:r w:rsidRPr="00C35A2C">
        <w:rPr>
          <w:rFonts w:ascii="FontbitDavid" w:hAnsi="FontbitDavid"/>
          <w:sz w:val="32"/>
          <w:rtl/>
        </w:rPr>
        <w:t xml:space="preserve">האי חטאת והאי עולה, ותניא: </w:t>
      </w:r>
      <w:r w:rsidRPr="00F90100">
        <w:rPr>
          <w:rStyle w:val="afffd"/>
          <w:rFonts w:hint="cs"/>
          <w:rtl/>
        </w:rPr>
        <w:t>'</w:t>
      </w:r>
      <w:r w:rsidRPr="00F90100">
        <w:rPr>
          <w:rStyle w:val="afffd"/>
          <w:rtl/>
        </w:rPr>
        <w:t>והקריב את אשר לחטאת ראשונה</w:t>
      </w:r>
      <w:r w:rsidRPr="00F90100">
        <w:rPr>
          <w:rStyle w:val="afffd"/>
          <w:rFonts w:hint="cs"/>
          <w:rtl/>
        </w:rPr>
        <w:t>'</w:t>
      </w:r>
      <w:r w:rsidRPr="00F90100">
        <w:rPr>
          <w:rStyle w:val="afffd"/>
          <w:rtl/>
        </w:rPr>
        <w:t xml:space="preserve"> </w:t>
      </w:r>
      <w:r w:rsidRPr="00C35A2C">
        <w:rPr>
          <w:rFonts w:ascii="FontbitDavid" w:hAnsi="FontbitDavid" w:hint="cs"/>
          <w:sz w:val="32"/>
          <w:rtl/>
        </w:rPr>
        <w:t>וכבר נאמר שהחטאת ראשונה</w:t>
      </w:r>
    </w:p>
    <w:p w14:paraId="79D048C6" w14:textId="77777777" w:rsidR="00910F84" w:rsidRPr="00C35A2C" w:rsidRDefault="00910F84" w:rsidP="00910F84">
      <w:pPr>
        <w:rPr>
          <w:rtl/>
        </w:rPr>
      </w:pPr>
      <w:r w:rsidRPr="00C35A2C">
        <w:rPr>
          <w:rtl/>
        </w:rPr>
        <w:t>אלא זה בנה אב, שיהו כל חטאות קודמות לעולות הבאים עמהם, וקיי</w:t>
      </w:r>
      <w:r>
        <w:rPr>
          <w:rtl/>
        </w:rPr>
        <w:t>"</w:t>
      </w:r>
      <w:r w:rsidRPr="00C35A2C">
        <w:rPr>
          <w:rtl/>
        </w:rPr>
        <w:t>ל דאפילו חטאת העוף קודמת לעולת בהמה.</w:t>
      </w:r>
    </w:p>
    <w:p w14:paraId="4684CB71" w14:textId="77777777" w:rsidR="00910F84" w:rsidRPr="00C35A2C" w:rsidRDefault="00910F84" w:rsidP="00910F84">
      <w:pPr>
        <w:rPr>
          <w:rFonts w:ascii="FontbitDavid" w:hAnsi="FontbitDavid"/>
          <w:b/>
          <w:bCs/>
          <w:sz w:val="32"/>
          <w:rtl/>
        </w:rPr>
      </w:pPr>
      <w:r w:rsidRPr="00C35A2C">
        <w:rPr>
          <w:rFonts w:ascii="FontbitDavid" w:hAnsi="FontbitDavid"/>
          <w:b/>
          <w:bCs/>
          <w:sz w:val="32"/>
          <w:rtl/>
        </w:rPr>
        <w:t>פר עבודת כוכבים קודם לשעיר עבודת כוכבים.</w:t>
      </w:r>
    </w:p>
    <w:p w14:paraId="6F7D7D19" w14:textId="77777777" w:rsidR="00910F84" w:rsidRPr="00C35A2C" w:rsidRDefault="00910F84" w:rsidP="00910F84">
      <w:pPr>
        <w:pStyle w:val="afffa"/>
        <w:rPr>
          <w:rtl/>
        </w:rPr>
      </w:pPr>
      <w:r>
        <w:rPr>
          <w:rtl/>
        </w:rPr>
        <w:t xml:space="preserve">- </w:t>
      </w:r>
      <w:r w:rsidRPr="00C35A2C">
        <w:rPr>
          <w:rFonts w:hint="cs"/>
          <w:rtl/>
        </w:rPr>
        <w:t>ד</w:t>
      </w:r>
      <w:r w:rsidRPr="00C35A2C">
        <w:rPr>
          <w:rtl/>
        </w:rPr>
        <w:t>חטאת עבודת כוכבים חסירא אל</w:t>
      </w:r>
      <w:r>
        <w:rPr>
          <w:rtl/>
        </w:rPr>
        <w:t>"</w:t>
      </w:r>
      <w:r w:rsidRPr="00C35A2C">
        <w:rPr>
          <w:rtl/>
        </w:rPr>
        <w:t>ף, לחטת כתיב.</w:t>
      </w:r>
      <w:r w:rsidRPr="00C35A2C">
        <w:rPr>
          <w:rFonts w:hint="cs"/>
          <w:rtl/>
        </w:rPr>
        <w:t>[לומר שעולה קודמת]</w:t>
      </w:r>
    </w:p>
    <w:p w14:paraId="3C351A20" w14:textId="77777777" w:rsidR="00910F84" w:rsidRPr="00C35A2C" w:rsidRDefault="00910F84" w:rsidP="00910F84">
      <w:pPr>
        <w:pStyle w:val="afffa"/>
        <w:rPr>
          <w:rtl/>
        </w:rPr>
      </w:pPr>
      <w:r>
        <w:rPr>
          <w:rtl/>
        </w:rPr>
        <w:t xml:space="preserve">- </w:t>
      </w:r>
      <w:r w:rsidRPr="00C35A2C">
        <w:rPr>
          <w:rtl/>
        </w:rPr>
        <w:t>רבא אמר:</w:t>
      </w:r>
      <w:r w:rsidRPr="00FF1C37">
        <w:rPr>
          <w:rStyle w:val="afffd"/>
          <w:rtl/>
        </w:rPr>
        <w:t xml:space="preserve"> </w:t>
      </w:r>
      <w:r w:rsidRPr="00FF1C37">
        <w:rPr>
          <w:rStyle w:val="afffd"/>
          <w:rFonts w:hint="cs"/>
          <w:rtl/>
        </w:rPr>
        <w:t>'</w:t>
      </w:r>
      <w:r w:rsidRPr="00FF1C37">
        <w:rPr>
          <w:rStyle w:val="afffd"/>
          <w:rtl/>
        </w:rPr>
        <w:t>כמשפט</w:t>
      </w:r>
      <w:r w:rsidRPr="00FF1C37">
        <w:rPr>
          <w:rStyle w:val="afffd"/>
          <w:rFonts w:hint="cs"/>
          <w:rtl/>
        </w:rPr>
        <w:t>'</w:t>
      </w:r>
      <w:r w:rsidRPr="00FF1C37">
        <w:rPr>
          <w:rStyle w:val="afffd"/>
          <w:rtl/>
        </w:rPr>
        <w:t xml:space="preserve"> </w:t>
      </w:r>
      <w:r w:rsidRPr="00C35A2C">
        <w:rPr>
          <w:rtl/>
        </w:rPr>
        <w:t>כתיב ב</w:t>
      </w:r>
      <w:r w:rsidRPr="00C35A2C">
        <w:rPr>
          <w:rFonts w:hint="cs"/>
          <w:rtl/>
        </w:rPr>
        <w:t>פר ד</w:t>
      </w:r>
      <w:r>
        <w:rPr>
          <w:rFonts w:hint="cs"/>
          <w:rtl/>
        </w:rPr>
        <w:t>עכו</w:t>
      </w:r>
      <w:r>
        <w:rPr>
          <w:rtl/>
        </w:rPr>
        <w:t>"</w:t>
      </w:r>
      <w:r>
        <w:rPr>
          <w:rFonts w:hint="cs"/>
          <w:rtl/>
        </w:rPr>
        <w:t>ם</w:t>
      </w:r>
      <w:r w:rsidRPr="00C35A2C">
        <w:rPr>
          <w:rFonts w:hint="cs"/>
          <w:rtl/>
        </w:rPr>
        <w:t xml:space="preserve"> ובתר כתיבה אזלי' </w:t>
      </w:r>
      <w:r w:rsidRPr="00C35A2C">
        <w:rPr>
          <w:rtl/>
        </w:rPr>
        <w:t>.</w:t>
      </w:r>
    </w:p>
    <w:p w14:paraId="5C3802C8" w14:textId="77777777" w:rsidR="00910F84" w:rsidRPr="00C35A2C" w:rsidRDefault="00910F84" w:rsidP="00910F84">
      <w:pPr>
        <w:rPr>
          <w:rFonts w:ascii="FontbitDavid" w:hAnsi="FontbitDavid"/>
          <w:sz w:val="32"/>
          <w:rtl/>
        </w:rPr>
      </w:pPr>
      <w:r w:rsidRPr="00C35A2C">
        <w:rPr>
          <w:rFonts w:ascii="FontbitDavid" w:hAnsi="FontbitDavid"/>
          <w:b/>
          <w:bCs/>
          <w:sz w:val="32"/>
          <w:rtl/>
        </w:rPr>
        <w:t>שעיר עבודת כוכבים קודם לשעיר נשיא.</w:t>
      </w:r>
      <w:r w:rsidRPr="00C35A2C">
        <w:rPr>
          <w:rFonts w:ascii="FontbitDavid" w:hAnsi="FontbitDavid" w:hint="cs"/>
          <w:b/>
          <w:bCs/>
          <w:sz w:val="32"/>
          <w:rtl/>
        </w:rPr>
        <w:t xml:space="preserve"> - </w:t>
      </w:r>
      <w:r w:rsidRPr="00C35A2C">
        <w:rPr>
          <w:rFonts w:ascii="FontbitDavid" w:hAnsi="FontbitDavid" w:hint="cs"/>
          <w:sz w:val="32"/>
          <w:rtl/>
        </w:rPr>
        <w:t>ד</w:t>
      </w:r>
      <w:r w:rsidRPr="00C35A2C">
        <w:rPr>
          <w:rFonts w:ascii="FontbitDavid" w:hAnsi="FontbitDavid"/>
          <w:sz w:val="32"/>
          <w:rtl/>
        </w:rPr>
        <w:t>האי צבור והאי יחיד.</w:t>
      </w:r>
    </w:p>
    <w:p w14:paraId="6BCFA598" w14:textId="77777777" w:rsidR="00910F84" w:rsidRPr="00C35A2C" w:rsidRDefault="00910F84" w:rsidP="00910F84">
      <w:pPr>
        <w:rPr>
          <w:rFonts w:ascii="FontbitDavid" w:hAnsi="FontbitDavid"/>
          <w:sz w:val="32"/>
          <w:rtl/>
        </w:rPr>
      </w:pPr>
      <w:r w:rsidRPr="00C35A2C">
        <w:rPr>
          <w:rFonts w:ascii="FontbitDavid" w:hAnsi="FontbitDavid"/>
          <w:b/>
          <w:bCs/>
          <w:sz w:val="32"/>
          <w:rtl/>
        </w:rPr>
        <w:t>שעיר נשיא קודם לשעירת יחיד.</w:t>
      </w:r>
      <w:r w:rsidRPr="00C35A2C">
        <w:rPr>
          <w:rFonts w:ascii="FontbitDavid" w:hAnsi="FontbitDavid" w:hint="cs"/>
          <w:b/>
          <w:bCs/>
          <w:sz w:val="32"/>
          <w:rtl/>
        </w:rPr>
        <w:t xml:space="preserve"> </w:t>
      </w:r>
      <w:r w:rsidRPr="00C35A2C">
        <w:rPr>
          <w:rFonts w:ascii="FontbitDavid" w:hAnsi="FontbitDavid" w:hint="cs"/>
          <w:sz w:val="32"/>
          <w:rtl/>
        </w:rPr>
        <w:t>ד</w:t>
      </w:r>
      <w:r w:rsidRPr="00C35A2C">
        <w:rPr>
          <w:rFonts w:ascii="FontbitDavid" w:hAnsi="FontbitDavid"/>
          <w:sz w:val="32"/>
          <w:rtl/>
        </w:rPr>
        <w:t>האי מלך והאי הדיוט.</w:t>
      </w:r>
    </w:p>
    <w:p w14:paraId="1810AA7D" w14:textId="77777777" w:rsidR="00910F84" w:rsidRPr="00C35A2C" w:rsidRDefault="00910F84" w:rsidP="00910F84">
      <w:pPr>
        <w:rPr>
          <w:rFonts w:ascii="FontbitDavid" w:hAnsi="FontbitDavid"/>
          <w:sz w:val="32"/>
          <w:rtl/>
        </w:rPr>
      </w:pPr>
      <w:r w:rsidRPr="00C35A2C">
        <w:rPr>
          <w:rFonts w:ascii="FontbitDavid" w:hAnsi="FontbitDavid"/>
          <w:b/>
          <w:bCs/>
          <w:sz w:val="32"/>
          <w:rtl/>
        </w:rPr>
        <w:t>שעירת יחיד קודמת לכבשת יחיד</w:t>
      </w:r>
      <w:r w:rsidRPr="00C35A2C">
        <w:rPr>
          <w:rFonts w:ascii="FontbitDavid" w:hAnsi="FontbitDavid"/>
          <w:sz w:val="32"/>
          <w:rtl/>
        </w:rPr>
        <w:t>.</w:t>
      </w:r>
      <w:r w:rsidRPr="00C35A2C">
        <w:rPr>
          <w:rFonts w:ascii="FontbitDavid" w:hAnsi="FontbitDavid" w:hint="cs"/>
          <w:sz w:val="32"/>
          <w:rtl/>
        </w:rPr>
        <w:t xml:space="preserve"> </w:t>
      </w:r>
      <w:r w:rsidRPr="00C35A2C">
        <w:rPr>
          <w:rFonts w:ascii="FontbitDavid" w:hAnsi="FontbitDavid"/>
          <w:sz w:val="32"/>
          <w:rtl/>
        </w:rPr>
        <w:t>–</w:t>
      </w:r>
      <w:r w:rsidRPr="00C35A2C">
        <w:rPr>
          <w:rFonts w:ascii="FontbitDavid" w:hAnsi="FontbitDavid" w:hint="cs"/>
          <w:sz w:val="32"/>
          <w:rtl/>
        </w:rPr>
        <w:t xml:space="preserve"> והך ד</w:t>
      </w:r>
      <w:r w:rsidRPr="00C35A2C">
        <w:rPr>
          <w:rFonts w:ascii="FontbitDavid" w:hAnsi="FontbitDavid"/>
          <w:sz w:val="32"/>
          <w:rtl/>
        </w:rPr>
        <w:t>תניא: כבשת יחיד קודמת לשעירת יחיד!</w:t>
      </w:r>
    </w:p>
    <w:p w14:paraId="52693109"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אביי: תנאי היא</w:t>
      </w:r>
      <w:r w:rsidRPr="00C35A2C">
        <w:rPr>
          <w:rFonts w:ascii="FontbitDavid" w:hAnsi="FontbitDavid" w:hint="cs"/>
          <w:sz w:val="32"/>
          <w:rtl/>
        </w:rPr>
        <w:t xml:space="preserve"> </w:t>
      </w:r>
      <w:r w:rsidRPr="00C35A2C">
        <w:rPr>
          <w:rFonts w:ascii="FontbitDavid" w:hAnsi="FontbitDavid"/>
          <w:sz w:val="32"/>
          <w:rtl/>
        </w:rPr>
        <w:tab/>
      </w:r>
      <w:r w:rsidRPr="00C35A2C">
        <w:rPr>
          <w:rFonts w:ascii="FontbitDavid" w:hAnsi="FontbitDavid" w:hint="cs"/>
          <w:sz w:val="32"/>
          <w:rtl/>
        </w:rPr>
        <w:t xml:space="preserve">אי </w:t>
      </w:r>
      <w:r w:rsidRPr="00C35A2C">
        <w:rPr>
          <w:rFonts w:ascii="FontbitDavid" w:hAnsi="FontbitDavid"/>
          <w:sz w:val="32"/>
          <w:rtl/>
        </w:rPr>
        <w:t>שעירה עדיפא, שכן נתרבתה אצל עבודת כוכבים ביחיד;</w:t>
      </w:r>
    </w:p>
    <w:p w14:paraId="288B05E1" w14:textId="77777777" w:rsidR="00910F84" w:rsidRPr="00C35A2C" w:rsidRDefault="00910F84" w:rsidP="00910F84">
      <w:pPr>
        <w:ind w:left="1894" w:firstLine="266"/>
        <w:rPr>
          <w:rFonts w:ascii="FontbitDavid" w:hAnsi="FontbitDavid"/>
          <w:sz w:val="32"/>
          <w:rtl/>
        </w:rPr>
      </w:pPr>
      <w:r w:rsidRPr="00C35A2C">
        <w:rPr>
          <w:rFonts w:ascii="FontbitDavid" w:hAnsi="FontbitDavid" w:hint="cs"/>
          <w:sz w:val="32"/>
          <w:rtl/>
        </w:rPr>
        <w:t xml:space="preserve">אי </w:t>
      </w:r>
      <w:r w:rsidRPr="00C35A2C">
        <w:rPr>
          <w:rFonts w:ascii="FontbitDavid" w:hAnsi="FontbitDavid"/>
          <w:sz w:val="32"/>
          <w:rtl/>
        </w:rPr>
        <w:t>כבשה עדיפא, שכן נתרבתה באליה.</w:t>
      </w:r>
    </w:p>
    <w:p w14:paraId="786D59E2" w14:textId="77777777" w:rsidR="00910F84" w:rsidRPr="00C35A2C" w:rsidRDefault="00910F84" w:rsidP="00910F84">
      <w:pPr>
        <w:rPr>
          <w:rFonts w:ascii="FontbitDavid" w:hAnsi="FontbitDavid"/>
          <w:sz w:val="32"/>
          <w:rtl/>
        </w:rPr>
      </w:pPr>
      <w:r w:rsidRPr="00C35A2C">
        <w:rPr>
          <w:rFonts w:ascii="FontbitDavid" w:hAnsi="FontbitDavid"/>
          <w:sz w:val="32"/>
          <w:rtl/>
        </w:rPr>
        <w:t>עומר קודם לכבש הבא עמו;</w:t>
      </w:r>
      <w:r w:rsidRPr="00C35A2C">
        <w:rPr>
          <w:rFonts w:ascii="FontbitDavid" w:hAnsi="FontbitDavid" w:hint="cs"/>
          <w:sz w:val="32"/>
          <w:rtl/>
        </w:rPr>
        <w:t xml:space="preserve"> </w:t>
      </w:r>
    </w:p>
    <w:p w14:paraId="161E2871" w14:textId="77777777" w:rsidR="00910F84" w:rsidRPr="00C35A2C" w:rsidRDefault="00910F84" w:rsidP="00910F84">
      <w:pPr>
        <w:rPr>
          <w:rFonts w:ascii="FontbitDavid" w:hAnsi="FontbitDavid"/>
          <w:sz w:val="32"/>
          <w:rtl/>
        </w:rPr>
      </w:pPr>
      <w:r w:rsidRPr="00C35A2C">
        <w:rPr>
          <w:rFonts w:ascii="FontbitDavid" w:hAnsi="FontbitDavid"/>
          <w:sz w:val="32"/>
          <w:rtl/>
        </w:rPr>
        <w:t>שתי הלחם קודמים לכבשים הבאים עמהם.</w:t>
      </w:r>
    </w:p>
    <w:p w14:paraId="1E023BEA" w14:textId="77777777" w:rsidR="00910F84" w:rsidRPr="00C35A2C" w:rsidRDefault="00910F84" w:rsidP="00910F84">
      <w:pPr>
        <w:rPr>
          <w:rFonts w:ascii="FontbitDavid" w:hAnsi="FontbitDavid"/>
          <w:sz w:val="32"/>
          <w:rtl/>
        </w:rPr>
      </w:pPr>
      <w:r w:rsidRPr="00C35A2C">
        <w:rPr>
          <w:rFonts w:ascii="FontbitDavid" w:hAnsi="FontbitDavid"/>
          <w:sz w:val="32"/>
          <w:rtl/>
        </w:rPr>
        <w:t>זה הכלל: דבר הבא בגין ליום - קודם לדבר הבא בגין לחם.</w:t>
      </w:r>
    </w:p>
    <w:p w14:paraId="56C130B6"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C769281" w14:textId="77777777" w:rsidR="00910F84" w:rsidRPr="00C35A2C" w:rsidRDefault="00910F84" w:rsidP="00910F84">
      <w:pPr>
        <w:pStyle w:val="affb"/>
        <w:rPr>
          <w:del w:id="20054" w:author="קלוד" w:date="2026-10-06T10:15:28Z"/>
          <w:rtl/>
        </w:rPr>
      </w:pPr>
      <w:ins w:id="9840" w:author="מספור קטעי משנה" w:date="2026-10-06T06:45:26Z">
        <w:del w:id="20052" w:author="קלוד" w:date="2026-10-06T10:15:28Z">
          <w:r>
            <w:rPr>
              <w:rStyle w:val="MisparKeta"/>
            </w:rPr>
            <w:delText xml:space="preserve">ב. </w:delText>
          </w:r>
        </w:del>
      </w:ins>
      <w:del w:id="20053" w:author="קלוד" w:date="2026-10-06T10:15:28Z">
        <w:r w:rsidRPr="00C35A2C">
          <w:rPr>
            <w:rtl/>
          </w:rPr>
          <w:delText xml:space="preserve">מתני'.</w:delText>
        </w:r>
      </w:del>
    </w:p>
    <w:p>
      <w:pPr>
        <w:pStyle w:val="affff4"/>
        <w:rPr>
          <w:ins w:id="20016" w:author="קלוד" w:date="2026-10-06T10:43:31Z"/>
        </w:rPr>
      </w:pPr>
      <w:ins w:id="20015" w:author="קלוד" w:date="2026-10-06T10:43:31Z">
        <w:r>
          <w:t xml:space="preserve">משנה ז</w:t>
        </w:r>
      </w:ins>
    </w:p>
    <w:p w14:paraId="7BDF3746" w14:textId="77777777" w:rsidR="00910F84" w:rsidRPr="00C35A2C" w:rsidRDefault="00910F84" w:rsidP="00910F84">
      <w:pPr>
        <w:pStyle w:val="affb"/>
        <w:rPr>
          <w:rtl/>
        </w:rPr>
      </w:pPr>
      <w:ins w:id="20075" w:author="קלוד" w:date="2026-10-06T10:15:28Z">
        <w:r>
          <w:rPr>
            <w:rStyle w:val="MisparKeta"/>
          </w:rPr>
          <w:t xml:space="preserve">ב. </w:t>
        </w:r>
      </w:ins>
      <w:r w:rsidRPr="00C35A2C">
        <w:rPr>
          <w:rtl/>
        </w:rPr>
        <w:t xml:space="preserve">האיש קודם לאשה - להחיות ולהשב אבדה, </w:t>
      </w:r>
    </w:p>
    <w:p w14:paraId="3D588585" w14:textId="77777777" w:rsidR="00910F84" w:rsidRPr="00C35A2C" w:rsidRDefault="00910F84" w:rsidP="00910F84">
      <w:pPr>
        <w:pStyle w:val="affb"/>
        <w:rPr>
          <w:rtl/>
        </w:rPr>
      </w:pPr>
      <w:r w:rsidRPr="00C35A2C">
        <w:rPr>
          <w:rtl/>
        </w:rPr>
        <w:t>והאשה קודמת לאיש - לכסות ולהוציא מבית השבי.</w:t>
      </w:r>
    </w:p>
    <w:p w14:paraId="08071A5C" w14:textId="77777777" w:rsidR="00910F84" w:rsidRPr="00C35A2C" w:rsidRDefault="00910F84" w:rsidP="00910F84">
      <w:pPr>
        <w:pStyle w:val="affb"/>
        <w:rPr>
          <w:rtl/>
        </w:rPr>
      </w:pPr>
      <w:r w:rsidRPr="00C35A2C">
        <w:rPr>
          <w:rtl/>
        </w:rPr>
        <w:t>בזמן ששניהם עומדים בקלקלה - האיש קודם לאשה.</w:t>
      </w:r>
    </w:p>
    <w:p w14:paraId="138AE323"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52387388"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היה הוא ואביו ורבו בשבי - הוא קודם לרבו, ורבו קודם לאביו, אמו קודמת לכולם.</w:t>
      </w:r>
    </w:p>
    <w:p w14:paraId="5AB4FCA0" w14:textId="77777777" w:rsidR="00910F84" w:rsidRPr="00C35A2C" w:rsidRDefault="00910F84" w:rsidP="00910F84">
      <w:pPr>
        <w:rPr>
          <w:rFonts w:ascii="FontbitDavid" w:hAnsi="FontbitDavid"/>
          <w:sz w:val="32"/>
          <w:rtl/>
        </w:rPr>
      </w:pPr>
      <w:r>
        <w:rPr>
          <w:rFonts w:ascii="FontbitDavid" w:hAnsi="FontbitDavid"/>
          <w:sz w:val="32"/>
          <w:rtl/>
        </w:rPr>
        <w:t xml:space="preserve">חכם קודם למלך ישראל, חכם שמת </w:t>
      </w:r>
      <w:r w:rsidRPr="00C35A2C">
        <w:rPr>
          <w:rFonts w:ascii="FontbitDavid" w:hAnsi="FontbitDavid"/>
          <w:sz w:val="32"/>
          <w:rtl/>
        </w:rPr>
        <w:t>אין לנו כיוצא בו, מלך ישראל שמת</w:t>
      </w:r>
      <w:r>
        <w:rPr>
          <w:rFonts w:ascii="FontbitDavid" w:hAnsi="FontbitDavid"/>
          <w:sz w:val="32"/>
          <w:rtl/>
        </w:rPr>
        <w:t xml:space="preserve"> </w:t>
      </w:r>
      <w:r w:rsidRPr="00C35A2C">
        <w:rPr>
          <w:rFonts w:ascii="FontbitDavid" w:hAnsi="FontbitDavid"/>
          <w:sz w:val="32"/>
          <w:rtl/>
        </w:rPr>
        <w:t>כל ישראל ראוים למלכות.</w:t>
      </w:r>
    </w:p>
    <w:p w14:paraId="6C4C6641"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מלך קודם לכהן גדול, </w:t>
      </w:r>
      <w:r w:rsidRPr="00F90100">
        <w:rPr>
          <w:rStyle w:val="afffd"/>
          <w:rFonts w:hint="cs"/>
          <w:rtl/>
        </w:rPr>
        <w:t>'</w:t>
      </w:r>
      <w:r w:rsidRPr="00F90100">
        <w:rPr>
          <w:rStyle w:val="afffd"/>
          <w:rtl/>
        </w:rPr>
        <w:t>ויאמר המלך להם קחו עמכם את עבדי אדוניכם וגו'.</w:t>
      </w:r>
    </w:p>
    <w:p w14:paraId="49FBCD8A" w14:textId="77777777" w:rsidR="00910F84" w:rsidRPr="00C35A2C" w:rsidRDefault="00910F84" w:rsidP="00910F84">
      <w:pPr>
        <w:rPr>
          <w:rFonts w:ascii="FontbitDavid" w:hAnsi="FontbitDavid"/>
          <w:sz w:val="32"/>
          <w:rtl/>
        </w:rPr>
      </w:pPr>
      <w:r>
        <w:rPr>
          <w:rFonts w:ascii="FontbitDavid" w:hAnsi="FontbitDavid"/>
          <w:sz w:val="32"/>
          <w:rtl/>
        </w:rPr>
        <w:t>כהן גדול קודם לנביא, שנא</w:t>
      </w:r>
      <w:r>
        <w:rPr>
          <w:rFonts w:ascii="FontbitDavid" w:hAnsi="FontbitDavid" w:hint="cs"/>
          <w:sz w:val="32"/>
          <w:rtl/>
        </w:rPr>
        <w:t>'</w:t>
      </w:r>
      <w:r w:rsidRPr="00C35A2C">
        <w:rPr>
          <w:rFonts w:ascii="FontbitDavid" w:hAnsi="FontbitDavid"/>
          <w:sz w:val="32"/>
          <w:rtl/>
        </w:rPr>
        <w:t xml:space="preserve">: </w:t>
      </w:r>
      <w:r w:rsidRPr="00F90100">
        <w:rPr>
          <w:rStyle w:val="afffd"/>
          <w:rFonts w:hint="cs"/>
          <w:rtl/>
        </w:rPr>
        <w:t>'</w:t>
      </w:r>
      <w:r w:rsidRPr="00F90100">
        <w:rPr>
          <w:rStyle w:val="afffd"/>
          <w:rtl/>
        </w:rPr>
        <w:t>ומשח אותו שם צדוק הכהן ונתן הנביא, הקדים צדוק לנתן</w:t>
      </w:r>
      <w:r>
        <w:rPr>
          <w:rStyle w:val="afffd"/>
          <w:rFonts w:hint="cs"/>
          <w:rtl/>
        </w:rPr>
        <w:t>'</w:t>
      </w:r>
      <w:r w:rsidRPr="00F90100">
        <w:rPr>
          <w:rStyle w:val="afffd"/>
          <w:rtl/>
        </w:rPr>
        <w:t>;</w:t>
      </w:r>
    </w:p>
    <w:p w14:paraId="5C08FFC6" w14:textId="77777777" w:rsidR="00910F84" w:rsidRDefault="00910F84" w:rsidP="00910F84">
      <w:pPr>
        <w:ind w:hanging="114"/>
        <w:rPr>
          <w:rFonts w:ascii="FontbitDavid" w:hAnsi="FontbitDavid"/>
          <w:sz w:val="32"/>
          <w:rtl/>
        </w:rPr>
      </w:pPr>
      <w:r w:rsidRPr="00C35A2C">
        <w:rPr>
          <w:rFonts w:ascii="FontbitDavid" w:hAnsi="FontbitDavid"/>
          <w:sz w:val="32"/>
          <w:rtl/>
        </w:rPr>
        <w:t xml:space="preserve">ואומר: </w:t>
      </w:r>
      <w:r>
        <w:rPr>
          <w:rStyle w:val="afffd"/>
          <w:rFonts w:hint="cs"/>
          <w:rtl/>
        </w:rPr>
        <w:t>'</w:t>
      </w:r>
      <w:r w:rsidRPr="00F90100">
        <w:rPr>
          <w:rStyle w:val="afffd"/>
          <w:rtl/>
        </w:rPr>
        <w:t>שמע נא יהושע הכהן הגדול אתה ורעיך וגו'</w:t>
      </w:r>
      <w:r w:rsidRPr="00C35A2C">
        <w:rPr>
          <w:rFonts w:ascii="FontbitDavid" w:hAnsi="FontbitDavid"/>
          <w:sz w:val="32"/>
          <w:rtl/>
        </w:rPr>
        <w:t xml:space="preserve">, </w:t>
      </w:r>
    </w:p>
    <w:p w14:paraId="60492432" w14:textId="77777777" w:rsidR="00910F84" w:rsidRPr="00C35A2C" w:rsidRDefault="00910F84" w:rsidP="00910F84">
      <w:pPr>
        <w:rPr>
          <w:rFonts w:ascii="FontbitDavid" w:hAnsi="FontbitDavid"/>
          <w:sz w:val="32"/>
          <w:rtl/>
        </w:rPr>
      </w:pPr>
      <w:r w:rsidRPr="00C35A2C">
        <w:rPr>
          <w:rFonts w:ascii="FontbitDavid" w:hAnsi="FontbitDavid"/>
          <w:sz w:val="32"/>
          <w:rtl/>
        </w:rPr>
        <w:t>יכול הדיוטות היו? ת</w:t>
      </w:r>
      <w:r>
        <w:rPr>
          <w:rFonts w:ascii="FontbitDavid" w:hAnsi="FontbitDavid"/>
          <w:sz w:val="32"/>
          <w:rtl/>
        </w:rPr>
        <w:t>"</w:t>
      </w:r>
      <w:r w:rsidRPr="00C35A2C">
        <w:rPr>
          <w:rFonts w:ascii="FontbitDavid" w:hAnsi="FontbitDavid"/>
          <w:sz w:val="32"/>
          <w:rtl/>
        </w:rPr>
        <w:t xml:space="preserve">ל: </w:t>
      </w:r>
      <w:r w:rsidRPr="00F90100">
        <w:rPr>
          <w:rStyle w:val="afffd"/>
          <w:rFonts w:hint="cs"/>
          <w:rtl/>
        </w:rPr>
        <w:t>'</w:t>
      </w:r>
      <w:r w:rsidRPr="00F90100">
        <w:rPr>
          <w:rStyle w:val="afffd"/>
          <w:rtl/>
        </w:rPr>
        <w:t>כי אנשי מופת המה</w:t>
      </w:r>
      <w:r w:rsidRPr="00F90100">
        <w:rPr>
          <w:rStyle w:val="afffd"/>
          <w:rFonts w:hint="cs"/>
          <w:rtl/>
        </w:rPr>
        <w:t>'</w:t>
      </w:r>
      <w:r w:rsidRPr="00F90100">
        <w:rPr>
          <w:rStyle w:val="afffd"/>
          <w:rtl/>
        </w:rPr>
        <w:t>,</w:t>
      </w:r>
      <w:r w:rsidRPr="00C35A2C">
        <w:rPr>
          <w:rFonts w:ascii="FontbitDavid" w:hAnsi="FontbitDavid"/>
          <w:sz w:val="32"/>
          <w:rtl/>
        </w:rPr>
        <w:t xml:space="preserve"> ואין מופת אלא נביא, שנא</w:t>
      </w:r>
      <w:r w:rsidRPr="00C35A2C">
        <w:rPr>
          <w:rFonts w:ascii="FontbitDavid" w:hAnsi="FontbitDavid" w:hint="cs"/>
          <w:sz w:val="32"/>
          <w:rtl/>
        </w:rPr>
        <w:t>'</w:t>
      </w:r>
      <w:r w:rsidRPr="00C35A2C">
        <w:rPr>
          <w:rFonts w:ascii="FontbitDavid" w:hAnsi="FontbitDavid"/>
          <w:sz w:val="32"/>
          <w:rtl/>
        </w:rPr>
        <w:t>:</w:t>
      </w:r>
      <w:r w:rsidRPr="00FF1C37">
        <w:rPr>
          <w:rStyle w:val="afffd"/>
          <w:rtl/>
        </w:rPr>
        <w:t xml:space="preserve"> </w:t>
      </w:r>
      <w:r w:rsidRPr="00FF1C37">
        <w:rPr>
          <w:rStyle w:val="afffd"/>
          <w:rFonts w:hint="cs"/>
          <w:rtl/>
        </w:rPr>
        <w:t>'</w:t>
      </w:r>
      <w:r w:rsidRPr="00FF1C37">
        <w:rPr>
          <w:rStyle w:val="afffd"/>
          <w:rtl/>
        </w:rPr>
        <w:t>ונתן אליך אות או מופת</w:t>
      </w:r>
      <w:r w:rsidRPr="00FF1C37">
        <w:rPr>
          <w:rStyle w:val="afffd"/>
          <w:rFonts w:hint="cs"/>
          <w:rtl/>
        </w:rPr>
        <w:t>'</w:t>
      </w:r>
      <w:r w:rsidRPr="00FF1C37">
        <w:rPr>
          <w:rStyle w:val="afffd"/>
          <w:rtl/>
        </w:rPr>
        <w:t>.</w:t>
      </w:r>
    </w:p>
    <w:p w14:paraId="70FE8720" w14:textId="77777777" w:rsidR="00910F84" w:rsidRPr="00C35A2C" w:rsidRDefault="00910F84" w:rsidP="00910F84">
      <w:pPr>
        <w:rPr>
          <w:rFonts w:ascii="FontbitDavid" w:hAnsi="FontbitDavid"/>
          <w:sz w:val="32"/>
          <w:rtl/>
        </w:rPr>
      </w:pPr>
      <w:r w:rsidRPr="00C35A2C">
        <w:rPr>
          <w:rFonts w:ascii="FontbitDavid" w:hAnsi="FontbitDavid"/>
          <w:sz w:val="32"/>
          <w:rtl/>
        </w:rPr>
        <w:t>משוח בשמן המשחה קודם למרובה בגדים;</w:t>
      </w:r>
    </w:p>
    <w:p w14:paraId="6F92C537" w14:textId="77777777" w:rsidR="00910F84" w:rsidRPr="00C35A2C" w:rsidRDefault="00910F84" w:rsidP="00910F84">
      <w:pPr>
        <w:rPr>
          <w:rFonts w:ascii="FontbitDavid" w:hAnsi="FontbitDavid"/>
          <w:sz w:val="32"/>
          <w:rtl/>
        </w:rPr>
      </w:pPr>
      <w:r w:rsidRPr="00C35A2C">
        <w:rPr>
          <w:rFonts w:ascii="FontbitDavid" w:hAnsi="FontbitDavid"/>
          <w:sz w:val="32"/>
          <w:rtl/>
        </w:rPr>
        <w:t>מרובה בגדים קודם למשיח שעבר מחמת קריו;</w:t>
      </w:r>
    </w:p>
    <w:p w14:paraId="6CA4D314" w14:textId="77777777" w:rsidR="00910F84" w:rsidRPr="00C35A2C" w:rsidRDefault="00910F84" w:rsidP="00910F84">
      <w:pPr>
        <w:rPr>
          <w:rFonts w:ascii="FontbitDavid" w:hAnsi="FontbitDavid"/>
          <w:sz w:val="32"/>
          <w:rtl/>
        </w:rPr>
      </w:pPr>
      <w:r w:rsidRPr="00C35A2C">
        <w:rPr>
          <w:rFonts w:ascii="FontbitDavid" w:hAnsi="FontbitDavid"/>
          <w:sz w:val="32"/>
          <w:rtl/>
        </w:rPr>
        <w:t>משיח שעבר מחמת קריו קודם לעבר מחמת מומו;</w:t>
      </w:r>
    </w:p>
    <w:p w14:paraId="0A42891A" w14:textId="77777777" w:rsidR="00910F84" w:rsidRPr="00C35A2C" w:rsidRDefault="00910F84" w:rsidP="00910F84">
      <w:pPr>
        <w:rPr>
          <w:rFonts w:ascii="FontbitDavid" w:hAnsi="FontbitDavid"/>
          <w:sz w:val="32"/>
          <w:rtl/>
        </w:rPr>
      </w:pPr>
      <w:r w:rsidRPr="00C35A2C">
        <w:rPr>
          <w:rFonts w:ascii="FontbitDavid" w:hAnsi="FontbitDavid"/>
          <w:sz w:val="32"/>
          <w:rtl/>
        </w:rPr>
        <w:t>עבר מחמת מומו קודם למשוח מלחמה;</w:t>
      </w:r>
    </w:p>
    <w:p w14:paraId="35924E0A" w14:textId="77777777" w:rsidR="00910F84" w:rsidRPr="00C35A2C" w:rsidRDefault="00910F84" w:rsidP="00910F84">
      <w:pPr>
        <w:rPr>
          <w:rFonts w:ascii="FontbitDavid" w:hAnsi="FontbitDavid"/>
          <w:sz w:val="32"/>
          <w:rtl/>
        </w:rPr>
      </w:pPr>
      <w:r w:rsidRPr="00C35A2C">
        <w:rPr>
          <w:rFonts w:ascii="FontbitDavid" w:hAnsi="FontbitDavid"/>
          <w:sz w:val="32"/>
          <w:rtl/>
        </w:rPr>
        <w:t>משוח מלחמה קודם לסגן;</w:t>
      </w:r>
    </w:p>
    <w:p w14:paraId="48C893D3" w14:textId="77777777" w:rsidR="00910F84" w:rsidRPr="00C35A2C" w:rsidRDefault="00910F84" w:rsidP="00910F84">
      <w:pPr>
        <w:rPr>
          <w:rFonts w:ascii="FontbitDavid" w:hAnsi="FontbitDavid"/>
          <w:sz w:val="32"/>
          <w:rtl/>
        </w:rPr>
      </w:pPr>
      <w:r w:rsidRPr="00C35A2C">
        <w:rPr>
          <w:rFonts w:ascii="FontbitDavid" w:hAnsi="FontbitDavid"/>
          <w:sz w:val="32"/>
          <w:rtl/>
        </w:rPr>
        <w:t>סגן קודם לאמרכל</w:t>
      </w:r>
      <w:r w:rsidRPr="00C35A2C">
        <w:rPr>
          <w:rFonts w:ascii="FontbitDavid" w:hAnsi="FontbitDavid" w:hint="cs"/>
          <w:sz w:val="32"/>
          <w:rtl/>
        </w:rPr>
        <w:t xml:space="preserve"> </w:t>
      </w:r>
      <w:r w:rsidRPr="00C35A2C">
        <w:rPr>
          <w:rFonts w:ascii="FontbitDavid" w:hAnsi="FontbitDavid"/>
          <w:sz w:val="32"/>
          <w:rtl/>
        </w:rPr>
        <w:t>–</w:t>
      </w:r>
      <w:r w:rsidRPr="00C35A2C">
        <w:rPr>
          <w:rFonts w:ascii="FontbitDavid" w:hAnsi="FontbitDavid" w:hint="cs"/>
          <w:sz w:val="32"/>
          <w:rtl/>
        </w:rPr>
        <w:t xml:space="preserve"> אמר כולא ואין משיבין על דבריו</w:t>
      </w:r>
      <w:r w:rsidRPr="00C35A2C">
        <w:rPr>
          <w:rFonts w:ascii="FontbitDavid" w:hAnsi="FontbitDavid"/>
          <w:sz w:val="32"/>
          <w:rtl/>
        </w:rPr>
        <w:t>.</w:t>
      </w:r>
    </w:p>
    <w:p w14:paraId="51DBD659" w14:textId="77777777" w:rsidR="00910F84" w:rsidRPr="00C35A2C" w:rsidRDefault="00910F84" w:rsidP="00910F84">
      <w:pPr>
        <w:rPr>
          <w:rFonts w:ascii="FontbitDavid" w:hAnsi="FontbitDavid"/>
          <w:sz w:val="32"/>
          <w:rtl/>
        </w:rPr>
      </w:pPr>
      <w:r w:rsidRPr="00C35A2C">
        <w:rPr>
          <w:rFonts w:ascii="FontbitDavid" w:hAnsi="FontbitDavid"/>
          <w:sz w:val="32"/>
          <w:rtl/>
        </w:rPr>
        <w:t>אמרכל קודם לגזבר;</w:t>
      </w:r>
    </w:p>
    <w:p w14:paraId="79BB0638" w14:textId="77777777" w:rsidR="00910F84" w:rsidRPr="00C35A2C" w:rsidRDefault="00910F84" w:rsidP="00910F84">
      <w:pPr>
        <w:rPr>
          <w:rFonts w:ascii="FontbitDavid" w:hAnsi="FontbitDavid"/>
          <w:sz w:val="32"/>
          <w:rtl/>
        </w:rPr>
      </w:pPr>
      <w:r w:rsidRPr="00C35A2C">
        <w:rPr>
          <w:rFonts w:ascii="FontbitDavid" w:hAnsi="FontbitDavid"/>
          <w:sz w:val="32"/>
          <w:rtl/>
        </w:rPr>
        <w:t>גזבר קודם לראש משמר;</w:t>
      </w:r>
    </w:p>
    <w:p w14:paraId="16EA9625" w14:textId="77777777" w:rsidR="00910F84" w:rsidRPr="00C35A2C" w:rsidRDefault="00910F84" w:rsidP="00910F84">
      <w:pPr>
        <w:rPr>
          <w:rFonts w:ascii="FontbitDavid" w:hAnsi="FontbitDavid"/>
          <w:sz w:val="32"/>
          <w:rtl/>
        </w:rPr>
      </w:pPr>
      <w:r w:rsidRPr="00C35A2C">
        <w:rPr>
          <w:rFonts w:ascii="FontbitDavid" w:hAnsi="FontbitDavid"/>
          <w:sz w:val="32"/>
          <w:rtl/>
        </w:rPr>
        <w:t>ראש משמר קודם לראש בית אב;</w:t>
      </w:r>
    </w:p>
    <w:p w14:paraId="408ED066" w14:textId="77777777" w:rsidR="00910F84" w:rsidRPr="00C35A2C" w:rsidRDefault="00910F84" w:rsidP="00910F84">
      <w:pPr>
        <w:rPr>
          <w:rFonts w:ascii="FontbitDavid" w:hAnsi="FontbitDavid"/>
          <w:sz w:val="32"/>
          <w:rtl/>
        </w:rPr>
      </w:pPr>
      <w:r w:rsidRPr="00C35A2C">
        <w:rPr>
          <w:rFonts w:ascii="FontbitDavid" w:hAnsi="FontbitDavid"/>
          <w:sz w:val="32"/>
          <w:rtl/>
        </w:rPr>
        <w:t>ראש בית אב קודם לכהן הדיוט.</w:t>
      </w:r>
    </w:p>
    <w:p w14:paraId="41DDB36B" w14:textId="77777777" w:rsidR="00910F84" w:rsidRPr="00C35A2C" w:rsidRDefault="00910F84" w:rsidP="00910F84">
      <w:pPr>
        <w:rPr>
          <w:rFonts w:ascii="FontbitDavid" w:hAnsi="FontbitDavid"/>
          <w:sz w:val="32"/>
          <w:rtl/>
        </w:rPr>
      </w:pPr>
    </w:p>
    <w:p w14:paraId="7138EBF5"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FF3D4F">
        <w:rPr>
          <w:rFonts w:ascii="FontbitDavid" w:hAnsi="FontbitDavid"/>
          <w:b/>
          <w:bCs/>
          <w:sz w:val="32"/>
          <w:rtl/>
        </w:rPr>
        <w:t>איבעיא להו</w:t>
      </w:r>
      <w:r w:rsidRPr="00C35A2C">
        <w:rPr>
          <w:rFonts w:ascii="FontbitDavid" w:hAnsi="FontbitDavid"/>
          <w:sz w:val="32"/>
          <w:rtl/>
        </w:rPr>
        <w:t xml:space="preserve">: לענין טומאה, סגן ומשוח מלחמה איזה מהם קודם? </w:t>
      </w:r>
    </w:p>
    <w:p w14:paraId="2FC0F8E9" w14:textId="77777777" w:rsidR="00910F84" w:rsidRPr="00C35A2C" w:rsidRDefault="00910F84" w:rsidP="00910F84">
      <w:pPr>
        <w:rPr>
          <w:rFonts w:ascii="FontbitDavid" w:hAnsi="FontbitDavid"/>
          <w:sz w:val="32"/>
          <w:rtl/>
        </w:rPr>
      </w:pPr>
      <w:r w:rsidRPr="00C35A2C">
        <w:rPr>
          <w:rFonts w:ascii="FontbitDavid" w:hAnsi="FontbitDavid" w:hint="cs"/>
          <w:sz w:val="32"/>
          <w:rtl/>
        </w:rPr>
        <w:t>מ</w:t>
      </w:r>
      <w:r>
        <w:rPr>
          <w:rFonts w:ascii="FontbitDavid" w:hAnsi="FontbitDavid"/>
          <w:sz w:val="32"/>
          <w:rtl/>
        </w:rPr>
        <w:t>"</w:t>
      </w:r>
      <w:r>
        <w:rPr>
          <w:rFonts w:ascii="FontbitDavid" w:hAnsi="FontbitDavid" w:hint="cs"/>
          <w:sz w:val="32"/>
          <w:rtl/>
        </w:rPr>
        <w:t xml:space="preserve">ז </w:t>
      </w:r>
      <w:r>
        <w:rPr>
          <w:rStyle w:val="affff1"/>
          <w:rFonts w:ascii="FontbitDavid" w:hAnsi="FontbitDavid" w:hint="cs"/>
          <w:sz w:val="32"/>
          <w:rtl/>
          <w:rPrChange w:id="11472" w:author="מנוע אמוראים" w:date="2026-10-05T16:41:56Z">
            <w:rPr>
              <w:rFonts w:ascii="FontbitDavid" w:hAnsi="FontbitDavid" w:hint="cs"/>
              <w:sz w:val="32"/>
              <w:rtl/>
            </w:rPr>
          </w:rPrChange>
        </w:rPr>
        <w:t xml:space="preserve">בדר</w:t>
      </w:r>
      <w:r>
        <w:rPr>
          <w:rStyle w:val="affff1"/>
          <w:rFonts w:ascii="FontbitDavid" w:hAnsi="FontbitDavid"/>
          <w:sz w:val="32"/>
          <w:rtl/>
          <w:rPrChange w:id="1147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74" w:author="מנוע אמוראים" w:date="2026-10-05T16:41:56Z">
            <w:rPr>
              <w:rFonts w:ascii="FontbitDavid" w:hAnsi="FontbitDavid" w:hint="cs"/>
              <w:sz w:val="32"/>
              <w:rtl/>
            </w:rPr>
          </w:rPrChange>
        </w:rPr>
        <w:t xml:space="preserve">נ</w:t>
      </w:r>
      <w:r w:rsidRPr="00C35A2C">
        <w:rPr>
          <w:rFonts w:ascii="FontbitDavid" w:hAnsi="FontbitDavid"/>
          <w:sz w:val="32"/>
          <w:rtl/>
        </w:rPr>
        <w:t>: ת</w:t>
      </w:r>
      <w:r>
        <w:rPr>
          <w:rFonts w:ascii="FontbitDavid" w:hAnsi="FontbitDavid"/>
          <w:sz w:val="32"/>
          <w:rtl/>
        </w:rPr>
        <w:t>"</w:t>
      </w:r>
      <w:r w:rsidRPr="00C35A2C">
        <w:rPr>
          <w:rFonts w:ascii="FontbitDavid" w:hAnsi="FontbitDavid"/>
          <w:sz w:val="32"/>
          <w:rtl/>
        </w:rPr>
        <w:t>ש, דתניא: סגן ומשוח מלחמה שהיו מהלכים בדרך ופגע בהם מת מצוה, מוטב שיטמא משוח מלחמה ואל יטמא סגן, שאם יארע בו פסול בכהן גדול, נכנס הסגן ומשמש תחתיו.</w:t>
      </w:r>
    </w:p>
    <w:p w14:paraId="1919D37F" w14:textId="77777777" w:rsidR="00910F84" w:rsidRPr="00C35A2C" w:rsidRDefault="00910F84" w:rsidP="00910F84">
      <w:pPr>
        <w:rPr>
          <w:rFonts w:ascii="FontbitDavid" w:hAnsi="FontbitDavid"/>
          <w:sz w:val="32"/>
          <w:rtl/>
        </w:rPr>
      </w:pPr>
      <w:r w:rsidRPr="00C35A2C">
        <w:rPr>
          <w:rFonts w:ascii="FontbitDavid" w:hAnsi="FontbitDavid"/>
          <w:sz w:val="32"/>
          <w:rtl/>
        </w:rPr>
        <w:t>והתניא: משוח מלחמה קודם לסגן!</w:t>
      </w:r>
    </w:p>
    <w:p w14:paraId="0ED3623E" w14:textId="77777777" w:rsidR="00910F84" w:rsidRPr="00C35A2C" w:rsidRDefault="00910F84" w:rsidP="00910F84">
      <w:pPr>
        <w:pStyle w:val="afffa"/>
        <w:rPr>
          <w:rtl/>
        </w:rPr>
      </w:pPr>
      <w:r>
        <w:rPr>
          <w:rtl/>
        </w:rPr>
        <w:lastRenderedPageBreak/>
        <w:t xml:space="preserve">- </w:t>
      </w:r>
      <w:r w:rsidRPr="00C35A2C">
        <w:rPr>
          <w:rtl/>
        </w:rPr>
        <w:t>אמר רבינא: כי תניא ההיא - להחיותו.</w:t>
      </w:r>
    </w:p>
    <w:p w14:paraId="5E6C935A"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65DD1B2" w14:textId="77777777" w:rsidR="00910F84" w:rsidRPr="00C35A2C" w:rsidRDefault="00910F84" w:rsidP="00910F84">
      <w:pPr>
        <w:pStyle w:val="affb"/>
        <w:rPr>
          <w:del w:id="20057" w:author="קלוד" w:date="2026-10-06T10:15:28Z"/>
          <w:rtl/>
        </w:rPr>
      </w:pPr>
      <w:ins w:id="9841" w:author="מספור קטעי משנה" w:date="2026-10-06T06:45:26Z">
        <w:del w:id="20055" w:author="קלוד" w:date="2026-10-06T10:15:28Z">
          <w:r>
            <w:rPr>
              <w:rStyle w:val="MisparKeta"/>
            </w:rPr>
            <w:delText xml:space="preserve">ד. </w:delText>
          </w:r>
        </w:del>
      </w:ins>
      <w:del w:id="20056" w:author="קלוד" w:date="2026-10-06T10:15:28Z">
        <w:r w:rsidRPr="00C35A2C">
          <w:rPr>
            <w:rtl/>
          </w:rPr>
          <w:delText xml:space="preserve">מתני'.</w:delText>
        </w:r>
      </w:del>
    </w:p>
    <w:p>
      <w:pPr>
        <w:pStyle w:val="affff4"/>
        <w:rPr>
          <w:ins w:id="20018" w:author="קלוד" w:date="2026-10-06T10:43:31Z"/>
        </w:rPr>
      </w:pPr>
      <w:ins w:id="20017" w:author="קלוד" w:date="2026-10-06T10:43:31Z">
        <w:r>
          <w:t xml:space="preserve">משנה ח</w:t>
        </w:r>
      </w:ins>
    </w:p>
    <w:p w14:paraId="58423FA7" w14:textId="77777777" w:rsidR="00910F84" w:rsidRPr="00C35A2C" w:rsidRDefault="00910F84" w:rsidP="00910F84">
      <w:pPr>
        <w:pStyle w:val="affb"/>
        <w:rPr>
          <w:rtl/>
        </w:rPr>
      </w:pPr>
      <w:ins w:id="20076" w:author="קלוד" w:date="2026-10-06T10:15:28Z">
        <w:r>
          <w:rPr>
            <w:rStyle w:val="MisparKeta"/>
          </w:rPr>
          <w:t xml:space="preserve">ד. </w:t>
        </w:r>
      </w:ins>
      <w:r w:rsidRPr="00C35A2C">
        <w:rPr>
          <w:rtl/>
        </w:rPr>
        <w:t>כהן קודם ללוי, לוי לישראל, ישראל לממזר, וממזר לנתין, ונתין לגר, וגר לעבד משוחרר.</w:t>
      </w:r>
    </w:p>
    <w:p w14:paraId="0090C708" w14:textId="77777777" w:rsidR="00910F84" w:rsidRPr="00C35A2C" w:rsidRDefault="00910F84" w:rsidP="00910F84">
      <w:pPr>
        <w:pStyle w:val="affb"/>
        <w:rPr>
          <w:rtl/>
        </w:rPr>
      </w:pPr>
      <w:r w:rsidRPr="00C35A2C">
        <w:rPr>
          <w:rtl/>
        </w:rPr>
        <w:t>אימתי? בזמן שכולם שוים, אבל אם היה ממזר תלמיד חכם וכהן גדול עם הארץ - ממזר תלמיד חכם קודם לכהן גדול עם הארץ.</w:t>
      </w:r>
    </w:p>
    <w:p w14:paraId="4D303DD2"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EC078CE"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כהן קודם ללוי – </w:t>
      </w:r>
      <w:r w:rsidRPr="0020398E">
        <w:rPr>
          <w:rStyle w:val="afffd"/>
          <w:rFonts w:hint="cs"/>
          <w:rtl/>
        </w:rPr>
        <w:t>'</w:t>
      </w:r>
      <w:r w:rsidRPr="0020398E">
        <w:rPr>
          <w:rStyle w:val="afffd"/>
          <w:rtl/>
        </w:rPr>
        <w:t>בני עמרם אהרן ומשה ויבדל אהרן להקדישו קדש קדשים</w:t>
      </w:r>
      <w:r w:rsidRPr="00C35A2C">
        <w:rPr>
          <w:rFonts w:ascii="FontbitDavid" w:hAnsi="FontbitDavid"/>
          <w:sz w:val="32"/>
          <w:rtl/>
        </w:rPr>
        <w:t>.</w:t>
      </w:r>
    </w:p>
    <w:p w14:paraId="48E76222" w14:textId="77777777" w:rsidR="00910F84" w:rsidRPr="008C024C" w:rsidRDefault="00910F84" w:rsidP="00910F84">
      <w:pPr>
        <w:rPr>
          <w:rStyle w:val="afffd"/>
          <w:rtl/>
        </w:rPr>
      </w:pPr>
      <w:r w:rsidRPr="00C35A2C">
        <w:rPr>
          <w:rFonts w:ascii="FontbitDavid" w:hAnsi="FontbitDavid"/>
          <w:sz w:val="32"/>
          <w:rtl/>
        </w:rPr>
        <w:t xml:space="preserve">לוי קודם לישראל – </w:t>
      </w:r>
      <w:r w:rsidRPr="008C024C">
        <w:rPr>
          <w:rStyle w:val="afffd"/>
          <w:rFonts w:hint="cs"/>
          <w:rtl/>
        </w:rPr>
        <w:t>'</w:t>
      </w:r>
      <w:r w:rsidRPr="008C024C">
        <w:rPr>
          <w:rStyle w:val="afffd"/>
          <w:rtl/>
        </w:rPr>
        <w:t>בעת ההיא הבדיל ה' את שבט הלוי  וגו'.</w:t>
      </w:r>
    </w:p>
    <w:p w14:paraId="6FAC9062" w14:textId="77777777" w:rsidR="00910F84" w:rsidRPr="00C35A2C" w:rsidRDefault="00910F84" w:rsidP="00910F84">
      <w:pPr>
        <w:rPr>
          <w:rFonts w:ascii="FontbitDavid" w:hAnsi="FontbitDavid"/>
          <w:sz w:val="32"/>
          <w:rtl/>
        </w:rPr>
      </w:pPr>
      <w:r w:rsidRPr="00C35A2C">
        <w:rPr>
          <w:rFonts w:ascii="FontbitDavid" w:hAnsi="FontbitDavid"/>
          <w:sz w:val="32"/>
          <w:rtl/>
        </w:rPr>
        <w:t>ישראל קודם לממזר - שזה מיוחס, וזה אינו מיוחס.</w:t>
      </w:r>
    </w:p>
    <w:p w14:paraId="4A2BFE3B" w14:textId="77777777" w:rsidR="00910F84" w:rsidRPr="00C35A2C" w:rsidRDefault="00910F84" w:rsidP="00910F84">
      <w:pPr>
        <w:rPr>
          <w:rFonts w:ascii="FontbitDavid" w:hAnsi="FontbitDavid"/>
          <w:sz w:val="32"/>
          <w:rtl/>
        </w:rPr>
      </w:pPr>
      <w:r w:rsidRPr="00C35A2C">
        <w:rPr>
          <w:rFonts w:ascii="FontbitDavid" w:hAnsi="FontbitDavid"/>
          <w:sz w:val="32"/>
          <w:rtl/>
        </w:rPr>
        <w:t>ממזר קודם לנתין - זה בא מטפה כשרה, וזה בא מטפה פסולה.</w:t>
      </w:r>
    </w:p>
    <w:p w14:paraId="14C4F660" w14:textId="77777777" w:rsidR="00910F84" w:rsidRPr="00C35A2C" w:rsidRDefault="00910F84" w:rsidP="00910F84">
      <w:pPr>
        <w:rPr>
          <w:rFonts w:ascii="FontbitDavid" w:hAnsi="FontbitDavid"/>
          <w:sz w:val="32"/>
          <w:rtl/>
        </w:rPr>
      </w:pPr>
      <w:r w:rsidRPr="00C35A2C">
        <w:rPr>
          <w:rFonts w:ascii="FontbitDavid" w:hAnsi="FontbitDavid"/>
          <w:sz w:val="32"/>
          <w:rtl/>
        </w:rPr>
        <w:t>נתין קודם לגר - זה גדל עמנו בקדושה, וזה לא גדל עמנו בקדושה.</w:t>
      </w:r>
    </w:p>
    <w:p w14:paraId="632C8BA7" w14:textId="77777777" w:rsidR="00910F84" w:rsidRPr="00C35A2C" w:rsidRDefault="00910F84" w:rsidP="00910F84">
      <w:pPr>
        <w:rPr>
          <w:rFonts w:ascii="FontbitDavid" w:hAnsi="FontbitDavid"/>
          <w:sz w:val="32"/>
          <w:rtl/>
        </w:rPr>
      </w:pPr>
      <w:r w:rsidRPr="00C35A2C">
        <w:rPr>
          <w:rFonts w:ascii="FontbitDavid" w:hAnsi="FontbitDavid"/>
          <w:sz w:val="32"/>
          <w:rtl/>
        </w:rPr>
        <w:t>גר קודם לעבד משוחרר - זה היה בכלל ארור, וזה לא היה בכלל ארור.</w:t>
      </w:r>
    </w:p>
    <w:p w14:paraId="3EF66A26"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0E52FD8A" w14:textId="77777777" w:rsidR="00910F84" w:rsidRPr="00C35A2C" w:rsidRDefault="00910F84" w:rsidP="00910F84">
      <w:pPr>
        <w:pStyle w:val="afff2"/>
        <w:rPr>
          <w:rtl/>
        </w:rPr>
      </w:pPr>
      <w:ins w:id="9842" w:author="מספור קטעי משנה" w:date="2026-10-06T06:45:26Z">
        <w:r>
          <w:rPr>
            <w:rStyle w:val="MisparKeta"/>
          </w:rPr>
          <w:t xml:space="preserve">ה. </w:t>
        </w:r>
      </w:ins>
      <w:r w:rsidRPr="00C35A2C">
        <w:rPr>
          <w:rtl/>
        </w:rPr>
        <w:t>אימתי? בזמן שכולן שוין כו'.</w:t>
      </w:r>
    </w:p>
    <w:p w14:paraId="20D5406C" w14:textId="77777777" w:rsidR="00910F84" w:rsidRPr="00C35A2C" w:rsidRDefault="00910F84" w:rsidP="00910F84">
      <w:pPr>
        <w:rPr>
          <w:rFonts w:ascii="FontbitDavid" w:hAnsi="FontbitDavid"/>
          <w:sz w:val="32"/>
          <w:rtl/>
        </w:rPr>
      </w:pPr>
      <w:r w:rsidRPr="00C35A2C">
        <w:rPr>
          <w:rFonts w:ascii="FontbitDavid" w:hAnsi="FontbitDavid" w:hint="cs"/>
          <w:sz w:val="32"/>
          <w:rtl/>
        </w:rPr>
        <w:t>מה</w:t>
      </w:r>
      <w:r>
        <w:rPr>
          <w:rFonts w:ascii="FontbitDavid" w:hAnsi="FontbitDavid"/>
          <w:sz w:val="32"/>
          <w:rtl/>
        </w:rPr>
        <w:t>"</w:t>
      </w:r>
      <w:r w:rsidRPr="00C35A2C">
        <w:rPr>
          <w:rFonts w:ascii="FontbitDavid" w:hAnsi="FontbitDavid" w:hint="cs"/>
          <w:sz w:val="32"/>
          <w:rtl/>
        </w:rPr>
        <w:t xml:space="preserve">מ אראב'י </w:t>
      </w:r>
      <w:r w:rsidRPr="00650D98">
        <w:rPr>
          <w:rStyle w:val="afffd"/>
          <w:rFonts w:hint="cs"/>
          <w:rtl/>
        </w:rPr>
        <w:t>ד'</w:t>
      </w:r>
      <w:r w:rsidRPr="00650D98">
        <w:rPr>
          <w:rStyle w:val="afffd"/>
          <w:rtl/>
        </w:rPr>
        <w:t>יקרה היא מפנינים</w:t>
      </w:r>
      <w:r w:rsidRPr="00650D98">
        <w:rPr>
          <w:rStyle w:val="afffd"/>
          <w:rFonts w:hint="cs"/>
          <w:rtl/>
        </w:rPr>
        <w:t>'</w:t>
      </w:r>
      <w:r w:rsidRPr="00650D98">
        <w:rPr>
          <w:rStyle w:val="afffd"/>
          <w:rtl/>
        </w:rPr>
        <w:t>,</w:t>
      </w:r>
      <w:r w:rsidRPr="00C35A2C">
        <w:rPr>
          <w:rFonts w:ascii="FontbitDavid" w:hAnsi="FontbitDavid"/>
          <w:sz w:val="32"/>
          <w:rtl/>
        </w:rPr>
        <w:t xml:space="preserve"> מכהן גדול שנכנס לפני ולפנים.</w:t>
      </w:r>
    </w:p>
    <w:p w14:paraId="301525EF" w14:textId="77777777" w:rsidR="00910F84" w:rsidRPr="00C35A2C" w:rsidRDefault="00910F84" w:rsidP="00910F84">
      <w:pPr>
        <w:rPr>
          <w:rFonts w:ascii="FontbitDavid" w:hAnsi="FontbitDavid"/>
          <w:sz w:val="32"/>
          <w:rtl/>
        </w:rPr>
      </w:pPr>
      <w:r>
        <w:rPr>
          <w:rFonts w:ascii="FontbitDavid" w:hAnsi="FontbitDavid"/>
          <w:sz w:val="32"/>
          <w:rtl/>
        </w:rPr>
        <w:t xml:space="preserve">תניא, </w:t>
      </w:r>
      <w:r>
        <w:rPr>
          <w:rStyle w:val="affff1"/>
          <w:rFonts w:ascii="FontbitDavid" w:hAnsi="FontbitDavid"/>
          <w:sz w:val="32"/>
          <w:rtl/>
          <w:rPrChange w:id="11475" w:author="מנוע אמוראים" w:date="2026-10-05T16:41:56Z">
            <w:rPr>
              <w:rFonts w:ascii="FontbitDavid" w:hAnsi="FontbitDavid"/>
              <w:sz w:val="32"/>
              <w:rtl/>
            </w:rPr>
          </w:rPrChange>
        </w:rPr>
        <w:t xml:space="preserve">רשב</w:t>
      </w:r>
      <w:r>
        <w:rPr>
          <w:rStyle w:val="affff1"/>
          <w:rFonts w:ascii="FontbitDavid" w:hAnsi="FontbitDavid"/>
          <w:sz w:val="32"/>
          <w:rtl/>
          <w:rPrChange w:id="11476" w:author="מנוע אמוראים" w:date="2026-10-05T16:41:56Z">
            <w:rPr>
              <w:rFonts w:ascii="FontbitDavid" w:hAnsi="FontbitDavid"/>
              <w:sz w:val="32"/>
              <w:rtl/>
            </w:rPr>
          </w:rPrChange>
        </w:rPr>
        <w:t xml:space="preserve">"</w:t>
      </w:r>
      <w:r>
        <w:rPr>
          <w:rStyle w:val="affff1"/>
          <w:rFonts w:ascii="FontbitDavid" w:hAnsi="FontbitDavid"/>
          <w:sz w:val="32"/>
          <w:rtl/>
          <w:rPrChange w:id="11477" w:author="מנוע אמוראים" w:date="2026-10-05T16:41:56Z">
            <w:rPr>
              <w:rFonts w:ascii="FontbitDavid" w:hAnsi="FontbitDavid"/>
              <w:sz w:val="32"/>
              <w:rtl/>
            </w:rPr>
          </w:rPrChange>
        </w:rPr>
        <w:t xml:space="preserve">י</w:t>
      </w:r>
      <w:r>
        <w:rPr>
          <w:rFonts w:ascii="FontbitDavid" w:hAnsi="FontbitDavid"/>
          <w:sz w:val="32"/>
          <w:rtl/>
        </w:rPr>
        <w:t xml:space="preserve"> אומר: בדין הוא שיקדים עבד משוחרר לגר, שזה גדל עמנו בקדושה, וזה לא גדל עמנו בקדושה, אלא זה היה בכלל ארור, וזה לא היה בכלל ארור.</w:t>
      </w:r>
    </w:p>
    <w:p w14:paraId="365D0C3B" w14:textId="77777777" w:rsidR="00910F84" w:rsidRPr="00C35A2C" w:rsidRDefault="00910F84" w:rsidP="00910F84">
      <w:pPr>
        <w:rPr>
          <w:rFonts w:ascii="FontbitDavid" w:hAnsi="FontbitDavid"/>
          <w:sz w:val="32"/>
          <w:rtl/>
        </w:rPr>
      </w:pPr>
      <w:r>
        <w:rPr>
          <w:rFonts w:ascii="FontbitDavid" w:hAnsi="FontbitDavid"/>
          <w:sz w:val="32"/>
          <w:rtl/>
        </w:rPr>
        <w:t xml:space="preserve">שאלו תלמידיו את </w:t>
      </w:r>
      <w:r>
        <w:rPr>
          <w:rStyle w:val="affff1"/>
          <w:rFonts w:ascii="FontbitDavid" w:hAnsi="FontbitDavid"/>
          <w:sz w:val="32"/>
          <w:rtl/>
          <w:rPrChange w:id="11478" w:author="מנוע אמוראים" w:date="2026-10-05T16:41:56Z">
            <w:rPr>
              <w:rFonts w:ascii="FontbitDavid" w:hAnsi="FontbitDavid"/>
              <w:sz w:val="32"/>
              <w:rtl/>
            </w:rPr>
          </w:rPrChange>
        </w:rPr>
        <w:t xml:space="preserve">ר</w:t>
      </w:r>
      <w:r>
        <w:rPr>
          <w:rStyle w:val="affff1"/>
          <w:rFonts w:ascii="FontbitDavid" w:hAnsi="FontbitDavid" w:hint="cs"/>
          <w:sz w:val="32"/>
          <w:rtl/>
          <w:rPrChange w:id="11479" w:author="מנוע אמוראים" w:date="2026-10-05T16:41:56Z">
            <w:rPr>
              <w:rFonts w:ascii="FontbitDavid" w:hAnsi="FontbitDavid" w:hint="cs"/>
              <w:sz w:val="32"/>
              <w:rtl/>
            </w:rPr>
          </w:rPrChange>
        </w:rPr>
        <w:t xml:space="preserve">אב</w:t>
      </w:r>
      <w:r>
        <w:rPr>
          <w:rStyle w:val="affff1"/>
          <w:rFonts w:ascii="FontbitDavid" w:hAnsi="FontbitDavid"/>
          <w:sz w:val="32"/>
          <w:rtl/>
          <w:rPrChange w:id="1148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81" w:author="מנוע אמוראים" w:date="2026-10-05T16:41:56Z">
            <w:rPr>
              <w:rFonts w:ascii="FontbitDavid" w:hAnsi="FontbitDavid" w:hint="cs"/>
              <w:sz w:val="32"/>
              <w:rtl/>
            </w:rPr>
          </w:rPrChange>
        </w:rPr>
        <w:t xml:space="preserve">צ</w:t>
      </w:r>
      <w:r w:rsidRPr="00C35A2C">
        <w:rPr>
          <w:rFonts w:ascii="FontbitDavid" w:hAnsi="FontbitDavid"/>
          <w:sz w:val="32"/>
          <w:rtl/>
        </w:rPr>
        <w:t xml:space="preserve">: מפני מה הכל רצין לישא גיורת, ואין הכל רצין לישא משוחררת? </w:t>
      </w:r>
    </w:p>
    <w:p w14:paraId="2AAAF513" w14:textId="77777777" w:rsidR="00910F84" w:rsidRPr="00C35A2C" w:rsidRDefault="00910F84" w:rsidP="00910F84">
      <w:pPr>
        <w:rPr>
          <w:rFonts w:ascii="FontbitDavid" w:hAnsi="FontbitDavid"/>
          <w:sz w:val="32"/>
          <w:rtl/>
        </w:rPr>
      </w:pPr>
      <w:r w:rsidRPr="00C35A2C">
        <w:rPr>
          <w:rFonts w:ascii="FontbitDavid" w:hAnsi="FontbitDavid"/>
          <w:sz w:val="32"/>
          <w:rtl/>
        </w:rPr>
        <w:t>אמר להם: זו היתה בכלל ארור, וזו לא היתה בכלל ארור.</w:t>
      </w:r>
    </w:p>
    <w:p w14:paraId="7B8891DF" w14:textId="77777777" w:rsidR="00910F84" w:rsidRPr="00C35A2C" w:rsidRDefault="00910F84" w:rsidP="00910F84">
      <w:pPr>
        <w:rPr>
          <w:rFonts w:ascii="FontbitDavid" w:hAnsi="FontbitDavid"/>
          <w:sz w:val="32"/>
          <w:rtl/>
        </w:rPr>
      </w:pPr>
      <w:r w:rsidRPr="00C35A2C">
        <w:rPr>
          <w:rFonts w:ascii="FontbitDavid" w:hAnsi="FontbitDavid"/>
          <w:sz w:val="32"/>
          <w:rtl/>
        </w:rPr>
        <w:t>דבר אחר: זו היתה בחזקת שמור, וזו לא היתה בחזקת שמור.</w:t>
      </w:r>
    </w:p>
    <w:p w14:paraId="41510C27"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שאלו תלמידיו את </w:t>
      </w:r>
      <w:r>
        <w:rPr>
          <w:rStyle w:val="affff1"/>
          <w:rFonts w:ascii="FontbitDavid" w:hAnsi="FontbitDavid"/>
          <w:sz w:val="32"/>
          <w:rtl/>
          <w:rPrChange w:id="11482" w:author="מנוע אמוראים" w:date="2026-10-05T16:41:56Z">
            <w:rPr>
              <w:rFonts w:ascii="FontbitDavid" w:hAnsi="FontbitDavid"/>
              <w:sz w:val="32"/>
              <w:rtl/>
            </w:rPr>
          </w:rPrChange>
        </w:rPr>
        <w:t xml:space="preserve">ר</w:t>
      </w:r>
      <w:r>
        <w:rPr>
          <w:rStyle w:val="affff1"/>
          <w:rFonts w:ascii="FontbitDavid" w:hAnsi="FontbitDavid"/>
          <w:sz w:val="32"/>
          <w:rtl/>
          <w:rPrChange w:id="1148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84" w:author="מנוע אמוראים" w:date="2026-10-05T16:41:56Z">
            <w:rPr>
              <w:rFonts w:ascii="FontbitDavid" w:hAnsi="FontbitDavid" w:hint="cs"/>
              <w:sz w:val="32"/>
              <w:rtl/>
            </w:rPr>
          </w:rPrChange>
        </w:rPr>
        <w:t xml:space="preserve">א</w:t>
      </w:r>
      <w:r w:rsidRPr="00C35A2C">
        <w:rPr>
          <w:rFonts w:ascii="FontbitDavid" w:hAnsi="FontbitDavid"/>
          <w:sz w:val="32"/>
          <w:rtl/>
        </w:rPr>
        <w:t xml:space="preserve">: מפני מה הכלב מכיר את קונו, וחתול אינו מכיר את קונו? </w:t>
      </w:r>
    </w:p>
    <w:p w14:paraId="5D4BFC9F" w14:textId="77777777" w:rsidR="00910F84" w:rsidRPr="00C35A2C" w:rsidRDefault="00910F84" w:rsidP="00910F84">
      <w:pPr>
        <w:rPr>
          <w:rFonts w:ascii="FontbitDavid" w:hAnsi="FontbitDavid"/>
          <w:sz w:val="32"/>
          <w:rtl/>
        </w:rPr>
      </w:pPr>
      <w:r w:rsidRPr="00C35A2C">
        <w:rPr>
          <w:rFonts w:ascii="FontbitDavid" w:hAnsi="FontbitDavid"/>
          <w:sz w:val="32"/>
          <w:rtl/>
        </w:rPr>
        <w:t>אמר להם: ומה האוכל ממה שעכבר אוכל משכח, האוכל עכבר עצמו עאכ</w:t>
      </w:r>
      <w:r>
        <w:rPr>
          <w:rFonts w:ascii="FontbitDavid" w:hAnsi="FontbitDavid"/>
          <w:sz w:val="32"/>
          <w:rtl/>
        </w:rPr>
        <w:t>"</w:t>
      </w:r>
      <w:r w:rsidRPr="00C35A2C">
        <w:rPr>
          <w:rFonts w:ascii="FontbitDavid" w:hAnsi="FontbitDavid"/>
          <w:sz w:val="32"/>
          <w:rtl/>
        </w:rPr>
        <w:t>ו.</w:t>
      </w:r>
    </w:p>
    <w:p w14:paraId="47275267"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שאלו תלמידיו את </w:t>
      </w:r>
      <w:r>
        <w:rPr>
          <w:rStyle w:val="affff1"/>
          <w:rFonts w:ascii="FontbitDavid" w:hAnsi="FontbitDavid"/>
          <w:sz w:val="32"/>
          <w:rtl/>
          <w:rPrChange w:id="11485" w:author="מנוע אמוראים" w:date="2026-10-05T16:41:56Z">
            <w:rPr>
              <w:rFonts w:ascii="FontbitDavid" w:hAnsi="FontbitDavid"/>
              <w:sz w:val="32"/>
              <w:rtl/>
            </w:rPr>
          </w:rPrChange>
        </w:rPr>
        <w:t xml:space="preserve">ר</w:t>
      </w:r>
      <w:r>
        <w:rPr>
          <w:rStyle w:val="affff1"/>
          <w:rFonts w:ascii="FontbitDavid" w:hAnsi="FontbitDavid"/>
          <w:sz w:val="32"/>
          <w:rtl/>
          <w:rPrChange w:id="11486" w:author="מנוע אמוראים" w:date="2026-10-05T16:41:56Z">
            <w:rPr>
              <w:rFonts w:ascii="FontbitDavid" w:hAnsi="FontbitDavid"/>
              <w:sz w:val="32"/>
              <w:rtl/>
            </w:rPr>
          </w:rPrChange>
        </w:rPr>
        <w:t xml:space="preserve">"</w:t>
      </w:r>
      <w:r>
        <w:rPr>
          <w:rStyle w:val="affff1"/>
          <w:rFonts w:ascii="FontbitDavid" w:hAnsi="FontbitDavid"/>
          <w:sz w:val="32"/>
          <w:rtl/>
          <w:rPrChange w:id="11487" w:author="מנוע אמוראים" w:date="2026-10-05T16:41:56Z">
            <w:rPr>
              <w:rFonts w:ascii="FontbitDavid" w:hAnsi="FontbitDavid"/>
              <w:sz w:val="32"/>
              <w:rtl/>
            </w:rPr>
          </w:rPrChange>
        </w:rPr>
        <w:t xml:space="preserve">א</w:t>
      </w:r>
      <w:r>
        <w:rPr>
          <w:rFonts w:ascii="FontbitDavid" w:hAnsi="FontbitDavid"/>
          <w:sz w:val="32"/>
          <w:rtl/>
        </w:rPr>
        <w:t xml:space="preserve">: מפני מה הכל מושלים בעכברים? מפני שסורן רע.</w:t>
      </w:r>
      <w:r w:rsidRPr="00C35A2C">
        <w:rPr>
          <w:rFonts w:ascii="FontbitDavid" w:hAnsi="FontbitDavid" w:hint="cs"/>
          <w:sz w:val="32"/>
          <w:rtl/>
        </w:rPr>
        <w:t xml:space="preserve"> [יצר שלהן </w:t>
      </w:r>
      <w:r w:rsidRPr="00C35A2C">
        <w:rPr>
          <w:rFonts w:ascii="FontbitDavid" w:hAnsi="FontbitDavid"/>
          <w:sz w:val="32"/>
          <w:rtl/>
        </w:rPr>
        <w:t>–</w:t>
      </w:r>
      <w:r w:rsidRPr="00C35A2C">
        <w:rPr>
          <w:rFonts w:ascii="FontbitDavid" w:hAnsi="FontbitDavid" w:hint="cs"/>
          <w:sz w:val="32"/>
          <w:rtl/>
        </w:rPr>
        <w:t xml:space="preserve"> שר שלהן]</w:t>
      </w:r>
    </w:p>
    <w:p w14:paraId="4A910FCF" w14:textId="77777777" w:rsidR="00910F84" w:rsidRPr="00C35A2C" w:rsidRDefault="00910F84" w:rsidP="00910F84">
      <w:pPr>
        <w:ind w:hanging="114"/>
        <w:rPr>
          <w:rFonts w:ascii="FontbitDavid" w:hAnsi="FontbitDavid"/>
          <w:b/>
          <w:bCs/>
          <w:sz w:val="32"/>
          <w:rtl/>
        </w:rPr>
      </w:pPr>
      <w:r>
        <w:rPr>
          <w:rFonts w:ascii="FontbitDavid" w:hAnsi="FontbitDavid" w:hint="cs"/>
          <w:sz w:val="32"/>
          <w:rtl/>
        </w:rPr>
        <w:t xml:space="preserve">רבא: שנושכין אפי' גלימה שאין להן הנאה, מזה </w:t>
      </w:r>
      <w:r>
        <w:rPr>
          <w:rStyle w:val="affff1"/>
          <w:rFonts w:ascii="FontbitDavid" w:hAnsi="FontbitDavid" w:hint="cs"/>
          <w:sz w:val="32"/>
          <w:rtl/>
          <w:rPrChange w:id="1148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48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90" w:author="מנוע אמוראים" w:date="2026-10-05T16:41:56Z">
            <w:rPr>
              <w:rFonts w:ascii="FontbitDavid" w:hAnsi="FontbitDavid" w:hint="cs"/>
              <w:sz w:val="32"/>
              <w:rtl/>
            </w:rPr>
          </w:rPrChange>
        </w:rPr>
        <w:t xml:space="preserve">פ</w:t>
      </w:r>
      <w:r>
        <w:rPr>
          <w:rFonts w:ascii="FontbitDavid" w:hAnsi="FontbitDavid" w:hint="cs"/>
          <w:sz w:val="32"/>
          <w:rtl/>
        </w:rPr>
        <w:t xml:space="preserve"> אפי' מרא [יתד מעדר] </w:t>
      </w:r>
    </w:p>
    <w:p w14:paraId="3A186299" w14:textId="77777777" w:rsidR="00910F84" w:rsidRDefault="00910F84" w:rsidP="00910F84">
      <w:pPr>
        <w:rPr>
          <w:rFonts w:ascii="Fb Fontext" w:hAnsi="Fb Fontext"/>
          <w:b/>
          <w:bCs/>
          <w:rtl/>
        </w:rPr>
      </w:pPr>
    </w:p>
    <w:p w14:paraId="548B5EB9"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חמשה דברים משכחים את הלימוד: האוכל ממה שאוכל עכבר וממה שאוכל חתול, והאוכל לב של בהמה, והרגיל בזיתים, והשותה מים של שיורי רחיצה, והרוחץ רגליו זו על גבי זו;</w:t>
      </w:r>
    </w:p>
    <w:p w14:paraId="01BDC291" w14:textId="77777777" w:rsidR="00910F84" w:rsidRPr="00C35A2C" w:rsidRDefault="00910F84" w:rsidP="00910F84">
      <w:pPr>
        <w:rPr>
          <w:rFonts w:ascii="FontbitDavid" w:hAnsi="FontbitDavid"/>
          <w:sz w:val="32"/>
          <w:rtl/>
        </w:rPr>
      </w:pPr>
      <w:r w:rsidRPr="00C35A2C">
        <w:rPr>
          <w:rFonts w:ascii="FontbitDavid" w:hAnsi="FontbitDavid"/>
          <w:sz w:val="32"/>
          <w:rtl/>
        </w:rPr>
        <w:t>ויש אומרים: אף המניח כליו תחת מראשותיו.</w:t>
      </w:r>
    </w:p>
    <w:p w14:paraId="67DDE29B"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חמשה דברים משיבים את הלימוד: פת פחמין וכל שכן פחמין עצמן, והאוכל ביצה מגולגלת בלא מלח, והרגיל בשמן זית, והרגיל ביין ובשמים, והשותה מים של שיורי עיסה;</w:t>
      </w:r>
    </w:p>
    <w:p w14:paraId="464B3B6A" w14:textId="77777777" w:rsidR="00910F84" w:rsidRPr="00C35A2C" w:rsidRDefault="00910F84" w:rsidP="00910F84">
      <w:pPr>
        <w:rPr>
          <w:rFonts w:ascii="FontbitDavid" w:hAnsi="FontbitDavid"/>
          <w:sz w:val="32"/>
          <w:rtl/>
        </w:rPr>
      </w:pPr>
      <w:r w:rsidRPr="00C35A2C">
        <w:rPr>
          <w:rFonts w:ascii="FontbitDavid" w:hAnsi="FontbitDavid"/>
          <w:sz w:val="32"/>
          <w:rtl/>
        </w:rPr>
        <w:t>וי</w:t>
      </w:r>
      <w:r>
        <w:rPr>
          <w:rFonts w:ascii="FontbitDavid" w:hAnsi="FontbitDavid"/>
          <w:sz w:val="32"/>
          <w:rtl/>
        </w:rPr>
        <w:t>"</w:t>
      </w:r>
      <w:r w:rsidRPr="00C35A2C">
        <w:rPr>
          <w:rFonts w:ascii="FontbitDavid" w:hAnsi="FontbitDavid" w:hint="cs"/>
          <w:sz w:val="32"/>
          <w:rtl/>
        </w:rPr>
        <w:t>א</w:t>
      </w:r>
      <w:r w:rsidRPr="00C35A2C">
        <w:rPr>
          <w:rFonts w:ascii="FontbitDavid" w:hAnsi="FontbitDavid"/>
          <w:sz w:val="32"/>
          <w:rtl/>
        </w:rPr>
        <w:t>: אף הטובל אצבעו במלח ואוכל.</w:t>
      </w:r>
    </w:p>
    <w:p w14:paraId="4F331997" w14:textId="77777777" w:rsidR="00910F84" w:rsidRPr="00C35A2C" w:rsidRDefault="00910F84" w:rsidP="00910F84">
      <w:pPr>
        <w:pStyle w:val="afff2"/>
        <w:rPr>
          <w:rtl/>
        </w:rPr>
      </w:pPr>
      <w:ins w:id="9805" w:author="מספור קטעי משנה" w:date="2026-10-06T10:04:19Z">
        <w:r>
          <w:rPr>
            <w:rStyle w:val="MisparKeta"/>
          </w:rPr>
          <w:t xml:space="preserve">א. </w:t>
        </w:r>
      </w:ins>
      <w:r w:rsidRPr="00C35A2C">
        <w:rPr>
          <w:rtl/>
        </w:rPr>
        <w:t>הרגיל בשמן זית.</w:t>
      </w:r>
    </w:p>
    <w:p w14:paraId="766985A7" w14:textId="77777777" w:rsidR="00910F84" w:rsidRPr="00C35A2C" w:rsidRDefault="00910F84" w:rsidP="00910F84">
      <w:pPr>
        <w:rPr>
          <w:rFonts w:ascii="FontbitDavid" w:hAnsi="FontbitDavid"/>
          <w:sz w:val="32"/>
          <w:rtl/>
        </w:rPr>
      </w:pPr>
      <w:r>
        <w:rPr>
          <w:rFonts w:ascii="FontbitDavid" w:hAnsi="FontbitDavid"/>
          <w:sz w:val="32"/>
          <w:rtl/>
        </w:rPr>
        <w:t xml:space="preserve">מסייע </w:t>
      </w:r>
      <w:r>
        <w:rPr>
          <w:rStyle w:val="affff1"/>
          <w:rFonts w:ascii="FontbitDavid" w:hAnsi="FontbitDavid"/>
          <w:sz w:val="32"/>
          <w:rtl/>
          <w:rPrChange w:id="11491" w:author="מנוע אמוראים" w:date="2026-10-05T16:41:56Z">
            <w:rPr>
              <w:rFonts w:ascii="FontbitDavid" w:hAnsi="FontbitDavid"/>
              <w:sz w:val="32"/>
              <w:rtl/>
            </w:rPr>
          </w:rPrChange>
        </w:rPr>
        <w:t xml:space="preserve">ל</w:t>
      </w:r>
      <w:r>
        <w:rPr>
          <w:rStyle w:val="affff1"/>
          <w:rFonts w:ascii="FontbitDavid" w:hAnsi="FontbitDavid" w:hint="cs"/>
          <w:sz w:val="32"/>
          <w:rtl/>
          <w:rPrChange w:id="11492" w:author="מנוע אמוראים" w:date="2026-10-05T16:41:56Z">
            <w:rPr>
              <w:rFonts w:ascii="FontbitDavid" w:hAnsi="FontbitDavid" w:hint="cs"/>
              <w:sz w:val="32"/>
              <w:rtl/>
            </w:rPr>
          </w:rPrChange>
        </w:rPr>
        <w:t xml:space="preserve">רי</w:t>
      </w:r>
      <w:r>
        <w:rPr>
          <w:rStyle w:val="affff1"/>
          <w:rFonts w:ascii="FontbitDavid" w:hAnsi="FontbitDavid"/>
          <w:sz w:val="32"/>
          <w:rtl/>
          <w:rPrChange w:id="1149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494" w:author="מנוע אמוראים" w:date="2026-10-05T16:41:56Z">
            <w:rPr>
              <w:rFonts w:ascii="FontbitDavid" w:hAnsi="FontbitDavid" w:hint="cs"/>
              <w:sz w:val="32"/>
              <w:rtl/>
            </w:rPr>
          </w:rPrChange>
        </w:rPr>
        <w:t xml:space="preserve">ו</w:t>
      </w:r>
      <w:r w:rsidRPr="00C35A2C">
        <w:rPr>
          <w:rFonts w:ascii="FontbitDavid" w:hAnsi="FontbitDavid"/>
          <w:sz w:val="32"/>
          <w:rtl/>
        </w:rPr>
        <w:t>: כשם שהזית משכח לימוד של שבעים שנה, כך שמן זית משיב לימוד של שבעים שנה.</w:t>
      </w:r>
    </w:p>
    <w:p w14:paraId="493942AA" w14:textId="77777777" w:rsidR="00910F84" w:rsidRPr="00C35A2C" w:rsidRDefault="00910F84" w:rsidP="00910F84">
      <w:pPr>
        <w:rPr>
          <w:rFonts w:ascii="FontbitDavid" w:hAnsi="FontbitDavid"/>
          <w:sz w:val="32"/>
          <w:rtl/>
        </w:rPr>
      </w:pPr>
      <w:r w:rsidRPr="00C35A2C">
        <w:rPr>
          <w:rFonts w:ascii="FontbitDavid" w:hAnsi="FontbitDavid"/>
          <w:sz w:val="32"/>
          <w:rtl/>
        </w:rPr>
        <w:t>והרגיל ביין ובשמים.</w:t>
      </w:r>
    </w:p>
    <w:p w14:paraId="34BF5C49"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מסייע </w:t>
      </w:r>
      <w:r w:rsidRPr="00C35A2C">
        <w:rPr>
          <w:rFonts w:ascii="FontbitDavid" w:hAnsi="FontbitDavid" w:hint="cs"/>
          <w:sz w:val="32"/>
          <w:rtl/>
        </w:rPr>
        <w:t>ל</w:t>
      </w:r>
      <w:r w:rsidRPr="00C35A2C">
        <w:rPr>
          <w:rFonts w:ascii="FontbitDavid" w:hAnsi="FontbitDavid"/>
          <w:sz w:val="32"/>
          <w:rtl/>
        </w:rPr>
        <w:t>רבא: חמרא וריחני פקחין.</w:t>
      </w:r>
    </w:p>
    <w:p w14:paraId="2C441EE8" w14:textId="77777777" w:rsidR="00910F84" w:rsidRPr="00C35A2C" w:rsidRDefault="00910F84" w:rsidP="00910F84">
      <w:pPr>
        <w:pStyle w:val="afffe"/>
        <w:rPr>
          <w:rtl/>
        </w:rPr>
      </w:pPr>
      <w:r w:rsidRPr="00A06291">
        <w:rPr>
          <w:rFonts w:ascii="FontbitDavid" w:hAnsi="FontbitDavid"/>
          <w:sz w:val="32"/>
          <w:rtl/>
        </w:rPr>
        <w:t>׻</w:t>
      </w:r>
      <w:r w:rsidRPr="00C35A2C">
        <w:rPr>
          <w:rFonts w:ascii="FontbitDavid" w:hAnsi="FontbitDavid"/>
          <w:sz w:val="32"/>
          <w:rtl/>
        </w:rPr>
        <w:t xml:space="preserve"> </w:t>
      </w:r>
    </w:p>
    <w:p w14:paraId="4C628193" w14:textId="77777777" w:rsidR="00910F84" w:rsidRDefault="00910F84" w:rsidP="00910F84">
      <w:pPr>
        <w:pStyle w:val="afff2"/>
        <w:rPr>
          <w:rtl/>
        </w:rPr>
      </w:pPr>
      <w:ins w:id="9806" w:author="מספור קטעי משנה" w:date="2026-10-06T10:04:19Z">
        <w:r>
          <w:rPr>
            <w:rStyle w:val="MisparKeta"/>
          </w:rPr>
          <w:t xml:space="preserve">א. </w:t>
        </w:r>
      </w:ins>
      <w:r w:rsidRPr="00C35A2C">
        <w:rPr>
          <w:rtl/>
        </w:rPr>
        <w:t>והטובל אצבעו במלח.</w:t>
      </w:r>
    </w:p>
    <w:p w14:paraId="7A11AF54" w14:textId="77777777" w:rsidR="00910F84" w:rsidRPr="00C35A2C" w:rsidRDefault="00910F84" w:rsidP="00910F84">
      <w:pPr>
        <w:rPr>
          <w:rFonts w:ascii="FontbitDavid" w:hAnsi="FontbitDavid"/>
          <w:sz w:val="32"/>
          <w:rtl/>
        </w:rPr>
      </w:pPr>
      <w:r>
        <w:rPr>
          <w:rtl/>
        </w:rPr>
        <w:t xml:space="preserve">• </w:t>
      </w:r>
      <w:r>
        <w:rPr>
          <w:rStyle w:val="affff1"/>
          <w:rtl/>
          <w:rPrChange w:id="11495" w:author="מנוע אמוראים" w:date="2026-10-05T16:41:56Z">
            <w:rPr>
              <w:rtl/>
            </w:rPr>
          </w:rPrChange>
        </w:rPr>
        <w:t xml:space="preserve">אר</w:t>
      </w:r>
      <w:r>
        <w:rPr>
          <w:rStyle w:val="affff1"/>
          <w:rFonts w:ascii="FontbitDavid" w:hAnsi="FontbitDavid"/>
          <w:sz w:val="32"/>
          <w:rtl/>
          <w:rPrChange w:id="11496" w:author="מנוע אמוראים" w:date="2026-10-05T16:41:56Z">
            <w:rPr>
              <w:rFonts w:ascii="FontbitDavid" w:hAnsi="FontbitDavid"/>
              <w:sz w:val="32"/>
              <w:rtl/>
            </w:rPr>
          </w:rPrChange>
        </w:rPr>
        <w:t xml:space="preserve">"</w:t>
      </w:r>
      <w:r>
        <w:rPr>
          <w:rStyle w:val="affff1"/>
          <w:rFonts w:ascii="FontbitDavid" w:hAnsi="FontbitDavid"/>
          <w:sz w:val="32"/>
          <w:rtl/>
          <w:rPrChange w:id="11497" w:author="מנוע אמוראים" w:date="2026-10-05T16:41:56Z">
            <w:rPr>
              <w:rFonts w:ascii="FontbitDavid" w:hAnsi="FontbitDavid"/>
              <w:sz w:val="32"/>
              <w:rtl/>
            </w:rPr>
          </w:rPrChange>
        </w:rPr>
        <w:t xml:space="preserve">ל</w:t>
      </w:r>
      <w:r>
        <w:rPr>
          <w:rFonts w:ascii="FontbitDavid" w:hAnsi="FontbitDavid"/>
          <w:sz w:val="32"/>
          <w:rtl/>
        </w:rPr>
        <w:t xml:space="preserve">: ובאחת.</w:t>
      </w:r>
    </w:p>
    <w:p w14:paraId="13801BEF" w14:textId="77777777" w:rsidR="00910F84" w:rsidRPr="00C35A2C" w:rsidRDefault="00910F84" w:rsidP="00910F84">
      <w:pPr>
        <w:rPr>
          <w:rFonts w:ascii="FontbitDavid" w:hAnsi="FontbitDavid"/>
          <w:sz w:val="32"/>
          <w:rtl/>
        </w:rPr>
      </w:pPr>
      <w:r w:rsidRPr="00C35A2C">
        <w:rPr>
          <w:rFonts w:ascii="FontbitDavid" w:hAnsi="FontbitDavid"/>
          <w:sz w:val="32"/>
          <w:rtl/>
        </w:rPr>
        <w:t>כתנאי, ר' יהודה אומר: אחת ולא שתים, רבי יוסי אומר: שתים ולא שלש;</w:t>
      </w:r>
    </w:p>
    <w:p w14:paraId="34BC6163" w14:textId="77777777" w:rsidR="00910F84" w:rsidRPr="00C35A2C" w:rsidRDefault="00910F84" w:rsidP="00910F84">
      <w:pPr>
        <w:rPr>
          <w:rFonts w:ascii="FontbitDavid" w:hAnsi="FontbitDavid"/>
          <w:sz w:val="32"/>
          <w:rtl/>
        </w:rPr>
      </w:pPr>
      <w:r w:rsidRPr="00C35A2C">
        <w:rPr>
          <w:rFonts w:ascii="FontbitDavid" w:hAnsi="FontbitDavid"/>
          <w:sz w:val="32"/>
          <w:rtl/>
        </w:rPr>
        <w:t>וסימניך: קמיצה.</w:t>
      </w:r>
    </w:p>
    <w:p w14:paraId="39F0EA55" w14:textId="77777777" w:rsidR="00910F84" w:rsidRPr="00C35A2C" w:rsidRDefault="00910F84" w:rsidP="00910F84">
      <w:pPr>
        <w:rPr>
          <w:rFonts w:ascii="FontbitDavid" w:hAnsi="FontbitDavid"/>
          <w:sz w:val="32"/>
          <w:rtl/>
        </w:rPr>
      </w:pPr>
      <w:r w:rsidRPr="00C35A2C">
        <w:rPr>
          <w:rFonts w:ascii="Fb Fontext" w:hAnsi="Fb Fontext"/>
          <w:rtl/>
        </w:rPr>
        <w:lastRenderedPageBreak/>
        <w:t xml:space="preserve">• </w:t>
      </w:r>
      <w:r w:rsidRPr="00C35A2C">
        <w:rPr>
          <w:rFonts w:ascii="FontbitDavid" w:hAnsi="FontbitDavid"/>
          <w:sz w:val="32"/>
          <w:rtl/>
        </w:rPr>
        <w:t xml:space="preserve">עשרה דברים קשים ללימוד: העובר תחת האפסר הגמל וכל שכן תחת גמל עצמו, </w:t>
      </w:r>
    </w:p>
    <w:p w14:paraId="6A5A90C6"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והעובר בין שני גמלים, </w:t>
      </w:r>
    </w:p>
    <w:p w14:paraId="2F70EA3A"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והעובר בין שתי נשים, </w:t>
      </w:r>
    </w:p>
    <w:p w14:paraId="19D674EF"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והאשה העוברת בין שני אנשים, </w:t>
      </w:r>
    </w:p>
    <w:p w14:paraId="5350C1B3"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והעובר מתחת ריח רע של נבילה, </w:t>
      </w:r>
    </w:p>
    <w:p w14:paraId="5C23D7CD"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והעובר תחת הגשר שלא עברו תחתיו מים מ' יום, </w:t>
      </w:r>
    </w:p>
    <w:p w14:paraId="661AC343"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והאוכל פת שלא בשל כל צרכו, </w:t>
      </w:r>
    </w:p>
    <w:p w14:paraId="2BC1E1D8"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והאוכל בשר מזוהמא ליסטרון, </w:t>
      </w:r>
    </w:p>
    <w:p w14:paraId="4801E2A7"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 xml:space="preserve">והשותה מאמת המים העוברת בבית הקברות, </w:t>
      </w:r>
    </w:p>
    <w:p w14:paraId="0B60E994"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והמסתכל בפני המת;</w:t>
      </w:r>
    </w:p>
    <w:p w14:paraId="1FED7C21" w14:textId="77777777" w:rsidR="00910F84" w:rsidRPr="00C35A2C" w:rsidRDefault="00910F84" w:rsidP="00910F84">
      <w:pPr>
        <w:ind w:left="3788" w:hanging="2938"/>
        <w:rPr>
          <w:rFonts w:ascii="FontbitDavid" w:hAnsi="FontbitDavid"/>
          <w:sz w:val="32"/>
          <w:rtl/>
        </w:rPr>
      </w:pPr>
      <w:r w:rsidRPr="00C35A2C">
        <w:rPr>
          <w:rFonts w:ascii="FontbitDavid" w:hAnsi="FontbitDavid"/>
          <w:sz w:val="32"/>
          <w:rtl/>
        </w:rPr>
        <w:t>ויש אומרים: אף הקורא כתב שעל גבי הקבר.</w:t>
      </w:r>
    </w:p>
    <w:p w14:paraId="74BFBBA7" w14:textId="77777777" w:rsidR="00910F84" w:rsidRPr="00C35A2C" w:rsidRDefault="00910F84" w:rsidP="00910F84">
      <w:pPr>
        <w:pStyle w:val="afffe"/>
        <w:rPr>
          <w:rFonts w:ascii="FontbitDavid" w:hAnsi="FontbitDavid"/>
          <w:rtl/>
        </w:rPr>
      </w:pPr>
      <w:r>
        <w:rPr>
          <w:rtl/>
        </w:rPr>
        <w:t>׹</w:t>
      </w:r>
    </w:p>
    <w:p w14:paraId="7A8EE250" w14:textId="77777777" w:rsidR="00910F84" w:rsidRPr="00C35A2C" w:rsidRDefault="00910F84" w:rsidP="00910F84">
      <w:pPr>
        <w:rPr>
          <w:rFonts w:ascii="FontbitDavid" w:hAnsi="FontbitDavid"/>
          <w:sz w:val="32"/>
          <w:rtl/>
        </w:rPr>
      </w:pPr>
      <w:r w:rsidRPr="00C35A2C">
        <w:rPr>
          <w:rFonts w:ascii="Fb Fontext" w:hAnsi="Fb Fontext"/>
          <w:b/>
          <w:bCs/>
          <w:rtl/>
        </w:rPr>
        <w:t xml:space="preserve">• </w:t>
      </w:r>
      <w:r w:rsidRPr="00C35A2C">
        <w:rPr>
          <w:rFonts w:ascii="FontbitDavid" w:hAnsi="FontbitDavid"/>
          <w:b/>
          <w:bCs/>
          <w:sz w:val="32"/>
          <w:rtl/>
        </w:rPr>
        <w:t>ת</w:t>
      </w:r>
      <w:r>
        <w:rPr>
          <w:rFonts w:ascii="FontbitDavid" w:hAnsi="FontbitDavid"/>
          <w:b/>
          <w:bCs/>
          <w:sz w:val="32"/>
          <w:rtl/>
        </w:rPr>
        <w:t>"</w:t>
      </w:r>
      <w:r w:rsidRPr="00C35A2C">
        <w:rPr>
          <w:rFonts w:ascii="FontbitDavid" w:hAnsi="FontbitDavid"/>
          <w:b/>
          <w:bCs/>
          <w:sz w:val="32"/>
          <w:rtl/>
        </w:rPr>
        <w:t>ר</w:t>
      </w:r>
      <w:r w:rsidRPr="00C35A2C">
        <w:rPr>
          <w:rFonts w:ascii="FontbitDavid" w:hAnsi="FontbitDavid"/>
          <w:sz w:val="32"/>
          <w:rtl/>
        </w:rPr>
        <w:t>: כשהנשיא נכנס, כל העם עומדים, ואין יושבים עד שאומר להם: שבו;</w:t>
      </w:r>
    </w:p>
    <w:p w14:paraId="568CFF96" w14:textId="77777777" w:rsidR="00910F84" w:rsidRPr="00C35A2C" w:rsidRDefault="00910F84" w:rsidP="00910F84">
      <w:pPr>
        <w:rPr>
          <w:rFonts w:ascii="FontbitDavid" w:hAnsi="FontbitDavid"/>
          <w:sz w:val="32"/>
          <w:rtl/>
        </w:rPr>
      </w:pPr>
      <w:r w:rsidRPr="00C35A2C">
        <w:rPr>
          <w:rFonts w:ascii="FontbitDavid" w:hAnsi="FontbitDavid"/>
          <w:sz w:val="32"/>
          <w:rtl/>
        </w:rPr>
        <w:t>כשאב ב</w:t>
      </w:r>
      <w:r>
        <w:rPr>
          <w:rFonts w:ascii="FontbitDavid" w:hAnsi="FontbitDavid"/>
          <w:sz w:val="32"/>
          <w:rtl/>
        </w:rPr>
        <w:t>"</w:t>
      </w:r>
      <w:r w:rsidRPr="00C35A2C">
        <w:rPr>
          <w:rFonts w:ascii="FontbitDavid" w:hAnsi="FontbitDavid"/>
          <w:sz w:val="32"/>
          <w:rtl/>
        </w:rPr>
        <w:t>ד נכנס, עושים לו שורה אחת מכאן ושורה אחת מכאן עד שישב במקומו;</w:t>
      </w:r>
    </w:p>
    <w:p w14:paraId="7A360650" w14:textId="77777777" w:rsidR="00910F84" w:rsidRPr="00C35A2C" w:rsidRDefault="00910F84" w:rsidP="00910F84">
      <w:pPr>
        <w:rPr>
          <w:rFonts w:ascii="FontbitDavid" w:hAnsi="FontbitDavid"/>
          <w:sz w:val="32"/>
          <w:rtl/>
        </w:rPr>
      </w:pPr>
      <w:r w:rsidRPr="00C35A2C">
        <w:rPr>
          <w:rFonts w:ascii="FontbitDavid" w:hAnsi="FontbitDavid"/>
          <w:sz w:val="32"/>
          <w:rtl/>
        </w:rPr>
        <w:t>כשחכם נכנס, אחד עומד ואחד יושב עד שישב במקומו.</w:t>
      </w:r>
    </w:p>
    <w:p w14:paraId="059D2FB1" w14:textId="77777777" w:rsidR="00910F84" w:rsidRPr="00C35A2C" w:rsidRDefault="00910F84" w:rsidP="00910F84">
      <w:pPr>
        <w:rPr>
          <w:rFonts w:ascii="FontbitDavid" w:hAnsi="FontbitDavid"/>
          <w:sz w:val="32"/>
          <w:rtl/>
        </w:rPr>
      </w:pPr>
      <w:r w:rsidRPr="00C35A2C">
        <w:rPr>
          <w:rFonts w:ascii="FontbitDavid" w:hAnsi="FontbitDavid"/>
          <w:sz w:val="32"/>
          <w:rtl/>
        </w:rPr>
        <w:t>בני חכמים ות</w:t>
      </w:r>
      <w:r>
        <w:rPr>
          <w:rFonts w:ascii="FontbitDavid" w:hAnsi="FontbitDavid"/>
          <w:sz w:val="32"/>
          <w:rtl/>
        </w:rPr>
        <w:t>"</w:t>
      </w:r>
      <w:r w:rsidRPr="00C35A2C">
        <w:rPr>
          <w:rFonts w:ascii="FontbitDavid" w:hAnsi="FontbitDavid" w:hint="cs"/>
          <w:sz w:val="32"/>
          <w:rtl/>
        </w:rPr>
        <w:t>ח</w:t>
      </w:r>
      <w:r w:rsidRPr="00C35A2C">
        <w:rPr>
          <w:rFonts w:ascii="FontbitDavid" w:hAnsi="FontbitDavid"/>
          <w:sz w:val="32"/>
          <w:rtl/>
        </w:rPr>
        <w:t>, בזמן שרבים צריכים להם - מ</w:t>
      </w:r>
      <w:r>
        <w:rPr>
          <w:rFonts w:ascii="FontbitDavid" w:hAnsi="FontbitDavid"/>
          <w:sz w:val="32"/>
          <w:rtl/>
        </w:rPr>
        <w:t xml:space="preserve">פסיעין על ראשי העם, יצא לצורך </w:t>
      </w:r>
      <w:r w:rsidRPr="00C35A2C">
        <w:rPr>
          <w:rFonts w:ascii="FontbitDavid" w:hAnsi="FontbitDavid"/>
          <w:sz w:val="32"/>
          <w:rtl/>
        </w:rPr>
        <w:t>יכנס וישב במקומו.</w:t>
      </w:r>
    </w:p>
    <w:p w14:paraId="7A3B39E4" w14:textId="77777777" w:rsidR="00910F84" w:rsidRDefault="00910F84" w:rsidP="00910F84">
      <w:pPr>
        <w:rPr>
          <w:rFonts w:ascii="FontbitDavid" w:hAnsi="FontbitDavid"/>
          <w:sz w:val="32"/>
          <w:rtl/>
        </w:rPr>
      </w:pPr>
      <w:r w:rsidRPr="00C35A2C">
        <w:rPr>
          <w:rFonts w:ascii="FontbitDavid" w:hAnsi="FontbitDavid"/>
          <w:sz w:val="32"/>
          <w:rtl/>
        </w:rPr>
        <w:t>בני ת</w:t>
      </w:r>
      <w:r>
        <w:rPr>
          <w:rFonts w:ascii="FontbitDavid" w:hAnsi="FontbitDavid"/>
          <w:sz w:val="32"/>
          <w:rtl/>
        </w:rPr>
        <w:t>"</w:t>
      </w:r>
      <w:r w:rsidRPr="00C35A2C">
        <w:rPr>
          <w:rFonts w:ascii="FontbitDavid" w:hAnsi="FontbitDavid"/>
          <w:sz w:val="32"/>
          <w:rtl/>
        </w:rPr>
        <w:t xml:space="preserve">ח שממונים אביהם פרנס על הצבור, </w:t>
      </w:r>
    </w:p>
    <w:p w14:paraId="4D28E08E" w14:textId="77777777" w:rsidR="00910F84" w:rsidRDefault="00910F84" w:rsidP="00910F84">
      <w:pPr>
        <w:ind w:hanging="114"/>
        <w:rPr>
          <w:rFonts w:ascii="FontbitDavid" w:hAnsi="FontbitDavid"/>
          <w:sz w:val="32"/>
          <w:rtl/>
        </w:rPr>
      </w:pPr>
      <w:r w:rsidRPr="00C35A2C">
        <w:rPr>
          <w:rFonts w:ascii="FontbitDavid" w:hAnsi="FontbitDavid"/>
          <w:sz w:val="32"/>
          <w:rtl/>
        </w:rPr>
        <w:t xml:space="preserve">בזמן שיש להם דעת לשמוע  נכנסים ויושבים לפני אביהם ואחוריהם כלפי העם, </w:t>
      </w:r>
    </w:p>
    <w:p w14:paraId="343B83D3" w14:textId="77777777" w:rsidR="00910F84" w:rsidRPr="00C35A2C" w:rsidRDefault="00910F84" w:rsidP="00910F84">
      <w:pPr>
        <w:ind w:hanging="114"/>
        <w:rPr>
          <w:rFonts w:ascii="FontbitDavid" w:hAnsi="FontbitDavid"/>
          <w:sz w:val="32"/>
          <w:rtl/>
        </w:rPr>
      </w:pPr>
      <w:r w:rsidRPr="00C35A2C">
        <w:rPr>
          <w:rFonts w:ascii="FontbitDavid" w:hAnsi="FontbitDavid"/>
          <w:sz w:val="32"/>
          <w:rtl/>
        </w:rPr>
        <w:t>בזמן שאין להם דעת לשמוע - נכנסים ויושבים לפני אביהם ופניהם כלפי העם.</w:t>
      </w:r>
    </w:p>
    <w:p w14:paraId="6A3D0021"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sz w:val="32"/>
          <w:rtl/>
          <w:rPrChange w:id="11498" w:author="מנוע אמוראים" w:date="2026-10-05T16:41:56Z">
            <w:rPr>
              <w:rFonts w:ascii="FontbitDavid" w:hAnsi="FontbitDavid"/>
              <w:sz w:val="32"/>
              <w:rtl/>
            </w:rPr>
          </w:rPrChange>
        </w:rPr>
        <w:t xml:space="preserve">ר</w:t>
      </w:r>
      <w:r>
        <w:rPr>
          <w:rStyle w:val="affff1"/>
          <w:rFonts w:ascii="FontbitDavid" w:hAnsi="FontbitDavid" w:hint="cs"/>
          <w:sz w:val="32"/>
          <w:rtl/>
          <w:rPrChange w:id="11499" w:author="מנוע אמוראים" w:date="2026-10-05T16:41:56Z">
            <w:rPr>
              <w:rFonts w:ascii="FontbitDavid" w:hAnsi="FontbitDavid" w:hint="cs"/>
              <w:sz w:val="32"/>
              <w:rtl/>
            </w:rPr>
          </w:rPrChange>
        </w:rPr>
        <w:t xml:space="preserve">אב</w:t>
      </w:r>
      <w:r>
        <w:rPr>
          <w:rStyle w:val="affff1"/>
          <w:rFonts w:ascii="FontbitDavid" w:hAnsi="FontbitDavid"/>
          <w:sz w:val="32"/>
          <w:rtl/>
          <w:rPrChange w:id="1150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01" w:author="מנוע אמוראים" w:date="2026-10-05T16:41:56Z">
            <w:rPr>
              <w:rFonts w:ascii="FontbitDavid" w:hAnsi="FontbitDavid" w:hint="cs"/>
              <w:sz w:val="32"/>
              <w:rtl/>
            </w:rPr>
          </w:rPrChange>
        </w:rPr>
        <w:t xml:space="preserve">צ</w:t>
      </w:r>
      <w:r w:rsidRPr="00C35A2C">
        <w:rPr>
          <w:rFonts w:ascii="FontbitDavid" w:hAnsi="FontbitDavid"/>
          <w:sz w:val="32"/>
          <w:rtl/>
        </w:rPr>
        <w:t>: אף בבית המשתה עושים אותם סניפין.</w:t>
      </w:r>
    </w:p>
    <w:p w14:paraId="413AE0F5" w14:textId="77777777" w:rsidR="00910F84" w:rsidRDefault="00910F84" w:rsidP="00910F84">
      <w:pPr>
        <w:rPr>
          <w:rFonts w:ascii="FontbitDavid" w:hAnsi="FontbitDavid"/>
          <w:sz w:val="32"/>
          <w:rtl/>
        </w:rPr>
      </w:pPr>
    </w:p>
    <w:p w14:paraId="0AD4F139" w14:textId="77777777" w:rsidR="00910F84" w:rsidRDefault="00910F84" w:rsidP="00910F84">
      <w:pPr>
        <w:rPr>
          <w:rFonts w:ascii="FontbitDavid" w:hAnsi="FontbitDavid"/>
          <w:sz w:val="32"/>
          <w:rtl/>
        </w:rPr>
      </w:pPr>
      <w:r w:rsidRPr="00C35A2C">
        <w:rPr>
          <w:rFonts w:ascii="FontbitDavid" w:hAnsi="FontbitDavid"/>
          <w:sz w:val="32"/>
          <w:rtl/>
        </w:rPr>
        <w:t>יצא לצורך - נכנס ויושב במקומו.</w:t>
      </w:r>
    </w:p>
    <w:p w14:paraId="2636BF7F" w14:textId="77777777" w:rsidR="00910F84" w:rsidRPr="00C35A2C" w:rsidRDefault="00910F84" w:rsidP="00910F84">
      <w:pPr>
        <w:rPr>
          <w:rFonts w:ascii="FontbitDavid" w:hAnsi="FontbitDavid"/>
          <w:sz w:val="32"/>
          <w:rtl/>
        </w:rPr>
      </w:pPr>
      <w:r>
        <w:rPr>
          <w:rFonts w:ascii="FontbitDavid" w:hAnsi="FontbitDavid"/>
          <w:sz w:val="32"/>
          <w:rtl/>
        </w:rPr>
        <w:t xml:space="preserve">• </w:t>
      </w:r>
      <w:r>
        <w:rPr>
          <w:rStyle w:val="affff1"/>
          <w:rFonts w:ascii="FontbitDavid" w:hAnsi="FontbitDavid"/>
          <w:sz w:val="32"/>
          <w:rtl/>
          <w:rPrChange w:id="11502" w:author="מנוע אמוראים" w:date="2026-10-05T16:41:56Z">
            <w:rPr>
              <w:rFonts w:ascii="FontbitDavid" w:hAnsi="FontbitDavid"/>
              <w:sz w:val="32"/>
              <w:rtl/>
            </w:rPr>
          </w:rPrChange>
        </w:rPr>
        <w:t xml:space="preserve">אר"</w:t>
      </w:r>
      <w:r>
        <w:rPr>
          <w:rStyle w:val="affff1"/>
          <w:rFonts w:ascii="FontbitDavid" w:hAnsi="FontbitDavid" w:hint="cs"/>
          <w:sz w:val="32"/>
          <w:rtl/>
          <w:rPrChange w:id="11503" w:author="מנוע אמוראים" w:date="2026-10-05T16:41:56Z">
            <w:rPr>
              <w:rFonts w:ascii="FontbitDavid" w:hAnsi="FontbitDavid" w:hint="cs"/>
              <w:sz w:val="32"/>
              <w:rtl/>
            </w:rPr>
          </w:rPrChange>
        </w:rPr>
        <w:t xml:space="preserve">פ</w:t>
      </w:r>
      <w:r w:rsidRPr="00C35A2C">
        <w:rPr>
          <w:rFonts w:ascii="FontbitDavid" w:hAnsi="FontbitDavid"/>
          <w:sz w:val="32"/>
          <w:rtl/>
        </w:rPr>
        <w:t xml:space="preserve">: לא אמרו אלא לקטנים, אבל לגדולים לא, </w:t>
      </w:r>
      <w:r w:rsidRPr="00C35A2C">
        <w:rPr>
          <w:rFonts w:ascii="FontbitDavid" w:hAnsi="FontbitDavid" w:hint="cs"/>
          <w:sz w:val="32"/>
          <w:rtl/>
        </w:rPr>
        <w:t xml:space="preserve">שהיה להם לבדוק עצמן קודם </w:t>
      </w:r>
    </w:p>
    <w:p w14:paraId="1D5D2FEC" w14:textId="77777777" w:rsidR="00910F84" w:rsidRPr="00C35A2C" w:rsidRDefault="00910F84" w:rsidP="00910F84">
      <w:pPr>
        <w:ind w:firstLine="266"/>
        <w:rPr>
          <w:rFonts w:ascii="FontbitDavid" w:hAnsi="FontbitDavid"/>
          <w:sz w:val="32"/>
          <w:rtl/>
        </w:rPr>
      </w:pPr>
      <w:r>
        <w:rPr>
          <w:rStyle w:val="affff1"/>
          <w:rFonts w:ascii="FontbitDavid" w:hAnsi="FontbitDavid" w:hint="cs"/>
          <w:sz w:val="32"/>
          <w:rtl/>
          <w:rPrChange w:id="11504" w:author="מנוע אמוראים" w:date="2026-10-05T16:41:56Z">
            <w:rPr>
              <w:rFonts w:ascii="FontbitDavid" w:hAnsi="FontbitDavid" w:hint="cs"/>
              <w:sz w:val="32"/>
              <w:rtl/>
            </w:rPr>
          </w:rPrChange>
        </w:rPr>
        <w:t xml:space="preserve">דאריא</w:t>
      </w:r>
      <w:r>
        <w:rPr>
          <w:rStyle w:val="affff1"/>
          <w:rFonts w:ascii="FontbitDavid" w:hAnsi="FontbitDavid"/>
          <w:sz w:val="32"/>
          <w:rtl/>
          <w:rPrChange w:id="1150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06" w:author="מנוע אמוראים" w:date="2026-10-05T16:41:56Z">
            <w:rPr>
              <w:rFonts w:ascii="FontbitDavid" w:hAnsi="FontbitDavid" w:hint="cs"/>
              <w:sz w:val="32"/>
              <w:rtl/>
            </w:rPr>
          </w:rPrChange>
        </w:rPr>
        <w:t xml:space="preserve">ר</w:t>
      </w:r>
      <w:r>
        <w:rPr>
          <w:rFonts w:ascii="FontbitDavid" w:hAnsi="FontbitDavid" w:hint="cs"/>
          <w:sz w:val="32"/>
          <w:rtl/>
        </w:rPr>
        <w:t xml:space="preserve">:</w:t>
      </w:r>
      <w:r w:rsidRPr="00C35A2C">
        <w:rPr>
          <w:rFonts w:ascii="FontbitDavid" w:hAnsi="FontbitDavid"/>
          <w:sz w:val="32"/>
          <w:rtl/>
        </w:rPr>
        <w:t xml:space="preserve"> לעולם ילמד אדם עצמו להשכים ולהעריב, כדי שלא יתרחק.</w:t>
      </w:r>
    </w:p>
    <w:p w14:paraId="1B0440D6" w14:textId="77777777" w:rsidR="00910F84" w:rsidRPr="00C35A2C" w:rsidRDefault="00910F84" w:rsidP="00910F84">
      <w:pPr>
        <w:rPr>
          <w:rFonts w:ascii="FontbitDavid" w:hAnsi="FontbitDavid"/>
          <w:sz w:val="32"/>
          <w:rtl/>
        </w:rPr>
      </w:pPr>
      <w:r w:rsidRPr="00C35A2C">
        <w:rPr>
          <w:rFonts w:ascii="FontbitDavid" w:hAnsi="FontbitDavid"/>
          <w:sz w:val="32"/>
          <w:rtl/>
        </w:rPr>
        <w:t>רבא: האידנא דחלשא עלמא, אפילו לגדולים נמי.</w:t>
      </w:r>
    </w:p>
    <w:p w14:paraId="0D380BE4" w14:textId="77777777" w:rsidR="00910F84" w:rsidRPr="00C35A2C" w:rsidRDefault="00910F84" w:rsidP="00910F84">
      <w:pPr>
        <w:rPr>
          <w:rFonts w:ascii="FontbitDavid" w:hAnsi="FontbitDavid"/>
          <w:b/>
          <w:bCs/>
          <w:sz w:val="32"/>
          <w:rtl/>
        </w:rPr>
      </w:pPr>
      <w:r w:rsidRPr="00C35A2C">
        <w:rPr>
          <w:rFonts w:ascii="Fb Fontext" w:hAnsi="Fb Fontext"/>
          <w:b/>
          <w:bCs/>
          <w:rtl/>
        </w:rPr>
        <w:t xml:space="preserve">• </w:t>
      </w:r>
      <w:r>
        <w:rPr>
          <w:rStyle w:val="affff1"/>
          <w:rFonts w:ascii="FontbitDavid" w:hAnsi="FontbitDavid" w:hint="cs"/>
          <w:b/>
          <w:bCs/>
          <w:sz w:val="32"/>
          <w:rtl/>
          <w:rPrChange w:id="11507" w:author="מנוע אמוראים" w:date="2026-10-05T16:41:56Z">
            <w:rPr>
              <w:rFonts w:ascii="FontbitDavid" w:hAnsi="FontbitDavid" w:hint="cs"/>
              <w:b/>
              <w:bCs/>
              <w:sz w:val="32"/>
              <w:rtl/>
            </w:rPr>
          </w:rPrChange>
        </w:rPr>
        <w:t xml:space="preserve">ראב</w:t>
      </w:r>
      <w:r>
        <w:rPr>
          <w:rStyle w:val="affff1"/>
          <w:rFonts w:ascii="FontbitDavid" w:hAnsi="FontbitDavid"/>
          <w:b/>
          <w:bCs/>
          <w:sz w:val="32"/>
          <w:rtl/>
          <w:rPrChange w:id="11508" w:author="מנוע אמוראים" w:date="2026-10-05T16:41:56Z">
            <w:rPr>
              <w:rFonts w:ascii="FontbitDavid" w:hAnsi="FontbitDavid"/>
              <w:b/>
              <w:bCs/>
              <w:sz w:val="32"/>
              <w:rtl/>
            </w:rPr>
          </w:rPrChange>
        </w:rPr>
        <w:t xml:space="preserve">"</w:t>
      </w:r>
      <w:r>
        <w:rPr>
          <w:rStyle w:val="affff1"/>
          <w:rFonts w:ascii="FontbitDavid" w:hAnsi="FontbitDavid" w:hint="cs"/>
          <w:b/>
          <w:bCs/>
          <w:sz w:val="32"/>
          <w:rtl/>
          <w:rPrChange w:id="11509" w:author="מנוע אמוראים" w:date="2026-10-05T16:41:56Z">
            <w:rPr>
              <w:rFonts w:ascii="FontbitDavid" w:hAnsi="FontbitDavid" w:hint="cs"/>
              <w:b/>
              <w:bCs/>
              <w:sz w:val="32"/>
              <w:rtl/>
            </w:rPr>
          </w:rPrChange>
        </w:rPr>
        <w:t xml:space="preserve">צ</w:t>
      </w:r>
      <w:r w:rsidRPr="00C35A2C">
        <w:rPr>
          <w:rFonts w:ascii="FontbitDavid" w:hAnsi="FontbitDavid"/>
          <w:b/>
          <w:bCs/>
          <w:sz w:val="32"/>
          <w:rtl/>
        </w:rPr>
        <w:t>: אף בבית המשתה עושים אותם סניפים.</w:t>
      </w:r>
    </w:p>
    <w:p w14:paraId="3A2CDB82" w14:textId="77777777" w:rsidR="00910F84" w:rsidRPr="00C35A2C" w:rsidRDefault="00910F84" w:rsidP="00910F84">
      <w:pPr>
        <w:rPr>
          <w:rFonts w:ascii="FontbitDavid" w:hAnsi="FontbitDavid"/>
          <w:sz w:val="32"/>
          <w:rtl/>
        </w:rPr>
      </w:pPr>
      <w:r w:rsidRPr="00C35A2C">
        <w:rPr>
          <w:rFonts w:ascii="FontbitDavid" w:hAnsi="FontbitDavid"/>
          <w:sz w:val="32"/>
          <w:rtl/>
        </w:rPr>
        <w:t>רבא: בחיי אביהם בפני אביהם.</w:t>
      </w:r>
    </w:p>
    <w:p w14:paraId="65EDCE1C" w14:textId="77777777" w:rsidR="00910F84" w:rsidRPr="00C35A2C" w:rsidRDefault="00910F84" w:rsidP="00910F84">
      <w:pPr>
        <w:rPr>
          <w:rFonts w:ascii="FontbitDavid" w:hAnsi="FontbitDavid"/>
          <w:sz w:val="32"/>
          <w:rtl/>
        </w:rPr>
      </w:pPr>
    </w:p>
    <w:p w14:paraId="6F08F7BD"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1510" w:author="מנוע אמוראים" w:date="2026-10-05T16:41:56Z">
            <w:rPr>
              <w:rFonts w:ascii="FontbitDavid" w:hAnsi="FontbitDavid" w:hint="cs"/>
              <w:sz w:val="32"/>
              <w:rtl/>
            </w:rPr>
          </w:rPrChange>
        </w:rPr>
        <w:t xml:space="preserve">ארי</w:t>
      </w:r>
      <w:r>
        <w:rPr>
          <w:rStyle w:val="affff1"/>
          <w:rFonts w:ascii="FontbitDavid" w:hAnsi="FontbitDavid"/>
          <w:sz w:val="32"/>
          <w:rtl/>
          <w:rPrChange w:id="1151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12" w:author="מנוע אמוראים" w:date="2026-10-05T16:41:56Z">
            <w:rPr>
              <w:rFonts w:ascii="FontbitDavid" w:hAnsi="FontbitDavid" w:hint="cs"/>
              <w:sz w:val="32"/>
              <w:rtl/>
            </w:rPr>
          </w:rPrChange>
        </w:rPr>
        <w:t xml:space="preserve">ו</w:t>
      </w:r>
      <w:r>
        <w:rPr>
          <w:rFonts w:ascii="FontbitDavid" w:hAnsi="FontbitDavid"/>
          <w:sz w:val="32"/>
          <w:rtl/>
        </w:rPr>
        <w:t xml:space="preserve">: בימי </w:t>
      </w:r>
      <w:r>
        <w:rPr>
          <w:rStyle w:val="affff1"/>
          <w:rFonts w:ascii="FontbitDavid" w:hAnsi="FontbitDavid"/>
          <w:sz w:val="32"/>
          <w:rtl/>
          <w:rPrChange w:id="11513" w:author="מנוע אמוראים" w:date="2026-10-05T16:41:56Z">
            <w:rPr>
              <w:rFonts w:ascii="FontbitDavid" w:hAnsi="FontbitDavid"/>
              <w:sz w:val="32"/>
              <w:rtl/>
            </w:rPr>
          </w:rPrChange>
        </w:rPr>
        <w:t xml:space="preserve">רשב</w:t>
      </w:r>
      <w:r>
        <w:rPr>
          <w:rStyle w:val="affff1"/>
          <w:rFonts w:ascii="FontbitDavid" w:hAnsi="FontbitDavid"/>
          <w:sz w:val="32"/>
          <w:rtl/>
          <w:rPrChange w:id="11514" w:author="מנוע אמוראים" w:date="2026-10-05T16:41:56Z">
            <w:rPr>
              <w:rFonts w:ascii="FontbitDavid" w:hAnsi="FontbitDavid"/>
              <w:sz w:val="32"/>
              <w:rtl/>
            </w:rPr>
          </w:rPrChange>
        </w:rPr>
        <w:t xml:space="preserve">"</w:t>
      </w:r>
      <w:r>
        <w:rPr>
          <w:rStyle w:val="affff1"/>
          <w:rFonts w:ascii="FontbitDavid" w:hAnsi="FontbitDavid"/>
          <w:sz w:val="32"/>
          <w:rtl/>
          <w:rPrChange w:id="11515" w:author="מנוע אמוראים" w:date="2026-10-05T16:41:56Z">
            <w:rPr>
              <w:rFonts w:ascii="FontbitDavid" w:hAnsi="FontbitDavid"/>
              <w:sz w:val="32"/>
              <w:rtl/>
            </w:rPr>
          </w:rPrChange>
        </w:rPr>
        <w:t xml:space="preserve">ג</w:t>
      </w:r>
      <w:r>
        <w:rPr>
          <w:rFonts w:ascii="FontbitDavid" w:hAnsi="FontbitDavid"/>
          <w:sz w:val="32"/>
          <w:rtl/>
        </w:rPr>
        <w:t xml:space="preserve"> נישנית משנה זו, רבן שמעון בן גמליאל נשיא, רבי מאיר חכם, רבי נתן אב</w:t>
      </w:r>
      <w:r>
        <w:rPr>
          <w:rFonts w:ascii="FontbitDavid" w:hAnsi="FontbitDavid"/>
          <w:sz w:val="32"/>
          <w:rtl/>
        </w:rPr>
        <w:t>"</w:t>
      </w:r>
      <w:r w:rsidRPr="00C35A2C">
        <w:rPr>
          <w:rFonts w:ascii="FontbitDavid" w:hAnsi="FontbitDavid"/>
          <w:sz w:val="32"/>
          <w:rtl/>
        </w:rPr>
        <w:t xml:space="preserve">ד, </w:t>
      </w:r>
    </w:p>
    <w:p w14:paraId="4614F942" w14:textId="77777777" w:rsidR="00910F84" w:rsidRPr="00C35A2C" w:rsidRDefault="00910F84" w:rsidP="00910F84">
      <w:pPr>
        <w:rPr>
          <w:rFonts w:ascii="FontbitDavid" w:hAnsi="FontbitDavid"/>
          <w:sz w:val="32"/>
          <w:rtl/>
        </w:rPr>
      </w:pPr>
      <w:r>
        <w:rPr>
          <w:rFonts w:ascii="FontbitDavid" w:hAnsi="FontbitDavid" w:hint="cs"/>
          <w:sz w:val="32"/>
          <w:rtl/>
        </w:rPr>
        <w:t xml:space="preserve">כשהיה </w:t>
      </w:r>
      <w:r>
        <w:rPr>
          <w:rStyle w:val="affff1"/>
          <w:rFonts w:ascii="FontbitDavid" w:hAnsi="FontbitDavid" w:hint="cs"/>
          <w:sz w:val="32"/>
          <w:rtl/>
          <w:rPrChange w:id="11516"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1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18"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כולם קמו מלפניו כשהלכו </w:t>
      </w:r>
      <w:r>
        <w:rPr>
          <w:rStyle w:val="affff1"/>
          <w:rFonts w:ascii="FontbitDavid" w:hAnsi="FontbitDavid" w:hint="cs"/>
          <w:sz w:val="32"/>
          <w:rtl/>
          <w:rPrChange w:id="11519"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52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21"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w:t>
      </w:r>
      <w:r>
        <w:rPr>
          <w:rStyle w:val="affff1"/>
          <w:rFonts w:ascii="FontbitDavid" w:hAnsi="FontbitDavid" w:hint="cs"/>
          <w:sz w:val="32"/>
          <w:rtl/>
          <w:rPrChange w:id="11522" w:author="מנוע אמוראים" w:date="2026-10-05T16:41:56Z">
            <w:rPr>
              <w:rFonts w:ascii="FontbitDavid" w:hAnsi="FontbitDavid" w:hint="cs"/>
              <w:sz w:val="32"/>
              <w:rtl/>
            </w:rPr>
          </w:rPrChange>
        </w:rPr>
        <w:t xml:space="preserve">ור</w:t>
      </w:r>
      <w:r>
        <w:rPr>
          <w:rStyle w:val="affff1"/>
          <w:rFonts w:ascii="FontbitDavid" w:hAnsi="FontbitDavid"/>
          <w:sz w:val="32"/>
          <w:rtl/>
          <w:rPrChange w:id="1152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24"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יחד כו</w:t>
      </w:r>
      <w:r>
        <w:rPr>
          <w:rFonts w:ascii="FontbitDavid" w:hAnsi="FontbitDavid"/>
          <w:sz w:val="32"/>
          <w:rtl/>
        </w:rPr>
        <w:t>"</w:t>
      </w:r>
      <w:r w:rsidRPr="00C35A2C">
        <w:rPr>
          <w:rFonts w:ascii="FontbitDavid" w:hAnsi="FontbitDavid" w:hint="cs"/>
          <w:sz w:val="32"/>
          <w:rtl/>
        </w:rPr>
        <w:t xml:space="preserve">ע קמו מפניהם </w:t>
      </w:r>
    </w:p>
    <w:p w14:paraId="2DAB2C86" w14:textId="77777777" w:rsidR="00910F84" w:rsidRPr="00C35A2C" w:rsidRDefault="00910F84" w:rsidP="00910F84">
      <w:pPr>
        <w:rPr>
          <w:rFonts w:ascii="FontbitDavid" w:hAnsi="FontbitDavid"/>
          <w:sz w:val="32"/>
          <w:rtl/>
        </w:rPr>
      </w:pPr>
      <w:r>
        <w:rPr>
          <w:rFonts w:ascii="FontbitDavid" w:hAnsi="FontbitDavid"/>
          <w:sz w:val="32"/>
          <w:rtl/>
        </w:rPr>
        <w:t xml:space="preserve">אמר </w:t>
      </w:r>
      <w:r>
        <w:rPr>
          <w:rStyle w:val="affff1"/>
          <w:rFonts w:ascii="FontbitDavid" w:hAnsi="FontbitDavid"/>
          <w:sz w:val="32"/>
          <w:rtl/>
          <w:rPrChange w:id="11525" w:author="מנוע אמוראים" w:date="2026-10-05T16:41:56Z">
            <w:rPr>
              <w:rFonts w:ascii="FontbitDavid" w:hAnsi="FontbitDavid"/>
              <w:sz w:val="32"/>
              <w:rtl/>
            </w:rPr>
          </w:rPrChange>
        </w:rPr>
        <w:t xml:space="preserve">רשב</w:t>
      </w:r>
      <w:r>
        <w:rPr>
          <w:rStyle w:val="affff1"/>
          <w:rFonts w:ascii="FontbitDavid" w:hAnsi="FontbitDavid"/>
          <w:sz w:val="32"/>
          <w:rtl/>
          <w:rPrChange w:id="11526" w:author="מנוע אמוראים" w:date="2026-10-05T16:41:56Z">
            <w:rPr>
              <w:rFonts w:ascii="FontbitDavid" w:hAnsi="FontbitDavid"/>
              <w:sz w:val="32"/>
              <w:rtl/>
            </w:rPr>
          </w:rPrChange>
        </w:rPr>
        <w:t xml:space="preserve">"</w:t>
      </w:r>
      <w:r>
        <w:rPr>
          <w:rStyle w:val="affff1"/>
          <w:rFonts w:ascii="FontbitDavid" w:hAnsi="FontbitDavid"/>
          <w:sz w:val="32"/>
          <w:rtl/>
          <w:rPrChange w:id="11527" w:author="מנוע אמוראים" w:date="2026-10-05T16:41:56Z">
            <w:rPr>
              <w:rFonts w:ascii="FontbitDavid" w:hAnsi="FontbitDavid"/>
              <w:sz w:val="32"/>
              <w:rtl/>
            </w:rPr>
          </w:rPrChange>
        </w:rPr>
        <w:t xml:space="preserve">ג</w:t>
      </w:r>
      <w:r>
        <w:rPr>
          <w:rFonts w:ascii="FontbitDavid" w:hAnsi="FontbitDavid"/>
          <w:sz w:val="32"/>
          <w:rtl/>
        </w:rPr>
        <w:t xml:space="preserve">: </w:t>
      </w:r>
      <w:r w:rsidRPr="00C35A2C">
        <w:rPr>
          <w:rFonts w:ascii="FontbitDavid" w:hAnsi="FontbitDavid" w:hint="cs"/>
          <w:sz w:val="32"/>
          <w:rtl/>
        </w:rPr>
        <w:t xml:space="preserve">וכי לא צריכים היכר ביני לבינם, ותיקן הך מתני' </w:t>
      </w:r>
    </w:p>
    <w:p w14:paraId="1AD7D877" w14:textId="77777777" w:rsidR="00910F84" w:rsidRPr="00C35A2C" w:rsidRDefault="00910F84" w:rsidP="00910F84">
      <w:pPr>
        <w:rPr>
          <w:rFonts w:ascii="FontbitDavid" w:hAnsi="FontbitDavid"/>
          <w:sz w:val="32"/>
          <w:rtl/>
        </w:rPr>
      </w:pPr>
      <w:r>
        <w:rPr>
          <w:rFonts w:ascii="FontbitDavid" w:hAnsi="FontbitDavid" w:hint="cs"/>
          <w:sz w:val="32"/>
          <w:rtl/>
        </w:rPr>
        <w:t xml:space="preserve">אותו היום לא היו </w:t>
      </w:r>
      <w:r>
        <w:rPr>
          <w:rStyle w:val="affff1"/>
          <w:rFonts w:ascii="FontbitDavid" w:hAnsi="FontbitDavid" w:hint="cs"/>
          <w:sz w:val="32"/>
          <w:rtl/>
          <w:rPrChange w:id="1152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52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30"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w:t>
      </w:r>
      <w:r>
        <w:rPr>
          <w:rStyle w:val="affff1"/>
          <w:rFonts w:ascii="FontbitDavid" w:hAnsi="FontbitDavid" w:hint="cs"/>
          <w:sz w:val="32"/>
          <w:rtl/>
          <w:rPrChange w:id="11531" w:author="מנוע אמוראים" w:date="2026-10-05T16:41:56Z">
            <w:rPr>
              <w:rFonts w:ascii="FontbitDavid" w:hAnsi="FontbitDavid" w:hint="cs"/>
              <w:sz w:val="32"/>
              <w:rtl/>
            </w:rPr>
          </w:rPrChange>
        </w:rPr>
        <w:t xml:space="preserve">ור</w:t>
      </w:r>
      <w:r>
        <w:rPr>
          <w:rStyle w:val="affff1"/>
          <w:rFonts w:ascii="FontbitDavid" w:hAnsi="FontbitDavid"/>
          <w:sz w:val="32"/>
          <w:rtl/>
          <w:rPrChange w:id="1153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33"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שם ולמחר כשבאו ראו שלא קמו כפי שהיו רגילים וסיפרו להם שכן תיקן </w:t>
      </w:r>
      <w:r>
        <w:rPr>
          <w:rStyle w:val="affff1"/>
          <w:rFonts w:ascii="FontbitDavid" w:hAnsi="FontbitDavid" w:hint="cs"/>
          <w:sz w:val="32"/>
          <w:rtl/>
          <w:rPrChange w:id="11534"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3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36"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w:t>
      </w:r>
    </w:p>
    <w:p w14:paraId="65980127" w14:textId="77777777" w:rsidR="00910F84" w:rsidRPr="00C35A2C" w:rsidRDefault="00910F84" w:rsidP="00910F84">
      <w:pPr>
        <w:rPr>
          <w:rFonts w:ascii="FontbitDavid" w:hAnsi="FontbitDavid"/>
          <w:sz w:val="32"/>
          <w:rtl/>
        </w:rPr>
      </w:pPr>
      <w:r w:rsidRPr="00C35A2C">
        <w:rPr>
          <w:rFonts w:ascii="FontbitDavid" w:hAnsi="FontbitDavid" w:hint="cs"/>
          <w:sz w:val="32"/>
          <w:rtl/>
        </w:rPr>
        <w:t>א</w:t>
      </w:r>
      <w:r>
        <w:rPr>
          <w:rFonts w:ascii="FontbitDavid" w:hAnsi="FontbitDavid"/>
          <w:sz w:val="32"/>
          <w:rtl/>
        </w:rPr>
        <w:t>"</w:t>
      </w:r>
      <w:r w:rsidRPr="00C35A2C">
        <w:rPr>
          <w:rFonts w:ascii="FontbitDavid" w:hAnsi="FontbitDavid" w:hint="cs"/>
          <w:sz w:val="32"/>
          <w:rtl/>
        </w:rPr>
        <w:t>ל</w:t>
      </w:r>
      <w:r>
        <w:rPr>
          <w:rFonts w:ascii="FontbitDavid" w:hAnsi="FontbitDavid"/>
          <w:sz w:val="32"/>
          <w:rtl/>
        </w:rPr>
        <w:t xml:space="preserve"> </w:t>
      </w:r>
      <w:r>
        <w:rPr>
          <w:rStyle w:val="affff1"/>
          <w:rFonts w:ascii="FontbitDavid" w:hAnsi="FontbitDavid"/>
          <w:sz w:val="32"/>
          <w:rtl/>
          <w:rPrChange w:id="11537" w:author="מנוע אמוראים" w:date="2026-10-05T16:41:56Z">
            <w:rPr>
              <w:rFonts w:ascii="FontbitDavid" w:hAnsi="FontbitDavid"/>
              <w:sz w:val="32"/>
              <w:rtl/>
            </w:rPr>
          </w:rPrChange>
        </w:rPr>
        <w:t xml:space="preserve">ר</w:t>
      </w:r>
      <w:r>
        <w:rPr>
          <w:rStyle w:val="affff1"/>
          <w:rFonts w:ascii="FontbitDavid" w:hAnsi="FontbitDavid"/>
          <w:sz w:val="32"/>
          <w:rtl/>
          <w:rPrChange w:id="11538" w:author="מנוע אמוראים" w:date="2026-10-05T16:41:56Z">
            <w:rPr>
              <w:rFonts w:ascii="FontbitDavid" w:hAnsi="FontbitDavid"/>
              <w:sz w:val="32"/>
              <w:rtl/>
            </w:rPr>
          </w:rPrChange>
        </w:rPr>
        <w:t xml:space="preserve">"</w:t>
      </w:r>
      <w:r>
        <w:rPr>
          <w:rStyle w:val="affff1"/>
          <w:rFonts w:ascii="FontbitDavid" w:hAnsi="FontbitDavid"/>
          <w:sz w:val="32"/>
          <w:rtl/>
          <w:rPrChange w:id="11539" w:author="מנוע אמוראים" w:date="2026-10-05T16:41:56Z">
            <w:rPr>
              <w:rFonts w:ascii="FontbitDavid" w:hAnsi="FontbitDavid"/>
              <w:sz w:val="32"/>
              <w:rtl/>
            </w:rPr>
          </w:rPrChange>
        </w:rPr>
        <w:t xml:space="preserve">מ</w:t>
      </w:r>
      <w:r>
        <w:rPr>
          <w:rFonts w:ascii="FontbitDavid" w:hAnsi="FontbitDavid"/>
          <w:sz w:val="32"/>
          <w:rtl/>
        </w:rPr>
        <w:t xml:space="preserve"> לרבי נתן: אנא חכם ואת אב</w:t>
      </w:r>
      <w:r>
        <w:rPr>
          <w:rFonts w:ascii="FontbitDavid" w:hAnsi="FontbitDavid"/>
          <w:sz w:val="32"/>
          <w:rtl/>
        </w:rPr>
        <w:t>"</w:t>
      </w:r>
      <w:r w:rsidRPr="00C35A2C">
        <w:rPr>
          <w:rFonts w:ascii="FontbitDavid" w:hAnsi="FontbitDavid"/>
          <w:sz w:val="32"/>
          <w:rtl/>
        </w:rPr>
        <w:t>ד, נתק</w:t>
      </w:r>
      <w:r w:rsidRPr="00C35A2C">
        <w:rPr>
          <w:rFonts w:ascii="FontbitDavid" w:hAnsi="FontbitDavid" w:hint="cs"/>
          <w:sz w:val="32"/>
          <w:rtl/>
        </w:rPr>
        <w:t xml:space="preserve">ן דבר לעצמנו נאמר לו שילמד בעוקמין וכיון שאינו יודע נאמר לו </w:t>
      </w:r>
      <w:r w:rsidRPr="00F90100">
        <w:rPr>
          <w:rStyle w:val="afffd"/>
          <w:rFonts w:hint="cs"/>
          <w:rtl/>
        </w:rPr>
        <w:t>'</w:t>
      </w:r>
      <w:r w:rsidRPr="00F90100">
        <w:rPr>
          <w:rStyle w:val="afffd"/>
          <w:rtl/>
        </w:rPr>
        <w:t>מי ימלל גבורות ה' ישמיע כל תהלתו</w:t>
      </w:r>
      <w:r w:rsidRPr="00F90100">
        <w:rPr>
          <w:rStyle w:val="afffd"/>
          <w:rFonts w:hint="cs"/>
          <w:rtl/>
        </w:rPr>
        <w:t>'</w:t>
      </w:r>
      <w:r w:rsidRPr="00F90100">
        <w:rPr>
          <w:rStyle w:val="afffd"/>
          <w:rtl/>
        </w:rPr>
        <w:t>,</w:t>
      </w:r>
      <w:r w:rsidRPr="00C35A2C">
        <w:rPr>
          <w:rFonts w:ascii="FontbitDavid" w:hAnsi="FontbitDavid"/>
          <w:sz w:val="32"/>
          <w:rtl/>
        </w:rPr>
        <w:t xml:space="preserve"> למי נאה למלל גבורות ה'? מי שיכול להשמיע כל תהלותיו, נעב</w:t>
      </w:r>
      <w:r w:rsidRPr="00C35A2C">
        <w:rPr>
          <w:rFonts w:ascii="FontbitDavid" w:hAnsi="FontbitDavid" w:hint="cs"/>
          <w:sz w:val="32"/>
          <w:rtl/>
        </w:rPr>
        <w:t>ירו מנשיאותו ונהיה אני אב</w:t>
      </w:r>
      <w:r>
        <w:rPr>
          <w:rFonts w:ascii="FontbitDavid" w:hAnsi="FontbitDavid"/>
          <w:sz w:val="32"/>
          <w:rtl/>
        </w:rPr>
        <w:t>"</w:t>
      </w:r>
      <w:r w:rsidRPr="00C35A2C">
        <w:rPr>
          <w:rFonts w:ascii="FontbitDavid" w:hAnsi="FontbitDavid" w:hint="cs"/>
          <w:sz w:val="32"/>
          <w:rtl/>
        </w:rPr>
        <w:t>ד ואתה נשיא</w:t>
      </w:r>
      <w:r w:rsidRPr="00C35A2C">
        <w:rPr>
          <w:rFonts w:ascii="FontbitDavid" w:hAnsi="FontbitDavid"/>
          <w:sz w:val="32"/>
          <w:rtl/>
        </w:rPr>
        <w:t>.</w:t>
      </w:r>
    </w:p>
    <w:p w14:paraId="137130A7" w14:textId="77777777" w:rsidR="00910F84" w:rsidRPr="00C35A2C" w:rsidRDefault="00910F84" w:rsidP="00910F84">
      <w:pPr>
        <w:rPr>
          <w:rFonts w:ascii="FontbitDavid" w:hAnsi="FontbitDavid"/>
          <w:sz w:val="32"/>
          <w:rtl/>
        </w:rPr>
      </w:pPr>
      <w:r w:rsidRPr="00C35A2C">
        <w:rPr>
          <w:rFonts w:ascii="FontbitDavid" w:hAnsi="FontbitDavid"/>
          <w:sz w:val="32"/>
          <w:rtl/>
        </w:rPr>
        <w:t>שמע</w:t>
      </w:r>
      <w:r>
        <w:rPr>
          <w:rFonts w:ascii="FontbitDavid" w:hAnsi="FontbitDavid" w:hint="cs"/>
          <w:sz w:val="32"/>
          <w:rtl/>
        </w:rPr>
        <w:t xml:space="preserve">ם </w:t>
      </w:r>
      <w:r>
        <w:rPr>
          <w:rStyle w:val="affff1"/>
          <w:rFonts w:ascii="FontbitDavid" w:hAnsi="FontbitDavid" w:hint="cs"/>
          <w:sz w:val="32"/>
          <w:rtl/>
          <w:rPrChange w:id="11540" w:author="מנוע אמוראים" w:date="2026-10-05T16:41:56Z">
            <w:rPr>
              <w:rFonts w:ascii="FontbitDavid" w:hAnsi="FontbitDavid" w:hint="cs"/>
              <w:sz w:val="32"/>
              <w:rtl/>
            </w:rPr>
          </w:rPrChange>
        </w:rPr>
        <w:t xml:space="preserve">ריב</w:t>
      </w:r>
      <w:r>
        <w:rPr>
          <w:rStyle w:val="affff1"/>
          <w:rFonts w:ascii="FontbitDavid" w:hAnsi="FontbitDavid"/>
          <w:sz w:val="32"/>
          <w:rtl/>
          <w:rPrChange w:id="1154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42" w:author="מנוע אמוראים" w:date="2026-10-05T16:41:56Z">
            <w:rPr>
              <w:rFonts w:ascii="FontbitDavid" w:hAnsi="FontbitDavid" w:hint="cs"/>
              <w:sz w:val="32"/>
              <w:rtl/>
            </w:rPr>
          </w:rPrChange>
        </w:rPr>
        <w:t xml:space="preserve">ק</w:t>
      </w:r>
      <w:r w:rsidRPr="00C35A2C">
        <w:rPr>
          <w:rFonts w:ascii="FontbitDavid" w:hAnsi="FontbitDavid"/>
          <w:sz w:val="32"/>
          <w:rtl/>
        </w:rPr>
        <w:t xml:space="preserve"> אמר: דלמא ח</w:t>
      </w:r>
      <w:r>
        <w:rPr>
          <w:rFonts w:ascii="FontbitDavid" w:hAnsi="FontbitDavid"/>
          <w:sz w:val="32"/>
          <w:rtl/>
        </w:rPr>
        <w:t>"</w:t>
      </w:r>
      <w:r>
        <w:rPr>
          <w:rFonts w:ascii="FontbitDavid" w:hAnsi="FontbitDavid" w:hint="cs"/>
          <w:sz w:val="32"/>
          <w:rtl/>
        </w:rPr>
        <w:t xml:space="preserve">ו יבוא הדבר לידי בושת, הלך וישב אחורי עלייתו של </w:t>
      </w:r>
      <w:r>
        <w:rPr>
          <w:rStyle w:val="affff1"/>
          <w:rFonts w:ascii="FontbitDavid" w:hAnsi="FontbitDavid" w:hint="cs"/>
          <w:sz w:val="32"/>
          <w:rtl/>
          <w:rPrChange w:id="11543"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44"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45"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w:t>
      </w:r>
      <w:r w:rsidRPr="00C35A2C">
        <w:rPr>
          <w:rFonts w:ascii="FontbitDavid" w:hAnsi="FontbitDavid"/>
          <w:sz w:val="32"/>
          <w:rtl/>
        </w:rPr>
        <w:t>פשט, גרס ותנא, גרס ותנא.</w:t>
      </w:r>
      <w:r>
        <w:rPr>
          <w:rFonts w:ascii="FontbitDavid" w:hAnsi="FontbitDavid" w:hint="cs"/>
          <w:sz w:val="32"/>
          <w:rtl/>
        </w:rPr>
        <w:t xml:space="preserve"> והבין </w:t>
      </w:r>
      <w:r>
        <w:rPr>
          <w:rStyle w:val="affff1"/>
          <w:rFonts w:ascii="FontbitDavid" w:hAnsi="FontbitDavid" w:hint="cs"/>
          <w:sz w:val="32"/>
          <w:rtl/>
          <w:rPrChange w:id="11546"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4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48"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ששמא ח</w:t>
      </w:r>
      <w:r>
        <w:rPr>
          <w:rFonts w:ascii="FontbitDavid" w:hAnsi="FontbitDavid"/>
          <w:sz w:val="32"/>
          <w:rtl/>
        </w:rPr>
        <w:t>"</w:t>
      </w:r>
      <w:r w:rsidRPr="00C35A2C">
        <w:rPr>
          <w:rFonts w:ascii="FontbitDavid" w:hAnsi="FontbitDavid" w:hint="cs"/>
          <w:sz w:val="32"/>
          <w:rtl/>
        </w:rPr>
        <w:t>ו יש דבר בביהמ</w:t>
      </w:r>
      <w:r>
        <w:rPr>
          <w:rFonts w:ascii="FontbitDavid" w:hAnsi="FontbitDavid"/>
          <w:sz w:val="32"/>
          <w:rtl/>
        </w:rPr>
        <w:t>"</w:t>
      </w:r>
      <w:r w:rsidRPr="00C35A2C">
        <w:rPr>
          <w:rFonts w:ascii="FontbitDavid" w:hAnsi="FontbitDavid" w:hint="cs"/>
          <w:sz w:val="32"/>
          <w:rtl/>
        </w:rPr>
        <w:t xml:space="preserve">ד נגדו נתן דעתו וגרס כל המסכת </w:t>
      </w:r>
    </w:p>
    <w:p w14:paraId="78643754" w14:textId="77777777" w:rsidR="00910F84" w:rsidRPr="00C35A2C" w:rsidRDefault="00910F84" w:rsidP="00910F84">
      <w:pPr>
        <w:rPr>
          <w:rFonts w:ascii="FontbitDavid" w:hAnsi="FontbitDavid"/>
          <w:sz w:val="32"/>
          <w:rtl/>
        </w:rPr>
      </w:pPr>
      <w:r w:rsidRPr="00C35A2C">
        <w:rPr>
          <w:rFonts w:ascii="FontbitDavid" w:hAnsi="FontbitDavid"/>
          <w:sz w:val="32"/>
          <w:rtl/>
        </w:rPr>
        <w:t>למחר אמרו ליה: ניתי מר וניתני בעוקצין, פתח ואמר.</w:t>
      </w:r>
    </w:p>
    <w:p w14:paraId="37AB885A"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בתר דאוקים, אמר להו: אי לא </w:t>
      </w:r>
      <w:r w:rsidRPr="00C35A2C">
        <w:rPr>
          <w:rFonts w:ascii="FontbitDavid" w:hAnsi="FontbitDavid" w:hint="cs"/>
          <w:sz w:val="32"/>
          <w:rtl/>
        </w:rPr>
        <w:t>הייתי מלמדכם ביישתוני פקיד ונפקד מקומם מביהמ</w:t>
      </w:r>
      <w:r>
        <w:rPr>
          <w:rFonts w:ascii="FontbitDavid" w:hAnsi="FontbitDavid"/>
          <w:sz w:val="32"/>
          <w:rtl/>
        </w:rPr>
        <w:t>"</w:t>
      </w:r>
      <w:r w:rsidRPr="00C35A2C">
        <w:rPr>
          <w:rFonts w:ascii="FontbitDavid" w:hAnsi="FontbitDavid" w:hint="cs"/>
          <w:sz w:val="32"/>
          <w:rtl/>
        </w:rPr>
        <w:t xml:space="preserve">ד </w:t>
      </w:r>
    </w:p>
    <w:p w14:paraId="4A9AC1D5" w14:textId="77777777" w:rsidR="00910F84" w:rsidRPr="00C35A2C" w:rsidRDefault="00910F84" w:rsidP="00910F84">
      <w:pPr>
        <w:rPr>
          <w:rFonts w:ascii="FontbitDavid" w:hAnsi="FontbitDavid"/>
          <w:sz w:val="32"/>
          <w:rtl/>
        </w:rPr>
      </w:pPr>
      <w:r w:rsidRPr="00C35A2C">
        <w:rPr>
          <w:rFonts w:ascii="FontbitDavid" w:hAnsi="FontbitDavid" w:hint="cs"/>
          <w:sz w:val="32"/>
          <w:rtl/>
        </w:rPr>
        <w:t>היו כותבים קושיות בפתק וזרקו לשם מה שתירץ תירץ ומה שלא הם כתבו התירוץ וזרקו</w:t>
      </w:r>
      <w:r w:rsidRPr="00C35A2C">
        <w:rPr>
          <w:rFonts w:ascii="FontbitDavid" w:hAnsi="FontbitDavid"/>
          <w:sz w:val="32"/>
          <w:rtl/>
        </w:rPr>
        <w:t>.</w:t>
      </w:r>
    </w:p>
    <w:p w14:paraId="2E0AD9C1" w14:textId="77777777" w:rsidR="00910F84" w:rsidRPr="00C35A2C" w:rsidRDefault="00910F84" w:rsidP="00910F84">
      <w:pPr>
        <w:rPr>
          <w:rFonts w:ascii="FontbitDavid" w:hAnsi="FontbitDavid"/>
          <w:sz w:val="32"/>
          <w:rtl/>
        </w:rPr>
      </w:pPr>
      <w:r w:rsidRPr="00C35A2C">
        <w:rPr>
          <w:rFonts w:ascii="FontbitDavid" w:hAnsi="FontbitDavid" w:hint="cs"/>
          <w:sz w:val="32"/>
          <w:rtl/>
        </w:rPr>
        <w:lastRenderedPageBreak/>
        <w:t>א</w:t>
      </w:r>
      <w:r>
        <w:rPr>
          <w:rFonts w:ascii="FontbitDavid" w:hAnsi="FontbitDavid"/>
          <w:sz w:val="32"/>
          <w:rtl/>
        </w:rPr>
        <w:t>"</w:t>
      </w:r>
      <w:r w:rsidRPr="00C35A2C">
        <w:rPr>
          <w:rFonts w:ascii="FontbitDavid" w:hAnsi="FontbitDavid" w:hint="cs"/>
          <w:sz w:val="32"/>
          <w:rtl/>
        </w:rPr>
        <w:t>ל</w:t>
      </w:r>
      <w:r w:rsidRPr="00C35A2C">
        <w:rPr>
          <w:rFonts w:ascii="FontbitDavid" w:hAnsi="FontbitDavid"/>
          <w:sz w:val="32"/>
          <w:rtl/>
        </w:rPr>
        <w:t xml:space="preserve"> רבי יוסי: תורה מבחוץ ואנו מבפנים? </w:t>
      </w:r>
      <w:r w:rsidRPr="00C35A2C">
        <w:rPr>
          <w:rFonts w:ascii="FontbitDavid" w:hAnsi="FontbitDavid" w:hint="cs"/>
          <w:sz w:val="32"/>
          <w:rtl/>
        </w:rPr>
        <w:t>א</w:t>
      </w:r>
      <w:r>
        <w:rPr>
          <w:rFonts w:ascii="FontbitDavid" w:hAnsi="FontbitDavid"/>
          <w:sz w:val="32"/>
          <w:rtl/>
        </w:rPr>
        <w:t>"</w:t>
      </w:r>
      <w:r>
        <w:rPr>
          <w:rFonts w:ascii="FontbitDavid" w:hAnsi="FontbitDavid" w:hint="cs"/>
          <w:sz w:val="32"/>
          <w:rtl/>
        </w:rPr>
        <w:t xml:space="preserve">ל </w:t>
      </w:r>
      <w:r>
        <w:rPr>
          <w:rStyle w:val="affff1"/>
          <w:rFonts w:ascii="FontbitDavid" w:hAnsi="FontbitDavid" w:hint="cs"/>
          <w:sz w:val="32"/>
          <w:rtl/>
          <w:rPrChange w:id="11549"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5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51" w:author="מנוע אמוראים" w:date="2026-10-05T16:41:56Z">
            <w:rPr>
              <w:rFonts w:ascii="FontbitDavid" w:hAnsi="FontbitDavid" w:hint="cs"/>
              <w:sz w:val="32"/>
              <w:rtl/>
            </w:rPr>
          </w:rPrChange>
        </w:rPr>
        <w:t xml:space="preserve">ג</w:t>
      </w:r>
      <w:r w:rsidRPr="00C35A2C">
        <w:rPr>
          <w:rFonts w:ascii="FontbitDavid" w:hAnsi="FontbitDavid"/>
          <w:sz w:val="32"/>
          <w:rtl/>
        </w:rPr>
        <w:t>: נ</w:t>
      </w:r>
      <w:r w:rsidRPr="00C35A2C">
        <w:rPr>
          <w:rFonts w:ascii="FontbitDavid" w:hAnsi="FontbitDavid" w:hint="cs"/>
          <w:sz w:val="32"/>
          <w:rtl/>
        </w:rPr>
        <w:t xml:space="preserve">כניסם מיהו נקנסם שלא יאמרו שמעתא משמם </w:t>
      </w:r>
    </w:p>
    <w:p w14:paraId="71507EA0" w14:textId="77777777" w:rsidR="00910F84" w:rsidRPr="00C35A2C" w:rsidRDefault="00910F84" w:rsidP="00910F84">
      <w:pPr>
        <w:rPr>
          <w:rFonts w:ascii="FontbitDavid" w:hAnsi="FontbitDavid"/>
          <w:sz w:val="32"/>
          <w:rtl/>
        </w:rPr>
      </w:pPr>
      <w:r w:rsidRPr="00C35A2C">
        <w:rPr>
          <w:rFonts w:ascii="FontbitDavid" w:hAnsi="FontbitDavid"/>
          <w:sz w:val="32"/>
          <w:rtl/>
        </w:rPr>
        <w:t>אסיקו לרבי מאיר אחרים, ולר' נתן - יש אומרים.</w:t>
      </w:r>
    </w:p>
    <w:p w14:paraId="3816C533" w14:textId="77777777" w:rsidR="00910F84" w:rsidRPr="00C35A2C" w:rsidRDefault="00910F84" w:rsidP="00910F84">
      <w:pPr>
        <w:rPr>
          <w:rFonts w:ascii="FontbitDavid" w:hAnsi="FontbitDavid"/>
          <w:sz w:val="32"/>
          <w:rtl/>
        </w:rPr>
      </w:pPr>
      <w:r>
        <w:rPr>
          <w:rFonts w:ascii="FontbitDavid" w:hAnsi="FontbitDavid" w:hint="cs"/>
          <w:sz w:val="32"/>
          <w:rtl/>
        </w:rPr>
        <w:t xml:space="preserve">הראו להם בחלום לכו ופייסו </w:t>
      </w:r>
      <w:r>
        <w:rPr>
          <w:rStyle w:val="affff1"/>
          <w:rFonts w:ascii="FontbitDavid" w:hAnsi="FontbitDavid" w:hint="cs"/>
          <w:sz w:val="32"/>
          <w:rtl/>
          <w:rPrChange w:id="11552" w:author="מנוע אמוראים" w:date="2026-10-05T16:41:56Z">
            <w:rPr>
              <w:rFonts w:ascii="FontbitDavid" w:hAnsi="FontbitDavid" w:hint="cs"/>
              <w:sz w:val="32"/>
              <w:rtl/>
            </w:rPr>
          </w:rPrChange>
        </w:rPr>
        <w:t xml:space="preserve">לרשב</w:t>
      </w:r>
      <w:r>
        <w:rPr>
          <w:rStyle w:val="affff1"/>
          <w:rFonts w:ascii="FontbitDavid" w:hAnsi="FontbitDavid"/>
          <w:sz w:val="32"/>
          <w:rtl/>
          <w:rPrChange w:id="1155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54" w:author="מנוע אמוראים" w:date="2026-10-05T16:41:56Z">
            <w:rPr>
              <w:rFonts w:ascii="FontbitDavid" w:hAnsi="FontbitDavid" w:hint="cs"/>
              <w:sz w:val="32"/>
              <w:rtl/>
            </w:rPr>
          </w:rPrChange>
        </w:rPr>
        <w:t xml:space="preserve">ג</w:t>
      </w:r>
      <w:r w:rsidRPr="00C35A2C">
        <w:rPr>
          <w:rFonts w:ascii="FontbitDavid" w:hAnsi="FontbitDavid"/>
          <w:sz w:val="32"/>
          <w:rtl/>
        </w:rPr>
        <w:t xml:space="preserve">, רבי נתן </w:t>
      </w:r>
      <w:r>
        <w:rPr>
          <w:rFonts w:ascii="FontbitDavid" w:hAnsi="FontbitDavid"/>
          <w:sz w:val="32"/>
          <w:rtl/>
        </w:rPr>
        <w:t>הלך</w:t>
      </w:r>
      <w:r>
        <w:rPr>
          <w:rFonts w:ascii="FontbitDavid" w:hAnsi="FontbitDavid"/>
          <w:sz w:val="32"/>
          <w:rtl/>
        </w:rPr>
        <w:t xml:space="preserve">, </w:t>
      </w:r>
      <w:r>
        <w:rPr>
          <w:rStyle w:val="affff1"/>
          <w:rFonts w:ascii="FontbitDavid" w:hAnsi="FontbitDavid"/>
          <w:sz w:val="32"/>
          <w:rtl/>
          <w:rPrChange w:id="11555" w:author="מנוע אמוראים" w:date="2026-10-05T16:41:56Z">
            <w:rPr>
              <w:rFonts w:ascii="FontbitDavid" w:hAnsi="FontbitDavid"/>
              <w:sz w:val="32"/>
              <w:rtl/>
            </w:rPr>
          </w:rPrChange>
        </w:rPr>
        <w:t xml:space="preserve">ר</w:t>
      </w:r>
      <w:r>
        <w:rPr>
          <w:rStyle w:val="affff1"/>
          <w:rFonts w:ascii="FontbitDavid" w:hAnsi="FontbitDavid"/>
          <w:sz w:val="32"/>
          <w:rtl/>
          <w:rPrChange w:id="1155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57"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לא הלך שאמר</w:t>
      </w:r>
      <w:r w:rsidRPr="00C35A2C">
        <w:rPr>
          <w:rFonts w:ascii="FontbitDavid" w:hAnsi="FontbitDavid"/>
          <w:sz w:val="32"/>
          <w:rtl/>
        </w:rPr>
        <w:t>: דברי חלומות לא מעלין ולא מורידין.</w:t>
      </w:r>
    </w:p>
    <w:p w14:paraId="5C97FFC8" w14:textId="77777777" w:rsidR="00910F84" w:rsidRPr="00C35A2C" w:rsidRDefault="00910F84" w:rsidP="00910F84">
      <w:pPr>
        <w:rPr>
          <w:rFonts w:ascii="FontbitDavid" w:hAnsi="FontbitDavid"/>
          <w:sz w:val="32"/>
          <w:rtl/>
        </w:rPr>
      </w:pPr>
      <w:r w:rsidRPr="00C35A2C">
        <w:rPr>
          <w:rFonts w:ascii="FontbitDavid" w:hAnsi="FontbitDavid"/>
          <w:sz w:val="32"/>
          <w:rtl/>
        </w:rPr>
        <w:t>כ</w:t>
      </w:r>
      <w:r>
        <w:rPr>
          <w:rFonts w:ascii="FontbitDavid" w:hAnsi="FontbitDavid" w:hint="cs"/>
          <w:sz w:val="32"/>
          <w:rtl/>
        </w:rPr>
        <w:t xml:space="preserve">שהלך </w:t>
      </w:r>
      <w:r>
        <w:rPr>
          <w:rStyle w:val="affff1"/>
          <w:rFonts w:ascii="FontbitDavid" w:hAnsi="FontbitDavid" w:hint="cs"/>
          <w:sz w:val="32"/>
          <w:rtl/>
          <w:rPrChange w:id="11558"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55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60" w:author="מנוע אמוראים" w:date="2026-10-05T16:41:56Z">
            <w:rPr>
              <w:rFonts w:ascii="FontbitDavid" w:hAnsi="FontbitDavid" w:hint="cs"/>
              <w:sz w:val="32"/>
              <w:rtl/>
            </w:rPr>
          </w:rPrChange>
        </w:rPr>
        <w:t xml:space="preserve">נ</w:t>
      </w:r>
      <w:r>
        <w:rPr>
          <w:rFonts w:ascii="FontbitDavid" w:hAnsi="FontbitDavid" w:hint="cs"/>
          <w:sz w:val="32"/>
          <w:rtl/>
        </w:rPr>
        <w:t xml:space="preserve"> א</w:t>
      </w:r>
      <w:r>
        <w:rPr>
          <w:rFonts w:ascii="FontbitDavid" w:hAnsi="FontbitDavid"/>
          <w:sz w:val="32"/>
          <w:rtl/>
        </w:rPr>
        <w:t>"</w:t>
      </w:r>
      <w:r>
        <w:rPr>
          <w:rFonts w:ascii="FontbitDavid" w:hAnsi="FontbitDavid" w:hint="cs"/>
          <w:sz w:val="32"/>
          <w:rtl/>
        </w:rPr>
        <w:t xml:space="preserve">ל </w:t>
      </w:r>
      <w:r>
        <w:rPr>
          <w:rStyle w:val="affff1"/>
          <w:rFonts w:ascii="FontbitDavid" w:hAnsi="FontbitDavid" w:hint="cs"/>
          <w:sz w:val="32"/>
          <w:rtl/>
          <w:rPrChange w:id="11561"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6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63" w:author="מנוע אמוראים" w:date="2026-10-05T16:41:56Z">
            <w:rPr>
              <w:rFonts w:ascii="FontbitDavid" w:hAnsi="FontbitDavid" w:hint="cs"/>
              <w:sz w:val="32"/>
              <w:rtl/>
            </w:rPr>
          </w:rPrChange>
        </w:rPr>
        <w:t xml:space="preserve">ג</w:t>
      </w:r>
      <w:r w:rsidRPr="00C35A2C">
        <w:rPr>
          <w:rFonts w:ascii="FontbitDavid" w:hAnsi="FontbitDavid"/>
          <w:sz w:val="32"/>
          <w:rtl/>
        </w:rPr>
        <w:t>: נהי ד</w:t>
      </w:r>
      <w:r>
        <w:rPr>
          <w:rFonts w:ascii="FontbitDavid" w:hAnsi="FontbitDavid" w:hint="cs"/>
          <w:sz w:val="32"/>
          <w:rtl/>
        </w:rPr>
        <w:t xml:space="preserve">הועיל לך אבנט דאביך [שררתו </w:t>
      </w:r>
      <w:r>
        <w:rPr>
          <w:rStyle w:val="affff1"/>
          <w:rFonts w:ascii="FontbitDavid" w:hAnsi="FontbitDavid" w:hint="cs"/>
          <w:sz w:val="32"/>
          <w:rtl/>
          <w:rPrChange w:id="11564" w:author="מנוע אמוראים" w:date="2026-10-05T16:41:56Z">
            <w:rPr>
              <w:rFonts w:ascii="FontbitDavid" w:hAnsi="FontbitDavid" w:hint="cs"/>
              <w:sz w:val="32"/>
              <w:rtl/>
            </w:rPr>
          </w:rPrChange>
        </w:rPr>
        <w:t xml:space="preserve">כרשכבה</w:t>
      </w:r>
      <w:r>
        <w:rPr>
          <w:rStyle w:val="affff1"/>
          <w:rFonts w:ascii="FontbitDavid" w:hAnsi="FontbitDavid"/>
          <w:sz w:val="32"/>
          <w:rtl/>
          <w:rPrChange w:id="1156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66" w:author="מנוע אמוראים" w:date="2026-10-05T16:41:56Z">
            <w:rPr>
              <w:rFonts w:ascii="FontbitDavid" w:hAnsi="FontbitDavid" w:hint="cs"/>
              <w:sz w:val="32"/>
              <w:rtl/>
            </w:rPr>
          </w:rPrChange>
        </w:rPr>
        <w:t xml:space="preserve">ג</w:t>
      </w:r>
      <w:r>
        <w:rPr>
          <w:rFonts w:ascii="FontbitDavid" w:hAnsi="FontbitDavid" w:hint="cs"/>
          <w:sz w:val="32"/>
          <w:rtl/>
        </w:rPr>
        <w:t xml:space="preserve">] להיות אב'ד אך להיות גם נשיא? </w:t>
      </w:r>
    </w:p>
    <w:p w14:paraId="4E3C75B8" w14:textId="77777777" w:rsidR="00910F84" w:rsidRPr="00C35A2C" w:rsidRDefault="00910F84" w:rsidP="00910F84">
      <w:pPr>
        <w:pStyle w:val="aff6"/>
        <w:framePr w:wrap="around"/>
        <w:rPr>
          <w:rtl/>
        </w:rPr>
      </w:pPr>
      <w:r w:rsidRPr="00C35A2C">
        <w:rPr>
          <w:rFonts w:hint="cs"/>
          <w:rtl/>
        </w:rPr>
        <w:t>יד.</w:t>
      </w:r>
    </w:p>
    <w:p w14:paraId="007CFA6D" w14:textId="77777777" w:rsidR="00910F84" w:rsidRPr="00C35A2C" w:rsidRDefault="00910F84" w:rsidP="00910F84">
      <w:pPr>
        <w:rPr>
          <w:rFonts w:ascii="FontbitDavid" w:hAnsi="FontbitDavid"/>
          <w:sz w:val="32"/>
          <w:rtl/>
        </w:rPr>
      </w:pPr>
    </w:p>
    <w:p w14:paraId="559FCE42"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מתני רבי </w:t>
      </w:r>
      <w:r>
        <w:rPr>
          <w:rStyle w:val="affff1"/>
          <w:rFonts w:ascii="FontbitDavid" w:hAnsi="FontbitDavid"/>
          <w:sz w:val="32"/>
          <w:rtl/>
          <w:rPrChange w:id="11567" w:author="מנוע אמוראים" w:date="2026-10-05T16:41:56Z">
            <w:rPr>
              <w:rFonts w:ascii="FontbitDavid" w:hAnsi="FontbitDavid"/>
              <w:sz w:val="32"/>
              <w:rtl/>
            </w:rPr>
          </w:rPrChange>
        </w:rPr>
        <w:t xml:space="preserve">לר</w:t>
      </w:r>
      <w:r>
        <w:rPr>
          <w:rStyle w:val="affff1"/>
          <w:rFonts w:ascii="FontbitDavid" w:hAnsi="FontbitDavid"/>
          <w:sz w:val="32"/>
          <w:rtl/>
          <w:rPrChange w:id="1156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69" w:author="מנוע אמוראים" w:date="2026-10-05T16:41:56Z">
            <w:rPr>
              <w:rFonts w:ascii="FontbitDavid" w:hAnsi="FontbitDavid" w:hint="cs"/>
              <w:sz w:val="32"/>
              <w:rtl/>
            </w:rPr>
          </w:rPrChange>
        </w:rPr>
        <w:t xml:space="preserve">ש</w:t>
      </w:r>
      <w:r>
        <w:rPr>
          <w:rFonts w:ascii="FontbitDavid" w:hAnsi="FontbitDavid" w:hint="cs"/>
          <w:sz w:val="32"/>
          <w:rtl/>
        </w:rPr>
        <w:t xml:space="preserve"> בנו</w:t>
      </w:r>
      <w:r w:rsidRPr="00C35A2C">
        <w:rPr>
          <w:rFonts w:ascii="FontbitDavid" w:hAnsi="FontbitDavid"/>
          <w:sz w:val="32"/>
          <w:rtl/>
        </w:rPr>
        <w:t>, אחרים אומרים: אילו היה תמורה לא היה קרב.</w:t>
      </w:r>
    </w:p>
    <w:p w14:paraId="6EB8AFB0"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אמר לו: מי הם הללו שמימיהם אנו שותים ושמותם אין אנו מזכירים? </w:t>
      </w:r>
    </w:p>
    <w:p w14:paraId="3E38E5F4" w14:textId="77777777" w:rsidR="00910F84" w:rsidRPr="00C35A2C" w:rsidRDefault="00910F84" w:rsidP="00910F84">
      <w:pPr>
        <w:rPr>
          <w:rFonts w:ascii="FontbitDavid" w:hAnsi="FontbitDavid"/>
          <w:sz w:val="32"/>
          <w:rtl/>
        </w:rPr>
      </w:pPr>
      <w:r w:rsidRPr="00C35A2C">
        <w:rPr>
          <w:rFonts w:ascii="FontbitDavid" w:hAnsi="FontbitDavid"/>
          <w:sz w:val="32"/>
          <w:rtl/>
        </w:rPr>
        <w:t>אמר ליה: בני אדם שבקשו לעקור כבודך וכבוד בית אביך.</w:t>
      </w:r>
    </w:p>
    <w:p w14:paraId="27DA9497" w14:textId="77777777" w:rsidR="00910F84" w:rsidRPr="00C35A2C" w:rsidRDefault="00910F84" w:rsidP="00910F84">
      <w:pPr>
        <w:rPr>
          <w:rFonts w:ascii="FontbitDavid" w:hAnsi="FontbitDavid"/>
          <w:sz w:val="32"/>
          <w:rtl/>
        </w:rPr>
      </w:pPr>
      <w:r>
        <w:rPr>
          <w:rFonts w:ascii="FontbitDavid" w:hAnsi="FontbitDavid"/>
          <w:sz w:val="32"/>
          <w:rtl/>
        </w:rPr>
        <w:t xml:space="preserve">אמר ליה: </w:t>
      </w:r>
      <w:r>
        <w:rPr>
          <w:rStyle w:val="afffd"/>
          <w:rFonts w:ascii="FontbitDavid" w:hAnsi="FontbitDavid"/>
          <w:sz w:val="32"/>
          <w:rtl/>
          <w:rPrChange w:id="9014" w:author="מנוע פסוקים" w:date="2026-10-05T16:38:36Z">
            <w:rPr>
              <w:rFonts w:ascii="FontbitDavid" w:hAnsi="FontbitDavid"/>
              <w:sz w:val="32"/>
              <w:rtl/>
            </w:rPr>
          </w:rPrChange>
        </w:rPr>
        <w:t xml:space="preserve">גם אהבתם גם שנאתם גם קנאתם כבר אבדה</w:t>
      </w:r>
      <w:r w:rsidRPr="00C35A2C">
        <w:rPr>
          <w:rFonts w:ascii="FontbitDavid" w:hAnsi="FontbitDavid" w:hint="cs"/>
          <w:sz w:val="32"/>
          <w:rtl/>
        </w:rPr>
        <w:t>'</w:t>
      </w:r>
      <w:r w:rsidRPr="00C35A2C">
        <w:rPr>
          <w:rFonts w:ascii="FontbitDavid" w:hAnsi="FontbitDavid"/>
          <w:sz w:val="32"/>
          <w:rtl/>
        </w:rPr>
        <w:t>!</w:t>
      </w:r>
    </w:p>
    <w:p w14:paraId="07831B42"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אמר ליה: </w:t>
      </w:r>
      <w:r w:rsidRPr="00F90100">
        <w:rPr>
          <w:rStyle w:val="afffd"/>
          <w:rFonts w:hint="cs"/>
          <w:rtl/>
        </w:rPr>
        <w:t>'</w:t>
      </w:r>
      <w:r w:rsidRPr="00F90100">
        <w:rPr>
          <w:rStyle w:val="afffd"/>
          <w:rtl/>
        </w:rPr>
        <w:t>האויב תמו חרבות לנצח</w:t>
      </w:r>
      <w:r w:rsidRPr="00F90100">
        <w:rPr>
          <w:rStyle w:val="afffd"/>
          <w:rFonts w:hint="cs"/>
          <w:rtl/>
        </w:rPr>
        <w:t xml:space="preserve">' </w:t>
      </w:r>
      <w:r w:rsidRPr="00C35A2C">
        <w:rPr>
          <w:rFonts w:ascii="FontbitDavid" w:hAnsi="FontbitDavid" w:hint="cs"/>
          <w:sz w:val="32"/>
          <w:rtl/>
        </w:rPr>
        <w:t>[היינו אף אחר מיתתם]</w:t>
      </w:r>
      <w:r w:rsidRPr="00C35A2C">
        <w:rPr>
          <w:rFonts w:ascii="FontbitDavid" w:hAnsi="FontbitDavid"/>
          <w:sz w:val="32"/>
          <w:rtl/>
        </w:rPr>
        <w:t>.</w:t>
      </w:r>
    </w:p>
    <w:p w14:paraId="4BB96182" w14:textId="77777777" w:rsidR="00910F84" w:rsidRPr="00C35A2C" w:rsidRDefault="00910F84" w:rsidP="00910F84">
      <w:pPr>
        <w:rPr>
          <w:rFonts w:ascii="FontbitDavid" w:hAnsi="FontbitDavid"/>
          <w:sz w:val="32"/>
          <w:rtl/>
        </w:rPr>
      </w:pPr>
      <w:r w:rsidRPr="00C35A2C">
        <w:rPr>
          <w:rFonts w:ascii="FontbitDavid" w:hAnsi="FontbitDavid"/>
          <w:sz w:val="32"/>
          <w:rtl/>
        </w:rPr>
        <w:t>אמר ליה: הני מלי היכא שאהנו מעשייהו, רבנן לא אהנו מעשייהו</w:t>
      </w:r>
      <w:r>
        <w:rPr>
          <w:rFonts w:ascii="FontbitDavid" w:hAnsi="FontbitDavid" w:hint="cs"/>
          <w:sz w:val="32"/>
          <w:rtl/>
        </w:rPr>
        <w:t xml:space="preserve">[שלא הצליחו להעביר את </w:t>
      </w:r>
      <w:r>
        <w:rPr>
          <w:rStyle w:val="affff1"/>
          <w:rFonts w:ascii="FontbitDavid" w:hAnsi="FontbitDavid" w:hint="cs"/>
          <w:sz w:val="32"/>
          <w:rtl/>
          <w:rPrChange w:id="11570" w:author="מנוע אמוראים" w:date="2026-10-05T16:41:56Z">
            <w:rPr>
              <w:rFonts w:ascii="FontbitDavid" w:hAnsi="FontbitDavid" w:hint="cs"/>
              <w:sz w:val="32"/>
              <w:rtl/>
            </w:rPr>
          </w:rPrChange>
        </w:rPr>
        <w:t xml:space="preserve">רשב</w:t>
      </w:r>
      <w:r>
        <w:rPr>
          <w:rStyle w:val="affff1"/>
          <w:rFonts w:ascii="FontbitDavid" w:hAnsi="FontbitDavid"/>
          <w:sz w:val="32"/>
          <w:rtl/>
          <w:rPrChange w:id="11571"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72" w:author="מנוע אמוראים" w:date="2026-10-05T16:41:56Z">
            <w:rPr>
              <w:rFonts w:ascii="FontbitDavid" w:hAnsi="FontbitDavid" w:hint="cs"/>
              <w:sz w:val="32"/>
              <w:rtl/>
            </w:rPr>
          </w:rPrChange>
        </w:rPr>
        <w:t xml:space="preserve">ג</w:t>
      </w:r>
      <w:r>
        <w:rPr>
          <w:rFonts w:ascii="FontbitDavid" w:hAnsi="FontbitDavid" w:hint="cs"/>
          <w:sz w:val="32"/>
          <w:rtl/>
        </w:rPr>
        <w:t xml:space="preserve">]</w:t>
      </w:r>
    </w:p>
    <w:p w14:paraId="21DE8A5A" w14:textId="77777777" w:rsidR="00910F84" w:rsidRPr="00C35A2C" w:rsidRDefault="00910F84" w:rsidP="00910F84">
      <w:pPr>
        <w:rPr>
          <w:rFonts w:ascii="FontbitDavid" w:hAnsi="FontbitDavid"/>
          <w:sz w:val="32"/>
          <w:rtl/>
        </w:rPr>
      </w:pPr>
      <w:r w:rsidRPr="00C35A2C">
        <w:rPr>
          <w:rFonts w:ascii="FontbitDavid" w:hAnsi="FontbitDavid"/>
          <w:sz w:val="32"/>
          <w:rtl/>
        </w:rPr>
        <w:t>הדר אתני ליה, אמרו משום רבי מאיר: אילו היה תמורה לא היה קרב.</w:t>
      </w:r>
    </w:p>
    <w:p w14:paraId="716E552A"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C35A2C">
        <w:rPr>
          <w:rFonts w:ascii="FontbitDavid" w:hAnsi="FontbitDavid"/>
          <w:sz w:val="32"/>
          <w:rtl/>
        </w:rPr>
        <w:t>אמר רבא: אפילו רבי דענ</w:t>
      </w:r>
      <w:r w:rsidRPr="00C35A2C">
        <w:rPr>
          <w:rFonts w:ascii="FontbitDavid" w:hAnsi="FontbitDavid" w:hint="cs"/>
          <w:sz w:val="32"/>
          <w:rtl/>
        </w:rPr>
        <w:t>יו הוא</w:t>
      </w:r>
      <w:r>
        <w:rPr>
          <w:rFonts w:ascii="FontbitDavid" w:hAnsi="FontbitDavid"/>
          <w:sz w:val="32"/>
          <w:rtl/>
        </w:rPr>
        <w:t xml:space="preserve">, תנא אמרו משום </w:t>
      </w:r>
      <w:r>
        <w:rPr>
          <w:rStyle w:val="affff1"/>
          <w:rFonts w:ascii="FontbitDavid" w:hAnsi="FontbitDavid"/>
          <w:sz w:val="32"/>
          <w:rtl/>
          <w:rPrChange w:id="11573" w:author="מנוע אמוראים" w:date="2026-10-05T16:41:56Z">
            <w:rPr>
              <w:rFonts w:ascii="FontbitDavid" w:hAnsi="FontbitDavid"/>
              <w:sz w:val="32"/>
              <w:rtl/>
            </w:rPr>
          </w:rPrChange>
        </w:rPr>
        <w:t xml:space="preserve">ר</w:t>
      </w:r>
      <w:r>
        <w:rPr>
          <w:rStyle w:val="affff1"/>
          <w:rFonts w:ascii="FontbitDavid" w:hAnsi="FontbitDavid"/>
          <w:sz w:val="32"/>
          <w:rtl/>
          <w:rPrChange w:id="11574" w:author="מנוע אמוראים" w:date="2026-10-05T16:41:56Z">
            <w:rPr>
              <w:rFonts w:ascii="FontbitDavid" w:hAnsi="FontbitDavid"/>
              <w:sz w:val="32"/>
              <w:rtl/>
            </w:rPr>
          </w:rPrChange>
        </w:rPr>
        <w:t xml:space="preserve">"</w:t>
      </w:r>
      <w:r>
        <w:rPr>
          <w:rStyle w:val="affff1"/>
          <w:rFonts w:ascii="FontbitDavid" w:hAnsi="FontbitDavid"/>
          <w:sz w:val="32"/>
          <w:rtl/>
          <w:rPrChange w:id="11575" w:author="מנוע אמוראים" w:date="2026-10-05T16:41:56Z">
            <w:rPr>
              <w:rFonts w:ascii="FontbitDavid" w:hAnsi="FontbitDavid"/>
              <w:sz w:val="32"/>
              <w:rtl/>
            </w:rPr>
          </w:rPrChange>
        </w:rPr>
        <w:t xml:space="preserve">מ</w:t>
      </w:r>
      <w:r>
        <w:rPr>
          <w:rFonts w:ascii="FontbitDavid" w:hAnsi="FontbitDavid"/>
          <w:sz w:val="32"/>
          <w:rtl/>
        </w:rPr>
        <w:t xml:space="preserve">, </w:t>
      </w:r>
      <w:r w:rsidRPr="00C35A2C">
        <w:rPr>
          <w:rFonts w:ascii="FontbitDavid" w:hAnsi="FontbitDavid" w:hint="cs"/>
          <w:sz w:val="32"/>
          <w:rtl/>
        </w:rPr>
        <w:t xml:space="preserve">אבל לא </w:t>
      </w:r>
      <w:r w:rsidRPr="00C35A2C">
        <w:rPr>
          <w:rFonts w:ascii="FontbitDavid" w:hAnsi="FontbitDavid"/>
          <w:sz w:val="32"/>
          <w:rtl/>
        </w:rPr>
        <w:t>אמר</w:t>
      </w:r>
      <w:r w:rsidRPr="00C35A2C">
        <w:rPr>
          <w:rFonts w:ascii="FontbitDavid" w:hAnsi="FontbitDavid" w:hint="cs"/>
          <w:sz w:val="32"/>
          <w:rtl/>
        </w:rPr>
        <w:t xml:space="preserve">- </w:t>
      </w:r>
      <w:r w:rsidRPr="00C35A2C">
        <w:rPr>
          <w:rFonts w:ascii="FontbitDavid" w:hAnsi="FontbitDavid"/>
          <w:sz w:val="32"/>
          <w:rtl/>
        </w:rPr>
        <w:t xml:space="preserve"> </w:t>
      </w:r>
      <w:r>
        <w:rPr>
          <w:rFonts w:ascii="FontbitDavid" w:hAnsi="FontbitDavid" w:hint="cs"/>
          <w:sz w:val="32"/>
          <w:rtl/>
        </w:rPr>
        <w:t xml:space="preserve">שאמר </w:t>
      </w:r>
      <w:r>
        <w:rPr>
          <w:rStyle w:val="affff1"/>
          <w:rFonts w:ascii="FontbitDavid" w:hAnsi="FontbitDavid" w:hint="cs"/>
          <w:sz w:val="32"/>
          <w:rtl/>
          <w:rPrChange w:id="11576"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577"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78"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w:t>
      </w:r>
      <w:r w:rsidRPr="00C35A2C">
        <w:rPr>
          <w:rFonts w:ascii="FontbitDavid" w:hAnsi="FontbitDavid"/>
          <w:sz w:val="32"/>
          <w:rtl/>
        </w:rPr>
        <w:t>.</w:t>
      </w:r>
    </w:p>
    <w:p w14:paraId="30C62E7C"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Style w:val="affff1"/>
          <w:rFonts w:ascii="FontbitDavid" w:hAnsi="FontbitDavid" w:hint="cs"/>
          <w:sz w:val="32"/>
          <w:rtl/>
          <w:rPrChange w:id="11579" w:author="מנוע אמוראים" w:date="2026-10-05T16:41:56Z">
            <w:rPr>
              <w:rFonts w:ascii="FontbitDavid" w:hAnsi="FontbitDavid" w:hint="cs"/>
              <w:sz w:val="32"/>
              <w:rtl/>
            </w:rPr>
          </w:rPrChange>
        </w:rPr>
        <w:t xml:space="preserve">ארי</w:t>
      </w:r>
      <w:r>
        <w:rPr>
          <w:rStyle w:val="affff1"/>
          <w:rFonts w:ascii="FontbitDavid" w:hAnsi="FontbitDavid"/>
          <w:sz w:val="32"/>
          <w:rtl/>
          <w:rPrChange w:id="11580"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81" w:author="מנוע אמוראים" w:date="2026-10-05T16:41:56Z">
            <w:rPr>
              <w:rFonts w:ascii="FontbitDavid" w:hAnsi="FontbitDavid" w:hint="cs"/>
              <w:sz w:val="32"/>
              <w:rtl/>
            </w:rPr>
          </w:rPrChange>
        </w:rPr>
        <w:t xml:space="preserve">ו</w:t>
      </w:r>
      <w:r w:rsidRPr="00C35A2C">
        <w:rPr>
          <w:rFonts w:ascii="FontbitDavid" w:hAnsi="FontbitDavid"/>
          <w:sz w:val="32"/>
          <w:rtl/>
        </w:rPr>
        <w:t>: פליגו בה רבן שמעון בן גמליאל ורבנן, חד אמר: סיני עדיף, וחד אמר: עוקר הרים עדיף.</w:t>
      </w:r>
    </w:p>
    <w:p w14:paraId="3DF21933"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רב יוסף סיני, רבה עוקר הרים, </w:t>
      </w:r>
    </w:p>
    <w:p w14:paraId="0BBD7E51" w14:textId="77777777" w:rsidR="00910F84" w:rsidRPr="00C35A2C" w:rsidRDefault="00910F84" w:rsidP="00910F84">
      <w:pPr>
        <w:rPr>
          <w:rtl/>
        </w:rPr>
      </w:pPr>
      <w:r w:rsidRPr="00C35A2C">
        <w:rPr>
          <w:rtl/>
        </w:rPr>
        <w:t>• שלחו לתמן: איזה מהם קודם? שלחו להו: סיני עדיף, דהכל צריכין למרי חטיא, ואפ</w:t>
      </w:r>
      <w:r>
        <w:rPr>
          <w:rtl/>
        </w:rPr>
        <w:t>"</w:t>
      </w:r>
      <w:r w:rsidRPr="00C35A2C">
        <w:rPr>
          <w:rFonts w:hint="cs"/>
          <w:rtl/>
        </w:rPr>
        <w:t>ה לא קיבל רב יוסף ע</w:t>
      </w:r>
      <w:r>
        <w:rPr>
          <w:rtl/>
        </w:rPr>
        <w:t>"</w:t>
      </w:r>
      <w:r w:rsidRPr="00C35A2C">
        <w:rPr>
          <w:rFonts w:hint="cs"/>
          <w:rtl/>
        </w:rPr>
        <w:t>ע</w:t>
      </w:r>
      <w:r w:rsidRPr="00C35A2C">
        <w:rPr>
          <w:rtl/>
        </w:rPr>
        <w:t>.</w:t>
      </w:r>
    </w:p>
    <w:p w14:paraId="7FA39328"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מלך רבה </w:t>
      </w:r>
      <w:r w:rsidRPr="00C35A2C">
        <w:rPr>
          <w:rFonts w:ascii="FontbitDavid" w:hAnsi="FontbitDavid" w:hint="cs"/>
          <w:sz w:val="32"/>
          <w:rtl/>
        </w:rPr>
        <w:t>כב' שנה ואח</w:t>
      </w:r>
      <w:r>
        <w:rPr>
          <w:rFonts w:ascii="FontbitDavid" w:hAnsi="FontbitDavid"/>
          <w:sz w:val="32"/>
          <w:rtl/>
        </w:rPr>
        <w:t>"</w:t>
      </w:r>
      <w:r w:rsidRPr="00C35A2C">
        <w:rPr>
          <w:rFonts w:ascii="FontbitDavid" w:hAnsi="FontbitDavid" w:hint="cs"/>
          <w:sz w:val="32"/>
          <w:rtl/>
        </w:rPr>
        <w:t>כ מלך רב יוסף</w:t>
      </w:r>
      <w:r w:rsidRPr="00C35A2C">
        <w:rPr>
          <w:rFonts w:ascii="FontbitDavid" w:hAnsi="FontbitDavid"/>
          <w:sz w:val="32"/>
          <w:rtl/>
        </w:rPr>
        <w:t>.</w:t>
      </w:r>
    </w:p>
    <w:p w14:paraId="41516C67" w14:textId="77777777" w:rsidR="00910F84" w:rsidRPr="00C35A2C" w:rsidRDefault="00910F84" w:rsidP="00910F84">
      <w:pPr>
        <w:rPr>
          <w:rFonts w:ascii="FontbitDavid" w:hAnsi="FontbitDavid"/>
          <w:sz w:val="32"/>
          <w:rtl/>
        </w:rPr>
      </w:pPr>
      <w:r w:rsidRPr="00C35A2C">
        <w:rPr>
          <w:rFonts w:ascii="FontbitDavid" w:hAnsi="FontbitDavid"/>
          <w:sz w:val="32"/>
          <w:rtl/>
        </w:rPr>
        <w:t xml:space="preserve">וכל </w:t>
      </w:r>
      <w:r w:rsidRPr="00C35A2C">
        <w:rPr>
          <w:rFonts w:ascii="FontbitDavid" w:hAnsi="FontbitDavid" w:hint="cs"/>
          <w:sz w:val="32"/>
          <w:rtl/>
        </w:rPr>
        <w:t>השנים שמלך רבה</w:t>
      </w:r>
      <w:r w:rsidRPr="00C35A2C">
        <w:rPr>
          <w:rFonts w:ascii="FontbitDavid" w:hAnsi="FontbitDavid"/>
          <w:sz w:val="32"/>
          <w:rtl/>
        </w:rPr>
        <w:t>, רב יוסף אפילו אומ</w:t>
      </w:r>
      <w:r w:rsidRPr="00C35A2C">
        <w:rPr>
          <w:rFonts w:ascii="FontbitDavid" w:hAnsi="FontbitDavid" w:hint="cs"/>
          <w:sz w:val="32"/>
          <w:rtl/>
        </w:rPr>
        <w:t>ן לביתו לא הזמין [שלא נהג אפי' שררה קלה]</w:t>
      </w:r>
      <w:r w:rsidRPr="00C35A2C">
        <w:rPr>
          <w:rFonts w:ascii="FontbitDavid" w:hAnsi="FontbitDavid"/>
          <w:sz w:val="32"/>
          <w:rtl/>
        </w:rPr>
        <w:t>.</w:t>
      </w:r>
    </w:p>
    <w:p w14:paraId="6BB88375" w14:textId="77777777" w:rsidR="00910F84" w:rsidRPr="00C35A2C" w:rsidRDefault="00910F84" w:rsidP="00910F84">
      <w:pPr>
        <w:rPr>
          <w:rFonts w:ascii="FontbitDavid" w:hAnsi="FontbitDavid"/>
          <w:sz w:val="32"/>
          <w:rtl/>
        </w:rPr>
      </w:pPr>
    </w:p>
    <w:p w14:paraId="209809C1" w14:textId="77777777" w:rsidR="00910F84" w:rsidRPr="00C35A2C" w:rsidRDefault="00910F84" w:rsidP="00910F84">
      <w:pPr>
        <w:rPr>
          <w:rFonts w:ascii="FontbitDavid" w:hAnsi="FontbitDavid"/>
          <w:sz w:val="32"/>
          <w:rtl/>
        </w:rPr>
      </w:pPr>
      <w:r w:rsidRPr="00C35A2C">
        <w:rPr>
          <w:rFonts w:ascii="Fb Fontext" w:hAnsi="Fb Fontext"/>
          <w:rtl/>
        </w:rPr>
        <w:t xml:space="preserve">• </w:t>
      </w:r>
      <w:r>
        <w:rPr>
          <w:rFonts w:ascii="FontbitDavid" w:hAnsi="FontbitDavid"/>
          <w:sz w:val="32"/>
          <w:rtl/>
        </w:rPr>
        <w:t xml:space="preserve">אביי ורבא </w:t>
      </w:r>
      <w:r>
        <w:rPr>
          <w:rStyle w:val="affff1"/>
          <w:rFonts w:ascii="FontbitDavid" w:hAnsi="FontbitDavid"/>
          <w:sz w:val="32"/>
          <w:rtl/>
          <w:rPrChange w:id="11582" w:author="מנוע אמוראים" w:date="2026-10-05T16:41:56Z">
            <w:rPr>
              <w:rFonts w:ascii="FontbitDavid" w:hAnsi="FontbitDavid"/>
              <w:sz w:val="32"/>
              <w:rtl/>
            </w:rPr>
          </w:rPrChange>
        </w:rPr>
        <w:t xml:space="preserve">ור</w:t>
      </w:r>
      <w:r>
        <w:rPr>
          <w:rStyle w:val="affff1"/>
          <w:rFonts w:ascii="FontbitDavid" w:hAnsi="FontbitDavid"/>
          <w:sz w:val="32"/>
          <w:rtl/>
          <w:rPrChange w:id="11583"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84" w:author="מנוע אמוראים" w:date="2026-10-05T16:41:56Z">
            <w:rPr>
              <w:rFonts w:ascii="FontbitDavid" w:hAnsi="FontbitDavid" w:hint="cs"/>
              <w:sz w:val="32"/>
              <w:rtl/>
            </w:rPr>
          </w:rPrChange>
        </w:rPr>
        <w:t xml:space="preserve">ז</w:t>
      </w:r>
      <w:r>
        <w:rPr>
          <w:rFonts w:ascii="FontbitDavid" w:hAnsi="FontbitDavid" w:hint="cs"/>
          <w:sz w:val="32"/>
          <w:rtl/>
        </w:rPr>
        <w:t xml:space="preserve"> </w:t>
      </w:r>
      <w:r>
        <w:rPr>
          <w:rStyle w:val="affff1"/>
          <w:rFonts w:ascii="FontbitDavid" w:hAnsi="FontbitDavid" w:hint="cs"/>
          <w:sz w:val="32"/>
          <w:rtl/>
          <w:rPrChange w:id="11585" w:author="מנוע אמוראים" w:date="2026-10-05T16:41:56Z">
            <w:rPr>
              <w:rFonts w:ascii="FontbitDavid" w:hAnsi="FontbitDavid" w:hint="cs"/>
              <w:sz w:val="32"/>
              <w:rtl/>
            </w:rPr>
          </w:rPrChange>
        </w:rPr>
        <w:t xml:space="preserve">ורב</w:t>
      </w:r>
      <w:r>
        <w:rPr>
          <w:rStyle w:val="affff1"/>
          <w:rFonts w:ascii="FontbitDavid" w:hAnsi="FontbitDavid"/>
          <w:sz w:val="32"/>
          <w:rtl/>
          <w:rPrChange w:id="11586"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87"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ישבו והיו צריכים ראש אמרו כל שיאמר דבר ולא יפרכוהו יהיה ראש </w:t>
      </w:r>
    </w:p>
    <w:p w14:paraId="03BAFA79" w14:textId="77777777" w:rsidR="00910F84" w:rsidRPr="00C35A2C" w:rsidRDefault="00910F84" w:rsidP="00910F84">
      <w:pPr>
        <w:rPr>
          <w:rFonts w:ascii="FontbitDavid" w:hAnsi="FontbitDavid"/>
          <w:sz w:val="32"/>
          <w:rtl/>
        </w:rPr>
      </w:pPr>
      <w:r w:rsidRPr="00C35A2C">
        <w:rPr>
          <w:rFonts w:ascii="FontbitDavid" w:hAnsi="FontbitDavid"/>
          <w:sz w:val="32"/>
          <w:rtl/>
        </w:rPr>
        <w:t>דכולהו איפריך, דאביי לא איפריך.</w:t>
      </w:r>
    </w:p>
    <w:p w14:paraId="3727A0C4" w14:textId="77777777" w:rsidR="00910F84" w:rsidRPr="00C35A2C" w:rsidRDefault="00910F84" w:rsidP="00910F84">
      <w:pPr>
        <w:rPr>
          <w:rFonts w:ascii="FontbitDavid" w:hAnsi="FontbitDavid"/>
          <w:sz w:val="32"/>
          <w:rtl/>
        </w:rPr>
      </w:pPr>
      <w:r w:rsidRPr="00C35A2C">
        <w:rPr>
          <w:rFonts w:ascii="FontbitDavid" w:hAnsi="FontbitDavid" w:hint="cs"/>
          <w:sz w:val="32"/>
          <w:rtl/>
        </w:rPr>
        <w:t>ראה רבה שיגבה ראשו של אביי קרא לו</w:t>
      </w:r>
      <w:r w:rsidRPr="00FF1C37">
        <w:rPr>
          <w:rStyle w:val="afffd"/>
          <w:rFonts w:hint="cs"/>
          <w:rtl/>
        </w:rPr>
        <w:t xml:space="preserve"> 'נחמני' </w:t>
      </w:r>
      <w:r w:rsidRPr="00C35A2C">
        <w:rPr>
          <w:rFonts w:ascii="FontbitDavid" w:hAnsi="FontbitDavid" w:hint="cs"/>
          <w:sz w:val="32"/>
          <w:rtl/>
        </w:rPr>
        <w:t>[שזה היו שמו] פתח ותאמר [שלא יתגאה]</w:t>
      </w:r>
    </w:p>
    <w:p w14:paraId="064F4A83" w14:textId="77777777" w:rsidR="00910F84" w:rsidRPr="00C35A2C" w:rsidRDefault="00910F84" w:rsidP="00910F84">
      <w:pPr>
        <w:rPr>
          <w:rFonts w:ascii="FontbitDavid" w:hAnsi="FontbitDavid"/>
          <w:sz w:val="32"/>
          <w:rtl/>
        </w:rPr>
      </w:pPr>
      <w:r w:rsidRPr="00C35A2C">
        <w:rPr>
          <w:rFonts w:ascii="Fb Fontext" w:hAnsi="Fb Fontext"/>
          <w:rtl/>
        </w:rPr>
        <w:t xml:space="preserve">• </w:t>
      </w:r>
      <w:r w:rsidRPr="00FF3D4F">
        <w:rPr>
          <w:rFonts w:ascii="FontbitDavid" w:hAnsi="FontbitDavid"/>
          <w:b/>
          <w:bCs/>
          <w:sz w:val="32"/>
          <w:rtl/>
        </w:rPr>
        <w:t>איבעיא להו</w:t>
      </w:r>
      <w:r>
        <w:rPr>
          <w:rFonts w:ascii="FontbitDavid" w:hAnsi="FontbitDavid"/>
          <w:sz w:val="32"/>
          <w:rtl/>
        </w:rPr>
        <w:t xml:space="preserve">: </w:t>
      </w:r>
      <w:r>
        <w:rPr>
          <w:rStyle w:val="affff1"/>
          <w:rFonts w:ascii="FontbitDavid" w:hAnsi="FontbitDavid"/>
          <w:sz w:val="32"/>
          <w:rtl/>
          <w:rPrChange w:id="11588" w:author="מנוע אמוראים" w:date="2026-10-05T16:41:56Z">
            <w:rPr>
              <w:rFonts w:ascii="FontbitDavid" w:hAnsi="FontbitDavid"/>
              <w:sz w:val="32"/>
              <w:rtl/>
            </w:rPr>
          </w:rPrChange>
        </w:rPr>
        <w:t xml:space="preserve">ר</w:t>
      </w:r>
      <w:r>
        <w:rPr>
          <w:rStyle w:val="affff1"/>
          <w:rFonts w:ascii="FontbitDavid" w:hAnsi="FontbitDavid"/>
          <w:sz w:val="32"/>
          <w:rtl/>
          <w:rPrChange w:id="11589"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90" w:author="מנוע אמוראים" w:date="2026-10-05T16:41:56Z">
            <w:rPr>
              <w:rFonts w:ascii="FontbitDavid" w:hAnsi="FontbitDavid" w:hint="cs"/>
              <w:sz w:val="32"/>
              <w:rtl/>
            </w:rPr>
          </w:rPrChange>
        </w:rPr>
        <w:t xml:space="preserve">ז</w:t>
      </w:r>
      <w:r>
        <w:rPr>
          <w:rFonts w:ascii="FontbitDavid" w:hAnsi="FontbitDavid" w:hint="cs"/>
          <w:sz w:val="32"/>
          <w:rtl/>
        </w:rPr>
        <w:t xml:space="preserve"> </w:t>
      </w:r>
      <w:r>
        <w:rPr>
          <w:rStyle w:val="affff1"/>
          <w:rFonts w:ascii="FontbitDavid" w:hAnsi="FontbitDavid" w:hint="cs"/>
          <w:sz w:val="32"/>
          <w:rtl/>
          <w:rPrChange w:id="11591" w:author="מנוע אמוראים" w:date="2026-10-05T16:41:56Z">
            <w:rPr>
              <w:rFonts w:ascii="FontbitDavid" w:hAnsi="FontbitDavid" w:hint="cs"/>
              <w:sz w:val="32"/>
              <w:rtl/>
            </w:rPr>
          </w:rPrChange>
        </w:rPr>
        <w:t xml:space="preserve">ורבר</w:t>
      </w:r>
      <w:r>
        <w:rPr>
          <w:rStyle w:val="affff1"/>
          <w:rFonts w:ascii="FontbitDavid" w:hAnsi="FontbitDavid"/>
          <w:sz w:val="32"/>
          <w:rtl/>
          <w:rPrChange w:id="11592"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93"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איזה מהם עדיף </w:t>
      </w:r>
      <w:r>
        <w:rPr>
          <w:rStyle w:val="affff1"/>
          <w:rFonts w:ascii="FontbitDavid" w:hAnsi="FontbitDavid" w:hint="cs"/>
          <w:sz w:val="32"/>
          <w:rtl/>
          <w:rPrChange w:id="11594" w:author="מנוע אמוראים" w:date="2026-10-05T16:41:56Z">
            <w:rPr>
              <w:rFonts w:ascii="FontbitDavid" w:hAnsi="FontbitDavid" w:hint="cs"/>
              <w:sz w:val="32"/>
              <w:rtl/>
            </w:rPr>
          </w:rPrChange>
        </w:rPr>
        <w:t xml:space="preserve">ר</w:t>
      </w:r>
      <w:r>
        <w:rPr>
          <w:rStyle w:val="affff1"/>
          <w:rFonts w:ascii="FontbitDavid" w:hAnsi="FontbitDavid"/>
          <w:sz w:val="32"/>
          <w:rtl/>
          <w:rPrChange w:id="11595"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96" w:author="מנוע אמוראים" w:date="2026-10-05T16:41:56Z">
            <w:rPr>
              <w:rFonts w:ascii="FontbitDavid" w:hAnsi="FontbitDavid" w:hint="cs"/>
              <w:sz w:val="32"/>
              <w:rtl/>
            </w:rPr>
          </w:rPrChange>
        </w:rPr>
        <w:t xml:space="preserve">ז</w:t>
      </w:r>
      <w:r>
        <w:rPr>
          <w:rFonts w:ascii="FontbitDavid" w:hAnsi="FontbitDavid" w:hint="cs"/>
          <w:sz w:val="32"/>
          <w:rtl/>
        </w:rPr>
        <w:t xml:space="preserve"> חריף ומקשה </w:t>
      </w:r>
      <w:r>
        <w:rPr>
          <w:rStyle w:val="affff1"/>
          <w:rFonts w:ascii="FontbitDavid" w:hAnsi="FontbitDavid" w:hint="cs"/>
          <w:sz w:val="32"/>
          <w:rtl/>
          <w:rPrChange w:id="11597" w:author="מנוע אמוראים" w:date="2026-10-05T16:41:56Z">
            <w:rPr>
              <w:rFonts w:ascii="FontbitDavid" w:hAnsi="FontbitDavid" w:hint="cs"/>
              <w:sz w:val="32"/>
              <w:rtl/>
            </w:rPr>
          </w:rPrChange>
        </w:rPr>
        <w:t xml:space="preserve">ורב</w:t>
      </w:r>
      <w:r>
        <w:rPr>
          <w:rStyle w:val="affff1"/>
          <w:rFonts w:ascii="FontbitDavid" w:hAnsi="FontbitDavid"/>
          <w:sz w:val="32"/>
          <w:rtl/>
          <w:rPrChange w:id="11598" w:author="מנוע אמוראים" w:date="2026-10-05T16:41:56Z">
            <w:rPr>
              <w:rFonts w:ascii="FontbitDavid" w:hAnsi="FontbitDavid"/>
              <w:sz w:val="32"/>
              <w:rtl/>
            </w:rPr>
          </w:rPrChange>
        </w:rPr>
        <w:t xml:space="preserve">"</w:t>
      </w:r>
      <w:r>
        <w:rPr>
          <w:rStyle w:val="affff1"/>
          <w:rFonts w:ascii="FontbitDavid" w:hAnsi="FontbitDavid" w:hint="cs"/>
          <w:sz w:val="32"/>
          <w:rtl/>
          <w:rPrChange w:id="11599" w:author="מנוע אמוראים" w:date="2026-10-05T16:41:56Z">
            <w:rPr>
              <w:rFonts w:ascii="FontbitDavid" w:hAnsi="FontbitDavid" w:hint="cs"/>
              <w:sz w:val="32"/>
              <w:rtl/>
            </w:rPr>
          </w:rPrChange>
        </w:rPr>
        <w:t xml:space="preserve">מ</w:t>
      </w:r>
      <w:r>
        <w:rPr>
          <w:rFonts w:ascii="FontbitDavid" w:hAnsi="FontbitDavid" w:hint="cs"/>
          <w:sz w:val="32"/>
          <w:rtl/>
        </w:rPr>
        <w:t xml:space="preserve"> מתון ומסיק מאי </w:t>
      </w:r>
      <w:r>
        <w:rPr>
          <w:rFonts w:ascii="FontbitDavid" w:hAnsi="FontbitDavid" w:hint="cs"/>
          <w:sz w:val="32"/>
          <w:rtl/>
        </w:rPr>
        <w:t>-</w:t>
      </w:r>
      <w:r w:rsidRPr="00C35A2C">
        <w:rPr>
          <w:rFonts w:ascii="FontbitDavid" w:hAnsi="FontbitDavid" w:hint="cs"/>
          <w:sz w:val="32"/>
          <w:rtl/>
        </w:rPr>
        <w:t xml:space="preserve"> </w:t>
      </w:r>
      <w:r w:rsidRPr="00280F6D">
        <w:rPr>
          <w:rFonts w:ascii="FontbitDavid" w:hAnsi="FontbitDavid"/>
          <w:b/>
          <w:bCs/>
          <w:sz w:val="32"/>
          <w:rtl/>
        </w:rPr>
        <w:t>תיקו</w:t>
      </w:r>
      <w:r w:rsidRPr="00C35A2C">
        <w:rPr>
          <w:rFonts w:ascii="FontbitDavid" w:hAnsi="FontbitDavid"/>
          <w:sz w:val="32"/>
          <w:rtl/>
        </w:rPr>
        <w:t>.</w:t>
      </w:r>
    </w:p>
    <w:p w14:paraId="2AEA25C2" w14:textId="77777777" w:rsidR="00910F84" w:rsidRDefault="00910F84" w:rsidP="00910F84">
      <w:pPr>
        <w:pStyle w:val="afff0"/>
        <w:rPr>
          <w:szCs w:val="20"/>
          <w:rtl/>
        </w:rPr>
        <w:sectPr w:rsidR="00910F8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sectPr>
      </w:pPr>
    </w:p>
    <w:p w14:paraId="73B756B8" w14:textId="77777777" w:rsidR="00910F84" w:rsidRPr="00C35A2C" w:rsidRDefault="00910F84" w:rsidP="00910F84">
      <w:pPr>
        <w:pStyle w:val="afff0"/>
        <w:rPr>
          <w:rFonts w:ascii="Fb Fontext" w:hAnsi="Fb Fontext"/>
        </w:rPr>
      </w:pPr>
      <w:r w:rsidRPr="00C35A2C">
        <w:rPr>
          <w:rtl/>
        </w:rPr>
        <w:t>הדרן עלך כהן משיח ו</w:t>
      </w:r>
      <w:r>
        <w:rPr>
          <w:rFonts w:hint="cs"/>
          <w:rtl/>
        </w:rPr>
        <w:t>סליקא לה מסכת הוריות</w:t>
      </w:r>
    </w:p>
    <w:p w14:paraId="630716A5" w14:textId="77777777" w:rsidR="00162727" w:rsidRPr="00964514" w:rsidRDefault="00162727" w:rsidP="00964514"/>
    <w:sectPr w:rsidR="00162727" w:rsidRPr="00964514" w:rsidSect="00910F84">
      <w:type w:val="continuous"/>
      <w:pgSz w:w="5103" w:h="14742" w:code="8"/>
      <w:pgMar w:top="567" w:right="1134" w:bottom="567" w:left="567" w:header="284" w:footer="284" w:gutter="0"/>
      <w:pgBorders w:offsetFrom="page">
        <w:top w:val="thickThinMediumGap" w:sz="18" w:space="0" w:color="806000" w:themeColor="accent4" w:themeShade="80"/>
        <w:left w:val="thickThinMediumGap" w:sz="18" w:space="0" w:color="806000" w:themeColor="accent4" w:themeShade="80"/>
        <w:bottom w:val="thinThickMediumGap" w:sz="18" w:space="0" w:color="806000" w:themeColor="accent4" w:themeShade="80"/>
        <w:right w:val="thinThickMediumGap" w:sz="18" w:space="0" w:color="806000" w:themeColor="accent4" w:themeShade="80"/>
      </w:pgBorders>
      <w:pgNumType w:start="1"/>
      <w:cols w:space="720"/>
      <w:bidi/>
      <w:rtlGutter/>
      <w:docGrid w:linePitch="360"/>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E96F6" w14:textId="77777777" w:rsidR="0088618E" w:rsidRDefault="0088618E" w:rsidP="00F522DB">
      <w:pPr>
        <w:spacing w:line="240" w:lineRule="auto"/>
      </w:pPr>
      <w:r>
        <w:separator/>
      </w:r>
    </w:p>
  </w:endnote>
  <w:endnote w:type="continuationSeparator" w:id="0">
    <w:p w14:paraId="341BB952" w14:textId="77777777" w:rsidR="0088618E" w:rsidRDefault="0088618E" w:rsidP="00F522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ttman Keren">
    <w:panose1 w:val="00000700000000000000"/>
    <w:charset w:val="B1"/>
    <w:family w:val="auto"/>
    <w:pitch w:val="variable"/>
    <w:sig w:usb0="00000801" w:usb1="40000000" w:usb2="00000000" w:usb3="00000000" w:csb0="00000020" w:csb1="00000000"/>
  </w:font>
  <w:font w:name="Fb Fontext">
    <w:altName w:val="Times New Roman"/>
    <w:charset w:val="00"/>
    <w:family w:val="roman"/>
    <w:pitch w:val="variable"/>
    <w:sig w:usb0="80000827" w:usb1="5000004A" w:usb2="00000000" w:usb3="00000000" w:csb0="00000021" w:csb1="00000000"/>
  </w:font>
  <w:font w:name="FontbitDavid">
    <w:altName w:val="Times New Roman"/>
    <w:charset w:val="00"/>
    <w:family w:val="roman"/>
    <w:pitch w:val="variable"/>
    <w:sig w:usb0="80000827" w:usb1="5000004A" w:usb2="00000020" w:usb3="00000000" w:csb0="00000021" w:csb1="00000000"/>
  </w:font>
  <w:font w:name="Arial">
    <w:panose1 w:val="020B0604020202020204"/>
    <w:charset w:val="00"/>
    <w:family w:val="swiss"/>
    <w:pitch w:val="variable"/>
    <w:sig w:usb0="E0002EFF" w:usb1="C000785B" w:usb2="00000009" w:usb3="00000000" w:csb0="000001FF" w:csb1="00000000"/>
  </w:font>
  <w:font w:name="Guttman David">
    <w:charset w:val="B1"/>
    <w:family w:val="auto"/>
    <w:pitch w:val="variable"/>
    <w:sig w:usb0="00000801" w:usb1="00000000" w:usb2="00000000" w:usb3="00000000" w:csb0="00000020" w:csb1="00000000"/>
  </w:font>
  <w:font w:name="Guttman Vilna">
    <w:panose1 w:val="02010401010101010101"/>
    <w:charset w:val="B1"/>
    <w:family w:val="auto"/>
    <w:pitch w:val="variable"/>
    <w:sig w:usb0="00000801" w:usb1="40000000" w:usb2="00000000" w:usb3="00000000" w:csb0="00000020" w:csb1="00000000"/>
  </w:font>
  <w:font w:name="BA Fontov Regular">
    <w:altName w:val="BA Fontov"/>
    <w:charset w:val="00"/>
    <w:family w:val="roman"/>
    <w:pitch w:val="variable"/>
    <w:sig w:usb0="00000803" w:usb1="50000000" w:usb2="00000000" w:usb3="00000000" w:csb0="00000021" w:csb1="00000000"/>
  </w:font>
  <w:font w:name="FrankRuehl">
    <w:panose1 w:val="020E050306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BA TM • Vilna Extra-Bold">
    <w:panose1 w:val="02000500000000000000"/>
    <w:charset w:val="00"/>
    <w:family w:val="modern"/>
    <w:notTrueType/>
    <w:pitch w:val="variable"/>
    <w:sig w:usb0="80000803" w:usb1="5000E00A" w:usb2="00000000" w:usb3="00000000" w:csb0="00000021" w:csb1="00000000"/>
  </w:font>
  <w:font w:name="Tahoma">
    <w:panose1 w:val="020B0604030504040204"/>
    <w:charset w:val="00"/>
    <w:family w:val="swiss"/>
    <w:pitch w:val="variable"/>
    <w:sig w:usb0="E1002EFF" w:usb1="C000605B" w:usb2="00000029" w:usb3="00000000" w:csb0="000101FF" w:csb1="00000000"/>
  </w:font>
  <w:font w:name="BA חניכי הישיבות">
    <w:panose1 w:val="02020803050405020304"/>
    <w:charset w:val="00"/>
    <w:family w:val="roman"/>
    <w:pitch w:val="variable"/>
    <w:sig w:usb0="80000823" w:usb1="50002042" w:usb2="00000000" w:usb3="00000000" w:csb0="00000021" w:csb1="00000000"/>
  </w:font>
  <w:font w:name="BA Vilna Bold">
    <w:panose1 w:val="02020803050405020304"/>
    <w:charset w:val="00"/>
    <w:family w:val="roman"/>
    <w:pitch w:val="variable"/>
    <w:sig w:usb0="00000803" w:usb1="50000000" w:usb2="00000000" w:usb3="00000000" w:csb0="00000021" w:csb1="00000000"/>
  </w:font>
  <w:font w:name="PFT_Frank">
    <w:panose1 w:val="01000503000000020003"/>
    <w:charset w:val="B1"/>
    <w:family w:val="auto"/>
    <w:pitch w:val="variable"/>
    <w:sig w:usb0="80000827" w:usb1="5000004A" w:usb2="00000000" w:usb3="00000000" w:csb0="00000020" w:csb1="00000000"/>
  </w:font>
  <w:font w:name="BA TM • Tzlotana">
    <w:panose1 w:val="02000500000000000000"/>
    <w:charset w:val="00"/>
    <w:family w:val="modern"/>
    <w:notTrueType/>
    <w:pitch w:val="variable"/>
    <w:sig w:usb0="80000803" w:usb1="5000E00A" w:usb2="00000000" w:usb3="00000000" w:csb0="00000021" w:csb1="00000000"/>
  </w:font>
  <w:font w:name="BA Franknatan Decor">
    <w:panose1 w:val="02020803050405020304"/>
    <w:charset w:val="00"/>
    <w:family w:val="roman"/>
    <w:pitch w:val="variable"/>
    <w:sig w:usb0="00000803" w:usb1="5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6A01F" w14:textId="77777777" w:rsidR="0088618E" w:rsidRDefault="0088618E" w:rsidP="00F522DB">
      <w:pPr>
        <w:spacing w:line="240" w:lineRule="auto"/>
      </w:pPr>
      <w:r>
        <w:separator/>
      </w:r>
    </w:p>
  </w:footnote>
  <w:footnote w:type="continuationSeparator" w:id="0">
    <w:p w14:paraId="6C438476" w14:textId="77777777" w:rsidR="0088618E" w:rsidRDefault="0088618E" w:rsidP="00F522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383E" w14:textId="11909436" w:rsidR="00910F84" w:rsidRPr="00910F84" w:rsidRDefault="00910F84" w:rsidP="00910F84">
    <w:pPr>
      <w:pStyle w:val="a3"/>
      <w:tabs>
        <w:tab w:val="clear" w:pos="4025"/>
        <w:tab w:val="left" w:pos="2053"/>
        <w:tab w:val="decimal" w:pos="3118"/>
        <w:tab w:val="decimal" w:pos="3402"/>
        <w:tab w:val="center" w:pos="4677"/>
        <w:tab w:val="right" w:pos="7569"/>
      </w:tabs>
      <w:spacing w:after="0" w:line="276" w:lineRule="auto"/>
      <w:rPr>
        <w:rtl/>
      </w:rPr>
    </w:pPr>
    <w:r w:rsidRPr="00753F00">
      <w:rPr>
        <w:rFonts w:ascii="BA TM • Vilna Extra-Bold" w:hAnsi="BA TM • Vilna Extra-Bold"/>
        <w:noProof/>
        <w:rtl/>
      </w:rPr>
      <mc:AlternateContent>
        <mc:Choice Requires="wps">
          <w:drawing>
            <wp:anchor distT="0" distB="0" distL="114300" distR="114300" simplePos="0" relativeHeight="251661312" behindDoc="1" locked="0" layoutInCell="1" allowOverlap="1" wp14:anchorId="08E7E913" wp14:editId="43E53221">
              <wp:simplePos x="0" y="0"/>
              <wp:positionH relativeFrom="page">
                <wp:posOffset>-12934</wp:posOffset>
              </wp:positionH>
              <wp:positionV relativeFrom="page">
                <wp:posOffset>-36863</wp:posOffset>
              </wp:positionV>
              <wp:extent cx="6348299" cy="13373735"/>
              <wp:effectExtent l="0" t="0" r="0" b="0"/>
              <wp:wrapNone/>
              <wp:docPr id="893851297" name="מלבן 1"/>
              <wp:cNvGraphicFramePr/>
              <a:graphic xmlns:a="http://schemas.openxmlformats.org/drawingml/2006/main">
                <a:graphicData uri="http://schemas.microsoft.com/office/word/2010/wordprocessingShape">
                  <wps:wsp>
                    <wps:cNvSpPr/>
                    <wps:spPr>
                      <a:xfrm>
                        <a:off x="0" y="0"/>
                        <a:ext cx="6348299" cy="13373735"/>
                      </a:xfrm>
                      <a:prstGeom prst="rect">
                        <a:avLst/>
                      </a:prstGeom>
                      <a:blipFill dpi="0" rotWithShape="1">
                        <a:blip r:embed="rId1">
                          <a:alphaModFix amt="8000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97DCF3" w14:textId="77777777" w:rsidR="00910F84" w:rsidRDefault="00910F84" w:rsidP="00910F84">
                          <w:pPr>
                            <w:jc w:val="center"/>
                          </w:pPr>
                          <w:r>
                            <w:rPr>
                              <w:rFonts w:hint="cs"/>
                              <w:rtl/>
                            </w:rPr>
                            <w:t>;</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E7E913" id="מלבן 1" o:spid="_x0000_s1026" style="position:absolute;left:0;text-align:left;margin-left:-1pt;margin-top:-2.9pt;width:499.85pt;height:105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AAAAAAAAAAAAAAAAAAAAAAAA&#10;AAAAAAAAAAAAAAAAAAAAAAAA/KD1dAEAAAAAAAAAAAAAAAAAAAAAAAAAAAAAAAAAAAAAAAAAAAAA&#10;AIAftJ4uAAAAAAAAAAAAAAAAAAAAAAAAAAAAAAAAAAAAAAAAAAAAAAAA8I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S41Oi0AACAASURBVN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DxdAEAAAAAAAAAAAAAAAAAAAAAAAAAAAAAAAAAAAAAAAAAAAAAAIAvdDxdAAAAAAAA&#10;AAAAAAAAAAAAAAAAAAAAAAAAAAAAAAAAAAAAAAAA4AsdTxcAAAAAAAAAAAAAAAAAAAAAAAAAAAAA&#10;AAAAAAAAAAAAAAAAAAD4QsfTBQAAAAAAAAAAAAAAAAAAAAAAAAAAAAAAAAAAAAAAAAAAAAAAAL7Q&#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AAAAAAAAAAAAAAAAAAAPCF1t0FAAAAAAAAAAAAAAAAAAAAAAAAAAAA&#10;AAAAAAAAAAAAAAAAAAAAvtC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fXcDAAAAAAAAAAAAAAAAAAAAAAAAAAAAAAAAAAAAAAAAAAAAAACAF+q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2jdXQAAAAAAAAAAAAAAAAAAAAAAAAAA&#10;AAAAAAAAAAAAAAAAAAAAAOAbrbsLAAAAAAAAAAAAAAAAAAAAAAAAAAAAAAAAAAAAAAAAAAAAAAAA&#10;fKN1dwEAAAAAAAAAAAAAAAAAAAAAAAAAAAAAAAAAAAAAAAAAAAAAAIBvtO4uAAAAAAAAAAAAAAAA&#10;AAAAAAAAAAAAAAAAAAAAAAAAAAAAAAAA8I3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F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" stroked="f" strokeweight="1pt">
              <v:fill r:id="rId2" o:title="" opacity="52429f" recolor="t" rotate="t" type="frame"/>
              <v:textbox>
                <w:txbxContent>
                  <w:p w14:paraId="1F97DCF3" w14:textId="77777777" w:rsidR="00910F84" w:rsidRDefault="00910F84" w:rsidP="00910F84">
                    <w:pPr>
                      <w:jc w:val="center"/>
                    </w:pPr>
                    <w:r>
                      <w:rPr>
                        <w:rFonts w:hint="cs"/>
                        <w:rtl/>
                      </w:rPr>
                      <w:t>;</w:t>
                    </w:r>
                  </w:p>
                </w:txbxContent>
              </v:textbox>
              <w10:wrap anchorx="page" anchory="page"/>
            </v:rect>
          </w:pict>
        </mc:Fallback>
      </mc:AlternateContent>
    </w:r>
    <w:r w:rsidRPr="00502FB7">
      <w:rPr>
        <w:rtl/>
      </w:rPr>
      <w:fldChar w:fldCharType="begin"/>
    </w:r>
    <w:r w:rsidRPr="00502FB7">
      <w:rPr>
        <w:rtl/>
      </w:rPr>
      <w:instrText xml:space="preserve"> </w:instrText>
    </w:r>
    <w:r w:rsidRPr="00502FB7">
      <w:instrText>STYLEREF</w:instrText>
    </w:r>
    <w:r w:rsidRPr="00502FB7">
      <w:rPr>
        <w:rtl/>
      </w:rPr>
      <w:instrText xml:space="preserve">  פרק  \* </w:instrText>
    </w:r>
    <w:r w:rsidRPr="00502FB7">
      <w:instrText xml:space="preserve">MERGEFORMAT </w:instrText>
    </w:r>
    <w:r w:rsidRPr="00502FB7">
      <w:rPr>
        <w:rtl/>
      </w:rPr>
      <w:fldChar w:fldCharType="separate"/>
    </w:r>
    <w:r w:rsidR="00EA51D5">
      <w:rPr>
        <w:noProof/>
        <w:rtl/>
      </w:rPr>
      <w:t>פרק חמישי</w:t>
    </w:r>
    <w:r w:rsidRPr="00502FB7">
      <w:rPr>
        <w:rtl/>
      </w:rPr>
      <w:fldChar w:fldCharType="end"/>
    </w:r>
    <w:r w:rsidRPr="00502FB7">
      <w:rPr>
        <w:rtl/>
      </w:rPr>
      <w:t xml:space="preserve">: </w:t>
    </w:r>
    <w:r w:rsidRPr="00502FB7">
      <w:rPr>
        <w:rtl/>
      </w:rPr>
      <w:fldChar w:fldCharType="begin"/>
    </w:r>
    <w:r w:rsidRPr="00502FB7">
      <w:rPr>
        <w:rtl/>
      </w:rPr>
      <w:instrText xml:space="preserve"> </w:instrText>
    </w:r>
    <w:r w:rsidRPr="00502FB7">
      <w:instrText>STYLEREF</w:instrText>
    </w:r>
    <w:r w:rsidRPr="00502FB7">
      <w:rPr>
        <w:rtl/>
      </w:rPr>
      <w:instrText xml:space="preserve">  "דפים בפרק ב"  \* </w:instrText>
    </w:r>
    <w:r w:rsidRPr="00502FB7">
      <w:instrText>MERGEFORMAT</w:instrText>
    </w:r>
    <w:r w:rsidRPr="00502FB7">
      <w:rPr>
        <w:rtl/>
      </w:rPr>
      <w:instrText xml:space="preserve"> </w:instrText>
    </w:r>
    <w:r w:rsidR="00EA51D5">
      <w:rPr>
        <w:rtl/>
      </w:rPr>
      <w:fldChar w:fldCharType="separate"/>
    </w:r>
    <w:r w:rsidR="00EA51D5">
      <w:rPr>
        <w:noProof/>
        <w:rtl/>
      </w:rPr>
      <w:t>סב.- עו:</w:t>
    </w:r>
    <w:r w:rsidRPr="00502FB7">
      <w:rPr>
        <w:rtl/>
      </w:rPr>
      <w:fldChar w:fldCharType="end"/>
    </w:r>
    <w:r>
      <w:rPr>
        <w:sz w:val="22"/>
        <w:szCs w:val="22"/>
        <w:rtl/>
      </w:rPr>
      <w:ptab w:relativeTo="margin" w:alignment="center" w:leader="none"/>
    </w:r>
    <w:r w:rsidRPr="009307BA">
      <w:rPr>
        <w:sz w:val="22"/>
        <w:szCs w:val="22"/>
        <w:rtl/>
      </w:rPr>
      <w:fldChar w:fldCharType="begin"/>
    </w:r>
    <w:r w:rsidRPr="009307BA">
      <w:rPr>
        <w:sz w:val="22"/>
        <w:szCs w:val="22"/>
        <w:rtl/>
      </w:rPr>
      <w:instrText xml:space="preserve"> </w:instrText>
    </w:r>
    <w:r w:rsidRPr="009307BA">
      <w:rPr>
        <w:sz w:val="22"/>
        <w:szCs w:val="22"/>
      </w:rPr>
      <w:instrText>STYLEREF</w:instrText>
    </w:r>
    <w:r w:rsidRPr="009307BA">
      <w:rPr>
        <w:sz w:val="22"/>
        <w:szCs w:val="22"/>
        <w:rtl/>
      </w:rPr>
      <w:instrText xml:space="preserve">  מסכת  \* </w:instrText>
    </w:r>
    <w:r w:rsidRPr="009307BA">
      <w:rPr>
        <w:sz w:val="22"/>
        <w:szCs w:val="22"/>
      </w:rPr>
      <w:instrText>MERGEFORMAT</w:instrText>
    </w:r>
    <w:r w:rsidRPr="009307BA">
      <w:rPr>
        <w:sz w:val="22"/>
        <w:szCs w:val="22"/>
        <w:rtl/>
      </w:rPr>
      <w:instrText xml:space="preserve"> </w:instrText>
    </w:r>
    <w:r w:rsidRPr="009307BA">
      <w:rPr>
        <w:sz w:val="22"/>
        <w:szCs w:val="22"/>
        <w:rtl/>
      </w:rPr>
      <w:fldChar w:fldCharType="separate"/>
    </w:r>
    <w:r w:rsidR="00EA51D5">
      <w:rPr>
        <w:noProof/>
        <w:sz w:val="22"/>
        <w:szCs w:val="22"/>
        <w:rtl/>
      </w:rPr>
      <w:t>עבודה זרה</w:t>
    </w:r>
    <w:r w:rsidRPr="009307BA">
      <w:rPr>
        <w:sz w:val="22"/>
        <w:szCs w:val="22"/>
        <w:rtl/>
      </w:rPr>
      <w:fldChar w:fldCharType="end"/>
    </w:r>
    <w:r>
      <w:rPr>
        <w:rFonts w:hint="cs"/>
        <w:sz w:val="22"/>
        <w:szCs w:val="22"/>
        <w:rtl/>
      </w:rPr>
      <w:t>+</w:t>
    </w:r>
    <w:r>
      <w:rPr>
        <w:rtl/>
      </w:rPr>
      <w:tab/>
    </w:r>
    <w:r w:rsidRPr="00502FB7">
      <w:rPr>
        <w:rtl/>
      </w:rPr>
      <w:fldChar w:fldCharType="begin"/>
    </w:r>
    <w:r w:rsidRPr="00502FB7">
      <w:rPr>
        <w:rtl/>
      </w:rPr>
      <w:instrText xml:space="preserve"> </w:instrText>
    </w:r>
    <w:r w:rsidRPr="00502FB7">
      <w:instrText>STYLEREF  "</w:instrText>
    </w:r>
    <w:r w:rsidRPr="00502FB7">
      <w:rPr>
        <w:rtl/>
      </w:rPr>
      <w:instrText xml:space="preserve">פרק שם"  \* </w:instrText>
    </w:r>
    <w:r w:rsidRPr="00502FB7">
      <w:instrText xml:space="preserve">MERGEFORMAT </w:instrText>
    </w:r>
    <w:r w:rsidRPr="00502FB7">
      <w:rPr>
        <w:rtl/>
      </w:rPr>
      <w:fldChar w:fldCharType="separate"/>
    </w:r>
    <w:r w:rsidR="00EA51D5">
      <w:rPr>
        <w:noProof/>
        <w:rtl/>
      </w:rPr>
      <w:t>השוכר את הפועל</w:t>
    </w:r>
    <w:r w:rsidRPr="00502FB7">
      <w:rPr>
        <w:rtl/>
      </w:rPr>
      <w:fldChar w:fldCharType="end"/>
    </w:r>
    <w:r w:rsidRPr="00502FB7">
      <w:rPr>
        <w:rtl/>
      </w:rPr>
      <w:t xml:space="preserve"> </w:t>
    </w:r>
    <w:r>
      <w:rPr>
        <w:rtl/>
      </w:rPr>
      <w:tab/>
    </w:r>
    <w:r w:rsidRPr="00502FB7">
      <w:rPr>
        <w:rtl/>
      </w:rPr>
      <w:fldChar w:fldCharType="begin"/>
    </w:r>
    <w:r w:rsidRPr="00502FB7">
      <w:rPr>
        <w:rtl/>
      </w:rPr>
      <w:instrText xml:space="preserve"> </w:instrText>
    </w:r>
    <w:r w:rsidRPr="00502FB7">
      <w:instrText>STYLEREF  "</w:instrText>
    </w:r>
    <w:r w:rsidRPr="00502FB7">
      <w:rPr>
        <w:rtl/>
      </w:rPr>
      <w:instrText xml:space="preserve">דף בצד"  \* </w:instrText>
    </w:r>
    <w:r w:rsidRPr="00502FB7">
      <w:instrText xml:space="preserve">MERGEFORMAT </w:instrText>
    </w:r>
    <w:r w:rsidRPr="00502FB7">
      <w:rPr>
        <w:rtl/>
      </w:rPr>
      <w:fldChar w:fldCharType="separate"/>
    </w:r>
    <w:r w:rsidR="00EA51D5">
      <w:rPr>
        <w:noProof/>
        <w:rtl/>
      </w:rPr>
      <w:t>עו:</w:t>
    </w:r>
    <w:r w:rsidRPr="00502FB7">
      <w:rPr>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DDD86ACC"/>
    <w:lvl w:ilvl="0">
      <w:start w:val="1"/>
      <w:numFmt w:val="decimal"/>
      <w:lvlText w:val="%1."/>
      <w:lvlJc w:val="left"/>
      <w:pPr>
        <w:tabs>
          <w:tab w:val="num" w:pos="643"/>
        </w:tabs>
        <w:ind w:left="643" w:hanging="360"/>
      </w:pPr>
    </w:lvl>
  </w:abstractNum>
  <w:abstractNum w:abstractNumId="1" w15:restartNumberingAfterBreak="0">
    <w:nsid w:val="013167D7"/>
    <w:multiLevelType w:val="hybridMultilevel"/>
    <w:tmpl w:val="ED708176"/>
    <w:lvl w:ilvl="0" w:tplc="0D84F856">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71382"/>
    <w:multiLevelType w:val="hybridMultilevel"/>
    <w:tmpl w:val="7284AB30"/>
    <w:lvl w:ilvl="0" w:tplc="DE3416DC">
      <w:start w:val="3"/>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23F95"/>
    <w:multiLevelType w:val="hybridMultilevel"/>
    <w:tmpl w:val="7C6CAABE"/>
    <w:lvl w:ilvl="0" w:tplc="FC004C5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A617D"/>
    <w:multiLevelType w:val="hybridMultilevel"/>
    <w:tmpl w:val="145C61FE"/>
    <w:lvl w:ilvl="0" w:tplc="E79E41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322EB5"/>
    <w:multiLevelType w:val="hybridMultilevel"/>
    <w:tmpl w:val="EB2814F4"/>
    <w:lvl w:ilvl="0" w:tplc="09C88B00">
      <w:start w:val="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120"/>
    <w:multiLevelType w:val="hybridMultilevel"/>
    <w:tmpl w:val="250CB148"/>
    <w:lvl w:ilvl="0" w:tplc="220C74F4">
      <w:start w:val="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C24864"/>
    <w:multiLevelType w:val="hybridMultilevel"/>
    <w:tmpl w:val="0E7AA9E0"/>
    <w:lvl w:ilvl="0" w:tplc="0944C50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BCC4D47"/>
    <w:multiLevelType w:val="hybridMultilevel"/>
    <w:tmpl w:val="C74A0D34"/>
    <w:lvl w:ilvl="0" w:tplc="8D8CBF9E">
      <w:start w:val="5"/>
      <w:numFmt w:val="bullet"/>
      <w:lvlText w:val="-"/>
      <w:lvlJc w:val="left"/>
      <w:pPr>
        <w:ind w:left="1080" w:hanging="360"/>
      </w:pPr>
      <w:rPr>
        <w:rFonts w:ascii="Calibri" w:eastAsia="Calibri" w:hAnsi="Calibri" w:cs="Guttman Ker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BDE7323"/>
    <w:multiLevelType w:val="hybridMultilevel"/>
    <w:tmpl w:val="23DC2D52"/>
    <w:lvl w:ilvl="0" w:tplc="40C4318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176E6A"/>
    <w:multiLevelType w:val="hybridMultilevel"/>
    <w:tmpl w:val="D7903B86"/>
    <w:lvl w:ilvl="0" w:tplc="0F48C174">
      <w:start w:val="1"/>
      <w:numFmt w:val="hebrew1"/>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EF1A7A"/>
    <w:multiLevelType w:val="hybridMultilevel"/>
    <w:tmpl w:val="7728A034"/>
    <w:lvl w:ilvl="0" w:tplc="384C30E0">
      <w:start w:val="1"/>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10540D2B"/>
    <w:multiLevelType w:val="hybridMultilevel"/>
    <w:tmpl w:val="88328DFE"/>
    <w:lvl w:ilvl="0" w:tplc="E662E560">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5A6CB0"/>
    <w:multiLevelType w:val="hybridMultilevel"/>
    <w:tmpl w:val="F6466650"/>
    <w:lvl w:ilvl="0" w:tplc="B4ACD9FA">
      <w:start w:val="5"/>
      <w:numFmt w:val="bullet"/>
      <w:lvlText w:val="-"/>
      <w:lvlJc w:val="left"/>
      <w:pPr>
        <w:ind w:left="1080" w:hanging="360"/>
      </w:pPr>
      <w:rPr>
        <w:rFonts w:ascii="Calibri" w:eastAsia="Calibri" w:hAnsi="Calibri" w:cs="Guttman Kere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2491DB4"/>
    <w:multiLevelType w:val="hybridMultilevel"/>
    <w:tmpl w:val="8188A5C2"/>
    <w:lvl w:ilvl="0" w:tplc="E772C420">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29344FF"/>
    <w:multiLevelType w:val="hybridMultilevel"/>
    <w:tmpl w:val="8D8218F4"/>
    <w:lvl w:ilvl="0" w:tplc="E2BCC49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5730B0"/>
    <w:multiLevelType w:val="hybridMultilevel"/>
    <w:tmpl w:val="7DEEAE86"/>
    <w:lvl w:ilvl="0" w:tplc="D56ABA2A">
      <w:start w:val="68"/>
      <w:numFmt w:val="bullet"/>
      <w:lvlText w:val="–"/>
      <w:lvlJc w:val="left"/>
      <w:pPr>
        <w:ind w:left="700" w:hanging="360"/>
      </w:pPr>
      <w:rPr>
        <w:rFonts w:ascii="David" w:eastAsiaTheme="minorHAnsi" w:hAnsi="David" w:cs="David" w:hint="default"/>
      </w:rPr>
    </w:lvl>
    <w:lvl w:ilvl="1" w:tplc="04090003" w:tentative="1">
      <w:start w:val="1"/>
      <w:numFmt w:val="bullet"/>
      <w:lvlText w:val="o"/>
      <w:lvlJc w:val="left"/>
      <w:pPr>
        <w:ind w:left="1420" w:hanging="360"/>
      </w:pPr>
      <w:rPr>
        <w:rFonts w:ascii="Courier New" w:hAnsi="Courier New" w:cs="Courier New" w:hint="default"/>
      </w:rPr>
    </w:lvl>
    <w:lvl w:ilvl="2" w:tplc="04090005" w:tentative="1">
      <w:start w:val="1"/>
      <w:numFmt w:val="bullet"/>
      <w:lvlText w:val=""/>
      <w:lvlJc w:val="left"/>
      <w:pPr>
        <w:ind w:left="2140" w:hanging="360"/>
      </w:pPr>
      <w:rPr>
        <w:rFonts w:ascii="Wingdings" w:hAnsi="Wingdings" w:hint="default"/>
      </w:rPr>
    </w:lvl>
    <w:lvl w:ilvl="3" w:tplc="04090001" w:tentative="1">
      <w:start w:val="1"/>
      <w:numFmt w:val="bullet"/>
      <w:lvlText w:val=""/>
      <w:lvlJc w:val="left"/>
      <w:pPr>
        <w:ind w:left="2860" w:hanging="360"/>
      </w:pPr>
      <w:rPr>
        <w:rFonts w:ascii="Symbol" w:hAnsi="Symbol" w:hint="default"/>
      </w:rPr>
    </w:lvl>
    <w:lvl w:ilvl="4" w:tplc="04090003" w:tentative="1">
      <w:start w:val="1"/>
      <w:numFmt w:val="bullet"/>
      <w:lvlText w:val="o"/>
      <w:lvlJc w:val="left"/>
      <w:pPr>
        <w:ind w:left="3580" w:hanging="360"/>
      </w:pPr>
      <w:rPr>
        <w:rFonts w:ascii="Courier New" w:hAnsi="Courier New" w:cs="Courier New" w:hint="default"/>
      </w:rPr>
    </w:lvl>
    <w:lvl w:ilvl="5" w:tplc="04090005" w:tentative="1">
      <w:start w:val="1"/>
      <w:numFmt w:val="bullet"/>
      <w:lvlText w:val=""/>
      <w:lvlJc w:val="left"/>
      <w:pPr>
        <w:ind w:left="4300" w:hanging="360"/>
      </w:pPr>
      <w:rPr>
        <w:rFonts w:ascii="Wingdings" w:hAnsi="Wingdings" w:hint="default"/>
      </w:rPr>
    </w:lvl>
    <w:lvl w:ilvl="6" w:tplc="04090001" w:tentative="1">
      <w:start w:val="1"/>
      <w:numFmt w:val="bullet"/>
      <w:lvlText w:val=""/>
      <w:lvlJc w:val="left"/>
      <w:pPr>
        <w:ind w:left="5020" w:hanging="360"/>
      </w:pPr>
      <w:rPr>
        <w:rFonts w:ascii="Symbol" w:hAnsi="Symbol" w:hint="default"/>
      </w:rPr>
    </w:lvl>
    <w:lvl w:ilvl="7" w:tplc="04090003" w:tentative="1">
      <w:start w:val="1"/>
      <w:numFmt w:val="bullet"/>
      <w:lvlText w:val="o"/>
      <w:lvlJc w:val="left"/>
      <w:pPr>
        <w:ind w:left="5740" w:hanging="360"/>
      </w:pPr>
      <w:rPr>
        <w:rFonts w:ascii="Courier New" w:hAnsi="Courier New" w:cs="Courier New" w:hint="default"/>
      </w:rPr>
    </w:lvl>
    <w:lvl w:ilvl="8" w:tplc="04090005" w:tentative="1">
      <w:start w:val="1"/>
      <w:numFmt w:val="bullet"/>
      <w:lvlText w:val=""/>
      <w:lvlJc w:val="left"/>
      <w:pPr>
        <w:ind w:left="6460" w:hanging="360"/>
      </w:pPr>
      <w:rPr>
        <w:rFonts w:ascii="Wingdings" w:hAnsi="Wingdings" w:hint="default"/>
      </w:rPr>
    </w:lvl>
  </w:abstractNum>
  <w:abstractNum w:abstractNumId="17" w15:restartNumberingAfterBreak="0">
    <w:nsid w:val="15C4343A"/>
    <w:multiLevelType w:val="hybridMultilevel"/>
    <w:tmpl w:val="61EAE2EC"/>
    <w:lvl w:ilvl="0" w:tplc="60BC646E">
      <w:start w:val="7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6B3F77"/>
    <w:multiLevelType w:val="hybridMultilevel"/>
    <w:tmpl w:val="EC1EF554"/>
    <w:lvl w:ilvl="0" w:tplc="5416270C">
      <w:start w:val="1"/>
      <w:numFmt w:val="hebrew1"/>
      <w:lvlText w:val="%1."/>
      <w:lvlJc w:val="left"/>
      <w:pPr>
        <w:ind w:left="720" w:hanging="360"/>
      </w:pPr>
      <w:rPr>
        <w:rFonts w:ascii="Fb Fontext" w:eastAsiaTheme="minorHAnsi" w:hAnsi="Fb Fontext" w:cs="Fontbit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FB0FE5"/>
    <w:multiLevelType w:val="hybridMultilevel"/>
    <w:tmpl w:val="06ECFB3E"/>
    <w:lvl w:ilvl="0" w:tplc="F746E74C">
      <w:start w:val="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FA45A0"/>
    <w:multiLevelType w:val="hybridMultilevel"/>
    <w:tmpl w:val="2B42FA0E"/>
    <w:lvl w:ilvl="0" w:tplc="450AE9B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A4C791A"/>
    <w:multiLevelType w:val="hybridMultilevel"/>
    <w:tmpl w:val="2C2E39DE"/>
    <w:lvl w:ilvl="0" w:tplc="A5E0169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A847CE"/>
    <w:multiLevelType w:val="hybridMultilevel"/>
    <w:tmpl w:val="11D8E596"/>
    <w:lvl w:ilvl="0" w:tplc="58A89272">
      <w:start w:val="92"/>
      <w:numFmt w:val="bullet"/>
      <w:lvlText w:val="-"/>
      <w:lvlJc w:val="left"/>
      <w:pPr>
        <w:ind w:left="720" w:hanging="360"/>
      </w:pPr>
      <w:rPr>
        <w:rFonts w:ascii="FontbitDavid" w:eastAsiaTheme="minorHAnsi" w:hAnsi="FontbitDavid" w:cs="FontbitDavid"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E182B4E"/>
    <w:multiLevelType w:val="hybridMultilevel"/>
    <w:tmpl w:val="CA48C732"/>
    <w:lvl w:ilvl="0" w:tplc="6B145D7A">
      <w:start w:val="2"/>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B5361E"/>
    <w:multiLevelType w:val="hybridMultilevel"/>
    <w:tmpl w:val="EE3890F0"/>
    <w:lvl w:ilvl="0" w:tplc="91EEE17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F955316"/>
    <w:multiLevelType w:val="hybridMultilevel"/>
    <w:tmpl w:val="D26C204C"/>
    <w:lvl w:ilvl="0" w:tplc="7B32D332">
      <w:start w:val="1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03666C3"/>
    <w:multiLevelType w:val="hybridMultilevel"/>
    <w:tmpl w:val="8B081B8C"/>
    <w:lvl w:ilvl="0" w:tplc="E2CADEF2">
      <w:start w:val="16"/>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CA6B52"/>
    <w:multiLevelType w:val="hybridMultilevel"/>
    <w:tmpl w:val="D21AE5B8"/>
    <w:lvl w:ilvl="0" w:tplc="C638D13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7B52CC"/>
    <w:multiLevelType w:val="hybridMultilevel"/>
    <w:tmpl w:val="290E84B0"/>
    <w:lvl w:ilvl="0" w:tplc="37B0D0DC">
      <w:start w:val="1"/>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29EE4062"/>
    <w:multiLevelType w:val="hybridMultilevel"/>
    <w:tmpl w:val="08E0F8A6"/>
    <w:lvl w:ilvl="0" w:tplc="828A783A">
      <w:start w:val="4"/>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AA07218"/>
    <w:multiLevelType w:val="hybridMultilevel"/>
    <w:tmpl w:val="DE587152"/>
    <w:lvl w:ilvl="0" w:tplc="E5E87522">
      <w:start w:val="1"/>
      <w:numFmt w:val="bullet"/>
      <w:lvlText w:val=""/>
      <w:lvlJc w:val="left"/>
      <w:pPr>
        <w:ind w:left="113" w:hanging="113"/>
      </w:pPr>
      <w:rPr>
        <w:rFonts w:ascii="Symbol" w:hAnsi="Symbol" w:hint="default"/>
        <w:color w:val="767171" w:themeColor="background2" w:themeShade="80"/>
        <w:lang w:bidi="he-IL"/>
      </w:rPr>
    </w:lvl>
    <w:lvl w:ilvl="1" w:tplc="62D891FA">
      <w:start w:val="1"/>
      <w:numFmt w:val="bullet"/>
      <w:suff w:val="space"/>
      <w:lvlText w:val="o"/>
      <w:lvlJc w:val="left"/>
      <w:pPr>
        <w:ind w:left="1440" w:hanging="360"/>
      </w:pPr>
      <w:rPr>
        <w:rFonts w:ascii="Courier New" w:hAnsi="Courier New" w:hint="default"/>
      </w:rPr>
    </w:lvl>
    <w:lvl w:ilvl="2" w:tplc="2AC8C556">
      <w:start w:val="1"/>
      <w:numFmt w:val="bullet"/>
      <w:suff w:val="space"/>
      <w:lvlText w:val=""/>
      <w:lvlJc w:val="left"/>
      <w:pPr>
        <w:ind w:left="1814" w:hanging="14"/>
      </w:pPr>
      <w:rPr>
        <w:rFonts w:ascii="Wingdings" w:hAnsi="Wingdings" w:hint="default"/>
      </w:rPr>
    </w:lvl>
    <w:lvl w:ilvl="3" w:tplc="D9D09C3C">
      <w:start w:val="1"/>
      <w:numFmt w:val="bullet"/>
      <w:suff w:val="space"/>
      <w:lvlText w:val=""/>
      <w:lvlJc w:val="left"/>
      <w:pPr>
        <w:ind w:left="2552" w:hanging="32"/>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5234E4"/>
    <w:multiLevelType w:val="hybridMultilevel"/>
    <w:tmpl w:val="1F86DCF6"/>
    <w:lvl w:ilvl="0" w:tplc="CC1CE978">
      <w:start w:val="69"/>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DA130D"/>
    <w:multiLevelType w:val="hybridMultilevel"/>
    <w:tmpl w:val="88246258"/>
    <w:lvl w:ilvl="0" w:tplc="1FA210CC">
      <w:start w:val="4"/>
      <w:numFmt w:val="bullet"/>
      <w:lvlText w:val="-"/>
      <w:lvlJc w:val="left"/>
      <w:pPr>
        <w:ind w:left="720" w:hanging="360"/>
      </w:pPr>
      <w:rPr>
        <w:rFonts w:ascii="FontbitDavid" w:eastAsiaTheme="minorHAnsi" w:hAnsi="FontbitDavid" w:cs="FontbitDavid"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5A7BE1"/>
    <w:multiLevelType w:val="hybridMultilevel"/>
    <w:tmpl w:val="D318FD6A"/>
    <w:lvl w:ilvl="0" w:tplc="2424C1A8">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30394278"/>
    <w:multiLevelType w:val="hybridMultilevel"/>
    <w:tmpl w:val="41BE6578"/>
    <w:lvl w:ilvl="0" w:tplc="67BAE0F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001920"/>
    <w:multiLevelType w:val="hybridMultilevel"/>
    <w:tmpl w:val="062ACB12"/>
    <w:lvl w:ilvl="0" w:tplc="0EC4C348">
      <w:start w:val="1"/>
      <w:numFmt w:val="bullet"/>
      <w:lvlText w:val=""/>
      <w:lvlJc w:val="left"/>
      <w:pPr>
        <w:ind w:left="113" w:hanging="113"/>
      </w:pPr>
      <w:rPr>
        <w:rFonts w:ascii="Symbol" w:hAnsi="Symbol" w:hint="default"/>
        <w:color w:val="767171" w:themeColor="background2" w:themeShade="80"/>
      </w:rPr>
    </w:lvl>
    <w:lvl w:ilvl="1" w:tplc="04090003">
      <w:start w:val="1"/>
      <w:numFmt w:val="bullet"/>
      <w:lvlText w:val="o"/>
      <w:lvlJc w:val="left"/>
      <w:pPr>
        <w:ind w:left="1440" w:hanging="360"/>
      </w:pPr>
      <w:rPr>
        <w:rFonts w:ascii="Courier New" w:hAnsi="Courier New" w:cs="Courier New" w:hint="default"/>
      </w:rPr>
    </w:lvl>
    <w:lvl w:ilvl="2" w:tplc="780843C8">
      <w:start w:val="1"/>
      <w:numFmt w:val="bullet"/>
      <w:suff w:val="space"/>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2760DDF"/>
    <w:multiLevelType w:val="hybridMultilevel"/>
    <w:tmpl w:val="7F30E1B0"/>
    <w:lvl w:ilvl="0" w:tplc="7E029618">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7D2C86"/>
    <w:multiLevelType w:val="hybridMultilevel"/>
    <w:tmpl w:val="C7CA03EC"/>
    <w:lvl w:ilvl="0" w:tplc="3716CD12">
      <w:start w:val="2"/>
      <w:numFmt w:val="bullet"/>
      <w:lvlText w:val="-"/>
      <w:lvlJc w:val="left"/>
      <w:pPr>
        <w:ind w:left="1800" w:hanging="360"/>
      </w:pPr>
      <w:rPr>
        <w:rFonts w:ascii="David" w:eastAsiaTheme="minorHAnsi" w:hAnsi="David"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30C7DFC"/>
    <w:multiLevelType w:val="hybridMultilevel"/>
    <w:tmpl w:val="917001DE"/>
    <w:lvl w:ilvl="0" w:tplc="EB4C4020">
      <w:start w:val="1"/>
      <w:numFmt w:val="hebrew1"/>
      <w:lvlText w:val="%1."/>
      <w:lvlJc w:val="left"/>
      <w:pPr>
        <w:ind w:left="720" w:hanging="360"/>
      </w:pPr>
      <w:rPr>
        <w:rFonts w:cs="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9A630F"/>
    <w:multiLevelType w:val="hybridMultilevel"/>
    <w:tmpl w:val="8176EAF8"/>
    <w:lvl w:ilvl="0" w:tplc="38C2FA5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B12194"/>
    <w:multiLevelType w:val="hybridMultilevel"/>
    <w:tmpl w:val="FBB4AD5A"/>
    <w:lvl w:ilvl="0" w:tplc="2394702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5037CCE"/>
    <w:multiLevelType w:val="hybridMultilevel"/>
    <w:tmpl w:val="9A22BAF6"/>
    <w:lvl w:ilvl="0" w:tplc="1A0ED478">
      <w:start w:val="16"/>
      <w:numFmt w:val="bullet"/>
      <w:lvlText w:val="-"/>
      <w:lvlJc w:val="left"/>
      <w:pPr>
        <w:ind w:left="1080" w:hanging="360"/>
      </w:pPr>
      <w:rPr>
        <w:rFonts w:ascii="David" w:eastAsiaTheme="minorHAnsi" w:hAnsi="David" w:cs="Davi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358B5214"/>
    <w:multiLevelType w:val="hybridMultilevel"/>
    <w:tmpl w:val="EF867A0A"/>
    <w:lvl w:ilvl="0" w:tplc="32126924">
      <w:start w:val="100"/>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6F17575"/>
    <w:multiLevelType w:val="hybridMultilevel"/>
    <w:tmpl w:val="9C829876"/>
    <w:lvl w:ilvl="0" w:tplc="2DE2C6A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AD52BF9"/>
    <w:multiLevelType w:val="hybridMultilevel"/>
    <w:tmpl w:val="B0CCF9DE"/>
    <w:lvl w:ilvl="0" w:tplc="A17A3326">
      <w:start w:val="3"/>
      <w:numFmt w:val="bullet"/>
      <w:lvlText w:val="-"/>
      <w:lvlJc w:val="left"/>
      <w:pPr>
        <w:ind w:left="1380" w:hanging="360"/>
      </w:pPr>
      <w:rPr>
        <w:rFonts w:ascii="David" w:eastAsiaTheme="minorHAnsi" w:hAnsi="David" w:cs="David" w:hint="default"/>
      </w:rPr>
    </w:lvl>
    <w:lvl w:ilvl="1" w:tplc="04090003">
      <w:start w:val="1"/>
      <w:numFmt w:val="bullet"/>
      <w:lvlText w:val="o"/>
      <w:lvlJc w:val="left"/>
      <w:pPr>
        <w:ind w:left="2100" w:hanging="360"/>
      </w:pPr>
      <w:rPr>
        <w:rFonts w:ascii="Courier New" w:hAnsi="Courier New" w:cs="Courier New" w:hint="default"/>
      </w:rPr>
    </w:lvl>
    <w:lvl w:ilvl="2" w:tplc="04090005">
      <w:start w:val="1"/>
      <w:numFmt w:val="bullet"/>
      <w:lvlText w:val=""/>
      <w:lvlJc w:val="left"/>
      <w:pPr>
        <w:ind w:left="2820" w:hanging="360"/>
      </w:pPr>
      <w:rPr>
        <w:rFonts w:ascii="Wingdings" w:hAnsi="Wingdings" w:hint="default"/>
      </w:rPr>
    </w:lvl>
    <w:lvl w:ilvl="3" w:tplc="04090001">
      <w:start w:val="1"/>
      <w:numFmt w:val="bullet"/>
      <w:lvlText w:val=""/>
      <w:lvlJc w:val="left"/>
      <w:pPr>
        <w:ind w:left="3540" w:hanging="360"/>
      </w:pPr>
      <w:rPr>
        <w:rFonts w:ascii="Symbol" w:hAnsi="Symbol" w:hint="default"/>
      </w:rPr>
    </w:lvl>
    <w:lvl w:ilvl="4" w:tplc="04090003">
      <w:start w:val="1"/>
      <w:numFmt w:val="bullet"/>
      <w:lvlText w:val="o"/>
      <w:lvlJc w:val="left"/>
      <w:pPr>
        <w:ind w:left="4260" w:hanging="360"/>
      </w:pPr>
      <w:rPr>
        <w:rFonts w:ascii="Courier New" w:hAnsi="Courier New" w:cs="Courier New" w:hint="default"/>
      </w:rPr>
    </w:lvl>
    <w:lvl w:ilvl="5" w:tplc="04090005">
      <w:start w:val="1"/>
      <w:numFmt w:val="bullet"/>
      <w:lvlText w:val=""/>
      <w:lvlJc w:val="left"/>
      <w:pPr>
        <w:ind w:left="4980" w:hanging="360"/>
      </w:pPr>
      <w:rPr>
        <w:rFonts w:ascii="Wingdings" w:hAnsi="Wingdings" w:hint="default"/>
      </w:rPr>
    </w:lvl>
    <w:lvl w:ilvl="6" w:tplc="04090001">
      <w:start w:val="1"/>
      <w:numFmt w:val="bullet"/>
      <w:lvlText w:val=""/>
      <w:lvlJc w:val="left"/>
      <w:pPr>
        <w:ind w:left="5700" w:hanging="360"/>
      </w:pPr>
      <w:rPr>
        <w:rFonts w:ascii="Symbol" w:hAnsi="Symbol" w:hint="default"/>
      </w:rPr>
    </w:lvl>
    <w:lvl w:ilvl="7" w:tplc="04090003">
      <w:start w:val="1"/>
      <w:numFmt w:val="bullet"/>
      <w:lvlText w:val="o"/>
      <w:lvlJc w:val="left"/>
      <w:pPr>
        <w:ind w:left="6420" w:hanging="360"/>
      </w:pPr>
      <w:rPr>
        <w:rFonts w:ascii="Courier New" w:hAnsi="Courier New" w:cs="Courier New" w:hint="default"/>
      </w:rPr>
    </w:lvl>
    <w:lvl w:ilvl="8" w:tplc="04090005">
      <w:start w:val="1"/>
      <w:numFmt w:val="bullet"/>
      <w:lvlText w:val=""/>
      <w:lvlJc w:val="left"/>
      <w:pPr>
        <w:ind w:left="7140" w:hanging="360"/>
      </w:pPr>
      <w:rPr>
        <w:rFonts w:ascii="Wingdings" w:hAnsi="Wingdings" w:hint="default"/>
      </w:rPr>
    </w:lvl>
  </w:abstractNum>
  <w:abstractNum w:abstractNumId="45" w15:restartNumberingAfterBreak="0">
    <w:nsid w:val="3B35134A"/>
    <w:multiLevelType w:val="hybridMultilevel"/>
    <w:tmpl w:val="3A1EDBFA"/>
    <w:lvl w:ilvl="0" w:tplc="176E5368">
      <w:start w:val="70"/>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3D65007F"/>
    <w:multiLevelType w:val="hybridMultilevel"/>
    <w:tmpl w:val="6900A162"/>
    <w:lvl w:ilvl="0" w:tplc="A502CF4C">
      <w:start w:val="2"/>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DDA2825"/>
    <w:multiLevelType w:val="hybridMultilevel"/>
    <w:tmpl w:val="0D76BE64"/>
    <w:lvl w:ilvl="0" w:tplc="95A08B96">
      <w:start w:val="4"/>
      <w:numFmt w:val="bullet"/>
      <w:lvlText w:val="-"/>
      <w:lvlJc w:val="left"/>
      <w:pPr>
        <w:ind w:left="720" w:hanging="360"/>
      </w:pPr>
      <w:rPr>
        <w:rFonts w:ascii="David" w:eastAsia="Times New Roman" w:hAnsi="David" w:cs="David"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9C214E"/>
    <w:multiLevelType w:val="hybridMultilevel"/>
    <w:tmpl w:val="84147EF2"/>
    <w:lvl w:ilvl="0" w:tplc="87008D4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E52E5F"/>
    <w:multiLevelType w:val="hybridMultilevel"/>
    <w:tmpl w:val="AB6A6DCC"/>
    <w:lvl w:ilvl="0" w:tplc="A5706892">
      <w:start w:val="2"/>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31A7147"/>
    <w:multiLevelType w:val="hybridMultilevel"/>
    <w:tmpl w:val="D6E48F22"/>
    <w:lvl w:ilvl="0" w:tplc="769CD856">
      <w:start w:val="1"/>
      <w:numFmt w:val="hebrew1"/>
      <w:lvlText w:val="%1."/>
      <w:lvlJc w:val="left"/>
      <w:pPr>
        <w:ind w:left="720" w:hanging="360"/>
      </w:pPr>
      <w:rPr>
        <w:rFonts w:ascii="Fb Fontext" w:eastAsiaTheme="minorHAnsi" w:hAnsi="Fb Fontext" w:cs="Fontbit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A126FE"/>
    <w:multiLevelType w:val="hybridMultilevel"/>
    <w:tmpl w:val="90383CD4"/>
    <w:lvl w:ilvl="0" w:tplc="105290C0">
      <w:start w:val="1"/>
      <w:numFmt w:val="hebrew1"/>
      <w:lvlText w:val="%1."/>
      <w:lvlJc w:val="left"/>
      <w:pPr>
        <w:ind w:left="700" w:hanging="360"/>
      </w:p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52" w15:restartNumberingAfterBreak="0">
    <w:nsid w:val="48227D09"/>
    <w:multiLevelType w:val="hybridMultilevel"/>
    <w:tmpl w:val="90ACBE6C"/>
    <w:lvl w:ilvl="0" w:tplc="830E56DC">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C74C14"/>
    <w:multiLevelType w:val="hybridMultilevel"/>
    <w:tmpl w:val="115C36C2"/>
    <w:lvl w:ilvl="0" w:tplc="E7949F70">
      <w:start w:val="5"/>
      <w:numFmt w:val="bullet"/>
      <w:lvlText w:val="-"/>
      <w:lvlJc w:val="left"/>
      <w:pPr>
        <w:ind w:left="1080" w:hanging="360"/>
      </w:pPr>
      <w:rPr>
        <w:rFonts w:ascii="Calibri" w:eastAsia="Calibri" w:hAnsi="Calibri" w:cs="Guttman Keren" w:hint="default"/>
        <w:b/>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A12498A"/>
    <w:multiLevelType w:val="hybridMultilevel"/>
    <w:tmpl w:val="5BE49476"/>
    <w:lvl w:ilvl="0" w:tplc="ED64D702">
      <w:start w:val="2"/>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6D7F53"/>
    <w:multiLevelType w:val="hybridMultilevel"/>
    <w:tmpl w:val="E01401FE"/>
    <w:lvl w:ilvl="0" w:tplc="ECC87460">
      <w:start w:val="40"/>
      <w:numFmt w:val="bullet"/>
      <w:lvlText w:val="-"/>
      <w:lvlJc w:val="left"/>
      <w:pPr>
        <w:tabs>
          <w:tab w:val="num" w:pos="720"/>
        </w:tabs>
        <w:ind w:left="720" w:hanging="360"/>
      </w:pPr>
      <w:rPr>
        <w:rFonts w:ascii="Times New Roman" w:eastAsia="Times New Roman" w:hAnsi="Times New Roman" w:cs="Guttman Davi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B2D3AF9"/>
    <w:multiLevelType w:val="hybridMultilevel"/>
    <w:tmpl w:val="0DD86464"/>
    <w:lvl w:ilvl="0" w:tplc="B0E868F4">
      <w:start w:val="1"/>
      <w:numFmt w:val="hebrew1"/>
      <w:lvlText w:val="%1."/>
      <w:lvlJc w:val="left"/>
      <w:pPr>
        <w:ind w:left="720" w:hanging="360"/>
      </w:pPr>
      <w:rPr>
        <w:rFonts w:ascii="FontbitDavid" w:hAnsi="FontbitDavid" w:cs="FontbitDavid"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412EC3"/>
    <w:multiLevelType w:val="hybridMultilevel"/>
    <w:tmpl w:val="9F9CCEDA"/>
    <w:lvl w:ilvl="0" w:tplc="AD54F2FA">
      <w:start w:val="5"/>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C132A63"/>
    <w:multiLevelType w:val="hybridMultilevel"/>
    <w:tmpl w:val="8D3A8422"/>
    <w:lvl w:ilvl="0" w:tplc="B2E478CC">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4DCF4309"/>
    <w:multiLevelType w:val="hybridMultilevel"/>
    <w:tmpl w:val="F4145734"/>
    <w:lvl w:ilvl="0" w:tplc="2908618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F790A9A"/>
    <w:multiLevelType w:val="hybridMultilevel"/>
    <w:tmpl w:val="2728ADFA"/>
    <w:lvl w:ilvl="0" w:tplc="D8803D1E">
      <w:start w:val="1"/>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FB47534"/>
    <w:multiLevelType w:val="hybridMultilevel"/>
    <w:tmpl w:val="0728D986"/>
    <w:lvl w:ilvl="0" w:tplc="28BE7D64">
      <w:start w:val="50"/>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40F1DB2"/>
    <w:multiLevelType w:val="hybridMultilevel"/>
    <w:tmpl w:val="C640041E"/>
    <w:lvl w:ilvl="0" w:tplc="43CEC91A">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4946E42"/>
    <w:multiLevelType w:val="hybridMultilevel"/>
    <w:tmpl w:val="E63C242E"/>
    <w:lvl w:ilvl="0" w:tplc="60A404BC">
      <w:numFmt w:val="bullet"/>
      <w:lvlText w:val="-"/>
      <w:lvlJc w:val="left"/>
      <w:pPr>
        <w:ind w:left="1800" w:hanging="360"/>
      </w:pPr>
      <w:rPr>
        <w:rFonts w:ascii="David" w:eastAsiaTheme="minorHAnsi" w:hAnsi="David"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4AC13DD"/>
    <w:multiLevelType w:val="hybridMultilevel"/>
    <w:tmpl w:val="EB48CF54"/>
    <w:lvl w:ilvl="0" w:tplc="F32A4B7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4B911C8"/>
    <w:multiLevelType w:val="hybridMultilevel"/>
    <w:tmpl w:val="20EA0B2C"/>
    <w:lvl w:ilvl="0" w:tplc="F2B6D05E">
      <w:start w:val="5"/>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2B180F"/>
    <w:multiLevelType w:val="hybridMultilevel"/>
    <w:tmpl w:val="D2F824D4"/>
    <w:lvl w:ilvl="0" w:tplc="D38E6B1E">
      <w:start w:val="1"/>
      <w:numFmt w:val="hebrew1"/>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5FE2F1B"/>
    <w:multiLevelType w:val="hybridMultilevel"/>
    <w:tmpl w:val="02D2B57C"/>
    <w:lvl w:ilvl="0" w:tplc="AD54F2FA">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630281F"/>
    <w:multiLevelType w:val="hybridMultilevel"/>
    <w:tmpl w:val="01ECFA32"/>
    <w:lvl w:ilvl="0" w:tplc="61ECFDA4">
      <w:start w:val="2"/>
      <w:numFmt w:val="hebrew1"/>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9" w15:restartNumberingAfterBreak="0">
    <w:nsid w:val="593C1CF3"/>
    <w:multiLevelType w:val="hybridMultilevel"/>
    <w:tmpl w:val="AB623B6E"/>
    <w:lvl w:ilvl="0" w:tplc="41DE30DA">
      <w:start w:val="2"/>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A51165D"/>
    <w:multiLevelType w:val="hybridMultilevel"/>
    <w:tmpl w:val="233AA926"/>
    <w:lvl w:ilvl="0" w:tplc="1C183D1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B14697E"/>
    <w:multiLevelType w:val="hybridMultilevel"/>
    <w:tmpl w:val="C100C392"/>
    <w:lvl w:ilvl="0" w:tplc="BABAFDEA">
      <w:start w:val="1"/>
      <w:numFmt w:val="hebrew1"/>
      <w:lvlText w:val="%1."/>
      <w:lvlJc w:val="left"/>
      <w:pPr>
        <w:ind w:left="1080" w:hanging="360"/>
      </w:pPr>
      <w:rPr>
        <w:rFonts w:cs="FontbitDavid"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5B1A2C2F"/>
    <w:multiLevelType w:val="hybridMultilevel"/>
    <w:tmpl w:val="BE08CF38"/>
    <w:lvl w:ilvl="0" w:tplc="EF08BD90">
      <w:start w:val="2"/>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B1A42D3"/>
    <w:multiLevelType w:val="hybridMultilevel"/>
    <w:tmpl w:val="50AAF4EA"/>
    <w:lvl w:ilvl="0" w:tplc="4316F7BE">
      <w:start w:val="1"/>
      <w:numFmt w:val="hebrew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C487016"/>
    <w:multiLevelType w:val="hybridMultilevel"/>
    <w:tmpl w:val="98E62DBE"/>
    <w:lvl w:ilvl="0" w:tplc="65167BF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C487A19"/>
    <w:multiLevelType w:val="hybridMultilevel"/>
    <w:tmpl w:val="97FC150E"/>
    <w:lvl w:ilvl="0" w:tplc="369A3C5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CED2842"/>
    <w:multiLevelType w:val="hybridMultilevel"/>
    <w:tmpl w:val="E504660A"/>
    <w:lvl w:ilvl="0" w:tplc="29D0646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F160E92"/>
    <w:multiLevelType w:val="hybridMultilevel"/>
    <w:tmpl w:val="FD846C7C"/>
    <w:lvl w:ilvl="0" w:tplc="F15A95E6">
      <w:start w:val="1"/>
      <w:numFmt w:val="hebrew1"/>
      <w:lvlText w:val="%1."/>
      <w:lvlJc w:val="left"/>
      <w:pPr>
        <w:ind w:left="2520" w:hanging="36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8" w15:restartNumberingAfterBreak="0">
    <w:nsid w:val="60F86661"/>
    <w:multiLevelType w:val="hybridMultilevel"/>
    <w:tmpl w:val="C72211AA"/>
    <w:lvl w:ilvl="0" w:tplc="456E15DA">
      <w:numFmt w:val="bullet"/>
      <w:lvlText w:val="-"/>
      <w:lvlJc w:val="left"/>
      <w:pPr>
        <w:ind w:left="720" w:hanging="360"/>
      </w:pPr>
      <w:rPr>
        <w:rFonts w:ascii="David" w:eastAsiaTheme="minorHAnsi" w:hAnsi="David" w:cs="Guttman Viln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613B6167"/>
    <w:multiLevelType w:val="hybridMultilevel"/>
    <w:tmpl w:val="6EECEAE0"/>
    <w:lvl w:ilvl="0" w:tplc="9B1AA3C6">
      <w:start w:val="2"/>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1885C0D"/>
    <w:multiLevelType w:val="hybridMultilevel"/>
    <w:tmpl w:val="BD9EF42E"/>
    <w:lvl w:ilvl="0" w:tplc="1348FCA4">
      <w:start w:val="1"/>
      <w:numFmt w:val="hebrew1"/>
      <w:lvlText w:val="%1."/>
      <w:lvlJc w:val="left"/>
      <w:pPr>
        <w:ind w:left="720" w:hanging="360"/>
      </w:pPr>
      <w:rPr>
        <w:rFonts w:ascii="FontbitDavid" w:hAnsi="FontbitDavid" w:cs="FontbitDavid"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1A131B2"/>
    <w:multiLevelType w:val="hybridMultilevel"/>
    <w:tmpl w:val="3BA81A18"/>
    <w:lvl w:ilvl="0" w:tplc="955A138C">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1C57F42"/>
    <w:multiLevelType w:val="hybridMultilevel"/>
    <w:tmpl w:val="C9F8D4A0"/>
    <w:lvl w:ilvl="0" w:tplc="3E64F4E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622023D1"/>
    <w:multiLevelType w:val="hybridMultilevel"/>
    <w:tmpl w:val="22407770"/>
    <w:lvl w:ilvl="0" w:tplc="E348C15A">
      <w:start w:val="1"/>
      <w:numFmt w:val="hebrew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2D55CDF"/>
    <w:multiLevelType w:val="hybridMultilevel"/>
    <w:tmpl w:val="E09C4230"/>
    <w:lvl w:ilvl="0" w:tplc="8CDC7208">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30F7640"/>
    <w:multiLevelType w:val="hybridMultilevel"/>
    <w:tmpl w:val="5314AE3E"/>
    <w:lvl w:ilvl="0" w:tplc="07B029BA">
      <w:start w:val="88"/>
      <w:numFmt w:val="bullet"/>
      <w:lvlText w:val="-"/>
      <w:lvlJc w:val="left"/>
      <w:pPr>
        <w:ind w:left="1800" w:hanging="360"/>
      </w:pPr>
      <w:rPr>
        <w:rFonts w:ascii="David" w:eastAsiaTheme="minorHAnsi" w:hAnsi="David" w:cs="David"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635A2F10"/>
    <w:multiLevelType w:val="hybridMultilevel"/>
    <w:tmpl w:val="B52E2B84"/>
    <w:lvl w:ilvl="0" w:tplc="7E724B06">
      <w:start w:val="26"/>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8171351"/>
    <w:multiLevelType w:val="hybridMultilevel"/>
    <w:tmpl w:val="ED60FB8C"/>
    <w:lvl w:ilvl="0" w:tplc="C910EACA">
      <w:start w:val="4"/>
      <w:numFmt w:val="bullet"/>
      <w:lvlText w:val="-"/>
      <w:lvlJc w:val="left"/>
      <w:pPr>
        <w:ind w:left="720" w:hanging="360"/>
      </w:pPr>
      <w:rPr>
        <w:rFonts w:ascii="David" w:eastAsia="Times New Roman"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2718D1"/>
    <w:multiLevelType w:val="hybridMultilevel"/>
    <w:tmpl w:val="F4888ED6"/>
    <w:lvl w:ilvl="0" w:tplc="3B36102E">
      <w:start w:val="1"/>
      <w:numFmt w:val="hebrew1"/>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9" w15:restartNumberingAfterBreak="0">
    <w:nsid w:val="6A6A34EB"/>
    <w:multiLevelType w:val="hybridMultilevel"/>
    <w:tmpl w:val="D972A846"/>
    <w:lvl w:ilvl="0" w:tplc="7980B016">
      <w:start w:val="1"/>
      <w:numFmt w:val="bullet"/>
      <w:lvlText w:val="-"/>
      <w:lvlJc w:val="left"/>
      <w:pPr>
        <w:ind w:left="720" w:hanging="360"/>
      </w:pPr>
      <w:rPr>
        <w:rFonts w:ascii="David" w:eastAsia="Times New Roman"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A83723B"/>
    <w:multiLevelType w:val="hybridMultilevel"/>
    <w:tmpl w:val="F606F950"/>
    <w:lvl w:ilvl="0" w:tplc="2E00FF5C">
      <w:start w:val="3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AA7877"/>
    <w:multiLevelType w:val="hybridMultilevel"/>
    <w:tmpl w:val="DEB2EBAE"/>
    <w:lvl w:ilvl="0" w:tplc="BA24AA7C">
      <w:start w:val="1"/>
      <w:numFmt w:val="hebrew1"/>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E3070BD"/>
    <w:multiLevelType w:val="hybridMultilevel"/>
    <w:tmpl w:val="E4006210"/>
    <w:lvl w:ilvl="0" w:tplc="58FE6FF8">
      <w:start w:val="2"/>
      <w:numFmt w:val="bullet"/>
      <w:lvlText w:val="-"/>
      <w:lvlJc w:val="left"/>
      <w:pPr>
        <w:ind w:left="720" w:hanging="360"/>
      </w:pPr>
      <w:rPr>
        <w:rFonts w:ascii="FontbitDavid" w:eastAsiaTheme="minorHAnsi" w:hAnsi="FontbitDavid" w:cs="Fontbit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FD34506"/>
    <w:multiLevelType w:val="hybridMultilevel"/>
    <w:tmpl w:val="70FE2F60"/>
    <w:lvl w:ilvl="0" w:tplc="1B3E7516">
      <w:start w:val="4"/>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767F20"/>
    <w:multiLevelType w:val="hybridMultilevel"/>
    <w:tmpl w:val="4926A424"/>
    <w:lvl w:ilvl="0" w:tplc="9E464F5E">
      <w:start w:val="14"/>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2945C7F"/>
    <w:multiLevelType w:val="hybridMultilevel"/>
    <w:tmpl w:val="30301826"/>
    <w:lvl w:ilvl="0" w:tplc="0860AFB4">
      <w:start w:val="1"/>
      <w:numFmt w:val="hebrew1"/>
      <w:lvlText w:val="%1."/>
      <w:lvlJc w:val="left"/>
      <w:pPr>
        <w:ind w:left="1080" w:hanging="360"/>
      </w:pPr>
      <w:rPr>
        <w:rFonts w:cs="David"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73056226"/>
    <w:multiLevelType w:val="hybridMultilevel"/>
    <w:tmpl w:val="01EE8A04"/>
    <w:lvl w:ilvl="0" w:tplc="3FC00FEA">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52147EA"/>
    <w:multiLevelType w:val="hybridMultilevel"/>
    <w:tmpl w:val="FF644FB0"/>
    <w:lvl w:ilvl="0" w:tplc="4800B36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5840C0E"/>
    <w:multiLevelType w:val="hybridMultilevel"/>
    <w:tmpl w:val="BDA884C8"/>
    <w:lvl w:ilvl="0" w:tplc="933A9424">
      <w:start w:val="1"/>
      <w:numFmt w:val="hebrew1"/>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71B1486"/>
    <w:multiLevelType w:val="hybridMultilevel"/>
    <w:tmpl w:val="B50401CC"/>
    <w:lvl w:ilvl="0" w:tplc="1E5E4E50">
      <w:start w:val="79"/>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9FD34FA"/>
    <w:multiLevelType w:val="hybridMultilevel"/>
    <w:tmpl w:val="804C7E24"/>
    <w:lvl w:ilvl="0" w:tplc="CBB0B88A">
      <w:start w:val="1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1E2FAF"/>
    <w:multiLevelType w:val="hybridMultilevel"/>
    <w:tmpl w:val="F482BDC8"/>
    <w:lvl w:ilvl="0" w:tplc="5B2AE8BC">
      <w:start w:val="1"/>
      <w:numFmt w:val="bullet"/>
      <w:lvlText w:val="-"/>
      <w:lvlJc w:val="left"/>
      <w:pPr>
        <w:ind w:left="720" w:hanging="360"/>
      </w:pPr>
      <w:rPr>
        <w:rFonts w:ascii="David" w:eastAsiaTheme="minorHAnsi" w:hAnsi="David"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ADC134B"/>
    <w:multiLevelType w:val="hybridMultilevel"/>
    <w:tmpl w:val="3B8020D8"/>
    <w:lvl w:ilvl="0" w:tplc="E81C1956">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3" w15:restartNumberingAfterBreak="0">
    <w:nsid w:val="7BDD1BD5"/>
    <w:multiLevelType w:val="hybridMultilevel"/>
    <w:tmpl w:val="A9801A1C"/>
    <w:lvl w:ilvl="0" w:tplc="08B698E0">
      <w:start w:val="3"/>
      <w:numFmt w:val="bullet"/>
      <w:lvlText w:val="-"/>
      <w:lvlJc w:val="left"/>
      <w:pPr>
        <w:ind w:left="720" w:hanging="360"/>
      </w:pPr>
      <w:rPr>
        <w:rFonts w:ascii="FontbitDavid" w:eastAsiaTheme="minorHAnsi" w:hAnsi="FontbitDavid" w:cs="FontbitDavid" w:hint="default"/>
        <w:lang w:bidi="he-I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E5D1C0B"/>
    <w:multiLevelType w:val="hybridMultilevel"/>
    <w:tmpl w:val="DD42D974"/>
    <w:lvl w:ilvl="0" w:tplc="A4365A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EBC4CCD"/>
    <w:multiLevelType w:val="hybridMultilevel"/>
    <w:tmpl w:val="E4D0B398"/>
    <w:lvl w:ilvl="0" w:tplc="293E7EC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F437796"/>
    <w:multiLevelType w:val="hybridMultilevel"/>
    <w:tmpl w:val="4594B07E"/>
    <w:lvl w:ilvl="0" w:tplc="02DE3896">
      <w:start w:val="2400"/>
      <w:numFmt w:val="bullet"/>
      <w:lvlText w:val="-"/>
      <w:lvlJc w:val="left"/>
      <w:pPr>
        <w:ind w:left="720" w:hanging="360"/>
      </w:pPr>
      <w:rPr>
        <w:rFonts w:ascii="FontbitDavid" w:eastAsiaTheme="minorHAnsi" w:hAnsi="FontbitDavid" w:cs="Fontbit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FC320D9"/>
    <w:multiLevelType w:val="hybridMultilevel"/>
    <w:tmpl w:val="90A69E3E"/>
    <w:lvl w:ilvl="0" w:tplc="4C8850CE">
      <w:start w:val="1"/>
      <w:numFmt w:val="hebrew1"/>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FCE517D"/>
    <w:multiLevelType w:val="hybridMultilevel"/>
    <w:tmpl w:val="603655D4"/>
    <w:lvl w:ilvl="0" w:tplc="0840EDBC">
      <w:start w:val="2"/>
      <w:numFmt w:val="bullet"/>
      <w:lvlText w:val="-"/>
      <w:lvlJc w:val="left"/>
      <w:pPr>
        <w:ind w:left="720" w:hanging="360"/>
      </w:pPr>
      <w:rPr>
        <w:rFonts w:ascii="FontbitDavid" w:eastAsiaTheme="minorHAnsi" w:hAnsi="FontbitDavid" w:cs="FontbitDavid" w:hint="default"/>
        <w:lang w:bidi="he-I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2550710">
    <w:abstractNumId w:val="94"/>
  </w:num>
  <w:num w:numId="2" w16cid:durableId="1496606672">
    <w:abstractNumId w:val="6"/>
  </w:num>
  <w:num w:numId="3" w16cid:durableId="2067877580">
    <w:abstractNumId w:val="80"/>
  </w:num>
  <w:num w:numId="4" w16cid:durableId="1314532034">
    <w:abstractNumId w:val="46"/>
  </w:num>
  <w:num w:numId="5" w16cid:durableId="1943955438">
    <w:abstractNumId w:val="49"/>
  </w:num>
  <w:num w:numId="6" w16cid:durableId="1759523329">
    <w:abstractNumId w:val="107"/>
  </w:num>
  <w:num w:numId="7" w16cid:durableId="1882597235">
    <w:abstractNumId w:val="76"/>
  </w:num>
  <w:num w:numId="8" w16cid:durableId="827130690">
    <w:abstractNumId w:val="1"/>
  </w:num>
  <w:num w:numId="9" w16cid:durableId="190187738">
    <w:abstractNumId w:val="2"/>
  </w:num>
  <w:num w:numId="10" w16cid:durableId="41486880">
    <w:abstractNumId w:val="60"/>
  </w:num>
  <w:num w:numId="11" w16cid:durableId="22175848">
    <w:abstractNumId w:val="44"/>
  </w:num>
  <w:num w:numId="12" w16cid:durableId="292564868">
    <w:abstractNumId w:val="16"/>
  </w:num>
  <w:num w:numId="13" w16cid:durableId="667635348">
    <w:abstractNumId w:val="73"/>
  </w:num>
  <w:num w:numId="14" w16cid:durableId="1174807048">
    <w:abstractNumId w:val="5"/>
  </w:num>
  <w:num w:numId="15" w16cid:durableId="706100816">
    <w:abstractNumId w:val="11"/>
  </w:num>
  <w:num w:numId="16" w16cid:durableId="1806660112">
    <w:abstractNumId w:val="87"/>
  </w:num>
  <w:num w:numId="17" w16cid:durableId="431779747">
    <w:abstractNumId w:val="50"/>
  </w:num>
  <w:num w:numId="18" w16cid:durableId="1109465869">
    <w:abstractNumId w:val="25"/>
  </w:num>
  <w:num w:numId="19" w16cid:durableId="760831055">
    <w:abstractNumId w:val="12"/>
  </w:num>
  <w:num w:numId="20" w16cid:durableId="1944266906">
    <w:abstractNumId w:val="67"/>
  </w:num>
  <w:num w:numId="21" w16cid:durableId="519853321">
    <w:abstractNumId w:val="57"/>
  </w:num>
  <w:num w:numId="22" w16cid:durableId="1211503817">
    <w:abstractNumId w:val="55"/>
  </w:num>
  <w:num w:numId="23" w16cid:durableId="1192114686">
    <w:abstractNumId w:val="33"/>
  </w:num>
  <w:num w:numId="24" w16cid:durableId="387536202">
    <w:abstractNumId w:val="47"/>
  </w:num>
  <w:num w:numId="25" w16cid:durableId="360210219">
    <w:abstractNumId w:val="74"/>
  </w:num>
  <w:num w:numId="26" w16cid:durableId="701323290">
    <w:abstractNumId w:val="24"/>
  </w:num>
  <w:num w:numId="27" w16cid:durableId="503206330">
    <w:abstractNumId w:val="89"/>
  </w:num>
  <w:num w:numId="28" w16cid:durableId="1679575892">
    <w:abstractNumId w:val="26"/>
  </w:num>
  <w:num w:numId="29" w16cid:durableId="2045715151">
    <w:abstractNumId w:val="63"/>
  </w:num>
  <w:num w:numId="30" w16cid:durableId="476150641">
    <w:abstractNumId w:val="102"/>
  </w:num>
  <w:num w:numId="31" w16cid:durableId="249435938">
    <w:abstractNumId w:val="37"/>
  </w:num>
  <w:num w:numId="32" w16cid:durableId="1080446690">
    <w:abstractNumId w:val="4"/>
  </w:num>
  <w:num w:numId="33" w16cid:durableId="2085518836">
    <w:abstractNumId w:val="105"/>
  </w:num>
  <w:num w:numId="34" w16cid:durableId="1538157295">
    <w:abstractNumId w:val="98"/>
  </w:num>
  <w:num w:numId="35" w16cid:durableId="174462384">
    <w:abstractNumId w:val="8"/>
  </w:num>
  <w:num w:numId="36" w16cid:durableId="713969534">
    <w:abstractNumId w:val="53"/>
  </w:num>
  <w:num w:numId="37" w16cid:durableId="1116221328">
    <w:abstractNumId w:val="13"/>
  </w:num>
  <w:num w:numId="38" w16cid:durableId="1360475855">
    <w:abstractNumId w:val="84"/>
  </w:num>
  <w:num w:numId="39" w16cid:durableId="837311716">
    <w:abstractNumId w:val="86"/>
  </w:num>
  <w:num w:numId="40" w16cid:durableId="1865483123">
    <w:abstractNumId w:val="41"/>
  </w:num>
  <w:num w:numId="41" w16cid:durableId="528837890">
    <w:abstractNumId w:val="66"/>
  </w:num>
  <w:num w:numId="42" w16cid:durableId="2063862624">
    <w:abstractNumId w:val="101"/>
  </w:num>
  <w:num w:numId="43" w16cid:durableId="1236092656">
    <w:abstractNumId w:val="18"/>
  </w:num>
  <w:num w:numId="44" w16cid:durableId="1826699884">
    <w:abstractNumId w:val="19"/>
  </w:num>
  <w:num w:numId="45" w16cid:durableId="2112553060">
    <w:abstractNumId w:val="21"/>
  </w:num>
  <w:num w:numId="46" w16cid:durableId="1858696048">
    <w:abstractNumId w:val="72"/>
  </w:num>
  <w:num w:numId="47" w16cid:durableId="612177333">
    <w:abstractNumId w:val="78"/>
  </w:num>
  <w:num w:numId="48" w16cid:durableId="435174818">
    <w:abstractNumId w:val="45"/>
  </w:num>
  <w:num w:numId="49" w16cid:durableId="228272729">
    <w:abstractNumId w:val="28"/>
  </w:num>
  <w:num w:numId="50" w16cid:durableId="2016419813">
    <w:abstractNumId w:val="56"/>
  </w:num>
  <w:num w:numId="51" w16cid:durableId="1174884241">
    <w:abstractNumId w:val="42"/>
  </w:num>
  <w:num w:numId="52" w16cid:durableId="2005816908">
    <w:abstractNumId w:val="17"/>
  </w:num>
  <w:num w:numId="53" w16cid:durableId="975993566">
    <w:abstractNumId w:val="90"/>
  </w:num>
  <w:num w:numId="54" w16cid:durableId="1773552094">
    <w:abstractNumId w:val="14"/>
  </w:num>
  <w:num w:numId="55" w16cid:durableId="50660215">
    <w:abstractNumId w:val="48"/>
  </w:num>
  <w:num w:numId="56" w16cid:durableId="950891736">
    <w:abstractNumId w:val="69"/>
  </w:num>
  <w:num w:numId="57" w16cid:durableId="824277692">
    <w:abstractNumId w:val="52"/>
  </w:num>
  <w:num w:numId="58" w16cid:durableId="880746699">
    <w:abstractNumId w:val="15"/>
  </w:num>
  <w:num w:numId="59" w16cid:durableId="1720129224">
    <w:abstractNumId w:val="77"/>
  </w:num>
  <w:num w:numId="60" w16cid:durableId="1498158216">
    <w:abstractNumId w:val="99"/>
  </w:num>
  <w:num w:numId="61" w16cid:durableId="336151980">
    <w:abstractNumId w:val="30"/>
  </w:num>
  <w:num w:numId="62" w16cid:durableId="1070812358">
    <w:abstractNumId w:val="35"/>
  </w:num>
  <w:num w:numId="63" w16cid:durableId="1379666975">
    <w:abstractNumId w:val="93"/>
  </w:num>
  <w:num w:numId="64" w16cid:durableId="218051354">
    <w:abstractNumId w:val="65"/>
  </w:num>
  <w:num w:numId="65" w16cid:durableId="498815053">
    <w:abstractNumId w:val="85"/>
  </w:num>
  <w:num w:numId="66" w16cid:durableId="1849176962">
    <w:abstractNumId w:val="31"/>
  </w:num>
  <w:num w:numId="67" w16cid:durableId="1535927119">
    <w:abstractNumId w:val="39"/>
  </w:num>
  <w:num w:numId="68" w16cid:durableId="1562253756">
    <w:abstractNumId w:val="61"/>
  </w:num>
  <w:num w:numId="69" w16cid:durableId="2118862125">
    <w:abstractNumId w:val="38"/>
  </w:num>
  <w:num w:numId="70" w16cid:durableId="2107076737">
    <w:abstractNumId w:val="95"/>
  </w:num>
  <w:num w:numId="71" w16cid:durableId="1748264994">
    <w:abstractNumId w:val="51"/>
  </w:num>
  <w:num w:numId="72" w16cid:durableId="1289431120">
    <w:abstractNumId w:val="104"/>
  </w:num>
  <w:num w:numId="73" w16cid:durableId="351298497">
    <w:abstractNumId w:val="100"/>
  </w:num>
  <w:num w:numId="74" w16cid:durableId="2977774">
    <w:abstractNumId w:val="59"/>
  </w:num>
  <w:num w:numId="75" w16cid:durableId="637227787">
    <w:abstractNumId w:val="22"/>
  </w:num>
  <w:num w:numId="76" w16cid:durableId="857550370">
    <w:abstractNumId w:val="91"/>
  </w:num>
  <w:num w:numId="77" w16cid:durableId="1752503416">
    <w:abstractNumId w:val="34"/>
  </w:num>
  <w:num w:numId="78" w16cid:durableId="1111323375">
    <w:abstractNumId w:val="71"/>
  </w:num>
  <w:num w:numId="79" w16cid:durableId="373772619">
    <w:abstractNumId w:val="32"/>
  </w:num>
  <w:num w:numId="80" w16cid:durableId="838884165">
    <w:abstractNumId w:val="62"/>
  </w:num>
  <w:num w:numId="81" w16cid:durableId="1211065786">
    <w:abstractNumId w:val="54"/>
  </w:num>
  <w:num w:numId="82" w16cid:durableId="977220941">
    <w:abstractNumId w:val="40"/>
  </w:num>
  <w:num w:numId="83" w16cid:durableId="1037242227">
    <w:abstractNumId w:val="23"/>
  </w:num>
  <w:num w:numId="84" w16cid:durableId="1193225544">
    <w:abstractNumId w:val="10"/>
  </w:num>
  <w:num w:numId="85" w16cid:durableId="961613483">
    <w:abstractNumId w:val="43"/>
  </w:num>
  <w:num w:numId="86" w16cid:durableId="844976180">
    <w:abstractNumId w:val="103"/>
  </w:num>
  <w:num w:numId="87" w16cid:durableId="1323654040">
    <w:abstractNumId w:val="106"/>
  </w:num>
  <w:num w:numId="88" w16cid:durableId="791942501">
    <w:abstractNumId w:val="97"/>
  </w:num>
  <w:num w:numId="89" w16cid:durableId="719668631">
    <w:abstractNumId w:val="81"/>
  </w:num>
  <w:num w:numId="90" w16cid:durableId="1508516259">
    <w:abstractNumId w:val="27"/>
  </w:num>
  <w:num w:numId="91" w16cid:durableId="815100273">
    <w:abstractNumId w:val="83"/>
  </w:num>
  <w:num w:numId="92" w16cid:durableId="435096058">
    <w:abstractNumId w:val="29"/>
  </w:num>
  <w:num w:numId="93" w16cid:durableId="1392852555">
    <w:abstractNumId w:val="64"/>
  </w:num>
  <w:num w:numId="94" w16cid:durableId="1989239629">
    <w:abstractNumId w:val="68"/>
  </w:num>
  <w:num w:numId="95" w16cid:durableId="1076784007">
    <w:abstractNumId w:val="58"/>
  </w:num>
  <w:num w:numId="96" w16cid:durableId="1028457304">
    <w:abstractNumId w:val="88"/>
  </w:num>
  <w:num w:numId="97" w16cid:durableId="1852336549">
    <w:abstractNumId w:val="96"/>
  </w:num>
  <w:num w:numId="98" w16cid:durableId="76558700">
    <w:abstractNumId w:val="92"/>
  </w:num>
  <w:num w:numId="99" w16cid:durableId="1910967890">
    <w:abstractNumId w:val="20"/>
  </w:num>
  <w:num w:numId="100" w16cid:durableId="2034181970">
    <w:abstractNumId w:val="108"/>
  </w:num>
  <w:num w:numId="101" w16cid:durableId="1559121949">
    <w:abstractNumId w:val="70"/>
  </w:num>
  <w:num w:numId="102" w16cid:durableId="1370446717">
    <w:abstractNumId w:val="36"/>
  </w:num>
  <w:num w:numId="103" w16cid:durableId="315379821">
    <w:abstractNumId w:val="82"/>
  </w:num>
  <w:num w:numId="104" w16cid:durableId="42872128">
    <w:abstractNumId w:val="7"/>
  </w:num>
  <w:num w:numId="105" w16cid:durableId="809325717">
    <w:abstractNumId w:val="79"/>
  </w:num>
  <w:num w:numId="106" w16cid:durableId="1622607938">
    <w:abstractNumId w:val="75"/>
  </w:num>
  <w:num w:numId="107" w16cid:durableId="454183648">
    <w:abstractNumId w:val="3"/>
  </w:num>
  <w:num w:numId="108" w16cid:durableId="63843201">
    <w:abstractNumId w:val="0"/>
  </w:num>
  <w:num w:numId="109" w16cid:durableId="181181976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2"/>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113"/>
  <w:trackRevision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5F3"/>
    <w:rsid w:val="00006F88"/>
    <w:rsid w:val="00014683"/>
    <w:rsid w:val="00014D71"/>
    <w:rsid w:val="0002085A"/>
    <w:rsid w:val="00025049"/>
    <w:rsid w:val="00026268"/>
    <w:rsid w:val="00030F83"/>
    <w:rsid w:val="0003299E"/>
    <w:rsid w:val="00033577"/>
    <w:rsid w:val="00035984"/>
    <w:rsid w:val="000461F4"/>
    <w:rsid w:val="00051284"/>
    <w:rsid w:val="000520DD"/>
    <w:rsid w:val="00054492"/>
    <w:rsid w:val="00056933"/>
    <w:rsid w:val="00056E0D"/>
    <w:rsid w:val="000617EC"/>
    <w:rsid w:val="00066CF5"/>
    <w:rsid w:val="00066E6C"/>
    <w:rsid w:val="00072D84"/>
    <w:rsid w:val="00077263"/>
    <w:rsid w:val="00083885"/>
    <w:rsid w:val="00085C11"/>
    <w:rsid w:val="00090820"/>
    <w:rsid w:val="000943FC"/>
    <w:rsid w:val="00094B9B"/>
    <w:rsid w:val="00096D1B"/>
    <w:rsid w:val="000A0C9C"/>
    <w:rsid w:val="000A2356"/>
    <w:rsid w:val="000A28DF"/>
    <w:rsid w:val="000A53B0"/>
    <w:rsid w:val="000A65D0"/>
    <w:rsid w:val="000B25A3"/>
    <w:rsid w:val="000B4072"/>
    <w:rsid w:val="000B4176"/>
    <w:rsid w:val="000B4B0D"/>
    <w:rsid w:val="000B6A74"/>
    <w:rsid w:val="000B71A4"/>
    <w:rsid w:val="000C0242"/>
    <w:rsid w:val="000C2319"/>
    <w:rsid w:val="000C50A9"/>
    <w:rsid w:val="000C6D0E"/>
    <w:rsid w:val="000D0667"/>
    <w:rsid w:val="000D0790"/>
    <w:rsid w:val="000D5CA4"/>
    <w:rsid w:val="000D7A4B"/>
    <w:rsid w:val="000E0318"/>
    <w:rsid w:val="000E3438"/>
    <w:rsid w:val="000F1B50"/>
    <w:rsid w:val="000F3286"/>
    <w:rsid w:val="000F699C"/>
    <w:rsid w:val="000F7442"/>
    <w:rsid w:val="0010007A"/>
    <w:rsid w:val="001006E2"/>
    <w:rsid w:val="00106356"/>
    <w:rsid w:val="00111706"/>
    <w:rsid w:val="00116064"/>
    <w:rsid w:val="0012208A"/>
    <w:rsid w:val="00127137"/>
    <w:rsid w:val="00130E75"/>
    <w:rsid w:val="00131341"/>
    <w:rsid w:val="00132BD0"/>
    <w:rsid w:val="00137C4B"/>
    <w:rsid w:val="00140724"/>
    <w:rsid w:val="00145518"/>
    <w:rsid w:val="00145BE9"/>
    <w:rsid w:val="00153232"/>
    <w:rsid w:val="0015778C"/>
    <w:rsid w:val="0015798E"/>
    <w:rsid w:val="00160A6B"/>
    <w:rsid w:val="0016136A"/>
    <w:rsid w:val="00162727"/>
    <w:rsid w:val="001736CC"/>
    <w:rsid w:val="0017519A"/>
    <w:rsid w:val="001757E5"/>
    <w:rsid w:val="00181A00"/>
    <w:rsid w:val="00181BFB"/>
    <w:rsid w:val="00183781"/>
    <w:rsid w:val="0018728F"/>
    <w:rsid w:val="001975C6"/>
    <w:rsid w:val="001A362C"/>
    <w:rsid w:val="001A5D0B"/>
    <w:rsid w:val="001B041F"/>
    <w:rsid w:val="001B3EAB"/>
    <w:rsid w:val="001B420F"/>
    <w:rsid w:val="001C20F9"/>
    <w:rsid w:val="001C6ECC"/>
    <w:rsid w:val="001C71FD"/>
    <w:rsid w:val="001D3668"/>
    <w:rsid w:val="001D7C02"/>
    <w:rsid w:val="001E4E31"/>
    <w:rsid w:val="001E5274"/>
    <w:rsid w:val="001E5984"/>
    <w:rsid w:val="001E795D"/>
    <w:rsid w:val="001F0FC2"/>
    <w:rsid w:val="001F3F84"/>
    <w:rsid w:val="001F59A5"/>
    <w:rsid w:val="001F5F2F"/>
    <w:rsid w:val="00202F0A"/>
    <w:rsid w:val="00205782"/>
    <w:rsid w:val="00207BF0"/>
    <w:rsid w:val="00210685"/>
    <w:rsid w:val="0021435C"/>
    <w:rsid w:val="002152C3"/>
    <w:rsid w:val="00217797"/>
    <w:rsid w:val="00224B2D"/>
    <w:rsid w:val="00226970"/>
    <w:rsid w:val="002400AC"/>
    <w:rsid w:val="00241A70"/>
    <w:rsid w:val="00243043"/>
    <w:rsid w:val="00243FFB"/>
    <w:rsid w:val="002448AB"/>
    <w:rsid w:val="0024560A"/>
    <w:rsid w:val="00246A70"/>
    <w:rsid w:val="00246D1E"/>
    <w:rsid w:val="00246DA9"/>
    <w:rsid w:val="00250259"/>
    <w:rsid w:val="00252FB6"/>
    <w:rsid w:val="0026457B"/>
    <w:rsid w:val="00267C3F"/>
    <w:rsid w:val="002707C6"/>
    <w:rsid w:val="00270989"/>
    <w:rsid w:val="00275524"/>
    <w:rsid w:val="00280E96"/>
    <w:rsid w:val="002813C6"/>
    <w:rsid w:val="00281593"/>
    <w:rsid w:val="0028411D"/>
    <w:rsid w:val="00284275"/>
    <w:rsid w:val="00285678"/>
    <w:rsid w:val="00285E76"/>
    <w:rsid w:val="00287CA8"/>
    <w:rsid w:val="00290173"/>
    <w:rsid w:val="002A24FB"/>
    <w:rsid w:val="002A2FCF"/>
    <w:rsid w:val="002A3D68"/>
    <w:rsid w:val="002A7351"/>
    <w:rsid w:val="002C2542"/>
    <w:rsid w:val="002C2AED"/>
    <w:rsid w:val="002C4C9E"/>
    <w:rsid w:val="002C51A0"/>
    <w:rsid w:val="002C6924"/>
    <w:rsid w:val="002C7267"/>
    <w:rsid w:val="002D0BC4"/>
    <w:rsid w:val="002D17A5"/>
    <w:rsid w:val="002D1874"/>
    <w:rsid w:val="002D1F7F"/>
    <w:rsid w:val="002D4A71"/>
    <w:rsid w:val="002E0EC9"/>
    <w:rsid w:val="002E10B5"/>
    <w:rsid w:val="002E1264"/>
    <w:rsid w:val="002E2A87"/>
    <w:rsid w:val="002E3A6B"/>
    <w:rsid w:val="002E6DD5"/>
    <w:rsid w:val="002F4E3F"/>
    <w:rsid w:val="0030088E"/>
    <w:rsid w:val="00301094"/>
    <w:rsid w:val="0030287E"/>
    <w:rsid w:val="00305191"/>
    <w:rsid w:val="003064D4"/>
    <w:rsid w:val="00307D3C"/>
    <w:rsid w:val="003108CA"/>
    <w:rsid w:val="00312D8B"/>
    <w:rsid w:val="00312D8C"/>
    <w:rsid w:val="003214F9"/>
    <w:rsid w:val="0032253E"/>
    <w:rsid w:val="003248D2"/>
    <w:rsid w:val="003256FC"/>
    <w:rsid w:val="00333EBD"/>
    <w:rsid w:val="003347DB"/>
    <w:rsid w:val="00336756"/>
    <w:rsid w:val="003372DF"/>
    <w:rsid w:val="00341C3D"/>
    <w:rsid w:val="003423B8"/>
    <w:rsid w:val="00342660"/>
    <w:rsid w:val="00343814"/>
    <w:rsid w:val="00347852"/>
    <w:rsid w:val="00352461"/>
    <w:rsid w:val="003546E5"/>
    <w:rsid w:val="00355E74"/>
    <w:rsid w:val="003627B4"/>
    <w:rsid w:val="0036283C"/>
    <w:rsid w:val="0036421F"/>
    <w:rsid w:val="00364D9F"/>
    <w:rsid w:val="003712F7"/>
    <w:rsid w:val="00371869"/>
    <w:rsid w:val="003725A7"/>
    <w:rsid w:val="00372AB3"/>
    <w:rsid w:val="003827CF"/>
    <w:rsid w:val="00382C18"/>
    <w:rsid w:val="00387EAB"/>
    <w:rsid w:val="00391E64"/>
    <w:rsid w:val="00393875"/>
    <w:rsid w:val="00394569"/>
    <w:rsid w:val="00396393"/>
    <w:rsid w:val="003967F8"/>
    <w:rsid w:val="00397998"/>
    <w:rsid w:val="00397CD2"/>
    <w:rsid w:val="003A1CD7"/>
    <w:rsid w:val="003A2501"/>
    <w:rsid w:val="003A3599"/>
    <w:rsid w:val="003A378B"/>
    <w:rsid w:val="003A4955"/>
    <w:rsid w:val="003A7C53"/>
    <w:rsid w:val="003B36D1"/>
    <w:rsid w:val="003B452A"/>
    <w:rsid w:val="003D0B11"/>
    <w:rsid w:val="003D4BAF"/>
    <w:rsid w:val="003D76DB"/>
    <w:rsid w:val="003E0CEC"/>
    <w:rsid w:val="003E0FAC"/>
    <w:rsid w:val="003E557E"/>
    <w:rsid w:val="003E6FF2"/>
    <w:rsid w:val="003E77DF"/>
    <w:rsid w:val="003F0FB3"/>
    <w:rsid w:val="003F7688"/>
    <w:rsid w:val="00405624"/>
    <w:rsid w:val="0040594D"/>
    <w:rsid w:val="004076D8"/>
    <w:rsid w:val="00407CFB"/>
    <w:rsid w:val="004122EA"/>
    <w:rsid w:val="004127F5"/>
    <w:rsid w:val="00412D33"/>
    <w:rsid w:val="00413009"/>
    <w:rsid w:val="00414E55"/>
    <w:rsid w:val="00422D26"/>
    <w:rsid w:val="00424696"/>
    <w:rsid w:val="00432AE7"/>
    <w:rsid w:val="00437C26"/>
    <w:rsid w:val="00451333"/>
    <w:rsid w:val="004525F5"/>
    <w:rsid w:val="00454F68"/>
    <w:rsid w:val="0045591C"/>
    <w:rsid w:val="00461751"/>
    <w:rsid w:val="00461DAB"/>
    <w:rsid w:val="00462983"/>
    <w:rsid w:val="004632DB"/>
    <w:rsid w:val="00465435"/>
    <w:rsid w:val="00465B60"/>
    <w:rsid w:val="0047189C"/>
    <w:rsid w:val="004736FB"/>
    <w:rsid w:val="00473CB5"/>
    <w:rsid w:val="00473D24"/>
    <w:rsid w:val="004754B3"/>
    <w:rsid w:val="00475904"/>
    <w:rsid w:val="00475A12"/>
    <w:rsid w:val="004771CE"/>
    <w:rsid w:val="00477861"/>
    <w:rsid w:val="0048152F"/>
    <w:rsid w:val="00483CE1"/>
    <w:rsid w:val="004877D5"/>
    <w:rsid w:val="00491250"/>
    <w:rsid w:val="0049537B"/>
    <w:rsid w:val="004953B4"/>
    <w:rsid w:val="00496F30"/>
    <w:rsid w:val="004A1F4F"/>
    <w:rsid w:val="004A281F"/>
    <w:rsid w:val="004A3C57"/>
    <w:rsid w:val="004B037D"/>
    <w:rsid w:val="004B3271"/>
    <w:rsid w:val="004B500A"/>
    <w:rsid w:val="004B5535"/>
    <w:rsid w:val="004B63A3"/>
    <w:rsid w:val="004D4DEC"/>
    <w:rsid w:val="004D567D"/>
    <w:rsid w:val="004D7F02"/>
    <w:rsid w:val="004E08D4"/>
    <w:rsid w:val="004E3079"/>
    <w:rsid w:val="004E3629"/>
    <w:rsid w:val="004E367F"/>
    <w:rsid w:val="004E70E5"/>
    <w:rsid w:val="004E7C11"/>
    <w:rsid w:val="004E7F33"/>
    <w:rsid w:val="004F01DA"/>
    <w:rsid w:val="004F0378"/>
    <w:rsid w:val="004F66E3"/>
    <w:rsid w:val="00501FA3"/>
    <w:rsid w:val="00502B42"/>
    <w:rsid w:val="00502FB7"/>
    <w:rsid w:val="0050315A"/>
    <w:rsid w:val="00503E93"/>
    <w:rsid w:val="00503F0D"/>
    <w:rsid w:val="0050410E"/>
    <w:rsid w:val="00506E57"/>
    <w:rsid w:val="00514D6A"/>
    <w:rsid w:val="00515771"/>
    <w:rsid w:val="00516E99"/>
    <w:rsid w:val="00521437"/>
    <w:rsid w:val="005218B4"/>
    <w:rsid w:val="00523F3C"/>
    <w:rsid w:val="005255EC"/>
    <w:rsid w:val="00526A51"/>
    <w:rsid w:val="00527164"/>
    <w:rsid w:val="00537CEB"/>
    <w:rsid w:val="00541509"/>
    <w:rsid w:val="00545005"/>
    <w:rsid w:val="00546AB1"/>
    <w:rsid w:val="00550DD7"/>
    <w:rsid w:val="00552429"/>
    <w:rsid w:val="005544F4"/>
    <w:rsid w:val="00555AAA"/>
    <w:rsid w:val="00562D35"/>
    <w:rsid w:val="00563AC1"/>
    <w:rsid w:val="005657A9"/>
    <w:rsid w:val="00566202"/>
    <w:rsid w:val="005663D4"/>
    <w:rsid w:val="005700E7"/>
    <w:rsid w:val="005702CC"/>
    <w:rsid w:val="005719F3"/>
    <w:rsid w:val="0057545F"/>
    <w:rsid w:val="005817ED"/>
    <w:rsid w:val="00582EE4"/>
    <w:rsid w:val="00585932"/>
    <w:rsid w:val="00586AC6"/>
    <w:rsid w:val="00587026"/>
    <w:rsid w:val="005901B3"/>
    <w:rsid w:val="0059234C"/>
    <w:rsid w:val="00592369"/>
    <w:rsid w:val="00595EDF"/>
    <w:rsid w:val="00596B5D"/>
    <w:rsid w:val="005A354C"/>
    <w:rsid w:val="005A4099"/>
    <w:rsid w:val="005A5EBD"/>
    <w:rsid w:val="005D276F"/>
    <w:rsid w:val="005D3935"/>
    <w:rsid w:val="005D399C"/>
    <w:rsid w:val="005D5DE5"/>
    <w:rsid w:val="005D61B9"/>
    <w:rsid w:val="005D62EA"/>
    <w:rsid w:val="005E77EE"/>
    <w:rsid w:val="005F116C"/>
    <w:rsid w:val="005F46BF"/>
    <w:rsid w:val="005F6501"/>
    <w:rsid w:val="006054D5"/>
    <w:rsid w:val="0061148D"/>
    <w:rsid w:val="00614180"/>
    <w:rsid w:val="006215F3"/>
    <w:rsid w:val="006247F0"/>
    <w:rsid w:val="00624DB9"/>
    <w:rsid w:val="006328CC"/>
    <w:rsid w:val="00641667"/>
    <w:rsid w:val="00643E0F"/>
    <w:rsid w:val="00644B00"/>
    <w:rsid w:val="00644BA1"/>
    <w:rsid w:val="00645D56"/>
    <w:rsid w:val="00652E9E"/>
    <w:rsid w:val="00656F4D"/>
    <w:rsid w:val="006571CB"/>
    <w:rsid w:val="00660AEB"/>
    <w:rsid w:val="00663940"/>
    <w:rsid w:val="00664142"/>
    <w:rsid w:val="0067057B"/>
    <w:rsid w:val="00671482"/>
    <w:rsid w:val="006746D9"/>
    <w:rsid w:val="00680AB5"/>
    <w:rsid w:val="006823D9"/>
    <w:rsid w:val="00685CAB"/>
    <w:rsid w:val="00687036"/>
    <w:rsid w:val="0069214E"/>
    <w:rsid w:val="00694F9E"/>
    <w:rsid w:val="00697A1C"/>
    <w:rsid w:val="00697D3C"/>
    <w:rsid w:val="006A0912"/>
    <w:rsid w:val="006A3C55"/>
    <w:rsid w:val="006A52D9"/>
    <w:rsid w:val="006B02DC"/>
    <w:rsid w:val="006B12CB"/>
    <w:rsid w:val="006B2BA7"/>
    <w:rsid w:val="006B3624"/>
    <w:rsid w:val="006B3F5A"/>
    <w:rsid w:val="006B5485"/>
    <w:rsid w:val="006B5A70"/>
    <w:rsid w:val="006B607B"/>
    <w:rsid w:val="006B664F"/>
    <w:rsid w:val="006B763B"/>
    <w:rsid w:val="006C3FE6"/>
    <w:rsid w:val="006C77A3"/>
    <w:rsid w:val="006D2859"/>
    <w:rsid w:val="006D5ACB"/>
    <w:rsid w:val="006D60B0"/>
    <w:rsid w:val="006D6E3F"/>
    <w:rsid w:val="006D7E16"/>
    <w:rsid w:val="006E5660"/>
    <w:rsid w:val="006F15E5"/>
    <w:rsid w:val="006F44D7"/>
    <w:rsid w:val="006F4A83"/>
    <w:rsid w:val="006F56AD"/>
    <w:rsid w:val="006F685A"/>
    <w:rsid w:val="007017F7"/>
    <w:rsid w:val="00701AD9"/>
    <w:rsid w:val="00701CBB"/>
    <w:rsid w:val="00703A16"/>
    <w:rsid w:val="00705075"/>
    <w:rsid w:val="00705791"/>
    <w:rsid w:val="007105B4"/>
    <w:rsid w:val="00712978"/>
    <w:rsid w:val="00713977"/>
    <w:rsid w:val="00714644"/>
    <w:rsid w:val="007207F6"/>
    <w:rsid w:val="00722D2D"/>
    <w:rsid w:val="00730491"/>
    <w:rsid w:val="00731DAF"/>
    <w:rsid w:val="00733F4C"/>
    <w:rsid w:val="00735757"/>
    <w:rsid w:val="007364DD"/>
    <w:rsid w:val="00737805"/>
    <w:rsid w:val="00742460"/>
    <w:rsid w:val="007505EA"/>
    <w:rsid w:val="00754630"/>
    <w:rsid w:val="007566BA"/>
    <w:rsid w:val="00760A18"/>
    <w:rsid w:val="00766CB0"/>
    <w:rsid w:val="007709F3"/>
    <w:rsid w:val="00773216"/>
    <w:rsid w:val="0077626F"/>
    <w:rsid w:val="00786C6C"/>
    <w:rsid w:val="00792963"/>
    <w:rsid w:val="007933A9"/>
    <w:rsid w:val="00794BD7"/>
    <w:rsid w:val="0079531B"/>
    <w:rsid w:val="007A2EFD"/>
    <w:rsid w:val="007A50DB"/>
    <w:rsid w:val="007A6AC6"/>
    <w:rsid w:val="007A6E4C"/>
    <w:rsid w:val="007B0D3C"/>
    <w:rsid w:val="007B2B55"/>
    <w:rsid w:val="007B3C0D"/>
    <w:rsid w:val="007B3C9F"/>
    <w:rsid w:val="007B437D"/>
    <w:rsid w:val="007B5340"/>
    <w:rsid w:val="007B6BEB"/>
    <w:rsid w:val="007B75D9"/>
    <w:rsid w:val="007B7C11"/>
    <w:rsid w:val="007C231A"/>
    <w:rsid w:val="007C5D47"/>
    <w:rsid w:val="007C5F26"/>
    <w:rsid w:val="007C6E6D"/>
    <w:rsid w:val="007D2B12"/>
    <w:rsid w:val="007D5B89"/>
    <w:rsid w:val="007D6747"/>
    <w:rsid w:val="007E1992"/>
    <w:rsid w:val="007E3A0E"/>
    <w:rsid w:val="007E3D7F"/>
    <w:rsid w:val="007F4D43"/>
    <w:rsid w:val="007F61D8"/>
    <w:rsid w:val="008020C0"/>
    <w:rsid w:val="00802EA6"/>
    <w:rsid w:val="00802F32"/>
    <w:rsid w:val="00805DC2"/>
    <w:rsid w:val="008124A1"/>
    <w:rsid w:val="00812A57"/>
    <w:rsid w:val="00813D32"/>
    <w:rsid w:val="00817D2B"/>
    <w:rsid w:val="008210A1"/>
    <w:rsid w:val="008251D1"/>
    <w:rsid w:val="00826321"/>
    <w:rsid w:val="00836EE2"/>
    <w:rsid w:val="00837AA2"/>
    <w:rsid w:val="008410D2"/>
    <w:rsid w:val="00846E1A"/>
    <w:rsid w:val="00847587"/>
    <w:rsid w:val="00851CCB"/>
    <w:rsid w:val="00852A4D"/>
    <w:rsid w:val="00852A84"/>
    <w:rsid w:val="0085396A"/>
    <w:rsid w:val="0085447D"/>
    <w:rsid w:val="0086163A"/>
    <w:rsid w:val="00863536"/>
    <w:rsid w:val="008720B8"/>
    <w:rsid w:val="008746BD"/>
    <w:rsid w:val="00882929"/>
    <w:rsid w:val="00882FD2"/>
    <w:rsid w:val="0088618E"/>
    <w:rsid w:val="00886653"/>
    <w:rsid w:val="0089064C"/>
    <w:rsid w:val="008A2859"/>
    <w:rsid w:val="008A416B"/>
    <w:rsid w:val="008A4B1F"/>
    <w:rsid w:val="008A62CC"/>
    <w:rsid w:val="008A6A11"/>
    <w:rsid w:val="008A724B"/>
    <w:rsid w:val="008B4C53"/>
    <w:rsid w:val="008B5505"/>
    <w:rsid w:val="008B5ABF"/>
    <w:rsid w:val="008C1C33"/>
    <w:rsid w:val="008C1F7F"/>
    <w:rsid w:val="008D0828"/>
    <w:rsid w:val="008D110A"/>
    <w:rsid w:val="008D5DF5"/>
    <w:rsid w:val="008E28B8"/>
    <w:rsid w:val="008F3CAD"/>
    <w:rsid w:val="008F795D"/>
    <w:rsid w:val="00901E50"/>
    <w:rsid w:val="00905AB3"/>
    <w:rsid w:val="009064FE"/>
    <w:rsid w:val="00910F84"/>
    <w:rsid w:val="00911B35"/>
    <w:rsid w:val="00912138"/>
    <w:rsid w:val="00913255"/>
    <w:rsid w:val="0091338E"/>
    <w:rsid w:val="00913B1A"/>
    <w:rsid w:val="00913E76"/>
    <w:rsid w:val="009158FE"/>
    <w:rsid w:val="009159AB"/>
    <w:rsid w:val="00915C8D"/>
    <w:rsid w:val="009163E9"/>
    <w:rsid w:val="009201BB"/>
    <w:rsid w:val="009205D3"/>
    <w:rsid w:val="00920D8C"/>
    <w:rsid w:val="00921177"/>
    <w:rsid w:val="00924B7E"/>
    <w:rsid w:val="0092713F"/>
    <w:rsid w:val="0092720F"/>
    <w:rsid w:val="009307BA"/>
    <w:rsid w:val="00930BF8"/>
    <w:rsid w:val="0093391A"/>
    <w:rsid w:val="009373B7"/>
    <w:rsid w:val="00940476"/>
    <w:rsid w:val="00943138"/>
    <w:rsid w:val="00945B81"/>
    <w:rsid w:val="00947B51"/>
    <w:rsid w:val="00947CF8"/>
    <w:rsid w:val="009549C7"/>
    <w:rsid w:val="00956A79"/>
    <w:rsid w:val="00957A54"/>
    <w:rsid w:val="00963E1A"/>
    <w:rsid w:val="00964514"/>
    <w:rsid w:val="00966A00"/>
    <w:rsid w:val="00967015"/>
    <w:rsid w:val="00971D7F"/>
    <w:rsid w:val="009723DF"/>
    <w:rsid w:val="009845B2"/>
    <w:rsid w:val="00985047"/>
    <w:rsid w:val="00987A89"/>
    <w:rsid w:val="00991212"/>
    <w:rsid w:val="00992CBA"/>
    <w:rsid w:val="0099406B"/>
    <w:rsid w:val="00995C29"/>
    <w:rsid w:val="00995EDB"/>
    <w:rsid w:val="009A7DEC"/>
    <w:rsid w:val="009B1C68"/>
    <w:rsid w:val="009B2870"/>
    <w:rsid w:val="009B3D70"/>
    <w:rsid w:val="009B53DA"/>
    <w:rsid w:val="009B6286"/>
    <w:rsid w:val="009B6344"/>
    <w:rsid w:val="009C2F56"/>
    <w:rsid w:val="009E14AB"/>
    <w:rsid w:val="009E3026"/>
    <w:rsid w:val="009E36F1"/>
    <w:rsid w:val="009E4416"/>
    <w:rsid w:val="009E5EB3"/>
    <w:rsid w:val="009E75E6"/>
    <w:rsid w:val="009E79F4"/>
    <w:rsid w:val="00A00A89"/>
    <w:rsid w:val="00A069E7"/>
    <w:rsid w:val="00A15DF8"/>
    <w:rsid w:val="00A1787B"/>
    <w:rsid w:val="00A2193F"/>
    <w:rsid w:val="00A22816"/>
    <w:rsid w:val="00A22B46"/>
    <w:rsid w:val="00A25C75"/>
    <w:rsid w:val="00A25FFF"/>
    <w:rsid w:val="00A26428"/>
    <w:rsid w:val="00A26744"/>
    <w:rsid w:val="00A30F75"/>
    <w:rsid w:val="00A31D2F"/>
    <w:rsid w:val="00A33721"/>
    <w:rsid w:val="00A34C51"/>
    <w:rsid w:val="00A34D86"/>
    <w:rsid w:val="00A356F3"/>
    <w:rsid w:val="00A379F3"/>
    <w:rsid w:val="00A44F5C"/>
    <w:rsid w:val="00A52ECE"/>
    <w:rsid w:val="00A621CB"/>
    <w:rsid w:val="00A70C57"/>
    <w:rsid w:val="00A70DBD"/>
    <w:rsid w:val="00A724D6"/>
    <w:rsid w:val="00A72D90"/>
    <w:rsid w:val="00A742D4"/>
    <w:rsid w:val="00A74DD3"/>
    <w:rsid w:val="00A755FF"/>
    <w:rsid w:val="00A77072"/>
    <w:rsid w:val="00A77D28"/>
    <w:rsid w:val="00A81E0E"/>
    <w:rsid w:val="00A8615F"/>
    <w:rsid w:val="00A90F98"/>
    <w:rsid w:val="00A9271B"/>
    <w:rsid w:val="00A92EDB"/>
    <w:rsid w:val="00A956AE"/>
    <w:rsid w:val="00A97241"/>
    <w:rsid w:val="00AA31DB"/>
    <w:rsid w:val="00AA4124"/>
    <w:rsid w:val="00AA5A32"/>
    <w:rsid w:val="00AC1F24"/>
    <w:rsid w:val="00AC5C13"/>
    <w:rsid w:val="00AD7304"/>
    <w:rsid w:val="00AE6D4E"/>
    <w:rsid w:val="00AF13A0"/>
    <w:rsid w:val="00B0191C"/>
    <w:rsid w:val="00B02F7E"/>
    <w:rsid w:val="00B03010"/>
    <w:rsid w:val="00B053FE"/>
    <w:rsid w:val="00B07B09"/>
    <w:rsid w:val="00B13043"/>
    <w:rsid w:val="00B1587E"/>
    <w:rsid w:val="00B21621"/>
    <w:rsid w:val="00B271E0"/>
    <w:rsid w:val="00B34100"/>
    <w:rsid w:val="00B34E6C"/>
    <w:rsid w:val="00B34EFE"/>
    <w:rsid w:val="00B42783"/>
    <w:rsid w:val="00B44307"/>
    <w:rsid w:val="00B443D1"/>
    <w:rsid w:val="00B44EB5"/>
    <w:rsid w:val="00B4650E"/>
    <w:rsid w:val="00B47B2C"/>
    <w:rsid w:val="00B510CA"/>
    <w:rsid w:val="00B5251E"/>
    <w:rsid w:val="00B55241"/>
    <w:rsid w:val="00B55CDA"/>
    <w:rsid w:val="00B57CE5"/>
    <w:rsid w:val="00B60AE8"/>
    <w:rsid w:val="00B630DD"/>
    <w:rsid w:val="00B63C5C"/>
    <w:rsid w:val="00B646C8"/>
    <w:rsid w:val="00B65814"/>
    <w:rsid w:val="00B65973"/>
    <w:rsid w:val="00B666C8"/>
    <w:rsid w:val="00B7285D"/>
    <w:rsid w:val="00B81298"/>
    <w:rsid w:val="00B83C7B"/>
    <w:rsid w:val="00B85238"/>
    <w:rsid w:val="00B854BC"/>
    <w:rsid w:val="00B9224E"/>
    <w:rsid w:val="00B95BE3"/>
    <w:rsid w:val="00B96465"/>
    <w:rsid w:val="00B96879"/>
    <w:rsid w:val="00BA1C42"/>
    <w:rsid w:val="00BA59A9"/>
    <w:rsid w:val="00BA5CC9"/>
    <w:rsid w:val="00BA6CC1"/>
    <w:rsid w:val="00BA70EA"/>
    <w:rsid w:val="00BA7147"/>
    <w:rsid w:val="00BB3C18"/>
    <w:rsid w:val="00BB5B01"/>
    <w:rsid w:val="00BB730A"/>
    <w:rsid w:val="00BC4287"/>
    <w:rsid w:val="00BD053E"/>
    <w:rsid w:val="00BE0186"/>
    <w:rsid w:val="00BE4544"/>
    <w:rsid w:val="00BE7ABD"/>
    <w:rsid w:val="00BE7C3C"/>
    <w:rsid w:val="00BF01EC"/>
    <w:rsid w:val="00BF0734"/>
    <w:rsid w:val="00BF0E9B"/>
    <w:rsid w:val="00BF1512"/>
    <w:rsid w:val="00BF3314"/>
    <w:rsid w:val="00BF35C7"/>
    <w:rsid w:val="00BF5117"/>
    <w:rsid w:val="00BF6928"/>
    <w:rsid w:val="00BF7B3D"/>
    <w:rsid w:val="00BF7E59"/>
    <w:rsid w:val="00C013A7"/>
    <w:rsid w:val="00C026DC"/>
    <w:rsid w:val="00C0272D"/>
    <w:rsid w:val="00C02F87"/>
    <w:rsid w:val="00C044D8"/>
    <w:rsid w:val="00C04D20"/>
    <w:rsid w:val="00C055CB"/>
    <w:rsid w:val="00C05B7F"/>
    <w:rsid w:val="00C06D6F"/>
    <w:rsid w:val="00C13C93"/>
    <w:rsid w:val="00C148CB"/>
    <w:rsid w:val="00C216E2"/>
    <w:rsid w:val="00C25C1F"/>
    <w:rsid w:val="00C264DC"/>
    <w:rsid w:val="00C266D4"/>
    <w:rsid w:val="00C31495"/>
    <w:rsid w:val="00C319A4"/>
    <w:rsid w:val="00C33549"/>
    <w:rsid w:val="00C345B0"/>
    <w:rsid w:val="00C348A8"/>
    <w:rsid w:val="00C365FF"/>
    <w:rsid w:val="00C36F35"/>
    <w:rsid w:val="00C45ED2"/>
    <w:rsid w:val="00C463B2"/>
    <w:rsid w:val="00C55C69"/>
    <w:rsid w:val="00C568DD"/>
    <w:rsid w:val="00C57E3D"/>
    <w:rsid w:val="00C61137"/>
    <w:rsid w:val="00C63AA3"/>
    <w:rsid w:val="00C6586A"/>
    <w:rsid w:val="00C70761"/>
    <w:rsid w:val="00C71AB1"/>
    <w:rsid w:val="00C71E64"/>
    <w:rsid w:val="00C729E4"/>
    <w:rsid w:val="00C75076"/>
    <w:rsid w:val="00C750AE"/>
    <w:rsid w:val="00C76804"/>
    <w:rsid w:val="00C76CD2"/>
    <w:rsid w:val="00C77CB1"/>
    <w:rsid w:val="00C82A19"/>
    <w:rsid w:val="00C8527E"/>
    <w:rsid w:val="00C85760"/>
    <w:rsid w:val="00C863F4"/>
    <w:rsid w:val="00C90F60"/>
    <w:rsid w:val="00C92767"/>
    <w:rsid w:val="00C941DE"/>
    <w:rsid w:val="00CA1061"/>
    <w:rsid w:val="00CA25D4"/>
    <w:rsid w:val="00CA4414"/>
    <w:rsid w:val="00CA47BF"/>
    <w:rsid w:val="00CA4E23"/>
    <w:rsid w:val="00CA52B1"/>
    <w:rsid w:val="00CB25D7"/>
    <w:rsid w:val="00CB282C"/>
    <w:rsid w:val="00CB4ADD"/>
    <w:rsid w:val="00CB4E78"/>
    <w:rsid w:val="00CC10E5"/>
    <w:rsid w:val="00CC1786"/>
    <w:rsid w:val="00CC1926"/>
    <w:rsid w:val="00CC27A9"/>
    <w:rsid w:val="00CC2EB9"/>
    <w:rsid w:val="00CC4275"/>
    <w:rsid w:val="00CC73F1"/>
    <w:rsid w:val="00CD2E1F"/>
    <w:rsid w:val="00CD480F"/>
    <w:rsid w:val="00CD6BA7"/>
    <w:rsid w:val="00CD7D73"/>
    <w:rsid w:val="00CE379D"/>
    <w:rsid w:val="00CE4846"/>
    <w:rsid w:val="00CE4F0A"/>
    <w:rsid w:val="00CE52A0"/>
    <w:rsid w:val="00CE5CD5"/>
    <w:rsid w:val="00CF1843"/>
    <w:rsid w:val="00CF301A"/>
    <w:rsid w:val="00CF59F1"/>
    <w:rsid w:val="00D00F00"/>
    <w:rsid w:val="00D024F8"/>
    <w:rsid w:val="00D04013"/>
    <w:rsid w:val="00D045A5"/>
    <w:rsid w:val="00D104EA"/>
    <w:rsid w:val="00D10DAD"/>
    <w:rsid w:val="00D128A1"/>
    <w:rsid w:val="00D14E8F"/>
    <w:rsid w:val="00D2117B"/>
    <w:rsid w:val="00D21C37"/>
    <w:rsid w:val="00D21F60"/>
    <w:rsid w:val="00D236FE"/>
    <w:rsid w:val="00D260C8"/>
    <w:rsid w:val="00D303BF"/>
    <w:rsid w:val="00D3041D"/>
    <w:rsid w:val="00D329CC"/>
    <w:rsid w:val="00D34DE3"/>
    <w:rsid w:val="00D406F6"/>
    <w:rsid w:val="00D4140E"/>
    <w:rsid w:val="00D42549"/>
    <w:rsid w:val="00D47613"/>
    <w:rsid w:val="00D5095F"/>
    <w:rsid w:val="00D50AE7"/>
    <w:rsid w:val="00D53A74"/>
    <w:rsid w:val="00D57C5A"/>
    <w:rsid w:val="00D6486E"/>
    <w:rsid w:val="00D64CEC"/>
    <w:rsid w:val="00D64FEB"/>
    <w:rsid w:val="00D72515"/>
    <w:rsid w:val="00D73249"/>
    <w:rsid w:val="00D7576D"/>
    <w:rsid w:val="00D81D2D"/>
    <w:rsid w:val="00D96F6E"/>
    <w:rsid w:val="00DA7403"/>
    <w:rsid w:val="00DA75B8"/>
    <w:rsid w:val="00DB030A"/>
    <w:rsid w:val="00DB2858"/>
    <w:rsid w:val="00DB2A70"/>
    <w:rsid w:val="00DB5450"/>
    <w:rsid w:val="00DB6370"/>
    <w:rsid w:val="00DB6950"/>
    <w:rsid w:val="00DC0E85"/>
    <w:rsid w:val="00DD0C37"/>
    <w:rsid w:val="00DD4C76"/>
    <w:rsid w:val="00DD51DF"/>
    <w:rsid w:val="00DD5AA1"/>
    <w:rsid w:val="00DD7304"/>
    <w:rsid w:val="00DE0E68"/>
    <w:rsid w:val="00DE0EC7"/>
    <w:rsid w:val="00DE3672"/>
    <w:rsid w:val="00DE4732"/>
    <w:rsid w:val="00DE5666"/>
    <w:rsid w:val="00DE7153"/>
    <w:rsid w:val="00DF1CE7"/>
    <w:rsid w:val="00DF5AD0"/>
    <w:rsid w:val="00DF7951"/>
    <w:rsid w:val="00E03444"/>
    <w:rsid w:val="00E04E19"/>
    <w:rsid w:val="00E058AE"/>
    <w:rsid w:val="00E131DC"/>
    <w:rsid w:val="00E16768"/>
    <w:rsid w:val="00E2355F"/>
    <w:rsid w:val="00E269A9"/>
    <w:rsid w:val="00E30BC9"/>
    <w:rsid w:val="00E3189E"/>
    <w:rsid w:val="00E32D74"/>
    <w:rsid w:val="00E3303A"/>
    <w:rsid w:val="00E40749"/>
    <w:rsid w:val="00E425A9"/>
    <w:rsid w:val="00E43257"/>
    <w:rsid w:val="00E44CEB"/>
    <w:rsid w:val="00E573C1"/>
    <w:rsid w:val="00E614AA"/>
    <w:rsid w:val="00E766D0"/>
    <w:rsid w:val="00E8285B"/>
    <w:rsid w:val="00E91489"/>
    <w:rsid w:val="00EA3C4A"/>
    <w:rsid w:val="00EA3EB3"/>
    <w:rsid w:val="00EA51D5"/>
    <w:rsid w:val="00EA5768"/>
    <w:rsid w:val="00EB0F18"/>
    <w:rsid w:val="00EC04BE"/>
    <w:rsid w:val="00EC0AA5"/>
    <w:rsid w:val="00EC14F7"/>
    <w:rsid w:val="00EC4E20"/>
    <w:rsid w:val="00EC513F"/>
    <w:rsid w:val="00ED065B"/>
    <w:rsid w:val="00ED4DCF"/>
    <w:rsid w:val="00ED565D"/>
    <w:rsid w:val="00ED6009"/>
    <w:rsid w:val="00ED72A9"/>
    <w:rsid w:val="00EE2BE4"/>
    <w:rsid w:val="00EE3280"/>
    <w:rsid w:val="00EE4426"/>
    <w:rsid w:val="00EE5C72"/>
    <w:rsid w:val="00EF0A72"/>
    <w:rsid w:val="00EF1826"/>
    <w:rsid w:val="00EF2E0E"/>
    <w:rsid w:val="00EF5827"/>
    <w:rsid w:val="00F00242"/>
    <w:rsid w:val="00F042CA"/>
    <w:rsid w:val="00F072A8"/>
    <w:rsid w:val="00F0789B"/>
    <w:rsid w:val="00F105D1"/>
    <w:rsid w:val="00F169BB"/>
    <w:rsid w:val="00F17061"/>
    <w:rsid w:val="00F20C04"/>
    <w:rsid w:val="00F20D10"/>
    <w:rsid w:val="00F279EC"/>
    <w:rsid w:val="00F318E6"/>
    <w:rsid w:val="00F32EED"/>
    <w:rsid w:val="00F3694F"/>
    <w:rsid w:val="00F44055"/>
    <w:rsid w:val="00F44CBC"/>
    <w:rsid w:val="00F45928"/>
    <w:rsid w:val="00F522DB"/>
    <w:rsid w:val="00F52DC5"/>
    <w:rsid w:val="00F546E3"/>
    <w:rsid w:val="00F54E5F"/>
    <w:rsid w:val="00F6030E"/>
    <w:rsid w:val="00F604B7"/>
    <w:rsid w:val="00F63D68"/>
    <w:rsid w:val="00F65634"/>
    <w:rsid w:val="00F65C3F"/>
    <w:rsid w:val="00F671A8"/>
    <w:rsid w:val="00F70B33"/>
    <w:rsid w:val="00F71989"/>
    <w:rsid w:val="00F71A25"/>
    <w:rsid w:val="00F745D3"/>
    <w:rsid w:val="00F761D0"/>
    <w:rsid w:val="00F81C09"/>
    <w:rsid w:val="00F832F1"/>
    <w:rsid w:val="00F86011"/>
    <w:rsid w:val="00F90215"/>
    <w:rsid w:val="00F90341"/>
    <w:rsid w:val="00F90445"/>
    <w:rsid w:val="00F907FA"/>
    <w:rsid w:val="00F911E2"/>
    <w:rsid w:val="00F93B89"/>
    <w:rsid w:val="00F9419D"/>
    <w:rsid w:val="00F94F58"/>
    <w:rsid w:val="00FA1BF7"/>
    <w:rsid w:val="00FA3B2F"/>
    <w:rsid w:val="00FA4063"/>
    <w:rsid w:val="00FA487A"/>
    <w:rsid w:val="00FA487C"/>
    <w:rsid w:val="00FA4A89"/>
    <w:rsid w:val="00FA65E9"/>
    <w:rsid w:val="00FB2E40"/>
    <w:rsid w:val="00FB38C5"/>
    <w:rsid w:val="00FB6ECC"/>
    <w:rsid w:val="00FC0B99"/>
    <w:rsid w:val="00FC2FDA"/>
    <w:rsid w:val="00FC57E8"/>
    <w:rsid w:val="00FC6D5E"/>
    <w:rsid w:val="00FD4A6F"/>
    <w:rsid w:val="00FD6466"/>
    <w:rsid w:val="00FE000D"/>
    <w:rsid w:val="00FE0AD2"/>
    <w:rsid w:val="00FE220D"/>
    <w:rsid w:val="00FE3404"/>
    <w:rsid w:val="00FE723E"/>
    <w:rsid w:val="00FF1C3C"/>
    <w:rsid w:val="00FF26A4"/>
    <w:rsid w:val="00FF337B"/>
    <w:rsid w:val="00FF4F9E"/>
    <w:rsid w:val="00FF5F23"/>
    <w:rsid w:val="00FF68C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1BC03"/>
  <w15:chartTrackingRefBased/>
  <w15:docId w15:val="{2C5343D5-81FD-4D5A-84F4-1D8C63EE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F795D"/>
    <w:pPr>
      <w:bidi/>
      <w:spacing w:after="0" w:line="220" w:lineRule="exact"/>
      <w:jc w:val="both"/>
    </w:pPr>
    <w:rPr>
      <w:rFonts w:ascii="BA Fontov Regular" w:hAnsi="BA Fontov Regular" w:cs="FrankRuehl"/>
      <w:sz w:val="18"/>
      <w:szCs w:val="18"/>
    </w:rPr>
  </w:style>
  <w:style w:type="paragraph" w:styleId="1">
    <w:name w:val="heading 1"/>
    <w:aliases w:val="100,0.7 דחוס"/>
    <w:basedOn w:val="a"/>
    <w:next w:val="a"/>
    <w:link w:val="10"/>
    <w:uiPriority w:val="9"/>
    <w:rsid w:val="006215F3"/>
    <w:pPr>
      <w:keepNext/>
      <w:keepLines/>
      <w:pageBreakBefore/>
      <w:spacing w:before="240"/>
      <w:outlineLvl w:val="0"/>
    </w:pPr>
    <w:rPr>
      <w:rFonts w:asciiTheme="majorHAnsi" w:eastAsiaTheme="majorEastAsia" w:hAnsiTheme="majorHAnsi" w:cstheme="majorBidi"/>
      <w:color w:val="2E74B5" w:themeColor="accent1" w:themeShade="BF"/>
      <w:sz w:val="32"/>
    </w:rPr>
  </w:style>
  <w:style w:type="paragraph" w:styleId="2">
    <w:name w:val="heading 2"/>
    <w:aliases w:val="וילנא 0.5,2,98"/>
    <w:basedOn w:val="a"/>
    <w:next w:val="a"/>
    <w:link w:val="20"/>
    <w:uiPriority w:val="9"/>
    <w:unhideWhenUsed/>
    <w:rsid w:val="006215F3"/>
    <w:pPr>
      <w:keepNext/>
      <w:outlineLvl w:val="1"/>
    </w:pPr>
    <w:rPr>
      <w:rFonts w:ascii="David" w:hAnsi="David"/>
      <w:b/>
      <w:bCs/>
      <w:w w:val="92"/>
    </w:rPr>
  </w:style>
  <w:style w:type="paragraph" w:styleId="3">
    <w:name w:val="heading 3"/>
    <w:basedOn w:val="a"/>
    <w:next w:val="a"/>
    <w:link w:val="30"/>
    <w:unhideWhenUsed/>
    <w:qFormat/>
    <w:rsid w:val="006215F3"/>
    <w:pPr>
      <w:keepNext/>
      <w:outlineLvl w:val="2"/>
    </w:pPr>
    <w:rPr>
      <w:rFonts w:ascii="David" w:hAnsi="David"/>
      <w:w w:val="92"/>
    </w:rPr>
  </w:style>
  <w:style w:type="paragraph" w:styleId="4">
    <w:name w:val="heading 4"/>
    <w:basedOn w:val="a"/>
    <w:next w:val="a"/>
    <w:link w:val="40"/>
    <w:uiPriority w:val="9"/>
    <w:unhideWhenUsed/>
    <w:qFormat/>
    <w:rsid w:val="006215F3"/>
    <w:pPr>
      <w:keepNext/>
      <w:outlineLvl w:val="3"/>
    </w:pPr>
    <w:rPr>
      <w:rFonts w:ascii="David" w:hAnsi="David"/>
      <w:b/>
      <w:bCs/>
      <w:w w:val="92"/>
    </w:rPr>
  </w:style>
  <w:style w:type="paragraph" w:styleId="5">
    <w:name w:val="heading 5"/>
    <w:basedOn w:val="a"/>
    <w:next w:val="a"/>
    <w:link w:val="50"/>
    <w:uiPriority w:val="9"/>
    <w:unhideWhenUsed/>
    <w:qFormat/>
    <w:rsid w:val="006215F3"/>
    <w:pPr>
      <w:keepNext/>
      <w:outlineLvl w:val="4"/>
    </w:pPr>
    <w:rPr>
      <w:rFonts w:ascii="David" w:hAnsi="David"/>
      <w:w w:val="92"/>
      <w:sz w:val="32"/>
    </w:rPr>
  </w:style>
  <w:style w:type="paragraph" w:styleId="6">
    <w:name w:val="heading 6"/>
    <w:basedOn w:val="a"/>
    <w:next w:val="a"/>
    <w:link w:val="60"/>
    <w:uiPriority w:val="9"/>
    <w:unhideWhenUsed/>
    <w:qFormat/>
    <w:rsid w:val="006215F3"/>
    <w:pPr>
      <w:keepNext/>
      <w:outlineLvl w:val="5"/>
    </w:pPr>
    <w:rPr>
      <w:rFonts w:ascii="David" w:hAnsi="David"/>
      <w:b/>
      <w:bCs/>
      <w:w w:val="92"/>
      <w:sz w:val="32"/>
    </w:rPr>
  </w:style>
  <w:style w:type="paragraph" w:styleId="7">
    <w:name w:val="heading 7"/>
    <w:basedOn w:val="a"/>
    <w:next w:val="a"/>
    <w:link w:val="70"/>
    <w:uiPriority w:val="9"/>
    <w:unhideWhenUsed/>
    <w:qFormat/>
    <w:rsid w:val="006215F3"/>
    <w:pPr>
      <w:keepNext/>
      <w:jc w:val="center"/>
      <w:outlineLvl w:val="6"/>
    </w:pPr>
    <w:rPr>
      <w:rFonts w:cs="Guttman Vilna"/>
      <w:bCs/>
      <w:w w:val="92"/>
      <w:szCs w:val="30"/>
    </w:rPr>
  </w:style>
  <w:style w:type="paragraph" w:styleId="8">
    <w:name w:val="heading 8"/>
    <w:basedOn w:val="a"/>
    <w:next w:val="a"/>
    <w:link w:val="80"/>
    <w:uiPriority w:val="9"/>
    <w:unhideWhenUsed/>
    <w:qFormat/>
    <w:rsid w:val="006215F3"/>
    <w:pPr>
      <w:keepNext/>
      <w:ind w:left="720"/>
      <w:outlineLvl w:val="7"/>
    </w:pPr>
    <w:rPr>
      <w:rFonts w:ascii="David" w:hAnsi="David"/>
      <w:w w:val="92"/>
    </w:rPr>
  </w:style>
  <w:style w:type="paragraph" w:styleId="9">
    <w:name w:val="heading 9"/>
    <w:basedOn w:val="a"/>
    <w:next w:val="a"/>
    <w:link w:val="90"/>
    <w:uiPriority w:val="9"/>
    <w:unhideWhenUsed/>
    <w:qFormat/>
    <w:rsid w:val="006215F3"/>
    <w:pPr>
      <w:keepNext/>
      <w:jc w:val="center"/>
      <w:outlineLvl w:val="8"/>
    </w:pPr>
    <w:rPr>
      <w:rFonts w:ascii="David" w:hAnsi="David"/>
      <w:b/>
      <w:bCs/>
      <w:sz w:val="30"/>
      <w:szCs w:val="3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aliases w:val="100 תו,0.7 דחוס תו"/>
    <w:basedOn w:val="a0"/>
    <w:link w:val="1"/>
    <w:uiPriority w:val="9"/>
    <w:rsid w:val="006215F3"/>
    <w:rPr>
      <w:rFonts w:asciiTheme="majorHAnsi" w:eastAsiaTheme="majorEastAsia" w:hAnsiTheme="majorHAnsi" w:cstheme="majorBidi"/>
      <w:color w:val="2E74B5" w:themeColor="accent1" w:themeShade="BF"/>
      <w:sz w:val="32"/>
      <w:szCs w:val="20"/>
    </w:rPr>
  </w:style>
  <w:style w:type="character" w:customStyle="1" w:styleId="20">
    <w:name w:val="כותרת 2 תו"/>
    <w:aliases w:val="וילנא 0.5 תו,2 תו,98 תו"/>
    <w:basedOn w:val="a0"/>
    <w:link w:val="2"/>
    <w:uiPriority w:val="9"/>
    <w:rsid w:val="006215F3"/>
    <w:rPr>
      <w:rFonts w:ascii="David" w:hAnsi="David" w:cs="FrankRuehl"/>
      <w:b/>
      <w:bCs/>
      <w:w w:val="92"/>
      <w:sz w:val="18"/>
      <w:szCs w:val="20"/>
    </w:rPr>
  </w:style>
  <w:style w:type="character" w:customStyle="1" w:styleId="30">
    <w:name w:val="כותרת 3 תו"/>
    <w:basedOn w:val="a0"/>
    <w:link w:val="3"/>
    <w:rsid w:val="006215F3"/>
    <w:rPr>
      <w:rFonts w:ascii="David" w:hAnsi="David" w:cs="FrankRuehl"/>
      <w:w w:val="92"/>
      <w:sz w:val="18"/>
      <w:szCs w:val="20"/>
    </w:rPr>
  </w:style>
  <w:style w:type="character" w:customStyle="1" w:styleId="40">
    <w:name w:val="כותרת 4 תו"/>
    <w:basedOn w:val="a0"/>
    <w:link w:val="4"/>
    <w:uiPriority w:val="9"/>
    <w:rsid w:val="006215F3"/>
    <w:rPr>
      <w:rFonts w:ascii="David" w:hAnsi="David" w:cs="FrankRuehl"/>
      <w:b/>
      <w:bCs/>
      <w:w w:val="92"/>
      <w:sz w:val="18"/>
      <w:szCs w:val="20"/>
    </w:rPr>
  </w:style>
  <w:style w:type="character" w:customStyle="1" w:styleId="50">
    <w:name w:val="כותרת 5 תו"/>
    <w:basedOn w:val="a0"/>
    <w:link w:val="5"/>
    <w:uiPriority w:val="9"/>
    <w:rsid w:val="006215F3"/>
    <w:rPr>
      <w:rFonts w:ascii="David" w:hAnsi="David" w:cs="FrankRuehl"/>
      <w:w w:val="92"/>
      <w:sz w:val="32"/>
      <w:szCs w:val="20"/>
    </w:rPr>
  </w:style>
  <w:style w:type="character" w:customStyle="1" w:styleId="60">
    <w:name w:val="כותרת 6 תו"/>
    <w:basedOn w:val="a0"/>
    <w:link w:val="6"/>
    <w:uiPriority w:val="9"/>
    <w:rsid w:val="006215F3"/>
    <w:rPr>
      <w:rFonts w:ascii="David" w:hAnsi="David" w:cs="FrankRuehl"/>
      <w:b/>
      <w:bCs/>
      <w:w w:val="92"/>
      <w:sz w:val="32"/>
      <w:szCs w:val="20"/>
    </w:rPr>
  </w:style>
  <w:style w:type="character" w:customStyle="1" w:styleId="70">
    <w:name w:val="כותרת 7 תו"/>
    <w:basedOn w:val="a0"/>
    <w:link w:val="7"/>
    <w:uiPriority w:val="9"/>
    <w:rsid w:val="006215F3"/>
    <w:rPr>
      <w:rFonts w:ascii="BA Fontov Regular" w:hAnsi="BA Fontov Regular" w:cs="Guttman Vilna"/>
      <w:bCs/>
      <w:w w:val="92"/>
      <w:sz w:val="18"/>
      <w:szCs w:val="30"/>
    </w:rPr>
  </w:style>
  <w:style w:type="character" w:customStyle="1" w:styleId="80">
    <w:name w:val="כותרת 8 תו"/>
    <w:basedOn w:val="a0"/>
    <w:link w:val="8"/>
    <w:uiPriority w:val="9"/>
    <w:rsid w:val="006215F3"/>
    <w:rPr>
      <w:rFonts w:ascii="David" w:hAnsi="David" w:cs="FrankRuehl"/>
      <w:w w:val="92"/>
      <w:sz w:val="18"/>
      <w:szCs w:val="20"/>
    </w:rPr>
  </w:style>
  <w:style w:type="character" w:customStyle="1" w:styleId="90">
    <w:name w:val="כותרת 9 תו"/>
    <w:basedOn w:val="a0"/>
    <w:link w:val="9"/>
    <w:uiPriority w:val="9"/>
    <w:rsid w:val="006215F3"/>
    <w:rPr>
      <w:rFonts w:ascii="David" w:hAnsi="David" w:cs="FrankRuehl"/>
      <w:b/>
      <w:bCs/>
      <w:sz w:val="30"/>
      <w:szCs w:val="30"/>
    </w:rPr>
  </w:style>
  <w:style w:type="paragraph" w:styleId="a3">
    <w:name w:val="header"/>
    <w:basedOn w:val="a"/>
    <w:link w:val="a4"/>
    <w:uiPriority w:val="99"/>
    <w:unhideWhenUsed/>
    <w:rsid w:val="00B0191C"/>
    <w:pPr>
      <w:pBdr>
        <w:bottom w:val="double" w:sz="4" w:space="1" w:color="A6A6A6" w:themeColor="background1" w:themeShade="A6"/>
      </w:pBdr>
      <w:tabs>
        <w:tab w:val="center" w:pos="4025"/>
        <w:tab w:val="right" w:pos="15564"/>
      </w:tabs>
      <w:spacing w:after="120" w:line="240" w:lineRule="exact"/>
    </w:pPr>
    <w:rPr>
      <w:rFonts w:cs="BA TM • Vilna Extra-Bold"/>
      <w:b/>
    </w:rPr>
  </w:style>
  <w:style w:type="character" w:customStyle="1" w:styleId="a4">
    <w:name w:val="כותרת עליונה תו"/>
    <w:basedOn w:val="a0"/>
    <w:link w:val="a3"/>
    <w:uiPriority w:val="99"/>
    <w:rsid w:val="00B0191C"/>
    <w:rPr>
      <w:rFonts w:ascii="BA Fontov Regular" w:hAnsi="BA Fontov Regular" w:cs="BA TM • Vilna Extra-Bold"/>
      <w:b/>
      <w:sz w:val="18"/>
      <w:szCs w:val="18"/>
    </w:rPr>
  </w:style>
  <w:style w:type="paragraph" w:styleId="a5">
    <w:name w:val="footer"/>
    <w:basedOn w:val="a"/>
    <w:link w:val="a6"/>
    <w:uiPriority w:val="99"/>
    <w:unhideWhenUsed/>
    <w:rsid w:val="00A25FFF"/>
    <w:pPr>
      <w:tabs>
        <w:tab w:val="center" w:pos="4153"/>
        <w:tab w:val="right" w:pos="8306"/>
      </w:tabs>
      <w:spacing w:line="140" w:lineRule="exact"/>
    </w:pPr>
  </w:style>
  <w:style w:type="character" w:customStyle="1" w:styleId="a6">
    <w:name w:val="כותרת תחתונה תו"/>
    <w:basedOn w:val="a0"/>
    <w:link w:val="a5"/>
    <w:uiPriority w:val="99"/>
    <w:rsid w:val="00A25FFF"/>
    <w:rPr>
      <w:rFonts w:ascii="BA Fontov Regular" w:hAnsi="BA Fontov Regular" w:cs="FrankRuehl"/>
      <w:sz w:val="18"/>
      <w:szCs w:val="18"/>
    </w:rPr>
  </w:style>
  <w:style w:type="paragraph" w:styleId="a7">
    <w:name w:val="List Paragraph"/>
    <w:basedOn w:val="a"/>
    <w:uiPriority w:val="34"/>
    <w:qFormat/>
    <w:rsid w:val="006215F3"/>
    <w:pPr>
      <w:ind w:left="720"/>
      <w:contextualSpacing/>
    </w:pPr>
  </w:style>
  <w:style w:type="paragraph" w:styleId="a8">
    <w:name w:val="Balloon Text"/>
    <w:basedOn w:val="a"/>
    <w:link w:val="a9"/>
    <w:uiPriority w:val="99"/>
    <w:unhideWhenUsed/>
    <w:rsid w:val="006215F3"/>
    <w:pPr>
      <w:spacing w:line="240" w:lineRule="auto"/>
    </w:pPr>
    <w:rPr>
      <w:rFonts w:ascii="Tahoma" w:hAnsi="Tahoma" w:cs="Tahoma"/>
    </w:rPr>
  </w:style>
  <w:style w:type="character" w:customStyle="1" w:styleId="a9">
    <w:name w:val="טקסט בלונים תו"/>
    <w:basedOn w:val="a0"/>
    <w:link w:val="a8"/>
    <w:uiPriority w:val="99"/>
    <w:rsid w:val="006215F3"/>
    <w:rPr>
      <w:rFonts w:ascii="Tahoma" w:hAnsi="Tahoma" w:cs="Tahoma"/>
      <w:sz w:val="18"/>
      <w:szCs w:val="20"/>
    </w:rPr>
  </w:style>
  <w:style w:type="character" w:styleId="aa">
    <w:name w:val="Subtle Emphasis"/>
    <w:basedOn w:val="a0"/>
    <w:uiPriority w:val="19"/>
    <w:qFormat/>
    <w:rsid w:val="006215F3"/>
    <w:rPr>
      <w:i/>
      <w:iCs/>
      <w:color w:val="808080" w:themeColor="text1" w:themeTint="7F"/>
    </w:rPr>
  </w:style>
  <w:style w:type="paragraph" w:styleId="ab">
    <w:name w:val="Subtitle"/>
    <w:basedOn w:val="a"/>
    <w:next w:val="a"/>
    <w:link w:val="ac"/>
    <w:uiPriority w:val="11"/>
    <w:qFormat/>
    <w:rsid w:val="006215F3"/>
    <w:pPr>
      <w:numPr>
        <w:ilvl w:val="1"/>
      </w:numPr>
      <w:ind w:left="454" w:hanging="454"/>
    </w:pPr>
    <w:rPr>
      <w:rFonts w:asciiTheme="majorHAnsi" w:eastAsiaTheme="majorEastAsia" w:hAnsiTheme="majorHAnsi" w:cstheme="majorBidi"/>
      <w:i/>
      <w:iCs/>
      <w:color w:val="5B9BD5" w:themeColor="accent1"/>
      <w:spacing w:val="15"/>
      <w:w w:val="92"/>
      <w:sz w:val="24"/>
      <w:szCs w:val="24"/>
    </w:rPr>
  </w:style>
  <w:style w:type="character" w:customStyle="1" w:styleId="ac">
    <w:name w:val="כותרת משנה תו"/>
    <w:basedOn w:val="a0"/>
    <w:link w:val="ab"/>
    <w:uiPriority w:val="11"/>
    <w:rsid w:val="006215F3"/>
    <w:rPr>
      <w:rFonts w:asciiTheme="majorHAnsi" w:eastAsiaTheme="majorEastAsia" w:hAnsiTheme="majorHAnsi" w:cstheme="majorBidi"/>
      <w:i/>
      <w:iCs/>
      <w:color w:val="5B9BD5" w:themeColor="accent1"/>
      <w:spacing w:val="15"/>
      <w:w w:val="92"/>
      <w:sz w:val="24"/>
      <w:szCs w:val="24"/>
    </w:rPr>
  </w:style>
  <w:style w:type="paragraph" w:styleId="ad">
    <w:name w:val="Body Text"/>
    <w:basedOn w:val="a"/>
    <w:link w:val="ae"/>
    <w:uiPriority w:val="99"/>
    <w:unhideWhenUsed/>
    <w:rsid w:val="006215F3"/>
    <w:rPr>
      <w:rFonts w:ascii="David" w:hAnsi="David"/>
      <w:w w:val="92"/>
    </w:rPr>
  </w:style>
  <w:style w:type="character" w:customStyle="1" w:styleId="ae">
    <w:name w:val="גוף טקסט תו"/>
    <w:basedOn w:val="a0"/>
    <w:link w:val="ad"/>
    <w:uiPriority w:val="99"/>
    <w:rsid w:val="006215F3"/>
    <w:rPr>
      <w:rFonts w:ascii="David" w:hAnsi="David" w:cs="FrankRuehl"/>
      <w:w w:val="92"/>
      <w:sz w:val="18"/>
      <w:szCs w:val="20"/>
    </w:rPr>
  </w:style>
  <w:style w:type="paragraph" w:styleId="21">
    <w:name w:val="Body Text 2"/>
    <w:basedOn w:val="a"/>
    <w:link w:val="22"/>
    <w:uiPriority w:val="99"/>
    <w:unhideWhenUsed/>
    <w:rsid w:val="006215F3"/>
    <w:rPr>
      <w:rFonts w:ascii="David" w:hAnsi="David"/>
      <w:w w:val="92"/>
    </w:rPr>
  </w:style>
  <w:style w:type="character" w:customStyle="1" w:styleId="22">
    <w:name w:val="גוף טקסט 2 תו"/>
    <w:basedOn w:val="a0"/>
    <w:link w:val="21"/>
    <w:uiPriority w:val="99"/>
    <w:rsid w:val="006215F3"/>
    <w:rPr>
      <w:rFonts w:ascii="David" w:hAnsi="David" w:cs="FrankRuehl"/>
      <w:w w:val="92"/>
      <w:sz w:val="18"/>
      <w:szCs w:val="20"/>
    </w:rPr>
  </w:style>
  <w:style w:type="paragraph" w:styleId="af">
    <w:name w:val="Body Text Indent"/>
    <w:basedOn w:val="a"/>
    <w:link w:val="af0"/>
    <w:uiPriority w:val="99"/>
    <w:unhideWhenUsed/>
    <w:rsid w:val="006215F3"/>
    <w:pPr>
      <w:ind w:left="2160" w:firstLine="720"/>
    </w:pPr>
    <w:rPr>
      <w:rFonts w:ascii="David" w:hAnsi="David"/>
      <w:w w:val="92"/>
    </w:rPr>
  </w:style>
  <w:style w:type="character" w:customStyle="1" w:styleId="af0">
    <w:name w:val="כניסה בגוף טקסט תו"/>
    <w:basedOn w:val="a0"/>
    <w:link w:val="af"/>
    <w:uiPriority w:val="99"/>
    <w:rsid w:val="006215F3"/>
    <w:rPr>
      <w:rFonts w:ascii="David" w:hAnsi="David" w:cs="FrankRuehl"/>
      <w:w w:val="92"/>
      <w:sz w:val="18"/>
      <w:szCs w:val="20"/>
    </w:rPr>
  </w:style>
  <w:style w:type="paragraph" w:styleId="31">
    <w:name w:val="Body Text 3"/>
    <w:basedOn w:val="a"/>
    <w:link w:val="32"/>
    <w:uiPriority w:val="99"/>
    <w:unhideWhenUsed/>
    <w:rsid w:val="006215F3"/>
    <w:rPr>
      <w:rFonts w:ascii="David" w:hAnsi="David"/>
      <w:w w:val="92"/>
    </w:rPr>
  </w:style>
  <w:style w:type="character" w:customStyle="1" w:styleId="32">
    <w:name w:val="גוף טקסט 3 תו"/>
    <w:basedOn w:val="a0"/>
    <w:link w:val="31"/>
    <w:uiPriority w:val="99"/>
    <w:rsid w:val="006215F3"/>
    <w:rPr>
      <w:rFonts w:ascii="David" w:hAnsi="David" w:cs="FrankRuehl"/>
      <w:w w:val="92"/>
      <w:sz w:val="18"/>
      <w:szCs w:val="20"/>
    </w:rPr>
  </w:style>
  <w:style w:type="paragraph" w:styleId="23">
    <w:name w:val="Body Text Indent 2"/>
    <w:basedOn w:val="a"/>
    <w:link w:val="24"/>
    <w:uiPriority w:val="99"/>
    <w:unhideWhenUsed/>
    <w:rsid w:val="006215F3"/>
    <w:pPr>
      <w:ind w:left="720"/>
    </w:pPr>
    <w:rPr>
      <w:rFonts w:ascii="David" w:hAnsi="David"/>
      <w:w w:val="92"/>
    </w:rPr>
  </w:style>
  <w:style w:type="character" w:customStyle="1" w:styleId="24">
    <w:name w:val="כניסה בגוף טקסט 2 תו"/>
    <w:basedOn w:val="a0"/>
    <w:link w:val="23"/>
    <w:uiPriority w:val="99"/>
    <w:rsid w:val="006215F3"/>
    <w:rPr>
      <w:rFonts w:ascii="David" w:hAnsi="David" w:cs="FrankRuehl"/>
      <w:w w:val="92"/>
      <w:sz w:val="18"/>
      <w:szCs w:val="20"/>
    </w:rPr>
  </w:style>
  <w:style w:type="paragraph" w:styleId="33">
    <w:name w:val="Body Text Indent 3"/>
    <w:basedOn w:val="a"/>
    <w:link w:val="34"/>
    <w:uiPriority w:val="99"/>
    <w:unhideWhenUsed/>
    <w:rsid w:val="006215F3"/>
    <w:pPr>
      <w:ind w:firstLine="720"/>
    </w:pPr>
    <w:rPr>
      <w:rFonts w:ascii="David" w:hAnsi="David"/>
      <w:w w:val="92"/>
    </w:rPr>
  </w:style>
  <w:style w:type="character" w:customStyle="1" w:styleId="34">
    <w:name w:val="כניסה בגוף טקסט 3 תו"/>
    <w:basedOn w:val="a0"/>
    <w:link w:val="33"/>
    <w:uiPriority w:val="99"/>
    <w:rsid w:val="006215F3"/>
    <w:rPr>
      <w:rFonts w:ascii="David" w:hAnsi="David" w:cs="FrankRuehl"/>
      <w:w w:val="92"/>
      <w:sz w:val="18"/>
      <w:szCs w:val="20"/>
    </w:rPr>
  </w:style>
  <w:style w:type="paragraph" w:styleId="af1">
    <w:name w:val="TOC Heading"/>
    <w:basedOn w:val="1"/>
    <w:next w:val="a"/>
    <w:uiPriority w:val="39"/>
    <w:unhideWhenUsed/>
    <w:qFormat/>
    <w:rsid w:val="006215F3"/>
    <w:pPr>
      <w:pageBreakBefore w:val="0"/>
      <w:outlineLvl w:val="9"/>
    </w:pPr>
    <w:rPr>
      <w:rtl/>
      <w:cs/>
    </w:rPr>
  </w:style>
  <w:style w:type="paragraph" w:styleId="TOC1">
    <w:name w:val="toc 1"/>
    <w:basedOn w:val="a"/>
    <w:next w:val="a"/>
    <w:autoRedefine/>
    <w:uiPriority w:val="39"/>
    <w:unhideWhenUsed/>
    <w:rsid w:val="006215F3"/>
    <w:pPr>
      <w:spacing w:after="100"/>
    </w:pPr>
  </w:style>
  <w:style w:type="paragraph" w:styleId="TOC2">
    <w:name w:val="toc 2"/>
    <w:basedOn w:val="a"/>
    <w:next w:val="a"/>
    <w:autoRedefine/>
    <w:uiPriority w:val="39"/>
    <w:unhideWhenUsed/>
    <w:rsid w:val="006215F3"/>
    <w:pPr>
      <w:spacing w:after="100"/>
      <w:ind w:left="220"/>
    </w:pPr>
  </w:style>
  <w:style w:type="character" w:styleId="Hyperlink">
    <w:name w:val="Hyperlink"/>
    <w:basedOn w:val="a0"/>
    <w:uiPriority w:val="99"/>
    <w:unhideWhenUsed/>
    <w:rsid w:val="006215F3"/>
    <w:rPr>
      <w:color w:val="0563C1" w:themeColor="hyperlink"/>
      <w:u w:val="single"/>
    </w:rPr>
  </w:style>
  <w:style w:type="character" w:styleId="af2">
    <w:name w:val="annotation reference"/>
    <w:uiPriority w:val="99"/>
    <w:rsid w:val="006215F3"/>
    <w:rPr>
      <w:sz w:val="16"/>
      <w:szCs w:val="16"/>
    </w:rPr>
  </w:style>
  <w:style w:type="paragraph" w:styleId="af3">
    <w:name w:val="annotation text"/>
    <w:basedOn w:val="a"/>
    <w:link w:val="af4"/>
    <w:uiPriority w:val="99"/>
    <w:rsid w:val="006215F3"/>
    <w:pPr>
      <w:spacing w:line="240" w:lineRule="auto"/>
    </w:pPr>
    <w:rPr>
      <w:rFonts w:ascii="Times New Roman" w:eastAsia="Times New Roman" w:hAnsi="Times New Roman" w:cs="Times New Roman"/>
    </w:rPr>
  </w:style>
  <w:style w:type="character" w:customStyle="1" w:styleId="af4">
    <w:name w:val="טקסט הערה תו"/>
    <w:basedOn w:val="a0"/>
    <w:link w:val="af3"/>
    <w:uiPriority w:val="99"/>
    <w:rsid w:val="006215F3"/>
    <w:rPr>
      <w:rFonts w:ascii="Times New Roman" w:eastAsia="Times New Roman" w:hAnsi="Times New Roman" w:cs="Times New Roman"/>
      <w:sz w:val="18"/>
      <w:szCs w:val="20"/>
    </w:rPr>
  </w:style>
  <w:style w:type="paragraph" w:styleId="af5">
    <w:name w:val="annotation subject"/>
    <w:basedOn w:val="af3"/>
    <w:next w:val="af3"/>
    <w:link w:val="af6"/>
    <w:uiPriority w:val="99"/>
    <w:rsid w:val="006215F3"/>
    <w:rPr>
      <w:b/>
      <w:bCs/>
    </w:rPr>
  </w:style>
  <w:style w:type="character" w:customStyle="1" w:styleId="af6">
    <w:name w:val="נושא הערה תו"/>
    <w:basedOn w:val="af4"/>
    <w:link w:val="af5"/>
    <w:uiPriority w:val="99"/>
    <w:rsid w:val="006215F3"/>
    <w:rPr>
      <w:rFonts w:ascii="Times New Roman" w:eastAsia="Times New Roman" w:hAnsi="Times New Roman" w:cs="Times New Roman"/>
      <w:b/>
      <w:bCs/>
      <w:sz w:val="18"/>
      <w:szCs w:val="20"/>
    </w:rPr>
  </w:style>
  <w:style w:type="character" w:styleId="af7">
    <w:name w:val="Emphasis"/>
    <w:qFormat/>
    <w:rsid w:val="006215F3"/>
    <w:rPr>
      <w:rFonts w:cs="David"/>
      <w:i/>
      <w:iCs w:val="0"/>
      <w:w w:val="96"/>
      <w:szCs w:val="32"/>
    </w:rPr>
  </w:style>
  <w:style w:type="paragraph" w:styleId="af8">
    <w:name w:val="caption"/>
    <w:basedOn w:val="a"/>
    <w:next w:val="a"/>
    <w:uiPriority w:val="35"/>
    <w:unhideWhenUsed/>
    <w:qFormat/>
    <w:rsid w:val="006215F3"/>
    <w:pPr>
      <w:spacing w:after="200" w:line="240" w:lineRule="auto"/>
    </w:pPr>
    <w:rPr>
      <w:i/>
      <w:iCs/>
      <w:color w:val="44546A" w:themeColor="text2"/>
    </w:rPr>
  </w:style>
  <w:style w:type="character" w:styleId="af9">
    <w:name w:val="page number"/>
    <w:basedOn w:val="a0"/>
    <w:rsid w:val="006215F3"/>
  </w:style>
  <w:style w:type="paragraph" w:styleId="afa">
    <w:name w:val="footnote text"/>
    <w:basedOn w:val="a"/>
    <w:link w:val="afb"/>
    <w:uiPriority w:val="99"/>
    <w:unhideWhenUsed/>
    <w:rsid w:val="006215F3"/>
    <w:pPr>
      <w:spacing w:line="240" w:lineRule="auto"/>
    </w:pPr>
  </w:style>
  <w:style w:type="character" w:customStyle="1" w:styleId="afb">
    <w:name w:val="טקסט הערת שוליים תו"/>
    <w:basedOn w:val="a0"/>
    <w:link w:val="afa"/>
    <w:uiPriority w:val="99"/>
    <w:rsid w:val="006215F3"/>
    <w:rPr>
      <w:rFonts w:ascii="BA Fontov Regular" w:hAnsi="BA Fontov Regular" w:cs="FrankRuehl"/>
      <w:sz w:val="18"/>
      <w:szCs w:val="20"/>
    </w:rPr>
  </w:style>
  <w:style w:type="character" w:customStyle="1" w:styleId="35">
    <w:name w:val="סגנון 3"/>
    <w:basedOn w:val="a0"/>
    <w:uiPriority w:val="1"/>
    <w:qFormat/>
    <w:rsid w:val="006215F3"/>
  </w:style>
  <w:style w:type="paragraph" w:customStyle="1" w:styleId="04">
    <w:name w:val="0.4."/>
    <w:basedOn w:val="2"/>
    <w:link w:val="040"/>
    <w:rsid w:val="006215F3"/>
    <w:rPr>
      <w:bCs w:val="0"/>
      <w:spacing w:val="-8"/>
      <w:sz w:val="32"/>
    </w:rPr>
  </w:style>
  <w:style w:type="character" w:customStyle="1" w:styleId="040">
    <w:name w:val="0.4. תו"/>
    <w:basedOn w:val="a0"/>
    <w:link w:val="04"/>
    <w:rsid w:val="006215F3"/>
    <w:rPr>
      <w:rFonts w:ascii="David" w:hAnsi="David" w:cs="FrankRuehl"/>
      <w:b/>
      <w:spacing w:val="-8"/>
      <w:w w:val="92"/>
      <w:sz w:val="32"/>
      <w:szCs w:val="20"/>
    </w:rPr>
  </w:style>
  <w:style w:type="character" w:customStyle="1" w:styleId="afc">
    <w:name w:val="מפת מסמך תו"/>
    <w:basedOn w:val="a0"/>
    <w:link w:val="afd"/>
    <w:uiPriority w:val="99"/>
    <w:semiHidden/>
    <w:rsid w:val="006215F3"/>
    <w:rPr>
      <w:rFonts w:ascii="Tahoma" w:eastAsia="Times New Roman" w:hAnsi="Tahoma" w:cs="Tahoma"/>
      <w:spacing w:val="-10"/>
      <w:sz w:val="16"/>
      <w:szCs w:val="16"/>
    </w:rPr>
  </w:style>
  <w:style w:type="paragraph" w:styleId="afd">
    <w:name w:val="Document Map"/>
    <w:basedOn w:val="a"/>
    <w:link w:val="afc"/>
    <w:uiPriority w:val="99"/>
    <w:semiHidden/>
    <w:unhideWhenUsed/>
    <w:rsid w:val="006215F3"/>
    <w:pPr>
      <w:spacing w:line="240" w:lineRule="auto"/>
    </w:pPr>
    <w:rPr>
      <w:rFonts w:ascii="Tahoma" w:eastAsia="Times New Roman" w:hAnsi="Tahoma" w:cs="Tahoma"/>
      <w:spacing w:val="-10"/>
      <w:sz w:val="16"/>
    </w:rPr>
  </w:style>
  <w:style w:type="paragraph" w:customStyle="1" w:styleId="afe">
    <w:name w:val="הערת שוליים מ''מ"/>
    <w:basedOn w:val="afa"/>
    <w:link w:val="aff"/>
    <w:autoRedefine/>
    <w:qFormat/>
    <w:rsid w:val="006215F3"/>
    <w:pPr>
      <w:spacing w:line="360" w:lineRule="auto"/>
    </w:pPr>
    <w:rPr>
      <w:rFonts w:ascii="David" w:hAnsi="David" w:cs="Guttman Vilna"/>
      <w:bCs/>
      <w:spacing w:val="-10"/>
      <w:position w:val="8"/>
      <w:szCs w:val="26"/>
    </w:rPr>
  </w:style>
  <w:style w:type="character" w:customStyle="1" w:styleId="aff">
    <w:name w:val="הערת שוליים מ''מ תו"/>
    <w:basedOn w:val="afb"/>
    <w:link w:val="afe"/>
    <w:rsid w:val="006215F3"/>
    <w:rPr>
      <w:rFonts w:ascii="David" w:hAnsi="David" w:cs="Guttman Vilna"/>
      <w:bCs/>
      <w:spacing w:val="-10"/>
      <w:position w:val="8"/>
      <w:sz w:val="18"/>
      <w:szCs w:val="26"/>
    </w:rPr>
  </w:style>
  <w:style w:type="paragraph" w:customStyle="1" w:styleId="aff0">
    <w:name w:val="הערת שוליים"/>
    <w:basedOn w:val="afa"/>
    <w:autoRedefine/>
    <w:qFormat/>
    <w:rsid w:val="006215F3"/>
    <w:pPr>
      <w:spacing w:line="360" w:lineRule="auto"/>
    </w:pPr>
    <w:rPr>
      <w:rFonts w:ascii="David" w:hAnsi="David" w:cs="Guttman Vilna"/>
      <w:bCs/>
      <w:position w:val="8"/>
      <w:sz w:val="22"/>
      <w:szCs w:val="26"/>
    </w:rPr>
  </w:style>
  <w:style w:type="paragraph" w:customStyle="1" w:styleId="aff1">
    <w:name w:val="הערת שולייים"/>
    <w:basedOn w:val="afa"/>
    <w:link w:val="aff2"/>
    <w:autoRedefine/>
    <w:qFormat/>
    <w:rsid w:val="006215F3"/>
    <w:pPr>
      <w:spacing w:line="360" w:lineRule="auto"/>
      <w:jc w:val="left"/>
    </w:pPr>
    <w:rPr>
      <w:rFonts w:ascii="David" w:hAnsi="David" w:cs="Guttman Vilna"/>
      <w:bCs/>
      <w:position w:val="8"/>
      <w:sz w:val="32"/>
      <w:szCs w:val="26"/>
    </w:rPr>
  </w:style>
  <w:style w:type="character" w:customStyle="1" w:styleId="aff2">
    <w:name w:val="הערת שולייים תו"/>
    <w:basedOn w:val="a0"/>
    <w:link w:val="aff1"/>
    <w:rsid w:val="006215F3"/>
    <w:rPr>
      <w:rFonts w:ascii="David" w:hAnsi="David" w:cs="Guttman Vilna"/>
      <w:bCs/>
      <w:position w:val="8"/>
      <w:sz w:val="32"/>
      <w:szCs w:val="26"/>
    </w:rPr>
  </w:style>
  <w:style w:type="paragraph" w:customStyle="1" w:styleId="aff3">
    <w:name w:val="רגיל אדום"/>
    <w:basedOn w:val="a"/>
    <w:rsid w:val="006215F3"/>
    <w:rPr>
      <w:color w:val="FF0000"/>
    </w:rPr>
  </w:style>
  <w:style w:type="paragraph" w:customStyle="1" w:styleId="aff4">
    <w:name w:val="כוכבים"/>
    <w:basedOn w:val="a"/>
    <w:link w:val="aff5"/>
    <w:autoRedefine/>
    <w:rsid w:val="006215F3"/>
    <w:pPr>
      <w:spacing w:before="40" w:after="40"/>
      <w:jc w:val="center"/>
    </w:pPr>
    <w:rPr>
      <w:rFonts w:ascii="Guttman Vilna" w:hAnsi="Guttman Vilna" w:cs="BA חניכי הישיבות"/>
      <w:bCs/>
      <w:color w:val="A6A6A6" w:themeColor="background1" w:themeShade="A6"/>
      <w:sz w:val="24"/>
      <w:szCs w:val="30"/>
    </w:rPr>
  </w:style>
  <w:style w:type="character" w:customStyle="1" w:styleId="aff5">
    <w:name w:val="כוכבים תו"/>
    <w:basedOn w:val="a0"/>
    <w:link w:val="aff4"/>
    <w:rsid w:val="006215F3"/>
    <w:rPr>
      <w:rFonts w:ascii="Guttman Vilna" w:hAnsi="Guttman Vilna" w:cs="BA חניכי הישיבות"/>
      <w:bCs/>
      <w:color w:val="A6A6A6" w:themeColor="background1" w:themeShade="A6"/>
      <w:sz w:val="24"/>
      <w:szCs w:val="30"/>
    </w:rPr>
  </w:style>
  <w:style w:type="paragraph" w:customStyle="1" w:styleId="aff6">
    <w:name w:val="דף בצד"/>
    <w:basedOn w:val="a"/>
    <w:qFormat/>
    <w:rsid w:val="00B854BC"/>
    <w:pPr>
      <w:framePr w:h="510" w:hRule="exact" w:hSpace="113" w:wrap="around" w:vAnchor="text" w:hAnchor="page" w:xAlign="inside" w:y="7"/>
      <w:spacing w:line="276" w:lineRule="auto"/>
    </w:pPr>
    <w:rPr>
      <w:rFonts w:ascii="Fb Fontext" w:hAnsi="Fb Fontext" w:cs="BA Vilna Bold"/>
      <w:b/>
      <w:sz w:val="32"/>
      <w:szCs w:val="20"/>
    </w:rPr>
  </w:style>
  <w:style w:type="paragraph" w:customStyle="1" w:styleId="aff7">
    <w:name w:val="מסכת"/>
    <w:basedOn w:val="a"/>
    <w:rsid w:val="00BE0186"/>
    <w:pPr>
      <w:framePr w:h="340" w:hRule="exact" w:hSpace="181" w:wrap="around" w:vAnchor="page" w:hAnchor="text" w:xAlign="right" w:yAlign="bottom"/>
      <w:widowControl w:val="0"/>
      <w:jc w:val="center"/>
    </w:pPr>
    <w:rPr>
      <w:color w:val="FF0000"/>
    </w:rPr>
  </w:style>
  <w:style w:type="paragraph" w:customStyle="1" w:styleId="aff8">
    <w:name w:val="פרק"/>
    <w:basedOn w:val="a"/>
    <w:rsid w:val="00DF7951"/>
    <w:pPr>
      <w:pageBreakBefore/>
      <w:framePr w:h="284" w:hRule="exact" w:hSpace="181" w:wrap="around" w:vAnchor="page" w:hAnchor="text" w:xAlign="center" w:yAlign="bottom"/>
      <w:spacing w:line="240" w:lineRule="auto"/>
    </w:pPr>
    <w:rPr>
      <w:color w:val="FF0000"/>
      <w:szCs w:val="12"/>
    </w:rPr>
  </w:style>
  <w:style w:type="paragraph" w:customStyle="1" w:styleId="aff9">
    <w:name w:val="פרק שם"/>
    <w:basedOn w:val="a"/>
    <w:rsid w:val="00DF7951"/>
    <w:pPr>
      <w:framePr w:h="227" w:hRule="exact" w:hSpace="181" w:wrap="around" w:vAnchor="page" w:hAnchor="text" w:yAlign="bottom"/>
      <w:spacing w:line="240" w:lineRule="auto"/>
    </w:pPr>
    <w:rPr>
      <w:color w:val="FF0000"/>
      <w:sz w:val="24"/>
      <w:szCs w:val="8"/>
    </w:rPr>
  </w:style>
  <w:style w:type="paragraph" w:customStyle="1" w:styleId="affa">
    <w:name w:val="דפים בפרק ב"/>
    <w:basedOn w:val="a"/>
    <w:rsid w:val="00DF7951"/>
    <w:pPr>
      <w:framePr w:h="284" w:hRule="exact" w:hSpace="181" w:wrap="around" w:vAnchor="page" w:hAnchor="page" w:x="2836" w:yAlign="bottom"/>
      <w:spacing w:after="60" w:line="300" w:lineRule="exact"/>
    </w:pPr>
    <w:rPr>
      <w:color w:val="FF0000"/>
      <w:szCs w:val="8"/>
    </w:rPr>
  </w:style>
  <w:style w:type="paragraph" w:customStyle="1" w:styleId="affb">
    <w:name w:val="משניות"/>
    <w:basedOn w:val="a"/>
    <w:link w:val="affc"/>
    <w:qFormat/>
    <w:rsid w:val="00CC27A9"/>
    <w:pPr>
      <w:shd w:val="clear" w:color="auto" w:fill="F2F2F2" w:themeFill="background1" w:themeFillShade="F2"/>
    </w:pPr>
    <w:rPr>
      <w:rFonts w:cs="BA Vilna Bold"/>
      <w:spacing w:val="4"/>
    </w:rPr>
  </w:style>
  <w:style w:type="character" w:customStyle="1" w:styleId="affc">
    <w:name w:val="משניות תו"/>
    <w:basedOn w:val="a0"/>
    <w:link w:val="affb"/>
    <w:rsid w:val="00CC27A9"/>
    <w:rPr>
      <w:rFonts w:ascii="BA Fontov Regular" w:hAnsi="BA Fontov Regular" w:cs="BA Vilna Bold"/>
      <w:spacing w:val="4"/>
      <w:sz w:val="18"/>
      <w:szCs w:val="18"/>
      <w:shd w:val="clear" w:color="auto" w:fill="F2F2F2" w:themeFill="background1" w:themeFillShade="F2"/>
    </w:rPr>
  </w:style>
  <w:style w:type="paragraph" w:styleId="affd">
    <w:name w:val="Intense Quote"/>
    <w:basedOn w:val="a"/>
    <w:next w:val="a"/>
    <w:link w:val="affe"/>
    <w:uiPriority w:val="30"/>
    <w:qFormat/>
    <w:rsid w:val="006215F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ffe">
    <w:name w:val="ציטוט חזק תו"/>
    <w:basedOn w:val="a0"/>
    <w:link w:val="affd"/>
    <w:uiPriority w:val="30"/>
    <w:rsid w:val="006215F3"/>
    <w:rPr>
      <w:rFonts w:ascii="BA Fontov Regular" w:hAnsi="BA Fontov Regular" w:cs="FrankRuehl"/>
      <w:i/>
      <w:iCs/>
      <w:color w:val="5B9BD5" w:themeColor="accent1"/>
      <w:sz w:val="18"/>
      <w:szCs w:val="20"/>
    </w:rPr>
  </w:style>
  <w:style w:type="character" w:customStyle="1" w:styleId="afff">
    <w:name w:val="מודגש"/>
    <w:basedOn w:val="a0"/>
    <w:uiPriority w:val="1"/>
    <w:rsid w:val="008210A1"/>
    <w:rPr>
      <w:rFonts w:cs="PFT_Frank"/>
      <w:bCs/>
      <w:szCs w:val="14"/>
    </w:rPr>
  </w:style>
  <w:style w:type="paragraph" w:customStyle="1" w:styleId="afff0">
    <w:name w:val="הדרן עלך"/>
    <w:basedOn w:val="a"/>
    <w:link w:val="afff1"/>
    <w:qFormat/>
    <w:rsid w:val="00475A12"/>
    <w:pPr>
      <w:spacing w:line="276" w:lineRule="auto"/>
      <w:jc w:val="center"/>
    </w:pPr>
    <w:rPr>
      <w:rFonts w:ascii="BA TM • Tzlotana" w:hAnsi="BA TM • Tzlotana" w:cs="BA TM • Tzlotana"/>
      <w:b/>
      <w:bCs/>
      <w:color w:val="808080" w:themeColor="background1" w:themeShade="80"/>
      <w:spacing w:val="4"/>
      <w:sz w:val="28"/>
      <w:szCs w:val="22"/>
    </w:rPr>
  </w:style>
  <w:style w:type="character" w:customStyle="1" w:styleId="afff1">
    <w:name w:val="הדרן עלך תו"/>
    <w:basedOn w:val="a0"/>
    <w:link w:val="afff0"/>
    <w:rsid w:val="00475A12"/>
    <w:rPr>
      <w:rFonts w:ascii="BA TM • Tzlotana" w:hAnsi="BA TM • Tzlotana" w:cs="BA TM • Tzlotana"/>
      <w:b/>
      <w:bCs/>
      <w:color w:val="808080" w:themeColor="background1" w:themeShade="80"/>
      <w:spacing w:val="4"/>
      <w:sz w:val="28"/>
    </w:rPr>
  </w:style>
  <w:style w:type="paragraph" w:customStyle="1" w:styleId="25">
    <w:name w:val="כולל 2"/>
    <w:basedOn w:val="a"/>
    <w:link w:val="26"/>
    <w:qFormat/>
    <w:rsid w:val="006215F3"/>
    <w:pPr>
      <w:spacing w:after="200" w:line="360" w:lineRule="exact"/>
    </w:pPr>
    <w:rPr>
      <w:rFonts w:ascii="Fb Fontext" w:hAnsi="Fb Fontext"/>
      <w:spacing w:val="-4"/>
    </w:rPr>
  </w:style>
  <w:style w:type="character" w:customStyle="1" w:styleId="26">
    <w:name w:val="כולל 2 תו"/>
    <w:basedOn w:val="a0"/>
    <w:link w:val="25"/>
    <w:rsid w:val="006215F3"/>
    <w:rPr>
      <w:rFonts w:ascii="Fb Fontext" w:hAnsi="Fb Fontext" w:cs="FrankRuehl"/>
      <w:spacing w:val="-4"/>
      <w:sz w:val="18"/>
      <w:szCs w:val="20"/>
    </w:rPr>
  </w:style>
  <w:style w:type="paragraph" w:customStyle="1" w:styleId="afff2">
    <w:name w:val="ד''ה משנה"/>
    <w:basedOn w:val="a"/>
    <w:link w:val="afff3"/>
    <w:autoRedefine/>
    <w:qFormat/>
    <w:rsid w:val="00E40749"/>
    <w:pPr>
      <w:spacing w:before="120"/>
      <w:ind w:end="320"/>
      <w:contextualSpacing/>
      <w:jc w:val="center"/>
    </w:pPr>
    <w:rPr>
      <w:rFonts w:cs="BA TM • Vilna Extra-Bold"/>
      <w:spacing w:val="4"/>
      <w:sz w:val="32"/>
    </w:rPr>
  </w:style>
  <w:style w:type="character" w:customStyle="1" w:styleId="afff3">
    <w:name w:val="ד''ה משנה תו"/>
    <w:basedOn w:val="a0"/>
    <w:link w:val="afff2"/>
    <w:rsid w:val="00E40749"/>
    <w:rPr>
      <w:rFonts w:ascii="BA Fontov Regular" w:hAnsi="BA Fontov Regular" w:cs="BA TM • Vilna Extra-Bold"/>
      <w:spacing w:val="4"/>
      <w:sz w:val="32"/>
      <w:szCs w:val="18"/>
    </w:rPr>
  </w:style>
  <w:style w:type="paragraph" w:customStyle="1" w:styleId="afff4">
    <w:name w:val="מבואה"/>
    <w:basedOn w:val="a"/>
    <w:link w:val="afff5"/>
    <w:qFormat/>
    <w:rsid w:val="006215F3"/>
    <w:pPr>
      <w:framePr w:hSpace="567" w:wrap="notBeside" w:vAnchor="text" w:hAnchor="page" w:xAlign="right" w:y="1"/>
      <w:pBdr>
        <w:top w:val="single" w:sz="4" w:space="2" w:color="auto"/>
        <w:bottom w:val="single" w:sz="4" w:space="2" w:color="auto"/>
      </w:pBdr>
      <w:spacing w:before="240" w:after="240"/>
      <w:ind w:left="2835"/>
      <w:jc w:val="center"/>
    </w:pPr>
    <w:rPr>
      <w:rFonts w:ascii="David" w:eastAsia="Times New Roman" w:hAnsi="David" w:cs="David"/>
      <w:b/>
      <w:bCs/>
      <w:color w:val="A6A6A6" w:themeColor="background1" w:themeShade="A6"/>
    </w:rPr>
  </w:style>
  <w:style w:type="character" w:customStyle="1" w:styleId="afff5">
    <w:name w:val="מבואה תו"/>
    <w:basedOn w:val="a0"/>
    <w:link w:val="afff4"/>
    <w:rsid w:val="006215F3"/>
    <w:rPr>
      <w:rFonts w:ascii="David" w:eastAsia="Times New Roman" w:hAnsi="David" w:cs="David"/>
      <w:b/>
      <w:bCs/>
      <w:color w:val="A6A6A6" w:themeColor="background1" w:themeShade="A6"/>
      <w:sz w:val="18"/>
      <w:szCs w:val="20"/>
    </w:rPr>
  </w:style>
  <w:style w:type="paragraph" w:customStyle="1" w:styleId="afff6">
    <w:name w:val="טור הערות לאוקמי"/>
    <w:basedOn w:val="afa"/>
    <w:link w:val="afff7"/>
    <w:qFormat/>
    <w:rsid w:val="006215F3"/>
    <w:pPr>
      <w:ind w:left="113" w:hanging="113"/>
    </w:pPr>
    <w:rPr>
      <w:szCs w:val="24"/>
    </w:rPr>
  </w:style>
  <w:style w:type="character" w:customStyle="1" w:styleId="afff7">
    <w:name w:val="טור הערות לאוקמי תו"/>
    <w:basedOn w:val="afb"/>
    <w:link w:val="afff6"/>
    <w:rsid w:val="006215F3"/>
    <w:rPr>
      <w:rFonts w:ascii="BA Fontov Regular" w:hAnsi="BA Fontov Regular" w:cs="FrankRuehl"/>
      <w:sz w:val="18"/>
      <w:szCs w:val="24"/>
    </w:rPr>
  </w:style>
  <w:style w:type="character" w:customStyle="1" w:styleId="afff8">
    <w:name w:val="כניסת שורה ראשונה בגוף טקסט תו"/>
    <w:basedOn w:val="ae"/>
    <w:link w:val="afff9"/>
    <w:uiPriority w:val="99"/>
    <w:semiHidden/>
    <w:rsid w:val="006215F3"/>
    <w:rPr>
      <w:rFonts w:ascii="David" w:hAnsi="David" w:cs="FrankRuehl"/>
      <w:w w:val="92"/>
      <w:sz w:val="18"/>
      <w:szCs w:val="20"/>
    </w:rPr>
  </w:style>
  <w:style w:type="paragraph" w:styleId="afff9">
    <w:name w:val="Body Text First Indent"/>
    <w:basedOn w:val="ad"/>
    <w:link w:val="afff8"/>
    <w:uiPriority w:val="99"/>
    <w:semiHidden/>
    <w:unhideWhenUsed/>
    <w:rsid w:val="006215F3"/>
    <w:pPr>
      <w:spacing w:line="360" w:lineRule="exact"/>
      <w:ind w:firstLine="360"/>
    </w:pPr>
    <w:rPr>
      <w:rFonts w:asciiTheme="minorHAnsi" w:hAnsiTheme="minorHAnsi"/>
      <w:w w:val="100"/>
      <w:sz w:val="22"/>
    </w:rPr>
  </w:style>
  <w:style w:type="paragraph" w:customStyle="1" w:styleId="02">
    <w:name w:val="0.2 משנה"/>
    <w:basedOn w:val="affb"/>
    <w:link w:val="020"/>
    <w:qFormat/>
    <w:rsid w:val="006215F3"/>
    <w:rPr>
      <w:b/>
      <w:spacing w:val="-4"/>
    </w:rPr>
  </w:style>
  <w:style w:type="character" w:customStyle="1" w:styleId="020">
    <w:name w:val="0.2 משנה תו"/>
    <w:basedOn w:val="affc"/>
    <w:link w:val="02"/>
    <w:rsid w:val="006215F3"/>
    <w:rPr>
      <w:rFonts w:ascii="BA Fontov Regular" w:hAnsi="BA Fontov Regular" w:cs="Guttman Vilna"/>
      <w:b/>
      <w:bCs w:val="0"/>
      <w:spacing w:val="-4"/>
      <w:sz w:val="18"/>
      <w:szCs w:val="20"/>
      <w:shd w:val="clear" w:color="auto" w:fill="F2F2F2" w:themeFill="background1" w:themeFillShade="F2"/>
    </w:rPr>
  </w:style>
  <w:style w:type="paragraph" w:customStyle="1" w:styleId="041">
    <w:name w:val="0.4משנה"/>
    <w:basedOn w:val="affb"/>
    <w:link w:val="042"/>
    <w:qFormat/>
    <w:rsid w:val="006215F3"/>
    <w:rPr>
      <w:spacing w:val="-8"/>
    </w:rPr>
  </w:style>
  <w:style w:type="character" w:customStyle="1" w:styleId="042">
    <w:name w:val="0.4משנה תו"/>
    <w:basedOn w:val="020"/>
    <w:link w:val="041"/>
    <w:rsid w:val="006215F3"/>
    <w:rPr>
      <w:rFonts w:ascii="BA Fontov Regular" w:hAnsi="BA Fontov Regular" w:cs="Guttman Vilna"/>
      <w:b w:val="0"/>
      <w:bCs w:val="0"/>
      <w:spacing w:val="-8"/>
      <w:sz w:val="18"/>
      <w:szCs w:val="20"/>
      <w:shd w:val="clear" w:color="auto" w:fill="F2F2F2" w:themeFill="background1" w:themeFillShade="F2"/>
    </w:rPr>
  </w:style>
  <w:style w:type="paragraph" w:customStyle="1" w:styleId="afffa">
    <w:name w:val="פיסקת תשובה"/>
    <w:basedOn w:val="a"/>
    <w:link w:val="afffb"/>
    <w:qFormat/>
    <w:rsid w:val="006215F3"/>
    <w:pPr>
      <w:ind w:left="397" w:hanging="113"/>
    </w:pPr>
    <w:rPr>
      <w:rFonts w:ascii="Fb Fontext" w:hAnsi="Fb Fontext"/>
      <w:sz w:val="32"/>
    </w:rPr>
  </w:style>
  <w:style w:type="character" w:customStyle="1" w:styleId="afffb">
    <w:name w:val="פיסקת תשובה תו"/>
    <w:basedOn w:val="a0"/>
    <w:link w:val="afffa"/>
    <w:rsid w:val="006215F3"/>
    <w:rPr>
      <w:rFonts w:ascii="Fb Fontext" w:hAnsi="Fb Fontext" w:cs="FrankRuehl"/>
      <w:sz w:val="32"/>
      <w:szCs w:val="20"/>
    </w:rPr>
  </w:style>
  <w:style w:type="paragraph" w:customStyle="1" w:styleId="afffc">
    <w:name w:val="פסוק"/>
    <w:basedOn w:val="a"/>
    <w:link w:val="afffd"/>
    <w:qFormat/>
    <w:rsid w:val="00852A84"/>
    <w:rPr>
      <w:rFonts w:ascii="BA Franknatan Decor" w:hAnsi="BA Franknatan Decor" w:cs="BA TM • Tzlotana"/>
      <w:sz w:val="19"/>
    </w:rPr>
  </w:style>
  <w:style w:type="character" w:customStyle="1" w:styleId="afffd">
    <w:name w:val="פסוק תו"/>
    <w:basedOn w:val="a0"/>
    <w:link w:val="afffc"/>
    <w:rsid w:val="00852A84"/>
    <w:rPr>
      <w:rFonts w:ascii="BA Franknatan Decor" w:hAnsi="BA Franknatan Decor" w:cs="BA TM • Tzlotana"/>
      <w:spacing w:val="4"/>
      <w:sz w:val="19"/>
      <w:szCs w:val="16"/>
    </w:rPr>
  </w:style>
  <w:style w:type="paragraph" w:customStyle="1" w:styleId="afffe">
    <w:name w:val="חציצה"/>
    <w:basedOn w:val="aff4"/>
    <w:link w:val="affff"/>
    <w:qFormat/>
    <w:rsid w:val="00562D35"/>
    <w:pPr>
      <w:spacing w:after="0"/>
    </w:pPr>
    <w:rPr>
      <w:rFonts w:ascii="BA חניכי הישיבות" w:hAnsi="BA חניכי הישיבות" w:cs="BA TM • Vilna Extra-Bold"/>
      <w:bCs w:val="0"/>
      <w:color w:val="806000" w:themeColor="accent4" w:themeShade="80"/>
      <w:szCs w:val="18"/>
    </w:rPr>
  </w:style>
  <w:style w:type="character" w:customStyle="1" w:styleId="affff">
    <w:name w:val="חציצה תו"/>
    <w:basedOn w:val="aff5"/>
    <w:link w:val="afffe"/>
    <w:rsid w:val="00562D35"/>
    <w:rPr>
      <w:rFonts w:ascii="BA חניכי הישיבות" w:hAnsi="BA חניכי הישיבות" w:cs="BA TM • Vilna Extra-Bold"/>
      <w:bCs w:val="0"/>
      <w:color w:val="806000" w:themeColor="accent4" w:themeShade="80"/>
      <w:sz w:val="24"/>
      <w:szCs w:val="18"/>
    </w:rPr>
  </w:style>
  <w:style w:type="paragraph" w:customStyle="1" w:styleId="affff0">
    <w:name w:val="אמוראים"/>
    <w:basedOn w:val="a"/>
    <w:link w:val="affff1"/>
    <w:autoRedefine/>
    <w:qFormat/>
    <w:rsid w:val="008210A1"/>
    <w:pPr>
      <w:ind w:left="565" w:firstLine="113"/>
    </w:pPr>
    <w:rPr>
      <w:rFonts w:ascii="BA Vilna Bold" w:hAnsi="BA Vilna Bold" w:cs="BA Vilna Bold"/>
      <w:spacing w:val="4"/>
      <w:sz w:val="14"/>
      <w:szCs w:val="14"/>
    </w:rPr>
  </w:style>
  <w:style w:type="character" w:customStyle="1" w:styleId="affff1">
    <w:name w:val="אמוראים תו"/>
    <w:basedOn w:val="a0"/>
    <w:link w:val="affff0"/>
    <w:rsid w:val="008210A1"/>
    <w:rPr>
      <w:rFonts w:ascii="BA Vilna Bold" w:hAnsi="BA Vilna Bold" w:cs="BA Vilna Bold"/>
      <w:spacing w:val="4"/>
      <w:sz w:val="14"/>
      <w:szCs w:val="14"/>
    </w:rPr>
  </w:style>
  <w:style w:type="paragraph" w:customStyle="1" w:styleId="affff2">
    <w:name w:val="נושא"/>
    <w:basedOn w:val="a"/>
    <w:link w:val="affff3"/>
    <w:autoRedefine/>
    <w:qFormat/>
    <w:rsid w:val="00805DC2"/>
    <w:pPr>
      <w:spacing w:before="60"/>
      <w:jc w:val="center"/>
    </w:pPr>
    <w:rPr>
      <w:rFonts w:ascii="BA TM • Vilna Extra-Bold" w:hAnsi="BA TM • Vilna Extra-Bold" w:cs="BA TM • Vilna Extra-Bold"/>
      <w:color w:val="806000" w:themeColor="accent4" w:themeShade="80"/>
      <w:sz w:val="16"/>
    </w:rPr>
  </w:style>
  <w:style w:type="character" w:customStyle="1" w:styleId="affff3">
    <w:name w:val="נושא תו"/>
    <w:basedOn w:val="a0"/>
    <w:link w:val="affff2"/>
    <w:rsid w:val="00805DC2"/>
    <w:rPr>
      <w:rFonts w:ascii="BA TM • Vilna Extra-Bold" w:hAnsi="BA TM • Vilna Extra-Bold" w:cs="BA TM • Vilna Extra-Bold"/>
      <w:color w:val="806000" w:themeColor="accent4" w:themeShade="80"/>
      <w:sz w:val="16"/>
      <w:szCs w:val="18"/>
    </w:rPr>
  </w:style>
  <w:style w:type="paragraph" w:customStyle="1" w:styleId="36">
    <w:name w:val="חלון 3"/>
    <w:basedOn w:val="a"/>
    <w:link w:val="37"/>
    <w:autoRedefine/>
    <w:qFormat/>
    <w:rsid w:val="00AA4124"/>
    <w:pPr>
      <w:framePr w:wrap="notBeside" w:vAnchor="text" w:hAnchor="text" w:x="3482" w:y="58"/>
      <w:spacing w:line="140" w:lineRule="exact"/>
      <w:jc w:val="right"/>
    </w:pPr>
    <w:rPr>
      <w:rFonts w:ascii="BA TM • Vilna Extra-Bold" w:hAnsi="BA TM • Vilna Extra-Bold" w:cs="BA TM • Vilna Extra-Bold"/>
      <w:color w:val="767171" w:themeColor="background2" w:themeShade="80"/>
      <w:spacing w:val="2"/>
      <w:sz w:val="14"/>
      <w:szCs w:val="14"/>
    </w:rPr>
  </w:style>
  <w:style w:type="character" w:customStyle="1" w:styleId="37">
    <w:name w:val="חלון 3 תו"/>
    <w:basedOn w:val="a0"/>
    <w:link w:val="36"/>
    <w:rsid w:val="00AA4124"/>
    <w:rPr>
      <w:rFonts w:ascii="BA TM • Vilna Extra-Bold" w:hAnsi="BA TM • Vilna Extra-Bold" w:cs="BA TM • Vilna Extra-Bold"/>
      <w:color w:val="767171" w:themeColor="background2" w:themeShade="80"/>
      <w:spacing w:val="2"/>
      <w:sz w:val="14"/>
      <w:szCs w:val="14"/>
    </w:rPr>
  </w:style>
  <w:style w:type="character" w:customStyle="1" w:styleId="27">
    <w:name w:val="אמוראים תו 2"/>
    <w:basedOn w:val="a0"/>
    <w:uiPriority w:val="1"/>
    <w:qFormat/>
    <w:rsid w:val="001E4E31"/>
    <w:rPr>
      <w:rFonts w:cs="BA Vilna Bold"/>
      <w:bCs w:val="0"/>
      <w:sz w:val="28"/>
      <w:szCs w:val="14"/>
    </w:rPr>
  </w:style>
  <w:style w:type="paragraph" w:customStyle="1" w:styleId="affff4">
    <w:name w:val="משנה בצד"/>
    <w:basedOn w:val="aff6"/>
    <w:link w:val="affff5"/>
    <w:autoRedefine/>
    <w:qFormat/>
    <w:rsid w:val="00A25FFF"/>
    <w:pPr>
      <w:framePr w:w="700" w:hSpace="57" w:wrap="around" w:vAnchor="text" w:hAnchor="text" w:x="3516" w:y="1"/>
      <w:pBdr>
        <w:top w:val="single" w:sz="4" w:space="1" w:color="8A7D66"/>
        <w:left w:val="single" w:sz="4" w:space="1" w:color="8A7D66"/>
        <w:bottom w:val="single" w:sz="4" w:space="1" w:color="8A7D66"/>
        <w:right w:val="single" w:sz="4" w:space="1" w:color="8A7D66"/>
      </w:pBdr>
      <w:spacing w:line="200" w:lineRule="exact"/>
      <w:jc w:val="center"/>
    </w:pPr>
    <w:rPr>
      <w:rFonts w:ascii="BA Vilna Bold" w:hAnsi="BA Vilna Bold" w:cs="BA Vilna Bold"/>
      <w:bCs/>
      <w:color w:val="7A6A45"/>
      <w:sz w:val="14"/>
      <w:szCs w:val="14"/>
    </w:rPr>
  </w:style>
  <w:style w:type="character" w:customStyle="1" w:styleId="affff5">
    <w:name w:val="משנה בצד תו"/>
    <w:basedOn w:val="a0"/>
    <w:link w:val="affff4"/>
    <w:rsid w:val="00A25FFF"/>
    <w:rPr>
      <w:rFonts w:ascii="BA Vilna Bold" w:hAnsi="BA Vilna Bold" w:cs="BA Vilna Bold"/>
      <w:position w:val="6"/>
      <w:sz w:val="16"/>
      <w:szCs w:val="16"/>
    </w:rPr>
  </w:style>
  <w:style w:type="paragraph" w:customStyle="1" w:styleId="affff6">
    <w:name w:val="רקע והסבר"/>
    <w:basedOn w:val="a"/>
    <w:link w:val="affff7"/>
    <w:qFormat/>
    <w:rsid w:val="003E557E"/>
    <w:rPr>
      <w:sz w:val="14"/>
      <w:szCs w:val="14"/>
    </w:rPr>
  </w:style>
  <w:style w:type="character" w:customStyle="1" w:styleId="affff7">
    <w:name w:val="רקע והסבר תו"/>
    <w:basedOn w:val="a0"/>
    <w:link w:val="affff6"/>
    <w:rsid w:val="003E557E"/>
    <w:rPr>
      <w:rFonts w:ascii="BA Fontov Regular" w:hAnsi="BA Fontov Regular" w:cs="FrankRuehl"/>
      <w:sz w:val="14"/>
      <w:szCs w:val="14"/>
    </w:rPr>
  </w:style>
  <w:style w:type="character" w:customStyle="1" w:styleId="affff8">
    <w:name w:val="הסבר"/>
    <w:basedOn w:val="a0"/>
    <w:uiPriority w:val="1"/>
    <w:qFormat/>
    <w:rsid w:val="008210A1"/>
    <w:rPr>
      <w:sz w:val="16"/>
      <w:szCs w:val="14"/>
    </w:rPr>
  </w:style>
  <w:style w:type="table" w:styleId="affff9">
    <w:name w:val="Table Grid"/>
    <w:basedOn w:val="a1"/>
    <w:uiPriority w:val="59"/>
    <w:rsid w:val="00964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fa">
    <w:name w:val="Light Grid"/>
    <w:basedOn w:val="a1"/>
    <w:uiPriority w:val="62"/>
    <w:rsid w:val="0096451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ffffb">
    <w:name w:val="Light Shading"/>
    <w:basedOn w:val="a1"/>
    <w:uiPriority w:val="60"/>
    <w:rsid w:val="0096451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affffc">
    <w:name w:val="Placeholder Text"/>
    <w:basedOn w:val="a0"/>
    <w:uiPriority w:val="99"/>
    <w:semiHidden/>
    <w:rsid w:val="00964514"/>
    <w:rPr>
      <w:color w:val="808080"/>
    </w:rPr>
  </w:style>
  <w:style w:type="character" w:styleId="affffd">
    <w:name w:val="line number"/>
    <w:basedOn w:val="a0"/>
    <w:uiPriority w:val="99"/>
    <w:semiHidden/>
    <w:unhideWhenUsed/>
    <w:rsid w:val="00964514"/>
  </w:style>
  <w:style w:type="paragraph" w:styleId="affffe">
    <w:name w:val="table of figures"/>
    <w:basedOn w:val="a"/>
    <w:next w:val="a"/>
    <w:uiPriority w:val="99"/>
    <w:semiHidden/>
    <w:unhideWhenUsed/>
    <w:rsid w:val="00964514"/>
    <w:pPr>
      <w:spacing w:line="276" w:lineRule="auto"/>
      <w:ind w:left="454" w:hanging="454"/>
    </w:pPr>
    <w:rPr>
      <w:szCs w:val="20"/>
    </w:rPr>
  </w:style>
  <w:style w:type="character" w:styleId="afffff">
    <w:name w:val="footnote reference"/>
    <w:basedOn w:val="a0"/>
    <w:uiPriority w:val="99"/>
    <w:semiHidden/>
    <w:unhideWhenUsed/>
    <w:rsid w:val="00964514"/>
    <w:rPr>
      <w:vertAlign w:val="superscript"/>
    </w:rPr>
  </w:style>
  <w:style w:type="paragraph" w:customStyle="1" w:styleId="-04">
    <w:name w:val="טאב-  0.4"/>
    <w:basedOn w:val="a"/>
    <w:link w:val="-040"/>
    <w:qFormat/>
    <w:rsid w:val="00964514"/>
    <w:pPr>
      <w:spacing w:line="276" w:lineRule="auto"/>
      <w:ind w:left="720" w:hanging="360"/>
      <w:contextualSpacing/>
    </w:pPr>
    <w:rPr>
      <w:spacing w:val="-8"/>
      <w:sz w:val="32"/>
      <w:szCs w:val="20"/>
    </w:rPr>
  </w:style>
  <w:style w:type="character" w:customStyle="1" w:styleId="-040">
    <w:name w:val="טאב-  0.4 תו"/>
    <w:basedOn w:val="a0"/>
    <w:link w:val="-04"/>
    <w:rsid w:val="00964514"/>
    <w:rPr>
      <w:rFonts w:ascii="BA Fontov Regular" w:hAnsi="BA Fontov Regular" w:cs="FrankRuehl"/>
      <w:spacing w:val="-8"/>
      <w:sz w:val="32"/>
      <w:szCs w:val="20"/>
    </w:rPr>
  </w:style>
  <w:style w:type="paragraph" w:customStyle="1" w:styleId="afffff0">
    <w:name w:val="דף"/>
    <w:basedOn w:val="a"/>
    <w:qFormat/>
    <w:rsid w:val="00964514"/>
    <w:pPr>
      <w:spacing w:line="276" w:lineRule="auto"/>
      <w:ind w:left="454" w:hanging="454"/>
    </w:pPr>
    <w:rPr>
      <w:rFonts w:ascii="David" w:hAnsi="David" w:cs="Guttman Vilna"/>
      <w:b/>
      <w:bCs/>
      <w:color w:val="0070C0"/>
      <w:sz w:val="32"/>
      <w:szCs w:val="30"/>
    </w:rPr>
  </w:style>
  <w:style w:type="paragraph" w:customStyle="1" w:styleId="afffff1">
    <w:name w:val="דעות"/>
    <w:basedOn w:val="a"/>
    <w:rsid w:val="00964514"/>
    <w:pPr>
      <w:tabs>
        <w:tab w:val="right" w:pos="4677"/>
        <w:tab w:val="left" w:pos="4961"/>
      </w:tabs>
      <w:spacing w:after="50" w:line="276" w:lineRule="auto"/>
      <w:ind w:left="454" w:firstLine="720"/>
      <w:contextualSpacing/>
    </w:pPr>
    <w:rPr>
      <w:szCs w:val="20"/>
    </w:rPr>
  </w:style>
  <w:style w:type="paragraph" w:customStyle="1" w:styleId="043">
    <w:name w:val="0.4"/>
    <w:basedOn w:val="a"/>
    <w:link w:val="044"/>
    <w:qFormat/>
    <w:rsid w:val="00964514"/>
    <w:pPr>
      <w:spacing w:line="276" w:lineRule="auto"/>
      <w:ind w:left="454" w:hanging="454"/>
    </w:pPr>
    <w:rPr>
      <w:spacing w:val="-8"/>
      <w:szCs w:val="20"/>
    </w:rPr>
  </w:style>
  <w:style w:type="character" w:customStyle="1" w:styleId="044">
    <w:name w:val="0.4 תו"/>
    <w:basedOn w:val="a0"/>
    <w:link w:val="043"/>
    <w:rsid w:val="00964514"/>
    <w:rPr>
      <w:rFonts w:ascii="BA Fontov Regular" w:hAnsi="BA Fontov Regular" w:cs="FrankRuehl"/>
      <w:spacing w:val="-8"/>
      <w:sz w:val="18"/>
      <w:szCs w:val="20"/>
    </w:rPr>
  </w:style>
  <w:style w:type="paragraph" w:styleId="afffff2">
    <w:name w:val="Revision"/>
    <w:hidden/>
    <w:uiPriority w:val="99"/>
    <w:semiHidden/>
    <w:rsid w:val="00AF13A0"/>
    <w:pPr>
      <w:spacing w:after="0" w:line="240" w:lineRule="auto"/>
    </w:pPr>
    <w:rPr>
      <w:rFonts w:ascii="BA Fontov Regular" w:hAnsi="BA Fontov Regular" w:cs="FrankRuehl"/>
      <w:sz w:val="18"/>
      <w:szCs w:val="18"/>
    </w:rPr>
  </w:style>
  <w:style w:type="character" w:customStyle="1" w:styleId="MisparKeta">
    <w:name w:val="מספר קטע"/>
    <w:basedOn w:val="a0"/>
    <w:uiPriority w:val="1"/>
    <w:qFormat/>
    <w:rPr>
      <w:rFonts w:cs="BA Vilna Bold"/>
      <w:bCs/>
      <w:color w:val="7A5A14"/>
      <w:szCs w:val="14"/>
    </w:rPr>
  </w:style>
  <w:style w:type="character" w:customStyle="1" w:styleId="NoseMishna">
    <w:name w:val="נושא משנה"/>
    <w:basedOn w:val="a0"/>
    <w:uiPriority w:val="1"/>
    <w:qFormat/>
    <w:rPr>
      <w:rFonts w:cs="BA TM • Vilna Extra-Bold"/>
      <w:spacing w:val="4"/>
      <w:szCs w:val="18"/>
    </w:rPr>
  </w:style>
  <w:style w:type="character" w:customStyle="1" w:styleId="TanaimMishna">
    <w:name w:val="תנאים במשנה"/>
    <w:basedOn w:val="a0"/>
    <w:uiPriority w:val="1"/>
    <w:qFormat/>
    <w:rPr>
      <w:rFonts w:ascii="BA Vilna Bold" w:hAnsi="BA Vilna Bold" w:cs="BA Vilna Bold"/>
      <w:b/>
      <w:bCs/>
      <w:spacing w:val="4"/>
      <w:sz w:val="20"/>
      <w:szCs w:val="20"/>
    </w:rPr>
  </w:style>
  <w:style w:type="character" w:customStyle="1" w:styleId="HesberMishna">
    <w:name w:val="הסבר במשנה"/>
    <w:basedOn w:val="a0"/>
    <w:uiPriority w:val="1"/>
    <w:qFormat/>
    <w:rPr>
      <w:rFonts w:ascii="Fb Fontext" w:hAnsi="Fb Fontext" w:cs="FrankRueh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83664">
      <w:bodyDiv w:val="1"/>
      <w:marLeft w:val="0"/>
      <w:marRight w:val="0"/>
      <w:marTop w:val="0"/>
      <w:marBottom w:val="0"/>
      <w:divBdr>
        <w:top w:val="none" w:sz="0" w:space="0" w:color="auto"/>
        <w:left w:val="none" w:sz="0" w:space="0" w:color="auto"/>
        <w:bottom w:val="none" w:sz="0" w:space="0" w:color="auto"/>
        <w:right w:val="none" w:sz="0" w:space="0" w:color="auto"/>
      </w:divBdr>
      <w:divsChild>
        <w:div w:id="1282495197">
          <w:marLeft w:val="0"/>
          <w:marRight w:val="0"/>
          <w:marTop w:val="0"/>
          <w:marBottom w:val="0"/>
          <w:divBdr>
            <w:top w:val="none" w:sz="0" w:space="0" w:color="auto"/>
            <w:left w:val="none" w:sz="0" w:space="0" w:color="auto"/>
            <w:bottom w:val="none" w:sz="0" w:space="0" w:color="auto"/>
            <w:right w:val="none" w:sz="0" w:space="0" w:color="auto"/>
          </w:divBdr>
          <w:divsChild>
            <w:div w:id="1801148137">
              <w:marLeft w:val="0"/>
              <w:marRight w:val="0"/>
              <w:marTop w:val="0"/>
              <w:marBottom w:val="0"/>
              <w:divBdr>
                <w:top w:val="none" w:sz="0" w:space="0" w:color="auto"/>
                <w:left w:val="none" w:sz="0" w:space="0" w:color="auto"/>
                <w:bottom w:val="none" w:sz="0" w:space="0" w:color="auto"/>
                <w:right w:val="none" w:sz="0" w:space="0" w:color="auto"/>
              </w:divBdr>
              <w:divsChild>
                <w:div w:id="500896602">
                  <w:marLeft w:val="0"/>
                  <w:marRight w:val="0"/>
                  <w:marTop w:val="0"/>
                  <w:marBottom w:val="0"/>
                  <w:divBdr>
                    <w:top w:val="none" w:sz="0" w:space="0" w:color="auto"/>
                    <w:left w:val="none" w:sz="0" w:space="0" w:color="auto"/>
                    <w:bottom w:val="none" w:sz="0" w:space="0" w:color="auto"/>
                    <w:right w:val="none" w:sz="0" w:space="0" w:color="auto"/>
                  </w:divBdr>
                  <w:divsChild>
                    <w:div w:id="87777094">
                      <w:marLeft w:val="0"/>
                      <w:marRight w:val="0"/>
                      <w:marTop w:val="0"/>
                      <w:marBottom w:val="0"/>
                      <w:divBdr>
                        <w:top w:val="none" w:sz="0" w:space="0" w:color="auto"/>
                        <w:left w:val="none" w:sz="0" w:space="0" w:color="auto"/>
                        <w:bottom w:val="none" w:sz="0" w:space="0" w:color="auto"/>
                        <w:right w:val="none" w:sz="0" w:space="0" w:color="auto"/>
                      </w:divBdr>
                      <w:divsChild>
                        <w:div w:id="197016772">
                          <w:marLeft w:val="0"/>
                          <w:marRight w:val="0"/>
                          <w:marTop w:val="0"/>
                          <w:marBottom w:val="0"/>
                          <w:divBdr>
                            <w:top w:val="none" w:sz="0" w:space="0" w:color="auto"/>
                            <w:left w:val="none" w:sz="0" w:space="0" w:color="auto"/>
                            <w:bottom w:val="none" w:sz="0" w:space="0" w:color="auto"/>
                            <w:right w:val="none" w:sz="0" w:space="0" w:color="auto"/>
                          </w:divBdr>
                          <w:divsChild>
                            <w:div w:id="1461144865">
                              <w:marLeft w:val="0"/>
                              <w:marRight w:val="0"/>
                              <w:marTop w:val="0"/>
                              <w:marBottom w:val="0"/>
                              <w:divBdr>
                                <w:top w:val="none" w:sz="0" w:space="0" w:color="auto"/>
                                <w:left w:val="none" w:sz="0" w:space="0" w:color="auto"/>
                                <w:bottom w:val="none" w:sz="0" w:space="0" w:color="auto"/>
                                <w:right w:val="none" w:sz="0" w:space="0" w:color="auto"/>
                              </w:divBdr>
                            </w:div>
                          </w:divsChild>
                        </w:div>
                        <w:div w:id="559177410">
                          <w:marLeft w:val="0"/>
                          <w:marRight w:val="0"/>
                          <w:marTop w:val="0"/>
                          <w:marBottom w:val="0"/>
                          <w:divBdr>
                            <w:top w:val="none" w:sz="0" w:space="0" w:color="auto"/>
                            <w:left w:val="none" w:sz="0" w:space="0" w:color="auto"/>
                            <w:bottom w:val="none" w:sz="0" w:space="0" w:color="auto"/>
                            <w:right w:val="none" w:sz="0" w:space="0" w:color="auto"/>
                          </w:divBdr>
                          <w:divsChild>
                            <w:div w:id="1106270285">
                              <w:marLeft w:val="0"/>
                              <w:marRight w:val="0"/>
                              <w:marTop w:val="0"/>
                              <w:marBottom w:val="0"/>
                              <w:divBdr>
                                <w:top w:val="none" w:sz="0" w:space="0" w:color="auto"/>
                                <w:left w:val="none" w:sz="0" w:space="0" w:color="auto"/>
                                <w:bottom w:val="none" w:sz="0" w:space="0" w:color="auto"/>
                                <w:right w:val="none" w:sz="0" w:space="0" w:color="auto"/>
                              </w:divBdr>
                            </w:div>
                          </w:divsChild>
                        </w:div>
                        <w:div w:id="577053479">
                          <w:marLeft w:val="0"/>
                          <w:marRight w:val="0"/>
                          <w:marTop w:val="0"/>
                          <w:marBottom w:val="0"/>
                          <w:divBdr>
                            <w:top w:val="none" w:sz="0" w:space="0" w:color="auto"/>
                            <w:left w:val="none" w:sz="0" w:space="0" w:color="auto"/>
                            <w:bottom w:val="none" w:sz="0" w:space="0" w:color="auto"/>
                            <w:right w:val="none" w:sz="0" w:space="0" w:color="auto"/>
                          </w:divBdr>
                          <w:divsChild>
                            <w:div w:id="1737779161">
                              <w:marLeft w:val="0"/>
                              <w:marRight w:val="0"/>
                              <w:marTop w:val="0"/>
                              <w:marBottom w:val="0"/>
                              <w:divBdr>
                                <w:top w:val="none" w:sz="0" w:space="0" w:color="auto"/>
                                <w:left w:val="none" w:sz="0" w:space="0" w:color="auto"/>
                                <w:bottom w:val="none" w:sz="0" w:space="0" w:color="auto"/>
                                <w:right w:val="none" w:sz="0" w:space="0" w:color="auto"/>
                              </w:divBdr>
                            </w:div>
                          </w:divsChild>
                        </w:div>
                        <w:div w:id="762993952">
                          <w:marLeft w:val="0"/>
                          <w:marRight w:val="0"/>
                          <w:marTop w:val="0"/>
                          <w:marBottom w:val="0"/>
                          <w:divBdr>
                            <w:top w:val="none" w:sz="0" w:space="0" w:color="auto"/>
                            <w:left w:val="none" w:sz="0" w:space="0" w:color="auto"/>
                            <w:bottom w:val="none" w:sz="0" w:space="0" w:color="auto"/>
                            <w:right w:val="none" w:sz="0" w:space="0" w:color="auto"/>
                          </w:divBdr>
                          <w:divsChild>
                            <w:div w:id="259218036">
                              <w:marLeft w:val="0"/>
                              <w:marRight w:val="0"/>
                              <w:marTop w:val="0"/>
                              <w:marBottom w:val="0"/>
                              <w:divBdr>
                                <w:top w:val="none" w:sz="0" w:space="0" w:color="auto"/>
                                <w:left w:val="none" w:sz="0" w:space="0" w:color="auto"/>
                                <w:bottom w:val="none" w:sz="0" w:space="0" w:color="auto"/>
                                <w:right w:val="none" w:sz="0" w:space="0" w:color="auto"/>
                              </w:divBdr>
                            </w:div>
                          </w:divsChild>
                        </w:div>
                        <w:div w:id="1255479124">
                          <w:marLeft w:val="0"/>
                          <w:marRight w:val="0"/>
                          <w:marTop w:val="0"/>
                          <w:marBottom w:val="0"/>
                          <w:divBdr>
                            <w:top w:val="none" w:sz="0" w:space="0" w:color="auto"/>
                            <w:left w:val="none" w:sz="0" w:space="0" w:color="auto"/>
                            <w:bottom w:val="none" w:sz="0" w:space="0" w:color="auto"/>
                            <w:right w:val="none" w:sz="0" w:space="0" w:color="auto"/>
                          </w:divBdr>
                          <w:divsChild>
                            <w:div w:id="1441799625">
                              <w:marLeft w:val="0"/>
                              <w:marRight w:val="0"/>
                              <w:marTop w:val="0"/>
                              <w:marBottom w:val="0"/>
                              <w:divBdr>
                                <w:top w:val="none" w:sz="0" w:space="0" w:color="auto"/>
                                <w:left w:val="none" w:sz="0" w:space="0" w:color="auto"/>
                                <w:bottom w:val="none" w:sz="0" w:space="0" w:color="auto"/>
                                <w:right w:val="none" w:sz="0" w:space="0" w:color="auto"/>
                              </w:divBdr>
                            </w:div>
                          </w:divsChild>
                        </w:div>
                        <w:div w:id="1680767595">
                          <w:marLeft w:val="0"/>
                          <w:marRight w:val="0"/>
                          <w:marTop w:val="0"/>
                          <w:marBottom w:val="0"/>
                          <w:divBdr>
                            <w:top w:val="none" w:sz="0" w:space="0" w:color="auto"/>
                            <w:left w:val="none" w:sz="0" w:space="0" w:color="auto"/>
                            <w:bottom w:val="none" w:sz="0" w:space="0" w:color="auto"/>
                            <w:right w:val="none" w:sz="0" w:space="0" w:color="auto"/>
                          </w:divBdr>
                          <w:divsChild>
                            <w:div w:id="6817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11084">
      <w:bodyDiv w:val="1"/>
      <w:marLeft w:val="0"/>
      <w:marRight w:val="0"/>
      <w:marTop w:val="0"/>
      <w:marBottom w:val="0"/>
      <w:divBdr>
        <w:top w:val="none" w:sz="0" w:space="0" w:color="auto"/>
        <w:left w:val="none" w:sz="0" w:space="0" w:color="auto"/>
        <w:bottom w:val="none" w:sz="0" w:space="0" w:color="auto"/>
        <w:right w:val="none" w:sz="0" w:space="0" w:color="auto"/>
      </w:divBdr>
      <w:divsChild>
        <w:div w:id="1087458003">
          <w:marLeft w:val="0"/>
          <w:marRight w:val="0"/>
          <w:marTop w:val="0"/>
          <w:marBottom w:val="0"/>
          <w:divBdr>
            <w:top w:val="none" w:sz="0" w:space="0" w:color="auto"/>
            <w:left w:val="none" w:sz="0" w:space="0" w:color="auto"/>
            <w:bottom w:val="none" w:sz="0" w:space="0" w:color="auto"/>
            <w:right w:val="none" w:sz="0" w:space="0" w:color="auto"/>
          </w:divBdr>
          <w:divsChild>
            <w:div w:id="351032592">
              <w:marLeft w:val="0"/>
              <w:marRight w:val="0"/>
              <w:marTop w:val="0"/>
              <w:marBottom w:val="0"/>
              <w:divBdr>
                <w:top w:val="none" w:sz="0" w:space="0" w:color="auto"/>
                <w:left w:val="none" w:sz="0" w:space="0" w:color="auto"/>
                <w:bottom w:val="none" w:sz="0" w:space="0" w:color="auto"/>
                <w:right w:val="none" w:sz="0" w:space="0" w:color="auto"/>
              </w:divBdr>
              <w:divsChild>
                <w:div w:id="662050027">
                  <w:marLeft w:val="0"/>
                  <w:marRight w:val="0"/>
                  <w:marTop w:val="0"/>
                  <w:marBottom w:val="0"/>
                  <w:divBdr>
                    <w:top w:val="none" w:sz="0" w:space="0" w:color="auto"/>
                    <w:left w:val="none" w:sz="0" w:space="0" w:color="auto"/>
                    <w:bottom w:val="none" w:sz="0" w:space="0" w:color="auto"/>
                    <w:right w:val="none" w:sz="0" w:space="0" w:color="auto"/>
                  </w:divBdr>
                </w:div>
              </w:divsChild>
            </w:div>
            <w:div w:id="2118942263">
              <w:marLeft w:val="0"/>
              <w:marRight w:val="0"/>
              <w:marTop w:val="0"/>
              <w:marBottom w:val="0"/>
              <w:divBdr>
                <w:top w:val="none" w:sz="0" w:space="0" w:color="auto"/>
                <w:left w:val="none" w:sz="0" w:space="0" w:color="auto"/>
                <w:bottom w:val="none" w:sz="0" w:space="0" w:color="auto"/>
                <w:right w:val="none" w:sz="0" w:space="0" w:color="auto"/>
              </w:divBdr>
              <w:divsChild>
                <w:div w:id="175624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090750">
      <w:bodyDiv w:val="1"/>
      <w:marLeft w:val="0"/>
      <w:marRight w:val="0"/>
      <w:marTop w:val="0"/>
      <w:marBottom w:val="0"/>
      <w:divBdr>
        <w:top w:val="none" w:sz="0" w:space="0" w:color="auto"/>
        <w:left w:val="none" w:sz="0" w:space="0" w:color="auto"/>
        <w:bottom w:val="none" w:sz="0" w:space="0" w:color="auto"/>
        <w:right w:val="none" w:sz="0" w:space="0" w:color="auto"/>
      </w:divBdr>
      <w:divsChild>
        <w:div w:id="762845117">
          <w:marLeft w:val="0"/>
          <w:marRight w:val="0"/>
          <w:marTop w:val="0"/>
          <w:marBottom w:val="0"/>
          <w:divBdr>
            <w:top w:val="none" w:sz="0" w:space="0" w:color="auto"/>
            <w:left w:val="none" w:sz="0" w:space="0" w:color="auto"/>
            <w:bottom w:val="none" w:sz="0" w:space="0" w:color="auto"/>
            <w:right w:val="none" w:sz="0" w:space="0" w:color="auto"/>
          </w:divBdr>
          <w:divsChild>
            <w:div w:id="1172066072">
              <w:marLeft w:val="0"/>
              <w:marRight w:val="0"/>
              <w:marTop w:val="0"/>
              <w:marBottom w:val="0"/>
              <w:divBdr>
                <w:top w:val="none" w:sz="0" w:space="0" w:color="auto"/>
                <w:left w:val="none" w:sz="0" w:space="0" w:color="auto"/>
                <w:bottom w:val="none" w:sz="0" w:space="0" w:color="auto"/>
                <w:right w:val="none" w:sz="0" w:space="0" w:color="auto"/>
              </w:divBdr>
              <w:divsChild>
                <w:div w:id="577523162">
                  <w:marLeft w:val="0"/>
                  <w:marRight w:val="0"/>
                  <w:marTop w:val="0"/>
                  <w:marBottom w:val="0"/>
                  <w:divBdr>
                    <w:top w:val="none" w:sz="0" w:space="0" w:color="auto"/>
                    <w:left w:val="none" w:sz="0" w:space="0" w:color="auto"/>
                    <w:bottom w:val="none" w:sz="0" w:space="0" w:color="auto"/>
                    <w:right w:val="none" w:sz="0" w:space="0" w:color="auto"/>
                  </w:divBdr>
                  <w:divsChild>
                    <w:div w:id="844900939">
                      <w:marLeft w:val="0"/>
                      <w:marRight w:val="0"/>
                      <w:marTop w:val="0"/>
                      <w:marBottom w:val="0"/>
                      <w:divBdr>
                        <w:top w:val="none" w:sz="0" w:space="0" w:color="auto"/>
                        <w:left w:val="none" w:sz="0" w:space="0" w:color="auto"/>
                        <w:bottom w:val="none" w:sz="0" w:space="0" w:color="auto"/>
                        <w:right w:val="none" w:sz="0" w:space="0" w:color="auto"/>
                      </w:divBdr>
                      <w:divsChild>
                        <w:div w:id="418522949">
                          <w:marLeft w:val="0"/>
                          <w:marRight w:val="0"/>
                          <w:marTop w:val="0"/>
                          <w:marBottom w:val="0"/>
                          <w:divBdr>
                            <w:top w:val="none" w:sz="0" w:space="0" w:color="auto"/>
                            <w:left w:val="none" w:sz="0" w:space="0" w:color="auto"/>
                            <w:bottom w:val="none" w:sz="0" w:space="0" w:color="auto"/>
                            <w:right w:val="none" w:sz="0" w:space="0" w:color="auto"/>
                          </w:divBdr>
                          <w:divsChild>
                            <w:div w:id="1824195538">
                              <w:marLeft w:val="0"/>
                              <w:marRight w:val="0"/>
                              <w:marTop w:val="0"/>
                              <w:marBottom w:val="0"/>
                              <w:divBdr>
                                <w:top w:val="none" w:sz="0" w:space="0" w:color="auto"/>
                                <w:left w:val="none" w:sz="0" w:space="0" w:color="auto"/>
                                <w:bottom w:val="none" w:sz="0" w:space="0" w:color="auto"/>
                                <w:right w:val="none" w:sz="0" w:space="0" w:color="auto"/>
                              </w:divBdr>
                            </w:div>
                          </w:divsChild>
                        </w:div>
                        <w:div w:id="436022684">
                          <w:marLeft w:val="0"/>
                          <w:marRight w:val="0"/>
                          <w:marTop w:val="0"/>
                          <w:marBottom w:val="0"/>
                          <w:divBdr>
                            <w:top w:val="none" w:sz="0" w:space="0" w:color="auto"/>
                            <w:left w:val="none" w:sz="0" w:space="0" w:color="auto"/>
                            <w:bottom w:val="none" w:sz="0" w:space="0" w:color="auto"/>
                            <w:right w:val="none" w:sz="0" w:space="0" w:color="auto"/>
                          </w:divBdr>
                          <w:divsChild>
                            <w:div w:id="318922155">
                              <w:marLeft w:val="0"/>
                              <w:marRight w:val="0"/>
                              <w:marTop w:val="0"/>
                              <w:marBottom w:val="0"/>
                              <w:divBdr>
                                <w:top w:val="none" w:sz="0" w:space="0" w:color="auto"/>
                                <w:left w:val="none" w:sz="0" w:space="0" w:color="auto"/>
                                <w:bottom w:val="none" w:sz="0" w:space="0" w:color="auto"/>
                                <w:right w:val="none" w:sz="0" w:space="0" w:color="auto"/>
                              </w:divBdr>
                            </w:div>
                          </w:divsChild>
                        </w:div>
                        <w:div w:id="1220282932">
                          <w:marLeft w:val="0"/>
                          <w:marRight w:val="0"/>
                          <w:marTop w:val="0"/>
                          <w:marBottom w:val="0"/>
                          <w:divBdr>
                            <w:top w:val="none" w:sz="0" w:space="0" w:color="auto"/>
                            <w:left w:val="none" w:sz="0" w:space="0" w:color="auto"/>
                            <w:bottom w:val="none" w:sz="0" w:space="0" w:color="auto"/>
                            <w:right w:val="none" w:sz="0" w:space="0" w:color="auto"/>
                          </w:divBdr>
                          <w:divsChild>
                            <w:div w:id="1128621702">
                              <w:marLeft w:val="0"/>
                              <w:marRight w:val="0"/>
                              <w:marTop w:val="0"/>
                              <w:marBottom w:val="0"/>
                              <w:divBdr>
                                <w:top w:val="none" w:sz="0" w:space="0" w:color="auto"/>
                                <w:left w:val="none" w:sz="0" w:space="0" w:color="auto"/>
                                <w:bottom w:val="none" w:sz="0" w:space="0" w:color="auto"/>
                                <w:right w:val="none" w:sz="0" w:space="0" w:color="auto"/>
                              </w:divBdr>
                            </w:div>
                          </w:divsChild>
                        </w:div>
                        <w:div w:id="1431776749">
                          <w:marLeft w:val="0"/>
                          <w:marRight w:val="0"/>
                          <w:marTop w:val="0"/>
                          <w:marBottom w:val="0"/>
                          <w:divBdr>
                            <w:top w:val="none" w:sz="0" w:space="0" w:color="auto"/>
                            <w:left w:val="none" w:sz="0" w:space="0" w:color="auto"/>
                            <w:bottom w:val="none" w:sz="0" w:space="0" w:color="auto"/>
                            <w:right w:val="none" w:sz="0" w:space="0" w:color="auto"/>
                          </w:divBdr>
                          <w:divsChild>
                            <w:div w:id="1814637737">
                              <w:marLeft w:val="0"/>
                              <w:marRight w:val="0"/>
                              <w:marTop w:val="0"/>
                              <w:marBottom w:val="0"/>
                              <w:divBdr>
                                <w:top w:val="none" w:sz="0" w:space="0" w:color="auto"/>
                                <w:left w:val="none" w:sz="0" w:space="0" w:color="auto"/>
                                <w:bottom w:val="none" w:sz="0" w:space="0" w:color="auto"/>
                                <w:right w:val="none" w:sz="0" w:space="0" w:color="auto"/>
                              </w:divBdr>
                            </w:div>
                          </w:divsChild>
                        </w:div>
                        <w:div w:id="1762683115">
                          <w:marLeft w:val="0"/>
                          <w:marRight w:val="0"/>
                          <w:marTop w:val="0"/>
                          <w:marBottom w:val="0"/>
                          <w:divBdr>
                            <w:top w:val="none" w:sz="0" w:space="0" w:color="auto"/>
                            <w:left w:val="none" w:sz="0" w:space="0" w:color="auto"/>
                            <w:bottom w:val="none" w:sz="0" w:space="0" w:color="auto"/>
                            <w:right w:val="none" w:sz="0" w:space="0" w:color="auto"/>
                          </w:divBdr>
                          <w:divsChild>
                            <w:div w:id="192160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283">
              <w:marLeft w:val="0"/>
              <w:marRight w:val="0"/>
              <w:marTop w:val="0"/>
              <w:marBottom w:val="0"/>
              <w:divBdr>
                <w:top w:val="none" w:sz="0" w:space="0" w:color="auto"/>
                <w:left w:val="none" w:sz="0" w:space="0" w:color="auto"/>
                <w:bottom w:val="none" w:sz="0" w:space="0" w:color="auto"/>
                <w:right w:val="none" w:sz="0" w:space="0" w:color="auto"/>
              </w:divBdr>
              <w:divsChild>
                <w:div w:id="534124721">
                  <w:marLeft w:val="0"/>
                  <w:marRight w:val="0"/>
                  <w:marTop w:val="0"/>
                  <w:marBottom w:val="0"/>
                  <w:divBdr>
                    <w:top w:val="none" w:sz="0" w:space="0" w:color="auto"/>
                    <w:left w:val="none" w:sz="0" w:space="0" w:color="auto"/>
                    <w:bottom w:val="none" w:sz="0" w:space="0" w:color="auto"/>
                    <w:right w:val="none" w:sz="0" w:space="0" w:color="auto"/>
                  </w:divBdr>
                  <w:divsChild>
                    <w:div w:id="847065135">
                      <w:marLeft w:val="0"/>
                      <w:marRight w:val="0"/>
                      <w:marTop w:val="0"/>
                      <w:marBottom w:val="0"/>
                      <w:divBdr>
                        <w:top w:val="none" w:sz="0" w:space="0" w:color="auto"/>
                        <w:left w:val="none" w:sz="0" w:space="0" w:color="auto"/>
                        <w:bottom w:val="none" w:sz="0" w:space="0" w:color="auto"/>
                        <w:right w:val="none" w:sz="0" w:space="0" w:color="auto"/>
                      </w:divBdr>
                      <w:divsChild>
                        <w:div w:id="160361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8832">
                  <w:marLeft w:val="0"/>
                  <w:marRight w:val="0"/>
                  <w:marTop w:val="0"/>
                  <w:marBottom w:val="0"/>
                  <w:divBdr>
                    <w:top w:val="none" w:sz="0" w:space="0" w:color="auto"/>
                    <w:left w:val="none" w:sz="0" w:space="0" w:color="auto"/>
                    <w:bottom w:val="none" w:sz="0" w:space="0" w:color="auto"/>
                    <w:right w:val="none" w:sz="0" w:space="0" w:color="auto"/>
                  </w:divBdr>
                  <w:divsChild>
                    <w:div w:id="644356675">
                      <w:marLeft w:val="0"/>
                      <w:marRight w:val="0"/>
                      <w:marTop w:val="0"/>
                      <w:marBottom w:val="0"/>
                      <w:divBdr>
                        <w:top w:val="none" w:sz="0" w:space="0" w:color="auto"/>
                        <w:left w:val="none" w:sz="0" w:space="0" w:color="auto"/>
                        <w:bottom w:val="none" w:sz="0" w:space="0" w:color="auto"/>
                        <w:right w:val="none" w:sz="0" w:space="0" w:color="auto"/>
                      </w:divBdr>
                      <w:divsChild>
                        <w:div w:id="38555880">
                          <w:marLeft w:val="0"/>
                          <w:marRight w:val="0"/>
                          <w:marTop w:val="0"/>
                          <w:marBottom w:val="0"/>
                          <w:divBdr>
                            <w:top w:val="none" w:sz="0" w:space="0" w:color="auto"/>
                            <w:left w:val="none" w:sz="0" w:space="0" w:color="auto"/>
                            <w:bottom w:val="none" w:sz="0" w:space="0" w:color="auto"/>
                            <w:right w:val="none" w:sz="0" w:space="0" w:color="auto"/>
                          </w:divBdr>
                          <w:divsChild>
                            <w:div w:id="546259769">
                              <w:marLeft w:val="0"/>
                              <w:marRight w:val="0"/>
                              <w:marTop w:val="0"/>
                              <w:marBottom w:val="0"/>
                              <w:divBdr>
                                <w:top w:val="none" w:sz="0" w:space="0" w:color="auto"/>
                                <w:left w:val="none" w:sz="0" w:space="0" w:color="auto"/>
                                <w:bottom w:val="none" w:sz="0" w:space="0" w:color="auto"/>
                                <w:right w:val="none" w:sz="0" w:space="0" w:color="auto"/>
                              </w:divBdr>
                            </w:div>
                          </w:divsChild>
                        </w:div>
                        <w:div w:id="343939842">
                          <w:marLeft w:val="0"/>
                          <w:marRight w:val="0"/>
                          <w:marTop w:val="0"/>
                          <w:marBottom w:val="0"/>
                          <w:divBdr>
                            <w:top w:val="none" w:sz="0" w:space="0" w:color="auto"/>
                            <w:left w:val="none" w:sz="0" w:space="0" w:color="auto"/>
                            <w:bottom w:val="none" w:sz="0" w:space="0" w:color="auto"/>
                            <w:right w:val="none" w:sz="0" w:space="0" w:color="auto"/>
                          </w:divBdr>
                          <w:divsChild>
                            <w:div w:id="909386218">
                              <w:marLeft w:val="0"/>
                              <w:marRight w:val="0"/>
                              <w:marTop w:val="0"/>
                              <w:marBottom w:val="0"/>
                              <w:divBdr>
                                <w:top w:val="none" w:sz="0" w:space="0" w:color="auto"/>
                                <w:left w:val="none" w:sz="0" w:space="0" w:color="auto"/>
                                <w:bottom w:val="none" w:sz="0" w:space="0" w:color="auto"/>
                                <w:right w:val="none" w:sz="0" w:space="0" w:color="auto"/>
                              </w:divBdr>
                            </w:div>
                          </w:divsChild>
                        </w:div>
                        <w:div w:id="586379336">
                          <w:marLeft w:val="0"/>
                          <w:marRight w:val="0"/>
                          <w:marTop w:val="0"/>
                          <w:marBottom w:val="0"/>
                          <w:divBdr>
                            <w:top w:val="none" w:sz="0" w:space="0" w:color="auto"/>
                            <w:left w:val="none" w:sz="0" w:space="0" w:color="auto"/>
                            <w:bottom w:val="none" w:sz="0" w:space="0" w:color="auto"/>
                            <w:right w:val="none" w:sz="0" w:space="0" w:color="auto"/>
                          </w:divBdr>
                          <w:divsChild>
                            <w:div w:id="1906800346">
                              <w:marLeft w:val="0"/>
                              <w:marRight w:val="0"/>
                              <w:marTop w:val="0"/>
                              <w:marBottom w:val="0"/>
                              <w:divBdr>
                                <w:top w:val="none" w:sz="0" w:space="0" w:color="auto"/>
                                <w:left w:val="none" w:sz="0" w:space="0" w:color="auto"/>
                                <w:bottom w:val="none" w:sz="0" w:space="0" w:color="auto"/>
                                <w:right w:val="none" w:sz="0" w:space="0" w:color="auto"/>
                              </w:divBdr>
                            </w:div>
                          </w:divsChild>
                        </w:div>
                        <w:div w:id="788210082">
                          <w:marLeft w:val="0"/>
                          <w:marRight w:val="0"/>
                          <w:marTop w:val="0"/>
                          <w:marBottom w:val="0"/>
                          <w:divBdr>
                            <w:top w:val="none" w:sz="0" w:space="0" w:color="auto"/>
                            <w:left w:val="none" w:sz="0" w:space="0" w:color="auto"/>
                            <w:bottom w:val="none" w:sz="0" w:space="0" w:color="auto"/>
                            <w:right w:val="none" w:sz="0" w:space="0" w:color="auto"/>
                          </w:divBdr>
                          <w:divsChild>
                            <w:div w:id="1144086813">
                              <w:marLeft w:val="0"/>
                              <w:marRight w:val="0"/>
                              <w:marTop w:val="0"/>
                              <w:marBottom w:val="0"/>
                              <w:divBdr>
                                <w:top w:val="none" w:sz="0" w:space="0" w:color="auto"/>
                                <w:left w:val="none" w:sz="0" w:space="0" w:color="auto"/>
                                <w:bottom w:val="none" w:sz="0" w:space="0" w:color="auto"/>
                                <w:right w:val="none" w:sz="0" w:space="0" w:color="auto"/>
                              </w:divBdr>
                            </w:div>
                          </w:divsChild>
                        </w:div>
                        <w:div w:id="1333145157">
                          <w:marLeft w:val="0"/>
                          <w:marRight w:val="0"/>
                          <w:marTop w:val="0"/>
                          <w:marBottom w:val="0"/>
                          <w:divBdr>
                            <w:top w:val="none" w:sz="0" w:space="0" w:color="auto"/>
                            <w:left w:val="none" w:sz="0" w:space="0" w:color="auto"/>
                            <w:bottom w:val="none" w:sz="0" w:space="0" w:color="auto"/>
                            <w:right w:val="none" w:sz="0" w:space="0" w:color="auto"/>
                          </w:divBdr>
                          <w:divsChild>
                            <w:div w:id="600844593">
                              <w:marLeft w:val="0"/>
                              <w:marRight w:val="0"/>
                              <w:marTop w:val="0"/>
                              <w:marBottom w:val="0"/>
                              <w:divBdr>
                                <w:top w:val="none" w:sz="0" w:space="0" w:color="auto"/>
                                <w:left w:val="none" w:sz="0" w:space="0" w:color="auto"/>
                                <w:bottom w:val="none" w:sz="0" w:space="0" w:color="auto"/>
                                <w:right w:val="none" w:sz="0" w:space="0" w:color="auto"/>
                              </w:divBdr>
                            </w:div>
                          </w:divsChild>
                        </w:div>
                        <w:div w:id="1371495054">
                          <w:marLeft w:val="0"/>
                          <w:marRight w:val="0"/>
                          <w:marTop w:val="0"/>
                          <w:marBottom w:val="0"/>
                          <w:divBdr>
                            <w:top w:val="none" w:sz="0" w:space="0" w:color="auto"/>
                            <w:left w:val="none" w:sz="0" w:space="0" w:color="auto"/>
                            <w:bottom w:val="none" w:sz="0" w:space="0" w:color="auto"/>
                            <w:right w:val="none" w:sz="0" w:space="0" w:color="auto"/>
                          </w:divBdr>
                          <w:divsChild>
                            <w:div w:id="1389109949">
                              <w:marLeft w:val="0"/>
                              <w:marRight w:val="0"/>
                              <w:marTop w:val="0"/>
                              <w:marBottom w:val="0"/>
                              <w:divBdr>
                                <w:top w:val="none" w:sz="0" w:space="0" w:color="auto"/>
                                <w:left w:val="none" w:sz="0" w:space="0" w:color="auto"/>
                                <w:bottom w:val="none" w:sz="0" w:space="0" w:color="auto"/>
                                <w:right w:val="none" w:sz="0" w:space="0" w:color="auto"/>
                              </w:divBdr>
                            </w:div>
                          </w:divsChild>
                        </w:div>
                        <w:div w:id="1750686367">
                          <w:marLeft w:val="0"/>
                          <w:marRight w:val="0"/>
                          <w:marTop w:val="0"/>
                          <w:marBottom w:val="0"/>
                          <w:divBdr>
                            <w:top w:val="none" w:sz="0" w:space="0" w:color="auto"/>
                            <w:left w:val="none" w:sz="0" w:space="0" w:color="auto"/>
                            <w:bottom w:val="none" w:sz="0" w:space="0" w:color="auto"/>
                            <w:right w:val="none" w:sz="0" w:space="0" w:color="auto"/>
                          </w:divBdr>
                          <w:divsChild>
                            <w:div w:id="1731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055262">
      <w:bodyDiv w:val="1"/>
      <w:marLeft w:val="0"/>
      <w:marRight w:val="0"/>
      <w:marTop w:val="0"/>
      <w:marBottom w:val="0"/>
      <w:divBdr>
        <w:top w:val="none" w:sz="0" w:space="0" w:color="auto"/>
        <w:left w:val="none" w:sz="0" w:space="0" w:color="auto"/>
        <w:bottom w:val="none" w:sz="0" w:space="0" w:color="auto"/>
        <w:right w:val="none" w:sz="0" w:space="0" w:color="auto"/>
      </w:divBdr>
      <w:divsChild>
        <w:div w:id="2079286587">
          <w:marLeft w:val="0"/>
          <w:marRight w:val="0"/>
          <w:marTop w:val="0"/>
          <w:marBottom w:val="0"/>
          <w:divBdr>
            <w:top w:val="none" w:sz="0" w:space="0" w:color="auto"/>
            <w:left w:val="none" w:sz="0" w:space="0" w:color="auto"/>
            <w:bottom w:val="none" w:sz="0" w:space="0" w:color="auto"/>
            <w:right w:val="none" w:sz="0" w:space="0" w:color="auto"/>
          </w:divBdr>
          <w:divsChild>
            <w:div w:id="5132658">
              <w:marLeft w:val="0"/>
              <w:marRight w:val="0"/>
              <w:marTop w:val="0"/>
              <w:marBottom w:val="0"/>
              <w:divBdr>
                <w:top w:val="none" w:sz="0" w:space="0" w:color="auto"/>
                <w:left w:val="none" w:sz="0" w:space="0" w:color="auto"/>
                <w:bottom w:val="none" w:sz="0" w:space="0" w:color="auto"/>
                <w:right w:val="none" w:sz="0" w:space="0" w:color="auto"/>
              </w:divBdr>
              <w:divsChild>
                <w:div w:id="1807769870">
                  <w:marLeft w:val="0"/>
                  <w:marRight w:val="0"/>
                  <w:marTop w:val="0"/>
                  <w:marBottom w:val="0"/>
                  <w:divBdr>
                    <w:top w:val="none" w:sz="0" w:space="0" w:color="auto"/>
                    <w:left w:val="none" w:sz="0" w:space="0" w:color="auto"/>
                    <w:bottom w:val="none" w:sz="0" w:space="0" w:color="auto"/>
                    <w:right w:val="none" w:sz="0" w:space="0" w:color="auto"/>
                  </w:divBdr>
                </w:div>
              </w:divsChild>
            </w:div>
            <w:div w:id="240213665">
              <w:marLeft w:val="0"/>
              <w:marRight w:val="0"/>
              <w:marTop w:val="0"/>
              <w:marBottom w:val="0"/>
              <w:divBdr>
                <w:top w:val="none" w:sz="0" w:space="0" w:color="auto"/>
                <w:left w:val="none" w:sz="0" w:space="0" w:color="auto"/>
                <w:bottom w:val="none" w:sz="0" w:space="0" w:color="auto"/>
                <w:right w:val="none" w:sz="0" w:space="0" w:color="auto"/>
              </w:divBdr>
              <w:divsChild>
                <w:div w:id="500119132">
                  <w:marLeft w:val="0"/>
                  <w:marRight w:val="0"/>
                  <w:marTop w:val="0"/>
                  <w:marBottom w:val="0"/>
                  <w:divBdr>
                    <w:top w:val="none" w:sz="0" w:space="0" w:color="auto"/>
                    <w:left w:val="none" w:sz="0" w:space="0" w:color="auto"/>
                    <w:bottom w:val="none" w:sz="0" w:space="0" w:color="auto"/>
                    <w:right w:val="none" w:sz="0" w:space="0" w:color="auto"/>
                  </w:divBdr>
                </w:div>
              </w:divsChild>
            </w:div>
            <w:div w:id="466748635">
              <w:marLeft w:val="0"/>
              <w:marRight w:val="0"/>
              <w:marTop w:val="0"/>
              <w:marBottom w:val="0"/>
              <w:divBdr>
                <w:top w:val="none" w:sz="0" w:space="0" w:color="auto"/>
                <w:left w:val="none" w:sz="0" w:space="0" w:color="auto"/>
                <w:bottom w:val="none" w:sz="0" w:space="0" w:color="auto"/>
                <w:right w:val="none" w:sz="0" w:space="0" w:color="auto"/>
              </w:divBdr>
              <w:divsChild>
                <w:div w:id="1214199742">
                  <w:marLeft w:val="0"/>
                  <w:marRight w:val="0"/>
                  <w:marTop w:val="0"/>
                  <w:marBottom w:val="0"/>
                  <w:divBdr>
                    <w:top w:val="none" w:sz="0" w:space="0" w:color="auto"/>
                    <w:left w:val="none" w:sz="0" w:space="0" w:color="auto"/>
                    <w:bottom w:val="none" w:sz="0" w:space="0" w:color="auto"/>
                    <w:right w:val="none" w:sz="0" w:space="0" w:color="auto"/>
                  </w:divBdr>
                </w:div>
              </w:divsChild>
            </w:div>
            <w:div w:id="599989198">
              <w:marLeft w:val="0"/>
              <w:marRight w:val="0"/>
              <w:marTop w:val="0"/>
              <w:marBottom w:val="0"/>
              <w:divBdr>
                <w:top w:val="none" w:sz="0" w:space="0" w:color="auto"/>
                <w:left w:val="none" w:sz="0" w:space="0" w:color="auto"/>
                <w:bottom w:val="none" w:sz="0" w:space="0" w:color="auto"/>
                <w:right w:val="none" w:sz="0" w:space="0" w:color="auto"/>
              </w:divBdr>
              <w:divsChild>
                <w:div w:id="134025969">
                  <w:marLeft w:val="0"/>
                  <w:marRight w:val="0"/>
                  <w:marTop w:val="0"/>
                  <w:marBottom w:val="0"/>
                  <w:divBdr>
                    <w:top w:val="none" w:sz="0" w:space="0" w:color="auto"/>
                    <w:left w:val="none" w:sz="0" w:space="0" w:color="auto"/>
                    <w:bottom w:val="none" w:sz="0" w:space="0" w:color="auto"/>
                    <w:right w:val="none" w:sz="0" w:space="0" w:color="auto"/>
                  </w:divBdr>
                </w:div>
              </w:divsChild>
            </w:div>
            <w:div w:id="707875162">
              <w:marLeft w:val="0"/>
              <w:marRight w:val="0"/>
              <w:marTop w:val="0"/>
              <w:marBottom w:val="0"/>
              <w:divBdr>
                <w:top w:val="none" w:sz="0" w:space="0" w:color="auto"/>
                <w:left w:val="none" w:sz="0" w:space="0" w:color="auto"/>
                <w:bottom w:val="none" w:sz="0" w:space="0" w:color="auto"/>
                <w:right w:val="none" w:sz="0" w:space="0" w:color="auto"/>
              </w:divBdr>
              <w:divsChild>
                <w:div w:id="1319383842">
                  <w:marLeft w:val="0"/>
                  <w:marRight w:val="0"/>
                  <w:marTop w:val="0"/>
                  <w:marBottom w:val="0"/>
                  <w:divBdr>
                    <w:top w:val="none" w:sz="0" w:space="0" w:color="auto"/>
                    <w:left w:val="none" w:sz="0" w:space="0" w:color="auto"/>
                    <w:bottom w:val="none" w:sz="0" w:space="0" w:color="auto"/>
                    <w:right w:val="none" w:sz="0" w:space="0" w:color="auto"/>
                  </w:divBdr>
                </w:div>
              </w:divsChild>
            </w:div>
            <w:div w:id="774519184">
              <w:marLeft w:val="0"/>
              <w:marRight w:val="0"/>
              <w:marTop w:val="0"/>
              <w:marBottom w:val="0"/>
              <w:divBdr>
                <w:top w:val="none" w:sz="0" w:space="0" w:color="auto"/>
                <w:left w:val="none" w:sz="0" w:space="0" w:color="auto"/>
                <w:bottom w:val="none" w:sz="0" w:space="0" w:color="auto"/>
                <w:right w:val="none" w:sz="0" w:space="0" w:color="auto"/>
              </w:divBdr>
              <w:divsChild>
                <w:div w:id="2041200265">
                  <w:marLeft w:val="0"/>
                  <w:marRight w:val="0"/>
                  <w:marTop w:val="0"/>
                  <w:marBottom w:val="0"/>
                  <w:divBdr>
                    <w:top w:val="none" w:sz="0" w:space="0" w:color="auto"/>
                    <w:left w:val="none" w:sz="0" w:space="0" w:color="auto"/>
                    <w:bottom w:val="none" w:sz="0" w:space="0" w:color="auto"/>
                    <w:right w:val="none" w:sz="0" w:space="0" w:color="auto"/>
                  </w:divBdr>
                </w:div>
              </w:divsChild>
            </w:div>
            <w:div w:id="992218876">
              <w:marLeft w:val="0"/>
              <w:marRight w:val="0"/>
              <w:marTop w:val="0"/>
              <w:marBottom w:val="0"/>
              <w:divBdr>
                <w:top w:val="none" w:sz="0" w:space="0" w:color="auto"/>
                <w:left w:val="none" w:sz="0" w:space="0" w:color="auto"/>
                <w:bottom w:val="none" w:sz="0" w:space="0" w:color="auto"/>
                <w:right w:val="none" w:sz="0" w:space="0" w:color="auto"/>
              </w:divBdr>
              <w:divsChild>
                <w:div w:id="140117774">
                  <w:marLeft w:val="0"/>
                  <w:marRight w:val="0"/>
                  <w:marTop w:val="0"/>
                  <w:marBottom w:val="0"/>
                  <w:divBdr>
                    <w:top w:val="none" w:sz="0" w:space="0" w:color="auto"/>
                    <w:left w:val="none" w:sz="0" w:space="0" w:color="auto"/>
                    <w:bottom w:val="none" w:sz="0" w:space="0" w:color="auto"/>
                    <w:right w:val="none" w:sz="0" w:space="0" w:color="auto"/>
                  </w:divBdr>
                </w:div>
              </w:divsChild>
            </w:div>
            <w:div w:id="1070470439">
              <w:marLeft w:val="0"/>
              <w:marRight w:val="0"/>
              <w:marTop w:val="0"/>
              <w:marBottom w:val="0"/>
              <w:divBdr>
                <w:top w:val="none" w:sz="0" w:space="0" w:color="auto"/>
                <w:left w:val="none" w:sz="0" w:space="0" w:color="auto"/>
                <w:bottom w:val="none" w:sz="0" w:space="0" w:color="auto"/>
                <w:right w:val="none" w:sz="0" w:space="0" w:color="auto"/>
              </w:divBdr>
              <w:divsChild>
                <w:div w:id="1226523858">
                  <w:marLeft w:val="0"/>
                  <w:marRight w:val="0"/>
                  <w:marTop w:val="0"/>
                  <w:marBottom w:val="0"/>
                  <w:divBdr>
                    <w:top w:val="none" w:sz="0" w:space="0" w:color="auto"/>
                    <w:left w:val="none" w:sz="0" w:space="0" w:color="auto"/>
                    <w:bottom w:val="none" w:sz="0" w:space="0" w:color="auto"/>
                    <w:right w:val="none" w:sz="0" w:space="0" w:color="auto"/>
                  </w:divBdr>
                </w:div>
              </w:divsChild>
            </w:div>
            <w:div w:id="1194267769">
              <w:marLeft w:val="0"/>
              <w:marRight w:val="0"/>
              <w:marTop w:val="0"/>
              <w:marBottom w:val="0"/>
              <w:divBdr>
                <w:top w:val="none" w:sz="0" w:space="0" w:color="auto"/>
                <w:left w:val="none" w:sz="0" w:space="0" w:color="auto"/>
                <w:bottom w:val="none" w:sz="0" w:space="0" w:color="auto"/>
                <w:right w:val="none" w:sz="0" w:space="0" w:color="auto"/>
              </w:divBdr>
              <w:divsChild>
                <w:div w:id="1552574500">
                  <w:marLeft w:val="0"/>
                  <w:marRight w:val="0"/>
                  <w:marTop w:val="0"/>
                  <w:marBottom w:val="0"/>
                  <w:divBdr>
                    <w:top w:val="none" w:sz="0" w:space="0" w:color="auto"/>
                    <w:left w:val="none" w:sz="0" w:space="0" w:color="auto"/>
                    <w:bottom w:val="none" w:sz="0" w:space="0" w:color="auto"/>
                    <w:right w:val="none" w:sz="0" w:space="0" w:color="auto"/>
                  </w:divBdr>
                </w:div>
              </w:divsChild>
            </w:div>
            <w:div w:id="1494490500">
              <w:marLeft w:val="0"/>
              <w:marRight w:val="0"/>
              <w:marTop w:val="0"/>
              <w:marBottom w:val="0"/>
              <w:divBdr>
                <w:top w:val="none" w:sz="0" w:space="0" w:color="auto"/>
                <w:left w:val="none" w:sz="0" w:space="0" w:color="auto"/>
                <w:bottom w:val="none" w:sz="0" w:space="0" w:color="auto"/>
                <w:right w:val="none" w:sz="0" w:space="0" w:color="auto"/>
              </w:divBdr>
              <w:divsChild>
                <w:div w:id="2021001289">
                  <w:marLeft w:val="0"/>
                  <w:marRight w:val="0"/>
                  <w:marTop w:val="0"/>
                  <w:marBottom w:val="0"/>
                  <w:divBdr>
                    <w:top w:val="none" w:sz="0" w:space="0" w:color="auto"/>
                    <w:left w:val="none" w:sz="0" w:space="0" w:color="auto"/>
                    <w:bottom w:val="none" w:sz="0" w:space="0" w:color="auto"/>
                    <w:right w:val="none" w:sz="0" w:space="0" w:color="auto"/>
                  </w:divBdr>
                </w:div>
              </w:divsChild>
            </w:div>
            <w:div w:id="1790584858">
              <w:marLeft w:val="0"/>
              <w:marRight w:val="0"/>
              <w:marTop w:val="0"/>
              <w:marBottom w:val="0"/>
              <w:divBdr>
                <w:top w:val="none" w:sz="0" w:space="0" w:color="auto"/>
                <w:left w:val="none" w:sz="0" w:space="0" w:color="auto"/>
                <w:bottom w:val="none" w:sz="0" w:space="0" w:color="auto"/>
                <w:right w:val="none" w:sz="0" w:space="0" w:color="auto"/>
              </w:divBdr>
              <w:divsChild>
                <w:div w:id="365914636">
                  <w:marLeft w:val="0"/>
                  <w:marRight w:val="0"/>
                  <w:marTop w:val="0"/>
                  <w:marBottom w:val="0"/>
                  <w:divBdr>
                    <w:top w:val="none" w:sz="0" w:space="0" w:color="auto"/>
                    <w:left w:val="none" w:sz="0" w:space="0" w:color="auto"/>
                    <w:bottom w:val="none" w:sz="0" w:space="0" w:color="auto"/>
                    <w:right w:val="none" w:sz="0" w:space="0" w:color="auto"/>
                  </w:divBdr>
                </w:div>
              </w:divsChild>
            </w:div>
            <w:div w:id="2013726479">
              <w:marLeft w:val="0"/>
              <w:marRight w:val="0"/>
              <w:marTop w:val="0"/>
              <w:marBottom w:val="0"/>
              <w:divBdr>
                <w:top w:val="none" w:sz="0" w:space="0" w:color="auto"/>
                <w:left w:val="none" w:sz="0" w:space="0" w:color="auto"/>
                <w:bottom w:val="none" w:sz="0" w:space="0" w:color="auto"/>
                <w:right w:val="none" w:sz="0" w:space="0" w:color="auto"/>
              </w:divBdr>
              <w:divsChild>
                <w:div w:id="1277445044">
                  <w:marLeft w:val="0"/>
                  <w:marRight w:val="0"/>
                  <w:marTop w:val="0"/>
                  <w:marBottom w:val="0"/>
                  <w:divBdr>
                    <w:top w:val="none" w:sz="0" w:space="0" w:color="auto"/>
                    <w:left w:val="none" w:sz="0" w:space="0" w:color="auto"/>
                    <w:bottom w:val="none" w:sz="0" w:space="0" w:color="auto"/>
                    <w:right w:val="none" w:sz="0" w:space="0" w:color="auto"/>
                  </w:divBdr>
                </w:div>
              </w:divsChild>
            </w:div>
            <w:div w:id="2097821874">
              <w:marLeft w:val="0"/>
              <w:marRight w:val="0"/>
              <w:marTop w:val="0"/>
              <w:marBottom w:val="0"/>
              <w:divBdr>
                <w:top w:val="none" w:sz="0" w:space="0" w:color="auto"/>
                <w:left w:val="none" w:sz="0" w:space="0" w:color="auto"/>
                <w:bottom w:val="none" w:sz="0" w:space="0" w:color="auto"/>
                <w:right w:val="none" w:sz="0" w:space="0" w:color="auto"/>
              </w:divBdr>
              <w:divsChild>
                <w:div w:id="1979914805">
                  <w:marLeft w:val="0"/>
                  <w:marRight w:val="0"/>
                  <w:marTop w:val="0"/>
                  <w:marBottom w:val="0"/>
                  <w:divBdr>
                    <w:top w:val="none" w:sz="0" w:space="0" w:color="auto"/>
                    <w:left w:val="none" w:sz="0" w:space="0" w:color="auto"/>
                    <w:bottom w:val="none" w:sz="0" w:space="0" w:color="auto"/>
                    <w:right w:val="none" w:sz="0" w:space="0" w:color="auto"/>
                  </w:divBdr>
                </w:div>
              </w:divsChild>
            </w:div>
            <w:div w:id="2124570450">
              <w:marLeft w:val="0"/>
              <w:marRight w:val="0"/>
              <w:marTop w:val="0"/>
              <w:marBottom w:val="0"/>
              <w:divBdr>
                <w:top w:val="none" w:sz="0" w:space="0" w:color="auto"/>
                <w:left w:val="none" w:sz="0" w:space="0" w:color="auto"/>
                <w:bottom w:val="none" w:sz="0" w:space="0" w:color="auto"/>
                <w:right w:val="none" w:sz="0" w:space="0" w:color="auto"/>
              </w:divBdr>
              <w:divsChild>
                <w:div w:id="177073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4837">
      <w:bodyDiv w:val="1"/>
      <w:marLeft w:val="0"/>
      <w:marRight w:val="0"/>
      <w:marTop w:val="0"/>
      <w:marBottom w:val="0"/>
      <w:divBdr>
        <w:top w:val="none" w:sz="0" w:space="0" w:color="auto"/>
        <w:left w:val="none" w:sz="0" w:space="0" w:color="auto"/>
        <w:bottom w:val="none" w:sz="0" w:space="0" w:color="auto"/>
        <w:right w:val="none" w:sz="0" w:space="0" w:color="auto"/>
      </w:divBdr>
      <w:divsChild>
        <w:div w:id="637997062">
          <w:marLeft w:val="0"/>
          <w:marRight w:val="0"/>
          <w:marTop w:val="0"/>
          <w:marBottom w:val="0"/>
          <w:divBdr>
            <w:top w:val="none" w:sz="0" w:space="0" w:color="auto"/>
            <w:left w:val="none" w:sz="0" w:space="0" w:color="auto"/>
            <w:bottom w:val="none" w:sz="0" w:space="0" w:color="auto"/>
            <w:right w:val="none" w:sz="0" w:space="0" w:color="auto"/>
          </w:divBdr>
          <w:divsChild>
            <w:div w:id="218059893">
              <w:marLeft w:val="0"/>
              <w:marRight w:val="0"/>
              <w:marTop w:val="0"/>
              <w:marBottom w:val="0"/>
              <w:divBdr>
                <w:top w:val="none" w:sz="0" w:space="0" w:color="auto"/>
                <w:left w:val="none" w:sz="0" w:space="0" w:color="auto"/>
                <w:bottom w:val="none" w:sz="0" w:space="0" w:color="auto"/>
                <w:right w:val="none" w:sz="0" w:space="0" w:color="auto"/>
              </w:divBdr>
              <w:divsChild>
                <w:div w:id="1602378131">
                  <w:marLeft w:val="0"/>
                  <w:marRight w:val="0"/>
                  <w:marTop w:val="0"/>
                  <w:marBottom w:val="0"/>
                  <w:divBdr>
                    <w:top w:val="none" w:sz="0" w:space="0" w:color="auto"/>
                    <w:left w:val="none" w:sz="0" w:space="0" w:color="auto"/>
                    <w:bottom w:val="none" w:sz="0" w:space="0" w:color="auto"/>
                    <w:right w:val="none" w:sz="0" w:space="0" w:color="auto"/>
                  </w:divBdr>
                </w:div>
              </w:divsChild>
            </w:div>
            <w:div w:id="274484999">
              <w:marLeft w:val="0"/>
              <w:marRight w:val="0"/>
              <w:marTop w:val="0"/>
              <w:marBottom w:val="0"/>
              <w:divBdr>
                <w:top w:val="none" w:sz="0" w:space="0" w:color="auto"/>
                <w:left w:val="none" w:sz="0" w:space="0" w:color="auto"/>
                <w:bottom w:val="none" w:sz="0" w:space="0" w:color="auto"/>
                <w:right w:val="none" w:sz="0" w:space="0" w:color="auto"/>
              </w:divBdr>
              <w:divsChild>
                <w:div w:id="558443310">
                  <w:marLeft w:val="0"/>
                  <w:marRight w:val="0"/>
                  <w:marTop w:val="0"/>
                  <w:marBottom w:val="0"/>
                  <w:divBdr>
                    <w:top w:val="none" w:sz="0" w:space="0" w:color="auto"/>
                    <w:left w:val="none" w:sz="0" w:space="0" w:color="auto"/>
                    <w:bottom w:val="none" w:sz="0" w:space="0" w:color="auto"/>
                    <w:right w:val="none" w:sz="0" w:space="0" w:color="auto"/>
                  </w:divBdr>
                </w:div>
              </w:divsChild>
            </w:div>
            <w:div w:id="342439615">
              <w:marLeft w:val="0"/>
              <w:marRight w:val="0"/>
              <w:marTop w:val="0"/>
              <w:marBottom w:val="0"/>
              <w:divBdr>
                <w:top w:val="none" w:sz="0" w:space="0" w:color="auto"/>
                <w:left w:val="none" w:sz="0" w:space="0" w:color="auto"/>
                <w:bottom w:val="none" w:sz="0" w:space="0" w:color="auto"/>
                <w:right w:val="none" w:sz="0" w:space="0" w:color="auto"/>
              </w:divBdr>
              <w:divsChild>
                <w:div w:id="198975944">
                  <w:marLeft w:val="0"/>
                  <w:marRight w:val="0"/>
                  <w:marTop w:val="0"/>
                  <w:marBottom w:val="0"/>
                  <w:divBdr>
                    <w:top w:val="none" w:sz="0" w:space="0" w:color="auto"/>
                    <w:left w:val="none" w:sz="0" w:space="0" w:color="auto"/>
                    <w:bottom w:val="none" w:sz="0" w:space="0" w:color="auto"/>
                    <w:right w:val="none" w:sz="0" w:space="0" w:color="auto"/>
                  </w:divBdr>
                </w:div>
              </w:divsChild>
            </w:div>
            <w:div w:id="581986048">
              <w:marLeft w:val="0"/>
              <w:marRight w:val="0"/>
              <w:marTop w:val="0"/>
              <w:marBottom w:val="0"/>
              <w:divBdr>
                <w:top w:val="none" w:sz="0" w:space="0" w:color="auto"/>
                <w:left w:val="none" w:sz="0" w:space="0" w:color="auto"/>
                <w:bottom w:val="none" w:sz="0" w:space="0" w:color="auto"/>
                <w:right w:val="none" w:sz="0" w:space="0" w:color="auto"/>
              </w:divBdr>
              <w:divsChild>
                <w:div w:id="2056658917">
                  <w:marLeft w:val="0"/>
                  <w:marRight w:val="0"/>
                  <w:marTop w:val="0"/>
                  <w:marBottom w:val="0"/>
                  <w:divBdr>
                    <w:top w:val="none" w:sz="0" w:space="0" w:color="auto"/>
                    <w:left w:val="none" w:sz="0" w:space="0" w:color="auto"/>
                    <w:bottom w:val="none" w:sz="0" w:space="0" w:color="auto"/>
                    <w:right w:val="none" w:sz="0" w:space="0" w:color="auto"/>
                  </w:divBdr>
                </w:div>
              </w:divsChild>
            </w:div>
            <w:div w:id="592975288">
              <w:marLeft w:val="0"/>
              <w:marRight w:val="0"/>
              <w:marTop w:val="0"/>
              <w:marBottom w:val="0"/>
              <w:divBdr>
                <w:top w:val="none" w:sz="0" w:space="0" w:color="auto"/>
                <w:left w:val="none" w:sz="0" w:space="0" w:color="auto"/>
                <w:bottom w:val="none" w:sz="0" w:space="0" w:color="auto"/>
                <w:right w:val="none" w:sz="0" w:space="0" w:color="auto"/>
              </w:divBdr>
              <w:divsChild>
                <w:div w:id="352154936">
                  <w:marLeft w:val="0"/>
                  <w:marRight w:val="0"/>
                  <w:marTop w:val="0"/>
                  <w:marBottom w:val="0"/>
                  <w:divBdr>
                    <w:top w:val="none" w:sz="0" w:space="0" w:color="auto"/>
                    <w:left w:val="none" w:sz="0" w:space="0" w:color="auto"/>
                    <w:bottom w:val="none" w:sz="0" w:space="0" w:color="auto"/>
                    <w:right w:val="none" w:sz="0" w:space="0" w:color="auto"/>
                  </w:divBdr>
                </w:div>
              </w:divsChild>
            </w:div>
            <w:div w:id="608781533">
              <w:marLeft w:val="0"/>
              <w:marRight w:val="0"/>
              <w:marTop w:val="0"/>
              <w:marBottom w:val="0"/>
              <w:divBdr>
                <w:top w:val="none" w:sz="0" w:space="0" w:color="auto"/>
                <w:left w:val="none" w:sz="0" w:space="0" w:color="auto"/>
                <w:bottom w:val="none" w:sz="0" w:space="0" w:color="auto"/>
                <w:right w:val="none" w:sz="0" w:space="0" w:color="auto"/>
              </w:divBdr>
              <w:divsChild>
                <w:div w:id="586034096">
                  <w:marLeft w:val="0"/>
                  <w:marRight w:val="0"/>
                  <w:marTop w:val="0"/>
                  <w:marBottom w:val="0"/>
                  <w:divBdr>
                    <w:top w:val="none" w:sz="0" w:space="0" w:color="auto"/>
                    <w:left w:val="none" w:sz="0" w:space="0" w:color="auto"/>
                    <w:bottom w:val="none" w:sz="0" w:space="0" w:color="auto"/>
                    <w:right w:val="none" w:sz="0" w:space="0" w:color="auto"/>
                  </w:divBdr>
                </w:div>
              </w:divsChild>
            </w:div>
            <w:div w:id="626816308">
              <w:marLeft w:val="0"/>
              <w:marRight w:val="0"/>
              <w:marTop w:val="0"/>
              <w:marBottom w:val="0"/>
              <w:divBdr>
                <w:top w:val="none" w:sz="0" w:space="0" w:color="auto"/>
                <w:left w:val="none" w:sz="0" w:space="0" w:color="auto"/>
                <w:bottom w:val="none" w:sz="0" w:space="0" w:color="auto"/>
                <w:right w:val="none" w:sz="0" w:space="0" w:color="auto"/>
              </w:divBdr>
              <w:divsChild>
                <w:div w:id="1241255758">
                  <w:marLeft w:val="0"/>
                  <w:marRight w:val="0"/>
                  <w:marTop w:val="0"/>
                  <w:marBottom w:val="0"/>
                  <w:divBdr>
                    <w:top w:val="none" w:sz="0" w:space="0" w:color="auto"/>
                    <w:left w:val="none" w:sz="0" w:space="0" w:color="auto"/>
                    <w:bottom w:val="none" w:sz="0" w:space="0" w:color="auto"/>
                    <w:right w:val="none" w:sz="0" w:space="0" w:color="auto"/>
                  </w:divBdr>
                </w:div>
              </w:divsChild>
            </w:div>
            <w:div w:id="875116402">
              <w:marLeft w:val="0"/>
              <w:marRight w:val="0"/>
              <w:marTop w:val="0"/>
              <w:marBottom w:val="0"/>
              <w:divBdr>
                <w:top w:val="none" w:sz="0" w:space="0" w:color="auto"/>
                <w:left w:val="none" w:sz="0" w:space="0" w:color="auto"/>
                <w:bottom w:val="none" w:sz="0" w:space="0" w:color="auto"/>
                <w:right w:val="none" w:sz="0" w:space="0" w:color="auto"/>
              </w:divBdr>
              <w:divsChild>
                <w:div w:id="1568177252">
                  <w:marLeft w:val="0"/>
                  <w:marRight w:val="0"/>
                  <w:marTop w:val="0"/>
                  <w:marBottom w:val="0"/>
                  <w:divBdr>
                    <w:top w:val="none" w:sz="0" w:space="0" w:color="auto"/>
                    <w:left w:val="none" w:sz="0" w:space="0" w:color="auto"/>
                    <w:bottom w:val="none" w:sz="0" w:space="0" w:color="auto"/>
                    <w:right w:val="none" w:sz="0" w:space="0" w:color="auto"/>
                  </w:divBdr>
                </w:div>
              </w:divsChild>
            </w:div>
            <w:div w:id="1195460639">
              <w:marLeft w:val="0"/>
              <w:marRight w:val="0"/>
              <w:marTop w:val="0"/>
              <w:marBottom w:val="0"/>
              <w:divBdr>
                <w:top w:val="none" w:sz="0" w:space="0" w:color="auto"/>
                <w:left w:val="none" w:sz="0" w:space="0" w:color="auto"/>
                <w:bottom w:val="none" w:sz="0" w:space="0" w:color="auto"/>
                <w:right w:val="none" w:sz="0" w:space="0" w:color="auto"/>
              </w:divBdr>
              <w:divsChild>
                <w:div w:id="1245453976">
                  <w:marLeft w:val="0"/>
                  <w:marRight w:val="0"/>
                  <w:marTop w:val="0"/>
                  <w:marBottom w:val="0"/>
                  <w:divBdr>
                    <w:top w:val="none" w:sz="0" w:space="0" w:color="auto"/>
                    <w:left w:val="none" w:sz="0" w:space="0" w:color="auto"/>
                    <w:bottom w:val="none" w:sz="0" w:space="0" w:color="auto"/>
                    <w:right w:val="none" w:sz="0" w:space="0" w:color="auto"/>
                  </w:divBdr>
                </w:div>
              </w:divsChild>
            </w:div>
            <w:div w:id="1437023047">
              <w:marLeft w:val="0"/>
              <w:marRight w:val="0"/>
              <w:marTop w:val="0"/>
              <w:marBottom w:val="0"/>
              <w:divBdr>
                <w:top w:val="none" w:sz="0" w:space="0" w:color="auto"/>
                <w:left w:val="none" w:sz="0" w:space="0" w:color="auto"/>
                <w:bottom w:val="none" w:sz="0" w:space="0" w:color="auto"/>
                <w:right w:val="none" w:sz="0" w:space="0" w:color="auto"/>
              </w:divBdr>
              <w:divsChild>
                <w:div w:id="1577202597">
                  <w:marLeft w:val="0"/>
                  <w:marRight w:val="0"/>
                  <w:marTop w:val="0"/>
                  <w:marBottom w:val="0"/>
                  <w:divBdr>
                    <w:top w:val="none" w:sz="0" w:space="0" w:color="auto"/>
                    <w:left w:val="none" w:sz="0" w:space="0" w:color="auto"/>
                    <w:bottom w:val="none" w:sz="0" w:space="0" w:color="auto"/>
                    <w:right w:val="none" w:sz="0" w:space="0" w:color="auto"/>
                  </w:divBdr>
                </w:div>
              </w:divsChild>
            </w:div>
            <w:div w:id="1508978839">
              <w:marLeft w:val="0"/>
              <w:marRight w:val="0"/>
              <w:marTop w:val="0"/>
              <w:marBottom w:val="0"/>
              <w:divBdr>
                <w:top w:val="none" w:sz="0" w:space="0" w:color="auto"/>
                <w:left w:val="none" w:sz="0" w:space="0" w:color="auto"/>
                <w:bottom w:val="none" w:sz="0" w:space="0" w:color="auto"/>
                <w:right w:val="none" w:sz="0" w:space="0" w:color="auto"/>
              </w:divBdr>
              <w:divsChild>
                <w:div w:id="1117677517">
                  <w:marLeft w:val="0"/>
                  <w:marRight w:val="0"/>
                  <w:marTop w:val="0"/>
                  <w:marBottom w:val="0"/>
                  <w:divBdr>
                    <w:top w:val="none" w:sz="0" w:space="0" w:color="auto"/>
                    <w:left w:val="none" w:sz="0" w:space="0" w:color="auto"/>
                    <w:bottom w:val="none" w:sz="0" w:space="0" w:color="auto"/>
                    <w:right w:val="none" w:sz="0" w:space="0" w:color="auto"/>
                  </w:divBdr>
                </w:div>
              </w:divsChild>
            </w:div>
            <w:div w:id="1601983555">
              <w:marLeft w:val="0"/>
              <w:marRight w:val="0"/>
              <w:marTop w:val="0"/>
              <w:marBottom w:val="0"/>
              <w:divBdr>
                <w:top w:val="none" w:sz="0" w:space="0" w:color="auto"/>
                <w:left w:val="none" w:sz="0" w:space="0" w:color="auto"/>
                <w:bottom w:val="none" w:sz="0" w:space="0" w:color="auto"/>
                <w:right w:val="none" w:sz="0" w:space="0" w:color="auto"/>
              </w:divBdr>
              <w:divsChild>
                <w:div w:id="678124960">
                  <w:marLeft w:val="0"/>
                  <w:marRight w:val="0"/>
                  <w:marTop w:val="0"/>
                  <w:marBottom w:val="0"/>
                  <w:divBdr>
                    <w:top w:val="none" w:sz="0" w:space="0" w:color="auto"/>
                    <w:left w:val="none" w:sz="0" w:space="0" w:color="auto"/>
                    <w:bottom w:val="none" w:sz="0" w:space="0" w:color="auto"/>
                    <w:right w:val="none" w:sz="0" w:space="0" w:color="auto"/>
                  </w:divBdr>
                </w:div>
              </w:divsChild>
            </w:div>
            <w:div w:id="1876234063">
              <w:marLeft w:val="0"/>
              <w:marRight w:val="0"/>
              <w:marTop w:val="0"/>
              <w:marBottom w:val="0"/>
              <w:divBdr>
                <w:top w:val="none" w:sz="0" w:space="0" w:color="auto"/>
                <w:left w:val="none" w:sz="0" w:space="0" w:color="auto"/>
                <w:bottom w:val="none" w:sz="0" w:space="0" w:color="auto"/>
                <w:right w:val="none" w:sz="0" w:space="0" w:color="auto"/>
              </w:divBdr>
              <w:divsChild>
                <w:div w:id="1865947668">
                  <w:marLeft w:val="0"/>
                  <w:marRight w:val="0"/>
                  <w:marTop w:val="0"/>
                  <w:marBottom w:val="0"/>
                  <w:divBdr>
                    <w:top w:val="none" w:sz="0" w:space="0" w:color="auto"/>
                    <w:left w:val="none" w:sz="0" w:space="0" w:color="auto"/>
                    <w:bottom w:val="none" w:sz="0" w:space="0" w:color="auto"/>
                    <w:right w:val="none" w:sz="0" w:space="0" w:color="auto"/>
                  </w:divBdr>
                </w:div>
              </w:divsChild>
            </w:div>
            <w:div w:id="1902671028">
              <w:marLeft w:val="0"/>
              <w:marRight w:val="0"/>
              <w:marTop w:val="0"/>
              <w:marBottom w:val="0"/>
              <w:divBdr>
                <w:top w:val="none" w:sz="0" w:space="0" w:color="auto"/>
                <w:left w:val="none" w:sz="0" w:space="0" w:color="auto"/>
                <w:bottom w:val="none" w:sz="0" w:space="0" w:color="auto"/>
                <w:right w:val="none" w:sz="0" w:space="0" w:color="auto"/>
              </w:divBdr>
              <w:divsChild>
                <w:div w:id="16237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77632">
      <w:bodyDiv w:val="1"/>
      <w:marLeft w:val="0"/>
      <w:marRight w:val="0"/>
      <w:marTop w:val="0"/>
      <w:marBottom w:val="0"/>
      <w:divBdr>
        <w:top w:val="none" w:sz="0" w:space="0" w:color="auto"/>
        <w:left w:val="none" w:sz="0" w:space="0" w:color="auto"/>
        <w:bottom w:val="none" w:sz="0" w:space="0" w:color="auto"/>
        <w:right w:val="none" w:sz="0" w:space="0" w:color="auto"/>
      </w:divBdr>
      <w:divsChild>
        <w:div w:id="1720975462">
          <w:marLeft w:val="0"/>
          <w:marRight w:val="0"/>
          <w:marTop w:val="0"/>
          <w:marBottom w:val="0"/>
          <w:divBdr>
            <w:top w:val="none" w:sz="0" w:space="0" w:color="auto"/>
            <w:left w:val="none" w:sz="0" w:space="0" w:color="auto"/>
            <w:bottom w:val="none" w:sz="0" w:space="0" w:color="auto"/>
            <w:right w:val="none" w:sz="0" w:space="0" w:color="auto"/>
          </w:divBdr>
          <w:divsChild>
            <w:div w:id="698356126">
              <w:marLeft w:val="0"/>
              <w:marRight w:val="0"/>
              <w:marTop w:val="0"/>
              <w:marBottom w:val="0"/>
              <w:divBdr>
                <w:top w:val="none" w:sz="0" w:space="0" w:color="auto"/>
                <w:left w:val="none" w:sz="0" w:space="0" w:color="auto"/>
                <w:bottom w:val="none" w:sz="0" w:space="0" w:color="auto"/>
                <w:right w:val="none" w:sz="0" w:space="0" w:color="auto"/>
              </w:divBdr>
              <w:divsChild>
                <w:div w:id="138890783">
                  <w:marLeft w:val="0"/>
                  <w:marRight w:val="0"/>
                  <w:marTop w:val="0"/>
                  <w:marBottom w:val="0"/>
                  <w:divBdr>
                    <w:top w:val="none" w:sz="0" w:space="0" w:color="auto"/>
                    <w:left w:val="none" w:sz="0" w:space="0" w:color="auto"/>
                    <w:bottom w:val="none" w:sz="0" w:space="0" w:color="auto"/>
                    <w:right w:val="none" w:sz="0" w:space="0" w:color="auto"/>
                  </w:divBdr>
                  <w:divsChild>
                    <w:div w:id="613830742">
                      <w:marLeft w:val="0"/>
                      <w:marRight w:val="0"/>
                      <w:marTop w:val="0"/>
                      <w:marBottom w:val="0"/>
                      <w:divBdr>
                        <w:top w:val="none" w:sz="0" w:space="0" w:color="auto"/>
                        <w:left w:val="none" w:sz="0" w:space="0" w:color="auto"/>
                        <w:bottom w:val="none" w:sz="0" w:space="0" w:color="auto"/>
                        <w:right w:val="none" w:sz="0" w:space="0" w:color="auto"/>
                      </w:divBdr>
                      <w:divsChild>
                        <w:div w:id="60295017">
                          <w:marLeft w:val="0"/>
                          <w:marRight w:val="0"/>
                          <w:marTop w:val="0"/>
                          <w:marBottom w:val="0"/>
                          <w:divBdr>
                            <w:top w:val="none" w:sz="0" w:space="0" w:color="auto"/>
                            <w:left w:val="none" w:sz="0" w:space="0" w:color="auto"/>
                            <w:bottom w:val="none" w:sz="0" w:space="0" w:color="auto"/>
                            <w:right w:val="none" w:sz="0" w:space="0" w:color="auto"/>
                          </w:divBdr>
                          <w:divsChild>
                            <w:div w:id="892156578">
                              <w:marLeft w:val="0"/>
                              <w:marRight w:val="0"/>
                              <w:marTop w:val="0"/>
                              <w:marBottom w:val="0"/>
                              <w:divBdr>
                                <w:top w:val="none" w:sz="0" w:space="0" w:color="auto"/>
                                <w:left w:val="none" w:sz="0" w:space="0" w:color="auto"/>
                                <w:bottom w:val="none" w:sz="0" w:space="0" w:color="auto"/>
                                <w:right w:val="none" w:sz="0" w:space="0" w:color="auto"/>
                              </w:divBdr>
                            </w:div>
                          </w:divsChild>
                        </w:div>
                        <w:div w:id="125662208">
                          <w:marLeft w:val="0"/>
                          <w:marRight w:val="0"/>
                          <w:marTop w:val="0"/>
                          <w:marBottom w:val="0"/>
                          <w:divBdr>
                            <w:top w:val="none" w:sz="0" w:space="0" w:color="auto"/>
                            <w:left w:val="none" w:sz="0" w:space="0" w:color="auto"/>
                            <w:bottom w:val="none" w:sz="0" w:space="0" w:color="auto"/>
                            <w:right w:val="none" w:sz="0" w:space="0" w:color="auto"/>
                          </w:divBdr>
                          <w:divsChild>
                            <w:div w:id="1102650186">
                              <w:marLeft w:val="0"/>
                              <w:marRight w:val="0"/>
                              <w:marTop w:val="0"/>
                              <w:marBottom w:val="0"/>
                              <w:divBdr>
                                <w:top w:val="none" w:sz="0" w:space="0" w:color="auto"/>
                                <w:left w:val="none" w:sz="0" w:space="0" w:color="auto"/>
                                <w:bottom w:val="none" w:sz="0" w:space="0" w:color="auto"/>
                                <w:right w:val="none" w:sz="0" w:space="0" w:color="auto"/>
                              </w:divBdr>
                            </w:div>
                          </w:divsChild>
                        </w:div>
                        <w:div w:id="148134947">
                          <w:marLeft w:val="0"/>
                          <w:marRight w:val="0"/>
                          <w:marTop w:val="0"/>
                          <w:marBottom w:val="0"/>
                          <w:divBdr>
                            <w:top w:val="none" w:sz="0" w:space="0" w:color="auto"/>
                            <w:left w:val="none" w:sz="0" w:space="0" w:color="auto"/>
                            <w:bottom w:val="none" w:sz="0" w:space="0" w:color="auto"/>
                            <w:right w:val="none" w:sz="0" w:space="0" w:color="auto"/>
                          </w:divBdr>
                          <w:divsChild>
                            <w:div w:id="1417282107">
                              <w:marLeft w:val="0"/>
                              <w:marRight w:val="0"/>
                              <w:marTop w:val="0"/>
                              <w:marBottom w:val="0"/>
                              <w:divBdr>
                                <w:top w:val="none" w:sz="0" w:space="0" w:color="auto"/>
                                <w:left w:val="none" w:sz="0" w:space="0" w:color="auto"/>
                                <w:bottom w:val="none" w:sz="0" w:space="0" w:color="auto"/>
                                <w:right w:val="none" w:sz="0" w:space="0" w:color="auto"/>
                              </w:divBdr>
                            </w:div>
                          </w:divsChild>
                        </w:div>
                        <w:div w:id="1430353709">
                          <w:marLeft w:val="0"/>
                          <w:marRight w:val="0"/>
                          <w:marTop w:val="0"/>
                          <w:marBottom w:val="0"/>
                          <w:divBdr>
                            <w:top w:val="none" w:sz="0" w:space="0" w:color="auto"/>
                            <w:left w:val="none" w:sz="0" w:space="0" w:color="auto"/>
                            <w:bottom w:val="none" w:sz="0" w:space="0" w:color="auto"/>
                            <w:right w:val="none" w:sz="0" w:space="0" w:color="auto"/>
                          </w:divBdr>
                          <w:divsChild>
                            <w:div w:id="1268735241">
                              <w:marLeft w:val="0"/>
                              <w:marRight w:val="0"/>
                              <w:marTop w:val="0"/>
                              <w:marBottom w:val="0"/>
                              <w:divBdr>
                                <w:top w:val="none" w:sz="0" w:space="0" w:color="auto"/>
                                <w:left w:val="none" w:sz="0" w:space="0" w:color="auto"/>
                                <w:bottom w:val="none" w:sz="0" w:space="0" w:color="auto"/>
                                <w:right w:val="none" w:sz="0" w:space="0" w:color="auto"/>
                              </w:divBdr>
                            </w:div>
                          </w:divsChild>
                        </w:div>
                        <w:div w:id="1628202086">
                          <w:marLeft w:val="0"/>
                          <w:marRight w:val="0"/>
                          <w:marTop w:val="0"/>
                          <w:marBottom w:val="0"/>
                          <w:divBdr>
                            <w:top w:val="none" w:sz="0" w:space="0" w:color="auto"/>
                            <w:left w:val="none" w:sz="0" w:space="0" w:color="auto"/>
                            <w:bottom w:val="none" w:sz="0" w:space="0" w:color="auto"/>
                            <w:right w:val="none" w:sz="0" w:space="0" w:color="auto"/>
                          </w:divBdr>
                          <w:divsChild>
                            <w:div w:id="1897931317">
                              <w:marLeft w:val="0"/>
                              <w:marRight w:val="0"/>
                              <w:marTop w:val="0"/>
                              <w:marBottom w:val="0"/>
                              <w:divBdr>
                                <w:top w:val="none" w:sz="0" w:space="0" w:color="auto"/>
                                <w:left w:val="none" w:sz="0" w:space="0" w:color="auto"/>
                                <w:bottom w:val="none" w:sz="0" w:space="0" w:color="auto"/>
                                <w:right w:val="none" w:sz="0" w:space="0" w:color="auto"/>
                              </w:divBdr>
                            </w:div>
                          </w:divsChild>
                        </w:div>
                        <w:div w:id="2101753501">
                          <w:marLeft w:val="0"/>
                          <w:marRight w:val="0"/>
                          <w:marTop w:val="0"/>
                          <w:marBottom w:val="0"/>
                          <w:divBdr>
                            <w:top w:val="none" w:sz="0" w:space="0" w:color="auto"/>
                            <w:left w:val="none" w:sz="0" w:space="0" w:color="auto"/>
                            <w:bottom w:val="none" w:sz="0" w:space="0" w:color="auto"/>
                            <w:right w:val="none" w:sz="0" w:space="0" w:color="auto"/>
                          </w:divBdr>
                          <w:divsChild>
                            <w:div w:id="147301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5757057">
      <w:bodyDiv w:val="1"/>
      <w:marLeft w:val="0"/>
      <w:marRight w:val="0"/>
      <w:marTop w:val="0"/>
      <w:marBottom w:val="0"/>
      <w:divBdr>
        <w:top w:val="none" w:sz="0" w:space="0" w:color="auto"/>
        <w:left w:val="none" w:sz="0" w:space="0" w:color="auto"/>
        <w:bottom w:val="none" w:sz="0" w:space="0" w:color="auto"/>
        <w:right w:val="none" w:sz="0" w:space="0" w:color="auto"/>
      </w:divBdr>
      <w:divsChild>
        <w:div w:id="1838614958">
          <w:marLeft w:val="0"/>
          <w:marRight w:val="0"/>
          <w:marTop w:val="0"/>
          <w:marBottom w:val="0"/>
          <w:divBdr>
            <w:top w:val="none" w:sz="0" w:space="0" w:color="auto"/>
            <w:left w:val="none" w:sz="0" w:space="0" w:color="auto"/>
            <w:bottom w:val="none" w:sz="0" w:space="0" w:color="auto"/>
            <w:right w:val="none" w:sz="0" w:space="0" w:color="auto"/>
          </w:divBdr>
          <w:divsChild>
            <w:div w:id="1496336564">
              <w:marLeft w:val="0"/>
              <w:marRight w:val="0"/>
              <w:marTop w:val="0"/>
              <w:marBottom w:val="0"/>
              <w:divBdr>
                <w:top w:val="none" w:sz="0" w:space="0" w:color="auto"/>
                <w:left w:val="none" w:sz="0" w:space="0" w:color="auto"/>
                <w:bottom w:val="none" w:sz="0" w:space="0" w:color="auto"/>
                <w:right w:val="none" w:sz="0" w:space="0" w:color="auto"/>
              </w:divBdr>
              <w:divsChild>
                <w:div w:id="306127159">
                  <w:marLeft w:val="0"/>
                  <w:marRight w:val="0"/>
                  <w:marTop w:val="0"/>
                  <w:marBottom w:val="0"/>
                  <w:divBdr>
                    <w:top w:val="none" w:sz="0" w:space="0" w:color="auto"/>
                    <w:left w:val="none" w:sz="0" w:space="0" w:color="auto"/>
                    <w:bottom w:val="none" w:sz="0" w:space="0" w:color="auto"/>
                    <w:right w:val="none" w:sz="0" w:space="0" w:color="auto"/>
                  </w:divBdr>
                  <w:divsChild>
                    <w:div w:id="472873259">
                      <w:marLeft w:val="0"/>
                      <w:marRight w:val="0"/>
                      <w:marTop w:val="0"/>
                      <w:marBottom w:val="0"/>
                      <w:divBdr>
                        <w:top w:val="none" w:sz="0" w:space="0" w:color="auto"/>
                        <w:left w:val="none" w:sz="0" w:space="0" w:color="auto"/>
                        <w:bottom w:val="none" w:sz="0" w:space="0" w:color="auto"/>
                        <w:right w:val="none" w:sz="0" w:space="0" w:color="auto"/>
                      </w:divBdr>
                      <w:divsChild>
                        <w:div w:id="690768327">
                          <w:marLeft w:val="0"/>
                          <w:marRight w:val="0"/>
                          <w:marTop w:val="0"/>
                          <w:marBottom w:val="0"/>
                          <w:divBdr>
                            <w:top w:val="none" w:sz="0" w:space="0" w:color="auto"/>
                            <w:left w:val="none" w:sz="0" w:space="0" w:color="auto"/>
                            <w:bottom w:val="none" w:sz="0" w:space="0" w:color="auto"/>
                            <w:right w:val="none" w:sz="0" w:space="0" w:color="auto"/>
                          </w:divBdr>
                          <w:divsChild>
                            <w:div w:id="975646337">
                              <w:marLeft w:val="0"/>
                              <w:marRight w:val="0"/>
                              <w:marTop w:val="0"/>
                              <w:marBottom w:val="0"/>
                              <w:divBdr>
                                <w:top w:val="none" w:sz="0" w:space="0" w:color="auto"/>
                                <w:left w:val="none" w:sz="0" w:space="0" w:color="auto"/>
                                <w:bottom w:val="none" w:sz="0" w:space="0" w:color="auto"/>
                                <w:right w:val="none" w:sz="0" w:space="0" w:color="auto"/>
                              </w:divBdr>
                            </w:div>
                          </w:divsChild>
                        </w:div>
                        <w:div w:id="1731344181">
                          <w:marLeft w:val="0"/>
                          <w:marRight w:val="0"/>
                          <w:marTop w:val="0"/>
                          <w:marBottom w:val="0"/>
                          <w:divBdr>
                            <w:top w:val="none" w:sz="0" w:space="0" w:color="auto"/>
                            <w:left w:val="none" w:sz="0" w:space="0" w:color="auto"/>
                            <w:bottom w:val="none" w:sz="0" w:space="0" w:color="auto"/>
                            <w:right w:val="none" w:sz="0" w:space="0" w:color="auto"/>
                          </w:divBdr>
                          <w:divsChild>
                            <w:div w:id="2034988483">
                              <w:marLeft w:val="0"/>
                              <w:marRight w:val="0"/>
                              <w:marTop w:val="0"/>
                              <w:marBottom w:val="0"/>
                              <w:divBdr>
                                <w:top w:val="none" w:sz="0" w:space="0" w:color="auto"/>
                                <w:left w:val="none" w:sz="0" w:space="0" w:color="auto"/>
                                <w:bottom w:val="none" w:sz="0" w:space="0" w:color="auto"/>
                                <w:right w:val="none" w:sz="0" w:space="0" w:color="auto"/>
                              </w:divBdr>
                            </w:div>
                          </w:divsChild>
                        </w:div>
                        <w:div w:id="1745953885">
                          <w:marLeft w:val="0"/>
                          <w:marRight w:val="0"/>
                          <w:marTop w:val="0"/>
                          <w:marBottom w:val="0"/>
                          <w:divBdr>
                            <w:top w:val="none" w:sz="0" w:space="0" w:color="auto"/>
                            <w:left w:val="none" w:sz="0" w:space="0" w:color="auto"/>
                            <w:bottom w:val="none" w:sz="0" w:space="0" w:color="auto"/>
                            <w:right w:val="none" w:sz="0" w:space="0" w:color="auto"/>
                          </w:divBdr>
                          <w:divsChild>
                            <w:div w:id="318771988">
                              <w:marLeft w:val="0"/>
                              <w:marRight w:val="0"/>
                              <w:marTop w:val="0"/>
                              <w:marBottom w:val="0"/>
                              <w:divBdr>
                                <w:top w:val="none" w:sz="0" w:space="0" w:color="auto"/>
                                <w:left w:val="none" w:sz="0" w:space="0" w:color="auto"/>
                                <w:bottom w:val="none" w:sz="0" w:space="0" w:color="auto"/>
                                <w:right w:val="none" w:sz="0" w:space="0" w:color="auto"/>
                              </w:divBdr>
                            </w:div>
                          </w:divsChild>
                        </w:div>
                        <w:div w:id="1938442665">
                          <w:marLeft w:val="0"/>
                          <w:marRight w:val="0"/>
                          <w:marTop w:val="0"/>
                          <w:marBottom w:val="0"/>
                          <w:divBdr>
                            <w:top w:val="none" w:sz="0" w:space="0" w:color="auto"/>
                            <w:left w:val="none" w:sz="0" w:space="0" w:color="auto"/>
                            <w:bottom w:val="none" w:sz="0" w:space="0" w:color="auto"/>
                            <w:right w:val="none" w:sz="0" w:space="0" w:color="auto"/>
                          </w:divBdr>
                          <w:divsChild>
                            <w:div w:id="1850637971">
                              <w:marLeft w:val="0"/>
                              <w:marRight w:val="0"/>
                              <w:marTop w:val="0"/>
                              <w:marBottom w:val="0"/>
                              <w:divBdr>
                                <w:top w:val="none" w:sz="0" w:space="0" w:color="auto"/>
                                <w:left w:val="none" w:sz="0" w:space="0" w:color="auto"/>
                                <w:bottom w:val="none" w:sz="0" w:space="0" w:color="auto"/>
                                <w:right w:val="none" w:sz="0" w:space="0" w:color="auto"/>
                              </w:divBdr>
                            </w:div>
                          </w:divsChild>
                        </w:div>
                        <w:div w:id="2020617798">
                          <w:marLeft w:val="0"/>
                          <w:marRight w:val="0"/>
                          <w:marTop w:val="0"/>
                          <w:marBottom w:val="0"/>
                          <w:divBdr>
                            <w:top w:val="none" w:sz="0" w:space="0" w:color="auto"/>
                            <w:left w:val="none" w:sz="0" w:space="0" w:color="auto"/>
                            <w:bottom w:val="none" w:sz="0" w:space="0" w:color="auto"/>
                            <w:right w:val="none" w:sz="0" w:space="0" w:color="auto"/>
                          </w:divBdr>
                          <w:divsChild>
                            <w:div w:id="172224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854361">
              <w:marLeft w:val="0"/>
              <w:marRight w:val="0"/>
              <w:marTop w:val="0"/>
              <w:marBottom w:val="0"/>
              <w:divBdr>
                <w:top w:val="none" w:sz="0" w:space="0" w:color="auto"/>
                <w:left w:val="none" w:sz="0" w:space="0" w:color="auto"/>
                <w:bottom w:val="none" w:sz="0" w:space="0" w:color="auto"/>
                <w:right w:val="none" w:sz="0" w:space="0" w:color="auto"/>
              </w:divBdr>
              <w:divsChild>
                <w:div w:id="1131440301">
                  <w:marLeft w:val="0"/>
                  <w:marRight w:val="0"/>
                  <w:marTop w:val="0"/>
                  <w:marBottom w:val="0"/>
                  <w:divBdr>
                    <w:top w:val="none" w:sz="0" w:space="0" w:color="auto"/>
                    <w:left w:val="none" w:sz="0" w:space="0" w:color="auto"/>
                    <w:bottom w:val="none" w:sz="0" w:space="0" w:color="auto"/>
                    <w:right w:val="none" w:sz="0" w:space="0" w:color="auto"/>
                  </w:divBdr>
                  <w:divsChild>
                    <w:div w:id="1529365854">
                      <w:marLeft w:val="0"/>
                      <w:marRight w:val="0"/>
                      <w:marTop w:val="0"/>
                      <w:marBottom w:val="0"/>
                      <w:divBdr>
                        <w:top w:val="none" w:sz="0" w:space="0" w:color="auto"/>
                        <w:left w:val="none" w:sz="0" w:space="0" w:color="auto"/>
                        <w:bottom w:val="none" w:sz="0" w:space="0" w:color="auto"/>
                        <w:right w:val="none" w:sz="0" w:space="0" w:color="auto"/>
                      </w:divBdr>
                      <w:divsChild>
                        <w:div w:id="918903008">
                          <w:marLeft w:val="0"/>
                          <w:marRight w:val="0"/>
                          <w:marTop w:val="0"/>
                          <w:marBottom w:val="0"/>
                          <w:divBdr>
                            <w:top w:val="none" w:sz="0" w:space="0" w:color="auto"/>
                            <w:left w:val="none" w:sz="0" w:space="0" w:color="auto"/>
                            <w:bottom w:val="none" w:sz="0" w:space="0" w:color="auto"/>
                            <w:right w:val="none" w:sz="0" w:space="0" w:color="auto"/>
                          </w:divBdr>
                          <w:divsChild>
                            <w:div w:id="238562982">
                              <w:marLeft w:val="0"/>
                              <w:marRight w:val="0"/>
                              <w:marTop w:val="0"/>
                              <w:marBottom w:val="0"/>
                              <w:divBdr>
                                <w:top w:val="none" w:sz="0" w:space="0" w:color="auto"/>
                                <w:left w:val="none" w:sz="0" w:space="0" w:color="auto"/>
                                <w:bottom w:val="none" w:sz="0" w:space="0" w:color="auto"/>
                                <w:right w:val="none" w:sz="0" w:space="0" w:color="auto"/>
                              </w:divBdr>
                            </w:div>
                          </w:divsChild>
                        </w:div>
                        <w:div w:id="1114517428">
                          <w:marLeft w:val="0"/>
                          <w:marRight w:val="0"/>
                          <w:marTop w:val="0"/>
                          <w:marBottom w:val="0"/>
                          <w:divBdr>
                            <w:top w:val="none" w:sz="0" w:space="0" w:color="auto"/>
                            <w:left w:val="none" w:sz="0" w:space="0" w:color="auto"/>
                            <w:bottom w:val="none" w:sz="0" w:space="0" w:color="auto"/>
                            <w:right w:val="none" w:sz="0" w:space="0" w:color="auto"/>
                          </w:divBdr>
                          <w:divsChild>
                            <w:div w:id="74059949">
                              <w:marLeft w:val="0"/>
                              <w:marRight w:val="0"/>
                              <w:marTop w:val="0"/>
                              <w:marBottom w:val="0"/>
                              <w:divBdr>
                                <w:top w:val="none" w:sz="0" w:space="0" w:color="auto"/>
                                <w:left w:val="none" w:sz="0" w:space="0" w:color="auto"/>
                                <w:bottom w:val="none" w:sz="0" w:space="0" w:color="auto"/>
                                <w:right w:val="none" w:sz="0" w:space="0" w:color="auto"/>
                              </w:divBdr>
                            </w:div>
                          </w:divsChild>
                        </w:div>
                        <w:div w:id="1456481801">
                          <w:marLeft w:val="0"/>
                          <w:marRight w:val="0"/>
                          <w:marTop w:val="0"/>
                          <w:marBottom w:val="0"/>
                          <w:divBdr>
                            <w:top w:val="none" w:sz="0" w:space="0" w:color="auto"/>
                            <w:left w:val="none" w:sz="0" w:space="0" w:color="auto"/>
                            <w:bottom w:val="none" w:sz="0" w:space="0" w:color="auto"/>
                            <w:right w:val="none" w:sz="0" w:space="0" w:color="auto"/>
                          </w:divBdr>
                          <w:divsChild>
                            <w:div w:id="1489783805">
                              <w:marLeft w:val="0"/>
                              <w:marRight w:val="0"/>
                              <w:marTop w:val="0"/>
                              <w:marBottom w:val="0"/>
                              <w:divBdr>
                                <w:top w:val="none" w:sz="0" w:space="0" w:color="auto"/>
                                <w:left w:val="none" w:sz="0" w:space="0" w:color="auto"/>
                                <w:bottom w:val="none" w:sz="0" w:space="0" w:color="auto"/>
                                <w:right w:val="none" w:sz="0" w:space="0" w:color="auto"/>
                              </w:divBdr>
                            </w:div>
                          </w:divsChild>
                        </w:div>
                        <w:div w:id="1755734799">
                          <w:marLeft w:val="0"/>
                          <w:marRight w:val="0"/>
                          <w:marTop w:val="0"/>
                          <w:marBottom w:val="0"/>
                          <w:divBdr>
                            <w:top w:val="none" w:sz="0" w:space="0" w:color="auto"/>
                            <w:left w:val="none" w:sz="0" w:space="0" w:color="auto"/>
                            <w:bottom w:val="none" w:sz="0" w:space="0" w:color="auto"/>
                            <w:right w:val="none" w:sz="0" w:space="0" w:color="auto"/>
                          </w:divBdr>
                          <w:divsChild>
                            <w:div w:id="293143832">
                              <w:marLeft w:val="0"/>
                              <w:marRight w:val="0"/>
                              <w:marTop w:val="0"/>
                              <w:marBottom w:val="0"/>
                              <w:divBdr>
                                <w:top w:val="none" w:sz="0" w:space="0" w:color="auto"/>
                                <w:left w:val="none" w:sz="0" w:space="0" w:color="auto"/>
                                <w:bottom w:val="none" w:sz="0" w:space="0" w:color="auto"/>
                                <w:right w:val="none" w:sz="0" w:space="0" w:color="auto"/>
                              </w:divBdr>
                            </w:div>
                          </w:divsChild>
                        </w:div>
                        <w:div w:id="1872301771">
                          <w:marLeft w:val="0"/>
                          <w:marRight w:val="0"/>
                          <w:marTop w:val="0"/>
                          <w:marBottom w:val="0"/>
                          <w:divBdr>
                            <w:top w:val="none" w:sz="0" w:space="0" w:color="auto"/>
                            <w:left w:val="none" w:sz="0" w:space="0" w:color="auto"/>
                            <w:bottom w:val="none" w:sz="0" w:space="0" w:color="auto"/>
                            <w:right w:val="none" w:sz="0" w:space="0" w:color="auto"/>
                          </w:divBdr>
                          <w:divsChild>
                            <w:div w:id="842862192">
                              <w:marLeft w:val="0"/>
                              <w:marRight w:val="0"/>
                              <w:marTop w:val="0"/>
                              <w:marBottom w:val="0"/>
                              <w:divBdr>
                                <w:top w:val="none" w:sz="0" w:space="0" w:color="auto"/>
                                <w:left w:val="none" w:sz="0" w:space="0" w:color="auto"/>
                                <w:bottom w:val="none" w:sz="0" w:space="0" w:color="auto"/>
                                <w:right w:val="none" w:sz="0" w:space="0" w:color="auto"/>
                              </w:divBdr>
                            </w:div>
                          </w:divsChild>
                        </w:div>
                        <w:div w:id="2003267951">
                          <w:marLeft w:val="0"/>
                          <w:marRight w:val="0"/>
                          <w:marTop w:val="0"/>
                          <w:marBottom w:val="0"/>
                          <w:divBdr>
                            <w:top w:val="none" w:sz="0" w:space="0" w:color="auto"/>
                            <w:left w:val="none" w:sz="0" w:space="0" w:color="auto"/>
                            <w:bottom w:val="none" w:sz="0" w:space="0" w:color="auto"/>
                            <w:right w:val="none" w:sz="0" w:space="0" w:color="auto"/>
                          </w:divBdr>
                          <w:divsChild>
                            <w:div w:id="1895583299">
                              <w:marLeft w:val="0"/>
                              <w:marRight w:val="0"/>
                              <w:marTop w:val="0"/>
                              <w:marBottom w:val="0"/>
                              <w:divBdr>
                                <w:top w:val="none" w:sz="0" w:space="0" w:color="auto"/>
                                <w:left w:val="none" w:sz="0" w:space="0" w:color="auto"/>
                                <w:bottom w:val="none" w:sz="0" w:space="0" w:color="auto"/>
                                <w:right w:val="none" w:sz="0" w:space="0" w:color="auto"/>
                              </w:divBdr>
                            </w:div>
                          </w:divsChild>
                        </w:div>
                        <w:div w:id="2092264906">
                          <w:marLeft w:val="0"/>
                          <w:marRight w:val="0"/>
                          <w:marTop w:val="0"/>
                          <w:marBottom w:val="0"/>
                          <w:divBdr>
                            <w:top w:val="none" w:sz="0" w:space="0" w:color="auto"/>
                            <w:left w:val="none" w:sz="0" w:space="0" w:color="auto"/>
                            <w:bottom w:val="none" w:sz="0" w:space="0" w:color="auto"/>
                            <w:right w:val="none" w:sz="0" w:space="0" w:color="auto"/>
                          </w:divBdr>
                          <w:divsChild>
                            <w:div w:id="7411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90636">
                  <w:marLeft w:val="0"/>
                  <w:marRight w:val="0"/>
                  <w:marTop w:val="0"/>
                  <w:marBottom w:val="0"/>
                  <w:divBdr>
                    <w:top w:val="none" w:sz="0" w:space="0" w:color="auto"/>
                    <w:left w:val="none" w:sz="0" w:space="0" w:color="auto"/>
                    <w:bottom w:val="none" w:sz="0" w:space="0" w:color="auto"/>
                    <w:right w:val="none" w:sz="0" w:space="0" w:color="auto"/>
                  </w:divBdr>
                  <w:divsChild>
                    <w:div w:id="124273268">
                      <w:marLeft w:val="0"/>
                      <w:marRight w:val="0"/>
                      <w:marTop w:val="0"/>
                      <w:marBottom w:val="0"/>
                      <w:divBdr>
                        <w:top w:val="none" w:sz="0" w:space="0" w:color="auto"/>
                        <w:left w:val="none" w:sz="0" w:space="0" w:color="auto"/>
                        <w:bottom w:val="none" w:sz="0" w:space="0" w:color="auto"/>
                        <w:right w:val="none" w:sz="0" w:space="0" w:color="auto"/>
                      </w:divBdr>
                      <w:divsChild>
                        <w:div w:id="12516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088664">
      <w:bodyDiv w:val="1"/>
      <w:marLeft w:val="0"/>
      <w:marRight w:val="0"/>
      <w:marTop w:val="0"/>
      <w:marBottom w:val="0"/>
      <w:divBdr>
        <w:top w:val="none" w:sz="0" w:space="0" w:color="auto"/>
        <w:left w:val="none" w:sz="0" w:space="0" w:color="auto"/>
        <w:bottom w:val="none" w:sz="0" w:space="0" w:color="auto"/>
        <w:right w:val="none" w:sz="0" w:space="0" w:color="auto"/>
      </w:divBdr>
      <w:divsChild>
        <w:div w:id="919407716">
          <w:marLeft w:val="0"/>
          <w:marRight w:val="0"/>
          <w:marTop w:val="0"/>
          <w:marBottom w:val="0"/>
          <w:divBdr>
            <w:top w:val="none" w:sz="0" w:space="0" w:color="auto"/>
            <w:left w:val="none" w:sz="0" w:space="0" w:color="auto"/>
            <w:bottom w:val="none" w:sz="0" w:space="0" w:color="auto"/>
            <w:right w:val="none" w:sz="0" w:space="0" w:color="auto"/>
          </w:divBdr>
          <w:divsChild>
            <w:div w:id="599024962">
              <w:marLeft w:val="0"/>
              <w:marRight w:val="0"/>
              <w:marTop w:val="0"/>
              <w:marBottom w:val="0"/>
              <w:divBdr>
                <w:top w:val="none" w:sz="0" w:space="0" w:color="auto"/>
                <w:left w:val="none" w:sz="0" w:space="0" w:color="auto"/>
                <w:bottom w:val="none" w:sz="0" w:space="0" w:color="auto"/>
                <w:right w:val="none" w:sz="0" w:space="0" w:color="auto"/>
              </w:divBdr>
              <w:divsChild>
                <w:div w:id="1513689614">
                  <w:marLeft w:val="0"/>
                  <w:marRight w:val="0"/>
                  <w:marTop w:val="0"/>
                  <w:marBottom w:val="0"/>
                  <w:divBdr>
                    <w:top w:val="none" w:sz="0" w:space="0" w:color="auto"/>
                    <w:left w:val="none" w:sz="0" w:space="0" w:color="auto"/>
                    <w:bottom w:val="none" w:sz="0" w:space="0" w:color="auto"/>
                    <w:right w:val="none" w:sz="0" w:space="0" w:color="auto"/>
                  </w:divBdr>
                </w:div>
              </w:divsChild>
            </w:div>
            <w:div w:id="1346783338">
              <w:marLeft w:val="0"/>
              <w:marRight w:val="0"/>
              <w:marTop w:val="0"/>
              <w:marBottom w:val="0"/>
              <w:divBdr>
                <w:top w:val="none" w:sz="0" w:space="0" w:color="auto"/>
                <w:left w:val="none" w:sz="0" w:space="0" w:color="auto"/>
                <w:bottom w:val="none" w:sz="0" w:space="0" w:color="auto"/>
                <w:right w:val="none" w:sz="0" w:space="0" w:color="auto"/>
              </w:divBdr>
              <w:divsChild>
                <w:div w:id="8132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0F0804-1693-4BC2-A586-733741709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15994</TotalTime>
  <Pages>141</Pages>
  <Words>45636</Words>
  <Characters>228184</Characters>
  <Application>Microsoft Office Word</Application>
  <DocSecurity>0</DocSecurity>
  <Lines>1901</Lines>
  <Paragraphs>546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273274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m7654301@gmail.com</dc:creator>
  <cp:keywords/>
  <dc:description/>
  <cp:lastModifiedBy>michael flegg</cp:lastModifiedBy>
  <cp:revision>19</cp:revision>
  <cp:lastPrinted>2023-10-15T09:31:00Z</cp:lastPrinted>
  <dcterms:created xsi:type="dcterms:W3CDTF">2025-06-20T09:00:00Z</dcterms:created>
  <dcterms:modified xsi:type="dcterms:W3CDTF">2025-09-02T08:25:00Z</dcterms:modified>
</cp:coreProperties>
</file>