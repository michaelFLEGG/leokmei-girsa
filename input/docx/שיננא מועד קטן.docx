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6E2540" w14:textId="77777777" w:rsidR="004E0BA3" w:rsidRDefault="00486687" w:rsidP="00164685">
      <w:pPr>
        <w:pStyle w:val="afff7"/>
        <w:framePr w:wrap="around"/>
        <w:spacing w:line="220" w:lineRule="exact"/>
        <w:rPr>
          <w:del w:id="41026" w:author="Claude" w:date="2026-10-07T09:24:59Z"/>
          <w:sz w:val="10"/>
          <w:rtl/>
        </w:rPr>
      </w:pPr>
      <w:del w:id="41025" w:author="Claude" w:date="2026-10-07T09:24:59Z">
        <w:r w:rsidRPr="004A209B">
          <w:rPr>
            <w:rFonts w:hint="cs"/>
            <w:sz w:val="10"/>
            <w:rtl/>
          </w:rPr>
          <w:delText xml:space="preserve">משקין</w:delText>
        </w:r>
      </w:del>
    </w:p>
    <w:p w14:paraId="4C65C79D" w14:textId="77777777" w:rsidR="004E0BA3" w:rsidRDefault="00486687" w:rsidP="00164685">
      <w:pPr>
        <w:pStyle w:val="afff6"/>
        <w:framePr w:wrap="around"/>
        <w:spacing w:line="220" w:lineRule="exact"/>
        <w:rPr>
          <w:del w:id="41024" w:author="Claude" w:date="2026-10-07T09:24:59Z"/>
          <w:rtl/>
        </w:rPr>
      </w:pPr>
      <w:del w:id="41023" w:author="Claude" w:date="2026-10-07T09:24:59Z">
        <w:r>
          <w:rPr>
            <w:rFonts w:hint="cs"/>
            <w:rtl/>
          </w:rPr>
          <w:delText xml:space="preserve">פרק ראשון</w:delText>
        </w:r>
      </w:del>
    </w:p>
    <w:p w14:paraId="78DAE6A0" w14:textId="77777777" w:rsidR="004E0BA3" w:rsidRDefault="0017508C" w:rsidP="0017508C">
      <w:pPr>
        <w:pStyle w:val="afff5"/>
        <w:framePr w:wrap="around"/>
        <w:rPr>
          <w:rtl/>
        </w:rPr>
      </w:pPr>
      <w:r>
        <w:rPr>
          <w:rFonts w:hint="cs"/>
          <w:rtl/>
        </w:rPr>
        <w:t>מועד קטן</w:t>
      </w:r>
    </w:p>
    <w:p>
      <w:pPr>
        <w:pStyle w:val="PetichatPerek"/>
        <w:rPr>
          <w:ins w:id="41022" w:author="Claude" w:date="2026-10-07T09:24:59Z"/>
        </w:rPr>
      </w:pPr>
      <w:ins w:id="41021" w:author="Claude" w:date="2026-10-07T09:24:59Z">
        <w:r>
          <w:rPr>
            <w:rFonts w:hint="cs"/>
            <w:rtl/>
          </w:rPr>
          <w:t xml:space="preserve">פרק ראשון</w:t>
        </w:r>
        <w:r>
          <w:rPr>
            <w:rFonts w:hint="cs"/>
            <w:rtl/>
          </w:rPr>
          <w:t xml:space="preserve"> - </w:t>
        </w:r>
        <w:r>
          <w:rPr>
            <w:rFonts w:hint="cs"/>
            <w:sz w:val="10"/>
            <w:rtl/>
          </w:rPr>
          <w:t xml:space="preserve">משקין</w:t>
        </w:r>
      </w:ins>
    </w:p>
    <w:p w14:paraId="0F92C1C8" w14:textId="77777777" w:rsidR="004E0BA3" w:rsidRDefault="0089324E" w:rsidP="00164685">
      <w:pPr>
        <w:pStyle w:val="afff9"/>
        <w:rPr>
          <w:rtl/>
        </w:rPr>
      </w:pPr>
      <w:r w:rsidRPr="00DA30F7">
        <w:rPr>
          <w:rtl/>
        </w:rPr>
        <w:t>משקין בית השלחין במועד ובשביעית,</w:t>
      </w:r>
    </w:p>
    <w:p w14:paraId="25C6CCA0" w14:textId="00CE90B9" w:rsidR="0089324E" w:rsidRPr="006F178A" w:rsidRDefault="0089324E" w:rsidP="00164685">
      <w:pPr>
        <w:pStyle w:val="afff9"/>
        <w:rPr>
          <w:rtl/>
        </w:rPr>
      </w:pPr>
      <w:r w:rsidRPr="006F178A">
        <w:rPr>
          <w:rtl/>
        </w:rPr>
        <w:t>בין ממע</w:t>
      </w:r>
      <w:r w:rsidR="006A1BB1">
        <w:rPr>
          <w:rFonts w:hint="cs"/>
          <w:rtl/>
        </w:rPr>
        <w:t>י</w:t>
      </w:r>
      <w:r w:rsidRPr="006F178A">
        <w:rPr>
          <w:rtl/>
        </w:rPr>
        <w:t>ין שיצא בתחילה, בין ממע</w:t>
      </w:r>
      <w:r w:rsidR="006A1BB1">
        <w:rPr>
          <w:rFonts w:hint="cs"/>
          <w:rtl/>
        </w:rPr>
        <w:t>י</w:t>
      </w:r>
      <w:r w:rsidRPr="006F178A">
        <w:rPr>
          <w:rtl/>
        </w:rPr>
        <w:t>ין שלא יצא בתחילה</w:t>
      </w:r>
      <w:r w:rsidR="007725D2">
        <w:rPr>
          <w:rFonts w:hint="cs"/>
          <w:rtl/>
        </w:rPr>
        <w:t xml:space="preserve"> </w:t>
      </w:r>
      <w:r w:rsidR="007725D2" w:rsidRPr="007725D2">
        <w:rPr>
          <w:rStyle w:val="HesberMishna"/>
          <w:rFonts w:hint="cs"/>
          <w:rtl/>
          <w:rPrChange w:id="20001" w:author="קלוד" w:date="2026-10-06T10:09:29Z">
            <w:rPr>
              <w:rStyle w:val="affe"/>
              <w:rFonts w:hint="cs"/>
              <w:rtl/>
            </w:rPr>
          </w:rPrChange>
        </w:rPr>
        <w:t>טרחה</w:t>
      </w:r>
      <w:r w:rsidR="00A9386C">
        <w:rPr>
          <w:rFonts w:hint="cs"/>
          <w:rtl/>
        </w:rPr>
        <w:t>,</w:t>
      </w:r>
    </w:p>
    <w:p w14:paraId="619D1157" w14:textId="77777777" w:rsidR="004E0BA3" w:rsidRDefault="0089324E" w:rsidP="00164685">
      <w:pPr>
        <w:pStyle w:val="afff9"/>
        <w:rPr>
          <w:rtl/>
        </w:rPr>
      </w:pPr>
      <w:r w:rsidRPr="0021090E">
        <w:rPr>
          <w:rtl/>
        </w:rPr>
        <w:t>אבל אין משקין ממי הגשמים וממי הקילון</w:t>
      </w:r>
      <w:r w:rsidR="0021090E" w:rsidRPr="0021090E">
        <w:rPr>
          <w:rFonts w:hint="cs"/>
          <w:rtl/>
        </w:rPr>
        <w:t xml:space="preserve"> </w:t>
      </w:r>
      <w:r w:rsidR="0021090E" w:rsidRPr="0021090E">
        <w:rPr>
          <w:rStyle w:val="HesberMishna"/>
          <w:rFonts w:hint="cs"/>
          <w:rtl/>
          <w:rPrChange w:id="20002" w:author="קלוד" w:date="2026-10-06T10:09:29Z">
            <w:rPr>
              <w:rStyle w:val="affe"/>
              <w:rFonts w:hint="cs"/>
              <w:rtl/>
            </w:rPr>
          </w:rPrChange>
        </w:rPr>
        <w:t>שאובים</w:t>
      </w:r>
      <w:r w:rsidRPr="0021090E">
        <w:rPr>
          <w:rtl/>
        </w:rPr>
        <w:t>.</w:t>
      </w:r>
    </w:p>
    <w:p w14:paraId="0F1E1959" w14:textId="0C20CE75" w:rsidR="0089324E" w:rsidRPr="0021090E" w:rsidRDefault="00486687" w:rsidP="00AF35DE">
      <w:pPr>
        <w:pStyle w:val="afff9"/>
        <w:spacing w:after="60"/>
        <w:rPr>
          <w:rtl/>
        </w:rPr>
      </w:pPr>
      <w:r w:rsidRPr="0021090E">
        <w:rPr>
          <w:rFonts w:hint="cs"/>
          <w:rtl/>
        </w:rPr>
        <w:t>ו</w:t>
      </w:r>
      <w:r w:rsidR="0089324E" w:rsidRPr="0021090E">
        <w:rPr>
          <w:rtl/>
        </w:rPr>
        <w:t xml:space="preserve">אין עושין עוגיות </w:t>
      </w:r>
      <w:r w:rsidR="0021090E" w:rsidRPr="0021090E">
        <w:rPr>
          <w:rStyle w:val="HesberMishna"/>
          <w:rFonts w:hint="cs"/>
          <w:rtl/>
          <w:rPrChange w:id="20003" w:author="קלוד" w:date="2026-10-06T10:09:29Z">
            <w:rPr>
              <w:rStyle w:val="affe"/>
              <w:rFonts w:hint="cs"/>
              <w:rtl/>
            </w:rPr>
          </w:rPrChange>
        </w:rPr>
        <w:t>חפירות</w:t>
      </w:r>
      <w:r w:rsidR="0021090E">
        <w:rPr>
          <w:rFonts w:hint="cs"/>
          <w:rtl/>
        </w:rPr>
        <w:t xml:space="preserve"> </w:t>
      </w:r>
      <w:r w:rsidR="0089324E" w:rsidRPr="0021090E">
        <w:rPr>
          <w:rtl/>
        </w:rPr>
        <w:t>לגפנים.</w:t>
      </w:r>
    </w:p>
    <w:p w14:paraId="185C75D8" w14:textId="77777777" w:rsidR="004E0BA3" w:rsidRDefault="0089324E" w:rsidP="00164685">
      <w:pPr>
        <w:pStyle w:val="afff9"/>
        <w:rPr>
          <w:rtl/>
        </w:rPr>
      </w:pPr>
      <w:r w:rsidRPr="00B26784">
        <w:rPr>
          <w:rFonts w:cs="BA TM • Vilna Extra-Bold"/>
          <w:rtl/>
          <w:rPrChange w:id="40001" w:author="Claude" w:date="2026-10-06T13:34:42Z">
            <w:rPr>
              <w:rFonts w:cs="BA TM • Vilna Extra-Bold"/>
              <w:sz w:val="16"/>
              <w:szCs w:val="16"/>
              <w:rtl/>
            </w:rPr>
          </w:rPrChange>
        </w:rPr>
        <w:t>ר</w:t>
      </w:r>
      <w:r w:rsidRPr="00B26784">
        <w:rPr>
          <w:rFonts w:cs="BA TM • Vilna Extra-Bold" w:hint="cs"/>
          <w:rtl/>
          <w:rPrChange w:id="40002" w:author="Claude" w:date="2026-10-06T13:34:42Z">
            <w:rPr>
              <w:rFonts w:cs="BA TM • Vilna Extra-Bold" w:hint="cs"/>
              <w:sz w:val="16"/>
              <w:szCs w:val="16"/>
              <w:rtl/>
            </w:rPr>
          </w:rPrChange>
        </w:rPr>
        <w:t>א</w:t>
      </w:r>
      <w:r w:rsidRPr="00486687">
        <w:rPr>
          <w:rStyle w:val="afffff5"/>
          <w:rFonts w:hint="cs"/>
          <w:rtl/>
        </w:rPr>
        <w:t>ב</w:t>
      </w:r>
      <w:r w:rsidRPr="00B26784">
        <w:rPr>
          <w:rFonts w:cs="BA TM • Vilna Extra-Bold"/>
          <w:rtl/>
          <w:rPrChange w:id="40003" w:author="Claude" w:date="2026-10-06T13:34:42Z">
            <w:rPr>
              <w:rFonts w:cs="BA TM • Vilna Extra-Bold"/>
              <w:sz w:val="16"/>
              <w:szCs w:val="16"/>
              <w:rtl/>
            </w:rPr>
          </w:rPrChange>
        </w:rPr>
        <w:t>"</w:t>
      </w:r>
      <w:r w:rsidRPr="00B26784">
        <w:rPr>
          <w:rFonts w:cs="BA TM • Vilna Extra-Bold" w:hint="cs"/>
          <w:rtl/>
          <w:rPrChange w:id="40004" w:author="Claude" w:date="2026-10-06T13:34:42Z">
            <w:rPr>
              <w:rFonts w:cs="BA TM • Vilna Extra-Bold" w:hint="cs"/>
              <w:sz w:val="16"/>
              <w:szCs w:val="16"/>
              <w:rtl/>
            </w:rPr>
          </w:rPrChange>
        </w:rPr>
        <w:t>ע</w:t>
      </w:r>
      <w:r w:rsidRPr="00B26784">
        <w:rPr>
          <w:rFonts w:cs="BA TM • Vilna Extra-Bold"/>
          <w:rtl/>
          <w:rPrChange w:id="40005" w:author="Claude" w:date="2026-10-06T13:34:42Z">
            <w:rPr>
              <w:rFonts w:cs="BA TM • Vilna Extra-Bold"/>
              <w:sz w:val="16"/>
              <w:szCs w:val="16"/>
              <w:rtl/>
            </w:rPr>
          </w:rPrChange>
        </w:rPr>
        <w:t>:</w:t>
      </w:r>
      <w:r w:rsidRPr="006F178A">
        <w:rPr>
          <w:rtl/>
        </w:rPr>
        <w:t xml:space="preserve"> אין עושין את האמה בתחילה במועד ובשביעית,</w:t>
      </w:r>
    </w:p>
    <w:p w14:paraId="0F66D8DE" w14:textId="61AF2CF4" w:rsidR="0089324E" w:rsidRPr="009C1970" w:rsidRDefault="0089324E" w:rsidP="00164685">
      <w:pPr>
        <w:pStyle w:val="afff9"/>
        <w:rPr>
          <w:rtl/>
        </w:rPr>
      </w:pPr>
      <w:r w:rsidRPr="00486687">
        <w:rPr>
          <w:rStyle w:val="afffff5"/>
          <w:rtl/>
        </w:rPr>
        <w:t>וחכ"</w:t>
      </w:r>
      <w:r w:rsidRPr="00486687">
        <w:rPr>
          <w:rStyle w:val="afffff5"/>
          <w:rFonts w:hint="cs"/>
          <w:rtl/>
        </w:rPr>
        <w:t>א</w:t>
      </w:r>
      <w:r w:rsidRPr="00486687">
        <w:rPr>
          <w:rStyle w:val="afffff5"/>
          <w:rtl/>
        </w:rPr>
        <w:t>:</w:t>
      </w:r>
      <w:r w:rsidRPr="00392931">
        <w:rPr>
          <w:rtl/>
        </w:rPr>
        <w:t xml:space="preserve"> עושין בתחילה בשביעית, ומתקנין המקולקלות במועד.</w:t>
      </w:r>
    </w:p>
    <w:p w14:paraId="5B247A68" w14:textId="58335B56" w:rsidR="00A9386C" w:rsidRDefault="0089324E" w:rsidP="00164685">
      <w:pPr>
        <w:pStyle w:val="afff9"/>
        <w:rPr>
          <w:rtl/>
        </w:rPr>
      </w:pPr>
      <w:r w:rsidRPr="006F178A">
        <w:rPr>
          <w:rtl/>
        </w:rPr>
        <w:t>ומתקנין את קלקולי המים שברשות הרבים, וחוטטין אותן</w:t>
      </w:r>
      <w:r w:rsidR="00A9386C">
        <w:rPr>
          <w:rFonts w:hint="cs"/>
          <w:rtl/>
        </w:rPr>
        <w:t>,</w:t>
      </w:r>
    </w:p>
    <w:p w14:paraId="779A6302" w14:textId="686DD07E" w:rsidR="0089324E" w:rsidRPr="006F178A" w:rsidRDefault="0089324E" w:rsidP="00DA30F7">
      <w:pPr>
        <w:pStyle w:val="afff9"/>
        <w:spacing w:after="60"/>
        <w:rPr>
          <w:rtl/>
        </w:rPr>
      </w:pPr>
      <w:r w:rsidRPr="007725D2">
        <w:rPr>
          <w:rtl/>
        </w:rPr>
        <w:t>ומתקנין הדרכים</w:t>
      </w:r>
      <w:r w:rsidR="00A9386C" w:rsidRPr="007725D2">
        <w:rPr>
          <w:rFonts w:hint="cs"/>
          <w:rtl/>
        </w:rPr>
        <w:t>,</w:t>
      </w:r>
      <w:r w:rsidRPr="007725D2">
        <w:rPr>
          <w:rtl/>
        </w:rPr>
        <w:t xml:space="preserve"> הרחובות</w:t>
      </w:r>
      <w:r w:rsidR="00A9386C" w:rsidRPr="007725D2">
        <w:rPr>
          <w:rFonts w:hint="cs"/>
          <w:rtl/>
        </w:rPr>
        <w:t>,</w:t>
      </w:r>
      <w:r w:rsidRPr="007725D2">
        <w:rPr>
          <w:rtl/>
        </w:rPr>
        <w:t xml:space="preserve"> מקו</w:t>
      </w:r>
      <w:r w:rsidR="00A9386C" w:rsidRPr="007725D2">
        <w:rPr>
          <w:rFonts w:hint="cs"/>
          <w:rtl/>
        </w:rPr>
        <w:t>א</w:t>
      </w:r>
      <w:r w:rsidRPr="007725D2">
        <w:rPr>
          <w:rtl/>
        </w:rPr>
        <w:t>ות המים, וכל צורכי הרבים</w:t>
      </w:r>
      <w:r w:rsidR="00A9386C" w:rsidRPr="007725D2">
        <w:rPr>
          <w:rFonts w:hint="cs"/>
          <w:rtl/>
        </w:rPr>
        <w:t>.</w:t>
      </w:r>
      <w:r w:rsidRPr="007725D2">
        <w:rPr>
          <w:rtl/>
        </w:rPr>
        <w:t xml:space="preserve"> </w:t>
      </w:r>
      <w:r w:rsidRPr="006F178A">
        <w:rPr>
          <w:rtl/>
        </w:rPr>
        <w:t>ומציינין את הקברות, ויוצאין על הכלאים.</w:t>
      </w:r>
    </w:p>
    <w:p w14:paraId="59319E08" w14:textId="77777777" w:rsidR="004E0BA3" w:rsidRDefault="000353F8" w:rsidP="000353F8">
      <w:pPr>
        <w:pStyle w:val="affff1"/>
        <w:ind w:end="0"/>
        <w:rPr>
          <w:rtl/>
        </w:rPr>
      </w:pPr>
      <w:r>
        <w:rPr>
          <w:rFonts w:hint="cs"/>
          <w:rtl/>
        </w:rPr>
        <w:t>בית השלחין</w:t>
      </w:r>
    </w:p>
    <w:p w14:paraId="685EC656" w14:textId="2E2193D8" w:rsidR="00E31AD5" w:rsidRDefault="000353F8" w:rsidP="000353F8">
      <w:pPr>
        <w:pStyle w:val="36"/>
        <w:framePr w:wrap="notBeside"/>
        <w:rPr>
          <w:rtl/>
        </w:rPr>
      </w:pPr>
      <w:r w:rsidRPr="000353F8">
        <w:rPr>
          <w:rFonts w:hint="cs"/>
          <w:rtl/>
        </w:rPr>
        <w:t>קמ''ל</w:t>
      </w:r>
      <w:r w:rsidR="00E31AD5">
        <w:rPr>
          <w:rtl/>
        </w:rPr>
        <w:t>:</w:t>
      </w:r>
    </w:p>
    <w:p w14:paraId="04EE9FC2" w14:textId="66E13297" w:rsidR="00014639" w:rsidRDefault="00014639" w:rsidP="00DA30F7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שאפי'</w:t>
      </w:r>
      <w:r w:rsidR="00556201" w:rsidRPr="006F178A">
        <w:rPr>
          <w:rFonts w:ascii="Fb Fontext" w:hAnsi="Fb Fontext" w:hint="cs"/>
          <w:rtl/>
        </w:rPr>
        <w:t xml:space="preserve"> </w:t>
      </w:r>
      <w:r w:rsidR="0089324E" w:rsidRPr="006F178A">
        <w:rPr>
          <w:rFonts w:ascii="Fb Fontext" w:hAnsi="Fb Fontext" w:hint="cs"/>
          <w:rtl/>
        </w:rPr>
        <w:t>מעי</w:t>
      </w:r>
      <w:r w:rsidR="003A3F0F">
        <w:rPr>
          <w:rFonts w:ascii="Fb Fontext" w:hAnsi="Fb Fontext" w:hint="cs"/>
          <w:rtl/>
        </w:rPr>
        <w:t>י</w:t>
      </w:r>
      <w:r w:rsidR="0089324E" w:rsidRPr="006F178A">
        <w:rPr>
          <w:rFonts w:ascii="Fb Fontext" w:hAnsi="Fb Fontext" w:hint="cs"/>
          <w:rtl/>
        </w:rPr>
        <w:t xml:space="preserve">ן שלא יצא בתחילה </w:t>
      </w:r>
      <w:r w:rsidR="0089324E" w:rsidRPr="00C44ACC">
        <w:rPr>
          <w:rStyle w:val="affe"/>
          <w:rFonts w:hint="eastAsia"/>
          <w:rtl/>
        </w:rPr>
        <w:t>שאין</w:t>
      </w:r>
      <w:r w:rsidR="0089324E" w:rsidRPr="00C44ACC">
        <w:rPr>
          <w:rStyle w:val="affe"/>
          <w:rtl/>
        </w:rPr>
        <w:t xml:space="preserve"> </w:t>
      </w:r>
      <w:r w:rsidR="0089324E" w:rsidRPr="00C44ACC">
        <w:rPr>
          <w:rStyle w:val="affe"/>
          <w:rFonts w:hint="eastAsia"/>
          <w:rtl/>
        </w:rPr>
        <w:t>חשש</w:t>
      </w:r>
      <w:r w:rsidR="0089324E" w:rsidRPr="00C44ACC">
        <w:rPr>
          <w:rStyle w:val="affe"/>
          <w:rtl/>
        </w:rPr>
        <w:t xml:space="preserve"> </w:t>
      </w:r>
      <w:r w:rsidR="0089324E" w:rsidRPr="00C44ACC">
        <w:rPr>
          <w:rStyle w:val="affe"/>
          <w:rFonts w:hint="eastAsia"/>
          <w:rtl/>
        </w:rPr>
        <w:t>שיפול</w:t>
      </w:r>
      <w:r>
        <w:rPr>
          <w:rStyle w:val="affe"/>
          <w:rFonts w:hint="cs"/>
          <w:rtl/>
        </w:rPr>
        <w:t xml:space="preserve"> וטרח </w:t>
      </w:r>
      <w:r w:rsidR="00E84A28">
        <w:rPr>
          <w:rStyle w:val="affe"/>
          <w:rFonts w:hint="cs"/>
          <w:rtl/>
        </w:rPr>
        <w:t>לתקן</w:t>
      </w:r>
    </w:p>
    <w:p w14:paraId="29361EC6" w14:textId="2F0C66A6" w:rsidR="00E31AD5" w:rsidRDefault="00EC2D8F" w:rsidP="000353F8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289BD336" w14:textId="30402E1F" w:rsidR="0089324E" w:rsidRPr="006F178A" w:rsidRDefault="00014639" w:rsidP="00164685">
      <w:pPr>
        <w:rPr>
          <w:rtl/>
        </w:rPr>
      </w:pPr>
      <w:r>
        <w:rPr>
          <w:rFonts w:ascii="Fb Fontext" w:hAnsi="Fb Fontext" w:hint="cs"/>
          <w:rtl/>
        </w:rPr>
        <w:t xml:space="preserve">רק </w:t>
      </w:r>
      <w:r w:rsidR="0089324E" w:rsidRPr="006F178A">
        <w:rPr>
          <w:rFonts w:ascii="Fb Fontext" w:hAnsi="Fb Fontext" w:hint="cs"/>
          <w:rtl/>
        </w:rPr>
        <w:t>בית השלחין</w:t>
      </w:r>
      <w:r w:rsidR="00556201">
        <w:rPr>
          <w:rFonts w:ascii="Fb Fontext" w:hAnsi="Fb Fontext" w:hint="cs"/>
          <w:rtl/>
        </w:rPr>
        <w:t>,</w:t>
      </w:r>
      <w:r w:rsidR="0089324E" w:rsidRPr="006F178A">
        <w:rPr>
          <w:rFonts w:ascii="Fb Fontext" w:hAnsi="Fb Fontext" w:hint="cs"/>
          <w:rtl/>
        </w:rPr>
        <w:t xml:space="preserve"> ו</w:t>
      </w:r>
      <w:r>
        <w:rPr>
          <w:rFonts w:ascii="Fb Fontext" w:hAnsi="Fb Fontext" w:hint="cs"/>
          <w:rtl/>
        </w:rPr>
        <w:t xml:space="preserve">לא </w:t>
      </w:r>
      <w:r w:rsidR="0089324E" w:rsidRPr="006F178A">
        <w:rPr>
          <w:rFonts w:ascii="Fb Fontext" w:hAnsi="Fb Fontext" w:hint="cs"/>
          <w:rtl/>
        </w:rPr>
        <w:t>בית הבעל</w:t>
      </w:r>
      <w:r>
        <w:rPr>
          <w:rFonts w:ascii="Fb Fontext" w:hAnsi="Fb Fontext" w:hint="cs"/>
          <w:rtl/>
        </w:rPr>
        <w:t>.</w:t>
      </w:r>
    </w:p>
    <w:p w14:paraId="7DF86B1C" w14:textId="120FF10B" w:rsidR="00E31AD5" w:rsidRDefault="0089324E" w:rsidP="000353F8">
      <w:pPr>
        <w:pStyle w:val="36"/>
        <w:framePr w:wrap="notBeside"/>
        <w:rPr>
          <w:rtl/>
        </w:rPr>
      </w:pPr>
      <w:r w:rsidRPr="000353F8">
        <w:rPr>
          <w:rtl/>
        </w:rPr>
        <w:t xml:space="preserve">בית השלחין </w:t>
      </w:r>
      <w:r w:rsidR="000B3C93">
        <w:rPr>
          <w:rFonts w:hint="cs"/>
          <w:rtl/>
        </w:rPr>
        <w:t>-</w:t>
      </w:r>
    </w:p>
    <w:p w14:paraId="7D0278AF" w14:textId="235138B0" w:rsidR="0089324E" w:rsidRPr="006F178A" w:rsidRDefault="000353F8" w:rsidP="00164685">
      <w:pPr>
        <w:rPr>
          <w:rtl/>
        </w:rPr>
      </w:pPr>
      <w:r>
        <w:rPr>
          <w:rFonts w:hint="cs"/>
          <w:rtl/>
        </w:rPr>
        <w:t>ל</w:t>
      </w:r>
      <w:r w:rsidR="00C913A7">
        <w:rPr>
          <w:rFonts w:hint="cs"/>
          <w:rtl/>
        </w:rPr>
        <w:t xml:space="preserve">שון </w:t>
      </w:r>
      <w:r w:rsidR="001D26F4">
        <w:rPr>
          <w:rFonts w:hint="cs"/>
          <w:rtl/>
        </w:rPr>
        <w:t xml:space="preserve"> צ</w:t>
      </w:r>
      <w:r w:rsidR="00014639">
        <w:rPr>
          <w:rFonts w:hint="cs"/>
          <w:rtl/>
        </w:rPr>
        <w:t>מאון,</w:t>
      </w:r>
      <w:r w:rsidR="00556201">
        <w:rPr>
          <w:rFonts w:hint="cs"/>
          <w:rtl/>
        </w:rPr>
        <w:t xml:space="preserve"> </w:t>
      </w:r>
      <w:r w:rsidR="00C913A7">
        <w:rPr>
          <w:rFonts w:hint="cs"/>
          <w:rtl/>
        </w:rPr>
        <w:t>ד</w:t>
      </w:r>
      <w:r w:rsidR="0089324E" w:rsidRPr="00A824E4">
        <w:rPr>
          <w:rStyle w:val="af4"/>
          <w:rFonts w:hint="cs"/>
          <w:rtl/>
        </w:rPr>
        <w:t>'</w:t>
      </w:r>
      <w:r w:rsidR="0089324E" w:rsidRPr="00A824E4">
        <w:rPr>
          <w:rStyle w:val="af4"/>
          <w:rtl/>
        </w:rPr>
        <w:t xml:space="preserve">ואתה </w:t>
      </w:r>
      <w:r w:rsidR="0089324E" w:rsidRPr="00C44ACC">
        <w:rPr>
          <w:rStyle w:val="af4"/>
          <w:b/>
          <w:bCs/>
          <w:rtl/>
        </w:rPr>
        <w:t>עיף'</w:t>
      </w:r>
      <w:r w:rsidR="0089324E" w:rsidRPr="00A824E4">
        <w:rPr>
          <w:rStyle w:val="af4"/>
          <w:rtl/>
        </w:rPr>
        <w:t xml:space="preserve"> </w:t>
      </w:r>
      <w:r w:rsidR="00014639">
        <w:rPr>
          <w:rFonts w:hint="cs"/>
          <w:rtl/>
        </w:rPr>
        <w:t xml:space="preserve">מתרגם </w:t>
      </w:r>
      <w:r w:rsidR="0089324E" w:rsidRPr="007117F5">
        <w:rPr>
          <w:rFonts w:cs="PFT_Frank"/>
          <w:b/>
          <w:bCs/>
          <w:szCs w:val="14"/>
          <w:rtl/>
        </w:rPr>
        <w:t>משלהי</w:t>
      </w:r>
      <w:r w:rsidR="00014639">
        <w:rPr>
          <w:rFonts w:hint="cs"/>
          <w:rtl/>
        </w:rPr>
        <w:t>.</w:t>
      </w:r>
    </w:p>
    <w:p w14:paraId="3FA51C8B" w14:textId="40312A5C" w:rsidR="00E31AD5" w:rsidRDefault="0089324E" w:rsidP="00953824">
      <w:pPr>
        <w:pStyle w:val="36"/>
        <w:framePr w:wrap="notBeside"/>
        <w:rPr>
          <w:rtl/>
        </w:rPr>
      </w:pPr>
      <w:r w:rsidRPr="00953824">
        <w:rPr>
          <w:rtl/>
        </w:rPr>
        <w:t>בית הבעל</w:t>
      </w:r>
      <w:r w:rsidR="00556201" w:rsidRPr="00953824">
        <w:rPr>
          <w:rFonts w:hint="cs"/>
          <w:rtl/>
        </w:rPr>
        <w:t xml:space="preserve"> </w:t>
      </w:r>
      <w:r w:rsidR="00EC2D8F">
        <w:rPr>
          <w:rFonts w:hint="cs"/>
          <w:rtl/>
        </w:rPr>
        <w:t>-</w:t>
      </w:r>
    </w:p>
    <w:p w14:paraId="4B18403F" w14:textId="5324A39A" w:rsidR="0089324E" w:rsidRPr="006F178A" w:rsidRDefault="00C913A7" w:rsidP="00E051DF">
      <w:pPr>
        <w:spacing w:after="60"/>
        <w:rPr>
          <w:rFonts w:cs="Guttman Vilna"/>
          <w:b/>
          <w:bCs/>
          <w:rtl/>
        </w:rPr>
      </w:pPr>
      <w:r>
        <w:rPr>
          <w:rFonts w:hint="cs"/>
          <w:rtl/>
        </w:rPr>
        <w:t xml:space="preserve">לשון </w:t>
      </w:r>
      <w:r w:rsidR="00014639">
        <w:rPr>
          <w:rFonts w:hint="cs"/>
          <w:rtl/>
        </w:rPr>
        <w:t>מיושב, ד</w:t>
      </w:r>
      <w:r w:rsidR="0089324E" w:rsidRPr="00A824E4">
        <w:rPr>
          <w:rStyle w:val="af4"/>
          <w:rFonts w:hint="cs"/>
          <w:rtl/>
        </w:rPr>
        <w:t>'</w:t>
      </w:r>
      <w:r w:rsidR="0089324E" w:rsidRPr="00A824E4">
        <w:rPr>
          <w:rStyle w:val="af4"/>
          <w:rtl/>
        </w:rPr>
        <w:t xml:space="preserve">כי </w:t>
      </w:r>
      <w:r w:rsidR="0089324E" w:rsidRPr="00C44ACC">
        <w:rPr>
          <w:rStyle w:val="af4"/>
          <w:b/>
          <w:bCs/>
          <w:rtl/>
        </w:rPr>
        <w:t>יבעל</w:t>
      </w:r>
      <w:r w:rsidR="00AA2F50">
        <w:rPr>
          <w:rStyle w:val="af4"/>
          <w:rFonts w:hint="cs"/>
          <w:rtl/>
        </w:rPr>
        <w:t>..</w:t>
      </w:r>
      <w:r w:rsidR="0089324E" w:rsidRPr="00A824E4">
        <w:rPr>
          <w:rStyle w:val="af4"/>
          <w:rtl/>
        </w:rPr>
        <w:t xml:space="preserve"> בתולה'</w:t>
      </w:r>
      <w:r w:rsidR="0089324E" w:rsidRPr="006F178A">
        <w:rPr>
          <w:rtl/>
        </w:rPr>
        <w:t xml:space="preserve"> מתרג</w:t>
      </w:r>
      <w:r w:rsidR="00014639">
        <w:rPr>
          <w:rFonts w:hint="cs"/>
          <w:rtl/>
        </w:rPr>
        <w:t>ם</w:t>
      </w:r>
      <w:r w:rsidR="0089324E" w:rsidRPr="006F178A">
        <w:rPr>
          <w:rtl/>
        </w:rPr>
        <w:t xml:space="preserve"> </w:t>
      </w:r>
      <w:r w:rsidR="0089324E" w:rsidRPr="007117F5">
        <w:rPr>
          <w:rFonts w:cs="PFT_Frank"/>
          <w:b/>
          <w:bCs/>
          <w:szCs w:val="14"/>
          <w:rtl/>
        </w:rPr>
        <w:t>מ</w:t>
      </w:r>
      <w:r w:rsidR="006F4CCB" w:rsidRPr="007117F5">
        <w:rPr>
          <w:rFonts w:cs="PFT_Frank" w:hint="eastAsia"/>
          <w:b/>
          <w:bCs/>
          <w:szCs w:val="14"/>
          <w:rtl/>
        </w:rPr>
        <w:t>תיישב</w:t>
      </w:r>
      <w:r w:rsidR="00AA2F50">
        <w:rPr>
          <w:rFonts w:hint="cs"/>
          <w:rtl/>
        </w:rPr>
        <w:t>.</w:t>
      </w:r>
    </w:p>
    <w:p w14:paraId="0477AB36" w14:textId="1B23FB6C" w:rsidR="00E31AD5" w:rsidRDefault="00262A99" w:rsidP="00953824">
      <w:pPr>
        <w:pStyle w:val="36"/>
        <w:framePr w:wrap="notBeside"/>
        <w:rPr>
          <w:rtl/>
        </w:rPr>
      </w:pPr>
      <w:r w:rsidRPr="00953824">
        <w:rPr>
          <w:rFonts w:hint="eastAsia"/>
          <w:rtl/>
        </w:rPr>
        <w:t>תנא</w:t>
      </w:r>
      <w:r w:rsidRPr="00953824">
        <w:rPr>
          <w:rtl/>
        </w:rPr>
        <w:t xml:space="preserve"> </w:t>
      </w:r>
      <w:r w:rsidRPr="00953824">
        <w:rPr>
          <w:rFonts w:hint="eastAsia"/>
          <w:rtl/>
        </w:rPr>
        <w:t>דידן</w:t>
      </w:r>
      <w:r w:rsidR="00E31AD5">
        <w:rPr>
          <w:rFonts w:hint="cs"/>
          <w:rtl/>
        </w:rPr>
        <w:t>:</w:t>
      </w:r>
    </w:p>
    <w:p w14:paraId="5E11F88B" w14:textId="6C048538" w:rsidR="0089324E" w:rsidRPr="006F178A" w:rsidRDefault="0018044F" w:rsidP="00164685">
      <w:pPr>
        <w:rPr>
          <w:rtl/>
        </w:rPr>
      </w:pPr>
      <w:r w:rsidRPr="00953824">
        <w:rPr>
          <w:rFonts w:hint="cs"/>
          <w:rtl/>
        </w:rPr>
        <w:t>ש</w:t>
      </w:r>
      <w:r w:rsidR="00486687" w:rsidRPr="00953824">
        <w:rPr>
          <w:rFonts w:hint="cs"/>
          <w:rtl/>
        </w:rPr>
        <w:t>הפסד</w:t>
      </w:r>
      <w:r w:rsidR="00C132AE" w:rsidRPr="00953824">
        <w:rPr>
          <w:rFonts w:hint="cs"/>
          <w:rtl/>
        </w:rPr>
        <w:t xml:space="preserve"> מותר</w:t>
      </w:r>
      <w:r w:rsidR="0089324E" w:rsidRPr="006F178A">
        <w:rPr>
          <w:rtl/>
        </w:rPr>
        <w:t xml:space="preserve"> </w:t>
      </w:r>
      <w:r w:rsidR="0089324E" w:rsidRPr="007117F5">
        <w:rPr>
          <w:rFonts w:cs="PFT_Frank" w:hint="eastAsia"/>
          <w:b/>
          <w:bCs/>
          <w:szCs w:val="14"/>
          <w:rtl/>
        </w:rPr>
        <w:t>ו</w:t>
      </w:r>
      <w:r w:rsidR="00486687" w:rsidRPr="007117F5">
        <w:rPr>
          <w:rFonts w:cs="PFT_Frank" w:hint="cs"/>
          <w:b/>
          <w:bCs/>
          <w:szCs w:val="14"/>
          <w:rtl/>
        </w:rPr>
        <w:t xml:space="preserve">לא </w:t>
      </w:r>
      <w:r w:rsidR="0089324E" w:rsidRPr="007117F5">
        <w:rPr>
          <w:rFonts w:cs="PFT_Frank"/>
          <w:b/>
          <w:bCs/>
          <w:szCs w:val="14"/>
          <w:rtl/>
        </w:rPr>
        <w:t>הרווחה</w:t>
      </w:r>
      <w:r w:rsidR="00C132AE">
        <w:rPr>
          <w:rFonts w:hint="cs"/>
          <w:rtl/>
        </w:rPr>
        <w:t>, וב</w:t>
      </w:r>
      <w:r w:rsidR="00486687">
        <w:rPr>
          <w:rFonts w:hint="cs"/>
          <w:rtl/>
        </w:rPr>
        <w:t xml:space="preserve">הפסד ולא </w:t>
      </w:r>
      <w:r w:rsidR="00486687" w:rsidRPr="007117F5">
        <w:rPr>
          <w:rFonts w:cs="PFT_Frank" w:hint="cs"/>
          <w:b/>
          <w:bCs/>
          <w:szCs w:val="14"/>
          <w:rtl/>
        </w:rPr>
        <w:t>בט</w:t>
      </w:r>
      <w:r w:rsidR="00C132AE" w:rsidRPr="007117F5">
        <w:rPr>
          <w:rFonts w:cs="PFT_Frank" w:hint="eastAsia"/>
          <w:b/>
          <w:bCs/>
          <w:szCs w:val="14"/>
          <w:rtl/>
        </w:rPr>
        <w:t>ירחא</w:t>
      </w:r>
      <w:r w:rsidR="00C132AE">
        <w:rPr>
          <w:rFonts w:hint="cs"/>
          <w:rtl/>
        </w:rPr>
        <w:t xml:space="preserve"> </w:t>
      </w:r>
      <w:r w:rsidR="00486687">
        <w:rPr>
          <w:rStyle w:val="affe"/>
          <w:rFonts w:hint="eastAsia"/>
          <w:rtl/>
        </w:rPr>
        <w:t>ית</w:t>
      </w:r>
      <w:r w:rsidR="00C132AE" w:rsidRPr="00C44ACC">
        <w:rPr>
          <w:rStyle w:val="affe"/>
          <w:rFonts w:hint="eastAsia"/>
          <w:rtl/>
        </w:rPr>
        <w:t>ר</w:t>
      </w:r>
      <w:r w:rsidR="00486687">
        <w:rPr>
          <w:rStyle w:val="affe"/>
          <w:rFonts w:hint="cs"/>
          <w:rtl/>
        </w:rPr>
        <w:t>ה</w:t>
      </w:r>
    </w:p>
    <w:p w14:paraId="78331159" w14:textId="66649AE3" w:rsidR="00E31AD5" w:rsidRDefault="00DC5DC4" w:rsidP="00953824">
      <w:pPr>
        <w:pStyle w:val="36"/>
        <w:framePr w:wrap="notBeside"/>
        <w:rPr>
          <w:rtl/>
        </w:rPr>
      </w:pPr>
      <w:r w:rsidRPr="00953824">
        <w:rPr>
          <w:rFonts w:hint="cs"/>
          <w:rtl/>
        </w:rPr>
        <w:t xml:space="preserve">לא </w:t>
      </w:r>
      <w:r w:rsidR="00C913A7" w:rsidRPr="00953824">
        <w:rPr>
          <w:rFonts w:hint="cs"/>
          <w:rtl/>
        </w:rPr>
        <w:t>כר</w:t>
      </w:r>
      <w:r w:rsidR="0089324E" w:rsidRPr="00953824">
        <w:rPr>
          <w:rFonts w:hint="eastAsia"/>
          <w:rtl/>
        </w:rPr>
        <w:t>אב</w:t>
      </w:r>
      <w:r w:rsidR="0089324E" w:rsidRPr="00953824">
        <w:rPr>
          <w:rtl/>
        </w:rPr>
        <w:t>"</w:t>
      </w:r>
      <w:r w:rsidR="0089324E" w:rsidRPr="00953824">
        <w:rPr>
          <w:rFonts w:hint="eastAsia"/>
          <w:rtl/>
        </w:rPr>
        <w:t>י</w:t>
      </w:r>
      <w:r w:rsidR="00E31AD5">
        <w:rPr>
          <w:rFonts w:hint="cs"/>
          <w:rtl/>
        </w:rPr>
        <w:t>:</w:t>
      </w:r>
    </w:p>
    <w:p w14:paraId="78387826" w14:textId="4BE0553E" w:rsidR="00A37CE1" w:rsidRPr="00C36516" w:rsidRDefault="0089324E" w:rsidP="00164685">
      <w:pPr>
        <w:rPr>
          <w:rStyle w:val="affc"/>
          <w:spacing w:val="-4"/>
          <w:rtl/>
        </w:rPr>
      </w:pPr>
      <w:r w:rsidRPr="00953824">
        <w:rPr>
          <w:rFonts w:hint="cs"/>
          <w:rtl/>
        </w:rPr>
        <w:t>ד</w:t>
      </w:r>
      <w:r w:rsidRPr="00953824">
        <w:rPr>
          <w:rtl/>
        </w:rPr>
        <w:t xml:space="preserve">מושכין </w:t>
      </w:r>
      <w:r w:rsidR="0018044F" w:rsidRPr="00953824">
        <w:rPr>
          <w:rFonts w:hint="cs"/>
          <w:rtl/>
        </w:rPr>
        <w:t xml:space="preserve">מים </w:t>
      </w:r>
      <w:r w:rsidRPr="00953824">
        <w:rPr>
          <w:rtl/>
        </w:rPr>
        <w:t xml:space="preserve">מאילן לאילן, ולא ישקה </w:t>
      </w:r>
      <w:r w:rsidR="00DC5DC4" w:rsidRPr="00953824">
        <w:rPr>
          <w:rFonts w:hint="cs"/>
          <w:rtl/>
        </w:rPr>
        <w:t xml:space="preserve">כל </w:t>
      </w:r>
      <w:r w:rsidRPr="00953824">
        <w:rPr>
          <w:rtl/>
        </w:rPr>
        <w:t>השדה</w:t>
      </w:r>
      <w:r w:rsidR="00A37CE1" w:rsidRPr="00C36516">
        <w:rPr>
          <w:rFonts w:hint="cs"/>
          <w:spacing w:val="-4"/>
          <w:rtl/>
        </w:rPr>
        <w:t xml:space="preserve"> </w:t>
      </w:r>
      <w:r w:rsidR="00A37CE1" w:rsidRPr="00D54BA1">
        <w:rPr>
          <w:rStyle w:val="affe"/>
          <w:rFonts w:cs="PFT_Frank" w:hint="eastAsia"/>
          <w:b/>
          <w:bCs/>
          <w:spacing w:val="-4"/>
          <w:szCs w:val="10"/>
          <w:rtl/>
        </w:rPr>
        <w:t>הרוחה</w:t>
      </w:r>
    </w:p>
    <w:p w14:paraId="5C578971" w14:textId="270574A6" w:rsidR="00E31AD5" w:rsidRDefault="00746BBB" w:rsidP="00953824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20A248CB" w14:textId="62BBDE99" w:rsidR="0089324E" w:rsidRPr="006F178A" w:rsidRDefault="0089324E" w:rsidP="00164685">
      <w:pPr>
        <w:rPr>
          <w:rtl/>
        </w:rPr>
      </w:pPr>
      <w:r w:rsidRPr="006F178A">
        <w:rPr>
          <w:rFonts w:hint="cs"/>
          <w:rtl/>
        </w:rPr>
        <w:t>דמנ</w:t>
      </w:r>
      <w:r w:rsidRPr="006F178A">
        <w:rPr>
          <w:rtl/>
        </w:rPr>
        <w:t>"</w:t>
      </w:r>
      <w:r w:rsidRPr="006F178A">
        <w:rPr>
          <w:rFonts w:hint="cs"/>
          <w:rtl/>
        </w:rPr>
        <w:t>ל</w:t>
      </w:r>
      <w:r w:rsidR="00A37CE1">
        <w:rPr>
          <w:rFonts w:hint="cs"/>
          <w:rtl/>
        </w:rPr>
        <w:t xml:space="preserve"> </w:t>
      </w:r>
      <w:r w:rsidR="00A37CE1" w:rsidRPr="00486687">
        <w:rPr>
          <w:rFonts w:hint="eastAsia"/>
          <w:rtl/>
        </w:rPr>
        <w:t>שלא</w:t>
      </w:r>
      <w:r w:rsidRPr="00486687">
        <w:rPr>
          <w:rtl/>
        </w:rPr>
        <w:t xml:space="preserve"> טירחא</w:t>
      </w:r>
      <w:r w:rsidRPr="006F178A">
        <w:rPr>
          <w:rFonts w:hint="cs"/>
          <w:rtl/>
        </w:rPr>
        <w:t xml:space="preserve"> </w:t>
      </w:r>
      <w:r w:rsidRPr="00C44ACC">
        <w:rPr>
          <w:rStyle w:val="affe"/>
          <w:rFonts w:hint="eastAsia"/>
          <w:rtl/>
        </w:rPr>
        <w:t>במקום</w:t>
      </w:r>
      <w:r w:rsidRPr="00C44ACC">
        <w:rPr>
          <w:rStyle w:val="affe"/>
          <w:rtl/>
        </w:rPr>
        <w:t xml:space="preserve"> </w:t>
      </w:r>
      <w:r w:rsidR="00556201" w:rsidRPr="00C44ACC">
        <w:rPr>
          <w:rStyle w:val="affe"/>
          <w:rFonts w:hint="eastAsia"/>
          <w:rtl/>
        </w:rPr>
        <w:t>הפסד</w:t>
      </w:r>
      <w:r w:rsidR="00A37CE1">
        <w:rPr>
          <w:rFonts w:hint="cs"/>
          <w:rtl/>
        </w:rPr>
        <w:t>.</w:t>
      </w:r>
    </w:p>
    <w:p w14:paraId="6335BBDF" w14:textId="01D045DB" w:rsidR="00E31AD5" w:rsidRDefault="0089324E" w:rsidP="00953824">
      <w:pPr>
        <w:pStyle w:val="36"/>
        <w:framePr w:wrap="notBeside"/>
        <w:rPr>
          <w:rtl/>
        </w:rPr>
      </w:pPr>
      <w:r w:rsidRPr="00953824">
        <w:rPr>
          <w:rFonts w:hint="cs"/>
          <w:rtl/>
        </w:rPr>
        <w:t xml:space="preserve">אלא </w:t>
      </w:r>
      <w:r w:rsidR="00C913A7" w:rsidRPr="00953824">
        <w:rPr>
          <w:rFonts w:hint="cs"/>
          <w:rtl/>
        </w:rPr>
        <w:t>כ</w:t>
      </w:r>
      <w:r w:rsidRPr="00953824">
        <w:rPr>
          <w:rFonts w:hint="cs"/>
          <w:rtl/>
        </w:rPr>
        <w:t>ר</w:t>
      </w:r>
      <w:r w:rsidRPr="00953824">
        <w:rPr>
          <w:rtl/>
        </w:rPr>
        <w:t>"</w:t>
      </w:r>
      <w:r w:rsidRPr="00953824">
        <w:rPr>
          <w:rFonts w:hint="cs"/>
          <w:rtl/>
        </w:rPr>
        <w:t>י</w:t>
      </w:r>
      <w:r w:rsidR="00E31AD5">
        <w:rPr>
          <w:rFonts w:hint="cs"/>
          <w:rtl/>
        </w:rPr>
        <w:t>:</w:t>
      </w:r>
    </w:p>
    <w:p w14:paraId="14ABECC3" w14:textId="17E25EC0" w:rsidR="004E0BA3" w:rsidRPr="00AF35DE" w:rsidRDefault="003A3F0F" w:rsidP="00164685">
      <w:pPr>
        <w:rPr>
          <w:rtl/>
        </w:rPr>
      </w:pPr>
      <w:r w:rsidRPr="00AF35DE">
        <w:rPr>
          <w:rStyle w:val="affc"/>
          <w:rFonts w:hint="eastAsia"/>
          <w:rtl/>
        </w:rPr>
        <w:t>דלר</w:t>
      </w:r>
      <w:r w:rsidRPr="00AF35DE">
        <w:rPr>
          <w:rStyle w:val="affc"/>
          <w:rtl/>
        </w:rPr>
        <w:t>"מ:</w:t>
      </w:r>
      <w:r w:rsidRPr="00AF35DE">
        <w:rPr>
          <w:rtl/>
        </w:rPr>
        <w:t xml:space="preserve"> משקין </w:t>
      </w:r>
      <w:r w:rsidRPr="00AF35DE">
        <w:rPr>
          <w:rStyle w:val="affe"/>
          <w:rFonts w:hint="cs"/>
          <w:rtl/>
        </w:rPr>
        <w:t>[</w:t>
      </w:r>
      <w:r w:rsidR="00F46B1E" w:rsidRPr="00AF35DE">
        <w:rPr>
          <w:rStyle w:val="affe"/>
          <w:rFonts w:hint="cs"/>
          <w:rtl/>
        </w:rPr>
        <w:t xml:space="preserve">אף </w:t>
      </w:r>
      <w:r w:rsidRPr="00AF35DE">
        <w:rPr>
          <w:rStyle w:val="affe"/>
          <w:rFonts w:hint="eastAsia"/>
          <w:rtl/>
        </w:rPr>
        <w:t>ממע</w:t>
      </w:r>
      <w:r w:rsidRPr="00AF35DE">
        <w:rPr>
          <w:rStyle w:val="affe"/>
          <w:rFonts w:hint="cs"/>
          <w:rtl/>
        </w:rPr>
        <w:t>י</w:t>
      </w:r>
      <w:r w:rsidRPr="00AF35DE">
        <w:rPr>
          <w:rStyle w:val="affe"/>
          <w:rFonts w:hint="eastAsia"/>
          <w:rtl/>
        </w:rPr>
        <w:t>ין</w:t>
      </w:r>
      <w:r w:rsidRPr="00AF35DE">
        <w:rPr>
          <w:rStyle w:val="affe"/>
          <w:rtl/>
        </w:rPr>
        <w:t xml:space="preserve"> </w:t>
      </w:r>
      <w:r w:rsidR="00F46B1E" w:rsidRPr="00AF35DE">
        <w:rPr>
          <w:rStyle w:val="affe"/>
          <w:rFonts w:hint="cs"/>
          <w:rtl/>
        </w:rPr>
        <w:t>ש</w:t>
      </w:r>
      <w:r w:rsidRPr="00AF35DE">
        <w:rPr>
          <w:rStyle w:val="affe"/>
          <w:rFonts w:hint="eastAsia"/>
          <w:rtl/>
        </w:rPr>
        <w:t>בתחילה</w:t>
      </w:r>
      <w:r w:rsidRPr="00AF35DE">
        <w:rPr>
          <w:rStyle w:val="affe"/>
          <w:rFonts w:hint="cs"/>
          <w:rtl/>
        </w:rPr>
        <w:t>]</w:t>
      </w:r>
      <w:r w:rsidRPr="00AF35DE">
        <w:rPr>
          <w:rtl/>
        </w:rPr>
        <w:t xml:space="preserve"> אפי' בעל,</w:t>
      </w:r>
    </w:p>
    <w:p w14:paraId="31A239C5" w14:textId="5F888D91" w:rsidR="00941A1D" w:rsidRPr="00AF35DE" w:rsidRDefault="003A3F0F" w:rsidP="00AF35DE">
      <w:pPr>
        <w:rPr>
          <w:rtl/>
        </w:rPr>
      </w:pPr>
      <w:r w:rsidRPr="00AF35DE">
        <w:rPr>
          <w:rStyle w:val="affc"/>
          <w:rFonts w:hint="eastAsia"/>
          <w:rtl/>
        </w:rPr>
        <w:t>ולר</w:t>
      </w:r>
      <w:r w:rsidRPr="00AF35DE">
        <w:rPr>
          <w:rStyle w:val="affc"/>
          <w:rtl/>
        </w:rPr>
        <w:t>"י:</w:t>
      </w:r>
      <w:r w:rsidRPr="00AF35DE">
        <w:rPr>
          <w:rFonts w:hint="cs"/>
          <w:rtl/>
        </w:rPr>
        <w:t xml:space="preserve"> </w:t>
      </w:r>
      <w:r w:rsidR="00C913A7" w:rsidRPr="00AF35DE">
        <w:rPr>
          <w:rFonts w:hint="eastAsia"/>
          <w:rtl/>
        </w:rPr>
        <w:t>רק</w:t>
      </w:r>
      <w:r w:rsidR="00C913A7" w:rsidRPr="00AF35DE">
        <w:rPr>
          <w:rtl/>
        </w:rPr>
        <w:t xml:space="preserve"> </w:t>
      </w:r>
      <w:r w:rsidR="00C913A7" w:rsidRPr="00AF35DE">
        <w:rPr>
          <w:rFonts w:hint="eastAsia"/>
          <w:rtl/>
        </w:rPr>
        <w:t>שלחין</w:t>
      </w:r>
      <w:r w:rsidRPr="00AF35DE">
        <w:rPr>
          <w:rFonts w:hint="cs"/>
          <w:rtl/>
        </w:rPr>
        <w:t xml:space="preserve"> </w:t>
      </w:r>
      <w:r w:rsidRPr="00AF35DE">
        <w:rPr>
          <w:rStyle w:val="affe"/>
          <w:rFonts w:hint="eastAsia"/>
          <w:rtl/>
        </w:rPr>
        <w:t>שחרב</w:t>
      </w:r>
      <w:r w:rsidRPr="00AF35DE">
        <w:rPr>
          <w:rStyle w:val="affe"/>
          <w:rtl/>
        </w:rPr>
        <w:t xml:space="preserve"> </w:t>
      </w:r>
      <w:r w:rsidRPr="00AF35DE">
        <w:rPr>
          <w:rStyle w:val="affe"/>
          <w:rFonts w:hint="eastAsia"/>
          <w:rtl/>
        </w:rPr>
        <w:t>מעיינה</w:t>
      </w:r>
      <w:r w:rsidRPr="00AF35DE">
        <w:rPr>
          <w:rStyle w:val="affe"/>
          <w:rFonts w:hint="cs"/>
          <w:rtl/>
        </w:rPr>
        <w:t>,</w:t>
      </w:r>
      <w:r w:rsidRPr="00AF35DE">
        <w:rPr>
          <w:rFonts w:hint="cs"/>
          <w:rtl/>
        </w:rPr>
        <w:t xml:space="preserve"> </w:t>
      </w:r>
      <w:r w:rsidR="00486687" w:rsidRPr="00AF35DE">
        <w:rPr>
          <w:rFonts w:hint="eastAsia"/>
          <w:rtl/>
        </w:rPr>
        <w:t>וא</w:t>
      </w:r>
      <w:r w:rsidR="006372B8" w:rsidRPr="00AF35DE">
        <w:rPr>
          <w:rFonts w:hint="eastAsia"/>
          <w:rtl/>
        </w:rPr>
        <w:t>סר</w:t>
      </w:r>
      <w:r w:rsidR="006372B8" w:rsidRPr="00AF35DE">
        <w:rPr>
          <w:rtl/>
        </w:rPr>
        <w:t xml:space="preserve"> </w:t>
      </w:r>
      <w:r w:rsidR="006372B8" w:rsidRPr="00AF35DE">
        <w:rPr>
          <w:rFonts w:hint="eastAsia"/>
          <w:rtl/>
        </w:rPr>
        <w:t>טירח</w:t>
      </w:r>
      <w:r w:rsidR="00953824" w:rsidRPr="00AF35DE">
        <w:rPr>
          <w:rFonts w:hint="cs"/>
          <w:rtl/>
        </w:rPr>
        <w:t>ה</w:t>
      </w:r>
      <w:r w:rsidR="006372B8" w:rsidRPr="00AF35DE">
        <w:rPr>
          <w:rFonts w:hint="cs"/>
          <w:rtl/>
        </w:rPr>
        <w:t xml:space="preserve"> </w:t>
      </w:r>
      <w:r w:rsidR="00486687" w:rsidRPr="00AF35DE">
        <w:rPr>
          <w:rStyle w:val="affe"/>
          <w:rFonts w:hint="cs"/>
          <w:rtl/>
        </w:rPr>
        <w:t>לפנות</w:t>
      </w:r>
      <w:r w:rsidRPr="00AF35DE">
        <w:rPr>
          <w:rStyle w:val="affe"/>
          <w:rtl/>
        </w:rPr>
        <w:t xml:space="preserve"> </w:t>
      </w:r>
      <w:r w:rsidR="006372B8" w:rsidRPr="00AF35DE">
        <w:rPr>
          <w:rStyle w:val="affe"/>
          <w:rtl/>
        </w:rPr>
        <w:t>אמת המים</w:t>
      </w:r>
      <w:r w:rsidRPr="00AF35DE">
        <w:rPr>
          <w:rStyle w:val="affe"/>
          <w:rFonts w:hint="cs"/>
          <w:rtl/>
        </w:rPr>
        <w:t xml:space="preserve"> ל</w:t>
      </w:r>
      <w:r w:rsidRPr="00AF35DE">
        <w:rPr>
          <w:rStyle w:val="affe"/>
          <w:rtl/>
        </w:rPr>
        <w:t>גינתו</w:t>
      </w:r>
      <w:r w:rsidRPr="00AF35DE">
        <w:rPr>
          <w:rStyle w:val="affe"/>
          <w:rFonts w:hint="cs"/>
          <w:rtl/>
        </w:rPr>
        <w:t>,</w:t>
      </w:r>
    </w:p>
    <w:p w14:paraId="007B94B5" w14:textId="7536CAA8" w:rsidR="0089324E" w:rsidRPr="00AF35DE" w:rsidRDefault="006372B8" w:rsidP="00AF35DE">
      <w:pPr>
        <w:spacing w:after="60"/>
        <w:rPr>
          <w:rtl/>
        </w:rPr>
      </w:pPr>
      <w:r w:rsidRPr="00AF35DE">
        <w:rPr>
          <w:rStyle w:val="affc"/>
          <w:rFonts w:hint="eastAsia"/>
          <w:rtl/>
        </w:rPr>
        <w:t>ו</w:t>
      </w:r>
      <w:r w:rsidR="003A3F0F" w:rsidRPr="00AF35DE">
        <w:rPr>
          <w:rStyle w:val="affc"/>
          <w:rFonts w:hint="eastAsia"/>
          <w:rtl/>
        </w:rPr>
        <w:t>ל</w:t>
      </w:r>
      <w:r w:rsidRPr="00AF35DE">
        <w:rPr>
          <w:rStyle w:val="affc"/>
          <w:rFonts w:hint="eastAsia"/>
          <w:rtl/>
        </w:rPr>
        <w:t>ראב</w:t>
      </w:r>
      <w:r w:rsidRPr="00AF35DE">
        <w:rPr>
          <w:rStyle w:val="affc"/>
          <w:rtl/>
        </w:rPr>
        <w:t>"ע</w:t>
      </w:r>
      <w:r w:rsidR="003A3F0F" w:rsidRPr="00AF35DE">
        <w:rPr>
          <w:rStyle w:val="affc"/>
          <w:rtl/>
        </w:rPr>
        <w:t>:</w:t>
      </w:r>
      <w:r w:rsidR="00262A99" w:rsidRPr="00AF35DE">
        <w:rPr>
          <w:rtl/>
        </w:rPr>
        <w:t xml:space="preserve"> </w:t>
      </w:r>
      <w:r w:rsidRPr="00AF35DE">
        <w:rPr>
          <w:rtl/>
        </w:rPr>
        <w:t xml:space="preserve"> </w:t>
      </w:r>
      <w:r w:rsidRPr="00AF35DE">
        <w:rPr>
          <w:rFonts w:hint="eastAsia"/>
          <w:rtl/>
        </w:rPr>
        <w:t>אף</w:t>
      </w:r>
      <w:r w:rsidRPr="00AF35DE">
        <w:rPr>
          <w:rtl/>
        </w:rPr>
        <w:t xml:space="preserve"> </w:t>
      </w:r>
      <w:r w:rsidR="003A3F0F" w:rsidRPr="00AF35DE">
        <w:rPr>
          <w:rFonts w:hint="eastAsia"/>
          <w:rtl/>
        </w:rPr>
        <w:t>שלחין</w:t>
      </w:r>
      <w:r w:rsidR="003A3F0F" w:rsidRPr="00AF35DE">
        <w:rPr>
          <w:rtl/>
        </w:rPr>
        <w:t xml:space="preserve"> </w:t>
      </w:r>
      <w:r w:rsidRPr="00AF35DE">
        <w:rPr>
          <w:rFonts w:hint="eastAsia"/>
          <w:rtl/>
        </w:rPr>
        <w:t>לא</w:t>
      </w:r>
      <w:r w:rsidRPr="00AF35DE">
        <w:rPr>
          <w:rtl/>
        </w:rPr>
        <w:t xml:space="preserve"> משקין ממעיין </w:t>
      </w:r>
      <w:r w:rsidR="003A3F0F" w:rsidRPr="00AF35DE">
        <w:rPr>
          <w:rFonts w:hint="eastAsia"/>
          <w:rtl/>
        </w:rPr>
        <w:t>שבתחילה</w:t>
      </w:r>
      <w:r w:rsidR="003A3F0F" w:rsidRPr="00AF35DE">
        <w:rPr>
          <w:rFonts w:hint="cs"/>
          <w:rtl/>
        </w:rPr>
        <w:t>.</w:t>
      </w:r>
    </w:p>
    <w:p w14:paraId="67E329DE" w14:textId="77777777" w:rsidR="0089324E" w:rsidRPr="00800D78" w:rsidRDefault="0089324E" w:rsidP="00800D78">
      <w:pPr>
        <w:pStyle w:val="afff3"/>
        <w:framePr w:wrap="around"/>
        <w:rPr>
          <w:rtl/>
        </w:rPr>
      </w:pPr>
      <w:r w:rsidRPr="00800D78">
        <w:rPr>
          <w:rtl/>
        </w:rPr>
        <w:t>ב:</w:t>
      </w:r>
    </w:p>
    <w:p w14:paraId="10CA1CA1" w14:textId="409BC6C5" w:rsidR="0089324E" w:rsidRPr="00244925" w:rsidRDefault="0089324E" w:rsidP="00244925">
      <w:pPr>
        <w:pStyle w:val="afffff2"/>
        <w:spacing w:before="0"/>
        <w:rPr>
          <w:rtl/>
        </w:rPr>
      </w:pPr>
      <w:r w:rsidRPr="00244925">
        <w:rPr>
          <w:rtl/>
        </w:rPr>
        <w:t>המנכש והמשקה מים לזרעים בש</w:t>
      </w:r>
      <w:r w:rsidR="007B5560" w:rsidRPr="00244925">
        <w:rPr>
          <w:rFonts w:hint="eastAsia"/>
          <w:rtl/>
        </w:rPr>
        <w:t>בת</w:t>
      </w:r>
      <w:r w:rsidR="007B5560" w:rsidRPr="00244925">
        <w:rPr>
          <w:rtl/>
        </w:rPr>
        <w:t xml:space="preserve">, </w:t>
      </w:r>
      <w:r w:rsidR="007B5560" w:rsidRPr="00244925">
        <w:rPr>
          <w:rFonts w:hint="eastAsia"/>
          <w:rtl/>
        </w:rPr>
        <w:t>מ</w:t>
      </w:r>
      <w:r w:rsidR="00C913A7" w:rsidRPr="00244925">
        <w:rPr>
          <w:rFonts w:hint="eastAsia"/>
          <w:rtl/>
        </w:rPr>
        <w:t>ה</w:t>
      </w:r>
      <w:r w:rsidR="00C913A7" w:rsidRPr="00244925">
        <w:rPr>
          <w:rtl/>
        </w:rPr>
        <w:t xml:space="preserve"> </w:t>
      </w:r>
      <w:r w:rsidR="00C913A7" w:rsidRPr="00244925">
        <w:rPr>
          <w:rFonts w:hint="eastAsia"/>
          <w:rtl/>
        </w:rPr>
        <w:t>מתרין</w:t>
      </w:r>
      <w:r w:rsidR="00C913A7" w:rsidRPr="00244925">
        <w:rPr>
          <w:rtl/>
        </w:rPr>
        <w:t xml:space="preserve"> </w:t>
      </w:r>
      <w:r w:rsidR="00C913A7" w:rsidRPr="00244925">
        <w:rPr>
          <w:rFonts w:hint="eastAsia"/>
          <w:rtl/>
        </w:rPr>
        <w:t>בו</w:t>
      </w:r>
      <w:r w:rsidR="00F46B1E" w:rsidRPr="00244925">
        <w:rPr>
          <w:rFonts w:hint="cs"/>
          <w:rtl/>
        </w:rPr>
        <w:t>.</w:t>
      </w:r>
    </w:p>
    <w:p w14:paraId="3A0E6A3E" w14:textId="662BB02F" w:rsidR="00E31AD5" w:rsidRDefault="0089324E" w:rsidP="00244925">
      <w:pPr>
        <w:pStyle w:val="36"/>
        <w:framePr w:wrap="notBeside"/>
        <w:rPr>
          <w:rtl/>
        </w:rPr>
      </w:pPr>
      <w:r w:rsidRPr="00244925">
        <w:rPr>
          <w:rFonts w:hint="cs"/>
          <w:rtl/>
        </w:rPr>
        <w:t>ל</w:t>
      </w:r>
      <w:r w:rsidRPr="00244925">
        <w:rPr>
          <w:rtl/>
        </w:rPr>
        <w:t>רבה</w:t>
      </w:r>
      <w:r w:rsidR="00E31AD5">
        <w:rPr>
          <w:rtl/>
        </w:rPr>
        <w:t>:</w:t>
      </w:r>
    </w:p>
    <w:p w14:paraId="34B908BB" w14:textId="163994CE" w:rsidR="0089324E" w:rsidRPr="006F178A" w:rsidRDefault="0089324E" w:rsidP="0024492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חורש</w:t>
      </w:r>
      <w:r w:rsidRPr="006F178A">
        <w:rPr>
          <w:rtl/>
        </w:rPr>
        <w:t xml:space="preserve">, </w:t>
      </w:r>
      <w:r w:rsidR="00F46B1E">
        <w:rPr>
          <w:rFonts w:hint="cs"/>
          <w:rtl/>
        </w:rPr>
        <w:t>ש</w:t>
      </w:r>
      <w:r w:rsidR="00C913A7">
        <w:rPr>
          <w:rFonts w:hint="cs"/>
          <w:rtl/>
        </w:rPr>
        <w:t xml:space="preserve">בא </w:t>
      </w:r>
      <w:r w:rsidR="0052300A">
        <w:rPr>
          <w:rFonts w:hint="cs"/>
          <w:rtl/>
        </w:rPr>
        <w:t xml:space="preserve">לרכך </w:t>
      </w:r>
      <w:r w:rsidR="00F46B1E">
        <w:rPr>
          <w:rFonts w:hint="cs"/>
          <w:rtl/>
        </w:rPr>
        <w:t>הקרקע</w:t>
      </w:r>
      <w:r w:rsidR="0052300A">
        <w:rPr>
          <w:rFonts w:hint="cs"/>
          <w:rtl/>
        </w:rPr>
        <w:t>.</w:t>
      </w:r>
    </w:p>
    <w:p w14:paraId="1FE2BE2A" w14:textId="31F71EB8" w:rsidR="00E31AD5" w:rsidRDefault="0089324E" w:rsidP="00244925">
      <w:pPr>
        <w:pStyle w:val="36"/>
        <w:framePr w:wrap="notBeside"/>
        <w:rPr>
          <w:rtl/>
        </w:rPr>
      </w:pPr>
      <w:r w:rsidRPr="00244925">
        <w:rPr>
          <w:rFonts w:hint="cs"/>
          <w:rtl/>
        </w:rPr>
        <w:t>ל</w:t>
      </w:r>
      <w:r w:rsidRPr="00244925">
        <w:rPr>
          <w:rtl/>
        </w:rPr>
        <w:t>רב יוסף</w:t>
      </w:r>
      <w:r w:rsidR="00E31AD5">
        <w:rPr>
          <w:rtl/>
        </w:rPr>
        <w:t>:</w:t>
      </w:r>
    </w:p>
    <w:p w14:paraId="71A1D9EB" w14:textId="77777777" w:rsidR="004E0BA3" w:rsidRDefault="0089324E" w:rsidP="00164685">
      <w:pPr>
        <w:rPr>
          <w:rFonts w:ascii="Fb Fontext" w:hAnsi="Fb Fontext"/>
          <w:sz w:val="20"/>
          <w:rtl/>
        </w:rPr>
      </w:pPr>
      <w:r w:rsidRPr="007117F5">
        <w:rPr>
          <w:rFonts w:ascii="Fb Fontext" w:hAnsi="Fb Fontext" w:cs="PFT_Frank"/>
          <w:b/>
          <w:bCs/>
          <w:sz w:val="20"/>
          <w:szCs w:val="14"/>
          <w:rtl/>
        </w:rPr>
        <w:t>זורע</w:t>
      </w:r>
      <w:r w:rsidR="00F46B1E">
        <w:rPr>
          <w:rFonts w:ascii="Fb Fontext" w:hAnsi="Fb Fontext" w:hint="cs"/>
          <w:sz w:val="20"/>
          <w:rtl/>
        </w:rPr>
        <w:t xml:space="preserve">, </w:t>
      </w:r>
      <w:r w:rsidR="00F46B1E" w:rsidRPr="00486687">
        <w:rPr>
          <w:rFonts w:hint="cs"/>
          <w:rtl/>
        </w:rPr>
        <w:t>שבא</w:t>
      </w:r>
      <w:r w:rsidR="00486687" w:rsidRPr="00486687">
        <w:rPr>
          <w:rFonts w:hint="cs"/>
          <w:rtl/>
        </w:rPr>
        <w:t xml:space="preserve"> </w:t>
      </w:r>
      <w:r w:rsidR="00F46B1E" w:rsidRPr="00486687">
        <w:rPr>
          <w:rFonts w:hint="cs"/>
          <w:rtl/>
        </w:rPr>
        <w:t>לה</w:t>
      </w:r>
      <w:r w:rsidR="0052300A" w:rsidRPr="00486687">
        <w:rPr>
          <w:rFonts w:hint="cs"/>
          <w:rtl/>
        </w:rPr>
        <w:t>צמיח ה</w:t>
      </w:r>
      <w:r w:rsidR="0052300A">
        <w:rPr>
          <w:rFonts w:ascii="Fb Fontext" w:hAnsi="Fb Fontext" w:hint="cs"/>
          <w:sz w:val="20"/>
          <w:rtl/>
        </w:rPr>
        <w:t>פירות.</w:t>
      </w:r>
    </w:p>
    <w:p w14:paraId="0F85A33D" w14:textId="22A6BCB3" w:rsidR="00E31AD5" w:rsidRDefault="0089324E" w:rsidP="00AA5D22">
      <w:pPr>
        <w:pStyle w:val="36"/>
        <w:framePr w:wrap="notBeside"/>
        <w:rPr>
          <w:rtl/>
        </w:rPr>
      </w:pPr>
      <w:r w:rsidRPr="00AA5D22">
        <w:rPr>
          <w:rFonts w:hint="cs"/>
          <w:rtl/>
        </w:rPr>
        <w:t>אביי הקשה</w:t>
      </w:r>
      <w:r w:rsidR="00E31AD5">
        <w:rPr>
          <w:rFonts w:hint="cs"/>
          <w:rtl/>
        </w:rPr>
        <w:t>:</w:t>
      </w:r>
    </w:p>
    <w:p w14:paraId="529B66CF" w14:textId="6E500967" w:rsidR="00AA5D22" w:rsidRPr="00AA5D22" w:rsidRDefault="00F46B1E" w:rsidP="00AA5D22">
      <w:pPr>
        <w:rPr>
          <w:rStyle w:val="affc"/>
          <w:rFonts w:ascii="BA Fontov Regular" w:hAnsi="BA Fontov Regular" w:cs="FrankRuehl"/>
          <w:b w:val="0"/>
          <w:bCs w:val="0"/>
          <w:sz w:val="18"/>
          <w:szCs w:val="18"/>
          <w:rtl/>
        </w:rPr>
      </w:pPr>
      <w:r>
        <w:rPr>
          <w:rFonts w:ascii="Fb Fontext" w:hAnsi="Fb Fontext" w:hint="cs"/>
          <w:rtl/>
        </w:rPr>
        <w:t>למה</w:t>
      </w:r>
      <w:r w:rsidRPr="006F178A">
        <w:rPr>
          <w:rFonts w:ascii="Fb Fontext" w:hAnsi="Fb Fontext" w:hint="cs"/>
          <w:rtl/>
        </w:rPr>
        <w:t xml:space="preserve"> </w:t>
      </w:r>
      <w:r w:rsidR="0089324E" w:rsidRPr="006F178A">
        <w:rPr>
          <w:rFonts w:ascii="Fb Fontext" w:hAnsi="Fb Fontext" w:hint="cs"/>
          <w:rtl/>
        </w:rPr>
        <w:t xml:space="preserve">לא </w:t>
      </w:r>
      <w:r w:rsidR="00C913A7">
        <w:rPr>
          <w:rFonts w:ascii="Fb Fontext" w:hAnsi="Fb Fontext" w:hint="cs"/>
          <w:rtl/>
        </w:rPr>
        <w:t>שניהם</w:t>
      </w:r>
      <w:r>
        <w:rPr>
          <w:rFonts w:ascii="Fb Fontext" w:hAnsi="Fb Fontext" w:hint="cs"/>
          <w:rtl/>
        </w:rPr>
        <w:t>,</w:t>
      </w:r>
      <w:r w:rsidR="00C913A7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כ</w:t>
      </w:r>
      <w:r w:rsidR="0089324E" w:rsidRPr="006F178A">
        <w:rPr>
          <w:rFonts w:ascii="Fb Fontext" w:hAnsi="Fb Fontext" w:hint="cs"/>
          <w:rtl/>
        </w:rPr>
        <w:t xml:space="preserve">זומר </w:t>
      </w:r>
      <w:r>
        <w:rPr>
          <w:rFonts w:ascii="Fb Fontext" w:hAnsi="Fb Fontext" w:hint="cs"/>
          <w:rtl/>
        </w:rPr>
        <w:t xml:space="preserve">וצריך לעצים </w:t>
      </w:r>
      <w:r w:rsidR="0089324E" w:rsidRPr="006F178A">
        <w:rPr>
          <w:rFonts w:ascii="Fb Fontext" w:hAnsi="Fb Fontext" w:hint="cs"/>
          <w:rtl/>
        </w:rPr>
        <w:t>-</w:t>
      </w:r>
      <w:r>
        <w:rPr>
          <w:rFonts w:ascii="Fb Fontext" w:hAnsi="Fb Fontext" w:hint="cs"/>
          <w:rtl/>
        </w:rPr>
        <w:t xml:space="preserve"> </w:t>
      </w:r>
      <w:r w:rsidR="0089324E" w:rsidRPr="007117F5">
        <w:rPr>
          <w:rFonts w:ascii="Fb Fontext" w:hAnsi="Fb Fontext" w:cs="PFT_Frank"/>
          <w:b/>
          <w:bCs/>
          <w:szCs w:val="14"/>
          <w:rtl/>
        </w:rPr>
        <w:t>קשיא</w:t>
      </w:r>
      <w:r w:rsidR="0089324E" w:rsidRPr="006F178A">
        <w:rPr>
          <w:rFonts w:ascii="Fb Fontext" w:hAnsi="Fb Fontext"/>
          <w:rtl/>
        </w:rPr>
        <w:t>.</w:t>
      </w:r>
    </w:p>
    <w:p w14:paraId="6511E01A" w14:textId="58A48B99" w:rsidR="00E31AD5" w:rsidRDefault="00F46B1E" w:rsidP="00AA5D22">
      <w:pPr>
        <w:pStyle w:val="36"/>
        <w:framePr w:wrap="notBeside"/>
        <w:rPr>
          <w:rtl/>
        </w:rPr>
      </w:pPr>
      <w:r w:rsidRPr="00AA5D22">
        <w:rPr>
          <w:rFonts w:hint="cs"/>
          <w:rtl/>
        </w:rPr>
        <w:t xml:space="preserve">הקשה </w:t>
      </w:r>
      <w:r w:rsidR="0089324E" w:rsidRPr="00AA5D22">
        <w:rPr>
          <w:rtl/>
        </w:rPr>
        <w:t>ר</w:t>
      </w:r>
      <w:r w:rsidRPr="00AA5D22">
        <w:rPr>
          <w:rFonts w:hint="cs"/>
          <w:rtl/>
        </w:rPr>
        <w:t>יו"ס</w:t>
      </w:r>
      <w:r w:rsidR="0089324E" w:rsidRPr="00AA5D22">
        <w:rPr>
          <w:rtl/>
        </w:rPr>
        <w:t xml:space="preserve"> לרבה</w:t>
      </w:r>
      <w:r w:rsidR="00E31AD5">
        <w:rPr>
          <w:rtl/>
        </w:rPr>
        <w:t>:</w:t>
      </w:r>
    </w:p>
    <w:p w14:paraId="3EC60469" w14:textId="77777777" w:rsidR="004E0BA3" w:rsidRDefault="00F46B1E" w:rsidP="00AF35DE">
      <w:pPr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ד</w:t>
      </w:r>
      <w:r w:rsidR="0089324E" w:rsidRPr="007117F5">
        <w:rPr>
          <w:rFonts w:cs="PFT_Frank"/>
          <w:b/>
          <w:bCs/>
          <w:szCs w:val="14"/>
          <w:rtl/>
        </w:rPr>
        <w:t>מנכש</w:t>
      </w:r>
      <w:r w:rsidR="0089324E" w:rsidRPr="00F46B1E">
        <w:rPr>
          <w:rtl/>
        </w:rPr>
        <w:t xml:space="preserve"> לכלאים לוקה</w:t>
      </w:r>
      <w:r w:rsidR="0089324E" w:rsidRPr="006F178A">
        <w:rPr>
          <w:rtl/>
        </w:rPr>
        <w:t xml:space="preserve">, </w:t>
      </w:r>
      <w:r>
        <w:rPr>
          <w:rFonts w:hint="cs"/>
          <w:rtl/>
        </w:rPr>
        <w:t>ו</w:t>
      </w:r>
      <w:r w:rsidR="00F75DEB">
        <w:rPr>
          <w:rFonts w:hint="cs"/>
          <w:rtl/>
        </w:rPr>
        <w:t>אין חרישה בכלאים</w:t>
      </w:r>
      <w:r>
        <w:rPr>
          <w:rFonts w:hint="cs"/>
          <w:rtl/>
        </w:rPr>
        <w:t>,</w:t>
      </w:r>
    </w:p>
    <w:p w14:paraId="44B3AFFD" w14:textId="693203BB" w:rsidR="00E31AD5" w:rsidRDefault="00F46B1E" w:rsidP="002152AD">
      <w:pPr>
        <w:pStyle w:val="36"/>
        <w:framePr w:wrap="notBeside"/>
        <w:rPr>
          <w:rtl/>
        </w:rPr>
      </w:pPr>
      <w:r w:rsidRPr="002152AD">
        <w:rPr>
          <w:rFonts w:hint="cs"/>
          <w:rtl/>
        </w:rPr>
        <w:t xml:space="preserve">ותירץ </w:t>
      </w:r>
      <w:r w:rsidR="009F6EAB" w:rsidRPr="002152AD">
        <w:rPr>
          <w:rFonts w:hint="cs"/>
          <w:rtl/>
        </w:rPr>
        <w:t>רבה</w:t>
      </w:r>
      <w:r w:rsidR="00E31AD5">
        <w:rPr>
          <w:rFonts w:hint="cs"/>
          <w:rtl/>
        </w:rPr>
        <w:t>:</w:t>
      </w:r>
    </w:p>
    <w:p w14:paraId="5038FBCE" w14:textId="1E051998" w:rsidR="0089324E" w:rsidRDefault="00F75DEB" w:rsidP="00164685">
      <w:pPr>
        <w:rPr>
          <w:rtl/>
        </w:rPr>
      </w:pPr>
      <w:r w:rsidRPr="006F178A">
        <w:rPr>
          <w:rFonts w:hint="cs"/>
          <w:rtl/>
        </w:rPr>
        <w:t xml:space="preserve">משום מקיים </w:t>
      </w:r>
      <w:r w:rsidRPr="00C44ACC">
        <w:rPr>
          <w:rStyle w:val="affc"/>
          <w:rFonts w:hint="eastAsia"/>
          <w:rtl/>
        </w:rPr>
        <w:t>כר</w:t>
      </w:r>
      <w:r w:rsidRPr="00C44ACC">
        <w:rPr>
          <w:rStyle w:val="affc"/>
          <w:rtl/>
        </w:rPr>
        <w:t>"</w:t>
      </w:r>
      <w:r w:rsidRPr="00C44ACC">
        <w:rPr>
          <w:rStyle w:val="affc"/>
          <w:rFonts w:hint="eastAsia"/>
          <w:rtl/>
        </w:rPr>
        <w:t>ע</w:t>
      </w:r>
      <w:r w:rsidR="00F46B1E">
        <w:rPr>
          <w:rStyle w:val="affc"/>
          <w:rFonts w:hint="cs"/>
          <w:rtl/>
        </w:rPr>
        <w:t>, וטעמו:</w:t>
      </w:r>
      <w:r w:rsidR="0089324E" w:rsidRPr="00C913A7">
        <w:rPr>
          <w:rStyle w:val="affc"/>
          <w:rtl/>
        </w:rPr>
        <w:t xml:space="preserve"> </w:t>
      </w:r>
      <w:r w:rsidR="0089324E" w:rsidRPr="00C44ACC">
        <w:rPr>
          <w:rStyle w:val="af4"/>
          <w:b/>
          <w:bCs/>
          <w:rtl/>
        </w:rPr>
        <w:t>'שדך</w:t>
      </w:r>
      <w:r w:rsidR="0089324E" w:rsidRPr="00A824E4">
        <w:rPr>
          <w:rStyle w:val="af4"/>
          <w:rtl/>
        </w:rPr>
        <w:t xml:space="preserve"> </w:t>
      </w:r>
      <w:r w:rsidR="0089324E" w:rsidRPr="00C44ACC">
        <w:rPr>
          <w:rStyle w:val="af4"/>
          <w:b/>
          <w:bCs/>
          <w:rtl/>
        </w:rPr>
        <w:t>לא</w:t>
      </w:r>
      <w:r w:rsidR="0089324E" w:rsidRPr="00A824E4">
        <w:rPr>
          <w:rStyle w:val="af4"/>
          <w:rtl/>
        </w:rPr>
        <w:t xml:space="preserve"> </w:t>
      </w:r>
      <w:r w:rsidR="00F46B1E">
        <w:rPr>
          <w:rStyle w:val="af4"/>
          <w:rFonts w:hint="cs"/>
          <w:rtl/>
        </w:rPr>
        <w:t>[</w:t>
      </w:r>
      <w:r w:rsidR="0089324E" w:rsidRPr="00A824E4">
        <w:rPr>
          <w:rStyle w:val="af4"/>
          <w:rtl/>
        </w:rPr>
        <w:t>תזרע</w:t>
      </w:r>
      <w:r w:rsidR="00F46B1E">
        <w:rPr>
          <w:rStyle w:val="af4"/>
          <w:rFonts w:hint="cs"/>
          <w:rtl/>
        </w:rPr>
        <w:t>]</w:t>
      </w:r>
      <w:r w:rsidR="0089324E" w:rsidRPr="00A824E4">
        <w:rPr>
          <w:rStyle w:val="af4"/>
          <w:rtl/>
        </w:rPr>
        <w:t xml:space="preserve"> </w:t>
      </w:r>
      <w:r w:rsidR="0089324E" w:rsidRPr="00C44ACC">
        <w:rPr>
          <w:rStyle w:val="af4"/>
          <w:b/>
          <w:bCs/>
          <w:rtl/>
        </w:rPr>
        <w:t>כלאים'</w:t>
      </w:r>
      <w:r w:rsidR="0089324E" w:rsidRPr="006F178A">
        <w:rPr>
          <w:rtl/>
        </w:rPr>
        <w:t>.</w:t>
      </w:r>
    </w:p>
    <w:p w14:paraId="096D7A8C" w14:textId="209E1E4D" w:rsidR="00F46B1E" w:rsidRPr="006F178A" w:rsidRDefault="005B7717" w:rsidP="005B7717">
      <w:pPr>
        <w:pStyle w:val="afffff2"/>
        <w:rPr>
          <w:rtl/>
        </w:rPr>
      </w:pPr>
      <w:r>
        <w:rPr>
          <w:rFonts w:hint="cs"/>
          <w:rtl/>
        </w:rPr>
        <w:lastRenderedPageBreak/>
        <w:t>מה החיוב של זריעה וחרישה</w:t>
      </w:r>
    </w:p>
    <w:p w14:paraId="1DC7D50F" w14:textId="46FD4CBE" w:rsidR="00E31AD5" w:rsidRDefault="00F46B1E" w:rsidP="002152AD">
      <w:pPr>
        <w:pStyle w:val="36"/>
        <w:framePr w:wrap="notBeside"/>
        <w:rPr>
          <w:rtl/>
        </w:rPr>
      </w:pPr>
      <w:r w:rsidRPr="002152AD">
        <w:rPr>
          <w:rFonts w:hint="eastAsia"/>
          <w:rtl/>
        </w:rPr>
        <w:t>ויקשה</w:t>
      </w:r>
      <w:r w:rsidR="00E31AD5">
        <w:rPr>
          <w:rFonts w:hint="cs"/>
          <w:rtl/>
        </w:rPr>
        <w:t>:</w:t>
      </w:r>
    </w:p>
    <w:p w14:paraId="1165D0D9" w14:textId="4B232178" w:rsidR="006372B8" w:rsidRPr="00C44ACC" w:rsidRDefault="00F46B1E" w:rsidP="00164685">
      <w:pPr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דמשקין</w:t>
      </w:r>
      <w:r>
        <w:rPr>
          <w:rFonts w:hint="cs"/>
          <w:rtl/>
        </w:rPr>
        <w:t xml:space="preserve"> שלחין </w:t>
      </w:r>
      <w:r w:rsidR="0089324E" w:rsidRPr="00C44ACC">
        <w:rPr>
          <w:rFonts w:hint="eastAsia"/>
          <w:rtl/>
        </w:rPr>
        <w:t>בשביעית</w:t>
      </w:r>
      <w:r>
        <w:rPr>
          <w:rFonts w:hint="cs"/>
          <w:rtl/>
        </w:rPr>
        <w:t>, וזריעה וחרישה דאורייתא</w:t>
      </w:r>
      <w:r w:rsidR="006372B8" w:rsidRPr="00C44ACC">
        <w:rPr>
          <w:rtl/>
        </w:rPr>
        <w:t>?</w:t>
      </w:r>
    </w:p>
    <w:p w14:paraId="2B7F364F" w14:textId="6AD2183C" w:rsidR="00E31AD5" w:rsidRDefault="0089324E" w:rsidP="002152AD">
      <w:pPr>
        <w:pStyle w:val="36"/>
        <w:framePr w:wrap="notBeside"/>
        <w:rPr>
          <w:rtl/>
        </w:rPr>
      </w:pPr>
      <w:r w:rsidRPr="002152AD">
        <w:rPr>
          <w:rFonts w:hint="eastAsia"/>
          <w:rtl/>
        </w:rPr>
        <w:t>א</w:t>
      </w:r>
      <w:r w:rsidR="00E31AD5">
        <w:rPr>
          <w:rtl/>
        </w:rPr>
        <w:t>.</w:t>
      </w:r>
    </w:p>
    <w:p w14:paraId="5F966BA1" w14:textId="206706DE" w:rsidR="0089324E" w:rsidRPr="006F178A" w:rsidRDefault="00F75DEB" w:rsidP="00164685">
      <w:pPr>
        <w:rPr>
          <w:rtl/>
        </w:rPr>
      </w:pPr>
      <w:r w:rsidRPr="006372B8">
        <w:rPr>
          <w:rFonts w:hint="cs"/>
          <w:rtl/>
        </w:rPr>
        <w:t>בשביעית</w:t>
      </w:r>
      <w:r w:rsidRPr="006372B8">
        <w:rPr>
          <w:rtl/>
        </w:rPr>
        <w:t xml:space="preserve"> </w:t>
      </w:r>
      <w:r w:rsidR="00F46B1E" w:rsidRPr="00C44ACC">
        <w:rPr>
          <w:rStyle w:val="affe"/>
          <w:rFonts w:hint="eastAsia"/>
          <w:rtl/>
        </w:rPr>
        <w:t>דרבנן</w:t>
      </w:r>
      <w:r w:rsidR="00F46B1E">
        <w:rPr>
          <w:rFonts w:hint="cs"/>
          <w:rtl/>
        </w:rPr>
        <w:t xml:space="preserve"> </w:t>
      </w:r>
      <w:r w:rsidR="0089324E" w:rsidRPr="006372B8">
        <w:rPr>
          <w:rtl/>
        </w:rPr>
        <w:t xml:space="preserve">בזמן הזה </w:t>
      </w:r>
      <w:r w:rsidR="0089324E" w:rsidRPr="008E1C16">
        <w:rPr>
          <w:rStyle w:val="affc"/>
          <w:rtl/>
        </w:rPr>
        <w:t>וכרב</w:t>
      </w:r>
      <w:r w:rsidR="006372B8" w:rsidRPr="008E1C16">
        <w:rPr>
          <w:rStyle w:val="affc"/>
          <w:rFonts w:hint="cs"/>
          <w:rtl/>
        </w:rPr>
        <w:t>י</w:t>
      </w:r>
      <w:r w:rsidR="00F46B1E">
        <w:rPr>
          <w:rStyle w:val="affc"/>
          <w:rFonts w:hint="cs"/>
          <w:rtl/>
        </w:rPr>
        <w:t>,</w:t>
      </w:r>
      <w:r w:rsidR="006372B8">
        <w:rPr>
          <w:rFonts w:hint="cs"/>
          <w:rtl/>
        </w:rPr>
        <w:t xml:space="preserve"> </w:t>
      </w:r>
      <w:r w:rsidR="006372B8" w:rsidRPr="002152AD">
        <w:rPr>
          <w:rStyle w:val="affe"/>
          <w:rFonts w:hint="eastAsia"/>
          <w:rtl/>
        </w:rPr>
        <w:t>שכשאין</w:t>
      </w:r>
      <w:r w:rsidR="006372B8" w:rsidRPr="002152AD">
        <w:rPr>
          <w:rStyle w:val="affe"/>
          <w:rtl/>
        </w:rPr>
        <w:t xml:space="preserve"> </w:t>
      </w:r>
      <w:r w:rsidR="006372B8" w:rsidRPr="002152AD">
        <w:rPr>
          <w:rStyle w:val="affe"/>
          <w:rFonts w:hint="eastAsia"/>
          <w:rtl/>
        </w:rPr>
        <w:t>שמיטת</w:t>
      </w:r>
      <w:r w:rsidR="006372B8" w:rsidRPr="002152AD">
        <w:rPr>
          <w:rStyle w:val="affe"/>
          <w:rtl/>
        </w:rPr>
        <w:t xml:space="preserve"> </w:t>
      </w:r>
      <w:r w:rsidR="006372B8" w:rsidRPr="002152AD">
        <w:rPr>
          <w:rStyle w:val="affe"/>
          <w:rFonts w:hint="eastAsia"/>
          <w:rtl/>
        </w:rPr>
        <w:t>קרקע</w:t>
      </w:r>
      <w:r w:rsidR="006372B8" w:rsidRPr="002152AD">
        <w:rPr>
          <w:rStyle w:val="affe"/>
          <w:rtl/>
        </w:rPr>
        <w:t xml:space="preserve"> אין </w:t>
      </w:r>
      <w:r w:rsidR="006372B8" w:rsidRPr="002152AD">
        <w:rPr>
          <w:rStyle w:val="affe"/>
          <w:rFonts w:hint="eastAsia"/>
          <w:rtl/>
        </w:rPr>
        <w:t>כספים</w:t>
      </w:r>
      <w:r w:rsidR="007B7E5C" w:rsidRPr="002152AD">
        <w:rPr>
          <w:rStyle w:val="affe"/>
          <w:rFonts w:hint="cs"/>
          <w:rtl/>
        </w:rPr>
        <w:t>.</w:t>
      </w:r>
    </w:p>
    <w:p w14:paraId="372F0687" w14:textId="1717BF03" w:rsidR="00E31AD5" w:rsidRDefault="0089324E" w:rsidP="002152AD">
      <w:pPr>
        <w:pStyle w:val="36"/>
        <w:framePr w:wrap="notBeside"/>
        <w:rPr>
          <w:rtl/>
        </w:rPr>
      </w:pPr>
      <w:r w:rsidRPr="002152AD">
        <w:rPr>
          <w:rFonts w:hint="cs"/>
          <w:rtl/>
        </w:rPr>
        <w:t>ב</w:t>
      </w:r>
      <w:r w:rsidR="00E31AD5">
        <w:rPr>
          <w:rFonts w:hint="cs"/>
          <w:rtl/>
        </w:rPr>
        <w:t>.</w:t>
      </w:r>
    </w:p>
    <w:p w14:paraId="28ABDAD4" w14:textId="3A35A606" w:rsidR="0089324E" w:rsidRDefault="009F6EAB" w:rsidP="00164685">
      <w:pPr>
        <w:rPr>
          <w:rtl/>
        </w:rPr>
      </w:pPr>
      <w:r w:rsidRPr="00F46B1E">
        <w:rPr>
          <w:rFonts w:hint="cs"/>
          <w:rtl/>
        </w:rPr>
        <w:t xml:space="preserve">אפי' </w:t>
      </w:r>
      <w:r w:rsidR="00F46B1E" w:rsidRPr="00C44ACC">
        <w:rPr>
          <w:rStyle w:val="affc"/>
          <w:rFonts w:hint="eastAsia"/>
          <w:rtl/>
        </w:rPr>
        <w:t>רבנן</w:t>
      </w:r>
      <w:r w:rsidRPr="00F46B1E">
        <w:rPr>
          <w:rFonts w:hint="cs"/>
          <w:rtl/>
        </w:rPr>
        <w:t>,</w:t>
      </w:r>
      <w:r w:rsidR="006372B8" w:rsidRPr="00F46B1E">
        <w:rPr>
          <w:rFonts w:hint="cs"/>
          <w:rtl/>
        </w:rPr>
        <w:t xml:space="preserve"> </w:t>
      </w:r>
      <w:r w:rsidR="00F46B1E">
        <w:rPr>
          <w:rFonts w:hint="cs"/>
          <w:rtl/>
        </w:rPr>
        <w:t>מ</w:t>
      </w:r>
      <w:r w:rsidR="006372B8" w:rsidRPr="00F46B1E">
        <w:rPr>
          <w:rFonts w:hint="cs"/>
          <w:rtl/>
        </w:rPr>
        <w:t xml:space="preserve">דאורייתא </w:t>
      </w:r>
      <w:r w:rsidR="007B7E5C" w:rsidRPr="00F46B1E">
        <w:rPr>
          <w:rFonts w:hint="cs"/>
          <w:rtl/>
        </w:rPr>
        <w:t>אסור רק אבות</w:t>
      </w:r>
      <w:r w:rsidR="00F46B1E" w:rsidRPr="00C44ACC">
        <w:rPr>
          <w:rStyle w:val="affe"/>
          <w:rtl/>
        </w:rPr>
        <w:t xml:space="preserve"> שבפסוק</w:t>
      </w:r>
      <w:r w:rsidR="007B7E5C" w:rsidRPr="00F46B1E">
        <w:rPr>
          <w:rFonts w:hint="cs"/>
          <w:rtl/>
        </w:rPr>
        <w:t xml:space="preserve"> </w:t>
      </w:r>
      <w:r w:rsidR="006372B8" w:rsidRPr="00F46B1E">
        <w:rPr>
          <w:rFonts w:hint="cs"/>
          <w:rtl/>
        </w:rPr>
        <w:t>ו</w:t>
      </w:r>
      <w:r w:rsidR="00F46B1E">
        <w:rPr>
          <w:rFonts w:hint="cs"/>
          <w:rtl/>
        </w:rPr>
        <w:t xml:space="preserve">לא </w:t>
      </w:r>
      <w:r w:rsidR="006372B8" w:rsidRPr="00F46B1E">
        <w:rPr>
          <w:rFonts w:hint="cs"/>
          <w:rtl/>
        </w:rPr>
        <w:t>תולדות</w:t>
      </w:r>
      <w:r w:rsidR="00F46B1E">
        <w:rPr>
          <w:rFonts w:hint="cs"/>
          <w:rtl/>
        </w:rPr>
        <w:t>.</w:t>
      </w:r>
    </w:p>
    <w:p w14:paraId="26FFDEA6" w14:textId="5629DA02" w:rsidR="00536BEB" w:rsidRPr="00F46B1E" w:rsidRDefault="00536BEB" w:rsidP="00164685">
      <w:pPr>
        <w:pStyle w:val="affd"/>
        <w:rPr>
          <w:rtl/>
        </w:rPr>
      </w:pPr>
      <w:r>
        <w:rPr>
          <w:rFonts w:hint="cs"/>
          <w:rtl/>
        </w:rPr>
        <w:t xml:space="preserve">ולכן כתבה התורה זמירה ובצירה דבכלל זריעה וקצירה </w:t>
      </w:r>
      <w:r>
        <w:rPr>
          <w:rtl/>
        </w:rPr>
        <w:t>–</w:t>
      </w:r>
      <w:r>
        <w:rPr>
          <w:rFonts w:hint="cs"/>
          <w:rtl/>
        </w:rPr>
        <w:t xml:space="preserve"> למעט אחריני.</w:t>
      </w:r>
    </w:p>
    <w:p w14:paraId="40AEA2E1" w14:textId="0CE66B22" w:rsidR="00E31AD5" w:rsidRDefault="00F46B1E" w:rsidP="002152AD">
      <w:pPr>
        <w:pStyle w:val="36"/>
        <w:framePr w:wrap="notBeside"/>
        <w:rPr>
          <w:rtl/>
        </w:rPr>
      </w:pPr>
      <w:r w:rsidRPr="002152AD">
        <w:rPr>
          <w:rFonts w:hint="eastAsia"/>
          <w:rtl/>
        </w:rPr>
        <w:t>ויקשה</w:t>
      </w:r>
      <w:r w:rsidRPr="002152AD">
        <w:rPr>
          <w:rFonts w:hint="cs"/>
          <w:rtl/>
        </w:rPr>
        <w:t xml:space="preserve"> מברייתא</w:t>
      </w:r>
      <w:r w:rsidR="00E31AD5">
        <w:rPr>
          <w:rtl/>
        </w:rPr>
        <w:t>:</w:t>
      </w:r>
    </w:p>
    <w:p w14:paraId="56B7E6BE" w14:textId="2D5C156C" w:rsidR="00752132" w:rsidRDefault="00A1691E" w:rsidP="00F62C65">
      <w:pPr>
        <w:rPr>
          <w:rtl/>
        </w:rPr>
      </w:pPr>
      <w:r w:rsidRPr="00A1691E">
        <w:rPr>
          <w:rFonts w:hint="cs"/>
          <w:rtl/>
        </w:rPr>
        <w:t>ש</w:t>
      </w:r>
      <w:r w:rsidR="006372B8" w:rsidRPr="00A1691E">
        <w:rPr>
          <w:rFonts w:hint="cs"/>
          <w:rtl/>
        </w:rPr>
        <w:t>מובאות תולדות שאסורות</w:t>
      </w:r>
      <w:r w:rsidRPr="00A1691E">
        <w:rPr>
          <w:rFonts w:hint="cs"/>
          <w:rtl/>
        </w:rPr>
        <w:t xml:space="preserve"> מדאורייתא </w:t>
      </w:r>
      <w:r w:rsidRPr="00F62C65">
        <w:rPr>
          <w:rStyle w:val="affe"/>
          <w:rFonts w:hint="eastAsia"/>
          <w:rtl/>
        </w:rPr>
        <w:t>ניכוש</w:t>
      </w:r>
      <w:r w:rsidRPr="00F62C65">
        <w:rPr>
          <w:rStyle w:val="affe"/>
          <w:rtl/>
        </w:rPr>
        <w:t xml:space="preserve"> </w:t>
      </w:r>
      <w:r w:rsidRPr="00F62C65">
        <w:rPr>
          <w:rStyle w:val="affe"/>
          <w:rFonts w:hint="eastAsia"/>
          <w:rtl/>
        </w:rPr>
        <w:t>עידור</w:t>
      </w:r>
      <w:r w:rsidRPr="00F62C65">
        <w:rPr>
          <w:rStyle w:val="affe"/>
          <w:rtl/>
        </w:rPr>
        <w:t xml:space="preserve"> </w:t>
      </w:r>
      <w:r w:rsidRPr="00F62C65">
        <w:rPr>
          <w:rStyle w:val="affe"/>
          <w:rFonts w:hint="eastAsia"/>
          <w:rtl/>
        </w:rPr>
        <w:t>כיסוח</w:t>
      </w:r>
      <w:r w:rsidRPr="00F62C65">
        <w:rPr>
          <w:rStyle w:val="affe"/>
          <w:rtl/>
        </w:rPr>
        <w:t xml:space="preserve">, </w:t>
      </w:r>
      <w:r w:rsidRPr="00F62C65">
        <w:rPr>
          <w:rStyle w:val="affe"/>
          <w:rFonts w:hint="eastAsia"/>
          <w:rtl/>
        </w:rPr>
        <w:t>קירסום</w:t>
      </w:r>
      <w:r w:rsidRPr="00F62C65">
        <w:rPr>
          <w:rStyle w:val="affe"/>
          <w:rtl/>
        </w:rPr>
        <w:t xml:space="preserve"> </w:t>
      </w:r>
      <w:r w:rsidRPr="00F62C65">
        <w:rPr>
          <w:rStyle w:val="affe"/>
          <w:rFonts w:hint="eastAsia"/>
          <w:rtl/>
        </w:rPr>
        <w:t>זירוד</w:t>
      </w:r>
      <w:r w:rsidRPr="00F62C65">
        <w:rPr>
          <w:rStyle w:val="affe"/>
          <w:rtl/>
        </w:rPr>
        <w:t xml:space="preserve"> </w:t>
      </w:r>
      <w:r w:rsidRPr="00F62C65">
        <w:rPr>
          <w:rStyle w:val="affe"/>
          <w:rFonts w:hint="eastAsia"/>
          <w:rtl/>
        </w:rPr>
        <w:t>פיסוג</w:t>
      </w:r>
      <w:r w:rsidRPr="00F62C65">
        <w:rPr>
          <w:rStyle w:val="affe"/>
          <w:rtl/>
        </w:rPr>
        <w:t xml:space="preserve">, </w:t>
      </w:r>
      <w:r w:rsidRPr="00F62C65">
        <w:rPr>
          <w:rStyle w:val="affe"/>
          <w:rFonts w:hint="eastAsia"/>
          <w:rtl/>
        </w:rPr>
        <w:t>זיבול</w:t>
      </w:r>
      <w:r w:rsidRPr="00F62C65">
        <w:rPr>
          <w:rStyle w:val="affe"/>
          <w:rtl/>
        </w:rPr>
        <w:t xml:space="preserve"> </w:t>
      </w:r>
      <w:r w:rsidRPr="00F62C65">
        <w:rPr>
          <w:rStyle w:val="affe"/>
          <w:rFonts w:hint="eastAsia"/>
          <w:rtl/>
        </w:rPr>
        <w:t>פירוק</w:t>
      </w:r>
      <w:r w:rsidRPr="00F62C65">
        <w:rPr>
          <w:rStyle w:val="affe"/>
          <w:rtl/>
        </w:rPr>
        <w:t xml:space="preserve"> </w:t>
      </w:r>
      <w:r w:rsidRPr="00F62C65">
        <w:rPr>
          <w:rStyle w:val="affe"/>
          <w:rFonts w:hint="eastAsia"/>
          <w:rtl/>
        </w:rPr>
        <w:t>איבוק</w:t>
      </w:r>
      <w:r w:rsidRPr="00F62C65">
        <w:rPr>
          <w:rStyle w:val="affe"/>
          <w:rtl/>
        </w:rPr>
        <w:t xml:space="preserve"> </w:t>
      </w:r>
      <w:r w:rsidRPr="00F62C65">
        <w:rPr>
          <w:rStyle w:val="affe"/>
          <w:rFonts w:hint="eastAsia"/>
          <w:rtl/>
        </w:rPr>
        <w:t>עישון</w:t>
      </w:r>
      <w:r w:rsidRPr="00C36516">
        <w:rPr>
          <w:rStyle w:val="affe"/>
          <w:rFonts w:hint="cs"/>
          <w:spacing w:val="-2"/>
          <w:rtl/>
        </w:rPr>
        <w:t xml:space="preserve">- </w:t>
      </w:r>
      <w:r w:rsidRPr="00F62C65">
        <w:rPr>
          <w:rStyle w:val="af4"/>
          <w:rFonts w:hint="cs"/>
          <w:rtl/>
        </w:rPr>
        <w:t>שדך לא</w:t>
      </w:r>
      <w:r w:rsidR="00752132" w:rsidRPr="00F62C65">
        <w:rPr>
          <w:rStyle w:val="af4"/>
          <w:rFonts w:hint="cs"/>
          <w:rtl/>
        </w:rPr>
        <w:t>,</w:t>
      </w:r>
      <w:r w:rsidRPr="00F62C65">
        <w:rPr>
          <w:rStyle w:val="af4"/>
          <w:rFonts w:hint="cs"/>
          <w:rtl/>
        </w:rPr>
        <w:t xml:space="preserve"> </w:t>
      </w:r>
      <w:r w:rsidR="0089324E" w:rsidRPr="00F62C65">
        <w:rPr>
          <w:rStyle w:val="af4"/>
          <w:rtl/>
        </w:rPr>
        <w:t>כרמך</w:t>
      </w:r>
      <w:r w:rsidRPr="00F62C65">
        <w:rPr>
          <w:rStyle w:val="af4"/>
          <w:rFonts w:hint="cs"/>
          <w:rtl/>
        </w:rPr>
        <w:t xml:space="preserve"> לא</w:t>
      </w:r>
      <w:r w:rsidR="006372B8" w:rsidRPr="00F62C65">
        <w:rPr>
          <w:rStyle w:val="af4"/>
          <w:rtl/>
        </w:rPr>
        <w:t>.</w:t>
      </w:r>
    </w:p>
    <w:p w14:paraId="283CC470" w14:textId="77777777" w:rsidR="004E0BA3" w:rsidRDefault="00895CF0" w:rsidP="00164685">
      <w:pPr>
        <w:rPr>
          <w:rStyle w:val="af4"/>
          <w:rtl/>
        </w:rPr>
      </w:pPr>
      <w:r w:rsidRPr="00C44ACC">
        <w:rPr>
          <w:rFonts w:hint="eastAsia"/>
          <w:rtl/>
        </w:rPr>
        <w:t>ומתירים</w:t>
      </w:r>
      <w:r>
        <w:rPr>
          <w:rFonts w:hint="cs"/>
          <w:rtl/>
        </w:rPr>
        <w:t xml:space="preserve"> רק </w:t>
      </w:r>
      <w:r w:rsidRPr="00C44ACC">
        <w:rPr>
          <w:rStyle w:val="affe"/>
          <w:rFonts w:hint="eastAsia"/>
          <w:rtl/>
        </w:rPr>
        <w:t>קשקוש</w:t>
      </w:r>
      <w:r w:rsidRPr="00C44ACC">
        <w:rPr>
          <w:rStyle w:val="affe"/>
          <w:rtl/>
        </w:rPr>
        <w:t xml:space="preserve"> </w:t>
      </w:r>
      <w:r w:rsidRPr="00C44ACC">
        <w:rPr>
          <w:rStyle w:val="affe"/>
          <w:rFonts w:hint="eastAsia"/>
          <w:rtl/>
        </w:rPr>
        <w:t>בזיתים</w:t>
      </w:r>
      <w:r w:rsidRPr="00C44ACC">
        <w:rPr>
          <w:rStyle w:val="affe"/>
          <w:rtl/>
        </w:rPr>
        <w:t xml:space="preserve">, </w:t>
      </w:r>
      <w:r w:rsidRPr="00C44ACC">
        <w:rPr>
          <w:rStyle w:val="affe"/>
          <w:rFonts w:hint="eastAsia"/>
          <w:rtl/>
        </w:rPr>
        <w:t>נקעים</w:t>
      </w:r>
      <w:r w:rsidRPr="00C44ACC">
        <w:rPr>
          <w:rStyle w:val="affe"/>
          <w:rtl/>
        </w:rPr>
        <w:t xml:space="preserve"> </w:t>
      </w:r>
      <w:r w:rsidRPr="00C44ACC">
        <w:rPr>
          <w:rStyle w:val="affe"/>
          <w:rFonts w:hint="eastAsia"/>
          <w:rtl/>
        </w:rPr>
        <w:t>מים</w:t>
      </w:r>
      <w:r w:rsidRPr="00C44ACC">
        <w:rPr>
          <w:rStyle w:val="affe"/>
          <w:rtl/>
        </w:rPr>
        <w:t xml:space="preserve">, </w:t>
      </w:r>
      <w:r w:rsidRPr="00C44ACC">
        <w:rPr>
          <w:rStyle w:val="affe"/>
          <w:rFonts w:hint="eastAsia"/>
          <w:rtl/>
        </w:rPr>
        <w:t>ועוגיות</w:t>
      </w:r>
      <w:r w:rsidRPr="00C44ACC">
        <w:rPr>
          <w:rStyle w:val="affe"/>
          <w:rtl/>
        </w:rPr>
        <w:t xml:space="preserve"> </w:t>
      </w:r>
      <w:r w:rsidRPr="00C44ACC">
        <w:rPr>
          <w:rStyle w:val="affe"/>
          <w:rFonts w:hint="eastAsia"/>
          <w:rtl/>
        </w:rPr>
        <w:t>לגפנים</w:t>
      </w:r>
      <w:r w:rsidR="00B07E84">
        <w:rPr>
          <w:rStyle w:val="affe"/>
          <w:rFonts w:hint="cs"/>
          <w:rtl/>
        </w:rPr>
        <w:t xml:space="preserve"> </w:t>
      </w:r>
      <w:r>
        <w:rPr>
          <w:rStyle w:val="affe"/>
          <w:rFonts w:hint="cs"/>
          <w:rtl/>
        </w:rPr>
        <w:t>-</w:t>
      </w:r>
    </w:p>
    <w:p w14:paraId="6C929A7F" w14:textId="4DA40410" w:rsidR="004C4F19" w:rsidRPr="00F46B1E" w:rsidRDefault="0089324E" w:rsidP="00164685">
      <w:pPr>
        <w:rPr>
          <w:rtl/>
        </w:rPr>
      </w:pPr>
      <w:r w:rsidRPr="00752132">
        <w:rPr>
          <w:rStyle w:val="af4"/>
          <w:rtl/>
        </w:rPr>
        <w:t>'שדך לא תזרע</w:t>
      </w:r>
      <w:r w:rsidRPr="00752132">
        <w:rPr>
          <w:rStyle w:val="af4"/>
          <w:rFonts w:hint="cs"/>
          <w:rtl/>
        </w:rPr>
        <w:t>'</w:t>
      </w:r>
      <w:r w:rsidRPr="00F46B1E">
        <w:rPr>
          <w:rtl/>
        </w:rPr>
        <w:t xml:space="preserve"> </w:t>
      </w:r>
      <w:r w:rsidR="00752132">
        <w:rPr>
          <w:rFonts w:hint="cs"/>
          <w:rtl/>
        </w:rPr>
        <w:t>דומיא</w:t>
      </w:r>
      <w:r w:rsidR="00752132" w:rsidRPr="00F46B1E">
        <w:rPr>
          <w:rtl/>
        </w:rPr>
        <w:t xml:space="preserve"> </w:t>
      </w:r>
      <w:r w:rsidR="00752132">
        <w:rPr>
          <w:rFonts w:hint="cs"/>
          <w:rtl/>
        </w:rPr>
        <w:t>ד</w:t>
      </w:r>
      <w:r w:rsidR="006372B8" w:rsidRPr="00F46B1E">
        <w:rPr>
          <w:rFonts w:hint="cs"/>
          <w:rtl/>
        </w:rPr>
        <w:t xml:space="preserve">זריעה </w:t>
      </w:r>
      <w:r w:rsidRPr="00F46B1E">
        <w:rPr>
          <w:rtl/>
        </w:rPr>
        <w:t xml:space="preserve">עבודה </w:t>
      </w:r>
      <w:r w:rsidR="006372B8" w:rsidRPr="00F46B1E">
        <w:rPr>
          <w:rFonts w:hint="cs"/>
          <w:rtl/>
        </w:rPr>
        <w:t xml:space="preserve">שמיוחדת </w:t>
      </w:r>
      <w:r w:rsidRPr="00F46B1E">
        <w:rPr>
          <w:rtl/>
        </w:rPr>
        <w:t>בשדה ובכרם</w:t>
      </w:r>
      <w:r w:rsidR="00895CF0">
        <w:rPr>
          <w:rFonts w:hint="cs"/>
          <w:rtl/>
        </w:rPr>
        <w:t>.</w:t>
      </w:r>
    </w:p>
    <w:p w14:paraId="4CEA09C9" w14:textId="2957C58D" w:rsidR="00E31AD5" w:rsidRDefault="004B2224" w:rsidP="00E022AE">
      <w:pPr>
        <w:pStyle w:val="36"/>
        <w:framePr w:wrap="notBeside"/>
        <w:rPr>
          <w:rtl/>
        </w:rPr>
      </w:pPr>
      <w:r w:rsidRPr="00E022AE">
        <w:rPr>
          <w:rFonts w:hint="eastAsia"/>
          <w:rtl/>
        </w:rPr>
        <w:t>ומתרצים</w:t>
      </w:r>
      <w:r w:rsidR="00E31AD5">
        <w:rPr>
          <w:rtl/>
        </w:rPr>
        <w:t>:</w:t>
      </w:r>
    </w:p>
    <w:p w14:paraId="3B72848A" w14:textId="63805281" w:rsidR="0089324E" w:rsidRPr="00F46B1E" w:rsidRDefault="002049EA" w:rsidP="00164685">
      <w:pPr>
        <w:rPr>
          <w:rtl/>
        </w:rPr>
      </w:pPr>
      <w:r>
        <w:rPr>
          <w:rFonts w:hint="cs"/>
          <w:rtl/>
        </w:rPr>
        <w:t>ש</w:t>
      </w:r>
      <w:r w:rsidR="006372B8" w:rsidRPr="00C44ACC">
        <w:rPr>
          <w:rFonts w:hint="eastAsia"/>
          <w:rtl/>
        </w:rPr>
        <w:t>רק</w:t>
      </w:r>
      <w:r w:rsidR="006372B8" w:rsidRPr="00C44ACC">
        <w:rPr>
          <w:rtl/>
        </w:rPr>
        <w:t xml:space="preserve"> </w:t>
      </w:r>
      <w:r w:rsidR="0089324E" w:rsidRPr="00C44ACC">
        <w:rPr>
          <w:rtl/>
        </w:rPr>
        <w:t>מדרבנן, ו</w:t>
      </w:r>
      <w:r w:rsidR="00556201" w:rsidRPr="00C44ACC">
        <w:rPr>
          <w:rFonts w:hint="eastAsia"/>
          <w:rtl/>
        </w:rPr>
        <w:t>קרא</w:t>
      </w:r>
      <w:r w:rsidR="006372B8" w:rsidRPr="00C44ACC">
        <w:rPr>
          <w:rtl/>
        </w:rPr>
        <w:t xml:space="preserve"> </w:t>
      </w:r>
      <w:r w:rsidR="004B2224">
        <w:rPr>
          <w:rFonts w:hint="cs"/>
          <w:rtl/>
        </w:rPr>
        <w:t>'</w:t>
      </w:r>
      <w:r w:rsidR="0089324E" w:rsidRPr="00C44ACC">
        <w:rPr>
          <w:rtl/>
        </w:rPr>
        <w:t>אסמכתא</w:t>
      </w:r>
      <w:r w:rsidR="004B2224">
        <w:rPr>
          <w:rFonts w:hint="cs"/>
          <w:rtl/>
        </w:rPr>
        <w:t>'</w:t>
      </w:r>
      <w:r w:rsidR="006372B8" w:rsidRPr="00F46B1E">
        <w:rPr>
          <w:rFonts w:hint="cs"/>
          <w:rtl/>
        </w:rPr>
        <w:t>.</w:t>
      </w:r>
    </w:p>
    <w:p w14:paraId="462895C8" w14:textId="77777777" w:rsidR="00E31AD5" w:rsidRDefault="004B2224" w:rsidP="00E022AE">
      <w:pPr>
        <w:pStyle w:val="36"/>
        <w:framePr w:wrap="notBeside"/>
        <w:rPr>
          <w:rtl/>
        </w:rPr>
      </w:pPr>
      <w:r w:rsidRPr="00E022AE">
        <w:rPr>
          <w:rFonts w:hint="eastAsia"/>
          <w:rtl/>
        </w:rPr>
        <w:t>והך</w:t>
      </w:r>
      <w:r w:rsidR="00E31AD5">
        <w:rPr>
          <w:rtl/>
        </w:rPr>
        <w:t>:</w:t>
      </w:r>
    </w:p>
    <w:p w14:paraId="581FB617" w14:textId="7D5F2558" w:rsidR="0089324E" w:rsidRPr="00C44ACC" w:rsidRDefault="004B2224" w:rsidP="00164685">
      <w:pPr>
        <w:pStyle w:val="affd"/>
        <w:rPr>
          <w:rtl/>
        </w:rPr>
      </w:pPr>
      <w:r w:rsidRPr="00C44ACC">
        <w:rPr>
          <w:rtl/>
        </w:rPr>
        <w:t>ד</w:t>
      </w:r>
      <w:r w:rsidR="0077161A">
        <w:rPr>
          <w:rFonts w:hint="cs"/>
          <w:rtl/>
        </w:rPr>
        <w:t>'</w:t>
      </w:r>
      <w:r w:rsidRPr="00C44ACC">
        <w:rPr>
          <w:rFonts w:hint="eastAsia"/>
          <w:rtl/>
        </w:rPr>
        <w:t>קשקוש</w:t>
      </w:r>
      <w:r w:rsidR="0077161A">
        <w:rPr>
          <w:rFonts w:hint="cs"/>
          <w:rtl/>
        </w:rPr>
        <w:t>'</w:t>
      </w:r>
      <w:r w:rsidRPr="00C44ACC">
        <w:rPr>
          <w:rtl/>
        </w:rPr>
        <w:t xml:space="preserve"> </w:t>
      </w:r>
      <w:r>
        <w:rPr>
          <w:rFonts w:hint="cs"/>
          <w:rtl/>
        </w:rPr>
        <w:t xml:space="preserve">- </w:t>
      </w:r>
      <w:r w:rsidRPr="00D54BA1">
        <w:rPr>
          <w:rFonts w:cs="PFT_Frank" w:hint="eastAsia"/>
          <w:b/>
          <w:bCs/>
          <w:szCs w:val="10"/>
          <w:rtl/>
        </w:rPr>
        <w:t>לסתום</w:t>
      </w:r>
      <w:r w:rsidRPr="00D54BA1">
        <w:rPr>
          <w:rFonts w:cs="PFT_Frank"/>
          <w:b/>
          <w:bCs/>
          <w:szCs w:val="10"/>
          <w:rtl/>
        </w:rPr>
        <w:t xml:space="preserve"> </w:t>
      </w:r>
      <w:r w:rsidRPr="00D54BA1">
        <w:rPr>
          <w:rFonts w:cs="PFT_Frank" w:hint="eastAsia"/>
          <w:b/>
          <w:bCs/>
          <w:szCs w:val="10"/>
          <w:rtl/>
        </w:rPr>
        <w:t>חורים</w:t>
      </w:r>
      <w:r w:rsidRPr="004B2224">
        <w:rPr>
          <w:rFonts w:hint="cs"/>
          <w:rtl/>
        </w:rPr>
        <w:t xml:space="preserve"> </w:t>
      </w:r>
      <w:r>
        <w:rPr>
          <w:rFonts w:hint="cs"/>
          <w:rtl/>
        </w:rPr>
        <w:t>ש</w:t>
      </w:r>
      <w:r w:rsidRPr="004B2224">
        <w:rPr>
          <w:rFonts w:hint="cs"/>
          <w:rtl/>
        </w:rPr>
        <w:t>באילן שמותר</w:t>
      </w:r>
      <w:r w:rsidRPr="00C44ACC">
        <w:rPr>
          <w:rtl/>
        </w:rPr>
        <w:t xml:space="preserve">, </w:t>
      </w:r>
      <w:r w:rsidRPr="004B2224">
        <w:rPr>
          <w:rFonts w:hint="cs"/>
          <w:rtl/>
        </w:rPr>
        <w:t>אבל</w:t>
      </w:r>
      <w:r w:rsidRPr="004B2224">
        <w:rPr>
          <w:rtl/>
        </w:rPr>
        <w:t xml:space="preserve"> </w:t>
      </w:r>
      <w:r w:rsidR="0077161A" w:rsidRPr="00D54BA1">
        <w:rPr>
          <w:rFonts w:cs="PFT_Frank" w:hint="eastAsia"/>
          <w:b/>
          <w:bCs/>
          <w:szCs w:val="10"/>
          <w:rtl/>
        </w:rPr>
        <w:t>להברות</w:t>
      </w:r>
      <w:r w:rsidRPr="00D54BA1">
        <w:rPr>
          <w:rFonts w:cs="PFT_Frank"/>
          <w:b/>
          <w:bCs/>
          <w:szCs w:val="10"/>
          <w:rtl/>
        </w:rPr>
        <w:t xml:space="preserve"> האילן</w:t>
      </w:r>
      <w:r w:rsidRPr="004B2224">
        <w:rPr>
          <w:rFonts w:hint="cs"/>
          <w:rtl/>
        </w:rPr>
        <w:t xml:space="preserve"> אסור</w:t>
      </w:r>
      <w:r w:rsidR="0077161A">
        <w:rPr>
          <w:rFonts w:hint="cs"/>
          <w:rtl/>
        </w:rPr>
        <w:t xml:space="preserve"> -</w:t>
      </w:r>
      <w:r w:rsidR="0089324E" w:rsidRPr="00C44ACC">
        <w:rPr>
          <w:rFonts w:hint="eastAsia"/>
          <w:rtl/>
        </w:rPr>
        <w:t>ד</w:t>
      </w:r>
      <w:r w:rsidR="0089324E" w:rsidRPr="0077161A">
        <w:rPr>
          <w:rStyle w:val="af4"/>
          <w:rFonts w:hint="cs"/>
          <w:rtl/>
        </w:rPr>
        <w:t>'ו</w:t>
      </w:r>
      <w:r w:rsidR="0089324E" w:rsidRPr="0077161A">
        <w:rPr>
          <w:rStyle w:val="af4"/>
          <w:rtl/>
        </w:rPr>
        <w:t>השביעית תשמטנה</w:t>
      </w:r>
      <w:r w:rsidRPr="0077161A">
        <w:rPr>
          <w:rStyle w:val="af4"/>
          <w:rFonts w:hint="cs"/>
          <w:rtl/>
        </w:rPr>
        <w:t>'</w:t>
      </w:r>
      <w:r w:rsidRPr="004B2224">
        <w:rPr>
          <w:rFonts w:hint="cs"/>
          <w:rtl/>
        </w:rPr>
        <w:t xml:space="preserve"> </w:t>
      </w:r>
      <w:r w:rsidR="004830DF" w:rsidRPr="004B2224">
        <w:rPr>
          <w:rtl/>
        </w:rPr>
        <w:t>מ</w:t>
      </w:r>
      <w:r w:rsidR="009773C6">
        <w:rPr>
          <w:rFonts w:hint="cs"/>
          <w:rtl/>
        </w:rPr>
        <w:t>'</w:t>
      </w:r>
      <w:r w:rsidR="004830DF" w:rsidRPr="004B2224">
        <w:rPr>
          <w:rtl/>
        </w:rPr>
        <w:t>לקשקש</w:t>
      </w:r>
      <w:r w:rsidR="009773C6">
        <w:rPr>
          <w:rFonts w:hint="cs"/>
          <w:rtl/>
        </w:rPr>
        <w:t>'</w:t>
      </w:r>
      <w:r w:rsidR="00D10085">
        <w:rPr>
          <w:rFonts w:hint="cs"/>
          <w:rtl/>
        </w:rPr>
        <w:t>,</w:t>
      </w:r>
      <w:r w:rsidR="004830DF" w:rsidRPr="00C44ACC">
        <w:rPr>
          <w:rtl/>
        </w:rPr>
        <w:t xml:space="preserve"> </w:t>
      </w:r>
      <w:r w:rsidR="00D10085">
        <w:rPr>
          <w:rFonts w:hint="cs"/>
          <w:rtl/>
        </w:rPr>
        <w:t>'</w:t>
      </w:r>
      <w:r w:rsidR="00D10085" w:rsidRPr="00C44ACC">
        <w:rPr>
          <w:rStyle w:val="af4"/>
          <w:rFonts w:hint="eastAsia"/>
          <w:rtl/>
        </w:rPr>
        <w:t>ונטשתה</w:t>
      </w:r>
      <w:r w:rsidR="00D10085">
        <w:rPr>
          <w:rStyle w:val="af4"/>
          <w:rFonts w:hint="cs"/>
          <w:rtl/>
        </w:rPr>
        <w:t>'</w:t>
      </w:r>
      <w:r w:rsidR="00D10085">
        <w:rPr>
          <w:rFonts w:hint="cs"/>
          <w:rtl/>
        </w:rPr>
        <w:t xml:space="preserve"> מ</w:t>
      </w:r>
      <w:r w:rsidRPr="00C44ACC">
        <w:rPr>
          <w:rFonts w:hint="eastAsia"/>
          <w:rtl/>
        </w:rPr>
        <w:t>לסקל</w:t>
      </w:r>
      <w:r w:rsidRPr="00C44ACC">
        <w:rPr>
          <w:rtl/>
        </w:rPr>
        <w:t>.</w:t>
      </w:r>
    </w:p>
    <w:p w14:paraId="08558D82" w14:textId="77777777" w:rsidR="004E0BA3" w:rsidRDefault="0089324E" w:rsidP="00164685">
      <w:pPr>
        <w:pStyle w:val="affff1"/>
        <w:rPr>
          <w:rtl/>
        </w:rPr>
      </w:pPr>
      <w:ins w:id="9801" w:author="מספור קטעי משנה" w:date="2026-10-06T10:04:49Z">
        <w:r>
          <w:rPr>
            <w:rStyle w:val="MisparKeta"/>
          </w:rPr>
          <w:t xml:space="preserve">א. </w:t>
        </w:r>
      </w:ins>
      <w:r w:rsidRPr="00C44ACC">
        <w:rPr>
          <w:rtl/>
        </w:rPr>
        <w:t>החורש בשביעית</w:t>
      </w:r>
      <w:r w:rsidR="003D699A">
        <w:rPr>
          <w:rFonts w:hint="cs"/>
          <w:rtl/>
        </w:rPr>
        <w:t>.</w:t>
      </w:r>
    </w:p>
    <w:p w14:paraId="2FA507BD" w14:textId="3E48C25F" w:rsidR="00E31AD5" w:rsidRDefault="0089324E" w:rsidP="0036506C">
      <w:pPr>
        <w:pStyle w:val="36"/>
        <w:framePr w:wrap="notBeside"/>
        <w:rPr>
          <w:rtl/>
        </w:rPr>
      </w:pPr>
      <w:r w:rsidRPr="0036506C">
        <w:rPr>
          <w:rFonts w:hint="cs"/>
          <w:rtl/>
        </w:rPr>
        <w:t>רי</w:t>
      </w:r>
      <w:r w:rsidRPr="0036506C">
        <w:rPr>
          <w:rtl/>
        </w:rPr>
        <w:t>"</w:t>
      </w:r>
      <w:r w:rsidRPr="0036506C">
        <w:rPr>
          <w:rFonts w:hint="cs"/>
          <w:rtl/>
        </w:rPr>
        <w:t>ו ור</w:t>
      </w:r>
      <w:r w:rsidRPr="0036506C">
        <w:rPr>
          <w:rtl/>
        </w:rPr>
        <w:t>"</w:t>
      </w:r>
      <w:r w:rsidRPr="0036506C">
        <w:rPr>
          <w:rFonts w:hint="cs"/>
          <w:rtl/>
        </w:rPr>
        <w:t>א</w:t>
      </w:r>
      <w:r w:rsidR="00E31AD5">
        <w:rPr>
          <w:rtl/>
        </w:rPr>
        <w:t>:</w:t>
      </w:r>
    </w:p>
    <w:p w14:paraId="23479DB2" w14:textId="77777777" w:rsidR="004E0BA3" w:rsidRDefault="00556201" w:rsidP="00164685">
      <w:pPr>
        <w:rPr>
          <w:rtl/>
        </w:rPr>
      </w:pPr>
      <w:r w:rsidRPr="003D699A">
        <w:rPr>
          <w:rFonts w:hint="cs"/>
          <w:rtl/>
        </w:rPr>
        <w:t xml:space="preserve">אם </w:t>
      </w:r>
      <w:r w:rsidR="0089324E" w:rsidRPr="007117F5">
        <w:rPr>
          <w:rFonts w:cs="PFT_Frank"/>
          <w:b/>
          <w:bCs/>
          <w:szCs w:val="14"/>
          <w:rtl/>
        </w:rPr>
        <w:t>לוקה</w:t>
      </w:r>
      <w:r w:rsidRPr="003D699A">
        <w:rPr>
          <w:rFonts w:hint="cs"/>
          <w:rtl/>
        </w:rPr>
        <w:t xml:space="preserve"> או לא</w:t>
      </w:r>
      <w:r w:rsidR="003D699A">
        <w:rPr>
          <w:rFonts w:hint="cs"/>
          <w:rtl/>
        </w:rPr>
        <w:t>.</w:t>
      </w:r>
    </w:p>
    <w:p w14:paraId="05C87CC1" w14:textId="55226348" w:rsidR="00E31AD5" w:rsidRDefault="003D699A" w:rsidP="00860B6F">
      <w:pPr>
        <w:pStyle w:val="36"/>
        <w:framePr w:wrap="notBeside"/>
        <w:rPr>
          <w:rtl/>
        </w:rPr>
      </w:pPr>
      <w:r w:rsidRPr="00860B6F">
        <w:rPr>
          <w:rFonts w:hint="cs"/>
          <w:rtl/>
        </w:rPr>
        <w:t xml:space="preserve">אפשר </w:t>
      </w:r>
      <w:r w:rsidR="0089324E" w:rsidRPr="00860B6F">
        <w:rPr>
          <w:rFonts w:hint="eastAsia"/>
          <w:rtl/>
        </w:rPr>
        <w:t>כו</w:t>
      </w:r>
      <w:r w:rsidR="0089324E" w:rsidRPr="00860B6F">
        <w:rPr>
          <w:rtl/>
        </w:rPr>
        <w:t>"</w:t>
      </w:r>
      <w:r w:rsidR="0089324E" w:rsidRPr="00860B6F">
        <w:rPr>
          <w:rFonts w:hint="eastAsia"/>
          <w:rtl/>
        </w:rPr>
        <w:t>ע</w:t>
      </w:r>
      <w:r w:rsidR="0089324E" w:rsidRPr="00860B6F">
        <w:rPr>
          <w:rtl/>
        </w:rPr>
        <w:t xml:space="preserve"> </w:t>
      </w:r>
      <w:r w:rsidR="00860B6F">
        <w:rPr>
          <w:rFonts w:hint="cs"/>
          <w:rtl/>
        </w:rPr>
        <w:t>לא כר''א</w:t>
      </w:r>
      <w:r w:rsidR="00E31AD5">
        <w:rPr>
          <w:rFonts w:hint="cs"/>
          <w:rtl/>
        </w:rPr>
        <w:t>:</w:t>
      </w:r>
    </w:p>
    <w:p w14:paraId="3B02D39B" w14:textId="30C80DDC" w:rsidR="00763E68" w:rsidRPr="00763E68" w:rsidRDefault="003D699A" w:rsidP="00860B6F">
      <w:pPr>
        <w:rPr>
          <w:rtl/>
        </w:rPr>
      </w:pPr>
      <w:r w:rsidRPr="00763E68">
        <w:rPr>
          <w:rFonts w:hint="cs"/>
          <w:rtl/>
        </w:rPr>
        <w:t>ש</w:t>
      </w:r>
      <w:r w:rsidRPr="00763E68">
        <w:rPr>
          <w:rtl/>
        </w:rPr>
        <w:t>כלל בעשה ופרט בלא תעשה</w:t>
      </w:r>
      <w:r w:rsidR="002049EA">
        <w:rPr>
          <w:rFonts w:hint="cs"/>
          <w:rtl/>
        </w:rPr>
        <w:t xml:space="preserve"> </w:t>
      </w:r>
      <w:r w:rsidR="00164685">
        <w:rPr>
          <w:rFonts w:hint="cs"/>
          <w:rtl/>
        </w:rPr>
        <w:t xml:space="preserve">  </w:t>
      </w:r>
      <w:r w:rsidR="002049EA">
        <w:rPr>
          <w:rFonts w:hint="cs"/>
          <w:rtl/>
        </w:rPr>
        <w:t>-</w:t>
      </w:r>
      <w:r w:rsidRPr="00763E68">
        <w:rPr>
          <w:rtl/>
        </w:rPr>
        <w:t xml:space="preserve"> אין דנין כלל ופרט וכלל</w:t>
      </w:r>
      <w:r w:rsidR="00763E68">
        <w:rPr>
          <w:rFonts w:hint="cs"/>
          <w:rtl/>
        </w:rPr>
        <w:t>.</w:t>
      </w:r>
    </w:p>
    <w:p w14:paraId="334A7AA3" w14:textId="1E5A1B3B" w:rsidR="00E31AD5" w:rsidRDefault="0089324E" w:rsidP="00860B6F">
      <w:pPr>
        <w:pStyle w:val="36"/>
        <w:framePr w:wrap="notBeside"/>
        <w:rPr>
          <w:rtl/>
        </w:rPr>
      </w:pPr>
      <w:r w:rsidRPr="00860B6F">
        <w:rPr>
          <w:rFonts w:hint="cs"/>
          <w:rtl/>
        </w:rPr>
        <w:t>מ</w:t>
      </w:r>
      <w:r w:rsidRPr="00860B6F">
        <w:rPr>
          <w:rtl/>
        </w:rPr>
        <w:t>"</w:t>
      </w:r>
      <w:r w:rsidRPr="00860B6F">
        <w:rPr>
          <w:rFonts w:hint="eastAsia"/>
          <w:rtl/>
        </w:rPr>
        <w:t>ד</w:t>
      </w:r>
      <w:r w:rsidRPr="00860B6F">
        <w:rPr>
          <w:rtl/>
        </w:rPr>
        <w:t xml:space="preserve"> </w:t>
      </w:r>
      <w:r w:rsidRPr="00860B6F">
        <w:rPr>
          <w:rFonts w:hint="eastAsia"/>
          <w:rtl/>
        </w:rPr>
        <w:t>לוקה</w:t>
      </w:r>
      <w:r w:rsidR="00E31AD5">
        <w:rPr>
          <w:rtl/>
        </w:rPr>
        <w:t>:</w:t>
      </w:r>
    </w:p>
    <w:p w14:paraId="1EB780F6" w14:textId="397AB3A4" w:rsidR="00556201" w:rsidRDefault="006372B8" w:rsidP="00164685">
      <w:pPr>
        <w:rPr>
          <w:rtl/>
        </w:rPr>
      </w:pPr>
      <w:r w:rsidRPr="003D699A">
        <w:rPr>
          <w:rFonts w:hint="cs"/>
          <w:rtl/>
        </w:rPr>
        <w:t>יש כלל ופרט וכלל</w:t>
      </w:r>
      <w:r w:rsidR="00536BEB">
        <w:rPr>
          <w:rFonts w:hint="cs"/>
          <w:rtl/>
        </w:rPr>
        <w:t xml:space="preserve"> </w:t>
      </w:r>
      <w:r w:rsidR="00536BEB" w:rsidRPr="00C44ACC">
        <w:rPr>
          <w:rStyle w:val="affe"/>
          <w:rFonts w:hint="eastAsia"/>
          <w:rtl/>
        </w:rPr>
        <w:t>ומרבים</w:t>
      </w:r>
      <w:r w:rsidR="00536BEB" w:rsidRPr="00C44ACC">
        <w:rPr>
          <w:rStyle w:val="affe"/>
          <w:rtl/>
        </w:rPr>
        <w:t xml:space="preserve"> </w:t>
      </w:r>
      <w:r w:rsidR="00536BEB" w:rsidRPr="00C44ACC">
        <w:rPr>
          <w:rStyle w:val="affe"/>
          <w:rFonts w:hint="eastAsia"/>
          <w:rtl/>
        </w:rPr>
        <w:t>חרישה</w:t>
      </w:r>
      <w:r w:rsidR="00536BEB">
        <w:rPr>
          <w:rStyle w:val="affe"/>
          <w:rFonts w:hint="cs"/>
          <w:rtl/>
        </w:rPr>
        <w:t>,</w:t>
      </w:r>
    </w:p>
    <w:p w14:paraId="65FA3AAE" w14:textId="273AEE24" w:rsidR="00E31AD5" w:rsidRDefault="00536BEB" w:rsidP="00860B6F">
      <w:pPr>
        <w:pStyle w:val="36"/>
        <w:framePr w:wrap="notBeside"/>
        <w:rPr>
          <w:rtl/>
        </w:rPr>
      </w:pPr>
      <w:r w:rsidRPr="00860B6F">
        <w:rPr>
          <w:rFonts w:hint="cs"/>
          <w:rtl/>
        </w:rPr>
        <w:t>ו</w:t>
      </w:r>
      <w:r w:rsidR="0089324E" w:rsidRPr="00860B6F">
        <w:rPr>
          <w:rFonts w:hint="eastAsia"/>
          <w:rtl/>
        </w:rPr>
        <w:t>מ</w:t>
      </w:r>
      <w:r w:rsidR="0089324E" w:rsidRPr="00860B6F">
        <w:rPr>
          <w:rtl/>
        </w:rPr>
        <w:t>"</w:t>
      </w:r>
      <w:r w:rsidR="0089324E" w:rsidRPr="00860B6F">
        <w:rPr>
          <w:rFonts w:hint="eastAsia"/>
          <w:rtl/>
        </w:rPr>
        <w:t>ד</w:t>
      </w:r>
      <w:r w:rsidR="0089324E" w:rsidRPr="00860B6F">
        <w:rPr>
          <w:rtl/>
        </w:rPr>
        <w:t xml:space="preserve"> </w:t>
      </w:r>
      <w:r w:rsidRPr="00860B6F">
        <w:rPr>
          <w:rFonts w:hint="cs"/>
          <w:rtl/>
        </w:rPr>
        <w:t>ל</w:t>
      </w:r>
      <w:r w:rsidR="0089324E" w:rsidRPr="00860B6F">
        <w:rPr>
          <w:rtl/>
        </w:rPr>
        <w:t>א</w:t>
      </w:r>
      <w:r w:rsidR="00860B6F">
        <w:rPr>
          <w:rFonts w:hint="cs"/>
          <w:rtl/>
        </w:rPr>
        <w:t xml:space="preserve"> לוקה</w:t>
      </w:r>
      <w:r w:rsidR="00E31AD5">
        <w:rPr>
          <w:rFonts w:hint="cs"/>
          <w:rtl/>
        </w:rPr>
        <w:t>:</w:t>
      </w:r>
    </w:p>
    <w:p w14:paraId="51B455EC" w14:textId="0B841A86" w:rsidR="006372B8" w:rsidRPr="00C36516" w:rsidRDefault="006372B8" w:rsidP="00164685">
      <w:pPr>
        <w:rPr>
          <w:spacing w:val="-2"/>
          <w:rtl/>
        </w:rPr>
      </w:pPr>
      <w:r w:rsidRPr="00C36516">
        <w:rPr>
          <w:rFonts w:hint="cs"/>
          <w:spacing w:val="-2"/>
          <w:rtl/>
        </w:rPr>
        <w:t>התורה פרטה</w:t>
      </w:r>
      <w:r w:rsidRPr="00C36516">
        <w:rPr>
          <w:rStyle w:val="affe"/>
          <w:spacing w:val="-2"/>
          <w:rtl/>
        </w:rPr>
        <w:t xml:space="preserve"> </w:t>
      </w:r>
      <w:r w:rsidR="00F066B5" w:rsidRPr="00C36516">
        <w:rPr>
          <w:rStyle w:val="affe"/>
          <w:rFonts w:hint="eastAsia"/>
          <w:spacing w:val="-2"/>
          <w:rtl/>
        </w:rPr>
        <w:t>תולדות</w:t>
      </w:r>
      <w:r w:rsidR="002049EA" w:rsidRPr="00C36516">
        <w:rPr>
          <w:rStyle w:val="affe"/>
          <w:rFonts w:hint="cs"/>
          <w:spacing w:val="-2"/>
          <w:rtl/>
        </w:rPr>
        <w:t>,</w:t>
      </w:r>
      <w:r w:rsidR="00F066B5" w:rsidRPr="00C36516">
        <w:rPr>
          <w:rStyle w:val="affe"/>
          <w:spacing w:val="-2"/>
          <w:rtl/>
        </w:rPr>
        <w:t xml:space="preserve"> </w:t>
      </w:r>
      <w:r w:rsidRPr="00C36516">
        <w:rPr>
          <w:rStyle w:val="affe"/>
          <w:spacing w:val="-2"/>
          <w:rtl/>
        </w:rPr>
        <w:t>זמ</w:t>
      </w:r>
      <w:r w:rsidR="00F066B5" w:rsidRPr="00C36516">
        <w:rPr>
          <w:rStyle w:val="affe"/>
          <w:rFonts w:hint="cs"/>
          <w:spacing w:val="-2"/>
          <w:rtl/>
        </w:rPr>
        <w:t>י</w:t>
      </w:r>
      <w:r w:rsidRPr="00C36516">
        <w:rPr>
          <w:rStyle w:val="affe"/>
          <w:spacing w:val="-2"/>
          <w:rtl/>
        </w:rPr>
        <w:t>ר</w:t>
      </w:r>
      <w:r w:rsidR="00F066B5" w:rsidRPr="00C36516">
        <w:rPr>
          <w:rStyle w:val="affe"/>
          <w:rFonts w:hint="cs"/>
          <w:spacing w:val="-2"/>
          <w:rtl/>
        </w:rPr>
        <w:t>ה ובצירה</w:t>
      </w:r>
      <w:r w:rsidR="00F066B5" w:rsidRPr="00C36516">
        <w:rPr>
          <w:rFonts w:hint="cs"/>
          <w:spacing w:val="-2"/>
          <w:rtl/>
        </w:rPr>
        <w:t xml:space="preserve"> </w:t>
      </w:r>
      <w:r w:rsidR="00F066B5" w:rsidRPr="00860B6F">
        <w:rPr>
          <w:rFonts w:hint="cs"/>
          <w:rtl/>
        </w:rPr>
        <w:t>ש</w:t>
      </w:r>
      <w:r w:rsidRPr="00860B6F">
        <w:rPr>
          <w:rFonts w:hint="cs"/>
          <w:rtl/>
        </w:rPr>
        <w:t xml:space="preserve">רק </w:t>
      </w:r>
      <w:r w:rsidR="00F066B5" w:rsidRPr="00860B6F">
        <w:rPr>
          <w:rFonts w:hint="cs"/>
          <w:rtl/>
        </w:rPr>
        <w:t xml:space="preserve">אלו ולא </w:t>
      </w:r>
      <w:r w:rsidR="00164685" w:rsidRPr="00860B6F">
        <w:rPr>
          <w:rFonts w:hint="cs"/>
          <w:rtl/>
        </w:rPr>
        <w:t>אחרות</w:t>
      </w:r>
      <w:r w:rsidR="00F066B5" w:rsidRPr="00860B6F">
        <w:rPr>
          <w:rFonts w:hint="cs"/>
          <w:rtl/>
        </w:rPr>
        <w:t>.</w:t>
      </w:r>
    </w:p>
    <w:p w14:paraId="5669C4F0" w14:textId="05AC534F" w:rsidR="00E31AD5" w:rsidRDefault="00F066B5" w:rsidP="00860B6F">
      <w:pPr>
        <w:pStyle w:val="36"/>
        <w:framePr w:wrap="notBeside"/>
        <w:rPr>
          <w:rtl/>
        </w:rPr>
      </w:pPr>
      <w:r w:rsidRPr="00860B6F">
        <w:rPr>
          <w:rFonts w:hint="cs"/>
          <w:rtl/>
        </w:rPr>
        <w:t>ויקשה מברייתא</w:t>
      </w:r>
      <w:r w:rsidR="00E31AD5">
        <w:rPr>
          <w:rFonts w:hint="cs"/>
          <w:rtl/>
        </w:rPr>
        <w:t>:</w:t>
      </w:r>
    </w:p>
    <w:p w14:paraId="7A87AE00" w14:textId="378DCFCD" w:rsidR="00F066B5" w:rsidRPr="00F46B1E" w:rsidRDefault="00F066B5" w:rsidP="00164685">
      <w:pPr>
        <w:rPr>
          <w:rtl/>
        </w:rPr>
      </w:pPr>
      <w:r w:rsidRPr="00A1691E">
        <w:rPr>
          <w:rFonts w:hint="cs"/>
          <w:rtl/>
        </w:rPr>
        <w:t xml:space="preserve">שמובאות תולדות שאסורות </w:t>
      </w:r>
      <w:r>
        <w:rPr>
          <w:rFonts w:hint="cs"/>
          <w:rtl/>
        </w:rPr>
        <w:t>מדאורייתא, כנ"ל.</w:t>
      </w:r>
    </w:p>
    <w:p w14:paraId="6BED602A" w14:textId="348360B3" w:rsidR="00E31AD5" w:rsidRDefault="00F066B5" w:rsidP="00860B6F">
      <w:pPr>
        <w:pStyle w:val="36"/>
        <w:framePr w:wrap="notBeside"/>
        <w:rPr>
          <w:rtl/>
        </w:rPr>
      </w:pPr>
      <w:r w:rsidRPr="00860B6F">
        <w:rPr>
          <w:rFonts w:hint="cs"/>
          <w:rtl/>
        </w:rPr>
        <w:t>ומתרצים</w:t>
      </w:r>
      <w:r w:rsidR="00E31AD5">
        <w:rPr>
          <w:rFonts w:hint="cs"/>
          <w:rtl/>
        </w:rPr>
        <w:t>:</w:t>
      </w:r>
    </w:p>
    <w:p w14:paraId="422B3082" w14:textId="78D70525" w:rsidR="00F066B5" w:rsidRPr="00F46B1E" w:rsidRDefault="002049EA" w:rsidP="00164685">
      <w:pPr>
        <w:rPr>
          <w:rtl/>
        </w:rPr>
      </w:pPr>
      <w:r>
        <w:rPr>
          <w:rFonts w:hint="cs"/>
          <w:rtl/>
        </w:rPr>
        <w:t>ש</w:t>
      </w:r>
      <w:r w:rsidR="00F066B5" w:rsidRPr="00903031">
        <w:rPr>
          <w:rFonts w:hint="cs"/>
          <w:rtl/>
        </w:rPr>
        <w:t xml:space="preserve">רק </w:t>
      </w:r>
      <w:r w:rsidR="00F066B5" w:rsidRPr="00903031">
        <w:rPr>
          <w:rtl/>
        </w:rPr>
        <w:t>מדרבנן</w:t>
      </w:r>
      <w:r>
        <w:rPr>
          <w:rFonts w:hint="cs"/>
          <w:rtl/>
        </w:rPr>
        <w:t>,</w:t>
      </w:r>
      <w:r w:rsidR="00F066B5" w:rsidRPr="00903031">
        <w:rPr>
          <w:rtl/>
        </w:rPr>
        <w:t xml:space="preserve"> ו</w:t>
      </w:r>
      <w:r w:rsidR="00F066B5" w:rsidRPr="00903031">
        <w:rPr>
          <w:rFonts w:hint="cs"/>
          <w:rtl/>
        </w:rPr>
        <w:t xml:space="preserve">קרא </w:t>
      </w:r>
      <w:r w:rsidR="00F066B5">
        <w:rPr>
          <w:rFonts w:hint="cs"/>
          <w:rtl/>
        </w:rPr>
        <w:t>'</w:t>
      </w:r>
      <w:r w:rsidR="00F066B5" w:rsidRPr="00903031">
        <w:rPr>
          <w:rtl/>
        </w:rPr>
        <w:t>אסמכתא</w:t>
      </w:r>
      <w:r w:rsidR="00F066B5">
        <w:rPr>
          <w:rFonts w:hint="cs"/>
          <w:rtl/>
        </w:rPr>
        <w:t>'</w:t>
      </w:r>
      <w:r w:rsidR="00F066B5" w:rsidRPr="00F46B1E">
        <w:rPr>
          <w:rFonts w:hint="cs"/>
          <w:rtl/>
        </w:rPr>
        <w:t>.</w:t>
      </w:r>
    </w:p>
    <w:p w14:paraId="0E256F59" w14:textId="1B678753" w:rsidR="0089324E" w:rsidRPr="006F178A" w:rsidRDefault="00790E10" w:rsidP="00164685">
      <w:pPr>
        <w:pStyle w:val="afff1"/>
        <w:rPr>
          <w:rtl/>
        </w:rPr>
      </w:pPr>
      <w:r>
        <w:rPr>
          <w:rFonts w:ascii="MS Mincho" w:hAnsi="MS Mincho" w:hint="cs"/>
          <w:rtl/>
        </w:rPr>
        <w:t>****</w:t>
      </w:r>
    </w:p>
    <w:p w14:paraId="07A36628" w14:textId="77777777" w:rsidR="004E0BA3" w:rsidRDefault="0089324E" w:rsidP="00800D78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ג:</w:t>
      </w:r>
    </w:p>
    <w:p w14:paraId="48E9E90B" w14:textId="0D7975A8" w:rsidR="00E31AD5" w:rsidRDefault="0089324E" w:rsidP="00B40623">
      <w:pPr>
        <w:pStyle w:val="36"/>
        <w:framePr w:wrap="notBeside"/>
        <w:rPr>
          <w:rtl/>
        </w:rPr>
      </w:pPr>
      <w:r w:rsidRPr="00B40623">
        <w:rPr>
          <w:rtl/>
        </w:rPr>
        <w:t>רב דימי</w:t>
      </w:r>
      <w:r w:rsidR="00195994" w:rsidRPr="00B40623">
        <w:rPr>
          <w:rtl/>
        </w:rPr>
        <w:t xml:space="preserve"> שמע בא"י</w:t>
      </w:r>
      <w:r w:rsidR="00E31AD5">
        <w:rPr>
          <w:rtl/>
        </w:rPr>
        <w:t>:</w:t>
      </w:r>
    </w:p>
    <w:p w14:paraId="283241D0" w14:textId="71C26001" w:rsidR="00196C92" w:rsidRPr="006F178A" w:rsidRDefault="0089324E" w:rsidP="00164685">
      <w:pPr>
        <w:rPr>
          <w:rtl/>
        </w:rPr>
      </w:pPr>
      <w:r w:rsidRPr="006F178A">
        <w:rPr>
          <w:rFonts w:ascii="Fb Fontext" w:hAnsi="Fb Fontext"/>
          <w:rtl/>
        </w:rPr>
        <w:t xml:space="preserve">יכול ילקה על </w:t>
      </w:r>
      <w:r w:rsidRPr="007117F5">
        <w:rPr>
          <w:rFonts w:ascii="Fb Fontext" w:hAnsi="Fb Fontext" w:cs="PFT_Frank"/>
          <w:b/>
          <w:bCs/>
          <w:szCs w:val="14"/>
          <w:rtl/>
        </w:rPr>
        <w:t>ה</w:t>
      </w:r>
      <w:r w:rsidRPr="007117F5">
        <w:rPr>
          <w:rStyle w:val="afffe"/>
          <w:rFonts w:ascii="Fb Fontext" w:hAnsi="Fb Fontext" w:cs="PFT_Frank"/>
          <w:b/>
          <w:szCs w:val="14"/>
          <w:rtl/>
        </w:rPr>
        <w:t>תוספת</w:t>
      </w:r>
      <w:r w:rsidR="00196C92">
        <w:rPr>
          <w:rFonts w:ascii="Fb Fontext" w:hAnsi="Fb Fontext" w:hint="cs"/>
          <w:rtl/>
        </w:rPr>
        <w:t xml:space="preserve">, </w:t>
      </w:r>
      <w:r w:rsidR="00196C92" w:rsidRPr="00C44ACC">
        <w:rPr>
          <w:rStyle w:val="afffe"/>
          <w:rFonts w:ascii="Fb Fontext" w:hAnsi="Fb Fontext" w:hint="eastAsia"/>
          <w:b/>
          <w:bCs w:val="0"/>
          <w:rtl/>
        </w:rPr>
        <w:t>ולמדו</w:t>
      </w:r>
      <w:r w:rsidR="00196C92" w:rsidRPr="007117F5">
        <w:rPr>
          <w:rStyle w:val="afffe"/>
          <w:rFonts w:ascii="Fb Fontext" w:hAnsi="Fb Fontext" w:cs="PFT_Frank" w:hint="cs"/>
          <w:b/>
          <w:szCs w:val="14"/>
          <w:rtl/>
        </w:rPr>
        <w:t xml:space="preserve"> מפסוק </w:t>
      </w:r>
      <w:r w:rsidRPr="006F178A">
        <w:rPr>
          <w:rFonts w:ascii="Fb Fontext" w:hAnsi="Fb Fontext"/>
          <w:rtl/>
        </w:rPr>
        <w:t>לפטור</w:t>
      </w:r>
      <w:r w:rsidR="00196C92">
        <w:rPr>
          <w:rFonts w:ascii="Fb Fontext" w:hAnsi="Fb Fontext" w:hint="cs"/>
          <w:rtl/>
        </w:rPr>
        <w:t>.</w:t>
      </w:r>
    </w:p>
    <w:p w14:paraId="5268DAE5" w14:textId="6FE2442C" w:rsidR="00E31AD5" w:rsidRDefault="00196C92" w:rsidP="00B40623">
      <w:pPr>
        <w:pStyle w:val="36"/>
        <w:framePr w:wrap="notBeside"/>
        <w:rPr>
          <w:rtl/>
        </w:rPr>
      </w:pPr>
      <w:r w:rsidRPr="00B40623">
        <w:rPr>
          <w:rFonts w:hint="cs"/>
          <w:rtl/>
        </w:rPr>
        <w:t xml:space="preserve">הפירוש </w:t>
      </w:r>
      <w:r w:rsidRPr="00B40623">
        <w:rPr>
          <w:rFonts w:hint="eastAsia"/>
          <w:rtl/>
        </w:rPr>
        <w:t>ל</w:t>
      </w:r>
      <w:r w:rsidR="0089324E" w:rsidRPr="00B40623">
        <w:rPr>
          <w:rFonts w:hint="eastAsia"/>
          <w:rtl/>
        </w:rPr>
        <w:t>ר</w:t>
      </w:r>
      <w:r w:rsidR="0089324E" w:rsidRPr="00B40623">
        <w:rPr>
          <w:rtl/>
        </w:rPr>
        <w:t>"</w:t>
      </w:r>
      <w:r w:rsidR="0089324E" w:rsidRPr="00B40623">
        <w:rPr>
          <w:rFonts w:hint="eastAsia"/>
          <w:rtl/>
        </w:rPr>
        <w:t>א</w:t>
      </w:r>
      <w:r w:rsidR="00E31AD5">
        <w:rPr>
          <w:rtl/>
        </w:rPr>
        <w:t>:</w:t>
      </w:r>
    </w:p>
    <w:p w14:paraId="2CD9E0A9" w14:textId="28369E6F" w:rsidR="00196C92" w:rsidRDefault="0089324E" w:rsidP="00164685">
      <w:pPr>
        <w:rPr>
          <w:rtl/>
        </w:rPr>
      </w:pPr>
      <w:r w:rsidRPr="006F178A">
        <w:rPr>
          <w:rtl/>
        </w:rPr>
        <w:t xml:space="preserve">יכול ילקה על </w:t>
      </w:r>
      <w:r w:rsidRPr="007117F5">
        <w:rPr>
          <w:rFonts w:cs="PFT_Frank"/>
          <w:b/>
          <w:bCs/>
          <w:szCs w:val="14"/>
          <w:rtl/>
        </w:rPr>
        <w:t>חרישה</w:t>
      </w:r>
      <w:r w:rsidR="006372B8">
        <w:rPr>
          <w:rFonts w:hint="cs"/>
          <w:rtl/>
        </w:rPr>
        <w:t xml:space="preserve"> בשביעית</w:t>
      </w:r>
      <w:r w:rsidRPr="006F178A">
        <w:rPr>
          <w:rtl/>
        </w:rPr>
        <w:t xml:space="preserve"> </w:t>
      </w:r>
      <w:r w:rsidRPr="00C44ACC">
        <w:rPr>
          <w:rStyle w:val="affe"/>
          <w:rtl/>
        </w:rPr>
        <w:t>מכלל ופרט וכלל</w:t>
      </w:r>
    </w:p>
    <w:p w14:paraId="62423E31" w14:textId="542D2647" w:rsidR="00E31AD5" w:rsidRDefault="00EC2D8F" w:rsidP="00B40623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716AE62B" w14:textId="039E12C2" w:rsidR="00196C92" w:rsidRDefault="00196C92" w:rsidP="00B40623">
      <w:pPr>
        <w:rPr>
          <w:rtl/>
        </w:rPr>
      </w:pPr>
      <w:r>
        <w:rPr>
          <w:rFonts w:hint="cs"/>
          <w:rtl/>
        </w:rPr>
        <w:t>קמ"ל</w:t>
      </w:r>
      <w:r w:rsidR="006372B8">
        <w:rPr>
          <w:rFonts w:hint="cs"/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פירוט</w:t>
      </w:r>
      <w:r w:rsidRPr="00903031">
        <w:rPr>
          <w:rStyle w:val="affe"/>
          <w:rFonts w:hint="cs"/>
          <w:rtl/>
        </w:rPr>
        <w:t xml:space="preserve"> </w:t>
      </w:r>
      <w:r w:rsidRPr="00D54BA1">
        <w:rPr>
          <w:rStyle w:val="affe"/>
          <w:rFonts w:cs="PFT_Frank" w:hint="eastAsia"/>
          <w:b/>
          <w:bCs/>
          <w:szCs w:val="10"/>
          <w:rtl/>
        </w:rPr>
        <w:t>תולדות</w:t>
      </w:r>
      <w:r>
        <w:rPr>
          <w:rStyle w:val="affe"/>
          <w:rFonts w:hint="cs"/>
          <w:rtl/>
        </w:rPr>
        <w:t>,</w:t>
      </w:r>
      <w:r w:rsidRPr="00903031">
        <w:rPr>
          <w:rStyle w:val="affe"/>
          <w:rFonts w:hint="cs"/>
          <w:rtl/>
        </w:rPr>
        <w:t xml:space="preserve"> </w:t>
      </w:r>
      <w:r w:rsidRPr="00556201">
        <w:rPr>
          <w:rStyle w:val="affe"/>
          <w:rtl/>
        </w:rPr>
        <w:t>זמ</w:t>
      </w:r>
      <w:r>
        <w:rPr>
          <w:rStyle w:val="affe"/>
          <w:rFonts w:hint="cs"/>
          <w:rtl/>
        </w:rPr>
        <w:t>י</w:t>
      </w:r>
      <w:r w:rsidRPr="00556201">
        <w:rPr>
          <w:rStyle w:val="affe"/>
          <w:rtl/>
        </w:rPr>
        <w:t>ר</w:t>
      </w:r>
      <w:r>
        <w:rPr>
          <w:rStyle w:val="affe"/>
          <w:rFonts w:hint="cs"/>
          <w:rtl/>
        </w:rPr>
        <w:t>ה ובצירה</w:t>
      </w:r>
      <w:r w:rsidR="00BA4BD2">
        <w:rPr>
          <w:rStyle w:val="affe"/>
          <w:rFonts w:hint="cs"/>
          <w:rtl/>
        </w:rPr>
        <w:t>,</w:t>
      </w:r>
      <w:r>
        <w:rPr>
          <w:rFonts w:hint="cs"/>
          <w:rtl/>
        </w:rPr>
        <w:t xml:space="preserve"> שרק אלו.</w:t>
      </w:r>
    </w:p>
    <w:p w14:paraId="3C3B5E73" w14:textId="79E88741" w:rsidR="00E31AD5" w:rsidRDefault="00196C92" w:rsidP="009F73BE">
      <w:pPr>
        <w:pStyle w:val="36"/>
        <w:framePr w:wrap="notBeside"/>
        <w:rPr>
          <w:rtl/>
        </w:rPr>
      </w:pPr>
      <w:r w:rsidRPr="009F73BE">
        <w:rPr>
          <w:rFonts w:hint="cs"/>
          <w:rtl/>
        </w:rPr>
        <w:t>הפירוש ל</w:t>
      </w:r>
      <w:r w:rsidRPr="009F73BE">
        <w:rPr>
          <w:rFonts w:hint="eastAsia"/>
          <w:rtl/>
        </w:rPr>
        <w:t>ר</w:t>
      </w:r>
      <w:r w:rsidRPr="009F73BE">
        <w:rPr>
          <w:rFonts w:hint="cs"/>
          <w:rtl/>
        </w:rPr>
        <w:t>י</w:t>
      </w:r>
      <w:r w:rsidRPr="009F73BE">
        <w:rPr>
          <w:rtl/>
        </w:rPr>
        <w:t>"</w:t>
      </w:r>
      <w:r w:rsidRPr="009F73BE">
        <w:rPr>
          <w:rFonts w:hint="cs"/>
          <w:rtl/>
        </w:rPr>
        <w:t>ו</w:t>
      </w:r>
      <w:r w:rsidR="00E31AD5">
        <w:rPr>
          <w:rtl/>
        </w:rPr>
        <w:t>:</w:t>
      </w:r>
    </w:p>
    <w:p w14:paraId="7324BB2A" w14:textId="77777777" w:rsidR="004E0BA3" w:rsidRDefault="0089324E" w:rsidP="009F73BE">
      <w:pPr>
        <w:rPr>
          <w:rFonts w:ascii="Fb Fontext" w:hAnsi="Fb Fontext"/>
          <w:spacing w:val="-2"/>
          <w:sz w:val="20"/>
          <w:rtl/>
        </w:rPr>
      </w:pPr>
      <w:r w:rsidRPr="009F73BE">
        <w:rPr>
          <w:rFonts w:ascii="Fb Fontext" w:hAnsi="Fb Fontext"/>
          <w:spacing w:val="-2"/>
          <w:sz w:val="20"/>
          <w:rtl/>
        </w:rPr>
        <w:t xml:space="preserve">יכול ילקה על </w:t>
      </w:r>
      <w:r w:rsidRPr="009F73BE">
        <w:rPr>
          <w:rFonts w:ascii="Fb Fontext" w:hAnsi="Fb Fontext" w:cs="PFT_Frank"/>
          <w:b/>
          <w:bCs/>
          <w:spacing w:val="-2"/>
          <w:sz w:val="20"/>
          <w:szCs w:val="14"/>
          <w:rtl/>
        </w:rPr>
        <w:t xml:space="preserve">תוספת </w:t>
      </w:r>
      <w:r w:rsidR="00BA4BD2" w:rsidRPr="00D54BA1">
        <w:rPr>
          <w:rStyle w:val="affe"/>
          <w:rFonts w:cs="PFT_Frank" w:hint="eastAsia"/>
          <w:b/>
          <w:bCs/>
          <w:spacing w:val="-2"/>
          <w:szCs w:val="10"/>
          <w:rtl/>
        </w:rPr>
        <w:t>לפני</w:t>
      </w:r>
      <w:r w:rsidR="00BA4BD2" w:rsidRPr="00D54BA1">
        <w:rPr>
          <w:rStyle w:val="affe"/>
          <w:rFonts w:cs="PFT_Frank"/>
          <w:b/>
          <w:bCs/>
          <w:spacing w:val="-2"/>
          <w:szCs w:val="10"/>
          <w:rtl/>
        </w:rPr>
        <w:t xml:space="preserve"> </w:t>
      </w:r>
      <w:r>
        <w:rPr>
          <w:rStyle w:val="affc"/>
          <w:rFonts w:cs="PFT_Frank" w:hint="eastAsia"/>
          <w:b/>
          <w:bCs/>
          <w:spacing w:val="-2"/>
          <w:szCs w:val="10"/>
          <w:rtl/>
          <w:rPrChange w:id="9001" w:author="מנוע אמוראים" w:date="2026-10-05T16:41:44Z">
            <w:rPr>
              <w:rStyle w:val="affe"/>
              <w:rFonts w:cs="PFT_Frank" w:hint="eastAsia"/>
              <w:b/>
              <w:bCs/>
              <w:spacing w:val="-2"/>
              <w:szCs w:val="10"/>
              <w:rtl/>
            </w:rPr>
          </w:rPrChange>
        </w:rPr>
        <w:t xml:space="preserve">ר</w:t>
      </w:r>
      <w:r>
        <w:rPr>
          <w:rStyle w:val="affc"/>
          <w:rFonts w:cs="PFT_Frank"/>
          <w:b/>
          <w:bCs/>
          <w:spacing w:val="-2"/>
          <w:szCs w:val="10"/>
          <w:rtl/>
          <w:rPrChange w:id="9002" w:author="מנוע אמוראים" w:date="2026-10-05T16:41:44Z">
            <w:rPr>
              <w:rStyle w:val="affe"/>
              <w:rFonts w:cs="PFT_Frank"/>
              <w:b/>
              <w:bCs/>
              <w:spacing w:val="-2"/>
              <w:szCs w:val="10"/>
              <w:rtl/>
            </w:rPr>
          </w:rPrChange>
        </w:rPr>
        <w:t xml:space="preserve">"ה</w:t>
      </w:r>
      <w:r w:rsidR="00BA4BD2" w:rsidRPr="009F73BE">
        <w:rPr>
          <w:rFonts w:ascii="Fb Fontext" w:hAnsi="Fb Fontext" w:hint="cs"/>
          <w:spacing w:val="-2"/>
          <w:sz w:val="20"/>
          <w:rtl/>
        </w:rPr>
        <w:t xml:space="preserve"> </w:t>
      </w:r>
      <w:r w:rsidR="00522FCA" w:rsidRPr="009F73BE">
        <w:rPr>
          <w:rFonts w:ascii="Fb Fontext" w:hAnsi="Fb Fontext" w:hint="cs"/>
          <w:spacing w:val="-2"/>
          <w:sz w:val="20"/>
          <w:rtl/>
        </w:rPr>
        <w:t>ד</w:t>
      </w:r>
      <w:r w:rsidR="00BA4BD2" w:rsidRPr="009F73BE">
        <w:rPr>
          <w:rFonts w:ascii="Fb Fontext" w:hAnsi="Fb Fontext" w:hint="cs"/>
          <w:spacing w:val="-2"/>
          <w:sz w:val="20"/>
          <w:rtl/>
        </w:rPr>
        <w:t>שביעית</w:t>
      </w:r>
      <w:r w:rsidR="006372B8" w:rsidRPr="009F73BE">
        <w:rPr>
          <w:rFonts w:ascii="Fb Fontext" w:hAnsi="Fb Fontext" w:hint="cs"/>
          <w:spacing w:val="-2"/>
          <w:sz w:val="20"/>
          <w:rtl/>
        </w:rPr>
        <w:t xml:space="preserve"> </w:t>
      </w:r>
      <w:r w:rsidR="006372B8" w:rsidRPr="009F73BE">
        <w:rPr>
          <w:rStyle w:val="affe"/>
          <w:rFonts w:hint="eastAsia"/>
          <w:spacing w:val="-2"/>
          <w:rtl/>
        </w:rPr>
        <w:t>מפסוק</w:t>
      </w:r>
      <w:r w:rsidR="009F73BE">
        <w:rPr>
          <w:rFonts w:ascii="Fb Fontext" w:hAnsi="Fb Fontext" w:hint="cs"/>
          <w:spacing w:val="-2"/>
          <w:sz w:val="20"/>
          <w:rtl/>
        </w:rPr>
        <w:t>,</w:t>
      </w:r>
      <w:r w:rsidR="00BA4BD2" w:rsidRPr="009F73BE">
        <w:rPr>
          <w:rFonts w:ascii="Fb Fontext" w:hAnsi="Fb Fontext" w:hint="cs"/>
          <w:spacing w:val="-2"/>
          <w:sz w:val="20"/>
          <w:rtl/>
        </w:rPr>
        <w:t xml:space="preserve"> קמ"ל</w:t>
      </w:r>
      <w:r w:rsidR="006372B8" w:rsidRPr="009F73BE">
        <w:rPr>
          <w:rFonts w:ascii="Fb Fontext" w:hAnsi="Fb Fontext" w:hint="cs"/>
          <w:spacing w:val="-2"/>
          <w:sz w:val="20"/>
          <w:rtl/>
        </w:rPr>
        <w:t xml:space="preserve"> </w:t>
      </w:r>
      <w:r w:rsidR="00BA4BD2" w:rsidRPr="009F73BE">
        <w:rPr>
          <w:rFonts w:ascii="Fb Fontext" w:hAnsi="Fb Fontext" w:hint="cs"/>
          <w:spacing w:val="-2"/>
          <w:sz w:val="20"/>
          <w:rtl/>
        </w:rPr>
        <w:t>שלא,</w:t>
      </w:r>
      <w:r w:rsidR="006372B8" w:rsidRPr="009F73BE">
        <w:rPr>
          <w:rFonts w:ascii="Fb Fontext" w:hAnsi="Fb Fontext" w:hint="cs"/>
          <w:spacing w:val="-2"/>
          <w:sz w:val="20"/>
          <w:rtl/>
        </w:rPr>
        <w:t xml:space="preserve"> </w:t>
      </w:r>
      <w:r w:rsidR="009F73BE" w:rsidRPr="009F73BE">
        <w:rPr>
          <w:rStyle w:val="affe"/>
          <w:rFonts w:hint="cs"/>
          <w:spacing w:val="-2"/>
          <w:rtl/>
        </w:rPr>
        <w:t>כדלקמן</w:t>
      </w:r>
    </w:p>
    <w:p w14:paraId="77082ECA" w14:textId="2292C1E2" w:rsidR="00E31AD5" w:rsidRDefault="0089324E" w:rsidP="009F73BE">
      <w:pPr>
        <w:pStyle w:val="36"/>
        <w:framePr w:wrap="notBeside"/>
        <w:rPr>
          <w:rtl/>
        </w:rPr>
      </w:pPr>
      <w:r w:rsidRPr="009F73BE">
        <w:rPr>
          <w:rtl/>
        </w:rPr>
        <w:t>דתנן</w:t>
      </w:r>
      <w:r w:rsidR="00E31AD5">
        <w:rPr>
          <w:rtl/>
        </w:rPr>
        <w:t>:</w:t>
      </w:r>
    </w:p>
    <w:p w14:paraId="5A48A617" w14:textId="7089F1A5" w:rsidR="00522FCA" w:rsidRDefault="0089324E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 xml:space="preserve">בשדה </w:t>
      </w:r>
      <w:r w:rsidR="00AB1185" w:rsidRPr="007117F5">
        <w:rPr>
          <w:rFonts w:cs="PFT_Frank" w:hint="cs"/>
          <w:b/>
          <w:bCs/>
          <w:szCs w:val="14"/>
          <w:rtl/>
        </w:rPr>
        <w:t>ה</w:t>
      </w:r>
      <w:r w:rsidRPr="007117F5">
        <w:rPr>
          <w:rFonts w:cs="PFT_Frank"/>
          <w:b/>
          <w:bCs/>
          <w:szCs w:val="14"/>
          <w:rtl/>
        </w:rPr>
        <w:t>אילן</w:t>
      </w:r>
      <w:r w:rsidRPr="001E3024">
        <w:rPr>
          <w:rtl/>
        </w:rPr>
        <w:t xml:space="preserve"> </w:t>
      </w:r>
      <w:r w:rsidR="00AB1185" w:rsidRPr="001E3024">
        <w:rPr>
          <w:rFonts w:hint="cs"/>
          <w:rtl/>
        </w:rPr>
        <w:t>חורשים</w:t>
      </w:r>
      <w:r w:rsidR="00AB1185" w:rsidRPr="00AB1185">
        <w:rPr>
          <w:rFonts w:hint="cs"/>
          <w:rtl/>
        </w:rPr>
        <w:t xml:space="preserve"> ב</w:t>
      </w:r>
      <w:r w:rsidRPr="00AB1185">
        <w:rPr>
          <w:rtl/>
        </w:rPr>
        <w:t>ערב</w:t>
      </w:r>
      <w:r w:rsidR="00AB1185">
        <w:rPr>
          <w:rFonts w:hint="cs"/>
          <w:rtl/>
        </w:rPr>
        <w:t xml:space="preserve"> שביעית</w:t>
      </w:r>
    </w:p>
    <w:p w14:paraId="577543C5" w14:textId="1E7C455A" w:rsidR="00AB1185" w:rsidRDefault="00AB1185" w:rsidP="009F73BE">
      <w:pPr>
        <w:rPr>
          <w:rtl/>
        </w:rPr>
      </w:pPr>
      <w:r>
        <w:rPr>
          <w:rStyle w:val="affc"/>
          <w:rFonts w:hint="cs"/>
          <w:rtl/>
        </w:rPr>
        <w:t>לב"ש</w:t>
      </w:r>
      <w:r w:rsidR="0089324E" w:rsidRPr="00AB1185">
        <w:rPr>
          <w:rtl/>
        </w:rPr>
        <w:t xml:space="preserve">: כל </w:t>
      </w:r>
      <w:r>
        <w:rPr>
          <w:rFonts w:hint="cs"/>
          <w:rtl/>
        </w:rPr>
        <w:t xml:space="preserve">זמן </w:t>
      </w:r>
      <w:r w:rsidR="0089324E" w:rsidRPr="00AB1185">
        <w:rPr>
          <w:rtl/>
        </w:rPr>
        <w:t>שיפה לפרי</w:t>
      </w:r>
      <w:r>
        <w:rPr>
          <w:rFonts w:hint="cs"/>
          <w:rtl/>
        </w:rPr>
        <w:t>,</w:t>
      </w:r>
      <w:r w:rsidR="00BA4BD2" w:rsidRPr="00C44ACC">
        <w:rPr>
          <w:rtl/>
        </w:rPr>
        <w:t xml:space="preserve"> </w:t>
      </w:r>
      <w:r w:rsidR="00573449">
        <w:rPr>
          <w:rtl/>
        </w:rPr>
        <w:tab/>
      </w:r>
      <w:r w:rsidR="0089324E" w:rsidRPr="00C44ACC">
        <w:rPr>
          <w:rStyle w:val="affc"/>
          <w:rtl/>
        </w:rPr>
        <w:t>ו</w:t>
      </w:r>
      <w:r w:rsidRPr="00C44ACC">
        <w:rPr>
          <w:rStyle w:val="affc"/>
          <w:rFonts w:hint="eastAsia"/>
          <w:rtl/>
        </w:rPr>
        <w:t>ל</w:t>
      </w:r>
      <w:r w:rsidR="0089324E" w:rsidRPr="00C44ACC">
        <w:rPr>
          <w:rStyle w:val="affc"/>
          <w:rtl/>
        </w:rPr>
        <w:t>ב"</w:t>
      </w:r>
      <w:r w:rsidR="0089324E" w:rsidRPr="00C44ACC">
        <w:rPr>
          <w:rStyle w:val="affc"/>
          <w:rFonts w:hint="eastAsia"/>
          <w:rtl/>
        </w:rPr>
        <w:t>ה</w:t>
      </w:r>
      <w:r w:rsidR="0089324E" w:rsidRPr="00C44ACC">
        <w:rPr>
          <w:rStyle w:val="affc"/>
          <w:rtl/>
        </w:rPr>
        <w:t>:</w:t>
      </w:r>
      <w:r w:rsidR="0089324E" w:rsidRPr="00AB1185">
        <w:rPr>
          <w:rtl/>
        </w:rPr>
        <w:t xml:space="preserve"> עד העצרת.</w:t>
      </w:r>
    </w:p>
    <w:p w14:paraId="0DA63519" w14:textId="1D8A2BDC" w:rsidR="0089324E" w:rsidRPr="00C36516" w:rsidRDefault="00AB1185" w:rsidP="00573449">
      <w:pPr>
        <w:rPr>
          <w:spacing w:val="-4"/>
          <w:rtl/>
        </w:rPr>
      </w:pPr>
      <w:r w:rsidRPr="00F72B98">
        <w:rPr>
          <w:rFonts w:cs="PFT_Frank" w:hint="cs"/>
          <w:b/>
          <w:bCs/>
          <w:szCs w:val="14"/>
          <w:rtl/>
        </w:rPr>
        <w:t>וב</w:t>
      </w:r>
      <w:r w:rsidR="0089324E" w:rsidRPr="00F72B98">
        <w:rPr>
          <w:rFonts w:cs="PFT_Frank"/>
          <w:b/>
          <w:bCs/>
          <w:szCs w:val="14"/>
          <w:rtl/>
        </w:rPr>
        <w:t>שדה הלבן</w:t>
      </w:r>
      <w:r w:rsidR="0089324E" w:rsidRPr="00C36516">
        <w:rPr>
          <w:spacing w:val="-4"/>
          <w:rtl/>
        </w:rPr>
        <w:t xml:space="preserve"> </w:t>
      </w:r>
      <w:r w:rsidRPr="00573449">
        <w:rPr>
          <w:rFonts w:hint="cs"/>
          <w:rtl/>
        </w:rPr>
        <w:t xml:space="preserve">חורשים עד </w:t>
      </w:r>
      <w:r w:rsidR="0089324E" w:rsidRPr="00573449">
        <w:rPr>
          <w:rtl/>
        </w:rPr>
        <w:t>שתכלה</w:t>
      </w:r>
      <w:r w:rsidRPr="00573449">
        <w:rPr>
          <w:rFonts w:hint="cs"/>
          <w:rtl/>
        </w:rPr>
        <w:t xml:space="preserve"> הלחות,</w:t>
      </w:r>
      <w:r w:rsidR="0089324E" w:rsidRPr="00C36516">
        <w:rPr>
          <w:spacing w:val="-4"/>
          <w:rtl/>
        </w:rPr>
        <w:t xml:space="preserve"> </w:t>
      </w:r>
      <w:r w:rsidRPr="00573449">
        <w:rPr>
          <w:rStyle w:val="affc"/>
          <w:rFonts w:hint="cs"/>
          <w:rtl/>
        </w:rPr>
        <w:t>ולר"ש</w:t>
      </w:r>
      <w:r w:rsidR="0089324E" w:rsidRPr="00573449">
        <w:rPr>
          <w:rStyle w:val="affc"/>
          <w:rtl/>
        </w:rPr>
        <w:t>:</w:t>
      </w:r>
      <w:r w:rsidR="0089324E" w:rsidRPr="00C36516">
        <w:rPr>
          <w:rFonts w:ascii="Fb Fontext" w:hAnsi="Fb Fontext"/>
          <w:spacing w:val="-4"/>
          <w:sz w:val="20"/>
          <w:rtl/>
        </w:rPr>
        <w:t xml:space="preserve"> </w:t>
      </w:r>
      <w:r w:rsidR="0089324E" w:rsidRPr="00573449">
        <w:rPr>
          <w:rtl/>
        </w:rPr>
        <w:t>עד הפסח</w:t>
      </w:r>
      <w:r w:rsidRPr="00573449">
        <w:rPr>
          <w:rFonts w:hint="cs"/>
          <w:rtl/>
        </w:rPr>
        <w:t>.</w:t>
      </w:r>
    </w:p>
    <w:p w14:paraId="1C83E648" w14:textId="0C0B0B7D" w:rsidR="00E31AD5" w:rsidRDefault="00AB1185" w:rsidP="00573449">
      <w:pPr>
        <w:pStyle w:val="36"/>
        <w:framePr w:wrap="notBeside"/>
        <w:rPr>
          <w:rtl/>
        </w:rPr>
      </w:pPr>
      <w:r w:rsidRPr="00573449">
        <w:rPr>
          <w:rFonts w:hint="cs"/>
          <w:rtl/>
        </w:rPr>
        <w:lastRenderedPageBreak/>
        <w:t>ואמרו</w:t>
      </w:r>
      <w:r w:rsidR="0089324E" w:rsidRPr="00573449">
        <w:rPr>
          <w:rtl/>
        </w:rPr>
        <w:t xml:space="preserve"> </w:t>
      </w:r>
      <w:r w:rsidR="0089324E" w:rsidRPr="00573449">
        <w:rPr>
          <w:rFonts w:hint="eastAsia"/>
          <w:rtl/>
        </w:rPr>
        <w:t>מ</w:t>
      </w:r>
      <w:r w:rsidR="001E3024" w:rsidRPr="00573449">
        <w:rPr>
          <w:rFonts w:hint="cs"/>
          <w:rtl/>
        </w:rPr>
        <w:t>בר קפרא</w:t>
      </w:r>
      <w:r w:rsidR="00E31AD5">
        <w:rPr>
          <w:rtl/>
        </w:rPr>
        <w:t>:</w:t>
      </w:r>
    </w:p>
    <w:p w14:paraId="1BDE248B" w14:textId="2D186914" w:rsidR="001E3024" w:rsidRDefault="0089324E" w:rsidP="00B21345">
      <w:pPr>
        <w:rPr>
          <w:rtl/>
        </w:rPr>
      </w:pPr>
      <w:r w:rsidRPr="00164685">
        <w:rPr>
          <w:rStyle w:val="affc"/>
          <w:rtl/>
        </w:rPr>
        <w:t>רבן גמליאל ובית דינו</w:t>
      </w:r>
      <w:r w:rsidRPr="006F178A">
        <w:rPr>
          <w:rFonts w:ascii="Fb Fontext" w:hAnsi="Fb Fontext"/>
          <w:rtl/>
        </w:rPr>
        <w:t xml:space="preserve"> </w:t>
      </w:r>
      <w:r w:rsidR="001E3024" w:rsidRPr="001E3024">
        <w:rPr>
          <w:rFonts w:ascii="Fb Fontext" w:hAnsi="Fb Fontext" w:hint="cs"/>
          <w:rtl/>
        </w:rPr>
        <w:t>בטלו</w:t>
      </w:r>
      <w:r w:rsidRPr="006F178A">
        <w:rPr>
          <w:rFonts w:ascii="Fb Fontext" w:hAnsi="Fb Fontext"/>
          <w:rtl/>
        </w:rPr>
        <w:t xml:space="preserve"> שני פרקים </w:t>
      </w:r>
      <w:r w:rsidR="001E3024">
        <w:rPr>
          <w:rFonts w:ascii="Fb Fontext" w:hAnsi="Fb Fontext" w:hint="cs"/>
          <w:rtl/>
        </w:rPr>
        <w:t>אלו.</w:t>
      </w:r>
    </w:p>
    <w:p w14:paraId="20681867" w14:textId="71C6A2FA" w:rsidR="00E31AD5" w:rsidRDefault="001E3024" w:rsidP="00573449">
      <w:pPr>
        <w:pStyle w:val="36"/>
        <w:framePr w:wrap="notBeside"/>
        <w:rPr>
          <w:rtl/>
        </w:rPr>
      </w:pPr>
      <w:r w:rsidRPr="00573449">
        <w:rPr>
          <w:rFonts w:hint="eastAsia"/>
          <w:rtl/>
        </w:rPr>
        <w:t>א</w:t>
      </w:r>
      <w:r w:rsidRPr="00573449">
        <w:rPr>
          <w:rtl/>
        </w:rPr>
        <w:t xml:space="preserve">. </w:t>
      </w:r>
      <w:r w:rsidR="0089324E" w:rsidRPr="00573449">
        <w:rPr>
          <w:rFonts w:hint="eastAsia"/>
          <w:rtl/>
        </w:rPr>
        <w:t>ר</w:t>
      </w:r>
      <w:r w:rsidRPr="00573449">
        <w:rPr>
          <w:rFonts w:hint="cs"/>
          <w:rtl/>
        </w:rPr>
        <w:t>"א לר"ז</w:t>
      </w:r>
      <w:r w:rsidR="00E31AD5">
        <w:rPr>
          <w:rtl/>
        </w:rPr>
        <w:t>:</w:t>
      </w:r>
    </w:p>
    <w:p w14:paraId="7F798628" w14:textId="1EBBA9A6" w:rsidR="0089324E" w:rsidRPr="006F178A" w:rsidRDefault="00B03067" w:rsidP="00B21345">
      <w:pPr>
        <w:rPr>
          <w:rtl/>
        </w:rPr>
      </w:pPr>
      <w:r>
        <w:rPr>
          <w:rFonts w:hint="cs"/>
          <w:rtl/>
        </w:rPr>
        <w:t>ב</w:t>
      </w:r>
      <w:r w:rsidR="009A2CC9" w:rsidRPr="004772A8">
        <w:rPr>
          <w:rFonts w:hint="cs"/>
          <w:rtl/>
        </w:rPr>
        <w:t>"ש וב"ה</w:t>
      </w:r>
      <w:r w:rsidR="0089324E" w:rsidRPr="004772A8">
        <w:rPr>
          <w:rtl/>
        </w:rPr>
        <w:t xml:space="preserve"> התנו </w:t>
      </w:r>
      <w:r w:rsidR="009A2CC9" w:rsidRPr="004772A8">
        <w:rPr>
          <w:rFonts w:hint="cs"/>
          <w:rtl/>
        </w:rPr>
        <w:t>ש</w:t>
      </w:r>
      <w:r w:rsidR="0089324E" w:rsidRPr="004772A8">
        <w:rPr>
          <w:rtl/>
        </w:rPr>
        <w:t>כל הרוצה</w:t>
      </w:r>
      <w:r w:rsidR="0089324E" w:rsidRPr="006F178A">
        <w:rPr>
          <w:rtl/>
        </w:rPr>
        <w:t xml:space="preserve"> יבטל.</w:t>
      </w:r>
    </w:p>
    <w:p w14:paraId="1471E7B3" w14:textId="169E1A45" w:rsidR="00E31AD5" w:rsidRDefault="004772A8" w:rsidP="000B58CC">
      <w:pPr>
        <w:pStyle w:val="36"/>
        <w:framePr w:wrap="notBeside"/>
        <w:rPr>
          <w:rtl/>
        </w:rPr>
      </w:pPr>
      <w:r w:rsidRPr="000B58CC">
        <w:rPr>
          <w:rFonts w:hint="cs"/>
          <w:rtl/>
        </w:rPr>
        <w:t>ואע"פ</w:t>
      </w:r>
      <w:r w:rsidR="00E31AD5">
        <w:rPr>
          <w:rFonts w:hint="cs"/>
          <w:rtl/>
        </w:rPr>
        <w:t>:</w:t>
      </w:r>
    </w:p>
    <w:p w14:paraId="741C9C52" w14:textId="0F358D14" w:rsidR="0089324E" w:rsidRPr="004772A8" w:rsidRDefault="004772A8" w:rsidP="00B03067">
      <w:pPr>
        <w:rPr>
          <w:rtl/>
        </w:rPr>
      </w:pPr>
      <w:r w:rsidRPr="004772A8">
        <w:rPr>
          <w:rFonts w:hint="cs"/>
          <w:rtl/>
        </w:rPr>
        <w:t>ש</w:t>
      </w:r>
      <w:r w:rsidR="0089324E" w:rsidRPr="004772A8">
        <w:rPr>
          <w:rtl/>
        </w:rPr>
        <w:t>עשר נטיעות</w:t>
      </w:r>
      <w:r>
        <w:rPr>
          <w:rFonts w:hint="cs"/>
          <w:rtl/>
        </w:rPr>
        <w:t>,</w:t>
      </w:r>
      <w:r w:rsidR="006372B8" w:rsidRPr="004772A8">
        <w:rPr>
          <w:rFonts w:hint="cs"/>
          <w:rtl/>
        </w:rPr>
        <w:t xml:space="preserve"> </w:t>
      </w:r>
      <w:r w:rsidR="0089324E" w:rsidRPr="004772A8">
        <w:rPr>
          <w:rtl/>
        </w:rPr>
        <w:t>ערבה</w:t>
      </w:r>
      <w:r>
        <w:rPr>
          <w:rFonts w:hint="cs"/>
          <w:rtl/>
        </w:rPr>
        <w:t xml:space="preserve"> </w:t>
      </w:r>
      <w:r w:rsidR="0089324E" w:rsidRPr="004772A8">
        <w:rPr>
          <w:rtl/>
        </w:rPr>
        <w:t xml:space="preserve">וניסוך המים – </w:t>
      </w:r>
      <w:r w:rsidR="0089324E" w:rsidRPr="007117F5">
        <w:rPr>
          <w:rFonts w:cs="PFT_Frank"/>
          <w:b/>
          <w:bCs/>
          <w:szCs w:val="14"/>
          <w:rtl/>
        </w:rPr>
        <w:t>הל</w:t>
      </w:r>
      <w:r w:rsidR="0089324E" w:rsidRPr="007117F5">
        <w:rPr>
          <w:rFonts w:cs="PFT_Frank" w:hint="eastAsia"/>
          <w:b/>
          <w:bCs/>
          <w:szCs w:val="14"/>
          <w:rtl/>
        </w:rPr>
        <w:t>מ</w:t>
      </w:r>
      <w:r w:rsidR="0089324E" w:rsidRPr="007117F5">
        <w:rPr>
          <w:rFonts w:cs="PFT_Frank"/>
          <w:b/>
          <w:bCs/>
          <w:szCs w:val="14"/>
          <w:rtl/>
        </w:rPr>
        <w:t>"</w:t>
      </w:r>
      <w:r w:rsidR="0089324E" w:rsidRPr="007117F5">
        <w:rPr>
          <w:rFonts w:cs="PFT_Frank" w:hint="eastAsia"/>
          <w:b/>
          <w:bCs/>
          <w:szCs w:val="14"/>
          <w:rtl/>
        </w:rPr>
        <w:t>מ</w:t>
      </w:r>
      <w:r>
        <w:rPr>
          <w:rFonts w:hint="cs"/>
          <w:rtl/>
        </w:rPr>
        <w:t>,</w:t>
      </w:r>
    </w:p>
    <w:p w14:paraId="6804A8C2" w14:textId="422231B5" w:rsidR="00E31AD5" w:rsidRDefault="006A56B9" w:rsidP="000B58CC">
      <w:pPr>
        <w:pStyle w:val="36"/>
        <w:framePr w:wrap="notBeside"/>
        <w:rPr>
          <w:rtl/>
        </w:rPr>
      </w:pPr>
      <w:r>
        <w:rPr>
          <w:rFonts w:hint="cs"/>
          <w:rtl/>
        </w:rPr>
        <w:t>לרי''ש</w:t>
      </w:r>
      <w:r w:rsidR="00E31AD5">
        <w:rPr>
          <w:rFonts w:hint="cs"/>
          <w:rtl/>
        </w:rPr>
        <w:t>:</w:t>
      </w:r>
    </w:p>
    <w:p w14:paraId="552660DB" w14:textId="77777777" w:rsidR="004E0BA3" w:rsidRDefault="004772A8" w:rsidP="00B03067">
      <w:pPr>
        <w:rPr>
          <w:rtl/>
        </w:rPr>
      </w:pPr>
      <w:r>
        <w:rPr>
          <w:rFonts w:hint="cs"/>
          <w:rtl/>
        </w:rPr>
        <w:t>זה</w:t>
      </w:r>
      <w:r w:rsidR="0089324E" w:rsidRPr="004772A8">
        <w:rPr>
          <w:rtl/>
        </w:rPr>
        <w:t xml:space="preserve"> </w:t>
      </w:r>
      <w:r>
        <w:rPr>
          <w:rFonts w:hint="cs"/>
          <w:rtl/>
        </w:rPr>
        <w:t>ל</w:t>
      </w:r>
      <w:r w:rsidR="0089324E" w:rsidRPr="004772A8">
        <w:rPr>
          <w:rtl/>
        </w:rPr>
        <w:t>שלשים יום</w:t>
      </w:r>
      <w:r w:rsidR="00B03067">
        <w:rPr>
          <w:rFonts w:hint="cs"/>
          <w:rtl/>
        </w:rPr>
        <w:t>,</w:t>
      </w:r>
      <w:r w:rsidR="0089324E" w:rsidRPr="004772A8">
        <w:rPr>
          <w:rtl/>
        </w:rPr>
        <w:t xml:space="preserve"> </w:t>
      </w:r>
      <w:r w:rsidR="006372B8" w:rsidRPr="004772A8">
        <w:rPr>
          <w:rFonts w:hint="cs"/>
          <w:rtl/>
        </w:rPr>
        <w:t xml:space="preserve">והם </w:t>
      </w:r>
      <w:r w:rsidRPr="007117F5">
        <w:rPr>
          <w:rFonts w:cs="PFT_Frank" w:hint="eastAsia"/>
          <w:b/>
          <w:bCs/>
          <w:szCs w:val="14"/>
          <w:rtl/>
        </w:rPr>
        <w:t>תיקנו</w:t>
      </w:r>
      <w:r w:rsidR="0089324E" w:rsidRPr="004772A8">
        <w:rPr>
          <w:rtl/>
        </w:rPr>
        <w:t xml:space="preserve"> מפסח ועצרת</w:t>
      </w:r>
      <w:r>
        <w:rPr>
          <w:rFonts w:hint="cs"/>
          <w:rtl/>
        </w:rPr>
        <w:t>.</w:t>
      </w:r>
    </w:p>
    <w:p w14:paraId="5E5DBEBC" w14:textId="632D1FB5" w:rsidR="0089324E" w:rsidRPr="006F178A" w:rsidRDefault="0089324E" w:rsidP="00800D78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ד.</w:t>
      </w:r>
    </w:p>
    <w:p w14:paraId="047420BE" w14:textId="77777777" w:rsidR="00E31AD5" w:rsidRDefault="004772A8" w:rsidP="000B58CC">
      <w:pPr>
        <w:pStyle w:val="36"/>
        <w:framePr w:wrap="notBeside"/>
        <w:rPr>
          <w:rtl/>
        </w:rPr>
      </w:pPr>
      <w:r w:rsidRPr="000B58CC">
        <w:rPr>
          <w:rtl/>
        </w:rPr>
        <w:t xml:space="preserve">אבל </w:t>
      </w:r>
      <w:r w:rsidRPr="000B58CC">
        <w:rPr>
          <w:rFonts w:hint="eastAsia"/>
          <w:rtl/>
        </w:rPr>
        <w:t>לר</w:t>
      </w:r>
      <w:r w:rsidRPr="000B58CC">
        <w:rPr>
          <w:rtl/>
        </w:rPr>
        <w:t>"ע</w:t>
      </w:r>
      <w:r w:rsidR="00E31AD5">
        <w:rPr>
          <w:rtl/>
        </w:rPr>
        <w:t>:</w:t>
      </w:r>
    </w:p>
    <w:p w14:paraId="225B02BF" w14:textId="2D5A8384" w:rsidR="0089324E" w:rsidRPr="006F178A" w:rsidRDefault="00183913" w:rsidP="000B58CC">
      <w:pPr>
        <w:rPr>
          <w:rFonts w:cs="Guttman Vilna"/>
          <w:b/>
          <w:bCs/>
          <w:rtl/>
        </w:rPr>
      </w:pPr>
      <w:r w:rsidRPr="00C44ACC">
        <w:rPr>
          <w:rFonts w:hint="eastAsia"/>
          <w:rtl/>
        </w:rPr>
        <w:t>שלשים</w:t>
      </w:r>
      <w:r>
        <w:rPr>
          <w:rFonts w:ascii="Fb Fontext" w:hAnsi="Fb Fontext" w:hint="cs"/>
          <w:rtl/>
        </w:rPr>
        <w:t xml:space="preserve"> </w:t>
      </w:r>
      <w:r w:rsidR="006372B8">
        <w:rPr>
          <w:rFonts w:ascii="Fb Fontext" w:hAnsi="Fb Fontext" w:hint="cs"/>
          <w:rtl/>
        </w:rPr>
        <w:t xml:space="preserve">זה </w:t>
      </w:r>
      <w:r w:rsidR="006372B8" w:rsidRPr="007117F5">
        <w:rPr>
          <w:rFonts w:ascii="Fb Fontext" w:hAnsi="Fb Fontext" w:cs="PFT_Frank" w:hint="eastAsia"/>
          <w:b/>
          <w:bCs/>
          <w:szCs w:val="14"/>
          <w:rtl/>
        </w:rPr>
        <w:t>פסוק</w:t>
      </w:r>
      <w:r w:rsidR="0089324E" w:rsidRPr="006F178A">
        <w:rPr>
          <w:rFonts w:ascii="Fb Fontext" w:hAnsi="Fb Fontext"/>
          <w:rtl/>
        </w:rPr>
        <w:t>.</w:t>
      </w:r>
      <w:r w:rsidR="000B58CC">
        <w:rPr>
          <w:rStyle w:val="af4"/>
          <w:rFonts w:hint="cs"/>
          <w:rtl/>
        </w:rPr>
        <w:t xml:space="preserve"> </w:t>
      </w:r>
      <w:r w:rsidR="000B58CC" w:rsidRPr="000B58CC">
        <w:rPr>
          <w:rStyle w:val="af4"/>
          <w:rFonts w:hint="cs"/>
          <w:rtl/>
        </w:rPr>
        <w:t>ד</w:t>
      </w:r>
      <w:r w:rsidR="0089324E" w:rsidRPr="000B58CC">
        <w:rPr>
          <w:rStyle w:val="af4"/>
          <w:rFonts w:hint="cs"/>
          <w:rtl/>
        </w:rPr>
        <w:t>'</w:t>
      </w:r>
      <w:r w:rsidR="0089324E" w:rsidRPr="000B58CC">
        <w:rPr>
          <w:rStyle w:val="af4"/>
          <w:rtl/>
        </w:rPr>
        <w:t>בחריש ובקציר תשב</w:t>
      </w:r>
      <w:r w:rsidR="00522FCA" w:rsidRPr="000B58CC">
        <w:rPr>
          <w:rStyle w:val="af4"/>
          <w:rFonts w:hint="cs"/>
          <w:rtl/>
        </w:rPr>
        <w:t>ו</w:t>
      </w:r>
      <w:r w:rsidR="0089324E" w:rsidRPr="000B58CC">
        <w:rPr>
          <w:rStyle w:val="af4"/>
          <w:rtl/>
        </w:rPr>
        <w:t>ת</w:t>
      </w:r>
      <w:r w:rsidR="0089324E" w:rsidRPr="000B58CC">
        <w:rPr>
          <w:rStyle w:val="af4"/>
          <w:rFonts w:hint="cs"/>
          <w:rtl/>
        </w:rPr>
        <w:t>'</w:t>
      </w:r>
      <w:r w:rsidR="0089324E" w:rsidRPr="006F178A">
        <w:rPr>
          <w:rtl/>
        </w:rPr>
        <w:t xml:space="preserve"> חריש</w:t>
      </w:r>
      <w:r>
        <w:rPr>
          <w:rFonts w:hint="cs"/>
          <w:rtl/>
        </w:rPr>
        <w:t xml:space="preserve"> ערב שביעית</w:t>
      </w:r>
      <w:r w:rsidR="0089324E" w:rsidRPr="006F178A">
        <w:rPr>
          <w:rtl/>
        </w:rPr>
        <w:t xml:space="preserve"> שנכנס לשביעית, וקציר </w:t>
      </w:r>
      <w:r>
        <w:rPr>
          <w:rFonts w:hint="cs"/>
          <w:rtl/>
        </w:rPr>
        <w:t xml:space="preserve">דשביעית </w:t>
      </w:r>
      <w:r w:rsidR="0089324E" w:rsidRPr="006F178A">
        <w:rPr>
          <w:rtl/>
        </w:rPr>
        <w:t>שיצא למוצאי שביעית.</w:t>
      </w:r>
    </w:p>
    <w:p w14:paraId="3D424BFB" w14:textId="21C9E536" w:rsidR="00E31AD5" w:rsidRDefault="00183913" w:rsidP="006C1602">
      <w:pPr>
        <w:pStyle w:val="36"/>
        <w:framePr w:wrap="notBeside"/>
        <w:rPr>
          <w:rtl/>
        </w:rPr>
      </w:pPr>
      <w:r w:rsidRPr="006C1602">
        <w:rPr>
          <w:rFonts w:hint="cs"/>
          <w:rtl/>
        </w:rPr>
        <w:t>ו</w:t>
      </w:r>
      <w:r w:rsidR="0089324E" w:rsidRPr="006C1602">
        <w:rPr>
          <w:rFonts w:hint="eastAsia"/>
          <w:rtl/>
        </w:rPr>
        <w:t>ר</w:t>
      </w:r>
      <w:r w:rsidR="006372B8" w:rsidRPr="006C1602">
        <w:rPr>
          <w:rFonts w:hint="eastAsia"/>
          <w:rtl/>
        </w:rPr>
        <w:t>י</w:t>
      </w:r>
      <w:r w:rsidRPr="006C1602">
        <w:rPr>
          <w:rFonts w:hint="cs"/>
          <w:rtl/>
        </w:rPr>
        <w:t>"</w:t>
      </w:r>
      <w:r w:rsidR="006372B8" w:rsidRPr="006C1602">
        <w:rPr>
          <w:rFonts w:hint="eastAsia"/>
          <w:rtl/>
        </w:rPr>
        <w:t>ש</w:t>
      </w:r>
      <w:r w:rsidR="00E31AD5">
        <w:rPr>
          <w:rtl/>
        </w:rPr>
        <w:t>:</w:t>
      </w:r>
    </w:p>
    <w:p w14:paraId="18851C27" w14:textId="69715E7A" w:rsidR="0089324E" w:rsidRDefault="0089324E" w:rsidP="00776927">
      <w:pPr>
        <w:rPr>
          <w:rtl/>
        </w:rPr>
      </w:pPr>
      <w:r w:rsidRPr="006F178A">
        <w:rPr>
          <w:rFonts w:ascii="Fb Fontext" w:hAnsi="Fb Fontext"/>
          <w:sz w:val="20"/>
          <w:rtl/>
        </w:rPr>
        <w:t>מה חריש אף קציר</w:t>
      </w:r>
      <w:r w:rsidR="00183913">
        <w:rPr>
          <w:rFonts w:ascii="Fb Fontext" w:hAnsi="Fb Fontext" w:hint="cs"/>
          <w:sz w:val="20"/>
          <w:rtl/>
        </w:rPr>
        <w:t xml:space="preserve"> -</w:t>
      </w:r>
      <w:r w:rsidRPr="006F178A">
        <w:rPr>
          <w:rFonts w:ascii="Fb Fontext" w:hAnsi="Fb Fontext"/>
          <w:sz w:val="20"/>
          <w:rtl/>
        </w:rPr>
        <w:t xml:space="preserve"> רשות, יצא קציר העומר</w:t>
      </w:r>
      <w:r w:rsidR="00183913">
        <w:rPr>
          <w:rFonts w:ascii="Fb Fontext" w:hAnsi="Fb Fontext" w:hint="cs"/>
          <w:sz w:val="20"/>
          <w:rtl/>
        </w:rPr>
        <w:t xml:space="preserve"> </w:t>
      </w:r>
      <w:r w:rsidR="00183913" w:rsidRPr="00C44ACC">
        <w:rPr>
          <w:rStyle w:val="affe"/>
          <w:rFonts w:hint="eastAsia"/>
          <w:rtl/>
        </w:rPr>
        <w:t>בשבת</w:t>
      </w:r>
      <w:r w:rsidR="00183913">
        <w:rPr>
          <w:rStyle w:val="affe"/>
          <w:rFonts w:hint="cs"/>
          <w:rtl/>
        </w:rPr>
        <w:t>.</w:t>
      </w:r>
    </w:p>
    <w:p w14:paraId="161E8B4D" w14:textId="77777777" w:rsidR="004E0BA3" w:rsidRDefault="00D56893" w:rsidP="00776927">
      <w:pPr>
        <w:pStyle w:val="affd"/>
        <w:rPr>
          <w:rtl/>
        </w:rPr>
      </w:pPr>
      <w:r>
        <w:rPr>
          <w:rFonts w:hint="cs"/>
          <w:rtl/>
        </w:rPr>
        <w:t>ד</w:t>
      </w:r>
      <w:r w:rsidR="00776927">
        <w:rPr>
          <w:rFonts w:hint="cs"/>
          <w:rtl/>
        </w:rPr>
        <w:t>ל</w:t>
      </w:r>
      <w:r>
        <w:rPr>
          <w:rFonts w:hint="cs"/>
          <w:rtl/>
        </w:rPr>
        <w:t>רנב''י</w:t>
      </w:r>
      <w:r w:rsidR="00776927">
        <w:rPr>
          <w:rFonts w:hint="cs"/>
          <w:rtl/>
        </w:rPr>
        <w:t>:</w:t>
      </w:r>
      <w:r>
        <w:rPr>
          <w:rFonts w:hint="cs"/>
          <w:rtl/>
        </w:rPr>
        <w:t xml:space="preserve"> הלכתא ל</w:t>
      </w:r>
      <w:r w:rsidR="00776927">
        <w:rPr>
          <w:rFonts w:hint="cs"/>
          <w:rtl/>
        </w:rPr>
        <w:t xml:space="preserve">התיר </w:t>
      </w:r>
      <w:r>
        <w:rPr>
          <w:rFonts w:hint="cs"/>
          <w:rtl/>
        </w:rPr>
        <w:t>ילדה</w:t>
      </w:r>
      <w:r w:rsidR="00776927">
        <w:rPr>
          <w:rFonts w:hint="cs"/>
          <w:rtl/>
        </w:rPr>
        <w:t>,</w:t>
      </w:r>
      <w:r>
        <w:rPr>
          <w:rFonts w:hint="cs"/>
          <w:rtl/>
        </w:rPr>
        <w:t xml:space="preserve"> וקרא לאסור זקינה.</w:t>
      </w:r>
    </w:p>
    <w:p w14:paraId="2E041D63" w14:textId="77777777" w:rsidR="004E0BA3" w:rsidRDefault="00776927" w:rsidP="00776927">
      <w:pPr>
        <w:pStyle w:val="affd"/>
        <w:rPr>
          <w:rtl/>
        </w:rPr>
      </w:pPr>
      <w:r>
        <w:rPr>
          <w:rFonts w:hint="cs"/>
          <w:rtl/>
        </w:rPr>
        <w:t xml:space="preserve">ודחי' דממילא הוא. </w:t>
      </w:r>
      <w:r w:rsidR="00D56893">
        <w:rPr>
          <w:rFonts w:hint="cs"/>
          <w:rtl/>
        </w:rPr>
        <w:t xml:space="preserve"> ובאמת הלכתא לרי</w:t>
      </w:r>
      <w:r>
        <w:rPr>
          <w:rFonts w:hint="cs"/>
          <w:rtl/>
        </w:rPr>
        <w:t>'</w:t>
      </w:r>
      <w:r w:rsidR="00D56893">
        <w:rPr>
          <w:rFonts w:hint="cs"/>
          <w:rtl/>
        </w:rPr>
        <w:t>'ש וקראי לר''ע.</w:t>
      </w:r>
    </w:p>
    <w:p w14:paraId="12249F11" w14:textId="2CD2CCB6" w:rsidR="00E31AD5" w:rsidRDefault="00F72C8E" w:rsidP="006C1602">
      <w:pPr>
        <w:pStyle w:val="36"/>
        <w:framePr w:wrap="notBeside"/>
        <w:rPr>
          <w:rtl/>
        </w:rPr>
      </w:pPr>
      <w:r w:rsidRPr="006C1602">
        <w:rPr>
          <w:rFonts w:hint="cs"/>
          <w:rtl/>
        </w:rPr>
        <w:t xml:space="preserve">ב. </w:t>
      </w:r>
      <w:r w:rsidR="0089324E" w:rsidRPr="006C1602">
        <w:rPr>
          <w:rtl/>
        </w:rPr>
        <w:t>ר</w:t>
      </w:r>
      <w:r w:rsidR="0089324E" w:rsidRPr="006C1602">
        <w:rPr>
          <w:rFonts w:hint="eastAsia"/>
          <w:rtl/>
        </w:rPr>
        <w:t>י</w:t>
      </w:r>
      <w:r w:rsidRPr="006C1602">
        <w:rPr>
          <w:rFonts w:hint="cs"/>
          <w:rtl/>
        </w:rPr>
        <w:t>"ו לר"ל</w:t>
      </w:r>
      <w:r w:rsidR="00E31AD5">
        <w:rPr>
          <w:rtl/>
        </w:rPr>
        <w:t>:</w:t>
      </w:r>
    </w:p>
    <w:p w14:paraId="5EABE959" w14:textId="5ED7A6BE" w:rsidR="00F72C8E" w:rsidRDefault="0089324E" w:rsidP="00164685">
      <w:pPr>
        <w:rPr>
          <w:rtl/>
        </w:rPr>
      </w:pPr>
      <w:r w:rsidRPr="00197D42">
        <w:rPr>
          <w:rStyle w:val="affc"/>
          <w:rtl/>
        </w:rPr>
        <w:t xml:space="preserve">רבן גמליאל </w:t>
      </w:r>
      <w:r w:rsidR="00F72C8E">
        <w:rPr>
          <w:rFonts w:hint="cs"/>
          <w:rtl/>
        </w:rPr>
        <w:t>ביטל הדאורייתא</w:t>
      </w:r>
      <w:r w:rsidR="00522FCA">
        <w:rPr>
          <w:rFonts w:hint="cs"/>
          <w:rtl/>
        </w:rPr>
        <w:t>,</w:t>
      </w:r>
    </w:p>
    <w:p w14:paraId="7C0225D1" w14:textId="0F2FE340" w:rsidR="00E82A1F" w:rsidRPr="00F72C8E" w:rsidRDefault="00E82A1F" w:rsidP="006C1602">
      <w:pPr>
        <w:spacing w:after="60"/>
        <w:rPr>
          <w:rtl/>
        </w:rPr>
      </w:pPr>
      <w:r w:rsidRPr="006C1602">
        <w:rPr>
          <w:rFonts w:hint="cs"/>
          <w:rtl/>
        </w:rPr>
        <w:t>גז"ש</w:t>
      </w:r>
      <w:r w:rsidRPr="00F72C8E">
        <w:rPr>
          <w:rFonts w:hint="cs"/>
          <w:rtl/>
        </w:rPr>
        <w:t xml:space="preserve"> </w:t>
      </w:r>
      <w:r w:rsidR="00F72C8E" w:rsidRPr="006C1602">
        <w:rPr>
          <w:rStyle w:val="af4"/>
          <w:rFonts w:hint="eastAsia"/>
          <w:rtl/>
        </w:rPr>
        <w:t>שבת</w:t>
      </w:r>
      <w:r w:rsidR="00F72C8E" w:rsidRPr="006C1602">
        <w:rPr>
          <w:rStyle w:val="af4"/>
          <w:rtl/>
        </w:rPr>
        <w:t xml:space="preserve"> </w:t>
      </w:r>
      <w:r w:rsidR="00F72C8E" w:rsidRPr="006C1602">
        <w:rPr>
          <w:rStyle w:val="af4"/>
          <w:rFonts w:hint="cs"/>
          <w:rtl/>
        </w:rPr>
        <w:t>שבת</w:t>
      </w:r>
      <w:r w:rsidR="00F72C8E">
        <w:rPr>
          <w:rStyle w:val="af4"/>
          <w:rFonts w:hint="cs"/>
          <w:rtl/>
        </w:rPr>
        <w:t xml:space="preserve"> </w:t>
      </w:r>
      <w:r w:rsidRPr="00C44ACC">
        <w:rPr>
          <w:rtl/>
        </w:rPr>
        <w:t>משבת בראשית</w:t>
      </w:r>
      <w:r w:rsidR="00F72C8E">
        <w:rPr>
          <w:rFonts w:hint="cs"/>
          <w:rtl/>
        </w:rPr>
        <w:t xml:space="preserve"> -ש</w:t>
      </w:r>
      <w:r w:rsidRPr="00C44ACC">
        <w:rPr>
          <w:rtl/>
        </w:rPr>
        <w:t>לפניה ולאחריה</w:t>
      </w:r>
      <w:r w:rsidRPr="006F178A">
        <w:rPr>
          <w:rFonts w:hint="cs"/>
          <w:sz w:val="20"/>
          <w:rtl/>
        </w:rPr>
        <w:t xml:space="preserve"> </w:t>
      </w:r>
      <w:r w:rsidRPr="006F178A">
        <w:rPr>
          <w:sz w:val="20"/>
          <w:rtl/>
        </w:rPr>
        <w:t>מותר</w:t>
      </w:r>
      <w:r w:rsidR="00F72C8E">
        <w:rPr>
          <w:rFonts w:hint="cs"/>
          <w:rtl/>
        </w:rPr>
        <w:t>.</w:t>
      </w:r>
    </w:p>
    <w:p w14:paraId="50005D44" w14:textId="7951D581" w:rsidR="00E31AD5" w:rsidRDefault="00F72C8E" w:rsidP="006C1602">
      <w:pPr>
        <w:pStyle w:val="36"/>
        <w:framePr w:wrap="notBeside"/>
        <w:rPr>
          <w:rtl/>
        </w:rPr>
      </w:pPr>
      <w:r w:rsidRPr="006C1602">
        <w:rPr>
          <w:rFonts w:hint="cs"/>
          <w:rtl/>
        </w:rPr>
        <w:t>ג. רב אשי</w:t>
      </w:r>
      <w:r w:rsidR="00E31AD5">
        <w:rPr>
          <w:rFonts w:hint="cs"/>
          <w:rtl/>
        </w:rPr>
        <w:t>:</w:t>
      </w:r>
    </w:p>
    <w:p w14:paraId="0A9EF957" w14:textId="7190830C" w:rsidR="0089324E" w:rsidRDefault="0089324E" w:rsidP="00164685">
      <w:pPr>
        <w:rPr>
          <w:rtl/>
        </w:rPr>
      </w:pPr>
      <w:r w:rsidRPr="00F72C8E">
        <w:rPr>
          <w:rFonts w:hint="cs"/>
          <w:rtl/>
        </w:rPr>
        <w:t xml:space="preserve">איך </w:t>
      </w:r>
      <w:r w:rsidRPr="00C44ACC">
        <w:rPr>
          <w:rFonts w:hint="eastAsia"/>
          <w:rtl/>
        </w:rPr>
        <w:t>גז</w:t>
      </w:r>
      <w:r w:rsidRPr="00C44ACC">
        <w:rPr>
          <w:rtl/>
        </w:rPr>
        <w:t>"</w:t>
      </w:r>
      <w:r w:rsidRPr="00C44ACC">
        <w:rPr>
          <w:rFonts w:hint="eastAsia"/>
          <w:rtl/>
        </w:rPr>
        <w:t>ש</w:t>
      </w:r>
      <w:r w:rsidRPr="00F72C8E">
        <w:rPr>
          <w:rFonts w:hint="cs"/>
          <w:rtl/>
        </w:rPr>
        <w:t xml:space="preserve"> עוקר </w:t>
      </w:r>
      <w:r w:rsidRPr="007117F5">
        <w:rPr>
          <w:rFonts w:cs="PFT_Frank" w:hint="eastAsia"/>
          <w:b/>
          <w:bCs/>
          <w:szCs w:val="14"/>
          <w:rtl/>
        </w:rPr>
        <w:t>הל</w:t>
      </w:r>
      <w:r w:rsidR="00522FCA" w:rsidRPr="007117F5">
        <w:rPr>
          <w:rFonts w:cs="PFT_Frank" w:hint="cs"/>
          <w:b/>
          <w:bCs/>
          <w:szCs w:val="14"/>
          <w:rtl/>
        </w:rPr>
        <w:t>מ"מ</w:t>
      </w:r>
      <w:r w:rsidRPr="00F72C8E">
        <w:rPr>
          <w:rFonts w:hint="cs"/>
          <w:rtl/>
        </w:rPr>
        <w:t xml:space="preserve"> </w:t>
      </w:r>
      <w:r w:rsidR="00F72C8E">
        <w:rPr>
          <w:rFonts w:hint="cs"/>
          <w:rtl/>
        </w:rPr>
        <w:t xml:space="preserve">או </w:t>
      </w:r>
      <w:r w:rsidR="00F72C8E" w:rsidRPr="007117F5">
        <w:rPr>
          <w:rFonts w:cs="PFT_Frank" w:hint="eastAsia"/>
          <w:b/>
          <w:bCs/>
          <w:szCs w:val="14"/>
          <w:rtl/>
        </w:rPr>
        <w:t>פסוק</w:t>
      </w:r>
      <w:r w:rsidR="00F72C8E">
        <w:rPr>
          <w:rFonts w:hint="cs"/>
          <w:rtl/>
        </w:rPr>
        <w:t xml:space="preserve">, </w:t>
      </w:r>
      <w:r w:rsidR="00F72C8E" w:rsidRPr="00C44ACC">
        <w:rPr>
          <w:rStyle w:val="affc"/>
          <w:rFonts w:hint="eastAsia"/>
          <w:rtl/>
        </w:rPr>
        <w:t>אלא</w:t>
      </w:r>
      <w:r w:rsidR="00F72C8E">
        <w:rPr>
          <w:rStyle w:val="affc"/>
          <w:rFonts w:hint="cs"/>
          <w:rtl/>
        </w:rPr>
        <w:t xml:space="preserve"> ר"ג כרי"ש:</w:t>
      </w:r>
      <w:r w:rsidR="00F72C8E">
        <w:rPr>
          <w:rFonts w:hint="cs"/>
          <w:rtl/>
        </w:rPr>
        <w:t xml:space="preserve"> </w:t>
      </w:r>
      <w:r w:rsidR="00522FCA" w:rsidRPr="007117F5">
        <w:rPr>
          <w:rFonts w:cs="PFT_Frank" w:hint="cs"/>
          <w:b/>
          <w:bCs/>
          <w:szCs w:val="14"/>
          <w:rtl/>
        </w:rPr>
        <w:t>ד</w:t>
      </w:r>
      <w:r w:rsidR="00522FCA" w:rsidRPr="007117F5">
        <w:rPr>
          <w:rFonts w:cs="PFT_Frank" w:hint="eastAsia"/>
          <w:b/>
          <w:bCs/>
          <w:szCs w:val="14"/>
          <w:rtl/>
        </w:rPr>
        <w:t>הל</w:t>
      </w:r>
      <w:r w:rsidR="00522FCA" w:rsidRPr="007117F5">
        <w:rPr>
          <w:rFonts w:cs="PFT_Frank" w:hint="cs"/>
          <w:b/>
          <w:bCs/>
          <w:szCs w:val="14"/>
          <w:rtl/>
        </w:rPr>
        <w:t>מ"מ</w:t>
      </w:r>
      <w:r w:rsidR="00F72C8E">
        <w:rPr>
          <w:rFonts w:hint="cs"/>
          <w:rtl/>
        </w:rPr>
        <w:t>,</w:t>
      </w:r>
      <w:r w:rsidRPr="00F72C8E">
        <w:rPr>
          <w:rtl/>
        </w:rPr>
        <w:t xml:space="preserve"> </w:t>
      </w:r>
      <w:r w:rsidR="009F6EAB" w:rsidRPr="00F72C8E">
        <w:rPr>
          <w:rFonts w:hint="cs"/>
          <w:rtl/>
        </w:rPr>
        <w:t xml:space="preserve">אבל </w:t>
      </w:r>
      <w:r w:rsidR="00F72C8E">
        <w:rPr>
          <w:rFonts w:hint="cs"/>
          <w:rtl/>
        </w:rPr>
        <w:t>דומיא דניסוך</w:t>
      </w:r>
      <w:r w:rsidR="00522FCA">
        <w:rPr>
          <w:rFonts w:hint="cs"/>
          <w:rtl/>
        </w:rPr>
        <w:t xml:space="preserve"> המים</w:t>
      </w:r>
      <w:r w:rsidR="009F6EAB" w:rsidRPr="00F72C8E">
        <w:rPr>
          <w:rFonts w:hint="cs"/>
          <w:rtl/>
        </w:rPr>
        <w:t xml:space="preserve"> </w:t>
      </w:r>
      <w:r w:rsidR="0019130F">
        <w:rPr>
          <w:rFonts w:hint="cs"/>
          <w:rtl/>
        </w:rPr>
        <w:t xml:space="preserve">- </w:t>
      </w:r>
      <w:r w:rsidR="009F6EAB" w:rsidRPr="00F72C8E">
        <w:rPr>
          <w:rFonts w:hint="cs"/>
          <w:rtl/>
        </w:rPr>
        <w:t xml:space="preserve">רק </w:t>
      </w:r>
      <w:r w:rsidR="00F72C8E">
        <w:rPr>
          <w:rFonts w:hint="cs"/>
          <w:rtl/>
        </w:rPr>
        <w:t>כ</w:t>
      </w:r>
      <w:r w:rsidR="009F6EAB" w:rsidRPr="00F72C8E">
        <w:rPr>
          <w:rFonts w:hint="cs"/>
          <w:rtl/>
        </w:rPr>
        <w:t>שביהמ"ק קיים.</w:t>
      </w:r>
    </w:p>
    <w:p w14:paraId="6C8ABEA9" w14:textId="2D0C1BA5" w:rsidR="0077188A" w:rsidRPr="00F72C8E" w:rsidRDefault="0077188A" w:rsidP="0077188A">
      <w:pPr>
        <w:pStyle w:val="afff1"/>
        <w:rPr>
          <w:del w:id="90002" w:author="מנוע עיצוב" w:date="2026-10-08T11:01:28Z"/>
          <w:rtl/>
        </w:rPr>
      </w:pPr>
      <w:del w:id="90001" w:author="מנוע עיצוב" w:date="2026-10-08T11:01:28Z">
        <w:r>
          <w:rPr>
            <w:rFonts w:hint="cs"/>
            <w:rtl/>
          </w:rPr>
          <w:delText xml:space="preserve">****</w:delText>
        </w:r>
      </w:del>
    </w:p>
    <w:p w14:paraId="426E722B" w14:textId="1A27680E" w:rsidR="0089324E" w:rsidRPr="00C44ACC" w:rsidRDefault="0089324E" w:rsidP="0077188A">
      <w:pPr>
        <w:pStyle w:val="affff1"/>
        <w:spacing w:before="0"/>
        <w:jc w:val="both"/>
        <w:rPr>
          <w:rtl/>
        </w:rPr>
      </w:pPr>
      <w:ins w:id="9801" w:author="מספור קטעי משנה" w:date="2026-10-06T06:45:36Z">
        <w:r>
          <w:rPr>
            <w:rStyle w:val="MisparKeta"/>
          </w:rPr>
          <w:t xml:space="preserve">א. </w:t>
        </w:r>
      </w:ins>
      <w:r w:rsidRPr="00C44ACC">
        <w:rPr>
          <w:rtl/>
        </w:rPr>
        <w:t>אבל לא ממי הגשמים וממי הקילון</w:t>
      </w:r>
      <w:r w:rsidR="00FB6C09">
        <w:rPr>
          <w:rFonts w:hint="cs"/>
          <w:rtl/>
        </w:rPr>
        <w:t xml:space="preserve"> -</w:t>
      </w:r>
      <w:r w:rsidR="00D27461">
        <w:rPr>
          <w:rFonts w:hint="cs"/>
          <w:rtl/>
        </w:rPr>
        <w:t xml:space="preserve"> </w:t>
      </w:r>
      <w:r w:rsidR="00D27461" w:rsidRPr="00C44ACC">
        <w:rPr>
          <w:rStyle w:val="affe"/>
          <w:rFonts w:hint="eastAsia"/>
          <w:rtl/>
        </w:rPr>
        <w:t>בור</w:t>
      </w:r>
      <w:r w:rsidR="00D27461" w:rsidRPr="00C44ACC">
        <w:rPr>
          <w:rStyle w:val="affe"/>
          <w:rtl/>
        </w:rPr>
        <w:t xml:space="preserve"> </w:t>
      </w:r>
      <w:r w:rsidR="00D27461" w:rsidRPr="00C44ACC">
        <w:rPr>
          <w:rStyle w:val="affe"/>
          <w:rFonts w:hint="eastAsia"/>
          <w:rtl/>
        </w:rPr>
        <w:t>עמוק</w:t>
      </w:r>
      <w:r w:rsidR="00D27461">
        <w:rPr>
          <w:rStyle w:val="affe"/>
          <w:rFonts w:hint="cs"/>
          <w:rtl/>
        </w:rPr>
        <w:t>, דטירחא</w:t>
      </w:r>
      <w:r w:rsidR="007A5CBF">
        <w:rPr>
          <w:rStyle w:val="affe"/>
          <w:rFonts w:hint="cs"/>
          <w:rtl/>
        </w:rPr>
        <w:t xml:space="preserve"> יתירא</w:t>
      </w:r>
      <w:r w:rsidR="00D27461" w:rsidRPr="00C44ACC">
        <w:rPr>
          <w:rStyle w:val="affe"/>
          <w:rtl/>
        </w:rPr>
        <w:t>.</w:t>
      </w:r>
    </w:p>
    <w:p w14:paraId="293A2C78" w14:textId="57E22806" w:rsidR="00E31AD5" w:rsidRDefault="00835349" w:rsidP="00835349">
      <w:pPr>
        <w:pStyle w:val="36"/>
        <w:framePr w:wrap="notBeside"/>
        <w:rPr>
          <w:rtl/>
        </w:rPr>
      </w:pPr>
      <w:r w:rsidRPr="00835349">
        <w:rPr>
          <w:rFonts w:hint="cs"/>
          <w:rtl/>
        </w:rPr>
        <w:t xml:space="preserve">לרב </w:t>
      </w:r>
      <w:r w:rsidRPr="00835349">
        <w:rPr>
          <w:rFonts w:hint="eastAsia"/>
          <w:rtl/>
        </w:rPr>
        <w:t>אילעא</w:t>
      </w:r>
      <w:r w:rsidR="00E31AD5">
        <w:rPr>
          <w:rFonts w:hint="cs"/>
          <w:rtl/>
        </w:rPr>
        <w:t>:</w:t>
      </w:r>
    </w:p>
    <w:p w14:paraId="0AB1663B" w14:textId="5D5FB025" w:rsidR="00D27461" w:rsidRDefault="00D27461" w:rsidP="00164685">
      <w:pPr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אבל</w:t>
      </w:r>
      <w:r w:rsidRPr="007117F5">
        <w:rPr>
          <w:rFonts w:cs="PFT_Frank"/>
          <w:b/>
          <w:bCs/>
          <w:szCs w:val="14"/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מי</w:t>
      </w:r>
      <w:r w:rsidRPr="007117F5">
        <w:rPr>
          <w:rFonts w:cs="PFT_Frank"/>
          <w:b/>
          <w:bCs/>
          <w:szCs w:val="14"/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גשמים</w:t>
      </w:r>
      <w:r w:rsidR="004E0BA3">
        <w:rPr>
          <w:rFonts w:hint="cs"/>
          <w:rtl/>
        </w:rPr>
        <w:t xml:space="preserve"> </w:t>
      </w:r>
      <w:r w:rsidR="00C77637" w:rsidRPr="00D27461">
        <w:rPr>
          <w:rFonts w:hint="cs"/>
          <w:rtl/>
        </w:rPr>
        <w:t>גוזרים</w:t>
      </w:r>
      <w:r>
        <w:rPr>
          <w:rFonts w:hint="cs"/>
          <w:rtl/>
        </w:rPr>
        <w:t xml:space="preserve"> </w:t>
      </w:r>
      <w:r w:rsidR="0089324E" w:rsidRPr="007117F5">
        <w:rPr>
          <w:rFonts w:cs="PFT_Frank"/>
          <w:b/>
          <w:bCs/>
          <w:szCs w:val="14"/>
          <w:rtl/>
        </w:rPr>
        <w:t>אטו</w:t>
      </w:r>
      <w:r w:rsidR="0089324E" w:rsidRPr="00A24597">
        <w:rPr>
          <w:rtl/>
        </w:rPr>
        <w:t xml:space="preserve"> מי קילון</w:t>
      </w:r>
      <w:r w:rsidRPr="00C44ACC">
        <w:rPr>
          <w:rStyle w:val="affe"/>
          <w:rtl/>
        </w:rPr>
        <w:t xml:space="preserve"> דתרוייהו מהגשם</w:t>
      </w:r>
    </w:p>
    <w:p w14:paraId="2D698332" w14:textId="60E209E3" w:rsidR="00A24597" w:rsidRPr="00A24597" w:rsidRDefault="00C77637" w:rsidP="00164685">
      <w:pPr>
        <w:rPr>
          <w:rtl/>
        </w:rPr>
      </w:pPr>
      <w:r w:rsidRPr="00C44ACC">
        <w:rPr>
          <w:rStyle w:val="affc"/>
          <w:rFonts w:hint="eastAsia"/>
          <w:rtl/>
        </w:rPr>
        <w:t>ולר</w:t>
      </w:r>
      <w:r w:rsidR="00D27461">
        <w:rPr>
          <w:rStyle w:val="affc"/>
          <w:rFonts w:hint="cs"/>
          <w:rtl/>
        </w:rPr>
        <w:t>ב אשי:</w:t>
      </w:r>
      <w:r>
        <w:rPr>
          <w:rFonts w:hint="cs"/>
          <w:rtl/>
        </w:rPr>
        <w:t xml:space="preserve"> חוששים </w:t>
      </w:r>
      <w:r w:rsidRPr="007117F5">
        <w:rPr>
          <w:rFonts w:cs="PFT_Frank" w:hint="eastAsia"/>
          <w:b/>
          <w:bCs/>
          <w:szCs w:val="14"/>
          <w:rtl/>
        </w:rPr>
        <w:t>שיגיע</w:t>
      </w:r>
      <w:r>
        <w:rPr>
          <w:rFonts w:hint="cs"/>
          <w:rtl/>
        </w:rPr>
        <w:t xml:space="preserve"> למי קילון</w:t>
      </w:r>
      <w:r w:rsidR="00D27461">
        <w:rPr>
          <w:rFonts w:hint="cs"/>
          <w:rtl/>
        </w:rPr>
        <w:t xml:space="preserve"> </w:t>
      </w:r>
      <w:r w:rsidR="00D27461" w:rsidRPr="00C44ACC">
        <w:rPr>
          <w:rStyle w:val="affe"/>
          <w:rFonts w:hint="eastAsia"/>
          <w:rtl/>
        </w:rPr>
        <w:t>שיגמר</w:t>
      </w:r>
      <w:r w:rsidR="00D27461" w:rsidRPr="00C44ACC">
        <w:rPr>
          <w:rStyle w:val="affe"/>
          <w:rtl/>
        </w:rPr>
        <w:t xml:space="preserve"> </w:t>
      </w:r>
      <w:r w:rsidR="00D27461" w:rsidRPr="00C44ACC">
        <w:rPr>
          <w:rStyle w:val="affe"/>
          <w:rFonts w:hint="eastAsia"/>
          <w:rtl/>
        </w:rPr>
        <w:t>וישאב</w:t>
      </w:r>
      <w:r w:rsidR="00D27461" w:rsidRPr="00C44ACC">
        <w:rPr>
          <w:rStyle w:val="affe"/>
          <w:rtl/>
        </w:rPr>
        <w:t xml:space="preserve"> </w:t>
      </w:r>
      <w:r w:rsidR="00D27461" w:rsidRPr="00C44ACC">
        <w:rPr>
          <w:rStyle w:val="affe"/>
          <w:rFonts w:hint="eastAsia"/>
          <w:rtl/>
        </w:rPr>
        <w:t>מהעמוק</w:t>
      </w:r>
      <w:r w:rsidR="00D27461">
        <w:rPr>
          <w:rStyle w:val="affe"/>
          <w:rFonts w:hint="cs"/>
          <w:rtl/>
        </w:rPr>
        <w:t>.</w:t>
      </w:r>
    </w:p>
    <w:p w14:paraId="6BEF27E4" w14:textId="4B9CC2DB" w:rsidR="00E31AD5" w:rsidRDefault="00AC00E2" w:rsidP="00835349">
      <w:pPr>
        <w:pStyle w:val="36"/>
        <w:framePr w:wrap="notBeside"/>
        <w:rPr>
          <w:rtl/>
        </w:rPr>
      </w:pPr>
      <w:r w:rsidRPr="00835349">
        <w:rPr>
          <w:rFonts w:hint="cs"/>
          <w:rtl/>
        </w:rPr>
        <w:t>ו</w:t>
      </w:r>
      <w:r w:rsidRPr="00835349">
        <w:rPr>
          <w:rFonts w:hint="eastAsia"/>
          <w:rtl/>
        </w:rPr>
        <w:t>חלקו</w:t>
      </w:r>
      <w:r w:rsidR="0089324E" w:rsidRPr="00835349">
        <w:rPr>
          <w:rtl/>
        </w:rPr>
        <w:t xml:space="preserve"> בדר</w:t>
      </w:r>
      <w:r w:rsidRPr="00835349">
        <w:rPr>
          <w:rFonts w:hint="cs"/>
          <w:rtl/>
        </w:rPr>
        <w:t>"ז</w:t>
      </w:r>
      <w:r w:rsidR="00E31AD5">
        <w:rPr>
          <w:rtl/>
        </w:rPr>
        <w:t>:</w:t>
      </w:r>
    </w:p>
    <w:p w14:paraId="613DCE5E" w14:textId="3AA1CAD5" w:rsidR="0089324E" w:rsidRPr="006F178A" w:rsidRDefault="00AC00E2" w:rsidP="00FE7A07">
      <w:pPr>
        <w:spacing w:after="60"/>
        <w:rPr>
          <w:b/>
          <w:rtl/>
        </w:rPr>
      </w:pPr>
      <w:r>
        <w:rPr>
          <w:rFonts w:ascii="Fb Fontext" w:hAnsi="Fb Fontext" w:hint="cs"/>
          <w:rtl/>
        </w:rPr>
        <w:t>שמתיר</w:t>
      </w:r>
      <w:r w:rsidR="00E02C4B">
        <w:rPr>
          <w:rFonts w:ascii="Fb Fontext" w:hAnsi="Fb Fontext" w:hint="cs"/>
          <w:rtl/>
        </w:rPr>
        <w:t xml:space="preserve"> להשקות </w:t>
      </w:r>
      <w:r>
        <w:rPr>
          <w:rFonts w:ascii="Fb Fontext" w:hAnsi="Fb Fontext" w:hint="cs"/>
          <w:rtl/>
        </w:rPr>
        <w:t xml:space="preserve">מאמת המים המושכת </w:t>
      </w:r>
      <w:r w:rsidR="00E02C4B">
        <w:rPr>
          <w:rFonts w:ascii="Fb Fontext" w:hAnsi="Fb Fontext" w:hint="cs"/>
          <w:rtl/>
        </w:rPr>
        <w:t>מהאגמים</w:t>
      </w:r>
      <w:r>
        <w:rPr>
          <w:rFonts w:ascii="Fb Fontext" w:hAnsi="Fb Fontext" w:hint="cs"/>
          <w:rtl/>
        </w:rPr>
        <w:t xml:space="preserve"> </w:t>
      </w:r>
      <w:r w:rsidRPr="00C44ACC">
        <w:rPr>
          <w:rStyle w:val="affe"/>
          <w:rFonts w:hint="eastAsia"/>
          <w:rtl/>
        </w:rPr>
        <w:t>מי</w:t>
      </w:r>
      <w:r w:rsidRPr="00C44ACC">
        <w:rPr>
          <w:rStyle w:val="affe"/>
          <w:rtl/>
        </w:rPr>
        <w:t xml:space="preserve"> </w:t>
      </w:r>
      <w:r w:rsidRPr="00C44ACC">
        <w:rPr>
          <w:rStyle w:val="affe"/>
          <w:rFonts w:hint="eastAsia"/>
          <w:rtl/>
        </w:rPr>
        <w:t>גשמים</w:t>
      </w:r>
      <w:r w:rsidR="00E02C4B">
        <w:rPr>
          <w:rFonts w:ascii="Fb Fontext" w:hAnsi="Fb Fontext" w:hint="cs"/>
          <w:rtl/>
        </w:rPr>
        <w:t xml:space="preserve"> </w:t>
      </w:r>
      <w:r w:rsidR="00FE7A07" w:rsidRPr="00FE7A07">
        <w:rPr>
          <w:rFonts w:ascii="Fb Fontext" w:hAnsi="Fb Fontext" w:cs="PFT_Frank" w:hint="cs"/>
          <w:b/>
          <w:bCs/>
          <w:spacing w:val="-4"/>
          <w:szCs w:val="14"/>
          <w:rtl/>
        </w:rPr>
        <w:t>ו</w:t>
      </w:r>
      <w:r w:rsidR="00E02C4B" w:rsidRPr="00FE7A07">
        <w:rPr>
          <w:rFonts w:ascii="Fb Fontext" w:hAnsi="Fb Fontext" w:cs="PFT_Frank" w:hint="eastAsia"/>
          <w:b/>
          <w:bCs/>
          <w:spacing w:val="-4"/>
          <w:szCs w:val="14"/>
          <w:rtl/>
        </w:rPr>
        <w:t>בבבל</w:t>
      </w:r>
      <w:r w:rsidR="00FB6C09" w:rsidRPr="00FE7A07">
        <w:rPr>
          <w:rStyle w:val="affe"/>
          <w:spacing w:val="-4"/>
          <w:rtl/>
        </w:rPr>
        <w:t xml:space="preserve"> לא גזר</w:t>
      </w:r>
      <w:r w:rsidR="00FB6C09" w:rsidRPr="00FE7A07">
        <w:rPr>
          <w:rStyle w:val="affe"/>
          <w:rFonts w:hint="cs"/>
          <w:spacing w:val="-4"/>
          <w:rtl/>
        </w:rPr>
        <w:t>.</w:t>
      </w:r>
      <w:r w:rsidR="00FE7A07" w:rsidRPr="00FE7A07">
        <w:rPr>
          <w:rFonts w:hint="cs"/>
          <w:spacing w:val="-4"/>
          <w:rtl/>
        </w:rPr>
        <w:t xml:space="preserve"> </w:t>
      </w:r>
      <w:r w:rsidRPr="00FE7A07">
        <w:rPr>
          <w:rFonts w:hint="cs"/>
          <w:spacing w:val="-4"/>
          <w:rtl/>
        </w:rPr>
        <w:t>כיון שלא פוסקים לעולם</w:t>
      </w:r>
      <w:r w:rsidR="00391F4C" w:rsidRPr="00FE7A07">
        <w:rPr>
          <w:rFonts w:hint="cs"/>
          <w:spacing w:val="-4"/>
          <w:rtl/>
        </w:rPr>
        <w:t>,</w:t>
      </w:r>
      <w:r w:rsidRPr="00FE7A07">
        <w:rPr>
          <w:rFonts w:hint="cs"/>
          <w:spacing w:val="-4"/>
          <w:rtl/>
        </w:rPr>
        <w:t xml:space="preserve"> </w:t>
      </w:r>
      <w:r w:rsidRPr="00FE7A07">
        <w:rPr>
          <w:rStyle w:val="affe"/>
          <w:rFonts w:hint="eastAsia"/>
          <w:spacing w:val="-4"/>
          <w:rtl/>
        </w:rPr>
        <w:t>ואין</w:t>
      </w:r>
      <w:r w:rsidRPr="00FE7A07">
        <w:rPr>
          <w:rStyle w:val="affe"/>
          <w:spacing w:val="-4"/>
          <w:rtl/>
        </w:rPr>
        <w:t xml:space="preserve"> </w:t>
      </w:r>
      <w:r w:rsidRPr="00FE7A07">
        <w:rPr>
          <w:rStyle w:val="affe"/>
          <w:rFonts w:hint="eastAsia"/>
          <w:spacing w:val="-4"/>
          <w:rtl/>
        </w:rPr>
        <w:t>חשש</w:t>
      </w:r>
      <w:r w:rsidRPr="00FE7A07">
        <w:rPr>
          <w:rStyle w:val="affe"/>
          <w:spacing w:val="-4"/>
          <w:rtl/>
        </w:rPr>
        <w:t xml:space="preserve"> </w:t>
      </w:r>
      <w:r w:rsidRPr="00FE7A07">
        <w:rPr>
          <w:rStyle w:val="affe"/>
          <w:rFonts w:hint="eastAsia"/>
          <w:spacing w:val="-4"/>
          <w:rtl/>
        </w:rPr>
        <w:t>שיטרח</w:t>
      </w:r>
      <w:r w:rsidRPr="00FE7A07">
        <w:rPr>
          <w:rStyle w:val="affe"/>
          <w:spacing w:val="-4"/>
          <w:rtl/>
        </w:rPr>
        <w:t xml:space="preserve"> </w:t>
      </w:r>
      <w:r w:rsidR="00391F4C" w:rsidRPr="00FE7A07">
        <w:rPr>
          <w:rStyle w:val="affe"/>
          <w:rFonts w:hint="cs"/>
          <w:spacing w:val="-4"/>
          <w:rtl/>
        </w:rPr>
        <w:t xml:space="preserve">להביא </w:t>
      </w:r>
      <w:r w:rsidRPr="00FE7A07">
        <w:rPr>
          <w:rStyle w:val="affe"/>
          <w:rFonts w:hint="eastAsia"/>
          <w:spacing w:val="-4"/>
          <w:rtl/>
        </w:rPr>
        <w:t>מרחוק</w:t>
      </w:r>
      <w:r w:rsidR="00391F4C" w:rsidRPr="00FE7A07">
        <w:rPr>
          <w:rStyle w:val="affe"/>
          <w:rFonts w:hint="cs"/>
          <w:spacing w:val="-4"/>
          <w:rtl/>
        </w:rPr>
        <w:t>.</w:t>
      </w:r>
    </w:p>
    <w:p w14:paraId="6448D7A0" w14:textId="1A7A5F2F" w:rsidR="00E31AD5" w:rsidRDefault="0089324E" w:rsidP="00FE7A07">
      <w:pPr>
        <w:pStyle w:val="36"/>
        <w:framePr w:wrap="notBeside"/>
        <w:rPr>
          <w:rtl/>
        </w:rPr>
      </w:pPr>
      <w:r w:rsidRPr="00FE7A07">
        <w:rPr>
          <w:rtl/>
        </w:rPr>
        <w:t>ת"ר</w:t>
      </w:r>
      <w:r w:rsidR="00E31AD5">
        <w:rPr>
          <w:rtl/>
        </w:rPr>
        <w:t>:</w:t>
      </w:r>
    </w:p>
    <w:p w14:paraId="1B22CC22" w14:textId="59567163" w:rsidR="0089324E" w:rsidRPr="00757D20" w:rsidRDefault="0089324E" w:rsidP="00164685">
      <w:pPr>
        <w:rPr>
          <w:rtl/>
        </w:rPr>
      </w:pPr>
      <w:r w:rsidRPr="00757D20">
        <w:rPr>
          <w:rtl/>
        </w:rPr>
        <w:t>בריכ</w:t>
      </w:r>
      <w:r w:rsidR="00391F4C">
        <w:rPr>
          <w:rFonts w:hint="cs"/>
          <w:rtl/>
        </w:rPr>
        <w:t>ות</w:t>
      </w:r>
      <w:r w:rsidRPr="00757D20">
        <w:rPr>
          <w:rtl/>
        </w:rPr>
        <w:t xml:space="preserve"> שנתמלא</w:t>
      </w:r>
      <w:r w:rsidR="00391F4C">
        <w:rPr>
          <w:rFonts w:hint="cs"/>
          <w:rtl/>
        </w:rPr>
        <w:t>ו</w:t>
      </w:r>
      <w:r w:rsidRPr="00757D20">
        <w:rPr>
          <w:rtl/>
        </w:rPr>
        <w:t xml:space="preserve"> אסור להשקות </w:t>
      </w:r>
      <w:r w:rsidR="00362F75">
        <w:rPr>
          <w:rFonts w:hint="cs"/>
          <w:rtl/>
        </w:rPr>
        <w:t xml:space="preserve">מהן </w:t>
      </w:r>
      <w:r w:rsidRPr="00757D20">
        <w:rPr>
          <w:rtl/>
        </w:rPr>
        <w:t>ב</w:t>
      </w:r>
      <w:r w:rsidR="00362F75">
        <w:rPr>
          <w:rFonts w:hint="cs"/>
          <w:rtl/>
        </w:rPr>
        <w:t>מועד</w:t>
      </w:r>
      <w:r w:rsidR="00391F4C">
        <w:rPr>
          <w:rStyle w:val="affe"/>
          <w:rFonts w:hint="cs"/>
          <w:rtl/>
        </w:rPr>
        <w:t xml:space="preserve"> </w:t>
      </w:r>
      <w:r w:rsidR="009F6EAB" w:rsidRPr="00C44ACC">
        <w:rPr>
          <w:rStyle w:val="affe"/>
          <w:rFonts w:hint="eastAsia"/>
          <w:rtl/>
        </w:rPr>
        <w:t>חוששים</w:t>
      </w:r>
      <w:r w:rsidR="009F6EAB" w:rsidRPr="00C44ACC">
        <w:rPr>
          <w:rStyle w:val="affe"/>
          <w:rtl/>
        </w:rPr>
        <w:t xml:space="preserve"> </w:t>
      </w:r>
      <w:r w:rsidR="009F6EAB" w:rsidRPr="00C44ACC">
        <w:rPr>
          <w:rStyle w:val="affe"/>
          <w:rFonts w:hint="eastAsia"/>
          <w:rtl/>
        </w:rPr>
        <w:t>ש</w:t>
      </w:r>
      <w:r w:rsidR="00DC7B08">
        <w:rPr>
          <w:rStyle w:val="affe"/>
          <w:rFonts w:hint="cs"/>
          <w:rtl/>
        </w:rPr>
        <w:t>יתרוקנו ויטרח</w:t>
      </w:r>
      <w:r w:rsidR="00391F4C">
        <w:rPr>
          <w:rFonts w:hint="cs"/>
          <w:rtl/>
        </w:rPr>
        <w:t>,</w:t>
      </w:r>
      <w:r w:rsidR="009F6EAB">
        <w:rPr>
          <w:rFonts w:hint="cs"/>
          <w:rtl/>
        </w:rPr>
        <w:t xml:space="preserve"> </w:t>
      </w:r>
      <w:r w:rsidRPr="00757D20">
        <w:rPr>
          <w:rtl/>
        </w:rPr>
        <w:t xml:space="preserve">ואם </w:t>
      </w:r>
      <w:r w:rsidR="00964B71">
        <w:rPr>
          <w:rFonts w:hint="cs"/>
          <w:rtl/>
        </w:rPr>
        <w:t xml:space="preserve">יש </w:t>
      </w:r>
      <w:r w:rsidR="00391F4C">
        <w:rPr>
          <w:rFonts w:hint="cs"/>
          <w:rtl/>
        </w:rPr>
        <w:t>ביניהם</w:t>
      </w:r>
      <w:r w:rsidR="00964B71" w:rsidRPr="00757D20">
        <w:rPr>
          <w:rtl/>
        </w:rPr>
        <w:t xml:space="preserve"> </w:t>
      </w:r>
      <w:r w:rsidRPr="00757D20">
        <w:rPr>
          <w:rtl/>
        </w:rPr>
        <w:t>אמת המים</w:t>
      </w:r>
      <w:r w:rsidR="00391F4C">
        <w:rPr>
          <w:rFonts w:hint="cs"/>
          <w:rtl/>
        </w:rPr>
        <w:t xml:space="preserve"> </w:t>
      </w:r>
      <w:r w:rsidR="00391F4C" w:rsidRPr="00D54BA1">
        <w:rPr>
          <w:rStyle w:val="affe"/>
          <w:rFonts w:cs="PFT_Frank" w:hint="eastAsia"/>
          <w:b/>
          <w:bCs/>
          <w:szCs w:val="10"/>
          <w:rtl/>
        </w:rPr>
        <w:t>ממעיין</w:t>
      </w:r>
      <w:r w:rsidRPr="00757D20">
        <w:rPr>
          <w:rtl/>
        </w:rPr>
        <w:t xml:space="preserve"> מותר.</w:t>
      </w:r>
    </w:p>
    <w:p w14:paraId="595A82FA" w14:textId="65FE0A42" w:rsidR="00E31AD5" w:rsidRDefault="0089324E" w:rsidP="009A1BB9">
      <w:pPr>
        <w:pStyle w:val="36"/>
        <w:framePr w:wrap="notBeside"/>
        <w:rPr>
          <w:rtl/>
        </w:rPr>
      </w:pPr>
      <w:r w:rsidRPr="009A1BB9">
        <w:rPr>
          <w:rFonts w:hint="eastAsia"/>
          <w:rtl/>
        </w:rPr>
        <w:t>ר</w:t>
      </w:r>
      <w:r w:rsidR="002A02BD">
        <w:rPr>
          <w:rFonts w:hint="cs"/>
          <w:rtl/>
        </w:rPr>
        <w:t>ב פפא</w:t>
      </w:r>
      <w:r w:rsidR="00E31AD5">
        <w:rPr>
          <w:rtl/>
        </w:rPr>
        <w:t>:</w:t>
      </w:r>
    </w:p>
    <w:p w14:paraId="20FE01FB" w14:textId="019C0438" w:rsidR="0089324E" w:rsidRPr="006F178A" w:rsidRDefault="00391F4C" w:rsidP="00164685">
      <w:pPr>
        <w:rPr>
          <w:rtl/>
        </w:rPr>
      </w:pPr>
      <w:r>
        <w:rPr>
          <w:rFonts w:ascii="Fb Fontext" w:hAnsi="Fb Fontext" w:hint="cs"/>
          <w:rtl/>
        </w:rPr>
        <w:t>כ</w:t>
      </w:r>
      <w:r w:rsidR="0089324E" w:rsidRPr="006F178A">
        <w:rPr>
          <w:rFonts w:ascii="Fb Fontext" w:hAnsi="Fb Fontext"/>
          <w:rtl/>
        </w:rPr>
        <w:t>שרובה של שדה שותה מאמת המים</w:t>
      </w:r>
      <w:r w:rsidR="00DC7B08" w:rsidRPr="00C44ACC">
        <w:rPr>
          <w:rStyle w:val="affe"/>
          <w:rtl/>
        </w:rPr>
        <w:t xml:space="preserve"> והמיעוט מהבריכה.</w:t>
      </w:r>
    </w:p>
    <w:p w14:paraId="6EB40555" w14:textId="6E84D65B" w:rsidR="00E31AD5" w:rsidRDefault="0089324E" w:rsidP="009A1BB9">
      <w:pPr>
        <w:pStyle w:val="36"/>
        <w:framePr w:wrap="notBeside"/>
        <w:rPr>
          <w:rtl/>
        </w:rPr>
      </w:pPr>
      <w:r w:rsidRPr="009A1BB9">
        <w:rPr>
          <w:rtl/>
        </w:rPr>
        <w:t>ר</w:t>
      </w:r>
      <w:r w:rsidR="002A02BD">
        <w:rPr>
          <w:rFonts w:hint="cs"/>
          <w:rtl/>
        </w:rPr>
        <w:t>ב אשי</w:t>
      </w:r>
      <w:r w:rsidR="00E31AD5">
        <w:rPr>
          <w:rtl/>
        </w:rPr>
        <w:t>:</w:t>
      </w:r>
    </w:p>
    <w:p w14:paraId="4B9EB48D" w14:textId="64CEDAFD" w:rsidR="0089324E" w:rsidRPr="002A02BD" w:rsidRDefault="0089324E" w:rsidP="002A02BD">
      <w:pPr>
        <w:spacing w:after="60"/>
        <w:rPr>
          <w:spacing w:val="-4"/>
          <w:rtl/>
        </w:rPr>
      </w:pPr>
      <w:r w:rsidRPr="002A02BD">
        <w:rPr>
          <w:spacing w:val="-4"/>
          <w:rtl/>
        </w:rPr>
        <w:t>א</w:t>
      </w:r>
      <w:r w:rsidR="00964B71" w:rsidRPr="002A02BD">
        <w:rPr>
          <w:rFonts w:hint="cs"/>
          <w:spacing w:val="-4"/>
          <w:rtl/>
        </w:rPr>
        <w:t>פי</w:t>
      </w:r>
      <w:r w:rsidR="00DC7B08" w:rsidRPr="002A02BD">
        <w:rPr>
          <w:rFonts w:hint="cs"/>
          <w:spacing w:val="-4"/>
          <w:rtl/>
        </w:rPr>
        <w:t>'</w:t>
      </w:r>
      <w:r w:rsidR="00964B71" w:rsidRPr="002A02BD">
        <w:rPr>
          <w:rFonts w:hint="cs"/>
          <w:spacing w:val="-4"/>
          <w:rtl/>
        </w:rPr>
        <w:t xml:space="preserve"> לא</w:t>
      </w:r>
      <w:r w:rsidRPr="002A02BD">
        <w:rPr>
          <w:spacing w:val="-4"/>
          <w:rtl/>
        </w:rPr>
        <w:t xml:space="preserve">, </w:t>
      </w:r>
      <w:r w:rsidR="00DC7B08" w:rsidRPr="002A02BD">
        <w:rPr>
          <w:rFonts w:hint="cs"/>
          <w:spacing w:val="-4"/>
          <w:rtl/>
        </w:rPr>
        <w:t xml:space="preserve">שאפי' לא ישקה ביום אחד ישקה ביומיים </w:t>
      </w:r>
      <w:r w:rsidR="00DC7B08" w:rsidRPr="002A02BD">
        <w:rPr>
          <w:rStyle w:val="affe"/>
          <w:rFonts w:hint="eastAsia"/>
          <w:spacing w:val="-4"/>
          <w:rtl/>
        </w:rPr>
        <w:t>שתתמלא</w:t>
      </w:r>
      <w:r w:rsidR="00DC7B08" w:rsidRPr="002A02BD">
        <w:rPr>
          <w:rStyle w:val="affe"/>
          <w:spacing w:val="-4"/>
          <w:rtl/>
        </w:rPr>
        <w:t xml:space="preserve"> </w:t>
      </w:r>
      <w:r w:rsidR="00DC7B08" w:rsidRPr="002A02BD">
        <w:rPr>
          <w:rStyle w:val="affe"/>
          <w:rFonts w:hint="eastAsia"/>
          <w:spacing w:val="-4"/>
          <w:rtl/>
        </w:rPr>
        <w:t>מעצמה</w:t>
      </w:r>
      <w:r w:rsidR="00DC7B08" w:rsidRPr="002A02BD">
        <w:rPr>
          <w:rStyle w:val="affe"/>
          <w:spacing w:val="-4"/>
          <w:rtl/>
        </w:rPr>
        <w:t>.</w:t>
      </w:r>
    </w:p>
    <w:p w14:paraId="405C00FB" w14:textId="69CA3E76" w:rsidR="00E31AD5" w:rsidRDefault="0089324E" w:rsidP="002A02BD">
      <w:pPr>
        <w:pStyle w:val="36"/>
        <w:framePr w:wrap="notBeside"/>
        <w:rPr>
          <w:rtl/>
        </w:rPr>
      </w:pPr>
      <w:r w:rsidRPr="002A02BD">
        <w:rPr>
          <w:rtl/>
        </w:rPr>
        <w:t>ת"ר</w:t>
      </w:r>
      <w:r w:rsidR="00E31AD5">
        <w:rPr>
          <w:rtl/>
        </w:rPr>
        <w:t>:</w:t>
      </w:r>
    </w:p>
    <w:p w14:paraId="5B05B981" w14:textId="52F5F244" w:rsidR="0089324E" w:rsidRPr="00C44ACC" w:rsidRDefault="0089324E" w:rsidP="00164685">
      <w:pPr>
        <w:rPr>
          <w:spacing w:val="-4"/>
          <w:rtl/>
        </w:rPr>
      </w:pPr>
      <w:r w:rsidRPr="00C44ACC">
        <w:rPr>
          <w:rFonts w:ascii="Fb Fontext" w:hAnsi="Fb Fontext"/>
          <w:spacing w:val="-4"/>
          <w:rtl/>
        </w:rPr>
        <w:t xml:space="preserve">בריכה </w:t>
      </w:r>
      <w:r w:rsidR="00FB6C09" w:rsidRPr="00C44ACC">
        <w:rPr>
          <w:rStyle w:val="affe"/>
          <w:rFonts w:hint="eastAsia"/>
          <w:rtl/>
        </w:rPr>
        <w:t>ב</w:t>
      </w:r>
      <w:r w:rsidR="00FB6C09">
        <w:rPr>
          <w:rStyle w:val="affe"/>
          <w:rFonts w:hint="cs"/>
          <w:rtl/>
        </w:rPr>
        <w:t>בית ה</w:t>
      </w:r>
      <w:r w:rsidR="00FB6C09" w:rsidRPr="00C44ACC">
        <w:rPr>
          <w:rStyle w:val="affe"/>
          <w:rFonts w:hint="eastAsia"/>
          <w:rtl/>
        </w:rPr>
        <w:t>שלחין</w:t>
      </w:r>
      <w:r w:rsidR="00FB6C09" w:rsidRPr="00C44ACC">
        <w:rPr>
          <w:rStyle w:val="affe"/>
          <w:rtl/>
        </w:rPr>
        <w:t xml:space="preserve"> תחתון </w:t>
      </w:r>
      <w:r w:rsidR="00964B71">
        <w:rPr>
          <w:rFonts w:ascii="Fb Fontext" w:hAnsi="Fb Fontext" w:hint="cs"/>
          <w:spacing w:val="-4"/>
          <w:rtl/>
        </w:rPr>
        <w:t xml:space="preserve">שמתמלאת ממעיין </w:t>
      </w:r>
      <w:r w:rsidR="00964B71" w:rsidRPr="00C44ACC">
        <w:rPr>
          <w:rStyle w:val="affe"/>
          <w:rtl/>
        </w:rPr>
        <w:t>ש</w:t>
      </w:r>
      <w:r w:rsidR="00FB6C09">
        <w:rPr>
          <w:rStyle w:val="affe"/>
          <w:rFonts w:hint="cs"/>
          <w:rtl/>
        </w:rPr>
        <w:t>ב</w:t>
      </w:r>
      <w:r w:rsidR="00964B71" w:rsidRPr="00C44ACC">
        <w:rPr>
          <w:rStyle w:val="affe"/>
          <w:rFonts w:hint="eastAsia"/>
          <w:rtl/>
        </w:rPr>
        <w:t>שלחין</w:t>
      </w:r>
      <w:r w:rsidR="00FB6C09">
        <w:rPr>
          <w:rStyle w:val="affe"/>
          <w:rFonts w:hint="cs"/>
          <w:rtl/>
        </w:rPr>
        <w:t xml:space="preserve"> עליון</w:t>
      </w:r>
      <w:r w:rsidR="00FB6C09">
        <w:rPr>
          <w:rFonts w:ascii="Fb Fontext" w:hAnsi="Fb Fontext" w:hint="cs"/>
          <w:spacing w:val="-4"/>
          <w:rtl/>
        </w:rPr>
        <w:t xml:space="preserve">- </w:t>
      </w:r>
      <w:r w:rsidR="00FB6C09" w:rsidRPr="00714DD2">
        <w:rPr>
          <w:rtl/>
        </w:rPr>
        <w:t xml:space="preserve">מותר להשקות ממנה </w:t>
      </w:r>
      <w:r w:rsidR="00FB6C09" w:rsidRPr="00714DD2">
        <w:rPr>
          <w:rStyle w:val="affc"/>
          <w:rFonts w:hint="eastAsia"/>
          <w:rtl/>
        </w:rPr>
        <w:t>א</w:t>
      </w:r>
      <w:r w:rsidR="00FB6C09" w:rsidRPr="00714DD2">
        <w:rPr>
          <w:rStyle w:val="affc"/>
          <w:rtl/>
        </w:rPr>
        <w:t>.</w:t>
      </w:r>
      <w:r w:rsidR="00FB6C09" w:rsidRPr="00714DD2">
        <w:rPr>
          <w:rFonts w:hint="cs"/>
          <w:rtl/>
        </w:rPr>
        <w:t xml:space="preserve"> כשעדיין מטפטף</w:t>
      </w:r>
      <w:r w:rsidR="00C435C6" w:rsidRPr="00714DD2">
        <w:rPr>
          <w:rFonts w:hint="cs"/>
          <w:rtl/>
        </w:rPr>
        <w:t xml:space="preserve"> אליה</w:t>
      </w:r>
      <w:r w:rsidR="00FB6C09" w:rsidRPr="00714DD2">
        <w:rPr>
          <w:rFonts w:hint="cs"/>
          <w:rtl/>
        </w:rPr>
        <w:t xml:space="preserve"> </w:t>
      </w:r>
      <w:r w:rsidR="00FB6C09" w:rsidRPr="00714DD2">
        <w:rPr>
          <w:rStyle w:val="affc"/>
          <w:rFonts w:hint="eastAsia"/>
          <w:rtl/>
        </w:rPr>
        <w:t>ב</w:t>
      </w:r>
      <w:r w:rsidR="00FB6C09" w:rsidRPr="00714DD2">
        <w:rPr>
          <w:rStyle w:val="affc"/>
          <w:rtl/>
        </w:rPr>
        <w:t>.</w:t>
      </w:r>
      <w:r w:rsidR="00FB6C09" w:rsidRPr="00714DD2">
        <w:rPr>
          <w:rFonts w:hint="cs"/>
          <w:rtl/>
        </w:rPr>
        <w:t xml:space="preserve"> </w:t>
      </w:r>
      <w:r w:rsidR="00964B71" w:rsidRPr="00714DD2">
        <w:rPr>
          <w:rFonts w:hint="cs"/>
          <w:rtl/>
        </w:rPr>
        <w:t xml:space="preserve">לא פסק </w:t>
      </w:r>
      <w:r w:rsidR="00FB6C09" w:rsidRPr="00714DD2">
        <w:rPr>
          <w:rFonts w:hint="cs"/>
          <w:rtl/>
        </w:rPr>
        <w:t>המעיין.</w:t>
      </w:r>
    </w:p>
    <w:p w14:paraId="2FC23572" w14:textId="1534A3BD" w:rsidR="00AF35DE" w:rsidRDefault="00362F75" w:rsidP="00B21345">
      <w:pPr>
        <w:spacing w:after="60"/>
        <w:rPr>
          <w:rStyle w:val="affe"/>
          <w:rtl/>
        </w:rPr>
      </w:pPr>
      <w:r w:rsidRPr="007117F5">
        <w:rPr>
          <w:rFonts w:cs="PFT_Frank" w:hint="cs"/>
          <w:b/>
          <w:bCs/>
          <w:szCs w:val="14"/>
          <w:rtl/>
        </w:rPr>
        <w:t>ו</w:t>
      </w:r>
      <w:r w:rsidR="00C435C6" w:rsidRPr="007117F5">
        <w:rPr>
          <w:rFonts w:cs="PFT_Frank" w:hint="eastAsia"/>
          <w:b/>
          <w:bCs/>
          <w:szCs w:val="14"/>
          <w:rtl/>
        </w:rPr>
        <w:t>לא</w:t>
      </w:r>
      <w:r w:rsidR="00C435C6">
        <w:rPr>
          <w:rFonts w:hint="cs"/>
          <w:rtl/>
        </w:rPr>
        <w:t xml:space="preserve"> ידלה ממקום נמוך להשקות גבוה</w:t>
      </w:r>
      <w:r w:rsidR="00C435C6" w:rsidRPr="00C44ACC">
        <w:rPr>
          <w:rStyle w:val="affe"/>
          <w:rtl/>
        </w:rPr>
        <w:t xml:space="preserve"> אפי' </w:t>
      </w:r>
      <w:r w:rsidR="00C435C6">
        <w:rPr>
          <w:rStyle w:val="affe"/>
          <w:rFonts w:hint="cs"/>
          <w:rtl/>
        </w:rPr>
        <w:t>ב</w:t>
      </w:r>
      <w:r w:rsidR="00C435C6" w:rsidRPr="00C44ACC">
        <w:rPr>
          <w:rStyle w:val="affe"/>
          <w:rFonts w:hint="eastAsia"/>
          <w:rtl/>
        </w:rPr>
        <w:t>אותה</w:t>
      </w:r>
      <w:r w:rsidR="00C435C6" w:rsidRPr="00C44ACC">
        <w:rPr>
          <w:rStyle w:val="affe"/>
          <w:rtl/>
        </w:rPr>
        <w:t xml:space="preserve"> </w:t>
      </w:r>
      <w:r w:rsidR="00C435C6" w:rsidRPr="00C44ACC">
        <w:rPr>
          <w:rStyle w:val="affe"/>
          <w:rFonts w:hint="eastAsia"/>
          <w:rtl/>
        </w:rPr>
        <w:t>ערוגה</w:t>
      </w:r>
      <w:r w:rsidR="00C435C6" w:rsidRPr="00C44ACC">
        <w:rPr>
          <w:rStyle w:val="affe"/>
          <w:rtl/>
        </w:rPr>
        <w:t xml:space="preserve">, </w:t>
      </w:r>
      <w:r w:rsidR="00C435C6" w:rsidRPr="00C44ACC">
        <w:rPr>
          <w:rStyle w:val="affe"/>
          <w:rFonts w:hint="eastAsia"/>
          <w:rtl/>
        </w:rPr>
        <w:t>טירחא</w:t>
      </w:r>
      <w:r w:rsidR="00C435C6" w:rsidRPr="00C44ACC">
        <w:rPr>
          <w:rStyle w:val="affe"/>
          <w:rtl/>
        </w:rPr>
        <w:t>.</w:t>
      </w:r>
    </w:p>
    <w:p w14:paraId="1F7A4202" w14:textId="77777777" w:rsidR="00AF35DE" w:rsidRDefault="00AF35DE">
      <w:pPr>
        <w:bidi w:val="0"/>
        <w:spacing w:after="160" w:line="259" w:lineRule="auto"/>
        <w:jc w:val="left"/>
        <w:rPr>
          <w:rStyle w:val="affe"/>
          <w:rtl/>
        </w:rPr>
      </w:pPr>
      <w:r>
        <w:rPr>
          <w:rStyle w:val="affe"/>
          <w:rtl/>
        </w:rPr>
        <w:br w:type="page"/>
      </w:r>
    </w:p>
    <w:p w14:paraId="55F68895" w14:textId="235B5540" w:rsidR="00E31AD5" w:rsidRDefault="0089324E" w:rsidP="00714DD2">
      <w:pPr>
        <w:pStyle w:val="36"/>
        <w:framePr w:wrap="notBeside"/>
        <w:rPr>
          <w:rtl/>
        </w:rPr>
      </w:pPr>
      <w:r w:rsidRPr="00714DD2">
        <w:rPr>
          <w:rtl/>
        </w:rPr>
        <w:lastRenderedPageBreak/>
        <w:t>ת"ר</w:t>
      </w:r>
      <w:r w:rsidR="00E31AD5">
        <w:rPr>
          <w:rtl/>
        </w:rPr>
        <w:t>:</w:t>
      </w:r>
    </w:p>
    <w:p w14:paraId="64B377EF" w14:textId="25129BFA" w:rsidR="0089324E" w:rsidRPr="006F178A" w:rsidRDefault="0089324E" w:rsidP="00164685">
      <w:pPr>
        <w:rPr>
          <w:rtl/>
        </w:rPr>
      </w:pPr>
      <w:r w:rsidRPr="006F178A">
        <w:rPr>
          <w:rFonts w:ascii="Fb Fontext" w:hAnsi="Fb Fontext"/>
          <w:rtl/>
        </w:rPr>
        <w:t xml:space="preserve">מדלין </w:t>
      </w:r>
      <w:r w:rsidR="001744F9" w:rsidRPr="00C44ACC">
        <w:rPr>
          <w:rStyle w:val="affe"/>
          <w:rFonts w:hint="eastAsia"/>
          <w:rtl/>
        </w:rPr>
        <w:t>משקין</w:t>
      </w:r>
      <w:r w:rsidR="00C435C6">
        <w:rPr>
          <w:rStyle w:val="affe"/>
          <w:rFonts w:hint="cs"/>
          <w:rtl/>
        </w:rPr>
        <w:t xml:space="preserve"> </w:t>
      </w:r>
      <w:r w:rsidRPr="006F178A">
        <w:rPr>
          <w:rFonts w:ascii="Fb Fontext" w:hAnsi="Fb Fontext"/>
          <w:rtl/>
        </w:rPr>
        <w:t xml:space="preserve">לירקות </w:t>
      </w:r>
      <w:r w:rsidR="001744F9">
        <w:rPr>
          <w:rFonts w:ascii="Fb Fontext" w:hAnsi="Fb Fontext" w:hint="cs"/>
          <w:rtl/>
        </w:rPr>
        <w:t>לאוכלן</w:t>
      </w:r>
      <w:r w:rsidR="00361C08">
        <w:rPr>
          <w:rFonts w:ascii="Fb Fontext" w:hAnsi="Fb Fontext" w:hint="cs"/>
          <w:rtl/>
        </w:rPr>
        <w:t xml:space="preserve"> במועד</w:t>
      </w:r>
      <w:r w:rsidR="00361C08">
        <w:rPr>
          <w:rStyle w:val="affe"/>
          <w:rFonts w:hint="cs"/>
          <w:rtl/>
        </w:rPr>
        <w:t>,</w:t>
      </w:r>
      <w:r w:rsidR="00C435C6" w:rsidRPr="00C44ACC">
        <w:rPr>
          <w:rStyle w:val="affe"/>
          <w:rtl/>
        </w:rPr>
        <w:t xml:space="preserve"> </w:t>
      </w:r>
      <w:r w:rsidR="001744F9">
        <w:rPr>
          <w:rFonts w:ascii="Fb Fontext" w:hAnsi="Fb Fontext" w:hint="cs"/>
          <w:rtl/>
        </w:rPr>
        <w:t>ולא לייפותן</w:t>
      </w:r>
      <w:r w:rsidR="00C435C6" w:rsidRPr="00C44ACC">
        <w:rPr>
          <w:rStyle w:val="affe"/>
          <w:rtl/>
        </w:rPr>
        <w:t xml:space="preserve"> </w:t>
      </w:r>
      <w:r w:rsidR="00C435C6" w:rsidRPr="00C44ACC">
        <w:rPr>
          <w:rStyle w:val="affe"/>
          <w:rFonts w:hint="eastAsia"/>
          <w:rtl/>
        </w:rPr>
        <w:t>הרו</w:t>
      </w:r>
      <w:r w:rsidR="00C435C6">
        <w:rPr>
          <w:rStyle w:val="affe"/>
          <w:rFonts w:hint="cs"/>
          <w:rtl/>
        </w:rPr>
        <w:t>ו</w:t>
      </w:r>
      <w:r w:rsidR="00C435C6" w:rsidRPr="00C44ACC">
        <w:rPr>
          <w:rStyle w:val="affe"/>
          <w:rFonts w:hint="eastAsia"/>
          <w:rtl/>
        </w:rPr>
        <w:t>חה</w:t>
      </w:r>
      <w:r w:rsidR="00C435C6">
        <w:rPr>
          <w:rFonts w:hint="cs"/>
          <w:rtl/>
        </w:rPr>
        <w:t>.</w:t>
      </w:r>
    </w:p>
    <w:p w14:paraId="310968E4" w14:textId="77777777" w:rsidR="00E31AD5" w:rsidRDefault="0089324E" w:rsidP="007A17CB">
      <w:pPr>
        <w:pStyle w:val="36"/>
        <w:framePr w:wrap="notBeside"/>
        <w:rPr>
          <w:rtl/>
        </w:rPr>
      </w:pPr>
      <w:r w:rsidRPr="007A17CB">
        <w:rPr>
          <w:rtl/>
        </w:rPr>
        <w:t>רבה תוספאה</w:t>
      </w:r>
      <w:r w:rsidR="00E31AD5">
        <w:rPr>
          <w:rtl/>
        </w:rPr>
        <w:t>:</w:t>
      </w:r>
    </w:p>
    <w:p w14:paraId="5BFDBDD8" w14:textId="77777777" w:rsidR="004E0BA3" w:rsidRDefault="00361C08" w:rsidP="00164685">
      <w:pPr>
        <w:rPr>
          <w:rtl/>
        </w:rPr>
      </w:pPr>
      <w:r>
        <w:rPr>
          <w:rFonts w:hint="cs"/>
          <w:rtl/>
        </w:rPr>
        <w:t xml:space="preserve">סבר לנדות על זה, ומדלין היינו </w:t>
      </w:r>
      <w:r w:rsidRPr="007117F5">
        <w:rPr>
          <w:rFonts w:cs="PFT_Frank" w:hint="eastAsia"/>
          <w:b/>
          <w:bCs/>
          <w:szCs w:val="14"/>
          <w:rtl/>
        </w:rPr>
        <w:t>לדלל</w:t>
      </w:r>
      <w:r w:rsidRPr="00C44ACC">
        <w:rPr>
          <w:rStyle w:val="affe"/>
          <w:rtl/>
        </w:rPr>
        <w:t xml:space="preserve"> לעקור כשצפופים</w:t>
      </w:r>
      <w:r>
        <w:rPr>
          <w:rStyle w:val="affe"/>
          <w:rFonts w:hint="cs"/>
          <w:rtl/>
        </w:rPr>
        <w:t>,</w:t>
      </w:r>
    </w:p>
    <w:p w14:paraId="063E8EF7" w14:textId="6EE82C70" w:rsidR="00E31AD5" w:rsidRDefault="00361C08" w:rsidP="007A17CB">
      <w:pPr>
        <w:pStyle w:val="36"/>
        <w:framePr w:wrap="notBeside"/>
        <w:rPr>
          <w:rtl/>
        </w:rPr>
      </w:pPr>
      <w:r w:rsidRPr="007A17CB">
        <w:rPr>
          <w:rFonts w:hint="cs"/>
          <w:rtl/>
        </w:rPr>
        <w:t xml:space="preserve">וענהו </w:t>
      </w:r>
      <w:r w:rsidR="0089324E" w:rsidRPr="007A17CB">
        <w:rPr>
          <w:rFonts w:hint="eastAsia"/>
          <w:rtl/>
        </w:rPr>
        <w:t>רבינא</w:t>
      </w:r>
      <w:r w:rsidR="00E31AD5">
        <w:rPr>
          <w:rFonts w:hint="cs"/>
          <w:rtl/>
        </w:rPr>
        <w:t>:</w:t>
      </w:r>
    </w:p>
    <w:p w14:paraId="704800DF" w14:textId="1FB53853" w:rsidR="0089324E" w:rsidRPr="00361C08" w:rsidRDefault="0089324E" w:rsidP="00164685">
      <w:pPr>
        <w:rPr>
          <w:rtl/>
        </w:rPr>
      </w:pPr>
      <w:r w:rsidRPr="00C44ACC">
        <w:rPr>
          <w:rStyle w:val="affc"/>
          <w:rtl/>
        </w:rPr>
        <w:t>תניא</w:t>
      </w:r>
      <w:r w:rsidRPr="006F178A">
        <w:rPr>
          <w:rFonts w:hint="cs"/>
          <w:rtl/>
        </w:rPr>
        <w:t xml:space="preserve"> </w:t>
      </w:r>
      <w:r w:rsidRPr="00C44ACC">
        <w:rPr>
          <w:rtl/>
        </w:rPr>
        <w:t xml:space="preserve">'מדלין </w:t>
      </w:r>
      <w:r w:rsidRPr="007117F5">
        <w:rPr>
          <w:rFonts w:cs="PFT_Frank"/>
          <w:b/>
          <w:bCs/>
          <w:szCs w:val="14"/>
          <w:rtl/>
        </w:rPr>
        <w:t>מים</w:t>
      </w:r>
      <w:r w:rsidR="00361C08" w:rsidRPr="007117F5">
        <w:rPr>
          <w:rFonts w:cs="PFT_Frank"/>
          <w:b/>
          <w:bCs/>
          <w:szCs w:val="14"/>
          <w:rtl/>
        </w:rPr>
        <w:t>'</w:t>
      </w:r>
      <w:r w:rsidRPr="00C44ACC">
        <w:rPr>
          <w:rStyle w:val="affe"/>
          <w:rtl/>
        </w:rPr>
        <w:t xml:space="preserve"> </w:t>
      </w:r>
      <w:r w:rsidR="00361C08">
        <w:rPr>
          <w:rStyle w:val="affe"/>
          <w:rFonts w:hint="cs"/>
          <w:rtl/>
        </w:rPr>
        <w:t xml:space="preserve">- </w:t>
      </w:r>
      <w:r w:rsidR="00361C08" w:rsidRPr="00D54BA1">
        <w:rPr>
          <w:rStyle w:val="affe"/>
          <w:rFonts w:cs="PFT_Frank" w:hint="eastAsia"/>
          <w:b/>
          <w:bCs/>
          <w:szCs w:val="10"/>
          <w:rtl/>
        </w:rPr>
        <w:t>לדלות</w:t>
      </w:r>
      <w:r w:rsidR="00361C08" w:rsidRPr="00C44ACC">
        <w:rPr>
          <w:rStyle w:val="affe"/>
          <w:rtl/>
        </w:rPr>
        <w:t xml:space="preserve"> </w:t>
      </w:r>
      <w:r w:rsidR="00361C08">
        <w:rPr>
          <w:rStyle w:val="affe"/>
          <w:rFonts w:hint="cs"/>
          <w:rtl/>
        </w:rPr>
        <w:t xml:space="preserve">מהעומק </w:t>
      </w:r>
      <w:r w:rsidR="00361C08" w:rsidRPr="00C44ACC">
        <w:rPr>
          <w:rStyle w:val="affe"/>
          <w:rFonts w:hint="eastAsia"/>
          <w:rtl/>
        </w:rPr>
        <w:t>אף</w:t>
      </w:r>
      <w:r w:rsidR="00361C08" w:rsidRPr="00C44ACC">
        <w:rPr>
          <w:rStyle w:val="affe"/>
          <w:rtl/>
        </w:rPr>
        <w:t xml:space="preserve"> </w:t>
      </w:r>
      <w:r w:rsidR="00361C08" w:rsidRPr="00C44ACC">
        <w:rPr>
          <w:rStyle w:val="affe"/>
          <w:rFonts w:hint="eastAsia"/>
          <w:rtl/>
        </w:rPr>
        <w:t>שטורח</w:t>
      </w:r>
      <w:r w:rsidR="00361C08">
        <w:rPr>
          <w:rFonts w:hint="cs"/>
          <w:rtl/>
        </w:rPr>
        <w:t>.</w:t>
      </w:r>
    </w:p>
    <w:p w14:paraId="302245BB" w14:textId="77777777" w:rsidR="0089324E" w:rsidRPr="006F178A" w:rsidRDefault="0089324E" w:rsidP="00800D78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ד:</w:t>
      </w:r>
    </w:p>
    <w:p w14:paraId="46B4760A" w14:textId="77777777" w:rsidR="004E0BA3" w:rsidRDefault="0089324E" w:rsidP="00164685">
      <w:pPr>
        <w:pStyle w:val="affff1"/>
        <w:rPr>
          <w:rtl/>
        </w:rPr>
      </w:pPr>
      <w:ins w:id="9802" w:author="מספור קטעי משנה" w:date="2026-10-06T06:45:36Z">
        <w:r>
          <w:rPr>
            <w:rStyle w:val="MisparKeta"/>
          </w:rPr>
          <w:t xml:space="preserve">א. </w:t>
        </w:r>
      </w:ins>
      <w:r w:rsidRPr="00C44ACC">
        <w:rPr>
          <w:rtl/>
        </w:rPr>
        <w:t>ואין עושין עוגיות לגפנים</w:t>
      </w:r>
    </w:p>
    <w:p w14:paraId="67CE1157" w14:textId="3068FCBC" w:rsidR="00E31AD5" w:rsidRDefault="0089324E" w:rsidP="007A17CB">
      <w:pPr>
        <w:pStyle w:val="36"/>
        <w:framePr w:wrap="notBeside"/>
        <w:rPr>
          <w:rtl/>
        </w:rPr>
      </w:pPr>
      <w:r w:rsidRPr="007A17CB">
        <w:rPr>
          <w:rtl/>
        </w:rPr>
        <w:t>ר"י</w:t>
      </w:r>
      <w:r w:rsidR="00E31AD5">
        <w:rPr>
          <w:rtl/>
        </w:rPr>
        <w:t>:</w:t>
      </w:r>
    </w:p>
    <w:p w14:paraId="44BF0410" w14:textId="0A974210" w:rsidR="0089324E" w:rsidRPr="006F178A" w:rsidRDefault="0089324E" w:rsidP="00164685">
      <w:pPr>
        <w:rPr>
          <w:rFonts w:cs="Guttman Vilna"/>
          <w:b/>
          <w:rtl/>
        </w:rPr>
      </w:pPr>
      <w:r w:rsidRPr="006F178A">
        <w:rPr>
          <w:rFonts w:hint="cs"/>
          <w:rtl/>
        </w:rPr>
        <w:t xml:space="preserve">בורות </w:t>
      </w:r>
      <w:r w:rsidR="0007583D">
        <w:rPr>
          <w:rFonts w:hint="cs"/>
          <w:rtl/>
        </w:rPr>
        <w:t xml:space="preserve">עגולים </w:t>
      </w:r>
      <w:r w:rsidRPr="006F178A">
        <w:rPr>
          <w:rFonts w:hint="cs"/>
          <w:rtl/>
        </w:rPr>
        <w:t>שתחת הגפנים</w:t>
      </w:r>
      <w:r w:rsidR="0007583D">
        <w:rPr>
          <w:rFonts w:hint="cs"/>
          <w:b/>
          <w:rtl/>
        </w:rPr>
        <w:t xml:space="preserve">, </w:t>
      </w:r>
      <w:r w:rsidRPr="007117F5">
        <w:rPr>
          <w:rFonts w:cs="PFT_Frank" w:hint="eastAsia"/>
          <w:b/>
          <w:bCs/>
          <w:szCs w:val="14"/>
          <w:rtl/>
        </w:rPr>
        <w:t>ותנ</w:t>
      </w:r>
      <w:r w:rsidRPr="007117F5">
        <w:rPr>
          <w:rFonts w:cs="PFT_Frank"/>
          <w:b/>
          <w:bCs/>
          <w:szCs w:val="14"/>
          <w:rtl/>
        </w:rPr>
        <w:t>"</w:t>
      </w:r>
      <w:r w:rsidRPr="007117F5">
        <w:rPr>
          <w:rFonts w:cs="PFT_Frank" w:hint="eastAsia"/>
          <w:b/>
          <w:bCs/>
          <w:szCs w:val="14"/>
          <w:rtl/>
        </w:rPr>
        <w:t>ה</w:t>
      </w:r>
      <w:r w:rsidR="0007583D">
        <w:rPr>
          <w:rFonts w:hint="cs"/>
          <w:b/>
          <w:rtl/>
        </w:rPr>
        <w:t>.</w:t>
      </w:r>
    </w:p>
    <w:p w14:paraId="6F0BA377" w14:textId="19156449" w:rsidR="0089324E" w:rsidRPr="006F178A" w:rsidRDefault="0007583D" w:rsidP="00164685">
      <w:pPr>
        <w:rPr>
          <w:rFonts w:cs="Guttman Vilna"/>
          <w:b/>
          <w:rtl/>
        </w:rPr>
      </w:pPr>
      <w:r>
        <w:rPr>
          <w:rFonts w:hint="cs"/>
          <w:rtl/>
        </w:rPr>
        <w:t xml:space="preserve">ודוקא </w:t>
      </w:r>
      <w:r w:rsidRPr="006F178A">
        <w:rPr>
          <w:rFonts w:hint="cs"/>
          <w:rtl/>
        </w:rPr>
        <w:t>בחדשים</w:t>
      </w:r>
      <w:r>
        <w:rPr>
          <w:rFonts w:hint="cs"/>
          <w:rtl/>
        </w:rPr>
        <w:t xml:space="preserve"> </w:t>
      </w:r>
      <w:r w:rsidRPr="00C44ACC">
        <w:rPr>
          <w:rStyle w:val="affe"/>
          <w:rFonts w:hint="eastAsia"/>
          <w:rtl/>
        </w:rPr>
        <w:t>טירחא</w:t>
      </w:r>
      <w:r>
        <w:rPr>
          <w:rStyle w:val="affe"/>
          <w:rFonts w:hint="cs"/>
          <w:rtl/>
        </w:rPr>
        <w:t xml:space="preserve">, </w:t>
      </w:r>
      <w:r>
        <w:rPr>
          <w:rFonts w:hint="cs"/>
          <w:rtl/>
        </w:rPr>
        <w:t>אבל לתקן ה</w:t>
      </w:r>
      <w:r w:rsidR="001744F9" w:rsidRPr="006F178A">
        <w:rPr>
          <w:rFonts w:hint="cs"/>
          <w:rtl/>
        </w:rPr>
        <w:t>ישנים</w:t>
      </w:r>
      <w:r w:rsidR="0089324E" w:rsidRPr="006F178A">
        <w:rPr>
          <w:rtl/>
        </w:rPr>
        <w:t xml:space="preserve"> </w:t>
      </w:r>
      <w:r w:rsidR="0089324E" w:rsidRPr="00C44ACC">
        <w:rPr>
          <w:rStyle w:val="affc"/>
          <w:rFonts w:hint="eastAsia"/>
          <w:rtl/>
        </w:rPr>
        <w:t>התיר</w:t>
      </w:r>
      <w:r w:rsidR="0089324E" w:rsidRPr="00C44ACC">
        <w:rPr>
          <w:rStyle w:val="affc"/>
          <w:rtl/>
        </w:rPr>
        <w:t xml:space="preserve"> </w:t>
      </w:r>
      <w:r w:rsidR="00C73F97" w:rsidRPr="00C44ACC">
        <w:rPr>
          <w:rStyle w:val="affc"/>
          <w:rtl/>
        </w:rPr>
        <w:t>ר"י</w:t>
      </w:r>
      <w:r>
        <w:rPr>
          <w:rStyle w:val="affc"/>
          <w:rFonts w:hint="cs"/>
          <w:rtl/>
        </w:rPr>
        <w:t xml:space="preserve"> </w:t>
      </w:r>
      <w:r w:rsidR="0089324E" w:rsidRPr="00C44ACC">
        <w:rPr>
          <w:rStyle w:val="affc"/>
          <w:rtl/>
        </w:rPr>
        <w:t>לבני בר ציתאי</w:t>
      </w:r>
      <w:r>
        <w:rPr>
          <w:rFonts w:hint="cs"/>
          <w:rtl/>
        </w:rPr>
        <w:t>.</w:t>
      </w:r>
    </w:p>
    <w:p w14:paraId="1584E2DF" w14:textId="08784CBA" w:rsidR="001D1194" w:rsidRPr="006F3760" w:rsidRDefault="0089324E" w:rsidP="00164685">
      <w:pPr>
        <w:pStyle w:val="affff1"/>
        <w:rPr>
          <w:spacing w:val="2"/>
          <w:rtl/>
        </w:rPr>
      </w:pPr>
      <w:ins w:id="9803" w:author="מספור קטעי משנה" w:date="2026-10-06T06:45:36Z">
        <w:r>
          <w:rPr>
            <w:rStyle w:val="MisparKeta"/>
          </w:rPr>
          <w:t xml:space="preserve">ב. </w:t>
        </w:r>
      </w:ins>
      <w:r w:rsidRPr="006F3760">
        <w:rPr>
          <w:rFonts w:hint="eastAsia"/>
          <w:spacing w:val="2"/>
          <w:rtl/>
        </w:rPr>
        <w:t>ראב</w:t>
      </w:r>
      <w:r w:rsidRPr="006F3760">
        <w:rPr>
          <w:spacing w:val="2"/>
          <w:rtl/>
        </w:rPr>
        <w:t>"</w:t>
      </w:r>
      <w:r w:rsidRPr="006F3760">
        <w:rPr>
          <w:rFonts w:hint="eastAsia"/>
          <w:spacing w:val="2"/>
          <w:rtl/>
        </w:rPr>
        <w:t>ע</w:t>
      </w:r>
      <w:r w:rsidR="001D1194" w:rsidRPr="006F3760">
        <w:rPr>
          <w:rFonts w:hint="cs"/>
          <w:spacing w:val="2"/>
          <w:rtl/>
        </w:rPr>
        <w:t>:</w:t>
      </w:r>
      <w:r w:rsidRPr="006F3760">
        <w:rPr>
          <w:spacing w:val="2"/>
          <w:rtl/>
        </w:rPr>
        <w:t xml:space="preserve"> אין עושין את האמה</w:t>
      </w:r>
      <w:r w:rsidR="001D1194" w:rsidRPr="006F3760">
        <w:rPr>
          <w:rFonts w:hint="cs"/>
          <w:spacing w:val="2"/>
          <w:rtl/>
        </w:rPr>
        <w:t xml:space="preserve"> בתחילה </w:t>
      </w:r>
      <w:r w:rsidR="00C73F97" w:rsidRPr="006F3760">
        <w:rPr>
          <w:rFonts w:hint="eastAsia"/>
          <w:spacing w:val="2"/>
          <w:rtl/>
        </w:rPr>
        <w:t>ב</w:t>
      </w:r>
      <w:r w:rsidRPr="006F3760">
        <w:rPr>
          <w:spacing w:val="2"/>
          <w:rtl/>
        </w:rPr>
        <w:t>מועד</w:t>
      </w:r>
      <w:r w:rsidR="001D1194" w:rsidRPr="006F3760">
        <w:rPr>
          <w:rFonts w:hint="cs"/>
          <w:spacing w:val="2"/>
          <w:rtl/>
        </w:rPr>
        <w:t xml:space="preserve">- </w:t>
      </w:r>
      <w:r w:rsidR="001D1194" w:rsidRPr="006F3760">
        <w:rPr>
          <w:rStyle w:val="affe"/>
          <w:rFonts w:hint="eastAsia"/>
          <w:spacing w:val="2"/>
          <w:rtl/>
        </w:rPr>
        <w:t>טירחא</w:t>
      </w:r>
      <w:r w:rsidR="001D1194" w:rsidRPr="006F3760">
        <w:rPr>
          <w:rStyle w:val="affe"/>
          <w:rFonts w:hint="cs"/>
          <w:spacing w:val="2"/>
          <w:rtl/>
        </w:rPr>
        <w:t xml:space="preserve"> </w:t>
      </w:r>
      <w:r w:rsidR="001D1194" w:rsidRPr="006F3760">
        <w:rPr>
          <w:rFonts w:hint="cs"/>
          <w:spacing w:val="2"/>
          <w:rtl/>
        </w:rPr>
        <w:t>ובשביעית-</w:t>
      </w:r>
    </w:p>
    <w:p w14:paraId="1B3EF485" w14:textId="13D54FDB" w:rsidR="00E31AD5" w:rsidRDefault="001D1194" w:rsidP="00473EF7">
      <w:pPr>
        <w:pStyle w:val="36"/>
        <w:framePr w:wrap="notBeside"/>
        <w:rPr>
          <w:rtl/>
        </w:rPr>
      </w:pPr>
      <w:r w:rsidRPr="00473EF7">
        <w:rPr>
          <w:rFonts w:hint="eastAsia"/>
          <w:rtl/>
        </w:rPr>
        <w:t>חלקו</w:t>
      </w:r>
      <w:r w:rsidRPr="00473EF7">
        <w:rPr>
          <w:rtl/>
        </w:rPr>
        <w:t xml:space="preserve"> </w:t>
      </w:r>
      <w:r w:rsidR="0089324E" w:rsidRPr="00473EF7">
        <w:rPr>
          <w:rFonts w:hint="eastAsia"/>
          <w:rtl/>
        </w:rPr>
        <w:t>ר</w:t>
      </w:r>
      <w:r w:rsidR="0089324E" w:rsidRPr="00473EF7">
        <w:rPr>
          <w:rtl/>
        </w:rPr>
        <w:t>"</w:t>
      </w:r>
      <w:r w:rsidR="0089324E" w:rsidRPr="00473EF7">
        <w:rPr>
          <w:rFonts w:hint="eastAsia"/>
          <w:rtl/>
        </w:rPr>
        <w:t>ז</w:t>
      </w:r>
      <w:r w:rsidR="0089324E" w:rsidRPr="00473EF7">
        <w:rPr>
          <w:rtl/>
        </w:rPr>
        <w:t xml:space="preserve"> </w:t>
      </w:r>
      <w:r w:rsidR="0089324E" w:rsidRPr="00473EF7">
        <w:rPr>
          <w:rFonts w:hint="eastAsia"/>
          <w:rtl/>
        </w:rPr>
        <w:t>וראב</w:t>
      </w:r>
      <w:r w:rsidR="0089324E" w:rsidRPr="00473EF7">
        <w:rPr>
          <w:rtl/>
        </w:rPr>
        <w:t>"</w:t>
      </w:r>
      <w:r w:rsidR="0089324E" w:rsidRPr="00473EF7">
        <w:rPr>
          <w:rFonts w:hint="eastAsia"/>
          <w:rtl/>
        </w:rPr>
        <w:t>מ</w:t>
      </w:r>
      <w:r w:rsidR="00E31AD5">
        <w:rPr>
          <w:rtl/>
        </w:rPr>
        <w:t>:</w:t>
      </w:r>
    </w:p>
    <w:p w14:paraId="33614744" w14:textId="648346C6" w:rsidR="0089324E" w:rsidRPr="00C44ACC" w:rsidRDefault="001D1194" w:rsidP="00164685">
      <w:pPr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או</w:t>
      </w:r>
      <w:r w:rsidRPr="001D1194">
        <w:rPr>
          <w:rFonts w:hint="cs"/>
          <w:rtl/>
        </w:rPr>
        <w:t xml:space="preserve"> </w:t>
      </w:r>
      <w:r w:rsidR="0089324E" w:rsidRPr="001D1194">
        <w:rPr>
          <w:rtl/>
        </w:rPr>
        <w:t xml:space="preserve">נראה כעודר, </w:t>
      </w:r>
      <w:r w:rsidR="001B4CC9">
        <w:rPr>
          <w:rtl/>
        </w:rPr>
        <w:tab/>
      </w:r>
      <w:r w:rsidRPr="007117F5">
        <w:rPr>
          <w:rFonts w:cs="PFT_Frank" w:hint="eastAsia"/>
          <w:b/>
          <w:bCs/>
          <w:szCs w:val="14"/>
          <w:rtl/>
        </w:rPr>
        <w:t>או</w:t>
      </w:r>
      <w:r w:rsidR="0089324E" w:rsidRPr="001D1194">
        <w:rPr>
          <w:rtl/>
        </w:rPr>
        <w:t xml:space="preserve"> שמכשיר </w:t>
      </w:r>
      <w:r>
        <w:rPr>
          <w:rFonts w:hint="cs"/>
          <w:rtl/>
        </w:rPr>
        <w:t>אגפיה</w:t>
      </w:r>
      <w:r w:rsidR="0089324E" w:rsidRPr="001D1194">
        <w:rPr>
          <w:rtl/>
        </w:rPr>
        <w:t xml:space="preserve"> לזריעה.</w:t>
      </w:r>
    </w:p>
    <w:p w14:paraId="4835FF38" w14:textId="3A8B29CC" w:rsidR="00E31AD5" w:rsidRDefault="004B6899" w:rsidP="00473EF7">
      <w:pPr>
        <w:pStyle w:val="36"/>
        <w:framePr w:wrap="notBeside"/>
        <w:rPr>
          <w:rtl/>
        </w:rPr>
      </w:pPr>
      <w:r w:rsidRPr="00473EF7">
        <w:rPr>
          <w:rFonts w:hint="cs"/>
          <w:rtl/>
        </w:rPr>
        <w:t>ונ</w:t>
      </w:r>
      <w:r w:rsidRPr="00473EF7">
        <w:rPr>
          <w:rFonts w:hint="eastAsia"/>
          <w:rtl/>
        </w:rPr>
        <w:t>פק</w:t>
      </w:r>
      <w:r w:rsidRPr="00473EF7">
        <w:rPr>
          <w:rFonts w:hint="cs"/>
          <w:rtl/>
        </w:rPr>
        <w:t>"מ</w:t>
      </w:r>
      <w:r w:rsidR="00E31AD5">
        <w:rPr>
          <w:rFonts w:hint="cs"/>
          <w:rtl/>
        </w:rPr>
        <w:t>:</w:t>
      </w:r>
    </w:p>
    <w:p w14:paraId="6701B1EE" w14:textId="55340879" w:rsidR="0089324E" w:rsidRPr="00C44ACC" w:rsidRDefault="004B6899" w:rsidP="00164685">
      <w:pPr>
        <w:rPr>
          <w:rtl/>
        </w:rPr>
      </w:pPr>
      <w:r>
        <w:rPr>
          <w:rFonts w:hint="cs"/>
          <w:rtl/>
        </w:rPr>
        <w:t>כשמשליך</w:t>
      </w:r>
      <w:r w:rsidRPr="004B6899">
        <w:rPr>
          <w:rFonts w:hint="cs"/>
          <w:rtl/>
        </w:rPr>
        <w:t xml:space="preserve"> </w:t>
      </w:r>
      <w:r>
        <w:rPr>
          <w:rFonts w:hint="cs"/>
          <w:rtl/>
        </w:rPr>
        <w:t>ה</w:t>
      </w:r>
      <w:r w:rsidR="00A06D8E" w:rsidRPr="004B6899">
        <w:rPr>
          <w:rFonts w:hint="cs"/>
          <w:rtl/>
        </w:rPr>
        <w:t>עפר רחוק</w:t>
      </w:r>
      <w:r>
        <w:rPr>
          <w:rFonts w:hint="cs"/>
          <w:rtl/>
        </w:rPr>
        <w:t xml:space="preserve"> מאגפיה</w:t>
      </w:r>
      <w:r w:rsidRPr="00C44ACC">
        <w:rPr>
          <w:rtl/>
        </w:rPr>
        <w:t xml:space="preserve"> </w:t>
      </w:r>
      <w:r w:rsidR="0089324E" w:rsidRPr="00C44ACC">
        <w:rPr>
          <w:rStyle w:val="affc"/>
          <w:rFonts w:hint="eastAsia"/>
          <w:rtl/>
        </w:rPr>
        <w:t>למ</w:t>
      </w:r>
      <w:r w:rsidR="0089324E" w:rsidRPr="00C44ACC">
        <w:rPr>
          <w:rStyle w:val="affc"/>
          <w:rtl/>
        </w:rPr>
        <w:t>"</w:t>
      </w:r>
      <w:r w:rsidR="0089324E" w:rsidRPr="00C44ACC">
        <w:rPr>
          <w:rStyle w:val="affc"/>
          <w:rFonts w:hint="eastAsia"/>
          <w:rtl/>
        </w:rPr>
        <w:t>ד</w:t>
      </w:r>
      <w:r w:rsidR="0089324E" w:rsidRPr="00C44ACC">
        <w:rPr>
          <w:rStyle w:val="affc"/>
          <w:rtl/>
        </w:rPr>
        <w:t xml:space="preserve"> שמכשיר</w:t>
      </w:r>
      <w:r w:rsidR="0089324E" w:rsidRPr="004B6899">
        <w:rPr>
          <w:rtl/>
        </w:rPr>
        <w:t xml:space="preserve"> </w:t>
      </w:r>
      <w:r>
        <w:rPr>
          <w:rFonts w:hint="cs"/>
          <w:rtl/>
        </w:rPr>
        <w:t xml:space="preserve">מותר [וגם אין חשש עודר </w:t>
      </w:r>
      <w:r w:rsidR="00B4295C">
        <w:rPr>
          <w:rFonts w:hint="cs"/>
          <w:rtl/>
        </w:rPr>
        <w:t>שדרכו להניח במקומו],</w:t>
      </w:r>
      <w:r w:rsidR="0089324E" w:rsidRPr="004B6899">
        <w:rPr>
          <w:rFonts w:hint="cs"/>
          <w:rtl/>
        </w:rPr>
        <w:t xml:space="preserve"> </w:t>
      </w:r>
      <w:r>
        <w:rPr>
          <w:rStyle w:val="affc"/>
          <w:rFonts w:hint="cs"/>
          <w:rtl/>
        </w:rPr>
        <w:t>ו</w:t>
      </w:r>
      <w:r w:rsidR="00A06D8E" w:rsidRPr="00C44ACC">
        <w:rPr>
          <w:rStyle w:val="affc"/>
          <w:rFonts w:hint="eastAsia"/>
          <w:rtl/>
        </w:rPr>
        <w:t>ל</w:t>
      </w:r>
      <w:r>
        <w:rPr>
          <w:rStyle w:val="affc"/>
          <w:rFonts w:hint="cs"/>
          <w:rtl/>
        </w:rPr>
        <w:t>מ"ד</w:t>
      </w:r>
      <w:r w:rsidR="00A06D8E" w:rsidRPr="00C44ACC">
        <w:rPr>
          <w:rStyle w:val="affc"/>
          <w:rtl/>
        </w:rPr>
        <w:t xml:space="preserve"> </w:t>
      </w:r>
      <w:r w:rsidR="00A06D8E" w:rsidRPr="00C44ACC">
        <w:rPr>
          <w:rStyle w:val="affc"/>
          <w:rFonts w:hint="eastAsia"/>
          <w:rtl/>
        </w:rPr>
        <w:t>עודר</w:t>
      </w:r>
      <w:r w:rsidR="00A06D8E" w:rsidRPr="004B6899">
        <w:rPr>
          <w:rtl/>
        </w:rPr>
        <w:t xml:space="preserve"> </w:t>
      </w:r>
      <w:r>
        <w:rPr>
          <w:rFonts w:hint="cs"/>
          <w:rtl/>
        </w:rPr>
        <w:t>אסור</w:t>
      </w:r>
      <w:r w:rsidR="00B4295C">
        <w:rPr>
          <w:rFonts w:hint="cs"/>
          <w:rtl/>
        </w:rPr>
        <w:t>.</w:t>
      </w:r>
    </w:p>
    <w:p w14:paraId="3C6E4573" w14:textId="77777777" w:rsidR="00E31AD5" w:rsidRDefault="00B4295C" w:rsidP="00473EF7">
      <w:pPr>
        <w:pStyle w:val="36"/>
        <w:framePr w:wrap="notBeside"/>
        <w:rPr>
          <w:rtl/>
        </w:rPr>
      </w:pPr>
      <w:r w:rsidRPr="00473EF7">
        <w:rPr>
          <w:rFonts w:hint="cs"/>
          <w:rtl/>
        </w:rPr>
        <w:t>אמימר שנה</w:t>
      </w:r>
      <w:r w:rsidR="00E31AD5">
        <w:rPr>
          <w:rtl/>
        </w:rPr>
        <w:t>:</w:t>
      </w:r>
    </w:p>
    <w:p w14:paraId="5777045B" w14:textId="77777777" w:rsidR="004E0BA3" w:rsidRDefault="00B4295C" w:rsidP="00164685">
      <w:pPr>
        <w:rPr>
          <w:rtl/>
        </w:rPr>
      </w:pPr>
      <w:r>
        <w:rPr>
          <w:rStyle w:val="affc"/>
          <w:rFonts w:hint="cs"/>
          <w:rtl/>
        </w:rPr>
        <w:t xml:space="preserve">כמ"ד עודר, והקשה דתנן: </w:t>
      </w:r>
      <w:r>
        <w:rPr>
          <w:rFonts w:ascii="Fb Fontext" w:hAnsi="Fb Fontext" w:hint="cs"/>
          <w:rtl/>
        </w:rPr>
        <w:t>היה</w:t>
      </w:r>
      <w:r w:rsidR="00725674">
        <w:rPr>
          <w:rFonts w:hint="cs"/>
          <w:rtl/>
        </w:rPr>
        <w:t xml:space="preserve"> לו מעט</w:t>
      </w:r>
      <w:r>
        <w:rPr>
          <w:rFonts w:hint="cs"/>
          <w:rtl/>
        </w:rPr>
        <w:t xml:space="preserve"> זבל</w:t>
      </w:r>
      <w:r w:rsidR="00725674">
        <w:rPr>
          <w:rFonts w:hint="cs"/>
          <w:rtl/>
        </w:rPr>
        <w:t xml:space="preserve"> </w:t>
      </w:r>
      <w:r w:rsidR="008339E6" w:rsidRPr="00C44ACC">
        <w:rPr>
          <w:rStyle w:val="affc"/>
          <w:rFonts w:hint="eastAsia"/>
          <w:rtl/>
        </w:rPr>
        <w:t>לר</w:t>
      </w:r>
      <w:r w:rsidR="008339E6" w:rsidRPr="00C44ACC">
        <w:rPr>
          <w:rStyle w:val="affc"/>
          <w:rtl/>
        </w:rPr>
        <w:t>"מ</w:t>
      </w:r>
      <w:r w:rsidR="008339E6">
        <w:rPr>
          <w:rFonts w:hint="cs"/>
          <w:rtl/>
        </w:rPr>
        <w:t xml:space="preserve"> </w:t>
      </w:r>
      <w:r w:rsidR="00725674">
        <w:rPr>
          <w:rFonts w:hint="cs"/>
          <w:rtl/>
        </w:rPr>
        <w:t>מוסיף</w:t>
      </w:r>
      <w:r>
        <w:rPr>
          <w:rFonts w:hint="cs"/>
          <w:rtl/>
        </w:rPr>
        <w:t xml:space="preserve"> עליו</w:t>
      </w:r>
      <w:r w:rsidR="00AC3ECE">
        <w:rPr>
          <w:rFonts w:hint="cs"/>
          <w:rtl/>
        </w:rPr>
        <w:t>,</w:t>
      </w:r>
    </w:p>
    <w:p w14:paraId="68D036E6" w14:textId="77777777" w:rsidR="004E0BA3" w:rsidRDefault="00B4295C" w:rsidP="009F6CA6">
      <w:pPr>
        <w:ind w:left="340" w:firstLine="170"/>
        <w:rPr>
          <w:rtl/>
        </w:rPr>
      </w:pPr>
      <w:r>
        <w:rPr>
          <w:rStyle w:val="affc"/>
          <w:rFonts w:hint="cs"/>
          <w:rtl/>
        </w:rPr>
        <w:t>ולראב"</w:t>
      </w:r>
      <w:r w:rsidR="00725674" w:rsidRPr="00C44ACC">
        <w:rPr>
          <w:rStyle w:val="affc"/>
          <w:rFonts w:hint="eastAsia"/>
          <w:rtl/>
        </w:rPr>
        <w:t>ע</w:t>
      </w:r>
      <w:r w:rsidR="00725674">
        <w:rPr>
          <w:rFonts w:hint="cs"/>
          <w:rtl/>
        </w:rPr>
        <w:t xml:space="preserve"> </w:t>
      </w:r>
      <w:r w:rsidR="00AC3ECE" w:rsidRPr="007117F5">
        <w:rPr>
          <w:rFonts w:cs="PFT_Frank" w:hint="cs"/>
          <w:b/>
          <w:bCs/>
          <w:szCs w:val="14"/>
          <w:rtl/>
        </w:rPr>
        <w:t>י</w:t>
      </w:r>
      <w:r w:rsidR="008339E6" w:rsidRPr="007117F5">
        <w:rPr>
          <w:rFonts w:cs="PFT_Frank" w:hint="eastAsia"/>
          <w:b/>
          <w:bCs/>
          <w:szCs w:val="14"/>
          <w:rtl/>
        </w:rPr>
        <w:t>עמיק</w:t>
      </w:r>
      <w:r w:rsidR="008339E6" w:rsidRPr="007117F5">
        <w:rPr>
          <w:rFonts w:cs="PFT_Frank"/>
          <w:b/>
          <w:bCs/>
          <w:szCs w:val="14"/>
          <w:rtl/>
        </w:rPr>
        <w:t xml:space="preserve"> </w:t>
      </w:r>
      <w:r w:rsidR="00AC3ECE" w:rsidRPr="007117F5">
        <w:rPr>
          <w:rFonts w:cs="PFT_Frank" w:hint="eastAsia"/>
          <w:b/>
          <w:bCs/>
          <w:szCs w:val="14"/>
          <w:rtl/>
        </w:rPr>
        <w:t>ג</w:t>
      </w:r>
      <w:r w:rsidR="00AC3ECE" w:rsidRPr="007117F5">
        <w:rPr>
          <w:rFonts w:cs="PFT_Frank"/>
          <w:b/>
          <w:bCs/>
          <w:szCs w:val="14"/>
          <w:rtl/>
        </w:rPr>
        <w:t>'</w:t>
      </w:r>
      <w:r w:rsidR="00AC3ECE">
        <w:rPr>
          <w:rFonts w:hint="cs"/>
          <w:rtl/>
        </w:rPr>
        <w:t xml:space="preserve"> </w:t>
      </w:r>
      <w:r w:rsidR="008339E6" w:rsidRPr="00C44ACC">
        <w:rPr>
          <w:rStyle w:val="affe"/>
          <w:rFonts w:hint="eastAsia"/>
          <w:rtl/>
        </w:rPr>
        <w:t>או</w:t>
      </w:r>
      <w:r w:rsidR="008339E6" w:rsidRPr="00C44ACC">
        <w:rPr>
          <w:rStyle w:val="affe"/>
          <w:rtl/>
        </w:rPr>
        <w:t xml:space="preserve"> </w:t>
      </w:r>
      <w:r w:rsidR="00AC3ECE">
        <w:rPr>
          <w:rStyle w:val="affe"/>
          <w:rFonts w:hint="cs"/>
          <w:rtl/>
        </w:rPr>
        <w:t>י</w:t>
      </w:r>
      <w:r w:rsidR="008339E6" w:rsidRPr="00C44ACC">
        <w:rPr>
          <w:rStyle w:val="affe"/>
          <w:rFonts w:hint="eastAsia"/>
          <w:rtl/>
        </w:rPr>
        <w:t>גביה</w:t>
      </w:r>
      <w:r w:rsidR="008339E6" w:rsidRPr="00C44ACC">
        <w:rPr>
          <w:rStyle w:val="affe"/>
          <w:rtl/>
        </w:rPr>
        <w:t xml:space="preserve"> או ישים על הסלע</w:t>
      </w:r>
      <w:r w:rsidR="00AC3ECE">
        <w:rPr>
          <w:rFonts w:hint="cs"/>
          <w:rtl/>
        </w:rPr>
        <w:t>-</w:t>
      </w:r>
      <w:r w:rsidR="008339E6">
        <w:rPr>
          <w:rFonts w:hint="cs"/>
          <w:rtl/>
        </w:rPr>
        <w:t xml:space="preserve"> </w:t>
      </w:r>
      <w:r w:rsidR="00AC3ECE" w:rsidRPr="007117F5">
        <w:rPr>
          <w:rFonts w:cs="PFT_Frank" w:hint="eastAsia"/>
          <w:b/>
          <w:bCs/>
          <w:szCs w:val="14"/>
          <w:rtl/>
        </w:rPr>
        <w:t>אף</w:t>
      </w:r>
      <w:r w:rsidR="00AC3ECE" w:rsidRPr="007117F5">
        <w:rPr>
          <w:rFonts w:cs="PFT_Frank"/>
          <w:b/>
          <w:bCs/>
          <w:szCs w:val="14"/>
          <w:rtl/>
        </w:rPr>
        <w:t xml:space="preserve"> </w:t>
      </w:r>
      <w:r w:rsidR="00AC3ECE" w:rsidRPr="007117F5">
        <w:rPr>
          <w:rFonts w:cs="PFT_Frank" w:hint="eastAsia"/>
          <w:b/>
          <w:bCs/>
          <w:szCs w:val="14"/>
          <w:rtl/>
        </w:rPr>
        <w:t>שעודר</w:t>
      </w:r>
      <w:r w:rsidR="00AC3ECE" w:rsidRPr="007117F5">
        <w:rPr>
          <w:rFonts w:cs="PFT_Frank" w:hint="cs"/>
          <w:b/>
          <w:bCs/>
          <w:szCs w:val="14"/>
          <w:rtl/>
        </w:rPr>
        <w:t>,</w:t>
      </w:r>
    </w:p>
    <w:p w14:paraId="18244056" w14:textId="0BEEF240" w:rsidR="00E31AD5" w:rsidRDefault="00AC3ECE" w:rsidP="0073235E">
      <w:pPr>
        <w:pStyle w:val="36"/>
        <w:framePr w:wrap="notBeside"/>
        <w:rPr>
          <w:rtl/>
        </w:rPr>
      </w:pPr>
      <w:r w:rsidRPr="0073235E">
        <w:rPr>
          <w:rFonts w:hint="eastAsia"/>
          <w:rtl/>
        </w:rPr>
        <w:t>ומתרצים</w:t>
      </w:r>
      <w:r w:rsidR="00E31AD5">
        <w:rPr>
          <w:rFonts w:hint="cs"/>
          <w:rtl/>
        </w:rPr>
        <w:t>:</w:t>
      </w:r>
    </w:p>
    <w:p w14:paraId="4F546CF7" w14:textId="50A9AB7A" w:rsidR="0089324E" w:rsidRPr="006F178A" w:rsidRDefault="00AC3ECE" w:rsidP="00164685">
      <w:pPr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או</w:t>
      </w:r>
      <w:r>
        <w:rPr>
          <w:rFonts w:hint="cs"/>
          <w:rtl/>
        </w:rPr>
        <w:t xml:space="preserve"> </w:t>
      </w:r>
      <w:r w:rsidR="0089324E" w:rsidRPr="006F178A">
        <w:rPr>
          <w:rtl/>
        </w:rPr>
        <w:t>שהעמיק</w:t>
      </w:r>
      <w:r w:rsidR="0089324E" w:rsidRPr="006F178A">
        <w:rPr>
          <w:rFonts w:hint="cs"/>
          <w:rtl/>
        </w:rPr>
        <w:t xml:space="preserve"> קודם</w:t>
      </w:r>
      <w:r>
        <w:rPr>
          <w:rFonts w:hint="cs"/>
          <w:rtl/>
        </w:rPr>
        <w:t xml:space="preserve"> שביעית</w:t>
      </w:r>
      <w:r w:rsidR="0089324E" w:rsidRPr="006F178A">
        <w:rPr>
          <w:rtl/>
        </w:rPr>
        <w:t>,</w:t>
      </w:r>
      <w:r>
        <w:rPr>
          <w:rFonts w:hint="cs"/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או</w:t>
      </w:r>
      <w:r w:rsidR="0089324E" w:rsidRPr="006F178A">
        <w:rPr>
          <w:rtl/>
        </w:rPr>
        <w:t xml:space="preserve"> </w:t>
      </w:r>
      <w:r>
        <w:rPr>
          <w:rFonts w:hint="cs"/>
          <w:rtl/>
        </w:rPr>
        <w:t>ש</w:t>
      </w:r>
      <w:r w:rsidR="0089324E" w:rsidRPr="006F178A">
        <w:rPr>
          <w:rtl/>
        </w:rPr>
        <w:t xml:space="preserve">זיבלו </w:t>
      </w:r>
      <w:r w:rsidRPr="00C44ACC">
        <w:rPr>
          <w:rStyle w:val="affe"/>
          <w:rFonts w:hint="eastAsia"/>
          <w:rtl/>
        </w:rPr>
        <w:t>המונח</w:t>
      </w:r>
      <w:r w:rsidRPr="00C44ACC">
        <w:rPr>
          <w:rStyle w:val="affe"/>
          <w:rtl/>
        </w:rPr>
        <w:t xml:space="preserve"> </w:t>
      </w:r>
      <w:r w:rsidR="0089324E" w:rsidRPr="006F178A">
        <w:rPr>
          <w:rtl/>
        </w:rPr>
        <w:t>מוכיח.</w:t>
      </w:r>
    </w:p>
    <w:p w14:paraId="14354629" w14:textId="3DCAEA4B" w:rsidR="0089324E" w:rsidRPr="00C44ACC" w:rsidRDefault="00AC3ECE" w:rsidP="00164685">
      <w:pPr>
        <w:pStyle w:val="affff1"/>
        <w:rPr>
          <w:rtl/>
        </w:rPr>
      </w:pPr>
      <w:ins w:id="9804" w:author="מספור קטעי משנה" w:date="2026-10-06T06:45:36Z">
        <w:r>
          <w:rPr>
            <w:rStyle w:val="MisparKeta"/>
          </w:rPr>
          <w:t xml:space="preserve">ד. </w:t>
        </w:r>
      </w:ins>
      <w:r>
        <w:rPr>
          <w:rFonts w:hint="cs"/>
          <w:rtl/>
        </w:rPr>
        <w:t xml:space="preserve">וחכ"א: עושין בתחילה בשביעית, </w:t>
      </w:r>
      <w:r w:rsidR="0089324E" w:rsidRPr="00C44ACC">
        <w:rPr>
          <w:rtl/>
        </w:rPr>
        <w:t xml:space="preserve">ומתקנין </w:t>
      </w:r>
      <w:r w:rsidR="0089324E" w:rsidRPr="00C44ACC">
        <w:rPr>
          <w:b/>
          <w:rtl/>
        </w:rPr>
        <w:t>המקולקלת</w:t>
      </w:r>
      <w:r w:rsidR="0089324E" w:rsidRPr="00C44ACC">
        <w:rPr>
          <w:rtl/>
        </w:rPr>
        <w:t xml:space="preserve"> במועד</w:t>
      </w:r>
      <w:r>
        <w:rPr>
          <w:rFonts w:hint="cs"/>
          <w:rtl/>
        </w:rPr>
        <w:t>.</w:t>
      </w:r>
    </w:p>
    <w:p w14:paraId="34DBBF1D" w14:textId="7A75E77F" w:rsidR="00E31AD5" w:rsidRDefault="0089324E" w:rsidP="0073235E">
      <w:pPr>
        <w:pStyle w:val="36"/>
        <w:framePr w:wrap="notBeside"/>
        <w:rPr>
          <w:rtl/>
        </w:rPr>
      </w:pPr>
      <w:r w:rsidRPr="0073235E">
        <w:rPr>
          <w:rtl/>
        </w:rPr>
        <w:t>ר</w:t>
      </w:r>
      <w:r w:rsidR="00FE2385">
        <w:rPr>
          <w:rFonts w:hint="cs"/>
          <w:rtl/>
        </w:rPr>
        <w:t xml:space="preserve">' </w:t>
      </w:r>
      <w:r w:rsidR="00AC3ECE" w:rsidRPr="0073235E">
        <w:rPr>
          <w:rFonts w:hint="cs"/>
          <w:rtl/>
        </w:rPr>
        <w:t>א</w:t>
      </w:r>
      <w:r w:rsidR="00FE2385">
        <w:rPr>
          <w:rFonts w:hint="cs"/>
          <w:rtl/>
        </w:rPr>
        <w:t>בא</w:t>
      </w:r>
      <w:r w:rsidR="00E31AD5">
        <w:rPr>
          <w:rFonts w:hint="cs"/>
          <w:rtl/>
        </w:rPr>
        <w:t>:</w:t>
      </w:r>
    </w:p>
    <w:p w14:paraId="5AD16158" w14:textId="1E4E172C" w:rsidR="0089324E" w:rsidRPr="006F178A" w:rsidRDefault="007C24C2" w:rsidP="00164685">
      <w:pPr>
        <w:rPr>
          <w:rFonts w:cs="Guttman Vilna"/>
          <w:b/>
          <w:rtl/>
        </w:rPr>
      </w:pPr>
      <w:r>
        <w:rPr>
          <w:rFonts w:hint="cs"/>
          <w:rtl/>
        </w:rPr>
        <w:t>ש</w:t>
      </w:r>
      <w:r w:rsidR="0089324E" w:rsidRPr="006F178A">
        <w:rPr>
          <w:rtl/>
        </w:rPr>
        <w:t>עמ</w:t>
      </w:r>
      <w:r w:rsidR="00AC3ECE">
        <w:rPr>
          <w:rFonts w:hint="cs"/>
          <w:rtl/>
        </w:rPr>
        <w:t>ו</w:t>
      </w:r>
      <w:r w:rsidR="0089324E" w:rsidRPr="006F178A">
        <w:rPr>
          <w:rtl/>
        </w:rPr>
        <w:t xml:space="preserve">קה טפח </w:t>
      </w:r>
      <w:r w:rsidR="00AC3ECE">
        <w:rPr>
          <w:rFonts w:hint="cs"/>
          <w:rtl/>
        </w:rPr>
        <w:t>ו</w:t>
      </w:r>
      <w:r w:rsidR="0089324E" w:rsidRPr="006F178A">
        <w:rPr>
          <w:rtl/>
        </w:rPr>
        <w:t>מעמידה על ששה</w:t>
      </w:r>
      <w:r w:rsidR="00B374CA">
        <w:rPr>
          <w:rStyle w:val="affe"/>
          <w:rFonts w:hint="cs"/>
          <w:rtl/>
        </w:rPr>
        <w:t xml:space="preserve"> שהיתה </w:t>
      </w:r>
      <w:r w:rsidR="00AC3ECE" w:rsidRPr="00C44ACC">
        <w:rPr>
          <w:rStyle w:val="affe"/>
          <w:rFonts w:hint="eastAsia"/>
          <w:rtl/>
        </w:rPr>
        <w:t>בתחילה</w:t>
      </w:r>
      <w:r w:rsidR="0089324E" w:rsidRPr="006F178A">
        <w:rPr>
          <w:rtl/>
        </w:rPr>
        <w:t>.</w:t>
      </w:r>
    </w:p>
    <w:p w14:paraId="66E5C83E" w14:textId="77777777" w:rsidR="004E0BA3" w:rsidRDefault="00B374CA" w:rsidP="00164685">
      <w:pPr>
        <w:rPr>
          <w:rtl/>
        </w:rPr>
      </w:pPr>
      <w:r>
        <w:rPr>
          <w:rFonts w:hint="cs"/>
          <w:rtl/>
        </w:rPr>
        <w:t>אבל מ</w:t>
      </w:r>
      <w:r w:rsidR="0089324E" w:rsidRPr="00B374CA">
        <w:rPr>
          <w:rtl/>
        </w:rPr>
        <w:t xml:space="preserve">חצי טפח </w:t>
      </w:r>
      <w:r>
        <w:rPr>
          <w:rFonts w:hint="cs"/>
          <w:rtl/>
        </w:rPr>
        <w:t>ל</w:t>
      </w:r>
      <w:r w:rsidR="0089324E" w:rsidRPr="00B374CA">
        <w:rPr>
          <w:rFonts w:hint="cs"/>
          <w:rtl/>
        </w:rPr>
        <w:t>ג'</w:t>
      </w:r>
      <w:r w:rsidR="0089324E" w:rsidRPr="00B374CA">
        <w:rPr>
          <w:rtl/>
        </w:rPr>
        <w:t xml:space="preserve"> </w:t>
      </w:r>
      <w:r>
        <w:rPr>
          <w:rFonts w:hint="cs"/>
          <w:rtl/>
        </w:rPr>
        <w:t>לא -</w:t>
      </w:r>
      <w:r w:rsidR="0089324E" w:rsidRPr="00B374CA">
        <w:rPr>
          <w:rtl/>
        </w:rPr>
        <w:t xml:space="preserve"> </w:t>
      </w:r>
      <w:r w:rsidR="0089324E" w:rsidRPr="00C44ACC">
        <w:rPr>
          <w:rStyle w:val="affe"/>
          <w:rtl/>
        </w:rPr>
        <w:t>לא עבר מי</w:t>
      </w:r>
      <w:r w:rsidR="00197D42">
        <w:rPr>
          <w:rStyle w:val="affe"/>
          <w:rFonts w:hint="cs"/>
          <w:rtl/>
        </w:rPr>
        <w:t>ם</w:t>
      </w:r>
      <w:r>
        <w:rPr>
          <w:rFonts w:hint="cs"/>
          <w:rtl/>
        </w:rPr>
        <w:t>,</w:t>
      </w:r>
    </w:p>
    <w:p w14:paraId="13FED91B" w14:textId="722A96BD" w:rsidR="0089324E" w:rsidRPr="006F178A" w:rsidRDefault="00B374CA" w:rsidP="00164685">
      <w:pPr>
        <w:rPr>
          <w:rFonts w:cs="Guttman Vilna"/>
          <w:b/>
          <w:rtl/>
        </w:rPr>
      </w:pPr>
      <w:r>
        <w:rPr>
          <w:rFonts w:hint="cs"/>
          <w:rtl/>
        </w:rPr>
        <w:t xml:space="preserve">ומב' לי"ב לא </w:t>
      </w:r>
      <w:r>
        <w:rPr>
          <w:rtl/>
        </w:rPr>
        <w:t xml:space="preserve">– </w:t>
      </w:r>
      <w:r w:rsidR="0089324E" w:rsidRPr="00C44ACC">
        <w:rPr>
          <w:rStyle w:val="affe"/>
          <w:rtl/>
        </w:rPr>
        <w:t>טירחא</w:t>
      </w:r>
      <w:r>
        <w:rPr>
          <w:rFonts w:hint="cs"/>
          <w:rtl/>
        </w:rPr>
        <w:t>.</w:t>
      </w:r>
    </w:p>
    <w:p w14:paraId="1BFE9641" w14:textId="77777777" w:rsidR="004E0BA3" w:rsidRDefault="00B374CA" w:rsidP="00164685">
      <w:pPr>
        <w:rPr>
          <w:rFonts w:ascii="Fb Fontext" w:hAnsi="Fb Fontext"/>
          <w:sz w:val="20"/>
          <w:rtl/>
        </w:rPr>
      </w:pPr>
      <w:r>
        <w:rPr>
          <w:rFonts w:ascii="Fb Fontext" w:hAnsi="Fb Fontext" w:hint="cs"/>
          <w:sz w:val="20"/>
          <w:rtl/>
        </w:rPr>
        <w:t xml:space="preserve">ומב' לז' </w:t>
      </w:r>
      <w:r>
        <w:rPr>
          <w:rFonts w:ascii="Fb Fontext" w:hAnsi="Fb Fontext"/>
          <w:sz w:val="20"/>
          <w:rtl/>
        </w:rPr>
        <w:t>–</w:t>
      </w:r>
      <w:r>
        <w:rPr>
          <w:rFonts w:ascii="Fb Fontext" w:hAnsi="Fb Fontext" w:hint="cs"/>
          <w:sz w:val="20"/>
          <w:rtl/>
        </w:rPr>
        <w:t xml:space="preserve"> </w:t>
      </w:r>
      <w:r w:rsidR="0089324E" w:rsidRPr="007117F5">
        <w:rPr>
          <w:rFonts w:ascii="Fb Fontext" w:hAnsi="Fb Fontext" w:cs="PFT_Frank" w:hint="cs"/>
          <w:b/>
          <w:bCs/>
          <w:sz w:val="20"/>
          <w:szCs w:val="14"/>
          <w:rtl/>
        </w:rPr>
        <w:t>תיקו</w:t>
      </w:r>
      <w:r>
        <w:rPr>
          <w:rFonts w:ascii="Fb Fontext" w:hAnsi="Fb Fontext" w:hint="cs"/>
          <w:sz w:val="20"/>
          <w:rtl/>
        </w:rPr>
        <w:t>.</w:t>
      </w:r>
    </w:p>
    <w:p w14:paraId="461B372D" w14:textId="1862A91E" w:rsidR="00E31AD5" w:rsidRDefault="0089324E" w:rsidP="0073235E">
      <w:pPr>
        <w:pStyle w:val="36"/>
        <w:framePr w:wrap="notBeside"/>
        <w:rPr>
          <w:rtl/>
        </w:rPr>
      </w:pPr>
      <w:r w:rsidRPr="0073235E">
        <w:rPr>
          <w:rtl/>
        </w:rPr>
        <w:t xml:space="preserve">אביי </w:t>
      </w:r>
      <w:r w:rsidR="00B374CA" w:rsidRPr="0073235E">
        <w:rPr>
          <w:rFonts w:hint="eastAsia"/>
          <w:rtl/>
        </w:rPr>
        <w:t>התיר</w:t>
      </w:r>
      <w:r w:rsidR="00E31AD5">
        <w:rPr>
          <w:rtl/>
        </w:rPr>
        <w:t>:</w:t>
      </w:r>
    </w:p>
    <w:p w14:paraId="291DDDF0" w14:textId="70D8BEC3" w:rsidR="00FE2385" w:rsidRDefault="0089324E" w:rsidP="00164685">
      <w:pPr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>ל</w:t>
      </w:r>
      <w:r w:rsidRPr="006F178A">
        <w:rPr>
          <w:rFonts w:ascii="Fb Fontext" w:hAnsi="Fb Fontext" w:hint="cs"/>
          <w:rtl/>
        </w:rPr>
        <w:t>עקור ענפי</w:t>
      </w:r>
      <w:r w:rsidR="00B374CA">
        <w:rPr>
          <w:rFonts w:ascii="Fb Fontext" w:hAnsi="Fb Fontext" w:hint="cs"/>
          <w:rtl/>
        </w:rPr>
        <w:t>ם</w:t>
      </w:r>
      <w:r w:rsidRPr="006F178A">
        <w:rPr>
          <w:rFonts w:ascii="Fb Fontext" w:hAnsi="Fb Fontext" w:hint="cs"/>
          <w:rtl/>
        </w:rPr>
        <w:t xml:space="preserve"> </w:t>
      </w:r>
      <w:r w:rsidR="007E54B6">
        <w:rPr>
          <w:rFonts w:ascii="Fb Fontext" w:hAnsi="Fb Fontext" w:hint="cs"/>
          <w:rtl/>
        </w:rPr>
        <w:t>ש</w:t>
      </w:r>
      <w:r w:rsidRPr="006F178A">
        <w:rPr>
          <w:rFonts w:ascii="Fb Fontext" w:hAnsi="Fb Fontext" w:hint="cs"/>
          <w:rtl/>
        </w:rPr>
        <w:t xml:space="preserve">בנהר </w:t>
      </w:r>
      <w:r w:rsidR="009C71F1">
        <w:rPr>
          <w:rFonts w:ascii="Fb Fontext" w:hAnsi="Fb Fontext"/>
          <w:rtl/>
        </w:rPr>
        <w:tab/>
      </w:r>
    </w:p>
    <w:p w14:paraId="10707E58" w14:textId="4AC7CAB0" w:rsidR="00E31AD5" w:rsidRDefault="0089324E" w:rsidP="00FE2385">
      <w:pPr>
        <w:pStyle w:val="36"/>
        <w:framePr w:wrap="notBeside"/>
        <w:rPr>
          <w:rtl/>
        </w:rPr>
      </w:pPr>
      <w:r w:rsidRPr="00FE2385">
        <w:rPr>
          <w:rFonts w:hint="eastAsia"/>
          <w:rtl/>
        </w:rPr>
        <w:t>רי</w:t>
      </w:r>
      <w:r w:rsidRPr="00FE2385">
        <w:rPr>
          <w:rtl/>
        </w:rPr>
        <w:t>"</w:t>
      </w:r>
      <w:r w:rsidRPr="00FE2385">
        <w:rPr>
          <w:rFonts w:hint="eastAsia"/>
          <w:rtl/>
        </w:rPr>
        <w:t>ר</w:t>
      </w:r>
      <w:r w:rsidRPr="00FE2385">
        <w:rPr>
          <w:rtl/>
        </w:rPr>
        <w:t xml:space="preserve"> </w:t>
      </w:r>
      <w:r w:rsidR="00B374CA" w:rsidRPr="00FE2385">
        <w:rPr>
          <w:rFonts w:hint="eastAsia"/>
          <w:rtl/>
        </w:rPr>
        <w:t>התיר</w:t>
      </w:r>
      <w:r w:rsidR="00E31AD5">
        <w:rPr>
          <w:rtl/>
        </w:rPr>
        <w:t>:</w:t>
      </w:r>
    </w:p>
    <w:p w14:paraId="20FB12E4" w14:textId="77777777" w:rsidR="004E0BA3" w:rsidRDefault="0089324E" w:rsidP="00164685">
      <w:pPr>
        <w:rPr>
          <w:rtl/>
        </w:rPr>
      </w:pPr>
      <w:r w:rsidRPr="006F178A">
        <w:rPr>
          <w:rtl/>
        </w:rPr>
        <w:t>ל</w:t>
      </w:r>
      <w:r w:rsidRPr="006F178A">
        <w:rPr>
          <w:rFonts w:hint="cs"/>
          <w:rtl/>
        </w:rPr>
        <w:t>פ</w:t>
      </w:r>
      <w:r w:rsidR="007E54B6">
        <w:rPr>
          <w:rFonts w:hint="cs"/>
          <w:rtl/>
        </w:rPr>
        <w:t>תוח</w:t>
      </w:r>
      <w:r w:rsidRPr="006F178A">
        <w:rPr>
          <w:rFonts w:hint="cs"/>
          <w:rtl/>
        </w:rPr>
        <w:t xml:space="preserve"> מע</w:t>
      </w:r>
      <w:r w:rsidR="007E54B6">
        <w:rPr>
          <w:rFonts w:hint="cs"/>
          <w:rtl/>
        </w:rPr>
        <w:t>י</w:t>
      </w:r>
      <w:r w:rsidRPr="006F178A">
        <w:rPr>
          <w:rFonts w:hint="cs"/>
          <w:rtl/>
        </w:rPr>
        <w:t xml:space="preserve">ין </w:t>
      </w:r>
      <w:r w:rsidR="007E54B6">
        <w:rPr>
          <w:rFonts w:hint="cs"/>
          <w:rtl/>
        </w:rPr>
        <w:t>סתום.</w:t>
      </w:r>
    </w:p>
    <w:p w14:paraId="5A36CB6A" w14:textId="10D6F17D" w:rsidR="00E31AD5" w:rsidRDefault="0089324E" w:rsidP="009C71F1">
      <w:pPr>
        <w:pStyle w:val="36"/>
        <w:framePr w:wrap="notBeside"/>
        <w:rPr>
          <w:rtl/>
        </w:rPr>
      </w:pPr>
      <w:r w:rsidRPr="009C71F1">
        <w:rPr>
          <w:rtl/>
        </w:rPr>
        <w:t>ר</w:t>
      </w:r>
      <w:r w:rsidR="009C71F1">
        <w:rPr>
          <w:rFonts w:hint="cs"/>
          <w:rtl/>
        </w:rPr>
        <w:t>ב אש</w:t>
      </w:r>
      <w:r w:rsidR="002E1652">
        <w:rPr>
          <w:rFonts w:hint="cs"/>
          <w:rtl/>
        </w:rPr>
        <w:t>י</w:t>
      </w:r>
      <w:r w:rsidR="00FE2385">
        <w:rPr>
          <w:rFonts w:hint="cs"/>
          <w:rtl/>
        </w:rPr>
        <w:t xml:space="preserve"> התיר</w:t>
      </w:r>
      <w:r w:rsidR="00E31AD5">
        <w:rPr>
          <w:rFonts w:hint="cs"/>
          <w:rtl/>
        </w:rPr>
        <w:t>:</w:t>
      </w:r>
    </w:p>
    <w:p w14:paraId="6BF94F20" w14:textId="77DC51B0" w:rsidR="0089324E" w:rsidRPr="006F178A" w:rsidRDefault="0089324E" w:rsidP="009C71F1">
      <w:pPr>
        <w:rPr>
          <w:rtl/>
        </w:rPr>
      </w:pPr>
      <w:r w:rsidRPr="00C44ACC">
        <w:rPr>
          <w:rStyle w:val="affc"/>
          <w:rtl/>
        </w:rPr>
        <w:t>למתא מחסיא</w:t>
      </w:r>
      <w:r w:rsidR="007E54B6" w:rsidRPr="00C44ACC">
        <w:rPr>
          <w:rStyle w:val="affc"/>
          <w:rtl/>
        </w:rPr>
        <w:t>:</w:t>
      </w:r>
      <w:r w:rsidRPr="006F178A">
        <w:rPr>
          <w:rtl/>
        </w:rPr>
        <w:t xml:space="preserve"> </w:t>
      </w:r>
      <w:r w:rsidR="00D06CCF" w:rsidRPr="006F178A">
        <w:rPr>
          <w:rtl/>
        </w:rPr>
        <w:t>ל</w:t>
      </w:r>
      <w:r w:rsidR="00D06CCF">
        <w:rPr>
          <w:rFonts w:hint="cs"/>
          <w:rtl/>
        </w:rPr>
        <w:t xml:space="preserve">פנות </w:t>
      </w:r>
      <w:r w:rsidR="007E54B6">
        <w:rPr>
          <w:rFonts w:hint="cs"/>
          <w:rtl/>
        </w:rPr>
        <w:t>שירטון מה</w:t>
      </w:r>
      <w:r w:rsidRPr="006F178A">
        <w:rPr>
          <w:rtl/>
        </w:rPr>
        <w:t>נהר</w:t>
      </w:r>
      <w:r w:rsidR="007E54B6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="007E54B6">
        <w:rPr>
          <w:rFonts w:hint="cs"/>
          <w:rtl/>
        </w:rPr>
        <w:t xml:space="preserve">שהיה </w:t>
      </w:r>
      <w:r w:rsidRPr="007117F5">
        <w:rPr>
          <w:rFonts w:cs="PFT_Frank" w:hint="eastAsia"/>
          <w:b/>
          <w:bCs/>
          <w:szCs w:val="14"/>
          <w:rtl/>
        </w:rPr>
        <w:t>צור</w:t>
      </w:r>
      <w:r w:rsidR="007E54B6" w:rsidRPr="007117F5">
        <w:rPr>
          <w:rFonts w:cs="PFT_Frank" w:hint="eastAsia"/>
          <w:b/>
          <w:bCs/>
          <w:szCs w:val="14"/>
          <w:rtl/>
        </w:rPr>
        <w:t>ך</w:t>
      </w:r>
      <w:r w:rsidRPr="007117F5">
        <w:rPr>
          <w:rFonts w:cs="PFT_Frank"/>
          <w:b/>
          <w:bCs/>
          <w:szCs w:val="14"/>
          <w:rtl/>
        </w:rPr>
        <w:t xml:space="preserve"> רבים</w:t>
      </w:r>
      <w:r w:rsidR="007E54B6" w:rsidRPr="007117F5">
        <w:rPr>
          <w:rFonts w:cs="PFT_Frank"/>
          <w:b/>
          <w:bCs/>
          <w:szCs w:val="14"/>
          <w:rtl/>
        </w:rPr>
        <w:t>.</w:t>
      </w:r>
    </w:p>
    <w:p w14:paraId="59B25563" w14:textId="77777777" w:rsidR="0089324E" w:rsidRPr="006F178A" w:rsidRDefault="0089324E" w:rsidP="00800D78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ה.</w:t>
      </w:r>
    </w:p>
    <w:p w14:paraId="2982A436" w14:textId="450618F9" w:rsidR="0089324E" w:rsidRPr="002B60C6" w:rsidRDefault="0089324E" w:rsidP="00164685">
      <w:pPr>
        <w:pStyle w:val="affff1"/>
        <w:rPr>
          <w:rtl/>
        </w:rPr>
      </w:pPr>
      <w:ins w:id="9805" w:author="מספור קטעי משנה" w:date="2026-10-06T06:45:36Z">
        <w:r>
          <w:rPr>
            <w:rStyle w:val="MisparKeta"/>
          </w:rPr>
          <w:t xml:space="preserve">ד. </w:t>
        </w:r>
      </w:ins>
      <w:r w:rsidRPr="002B60C6">
        <w:rPr>
          <w:rtl/>
        </w:rPr>
        <w:t>ומתקנין את קילקולי המים שברשות הרבים ו</w:t>
      </w:r>
      <w:r w:rsidR="007A5CBF">
        <w:rPr>
          <w:rFonts w:hint="cs"/>
          <w:rtl/>
        </w:rPr>
        <w:t>חוטטין אותן</w:t>
      </w:r>
      <w:r w:rsidRPr="002B60C6">
        <w:rPr>
          <w:rtl/>
        </w:rPr>
        <w:t>.</w:t>
      </w:r>
    </w:p>
    <w:p w14:paraId="13E27F04" w14:textId="5A1EB4FC" w:rsidR="0089324E" w:rsidRPr="006F178A" w:rsidRDefault="0089324E" w:rsidP="00164685">
      <w:pPr>
        <w:rPr>
          <w:rtl/>
        </w:rPr>
      </w:pPr>
      <w:r w:rsidRPr="006F178A">
        <w:rPr>
          <w:rFonts w:ascii="Fb Fontext" w:hAnsi="Fb Fontext"/>
          <w:rtl/>
        </w:rPr>
        <w:t xml:space="preserve">חטיטה </w:t>
      </w:r>
      <w:r w:rsidR="00D06CCF" w:rsidRPr="00635D00">
        <w:rPr>
          <w:rStyle w:val="affe"/>
          <w:rFonts w:hint="eastAsia"/>
          <w:rtl/>
        </w:rPr>
        <w:t>להוצ</w:t>
      </w:r>
      <w:r w:rsidR="007A5CBF">
        <w:rPr>
          <w:rStyle w:val="affe"/>
          <w:rFonts w:hint="cs"/>
          <w:rtl/>
        </w:rPr>
        <w:t>י</w:t>
      </w:r>
      <w:r w:rsidR="00D06CCF" w:rsidRPr="00635D00">
        <w:rPr>
          <w:rStyle w:val="affe"/>
          <w:rFonts w:hint="eastAsia"/>
          <w:rtl/>
        </w:rPr>
        <w:t>א</w:t>
      </w:r>
      <w:r w:rsidR="00D06CCF" w:rsidRPr="00635D00">
        <w:rPr>
          <w:rStyle w:val="affe"/>
          <w:rtl/>
        </w:rPr>
        <w:t xml:space="preserve"> צרורות שנפלו</w:t>
      </w:r>
      <w:r w:rsidRPr="006F178A">
        <w:rPr>
          <w:rFonts w:ascii="Fb Fontext" w:hAnsi="Fb Fontext"/>
          <w:rtl/>
        </w:rPr>
        <w:t xml:space="preserve"> </w:t>
      </w:r>
      <w:r w:rsidR="00EE7EB9">
        <w:rPr>
          <w:rFonts w:ascii="Fb Fontext" w:hAnsi="Fb Fontext" w:hint="cs"/>
          <w:rtl/>
        </w:rPr>
        <w:t>מותר</w:t>
      </w:r>
      <w:r w:rsidRPr="006F178A">
        <w:rPr>
          <w:rFonts w:ascii="Fb Fontext" w:hAnsi="Fb Fontext"/>
          <w:rtl/>
        </w:rPr>
        <w:t xml:space="preserve">, חפירה </w:t>
      </w:r>
      <w:r w:rsidR="007A5CBF">
        <w:rPr>
          <w:rFonts w:ascii="Fb Fontext" w:hAnsi="Fb Fontext" w:hint="cs"/>
          <w:rtl/>
        </w:rPr>
        <w:t xml:space="preserve">- </w:t>
      </w:r>
      <w:r w:rsidRPr="006F178A">
        <w:rPr>
          <w:rFonts w:ascii="Fb Fontext" w:hAnsi="Fb Fontext"/>
          <w:rtl/>
        </w:rPr>
        <w:t>לא</w:t>
      </w:r>
      <w:r w:rsidR="007A5CBF">
        <w:rPr>
          <w:rFonts w:ascii="Fb Fontext" w:hAnsi="Fb Fontext" w:hint="cs"/>
          <w:rtl/>
        </w:rPr>
        <w:t xml:space="preserve"> </w:t>
      </w:r>
      <w:r w:rsidR="007A5CBF" w:rsidRPr="00635D00">
        <w:rPr>
          <w:rStyle w:val="affe"/>
          <w:rFonts w:hint="cs"/>
          <w:rtl/>
        </w:rPr>
        <w:t>מעשה אומן</w:t>
      </w:r>
      <w:r w:rsidRPr="006F178A">
        <w:rPr>
          <w:rFonts w:ascii="Fb Fontext" w:hAnsi="Fb Fontext"/>
          <w:rtl/>
        </w:rPr>
        <w:t>.</w:t>
      </w:r>
    </w:p>
    <w:p w14:paraId="51A8029B" w14:textId="603C0A19" w:rsidR="00E31AD5" w:rsidRDefault="0089324E" w:rsidP="002E1652">
      <w:pPr>
        <w:pStyle w:val="36"/>
        <w:framePr w:wrap="notBeside"/>
        <w:rPr>
          <w:rtl/>
        </w:rPr>
      </w:pPr>
      <w:r w:rsidRPr="002E1652">
        <w:rPr>
          <w:rFonts w:hint="cs"/>
          <w:rtl/>
        </w:rPr>
        <w:t>רי</w:t>
      </w:r>
      <w:r w:rsidRPr="002E1652">
        <w:rPr>
          <w:rtl/>
        </w:rPr>
        <w:t>"</w:t>
      </w:r>
      <w:r w:rsidRPr="002E1652">
        <w:rPr>
          <w:rFonts w:hint="cs"/>
          <w:rtl/>
        </w:rPr>
        <w:t>ו</w:t>
      </w:r>
      <w:r w:rsidR="00E31AD5">
        <w:rPr>
          <w:rtl/>
        </w:rPr>
        <w:t>:</w:t>
      </w:r>
    </w:p>
    <w:p w14:paraId="732F764C" w14:textId="625428A4" w:rsidR="0089324E" w:rsidRPr="006F178A" w:rsidRDefault="007C24C2" w:rsidP="00164685">
      <w:pPr>
        <w:rPr>
          <w:rtl/>
        </w:rPr>
      </w:pPr>
      <w:r>
        <w:rPr>
          <w:rFonts w:ascii="Fb Fontext" w:hAnsi="Fb Fontext" w:hint="cs"/>
          <w:sz w:val="20"/>
          <w:rtl/>
        </w:rPr>
        <w:t xml:space="preserve">אם </w:t>
      </w:r>
      <w:r w:rsidR="0089324E" w:rsidRPr="006F178A">
        <w:rPr>
          <w:rFonts w:ascii="Fb Fontext" w:hAnsi="Fb Fontext"/>
          <w:sz w:val="20"/>
          <w:rtl/>
        </w:rPr>
        <w:t>רבים צריכין להם</w:t>
      </w:r>
      <w:r w:rsidR="007A5CBF">
        <w:rPr>
          <w:rFonts w:ascii="Fb Fontext" w:hAnsi="Fb Fontext" w:hint="cs"/>
          <w:sz w:val="20"/>
          <w:rtl/>
        </w:rPr>
        <w:t xml:space="preserve"> </w:t>
      </w:r>
      <w:r w:rsidR="007A5CBF" w:rsidRPr="00635D00">
        <w:rPr>
          <w:rStyle w:val="affe"/>
          <w:rFonts w:hint="cs"/>
          <w:rtl/>
        </w:rPr>
        <w:t>במועד</w:t>
      </w:r>
      <w:r w:rsidR="0089324E" w:rsidRPr="006F178A">
        <w:rPr>
          <w:rFonts w:ascii="Fb Fontext" w:hAnsi="Fb Fontext"/>
          <w:sz w:val="20"/>
          <w:rtl/>
        </w:rPr>
        <w:t xml:space="preserve"> </w:t>
      </w:r>
      <w:r w:rsidR="007A5CBF">
        <w:rPr>
          <w:rFonts w:ascii="Fb Fontext" w:hAnsi="Fb Fontext"/>
          <w:sz w:val="20"/>
          <w:rtl/>
        </w:rPr>
        <w:t>–</w:t>
      </w:r>
      <w:r w:rsidR="0089324E" w:rsidRPr="006F178A">
        <w:rPr>
          <w:rFonts w:ascii="Fb Fontext" w:hAnsi="Fb Fontext"/>
          <w:sz w:val="20"/>
          <w:rtl/>
        </w:rPr>
        <w:t xml:space="preserve"> אפי</w:t>
      </w:r>
      <w:r w:rsidR="007A5CBF">
        <w:rPr>
          <w:rFonts w:ascii="Fb Fontext" w:hAnsi="Fb Fontext" w:hint="cs"/>
          <w:sz w:val="20"/>
          <w:rtl/>
        </w:rPr>
        <w:t>'</w:t>
      </w:r>
      <w:r w:rsidR="0089324E" w:rsidRPr="006F178A">
        <w:rPr>
          <w:rFonts w:ascii="Fb Fontext" w:hAnsi="Fb Fontext"/>
          <w:sz w:val="20"/>
          <w:rtl/>
        </w:rPr>
        <w:t xml:space="preserve"> חפירה מותר.</w:t>
      </w:r>
    </w:p>
    <w:p w14:paraId="57A5C8FF" w14:textId="41E82367" w:rsidR="00E31AD5" w:rsidRDefault="007A5CBF" w:rsidP="0026437A">
      <w:pPr>
        <w:pStyle w:val="36"/>
        <w:framePr w:wrap="notBeside"/>
        <w:rPr>
          <w:rtl/>
        </w:rPr>
      </w:pPr>
      <w:r w:rsidRPr="0026437A">
        <w:rPr>
          <w:rFonts w:hint="eastAsia"/>
          <w:rtl/>
        </w:rPr>
        <w:t>וכך</w:t>
      </w:r>
      <w:r w:rsidRPr="0026437A">
        <w:rPr>
          <w:rtl/>
        </w:rPr>
        <w:t xml:space="preserve"> </w:t>
      </w:r>
      <w:r w:rsidRPr="0026437A">
        <w:rPr>
          <w:rFonts w:hint="eastAsia"/>
          <w:rtl/>
        </w:rPr>
        <w:t>פי</w:t>
      </w:r>
      <w:r w:rsidRPr="0026437A">
        <w:rPr>
          <w:rtl/>
        </w:rPr>
        <w:t xml:space="preserve">' </w:t>
      </w:r>
      <w:r w:rsidRPr="0026437A">
        <w:rPr>
          <w:rFonts w:hint="eastAsia"/>
          <w:rtl/>
        </w:rPr>
        <w:t>הברייתא</w:t>
      </w:r>
      <w:r w:rsidR="00E31AD5">
        <w:rPr>
          <w:rtl/>
        </w:rPr>
        <w:t>:</w:t>
      </w:r>
    </w:p>
    <w:p w14:paraId="2B3AB0C0" w14:textId="35D8C261" w:rsidR="002E6E79" w:rsidRDefault="007A5CBF" w:rsidP="00164685">
      <w:pPr>
        <w:rPr>
          <w:rtl/>
        </w:rPr>
      </w:pPr>
      <w:r w:rsidRPr="007117F5">
        <w:rPr>
          <w:rFonts w:cs="PFT_Frank" w:hint="cs"/>
          <w:b/>
          <w:bCs/>
          <w:szCs w:val="14"/>
          <w:rtl/>
        </w:rPr>
        <w:t>חוטטין</w:t>
      </w:r>
      <w:r>
        <w:rPr>
          <w:rFonts w:hint="cs"/>
          <w:rtl/>
        </w:rPr>
        <w:t xml:space="preserve"> </w:t>
      </w:r>
      <w:r w:rsidR="00D61FF0">
        <w:rPr>
          <w:rFonts w:hint="cs"/>
          <w:rtl/>
        </w:rPr>
        <w:t>בורות</w:t>
      </w:r>
      <w:r>
        <w:rPr>
          <w:rFonts w:hint="cs"/>
          <w:rtl/>
        </w:rPr>
        <w:t xml:space="preserve"> של </w:t>
      </w:r>
      <w:r w:rsidRPr="007117F5">
        <w:rPr>
          <w:rFonts w:cs="PFT_Frank" w:hint="cs"/>
          <w:b/>
          <w:bCs/>
          <w:szCs w:val="14"/>
          <w:rtl/>
        </w:rPr>
        <w:t>יחיד</w:t>
      </w:r>
      <w:r>
        <w:rPr>
          <w:rFonts w:hint="cs"/>
          <w:rtl/>
        </w:rPr>
        <w:t xml:space="preserve"> כשצריך להם</w:t>
      </w:r>
      <w:r w:rsidR="00D61FF0">
        <w:rPr>
          <w:rFonts w:hint="cs"/>
          <w:rtl/>
        </w:rPr>
        <w:t xml:space="preserve"> </w:t>
      </w:r>
      <w:r w:rsidRPr="00635D00">
        <w:rPr>
          <w:rStyle w:val="affe"/>
          <w:rFonts w:hint="cs"/>
          <w:rtl/>
        </w:rPr>
        <w:t>וש</w:t>
      </w:r>
      <w:r w:rsidR="002E6E79">
        <w:rPr>
          <w:rStyle w:val="affe"/>
          <w:rFonts w:hint="cs"/>
          <w:rtl/>
        </w:rPr>
        <w:t>ף</w:t>
      </w:r>
      <w:r w:rsidRPr="00635D00">
        <w:rPr>
          <w:rStyle w:val="affe"/>
          <w:rFonts w:hint="cs"/>
          <w:rtl/>
        </w:rPr>
        <w:t xml:space="preserve"> סדקים</w:t>
      </w:r>
      <w:r>
        <w:rPr>
          <w:rStyle w:val="affe"/>
          <w:rFonts w:hint="cs"/>
          <w:rtl/>
        </w:rPr>
        <w:t>,</w:t>
      </w:r>
    </w:p>
    <w:p w14:paraId="110715BF" w14:textId="134A9141" w:rsidR="00D61FF0" w:rsidRDefault="007A5CBF" w:rsidP="0026437A">
      <w:pPr>
        <w:rPr>
          <w:rtl/>
        </w:rPr>
      </w:pPr>
      <w:r>
        <w:rPr>
          <w:rFonts w:hint="cs"/>
          <w:rtl/>
        </w:rPr>
        <w:t xml:space="preserve">ואצ"ל של </w:t>
      </w:r>
      <w:r w:rsidRPr="007117F5">
        <w:rPr>
          <w:rFonts w:cs="PFT_Frank" w:hint="cs"/>
          <w:b/>
          <w:bCs/>
          <w:szCs w:val="14"/>
          <w:rtl/>
        </w:rPr>
        <w:t>רבים</w:t>
      </w:r>
      <w:r>
        <w:rPr>
          <w:rFonts w:hint="cs"/>
          <w:rtl/>
        </w:rPr>
        <w:t xml:space="preserve"> </w:t>
      </w:r>
      <w:r w:rsidR="005E2D6F">
        <w:rPr>
          <w:rFonts w:hint="cs"/>
          <w:rtl/>
        </w:rPr>
        <w:t xml:space="preserve">- </w:t>
      </w:r>
      <w:r>
        <w:rPr>
          <w:rFonts w:hint="cs"/>
          <w:rtl/>
        </w:rPr>
        <w:t xml:space="preserve">שאפי' </w:t>
      </w:r>
      <w:r w:rsidRPr="007117F5">
        <w:rPr>
          <w:rFonts w:cs="PFT_Frank" w:hint="cs"/>
          <w:b/>
          <w:bCs/>
          <w:szCs w:val="14"/>
          <w:rtl/>
        </w:rPr>
        <w:t>חפירה</w:t>
      </w:r>
      <w:r>
        <w:rPr>
          <w:rFonts w:hint="cs"/>
          <w:rtl/>
        </w:rPr>
        <w:t xml:space="preserve"> </w:t>
      </w:r>
      <w:r w:rsidRPr="00635D00">
        <w:rPr>
          <w:rStyle w:val="affe"/>
          <w:rFonts w:hint="cs"/>
          <w:rtl/>
        </w:rPr>
        <w:t>וסיד</w:t>
      </w:r>
      <w:r>
        <w:rPr>
          <w:rStyle w:val="affe"/>
          <w:rFonts w:hint="cs"/>
          <w:rtl/>
        </w:rPr>
        <w:t xml:space="preserve"> </w:t>
      </w:r>
      <w:r w:rsidRPr="00635D00">
        <w:rPr>
          <w:rFonts w:hint="cs"/>
          <w:rtl/>
        </w:rPr>
        <w:t>מותרת</w:t>
      </w:r>
      <w:r>
        <w:rPr>
          <w:rFonts w:hint="cs"/>
          <w:rtl/>
        </w:rPr>
        <w:t>.</w:t>
      </w:r>
    </w:p>
    <w:p w14:paraId="22F21481" w14:textId="77777777" w:rsidR="005A4CDE" w:rsidRDefault="007A5CBF" w:rsidP="0026437A">
      <w:pPr>
        <w:rPr>
          <w:rStyle w:val="afffe"/>
          <w:bCs w:val="0"/>
          <w:rtl/>
        </w:rPr>
      </w:pPr>
      <w:r w:rsidRPr="007117F5">
        <w:rPr>
          <w:rFonts w:ascii="Fb Fontext" w:hAnsi="Fb Fontext" w:cs="PFT_Frank" w:hint="cs"/>
          <w:b/>
          <w:bCs/>
          <w:szCs w:val="14"/>
          <w:rtl/>
        </w:rPr>
        <w:lastRenderedPageBreak/>
        <w:t>ואין חופרין</w:t>
      </w:r>
      <w:r w:rsidRPr="007A5CBF">
        <w:rPr>
          <w:rFonts w:ascii="Fb Fontext" w:hAnsi="Fb Fontext" w:hint="cs"/>
          <w:rtl/>
        </w:rPr>
        <w:t xml:space="preserve"> </w:t>
      </w:r>
      <w:r w:rsidR="00D61FF0" w:rsidRPr="007A5CBF">
        <w:rPr>
          <w:rFonts w:ascii="Fb Fontext" w:hAnsi="Fb Fontext" w:hint="cs"/>
          <w:rtl/>
        </w:rPr>
        <w:t>בורות</w:t>
      </w:r>
      <w:r w:rsidRPr="007A5CBF">
        <w:rPr>
          <w:rFonts w:ascii="Fb Fontext" w:hAnsi="Fb Fontext" w:hint="cs"/>
          <w:rtl/>
        </w:rPr>
        <w:t xml:space="preserve"> של </w:t>
      </w:r>
      <w:r w:rsidRPr="007117F5">
        <w:rPr>
          <w:rFonts w:ascii="Fb Fontext" w:hAnsi="Fb Fontext" w:cs="PFT_Frank" w:hint="cs"/>
          <w:b/>
          <w:bCs/>
          <w:szCs w:val="14"/>
          <w:rtl/>
        </w:rPr>
        <w:t>רבים</w:t>
      </w:r>
      <w:r w:rsidR="00D61FF0" w:rsidRPr="007A5CBF">
        <w:rPr>
          <w:rFonts w:ascii="Fb Fontext" w:hAnsi="Fb Fontext" w:hint="cs"/>
          <w:rtl/>
        </w:rPr>
        <w:t xml:space="preserve"> </w:t>
      </w:r>
      <w:r>
        <w:rPr>
          <w:rStyle w:val="afffe"/>
          <w:rFonts w:hint="cs"/>
          <w:bCs w:val="0"/>
          <w:rtl/>
        </w:rPr>
        <w:t>כ</w:t>
      </w:r>
      <w:r w:rsidR="00D61FF0" w:rsidRPr="00635D00">
        <w:rPr>
          <w:rStyle w:val="afffe"/>
          <w:rFonts w:hint="eastAsia"/>
          <w:bCs w:val="0"/>
          <w:rtl/>
        </w:rPr>
        <w:t>ש</w:t>
      </w:r>
      <w:r w:rsidRPr="00635D00">
        <w:rPr>
          <w:rStyle w:val="afffe"/>
          <w:rFonts w:hint="cs"/>
          <w:bCs w:val="0"/>
          <w:rtl/>
        </w:rPr>
        <w:t xml:space="preserve">אין </w:t>
      </w:r>
      <w:r w:rsidR="00D61FF0" w:rsidRPr="00C44ACC">
        <w:rPr>
          <w:rStyle w:val="afffe"/>
          <w:rFonts w:hint="eastAsia"/>
          <w:bCs w:val="0"/>
          <w:rtl/>
        </w:rPr>
        <w:t>צריכין</w:t>
      </w:r>
      <w:r w:rsidRPr="00C44ACC">
        <w:rPr>
          <w:rStyle w:val="afffe"/>
          <w:bCs w:val="0"/>
          <w:rtl/>
        </w:rPr>
        <w:t>,</w:t>
      </w:r>
    </w:p>
    <w:p w14:paraId="11A94D87" w14:textId="1665F140" w:rsidR="0089324E" w:rsidRPr="006F178A" w:rsidRDefault="007A5CBF" w:rsidP="00164685">
      <w:pPr>
        <w:rPr>
          <w:rtl/>
        </w:rPr>
      </w:pPr>
      <w:r w:rsidRPr="00C44ACC">
        <w:rPr>
          <w:rStyle w:val="afffe"/>
          <w:rFonts w:hint="eastAsia"/>
          <w:bCs w:val="0"/>
          <w:rtl/>
        </w:rPr>
        <w:t>ואצ</w:t>
      </w:r>
      <w:r w:rsidRPr="00C44ACC">
        <w:rPr>
          <w:rStyle w:val="afffe"/>
          <w:bCs w:val="0"/>
          <w:rtl/>
        </w:rPr>
        <w:t>"ל</w:t>
      </w:r>
      <w:r w:rsidRPr="007A5CBF">
        <w:rPr>
          <w:rFonts w:ascii="Fb Fontext" w:hAnsi="Fb Fontext" w:hint="cs"/>
          <w:rtl/>
        </w:rPr>
        <w:t xml:space="preserve"> של</w:t>
      </w:r>
      <w:r w:rsidR="00D61FF0" w:rsidRPr="007A5CBF">
        <w:rPr>
          <w:rFonts w:ascii="Fb Fontext" w:hAnsi="Fb Fontext" w:hint="cs"/>
          <w:rtl/>
        </w:rPr>
        <w:t xml:space="preserve"> </w:t>
      </w:r>
      <w:r w:rsidR="00D61FF0" w:rsidRPr="007117F5">
        <w:rPr>
          <w:rStyle w:val="afffe"/>
          <w:rFonts w:cs="PFT_Frank" w:hint="eastAsia"/>
          <w:b/>
          <w:szCs w:val="14"/>
          <w:rtl/>
        </w:rPr>
        <w:t>יחיד</w:t>
      </w:r>
      <w:r w:rsidR="005E2D6F" w:rsidRPr="007117F5">
        <w:rPr>
          <w:rStyle w:val="afffe"/>
          <w:rFonts w:cs="PFT_Frank" w:hint="cs"/>
          <w:b/>
          <w:szCs w:val="14"/>
          <w:rtl/>
        </w:rPr>
        <w:t xml:space="preserve"> -</w:t>
      </w:r>
      <w:r w:rsidRPr="007A5CBF">
        <w:rPr>
          <w:rFonts w:ascii="Fb Fontext" w:hAnsi="Fb Fontext" w:hint="cs"/>
          <w:rtl/>
        </w:rPr>
        <w:t xml:space="preserve"> שאפי' </w:t>
      </w:r>
      <w:r w:rsidRPr="007117F5">
        <w:rPr>
          <w:rFonts w:ascii="Fb Fontext" w:hAnsi="Fb Fontext" w:cs="PFT_Frank" w:hint="cs"/>
          <w:b/>
          <w:bCs/>
          <w:szCs w:val="14"/>
          <w:rtl/>
        </w:rPr>
        <w:t>חטיטה</w:t>
      </w:r>
      <w:r w:rsidRPr="007A5CBF">
        <w:rPr>
          <w:rFonts w:ascii="Fb Fontext" w:hAnsi="Fb Fontext" w:hint="cs"/>
          <w:rtl/>
        </w:rPr>
        <w:t xml:space="preserve"> אסורה</w:t>
      </w:r>
      <w:r>
        <w:rPr>
          <w:rFonts w:ascii="Fb Fontext" w:hAnsi="Fb Fontext" w:hint="cs"/>
          <w:rtl/>
        </w:rPr>
        <w:t xml:space="preserve"> </w:t>
      </w:r>
      <w:r w:rsidRPr="00635D00">
        <w:rPr>
          <w:rStyle w:val="affe"/>
          <w:rFonts w:hint="cs"/>
          <w:rtl/>
        </w:rPr>
        <w:t>ורק מילוי מים מותר</w:t>
      </w:r>
      <w:r>
        <w:rPr>
          <w:rStyle w:val="affe"/>
          <w:rFonts w:hint="cs"/>
          <w:rtl/>
        </w:rPr>
        <w:t xml:space="preserve"> לו</w:t>
      </w:r>
      <w:r>
        <w:rPr>
          <w:rFonts w:ascii="Fb Fontext" w:hAnsi="Fb Fontext" w:hint="cs"/>
          <w:rtl/>
        </w:rPr>
        <w:t>.</w:t>
      </w:r>
    </w:p>
    <w:p w14:paraId="06CF6124" w14:textId="65B530FE" w:rsidR="00E31AD5" w:rsidRDefault="007A5CBF" w:rsidP="0026437A">
      <w:pPr>
        <w:pStyle w:val="36"/>
        <w:framePr w:wrap="notBeside"/>
        <w:rPr>
          <w:rtl/>
        </w:rPr>
      </w:pPr>
      <w:r w:rsidRPr="0026437A">
        <w:rPr>
          <w:rFonts w:hint="cs"/>
          <w:rtl/>
        </w:rPr>
        <w:t>ר"א דייק מהמשנה</w:t>
      </w:r>
      <w:r w:rsidR="00E31AD5">
        <w:rPr>
          <w:rFonts w:hint="cs"/>
          <w:rtl/>
        </w:rPr>
        <w:t>:</w:t>
      </w:r>
    </w:p>
    <w:p w14:paraId="270FDC6E" w14:textId="54BA36A6" w:rsidR="0089324E" w:rsidRPr="006F178A" w:rsidRDefault="0089324E" w:rsidP="00164685">
      <w:pPr>
        <w:rPr>
          <w:rtl/>
        </w:rPr>
      </w:pPr>
      <w:r w:rsidRPr="007117F5">
        <w:rPr>
          <w:rFonts w:cs="PFT_Frank" w:hint="cs"/>
          <w:b/>
          <w:bCs/>
          <w:szCs w:val="14"/>
          <w:rtl/>
        </w:rPr>
        <w:t>ד</w:t>
      </w:r>
      <w:r w:rsidR="007A5CBF" w:rsidRPr="007117F5">
        <w:rPr>
          <w:rFonts w:cs="PFT_Frank"/>
          <w:b/>
          <w:bCs/>
          <w:szCs w:val="14"/>
          <w:rtl/>
        </w:rPr>
        <w:t>'</w:t>
      </w:r>
      <w:r w:rsidRPr="007117F5">
        <w:rPr>
          <w:rFonts w:cs="PFT_Frank"/>
          <w:b/>
          <w:bCs/>
          <w:szCs w:val="14"/>
          <w:rtl/>
        </w:rPr>
        <w:t>כל</w:t>
      </w:r>
      <w:r w:rsidRPr="00635D00">
        <w:rPr>
          <w:rtl/>
        </w:rPr>
        <w:t xml:space="preserve"> צורכי רבים</w:t>
      </w:r>
      <w:r w:rsidRPr="00635D00">
        <w:rPr>
          <w:rFonts w:hint="cs"/>
          <w:rtl/>
        </w:rPr>
        <w:t xml:space="preserve">' </w:t>
      </w:r>
      <w:r w:rsidRPr="007117F5">
        <w:rPr>
          <w:rFonts w:ascii="Fb Fontext" w:hAnsi="Fb Fontext" w:cs="PFT_Frank" w:hint="cs"/>
          <w:b/>
          <w:bCs/>
          <w:szCs w:val="14"/>
          <w:rtl/>
        </w:rPr>
        <w:t>לאתויי</w:t>
      </w:r>
      <w:r w:rsidRPr="006F178A">
        <w:rPr>
          <w:rFonts w:ascii="Fb Fontext" w:hAnsi="Fb Fontext" w:hint="cs"/>
          <w:rtl/>
        </w:rPr>
        <w:t xml:space="preserve"> חפירה</w:t>
      </w:r>
      <w:r w:rsidR="007A5CBF">
        <w:rPr>
          <w:rFonts w:ascii="Fb Fontext" w:hAnsi="Fb Fontext" w:hint="cs"/>
          <w:rtl/>
        </w:rPr>
        <w:t xml:space="preserve"> </w:t>
      </w:r>
      <w:r w:rsidR="007A5CBF" w:rsidRPr="00635D00">
        <w:rPr>
          <w:rStyle w:val="affe"/>
          <w:rFonts w:hint="cs"/>
          <w:rtl/>
        </w:rPr>
        <w:t>כשצריכין.</w:t>
      </w:r>
    </w:p>
    <w:p w14:paraId="3E3020A6" w14:textId="76886A85" w:rsidR="00530363" w:rsidRPr="002B60C6" w:rsidRDefault="00530363" w:rsidP="00164685">
      <w:pPr>
        <w:pStyle w:val="affff1"/>
        <w:rPr>
          <w:rtl/>
        </w:rPr>
      </w:pPr>
      <w:ins w:id="9806" w:author="מספור קטעי משנה" w:date="2026-10-06T06:45:36Z">
        <w:r>
          <w:rPr>
            <w:rStyle w:val="MisparKeta"/>
          </w:rPr>
          <w:t xml:space="preserve">א. </w:t>
        </w:r>
      </w:ins>
      <w:r>
        <w:rPr>
          <w:rFonts w:hint="cs"/>
          <w:rtl/>
        </w:rPr>
        <w:t>ומציינין את הקברות.</w:t>
      </w:r>
    </w:p>
    <w:p w14:paraId="22A8E58A" w14:textId="77777777" w:rsidR="004E0BA3" w:rsidRDefault="00530363" w:rsidP="00164685">
      <w:pPr>
        <w:rPr>
          <w:rtl/>
        </w:rPr>
      </w:pPr>
      <w:r>
        <w:rPr>
          <w:rFonts w:hint="cs"/>
          <w:rtl/>
        </w:rPr>
        <w:t>אף ש</w:t>
      </w:r>
      <w:r w:rsidR="00813D09">
        <w:rPr>
          <w:rFonts w:hint="cs"/>
          <w:rtl/>
        </w:rPr>
        <w:t xml:space="preserve">לציין קברים זה </w:t>
      </w:r>
      <w:r>
        <w:rPr>
          <w:rFonts w:hint="cs"/>
          <w:rtl/>
        </w:rPr>
        <w:t>מסיני - אסמכוה אקרא:</w:t>
      </w:r>
    </w:p>
    <w:p w14:paraId="46971C2F" w14:textId="5B107D6F" w:rsidR="00E31AD5" w:rsidRDefault="00D14EEB" w:rsidP="00D14EEB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א. </w:t>
      </w:r>
      <w:r w:rsidR="00813D09" w:rsidRPr="00D14EEB">
        <w:rPr>
          <w:rFonts w:hint="eastAsia"/>
          <w:rtl/>
        </w:rPr>
        <w:t>רשב</w:t>
      </w:r>
      <w:r w:rsidR="00813D09" w:rsidRPr="00D14EEB">
        <w:rPr>
          <w:rtl/>
        </w:rPr>
        <w:t>"פ</w:t>
      </w:r>
      <w:r w:rsidR="00E31AD5">
        <w:rPr>
          <w:rFonts w:hint="cs"/>
          <w:rtl/>
        </w:rPr>
        <w:t>:</w:t>
      </w:r>
    </w:p>
    <w:p w14:paraId="409A52AB" w14:textId="635B74A7" w:rsidR="0089324E" w:rsidRPr="00635D00" w:rsidRDefault="00813D09" w:rsidP="00D14EEB">
      <w:pPr>
        <w:pStyle w:val="affb"/>
        <w:rPr>
          <w:b w:val="0"/>
          <w:bCs w:val="0"/>
        </w:rPr>
      </w:pPr>
      <w:r w:rsidRPr="00635D00">
        <w:rPr>
          <w:rStyle w:val="af4"/>
          <w:b w:val="0"/>
          <w:bCs w:val="0"/>
          <w:rtl/>
        </w:rPr>
        <w:t xml:space="preserve">'וראה עצם אדם ובנה </w:t>
      </w:r>
      <w:r w:rsidR="00704AA0" w:rsidRPr="00635D00">
        <w:rPr>
          <w:rStyle w:val="af4"/>
          <w:rFonts w:hint="eastAsia"/>
          <w:b w:val="0"/>
          <w:bCs w:val="0"/>
          <w:rtl/>
        </w:rPr>
        <w:t>אצלו</w:t>
      </w:r>
      <w:r w:rsidR="00704AA0" w:rsidRPr="00635D00">
        <w:rPr>
          <w:rStyle w:val="af4"/>
          <w:b w:val="0"/>
          <w:bCs w:val="0"/>
          <w:rtl/>
        </w:rPr>
        <w:t xml:space="preserve"> </w:t>
      </w:r>
      <w:r w:rsidRPr="00635D00">
        <w:rPr>
          <w:rStyle w:val="af4"/>
          <w:rFonts w:hint="eastAsia"/>
          <w:b w:val="0"/>
          <w:bCs w:val="0"/>
          <w:rtl/>
        </w:rPr>
        <w:t>ציון</w:t>
      </w:r>
      <w:r w:rsidRPr="00635D00">
        <w:rPr>
          <w:rStyle w:val="af4"/>
          <w:b w:val="0"/>
          <w:bCs w:val="0"/>
          <w:rtl/>
        </w:rPr>
        <w:t>'</w:t>
      </w:r>
      <w:r w:rsidR="00530363" w:rsidRPr="00635D00">
        <w:rPr>
          <w:rFonts w:hint="cs"/>
          <w:b w:val="0"/>
          <w:bCs w:val="0"/>
          <w:rtl/>
        </w:rPr>
        <w:t>.</w:t>
      </w:r>
    </w:p>
    <w:p w14:paraId="3439236F" w14:textId="1AC93BF5" w:rsidR="00E31AD5" w:rsidRDefault="00D14EEB" w:rsidP="00D14EEB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ב. </w:t>
      </w:r>
      <w:r w:rsidR="007A1B6A" w:rsidRPr="00D14EEB">
        <w:rPr>
          <w:rFonts w:hint="cs"/>
          <w:rtl/>
        </w:rPr>
        <w:t>ר"</w:t>
      </w:r>
      <w:r w:rsidR="0089324E" w:rsidRPr="00D14EEB">
        <w:rPr>
          <w:rFonts w:hint="eastAsia"/>
          <w:rtl/>
        </w:rPr>
        <w:t>א</w:t>
      </w:r>
      <w:r w:rsidR="00E31AD5">
        <w:rPr>
          <w:rtl/>
        </w:rPr>
        <w:t>:</w:t>
      </w:r>
    </w:p>
    <w:p w14:paraId="22E2AFA7" w14:textId="13FEE237" w:rsidR="00B434BE" w:rsidRPr="00530363" w:rsidRDefault="0089324E" w:rsidP="00D14EEB">
      <w:r w:rsidRPr="007A1B6A">
        <w:rPr>
          <w:rStyle w:val="af4"/>
          <w:rFonts w:hint="cs"/>
          <w:rtl/>
        </w:rPr>
        <w:t>'</w:t>
      </w:r>
      <w:r w:rsidRPr="007A1B6A">
        <w:rPr>
          <w:rStyle w:val="af4"/>
          <w:rtl/>
        </w:rPr>
        <w:t>וטמא טמא יקרא</w:t>
      </w:r>
      <w:r w:rsidRPr="007A1B6A">
        <w:rPr>
          <w:rStyle w:val="af4"/>
          <w:rFonts w:hint="cs"/>
          <w:rtl/>
        </w:rPr>
        <w:t>'</w:t>
      </w:r>
      <w:r w:rsidRPr="00635D00">
        <w:rPr>
          <w:rtl/>
        </w:rPr>
        <w:t xml:space="preserve"> - טומאה אומרת לו</w:t>
      </w:r>
      <w:r w:rsidR="007A1B6A">
        <w:rPr>
          <w:rFonts w:hint="cs"/>
          <w:rtl/>
        </w:rPr>
        <w:t xml:space="preserve"> </w:t>
      </w:r>
      <w:r w:rsidRPr="00635D00">
        <w:rPr>
          <w:rtl/>
        </w:rPr>
        <w:t>פרוש.</w:t>
      </w:r>
    </w:p>
    <w:p w14:paraId="20AFF24C" w14:textId="724B5399" w:rsidR="00E31AD5" w:rsidRDefault="00D14EEB" w:rsidP="00D14EEB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ג. </w:t>
      </w:r>
      <w:r w:rsidR="007A1B6A" w:rsidRPr="00D14EEB">
        <w:rPr>
          <w:rFonts w:hint="cs"/>
          <w:rtl/>
        </w:rPr>
        <w:t>א</w:t>
      </w:r>
      <w:r w:rsidR="0089324E" w:rsidRPr="00D14EEB">
        <w:rPr>
          <w:rtl/>
        </w:rPr>
        <w:t>ב</w:t>
      </w:r>
      <w:r w:rsidR="007A1B6A" w:rsidRPr="00D14EEB">
        <w:rPr>
          <w:rFonts w:hint="cs"/>
          <w:rtl/>
        </w:rPr>
        <w:t>יי</w:t>
      </w:r>
      <w:r w:rsidR="00E31AD5">
        <w:rPr>
          <w:rFonts w:hint="cs"/>
          <w:rtl/>
        </w:rPr>
        <w:t>:</w:t>
      </w:r>
    </w:p>
    <w:p w14:paraId="19048C26" w14:textId="79111DC4" w:rsidR="0089324E" w:rsidRPr="00530363" w:rsidRDefault="007A1B6A" w:rsidP="00D14EEB">
      <w:r w:rsidRPr="00635D00">
        <w:rPr>
          <w:rStyle w:val="af4"/>
          <w:rFonts w:hint="cs"/>
          <w:rtl/>
        </w:rPr>
        <w:t>'</w:t>
      </w:r>
      <w:r w:rsidR="0089324E" w:rsidRPr="00635D00">
        <w:rPr>
          <w:rStyle w:val="af4"/>
          <w:rtl/>
        </w:rPr>
        <w:t>ולפני עור לא תתן מכש</w:t>
      </w:r>
      <w:r>
        <w:rPr>
          <w:rStyle w:val="af4"/>
          <w:rFonts w:hint="cs"/>
          <w:rtl/>
        </w:rPr>
        <w:t>ו</w:t>
      </w:r>
      <w:r w:rsidR="0089324E" w:rsidRPr="00635D00">
        <w:rPr>
          <w:rStyle w:val="af4"/>
          <w:rtl/>
        </w:rPr>
        <w:t>ל</w:t>
      </w:r>
      <w:r>
        <w:rPr>
          <w:rFonts w:hint="cs"/>
          <w:rtl/>
        </w:rPr>
        <w:t>'</w:t>
      </w:r>
      <w:r w:rsidR="0089324E" w:rsidRPr="00530363">
        <w:rPr>
          <w:rtl/>
        </w:rPr>
        <w:t>.</w:t>
      </w:r>
    </w:p>
    <w:p w14:paraId="05AE4085" w14:textId="12895814" w:rsidR="00E31AD5" w:rsidRDefault="006671F9" w:rsidP="00D14EEB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ד. </w:t>
      </w:r>
      <w:r w:rsidR="007A1B6A" w:rsidRPr="00D14EEB">
        <w:rPr>
          <w:rFonts w:hint="cs"/>
          <w:rtl/>
        </w:rPr>
        <w:t xml:space="preserve">רב </w:t>
      </w:r>
      <w:r w:rsidR="0089324E" w:rsidRPr="00D14EEB">
        <w:rPr>
          <w:rtl/>
        </w:rPr>
        <w:t>פפ</w:t>
      </w:r>
      <w:r w:rsidR="007A1B6A" w:rsidRPr="00D14EEB">
        <w:rPr>
          <w:rFonts w:hint="cs"/>
          <w:rtl/>
        </w:rPr>
        <w:t>א</w:t>
      </w:r>
      <w:r w:rsidR="00E31AD5">
        <w:rPr>
          <w:rtl/>
        </w:rPr>
        <w:t>:</w:t>
      </w:r>
    </w:p>
    <w:p w14:paraId="5E815AC1" w14:textId="7685CA49" w:rsidR="0089324E" w:rsidRPr="00530363" w:rsidRDefault="007A1B6A" w:rsidP="006A0A47">
      <w:pPr>
        <w:pStyle w:val="af3"/>
      </w:pPr>
      <w:r w:rsidRPr="00635D00">
        <w:rPr>
          <w:rStyle w:val="af4"/>
          <w:rFonts w:hint="cs"/>
          <w:rtl/>
        </w:rPr>
        <w:t>'</w:t>
      </w:r>
      <w:r w:rsidR="0089324E" w:rsidRPr="00635D00">
        <w:rPr>
          <w:rStyle w:val="af4"/>
          <w:rtl/>
        </w:rPr>
        <w:t>ואמר ס</w:t>
      </w:r>
      <w:r w:rsidR="00B8198D" w:rsidRPr="00635D00">
        <w:rPr>
          <w:rStyle w:val="af4"/>
          <w:rFonts w:hint="cs"/>
          <w:rtl/>
        </w:rPr>
        <w:t>ו</w:t>
      </w:r>
      <w:r w:rsidR="0089324E" w:rsidRPr="00635D00">
        <w:rPr>
          <w:rStyle w:val="af4"/>
          <w:rtl/>
        </w:rPr>
        <w:t>לו ס</w:t>
      </w:r>
      <w:r w:rsidR="00B8198D" w:rsidRPr="00635D00">
        <w:rPr>
          <w:rStyle w:val="af4"/>
          <w:rFonts w:hint="cs"/>
          <w:rtl/>
        </w:rPr>
        <w:t>ו</w:t>
      </w:r>
      <w:r w:rsidR="0089324E" w:rsidRPr="00635D00">
        <w:rPr>
          <w:rStyle w:val="af4"/>
          <w:rtl/>
        </w:rPr>
        <w:t>לו פנו דרך</w:t>
      </w:r>
      <w:r w:rsidRPr="00635D00">
        <w:rPr>
          <w:rStyle w:val="af4"/>
          <w:rFonts w:hint="cs"/>
          <w:rtl/>
        </w:rPr>
        <w:t>'</w:t>
      </w:r>
      <w:r w:rsidR="0089324E" w:rsidRPr="00530363">
        <w:rPr>
          <w:rtl/>
        </w:rPr>
        <w:t>.</w:t>
      </w:r>
    </w:p>
    <w:p w14:paraId="27E1D812" w14:textId="604DAA3D" w:rsidR="00E31AD5" w:rsidRDefault="006671F9" w:rsidP="00D14EEB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ה. </w:t>
      </w:r>
      <w:r w:rsidR="007A1B6A" w:rsidRPr="00D14EEB">
        <w:rPr>
          <w:rFonts w:hint="cs"/>
          <w:rtl/>
        </w:rPr>
        <w:t xml:space="preserve">רב </w:t>
      </w:r>
      <w:r w:rsidR="0089324E" w:rsidRPr="00D14EEB">
        <w:rPr>
          <w:rtl/>
        </w:rPr>
        <w:t>חיננ</w:t>
      </w:r>
      <w:r w:rsidR="007A1B6A" w:rsidRPr="00D14EEB">
        <w:rPr>
          <w:rFonts w:hint="cs"/>
          <w:rtl/>
        </w:rPr>
        <w:t>א</w:t>
      </w:r>
      <w:r w:rsidR="00E31AD5">
        <w:rPr>
          <w:rtl/>
        </w:rPr>
        <w:t>:</w:t>
      </w:r>
    </w:p>
    <w:p w14:paraId="23838CDC" w14:textId="5C403FF1" w:rsidR="0089324E" w:rsidRPr="00530363" w:rsidRDefault="00B8198D" w:rsidP="00D14EEB">
      <w:r w:rsidRPr="00635D00">
        <w:rPr>
          <w:rStyle w:val="af4"/>
          <w:rFonts w:hint="cs"/>
          <w:rtl/>
        </w:rPr>
        <w:t>'</w:t>
      </w:r>
      <w:r w:rsidR="0089324E" w:rsidRPr="00635D00">
        <w:rPr>
          <w:rStyle w:val="af4"/>
          <w:rtl/>
        </w:rPr>
        <w:t>הרימו מכשול מדרך עמי</w:t>
      </w:r>
      <w:r w:rsidRPr="00635D00">
        <w:rPr>
          <w:rStyle w:val="af4"/>
          <w:rFonts w:hint="cs"/>
          <w:rtl/>
        </w:rPr>
        <w:t>'</w:t>
      </w:r>
      <w:r w:rsidR="0089324E" w:rsidRPr="00635D00">
        <w:rPr>
          <w:rStyle w:val="af4"/>
          <w:rtl/>
        </w:rPr>
        <w:t>.</w:t>
      </w:r>
    </w:p>
    <w:p w14:paraId="1F9BC1FA" w14:textId="7EECF529" w:rsidR="00E31AD5" w:rsidRDefault="006671F9" w:rsidP="00D14EEB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ו. </w:t>
      </w:r>
      <w:r w:rsidR="007A1B6A" w:rsidRPr="00D14EEB">
        <w:rPr>
          <w:rFonts w:hint="cs"/>
          <w:rtl/>
        </w:rPr>
        <w:t>ריב</w:t>
      </w:r>
      <w:r w:rsidR="00B434BE" w:rsidRPr="00D14EEB">
        <w:rPr>
          <w:rtl/>
        </w:rPr>
        <w:t>"</w:t>
      </w:r>
      <w:r w:rsidR="00B434BE" w:rsidRPr="00D14EEB">
        <w:rPr>
          <w:rFonts w:hint="cs"/>
          <w:rtl/>
        </w:rPr>
        <w:t>א</w:t>
      </w:r>
      <w:r w:rsidR="00E31AD5">
        <w:rPr>
          <w:rtl/>
        </w:rPr>
        <w:t>:</w:t>
      </w:r>
    </w:p>
    <w:p w14:paraId="342F76CF" w14:textId="5A62E944" w:rsidR="00B434BE" w:rsidRPr="00530363" w:rsidRDefault="00B8198D" w:rsidP="00D14EEB">
      <w:pPr>
        <w:rPr>
          <w:rtl/>
        </w:rPr>
      </w:pPr>
      <w:r w:rsidRPr="00635D00">
        <w:rPr>
          <w:rStyle w:val="af4"/>
          <w:rFonts w:hint="cs"/>
          <w:rtl/>
        </w:rPr>
        <w:t>'</w:t>
      </w:r>
      <w:r w:rsidR="00B434BE" w:rsidRPr="00635D00">
        <w:rPr>
          <w:rStyle w:val="af4"/>
          <w:rtl/>
        </w:rPr>
        <w:t>והודעת להם את הדרך ילכו בה</w:t>
      </w:r>
      <w:r w:rsidRPr="00635D00">
        <w:rPr>
          <w:rStyle w:val="af4"/>
          <w:rFonts w:hint="cs"/>
          <w:rtl/>
        </w:rPr>
        <w:t>'</w:t>
      </w:r>
      <w:r w:rsidR="00B434BE" w:rsidRPr="00530363">
        <w:rPr>
          <w:rtl/>
        </w:rPr>
        <w:t>.</w:t>
      </w:r>
    </w:p>
    <w:p w14:paraId="2F7E80F4" w14:textId="2BCC8647" w:rsidR="00E31AD5" w:rsidRDefault="006671F9" w:rsidP="00D14EEB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ז. </w:t>
      </w:r>
      <w:r w:rsidR="007A1B6A" w:rsidRPr="00D14EEB">
        <w:rPr>
          <w:rFonts w:hint="cs"/>
          <w:rtl/>
        </w:rPr>
        <w:t>מ</w:t>
      </w:r>
      <w:r w:rsidR="00B434BE" w:rsidRPr="00D14EEB">
        <w:rPr>
          <w:rtl/>
        </w:rPr>
        <w:t>"</w:t>
      </w:r>
      <w:r w:rsidR="00B434BE" w:rsidRPr="00D14EEB">
        <w:rPr>
          <w:rFonts w:hint="cs"/>
          <w:rtl/>
        </w:rPr>
        <w:t>ז</w:t>
      </w:r>
      <w:r w:rsidR="00E31AD5">
        <w:rPr>
          <w:rtl/>
        </w:rPr>
        <w:t>:</w:t>
      </w:r>
    </w:p>
    <w:p w14:paraId="6F0466BA" w14:textId="74425331" w:rsidR="00B434BE" w:rsidRPr="00530363" w:rsidRDefault="00B8198D" w:rsidP="00D14EEB">
      <w:pPr>
        <w:rPr>
          <w:rtl/>
        </w:rPr>
      </w:pPr>
      <w:r w:rsidRPr="00635D00">
        <w:rPr>
          <w:rStyle w:val="af4"/>
          <w:rFonts w:hint="cs"/>
          <w:rtl/>
        </w:rPr>
        <w:t>'</w:t>
      </w:r>
      <w:r w:rsidR="00B434BE" w:rsidRPr="00635D00">
        <w:rPr>
          <w:rStyle w:val="af4"/>
          <w:rtl/>
        </w:rPr>
        <w:t>והזרתם את בני ישראל מט</w:t>
      </w:r>
      <w:r>
        <w:rPr>
          <w:rStyle w:val="af4"/>
          <w:rFonts w:hint="cs"/>
          <w:rtl/>
        </w:rPr>
        <w:t>ו</w:t>
      </w:r>
      <w:r w:rsidR="00B434BE" w:rsidRPr="00635D00">
        <w:rPr>
          <w:rStyle w:val="af4"/>
          <w:rtl/>
        </w:rPr>
        <w:t>מאתם</w:t>
      </w:r>
      <w:r>
        <w:rPr>
          <w:rFonts w:hint="cs"/>
          <w:rtl/>
        </w:rPr>
        <w:t>'</w:t>
      </w:r>
      <w:r w:rsidR="00B434BE" w:rsidRPr="00530363">
        <w:rPr>
          <w:rtl/>
        </w:rPr>
        <w:t>.</w:t>
      </w:r>
    </w:p>
    <w:p w14:paraId="73F59562" w14:textId="48B97A50" w:rsidR="00E31AD5" w:rsidRDefault="006671F9" w:rsidP="00D14EEB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ח. </w:t>
      </w:r>
      <w:r w:rsidR="007A1B6A" w:rsidRPr="00D14EEB">
        <w:rPr>
          <w:rFonts w:hint="cs"/>
          <w:rtl/>
        </w:rPr>
        <w:t>ר</w:t>
      </w:r>
      <w:r w:rsidR="00D14EEB">
        <w:rPr>
          <w:rFonts w:hint="cs"/>
          <w:rtl/>
        </w:rPr>
        <w:t xml:space="preserve">' </w:t>
      </w:r>
      <w:r w:rsidR="00B434BE" w:rsidRPr="00D14EEB">
        <w:rPr>
          <w:rFonts w:hint="cs"/>
          <w:rtl/>
        </w:rPr>
        <w:t>א</w:t>
      </w:r>
      <w:r w:rsidR="00D14EEB">
        <w:rPr>
          <w:rFonts w:hint="cs"/>
          <w:rtl/>
        </w:rPr>
        <w:t>שי</w:t>
      </w:r>
      <w:r w:rsidR="00E31AD5">
        <w:rPr>
          <w:rtl/>
        </w:rPr>
        <w:t>:</w:t>
      </w:r>
    </w:p>
    <w:p w14:paraId="1A6AC119" w14:textId="474B9F3E" w:rsidR="00B434BE" w:rsidRPr="00530363" w:rsidRDefault="00B8198D" w:rsidP="00D14EEB">
      <w:pPr>
        <w:rPr>
          <w:rtl/>
        </w:rPr>
      </w:pPr>
      <w:r w:rsidRPr="00635D00">
        <w:rPr>
          <w:rStyle w:val="af4"/>
          <w:rFonts w:hint="cs"/>
          <w:rtl/>
        </w:rPr>
        <w:t>'</w:t>
      </w:r>
      <w:r w:rsidR="00B434BE" w:rsidRPr="00635D00">
        <w:rPr>
          <w:rStyle w:val="af4"/>
          <w:rtl/>
        </w:rPr>
        <w:t>ושמרתם את משמרתי</w:t>
      </w:r>
      <w:r>
        <w:rPr>
          <w:rFonts w:hint="cs"/>
          <w:rtl/>
        </w:rPr>
        <w:t xml:space="preserve">' </w:t>
      </w:r>
      <w:r w:rsidR="00B434BE" w:rsidRPr="00530363">
        <w:rPr>
          <w:rtl/>
        </w:rPr>
        <w:t>-</w:t>
      </w:r>
      <w:r w:rsidR="004E0BA3">
        <w:rPr>
          <w:rFonts w:hint="cs"/>
          <w:rtl/>
        </w:rPr>
        <w:t xml:space="preserve"> </w:t>
      </w:r>
      <w:r w:rsidR="00B434BE" w:rsidRPr="00530363">
        <w:rPr>
          <w:rtl/>
        </w:rPr>
        <w:t>משמרת למשמרתי.</w:t>
      </w:r>
    </w:p>
    <w:p w14:paraId="75C72ADE" w14:textId="31025F39" w:rsidR="00E31AD5" w:rsidRDefault="006671F9" w:rsidP="00D14EEB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ט. </w:t>
      </w:r>
      <w:r w:rsidR="007A1B6A" w:rsidRPr="00D14EEB">
        <w:rPr>
          <w:rFonts w:hint="cs"/>
          <w:rtl/>
        </w:rPr>
        <w:t>ר</w:t>
      </w:r>
      <w:r w:rsidR="00B434BE" w:rsidRPr="00D14EEB">
        <w:rPr>
          <w:rtl/>
        </w:rPr>
        <w:t>בינ</w:t>
      </w:r>
      <w:r w:rsidR="007A1B6A" w:rsidRPr="00D14EEB">
        <w:rPr>
          <w:rFonts w:hint="cs"/>
          <w:rtl/>
        </w:rPr>
        <w:t>א</w:t>
      </w:r>
      <w:r w:rsidR="00E31AD5">
        <w:rPr>
          <w:rtl/>
        </w:rPr>
        <w:t>:</w:t>
      </w:r>
    </w:p>
    <w:p w14:paraId="7024F3D9" w14:textId="10004797" w:rsidR="00B434BE" w:rsidRPr="006F178A" w:rsidRDefault="00B8198D" w:rsidP="00FF5E15">
      <w:pPr>
        <w:spacing w:after="60"/>
        <w:rPr>
          <w:rtl/>
        </w:rPr>
      </w:pPr>
      <w:r w:rsidRPr="00635D00">
        <w:rPr>
          <w:rStyle w:val="af4"/>
          <w:rFonts w:hint="cs"/>
          <w:rtl/>
        </w:rPr>
        <w:t>'</w:t>
      </w:r>
      <w:r w:rsidR="00B434BE" w:rsidRPr="00635D00">
        <w:rPr>
          <w:rStyle w:val="af4"/>
          <w:rtl/>
        </w:rPr>
        <w:t>ושם דרך אראנו בישע אלהים</w:t>
      </w:r>
      <w:r w:rsidRPr="00635D00">
        <w:rPr>
          <w:rStyle w:val="af4"/>
          <w:rFonts w:hint="cs"/>
          <w:rtl/>
        </w:rPr>
        <w:t>'</w:t>
      </w:r>
      <w:r w:rsidR="00B434BE" w:rsidRPr="006F178A">
        <w:rPr>
          <w:rtl/>
        </w:rPr>
        <w:t>.</w:t>
      </w:r>
    </w:p>
    <w:p w14:paraId="6F6484C9" w14:textId="36DF0426" w:rsidR="00E31AD5" w:rsidRDefault="007A1B6A" w:rsidP="006671F9">
      <w:pPr>
        <w:pStyle w:val="36"/>
        <w:framePr w:wrap="notBeside"/>
        <w:rPr>
          <w:rtl/>
        </w:rPr>
      </w:pPr>
      <w:r w:rsidRPr="006671F9">
        <w:rPr>
          <w:rFonts w:hint="cs"/>
          <w:rtl/>
        </w:rPr>
        <w:t>רי</w:t>
      </w:r>
      <w:r w:rsidR="0089324E" w:rsidRPr="006671F9">
        <w:rPr>
          <w:rFonts w:hint="cs"/>
          <w:rtl/>
        </w:rPr>
        <w:t>ב</w:t>
      </w:r>
      <w:r w:rsidR="0089324E" w:rsidRPr="006671F9">
        <w:rPr>
          <w:rtl/>
        </w:rPr>
        <w:t>"</w:t>
      </w:r>
      <w:r w:rsidRPr="006671F9">
        <w:rPr>
          <w:rFonts w:hint="cs"/>
          <w:rtl/>
        </w:rPr>
        <w:t>ל</w:t>
      </w:r>
      <w:r w:rsidR="00E31AD5">
        <w:rPr>
          <w:rtl/>
        </w:rPr>
        <w:t>:</w:t>
      </w:r>
    </w:p>
    <w:p w14:paraId="2D741CCB" w14:textId="7E827F8F" w:rsidR="0089324E" w:rsidRPr="006F178A" w:rsidRDefault="0089324E" w:rsidP="00164685">
      <w:pPr>
        <w:rPr>
          <w:rtl/>
        </w:rPr>
      </w:pPr>
      <w:r w:rsidRPr="006F178A">
        <w:rPr>
          <w:rtl/>
        </w:rPr>
        <w:t xml:space="preserve">השם אורחותיו רואה </w:t>
      </w:r>
      <w:r w:rsidRPr="00F72B98">
        <w:rPr>
          <w:rFonts w:cs="PFT_Frank"/>
          <w:b/>
          <w:bCs/>
          <w:szCs w:val="14"/>
          <w:rtl/>
        </w:rPr>
        <w:t>בישועתו</w:t>
      </w:r>
      <w:r w:rsidRPr="006F178A">
        <w:rPr>
          <w:rtl/>
        </w:rPr>
        <w:t xml:space="preserve"> של הקב"ה </w:t>
      </w:r>
      <w:r w:rsidRPr="00D739FE">
        <w:rPr>
          <w:rStyle w:val="af4"/>
          <w:rFonts w:hint="cs"/>
          <w:rtl/>
        </w:rPr>
        <w:t>'</w:t>
      </w:r>
      <w:r w:rsidRPr="00D739FE">
        <w:rPr>
          <w:rStyle w:val="af4"/>
          <w:rtl/>
        </w:rPr>
        <w:t>ושם דרך</w:t>
      </w:r>
      <w:r w:rsidRPr="00D739FE">
        <w:rPr>
          <w:rStyle w:val="af4"/>
          <w:rFonts w:hint="cs"/>
          <w:rtl/>
        </w:rPr>
        <w:t>'</w:t>
      </w:r>
      <w:r w:rsidR="00B8198D">
        <w:rPr>
          <w:rFonts w:hint="cs"/>
          <w:rtl/>
        </w:rPr>
        <w:t>.</w:t>
      </w:r>
      <w:r w:rsidR="00FF5E15">
        <w:rPr>
          <w:rFonts w:hint="cs"/>
          <w:rtl/>
        </w:rPr>
        <w:t>.</w:t>
      </w:r>
    </w:p>
    <w:p w14:paraId="31D2C5F8" w14:textId="3A8EB4DE" w:rsidR="0089324E" w:rsidRPr="006F178A" w:rsidRDefault="00B8198D" w:rsidP="00164685">
      <w:pPr>
        <w:rPr>
          <w:rtl/>
        </w:rPr>
      </w:pPr>
      <w:r>
        <w:rPr>
          <w:rFonts w:ascii="Fb Fontext" w:hAnsi="Fb Fontext" w:hint="cs"/>
          <w:rtl/>
        </w:rPr>
        <w:t xml:space="preserve">ולכן </w:t>
      </w:r>
      <w:r w:rsidRPr="00635D00">
        <w:rPr>
          <w:rStyle w:val="affc"/>
          <w:rFonts w:hint="cs"/>
          <w:rtl/>
        </w:rPr>
        <w:t>תלמידו ד</w:t>
      </w:r>
      <w:r w:rsidR="0089324E" w:rsidRPr="00635D00">
        <w:rPr>
          <w:rStyle w:val="affc"/>
          <w:rtl/>
        </w:rPr>
        <w:t>רבי ינאי</w:t>
      </w:r>
      <w:r w:rsidR="0089324E"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לא הקשה לו </w:t>
      </w:r>
      <w:r w:rsidR="004A582A">
        <w:rPr>
          <w:rFonts w:ascii="Fb Fontext" w:hAnsi="Fb Fontext" w:hint="cs"/>
          <w:rtl/>
        </w:rPr>
        <w:t>ברגל</w:t>
      </w:r>
      <w:r>
        <w:rPr>
          <w:rFonts w:ascii="Fb Fontext" w:hAnsi="Fb Fontext" w:hint="cs"/>
          <w:rtl/>
        </w:rPr>
        <w:t xml:space="preserve"> </w:t>
      </w:r>
      <w:r w:rsidRPr="00635D00">
        <w:rPr>
          <w:rStyle w:val="affe"/>
          <w:rFonts w:hint="cs"/>
          <w:rtl/>
        </w:rPr>
        <w:t>דמכסיף.</w:t>
      </w:r>
    </w:p>
    <w:p w14:paraId="7E018678" w14:textId="1EE4BDCB" w:rsidR="0089324E" w:rsidRPr="006F178A" w:rsidRDefault="00F162F0" w:rsidP="00F162F0">
      <w:pPr>
        <w:pStyle w:val="afffff2"/>
        <w:rPr>
          <w:rtl/>
        </w:rPr>
      </w:pPr>
      <w:r>
        <w:rPr>
          <w:rFonts w:hint="cs"/>
          <w:rtl/>
        </w:rPr>
        <w:t>די</w:t>
      </w:r>
      <w:r w:rsidR="00EA5FFF">
        <w:rPr>
          <w:rFonts w:hint="cs"/>
          <w:rtl/>
        </w:rPr>
        <w:t>ן 'מציינים'</w:t>
      </w:r>
      <w:r>
        <w:rPr>
          <w:rFonts w:hint="cs"/>
          <w:rtl/>
        </w:rPr>
        <w:t xml:space="preserve"> בטומאה</w:t>
      </w:r>
    </w:p>
    <w:p w14:paraId="176C9AD3" w14:textId="68DA0B61" w:rsidR="00E31AD5" w:rsidRDefault="0089324E" w:rsidP="00FF5E15">
      <w:pPr>
        <w:pStyle w:val="36"/>
        <w:framePr w:wrap="notBeside"/>
        <w:rPr>
          <w:rtl/>
        </w:rPr>
      </w:pPr>
      <w:r w:rsidRPr="00FF5E15">
        <w:rPr>
          <w:rtl/>
        </w:rPr>
        <w:t>ת"ר</w:t>
      </w:r>
      <w:r w:rsidR="00E31AD5">
        <w:rPr>
          <w:rtl/>
        </w:rPr>
        <w:t>:</w:t>
      </w:r>
    </w:p>
    <w:p w14:paraId="1B909F75" w14:textId="480F8BA2" w:rsidR="0089324E" w:rsidRPr="00FF5E15" w:rsidRDefault="0089324E" w:rsidP="00164685">
      <w:pPr>
        <w:rPr>
          <w:rtl/>
        </w:rPr>
      </w:pPr>
      <w:r w:rsidRPr="00F72B98">
        <w:rPr>
          <w:rFonts w:cs="PFT_Frank"/>
          <w:b/>
          <w:bCs/>
          <w:szCs w:val="14"/>
          <w:rtl/>
        </w:rPr>
        <w:t>אין</w:t>
      </w:r>
      <w:r w:rsidRPr="00FF5E15">
        <w:rPr>
          <w:rtl/>
        </w:rPr>
        <w:t xml:space="preserve"> מציינין על</w:t>
      </w:r>
      <w:r w:rsidR="005E2D6F" w:rsidRPr="00FF5E15">
        <w:rPr>
          <w:rFonts w:hint="cs"/>
          <w:rtl/>
        </w:rPr>
        <w:t>-</w:t>
      </w:r>
      <w:r w:rsidRPr="00FF5E15">
        <w:rPr>
          <w:rtl/>
        </w:rPr>
        <w:t xml:space="preserve"> כזית מת, עצם כשעורה, </w:t>
      </w:r>
      <w:r w:rsidR="00F01BE9" w:rsidRPr="00FF5E15">
        <w:rPr>
          <w:rFonts w:hint="cs"/>
          <w:rtl/>
        </w:rPr>
        <w:t>לא</w:t>
      </w:r>
      <w:r w:rsidRPr="00FF5E15">
        <w:rPr>
          <w:rtl/>
        </w:rPr>
        <w:t xml:space="preserve"> מטמא באהל.</w:t>
      </w:r>
    </w:p>
    <w:p w14:paraId="16421AB5" w14:textId="788B1D65" w:rsidR="0089324E" w:rsidRPr="006F178A" w:rsidRDefault="0089324E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אבל</w:t>
      </w:r>
      <w:r w:rsidRPr="006F178A">
        <w:rPr>
          <w:rtl/>
        </w:rPr>
        <w:t xml:space="preserve"> מציינין על שדרה, גולגולת,</w:t>
      </w:r>
      <w:r w:rsidR="00F01BE9">
        <w:rPr>
          <w:rFonts w:hint="cs"/>
          <w:rtl/>
        </w:rPr>
        <w:t xml:space="preserve"> </w:t>
      </w:r>
      <w:r w:rsidRPr="006F178A">
        <w:rPr>
          <w:rtl/>
        </w:rPr>
        <w:t xml:space="preserve">רוב בנין </w:t>
      </w:r>
      <w:r w:rsidR="00B434BE">
        <w:rPr>
          <w:rFonts w:hint="cs"/>
          <w:rtl/>
        </w:rPr>
        <w:t xml:space="preserve">ומנין </w:t>
      </w:r>
      <w:r w:rsidRPr="006F178A">
        <w:rPr>
          <w:rtl/>
        </w:rPr>
        <w:t>המת.</w:t>
      </w:r>
    </w:p>
    <w:p w14:paraId="31568E4E" w14:textId="77777777" w:rsidR="004E0BA3" w:rsidRDefault="00F01BE9" w:rsidP="00164685">
      <w:pPr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ולא</w:t>
      </w:r>
      <w:r w:rsidR="0089324E" w:rsidRPr="006F178A">
        <w:rPr>
          <w:rtl/>
        </w:rPr>
        <w:t xml:space="preserve"> </w:t>
      </w:r>
      <w:r w:rsidR="00F458F2">
        <w:rPr>
          <w:rFonts w:hint="cs"/>
          <w:rtl/>
        </w:rPr>
        <w:t>מציינין הו</w:t>
      </w:r>
      <w:r w:rsidR="0089324E" w:rsidRPr="006F178A">
        <w:rPr>
          <w:rtl/>
        </w:rPr>
        <w:t>ודא</w:t>
      </w:r>
      <w:r>
        <w:rPr>
          <w:rFonts w:hint="cs"/>
          <w:rtl/>
        </w:rPr>
        <w:t xml:space="preserve">י </w:t>
      </w:r>
      <w:r w:rsidR="00F458F2">
        <w:rPr>
          <w:rStyle w:val="affe"/>
          <w:rFonts w:hint="cs"/>
          <w:rtl/>
        </w:rPr>
        <w:t xml:space="preserve">בית </w:t>
      </w:r>
      <w:r w:rsidRPr="00635D00">
        <w:rPr>
          <w:rStyle w:val="affe"/>
          <w:rFonts w:hint="cs"/>
          <w:rtl/>
        </w:rPr>
        <w:t>קברות</w:t>
      </w:r>
      <w:r w:rsidR="00032A9F">
        <w:rPr>
          <w:rStyle w:val="affe"/>
          <w:rFonts w:hint="cs"/>
          <w:rtl/>
        </w:rPr>
        <w:t>,</w:t>
      </w:r>
    </w:p>
    <w:p w14:paraId="01074502" w14:textId="447AAD48" w:rsidR="0089324E" w:rsidRPr="00635D00" w:rsidRDefault="0089324E" w:rsidP="00164685">
      <w:pPr>
        <w:rPr>
          <w:rStyle w:val="affe"/>
          <w:rtl/>
        </w:rPr>
      </w:pPr>
      <w:r w:rsidRPr="006F178A">
        <w:rPr>
          <w:rtl/>
        </w:rPr>
        <w:t>אל</w:t>
      </w:r>
      <w:r w:rsidR="00F01BE9">
        <w:rPr>
          <w:rFonts w:hint="cs"/>
          <w:rtl/>
        </w:rPr>
        <w:t>א</w:t>
      </w:r>
      <w:r w:rsidRPr="006F178A">
        <w:rPr>
          <w:rtl/>
        </w:rPr>
        <w:t xml:space="preserve"> </w:t>
      </w:r>
      <w:r w:rsidR="00F458F2">
        <w:rPr>
          <w:rFonts w:hint="cs"/>
          <w:rtl/>
        </w:rPr>
        <w:t>ה</w:t>
      </w:r>
      <w:r w:rsidRPr="006F178A">
        <w:rPr>
          <w:rtl/>
        </w:rPr>
        <w:t>ספק</w:t>
      </w:r>
      <w:r w:rsidR="00F01BE9">
        <w:rPr>
          <w:rFonts w:hint="cs"/>
          <w:rtl/>
        </w:rPr>
        <w:t xml:space="preserve"> </w:t>
      </w:r>
      <w:r w:rsidR="00F01BE9" w:rsidRPr="00D54BA1">
        <w:rPr>
          <w:rStyle w:val="affe"/>
          <w:rFonts w:cs="PFT_Frank" w:hint="cs"/>
          <w:b/>
          <w:bCs/>
          <w:szCs w:val="10"/>
          <w:rtl/>
        </w:rPr>
        <w:t>סככות</w:t>
      </w:r>
      <w:r w:rsidR="00F01BE9" w:rsidRPr="00635D00">
        <w:rPr>
          <w:rStyle w:val="affe"/>
          <w:rFonts w:hint="cs"/>
          <w:rtl/>
        </w:rPr>
        <w:t xml:space="preserve"> אילן המיסך</w:t>
      </w:r>
      <w:r w:rsidR="00032A9F">
        <w:rPr>
          <w:rStyle w:val="affe"/>
          <w:rFonts w:hint="cs"/>
          <w:rtl/>
        </w:rPr>
        <w:t>,</w:t>
      </w:r>
      <w:r w:rsidR="00F01BE9" w:rsidRPr="00635D00">
        <w:rPr>
          <w:rStyle w:val="affe"/>
          <w:rFonts w:hint="cs"/>
          <w:rtl/>
        </w:rPr>
        <w:t xml:space="preserve"> </w:t>
      </w:r>
      <w:r w:rsidR="00F01BE9" w:rsidRPr="00D54BA1">
        <w:rPr>
          <w:rStyle w:val="affe"/>
          <w:rFonts w:cs="PFT_Frank" w:hint="cs"/>
          <w:b/>
          <w:bCs/>
          <w:szCs w:val="10"/>
          <w:rtl/>
        </w:rPr>
        <w:t>פרעות</w:t>
      </w:r>
      <w:r w:rsidR="00F01BE9" w:rsidRPr="00635D00">
        <w:rPr>
          <w:rStyle w:val="affe"/>
          <w:rFonts w:hint="cs"/>
          <w:rtl/>
        </w:rPr>
        <w:t xml:space="preserve"> אבנים</w:t>
      </w:r>
      <w:r w:rsidR="00F01BE9" w:rsidRPr="00F458F2">
        <w:rPr>
          <w:rStyle w:val="affe"/>
          <w:rFonts w:hint="cs"/>
          <w:rtl/>
        </w:rPr>
        <w:t xml:space="preserve"> </w:t>
      </w:r>
      <w:r w:rsidR="00F01BE9" w:rsidRPr="00635D00">
        <w:rPr>
          <w:rStyle w:val="affe"/>
          <w:rFonts w:hint="cs"/>
          <w:rtl/>
        </w:rPr>
        <w:t>בולטות</w:t>
      </w:r>
      <w:r w:rsidR="00F458F2">
        <w:rPr>
          <w:rStyle w:val="affe"/>
          <w:rFonts w:hint="cs"/>
          <w:rtl/>
        </w:rPr>
        <w:t xml:space="preserve">, </w:t>
      </w:r>
      <w:r w:rsidR="00F458F2" w:rsidRPr="00D54BA1">
        <w:rPr>
          <w:rStyle w:val="affe"/>
          <w:rFonts w:cs="PFT_Frank" w:hint="cs"/>
          <w:b/>
          <w:bCs/>
          <w:szCs w:val="10"/>
          <w:rtl/>
        </w:rPr>
        <w:t xml:space="preserve">בית הפרס </w:t>
      </w:r>
      <w:r w:rsidR="00F458F2" w:rsidRPr="00635D00">
        <w:rPr>
          <w:rStyle w:val="affe"/>
          <w:rFonts w:hint="cs"/>
          <w:rtl/>
        </w:rPr>
        <w:t>יתבאר</w:t>
      </w:r>
      <w:r w:rsidR="00F458F2" w:rsidRPr="00D54BA1">
        <w:rPr>
          <w:rStyle w:val="affe"/>
          <w:rFonts w:cs="PFT_Frank" w:hint="cs"/>
          <w:b/>
          <w:bCs/>
          <w:szCs w:val="10"/>
          <w:rtl/>
        </w:rPr>
        <w:t>.</w:t>
      </w:r>
    </w:p>
    <w:p w14:paraId="52055F31" w14:textId="758D05D2" w:rsidR="00CE54F0" w:rsidRPr="00CE54F0" w:rsidRDefault="00032A9F" w:rsidP="00EA5FFF">
      <w:pPr>
        <w:spacing w:after="60"/>
        <w:rPr>
          <w:sz w:val="14"/>
          <w:szCs w:val="14"/>
          <w:rtl/>
        </w:rPr>
      </w:pPr>
      <w:r w:rsidRPr="007117F5">
        <w:rPr>
          <w:rFonts w:cs="PFT_Frank" w:hint="eastAsia"/>
          <w:b/>
          <w:bCs/>
          <w:szCs w:val="14"/>
          <w:rtl/>
        </w:rPr>
        <w:t>ולא</w:t>
      </w:r>
      <w:r w:rsidR="0089324E" w:rsidRPr="006F178A">
        <w:rPr>
          <w:rtl/>
        </w:rPr>
        <w:t xml:space="preserve"> במקום טומאה </w:t>
      </w:r>
      <w:r>
        <w:rPr>
          <w:rStyle w:val="affe"/>
          <w:rFonts w:hint="cs"/>
          <w:rtl/>
        </w:rPr>
        <w:t>שמ</w:t>
      </w:r>
      <w:r w:rsidR="0089324E" w:rsidRPr="00635D00">
        <w:rPr>
          <w:rStyle w:val="affe"/>
          <w:rtl/>
        </w:rPr>
        <w:t>פסיד טהרות</w:t>
      </w:r>
      <w:r w:rsidR="0089324E" w:rsidRPr="00635D00">
        <w:rPr>
          <w:spacing w:val="-2"/>
          <w:rtl/>
        </w:rPr>
        <w:t xml:space="preserve"> </w:t>
      </w:r>
      <w:r w:rsidRPr="007117F5">
        <w:rPr>
          <w:rFonts w:cs="PFT_Frank" w:hint="cs"/>
          <w:b/>
          <w:bCs/>
          <w:spacing w:val="-2"/>
          <w:szCs w:val="14"/>
          <w:rtl/>
        </w:rPr>
        <w:t>ולא</w:t>
      </w:r>
      <w:r w:rsidRPr="00635D00">
        <w:rPr>
          <w:spacing w:val="-2"/>
          <w:rtl/>
        </w:rPr>
        <w:t xml:space="preserve"> </w:t>
      </w:r>
      <w:r>
        <w:rPr>
          <w:rFonts w:hint="cs"/>
          <w:spacing w:val="-2"/>
          <w:rtl/>
        </w:rPr>
        <w:t>רחוק</w:t>
      </w:r>
      <w:r w:rsidR="0089324E" w:rsidRPr="00635D00">
        <w:rPr>
          <w:spacing w:val="-2"/>
          <w:rtl/>
        </w:rPr>
        <w:t xml:space="preserve"> </w:t>
      </w:r>
      <w:r>
        <w:rPr>
          <w:rFonts w:hint="cs"/>
          <w:spacing w:val="-2"/>
          <w:rtl/>
        </w:rPr>
        <w:t>מה</w:t>
      </w:r>
      <w:r w:rsidR="0089324E" w:rsidRPr="00635D00">
        <w:rPr>
          <w:spacing w:val="-2"/>
          <w:rtl/>
        </w:rPr>
        <w:t xml:space="preserve">טומאה </w:t>
      </w:r>
      <w:r>
        <w:rPr>
          <w:rStyle w:val="affe"/>
          <w:rFonts w:hint="cs"/>
          <w:rtl/>
        </w:rPr>
        <w:t>מ</w:t>
      </w:r>
      <w:r w:rsidR="0089324E" w:rsidRPr="00635D00">
        <w:rPr>
          <w:rStyle w:val="affe"/>
          <w:rtl/>
        </w:rPr>
        <w:t>פסיד א</w:t>
      </w:r>
      <w:r>
        <w:rPr>
          <w:rStyle w:val="affe"/>
          <w:rFonts w:hint="cs"/>
          <w:rtl/>
        </w:rPr>
        <w:t>"י</w:t>
      </w:r>
      <w:r w:rsidR="00CE54F0">
        <w:rPr>
          <w:rStyle w:val="affe"/>
          <w:rFonts w:hint="cs"/>
          <w:rtl/>
        </w:rPr>
        <w:t>.</w:t>
      </w:r>
    </w:p>
    <w:p w14:paraId="05D83988" w14:textId="2DD9F82E" w:rsidR="0089324E" w:rsidRPr="00F458F2" w:rsidRDefault="0089324E" w:rsidP="00164685">
      <w:pPr>
        <w:rPr>
          <w:rtl/>
        </w:rPr>
      </w:pPr>
      <w:r w:rsidRPr="00635D00">
        <w:rPr>
          <w:rStyle w:val="affff2"/>
          <w:rtl/>
        </w:rPr>
        <w:t>כזית מת</w:t>
      </w:r>
      <w:r w:rsidRPr="00F458F2">
        <w:rPr>
          <w:rtl/>
        </w:rPr>
        <w:t xml:space="preserve"> </w:t>
      </w:r>
      <w:r w:rsidR="00F458F2">
        <w:rPr>
          <w:rFonts w:hint="cs"/>
          <w:rtl/>
        </w:rPr>
        <w:t xml:space="preserve">- </w:t>
      </w:r>
      <w:r w:rsidRPr="00F458F2">
        <w:rPr>
          <w:rFonts w:hint="cs"/>
          <w:rtl/>
        </w:rPr>
        <w:t xml:space="preserve">מצומצם </w:t>
      </w:r>
      <w:r w:rsidR="00F458F2">
        <w:rPr>
          <w:rFonts w:hint="cs"/>
          <w:rtl/>
        </w:rPr>
        <w:t xml:space="preserve">שעתיד להחסר </w:t>
      </w:r>
      <w:r w:rsidR="00F458F2" w:rsidRPr="00635D00">
        <w:rPr>
          <w:rStyle w:val="affe"/>
          <w:rFonts w:hint="cs"/>
          <w:rtl/>
        </w:rPr>
        <w:t>צימוק</w:t>
      </w:r>
      <w:r w:rsidRPr="00F458F2">
        <w:rPr>
          <w:rtl/>
        </w:rPr>
        <w:t xml:space="preserve">, </w:t>
      </w:r>
      <w:r w:rsidR="00F458F2">
        <w:rPr>
          <w:rFonts w:hint="cs"/>
          <w:rtl/>
        </w:rPr>
        <w:t>ושלא</w:t>
      </w:r>
      <w:r w:rsidRPr="00F458F2">
        <w:rPr>
          <w:rtl/>
        </w:rPr>
        <w:t xml:space="preserve"> ישרפו לעולם.</w:t>
      </w:r>
    </w:p>
    <w:p w14:paraId="5CC2FA45" w14:textId="0B736BA6" w:rsidR="00F458F2" w:rsidRDefault="00F458F2" w:rsidP="00164685">
      <w:pPr>
        <w:rPr>
          <w:rtl/>
        </w:rPr>
      </w:pPr>
      <w:r>
        <w:rPr>
          <w:rStyle w:val="affff2"/>
          <w:rFonts w:hint="cs"/>
          <w:rtl/>
        </w:rPr>
        <w:t xml:space="preserve">בית </w:t>
      </w:r>
      <w:r w:rsidR="0089324E" w:rsidRPr="00635D00">
        <w:rPr>
          <w:rStyle w:val="affff2"/>
          <w:rtl/>
        </w:rPr>
        <w:t>הפרס</w:t>
      </w:r>
      <w:r w:rsidR="0089324E" w:rsidRPr="00F458F2">
        <w:rPr>
          <w:rtl/>
        </w:rPr>
        <w:t xml:space="preserve"> </w:t>
      </w:r>
      <w:r>
        <w:rPr>
          <w:rFonts w:hint="cs"/>
          <w:rtl/>
        </w:rPr>
        <w:t>-</w:t>
      </w:r>
      <w:r w:rsidR="0089324E" w:rsidRPr="00F458F2">
        <w:rPr>
          <w:rtl/>
        </w:rPr>
        <w:t xml:space="preserve"> </w:t>
      </w:r>
      <w:r w:rsidR="00993B7B" w:rsidRPr="00F458F2">
        <w:rPr>
          <w:rFonts w:hint="cs"/>
          <w:rtl/>
        </w:rPr>
        <w:t xml:space="preserve">שדה </w:t>
      </w:r>
      <w:r>
        <w:rPr>
          <w:rFonts w:hint="cs"/>
          <w:rtl/>
        </w:rPr>
        <w:t>שאבד בה</w:t>
      </w:r>
      <w:r w:rsidR="00993B7B" w:rsidRPr="00F458F2">
        <w:rPr>
          <w:rFonts w:hint="cs"/>
          <w:rtl/>
        </w:rPr>
        <w:t xml:space="preserve"> קבר</w:t>
      </w:r>
      <w:r>
        <w:rPr>
          <w:rFonts w:hint="cs"/>
          <w:rtl/>
        </w:rPr>
        <w:t>,</w:t>
      </w:r>
      <w:r w:rsidR="00993B7B" w:rsidRPr="00F458F2">
        <w:rPr>
          <w:rFonts w:hint="cs"/>
          <w:rtl/>
        </w:rPr>
        <w:t xml:space="preserve"> </w:t>
      </w:r>
      <w:r>
        <w:rPr>
          <w:rFonts w:hint="cs"/>
          <w:rtl/>
        </w:rPr>
        <w:t>ש</w:t>
      </w:r>
      <w:r w:rsidR="0089324E" w:rsidRPr="00F458F2">
        <w:rPr>
          <w:rtl/>
        </w:rPr>
        <w:t>מטמא</w:t>
      </w:r>
      <w:r>
        <w:rPr>
          <w:rFonts w:hint="cs"/>
          <w:rtl/>
        </w:rPr>
        <w:t>ה</w:t>
      </w:r>
      <w:r w:rsidR="0089324E" w:rsidRPr="00F458F2">
        <w:rPr>
          <w:rtl/>
        </w:rPr>
        <w:t xml:space="preserve"> באהל</w:t>
      </w:r>
      <w:r>
        <w:rPr>
          <w:rFonts w:hint="cs"/>
          <w:rtl/>
        </w:rPr>
        <w:t>,</w:t>
      </w:r>
    </w:p>
    <w:p w14:paraId="4515DC23" w14:textId="1446F413" w:rsidR="004A582A" w:rsidRPr="00F458F2" w:rsidRDefault="002A6984" w:rsidP="00164685">
      <w:pPr>
        <w:rPr>
          <w:rtl/>
        </w:rPr>
      </w:pPr>
      <w:r w:rsidRPr="00F458F2">
        <w:rPr>
          <w:rFonts w:hint="cs"/>
          <w:rtl/>
        </w:rPr>
        <w:t xml:space="preserve">אבל </w:t>
      </w:r>
      <w:r w:rsidRPr="00F458F2">
        <w:rPr>
          <w:rFonts w:hint="eastAsia"/>
          <w:rtl/>
        </w:rPr>
        <w:t>בנחרש</w:t>
      </w:r>
      <w:r w:rsidR="00F458F2">
        <w:rPr>
          <w:rFonts w:hint="cs"/>
          <w:rtl/>
        </w:rPr>
        <w:t xml:space="preserve"> בה קבר לא מציין, דמנפח בית הפרס והולך,</w:t>
      </w:r>
    </w:p>
    <w:p w14:paraId="2C0C3638" w14:textId="08C3F6E5" w:rsidR="00E31AD5" w:rsidRDefault="00F458F2" w:rsidP="00E84F36">
      <w:pPr>
        <w:pStyle w:val="36"/>
        <w:framePr w:wrap="notBeside"/>
        <w:rPr>
          <w:rtl/>
        </w:rPr>
      </w:pPr>
      <w:r w:rsidRPr="00E84F36">
        <w:rPr>
          <w:rFonts w:hint="eastAsia"/>
          <w:rtl/>
        </w:rPr>
        <w:t>וכדתנן</w:t>
      </w:r>
      <w:r w:rsidR="00E31AD5">
        <w:rPr>
          <w:rtl/>
        </w:rPr>
        <w:t>:</w:t>
      </w:r>
    </w:p>
    <w:p w14:paraId="23E78C18" w14:textId="3C9144E1" w:rsidR="002008BA" w:rsidRPr="002008BA" w:rsidRDefault="00F458F2" w:rsidP="00164685">
      <w:pPr>
        <w:rPr>
          <w:spacing w:val="-2"/>
          <w:rtl/>
        </w:rPr>
      </w:pPr>
      <w:r w:rsidRPr="002008BA">
        <w:rPr>
          <w:rStyle w:val="affc"/>
          <w:rFonts w:hint="cs"/>
          <w:spacing w:val="-2"/>
          <w:rtl/>
        </w:rPr>
        <w:t>דשלשה בית הפרס הן</w:t>
      </w:r>
      <w:r w:rsidR="0089324E" w:rsidRPr="002008BA">
        <w:rPr>
          <w:spacing w:val="-2"/>
          <w:rtl/>
        </w:rPr>
        <w:t xml:space="preserve">: </w:t>
      </w:r>
      <w:r w:rsidR="0089324E" w:rsidRPr="002008BA">
        <w:rPr>
          <w:rFonts w:cs="PFT_Frank"/>
          <w:b/>
          <w:bCs/>
          <w:spacing w:val="-2"/>
          <w:szCs w:val="14"/>
          <w:rtl/>
        </w:rPr>
        <w:t>שדה</w:t>
      </w:r>
      <w:r w:rsidR="0089324E" w:rsidRPr="002008BA">
        <w:rPr>
          <w:spacing w:val="-2"/>
          <w:rtl/>
        </w:rPr>
        <w:t xml:space="preserve"> שאבד בה קבר, </w:t>
      </w:r>
      <w:r w:rsidRPr="002008BA">
        <w:rPr>
          <w:rFonts w:cs="PFT_Frank" w:hint="eastAsia"/>
          <w:b/>
          <w:bCs/>
          <w:spacing w:val="-2"/>
          <w:szCs w:val="14"/>
          <w:rtl/>
        </w:rPr>
        <w:t>שדה</w:t>
      </w:r>
      <w:r w:rsidRPr="002008BA">
        <w:rPr>
          <w:rFonts w:hint="cs"/>
          <w:spacing w:val="-2"/>
          <w:rtl/>
        </w:rPr>
        <w:t xml:space="preserve"> </w:t>
      </w:r>
      <w:r w:rsidR="0089324E" w:rsidRPr="002008BA">
        <w:rPr>
          <w:spacing w:val="-2"/>
          <w:rtl/>
        </w:rPr>
        <w:t>שנחרש בה קבר</w:t>
      </w:r>
      <w:r w:rsidR="002008BA">
        <w:rPr>
          <w:rFonts w:hint="cs"/>
          <w:spacing w:val="-2"/>
          <w:rtl/>
        </w:rPr>
        <w:t>,</w:t>
      </w:r>
    </w:p>
    <w:p w14:paraId="389DBE1B" w14:textId="1858EEB4" w:rsidR="00835F01" w:rsidRPr="00835F01" w:rsidRDefault="0089324E" w:rsidP="00EA5FFF">
      <w:pPr>
        <w:spacing w:after="60"/>
        <w:rPr>
          <w:rStyle w:val="affc"/>
          <w:rFonts w:ascii="BA Fontov Regular" w:hAnsi="BA Fontov Regular" w:cs="FrankRuehl"/>
          <w:b w:val="0"/>
          <w:bCs w:val="0"/>
          <w:sz w:val="18"/>
          <w:szCs w:val="18"/>
          <w:rtl/>
        </w:rPr>
      </w:pPr>
      <w:r w:rsidRPr="007117F5">
        <w:rPr>
          <w:rFonts w:cs="PFT_Frank"/>
          <w:b/>
          <w:bCs/>
          <w:szCs w:val="14"/>
          <w:rtl/>
        </w:rPr>
        <w:lastRenderedPageBreak/>
        <w:t>ושדה</w:t>
      </w:r>
      <w:r w:rsidRPr="00F458F2">
        <w:rPr>
          <w:rtl/>
        </w:rPr>
        <w:t xml:space="preserve"> בוכין</w:t>
      </w:r>
      <w:r w:rsidR="00F458F2">
        <w:rPr>
          <w:rFonts w:hint="cs"/>
          <w:rtl/>
        </w:rPr>
        <w:t xml:space="preserve"> - </w:t>
      </w:r>
      <w:r w:rsidR="00F458F2">
        <w:rPr>
          <w:rStyle w:val="affe"/>
          <w:rFonts w:hint="cs"/>
          <w:rtl/>
        </w:rPr>
        <w:t xml:space="preserve">שמפטירין </w:t>
      </w:r>
      <w:r w:rsidR="002A55C4" w:rsidRPr="00C44ACC">
        <w:rPr>
          <w:rStyle w:val="affe"/>
          <w:rFonts w:hint="eastAsia"/>
          <w:rtl/>
        </w:rPr>
        <w:t>בה</w:t>
      </w:r>
      <w:r w:rsidR="002A55C4" w:rsidRPr="00F458F2">
        <w:rPr>
          <w:rFonts w:hint="cs"/>
          <w:rtl/>
        </w:rPr>
        <w:t xml:space="preserve"> </w:t>
      </w:r>
      <w:r w:rsidR="002A55C4" w:rsidRPr="00C44ACC">
        <w:rPr>
          <w:rStyle w:val="affe"/>
          <w:rFonts w:hint="eastAsia"/>
          <w:rtl/>
        </w:rPr>
        <w:t>המתים</w:t>
      </w:r>
      <w:r w:rsidR="00F458F2">
        <w:rPr>
          <w:rStyle w:val="affe"/>
          <w:rFonts w:hint="cs"/>
          <w:rtl/>
        </w:rPr>
        <w:t>,</w:t>
      </w:r>
      <w:r w:rsidR="002A55C4" w:rsidRPr="00F458F2">
        <w:rPr>
          <w:rFonts w:hint="cs"/>
          <w:rtl/>
        </w:rPr>
        <w:t xml:space="preserve"> </w:t>
      </w:r>
      <w:r w:rsidR="00F458F2">
        <w:rPr>
          <w:rStyle w:val="affe"/>
          <w:rFonts w:hint="cs"/>
          <w:rtl/>
        </w:rPr>
        <w:t>ו</w:t>
      </w:r>
      <w:r w:rsidR="002A55C4" w:rsidRPr="00C44ACC">
        <w:rPr>
          <w:rStyle w:val="affe"/>
          <w:rFonts w:hint="eastAsia"/>
          <w:rtl/>
        </w:rPr>
        <w:t>שמא</w:t>
      </w:r>
      <w:r w:rsidR="002A55C4" w:rsidRPr="00C44ACC">
        <w:rPr>
          <w:rStyle w:val="affe"/>
          <w:rtl/>
        </w:rPr>
        <w:t xml:space="preserve"> </w:t>
      </w:r>
      <w:r w:rsidR="002A55C4" w:rsidRPr="00C44ACC">
        <w:rPr>
          <w:rStyle w:val="affe"/>
          <w:rFonts w:hint="eastAsia"/>
          <w:rtl/>
        </w:rPr>
        <w:t>השאירו</w:t>
      </w:r>
      <w:r w:rsidR="002A55C4" w:rsidRPr="00F458F2">
        <w:rPr>
          <w:rFonts w:hint="cs"/>
          <w:rtl/>
        </w:rPr>
        <w:t xml:space="preserve"> </w:t>
      </w:r>
      <w:r w:rsidR="002A55C4" w:rsidRPr="00C44ACC">
        <w:rPr>
          <w:rStyle w:val="affe"/>
          <w:rFonts w:hint="eastAsia"/>
          <w:rtl/>
        </w:rPr>
        <w:t>שם</w:t>
      </w:r>
      <w:r w:rsidR="002A55C4" w:rsidRPr="00F458F2">
        <w:rPr>
          <w:rFonts w:hint="cs"/>
          <w:rtl/>
        </w:rPr>
        <w:t xml:space="preserve"> </w:t>
      </w:r>
      <w:r w:rsidR="00F458F2">
        <w:rPr>
          <w:rStyle w:val="affe"/>
          <w:rFonts w:hint="cs"/>
          <w:rtl/>
        </w:rPr>
        <w:t>אבר</w:t>
      </w:r>
      <w:r w:rsidR="002A55C4" w:rsidRPr="00F458F2">
        <w:rPr>
          <w:rFonts w:hint="cs"/>
          <w:rtl/>
        </w:rPr>
        <w:t>.</w:t>
      </w:r>
    </w:p>
    <w:p w14:paraId="140B31F6" w14:textId="103E556C" w:rsidR="00E31AD5" w:rsidRDefault="00406F8C" w:rsidP="002B7FB8">
      <w:pPr>
        <w:pStyle w:val="36"/>
        <w:framePr w:wrap="notBeside" w:y="20"/>
        <w:rPr>
          <w:rtl/>
        </w:rPr>
      </w:pPr>
      <w:r w:rsidRPr="00835F01">
        <w:rPr>
          <w:rFonts w:hint="eastAsia"/>
          <w:rtl/>
        </w:rPr>
        <w:t>ויקשה</w:t>
      </w:r>
      <w:r w:rsidR="00E31AD5">
        <w:rPr>
          <w:rFonts w:hint="cs"/>
          <w:rtl/>
        </w:rPr>
        <w:t>:</w:t>
      </w:r>
    </w:p>
    <w:p w14:paraId="20748986" w14:textId="7136F404" w:rsidR="00E31AD5" w:rsidRDefault="002B7FB8" w:rsidP="002B7FB8">
      <w:pPr>
        <w:pStyle w:val="36"/>
        <w:framePr w:wrap="notBeside" w:y="174"/>
        <w:spacing w:line="180" w:lineRule="exact"/>
        <w:rPr>
          <w:rtl/>
        </w:rPr>
      </w:pPr>
      <w:r w:rsidRPr="00835F01">
        <w:rPr>
          <w:rFonts w:hint="eastAsia"/>
          <w:rtl/>
        </w:rPr>
        <w:t>ומתרצים</w:t>
      </w:r>
      <w:r w:rsidR="00E31AD5">
        <w:rPr>
          <w:rtl/>
        </w:rPr>
        <w:t>:</w:t>
      </w:r>
    </w:p>
    <w:p w14:paraId="5F343B10" w14:textId="146FCF68" w:rsidR="00406F8C" w:rsidRPr="00C44ACC" w:rsidRDefault="00406F8C" w:rsidP="002B7FB8">
      <w:pPr>
        <w:spacing w:line="180" w:lineRule="exact"/>
        <w:rPr>
          <w:rStyle w:val="affe"/>
          <w:rtl/>
        </w:rPr>
      </w:pPr>
      <w:r>
        <w:rPr>
          <w:rFonts w:hint="cs"/>
          <w:rtl/>
        </w:rPr>
        <w:t>ד</w:t>
      </w:r>
      <w:r w:rsidR="0089324E" w:rsidRPr="006F178A">
        <w:rPr>
          <w:rtl/>
        </w:rPr>
        <w:t xml:space="preserve">שדה מצויינת </w:t>
      </w:r>
      <w:r w:rsidRPr="007117F5">
        <w:rPr>
          <w:rFonts w:cs="PFT_Frank" w:hint="eastAsia"/>
          <w:b/>
          <w:bCs/>
          <w:szCs w:val="14"/>
          <w:rtl/>
        </w:rPr>
        <w:t>ויש</w:t>
      </w:r>
      <w:r w:rsidR="0089324E" w:rsidRPr="007117F5">
        <w:rPr>
          <w:rFonts w:cs="PFT_Frank"/>
          <w:b/>
          <w:bCs/>
          <w:szCs w:val="14"/>
          <w:rtl/>
        </w:rPr>
        <w:t xml:space="preserve"> אילנות</w:t>
      </w:r>
      <w:r w:rsidR="0089324E" w:rsidRPr="006F178A">
        <w:rPr>
          <w:rtl/>
        </w:rPr>
        <w:t xml:space="preserve"> בידוע </w:t>
      </w:r>
      <w:r w:rsidR="0089324E" w:rsidRPr="007117F5">
        <w:rPr>
          <w:rFonts w:cs="PFT_Frank"/>
          <w:b/>
          <w:bCs/>
          <w:szCs w:val="14"/>
          <w:rtl/>
        </w:rPr>
        <w:t>שנחרש</w:t>
      </w:r>
      <w:r w:rsidR="002A55C4" w:rsidRPr="007117F5">
        <w:rPr>
          <w:rFonts w:cs="PFT_Frank" w:hint="eastAsia"/>
          <w:b/>
          <w:bCs/>
          <w:szCs w:val="14"/>
          <w:rtl/>
        </w:rPr>
        <w:t>ה</w:t>
      </w:r>
      <w:r>
        <w:rPr>
          <w:rFonts w:hint="cs"/>
          <w:rtl/>
        </w:rPr>
        <w:t xml:space="preserve"> </w:t>
      </w:r>
      <w:r w:rsidRPr="00C44ACC">
        <w:rPr>
          <w:rStyle w:val="affe"/>
          <w:rFonts w:hint="eastAsia"/>
          <w:rtl/>
        </w:rPr>
        <w:t>משמע</w:t>
      </w:r>
      <w:r w:rsidRPr="00C44ACC">
        <w:rPr>
          <w:rStyle w:val="affe"/>
          <w:rtl/>
        </w:rPr>
        <w:t xml:space="preserve"> </w:t>
      </w:r>
      <w:r w:rsidRPr="00C44ACC">
        <w:rPr>
          <w:rStyle w:val="affe"/>
          <w:rFonts w:hint="eastAsia"/>
          <w:rtl/>
        </w:rPr>
        <w:t>שמציי</w:t>
      </w:r>
      <w:r>
        <w:rPr>
          <w:rStyle w:val="affe"/>
          <w:rFonts w:hint="cs"/>
          <w:rtl/>
        </w:rPr>
        <w:t>ן</w:t>
      </w:r>
      <w:r w:rsidR="00835F01">
        <w:rPr>
          <w:rStyle w:val="affe"/>
          <w:rFonts w:hint="cs"/>
          <w:rtl/>
        </w:rPr>
        <w:t>.</w:t>
      </w:r>
    </w:p>
    <w:p w14:paraId="23698117" w14:textId="41CBDB24" w:rsidR="0089324E" w:rsidRPr="006F178A" w:rsidRDefault="00BE5648" w:rsidP="002B7FB8">
      <w:pPr>
        <w:spacing w:line="180" w:lineRule="exact"/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שאבד</w:t>
      </w:r>
      <w:r>
        <w:rPr>
          <w:rFonts w:hint="cs"/>
          <w:rtl/>
        </w:rPr>
        <w:t xml:space="preserve"> בה קבר וציינוה</w:t>
      </w:r>
      <w:r w:rsidR="00406F8C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0D266C">
        <w:rPr>
          <w:rtl/>
        </w:rPr>
        <w:tab/>
      </w:r>
      <w:r w:rsidR="000D266C">
        <w:rPr>
          <w:rtl/>
        </w:rPr>
        <w:tab/>
      </w:r>
      <w:r w:rsidR="000D266C">
        <w:rPr>
          <w:rtl/>
        </w:rPr>
        <w:tab/>
      </w:r>
      <w:r w:rsidR="000D266C">
        <w:rPr>
          <w:rtl/>
        </w:rPr>
        <w:tab/>
      </w:r>
      <w:r w:rsidR="00406F8C" w:rsidRPr="00C44ACC">
        <w:rPr>
          <w:rStyle w:val="affe"/>
          <w:rFonts w:hint="eastAsia"/>
          <w:rtl/>
        </w:rPr>
        <w:t>והאילנות</w:t>
      </w:r>
      <w:r w:rsidR="00406F8C" w:rsidRPr="00C44ACC">
        <w:rPr>
          <w:rStyle w:val="affe"/>
          <w:rtl/>
        </w:rPr>
        <w:t xml:space="preserve"> </w:t>
      </w:r>
      <w:r w:rsidR="00406F8C" w:rsidRPr="00C44ACC">
        <w:rPr>
          <w:rStyle w:val="affe"/>
          <w:rFonts w:hint="eastAsia"/>
          <w:rtl/>
        </w:rPr>
        <w:t>מוכיח</w:t>
      </w:r>
      <w:r w:rsidR="00406F8C">
        <w:rPr>
          <w:rStyle w:val="affe"/>
          <w:rFonts w:hint="cs"/>
          <w:rtl/>
        </w:rPr>
        <w:t>ים</w:t>
      </w:r>
      <w:r w:rsidR="00406F8C" w:rsidRPr="00C44ACC">
        <w:rPr>
          <w:rStyle w:val="affe"/>
          <w:rtl/>
        </w:rPr>
        <w:t xml:space="preserve"> ש</w:t>
      </w:r>
      <w:r w:rsidRPr="00C44ACC">
        <w:rPr>
          <w:rStyle w:val="affe"/>
          <w:rFonts w:hint="eastAsia"/>
          <w:rtl/>
        </w:rPr>
        <w:t>נחרשה</w:t>
      </w:r>
      <w:r w:rsidRPr="00C44ACC">
        <w:rPr>
          <w:rStyle w:val="affe"/>
          <w:rtl/>
        </w:rPr>
        <w:t xml:space="preserve"> </w:t>
      </w:r>
      <w:r w:rsidRPr="00D54BA1">
        <w:rPr>
          <w:rStyle w:val="affe"/>
          <w:rFonts w:cs="PFT_Frank" w:hint="eastAsia"/>
          <w:b/>
          <w:bCs/>
          <w:szCs w:val="10"/>
          <w:rtl/>
        </w:rPr>
        <w:t>אח</w:t>
      </w:r>
      <w:r w:rsidRPr="00D54BA1">
        <w:rPr>
          <w:rStyle w:val="affe"/>
          <w:rFonts w:cs="PFT_Frank"/>
          <w:b/>
          <w:bCs/>
          <w:szCs w:val="10"/>
          <w:rtl/>
        </w:rPr>
        <w:t>"כ</w:t>
      </w:r>
      <w:r>
        <w:rPr>
          <w:rFonts w:hint="cs"/>
          <w:rtl/>
        </w:rPr>
        <w:t>.</w:t>
      </w:r>
    </w:p>
    <w:p w14:paraId="6BE136E4" w14:textId="0C523B91" w:rsidR="00E31AD5" w:rsidRDefault="00347284" w:rsidP="002B7FB8">
      <w:pPr>
        <w:pStyle w:val="36"/>
        <w:framePr w:wrap="notBeside" w:y="5"/>
        <w:spacing w:line="180" w:lineRule="exact"/>
        <w:rPr>
          <w:rtl/>
        </w:rPr>
      </w:pPr>
      <w:r>
        <w:rPr>
          <w:rFonts w:hint="cs"/>
          <w:rtl/>
        </w:rPr>
        <w:t xml:space="preserve">- </w:t>
      </w:r>
      <w:r w:rsidR="00406F8C" w:rsidRPr="00347284">
        <w:rPr>
          <w:rFonts w:hint="cs"/>
          <w:rtl/>
        </w:rPr>
        <w:t>ומדובר א</w:t>
      </w:r>
      <w:r w:rsidR="00E31AD5">
        <w:rPr>
          <w:rFonts w:hint="cs"/>
          <w:rtl/>
        </w:rPr>
        <w:t>.</w:t>
      </w:r>
    </w:p>
    <w:p w14:paraId="1797E60B" w14:textId="7CC27369" w:rsidR="00E31AD5" w:rsidRDefault="002B7FB8" w:rsidP="002B7FB8">
      <w:pPr>
        <w:pStyle w:val="36"/>
        <w:framePr w:wrap="notBeside" w:y="167"/>
        <w:spacing w:line="180" w:lineRule="exact"/>
        <w:rPr>
          <w:rtl/>
        </w:rPr>
      </w:pPr>
      <w:r w:rsidRPr="00347284">
        <w:rPr>
          <w:rFonts w:hint="eastAsia"/>
          <w:rtl/>
        </w:rPr>
        <w:t>ב</w:t>
      </w:r>
      <w:r w:rsidR="00E31AD5">
        <w:rPr>
          <w:rFonts w:hint="cs"/>
          <w:rtl/>
        </w:rPr>
        <w:t>.</w:t>
      </w:r>
    </w:p>
    <w:p w14:paraId="40B8C131" w14:textId="0EB02C15" w:rsidR="0089324E" w:rsidRPr="007117F5" w:rsidRDefault="00406F8C" w:rsidP="002B7FB8">
      <w:pPr>
        <w:spacing w:line="180" w:lineRule="exact"/>
        <w:rPr>
          <w:rFonts w:cs="PFT_Frank"/>
          <w:b/>
          <w:bCs/>
          <w:szCs w:val="14"/>
          <w:rtl/>
        </w:rPr>
      </w:pPr>
      <w:r w:rsidRPr="005E2D6F">
        <w:rPr>
          <w:rFonts w:hint="cs"/>
          <w:rtl/>
        </w:rPr>
        <w:t>ב</w:t>
      </w:r>
      <w:r w:rsidRPr="00C44ACC">
        <w:rPr>
          <w:rFonts w:hint="eastAsia"/>
          <w:rtl/>
        </w:rPr>
        <w:t>מפוזרים</w:t>
      </w:r>
      <w:r w:rsidRPr="00C44ACC">
        <w:rPr>
          <w:rtl/>
        </w:rPr>
        <w:t xml:space="preserve"> </w:t>
      </w:r>
      <w:r>
        <w:rPr>
          <w:rFonts w:hint="cs"/>
          <w:rtl/>
        </w:rPr>
        <w:t xml:space="preserve">האילנות </w:t>
      </w:r>
      <w:r w:rsidRPr="00C44ACC">
        <w:rPr>
          <w:rFonts w:hint="eastAsia"/>
          <w:rtl/>
        </w:rPr>
        <w:t>בכל</w:t>
      </w:r>
      <w:r w:rsidRPr="00C44ACC">
        <w:rPr>
          <w:rtl/>
        </w:rPr>
        <w:t xml:space="preserve"> </w:t>
      </w:r>
      <w:r w:rsidRPr="00C44ACC">
        <w:rPr>
          <w:rFonts w:hint="eastAsia"/>
          <w:rtl/>
        </w:rPr>
        <w:t>השדה</w:t>
      </w:r>
      <w:r w:rsidRPr="007117F5">
        <w:rPr>
          <w:rFonts w:cs="PFT_Frank" w:hint="cs"/>
          <w:b/>
          <w:bCs/>
          <w:szCs w:val="14"/>
          <w:rtl/>
        </w:rPr>
        <w:t xml:space="preserve"> </w:t>
      </w:r>
      <w:r w:rsidR="000D266C">
        <w:rPr>
          <w:rStyle w:val="affe"/>
          <w:rtl/>
        </w:rPr>
        <w:tab/>
      </w:r>
      <w:r w:rsidRPr="00C44ACC">
        <w:rPr>
          <w:rStyle w:val="affe"/>
          <w:rFonts w:hint="eastAsia"/>
          <w:rtl/>
        </w:rPr>
        <w:t>דנחרשה</w:t>
      </w:r>
      <w:r w:rsidRPr="00C44ACC">
        <w:rPr>
          <w:rStyle w:val="affe"/>
          <w:rtl/>
        </w:rPr>
        <w:t xml:space="preserve"> </w:t>
      </w:r>
      <w:r w:rsidRPr="00C44ACC">
        <w:rPr>
          <w:rStyle w:val="affe"/>
          <w:rFonts w:hint="eastAsia"/>
          <w:rtl/>
        </w:rPr>
        <w:t>כולה</w:t>
      </w:r>
      <w:r w:rsidRPr="00C44ACC">
        <w:rPr>
          <w:rStyle w:val="affe"/>
          <w:rtl/>
        </w:rPr>
        <w:t xml:space="preserve"> </w:t>
      </w:r>
      <w:r w:rsidRPr="00C44ACC">
        <w:rPr>
          <w:rStyle w:val="affe"/>
          <w:rFonts w:hint="eastAsia"/>
          <w:rtl/>
        </w:rPr>
        <w:t>וטהרה</w:t>
      </w:r>
      <w:r w:rsidRPr="00C44ACC">
        <w:rPr>
          <w:rStyle w:val="affe"/>
          <w:rtl/>
        </w:rPr>
        <w:t>.</w:t>
      </w:r>
    </w:p>
    <w:p w14:paraId="0E00DC8B" w14:textId="299379C8" w:rsidR="002B7FB8" w:rsidRDefault="00406F8C" w:rsidP="00E84862">
      <w:pPr>
        <w:spacing w:line="180" w:lineRule="exact"/>
      </w:pPr>
      <w:r>
        <w:rPr>
          <w:rFonts w:hint="cs"/>
          <w:rtl/>
        </w:rPr>
        <w:t>על הגבול,</w:t>
      </w:r>
      <w:r w:rsidRPr="006F178A">
        <w:rPr>
          <w:rtl/>
        </w:rPr>
        <w:t xml:space="preserve"> </w:t>
      </w:r>
      <w:r>
        <w:rPr>
          <w:rFonts w:hint="cs"/>
          <w:rtl/>
        </w:rPr>
        <w:t xml:space="preserve">והרי </w:t>
      </w:r>
      <w:r w:rsidR="0089324E" w:rsidRPr="006F178A">
        <w:rPr>
          <w:rtl/>
        </w:rPr>
        <w:t xml:space="preserve">אין מרחיקין ציון </w:t>
      </w:r>
      <w:r>
        <w:rPr>
          <w:rFonts w:hint="cs"/>
          <w:rtl/>
        </w:rPr>
        <w:t>מה</w:t>
      </w:r>
      <w:r w:rsidR="0089324E" w:rsidRPr="006F178A">
        <w:rPr>
          <w:rtl/>
        </w:rPr>
        <w:t>טומאה</w:t>
      </w:r>
      <w:r>
        <w:rPr>
          <w:rFonts w:hint="cs"/>
          <w:rtl/>
        </w:rPr>
        <w:t xml:space="preserve"> </w:t>
      </w:r>
      <w:r w:rsidRPr="00C44ACC">
        <w:rPr>
          <w:rStyle w:val="affe"/>
          <w:rFonts w:hint="eastAsia"/>
          <w:rtl/>
        </w:rPr>
        <w:t>ו</w:t>
      </w:r>
      <w:r>
        <w:rPr>
          <w:rStyle w:val="affe"/>
          <w:rFonts w:hint="cs"/>
          <w:rtl/>
        </w:rPr>
        <w:t>הספק</w:t>
      </w:r>
      <w:r w:rsidRPr="00C44ACC">
        <w:rPr>
          <w:rStyle w:val="affe"/>
          <w:rtl/>
        </w:rPr>
        <w:t xml:space="preserve"> </w:t>
      </w:r>
      <w:r>
        <w:rPr>
          <w:rStyle w:val="affe"/>
          <w:rFonts w:hint="cs"/>
          <w:rtl/>
        </w:rPr>
        <w:t xml:space="preserve">היה </w:t>
      </w:r>
      <w:r w:rsidRPr="00C44ACC">
        <w:rPr>
          <w:rStyle w:val="affe"/>
          <w:rFonts w:hint="eastAsia"/>
          <w:rtl/>
        </w:rPr>
        <w:t>בכולו</w:t>
      </w:r>
      <w:r w:rsidRPr="00C44ACC">
        <w:rPr>
          <w:rStyle w:val="affe"/>
          <w:rtl/>
        </w:rPr>
        <w:t>.</w:t>
      </w:r>
    </w:p>
    <w:p w14:paraId="2625A893" w14:textId="0E669697" w:rsidR="0089324E" w:rsidRPr="006017D8" w:rsidRDefault="0089324E" w:rsidP="00197D42">
      <w:pPr>
        <w:pStyle w:val="affff1"/>
        <w:rPr>
          <w:spacing w:val="0"/>
          <w:rtl/>
        </w:rPr>
      </w:pPr>
      <w:ins w:id="9802" w:author="מספור קטעי משנה" w:date="2026-10-06T10:04:49Z">
        <w:r>
          <w:rPr>
            <w:rStyle w:val="MisparKeta"/>
          </w:rPr>
          <w:t xml:space="preserve">א. </w:t>
        </w:r>
      </w:ins>
      <w:r w:rsidRPr="006017D8">
        <w:rPr>
          <w:spacing w:val="0"/>
          <w:rtl/>
        </w:rPr>
        <w:t xml:space="preserve">ר"י: </w:t>
      </w:r>
      <w:r w:rsidR="00406F8C" w:rsidRPr="006017D8">
        <w:rPr>
          <w:rFonts w:hint="cs"/>
          <w:spacing w:val="0"/>
          <w:rtl/>
        </w:rPr>
        <w:t xml:space="preserve">מטמא, </w:t>
      </w:r>
      <w:r w:rsidRPr="006017D8">
        <w:rPr>
          <w:spacing w:val="0"/>
          <w:rtl/>
        </w:rPr>
        <w:t>עד שיהא שם זקן או תלמיד, שאין הכל בקיאין בדבר.</w:t>
      </w:r>
    </w:p>
    <w:p w14:paraId="0CE54823" w14:textId="74A91820" w:rsidR="00E31AD5" w:rsidRDefault="0089324E" w:rsidP="000723FA">
      <w:pPr>
        <w:pStyle w:val="36"/>
        <w:framePr w:wrap="notBeside"/>
        <w:rPr>
          <w:rtl/>
        </w:rPr>
      </w:pPr>
      <w:r w:rsidRPr="000723FA">
        <w:rPr>
          <w:rtl/>
        </w:rPr>
        <w:t>אביי</w:t>
      </w:r>
      <w:r w:rsidR="00E31AD5">
        <w:rPr>
          <w:rtl/>
        </w:rPr>
        <w:t>:</w:t>
      </w:r>
    </w:p>
    <w:p w14:paraId="374E9FEB" w14:textId="3D414AF4" w:rsidR="0089324E" w:rsidRPr="006F178A" w:rsidRDefault="0089324E" w:rsidP="00190D02">
      <w:pPr>
        <w:spacing w:after="60"/>
        <w:rPr>
          <w:rtl/>
        </w:rPr>
      </w:pPr>
      <w:r w:rsidRPr="000723FA">
        <w:rPr>
          <w:rFonts w:hint="cs"/>
          <w:rtl/>
        </w:rPr>
        <w:t>ש</w:t>
      </w:r>
      <w:r w:rsidRPr="000723FA">
        <w:rPr>
          <w:rtl/>
        </w:rPr>
        <w:t>"</w:t>
      </w:r>
      <w:r w:rsidRPr="000723FA">
        <w:rPr>
          <w:rFonts w:hint="cs"/>
          <w:rtl/>
        </w:rPr>
        <w:t>מ</w:t>
      </w:r>
      <w:r w:rsidRPr="000723FA">
        <w:rPr>
          <w:rtl/>
        </w:rPr>
        <w:t xml:space="preserve"> צורבא מרבנן </w:t>
      </w:r>
      <w:r w:rsidR="00406F8C" w:rsidRPr="000723FA">
        <w:rPr>
          <w:rFonts w:hint="cs"/>
          <w:rtl/>
        </w:rPr>
        <w:t>שבעיר</w:t>
      </w:r>
      <w:r w:rsidRPr="000723FA">
        <w:rPr>
          <w:rtl/>
        </w:rPr>
        <w:t xml:space="preserve"> </w:t>
      </w:r>
      <w:r w:rsidR="00406F8C" w:rsidRPr="000723FA">
        <w:rPr>
          <w:rtl/>
        </w:rPr>
        <w:t>–</w:t>
      </w:r>
      <w:r w:rsidRPr="000723FA">
        <w:rPr>
          <w:rtl/>
        </w:rPr>
        <w:t xml:space="preserve"> </w:t>
      </w:r>
      <w:r w:rsidR="00406F8C" w:rsidRPr="000723FA">
        <w:rPr>
          <w:rFonts w:hint="cs"/>
          <w:rtl/>
        </w:rPr>
        <w:t>ענייני העיר מוטלים עליו</w:t>
      </w:r>
      <w:r w:rsidRPr="000723FA">
        <w:rPr>
          <w:rtl/>
        </w:rPr>
        <w:t>.</w:t>
      </w:r>
    </w:p>
    <w:p w14:paraId="3DBC70B7" w14:textId="6A21E647" w:rsidR="00E31AD5" w:rsidRDefault="0089324E" w:rsidP="00190D02">
      <w:pPr>
        <w:pStyle w:val="36"/>
        <w:framePr w:wrap="notBeside"/>
        <w:rPr>
          <w:rtl/>
        </w:rPr>
      </w:pPr>
      <w:r w:rsidRPr="00190D02">
        <w:rPr>
          <w:rtl/>
        </w:rPr>
        <w:t>ר"י</w:t>
      </w:r>
      <w:r w:rsidR="00E31AD5">
        <w:rPr>
          <w:rtl/>
        </w:rPr>
        <w:t>:</w:t>
      </w:r>
    </w:p>
    <w:p w14:paraId="532CAF1B" w14:textId="487EA63E" w:rsidR="00307113" w:rsidRDefault="0089324E" w:rsidP="00164685">
      <w:pPr>
        <w:rPr>
          <w:rtl/>
        </w:rPr>
      </w:pPr>
      <w:r w:rsidRPr="006F178A">
        <w:rPr>
          <w:rFonts w:ascii="Fb Fontext" w:hAnsi="Fb Fontext"/>
          <w:rtl/>
        </w:rPr>
        <w:t>אבן מצויינת</w:t>
      </w:r>
      <w:r w:rsidR="00307113">
        <w:rPr>
          <w:rFonts w:ascii="Fb Fontext" w:hAnsi="Fb Fontext" w:hint="cs"/>
          <w:rtl/>
        </w:rPr>
        <w:t xml:space="preserve"> </w:t>
      </w:r>
      <w:r w:rsidR="00307113" w:rsidRPr="002A7477">
        <w:rPr>
          <w:rStyle w:val="affe"/>
          <w:rFonts w:hint="eastAsia"/>
          <w:rtl/>
        </w:rPr>
        <w:t>בסיד</w:t>
      </w:r>
      <w:r w:rsidRPr="006F178A">
        <w:rPr>
          <w:rFonts w:ascii="Fb Fontext" w:hAnsi="Fb Fontext"/>
          <w:rtl/>
        </w:rPr>
        <w:t xml:space="preserve"> - תחתיה טמא</w:t>
      </w:r>
      <w:r w:rsidR="00307113">
        <w:rPr>
          <w:rFonts w:hint="cs"/>
          <w:rtl/>
        </w:rPr>
        <w:t>,</w:t>
      </w:r>
    </w:p>
    <w:p w14:paraId="37B04778" w14:textId="756DF0E8" w:rsidR="0089324E" w:rsidRPr="006F178A" w:rsidRDefault="0089324E" w:rsidP="00164685">
      <w:pPr>
        <w:rPr>
          <w:rtl/>
        </w:rPr>
      </w:pPr>
      <w:r w:rsidRPr="006F178A">
        <w:rPr>
          <w:rtl/>
        </w:rPr>
        <w:t>שתים</w:t>
      </w:r>
      <w:r w:rsidR="00307113" w:rsidRPr="00C44ACC">
        <w:rPr>
          <w:rStyle w:val="affe"/>
          <w:rtl/>
        </w:rPr>
        <w:t xml:space="preserve"> בסיד</w:t>
      </w:r>
      <w:r w:rsidRPr="006F178A">
        <w:rPr>
          <w:rtl/>
        </w:rPr>
        <w:t xml:space="preserve">, סיד </w:t>
      </w:r>
      <w:r w:rsidR="00307113" w:rsidRPr="002A7477">
        <w:rPr>
          <w:rStyle w:val="affe"/>
          <w:rFonts w:hint="eastAsia"/>
          <w:rtl/>
        </w:rPr>
        <w:t>גם</w:t>
      </w:r>
      <w:r w:rsidR="00307113">
        <w:rPr>
          <w:rFonts w:hint="cs"/>
          <w:rtl/>
        </w:rPr>
        <w:t xml:space="preserve"> </w:t>
      </w:r>
      <w:r w:rsidRPr="006F178A">
        <w:rPr>
          <w:rtl/>
        </w:rPr>
        <w:t xml:space="preserve">ביניהן- ביניהן טמא, ואם </w:t>
      </w:r>
      <w:r w:rsidR="00307113">
        <w:rPr>
          <w:rFonts w:hint="cs"/>
          <w:rtl/>
        </w:rPr>
        <w:t>לא</w:t>
      </w:r>
      <w:r w:rsidRPr="006F178A">
        <w:rPr>
          <w:rtl/>
        </w:rPr>
        <w:t>- ביניהן טהור.</w:t>
      </w:r>
    </w:p>
    <w:p w14:paraId="797EA101" w14:textId="686A0C32" w:rsidR="00E31AD5" w:rsidRDefault="0089324E" w:rsidP="00190D02">
      <w:pPr>
        <w:pStyle w:val="36"/>
        <w:framePr w:wrap="notBeside"/>
        <w:rPr>
          <w:rtl/>
        </w:rPr>
      </w:pPr>
      <w:r w:rsidRPr="00190D02">
        <w:rPr>
          <w:rtl/>
        </w:rPr>
        <w:t>ו</w:t>
      </w:r>
      <w:r w:rsidR="00307113" w:rsidRPr="00190D02">
        <w:rPr>
          <w:rFonts w:hint="eastAsia"/>
          <w:rtl/>
        </w:rPr>
        <w:t>ד</w:t>
      </w:r>
      <w:r w:rsidRPr="00190D02">
        <w:rPr>
          <w:rtl/>
        </w:rPr>
        <w:t>תניא</w:t>
      </w:r>
      <w:r w:rsidR="00E31AD5">
        <w:rPr>
          <w:rtl/>
        </w:rPr>
        <w:t>:</w:t>
      </w:r>
    </w:p>
    <w:p w14:paraId="7002AA94" w14:textId="1A4C3AF6" w:rsidR="00307113" w:rsidRDefault="0089324E" w:rsidP="00164685">
      <w:pPr>
        <w:rPr>
          <w:rtl/>
        </w:rPr>
      </w:pPr>
      <w:r w:rsidRPr="006F178A">
        <w:rPr>
          <w:rtl/>
        </w:rPr>
        <w:t xml:space="preserve">שתים, אם יש </w:t>
      </w:r>
      <w:r w:rsidR="00307113" w:rsidRPr="002A7477">
        <w:rPr>
          <w:rStyle w:val="affe"/>
          <w:rFonts w:hint="eastAsia"/>
          <w:rtl/>
        </w:rPr>
        <w:t>חרישה</w:t>
      </w:r>
      <w:r w:rsidR="00307113" w:rsidRPr="006F178A">
        <w:rPr>
          <w:rtl/>
        </w:rPr>
        <w:t xml:space="preserve"> </w:t>
      </w:r>
      <w:r w:rsidRPr="006F178A">
        <w:rPr>
          <w:rtl/>
        </w:rPr>
        <w:t xml:space="preserve">ביניהן- טהור, ואם לא - </w:t>
      </w:r>
      <w:r w:rsidRPr="007117F5">
        <w:rPr>
          <w:rFonts w:cs="PFT_Frank"/>
          <w:b/>
          <w:bCs/>
          <w:szCs w:val="14"/>
          <w:rtl/>
        </w:rPr>
        <w:t>טמא</w:t>
      </w:r>
      <w:r w:rsidRPr="006F178A">
        <w:rPr>
          <w:rtl/>
        </w:rPr>
        <w:t>!</w:t>
      </w:r>
    </w:p>
    <w:p w14:paraId="28122464" w14:textId="29A5D8F4" w:rsidR="0089324E" w:rsidRPr="006F178A" w:rsidRDefault="00307113" w:rsidP="001B29F3">
      <w:pPr>
        <w:spacing w:after="60"/>
        <w:rPr>
          <w:rtl/>
        </w:rPr>
      </w:pPr>
      <w:r>
        <w:rPr>
          <w:rFonts w:hint="cs"/>
          <w:rtl/>
        </w:rPr>
        <w:t xml:space="preserve">- </w:t>
      </w:r>
      <w:r w:rsidR="0089324E" w:rsidRPr="007117F5">
        <w:rPr>
          <w:rFonts w:cs="PFT_Frank"/>
          <w:b/>
          <w:bCs/>
          <w:szCs w:val="14"/>
          <w:rtl/>
        </w:rPr>
        <w:t xml:space="preserve">כשהסיד </w:t>
      </w:r>
      <w:r w:rsidRPr="007117F5">
        <w:rPr>
          <w:rFonts w:cs="PFT_Frank" w:hint="eastAsia"/>
          <w:b/>
          <w:bCs/>
          <w:szCs w:val="14"/>
          <w:rtl/>
        </w:rPr>
        <w:t>יורד</w:t>
      </w:r>
      <w:r w:rsidR="0089324E" w:rsidRPr="007117F5">
        <w:rPr>
          <w:rFonts w:cs="PFT_Frank"/>
          <w:b/>
          <w:bCs/>
          <w:szCs w:val="14"/>
          <w:rtl/>
        </w:rPr>
        <w:t xml:space="preserve"> לכאן ולכאן</w:t>
      </w:r>
      <w:r>
        <w:rPr>
          <w:rFonts w:hint="cs"/>
          <w:rtl/>
        </w:rPr>
        <w:t>, ו</w:t>
      </w:r>
      <w:r w:rsidR="0089324E" w:rsidRPr="006F178A">
        <w:rPr>
          <w:rtl/>
        </w:rPr>
        <w:t xml:space="preserve">מחמת </w:t>
      </w:r>
      <w:r w:rsidRPr="002A7477">
        <w:rPr>
          <w:rStyle w:val="affe"/>
          <w:rFonts w:hint="eastAsia"/>
          <w:rtl/>
        </w:rPr>
        <w:t>חרישה</w:t>
      </w:r>
      <w:r w:rsidRPr="006F178A">
        <w:rPr>
          <w:rtl/>
        </w:rPr>
        <w:t xml:space="preserve"> </w:t>
      </w:r>
      <w:r>
        <w:rPr>
          <w:rFonts w:hint="cs"/>
          <w:rtl/>
        </w:rPr>
        <w:t>התקלף ונפל שם.</w:t>
      </w:r>
    </w:p>
    <w:p w14:paraId="5FFAC172" w14:textId="3662F9B1" w:rsidR="00E31AD5" w:rsidRDefault="00307113" w:rsidP="00617196">
      <w:pPr>
        <w:pStyle w:val="36"/>
        <w:framePr w:wrap="notBeside"/>
        <w:rPr>
          <w:rtl/>
        </w:rPr>
      </w:pPr>
      <w:r w:rsidRPr="00617196">
        <w:rPr>
          <w:rFonts w:hint="cs"/>
          <w:rtl/>
        </w:rPr>
        <w:t>ר</w:t>
      </w:r>
      <w:r w:rsidR="00A44637">
        <w:rPr>
          <w:rFonts w:hint="cs"/>
          <w:rtl/>
        </w:rPr>
        <w:t>ב אסי</w:t>
      </w:r>
      <w:r w:rsidR="00E31AD5">
        <w:rPr>
          <w:rtl/>
        </w:rPr>
        <w:t>:</w:t>
      </w:r>
    </w:p>
    <w:p w14:paraId="75E78825" w14:textId="6C1AECC9" w:rsidR="00307113" w:rsidRDefault="00C93828" w:rsidP="00164685">
      <w:pPr>
        <w:rPr>
          <w:rtl/>
        </w:rPr>
      </w:pPr>
      <w:r>
        <w:rPr>
          <w:rFonts w:hint="cs"/>
          <w:rtl/>
        </w:rPr>
        <w:t>ארבעת צדדי שדה מצוינין-</w:t>
      </w:r>
      <w:r w:rsidR="00307113">
        <w:rPr>
          <w:rFonts w:hint="cs"/>
          <w:rtl/>
        </w:rPr>
        <w:t xml:space="preserve"> </w:t>
      </w:r>
      <w:r>
        <w:rPr>
          <w:rFonts w:hint="cs"/>
          <w:rtl/>
        </w:rPr>
        <w:t>השדה טמאה</w:t>
      </w:r>
      <w:r w:rsidR="00307113">
        <w:rPr>
          <w:rFonts w:hint="cs"/>
          <w:rtl/>
        </w:rPr>
        <w:t>, והציון</w:t>
      </w:r>
      <w:r>
        <w:rPr>
          <w:rFonts w:hint="cs"/>
          <w:rtl/>
        </w:rPr>
        <w:t xml:space="preserve"> </w:t>
      </w:r>
      <w:r w:rsidR="00307113">
        <w:rPr>
          <w:rFonts w:hint="cs"/>
          <w:rtl/>
        </w:rPr>
        <w:t>לא,</w:t>
      </w:r>
    </w:p>
    <w:p w14:paraId="2BCF80D5" w14:textId="77777777" w:rsidR="004E0BA3" w:rsidRDefault="001B29F3" w:rsidP="00617196">
      <w:pPr>
        <w:rPr>
          <w:rStyle w:val="affe"/>
          <w:rtl/>
        </w:rPr>
      </w:pPr>
      <w:r>
        <w:rPr>
          <w:rFonts w:hint="cs"/>
          <w:rtl/>
        </w:rPr>
        <w:t xml:space="preserve">אבל אם </w:t>
      </w:r>
      <w:r w:rsidR="00C93828">
        <w:rPr>
          <w:rFonts w:hint="cs"/>
          <w:rtl/>
        </w:rPr>
        <w:t>רק חלק מצויני</w:t>
      </w:r>
      <w:r w:rsidR="00197D42">
        <w:rPr>
          <w:rFonts w:hint="cs"/>
          <w:rtl/>
        </w:rPr>
        <w:t>ן</w:t>
      </w:r>
      <w:r w:rsidR="00C93828">
        <w:rPr>
          <w:rFonts w:hint="cs"/>
          <w:rtl/>
        </w:rPr>
        <w:t xml:space="preserve"> </w:t>
      </w:r>
      <w:r w:rsidR="00307113">
        <w:rPr>
          <w:rFonts w:hint="cs"/>
          <w:rtl/>
        </w:rPr>
        <w:t xml:space="preserve">טמא </w:t>
      </w:r>
      <w:r w:rsidR="00C93828">
        <w:rPr>
          <w:rFonts w:hint="cs"/>
          <w:rtl/>
        </w:rPr>
        <w:t>רק תחת הציון</w:t>
      </w:r>
      <w:r w:rsidR="00197D42">
        <w:rPr>
          <w:rFonts w:hint="cs"/>
          <w:rtl/>
        </w:rPr>
        <w:t>,</w:t>
      </w:r>
    </w:p>
    <w:p w14:paraId="36BD4A1F" w14:textId="77777777" w:rsidR="004E0BA3" w:rsidRDefault="00307113" w:rsidP="001B29F3">
      <w:pPr>
        <w:rPr>
          <w:rFonts w:ascii="MS Mincho" w:hAnsi="MS Mincho"/>
          <w:rtl/>
        </w:rPr>
      </w:pPr>
      <w:r w:rsidRPr="002A7477">
        <w:rPr>
          <w:rStyle w:val="affe"/>
          <w:rtl/>
        </w:rPr>
        <w:t>דאין מרחיקין ציון</w:t>
      </w:r>
      <w:r w:rsidR="002A7477">
        <w:rPr>
          <w:rStyle w:val="affe"/>
          <w:rFonts w:hint="cs"/>
          <w:rtl/>
        </w:rPr>
        <w:t xml:space="preserve"> שלא להפסיד את ארץ ישראל</w:t>
      </w:r>
      <w:r w:rsidRPr="002A7477">
        <w:rPr>
          <w:rStyle w:val="affe"/>
          <w:rtl/>
        </w:rPr>
        <w:t>.</w:t>
      </w:r>
    </w:p>
    <w:p w14:paraId="7493F801" w14:textId="528E436B" w:rsidR="00330FFF" w:rsidRDefault="00330FFF" w:rsidP="006133E4">
      <w:pPr>
        <w:pStyle w:val="afff1"/>
        <w:rPr>
          <w:del w:id="90004" w:author="מנוע עיצוב" w:date="2026-10-08T11:01:28Z"/>
          <w:rtl/>
        </w:rPr>
      </w:pPr>
      <w:del w:id="90003" w:author="מנוע עיצוב" w:date="2026-10-08T11:01:28Z">
        <w:r>
          <w:rPr>
            <w:rFonts w:hint="cs"/>
            <w:rtl/>
          </w:rPr>
          <w:delText xml:space="preserve">****</w:delText>
        </w:r>
      </w:del>
    </w:p>
    <w:p w14:paraId="444F4615" w14:textId="711959B9" w:rsidR="0089324E" w:rsidRPr="00B07E84" w:rsidRDefault="0089324E" w:rsidP="00B07E84">
      <w:pPr>
        <w:pStyle w:val="affff1"/>
        <w:spacing w:before="0"/>
        <w:ind w:end="0"/>
        <w:rPr>
          <w:rtl/>
        </w:rPr>
      </w:pPr>
      <w:r w:rsidRPr="00B07E84">
        <w:rPr>
          <w:rtl/>
        </w:rPr>
        <w:t>ויוצאין על הכלאים</w:t>
      </w:r>
      <w:r w:rsidR="005F3DD1" w:rsidRPr="00B07E84">
        <w:rPr>
          <w:rFonts w:hint="cs"/>
          <w:rtl/>
        </w:rPr>
        <w:t>.</w:t>
      </w:r>
    </w:p>
    <w:p w14:paraId="30407F87" w14:textId="18BCE010" w:rsidR="0089324E" w:rsidRPr="006F178A" w:rsidRDefault="0089324E" w:rsidP="00164685">
      <w:pPr>
        <w:rPr>
          <w:rFonts w:cs="Guttman Vilna"/>
          <w:b/>
          <w:rtl/>
        </w:rPr>
      </w:pPr>
      <w:r w:rsidRPr="007117F5">
        <w:rPr>
          <w:rFonts w:cs="PFT_Frank" w:hint="eastAsia"/>
          <w:b/>
          <w:bCs/>
          <w:szCs w:val="14"/>
          <w:rtl/>
        </w:rPr>
        <w:t>ו</w:t>
      </w:r>
      <w:r w:rsidR="002032DA" w:rsidRPr="007117F5">
        <w:rPr>
          <w:rFonts w:cs="PFT_Frank" w:hint="eastAsia"/>
          <w:b/>
          <w:bCs/>
          <w:szCs w:val="14"/>
          <w:rtl/>
        </w:rPr>
        <w:t>א</w:t>
      </w:r>
      <w:r w:rsidR="005F3DD1" w:rsidRPr="007117F5">
        <w:rPr>
          <w:rFonts w:cs="PFT_Frank" w:hint="eastAsia"/>
          <w:b/>
          <w:bCs/>
          <w:szCs w:val="14"/>
          <w:rtl/>
        </w:rPr>
        <w:t>ף</w:t>
      </w:r>
      <w:r w:rsidR="002032DA" w:rsidRPr="007117F5">
        <w:rPr>
          <w:rFonts w:cs="PFT_Frank"/>
          <w:b/>
          <w:bCs/>
          <w:szCs w:val="14"/>
          <w:rtl/>
        </w:rPr>
        <w:t xml:space="preserve"> </w:t>
      </w:r>
      <w:r w:rsidR="005F3DD1" w:rsidRPr="007117F5">
        <w:rPr>
          <w:rFonts w:cs="PFT_Frank" w:hint="eastAsia"/>
          <w:b/>
          <w:bCs/>
          <w:szCs w:val="14"/>
          <w:rtl/>
        </w:rPr>
        <w:t>שיצאו</w:t>
      </w:r>
      <w:r w:rsidRPr="005F3DD1">
        <w:rPr>
          <w:rFonts w:hint="cs"/>
          <w:rtl/>
        </w:rPr>
        <w:t xml:space="preserve"> גם בט</w:t>
      </w:r>
      <w:r w:rsidRPr="005F3DD1">
        <w:rPr>
          <w:rtl/>
        </w:rPr>
        <w:t>"</w:t>
      </w:r>
      <w:r w:rsidRPr="005F3DD1">
        <w:rPr>
          <w:rFonts w:hint="cs"/>
          <w:rtl/>
        </w:rPr>
        <w:t>ו באדר</w:t>
      </w:r>
      <w:r w:rsidR="005F3DD1">
        <w:rPr>
          <w:rFonts w:hint="cs"/>
          <w:rtl/>
        </w:rPr>
        <w:t xml:space="preserve"> -</w:t>
      </w:r>
    </w:p>
    <w:p w14:paraId="61202080" w14:textId="5C7B3FA3" w:rsidR="00E31AD5" w:rsidRDefault="0089324E" w:rsidP="00A44637">
      <w:pPr>
        <w:pStyle w:val="36"/>
        <w:framePr w:wrap="notBeside"/>
        <w:rPr>
          <w:rtl/>
        </w:rPr>
      </w:pPr>
      <w:r w:rsidRPr="00A44637">
        <w:rPr>
          <w:rFonts w:hint="eastAsia"/>
          <w:rtl/>
        </w:rPr>
        <w:t>ר</w:t>
      </w:r>
      <w:r w:rsidRPr="00A44637">
        <w:rPr>
          <w:rtl/>
        </w:rPr>
        <w:t>"</w:t>
      </w:r>
      <w:r w:rsidRPr="00A44637">
        <w:rPr>
          <w:rFonts w:hint="eastAsia"/>
          <w:rtl/>
        </w:rPr>
        <w:t>א</w:t>
      </w:r>
      <w:r w:rsidRPr="00A44637">
        <w:rPr>
          <w:rtl/>
        </w:rPr>
        <w:t xml:space="preserve"> </w:t>
      </w:r>
      <w:r w:rsidRPr="00A44637">
        <w:rPr>
          <w:rFonts w:hint="eastAsia"/>
          <w:rtl/>
        </w:rPr>
        <w:t>וריב</w:t>
      </w:r>
      <w:r w:rsidRPr="00A44637">
        <w:rPr>
          <w:rtl/>
        </w:rPr>
        <w:t>"</w:t>
      </w:r>
      <w:r w:rsidRPr="00A44637">
        <w:rPr>
          <w:rFonts w:hint="eastAsia"/>
          <w:rtl/>
        </w:rPr>
        <w:t>ח</w:t>
      </w:r>
      <w:r w:rsidR="00E31AD5">
        <w:rPr>
          <w:rFonts w:hint="cs"/>
          <w:rtl/>
        </w:rPr>
        <w:t>:</w:t>
      </w:r>
    </w:p>
    <w:p w14:paraId="1E0DC7BF" w14:textId="0D0DAFDB" w:rsidR="0089324E" w:rsidRPr="006F178A" w:rsidRDefault="0089324E" w:rsidP="00164685">
      <w:pPr>
        <w:rPr>
          <w:rFonts w:cs="Guttman Vilna"/>
          <w:b/>
          <w:rtl/>
        </w:rPr>
      </w:pPr>
      <w:r w:rsidRPr="002A7477">
        <w:rPr>
          <w:rStyle w:val="affc"/>
          <w:rtl/>
        </w:rPr>
        <w:t>חד</w:t>
      </w:r>
      <w:r w:rsidRPr="006F178A">
        <w:rPr>
          <w:rtl/>
        </w:rPr>
        <w:t>: בכיר</w:t>
      </w:r>
      <w:r w:rsidR="000814E2">
        <w:rPr>
          <w:rFonts w:hint="cs"/>
          <w:rtl/>
        </w:rPr>
        <w:t xml:space="preserve"> </w:t>
      </w:r>
      <w:r w:rsidR="000814E2" w:rsidRPr="000814E2">
        <w:rPr>
          <w:rStyle w:val="affe"/>
          <w:rFonts w:hint="cs"/>
          <w:rtl/>
        </w:rPr>
        <w:t>באדר.</w:t>
      </w:r>
      <w:r w:rsidRPr="006F178A">
        <w:rPr>
          <w:rtl/>
        </w:rPr>
        <w:t xml:space="preserve"> </w:t>
      </w:r>
      <w:r w:rsidR="005F3DD1">
        <w:rPr>
          <w:rFonts w:hint="cs"/>
          <w:rtl/>
        </w:rPr>
        <w:t>ו</w:t>
      </w:r>
      <w:r w:rsidRPr="006F178A">
        <w:rPr>
          <w:rtl/>
        </w:rPr>
        <w:t>אפיל</w:t>
      </w:r>
      <w:r w:rsidR="000814E2" w:rsidRPr="000814E2">
        <w:rPr>
          <w:rStyle w:val="affe"/>
          <w:rFonts w:hint="cs"/>
          <w:rtl/>
        </w:rPr>
        <w:t xml:space="preserve"> מועד</w:t>
      </w:r>
      <w:r w:rsidR="007A388C">
        <w:rPr>
          <w:rStyle w:val="affe"/>
          <w:rFonts w:hint="cs"/>
          <w:rtl/>
        </w:rPr>
        <w:t>.</w:t>
      </w:r>
      <w:r w:rsidR="005F3DD1">
        <w:rPr>
          <w:rFonts w:hint="cs"/>
          <w:rtl/>
        </w:rPr>
        <w:t xml:space="preserve"> </w:t>
      </w:r>
      <w:r w:rsidR="00E5777A">
        <w:rPr>
          <w:rtl/>
        </w:rPr>
        <w:tab/>
      </w:r>
      <w:r w:rsidR="00E5777A">
        <w:rPr>
          <w:rtl/>
        </w:rPr>
        <w:tab/>
      </w:r>
      <w:r w:rsidR="005F3DD1">
        <w:rPr>
          <w:rStyle w:val="affc"/>
          <w:rFonts w:hint="cs"/>
          <w:rtl/>
        </w:rPr>
        <w:t>ו</w:t>
      </w:r>
      <w:r w:rsidRPr="002A7477">
        <w:rPr>
          <w:rStyle w:val="affc"/>
          <w:rtl/>
        </w:rPr>
        <w:t>ח</w:t>
      </w:r>
      <w:r w:rsidR="005F3DD1">
        <w:rPr>
          <w:rStyle w:val="affc"/>
          <w:rFonts w:hint="cs"/>
          <w:rtl/>
        </w:rPr>
        <w:t>ד</w:t>
      </w:r>
      <w:r w:rsidRPr="006F178A">
        <w:rPr>
          <w:rtl/>
        </w:rPr>
        <w:t>: זרעים</w:t>
      </w:r>
      <w:r w:rsidR="005F3DD1">
        <w:rPr>
          <w:rFonts w:hint="cs"/>
          <w:rtl/>
        </w:rPr>
        <w:t xml:space="preserve"> </w:t>
      </w:r>
      <w:r w:rsidR="005F3DD1">
        <w:rPr>
          <w:rStyle w:val="affe"/>
          <w:rFonts w:hint="cs"/>
          <w:rtl/>
        </w:rPr>
        <w:t>ב</w:t>
      </w:r>
      <w:r w:rsidR="005F3DD1" w:rsidRPr="002A7477">
        <w:rPr>
          <w:rStyle w:val="affe"/>
          <w:rFonts w:hint="eastAsia"/>
          <w:rtl/>
        </w:rPr>
        <w:t>אדר</w:t>
      </w:r>
      <w:r w:rsidR="00583B56" w:rsidRPr="006F178A" w:rsidDel="00583B56">
        <w:rPr>
          <w:rFonts w:hint="cs"/>
          <w:rtl/>
        </w:rPr>
        <w:t xml:space="preserve"> </w:t>
      </w:r>
      <w:r w:rsidR="005F3DD1">
        <w:rPr>
          <w:rFonts w:hint="cs"/>
          <w:rtl/>
        </w:rPr>
        <w:t>ו</w:t>
      </w:r>
      <w:r w:rsidRPr="006F178A">
        <w:rPr>
          <w:rtl/>
        </w:rPr>
        <w:t>ירקות</w:t>
      </w:r>
      <w:r w:rsidRPr="006F178A">
        <w:rPr>
          <w:rFonts w:hint="cs"/>
          <w:rtl/>
        </w:rPr>
        <w:t xml:space="preserve"> </w:t>
      </w:r>
      <w:r w:rsidR="005F3DD1" w:rsidRPr="002A7477">
        <w:rPr>
          <w:rStyle w:val="affe"/>
          <w:rFonts w:hint="eastAsia"/>
          <w:rtl/>
        </w:rPr>
        <w:t>במועד</w:t>
      </w:r>
      <w:r w:rsidR="005F3DD1">
        <w:rPr>
          <w:rStyle w:val="affe"/>
          <w:rFonts w:hint="cs"/>
          <w:rtl/>
        </w:rPr>
        <w:t>.</w:t>
      </w:r>
    </w:p>
    <w:p w14:paraId="1FD29DBF" w14:textId="1E8768F0" w:rsidR="00E31AD5" w:rsidRDefault="0089324E" w:rsidP="007A388C">
      <w:pPr>
        <w:pStyle w:val="36"/>
        <w:framePr w:wrap="notBeside"/>
        <w:rPr>
          <w:rtl/>
        </w:rPr>
      </w:pPr>
      <w:r w:rsidRPr="007A388C">
        <w:rPr>
          <w:rFonts w:hint="eastAsia"/>
          <w:rtl/>
        </w:rPr>
        <w:t>מרי</w:t>
      </w:r>
      <w:r w:rsidRPr="007A388C">
        <w:rPr>
          <w:rtl/>
        </w:rPr>
        <w:t>"</w:t>
      </w:r>
      <w:r w:rsidRPr="007A388C">
        <w:rPr>
          <w:rFonts w:hint="eastAsia"/>
          <w:rtl/>
        </w:rPr>
        <w:t>ו</w:t>
      </w:r>
      <w:r w:rsidR="00E31AD5">
        <w:rPr>
          <w:rtl/>
        </w:rPr>
        <w:t>:</w:t>
      </w:r>
    </w:p>
    <w:p w14:paraId="11B49FD0" w14:textId="7EAF22AF" w:rsidR="0089324E" w:rsidRPr="006F178A" w:rsidRDefault="004A582A" w:rsidP="007A388C">
      <w:pPr>
        <w:rPr>
          <w:rtl/>
        </w:rPr>
      </w:pPr>
      <w:r>
        <w:rPr>
          <w:rFonts w:hint="cs"/>
          <w:rtl/>
        </w:rPr>
        <w:t xml:space="preserve">אם ניכר </w:t>
      </w:r>
      <w:r w:rsidR="005F3DD1">
        <w:rPr>
          <w:rFonts w:hint="cs"/>
          <w:rtl/>
        </w:rPr>
        <w:t>ה</w:t>
      </w:r>
      <w:r>
        <w:rPr>
          <w:rFonts w:hint="cs"/>
          <w:rtl/>
        </w:rPr>
        <w:t xml:space="preserve">כלאים יוצאין </w:t>
      </w:r>
      <w:r w:rsidR="005F3DD1">
        <w:rPr>
          <w:rFonts w:hint="cs"/>
          <w:rtl/>
        </w:rPr>
        <w:t>גם קודם</w:t>
      </w:r>
      <w:r>
        <w:rPr>
          <w:rFonts w:hint="cs"/>
          <w:rtl/>
        </w:rPr>
        <w:t>.</w:t>
      </w:r>
    </w:p>
    <w:p w14:paraId="7708D0D3" w14:textId="77777777" w:rsidR="004E0BA3" w:rsidRDefault="005F3DD1" w:rsidP="00164685">
      <w:pPr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והטעם</w:t>
      </w:r>
      <w:r w:rsidRPr="007117F5">
        <w:rPr>
          <w:rFonts w:cs="PFT_Frank"/>
          <w:b/>
          <w:bCs/>
          <w:szCs w:val="14"/>
          <w:rtl/>
        </w:rPr>
        <w:t xml:space="preserve"> ש</w:t>
      </w:r>
      <w:r w:rsidR="002032DA" w:rsidRPr="007117F5">
        <w:rPr>
          <w:rFonts w:cs="PFT_Frank" w:hint="eastAsia"/>
          <w:b/>
          <w:bCs/>
          <w:szCs w:val="14"/>
          <w:rtl/>
        </w:rPr>
        <w:t>במ</w:t>
      </w:r>
      <w:r w:rsidR="00583B56" w:rsidRPr="007117F5">
        <w:rPr>
          <w:rFonts w:cs="PFT_Frank" w:hint="eastAsia"/>
          <w:b/>
          <w:bCs/>
          <w:szCs w:val="14"/>
          <w:rtl/>
        </w:rPr>
        <w:t>ועד</w:t>
      </w:r>
      <w:r w:rsidRPr="007117F5">
        <w:rPr>
          <w:rFonts w:cs="PFT_Frank" w:hint="cs"/>
          <w:b/>
          <w:bCs/>
          <w:szCs w:val="14"/>
          <w:rtl/>
        </w:rPr>
        <w:t xml:space="preserve"> </w:t>
      </w:r>
      <w:r>
        <w:rPr>
          <w:rFonts w:hint="cs"/>
          <w:rtl/>
        </w:rPr>
        <w:t xml:space="preserve">- </w:t>
      </w:r>
      <w:r w:rsidR="004A582A">
        <w:rPr>
          <w:rFonts w:hint="cs"/>
          <w:rtl/>
        </w:rPr>
        <w:t>ששכר פועלים זול</w:t>
      </w:r>
      <w:r>
        <w:rPr>
          <w:rFonts w:hint="cs"/>
          <w:rtl/>
        </w:rPr>
        <w:t>,</w:t>
      </w:r>
      <w:r w:rsidR="00583B56">
        <w:rPr>
          <w:rFonts w:hint="cs"/>
          <w:rtl/>
        </w:rPr>
        <w:t xml:space="preserve"> </w:t>
      </w:r>
      <w:r>
        <w:rPr>
          <w:rStyle w:val="affe"/>
          <w:rFonts w:hint="cs"/>
          <w:rtl/>
        </w:rPr>
        <w:t xml:space="preserve">והשכר </w:t>
      </w:r>
      <w:r w:rsidR="002032DA" w:rsidRPr="002A7477">
        <w:rPr>
          <w:rStyle w:val="affe"/>
          <w:rFonts w:hint="eastAsia"/>
          <w:rtl/>
        </w:rPr>
        <w:t>מתרומת</w:t>
      </w:r>
      <w:r w:rsidR="002032DA">
        <w:rPr>
          <w:rFonts w:hint="cs"/>
          <w:rtl/>
        </w:rPr>
        <w:t xml:space="preserve"> </w:t>
      </w:r>
      <w:r>
        <w:rPr>
          <w:rStyle w:val="affe"/>
          <w:rFonts w:hint="cs"/>
          <w:rtl/>
        </w:rPr>
        <w:t>ה</w:t>
      </w:r>
      <w:r w:rsidR="002032DA" w:rsidRPr="002A7477">
        <w:rPr>
          <w:rStyle w:val="affe"/>
          <w:rFonts w:hint="eastAsia"/>
          <w:rtl/>
        </w:rPr>
        <w:t>לשכה</w:t>
      </w:r>
      <w:r w:rsidR="002032DA">
        <w:rPr>
          <w:rFonts w:hint="cs"/>
          <w:rtl/>
        </w:rPr>
        <w:t>.</w:t>
      </w:r>
    </w:p>
    <w:p w14:paraId="4060E42B" w14:textId="77777777" w:rsidR="004E0BA3" w:rsidRDefault="005F3DD1" w:rsidP="00164685">
      <w:pPr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ו</w:t>
      </w:r>
      <w:r w:rsidR="00583B56" w:rsidRPr="007117F5">
        <w:rPr>
          <w:rFonts w:cs="PFT_Frank" w:hint="eastAsia"/>
          <w:b/>
          <w:bCs/>
          <w:szCs w:val="14"/>
          <w:rtl/>
        </w:rPr>
        <w:t>השיעור</w:t>
      </w:r>
      <w:r w:rsidR="00583B56" w:rsidRPr="007117F5">
        <w:rPr>
          <w:rFonts w:cs="PFT_Frank"/>
          <w:b/>
          <w:bCs/>
          <w:szCs w:val="14"/>
          <w:rtl/>
        </w:rPr>
        <w:t xml:space="preserve"> </w:t>
      </w:r>
      <w:r w:rsidR="00583B56" w:rsidRPr="007117F5">
        <w:rPr>
          <w:rFonts w:cs="PFT_Frank" w:hint="eastAsia"/>
          <w:b/>
          <w:bCs/>
          <w:szCs w:val="14"/>
          <w:rtl/>
        </w:rPr>
        <w:t>של</w:t>
      </w:r>
      <w:r w:rsidR="00583B56" w:rsidRPr="007117F5">
        <w:rPr>
          <w:rFonts w:cs="PFT_Frank"/>
          <w:b/>
          <w:bCs/>
          <w:szCs w:val="14"/>
          <w:rtl/>
        </w:rPr>
        <w:t xml:space="preserve"> </w:t>
      </w:r>
      <w:r w:rsidR="00583B56" w:rsidRPr="007117F5">
        <w:rPr>
          <w:rFonts w:cs="PFT_Frank" w:hint="eastAsia"/>
          <w:b/>
          <w:bCs/>
          <w:szCs w:val="14"/>
          <w:rtl/>
        </w:rPr>
        <w:t>כלאים</w:t>
      </w:r>
      <w:r>
        <w:rPr>
          <w:rFonts w:hint="cs"/>
          <w:rtl/>
        </w:rPr>
        <w:t xml:space="preserve"> </w:t>
      </w:r>
      <w:r w:rsidR="007A388C">
        <w:rPr>
          <w:rFonts w:hint="cs"/>
          <w:rtl/>
        </w:rPr>
        <w:t xml:space="preserve">- </w:t>
      </w:r>
      <w:r w:rsidR="00F43CA0" w:rsidRPr="002A7477">
        <w:rPr>
          <w:rStyle w:val="affc"/>
          <w:rFonts w:hint="eastAsia"/>
          <w:rtl/>
        </w:rPr>
        <w:t>כדתנן</w:t>
      </w:r>
      <w:r w:rsidR="00F43CA0" w:rsidRPr="002A7477">
        <w:rPr>
          <w:rStyle w:val="affc"/>
          <w:rtl/>
        </w:rPr>
        <w:t>:</w:t>
      </w:r>
      <w:r w:rsidR="00F43CA0">
        <w:rPr>
          <w:rFonts w:hint="cs"/>
          <w:rtl/>
        </w:rPr>
        <w:t xml:space="preserve"> </w:t>
      </w:r>
      <w:r>
        <w:rPr>
          <w:rFonts w:hint="cs"/>
          <w:rtl/>
        </w:rPr>
        <w:t xml:space="preserve">רובע לסאה, שאז </w:t>
      </w:r>
      <w:r w:rsidRPr="007117F5">
        <w:rPr>
          <w:rFonts w:cs="PFT_Frank" w:hint="eastAsia"/>
          <w:b/>
          <w:bCs/>
          <w:szCs w:val="14"/>
          <w:rtl/>
        </w:rPr>
        <w:t>ימעט</w:t>
      </w:r>
      <w:r>
        <w:rPr>
          <w:rFonts w:hint="cs"/>
          <w:rtl/>
        </w:rPr>
        <w:t>,</w:t>
      </w:r>
    </w:p>
    <w:p w14:paraId="4AA9A8FB" w14:textId="28402890" w:rsidR="00E31AD5" w:rsidRDefault="00F43CA0" w:rsidP="007A388C">
      <w:pPr>
        <w:pStyle w:val="36"/>
        <w:framePr w:wrap="notBeside"/>
        <w:rPr>
          <w:rtl/>
        </w:rPr>
      </w:pPr>
      <w:r w:rsidRPr="007A388C">
        <w:rPr>
          <w:rFonts w:hint="cs"/>
          <w:rtl/>
        </w:rPr>
        <w:t>ו</w:t>
      </w:r>
      <w:r w:rsidRPr="007A388C">
        <w:rPr>
          <w:rFonts w:hint="eastAsia"/>
          <w:rtl/>
        </w:rPr>
        <w:t>כדתנ</w:t>
      </w:r>
      <w:r w:rsidRPr="007A388C">
        <w:rPr>
          <w:rFonts w:hint="cs"/>
          <w:rtl/>
        </w:rPr>
        <w:t>יא</w:t>
      </w:r>
      <w:r w:rsidR="00E31AD5">
        <w:rPr>
          <w:rFonts w:hint="cs"/>
          <w:rtl/>
        </w:rPr>
        <w:t>:</w:t>
      </w:r>
    </w:p>
    <w:p w14:paraId="46A686D8" w14:textId="5068419B" w:rsidR="0089324E" w:rsidRPr="006F178A" w:rsidRDefault="005F3DD1" w:rsidP="00197D42">
      <w:pPr>
        <w:rPr>
          <w:rFonts w:cs="Guttman Vilna"/>
          <w:b/>
          <w:rtl/>
        </w:rPr>
      </w:pPr>
      <w:r>
        <w:rPr>
          <w:rFonts w:hint="cs"/>
          <w:rtl/>
        </w:rPr>
        <w:t>ד</w:t>
      </w:r>
      <w:r w:rsidR="0089324E" w:rsidRPr="006F178A">
        <w:rPr>
          <w:rtl/>
        </w:rPr>
        <w:t xml:space="preserve">בראשונה </w:t>
      </w:r>
      <w:r w:rsidR="00583B56" w:rsidRPr="007117F5">
        <w:rPr>
          <w:rFonts w:cs="PFT_Frank" w:hint="eastAsia"/>
          <w:b/>
          <w:bCs/>
          <w:szCs w:val="14"/>
          <w:rtl/>
        </w:rPr>
        <w:t>עוקרין</w:t>
      </w:r>
      <w:r w:rsidR="00583B56" w:rsidRPr="007117F5">
        <w:rPr>
          <w:rFonts w:cs="PFT_Frank"/>
          <w:b/>
          <w:bCs/>
          <w:szCs w:val="14"/>
          <w:rtl/>
        </w:rPr>
        <w:t xml:space="preserve"> </w:t>
      </w:r>
      <w:r w:rsidR="004A582A" w:rsidRPr="007117F5">
        <w:rPr>
          <w:rFonts w:cs="PFT_Frank" w:hint="eastAsia"/>
          <w:b/>
          <w:bCs/>
          <w:szCs w:val="14"/>
          <w:rtl/>
        </w:rPr>
        <w:t>הכלאים</w:t>
      </w:r>
      <w:r w:rsidR="004A582A">
        <w:rPr>
          <w:rFonts w:hint="cs"/>
          <w:rtl/>
        </w:rPr>
        <w:t xml:space="preserve"> </w:t>
      </w:r>
      <w:r w:rsidR="0089324E" w:rsidRPr="006F178A">
        <w:rPr>
          <w:rtl/>
        </w:rPr>
        <w:t xml:space="preserve">ומשליכין לבהמתן, והיו שמחין </w:t>
      </w:r>
      <w:r w:rsidRPr="00C44ACC">
        <w:rPr>
          <w:rStyle w:val="affe"/>
          <w:rFonts w:hint="eastAsia"/>
          <w:rtl/>
        </w:rPr>
        <w:t>שמנכש</w:t>
      </w:r>
      <w:r w:rsidRPr="00C44ACC">
        <w:rPr>
          <w:rStyle w:val="affe"/>
          <w:rtl/>
        </w:rPr>
        <w:t xml:space="preserve"> </w:t>
      </w:r>
      <w:r w:rsidRPr="00C44ACC">
        <w:rPr>
          <w:rStyle w:val="affe"/>
          <w:rFonts w:hint="eastAsia"/>
          <w:rtl/>
        </w:rPr>
        <w:t>ומאכיל</w:t>
      </w:r>
      <w:r w:rsidR="0089324E" w:rsidRPr="006F178A">
        <w:rPr>
          <w:rtl/>
        </w:rPr>
        <w:t>, התקינו ש</w:t>
      </w:r>
      <w:r w:rsidR="00583B56">
        <w:rPr>
          <w:rFonts w:hint="cs"/>
          <w:rtl/>
        </w:rPr>
        <w:t xml:space="preserve">עוקרין </w:t>
      </w:r>
      <w:r w:rsidR="0089324E" w:rsidRPr="006F178A">
        <w:rPr>
          <w:rtl/>
        </w:rPr>
        <w:t>ומשליכין על הדרכים</w:t>
      </w:r>
      <w:r w:rsidR="00F43CA0">
        <w:rPr>
          <w:rFonts w:cs="Guttman Vilna" w:hint="cs"/>
          <w:b/>
          <w:rtl/>
        </w:rPr>
        <w:t>,</w:t>
      </w:r>
    </w:p>
    <w:p w14:paraId="7D8FE388" w14:textId="6AE93A04" w:rsidR="0089324E" w:rsidRPr="006F178A" w:rsidRDefault="0089324E" w:rsidP="00164685">
      <w:pPr>
        <w:rPr>
          <w:rtl/>
        </w:rPr>
      </w:pPr>
      <w:r w:rsidRPr="006F178A">
        <w:rPr>
          <w:rtl/>
        </w:rPr>
        <w:t>ועדיין שמחין</w:t>
      </w:r>
      <w:r w:rsidR="005F3DD1">
        <w:rPr>
          <w:rFonts w:hint="cs"/>
          <w:rtl/>
        </w:rPr>
        <w:t xml:space="preserve"> </w:t>
      </w:r>
      <w:r w:rsidR="005F3DD1" w:rsidRPr="002A7477">
        <w:rPr>
          <w:rStyle w:val="affe"/>
          <w:rFonts w:hint="eastAsia"/>
          <w:rtl/>
        </w:rPr>
        <w:t>שמנכש</w:t>
      </w:r>
      <w:r w:rsidR="005F3DD1" w:rsidRPr="002A7477">
        <w:rPr>
          <w:rStyle w:val="affe"/>
          <w:rtl/>
        </w:rPr>
        <w:t>,</w:t>
      </w:r>
      <w:r w:rsidRPr="006F178A">
        <w:rPr>
          <w:rtl/>
        </w:rPr>
        <w:t xml:space="preserve"> התקינו שמפקירין השדה כולה.</w:t>
      </w:r>
    </w:p>
    <w:p w14:paraId="1418DB29" w14:textId="47890A54" w:rsidR="00AF35DE" w:rsidRDefault="00790E10" w:rsidP="00164685">
      <w:pPr>
        <w:pStyle w:val="afff1"/>
        <w:rPr>
          <w:rtl/>
        </w:rPr>
      </w:pPr>
      <w:r>
        <w:rPr>
          <w:rFonts w:ascii="MS Mincho" w:hAnsi="MS Mincho" w:hint="cs"/>
          <w:rtl/>
        </w:rPr>
        <w:t>****</w:t>
      </w:r>
    </w:p>
    <w:p w14:paraId="6F5E1892" w14:textId="77777777" w:rsidR="00AF35DE" w:rsidRDefault="00AF35DE">
      <w:pPr>
        <w:bidi w:val="0"/>
        <w:spacing w:after="160" w:line="259" w:lineRule="auto"/>
        <w:jc w:val="left"/>
        <w:rPr>
          <w:rFonts w:cs="BA TM • Vilna Extra-Bold"/>
          <w:bCs/>
          <w:color w:val="A6A6A6" w:themeColor="background1" w:themeShade="A6"/>
          <w:rtl/>
        </w:rPr>
      </w:pPr>
      <w:r>
        <w:rPr>
          <w:rtl/>
        </w:rPr>
        <w:br w:type="page"/>
      </w:r>
    </w:p>
    <w:p>
      <w:pPr>
        <w:pStyle w:val="MishnaBatzad"/>
        <w:rPr>
          <w:ins w:id="20082" w:author="קלוד" w:date="2026-10-06T10:09:29Z"/>
        </w:rPr>
      </w:pPr>
      <w:ins w:id="20081" w:author="קלוד" w:date="2026-10-06T10:09:29Z">
        <w:r>
          <w:t xml:space="preserve">משנה ג</w:t>
        </w:r>
      </w:ins>
    </w:p>
    <w:p w14:paraId="4302BB83" w14:textId="404AF233" w:rsidR="0089324E" w:rsidRPr="00197D42" w:rsidRDefault="006804C4" w:rsidP="00197D42">
      <w:pPr>
        <w:pStyle w:val="afff9"/>
        <w:rPr>
          <w:rtl/>
        </w:rPr>
      </w:pPr>
      <w:r w:rsidRPr="00197D42">
        <w:rPr>
          <w:rStyle w:val="afffff5"/>
          <w:rFonts w:hint="cs"/>
          <w:rtl/>
        </w:rPr>
        <w:lastRenderedPageBreak/>
        <w:t>ראב"י</w:t>
      </w:r>
      <w:r w:rsidR="0089324E" w:rsidRPr="00197D42">
        <w:rPr>
          <w:rStyle w:val="afffff5"/>
          <w:rtl/>
        </w:rPr>
        <w:t>:</w:t>
      </w:r>
      <w:r w:rsidR="0089324E" w:rsidRPr="00197D42">
        <w:rPr>
          <w:rtl/>
        </w:rPr>
        <w:t xml:space="preserve"> מושכין </w:t>
      </w:r>
      <w:r w:rsidRPr="00197D42">
        <w:rPr>
          <w:rFonts w:hint="cs"/>
          <w:rtl/>
        </w:rPr>
        <w:t>ה</w:t>
      </w:r>
      <w:r w:rsidR="0089324E" w:rsidRPr="00197D42">
        <w:rPr>
          <w:rtl/>
        </w:rPr>
        <w:t xml:space="preserve">מים מאילן לאילן, </w:t>
      </w:r>
      <w:r w:rsidRPr="00197D42">
        <w:rPr>
          <w:rFonts w:hint="cs"/>
          <w:rtl/>
        </w:rPr>
        <w:t xml:space="preserve">אבל </w:t>
      </w:r>
      <w:r w:rsidR="0089324E" w:rsidRPr="00197D42">
        <w:rPr>
          <w:rtl/>
        </w:rPr>
        <w:t>לא ישקה כל השדה</w:t>
      </w:r>
      <w:r w:rsidRPr="00197D42">
        <w:rPr>
          <w:rFonts w:hint="cs"/>
          <w:rtl/>
        </w:rPr>
        <w:t>,</w:t>
      </w:r>
    </w:p>
    <w:p w14:paraId="5AE0676E" w14:textId="1F777D60" w:rsidR="0089324E" w:rsidRPr="00197D42" w:rsidRDefault="00197D42" w:rsidP="00197D42">
      <w:pPr>
        <w:pStyle w:val="afff9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>
        <w:rPr>
          <w:rtl/>
        </w:rPr>
        <w:tab/>
      </w:r>
      <w:r w:rsidR="0089324E" w:rsidRPr="00197D42">
        <w:rPr>
          <w:rtl/>
        </w:rPr>
        <w:t>זרעים שלא שתו לפני המועד לא ישקם במועד</w:t>
      </w:r>
      <w:r w:rsidR="002C19BD" w:rsidRPr="00197D42">
        <w:rPr>
          <w:rFonts w:hint="cs"/>
          <w:rtl/>
        </w:rPr>
        <w:t xml:space="preserve"> </w:t>
      </w:r>
      <w:r w:rsidR="002C19BD" w:rsidRPr="00197D42">
        <w:rPr>
          <w:rStyle w:val="HesberMishna"/>
          <w:rFonts w:hint="cs"/>
          <w:rtl/>
          <w:rPrChange w:id="20004" w:author="קלוד" w:date="2026-10-06T10:09:29Z">
            <w:rPr>
              <w:rStyle w:val="affe"/>
              <w:rFonts w:hint="cs"/>
              <w:rtl/>
            </w:rPr>
          </w:rPrChange>
        </w:rPr>
        <w:t>כבית הבעל.</w:t>
      </w:r>
    </w:p>
    <w:p w14:paraId="7FC656BB" w14:textId="77777777" w:rsidR="004E0BA3" w:rsidRDefault="0089324E" w:rsidP="0037297D">
      <w:pPr>
        <w:pStyle w:val="afff9"/>
        <w:spacing w:after="60"/>
        <w:rPr>
          <w:rStyle w:val="affe"/>
          <w:rtl/>
        </w:rPr>
      </w:pPr>
      <w:r w:rsidRPr="00197D42">
        <w:rPr>
          <w:rStyle w:val="afffff5"/>
          <w:rtl/>
        </w:rPr>
        <w:t>וחכמים</w:t>
      </w:r>
      <w:r w:rsidR="006804C4" w:rsidRPr="00197D42">
        <w:rPr>
          <w:rStyle w:val="afffff5"/>
          <w:rFonts w:hint="cs"/>
          <w:rtl/>
        </w:rPr>
        <w:t>:</w:t>
      </w:r>
      <w:r w:rsidRPr="00197D42">
        <w:rPr>
          <w:rtl/>
        </w:rPr>
        <w:t xml:space="preserve"> מתירין בזה ובזה</w:t>
      </w:r>
      <w:r w:rsidR="002C19BD" w:rsidRPr="00197D42">
        <w:rPr>
          <w:rFonts w:hint="cs"/>
          <w:rtl/>
        </w:rPr>
        <w:t xml:space="preserve"> </w:t>
      </w:r>
      <w:r w:rsidR="002C19BD" w:rsidRPr="00197D42">
        <w:rPr>
          <w:rStyle w:val="HesberMishna"/>
          <w:rFonts w:hint="cs"/>
          <w:rtl/>
          <w:rPrChange w:id="20005" w:author="קלוד" w:date="2026-10-06T10:09:29Z">
            <w:rPr>
              <w:rStyle w:val="affe"/>
              <w:rFonts w:hint="cs"/>
              <w:rtl/>
            </w:rPr>
          </w:rPrChange>
        </w:rPr>
        <w:t>כל השדה וזרעים שלא שתו, שמתירים בעל</w:t>
      </w:r>
    </w:p>
    <w:p w14:paraId="50688580" w14:textId="601E26E0" w:rsidR="00E31AD5" w:rsidRDefault="006804C4" w:rsidP="0037297D">
      <w:pPr>
        <w:pStyle w:val="36"/>
        <w:framePr w:wrap="notBeside"/>
        <w:rPr>
          <w:rtl/>
        </w:rPr>
      </w:pPr>
      <w:r w:rsidRPr="0037297D">
        <w:rPr>
          <w:rFonts w:hint="cs"/>
          <w:rtl/>
        </w:rPr>
        <w:t>ר"</w:t>
      </w:r>
      <w:r w:rsidR="0089324E" w:rsidRPr="0037297D">
        <w:rPr>
          <w:rtl/>
        </w:rPr>
        <w:t>י</w:t>
      </w:r>
      <w:r w:rsidR="00E31AD5">
        <w:rPr>
          <w:rtl/>
        </w:rPr>
        <w:t>:</w:t>
      </w:r>
    </w:p>
    <w:p w14:paraId="4219AE95" w14:textId="40B73B3E" w:rsidR="006804C4" w:rsidRPr="007117F5" w:rsidRDefault="0089324E" w:rsidP="0037297D">
      <w:pPr>
        <w:rPr>
          <w:rStyle w:val="afffe"/>
          <w:rFonts w:cs="PFT_Frank"/>
          <w:b/>
          <w:szCs w:val="14"/>
          <w:rtl/>
        </w:rPr>
      </w:pPr>
      <w:r w:rsidRPr="006F178A">
        <w:rPr>
          <w:rFonts w:ascii="Fb Fontext" w:hAnsi="Fb Fontext"/>
          <w:rtl/>
        </w:rPr>
        <w:t xml:space="preserve">שדה מטוננת </w:t>
      </w:r>
      <w:r w:rsidR="005C22D4">
        <w:rPr>
          <w:rStyle w:val="affe"/>
          <w:rFonts w:hint="cs"/>
          <w:rtl/>
        </w:rPr>
        <w:t>לחה ו</w:t>
      </w:r>
      <w:r w:rsidR="004A582A">
        <w:rPr>
          <w:rStyle w:val="affe"/>
          <w:rFonts w:hint="cs"/>
          <w:rtl/>
        </w:rPr>
        <w:t>התי</w:t>
      </w:r>
      <w:r w:rsidR="006804C4">
        <w:rPr>
          <w:rStyle w:val="affe"/>
          <w:rFonts w:hint="cs"/>
          <w:rtl/>
        </w:rPr>
        <w:t>י</w:t>
      </w:r>
      <w:r w:rsidRPr="002A7477">
        <w:rPr>
          <w:rStyle w:val="affe"/>
          <w:rFonts w:hint="eastAsia"/>
          <w:rtl/>
        </w:rPr>
        <w:t>בשה</w:t>
      </w:r>
      <w:r w:rsidRPr="006F178A">
        <w:rPr>
          <w:rFonts w:ascii="Fb Fontext" w:hAnsi="Fb Fontext"/>
          <w:rtl/>
        </w:rPr>
        <w:t xml:space="preserve"> מותר</w:t>
      </w:r>
      <w:r w:rsidR="002C19BD">
        <w:rPr>
          <w:rFonts w:ascii="Fb Fontext" w:hAnsi="Fb Fontext" w:hint="cs"/>
          <w:rtl/>
        </w:rPr>
        <w:t xml:space="preserve"> לכו"ע</w:t>
      </w:r>
      <w:r w:rsidR="006804C4">
        <w:rPr>
          <w:rStyle w:val="affe"/>
          <w:rFonts w:hint="cs"/>
          <w:rtl/>
        </w:rPr>
        <w:t xml:space="preserve"> להשקות כולה</w:t>
      </w:r>
      <w:r w:rsidR="002C19BD">
        <w:rPr>
          <w:rStyle w:val="affe"/>
          <w:rFonts w:hint="cs"/>
          <w:rtl/>
        </w:rPr>
        <w:t xml:space="preserve">, </w:t>
      </w:r>
      <w:r w:rsidR="002C19BD" w:rsidRPr="002A7477">
        <w:rPr>
          <w:rStyle w:val="affc"/>
          <w:rFonts w:hint="cs"/>
          <w:b w:val="0"/>
          <w:bCs w:val="0"/>
          <w:rtl/>
        </w:rPr>
        <w:t>ותנ"ה.</w:t>
      </w:r>
    </w:p>
    <w:p w14:paraId="60E3655C" w14:textId="67F3513C" w:rsidR="00E31AD5" w:rsidRDefault="006804C4" w:rsidP="0037297D">
      <w:pPr>
        <w:pStyle w:val="36"/>
        <w:framePr w:wrap="notBeside"/>
        <w:rPr>
          <w:rtl/>
        </w:rPr>
      </w:pPr>
      <w:r w:rsidRPr="0037297D">
        <w:rPr>
          <w:rFonts w:hint="cs"/>
          <w:rtl/>
        </w:rPr>
        <w:t>תניא לראב"י</w:t>
      </w:r>
      <w:r w:rsidR="00E31AD5">
        <w:rPr>
          <w:rFonts w:hint="cs"/>
          <w:rtl/>
        </w:rPr>
        <w:t>:</w:t>
      </w:r>
    </w:p>
    <w:p w14:paraId="4826212B" w14:textId="77777777" w:rsidR="00F26D33" w:rsidRDefault="00BE2292" w:rsidP="00164685">
      <w:pPr>
        <w:rPr>
          <w:rStyle w:val="affc"/>
          <w:rtl/>
        </w:rPr>
      </w:pPr>
      <w:r>
        <w:rPr>
          <w:rStyle w:val="affc"/>
          <w:rFonts w:hint="cs"/>
          <w:rtl/>
        </w:rPr>
        <w:t>א.</w:t>
      </w:r>
      <w:r>
        <w:rPr>
          <w:rFonts w:hint="cs"/>
          <w:rtl/>
        </w:rPr>
        <w:t xml:space="preserve"> רק </w:t>
      </w:r>
      <w:r w:rsidR="005C22D4" w:rsidRPr="002A7477">
        <w:rPr>
          <w:rFonts w:hint="cs"/>
          <w:rtl/>
        </w:rPr>
        <w:t xml:space="preserve">זרעים ששתו </w:t>
      </w:r>
      <w:r w:rsidR="005C22D4" w:rsidRPr="002A7477">
        <w:rPr>
          <w:rStyle w:val="affe"/>
          <w:rFonts w:hint="cs"/>
          <w:rtl/>
        </w:rPr>
        <w:t>לפני המועד</w:t>
      </w:r>
      <w:r w:rsidR="005C22D4" w:rsidRPr="002A7477">
        <w:rPr>
          <w:rFonts w:hint="cs"/>
          <w:rtl/>
        </w:rPr>
        <w:t xml:space="preserve"> מותר</w:t>
      </w:r>
      <w:r>
        <w:rPr>
          <w:rFonts w:hint="cs"/>
          <w:rtl/>
        </w:rPr>
        <w:t xml:space="preserve"> </w:t>
      </w:r>
      <w:r w:rsidRPr="002A7477">
        <w:rPr>
          <w:rStyle w:val="affc"/>
          <w:rFonts w:hint="cs"/>
          <w:rtl/>
        </w:rPr>
        <w:t>ב.</w:t>
      </w:r>
      <w:r w:rsidR="005C22D4" w:rsidRPr="002A7477">
        <w:rPr>
          <w:rFonts w:hint="cs"/>
          <w:rtl/>
        </w:rPr>
        <w:t xml:space="preserve"> </w:t>
      </w:r>
      <w:r>
        <w:rPr>
          <w:rFonts w:hint="cs"/>
          <w:rtl/>
        </w:rPr>
        <w:t xml:space="preserve">שדה גריד </w:t>
      </w:r>
      <w:r w:rsidRPr="002A7477">
        <w:rPr>
          <w:rStyle w:val="affe"/>
          <w:rFonts w:hint="cs"/>
          <w:rtl/>
        </w:rPr>
        <w:t>בית בעל</w:t>
      </w:r>
      <w:r>
        <w:rPr>
          <w:rStyle w:val="affe"/>
          <w:rFonts w:hint="cs"/>
          <w:rtl/>
        </w:rPr>
        <w:t xml:space="preserve"> -</w:t>
      </w:r>
      <w:r>
        <w:rPr>
          <w:rFonts w:hint="cs"/>
          <w:rtl/>
        </w:rPr>
        <w:t xml:space="preserve"> </w:t>
      </w:r>
      <w:r w:rsidRPr="002A481E">
        <w:rPr>
          <w:rFonts w:hint="cs"/>
          <w:rtl/>
        </w:rPr>
        <w:t>אסור</w:t>
      </w:r>
      <w:r>
        <w:rPr>
          <w:rFonts w:hint="cs"/>
          <w:rtl/>
        </w:rPr>
        <w:t>,</w:t>
      </w:r>
    </w:p>
    <w:p w14:paraId="3E5E9B0F" w14:textId="77777777" w:rsidR="00F26D33" w:rsidRPr="00F26D33" w:rsidRDefault="00BE2292" w:rsidP="00F26D33">
      <w:pPr>
        <w:pStyle w:val="36"/>
        <w:framePr w:wrap="notBeside"/>
        <w:rPr>
          <w:rtl/>
        </w:rPr>
      </w:pPr>
      <w:r w:rsidRPr="00F26D33">
        <w:rPr>
          <w:rFonts w:hint="cs"/>
          <w:rtl/>
        </w:rPr>
        <w:t>חכ</w:t>
      </w:r>
      <w:r w:rsidR="005C22D4" w:rsidRPr="00F26D33">
        <w:rPr>
          <w:rFonts w:hint="eastAsia"/>
          <w:rtl/>
        </w:rPr>
        <w:t>מ</w:t>
      </w:r>
      <w:r w:rsidRPr="00F26D33">
        <w:rPr>
          <w:rFonts w:hint="cs"/>
          <w:rtl/>
        </w:rPr>
        <w:t>ים</w:t>
      </w:r>
      <w:r w:rsidR="00547F7D" w:rsidRPr="00F26D33">
        <w:rPr>
          <w:rFonts w:hint="cs"/>
          <w:rtl/>
        </w:rPr>
        <w:t>:</w:t>
      </w:r>
    </w:p>
    <w:p w14:paraId="2DED0660" w14:textId="254F9342" w:rsidR="00BE2292" w:rsidRDefault="00BE2292" w:rsidP="00F26D33">
      <w:pPr>
        <w:rPr>
          <w:rtl/>
        </w:rPr>
      </w:pPr>
      <w:r>
        <w:rPr>
          <w:rFonts w:hint="cs"/>
          <w:rtl/>
        </w:rPr>
        <w:t>שניהם מותרים.</w:t>
      </w:r>
    </w:p>
    <w:p w14:paraId="1F58D951" w14:textId="61208F7A" w:rsidR="00E31AD5" w:rsidRDefault="0089324E" w:rsidP="00EC4C54">
      <w:pPr>
        <w:pStyle w:val="36"/>
        <w:framePr w:wrap="notBeside"/>
        <w:rPr>
          <w:rtl/>
        </w:rPr>
      </w:pPr>
      <w:r w:rsidRPr="00EC4C54">
        <w:rPr>
          <w:rFonts w:hint="cs"/>
          <w:rtl/>
        </w:rPr>
        <w:t>רב</w:t>
      </w:r>
      <w:r w:rsidRPr="00EC4C54">
        <w:rPr>
          <w:rtl/>
        </w:rPr>
        <w:t>ינא</w:t>
      </w:r>
      <w:r w:rsidR="00E31AD5">
        <w:rPr>
          <w:rtl/>
        </w:rPr>
        <w:t>:</w:t>
      </w:r>
    </w:p>
    <w:p w14:paraId="579A99BF" w14:textId="27FBA2BB" w:rsidR="002B0526" w:rsidRDefault="0089324E" w:rsidP="002B0526">
      <w:pPr>
        <w:spacing w:after="60"/>
      </w:pPr>
      <w:r w:rsidRPr="002A7477">
        <w:rPr>
          <w:rFonts w:hint="cs"/>
          <w:rtl/>
        </w:rPr>
        <w:t>ש</w:t>
      </w:r>
      <w:r w:rsidRPr="002A7477">
        <w:rPr>
          <w:rtl/>
        </w:rPr>
        <w:t>"</w:t>
      </w:r>
      <w:r w:rsidRPr="002A7477">
        <w:rPr>
          <w:rFonts w:hint="cs"/>
          <w:rtl/>
        </w:rPr>
        <w:t>מ</w:t>
      </w:r>
      <w:r w:rsidR="002A481E">
        <w:rPr>
          <w:rFonts w:hint="cs"/>
          <w:rtl/>
        </w:rPr>
        <w:t xml:space="preserve"> </w:t>
      </w:r>
      <w:r w:rsidR="002A481E">
        <w:rPr>
          <w:rStyle w:val="affc"/>
          <w:rFonts w:hint="cs"/>
          <w:rtl/>
        </w:rPr>
        <w:t xml:space="preserve">מרבנן </w:t>
      </w:r>
      <w:r w:rsidR="002A481E">
        <w:rPr>
          <w:rFonts w:hint="cs"/>
          <w:rtl/>
        </w:rPr>
        <w:t>ש</w:t>
      </w:r>
      <w:r w:rsidRPr="002A7477">
        <w:rPr>
          <w:rFonts w:hint="cs"/>
          <w:rtl/>
        </w:rPr>
        <w:t>מותר</w:t>
      </w:r>
      <w:r w:rsidR="002A481E">
        <w:rPr>
          <w:rFonts w:hint="cs"/>
          <w:rtl/>
        </w:rPr>
        <w:t xml:space="preserve"> לרבץ</w:t>
      </w:r>
      <w:r w:rsidRPr="002A7477">
        <w:rPr>
          <w:rFonts w:hint="cs"/>
          <w:rtl/>
        </w:rPr>
        <w:t xml:space="preserve"> </w:t>
      </w:r>
      <w:r w:rsidR="00547F7D" w:rsidRPr="002A7477">
        <w:rPr>
          <w:rStyle w:val="affe"/>
          <w:rFonts w:hint="cs"/>
          <w:rtl/>
        </w:rPr>
        <w:t>לזלף</w:t>
      </w:r>
      <w:r w:rsidR="00547F7D" w:rsidRPr="002A7477">
        <w:rPr>
          <w:rFonts w:hint="cs"/>
          <w:rtl/>
        </w:rPr>
        <w:t xml:space="preserve"> ב</w:t>
      </w:r>
      <w:r w:rsidRPr="002A7477">
        <w:rPr>
          <w:rFonts w:hint="cs"/>
          <w:rtl/>
        </w:rPr>
        <w:t>גינה</w:t>
      </w:r>
      <w:r w:rsidR="00547F7D" w:rsidRPr="002A7477">
        <w:rPr>
          <w:rFonts w:hint="cs"/>
          <w:rtl/>
        </w:rPr>
        <w:t xml:space="preserve"> </w:t>
      </w:r>
      <w:r w:rsidR="002A481E" w:rsidRPr="002A7477">
        <w:rPr>
          <w:rStyle w:val="affe"/>
          <w:rFonts w:hint="cs"/>
          <w:rtl/>
        </w:rPr>
        <w:t>למהר הגידול</w:t>
      </w:r>
      <w:r w:rsidR="002A481E">
        <w:rPr>
          <w:rStyle w:val="affe"/>
          <w:rFonts w:hint="cs"/>
          <w:rtl/>
        </w:rPr>
        <w:t>,</w:t>
      </w:r>
      <w:r w:rsidR="002A481E" w:rsidRPr="002A7477">
        <w:rPr>
          <w:rStyle w:val="affe"/>
          <w:rFonts w:hint="cs"/>
          <w:rtl/>
        </w:rPr>
        <w:t xml:space="preserve"> </w:t>
      </w:r>
      <w:r w:rsidR="002A481E" w:rsidRPr="00D54BA1">
        <w:rPr>
          <w:rStyle w:val="affe"/>
          <w:rFonts w:cs="PFT_Frank" w:hint="cs"/>
          <w:b/>
          <w:bCs/>
          <w:szCs w:val="10"/>
          <w:rtl/>
        </w:rPr>
        <w:t>כמו בגריד</w:t>
      </w:r>
      <w:r w:rsidR="00547F7D" w:rsidRPr="002A7477">
        <w:rPr>
          <w:rStyle w:val="affe"/>
          <w:rFonts w:hint="cs"/>
          <w:rtl/>
        </w:rPr>
        <w:t>.</w:t>
      </w:r>
    </w:p>
    <w:p w14:paraId="275B1DC0" w14:textId="1409FB1E" w:rsidR="00E31AD5" w:rsidRDefault="0089324E" w:rsidP="00B538A5">
      <w:pPr>
        <w:pStyle w:val="36"/>
        <w:framePr w:wrap="notBeside"/>
        <w:jc w:val="both"/>
        <w:rPr>
          <w:rtl/>
        </w:rPr>
      </w:pPr>
      <w:r w:rsidRPr="00EE32E9">
        <w:rPr>
          <w:rtl/>
        </w:rPr>
        <w:t>ת"ר</w:t>
      </w:r>
      <w:r w:rsidR="00E31AD5">
        <w:rPr>
          <w:rtl/>
        </w:rPr>
        <w:t>:</w:t>
      </w:r>
    </w:p>
    <w:p w14:paraId="305EACE0" w14:textId="40DE3319" w:rsidR="0089324E" w:rsidRPr="006F178A" w:rsidRDefault="0089324E" w:rsidP="00164685">
      <w:pPr>
        <w:rPr>
          <w:rtl/>
        </w:rPr>
      </w:pPr>
      <w:r w:rsidRPr="006F178A">
        <w:rPr>
          <w:rFonts w:ascii="Fb Fontext" w:hAnsi="Fb Fontext"/>
          <w:rtl/>
        </w:rPr>
        <w:t>מרביצין שדה לבן בשביעית, אבל לא במועד</w:t>
      </w:r>
      <w:r w:rsidR="002A481E">
        <w:rPr>
          <w:rFonts w:ascii="Fb Fontext" w:hAnsi="Fb Fontext" w:hint="cs"/>
          <w:rtl/>
        </w:rPr>
        <w:t xml:space="preserve"> -</w:t>
      </w:r>
      <w:r w:rsidR="002A481E">
        <w:rPr>
          <w:rFonts w:hint="cs"/>
          <w:rtl/>
        </w:rPr>
        <w:t xml:space="preserve"> </w:t>
      </w:r>
      <w:r>
        <w:rPr>
          <w:rStyle w:val="affc"/>
          <w:rFonts w:hint="cs"/>
          <w:rtl/>
          <w:rPrChange w:id="9003" w:author="מנוע אמוראים" w:date="2026-10-05T16:41:44Z">
            <w:rPr>
              <w:rStyle w:val="affe"/>
              <w:rFonts w:hint="cs"/>
              <w:rtl/>
            </w:rPr>
          </w:rPrChange>
        </w:rPr>
        <w:t xml:space="preserve">כראב</w:t>
      </w:r>
      <w:r>
        <w:rPr>
          <w:rStyle w:val="affc"/>
          <w:rtl/>
          <w:rPrChange w:id="9004" w:author="מנוע אמוראים" w:date="2026-10-05T16:41:44Z">
            <w:rPr>
              <w:rStyle w:val="affe"/>
              <w:rtl/>
            </w:rPr>
          </w:rPrChange>
        </w:rPr>
        <w:t xml:space="preserve">"</w:t>
      </w:r>
      <w:r>
        <w:rPr>
          <w:rStyle w:val="affc"/>
          <w:rFonts w:hint="cs"/>
          <w:rtl/>
          <w:rPrChange w:id="9005" w:author="מנוע אמוראים" w:date="2026-10-05T16:41:44Z">
            <w:rPr>
              <w:rStyle w:val="affe"/>
              <w:rFonts w:hint="cs"/>
              <w:rtl/>
            </w:rPr>
          </w:rPrChange>
        </w:rPr>
        <w:t xml:space="preserve">י</w:t>
      </w:r>
      <w:r w:rsidR="002A481E">
        <w:rPr>
          <w:rFonts w:hint="cs"/>
          <w:rtl/>
        </w:rPr>
        <w:t>.</w:t>
      </w:r>
    </w:p>
    <w:p w14:paraId="3ED8ECBF" w14:textId="77777777" w:rsidR="00E31AD5" w:rsidRDefault="0089324E" w:rsidP="00EE32E9">
      <w:pPr>
        <w:pStyle w:val="36"/>
        <w:framePr w:wrap="notBeside"/>
        <w:rPr>
          <w:rtl/>
        </w:rPr>
      </w:pPr>
      <w:r w:rsidRPr="00EE32E9">
        <w:rPr>
          <w:rFonts w:hint="cs"/>
          <w:rtl/>
        </w:rPr>
        <w:t>וה</w:t>
      </w:r>
      <w:r w:rsidR="002A481E" w:rsidRPr="00EE32E9">
        <w:rPr>
          <w:rFonts w:hint="cs"/>
          <w:rtl/>
        </w:rPr>
        <w:t>ך</w:t>
      </w:r>
      <w:r w:rsidR="00E31AD5">
        <w:rPr>
          <w:rtl/>
        </w:rPr>
        <w:t>:</w:t>
      </w:r>
    </w:p>
    <w:p w14:paraId="3B1ADE99" w14:textId="4BC42554" w:rsidR="0089324E" w:rsidRPr="006F178A" w:rsidRDefault="0089324E" w:rsidP="00164685">
      <w:pPr>
        <w:rPr>
          <w:rtl/>
        </w:rPr>
      </w:pPr>
      <w:r w:rsidRPr="00EE32E9">
        <w:rPr>
          <w:rFonts w:hint="cs"/>
          <w:rtl/>
        </w:rPr>
        <w:t xml:space="preserve">דמרביצין </w:t>
      </w:r>
      <w:r w:rsidR="002A481E" w:rsidRPr="00EE32E9">
        <w:rPr>
          <w:rFonts w:hint="cs"/>
          <w:rtl/>
        </w:rPr>
        <w:t>בשניהם</w:t>
      </w:r>
      <w:r w:rsidRPr="00EE32E9">
        <w:rPr>
          <w:rFonts w:hint="cs"/>
          <w:rtl/>
        </w:rPr>
        <w:t xml:space="preserve"> </w:t>
      </w:r>
      <w:r w:rsidR="002A481E" w:rsidRPr="00EE32E9">
        <w:rPr>
          <w:rFonts w:hint="cs"/>
          <w:rtl/>
        </w:rPr>
        <w:t>-</w:t>
      </w:r>
      <w:r w:rsidR="002A481E" w:rsidRPr="006F178A">
        <w:rPr>
          <w:rFonts w:hint="cs"/>
          <w:rtl/>
        </w:rPr>
        <w:t xml:space="preserve"> </w:t>
      </w:r>
      <w:r w:rsidR="002A481E" w:rsidRPr="002A7477">
        <w:rPr>
          <w:rStyle w:val="affc"/>
          <w:rFonts w:hint="cs"/>
          <w:rtl/>
        </w:rPr>
        <w:t>כרבנן</w:t>
      </w:r>
      <w:r w:rsidR="002A481E">
        <w:rPr>
          <w:rStyle w:val="affc"/>
          <w:rFonts w:hint="cs"/>
          <w:rtl/>
        </w:rPr>
        <w:t>,</w:t>
      </w:r>
      <w:r w:rsidR="002A481E">
        <w:rPr>
          <w:rFonts w:hint="cs"/>
          <w:rtl/>
        </w:rPr>
        <w:t xml:space="preserve"> </w:t>
      </w:r>
      <w:r w:rsidR="002A481E" w:rsidRPr="002A7477">
        <w:rPr>
          <w:rStyle w:val="affe"/>
          <w:rFonts w:hint="cs"/>
          <w:rtl/>
        </w:rPr>
        <w:t>וה"ה השקאה.</w:t>
      </w:r>
    </w:p>
    <w:p w14:paraId="026FC715" w14:textId="51FB2C2B" w:rsidR="00E31AD5" w:rsidRDefault="0089324E" w:rsidP="00EE32E9">
      <w:pPr>
        <w:pStyle w:val="36"/>
        <w:framePr w:wrap="notBeside"/>
        <w:rPr>
          <w:rtl/>
        </w:rPr>
      </w:pPr>
      <w:r w:rsidRPr="00EE32E9">
        <w:rPr>
          <w:rtl/>
        </w:rPr>
        <w:t>תניא</w:t>
      </w:r>
      <w:r w:rsidR="002A481E" w:rsidRPr="00EE32E9">
        <w:rPr>
          <w:rFonts w:hint="cs"/>
          <w:rtl/>
        </w:rPr>
        <w:t xml:space="preserve"> </w:t>
      </w:r>
      <w:r w:rsidRPr="00EE32E9">
        <w:rPr>
          <w:rtl/>
        </w:rPr>
        <w:t>אידך</w:t>
      </w:r>
      <w:r w:rsidR="00E31AD5">
        <w:rPr>
          <w:rtl/>
        </w:rPr>
        <w:t>:</w:t>
      </w:r>
    </w:p>
    <w:p w14:paraId="10DA6987" w14:textId="77C95932" w:rsidR="0089324E" w:rsidRDefault="00EE32E9" w:rsidP="00197D42">
      <w:pPr>
        <w:rPr>
          <w:spacing w:val="-2"/>
          <w:rtl/>
        </w:rPr>
      </w:pPr>
      <w:r>
        <w:rPr>
          <w:rFonts w:hint="cs"/>
          <w:spacing w:val="-2"/>
          <w:rtl/>
        </w:rPr>
        <w:t>מ</w:t>
      </w:r>
      <w:r w:rsidR="0089324E" w:rsidRPr="00C36516">
        <w:rPr>
          <w:spacing w:val="-2"/>
          <w:rtl/>
        </w:rPr>
        <w:t xml:space="preserve">רביצין ערב שביעית </w:t>
      </w:r>
      <w:r w:rsidR="002A481E" w:rsidRPr="00C36516">
        <w:rPr>
          <w:rFonts w:hint="cs"/>
          <w:spacing w:val="-2"/>
          <w:rtl/>
        </w:rPr>
        <w:t>ל</w:t>
      </w:r>
      <w:r w:rsidR="0089324E" w:rsidRPr="00C36516">
        <w:rPr>
          <w:spacing w:val="-2"/>
          <w:rtl/>
        </w:rPr>
        <w:t>שביעית,</w:t>
      </w:r>
      <w:r w:rsidR="002A481E" w:rsidRPr="00C36516">
        <w:rPr>
          <w:rFonts w:hint="cs"/>
          <w:spacing w:val="-2"/>
          <w:rtl/>
        </w:rPr>
        <w:t xml:space="preserve"> ובשביעית</w:t>
      </w:r>
      <w:r w:rsidR="0089324E" w:rsidRPr="00C36516">
        <w:rPr>
          <w:spacing w:val="-2"/>
          <w:rtl/>
        </w:rPr>
        <w:t xml:space="preserve"> למוצ</w:t>
      </w:r>
      <w:r w:rsidR="002A481E" w:rsidRPr="00C36516">
        <w:rPr>
          <w:rFonts w:hint="cs"/>
          <w:spacing w:val="-2"/>
          <w:rtl/>
        </w:rPr>
        <w:t>"</w:t>
      </w:r>
      <w:r w:rsidR="0089324E" w:rsidRPr="00C36516">
        <w:rPr>
          <w:spacing w:val="-2"/>
          <w:rtl/>
        </w:rPr>
        <w:t>ש.</w:t>
      </w:r>
    </w:p>
    <w:p w14:paraId="047FD430" w14:textId="1E7D462A" w:rsidR="00EE32E9" w:rsidRPr="00C36516" w:rsidRDefault="00EE32E9" w:rsidP="00EE32E9">
      <w:pPr>
        <w:pStyle w:val="afff1"/>
        <w:rPr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84" w:author="קלוד" w:date="2026-10-06T10:09:29Z"/>
        </w:rPr>
      </w:pPr>
      <w:ins w:id="20083" w:author="קלוד" w:date="2026-10-06T10:09:29Z">
        <w:r>
          <w:t xml:space="preserve">משנה ד</w:t>
        </w:r>
      </w:ins>
    </w:p>
    <w:p w14:paraId="066405D4" w14:textId="65CC317F" w:rsidR="00F231FC" w:rsidRDefault="0089324E" w:rsidP="00A63057">
      <w:pPr>
        <w:pStyle w:val="afff9"/>
        <w:jc w:val="center"/>
        <w:rPr>
          <w:rtl/>
        </w:rPr>
      </w:pPr>
      <w:r w:rsidRPr="00F231FC">
        <w:rPr>
          <w:rtl/>
        </w:rPr>
        <w:t>צדין את האישות והעכברים משדה האילן והלבן</w:t>
      </w:r>
    </w:p>
    <w:p w14:paraId="6471742A" w14:textId="7DF9D69C" w:rsidR="0089324E" w:rsidRPr="00F231FC" w:rsidRDefault="00F231FC" w:rsidP="00164685">
      <w:pPr>
        <w:pStyle w:val="afff9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 w:rsidR="00E91627" w:rsidRPr="00F231FC">
        <w:rPr>
          <w:rtl/>
        </w:rPr>
        <w:t>-</w:t>
      </w:r>
      <w:r w:rsidR="0089324E" w:rsidRPr="00F231FC">
        <w:rPr>
          <w:rtl/>
        </w:rPr>
        <w:t xml:space="preserve"> כדרכו, במועד ובשביעית.</w:t>
      </w:r>
    </w:p>
    <w:p w14:paraId="6F8258AE" w14:textId="0999589B" w:rsidR="0089324E" w:rsidRPr="00E03339" w:rsidRDefault="007F5A29" w:rsidP="00164685">
      <w:pPr>
        <w:pStyle w:val="afff9"/>
        <w:rPr>
          <w:rtl/>
        </w:rPr>
      </w:pPr>
      <w:r w:rsidRPr="00197D42">
        <w:rPr>
          <w:rStyle w:val="afffff5"/>
          <w:rFonts w:hint="eastAsia"/>
          <w:rtl/>
        </w:rPr>
        <w:t>ר</w:t>
      </w:r>
      <w:r w:rsidRPr="00197D42">
        <w:rPr>
          <w:rStyle w:val="afffff5"/>
          <w:rtl/>
        </w:rPr>
        <w:t>"י</w:t>
      </w:r>
      <w:r w:rsidR="0089324E" w:rsidRPr="00197D42">
        <w:rPr>
          <w:rStyle w:val="afffff5"/>
          <w:rtl/>
        </w:rPr>
        <w:t>:</w:t>
      </w:r>
      <w:r w:rsidR="0089324E" w:rsidRPr="00E03339">
        <w:rPr>
          <w:rtl/>
        </w:rPr>
        <w:t xml:space="preserve"> משדה האילן- כדרכו, ומשדה הלבן- לא כדרכו</w:t>
      </w:r>
      <w:r w:rsidRPr="00991430">
        <w:rPr>
          <w:rStyle w:val="HesberMishna"/>
          <w:rtl/>
          <w:rPrChange w:id="20006" w:author="קלוד" w:date="2026-10-06T10:09:29Z">
            <w:rPr>
              <w:rStyle w:val="affe"/>
              <w:rtl/>
            </w:rPr>
          </w:rPrChange>
        </w:rPr>
        <w:t xml:space="preserve"> </w:t>
      </w:r>
      <w:r w:rsidRPr="00991430">
        <w:rPr>
          <w:rStyle w:val="HesberMishna"/>
          <w:rFonts w:hint="eastAsia"/>
          <w:rtl/>
          <w:rPrChange w:id="20007" w:author="קלוד" w:date="2026-10-06T10:09:29Z">
            <w:rPr>
              <w:rStyle w:val="affe"/>
              <w:rFonts w:hint="eastAsia"/>
              <w:rtl/>
            </w:rPr>
          </w:rPrChange>
        </w:rPr>
        <w:t>הפסד</w:t>
      </w:r>
      <w:r w:rsidRPr="00991430">
        <w:rPr>
          <w:rStyle w:val="HesberMishna"/>
          <w:rtl/>
          <w:rPrChange w:id="20008" w:author="קלוד" w:date="2026-10-06T10:09:29Z">
            <w:rPr>
              <w:rStyle w:val="affe"/>
              <w:rtl/>
            </w:rPr>
          </w:rPrChange>
        </w:rPr>
        <w:t xml:space="preserve"> </w:t>
      </w:r>
      <w:r w:rsidRPr="00991430">
        <w:rPr>
          <w:rStyle w:val="HesberMishna"/>
          <w:rFonts w:hint="eastAsia"/>
          <w:rtl/>
          <w:rPrChange w:id="20009" w:author="קלוד" w:date="2026-10-06T10:09:29Z">
            <w:rPr>
              <w:rStyle w:val="affe"/>
              <w:rFonts w:hint="eastAsia"/>
              <w:rtl/>
            </w:rPr>
          </w:rPrChange>
        </w:rPr>
        <w:t>מועט</w:t>
      </w:r>
    </w:p>
    <w:p w14:paraId="7690FADA" w14:textId="43DE2F34" w:rsidR="0089324E" w:rsidRPr="009A4E05" w:rsidRDefault="00197D42" w:rsidP="00A26FF8">
      <w:pPr>
        <w:pStyle w:val="afff9"/>
        <w:spacing w:after="60"/>
        <w:rPr>
          <w:rtl/>
        </w:rPr>
      </w:pPr>
      <w:r>
        <w:rPr>
          <w:rFonts w:hint="cs"/>
          <w:rtl/>
        </w:rPr>
        <w:t xml:space="preserve"> </w:t>
      </w:r>
      <w:r>
        <w:rPr>
          <w:rFonts w:hint="cs"/>
          <w:rtl/>
        </w:rPr>
        <w:tab/>
      </w:r>
      <w:r w:rsidR="0089324E" w:rsidRPr="00F231FC">
        <w:rPr>
          <w:rtl/>
        </w:rPr>
        <w:t xml:space="preserve">ומקרין </w:t>
      </w:r>
      <w:r w:rsidR="00E91627" w:rsidRPr="00F231FC">
        <w:rPr>
          <w:rFonts w:hint="eastAsia"/>
          <w:rtl/>
        </w:rPr>
        <w:t>ה</w:t>
      </w:r>
      <w:r w:rsidR="0089324E" w:rsidRPr="00F231FC">
        <w:rPr>
          <w:rtl/>
        </w:rPr>
        <w:t>פירצה במועד</w:t>
      </w:r>
      <w:r w:rsidR="00E91627" w:rsidRPr="00F231FC">
        <w:rPr>
          <w:rtl/>
        </w:rPr>
        <w:t xml:space="preserve"> </w:t>
      </w:r>
      <w:r w:rsidR="00E91627" w:rsidRPr="00F231FC">
        <w:rPr>
          <w:rFonts w:hint="eastAsia"/>
          <w:rtl/>
        </w:rPr>
        <w:t>בשינוי</w:t>
      </w:r>
      <w:r w:rsidR="00E91627" w:rsidRPr="00F231FC">
        <w:rPr>
          <w:rtl/>
        </w:rPr>
        <w:t>,</w:t>
      </w:r>
      <w:r w:rsidR="0089324E" w:rsidRPr="00F231FC">
        <w:rPr>
          <w:rtl/>
        </w:rPr>
        <w:t xml:space="preserve"> ובשביעית בונה כדרכו</w:t>
      </w:r>
      <w:r w:rsidR="0089324E" w:rsidRPr="009A4E05">
        <w:rPr>
          <w:rtl/>
        </w:rPr>
        <w:t>.</w:t>
      </w:r>
    </w:p>
    <w:p w14:paraId="42CB8391" w14:textId="220ED539" w:rsidR="007F5A29" w:rsidRPr="007117F5" w:rsidRDefault="0089324E" w:rsidP="00164685">
      <w:pPr>
        <w:rPr>
          <w:rFonts w:cs="PFT_Frank"/>
          <w:b/>
          <w:bCs/>
          <w:szCs w:val="14"/>
          <w:rtl/>
        </w:rPr>
      </w:pPr>
      <w:r w:rsidRPr="007117F5">
        <w:rPr>
          <w:rStyle w:val="afffe"/>
          <w:rFonts w:ascii="Fb Fontext" w:hAnsi="Fb Fontext" w:cs="PFT_Frank"/>
          <w:b/>
          <w:szCs w:val="14"/>
          <w:rtl/>
        </w:rPr>
        <w:t>אישות</w:t>
      </w:r>
      <w:r w:rsidR="004E0BA3">
        <w:rPr>
          <w:rFonts w:ascii="Fb Fontext" w:hAnsi="Fb Fontext" w:hint="cs"/>
          <w:rtl/>
        </w:rPr>
        <w:t xml:space="preserve"> -</w:t>
      </w:r>
      <w:r w:rsidRPr="006F178A">
        <w:rPr>
          <w:rFonts w:ascii="Fb Fontext" w:hAnsi="Fb Fontext"/>
          <w:rtl/>
        </w:rPr>
        <w:t>בריה שאין לה עינים</w:t>
      </w:r>
      <w:r w:rsidR="007F5A29">
        <w:rPr>
          <w:rFonts w:hint="cs"/>
          <w:rtl/>
        </w:rPr>
        <w:t xml:space="preserve"> -</w:t>
      </w:r>
      <w:r w:rsidR="007F5A29" w:rsidRPr="007F5A29">
        <w:rPr>
          <w:rFonts w:hint="cs"/>
          <w:rtl/>
        </w:rPr>
        <w:t xml:space="preserve"> </w:t>
      </w:r>
      <w:r w:rsidR="007F5A29">
        <w:rPr>
          <w:rStyle w:val="af4"/>
          <w:rFonts w:hint="cs"/>
          <w:rtl/>
        </w:rPr>
        <w:t>'</w:t>
      </w:r>
      <w:r w:rsidR="007F5A29" w:rsidRPr="00A824E4">
        <w:rPr>
          <w:rStyle w:val="af4"/>
          <w:rtl/>
        </w:rPr>
        <w:t xml:space="preserve">נפל </w:t>
      </w:r>
      <w:r w:rsidR="007F5A29" w:rsidRPr="002A7477">
        <w:rPr>
          <w:rStyle w:val="af4"/>
          <w:b/>
          <w:bCs/>
          <w:rtl/>
        </w:rPr>
        <w:t>אשת</w:t>
      </w:r>
      <w:r w:rsidR="007F5A29" w:rsidRPr="00A824E4">
        <w:rPr>
          <w:rStyle w:val="af4"/>
          <w:rtl/>
        </w:rPr>
        <w:t xml:space="preserve"> בל חזו שמש</w:t>
      </w:r>
      <w:r w:rsidR="007F5A29" w:rsidRPr="00A824E4">
        <w:rPr>
          <w:rStyle w:val="af4"/>
          <w:rFonts w:hint="cs"/>
          <w:rtl/>
        </w:rPr>
        <w:t>'</w:t>
      </w:r>
      <w:r w:rsidR="007F5A29" w:rsidRPr="00A824E4">
        <w:rPr>
          <w:rStyle w:val="af4"/>
          <w:rtl/>
        </w:rPr>
        <w:t>.</w:t>
      </w:r>
    </w:p>
    <w:p w14:paraId="4E1F806D" w14:textId="5EF69A02" w:rsidR="00E31AD5" w:rsidRDefault="007F5A29" w:rsidP="00A63057">
      <w:pPr>
        <w:pStyle w:val="36"/>
        <w:framePr w:wrap="notBeside"/>
        <w:rPr>
          <w:rtl/>
        </w:rPr>
      </w:pPr>
      <w:r w:rsidRPr="00A63057">
        <w:rPr>
          <w:rFonts w:hint="cs"/>
          <w:rtl/>
        </w:rPr>
        <w:t>ת</w:t>
      </w:r>
      <w:r w:rsidR="0089324E" w:rsidRPr="00A63057">
        <w:rPr>
          <w:rtl/>
        </w:rPr>
        <w:t>"ר</w:t>
      </w:r>
      <w:r w:rsidR="00E31AD5">
        <w:rPr>
          <w:rtl/>
        </w:rPr>
        <w:t>:</w:t>
      </w:r>
    </w:p>
    <w:p w14:paraId="169B63FD" w14:textId="2F5AEC14" w:rsidR="0089324E" w:rsidRPr="006F178A" w:rsidRDefault="0089324E" w:rsidP="00164685">
      <w:pPr>
        <w:rPr>
          <w:rtl/>
        </w:rPr>
      </w:pPr>
      <w:r w:rsidRPr="006F178A">
        <w:rPr>
          <w:rFonts w:ascii="Fb Fontext" w:hAnsi="Fb Fontext"/>
          <w:sz w:val="20"/>
          <w:rtl/>
        </w:rPr>
        <w:t>מחריבין חורי נמלים</w:t>
      </w:r>
      <w:r w:rsidR="007F5A29">
        <w:rPr>
          <w:rFonts w:ascii="Fb Fontext" w:hAnsi="Fb Fontext" w:hint="cs"/>
          <w:sz w:val="20"/>
          <w:rtl/>
        </w:rPr>
        <w:t>-</w:t>
      </w:r>
      <w:r w:rsidRPr="006F178A">
        <w:rPr>
          <w:rFonts w:ascii="Fb Fontext" w:hAnsi="Fb Fontext"/>
          <w:sz w:val="20"/>
          <w:rtl/>
        </w:rPr>
        <w:t xml:space="preserve"> </w:t>
      </w:r>
      <w:r w:rsidR="007F5A29">
        <w:rPr>
          <w:rFonts w:ascii="Fb Fontext" w:hAnsi="Fb Fontext" w:hint="cs"/>
          <w:sz w:val="20"/>
          <w:rtl/>
        </w:rPr>
        <w:t>שם</w:t>
      </w:r>
      <w:r w:rsidR="007F5A29" w:rsidRPr="006F178A">
        <w:rPr>
          <w:rFonts w:ascii="Fb Fontext" w:hAnsi="Fb Fontext"/>
          <w:sz w:val="20"/>
          <w:rtl/>
        </w:rPr>
        <w:t xml:space="preserve"> </w:t>
      </w:r>
      <w:r w:rsidRPr="006F178A">
        <w:rPr>
          <w:rFonts w:ascii="Fb Fontext" w:hAnsi="Fb Fontext"/>
          <w:sz w:val="20"/>
          <w:rtl/>
        </w:rPr>
        <w:t xml:space="preserve">עפר מחור </w:t>
      </w:r>
      <w:r w:rsidR="007F5A29">
        <w:rPr>
          <w:rFonts w:ascii="Fb Fontext" w:hAnsi="Fb Fontext" w:hint="cs"/>
          <w:sz w:val="20"/>
          <w:rtl/>
        </w:rPr>
        <w:t>אחר,</w:t>
      </w:r>
      <w:r w:rsidRPr="006F178A">
        <w:rPr>
          <w:rFonts w:ascii="Fb Fontext" w:hAnsi="Fb Fontext"/>
          <w:sz w:val="20"/>
          <w:rtl/>
        </w:rPr>
        <w:t xml:space="preserve"> </w:t>
      </w:r>
      <w:r w:rsidR="007F5A29">
        <w:rPr>
          <w:rFonts w:ascii="Fb Fontext" w:hAnsi="Fb Fontext" w:hint="cs"/>
          <w:sz w:val="20"/>
          <w:rtl/>
        </w:rPr>
        <w:t>ו</w:t>
      </w:r>
      <w:r w:rsidRPr="006F178A">
        <w:rPr>
          <w:rFonts w:ascii="Fb Fontext" w:hAnsi="Fb Fontext"/>
          <w:sz w:val="20"/>
          <w:rtl/>
        </w:rPr>
        <w:t>חונקין ז</w:t>
      </w:r>
      <w:r w:rsidR="007F5A29">
        <w:rPr>
          <w:rFonts w:ascii="Fb Fontext" w:hAnsi="Fb Fontext" w:hint="cs"/>
          <w:sz w:val="20"/>
          <w:rtl/>
        </w:rPr>
        <w:t>א"ז</w:t>
      </w:r>
      <w:r w:rsidRPr="006F178A">
        <w:rPr>
          <w:rFonts w:ascii="Fb Fontext" w:hAnsi="Fb Fontext"/>
          <w:sz w:val="20"/>
          <w:rtl/>
        </w:rPr>
        <w:t>.</w:t>
      </w:r>
    </w:p>
    <w:p w14:paraId="3092B4E6" w14:textId="6A622760" w:rsidR="00E31AD5" w:rsidRDefault="0089324E" w:rsidP="00A63057">
      <w:pPr>
        <w:pStyle w:val="36"/>
        <w:framePr w:wrap="notBeside"/>
        <w:rPr>
          <w:rtl/>
        </w:rPr>
      </w:pPr>
      <w:r w:rsidRPr="00A63057">
        <w:rPr>
          <w:rFonts w:hint="cs"/>
          <w:rtl/>
        </w:rPr>
        <w:t>אביי</w:t>
      </w:r>
      <w:r w:rsidR="00E31AD5">
        <w:rPr>
          <w:rtl/>
        </w:rPr>
        <w:t>:</w:t>
      </w:r>
    </w:p>
    <w:p w14:paraId="62579AC1" w14:textId="2442C52A" w:rsidR="0089324E" w:rsidRPr="006F178A" w:rsidRDefault="007F5A29" w:rsidP="00164685">
      <w:pPr>
        <w:rPr>
          <w:rtl/>
        </w:rPr>
      </w:pPr>
      <w:r w:rsidRPr="007117F5">
        <w:rPr>
          <w:rFonts w:cs="PFT_Frank" w:hint="cs"/>
          <w:b/>
          <w:bCs/>
          <w:szCs w:val="14"/>
          <w:rtl/>
        </w:rPr>
        <w:t>בשתי</w:t>
      </w:r>
      <w:r w:rsidR="0089324E" w:rsidRPr="006F178A">
        <w:rPr>
          <w:rtl/>
        </w:rPr>
        <w:t xml:space="preserve"> עברי נהר, </w:t>
      </w:r>
      <w:r w:rsidRPr="007117F5">
        <w:rPr>
          <w:rFonts w:cs="PFT_Frank" w:hint="cs"/>
          <w:b/>
          <w:bCs/>
          <w:szCs w:val="14"/>
          <w:rtl/>
        </w:rPr>
        <w:t>ואין</w:t>
      </w:r>
      <w:r w:rsidR="0089324E" w:rsidRPr="006F178A">
        <w:rPr>
          <w:rtl/>
        </w:rPr>
        <w:t xml:space="preserve"> גשר </w:t>
      </w:r>
      <w:r w:rsidR="0068489E" w:rsidRPr="002A7477">
        <w:rPr>
          <w:rStyle w:val="affe"/>
          <w:rFonts w:hint="eastAsia"/>
          <w:rtl/>
        </w:rPr>
        <w:t>אפי</w:t>
      </w:r>
      <w:r>
        <w:rPr>
          <w:rStyle w:val="affe"/>
          <w:rFonts w:hint="cs"/>
          <w:rtl/>
        </w:rPr>
        <w:t>'</w:t>
      </w:r>
      <w:r w:rsidR="0068489E" w:rsidRPr="002A7477">
        <w:rPr>
          <w:rStyle w:val="affe"/>
          <w:rtl/>
        </w:rPr>
        <w:t xml:space="preserve"> </w:t>
      </w:r>
      <w:r w:rsidR="0068489E" w:rsidRPr="002A7477">
        <w:rPr>
          <w:rStyle w:val="affe"/>
          <w:rFonts w:hint="eastAsia"/>
          <w:rtl/>
        </w:rPr>
        <w:t>קטן</w:t>
      </w:r>
      <w:r w:rsidRPr="002A7477">
        <w:rPr>
          <w:rStyle w:val="affe"/>
          <w:rFonts w:hint="cs"/>
          <w:rtl/>
        </w:rPr>
        <w:t xml:space="preserve"> או</w:t>
      </w:r>
      <w:r w:rsidR="0068489E" w:rsidRPr="002A7477">
        <w:rPr>
          <w:rStyle w:val="affe"/>
          <w:rFonts w:hint="cs"/>
          <w:rtl/>
        </w:rPr>
        <w:t xml:space="preserve"> </w:t>
      </w:r>
      <w:r w:rsidR="0089324E" w:rsidRPr="002A7477">
        <w:rPr>
          <w:rStyle w:val="affe"/>
          <w:rtl/>
        </w:rPr>
        <w:t>מצרא</w:t>
      </w:r>
      <w:r>
        <w:rPr>
          <w:rFonts w:hint="cs"/>
          <w:rtl/>
        </w:rPr>
        <w:t>,</w:t>
      </w:r>
      <w:r w:rsidR="0089324E" w:rsidRPr="006F178A">
        <w:rPr>
          <w:rFonts w:hint="cs"/>
          <w:rtl/>
        </w:rPr>
        <w:t xml:space="preserve"> </w:t>
      </w:r>
      <w:r w:rsidRPr="007117F5">
        <w:rPr>
          <w:rFonts w:cs="PFT_Frank" w:hint="cs"/>
          <w:b/>
          <w:bCs/>
          <w:szCs w:val="14"/>
          <w:rtl/>
        </w:rPr>
        <w:t>ורחוק</w:t>
      </w:r>
      <w:r w:rsidR="0089324E" w:rsidRPr="006F178A">
        <w:rPr>
          <w:rFonts w:hint="cs"/>
          <w:rtl/>
        </w:rPr>
        <w:t xml:space="preserve"> פרסה</w:t>
      </w:r>
      <w:r>
        <w:rPr>
          <w:rFonts w:hint="cs"/>
          <w:rtl/>
        </w:rPr>
        <w:t>.</w:t>
      </w:r>
    </w:p>
    <w:p w14:paraId="55D8C0A5" w14:textId="77777777" w:rsidR="0089324E" w:rsidRPr="006F178A" w:rsidRDefault="0089324E" w:rsidP="00800D78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ז.</w:t>
      </w:r>
    </w:p>
    <w:p w14:paraId="77634E4F" w14:textId="41556394" w:rsidR="0089324E" w:rsidRPr="006F178A" w:rsidRDefault="0089324E" w:rsidP="00164685">
      <w:pPr>
        <w:pStyle w:val="affff1"/>
        <w:rPr>
          <w:rtl/>
        </w:rPr>
      </w:pPr>
      <w:ins w:id="9807" w:author="מספור קטעי משנה" w:date="2026-10-06T06:45:36Z">
        <w:r>
          <w:rPr>
            <w:rStyle w:val="MisparKeta"/>
          </w:rPr>
          <w:t xml:space="preserve">ד. </w:t>
        </w:r>
      </w:ins>
      <w:r w:rsidRPr="006F178A">
        <w:rPr>
          <w:rtl/>
        </w:rPr>
        <w:t xml:space="preserve">ר"י: משדה האילן </w:t>
      </w:r>
      <w:r w:rsidR="007F5A29">
        <w:rPr>
          <w:rtl/>
        </w:rPr>
        <w:t>–</w:t>
      </w:r>
      <w:r w:rsidR="007F5A29">
        <w:rPr>
          <w:rFonts w:hint="cs"/>
          <w:rtl/>
        </w:rPr>
        <w:t xml:space="preserve"> </w:t>
      </w:r>
      <w:r w:rsidRPr="006F178A">
        <w:rPr>
          <w:rtl/>
        </w:rPr>
        <w:t>כדרכו</w:t>
      </w:r>
      <w:r w:rsidR="007F5A29">
        <w:rPr>
          <w:rFonts w:hint="cs"/>
          <w:rtl/>
        </w:rPr>
        <w:t>,</w:t>
      </w:r>
      <w:r w:rsidRPr="006F178A">
        <w:rPr>
          <w:rtl/>
        </w:rPr>
        <w:t xml:space="preserve"> ומשדה הלבן</w:t>
      </w:r>
      <w:r w:rsidR="007F5A29">
        <w:rPr>
          <w:rFonts w:hint="cs"/>
          <w:rtl/>
        </w:rPr>
        <w:t xml:space="preserve"> -</w:t>
      </w:r>
      <w:r w:rsidRPr="006F178A">
        <w:rPr>
          <w:rtl/>
        </w:rPr>
        <w:t xml:space="preserve"> שלא כדרכו.</w:t>
      </w:r>
    </w:p>
    <w:p w14:paraId="13D6BD50" w14:textId="610EA249" w:rsidR="007F5A29" w:rsidRDefault="0089324E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כדרכו</w:t>
      </w:r>
      <w:r w:rsidRPr="006F178A">
        <w:rPr>
          <w:rtl/>
        </w:rPr>
        <w:t xml:space="preserve"> </w:t>
      </w:r>
      <w:r w:rsidR="007F5A29">
        <w:rPr>
          <w:rFonts w:hint="cs"/>
          <w:rtl/>
        </w:rPr>
        <w:t xml:space="preserve">- </w:t>
      </w:r>
      <w:r w:rsidRPr="006F178A">
        <w:rPr>
          <w:rtl/>
        </w:rPr>
        <w:t>חופר גומא</w:t>
      </w:r>
      <w:r w:rsidR="007F5A29">
        <w:rPr>
          <w:rFonts w:hint="cs"/>
          <w:rtl/>
        </w:rPr>
        <w:t xml:space="preserve"> ושם</w:t>
      </w:r>
      <w:r w:rsidRPr="006F178A">
        <w:rPr>
          <w:rtl/>
        </w:rPr>
        <w:t xml:space="preserve"> מצודה</w:t>
      </w:r>
      <w:r w:rsidR="007F5A29">
        <w:rPr>
          <w:rFonts w:hint="cs"/>
          <w:rtl/>
        </w:rPr>
        <w:t>.</w:t>
      </w:r>
    </w:p>
    <w:p w14:paraId="5FCFCAF6" w14:textId="7E78424A" w:rsidR="0089324E" w:rsidRPr="006F178A" w:rsidRDefault="0089324E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שלא כדרכו</w:t>
      </w:r>
      <w:r w:rsidR="007F5A29">
        <w:rPr>
          <w:rFonts w:hint="cs"/>
          <w:rtl/>
        </w:rPr>
        <w:t xml:space="preserve"> </w:t>
      </w:r>
      <w:r w:rsidR="004E0BA3">
        <w:rPr>
          <w:rtl/>
        </w:rPr>
        <w:t>–</w:t>
      </w:r>
      <w:r w:rsidRPr="006F178A">
        <w:rPr>
          <w:rtl/>
        </w:rPr>
        <w:t xml:space="preserve"> </w:t>
      </w:r>
      <w:r w:rsidR="007F5A29">
        <w:rPr>
          <w:rFonts w:hint="cs"/>
          <w:rtl/>
        </w:rPr>
        <w:t>דוקר</w:t>
      </w:r>
      <w:r w:rsidR="004E0BA3">
        <w:rPr>
          <w:rFonts w:hint="cs"/>
          <w:rtl/>
        </w:rPr>
        <w:t xml:space="preserve"> </w:t>
      </w:r>
      <w:r w:rsidR="007F5A29">
        <w:rPr>
          <w:rFonts w:hint="cs"/>
          <w:rtl/>
        </w:rPr>
        <w:t>האדמה ב</w:t>
      </w:r>
      <w:r w:rsidR="002740A2">
        <w:rPr>
          <w:rFonts w:hint="cs"/>
          <w:rtl/>
        </w:rPr>
        <w:t>שפוד</w:t>
      </w:r>
      <w:r w:rsidR="007F5A29">
        <w:rPr>
          <w:rFonts w:hint="cs"/>
          <w:rtl/>
        </w:rPr>
        <w:t xml:space="preserve"> </w:t>
      </w:r>
      <w:r w:rsidR="007F5A29" w:rsidRPr="002A7477">
        <w:rPr>
          <w:rStyle w:val="affe"/>
          <w:rFonts w:hint="cs"/>
          <w:rtl/>
        </w:rPr>
        <w:t>ונמעכ</w:t>
      </w:r>
      <w:r w:rsidR="00D979DE">
        <w:rPr>
          <w:rStyle w:val="affe"/>
          <w:rFonts w:hint="cs"/>
          <w:rtl/>
        </w:rPr>
        <w:t>ים</w:t>
      </w:r>
      <w:r w:rsidR="007F5A29">
        <w:rPr>
          <w:rFonts w:hint="cs"/>
          <w:rtl/>
        </w:rPr>
        <w:t>.</w:t>
      </w:r>
    </w:p>
    <w:p w14:paraId="0CF19235" w14:textId="1B232BDB" w:rsidR="00E31AD5" w:rsidRDefault="0089324E" w:rsidP="008B5A75">
      <w:pPr>
        <w:pStyle w:val="36"/>
        <w:framePr w:wrap="notBeside"/>
        <w:rPr>
          <w:rtl/>
        </w:rPr>
      </w:pPr>
      <w:r w:rsidRPr="008B5A75">
        <w:rPr>
          <w:rFonts w:hint="cs"/>
          <w:rtl/>
        </w:rPr>
        <w:t>ראב</w:t>
      </w:r>
      <w:r w:rsidRPr="008B5A75">
        <w:rPr>
          <w:rtl/>
        </w:rPr>
        <w:t>"</w:t>
      </w:r>
      <w:r w:rsidRPr="008B5A75">
        <w:rPr>
          <w:rFonts w:hint="cs"/>
          <w:rtl/>
        </w:rPr>
        <w:t>י</w:t>
      </w:r>
      <w:r w:rsidR="00E31AD5">
        <w:rPr>
          <w:rtl/>
        </w:rPr>
        <w:t>:</w:t>
      </w:r>
    </w:p>
    <w:p w14:paraId="41AA1F93" w14:textId="75244ED7" w:rsidR="0089324E" w:rsidRPr="006F178A" w:rsidRDefault="0089324E" w:rsidP="00DC5634">
      <w:pPr>
        <w:rPr>
          <w:rtl/>
        </w:rPr>
      </w:pPr>
      <w:r w:rsidRPr="006F178A">
        <w:rPr>
          <w:rtl/>
        </w:rPr>
        <w:t>בשדה לבן הסמוכה לאילן - כדרכו, שמא יצאו</w:t>
      </w:r>
      <w:r w:rsidR="001776D6">
        <w:rPr>
          <w:rFonts w:hint="cs"/>
          <w:rtl/>
        </w:rPr>
        <w:t xml:space="preserve"> </w:t>
      </w:r>
      <w:r w:rsidR="007F5A29">
        <w:rPr>
          <w:rFonts w:hint="cs"/>
          <w:rtl/>
        </w:rPr>
        <w:t>לשם.</w:t>
      </w:r>
    </w:p>
    <w:p w14:paraId="0C861435" w14:textId="77777777" w:rsidR="005572FE" w:rsidRPr="00C44ACC" w:rsidRDefault="0089324E" w:rsidP="00197D42">
      <w:pPr>
        <w:pStyle w:val="affff1"/>
        <w:rPr>
          <w:rtl/>
        </w:rPr>
      </w:pPr>
      <w:ins w:id="9808" w:author="מספור קטעי משנה" w:date="2026-10-06T06:45:36Z">
        <w:r>
          <w:rPr>
            <w:rStyle w:val="MisparKeta"/>
          </w:rPr>
          <w:t xml:space="preserve">א. </w:t>
        </w:r>
      </w:ins>
      <w:r w:rsidRPr="00C44ACC">
        <w:rPr>
          <w:rtl/>
        </w:rPr>
        <w:t>ומקרין את הפירצה במועד</w:t>
      </w:r>
    </w:p>
    <w:p w14:paraId="7C1D0CFA" w14:textId="77777777" w:rsidR="004E0BA3" w:rsidRDefault="007F5A29" w:rsidP="00164685">
      <w:pPr>
        <w:rPr>
          <w:rtl/>
        </w:rPr>
      </w:pPr>
      <w:r>
        <w:rPr>
          <w:rFonts w:hint="cs"/>
          <w:rtl/>
        </w:rPr>
        <w:t xml:space="preserve">באבנים בלי </w:t>
      </w:r>
      <w:r w:rsidRPr="006F178A">
        <w:rPr>
          <w:rtl/>
        </w:rPr>
        <w:t>טיט</w:t>
      </w:r>
      <w:r>
        <w:rPr>
          <w:rFonts w:hint="cs"/>
          <w:rtl/>
        </w:rPr>
        <w:t>,</w:t>
      </w:r>
      <w:r w:rsidRPr="007117F5">
        <w:rPr>
          <w:rFonts w:ascii="Fb Fontext" w:hAnsi="Fb Fontext" w:cs="PFT_Frank" w:hint="cs"/>
          <w:b/>
          <w:bCs/>
          <w:szCs w:val="14"/>
          <w:rtl/>
        </w:rPr>
        <w:t xml:space="preserve"> </w:t>
      </w:r>
      <w:r w:rsidR="008B5A75">
        <w:rPr>
          <w:rFonts w:ascii="Fb Fontext" w:hAnsi="Fb Fontext" w:cs="PFT_Frank"/>
          <w:b/>
          <w:bCs/>
          <w:szCs w:val="14"/>
          <w:rtl/>
        </w:rPr>
        <w:tab/>
      </w:r>
      <w:r w:rsidR="008B5A75">
        <w:rPr>
          <w:rFonts w:ascii="Fb Fontext" w:hAnsi="Fb Fontext" w:cs="PFT_Frank"/>
          <w:b/>
          <w:bCs/>
          <w:szCs w:val="14"/>
          <w:rtl/>
        </w:rPr>
        <w:tab/>
      </w:r>
      <w:r w:rsidRPr="007117F5">
        <w:rPr>
          <w:rFonts w:ascii="Fb Fontext" w:hAnsi="Fb Fontext" w:cs="PFT_Frank" w:hint="cs"/>
          <w:b/>
          <w:bCs/>
          <w:szCs w:val="14"/>
          <w:rtl/>
        </w:rPr>
        <w:t>או</w:t>
      </w:r>
      <w:r>
        <w:rPr>
          <w:rFonts w:ascii="Fb Fontext" w:hAnsi="Fb Fontext" w:hint="cs"/>
          <w:rtl/>
        </w:rPr>
        <w:t xml:space="preserve"> ב</w:t>
      </w:r>
      <w:r w:rsidR="0089324E" w:rsidRPr="006F178A">
        <w:rPr>
          <w:rFonts w:ascii="Fb Fontext" w:hAnsi="Fb Fontext"/>
          <w:rtl/>
        </w:rPr>
        <w:t xml:space="preserve">הוצא </w:t>
      </w:r>
      <w:r w:rsidRPr="00903031">
        <w:rPr>
          <w:rStyle w:val="affe"/>
          <w:rFonts w:hint="eastAsia"/>
          <w:rtl/>
        </w:rPr>
        <w:t>ענפי</w:t>
      </w:r>
      <w:r w:rsidRPr="00903031">
        <w:rPr>
          <w:rStyle w:val="affe"/>
          <w:rtl/>
        </w:rPr>
        <w:t xml:space="preserve"> </w:t>
      </w:r>
      <w:r w:rsidRPr="00903031">
        <w:rPr>
          <w:rStyle w:val="affe"/>
          <w:rFonts w:hint="eastAsia"/>
          <w:rtl/>
        </w:rPr>
        <w:t>דקל</w:t>
      </w:r>
      <w:r w:rsidRPr="006F178A">
        <w:rPr>
          <w:rFonts w:ascii="Fb Fontext" w:hAnsi="Fb Fontext"/>
          <w:rtl/>
        </w:rPr>
        <w:t xml:space="preserve"> </w:t>
      </w:r>
      <w:r w:rsidR="0089324E" w:rsidRPr="006F178A">
        <w:rPr>
          <w:rFonts w:ascii="Fb Fontext" w:hAnsi="Fb Fontext"/>
          <w:rtl/>
        </w:rPr>
        <w:t>ודפנא</w:t>
      </w:r>
      <w:r w:rsidRPr="001E0596">
        <w:rPr>
          <w:rStyle w:val="affe"/>
          <w:rFonts w:hint="cs"/>
          <w:rtl/>
        </w:rPr>
        <w:t xml:space="preserve"> דפנה.</w:t>
      </w:r>
    </w:p>
    <w:p w14:paraId="172355AA" w14:textId="76FA51B2" w:rsidR="00E31AD5" w:rsidRDefault="0089324E" w:rsidP="008B5A75">
      <w:pPr>
        <w:pStyle w:val="36"/>
        <w:framePr w:wrap="notBeside"/>
        <w:rPr>
          <w:rtl/>
        </w:rPr>
      </w:pPr>
      <w:r w:rsidRPr="008B5A75">
        <w:rPr>
          <w:rtl/>
        </w:rPr>
        <w:t>ר"</w:t>
      </w:r>
      <w:r w:rsidRPr="008B5A75">
        <w:rPr>
          <w:rFonts w:hint="cs"/>
          <w:rtl/>
        </w:rPr>
        <w:t>ח</w:t>
      </w:r>
      <w:r w:rsidR="00E31AD5">
        <w:rPr>
          <w:rFonts w:hint="cs"/>
          <w:rtl/>
        </w:rPr>
        <w:t>:</w:t>
      </w:r>
    </w:p>
    <w:p w14:paraId="18DEB869" w14:textId="66F66F93" w:rsidR="0089324E" w:rsidRPr="006F178A" w:rsidRDefault="0089324E" w:rsidP="00164685">
      <w:pPr>
        <w:rPr>
          <w:rtl/>
        </w:rPr>
      </w:pPr>
      <w:r>
        <w:rPr>
          <w:rFonts w:hint="cs"/>
          <w:rtl/>
        </w:rPr>
        <w:t xml:space="preserve">דווקא </w:t>
      </w:r>
      <w:r w:rsidRPr="006F178A">
        <w:rPr>
          <w:rtl/>
        </w:rPr>
        <w:t xml:space="preserve">כותל </w:t>
      </w:r>
      <w:r w:rsidRPr="007117F5">
        <w:rPr>
          <w:rFonts w:cs="PFT_Frank"/>
          <w:b/>
          <w:bCs/>
          <w:szCs w:val="14"/>
          <w:rtl/>
        </w:rPr>
        <w:t>גינה</w:t>
      </w:r>
      <w:r w:rsidRPr="006F178A">
        <w:rPr>
          <w:rtl/>
        </w:rPr>
        <w:t xml:space="preserve">, </w:t>
      </w:r>
      <w:r w:rsidR="00197D42">
        <w:rPr>
          <w:rtl/>
        </w:rPr>
        <w:tab/>
      </w:r>
      <w:r w:rsidR="00197D42">
        <w:rPr>
          <w:rtl/>
        </w:rPr>
        <w:tab/>
      </w:r>
      <w:r w:rsidRPr="006F178A">
        <w:rPr>
          <w:rtl/>
        </w:rPr>
        <w:t xml:space="preserve">אבל חצר </w:t>
      </w:r>
      <w:r w:rsidR="006A0C0C">
        <w:rPr>
          <w:rtl/>
        </w:rPr>
        <w:t>–</w:t>
      </w:r>
      <w:r w:rsidRPr="006F178A">
        <w:rPr>
          <w:rtl/>
        </w:rPr>
        <w:t xml:space="preserve"> כדרכו</w:t>
      </w:r>
      <w:r w:rsidR="006A0C0C">
        <w:rPr>
          <w:rFonts w:hint="cs"/>
          <w:rtl/>
        </w:rPr>
        <w:t xml:space="preserve"> </w:t>
      </w:r>
      <w:r w:rsidR="006A0C0C" w:rsidRPr="002A7477">
        <w:rPr>
          <w:rStyle w:val="affe"/>
          <w:rFonts w:hint="cs"/>
          <w:rtl/>
        </w:rPr>
        <w:t>הפסד גדול</w:t>
      </w:r>
      <w:r w:rsidR="00D979DE">
        <w:rPr>
          <w:rStyle w:val="affe"/>
          <w:rFonts w:hint="cs"/>
          <w:rtl/>
        </w:rPr>
        <w:t xml:space="preserve"> מגנבים</w:t>
      </w:r>
      <w:r w:rsidR="006A0C0C" w:rsidRPr="002A7477">
        <w:rPr>
          <w:rStyle w:val="affe"/>
          <w:rFonts w:hint="cs"/>
          <w:rtl/>
        </w:rPr>
        <w:t>.</w:t>
      </w:r>
    </w:p>
    <w:p w14:paraId="310E1DE3" w14:textId="25293F14" w:rsidR="00E31AD5" w:rsidRDefault="006A0C0C" w:rsidP="00FD16A0">
      <w:pPr>
        <w:pStyle w:val="36"/>
        <w:framePr w:wrap="notBeside"/>
        <w:rPr>
          <w:rtl/>
        </w:rPr>
      </w:pPr>
      <w:r w:rsidRPr="00FD16A0">
        <w:rPr>
          <w:rFonts w:hint="cs"/>
          <w:rtl/>
        </w:rPr>
        <w:t>ואין להוכיח</w:t>
      </w:r>
      <w:r w:rsidR="00E31AD5">
        <w:rPr>
          <w:rFonts w:hint="cs"/>
          <w:rtl/>
        </w:rPr>
        <w:t>:</w:t>
      </w:r>
    </w:p>
    <w:p w14:paraId="33554DFE" w14:textId="00BB6B40" w:rsidR="0089324E" w:rsidRPr="006F178A" w:rsidRDefault="006A0C0C" w:rsidP="00164685">
      <w:pPr>
        <w:rPr>
          <w:rtl/>
        </w:rPr>
      </w:pPr>
      <w:r>
        <w:rPr>
          <w:rFonts w:hint="cs"/>
          <w:rtl/>
        </w:rPr>
        <w:t>מ</w:t>
      </w:r>
      <w:r w:rsidRPr="006F178A">
        <w:rPr>
          <w:rFonts w:hint="cs"/>
          <w:rtl/>
        </w:rPr>
        <w:t xml:space="preserve">כותל </w:t>
      </w:r>
      <w:r>
        <w:rPr>
          <w:rFonts w:hint="cs"/>
          <w:rtl/>
        </w:rPr>
        <w:t>הנטוי</w:t>
      </w:r>
      <w:r>
        <w:rPr>
          <w:rFonts w:hint="cs"/>
          <w:rtl/>
        </w:rPr>
        <w:t xml:space="preserve"> </w:t>
      </w:r>
      <w:r>
        <w:rPr>
          <w:rStyle w:val="affc"/>
          <w:rFonts w:hint="cs"/>
          <w:rtl/>
          <w:rPrChange w:id="9006" w:author="מנוע אמוראים" w:date="2026-10-05T16:41:44Z">
            <w:rPr>
              <w:rFonts w:hint="cs"/>
              <w:rtl/>
            </w:rPr>
          </w:rPrChange>
        </w:rPr>
        <w:t xml:space="preserve">לרה</w:t>
      </w:r>
      <w:r>
        <w:rPr>
          <w:rStyle w:val="affc"/>
          <w:rtl/>
          <w:rPrChange w:id="9007" w:author="מנוע אמוראים" w:date="2026-10-05T16:41:44Z">
            <w:rPr>
              <w:rtl/>
            </w:rPr>
          </w:rPrChange>
        </w:rPr>
        <w:t xml:space="preserve">"</w:t>
      </w:r>
      <w:r>
        <w:rPr>
          <w:rStyle w:val="affc"/>
          <w:rFonts w:hint="cs"/>
          <w:rtl/>
          <w:rPrChange w:id="9008" w:author="מנוע אמוראים" w:date="2026-10-05T16:41:44Z">
            <w:rPr>
              <w:rFonts w:hint="cs"/>
              <w:rtl/>
            </w:rPr>
          </w:rPrChange>
        </w:rPr>
        <w:t xml:space="preserve">ר</w:t>
      </w:r>
      <w:r>
        <w:rPr>
          <w:rFonts w:hint="cs"/>
          <w:rtl/>
        </w:rPr>
        <w:t xml:space="preserve"> </w:t>
      </w:r>
      <w:r w:rsidRPr="007117F5">
        <w:rPr>
          <w:rFonts w:cs="PFT_Frank" w:hint="cs"/>
          <w:b/>
          <w:bCs/>
          <w:szCs w:val="14"/>
          <w:rtl/>
        </w:rPr>
        <w:t>סותר ובונה</w:t>
      </w:r>
      <w:r>
        <w:rPr>
          <w:rFonts w:hint="cs"/>
          <w:rtl/>
        </w:rPr>
        <w:t xml:space="preserve"> -</w:t>
      </w:r>
      <w:r w:rsidR="0089324E" w:rsidRPr="006F178A">
        <w:rPr>
          <w:rFonts w:hint="cs"/>
          <w:rtl/>
        </w:rPr>
        <w:t xml:space="preserve"> </w:t>
      </w:r>
      <w:r>
        <w:rPr>
          <w:rFonts w:hint="cs"/>
          <w:rtl/>
        </w:rPr>
        <w:t>ד</w:t>
      </w:r>
      <w:r w:rsidR="0089324E" w:rsidRPr="006F178A">
        <w:rPr>
          <w:rFonts w:hint="cs"/>
          <w:rtl/>
        </w:rPr>
        <w:t>מפני הסכנה</w:t>
      </w:r>
      <w:r>
        <w:rPr>
          <w:rFonts w:hint="cs"/>
          <w:rtl/>
        </w:rPr>
        <w:t>,</w:t>
      </w:r>
    </w:p>
    <w:p w14:paraId="41AC546C" w14:textId="28A82294" w:rsidR="0089324E" w:rsidRPr="006F178A" w:rsidRDefault="006A0C0C" w:rsidP="00FD16A0">
      <w:pPr>
        <w:rPr>
          <w:rtl/>
        </w:rPr>
      </w:pPr>
      <w:r w:rsidRPr="007117F5">
        <w:rPr>
          <w:rFonts w:cs="PFT_Frank" w:hint="cs"/>
          <w:b/>
          <w:bCs/>
          <w:szCs w:val="14"/>
          <w:rtl/>
        </w:rPr>
        <w:lastRenderedPageBreak/>
        <w:t>והתירו</w:t>
      </w:r>
      <w:r>
        <w:rPr>
          <w:rFonts w:hint="cs"/>
          <w:rtl/>
        </w:rPr>
        <w:t xml:space="preserve"> גם לבנות</w:t>
      </w:r>
      <w:r w:rsidR="0089324E" w:rsidRPr="006F178A">
        <w:rPr>
          <w:rFonts w:hint="cs"/>
          <w:rtl/>
        </w:rPr>
        <w:t xml:space="preserve"> </w:t>
      </w:r>
      <w:r>
        <w:rPr>
          <w:rFonts w:hint="cs"/>
          <w:rtl/>
        </w:rPr>
        <w:t xml:space="preserve">כדי שיסתרנו, </w:t>
      </w:r>
      <w:r w:rsidR="0089324E" w:rsidRPr="006F178A">
        <w:rPr>
          <w:rFonts w:hint="cs"/>
          <w:rtl/>
        </w:rPr>
        <w:t>משא</w:t>
      </w:r>
      <w:r w:rsidR="0089324E" w:rsidRPr="006F178A">
        <w:rPr>
          <w:rtl/>
        </w:rPr>
        <w:t>"</w:t>
      </w:r>
      <w:r w:rsidR="0089324E" w:rsidRPr="006F178A">
        <w:rPr>
          <w:rFonts w:hint="cs"/>
          <w:rtl/>
        </w:rPr>
        <w:t xml:space="preserve">כ </w:t>
      </w:r>
      <w:r w:rsidR="00FD16A0">
        <w:rPr>
          <w:rFonts w:hint="cs"/>
          <w:rtl/>
        </w:rPr>
        <w:t>כאן</w:t>
      </w:r>
      <w:r w:rsidR="0089324E" w:rsidRPr="006F178A">
        <w:rPr>
          <w:rFonts w:hint="cs"/>
          <w:rtl/>
        </w:rPr>
        <w:t xml:space="preserve"> רק בונה</w:t>
      </w:r>
      <w:r>
        <w:rPr>
          <w:rFonts w:hint="cs"/>
          <w:rtl/>
        </w:rPr>
        <w:t>.</w:t>
      </w:r>
    </w:p>
    <w:p w14:paraId="6BE1C777" w14:textId="681155F7" w:rsidR="00E31AD5" w:rsidRDefault="0089324E" w:rsidP="00FD16A0">
      <w:pPr>
        <w:pStyle w:val="36"/>
        <w:framePr w:wrap="notBeside"/>
        <w:rPr>
          <w:rtl/>
        </w:rPr>
      </w:pPr>
      <w:r w:rsidRPr="00FD16A0">
        <w:rPr>
          <w:rtl/>
        </w:rPr>
        <w:t>רב אשי</w:t>
      </w:r>
      <w:r w:rsidR="00E31AD5">
        <w:rPr>
          <w:rtl/>
        </w:rPr>
        <w:t>:</w:t>
      </w:r>
    </w:p>
    <w:p w14:paraId="0B2F7AF2" w14:textId="70FB1857" w:rsidR="0089324E" w:rsidRPr="006F178A" w:rsidRDefault="0089324E" w:rsidP="00164685">
      <w:pPr>
        <w:rPr>
          <w:rtl/>
        </w:rPr>
      </w:pPr>
      <w:r w:rsidRPr="006F178A">
        <w:rPr>
          <w:rFonts w:ascii="Fb Fontext" w:hAnsi="Fb Fontext"/>
          <w:rtl/>
        </w:rPr>
        <w:t>מתניתין דיקא, דבשביעית כדרכו</w:t>
      </w:r>
      <w:r w:rsidR="006A0C0C">
        <w:rPr>
          <w:rFonts w:ascii="Fb Fontext" w:hAnsi="Fb Fontext" w:hint="cs"/>
          <w:rtl/>
        </w:rPr>
        <w:t>,</w:t>
      </w:r>
      <w:r w:rsidRPr="006F178A">
        <w:rPr>
          <w:rFonts w:ascii="Fb Fontext" w:hAnsi="Fb Fontext" w:hint="cs"/>
          <w:rtl/>
        </w:rPr>
        <w:t xml:space="preserve"> </w:t>
      </w:r>
      <w:r w:rsidR="006A0C0C">
        <w:rPr>
          <w:rFonts w:ascii="Fb Fontext" w:hAnsi="Fb Fontext" w:hint="cs"/>
          <w:rtl/>
        </w:rPr>
        <w:t xml:space="preserve">והחידוש </w:t>
      </w:r>
      <w:r w:rsidR="006A0C0C" w:rsidRPr="007117F5">
        <w:rPr>
          <w:rFonts w:ascii="Fb Fontext" w:hAnsi="Fb Fontext" w:cs="PFT_Frank" w:hint="cs"/>
          <w:b/>
          <w:bCs/>
          <w:szCs w:val="14"/>
          <w:rtl/>
        </w:rPr>
        <w:t>ב</w:t>
      </w:r>
      <w:r w:rsidRPr="007117F5">
        <w:rPr>
          <w:rFonts w:ascii="Fb Fontext" w:hAnsi="Fb Fontext" w:cs="PFT_Frank" w:hint="cs"/>
          <w:b/>
          <w:bCs/>
          <w:szCs w:val="14"/>
          <w:rtl/>
        </w:rPr>
        <w:t>גינה</w:t>
      </w:r>
      <w:r w:rsidR="006A0C0C">
        <w:rPr>
          <w:rFonts w:ascii="Fb Fontext" w:hAnsi="Fb Fontext" w:hint="cs"/>
          <w:rtl/>
        </w:rPr>
        <w:t>.</w:t>
      </w:r>
    </w:p>
    <w:p w14:paraId="1AEE3E41" w14:textId="508F5D9A" w:rsidR="0089324E" w:rsidRPr="006F178A" w:rsidRDefault="00790E10" w:rsidP="00164685">
      <w:pPr>
        <w:pStyle w:val="afff1"/>
        <w:rPr>
          <w:rtl/>
        </w:rPr>
      </w:pPr>
      <w:r>
        <w:rPr>
          <w:rFonts w:ascii="MS Mincho" w:hAnsi="MS Mincho" w:hint="cs"/>
          <w:rtl/>
        </w:rPr>
        <w:t>****</w:t>
      </w:r>
    </w:p>
    <w:p>
      <w:pPr>
        <w:pStyle w:val="MishnaBatzad"/>
        <w:rPr>
          <w:ins w:id="20086" w:author="קלוד" w:date="2026-10-06T10:09:29Z"/>
        </w:rPr>
      </w:pPr>
      <w:ins w:id="20085" w:author="קלוד" w:date="2026-10-06T10:09:29Z">
        <w:r>
          <w:t xml:space="preserve">משנה ה</w:t>
        </w:r>
      </w:ins>
    </w:p>
    <w:p w14:paraId="40D703E7" w14:textId="2CE7F570" w:rsidR="0089324E" w:rsidRPr="006F178A" w:rsidRDefault="0089324E" w:rsidP="00164685">
      <w:pPr>
        <w:pStyle w:val="afff9"/>
        <w:rPr>
          <w:rtl/>
        </w:rPr>
      </w:pPr>
      <w:r w:rsidRPr="00BD5220">
        <w:rPr>
          <w:rStyle w:val="afffff5"/>
          <w:rtl/>
        </w:rPr>
        <w:t>רבי מאיר אומר:</w:t>
      </w:r>
      <w:r w:rsidRPr="006F178A">
        <w:rPr>
          <w:rtl/>
        </w:rPr>
        <w:t xml:space="preserve"> רואין את הנגעים להקל, אבל לא להחמיר.</w:t>
      </w:r>
    </w:p>
    <w:p w14:paraId="13BD88EA" w14:textId="77777777" w:rsidR="0089324E" w:rsidRPr="006F178A" w:rsidRDefault="0089324E" w:rsidP="00E764FA">
      <w:pPr>
        <w:pStyle w:val="afff9"/>
        <w:spacing w:after="60"/>
        <w:rPr>
          <w:rtl/>
        </w:rPr>
      </w:pPr>
      <w:r w:rsidRPr="00BD5220">
        <w:rPr>
          <w:rStyle w:val="afffff5"/>
          <w:rtl/>
        </w:rPr>
        <w:t>וחכמים אומרים:</w:t>
      </w:r>
      <w:r w:rsidRPr="006F178A">
        <w:rPr>
          <w:rtl/>
        </w:rPr>
        <w:t xml:space="preserve"> לא להקל ולא להחמיר.</w:t>
      </w:r>
    </w:p>
    <w:p w14:paraId="2ADE164C" w14:textId="54D43A60" w:rsidR="00E31AD5" w:rsidRDefault="0089324E" w:rsidP="002035BD">
      <w:pPr>
        <w:pStyle w:val="36"/>
        <w:framePr w:wrap="notBeside"/>
        <w:rPr>
          <w:rtl/>
        </w:rPr>
      </w:pPr>
      <w:r w:rsidRPr="002035BD">
        <w:rPr>
          <w:rtl/>
        </w:rPr>
        <w:t>רבי יוסי</w:t>
      </w:r>
      <w:r w:rsidR="00E31AD5">
        <w:rPr>
          <w:rtl/>
        </w:rPr>
        <w:t>:</w:t>
      </w:r>
    </w:p>
    <w:p w14:paraId="110E2594" w14:textId="71357533" w:rsidR="0089324E" w:rsidRPr="006F178A" w:rsidRDefault="0089324E" w:rsidP="002035BD">
      <w:pPr>
        <w:rPr>
          <w:rtl/>
        </w:rPr>
      </w:pPr>
      <w:r w:rsidRPr="006F178A">
        <w:rPr>
          <w:rtl/>
        </w:rPr>
        <w:t>לא להקל ולא להחמיר</w:t>
      </w:r>
      <w:r w:rsidR="00D97244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>שאם להקל</w:t>
      </w:r>
      <w:r w:rsidR="00D97244">
        <w:rPr>
          <w:rFonts w:hint="cs"/>
          <w:rtl/>
        </w:rPr>
        <w:t xml:space="preserve"> </w:t>
      </w:r>
      <w:r w:rsidRPr="006F178A">
        <w:rPr>
          <w:rtl/>
        </w:rPr>
        <w:t xml:space="preserve">- </w:t>
      </w:r>
      <w:r w:rsidR="00D97244">
        <w:rPr>
          <w:rFonts w:hint="cs"/>
          <w:rtl/>
        </w:rPr>
        <w:t>אף</w:t>
      </w:r>
      <w:r w:rsidR="00D97244" w:rsidRPr="006F178A">
        <w:rPr>
          <w:rtl/>
        </w:rPr>
        <w:t xml:space="preserve"> </w:t>
      </w:r>
      <w:r w:rsidRPr="006F178A">
        <w:rPr>
          <w:rtl/>
        </w:rPr>
        <w:t>להחמיר.</w:t>
      </w:r>
    </w:p>
    <w:p w14:paraId="05B807F8" w14:textId="0F9F0630" w:rsidR="00E31AD5" w:rsidRDefault="0089324E" w:rsidP="00654B7B">
      <w:pPr>
        <w:pStyle w:val="36"/>
        <w:framePr w:wrap="notBeside"/>
        <w:rPr>
          <w:rtl/>
        </w:rPr>
      </w:pPr>
      <w:r w:rsidRPr="00654B7B">
        <w:rPr>
          <w:rtl/>
        </w:rPr>
        <w:t>רבי</w:t>
      </w:r>
      <w:r w:rsidR="00E31AD5">
        <w:rPr>
          <w:rtl/>
        </w:rPr>
        <w:t>:</w:t>
      </w:r>
    </w:p>
    <w:p w14:paraId="66C44A72" w14:textId="63F694D1" w:rsidR="0089324E" w:rsidRPr="006F178A" w:rsidRDefault="0089324E" w:rsidP="00164685">
      <w:pPr>
        <w:rPr>
          <w:rtl/>
        </w:rPr>
      </w:pPr>
      <w:r w:rsidRPr="006F178A">
        <w:rPr>
          <w:rtl/>
        </w:rPr>
        <w:t xml:space="preserve">נראין </w:t>
      </w:r>
      <w:r w:rsidR="00D97244" w:rsidRPr="002A7477">
        <w:rPr>
          <w:rStyle w:val="affc"/>
          <w:rFonts w:hint="cs"/>
          <w:rtl/>
        </w:rPr>
        <w:t>ד</w:t>
      </w:r>
      <w:r w:rsidRPr="002A7477">
        <w:rPr>
          <w:rStyle w:val="affc"/>
          <w:rtl/>
        </w:rPr>
        <w:t>ר</w:t>
      </w:r>
      <w:r w:rsidR="00D97244" w:rsidRPr="002A7477">
        <w:rPr>
          <w:rStyle w:val="affc"/>
          <w:rFonts w:hint="cs"/>
          <w:rtl/>
        </w:rPr>
        <w:t>"</w:t>
      </w:r>
      <w:r w:rsidRPr="002A7477">
        <w:rPr>
          <w:rStyle w:val="affc"/>
          <w:rtl/>
        </w:rPr>
        <w:t>מ</w:t>
      </w:r>
      <w:r w:rsidR="006823EA">
        <w:rPr>
          <w:rFonts w:hint="cs"/>
          <w:rtl/>
        </w:rPr>
        <w:t>:</w:t>
      </w:r>
      <w:r w:rsidRPr="006F178A">
        <w:rPr>
          <w:rtl/>
        </w:rPr>
        <w:t xml:space="preserve"> במוסגר</w:t>
      </w:r>
      <w:r w:rsidR="00D97244">
        <w:rPr>
          <w:rFonts w:hint="cs"/>
          <w:rtl/>
        </w:rPr>
        <w:t>,</w:t>
      </w:r>
      <w:r w:rsidR="00B25246">
        <w:rPr>
          <w:rFonts w:hint="cs"/>
          <w:rtl/>
        </w:rPr>
        <w:t xml:space="preserve"> </w:t>
      </w:r>
      <w:r w:rsidR="00D97244" w:rsidRPr="002A7477">
        <w:rPr>
          <w:rStyle w:val="affc"/>
          <w:rFonts w:hint="cs"/>
          <w:rtl/>
        </w:rPr>
        <w:t>וד</w:t>
      </w:r>
      <w:r w:rsidRPr="002A7477">
        <w:rPr>
          <w:rStyle w:val="affc"/>
          <w:rtl/>
        </w:rPr>
        <w:t>ריו</w:t>
      </w:r>
      <w:r w:rsidR="00D97244" w:rsidRPr="002A7477">
        <w:rPr>
          <w:rStyle w:val="affc"/>
          <w:rFonts w:hint="cs"/>
          <w:rtl/>
        </w:rPr>
        <w:t>"</w:t>
      </w:r>
      <w:r w:rsidRPr="002A7477">
        <w:rPr>
          <w:rStyle w:val="affc"/>
          <w:rtl/>
        </w:rPr>
        <w:t>ס</w:t>
      </w:r>
      <w:r w:rsidR="006823EA">
        <w:rPr>
          <w:rStyle w:val="affc"/>
          <w:rFonts w:hint="cs"/>
          <w:rtl/>
        </w:rPr>
        <w:t>:</w:t>
      </w:r>
      <w:r w:rsidRPr="006F178A">
        <w:rPr>
          <w:rtl/>
        </w:rPr>
        <w:t xml:space="preserve"> במוחלט</w:t>
      </w:r>
      <w:r w:rsidR="00D97244">
        <w:rPr>
          <w:rFonts w:hint="cs"/>
          <w:rtl/>
        </w:rPr>
        <w:t>.</w:t>
      </w:r>
    </w:p>
    <w:p w14:paraId="6466B39C" w14:textId="0CCA52D1" w:rsidR="00E31AD5" w:rsidRDefault="0089324E" w:rsidP="00654B7B">
      <w:pPr>
        <w:pStyle w:val="36"/>
        <w:framePr w:wrap="notBeside"/>
        <w:rPr>
          <w:rtl/>
        </w:rPr>
      </w:pPr>
      <w:r w:rsidRPr="00654B7B">
        <w:rPr>
          <w:rtl/>
        </w:rPr>
        <w:t>רבא</w:t>
      </w:r>
      <w:r w:rsidR="00E31AD5">
        <w:rPr>
          <w:rtl/>
        </w:rPr>
        <w:t>:</w:t>
      </w:r>
    </w:p>
    <w:p w14:paraId="23B5FB7E" w14:textId="1DEB3BED" w:rsidR="00D97244" w:rsidRDefault="0089324E" w:rsidP="00164685">
      <w:pPr>
        <w:rPr>
          <w:rStyle w:val="affe"/>
          <w:rtl/>
        </w:rPr>
      </w:pPr>
      <w:r w:rsidRPr="006F178A">
        <w:rPr>
          <w:rtl/>
        </w:rPr>
        <w:t xml:space="preserve">בטהור – </w:t>
      </w:r>
      <w:r w:rsidR="00D97244" w:rsidRPr="001E0596">
        <w:rPr>
          <w:rStyle w:val="affc"/>
          <w:rFonts w:hint="cs"/>
          <w:rtl/>
        </w:rPr>
        <w:t>לכו"ע</w:t>
      </w:r>
      <w:r w:rsidRPr="006F178A">
        <w:rPr>
          <w:rtl/>
        </w:rPr>
        <w:t xml:space="preserve"> לא </w:t>
      </w:r>
      <w:r w:rsidR="00D97244">
        <w:rPr>
          <w:rFonts w:hint="cs"/>
          <w:rtl/>
        </w:rPr>
        <w:t xml:space="preserve">רואים </w:t>
      </w:r>
      <w:r w:rsidR="00D97244" w:rsidRPr="002A7477">
        <w:rPr>
          <w:rStyle w:val="affe"/>
          <w:rFonts w:hint="cs"/>
          <w:rtl/>
        </w:rPr>
        <w:t>אין תועלת</w:t>
      </w:r>
    </w:p>
    <w:p w14:paraId="7CEB4898" w14:textId="478F05FC" w:rsidR="00D97244" w:rsidRDefault="0089324E" w:rsidP="00654B7B">
      <w:pPr>
        <w:rPr>
          <w:rtl/>
        </w:rPr>
      </w:pPr>
      <w:r w:rsidRPr="006F178A">
        <w:rPr>
          <w:rtl/>
        </w:rPr>
        <w:t xml:space="preserve">בהסגר ראשון – </w:t>
      </w:r>
      <w:r w:rsidR="00D97244" w:rsidRPr="00903031">
        <w:rPr>
          <w:rStyle w:val="affc"/>
          <w:rFonts w:hint="cs"/>
          <w:rtl/>
        </w:rPr>
        <w:t>לכו"ע</w:t>
      </w:r>
      <w:r w:rsidR="00D97244" w:rsidRPr="006F178A">
        <w:rPr>
          <w:rtl/>
        </w:rPr>
        <w:t xml:space="preserve"> </w:t>
      </w:r>
      <w:r w:rsidR="00D97244">
        <w:rPr>
          <w:rFonts w:hint="cs"/>
          <w:rtl/>
        </w:rPr>
        <w:t xml:space="preserve">רואים </w:t>
      </w:r>
      <w:r w:rsidR="00D97244">
        <w:rPr>
          <w:rStyle w:val="affe"/>
          <w:rFonts w:hint="cs"/>
          <w:rtl/>
        </w:rPr>
        <w:t>ש</w:t>
      </w:r>
      <w:r w:rsidR="00D97244" w:rsidRPr="001E0596">
        <w:rPr>
          <w:rStyle w:val="affe"/>
          <w:rFonts w:hint="cs"/>
          <w:rtl/>
        </w:rPr>
        <w:t>רק מסגיר</w:t>
      </w:r>
      <w:r w:rsidR="00D97244">
        <w:rPr>
          <w:rStyle w:val="affe"/>
          <w:rFonts w:hint="cs"/>
          <w:rtl/>
        </w:rPr>
        <w:t xml:space="preserve"> ולא מטמא</w:t>
      </w:r>
    </w:p>
    <w:p w14:paraId="125CB1BA" w14:textId="57473910" w:rsidR="0089324E" w:rsidRPr="00C36516" w:rsidRDefault="0089324E" w:rsidP="00654B7B">
      <w:pPr>
        <w:rPr>
          <w:rFonts w:cs="Guttman Vilna"/>
          <w:b/>
          <w:bCs/>
          <w:spacing w:val="-2"/>
          <w:rtl/>
        </w:rPr>
      </w:pPr>
      <w:r w:rsidRPr="00C36516">
        <w:rPr>
          <w:spacing w:val="-2"/>
          <w:rtl/>
        </w:rPr>
        <w:t>בהסגר שני</w:t>
      </w:r>
      <w:r w:rsidRPr="00C36516">
        <w:rPr>
          <w:rFonts w:hint="cs"/>
          <w:spacing w:val="-2"/>
          <w:rtl/>
        </w:rPr>
        <w:t xml:space="preserve"> </w:t>
      </w:r>
      <w:r w:rsidR="00A41FB2" w:rsidRPr="00A41FB2">
        <w:rPr>
          <w:rStyle w:val="affc"/>
          <w:rFonts w:hint="cs"/>
          <w:rtl/>
        </w:rPr>
        <w:t>חלקו</w:t>
      </w:r>
      <w:r w:rsidR="00A41FB2">
        <w:rPr>
          <w:rStyle w:val="affc"/>
          <w:rFonts w:hint="cs"/>
          <w:rtl/>
        </w:rPr>
        <w:t>:</w:t>
      </w:r>
      <w:r w:rsidR="00A41FB2">
        <w:rPr>
          <w:rFonts w:hint="cs"/>
          <w:spacing w:val="-2"/>
          <w:rtl/>
        </w:rPr>
        <w:t xml:space="preserve"> </w:t>
      </w:r>
      <w:r w:rsidR="00B25246" w:rsidRPr="00C36516">
        <w:rPr>
          <w:rStyle w:val="affc"/>
          <w:rFonts w:hint="eastAsia"/>
          <w:spacing w:val="-2"/>
          <w:rtl/>
        </w:rPr>
        <w:t>לר</w:t>
      </w:r>
      <w:r w:rsidR="00B25246" w:rsidRPr="00C36516">
        <w:rPr>
          <w:rStyle w:val="affc"/>
          <w:spacing w:val="-2"/>
          <w:rtl/>
        </w:rPr>
        <w:t>"מ</w:t>
      </w:r>
      <w:r w:rsidR="00A41FB2">
        <w:rPr>
          <w:rStyle w:val="affc"/>
          <w:rFonts w:hint="cs"/>
          <w:spacing w:val="-2"/>
          <w:rtl/>
        </w:rPr>
        <w:t>:</w:t>
      </w:r>
      <w:r w:rsidR="001311A4" w:rsidRPr="00C36516">
        <w:rPr>
          <w:rFonts w:hint="cs"/>
          <w:spacing w:val="-2"/>
          <w:rtl/>
        </w:rPr>
        <w:t xml:space="preserve"> </w:t>
      </w:r>
      <w:r w:rsidRPr="00C36516">
        <w:rPr>
          <w:spacing w:val="-2"/>
          <w:rtl/>
        </w:rPr>
        <w:t xml:space="preserve">בכהן </w:t>
      </w:r>
      <w:r w:rsidR="001311A4" w:rsidRPr="00C36516">
        <w:rPr>
          <w:rFonts w:hint="cs"/>
          <w:spacing w:val="-2"/>
          <w:rtl/>
        </w:rPr>
        <w:t>תלוי</w:t>
      </w:r>
      <w:r w:rsidRPr="00C36516">
        <w:rPr>
          <w:spacing w:val="-2"/>
          <w:rtl/>
        </w:rPr>
        <w:t xml:space="preserve"> </w:t>
      </w:r>
      <w:r w:rsidRPr="00C36516">
        <w:rPr>
          <w:rStyle w:val="affe"/>
          <w:spacing w:val="-2"/>
          <w:rtl/>
        </w:rPr>
        <w:t>שתיק</w:t>
      </w:r>
      <w:r w:rsidR="006823EA">
        <w:rPr>
          <w:rStyle w:val="affe"/>
          <w:rFonts w:hint="cs"/>
          <w:spacing w:val="-2"/>
          <w:rtl/>
        </w:rPr>
        <w:t>,</w:t>
      </w:r>
      <w:r w:rsidR="00B25246" w:rsidRPr="00C36516">
        <w:rPr>
          <w:rFonts w:hint="cs"/>
          <w:spacing w:val="-2"/>
          <w:rtl/>
        </w:rPr>
        <w:t xml:space="preserve"> </w:t>
      </w:r>
      <w:r w:rsidRPr="00C36516">
        <w:rPr>
          <w:rStyle w:val="affc"/>
          <w:spacing w:val="-2"/>
          <w:rtl/>
        </w:rPr>
        <w:t>ו</w:t>
      </w:r>
      <w:r w:rsidR="00B25246" w:rsidRPr="00C36516">
        <w:rPr>
          <w:rStyle w:val="affc"/>
          <w:rFonts w:hint="cs"/>
          <w:spacing w:val="-2"/>
          <w:rtl/>
        </w:rPr>
        <w:t>ל</w:t>
      </w:r>
      <w:r w:rsidRPr="00C36516">
        <w:rPr>
          <w:rStyle w:val="affc"/>
          <w:spacing w:val="-2"/>
          <w:rtl/>
        </w:rPr>
        <w:t>ר</w:t>
      </w:r>
      <w:r w:rsidR="00B25246" w:rsidRPr="00C36516">
        <w:rPr>
          <w:rStyle w:val="affc"/>
          <w:rFonts w:hint="cs"/>
          <w:spacing w:val="-2"/>
          <w:rtl/>
        </w:rPr>
        <w:t>"י</w:t>
      </w:r>
      <w:r w:rsidR="006823EA">
        <w:rPr>
          <w:rStyle w:val="affc"/>
          <w:rFonts w:hint="cs"/>
          <w:spacing w:val="-2"/>
          <w:rtl/>
        </w:rPr>
        <w:t>:</w:t>
      </w:r>
      <w:r w:rsidRPr="00C36516">
        <w:rPr>
          <w:rStyle w:val="affc"/>
          <w:spacing w:val="-2"/>
          <w:rtl/>
        </w:rPr>
        <w:t xml:space="preserve"> </w:t>
      </w:r>
      <w:r w:rsidRPr="00C36516">
        <w:rPr>
          <w:rStyle w:val="af4"/>
          <w:spacing w:val="-2"/>
          <w:rtl/>
        </w:rPr>
        <w:t>לטהרו או לטמאו</w:t>
      </w:r>
      <w:r w:rsidRPr="00C36516">
        <w:rPr>
          <w:spacing w:val="-2"/>
          <w:rtl/>
        </w:rPr>
        <w:t>.</w:t>
      </w:r>
    </w:p>
    <w:p w14:paraId="4A59D3EA" w14:textId="77777777" w:rsidR="00E31AD5" w:rsidRDefault="001311A4" w:rsidP="00654B7B">
      <w:pPr>
        <w:pStyle w:val="36"/>
        <w:framePr w:wrap="notBeside"/>
        <w:rPr>
          <w:rtl/>
        </w:rPr>
      </w:pPr>
      <w:r w:rsidRPr="00654B7B">
        <w:rPr>
          <w:rFonts w:hint="cs"/>
          <w:rtl/>
        </w:rPr>
        <w:t>והך</w:t>
      </w:r>
      <w:r w:rsidR="00E31AD5">
        <w:rPr>
          <w:rtl/>
        </w:rPr>
        <w:t>:</w:t>
      </w:r>
    </w:p>
    <w:p w14:paraId="6C0DCE7D" w14:textId="6B58D7C0" w:rsidR="0089324E" w:rsidRPr="00C36516" w:rsidRDefault="00242B8A" w:rsidP="00164685">
      <w:pPr>
        <w:rPr>
          <w:spacing w:val="-4"/>
          <w:rtl/>
        </w:rPr>
      </w:pPr>
      <w:r w:rsidRPr="00C36516">
        <w:rPr>
          <w:rFonts w:hint="cs"/>
          <w:spacing w:val="-4"/>
          <w:rtl/>
        </w:rPr>
        <w:t>ד</w:t>
      </w:r>
      <w:r w:rsidR="00D979DE" w:rsidRPr="00C36516">
        <w:rPr>
          <w:rFonts w:hint="cs"/>
          <w:spacing w:val="-4"/>
          <w:rtl/>
        </w:rPr>
        <w:t>הפוך-</w:t>
      </w:r>
      <w:r w:rsidR="0089324E" w:rsidRPr="00C36516">
        <w:rPr>
          <w:rFonts w:hint="cs"/>
          <w:spacing w:val="-4"/>
          <w:rtl/>
        </w:rPr>
        <w:t xml:space="preserve"> </w:t>
      </w:r>
      <w:r w:rsidR="0089324E" w:rsidRPr="00654B7B">
        <w:rPr>
          <w:rFonts w:hint="cs"/>
          <w:rtl/>
        </w:rPr>
        <w:t>תנאי</w:t>
      </w:r>
      <w:r w:rsidR="0089324E" w:rsidRPr="00C36516">
        <w:rPr>
          <w:rStyle w:val="affc"/>
          <w:rFonts w:hint="cs"/>
          <w:spacing w:val="-4"/>
          <w:rtl/>
        </w:rPr>
        <w:t xml:space="preserve"> אליבא דרבי</w:t>
      </w:r>
      <w:r w:rsidR="0089324E" w:rsidRPr="00C36516">
        <w:rPr>
          <w:rFonts w:hint="cs"/>
          <w:spacing w:val="-4"/>
          <w:rtl/>
        </w:rPr>
        <w:t xml:space="preserve"> </w:t>
      </w:r>
      <w:r w:rsidR="0089324E" w:rsidRPr="00C36516">
        <w:rPr>
          <w:rFonts w:cs="PFT_Frank" w:hint="cs"/>
          <w:b/>
          <w:bCs/>
          <w:spacing w:val="-4"/>
          <w:szCs w:val="14"/>
          <w:rtl/>
        </w:rPr>
        <w:t>אי</w:t>
      </w:r>
      <w:r w:rsidR="0089324E" w:rsidRPr="00C36516">
        <w:rPr>
          <w:rFonts w:hint="cs"/>
          <w:spacing w:val="-4"/>
          <w:rtl/>
        </w:rPr>
        <w:t xml:space="preserve"> </w:t>
      </w:r>
      <w:r w:rsidR="0089324E" w:rsidRPr="00654B7B">
        <w:rPr>
          <w:rtl/>
        </w:rPr>
        <w:t>צוותא דעלמא עדיף ל</w:t>
      </w:r>
      <w:r w:rsidR="00D979DE" w:rsidRPr="00654B7B">
        <w:rPr>
          <w:rFonts w:hint="cs"/>
          <w:rtl/>
        </w:rPr>
        <w:t>ו</w:t>
      </w:r>
      <w:r w:rsidR="001311A4" w:rsidRPr="00C36516">
        <w:rPr>
          <w:rFonts w:hint="cs"/>
          <w:spacing w:val="-4"/>
          <w:rtl/>
        </w:rPr>
        <w:t xml:space="preserve"> </w:t>
      </w:r>
      <w:r w:rsidR="0089324E" w:rsidRPr="00C36516">
        <w:rPr>
          <w:rFonts w:cs="PFT_Frank" w:hint="cs"/>
          <w:b/>
          <w:bCs/>
          <w:spacing w:val="-4"/>
          <w:szCs w:val="14"/>
          <w:rtl/>
        </w:rPr>
        <w:t>א</w:t>
      </w:r>
      <w:r w:rsidR="00E94D55" w:rsidRPr="00C36516">
        <w:rPr>
          <w:rFonts w:cs="PFT_Frank" w:hint="cs"/>
          <w:b/>
          <w:bCs/>
          <w:spacing w:val="-4"/>
          <w:szCs w:val="14"/>
          <w:rtl/>
        </w:rPr>
        <w:t>ו</w:t>
      </w:r>
      <w:r w:rsidR="0089324E" w:rsidRPr="00C36516">
        <w:rPr>
          <w:rFonts w:hint="cs"/>
          <w:spacing w:val="-4"/>
          <w:rtl/>
        </w:rPr>
        <w:t xml:space="preserve"> </w:t>
      </w:r>
      <w:r w:rsidR="0089324E" w:rsidRPr="00654B7B">
        <w:rPr>
          <w:rtl/>
        </w:rPr>
        <w:t>דאשתו</w:t>
      </w:r>
      <w:r w:rsidR="00E94D55" w:rsidRPr="00C36516">
        <w:rPr>
          <w:rFonts w:hint="cs"/>
          <w:spacing w:val="-4"/>
          <w:rtl/>
        </w:rPr>
        <w:t>.</w:t>
      </w:r>
    </w:p>
    <w:p w14:paraId="68B77271" w14:textId="7F8CBF58" w:rsidR="0089324E" w:rsidRPr="001311A4" w:rsidRDefault="001311A4" w:rsidP="00164685">
      <w:pPr>
        <w:rPr>
          <w:rtl/>
        </w:rPr>
      </w:pPr>
      <w:r w:rsidRPr="007117F5">
        <w:rPr>
          <w:rFonts w:cs="PFT_Frank" w:hint="cs"/>
          <w:b/>
          <w:bCs/>
          <w:szCs w:val="14"/>
          <w:rtl/>
        </w:rPr>
        <w:t>וסובר</w:t>
      </w:r>
      <w:r w:rsidRPr="001311A4">
        <w:rPr>
          <w:rtl/>
        </w:rPr>
        <w:t xml:space="preserve"> </w:t>
      </w:r>
      <w:r>
        <w:rPr>
          <w:rFonts w:hint="cs"/>
          <w:rtl/>
        </w:rPr>
        <w:t>ש</w:t>
      </w:r>
      <w:r w:rsidR="0089324E" w:rsidRPr="001311A4">
        <w:rPr>
          <w:rtl/>
        </w:rPr>
        <w:t>מוחלט מותר בתשמיש</w:t>
      </w:r>
      <w:r w:rsidR="00242B8A">
        <w:rPr>
          <w:rFonts w:hint="cs"/>
          <w:rtl/>
        </w:rPr>
        <w:t xml:space="preserve"> -</w:t>
      </w:r>
    </w:p>
    <w:p w14:paraId="77B10FE5" w14:textId="77777777" w:rsidR="00E31AD5" w:rsidRDefault="00242B8A" w:rsidP="00216D63">
      <w:pPr>
        <w:pStyle w:val="36"/>
        <w:framePr w:wrap="notBeside"/>
        <w:rPr>
          <w:rtl/>
        </w:rPr>
      </w:pPr>
      <w:r w:rsidRPr="00216D63">
        <w:rPr>
          <w:rFonts w:hint="cs"/>
          <w:rtl/>
        </w:rPr>
        <w:t>דלרבי</w:t>
      </w:r>
      <w:r w:rsidR="00E31AD5">
        <w:rPr>
          <w:rtl/>
        </w:rPr>
        <w:t>:</w:t>
      </w:r>
    </w:p>
    <w:p w14:paraId="17309780" w14:textId="0B3126FB" w:rsidR="0089324E" w:rsidRPr="006F178A" w:rsidRDefault="0089324E" w:rsidP="00164685">
      <w:pPr>
        <w:rPr>
          <w:rtl/>
        </w:rPr>
      </w:pPr>
      <w:r w:rsidRPr="002C641B">
        <w:rPr>
          <w:rStyle w:val="af4"/>
          <w:rFonts w:hint="cs"/>
          <w:rtl/>
        </w:rPr>
        <w:t>'</w:t>
      </w:r>
      <w:r w:rsidRPr="002C641B">
        <w:rPr>
          <w:rStyle w:val="af4"/>
          <w:rtl/>
        </w:rPr>
        <w:t>וישב מחוץ לאהלו</w:t>
      </w:r>
      <w:r w:rsidR="00242B8A">
        <w:rPr>
          <w:rStyle w:val="af4"/>
          <w:rFonts w:hint="cs"/>
          <w:rtl/>
        </w:rPr>
        <w:t xml:space="preserve"> </w:t>
      </w:r>
      <w:r w:rsidR="00242B8A" w:rsidRPr="001E0596">
        <w:rPr>
          <w:rStyle w:val="affe"/>
          <w:rtl/>
        </w:rPr>
        <w:t>אשתו</w:t>
      </w:r>
      <w:r w:rsidR="00242B8A">
        <w:rPr>
          <w:rStyle w:val="af4"/>
          <w:rFonts w:hint="cs"/>
          <w:rtl/>
        </w:rPr>
        <w:t xml:space="preserve"> שבעת ימים</w:t>
      </w:r>
      <w:r w:rsidRPr="002C641B">
        <w:rPr>
          <w:rStyle w:val="af4"/>
          <w:rFonts w:hint="cs"/>
          <w:rtl/>
        </w:rPr>
        <w:t>'</w:t>
      </w:r>
      <w:r w:rsidR="00242B8A">
        <w:rPr>
          <w:rStyle w:val="af4"/>
          <w:rFonts w:hint="cs"/>
          <w:rtl/>
        </w:rPr>
        <w:t xml:space="preserve"> </w:t>
      </w:r>
      <w:r w:rsidR="00E94D55">
        <w:rPr>
          <w:rFonts w:hint="cs"/>
          <w:rtl/>
        </w:rPr>
        <w:t>ב</w:t>
      </w:r>
      <w:r w:rsidRPr="006F178A">
        <w:rPr>
          <w:rtl/>
        </w:rPr>
        <w:t>ימי ספר</w:t>
      </w:r>
      <w:r w:rsidR="00242B8A">
        <w:rPr>
          <w:rFonts w:hint="cs"/>
          <w:rtl/>
        </w:rPr>
        <w:t>ו</w:t>
      </w:r>
      <w:r w:rsidR="00242B8A" w:rsidRPr="001E0596">
        <w:rPr>
          <w:rStyle w:val="affe"/>
          <w:rFonts w:hint="cs"/>
          <w:rtl/>
        </w:rPr>
        <w:t xml:space="preserve"> טהרתו</w:t>
      </w:r>
      <w:r w:rsidRPr="006F178A">
        <w:rPr>
          <w:rtl/>
        </w:rPr>
        <w:t xml:space="preserve"> </w:t>
      </w:r>
      <w:r w:rsidR="00242B8A">
        <w:rPr>
          <w:rFonts w:hint="cs"/>
          <w:rtl/>
        </w:rPr>
        <w:t>דוקא,</w:t>
      </w:r>
    </w:p>
    <w:p w14:paraId="716503DE" w14:textId="1D2212BA" w:rsidR="00E31AD5" w:rsidRDefault="00242B8A" w:rsidP="00216D63">
      <w:pPr>
        <w:pStyle w:val="36"/>
        <w:framePr w:wrap="notBeside"/>
        <w:rPr>
          <w:rtl/>
        </w:rPr>
      </w:pPr>
      <w:r w:rsidRPr="00216D63">
        <w:rPr>
          <w:rFonts w:hint="cs"/>
          <w:rtl/>
        </w:rPr>
        <w:t>ול</w:t>
      </w:r>
      <w:r w:rsidR="0089324E" w:rsidRPr="00216D63">
        <w:rPr>
          <w:rtl/>
        </w:rPr>
        <w:t>ר</w:t>
      </w:r>
      <w:r w:rsidR="0089324E" w:rsidRPr="00216D63">
        <w:rPr>
          <w:rFonts w:hint="cs"/>
          <w:rtl/>
        </w:rPr>
        <w:t>יב</w:t>
      </w:r>
      <w:r w:rsidR="0089324E" w:rsidRPr="00216D63">
        <w:rPr>
          <w:rtl/>
        </w:rPr>
        <w:t>"</w:t>
      </w:r>
      <w:r w:rsidR="0089324E" w:rsidRPr="00216D63">
        <w:rPr>
          <w:rFonts w:hint="cs"/>
          <w:rtl/>
        </w:rPr>
        <w:t>י</w:t>
      </w:r>
      <w:r w:rsidR="00E31AD5">
        <w:rPr>
          <w:rtl/>
        </w:rPr>
        <w:t>:</w:t>
      </w:r>
    </w:p>
    <w:p w14:paraId="3E30D135" w14:textId="342B04D4" w:rsidR="0089324E" w:rsidRPr="006F178A" w:rsidRDefault="0089324E" w:rsidP="00164685">
      <w:pPr>
        <w:rPr>
          <w:rtl/>
        </w:rPr>
      </w:pPr>
      <w:r w:rsidRPr="006F178A">
        <w:rPr>
          <w:rtl/>
        </w:rPr>
        <w:t>ימי ספרו, ק</w:t>
      </w:r>
      <w:r w:rsidR="00242B8A">
        <w:rPr>
          <w:rFonts w:hint="cs"/>
          <w:rtl/>
        </w:rPr>
        <w:t>"ו</w:t>
      </w:r>
      <w:r w:rsidRPr="006F178A">
        <w:rPr>
          <w:rtl/>
        </w:rPr>
        <w:t xml:space="preserve"> ימי חלוטו</w:t>
      </w:r>
      <w:r w:rsidR="00735846">
        <w:rPr>
          <w:rFonts w:hint="cs"/>
          <w:rtl/>
        </w:rPr>
        <w:t xml:space="preserve"> [</w:t>
      </w:r>
      <w:r w:rsidR="00735846" w:rsidRPr="00D54BA1">
        <w:rPr>
          <w:rStyle w:val="affe"/>
          <w:rFonts w:cs="PFT_Frank" w:hint="cs"/>
          <w:b/>
          <w:bCs/>
          <w:szCs w:val="10"/>
          <w:rtl/>
        </w:rPr>
        <w:t>ולרבי</w:t>
      </w:r>
      <w:r w:rsidR="00735846" w:rsidRPr="001E0596">
        <w:rPr>
          <w:rStyle w:val="affe"/>
          <w:rFonts w:hint="cs"/>
          <w:rtl/>
        </w:rPr>
        <w:t xml:space="preserve"> </w:t>
      </w:r>
      <w:r w:rsidR="00735846">
        <w:rPr>
          <w:rStyle w:val="affe"/>
          <w:rFonts w:hint="cs"/>
          <w:rtl/>
        </w:rPr>
        <w:t xml:space="preserve">- </w:t>
      </w:r>
      <w:r w:rsidR="00735846" w:rsidRPr="001E0596">
        <w:rPr>
          <w:rStyle w:val="affe"/>
          <w:rFonts w:hint="cs"/>
          <w:rtl/>
        </w:rPr>
        <w:t>מאי דגלי גלי</w:t>
      </w:r>
      <w:r w:rsidR="00735846">
        <w:rPr>
          <w:rStyle w:val="affe"/>
          <w:rFonts w:hint="cs"/>
          <w:rtl/>
        </w:rPr>
        <w:t>].</w:t>
      </w:r>
    </w:p>
    <w:p w14:paraId="5E336279" w14:textId="753A94EC" w:rsidR="00E31AD5" w:rsidRDefault="001D64CA" w:rsidP="00216D63">
      <w:pPr>
        <w:pStyle w:val="36"/>
        <w:framePr w:wrap="notBeside"/>
        <w:rPr>
          <w:rtl/>
        </w:rPr>
      </w:pPr>
      <w:r w:rsidRPr="00216D63">
        <w:rPr>
          <w:rFonts w:hint="cs"/>
          <w:rtl/>
        </w:rPr>
        <w:t>ולימד</w:t>
      </w:r>
      <w:r w:rsidR="00E94D55" w:rsidRPr="00216D63">
        <w:rPr>
          <w:rFonts w:hint="cs"/>
          <w:rtl/>
        </w:rPr>
        <w:t xml:space="preserve"> רבי </w:t>
      </w:r>
      <w:r w:rsidRPr="00216D63">
        <w:rPr>
          <w:rFonts w:hint="cs"/>
          <w:rtl/>
        </w:rPr>
        <w:t>ל</w:t>
      </w:r>
      <w:r w:rsidR="00E94D55" w:rsidRPr="00216D63">
        <w:rPr>
          <w:rFonts w:hint="cs"/>
          <w:rtl/>
        </w:rPr>
        <w:t>ר"ח</w:t>
      </w:r>
      <w:r w:rsidR="00E31AD5">
        <w:rPr>
          <w:rFonts w:hint="cs"/>
          <w:rtl/>
        </w:rPr>
        <w:t>:</w:t>
      </w:r>
    </w:p>
    <w:p w14:paraId="71D6B192" w14:textId="3EC9C911" w:rsidR="0089324E" w:rsidRPr="006F178A" w:rsidRDefault="00E94D55" w:rsidP="00164685">
      <w:pPr>
        <w:rPr>
          <w:rtl/>
        </w:rPr>
      </w:pPr>
      <w:r>
        <w:rPr>
          <w:rFonts w:hint="cs"/>
          <w:rtl/>
        </w:rPr>
        <w:t>ש</w:t>
      </w:r>
      <w:r w:rsidR="0089324E" w:rsidRPr="006F178A">
        <w:rPr>
          <w:rtl/>
        </w:rPr>
        <w:t xml:space="preserve">יותם </w:t>
      </w:r>
      <w:r w:rsidR="001D64CA">
        <w:rPr>
          <w:rFonts w:hint="cs"/>
          <w:rtl/>
        </w:rPr>
        <w:t>נתעבר</w:t>
      </w:r>
      <w:r w:rsidR="0089324E" w:rsidRPr="006F178A">
        <w:rPr>
          <w:rtl/>
        </w:rPr>
        <w:t xml:space="preserve"> לעוזיהו בימי חלוטו</w:t>
      </w:r>
      <w:r>
        <w:rPr>
          <w:rFonts w:hint="cs"/>
          <w:rtl/>
        </w:rPr>
        <w:t>.</w:t>
      </w:r>
    </w:p>
    <w:p w14:paraId="0C0D324D" w14:textId="4620BFE4" w:rsidR="0089324E" w:rsidRPr="006F178A" w:rsidRDefault="00790E10" w:rsidP="00164685">
      <w:pPr>
        <w:pStyle w:val="afff1"/>
        <w:rPr>
          <w:rtl/>
        </w:rPr>
      </w:pPr>
      <w:r>
        <w:rPr>
          <w:rFonts w:ascii="MS Mincho" w:hAnsi="MS Mincho" w:hint="cs"/>
          <w:rtl/>
        </w:rPr>
        <w:t>****</w:t>
      </w:r>
    </w:p>
    <w:p w14:paraId="4D85E383" w14:textId="34F1C1CA" w:rsidR="001D64CA" w:rsidRPr="00E5777A" w:rsidRDefault="0089324E" w:rsidP="00164685">
      <w:pPr>
        <w:rPr>
          <w:spacing w:val="-2"/>
          <w:rtl/>
        </w:rPr>
      </w:pPr>
      <w:r w:rsidRPr="004E2A41">
        <w:rPr>
          <w:rStyle w:val="af4"/>
          <w:rFonts w:hint="cs"/>
          <w:rtl/>
        </w:rPr>
        <w:t>'</w:t>
      </w:r>
      <w:r w:rsidRPr="004E2A41">
        <w:rPr>
          <w:rStyle w:val="af4"/>
          <w:rtl/>
        </w:rPr>
        <w:t>וביום הראות בו</w:t>
      </w:r>
      <w:r w:rsidR="001D64CA" w:rsidRPr="004E2A41">
        <w:rPr>
          <w:rStyle w:val="af4"/>
          <w:rFonts w:hint="cs"/>
          <w:rtl/>
        </w:rPr>
        <w:t>.. יטמא</w:t>
      </w:r>
      <w:r w:rsidRPr="004E2A41">
        <w:rPr>
          <w:rStyle w:val="af4"/>
          <w:rFonts w:hint="cs"/>
          <w:rtl/>
        </w:rPr>
        <w:t>'</w:t>
      </w:r>
      <w:r w:rsidRPr="00E5777A">
        <w:rPr>
          <w:rStyle w:val="af4"/>
          <w:spacing w:val="-2"/>
          <w:rtl/>
        </w:rPr>
        <w:t xml:space="preserve"> </w:t>
      </w:r>
      <w:r w:rsidRPr="00E5777A">
        <w:rPr>
          <w:spacing w:val="-2"/>
          <w:rtl/>
        </w:rPr>
        <w:t xml:space="preserve">- יש יום שאתה רואה בו, ויש יום </w:t>
      </w:r>
      <w:r w:rsidR="001D64CA" w:rsidRPr="00E5777A">
        <w:rPr>
          <w:rFonts w:hint="cs"/>
          <w:spacing w:val="-2"/>
          <w:rtl/>
        </w:rPr>
        <w:t>שלא-</w:t>
      </w:r>
    </w:p>
    <w:p w14:paraId="074040C6" w14:textId="5F88094C" w:rsidR="00E31AD5" w:rsidRDefault="0089324E" w:rsidP="00721316">
      <w:pPr>
        <w:pStyle w:val="36"/>
        <w:framePr w:wrap="notBeside"/>
        <w:rPr>
          <w:rtl/>
        </w:rPr>
      </w:pPr>
      <w:r w:rsidRPr="00721316">
        <w:rPr>
          <w:rtl/>
        </w:rPr>
        <w:t xml:space="preserve">מכאן </w:t>
      </w:r>
      <w:r w:rsidR="001D64CA" w:rsidRPr="00721316">
        <w:rPr>
          <w:rFonts w:hint="cs"/>
          <w:rtl/>
        </w:rPr>
        <w:t>לרבי</w:t>
      </w:r>
      <w:r w:rsidR="00E31AD5">
        <w:rPr>
          <w:rtl/>
        </w:rPr>
        <w:t>:</w:t>
      </w:r>
    </w:p>
    <w:p w14:paraId="366A0C85" w14:textId="4519BBA3" w:rsidR="0089324E" w:rsidRPr="006F178A" w:rsidRDefault="0089324E" w:rsidP="00164685">
      <w:pPr>
        <w:rPr>
          <w:rtl/>
        </w:rPr>
      </w:pPr>
      <w:r w:rsidRPr="006F178A">
        <w:rPr>
          <w:rtl/>
        </w:rPr>
        <w:t xml:space="preserve">חתן שנולד בו נגע </w:t>
      </w:r>
      <w:r w:rsidR="00245FCA" w:rsidRPr="007117F5">
        <w:rPr>
          <w:rFonts w:cs="PFT_Frank" w:hint="cs"/>
          <w:b/>
          <w:bCs/>
          <w:szCs w:val="14"/>
          <w:rtl/>
        </w:rPr>
        <w:t>או</w:t>
      </w:r>
      <w:r w:rsidR="00245FCA">
        <w:rPr>
          <w:rFonts w:hint="cs"/>
          <w:rtl/>
        </w:rPr>
        <w:t xml:space="preserve"> ברגל </w:t>
      </w:r>
      <w:r w:rsidR="001D64CA">
        <w:rPr>
          <w:rFonts w:hint="cs"/>
          <w:rtl/>
        </w:rPr>
        <w:t xml:space="preserve">ממתינים לו </w:t>
      </w:r>
      <w:r w:rsidR="001D64CA" w:rsidRPr="001E0596">
        <w:rPr>
          <w:rStyle w:val="affe"/>
          <w:rFonts w:hint="cs"/>
          <w:rtl/>
        </w:rPr>
        <w:t>ז</w:t>
      </w:r>
      <w:r w:rsidR="00735846">
        <w:rPr>
          <w:rStyle w:val="affe"/>
          <w:rFonts w:hint="cs"/>
          <w:rtl/>
        </w:rPr>
        <w:t>'</w:t>
      </w:r>
      <w:r w:rsidR="001D64CA" w:rsidRPr="001E0596">
        <w:rPr>
          <w:rStyle w:val="affe"/>
          <w:rFonts w:hint="cs"/>
          <w:rtl/>
        </w:rPr>
        <w:t xml:space="preserve"> ימים ורגל</w:t>
      </w:r>
    </w:p>
    <w:p w14:paraId="2E185FE5" w14:textId="3337A9E8" w:rsidR="00E31AD5" w:rsidRDefault="001D64CA" w:rsidP="00721316">
      <w:pPr>
        <w:pStyle w:val="36"/>
        <w:framePr w:wrap="notBeside"/>
        <w:rPr>
          <w:rtl/>
        </w:rPr>
      </w:pPr>
      <w:r w:rsidRPr="00721316">
        <w:rPr>
          <w:rFonts w:hint="eastAsia"/>
          <w:rtl/>
        </w:rPr>
        <w:t>לר</w:t>
      </w:r>
      <w:r w:rsidRPr="00721316">
        <w:rPr>
          <w:rFonts w:hint="cs"/>
          <w:rtl/>
        </w:rPr>
        <w:t>יב</w:t>
      </w:r>
      <w:r w:rsidRPr="00721316">
        <w:rPr>
          <w:rtl/>
        </w:rPr>
        <w:t>"י</w:t>
      </w:r>
      <w:r w:rsidR="00E31AD5">
        <w:rPr>
          <w:rFonts w:hint="cs"/>
          <w:rtl/>
        </w:rPr>
        <w:t>:</w:t>
      </w:r>
    </w:p>
    <w:p w14:paraId="1D6F2DF9" w14:textId="31D406DF" w:rsidR="0089324E" w:rsidRPr="006F178A" w:rsidRDefault="00735846" w:rsidP="00164685">
      <w:pPr>
        <w:rPr>
          <w:rtl/>
        </w:rPr>
      </w:pPr>
      <w:r>
        <w:rPr>
          <w:rStyle w:val="af4"/>
          <w:rFonts w:hint="cs"/>
          <w:rtl/>
        </w:rPr>
        <w:t>מ</w:t>
      </w:r>
      <w:r w:rsidR="00245FCA" w:rsidRPr="001E0596">
        <w:rPr>
          <w:rStyle w:val="af4"/>
          <w:rtl/>
        </w:rPr>
        <w:t>'</w:t>
      </w:r>
      <w:r w:rsidR="0089324E" w:rsidRPr="001E0596">
        <w:rPr>
          <w:rStyle w:val="af4"/>
          <w:rtl/>
        </w:rPr>
        <w:t>וצוה הכהן ופנו את הבית</w:t>
      </w:r>
      <w:r w:rsidR="00245FCA" w:rsidRPr="001E0596">
        <w:rPr>
          <w:rStyle w:val="af4"/>
          <w:rtl/>
        </w:rPr>
        <w:t>'</w:t>
      </w:r>
      <w:r w:rsidR="0089324E" w:rsidRPr="006F178A">
        <w:rPr>
          <w:rFonts w:ascii="Fb Fontext" w:hAnsi="Fb Fontext"/>
          <w:sz w:val="20"/>
          <w:rtl/>
        </w:rPr>
        <w:t xml:space="preserve"> אם </w:t>
      </w:r>
      <w:r>
        <w:rPr>
          <w:rFonts w:ascii="Fb Fontext" w:hAnsi="Fb Fontext" w:hint="cs"/>
          <w:sz w:val="20"/>
          <w:rtl/>
        </w:rPr>
        <w:t>ל</w:t>
      </w:r>
      <w:r w:rsidR="0089324E" w:rsidRPr="006F178A">
        <w:rPr>
          <w:rFonts w:ascii="Fb Fontext" w:hAnsi="Fb Fontext"/>
          <w:sz w:val="20"/>
          <w:rtl/>
        </w:rPr>
        <w:t xml:space="preserve">רשות </w:t>
      </w:r>
      <w:r w:rsidR="00245FCA">
        <w:rPr>
          <w:rFonts w:ascii="Fb Fontext" w:hAnsi="Fb Fontext"/>
          <w:sz w:val="20"/>
          <w:rtl/>
        </w:rPr>
        <w:t>–</w:t>
      </w:r>
      <w:r w:rsidR="0089324E" w:rsidRPr="006F178A">
        <w:rPr>
          <w:rFonts w:ascii="Fb Fontext" w:hAnsi="Fb Fontext"/>
          <w:sz w:val="20"/>
          <w:rtl/>
        </w:rPr>
        <w:t xml:space="preserve"> כ</w:t>
      </w:r>
      <w:r w:rsidR="00245FCA">
        <w:rPr>
          <w:rFonts w:ascii="Fb Fontext" w:hAnsi="Fb Fontext" w:hint="cs"/>
          <w:sz w:val="20"/>
          <w:rtl/>
        </w:rPr>
        <w:t>"</w:t>
      </w:r>
      <w:r w:rsidR="0089324E" w:rsidRPr="006F178A">
        <w:rPr>
          <w:rFonts w:ascii="Fb Fontext" w:hAnsi="Fb Fontext"/>
          <w:sz w:val="20"/>
          <w:rtl/>
        </w:rPr>
        <w:t>ש למצוה.</w:t>
      </w:r>
    </w:p>
    <w:p w14:paraId="43CAF052" w14:textId="7275B77E" w:rsidR="00E31AD5" w:rsidRDefault="005E5061" w:rsidP="0014393C">
      <w:pPr>
        <w:pStyle w:val="36"/>
        <w:framePr w:wrap="notBeside"/>
        <w:rPr>
          <w:rtl/>
        </w:rPr>
      </w:pPr>
      <w:r w:rsidRPr="0014393C">
        <w:rPr>
          <w:rFonts w:hint="cs"/>
          <w:rtl/>
        </w:rPr>
        <w:t>נפק''מ</w:t>
      </w:r>
      <w:r w:rsidR="00E31AD5">
        <w:rPr>
          <w:rFonts w:hint="cs"/>
          <w:rtl/>
        </w:rPr>
        <w:t>:</w:t>
      </w:r>
    </w:p>
    <w:p w14:paraId="2FA9A7F5" w14:textId="75A4868E" w:rsidR="0089324E" w:rsidRPr="006F178A" w:rsidRDefault="0089324E" w:rsidP="005E5061">
      <w:pPr>
        <w:rPr>
          <w:rtl/>
        </w:rPr>
      </w:pPr>
      <w:r w:rsidRPr="001E0596">
        <w:rPr>
          <w:rStyle w:val="affc"/>
          <w:rFonts w:hint="cs"/>
          <w:rtl/>
        </w:rPr>
        <w:t>לאביי</w:t>
      </w:r>
      <w:r w:rsidR="00735846">
        <w:rPr>
          <w:rStyle w:val="affc"/>
          <w:rFonts w:hint="cs"/>
          <w:rtl/>
        </w:rPr>
        <w:t>:</w:t>
      </w:r>
      <w:r w:rsidRPr="006F178A"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/>
          <w:rtl/>
        </w:rPr>
        <w:t>משמעות דורשין</w:t>
      </w:r>
      <w:r w:rsidR="00735846">
        <w:rPr>
          <w:rFonts w:hint="cs"/>
          <w:rtl/>
        </w:rPr>
        <w:t>,</w:t>
      </w:r>
      <w:r w:rsidR="00735846">
        <w:rPr>
          <w:rFonts w:ascii="Fb Fontext" w:hAnsi="Fb Fontext" w:hint="cs"/>
          <w:sz w:val="20"/>
          <w:rtl/>
        </w:rPr>
        <w:t xml:space="preserve"> </w:t>
      </w:r>
      <w:r w:rsidR="00735846" w:rsidRPr="001E0596">
        <w:rPr>
          <w:rStyle w:val="affc"/>
          <w:rFonts w:hint="cs"/>
          <w:rtl/>
        </w:rPr>
        <w:t>ל</w:t>
      </w:r>
      <w:r w:rsidRPr="001E0596">
        <w:rPr>
          <w:rStyle w:val="affc"/>
          <w:rtl/>
        </w:rPr>
        <w:t>רבא</w:t>
      </w:r>
      <w:r w:rsidR="00735846">
        <w:rPr>
          <w:rStyle w:val="affc"/>
          <w:rFonts w:hint="cs"/>
          <w:rtl/>
        </w:rPr>
        <w:t>:</w:t>
      </w:r>
      <w:r w:rsidRPr="001E0596">
        <w:rPr>
          <w:rStyle w:val="affc"/>
          <w:rtl/>
        </w:rPr>
        <w:t xml:space="preserve"> </w:t>
      </w:r>
      <w:r w:rsidRPr="006F178A">
        <w:rPr>
          <w:rFonts w:ascii="Fb Fontext" w:hAnsi="Fb Fontext"/>
          <w:sz w:val="20"/>
          <w:rtl/>
        </w:rPr>
        <w:t>דבר הרשות.</w:t>
      </w:r>
    </w:p>
    <w:p w14:paraId="52E67514" w14:textId="7F560457" w:rsidR="00E31AD5" w:rsidRDefault="00735846" w:rsidP="0014393C">
      <w:pPr>
        <w:pStyle w:val="36"/>
        <w:framePr w:wrap="notBeside"/>
        <w:rPr>
          <w:rtl/>
        </w:rPr>
      </w:pPr>
      <w:r w:rsidRPr="0014393C">
        <w:rPr>
          <w:rFonts w:hint="cs"/>
          <w:rtl/>
        </w:rPr>
        <w:t>לרבי</w:t>
      </w:r>
      <w:r w:rsidR="00E31AD5">
        <w:rPr>
          <w:rFonts w:hint="cs"/>
          <w:rtl/>
        </w:rPr>
        <w:t>:</w:t>
      </w:r>
    </w:p>
    <w:p w14:paraId="1A9D3AF2" w14:textId="3271CD87" w:rsidR="0089324E" w:rsidRPr="006F178A" w:rsidRDefault="00735846" w:rsidP="00164685">
      <w:pPr>
        <w:rPr>
          <w:rtl/>
        </w:rPr>
      </w:pPr>
      <w:r w:rsidRPr="006F178A">
        <w:rPr>
          <w:rFonts w:ascii="Fb Fontext" w:hAnsi="Fb Fontext"/>
          <w:rtl/>
        </w:rPr>
        <w:t xml:space="preserve">לא </w:t>
      </w:r>
      <w:r w:rsidR="00245FCA" w:rsidRPr="001E0596">
        <w:rPr>
          <w:rStyle w:val="af4"/>
          <w:rtl/>
        </w:rPr>
        <w:t>מ</w:t>
      </w:r>
      <w:r w:rsidR="00245FCA" w:rsidRPr="001E0596">
        <w:rPr>
          <w:rStyle w:val="af4"/>
          <w:rFonts w:hint="cs"/>
          <w:rtl/>
        </w:rPr>
        <w:t>'וצוה הכהן'</w:t>
      </w:r>
      <w:r w:rsidR="00245FCA" w:rsidRPr="006F178A">
        <w:rPr>
          <w:rFonts w:ascii="Fb Fontext" w:hAnsi="Fb Fontext"/>
          <w:rtl/>
        </w:rPr>
        <w:t xml:space="preserve"> </w:t>
      </w:r>
      <w:r w:rsidR="0089324E" w:rsidRPr="006F178A">
        <w:rPr>
          <w:rFonts w:ascii="Fb Fontext" w:hAnsi="Fb Fontext"/>
          <w:rtl/>
        </w:rPr>
        <w:t xml:space="preserve">דחידוש הוא דעצים ואבנים </w:t>
      </w:r>
      <w:r>
        <w:rPr>
          <w:rFonts w:ascii="Fb Fontext" w:hAnsi="Fb Fontext" w:hint="cs"/>
          <w:rtl/>
        </w:rPr>
        <w:t>נטמאים</w:t>
      </w:r>
      <w:r w:rsidR="0089324E" w:rsidRPr="006F178A">
        <w:rPr>
          <w:rFonts w:ascii="Fb Fontext" w:hAnsi="Fb Fontext"/>
          <w:rtl/>
        </w:rPr>
        <w:t>.</w:t>
      </w:r>
    </w:p>
    <w:p w14:paraId="5CF35ACF" w14:textId="4A098DA3" w:rsidR="00E31AD5" w:rsidRDefault="00735846" w:rsidP="0014393C">
      <w:pPr>
        <w:pStyle w:val="36"/>
        <w:framePr w:wrap="notBeside"/>
        <w:rPr>
          <w:rtl/>
        </w:rPr>
      </w:pPr>
      <w:r w:rsidRPr="0014393C">
        <w:rPr>
          <w:rFonts w:hint="eastAsia"/>
          <w:rtl/>
        </w:rPr>
        <w:t>לר</w:t>
      </w:r>
      <w:r w:rsidRPr="0014393C">
        <w:rPr>
          <w:rFonts w:hint="cs"/>
          <w:rtl/>
        </w:rPr>
        <w:t>יב</w:t>
      </w:r>
      <w:r w:rsidRPr="0014393C">
        <w:rPr>
          <w:rtl/>
        </w:rPr>
        <w:t>"י</w:t>
      </w:r>
      <w:r w:rsidR="00E31AD5">
        <w:rPr>
          <w:rtl/>
        </w:rPr>
        <w:t>:</w:t>
      </w:r>
    </w:p>
    <w:p w14:paraId="03520AC9" w14:textId="5920DE0C" w:rsidR="0089324E" w:rsidRPr="006F178A" w:rsidRDefault="0089324E" w:rsidP="0014393C">
      <w:pPr>
        <w:spacing w:after="60"/>
      </w:pP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וביום הראות</w:t>
      </w:r>
      <w:r w:rsidR="00B27460">
        <w:rPr>
          <w:rStyle w:val="af4"/>
          <w:rFonts w:hint="cs"/>
          <w:rtl/>
        </w:rPr>
        <w:t>'-</w:t>
      </w:r>
      <w:r w:rsidRPr="00A824E4">
        <w:rPr>
          <w:rStyle w:val="af4"/>
          <w:rtl/>
        </w:rPr>
        <w:t xml:space="preserve"> </w:t>
      </w:r>
      <w:r w:rsidR="00B27460">
        <w:rPr>
          <w:rFonts w:hint="cs"/>
          <w:rtl/>
        </w:rPr>
        <w:t xml:space="preserve">לטומאה שבגופו </w:t>
      </w:r>
      <w:r w:rsidR="00B27460">
        <w:rPr>
          <w:rStyle w:val="af4"/>
          <w:rFonts w:hint="cs"/>
          <w:rtl/>
        </w:rPr>
        <w:t>ו</w:t>
      </w:r>
      <w:r w:rsidR="00B27460" w:rsidRPr="00B27460">
        <w:rPr>
          <w:rStyle w:val="af4"/>
          <w:rFonts w:hint="cs"/>
          <w:rtl/>
        </w:rPr>
        <w:t>'ו</w:t>
      </w:r>
      <w:r w:rsidR="00B27460" w:rsidRPr="0063694C">
        <w:rPr>
          <w:rStyle w:val="af4"/>
          <w:rFonts w:hint="cs"/>
          <w:rtl/>
        </w:rPr>
        <w:t>צווה הכהן</w:t>
      </w:r>
      <w:r w:rsidR="00B27460">
        <w:rPr>
          <w:rStyle w:val="af4"/>
          <w:rFonts w:hint="cs"/>
          <w:rtl/>
        </w:rPr>
        <w:t xml:space="preserve">'- </w:t>
      </w:r>
      <w:r w:rsidR="00B27460">
        <w:rPr>
          <w:rFonts w:hint="cs"/>
          <w:rtl/>
        </w:rPr>
        <w:t>לרשות.</w:t>
      </w:r>
    </w:p>
    <w:p w14:paraId="5B02164A" w14:textId="77777777" w:rsidR="00E31AD5" w:rsidRDefault="006F2CB8" w:rsidP="0014393C">
      <w:pPr>
        <w:pStyle w:val="36"/>
        <w:framePr w:wrap="notBeside"/>
        <w:rPr>
          <w:rtl/>
        </w:rPr>
      </w:pPr>
      <w:r w:rsidRPr="0014393C">
        <w:rPr>
          <w:rFonts w:hint="eastAsia"/>
          <w:rtl/>
        </w:rPr>
        <w:t>ושאמרנו</w:t>
      </w:r>
      <w:r w:rsidR="00E31AD5">
        <w:rPr>
          <w:rtl/>
        </w:rPr>
        <w:t>:</w:t>
      </w:r>
    </w:p>
    <w:p w14:paraId="501C7CEE" w14:textId="77777777" w:rsidR="004E0BA3" w:rsidRDefault="003E79B3" w:rsidP="00164685">
      <w:pPr>
        <w:rPr>
          <w:rtl/>
        </w:rPr>
      </w:pPr>
      <w:r w:rsidRPr="00CF5871">
        <w:rPr>
          <w:rStyle w:val="af4"/>
          <w:rtl/>
        </w:rPr>
        <w:t>'</w:t>
      </w:r>
      <w:r w:rsidRPr="004D2B93">
        <w:rPr>
          <w:rStyle w:val="af4"/>
          <w:rtl/>
        </w:rPr>
        <w:t>ו</w:t>
      </w:r>
      <w:r w:rsidRPr="00CF5871">
        <w:rPr>
          <w:rStyle w:val="af4"/>
          <w:rtl/>
        </w:rPr>
        <w:t>ביום</w:t>
      </w:r>
      <w:r w:rsidR="00CF5871" w:rsidRPr="00CF5871">
        <w:rPr>
          <w:rStyle w:val="af4"/>
          <w:rFonts w:hint="cs"/>
          <w:rtl/>
        </w:rPr>
        <w:t xml:space="preserve"> </w:t>
      </w:r>
      <w:r w:rsidR="00CF5871">
        <w:rPr>
          <w:rStyle w:val="af4"/>
          <w:rFonts w:hint="cs"/>
          <w:rtl/>
        </w:rPr>
        <w:t>הראות.. יטמא</w:t>
      </w:r>
      <w:r>
        <w:rPr>
          <w:rStyle w:val="af4"/>
          <w:rtl/>
        </w:rPr>
        <w:t>'</w:t>
      </w:r>
      <w:r w:rsidR="006F2CB8">
        <w:rPr>
          <w:rFonts w:hint="cs"/>
          <w:rtl/>
        </w:rPr>
        <w:t xml:space="preserve"> -</w:t>
      </w:r>
      <w:r>
        <w:rPr>
          <w:rtl/>
        </w:rPr>
        <w:t xml:space="preserve"> יש יום שאתה רואה</w:t>
      </w:r>
      <w:r w:rsidR="006F2CB8">
        <w:rPr>
          <w:rFonts w:hint="cs"/>
          <w:rtl/>
        </w:rPr>
        <w:t>..</w:t>
      </w:r>
    </w:p>
    <w:p w14:paraId="411130C8" w14:textId="0187C1A5" w:rsidR="00CF5871" w:rsidRDefault="006F2CB8" w:rsidP="00164685">
      <w:pPr>
        <w:rPr>
          <w:rtl/>
        </w:rPr>
      </w:pPr>
      <w:r>
        <w:rPr>
          <w:rStyle w:val="affc"/>
          <w:rFonts w:hint="cs"/>
          <w:rtl/>
        </w:rPr>
        <w:t xml:space="preserve">לאביי: </w:t>
      </w:r>
      <w:r w:rsidR="00CF5871" w:rsidRPr="004D2B93">
        <w:rPr>
          <w:rFonts w:hint="eastAsia"/>
          <w:rtl/>
        </w:rPr>
        <w:t>מ</w:t>
      </w:r>
      <w:r w:rsidR="00563A26">
        <w:rPr>
          <w:rFonts w:hint="cs"/>
          <w:rtl/>
        </w:rPr>
        <w:t>'</w:t>
      </w:r>
      <w:r w:rsidR="00CF5871" w:rsidRPr="004D2B93">
        <w:rPr>
          <w:rStyle w:val="af4"/>
          <w:rFonts w:hint="eastAsia"/>
          <w:rtl/>
        </w:rPr>
        <w:t>וביום</w:t>
      </w:r>
      <w:r w:rsidR="00563A26">
        <w:rPr>
          <w:rStyle w:val="af4"/>
          <w:rFonts w:hint="cs"/>
          <w:rtl/>
        </w:rPr>
        <w:t>'</w:t>
      </w:r>
      <w:r w:rsidR="00CF5871">
        <w:rPr>
          <w:rStyle w:val="affc"/>
          <w:rFonts w:hint="cs"/>
          <w:rtl/>
        </w:rPr>
        <w:t xml:space="preserve"> הו' מיותר</w:t>
      </w:r>
      <w:r w:rsidR="00CF5871">
        <w:rPr>
          <w:rStyle w:val="affc"/>
          <w:rtl/>
        </w:rPr>
        <w:tab/>
      </w:r>
      <w:r w:rsidR="00CF5871">
        <w:rPr>
          <w:rStyle w:val="affc"/>
          <w:rtl/>
        </w:rPr>
        <w:tab/>
      </w:r>
      <w:r w:rsidR="00CF5871">
        <w:rPr>
          <w:rStyle w:val="affc"/>
          <w:rtl/>
        </w:rPr>
        <w:tab/>
      </w:r>
      <w:r w:rsidR="00CF5871">
        <w:rPr>
          <w:rStyle w:val="affc"/>
          <w:rtl/>
        </w:rPr>
        <w:tab/>
      </w:r>
      <w:r w:rsidR="00CF5871">
        <w:rPr>
          <w:rStyle w:val="affc"/>
          <w:rtl/>
        </w:rPr>
        <w:tab/>
      </w:r>
      <w:r w:rsidR="00CF5871">
        <w:rPr>
          <w:rStyle w:val="affc"/>
          <w:rFonts w:hint="cs"/>
          <w:rtl/>
        </w:rPr>
        <w:t>ל</w:t>
      </w:r>
      <w:r w:rsidR="003E79B3">
        <w:rPr>
          <w:rStyle w:val="affc"/>
          <w:rFonts w:hint="cs"/>
          <w:rtl/>
        </w:rPr>
        <w:t>רבא:</w:t>
      </w:r>
      <w:r w:rsidR="003E79B3">
        <w:rPr>
          <w:rtl/>
        </w:rPr>
        <w:t xml:space="preserve"> כל </w:t>
      </w:r>
      <w:r w:rsidR="00CF5871" w:rsidRPr="004D2B93">
        <w:rPr>
          <w:rStyle w:val="af4"/>
          <w:rFonts w:hint="eastAsia"/>
          <w:b/>
          <w:bCs/>
          <w:rtl/>
        </w:rPr>
        <w:t>וביום</w:t>
      </w:r>
      <w:r w:rsidR="00CF5871">
        <w:rPr>
          <w:rtl/>
        </w:rPr>
        <w:t xml:space="preserve"> </w:t>
      </w:r>
      <w:r w:rsidR="00CF5871">
        <w:rPr>
          <w:rFonts w:hint="cs"/>
          <w:rtl/>
        </w:rPr>
        <w:t>מיו</w:t>
      </w:r>
      <w:r w:rsidR="003E79B3">
        <w:rPr>
          <w:rtl/>
        </w:rPr>
        <w:t>תר.</w:t>
      </w:r>
    </w:p>
    <w:p w14:paraId="6B752338" w14:textId="60D3953B" w:rsidR="00E31AD5" w:rsidRDefault="00CF5871" w:rsidP="00C3651B">
      <w:pPr>
        <w:pStyle w:val="36"/>
        <w:framePr w:wrap="notBeside"/>
        <w:rPr>
          <w:rtl/>
        </w:rPr>
      </w:pPr>
      <w:r w:rsidRPr="00C3651B">
        <w:rPr>
          <w:rFonts w:hint="eastAsia"/>
          <w:rtl/>
        </w:rPr>
        <w:t>ולכו</w:t>
      </w:r>
      <w:r w:rsidRPr="00C3651B">
        <w:rPr>
          <w:rtl/>
        </w:rPr>
        <w:t>"ע</w:t>
      </w:r>
      <w:r w:rsidR="00E31AD5">
        <w:rPr>
          <w:rFonts w:hint="cs"/>
          <w:rtl/>
        </w:rPr>
        <w:t>:</w:t>
      </w:r>
    </w:p>
    <w:p w14:paraId="462BAD71" w14:textId="5C66B686" w:rsidR="003A417E" w:rsidRDefault="003A417E" w:rsidP="00164685">
      <w:pPr>
        <w:rPr>
          <w:rtl/>
        </w:rPr>
      </w:pPr>
      <w:r>
        <w:rPr>
          <w:rStyle w:val="af4"/>
          <w:rFonts w:hint="cs"/>
          <w:rtl/>
        </w:rPr>
        <w:t>'</w:t>
      </w:r>
      <w:r w:rsidR="003E79B3">
        <w:rPr>
          <w:rStyle w:val="af4"/>
          <w:rtl/>
        </w:rPr>
        <w:t xml:space="preserve">לכל </w:t>
      </w:r>
      <w:r w:rsidR="003E79B3" w:rsidRPr="004D2B93">
        <w:rPr>
          <w:rStyle w:val="af4"/>
          <w:b/>
          <w:bCs/>
          <w:rtl/>
        </w:rPr>
        <w:t>מראה עיני</w:t>
      </w:r>
      <w:r w:rsidR="003E79B3">
        <w:rPr>
          <w:rStyle w:val="af4"/>
          <w:rtl/>
        </w:rPr>
        <w:t xml:space="preserve"> הכהן</w:t>
      </w:r>
      <w:r>
        <w:rPr>
          <w:rStyle w:val="af4"/>
          <w:rFonts w:hint="cs"/>
          <w:rtl/>
        </w:rPr>
        <w:t>'</w:t>
      </w:r>
      <w:r w:rsidR="003E79B3">
        <w:rPr>
          <w:rStyle w:val="af4"/>
          <w:rtl/>
        </w:rPr>
        <w:t xml:space="preserve"> </w:t>
      </w:r>
      <w:r w:rsidR="00CF5871">
        <w:rPr>
          <w:rtl/>
        </w:rPr>
        <w:t xml:space="preserve">למעט </w:t>
      </w:r>
      <w:r w:rsidRPr="004D2B93">
        <w:rPr>
          <w:rStyle w:val="affe"/>
          <w:rFonts w:hint="eastAsia"/>
          <w:rtl/>
        </w:rPr>
        <w:t>כהן</w:t>
      </w:r>
      <w:r>
        <w:rPr>
          <w:rFonts w:hint="cs"/>
          <w:rtl/>
        </w:rPr>
        <w:t xml:space="preserve"> </w:t>
      </w:r>
      <w:r w:rsidR="00CF5871">
        <w:rPr>
          <w:rtl/>
        </w:rPr>
        <w:t>סומא בעין אחת</w:t>
      </w:r>
      <w:r>
        <w:rPr>
          <w:rFonts w:hint="cs"/>
          <w:rtl/>
        </w:rPr>
        <w:t>,</w:t>
      </w:r>
    </w:p>
    <w:p w14:paraId="04B25CFB" w14:textId="14592B53" w:rsidR="00E31AD5" w:rsidRDefault="003A417E" w:rsidP="00C3651B">
      <w:pPr>
        <w:pStyle w:val="36"/>
        <w:framePr w:wrap="notBeside"/>
        <w:rPr>
          <w:rtl/>
        </w:rPr>
      </w:pPr>
      <w:r w:rsidRPr="00C3651B">
        <w:rPr>
          <w:rFonts w:hint="eastAsia"/>
          <w:rtl/>
        </w:rPr>
        <w:t>וחלקו</w:t>
      </w:r>
      <w:r w:rsidR="00E31AD5">
        <w:rPr>
          <w:rFonts w:hint="cs"/>
          <w:rtl/>
        </w:rPr>
        <w:t>:</w:t>
      </w:r>
    </w:p>
    <w:p w14:paraId="026F0B9D" w14:textId="56332F81" w:rsidR="003E79B3" w:rsidRDefault="003A417E" w:rsidP="00164685">
      <w:pPr>
        <w:rPr>
          <w:rtl/>
        </w:rPr>
      </w:pPr>
      <w:r w:rsidRPr="004D2B93">
        <w:rPr>
          <w:rFonts w:hint="eastAsia"/>
          <w:rtl/>
        </w:rPr>
        <w:t>ב</w:t>
      </w:r>
      <w:r w:rsidRPr="004D2B93">
        <w:rPr>
          <w:rtl/>
        </w:rPr>
        <w:t>'</w:t>
      </w:r>
      <w:r>
        <w:rPr>
          <w:rStyle w:val="af4"/>
          <w:rtl/>
        </w:rPr>
        <w:t xml:space="preserve">כנגע נראה </w:t>
      </w:r>
      <w:r>
        <w:rPr>
          <w:rStyle w:val="af4"/>
          <w:b/>
          <w:bCs/>
          <w:rtl/>
        </w:rPr>
        <w:t>לי</w:t>
      </w:r>
      <w:r>
        <w:rPr>
          <w:rStyle w:val="af4"/>
          <w:rtl/>
        </w:rPr>
        <w:t xml:space="preserve"> בבית'</w:t>
      </w:r>
      <w:r>
        <w:rPr>
          <w:rFonts w:hint="cs"/>
          <w:rtl/>
        </w:rPr>
        <w:t xml:space="preserve"> ולא </w:t>
      </w:r>
      <w:r w:rsidRPr="007117F5">
        <w:rPr>
          <w:rFonts w:cs="PFT_Frank" w:hint="eastAsia"/>
          <w:b/>
          <w:bCs/>
          <w:szCs w:val="14"/>
          <w:rtl/>
        </w:rPr>
        <w:t>לאורי</w:t>
      </w:r>
      <w:r>
        <w:rPr>
          <w:rFonts w:hint="cs"/>
          <w:rtl/>
        </w:rPr>
        <w:t xml:space="preserve">, </w:t>
      </w:r>
      <w:r w:rsidR="00CF5871">
        <w:rPr>
          <w:rFonts w:hint="cs"/>
          <w:rtl/>
        </w:rPr>
        <w:t>דב</w:t>
      </w:r>
      <w:r w:rsidR="003E79B3" w:rsidRPr="004D2B93">
        <w:rPr>
          <w:rtl/>
        </w:rPr>
        <w:t>יום</w:t>
      </w:r>
      <w:r w:rsidR="003E79B3">
        <w:rPr>
          <w:rStyle w:val="af4"/>
          <w:rtl/>
        </w:rPr>
        <w:t xml:space="preserve"> </w:t>
      </w:r>
      <w:r w:rsidR="003E79B3">
        <w:rPr>
          <w:rtl/>
        </w:rPr>
        <w:t>ולא בלילה</w:t>
      </w:r>
    </w:p>
    <w:p w14:paraId="6ACF7A89" w14:textId="070D64F2" w:rsidR="003E79B3" w:rsidRDefault="003A417E" w:rsidP="00164685">
      <w:pPr>
        <w:rPr>
          <w:spacing w:val="-4"/>
          <w:rtl/>
        </w:rPr>
      </w:pPr>
      <w:r>
        <w:rPr>
          <w:rStyle w:val="affc"/>
          <w:rFonts w:hint="cs"/>
          <w:rtl/>
        </w:rPr>
        <w:t>שלרבא:</w:t>
      </w:r>
      <w:r w:rsidR="003E79B3">
        <w:rPr>
          <w:rtl/>
        </w:rPr>
        <w:t xml:space="preserve"> </w:t>
      </w:r>
      <w:r w:rsidRPr="00E03339">
        <w:rPr>
          <w:rFonts w:hint="eastAsia"/>
          <w:rtl/>
        </w:rPr>
        <w:t>נלמד</w:t>
      </w:r>
      <w:r w:rsidRPr="00E03339">
        <w:rPr>
          <w:rtl/>
        </w:rPr>
        <w:t xml:space="preserve"> </w:t>
      </w:r>
      <w:r w:rsidRPr="00E03339">
        <w:rPr>
          <w:rFonts w:hint="eastAsia"/>
          <w:rtl/>
        </w:rPr>
        <w:t>משם</w:t>
      </w:r>
      <w:r w:rsidR="003E79B3" w:rsidRPr="003A417E">
        <w:rPr>
          <w:rtl/>
        </w:rPr>
        <w:t>.</w:t>
      </w:r>
      <w:r>
        <w:rPr>
          <w:rFonts w:hint="cs"/>
          <w:rtl/>
        </w:rPr>
        <w:t xml:space="preserve"> </w:t>
      </w:r>
      <w:r w:rsidRPr="004D2B93">
        <w:rPr>
          <w:rStyle w:val="affc"/>
          <w:rFonts w:hint="eastAsia"/>
          <w:rtl/>
        </w:rPr>
        <w:t>ולאביי</w:t>
      </w:r>
      <w:r>
        <w:rPr>
          <w:rFonts w:hint="cs"/>
          <w:rtl/>
        </w:rPr>
        <w:t>:</w:t>
      </w:r>
      <w:r>
        <w:rPr>
          <w:rFonts w:hint="cs"/>
          <w:spacing w:val="-4"/>
          <w:rtl/>
        </w:rPr>
        <w:t xml:space="preserve"> </w:t>
      </w:r>
      <w:r w:rsidR="00DD632D">
        <w:rPr>
          <w:rFonts w:hint="cs"/>
          <w:spacing w:val="-4"/>
          <w:rtl/>
        </w:rPr>
        <w:t xml:space="preserve">ה"מ בית אבל </w:t>
      </w:r>
      <w:r w:rsidR="003E79B3">
        <w:rPr>
          <w:spacing w:val="-4"/>
          <w:rtl/>
        </w:rPr>
        <w:t>טומא</w:t>
      </w:r>
      <w:r w:rsidR="00DD632D">
        <w:rPr>
          <w:rFonts w:hint="cs"/>
          <w:spacing w:val="-4"/>
          <w:rtl/>
        </w:rPr>
        <w:t>ת</w:t>
      </w:r>
      <w:r w:rsidR="003E79B3">
        <w:rPr>
          <w:spacing w:val="-4"/>
          <w:rtl/>
        </w:rPr>
        <w:t xml:space="preserve"> גופו, קמ''ל</w:t>
      </w:r>
    </w:p>
    <w:p>
      <w:pPr>
        <w:pStyle w:val="MishnaBatzad"/>
        <w:rPr>
          <w:ins w:id="20088" w:author="קלוד" w:date="2026-10-06T10:09:29Z"/>
        </w:rPr>
      </w:pPr>
      <w:ins w:id="20087" w:author="קלוד" w:date="2026-10-06T10:09:29Z">
        <w:r>
          <w:t xml:space="preserve">משנה ה</w:t>
        </w:r>
      </w:ins>
    </w:p>
    <w:p w14:paraId="349CC4B1" w14:textId="7BD9EC27" w:rsidR="003E79B3" w:rsidRDefault="003E79B3" w:rsidP="00164685">
      <w:pPr>
        <w:pStyle w:val="afff9"/>
        <w:rPr>
          <w:rtl/>
        </w:rPr>
      </w:pPr>
      <w:r w:rsidRPr="0056077B">
        <w:rPr>
          <w:rStyle w:val="afffff5"/>
          <w:rtl/>
        </w:rPr>
        <w:lastRenderedPageBreak/>
        <w:t>ועוד אמר רבי מאיר:</w:t>
      </w:r>
      <w:r>
        <w:rPr>
          <w:rtl/>
        </w:rPr>
        <w:t xml:space="preserve"> מלקט עצמות אביו ואמו, ששמחה היא לו.</w:t>
      </w:r>
    </w:p>
    <w:p w14:paraId="7D329BEE" w14:textId="77777777" w:rsidR="003E79B3" w:rsidRDefault="003E79B3" w:rsidP="00164685">
      <w:pPr>
        <w:pStyle w:val="afff9"/>
        <w:rPr>
          <w:rtl/>
        </w:rPr>
      </w:pPr>
      <w:r w:rsidRPr="0056077B">
        <w:rPr>
          <w:rStyle w:val="afffff5"/>
          <w:rtl/>
        </w:rPr>
        <w:t>רבי יוסי:</w:t>
      </w:r>
      <w:r>
        <w:rPr>
          <w:rtl/>
        </w:rPr>
        <w:t xml:space="preserve"> אבל הוא לו.</w:t>
      </w:r>
    </w:p>
    <w:p w14:paraId="1994ED4E" w14:textId="77777777" w:rsidR="003E79B3" w:rsidRDefault="003E79B3" w:rsidP="00A74678">
      <w:pPr>
        <w:pStyle w:val="afff9"/>
        <w:spacing w:after="60"/>
        <w:rPr>
          <w:rtl/>
        </w:rPr>
      </w:pPr>
      <w:r>
        <w:rPr>
          <w:rtl/>
        </w:rPr>
        <w:t>לא יעורר אדם על מתו, ולא יספידנו קודם לרגל שלשים יום.</w:t>
      </w:r>
    </w:p>
    <w:p w14:paraId="0B7D98F8" w14:textId="77777777" w:rsidR="00E31AD5" w:rsidRDefault="00FC3B4B" w:rsidP="009E30FB">
      <w:pPr>
        <w:pStyle w:val="36"/>
        <w:framePr w:wrap="notBeside"/>
        <w:rPr>
          <w:rtl/>
        </w:rPr>
      </w:pPr>
      <w:r w:rsidRPr="009E30FB">
        <w:rPr>
          <w:rFonts w:hint="cs"/>
          <w:rtl/>
        </w:rPr>
        <w:t>אף</w:t>
      </w:r>
      <w:r w:rsidR="00E31AD5">
        <w:rPr>
          <w:rtl/>
        </w:rPr>
        <w:t>:</w:t>
      </w:r>
    </w:p>
    <w:p w14:paraId="6C989521" w14:textId="78DB2DEB" w:rsidR="003E79B3" w:rsidRDefault="00FC3B4B" w:rsidP="00164685">
      <w:pPr>
        <w:rPr>
          <w:rStyle w:val="affe"/>
          <w:rtl/>
        </w:rPr>
      </w:pPr>
      <w:r>
        <w:rPr>
          <w:rFonts w:hint="cs"/>
          <w:rtl/>
        </w:rPr>
        <w:t>ש</w:t>
      </w:r>
      <w:r w:rsidR="003E79B3">
        <w:rPr>
          <w:rtl/>
        </w:rPr>
        <w:t xml:space="preserve">המלקט מתאבל כל היום </w:t>
      </w:r>
      <w:r w:rsidR="003E79B3" w:rsidRPr="004D2B93">
        <w:rPr>
          <w:rStyle w:val="affe"/>
          <w:rtl/>
        </w:rPr>
        <w:t xml:space="preserve">ולערב </w:t>
      </w:r>
      <w:r>
        <w:rPr>
          <w:rStyle w:val="affe"/>
          <w:rFonts w:hint="cs"/>
          <w:rtl/>
        </w:rPr>
        <w:t>לא</w:t>
      </w:r>
      <w:r>
        <w:rPr>
          <w:rFonts w:hint="cs"/>
          <w:rtl/>
        </w:rPr>
        <w:t>,</w:t>
      </w:r>
      <w:r>
        <w:rPr>
          <w:rtl/>
        </w:rPr>
        <w:t xml:space="preserve"> </w:t>
      </w:r>
      <w:r w:rsidR="003E79B3" w:rsidRPr="004D2B93">
        <w:rPr>
          <w:rtl/>
        </w:rPr>
        <w:t>ואפי' צרורין בסדינו</w:t>
      </w:r>
      <w:r>
        <w:rPr>
          <w:rStyle w:val="affe"/>
          <w:rFonts w:hint="cs"/>
          <w:rtl/>
        </w:rPr>
        <w:t>,</w:t>
      </w:r>
    </w:p>
    <w:p w14:paraId="1492C4FC" w14:textId="3779E37B" w:rsidR="00E31AD5" w:rsidRDefault="00EC2D8F" w:rsidP="0081310A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349E0E3F" w14:textId="15666739" w:rsidR="003E79B3" w:rsidRDefault="004F28AC" w:rsidP="0081310A">
      <w:pPr>
        <w:rPr>
          <w:rtl/>
        </w:rPr>
      </w:pPr>
      <w:r>
        <w:rPr>
          <w:rFonts w:hint="cs"/>
          <w:rtl/>
        </w:rPr>
        <w:t xml:space="preserve">כוונת </w:t>
      </w:r>
      <w:r w:rsidRPr="004D2B93">
        <w:rPr>
          <w:rStyle w:val="affc"/>
          <w:rFonts w:hint="eastAsia"/>
          <w:rtl/>
        </w:rPr>
        <w:t>ר</w:t>
      </w:r>
      <w:r w:rsidRPr="004D2B93">
        <w:rPr>
          <w:rStyle w:val="affc"/>
          <w:rtl/>
        </w:rPr>
        <w:t>"מ</w:t>
      </w:r>
      <w:r w:rsidR="0081310A">
        <w:rPr>
          <w:rStyle w:val="affc"/>
          <w:rFonts w:hint="cs"/>
          <w:rtl/>
        </w:rPr>
        <w:t>:</w:t>
      </w:r>
      <w:r>
        <w:rPr>
          <w:rFonts w:hint="cs"/>
          <w:rtl/>
        </w:rPr>
        <w:t xml:space="preserve"> </w:t>
      </w:r>
      <w:r w:rsidR="003E79B3">
        <w:rPr>
          <w:rtl/>
        </w:rPr>
        <w:t xml:space="preserve">ששמחת </w:t>
      </w:r>
      <w:r w:rsidR="003E79B3" w:rsidRPr="0081310A">
        <w:rPr>
          <w:rFonts w:cs="PFT_Frank"/>
          <w:b/>
          <w:bCs/>
          <w:szCs w:val="14"/>
          <w:rtl/>
        </w:rPr>
        <w:t>הרגל</w:t>
      </w:r>
      <w:r w:rsidR="003E79B3">
        <w:rPr>
          <w:rtl/>
        </w:rPr>
        <w:t xml:space="preserve"> עליו</w:t>
      </w:r>
      <w:r w:rsidR="003E79B3">
        <w:rPr>
          <w:rStyle w:val="affc"/>
          <w:rFonts w:hint="cs"/>
          <w:rtl/>
        </w:rPr>
        <w:t>.</w:t>
      </w:r>
    </w:p>
    <w:p w14:paraId="2E9564A0" w14:textId="61BA4908" w:rsidR="003E79B3" w:rsidRDefault="003E79B3" w:rsidP="00164685">
      <w:pPr>
        <w:pStyle w:val="affff1"/>
        <w:ind w:end="0"/>
        <w:rPr>
          <w:rtl/>
        </w:rPr>
      </w:pPr>
      <w:r>
        <w:rPr>
          <w:rtl/>
        </w:rPr>
        <w:t>לא יע</w:t>
      </w:r>
      <w:r w:rsidR="004F28AC">
        <w:rPr>
          <w:rFonts w:hint="cs"/>
          <w:rtl/>
        </w:rPr>
        <w:t>ו</w:t>
      </w:r>
      <w:r>
        <w:rPr>
          <w:rtl/>
        </w:rPr>
        <w:t>רר על מתו.</w:t>
      </w:r>
    </w:p>
    <w:p w14:paraId="2E9A74F8" w14:textId="1200EEC0" w:rsidR="00E31AD5" w:rsidRDefault="004F28AC" w:rsidP="00A255FF">
      <w:pPr>
        <w:pStyle w:val="36"/>
        <w:framePr w:wrap="notBeside"/>
        <w:rPr>
          <w:rtl/>
        </w:rPr>
      </w:pPr>
      <w:r w:rsidRPr="00A255FF">
        <w:rPr>
          <w:rFonts w:hint="eastAsia"/>
          <w:rtl/>
        </w:rPr>
        <w:t>כ</w:t>
      </w:r>
      <w:r w:rsidR="003E79B3" w:rsidRPr="00A255FF">
        <w:rPr>
          <w:rtl/>
        </w:rPr>
        <w:t>במערבא</w:t>
      </w:r>
      <w:r w:rsidR="00E31AD5">
        <w:rPr>
          <w:rFonts w:hint="cs"/>
          <w:rtl/>
        </w:rPr>
        <w:t>:</w:t>
      </w:r>
    </w:p>
    <w:p w14:paraId="34420A85" w14:textId="3E8C7CBF" w:rsidR="003E79B3" w:rsidRPr="00A255FF" w:rsidRDefault="004F28AC" w:rsidP="00A255FF">
      <w:pPr>
        <w:rPr>
          <w:rFonts w:ascii="Fb Fontext" w:hAnsi="Fb Fontext" w:cs="PFT_Frank"/>
          <w:b/>
          <w:bCs/>
          <w:sz w:val="14"/>
          <w:szCs w:val="12"/>
          <w:rtl/>
        </w:rPr>
      </w:pPr>
      <w:r w:rsidRPr="004D2B93">
        <w:rPr>
          <w:rFonts w:hint="eastAsia"/>
          <w:rtl/>
        </w:rPr>
        <w:t>שהספדן</w:t>
      </w:r>
      <w:r w:rsidRPr="004D2B93">
        <w:rPr>
          <w:rtl/>
        </w:rPr>
        <w:t xml:space="preserve"> מחזר על </w:t>
      </w:r>
      <w:r>
        <w:rPr>
          <w:rFonts w:hint="cs"/>
          <w:rtl/>
        </w:rPr>
        <w:t>קרוביו 'שיבכו אתו מרירי הלב.</w:t>
      </w:r>
    </w:p>
    <w:p w14:paraId="649A533A" w14:textId="77777777" w:rsidR="003E79B3" w:rsidRDefault="003E79B3" w:rsidP="00164685">
      <w:pPr>
        <w:pStyle w:val="affff1"/>
        <w:ind w:end="0"/>
        <w:rPr>
          <w:rtl/>
        </w:rPr>
      </w:pPr>
      <w:r>
        <w:rPr>
          <w:rtl/>
        </w:rPr>
        <w:t>קודם הרגל שלשים יום.</w:t>
      </w:r>
    </w:p>
    <w:p w14:paraId="6DFED9FA" w14:textId="06568CB1" w:rsidR="00E31AD5" w:rsidRDefault="003E79B3" w:rsidP="0018285E">
      <w:pPr>
        <w:pStyle w:val="36"/>
        <w:framePr w:wrap="notBeside"/>
        <w:rPr>
          <w:rtl/>
        </w:rPr>
      </w:pPr>
      <w:r w:rsidRPr="0018285E">
        <w:rPr>
          <w:rFonts w:hint="cs"/>
          <w:rtl/>
        </w:rPr>
        <w:t>רב</w:t>
      </w:r>
      <w:r w:rsidR="00E31AD5">
        <w:rPr>
          <w:rFonts w:hint="cs"/>
          <w:rtl/>
        </w:rPr>
        <w:t>:</w:t>
      </w:r>
    </w:p>
    <w:p w14:paraId="0F77B9C8" w14:textId="326529BC" w:rsidR="003E79B3" w:rsidRDefault="003E79B3" w:rsidP="0018285E">
      <w:pPr>
        <w:rPr>
          <w:rtl/>
        </w:rPr>
      </w:pPr>
      <w:r>
        <w:rPr>
          <w:rtl/>
        </w:rPr>
        <w:t xml:space="preserve">מפני מעשה, </w:t>
      </w:r>
      <w:r w:rsidR="004F28AC">
        <w:rPr>
          <w:rFonts w:hint="cs"/>
          <w:rtl/>
        </w:rPr>
        <w:t>שנתנה</w:t>
      </w:r>
      <w:r>
        <w:rPr>
          <w:rtl/>
        </w:rPr>
        <w:t xml:space="preserve"> אש</w:t>
      </w:r>
      <w:r w:rsidR="004F28AC">
        <w:rPr>
          <w:rFonts w:hint="cs"/>
          <w:rtl/>
        </w:rPr>
        <w:t>ה לספדן</w:t>
      </w:r>
      <w:r>
        <w:rPr>
          <w:rtl/>
        </w:rPr>
        <w:t xml:space="preserve"> מעות </w:t>
      </w:r>
      <w:r w:rsidR="004F28AC">
        <w:rPr>
          <w:rFonts w:hint="cs"/>
          <w:rtl/>
        </w:rPr>
        <w:t>של עליה לרגל,</w:t>
      </w:r>
    </w:p>
    <w:p w14:paraId="3C531DAA" w14:textId="20E225EE" w:rsidR="00E31AD5" w:rsidRDefault="003E79B3" w:rsidP="0018285E">
      <w:pPr>
        <w:pStyle w:val="36"/>
        <w:framePr w:wrap="notBeside"/>
        <w:rPr>
          <w:rtl/>
        </w:rPr>
      </w:pPr>
      <w:r w:rsidRPr="0018285E">
        <w:rPr>
          <w:rFonts w:hint="cs"/>
          <w:rtl/>
        </w:rPr>
        <w:t>שמואל</w:t>
      </w:r>
      <w:r w:rsidR="00E31AD5">
        <w:rPr>
          <w:rFonts w:hint="cs"/>
          <w:rtl/>
        </w:rPr>
        <w:t>:</w:t>
      </w:r>
    </w:p>
    <w:p w14:paraId="3F713293" w14:textId="22734CB9" w:rsidR="00B94D23" w:rsidRDefault="003E79B3" w:rsidP="00164685">
      <w:pPr>
        <w:rPr>
          <w:rtl/>
        </w:rPr>
      </w:pPr>
      <w:r>
        <w:rPr>
          <w:rtl/>
        </w:rPr>
        <w:t xml:space="preserve">שאין המת משתכח </w:t>
      </w:r>
      <w:r w:rsidR="00B94D23">
        <w:rPr>
          <w:rFonts w:hint="cs"/>
          <w:rtl/>
        </w:rPr>
        <w:t>ל'</w:t>
      </w:r>
      <w:r>
        <w:rPr>
          <w:rtl/>
        </w:rPr>
        <w:t xml:space="preserve"> יום</w:t>
      </w:r>
      <w:r w:rsidR="00B94D23">
        <w:rPr>
          <w:rFonts w:hint="cs"/>
          <w:rtl/>
        </w:rPr>
        <w:t xml:space="preserve"> </w:t>
      </w:r>
      <w:r w:rsidR="00B94D23" w:rsidRPr="004D2B93">
        <w:rPr>
          <w:rStyle w:val="affe"/>
          <w:rFonts w:hint="eastAsia"/>
          <w:rtl/>
        </w:rPr>
        <w:t>מההספד</w:t>
      </w:r>
      <w:r w:rsidR="00B94D23" w:rsidRPr="004D2B93">
        <w:rPr>
          <w:rStyle w:val="affe"/>
          <w:rtl/>
        </w:rPr>
        <w:t>.</w:t>
      </w:r>
      <w:r w:rsidR="00B94D23">
        <w:rPr>
          <w:rtl/>
        </w:rPr>
        <w:tab/>
      </w:r>
      <w:r w:rsidR="00B94D23">
        <w:rPr>
          <w:rtl/>
        </w:rPr>
        <w:tab/>
      </w:r>
      <w:r w:rsidR="00B94D23">
        <w:rPr>
          <w:rStyle w:val="affc"/>
          <w:rFonts w:hint="cs"/>
          <w:rtl/>
        </w:rPr>
        <w:t>ונ</w:t>
      </w:r>
      <w:r w:rsidRPr="004D2B93">
        <w:rPr>
          <w:rStyle w:val="affc"/>
          <w:rtl/>
        </w:rPr>
        <w:t>פק</w:t>
      </w:r>
      <w:r w:rsidR="00B94D23">
        <w:rPr>
          <w:rStyle w:val="affc"/>
          <w:rFonts w:hint="cs"/>
          <w:rtl/>
        </w:rPr>
        <w:t>"מ</w:t>
      </w:r>
      <w:r>
        <w:rPr>
          <w:rtl/>
        </w:rPr>
        <w:t xml:space="preserve">: </w:t>
      </w:r>
      <w:r w:rsidRPr="007117F5">
        <w:rPr>
          <w:rFonts w:cs="PFT_Frank"/>
          <w:b/>
          <w:bCs/>
          <w:szCs w:val="14"/>
          <w:rtl/>
        </w:rPr>
        <w:t>בחנם</w:t>
      </w:r>
      <w:r>
        <w:rPr>
          <w:rtl/>
        </w:rPr>
        <w:t>.</w:t>
      </w:r>
    </w:p>
    <w:p w14:paraId="6F6A0B8D" w14:textId="013E9E30" w:rsidR="0056077B" w:rsidRDefault="0056077B" w:rsidP="0056077B">
      <w:pPr>
        <w:pStyle w:val="afff1"/>
        <w:rPr>
          <w:rtl/>
        </w:rPr>
      </w:pPr>
      <w:r>
        <w:rPr>
          <w:rFonts w:hint="cs"/>
          <w:rtl/>
        </w:rPr>
        <w:t>׹</w:t>
      </w:r>
      <w:r w:rsidR="004E2A41">
        <w:rPr>
          <w:rFonts w:hint="cs"/>
          <w:rtl/>
        </w:rPr>
        <w:t>****</w:t>
      </w:r>
    </w:p>
    <w:p w14:paraId="2B3F6268" w14:textId="77777777" w:rsidR="003E79B3" w:rsidRDefault="003E79B3" w:rsidP="00800D78">
      <w:pPr>
        <w:pStyle w:val="afff3"/>
        <w:framePr w:wrap="around"/>
        <w:rPr>
          <w:rtl/>
        </w:rPr>
      </w:pPr>
      <w:r>
        <w:rPr>
          <w:rFonts w:hint="cs"/>
          <w:rtl/>
        </w:rPr>
        <w:t>ח:</w:t>
      </w:r>
    </w:p>
    <w:p>
      <w:pPr>
        <w:pStyle w:val="MishnaBatzad"/>
        <w:rPr>
          <w:ins w:id="20090" w:author="קלוד" w:date="2026-10-06T10:09:29Z"/>
        </w:rPr>
      </w:pPr>
      <w:ins w:id="20089" w:author="קלוד" w:date="2026-10-06T10:09:29Z">
        <w:r>
          <w:t xml:space="preserve">משנה ו</w:t>
        </w:r>
      </w:ins>
    </w:p>
    <w:p w14:paraId="39AF0AAC" w14:textId="77777777" w:rsidR="003E79B3" w:rsidRPr="00680666" w:rsidRDefault="003E79B3" w:rsidP="00164685">
      <w:pPr>
        <w:pStyle w:val="afff9"/>
        <w:rPr>
          <w:spacing w:val="2"/>
          <w:rtl/>
        </w:rPr>
      </w:pPr>
      <w:r w:rsidRPr="00680666">
        <w:rPr>
          <w:spacing w:val="2"/>
          <w:rtl/>
        </w:rPr>
        <w:t>אין חופרין כוכין וקברות במועד, אבל מחנכין את הכוכין במועד.</w:t>
      </w:r>
    </w:p>
    <w:p w14:paraId="1E4794B8" w14:textId="40590D8F" w:rsidR="00B94D23" w:rsidRDefault="003E79B3" w:rsidP="00164685">
      <w:pPr>
        <w:pStyle w:val="afff9"/>
        <w:rPr>
          <w:rtl/>
        </w:rPr>
      </w:pPr>
      <w:r>
        <w:rPr>
          <w:rtl/>
        </w:rPr>
        <w:t>ועושין נברכת במועד</w:t>
      </w:r>
      <w:r w:rsidR="00B94D23">
        <w:rPr>
          <w:rFonts w:hint="cs"/>
          <w:rtl/>
        </w:rPr>
        <w:t xml:space="preserve"> </w:t>
      </w:r>
      <w:r w:rsidR="00B94D23" w:rsidRPr="004D2B93">
        <w:rPr>
          <w:rStyle w:val="HesberMishna"/>
          <w:rFonts w:hint="eastAsia"/>
          <w:rtl/>
          <w:rPrChange w:id="20010" w:author="קלוד" w:date="2026-10-06T10:09:29Z">
            <w:rPr>
              <w:rStyle w:val="affe"/>
              <w:rFonts w:hint="eastAsia"/>
              <w:rtl/>
            </w:rPr>
          </w:rPrChange>
        </w:rPr>
        <w:t>בריכה</w:t>
      </w:r>
      <w:r w:rsidR="00B94D23" w:rsidRPr="004D2B93">
        <w:rPr>
          <w:rStyle w:val="HesberMishna"/>
          <w:rtl/>
          <w:rPrChange w:id="20011" w:author="קלוד" w:date="2026-10-06T10:09:29Z">
            <w:rPr>
              <w:rStyle w:val="affe"/>
              <w:rtl/>
            </w:rPr>
          </w:rPrChange>
        </w:rPr>
        <w:t xml:space="preserve"> </w:t>
      </w:r>
      <w:r w:rsidR="00B94D23" w:rsidRPr="004D2B93">
        <w:rPr>
          <w:rStyle w:val="HesberMishna"/>
          <w:rFonts w:hint="eastAsia"/>
          <w:rtl/>
          <w:rPrChange w:id="20012" w:author="קלוד" w:date="2026-10-06T10:09:29Z">
            <w:rPr>
              <w:rStyle w:val="affe"/>
              <w:rFonts w:hint="eastAsia"/>
              <w:rtl/>
            </w:rPr>
          </w:rPrChange>
        </w:rPr>
        <w:t>לכביסה</w:t>
      </w:r>
      <w:r w:rsidR="00B94D23" w:rsidRPr="004D2B93">
        <w:rPr>
          <w:rStyle w:val="HesberMishna"/>
          <w:rtl/>
          <w:rPrChange w:id="20013" w:author="קלוד" w:date="2026-10-06T10:09:29Z">
            <w:rPr>
              <w:rStyle w:val="affe"/>
              <w:rtl/>
            </w:rPr>
          </w:rPrChange>
        </w:rPr>
        <w:t xml:space="preserve"> </w:t>
      </w:r>
      <w:r w:rsidR="00B94D23" w:rsidRPr="004D2B93">
        <w:rPr>
          <w:rStyle w:val="HesberMishna"/>
          <w:rFonts w:hint="eastAsia"/>
          <w:rtl/>
          <w:rPrChange w:id="20014" w:author="קלוד" w:date="2026-10-06T10:09:29Z">
            <w:rPr>
              <w:rStyle w:val="affe"/>
              <w:rFonts w:hint="eastAsia"/>
              <w:rtl/>
            </w:rPr>
          </w:rPrChange>
        </w:rPr>
        <w:t>המותרת</w:t>
      </w:r>
      <w:r w:rsidR="003B7424">
        <w:rPr>
          <w:rStyle w:val="HesberMishna"/>
          <w:rFonts w:hint="cs"/>
          <w:rtl/>
          <w:rPrChange w:id="20015" w:author="קלוד" w:date="2026-10-06T10:09:29Z">
            <w:rPr>
              <w:rStyle w:val="affe"/>
              <w:rFonts w:hint="cs"/>
              <w:rtl/>
            </w:rPr>
          </w:rPrChange>
        </w:rPr>
        <w:t>,</w:t>
      </w:r>
    </w:p>
    <w:p w14:paraId="2AD8482F" w14:textId="0CAC06CA" w:rsidR="003E79B3" w:rsidRPr="004E2A41" w:rsidRDefault="003E79B3" w:rsidP="00F048D2">
      <w:pPr>
        <w:pStyle w:val="afff9"/>
        <w:spacing w:after="60"/>
        <w:rPr>
          <w:spacing w:val="0"/>
          <w:rtl/>
        </w:rPr>
      </w:pPr>
      <w:r>
        <w:rPr>
          <w:rtl/>
        </w:rPr>
        <w:t>וארון עם המת בחצר</w:t>
      </w:r>
      <w:r w:rsidR="00B94D23">
        <w:rPr>
          <w:rFonts w:hint="cs"/>
          <w:rtl/>
        </w:rPr>
        <w:t xml:space="preserve"> </w:t>
      </w:r>
      <w:r w:rsidR="00B94D23" w:rsidRPr="004D2B93">
        <w:rPr>
          <w:rStyle w:val="HesberMishna"/>
          <w:rFonts w:hint="eastAsia"/>
          <w:rtl/>
          <w:rPrChange w:id="20016" w:author="קלוד" w:date="2026-10-06T10:09:29Z">
            <w:rPr>
              <w:rStyle w:val="affe"/>
              <w:rFonts w:hint="eastAsia"/>
              <w:rtl/>
            </w:rPr>
          </w:rPrChange>
        </w:rPr>
        <w:t>ניכר</w:t>
      </w:r>
      <w:r w:rsidR="00B94D23" w:rsidRPr="004D2B93">
        <w:rPr>
          <w:rStyle w:val="HesberMishna"/>
          <w:rtl/>
          <w:rPrChange w:id="20017" w:author="קלוד" w:date="2026-10-06T10:09:29Z">
            <w:rPr>
              <w:rStyle w:val="affe"/>
              <w:rtl/>
            </w:rPr>
          </w:rPrChange>
        </w:rPr>
        <w:t xml:space="preserve"> </w:t>
      </w:r>
      <w:r w:rsidR="00B94D23" w:rsidRPr="004D2B93">
        <w:rPr>
          <w:rStyle w:val="HesberMishna"/>
          <w:rFonts w:hint="eastAsia"/>
          <w:rtl/>
          <w:rPrChange w:id="20018" w:author="קלוד" w:date="2026-10-06T10:09:29Z">
            <w:rPr>
              <w:rStyle w:val="affe"/>
              <w:rFonts w:hint="eastAsia"/>
              <w:rtl/>
            </w:rPr>
          </w:rPrChange>
        </w:rPr>
        <w:t>שלצרכו</w:t>
      </w:r>
      <w:r w:rsidR="00B94D23">
        <w:rPr>
          <w:rFonts w:hint="cs"/>
          <w:rtl/>
        </w:rPr>
        <w:t>,</w:t>
      </w:r>
      <w:r w:rsidR="00B94D23">
        <w:rPr>
          <w:rtl/>
        </w:rPr>
        <w:tab/>
      </w:r>
      <w:r w:rsidRPr="004E2A41">
        <w:rPr>
          <w:rStyle w:val="afffff5"/>
          <w:spacing w:val="0"/>
          <w:rtl/>
        </w:rPr>
        <w:t>ר"י</w:t>
      </w:r>
      <w:r w:rsidRPr="004E2A41">
        <w:rPr>
          <w:spacing w:val="0"/>
          <w:rtl/>
        </w:rPr>
        <w:t xml:space="preserve"> אוסר, אא"כ יש עמו נסרים.</w:t>
      </w:r>
    </w:p>
    <w:p w14:paraId="4656068B" w14:textId="6D2D8406" w:rsidR="003E79B3" w:rsidRPr="004D2B93" w:rsidRDefault="003E79B3" w:rsidP="00164685">
      <w:pPr>
        <w:rPr>
          <w:rStyle w:val="affc"/>
          <w:rtl/>
        </w:rPr>
      </w:pPr>
      <w:r w:rsidRPr="004D2B93">
        <w:rPr>
          <w:rStyle w:val="affff2"/>
          <w:rFonts w:hint="eastAsia"/>
          <w:rtl/>
        </w:rPr>
        <w:t>כוכין</w:t>
      </w:r>
      <w:r>
        <w:rPr>
          <w:rFonts w:ascii="Fb Fontext" w:hAnsi="Fb Fontext"/>
          <w:rtl/>
        </w:rPr>
        <w:t xml:space="preserve"> </w:t>
      </w:r>
      <w:r w:rsidR="003B7424">
        <w:rPr>
          <w:rFonts w:ascii="Fb Fontext" w:hAnsi="Fb Fontext"/>
          <w:rtl/>
        </w:rPr>
        <w:t>–</w:t>
      </w:r>
      <w:r>
        <w:rPr>
          <w:rFonts w:ascii="Fb Fontext" w:hAnsi="Fb Fontext"/>
          <w:rtl/>
        </w:rPr>
        <w:t xml:space="preserve"> בחפירה</w:t>
      </w:r>
      <w:r w:rsidR="003B7424">
        <w:rPr>
          <w:rFonts w:ascii="Fb Fontext" w:hAnsi="Fb Fontext" w:hint="cs"/>
          <w:rtl/>
        </w:rPr>
        <w:t>,</w:t>
      </w:r>
      <w:r w:rsidR="003B7424">
        <w:rPr>
          <w:rFonts w:ascii="Fb Fontext" w:hAnsi="Fb Fontext"/>
          <w:rtl/>
        </w:rPr>
        <w:tab/>
      </w:r>
      <w:r w:rsidR="003B7424">
        <w:rPr>
          <w:rFonts w:ascii="Fb Fontext" w:hAnsi="Fb Fontext"/>
          <w:rtl/>
        </w:rPr>
        <w:tab/>
      </w:r>
      <w:r w:rsidR="003B7424">
        <w:rPr>
          <w:rFonts w:ascii="Fb Fontext" w:hAnsi="Fb Fontext"/>
          <w:rtl/>
        </w:rPr>
        <w:tab/>
      </w:r>
      <w:r w:rsidR="003B7424">
        <w:rPr>
          <w:rFonts w:ascii="Fb Fontext" w:hAnsi="Fb Fontext"/>
          <w:rtl/>
        </w:rPr>
        <w:tab/>
      </w:r>
      <w:r w:rsidR="003B7424">
        <w:rPr>
          <w:rFonts w:ascii="Fb Fontext" w:hAnsi="Fb Fontext"/>
          <w:rtl/>
        </w:rPr>
        <w:tab/>
      </w:r>
      <w:r w:rsidR="003B7424">
        <w:rPr>
          <w:rFonts w:ascii="Fb Fontext" w:hAnsi="Fb Fontext"/>
          <w:rtl/>
        </w:rPr>
        <w:tab/>
      </w:r>
      <w:r w:rsidR="003B7424">
        <w:rPr>
          <w:rFonts w:ascii="Fb Fontext" w:hAnsi="Fb Fontext"/>
          <w:rtl/>
        </w:rPr>
        <w:tab/>
      </w:r>
      <w:r w:rsidR="003B7424">
        <w:rPr>
          <w:rFonts w:ascii="Fb Fontext" w:hAnsi="Fb Fontext"/>
          <w:rtl/>
        </w:rPr>
        <w:tab/>
      </w:r>
      <w:r w:rsidRPr="004D2B93">
        <w:rPr>
          <w:rStyle w:val="affff2"/>
          <w:rtl/>
        </w:rPr>
        <w:t>קברות</w:t>
      </w:r>
      <w:r>
        <w:rPr>
          <w:rFonts w:ascii="Fb Fontext" w:hAnsi="Fb Fontext"/>
          <w:rtl/>
        </w:rPr>
        <w:t xml:space="preserve"> </w:t>
      </w:r>
      <w:r w:rsidR="003B7424">
        <w:rPr>
          <w:rFonts w:ascii="Fb Fontext" w:hAnsi="Fb Fontext" w:hint="cs"/>
          <w:rtl/>
        </w:rPr>
        <w:t>-</w:t>
      </w:r>
      <w:r>
        <w:rPr>
          <w:rFonts w:ascii="Fb Fontext" w:hAnsi="Fb Fontext"/>
          <w:rtl/>
        </w:rPr>
        <w:t xml:space="preserve"> בבנין</w:t>
      </w:r>
      <w:r w:rsidR="003B7424">
        <w:rPr>
          <w:rFonts w:ascii="Fb Fontext" w:hAnsi="Fb Fontext" w:hint="cs"/>
          <w:rtl/>
        </w:rPr>
        <w:t>,</w:t>
      </w:r>
      <w:r>
        <w:rPr>
          <w:rFonts w:ascii="Fb Fontext" w:hAnsi="Fb Fontext"/>
          <w:rtl/>
        </w:rPr>
        <w:t xml:space="preserve"> </w:t>
      </w:r>
      <w:r w:rsidRPr="004D2B93">
        <w:rPr>
          <w:rStyle w:val="affc"/>
          <w:rtl/>
        </w:rPr>
        <w:t>ותנ"ה</w:t>
      </w:r>
      <w:r w:rsidR="003B7424">
        <w:rPr>
          <w:rStyle w:val="affc"/>
          <w:rFonts w:hint="cs"/>
          <w:rtl/>
        </w:rPr>
        <w:t>.</w:t>
      </w:r>
    </w:p>
    <w:p w14:paraId="6D45E9AB" w14:textId="676CD4FA" w:rsidR="003E79B3" w:rsidRDefault="003E79B3" w:rsidP="00164685">
      <w:pPr>
        <w:rPr>
          <w:rtl/>
        </w:rPr>
      </w:pPr>
      <w:r w:rsidRPr="004D2B93">
        <w:rPr>
          <w:rStyle w:val="affff2"/>
          <w:rFonts w:hint="eastAsia"/>
          <w:rtl/>
        </w:rPr>
        <w:t>מחנכין</w:t>
      </w:r>
      <w:r w:rsidR="003B7424">
        <w:rPr>
          <w:rFonts w:hint="cs"/>
          <w:rtl/>
        </w:rPr>
        <w:t xml:space="preserve"> </w:t>
      </w:r>
      <w:r>
        <w:rPr>
          <w:rtl/>
        </w:rPr>
        <w:t>-</w:t>
      </w:r>
      <w:r w:rsidR="003B7424" w:rsidRPr="003B7424">
        <w:rPr>
          <w:rtl/>
        </w:rPr>
        <w:t xml:space="preserve"> </w:t>
      </w:r>
      <w:r w:rsidR="003B7424">
        <w:rPr>
          <w:rtl/>
        </w:rPr>
        <w:t>מאריך ומרחיב בו</w:t>
      </w:r>
      <w:r w:rsidR="003B7424">
        <w:rPr>
          <w:rFonts w:hint="cs"/>
          <w:rtl/>
        </w:rPr>
        <w:t xml:space="preserve">, </w:t>
      </w:r>
      <w:r w:rsidR="003B7424" w:rsidRPr="007117F5">
        <w:rPr>
          <w:rFonts w:cs="PFT_Frank" w:hint="eastAsia"/>
          <w:b/>
          <w:bCs/>
          <w:szCs w:val="14"/>
          <w:rtl/>
        </w:rPr>
        <w:t>וכן</w:t>
      </w:r>
      <w:r w:rsidR="003B7424">
        <w:rPr>
          <w:rFonts w:hint="cs"/>
          <w:rtl/>
        </w:rPr>
        <w:t xml:space="preserve"> היה</w:t>
      </w:r>
      <w:r>
        <w:rPr>
          <w:rtl/>
        </w:rPr>
        <w:t xml:space="preserve"> ארוך מקצרו</w:t>
      </w:r>
      <w:r w:rsidR="003B7424">
        <w:rPr>
          <w:rFonts w:hint="cs"/>
          <w:rtl/>
        </w:rPr>
        <w:t xml:space="preserve"> </w:t>
      </w:r>
      <w:r w:rsidR="003B7424" w:rsidRPr="004D2B93">
        <w:rPr>
          <w:rStyle w:val="affe"/>
          <w:rFonts w:hint="eastAsia"/>
          <w:rtl/>
        </w:rPr>
        <w:t>טירחא</w:t>
      </w:r>
      <w:r w:rsidR="003B7424" w:rsidRPr="004D2B93">
        <w:rPr>
          <w:rStyle w:val="affe"/>
          <w:rtl/>
        </w:rPr>
        <w:t xml:space="preserve"> </w:t>
      </w:r>
      <w:r w:rsidR="003B7424" w:rsidRPr="004D2B93">
        <w:rPr>
          <w:rStyle w:val="affe"/>
          <w:rFonts w:hint="eastAsia"/>
          <w:rtl/>
        </w:rPr>
        <w:t>מועטת</w:t>
      </w:r>
      <w:r w:rsidR="003B7424">
        <w:rPr>
          <w:rStyle w:val="affe"/>
          <w:rFonts w:hint="cs"/>
          <w:rtl/>
        </w:rPr>
        <w:t>.</w:t>
      </w:r>
    </w:p>
    <w:p w14:paraId="2E2249E5" w14:textId="12A26417" w:rsidR="003E79B3" w:rsidRDefault="00891CC2" w:rsidP="00164685">
      <w:pPr>
        <w:rPr>
          <w:rtl/>
        </w:rPr>
      </w:pPr>
      <w:r>
        <w:rPr>
          <w:rStyle w:val="affff2"/>
          <w:rFonts w:hint="cs"/>
          <w:rtl/>
        </w:rPr>
        <w:t>ה</w:t>
      </w:r>
      <w:r w:rsidR="003E79B3" w:rsidRPr="004D2B93">
        <w:rPr>
          <w:rStyle w:val="affff2"/>
          <w:rFonts w:hint="eastAsia"/>
          <w:rtl/>
        </w:rPr>
        <w:t>נברכת</w:t>
      </w:r>
      <w:r w:rsidR="003E79B3" w:rsidRPr="007117F5">
        <w:rPr>
          <w:rStyle w:val="afffe"/>
          <w:rFonts w:ascii="Fb Fontext" w:hAnsi="Fb Fontext" w:cs="PFT_Frank" w:hint="cs"/>
          <w:b/>
          <w:szCs w:val="14"/>
          <w:rtl/>
        </w:rPr>
        <w:t xml:space="preserve"> </w:t>
      </w:r>
      <w:r w:rsidR="003E79B3">
        <w:rPr>
          <w:rtl/>
        </w:rPr>
        <w:t>- בריכה גדולה</w:t>
      </w:r>
      <w:r w:rsidR="00EA3C50">
        <w:rPr>
          <w:rFonts w:hint="cs"/>
          <w:rtl/>
        </w:rPr>
        <w:t>,</w:t>
      </w:r>
      <w:r w:rsidR="003E79B3">
        <w:rPr>
          <w:rtl/>
        </w:rPr>
        <w:t xml:space="preserve"> </w:t>
      </w:r>
      <w:r w:rsidRPr="004D2B93">
        <w:rPr>
          <w:rStyle w:val="affff2"/>
          <w:rFonts w:hint="eastAsia"/>
          <w:rtl/>
        </w:rPr>
        <w:t>והבקיע</w:t>
      </w:r>
      <w:r>
        <w:rPr>
          <w:rFonts w:hint="cs"/>
          <w:rtl/>
        </w:rPr>
        <w:t xml:space="preserve"> - </w:t>
      </w:r>
      <w:r w:rsidR="003E79B3">
        <w:rPr>
          <w:rtl/>
        </w:rPr>
        <w:t xml:space="preserve">בריכה קטנה </w:t>
      </w:r>
      <w:r w:rsidR="00EA3C50" w:rsidRPr="004D2B93">
        <w:rPr>
          <w:rStyle w:val="affe"/>
          <w:rFonts w:hint="eastAsia"/>
          <w:rtl/>
        </w:rPr>
        <w:t>לקבל</w:t>
      </w:r>
      <w:r w:rsidR="00EA3C50" w:rsidRPr="004D2B93">
        <w:rPr>
          <w:rStyle w:val="affe"/>
          <w:rtl/>
        </w:rPr>
        <w:t xml:space="preserve"> </w:t>
      </w:r>
      <w:r w:rsidR="003E79B3" w:rsidRPr="004D2B93">
        <w:rPr>
          <w:rStyle w:val="affe"/>
          <w:rtl/>
        </w:rPr>
        <w:t>ממנה</w:t>
      </w:r>
      <w:r>
        <w:rPr>
          <w:rStyle w:val="affe"/>
          <w:rFonts w:hint="cs"/>
          <w:rtl/>
        </w:rPr>
        <w:t>.</w:t>
      </w:r>
    </w:p>
    <w:p w14:paraId="16C20D0D" w14:textId="4F55872D" w:rsidR="00EA3C50" w:rsidRDefault="003E79B3" w:rsidP="00164685">
      <w:pPr>
        <w:rPr>
          <w:rtl/>
        </w:rPr>
      </w:pPr>
      <w:r w:rsidRPr="004D2B93">
        <w:rPr>
          <w:rStyle w:val="affff2"/>
          <w:rFonts w:hint="eastAsia"/>
          <w:rtl/>
        </w:rPr>
        <w:t>וארון</w:t>
      </w:r>
      <w:r w:rsidRPr="004D2B93">
        <w:rPr>
          <w:rStyle w:val="affff2"/>
          <w:rtl/>
        </w:rPr>
        <w:t xml:space="preserve"> </w:t>
      </w:r>
      <w:r w:rsidRPr="004D2B93">
        <w:rPr>
          <w:rStyle w:val="affff2"/>
          <w:rFonts w:hint="eastAsia"/>
          <w:rtl/>
        </w:rPr>
        <w:t>עם</w:t>
      </w:r>
      <w:r w:rsidRPr="004D2B93">
        <w:rPr>
          <w:rStyle w:val="affff2"/>
          <w:rtl/>
        </w:rPr>
        <w:t xml:space="preserve"> </w:t>
      </w:r>
      <w:r w:rsidRPr="004D2B93">
        <w:rPr>
          <w:rStyle w:val="affff2"/>
          <w:rFonts w:hint="eastAsia"/>
          <w:rtl/>
        </w:rPr>
        <w:t>המת</w:t>
      </w:r>
      <w:r w:rsidRPr="004D2B93">
        <w:rPr>
          <w:rStyle w:val="affff2"/>
          <w:rtl/>
        </w:rPr>
        <w:t xml:space="preserve"> </w:t>
      </w:r>
      <w:r w:rsidRPr="004D2B93">
        <w:rPr>
          <w:rStyle w:val="affff2"/>
          <w:rFonts w:hint="eastAsia"/>
          <w:rtl/>
        </w:rPr>
        <w:t>בחצר</w:t>
      </w:r>
      <w:r>
        <w:rPr>
          <w:rtl/>
        </w:rPr>
        <w:t xml:space="preserve"> </w:t>
      </w:r>
      <w:r w:rsidR="00EA3C50">
        <w:rPr>
          <w:rFonts w:hint="cs"/>
          <w:rtl/>
        </w:rPr>
        <w:t>-</w:t>
      </w:r>
      <w:r>
        <w:rPr>
          <w:rtl/>
        </w:rPr>
        <w:t xml:space="preserve"> </w:t>
      </w:r>
      <w:r w:rsidRPr="004D2B93">
        <w:rPr>
          <w:rStyle w:val="affc"/>
          <w:rtl/>
        </w:rPr>
        <w:t>כדתניא</w:t>
      </w:r>
      <w:r w:rsidR="00EA3C50">
        <w:rPr>
          <w:rStyle w:val="affc"/>
          <w:rFonts w:hint="cs"/>
          <w:rtl/>
        </w:rPr>
        <w:t>:</w:t>
      </w:r>
      <w:r>
        <w:rPr>
          <w:rtl/>
        </w:rPr>
        <w:t xml:space="preserve"> דעושין צרכי</w:t>
      </w:r>
      <w:r w:rsidR="00EA3C50">
        <w:rPr>
          <w:rFonts w:hint="cs"/>
          <w:rtl/>
        </w:rPr>
        <w:t xml:space="preserve">ו </w:t>
      </w:r>
      <w:r w:rsidR="00EA3C50">
        <w:rPr>
          <w:rtl/>
        </w:rPr>
        <w:t>–</w:t>
      </w:r>
      <w:r w:rsidR="00EA3C50">
        <w:rPr>
          <w:rFonts w:hint="cs"/>
          <w:rtl/>
        </w:rPr>
        <w:t xml:space="preserve"> לגזוז ולכבס,</w:t>
      </w:r>
    </w:p>
    <w:p w14:paraId="09FB9C6B" w14:textId="658633F2" w:rsidR="00EA3C50" w:rsidRDefault="00EA3C50" w:rsidP="00164685">
      <w:pPr>
        <w:rPr>
          <w:rtl/>
        </w:rPr>
      </w:pPr>
      <w:r>
        <w:rPr>
          <w:rFonts w:hint="cs"/>
          <w:rtl/>
        </w:rPr>
        <w:t>ו</w:t>
      </w:r>
      <w:r w:rsidR="003E79B3">
        <w:rPr>
          <w:rtl/>
        </w:rPr>
        <w:t xml:space="preserve">ארון </w:t>
      </w:r>
      <w:r w:rsidRPr="007117F5">
        <w:rPr>
          <w:rFonts w:cs="PFT_Frank" w:hint="eastAsia"/>
          <w:b/>
          <w:bCs/>
          <w:szCs w:val="14"/>
          <w:rtl/>
        </w:rPr>
        <w:t>רק</w:t>
      </w:r>
      <w:r>
        <w:rPr>
          <w:rFonts w:hint="cs"/>
          <w:rtl/>
        </w:rPr>
        <w:t xml:space="preserve"> </w:t>
      </w:r>
      <w:r w:rsidR="003E79B3">
        <w:rPr>
          <w:rtl/>
        </w:rPr>
        <w:t xml:space="preserve">מנסרין המנוסרין </w:t>
      </w:r>
      <w:r w:rsidRPr="004D2B93">
        <w:rPr>
          <w:rStyle w:val="affc"/>
          <w:rFonts w:hint="eastAsia"/>
          <w:rtl/>
        </w:rPr>
        <w:t>כר</w:t>
      </w:r>
      <w:r w:rsidRPr="004D2B93">
        <w:rPr>
          <w:rStyle w:val="affc"/>
          <w:rtl/>
        </w:rPr>
        <w:t>"י</w:t>
      </w:r>
      <w:r>
        <w:rPr>
          <w:rStyle w:val="affc"/>
          <w:rFonts w:hint="cs"/>
          <w:rtl/>
        </w:rPr>
        <w:t xml:space="preserve">, </w:t>
      </w:r>
      <w:r w:rsidR="00230A08">
        <w:rPr>
          <w:rStyle w:val="affc"/>
          <w:rtl/>
        </w:rPr>
        <w:tab/>
      </w:r>
      <w:r w:rsidR="00230A08">
        <w:rPr>
          <w:rStyle w:val="affc"/>
          <w:rFonts w:hint="cs"/>
          <w:rtl/>
        </w:rPr>
        <w:t xml:space="preserve"> </w:t>
      </w:r>
      <w:r w:rsidR="003E79B3">
        <w:rPr>
          <w:rStyle w:val="affc"/>
          <w:rFonts w:hint="cs"/>
          <w:rtl/>
        </w:rPr>
        <w:t>ולרשב"ג:</w:t>
      </w:r>
      <w:r w:rsidR="003E79B3">
        <w:rPr>
          <w:rtl/>
        </w:rPr>
        <w:t xml:space="preserve"> </w:t>
      </w:r>
      <w:r w:rsidR="003E79B3" w:rsidRPr="007117F5">
        <w:rPr>
          <w:rFonts w:cs="PFT_Frank"/>
          <w:b/>
          <w:bCs/>
          <w:szCs w:val="14"/>
          <w:rtl/>
        </w:rPr>
        <w:t>אף</w:t>
      </w:r>
      <w:r w:rsidR="003E79B3">
        <w:rPr>
          <w:rtl/>
        </w:rPr>
        <w:t xml:space="preserve"> מנסר בצינעא</w:t>
      </w:r>
      <w:r>
        <w:rPr>
          <w:rFonts w:hint="cs"/>
          <w:rtl/>
        </w:rPr>
        <w:t>.</w:t>
      </w:r>
    </w:p>
    <w:p w14:paraId="45A626FA" w14:textId="398CAC53" w:rsidR="005637BC" w:rsidRPr="006F178A" w:rsidRDefault="00790E10" w:rsidP="005637BC">
      <w:pPr>
        <w:pStyle w:val="afff1"/>
        <w:rPr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92" w:author="קלוד" w:date="2026-10-06T10:09:29Z"/>
        </w:rPr>
      </w:pPr>
      <w:ins w:id="20091" w:author="קלוד" w:date="2026-10-06T10:09:29Z">
        <w:r>
          <w:t xml:space="preserve">משנה ז</w:t>
        </w:r>
      </w:ins>
    </w:p>
    <w:p w14:paraId="6FD5A16F" w14:textId="77777777" w:rsidR="002D28CA" w:rsidRPr="00EB27D1" w:rsidRDefault="003E79B3" w:rsidP="00164685">
      <w:pPr>
        <w:pStyle w:val="afff9"/>
        <w:jc w:val="center"/>
        <w:rPr>
          <w:spacing w:val="2"/>
          <w:rtl/>
        </w:rPr>
      </w:pPr>
      <w:r w:rsidRPr="00EB27D1">
        <w:rPr>
          <w:spacing w:val="2"/>
          <w:rtl/>
        </w:rPr>
        <w:t>אין נושאין נשים במועד, לא בתולות ולא אלמנות, ולא מייבמין,</w:t>
      </w:r>
    </w:p>
    <w:p w14:paraId="53998ABD" w14:textId="5D3FB18B" w:rsidR="003E79B3" w:rsidRDefault="003E79B3" w:rsidP="00164685">
      <w:pPr>
        <w:pStyle w:val="afff9"/>
        <w:jc w:val="center"/>
        <w:rPr>
          <w:rtl/>
        </w:rPr>
      </w:pPr>
      <w:r>
        <w:rPr>
          <w:rtl/>
        </w:rPr>
        <w:t xml:space="preserve">ששמחה היא לו, </w:t>
      </w:r>
      <w:r w:rsidR="00FA1EBB">
        <w:rPr>
          <w:rtl/>
        </w:rPr>
        <w:tab/>
      </w:r>
      <w:r>
        <w:rPr>
          <w:rtl/>
        </w:rPr>
        <w:t>אבל מחזיר גרושתו</w:t>
      </w:r>
      <w:r w:rsidR="002D28CA">
        <w:rPr>
          <w:rFonts w:hint="cs"/>
          <w:rtl/>
        </w:rPr>
        <w:t xml:space="preserve"> </w:t>
      </w:r>
      <w:r w:rsidR="002D28CA" w:rsidRPr="004D2B93">
        <w:rPr>
          <w:rStyle w:val="HesberMishna"/>
          <w:rFonts w:hint="eastAsia"/>
          <w:rtl/>
          <w:rPrChange w:id="20019" w:author="קלוד" w:date="2026-10-06T10:09:29Z">
            <w:rPr>
              <w:rStyle w:val="affe"/>
              <w:rFonts w:hint="eastAsia"/>
              <w:rtl/>
            </w:rPr>
          </w:rPrChange>
        </w:rPr>
        <w:t>לא</w:t>
      </w:r>
      <w:r w:rsidR="002D28CA" w:rsidRPr="004D2B93">
        <w:rPr>
          <w:rStyle w:val="HesberMishna"/>
          <w:rtl/>
          <w:rPrChange w:id="20020" w:author="קלוד" w:date="2026-10-06T10:09:29Z">
            <w:rPr>
              <w:rStyle w:val="affe"/>
              <w:rtl/>
            </w:rPr>
          </w:rPrChange>
        </w:rPr>
        <w:t xml:space="preserve"> </w:t>
      </w:r>
      <w:r w:rsidR="002D28CA" w:rsidRPr="004D2B93">
        <w:rPr>
          <w:rStyle w:val="HesberMishna"/>
          <w:rFonts w:hint="eastAsia"/>
          <w:rtl/>
          <w:rPrChange w:id="20021" w:author="קלוד" w:date="2026-10-06T10:09:29Z">
            <w:rPr>
              <w:rStyle w:val="affe"/>
              <w:rFonts w:hint="eastAsia"/>
              <w:rtl/>
            </w:rPr>
          </w:rPrChange>
        </w:rPr>
        <w:t>שמחה</w:t>
      </w:r>
      <w:r w:rsidR="002D28CA" w:rsidRPr="004D2B93">
        <w:rPr>
          <w:rStyle w:val="HesberMishna"/>
          <w:rtl/>
          <w:rPrChange w:id="20022" w:author="קלוד" w:date="2026-10-06T10:09:29Z">
            <w:rPr>
              <w:rStyle w:val="affe"/>
              <w:rtl/>
            </w:rPr>
          </w:rPrChange>
        </w:rPr>
        <w:t xml:space="preserve"> </w:t>
      </w:r>
      <w:r w:rsidR="002D28CA" w:rsidRPr="004D2B93">
        <w:rPr>
          <w:rStyle w:val="HesberMishna"/>
          <w:rFonts w:hint="eastAsia"/>
          <w:rtl/>
          <w:rPrChange w:id="20023" w:author="קלוד" w:date="2026-10-06T10:09:29Z">
            <w:rPr>
              <w:rStyle w:val="affe"/>
              <w:rFonts w:hint="eastAsia"/>
              <w:rtl/>
            </w:rPr>
          </w:rPrChange>
        </w:rPr>
        <w:t>כ</w:t>
      </w:r>
      <w:r w:rsidR="002D28CA" w:rsidRPr="004D2B93">
        <w:rPr>
          <w:rStyle w:val="HesberMishna"/>
          <w:rtl/>
          <w:rPrChange w:id="20024" w:author="קלוד" w:date="2026-10-06T10:09:29Z">
            <w:rPr>
              <w:rStyle w:val="affe"/>
              <w:rtl/>
            </w:rPr>
          </w:rPrChange>
        </w:rPr>
        <w:t>"כ</w:t>
      </w:r>
      <w:r w:rsidR="002D28CA">
        <w:rPr>
          <w:rStyle w:val="HesberMishna"/>
          <w:rFonts w:hint="cs"/>
          <w:rtl/>
          <w:rPrChange w:id="20025" w:author="קלוד" w:date="2026-10-06T10:09:29Z">
            <w:rPr>
              <w:rStyle w:val="affe"/>
              <w:rFonts w:hint="cs"/>
              <w:rtl/>
            </w:rPr>
          </w:rPrChange>
        </w:rPr>
        <w:t>.</w:t>
      </w:r>
    </w:p>
    <w:p w14:paraId="0C56BBCB" w14:textId="098E3D47" w:rsidR="003E79B3" w:rsidRDefault="003E79B3" w:rsidP="00164685">
      <w:pPr>
        <w:pStyle w:val="afff9"/>
        <w:jc w:val="center"/>
        <w:rPr>
          <w:spacing w:val="8"/>
          <w:rtl/>
        </w:rPr>
      </w:pPr>
      <w:r w:rsidRPr="00FA1EBB">
        <w:rPr>
          <w:rtl/>
        </w:rPr>
        <w:t>ועושה אשה תכשיטיה במועד,</w:t>
      </w:r>
      <w:r w:rsidR="002D28CA">
        <w:rPr>
          <w:rFonts w:hint="cs"/>
          <w:spacing w:val="-2"/>
          <w:rtl/>
        </w:rPr>
        <w:t xml:space="preserve"> </w:t>
      </w:r>
      <w:r w:rsidR="00A175C7">
        <w:rPr>
          <w:rStyle w:val="afffff5"/>
          <w:rFonts w:hint="cs"/>
          <w:rtl/>
        </w:rPr>
        <w:t xml:space="preserve"> </w:t>
      </w:r>
      <w:r w:rsidRPr="00A175C7">
        <w:rPr>
          <w:rStyle w:val="afffff5"/>
          <w:rtl/>
        </w:rPr>
        <w:t>ר"י:</w:t>
      </w:r>
      <w:r>
        <w:rPr>
          <w:rtl/>
        </w:rPr>
        <w:t xml:space="preserve"> </w:t>
      </w:r>
      <w:r w:rsidRPr="00FA1EBB">
        <w:rPr>
          <w:rtl/>
        </w:rPr>
        <w:t>ל</w:t>
      </w:r>
      <w:r w:rsidRPr="00677BC4">
        <w:rPr>
          <w:rtl/>
        </w:rPr>
        <w:t>א תסוד, שניוול הוא לה.</w:t>
      </w:r>
    </w:p>
    <w:p w14:paraId="766F1111" w14:textId="4EE54C9B" w:rsidR="003E79B3" w:rsidRDefault="003E79B3" w:rsidP="00164685">
      <w:pPr>
        <w:pStyle w:val="afff9"/>
        <w:jc w:val="center"/>
        <w:rPr>
          <w:rtl/>
        </w:rPr>
      </w:pPr>
      <w:r>
        <w:rPr>
          <w:rtl/>
        </w:rPr>
        <w:t>ההדיוט תופר כדרכו, והאומן מכליב</w:t>
      </w:r>
      <w:r w:rsidR="002D28CA">
        <w:rPr>
          <w:rFonts w:hint="cs"/>
          <w:rtl/>
        </w:rPr>
        <w:t xml:space="preserve"> </w:t>
      </w:r>
      <w:r w:rsidR="002D28CA" w:rsidRPr="004D2B93">
        <w:rPr>
          <w:rStyle w:val="HesberMishna"/>
          <w:rFonts w:hint="eastAsia"/>
          <w:rtl/>
          <w:rPrChange w:id="20026" w:author="קלוד" w:date="2026-10-06T10:09:29Z">
            <w:rPr>
              <w:rStyle w:val="affe"/>
              <w:rFonts w:hint="eastAsia"/>
              <w:rtl/>
            </w:rPr>
          </w:rPrChange>
        </w:rPr>
        <w:t>בשינוי</w:t>
      </w:r>
      <w:r>
        <w:rPr>
          <w:rtl/>
        </w:rPr>
        <w:t>.</w:t>
      </w:r>
    </w:p>
    <w:p w14:paraId="1DEEAD78" w14:textId="45DEC09A" w:rsidR="00AF35DE" w:rsidRDefault="003E79B3" w:rsidP="000A3369">
      <w:pPr>
        <w:pStyle w:val="afff9"/>
        <w:spacing w:after="60"/>
        <w:jc w:val="center"/>
        <w:rPr>
          <w:rtl/>
        </w:rPr>
      </w:pPr>
      <w:r>
        <w:rPr>
          <w:rtl/>
        </w:rPr>
        <w:t xml:space="preserve">ומסרגין את המטות, </w:t>
      </w:r>
      <w:r w:rsidR="00A175C7">
        <w:rPr>
          <w:rStyle w:val="afffff5"/>
          <w:rFonts w:hint="cs"/>
          <w:rtl/>
        </w:rPr>
        <w:t xml:space="preserve">     </w:t>
      </w:r>
      <w:r w:rsidR="00A175C7">
        <w:rPr>
          <w:rStyle w:val="afffff5"/>
          <w:rtl/>
        </w:rPr>
        <w:t>רבי יוסי</w:t>
      </w:r>
      <w:r w:rsidRPr="00A175C7">
        <w:rPr>
          <w:rStyle w:val="afffff5"/>
          <w:rtl/>
        </w:rPr>
        <w:t>:</w:t>
      </w:r>
      <w:r>
        <w:rPr>
          <w:rtl/>
        </w:rPr>
        <w:t xml:space="preserve"> ממתחין.</w:t>
      </w:r>
    </w:p>
    <w:p w14:paraId="0D8FB581" w14:textId="77777777" w:rsidR="00AF35DE" w:rsidRDefault="00AF35DE">
      <w:pPr>
        <w:bidi w:val="0"/>
        <w:spacing w:after="160" w:line="259" w:lineRule="auto"/>
        <w:jc w:val="left"/>
        <w:rPr>
          <w:rFonts w:cs="BA Vilna Bold"/>
          <w:spacing w:val="4"/>
          <w:rtl/>
        </w:rPr>
      </w:pPr>
      <w:r>
        <w:rPr>
          <w:rtl/>
        </w:rPr>
        <w:br w:type="page"/>
      </w:r>
    </w:p>
    <w:p w14:paraId="5DE85DE3" w14:textId="0CA15127" w:rsidR="00E31AD5" w:rsidRDefault="003E79B3" w:rsidP="002F3FC9">
      <w:pPr>
        <w:pStyle w:val="36"/>
        <w:framePr w:wrap="notBeside"/>
        <w:rPr>
          <w:rtl/>
        </w:rPr>
      </w:pPr>
      <w:r w:rsidRPr="002F3FC9">
        <w:rPr>
          <w:rFonts w:hint="cs"/>
          <w:rtl/>
        </w:rPr>
        <w:lastRenderedPageBreak/>
        <w:t>א.</w:t>
      </w:r>
      <w:r w:rsidR="003429FC" w:rsidRPr="002F3FC9">
        <w:rPr>
          <w:rFonts w:hint="cs"/>
          <w:rtl/>
        </w:rPr>
        <w:t xml:space="preserve"> משמואל ור"א ור"ח</w:t>
      </w:r>
      <w:r w:rsidR="00E31AD5">
        <w:rPr>
          <w:rFonts w:hint="cs"/>
          <w:rtl/>
        </w:rPr>
        <w:t>:</w:t>
      </w:r>
    </w:p>
    <w:p w14:paraId="68818479" w14:textId="5A49D7CB" w:rsidR="003E79B3" w:rsidRPr="007117F5" w:rsidRDefault="003429FC" w:rsidP="00164685">
      <w:pPr>
        <w:rPr>
          <w:rFonts w:cs="PFT_Frank"/>
          <w:b/>
          <w:bCs/>
          <w:szCs w:val="14"/>
          <w:rtl/>
        </w:rPr>
      </w:pPr>
      <w:r>
        <w:rPr>
          <w:rFonts w:hint="cs"/>
          <w:rtl/>
        </w:rPr>
        <w:t>ש</w:t>
      </w:r>
      <w:r w:rsidR="003E79B3">
        <w:rPr>
          <w:rtl/>
        </w:rPr>
        <w:t xml:space="preserve">אין </w:t>
      </w:r>
      <w:r w:rsidR="003E79B3" w:rsidRPr="007117F5">
        <w:rPr>
          <w:rFonts w:cs="PFT_Frank"/>
          <w:b/>
          <w:bCs/>
          <w:szCs w:val="14"/>
          <w:rtl/>
        </w:rPr>
        <w:t>מערבין</w:t>
      </w:r>
      <w:r w:rsidR="003E79B3">
        <w:rPr>
          <w:rtl/>
        </w:rPr>
        <w:t xml:space="preserve"> שמחה בשמחה.</w:t>
      </w:r>
    </w:p>
    <w:p w14:paraId="3D8D6820" w14:textId="276EFBC8" w:rsidR="00E31AD5" w:rsidRDefault="003E79B3" w:rsidP="009D47AC">
      <w:pPr>
        <w:pStyle w:val="36"/>
        <w:framePr w:wrap="notBeside"/>
        <w:rPr>
          <w:rtl/>
        </w:rPr>
      </w:pPr>
      <w:r w:rsidRPr="009D47AC">
        <w:rPr>
          <w:rFonts w:hint="cs"/>
          <w:rtl/>
        </w:rPr>
        <w:t>ב.</w:t>
      </w:r>
      <w:r w:rsidR="003429FC" w:rsidRPr="009D47AC">
        <w:rPr>
          <w:rFonts w:hint="cs"/>
          <w:rtl/>
        </w:rPr>
        <w:t xml:space="preserve"> רב"ה</w:t>
      </w:r>
      <w:r w:rsidR="00E31AD5">
        <w:rPr>
          <w:rFonts w:hint="cs"/>
          <w:rtl/>
        </w:rPr>
        <w:t>:</w:t>
      </w:r>
    </w:p>
    <w:p w14:paraId="21C0D108" w14:textId="77777777" w:rsidR="004E0BA3" w:rsidRDefault="003E79B3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מניח</w:t>
      </w:r>
      <w:r>
        <w:rPr>
          <w:rtl/>
        </w:rPr>
        <w:t xml:space="preserve"> שמחת רגל ועוסק ב</w:t>
      </w:r>
      <w:r w:rsidR="003429FC">
        <w:rPr>
          <w:rFonts w:hint="cs"/>
          <w:rtl/>
        </w:rPr>
        <w:t>ד</w:t>
      </w:r>
      <w:r>
        <w:rPr>
          <w:rtl/>
        </w:rPr>
        <w:t>אשתו</w:t>
      </w:r>
      <w:r w:rsidR="003429FC">
        <w:rPr>
          <w:rFonts w:cs="Guttman Vilna" w:hint="cs"/>
          <w:b/>
          <w:bCs/>
          <w:rtl/>
        </w:rPr>
        <w:t xml:space="preserve"> </w:t>
      </w:r>
      <w:r w:rsidR="003429FC">
        <w:rPr>
          <w:rFonts w:hint="cs"/>
          <w:rtl/>
        </w:rPr>
        <w:t>ו</w:t>
      </w:r>
      <w:r w:rsidR="003429FC">
        <w:rPr>
          <w:rStyle w:val="af4"/>
          <w:rFonts w:hint="cs"/>
          <w:rtl/>
        </w:rPr>
        <w:t>'</w:t>
      </w:r>
      <w:r>
        <w:rPr>
          <w:rStyle w:val="af4"/>
          <w:rtl/>
        </w:rPr>
        <w:t>בחגך'</w:t>
      </w:r>
      <w:r>
        <w:rPr>
          <w:rtl/>
        </w:rPr>
        <w:t xml:space="preserve"> ולא באשתך</w:t>
      </w:r>
    </w:p>
    <w:p w14:paraId="6390216E" w14:textId="6FF193D2" w:rsidR="00E31AD5" w:rsidRDefault="003429FC" w:rsidP="009D47AC">
      <w:pPr>
        <w:pStyle w:val="36"/>
        <w:framePr w:wrap="notBeside"/>
        <w:rPr>
          <w:rtl/>
        </w:rPr>
      </w:pPr>
      <w:r w:rsidRPr="009D47AC">
        <w:rPr>
          <w:rFonts w:hint="cs"/>
          <w:rtl/>
        </w:rPr>
        <w:t xml:space="preserve">ג. </w:t>
      </w:r>
      <w:r w:rsidR="003E79B3" w:rsidRPr="009D47AC">
        <w:rPr>
          <w:rFonts w:hint="cs"/>
          <w:rtl/>
        </w:rPr>
        <w:t>עולא</w:t>
      </w:r>
      <w:r w:rsidR="00E31AD5">
        <w:rPr>
          <w:rFonts w:hint="cs"/>
          <w:rtl/>
        </w:rPr>
        <w:t>:</w:t>
      </w:r>
    </w:p>
    <w:p w14:paraId="727F9A91" w14:textId="77777777" w:rsidR="004E0BA3" w:rsidRDefault="003E79B3" w:rsidP="00164685">
      <w:pPr>
        <w:rPr>
          <w:rStyle w:val="affc"/>
          <w:rtl/>
        </w:rPr>
      </w:pPr>
      <w:r>
        <w:rPr>
          <w:rtl/>
        </w:rPr>
        <w:t>טורח</w:t>
      </w:r>
      <w:r w:rsidR="003429FC" w:rsidRPr="00E03339">
        <w:rPr>
          <w:rStyle w:val="affe"/>
          <w:rtl/>
        </w:rPr>
        <w:t xml:space="preserve"> במועד</w:t>
      </w:r>
    </w:p>
    <w:p w14:paraId="68234751" w14:textId="627D0D99" w:rsidR="00E31AD5" w:rsidRDefault="003429FC" w:rsidP="009D47AC">
      <w:pPr>
        <w:pStyle w:val="36"/>
        <w:framePr w:wrap="notBeside"/>
        <w:rPr>
          <w:rtl/>
        </w:rPr>
      </w:pPr>
      <w:r w:rsidRPr="009D47AC">
        <w:rPr>
          <w:rFonts w:hint="cs"/>
          <w:rtl/>
        </w:rPr>
        <w:t xml:space="preserve">ד. </w:t>
      </w:r>
      <w:r w:rsidR="003E79B3" w:rsidRPr="009D47AC">
        <w:rPr>
          <w:rFonts w:hint="cs"/>
          <w:rtl/>
        </w:rPr>
        <w:t>ר"יצ נפחא</w:t>
      </w:r>
      <w:r w:rsidR="00E31AD5">
        <w:rPr>
          <w:rFonts w:hint="cs"/>
          <w:rtl/>
        </w:rPr>
        <w:t>:</w:t>
      </w:r>
    </w:p>
    <w:p w14:paraId="4ED2787F" w14:textId="77777777" w:rsidR="004E0BA3" w:rsidRDefault="003E79B3" w:rsidP="00164685">
      <w:pPr>
        <w:rPr>
          <w:rtl/>
        </w:rPr>
      </w:pPr>
      <w:r>
        <w:rPr>
          <w:rtl/>
        </w:rPr>
        <w:t>ביטול פריה ורביה</w:t>
      </w:r>
      <w:r w:rsidR="003429FC">
        <w:rPr>
          <w:rFonts w:hint="cs"/>
          <w:rtl/>
        </w:rPr>
        <w:t xml:space="preserve"> </w:t>
      </w:r>
      <w:r w:rsidR="006A398E" w:rsidRPr="00E03339">
        <w:rPr>
          <w:rStyle w:val="affe"/>
          <w:rFonts w:hint="eastAsia"/>
          <w:rtl/>
        </w:rPr>
        <w:t>ידחה</w:t>
      </w:r>
      <w:r w:rsidR="006A398E" w:rsidRPr="00E03339">
        <w:rPr>
          <w:rStyle w:val="affe"/>
          <w:rtl/>
        </w:rPr>
        <w:t xml:space="preserve"> </w:t>
      </w:r>
      <w:r w:rsidR="006A398E" w:rsidRPr="00E03339">
        <w:rPr>
          <w:rStyle w:val="affe"/>
          <w:rFonts w:hint="eastAsia"/>
          <w:rtl/>
        </w:rPr>
        <w:t>למ</w:t>
      </w:r>
      <w:r w:rsidR="00CC5AF8" w:rsidRPr="00E03339">
        <w:rPr>
          <w:rStyle w:val="affe"/>
          <w:rFonts w:hint="eastAsia"/>
          <w:rtl/>
        </w:rPr>
        <w:t>ועד</w:t>
      </w:r>
    </w:p>
    <w:p w14:paraId="1832DEFF" w14:textId="2A6A65DC" w:rsidR="00E31AD5" w:rsidRDefault="00CC5AF8" w:rsidP="009D47AC">
      <w:pPr>
        <w:pStyle w:val="36"/>
        <w:framePr w:wrap="notBeside"/>
        <w:rPr>
          <w:rtl/>
        </w:rPr>
      </w:pPr>
      <w:r w:rsidRPr="009D47AC">
        <w:rPr>
          <w:rFonts w:hint="cs"/>
          <w:rtl/>
        </w:rPr>
        <w:t>והך</w:t>
      </w:r>
      <w:r w:rsidR="00E31AD5">
        <w:rPr>
          <w:rtl/>
        </w:rPr>
        <w:t>:</w:t>
      </w:r>
    </w:p>
    <w:p w14:paraId="1480CA77" w14:textId="28FD4AFF" w:rsidR="003E79B3" w:rsidRPr="009B2781" w:rsidRDefault="00CC5AF8" w:rsidP="009B2781">
      <w:pPr>
        <w:rPr>
          <w:spacing w:val="-4"/>
          <w:rtl/>
        </w:rPr>
      </w:pPr>
      <w:r w:rsidRPr="009B2781">
        <w:rPr>
          <w:rStyle w:val="afffe"/>
          <w:b/>
          <w:bCs w:val="0"/>
          <w:spacing w:val="-4"/>
          <w:rtl/>
        </w:rPr>
        <w:t xml:space="preserve">דמותרין </w:t>
      </w:r>
      <w:r w:rsidR="004C5526" w:rsidRPr="009B2781">
        <w:rPr>
          <w:rStyle w:val="afffe"/>
          <w:rFonts w:hint="cs"/>
          <w:b/>
          <w:bCs w:val="0"/>
          <w:spacing w:val="-4"/>
          <w:rtl/>
        </w:rPr>
        <w:t>ב</w:t>
      </w:r>
      <w:r w:rsidRPr="009B2781">
        <w:rPr>
          <w:rStyle w:val="afffe"/>
          <w:rFonts w:hint="eastAsia"/>
          <w:b/>
          <w:bCs w:val="0"/>
          <w:spacing w:val="-4"/>
          <w:rtl/>
        </w:rPr>
        <w:t>ערב</w:t>
      </w:r>
      <w:r w:rsidRPr="009B2781">
        <w:rPr>
          <w:rStyle w:val="afffe"/>
          <w:b/>
          <w:bCs w:val="0"/>
          <w:spacing w:val="-4"/>
          <w:rtl/>
        </w:rPr>
        <w:t xml:space="preserve"> </w:t>
      </w:r>
      <w:r w:rsidRPr="009B2781">
        <w:rPr>
          <w:rStyle w:val="afffe"/>
          <w:rFonts w:hint="eastAsia"/>
          <w:b/>
          <w:bCs w:val="0"/>
          <w:spacing w:val="-4"/>
          <w:rtl/>
        </w:rPr>
        <w:t>הרגל</w:t>
      </w:r>
      <w:r w:rsidR="009B2781" w:rsidRPr="009B2781">
        <w:rPr>
          <w:rStyle w:val="affc"/>
          <w:rFonts w:hint="cs"/>
          <w:spacing w:val="-4"/>
          <w:rtl/>
        </w:rPr>
        <w:t xml:space="preserve"> </w:t>
      </w:r>
      <w:r w:rsidR="003E79B3" w:rsidRPr="009B2781">
        <w:rPr>
          <w:rStyle w:val="affc"/>
          <w:rFonts w:hint="cs"/>
          <w:spacing w:val="-4"/>
          <w:rtl/>
        </w:rPr>
        <w:t>למ"ד שמחה</w:t>
      </w:r>
      <w:r w:rsidRPr="009B2781">
        <w:rPr>
          <w:rStyle w:val="affc"/>
          <w:rFonts w:hint="cs"/>
          <w:spacing w:val="-4"/>
          <w:rtl/>
        </w:rPr>
        <w:t xml:space="preserve"> וטירחא</w:t>
      </w:r>
      <w:r w:rsidR="003E79B3" w:rsidRPr="009B2781">
        <w:rPr>
          <w:rStyle w:val="affc"/>
          <w:spacing w:val="-4"/>
          <w:rtl/>
        </w:rPr>
        <w:t xml:space="preserve"> </w:t>
      </w:r>
      <w:r w:rsidR="003E79B3" w:rsidRPr="009B2781">
        <w:rPr>
          <w:spacing w:val="-4"/>
          <w:rtl/>
        </w:rPr>
        <w:t xml:space="preserve">עיקר שמחה </w:t>
      </w:r>
      <w:r w:rsidRPr="009B2781">
        <w:rPr>
          <w:rFonts w:hint="cs"/>
          <w:spacing w:val="-4"/>
          <w:rtl/>
        </w:rPr>
        <w:t>ב</w:t>
      </w:r>
      <w:r w:rsidR="003E79B3" w:rsidRPr="009B2781">
        <w:rPr>
          <w:spacing w:val="-4"/>
          <w:rtl/>
        </w:rPr>
        <w:t xml:space="preserve">יום </w:t>
      </w:r>
      <w:r w:rsidRPr="009B2781">
        <w:rPr>
          <w:rFonts w:hint="cs"/>
          <w:spacing w:val="-4"/>
          <w:rtl/>
        </w:rPr>
        <w:t>הראשון.</w:t>
      </w:r>
    </w:p>
    <w:p w14:paraId="760B3FA1" w14:textId="41346428" w:rsidR="000B5932" w:rsidRDefault="003E79B3" w:rsidP="009B2781">
      <w:pPr>
        <w:ind w:left="680"/>
        <w:rPr>
          <w:rtl/>
        </w:rPr>
      </w:pPr>
      <w:r w:rsidRPr="00A175C7">
        <w:rPr>
          <w:rStyle w:val="affc"/>
          <w:rFonts w:hint="cs"/>
          <w:rtl/>
        </w:rPr>
        <w:t xml:space="preserve">למ"ד ביטול </w:t>
      </w:r>
      <w:r w:rsidR="00CC5AF8" w:rsidRPr="00A175C7">
        <w:rPr>
          <w:rStyle w:val="affc"/>
          <w:rFonts w:hint="cs"/>
          <w:rtl/>
        </w:rPr>
        <w:t xml:space="preserve">פו"ר </w:t>
      </w:r>
      <w:r w:rsidRPr="00A175C7">
        <w:rPr>
          <w:rStyle w:val="affc"/>
          <w:rFonts w:hint="cs"/>
          <w:rtl/>
        </w:rPr>
        <w:t>-</w:t>
      </w:r>
      <w:r>
        <w:rPr>
          <w:rtl/>
        </w:rPr>
        <w:t xml:space="preserve"> ליום אחד לא </w:t>
      </w:r>
      <w:r w:rsidR="00CC5AF8">
        <w:rPr>
          <w:rFonts w:hint="cs"/>
          <w:rtl/>
        </w:rPr>
        <w:t>ידחה</w:t>
      </w:r>
      <w:r w:rsidR="00CC5AF8">
        <w:rPr>
          <w:rtl/>
        </w:rPr>
        <w:t xml:space="preserve"> </w:t>
      </w:r>
      <w:r w:rsidR="00CC5AF8" w:rsidRPr="004D2B93">
        <w:rPr>
          <w:rStyle w:val="affe"/>
          <w:rFonts w:hint="eastAsia"/>
          <w:rtl/>
        </w:rPr>
        <w:t>שמא</w:t>
      </w:r>
      <w:r w:rsidR="00CC5AF8" w:rsidRPr="004D2B93">
        <w:rPr>
          <w:rStyle w:val="affe"/>
          <w:rtl/>
        </w:rPr>
        <w:t xml:space="preserve"> </w:t>
      </w:r>
      <w:r w:rsidR="00CC5AF8" w:rsidRPr="004D2B93">
        <w:rPr>
          <w:rStyle w:val="affe"/>
          <w:rFonts w:hint="eastAsia"/>
          <w:rtl/>
        </w:rPr>
        <w:t>יפסידנו</w:t>
      </w:r>
      <w:r w:rsidR="00CC5AF8" w:rsidRPr="004D2B93">
        <w:rPr>
          <w:rStyle w:val="affe"/>
          <w:rtl/>
        </w:rPr>
        <w:t>.</w:t>
      </w:r>
    </w:p>
    <w:p w14:paraId="53D8F603" w14:textId="1284F480" w:rsidR="003E79B3" w:rsidRDefault="00790E10" w:rsidP="00164685">
      <w:pPr>
        <w:pStyle w:val="afff1"/>
        <w:rPr>
          <w:del w:id="90006" w:author="מנוע עיצוב" w:date="2026-10-08T11:01:28Z"/>
          <w:rtl/>
        </w:rPr>
      </w:pPr>
      <w:del w:id="90005" w:author="מנוע עיצוב" w:date="2026-10-08T11:01:28Z">
        <w:r>
          <w:rPr>
            <w:rFonts w:ascii="MS Mincho" w:hAnsi="MS Mincho"/>
            <w:rtl/>
          </w:rPr>
          <w:delText xml:space="preserve">****</w:delText>
        </w:r>
      </w:del>
    </w:p>
    <w:p w14:paraId="4562C2D5" w14:textId="77777777" w:rsidR="003E79B3" w:rsidRDefault="003E79B3" w:rsidP="00800D78">
      <w:pPr>
        <w:pStyle w:val="afff3"/>
        <w:framePr w:wrap="around"/>
        <w:rPr>
          <w:rtl/>
        </w:rPr>
      </w:pPr>
      <w:r>
        <w:rPr>
          <w:rFonts w:hint="cs"/>
          <w:rtl/>
        </w:rPr>
        <w:t>ט.</w:t>
      </w:r>
    </w:p>
    <w:p w14:paraId="7F276B39" w14:textId="2A8CE685" w:rsidR="00845DBC" w:rsidRPr="00B76B01" w:rsidRDefault="00845DBC" w:rsidP="00CD79C1">
      <w:pPr>
        <w:pStyle w:val="afffff2"/>
        <w:spacing w:before="0"/>
        <w:rPr>
          <w:rtl/>
        </w:rPr>
      </w:pPr>
      <w:r>
        <w:rPr>
          <w:rFonts w:hint="cs"/>
          <w:rtl/>
        </w:rPr>
        <w:t>אין מערבין שמחה בשמחה.</w:t>
      </w:r>
    </w:p>
    <w:p w14:paraId="5345D4C0" w14:textId="3D24DAAF" w:rsidR="00845DBC" w:rsidRDefault="003E79B3" w:rsidP="006A0A47">
      <w:pPr>
        <w:pStyle w:val="af3"/>
        <w:rPr>
          <w:rtl/>
        </w:rPr>
      </w:pPr>
      <w:r>
        <w:rPr>
          <w:rtl/>
        </w:rPr>
        <w:t>מ</w:t>
      </w:r>
      <w:r w:rsidR="00845DBC">
        <w:rPr>
          <w:rStyle w:val="af4"/>
          <w:rFonts w:hint="cs"/>
          <w:rtl/>
        </w:rPr>
        <w:t>'</w:t>
      </w:r>
      <w:r>
        <w:rPr>
          <w:rStyle w:val="af4"/>
          <w:rtl/>
        </w:rPr>
        <w:t>ויעש שלמה</w:t>
      </w:r>
      <w:r w:rsidR="00845DBC">
        <w:rPr>
          <w:rStyle w:val="af4"/>
          <w:rFonts w:hint="cs"/>
          <w:rtl/>
        </w:rPr>
        <w:t>..</w:t>
      </w:r>
      <w:r>
        <w:rPr>
          <w:rStyle w:val="af4"/>
          <w:rtl/>
        </w:rPr>
        <w:t xml:space="preserve"> את החג</w:t>
      </w:r>
      <w:r w:rsidR="002B23FF">
        <w:rPr>
          <w:rStyle w:val="af4"/>
          <w:rFonts w:hint="cs"/>
          <w:rtl/>
        </w:rPr>
        <w:t>..</w:t>
      </w:r>
      <w:r>
        <w:rPr>
          <w:rStyle w:val="af4"/>
          <w:rtl/>
        </w:rPr>
        <w:t xml:space="preserve"> </w:t>
      </w:r>
      <w:r w:rsidRPr="004D2B93">
        <w:rPr>
          <w:rStyle w:val="af4"/>
          <w:b/>
          <w:bCs/>
          <w:rtl/>
        </w:rPr>
        <w:t>שבעת ימים</w:t>
      </w:r>
      <w:r w:rsidR="00845DBC" w:rsidRPr="004D2B93">
        <w:rPr>
          <w:b/>
          <w:bCs/>
          <w:rtl/>
        </w:rPr>
        <w:t xml:space="preserve"> </w:t>
      </w:r>
      <w:r w:rsidRPr="004D2B93">
        <w:rPr>
          <w:b/>
          <w:bCs/>
          <w:rtl/>
        </w:rPr>
        <w:t>ושבעת ימים</w:t>
      </w:r>
      <w:r w:rsidR="002B23FF">
        <w:rPr>
          <w:rFonts w:hint="cs"/>
          <w:rtl/>
        </w:rPr>
        <w:t>.. -</w:t>
      </w:r>
    </w:p>
    <w:p w14:paraId="626C5AA5" w14:textId="4FF3825F" w:rsidR="003E79B3" w:rsidRDefault="002B23FF" w:rsidP="00164685">
      <w:pPr>
        <w:rPr>
          <w:rStyle w:val="affe"/>
          <w:rtl/>
        </w:rPr>
      </w:pPr>
      <w:r w:rsidRPr="007117F5">
        <w:rPr>
          <w:rFonts w:cs="PFT_Frank" w:hint="eastAsia"/>
          <w:b/>
          <w:bCs/>
          <w:szCs w:val="14"/>
          <w:rtl/>
        </w:rPr>
        <w:t>לומר</w:t>
      </w:r>
      <w:r>
        <w:rPr>
          <w:rFonts w:hint="cs"/>
          <w:rtl/>
        </w:rPr>
        <w:t xml:space="preserve"> שצריך כ"א</w:t>
      </w:r>
      <w:r w:rsidR="003E79B3">
        <w:rPr>
          <w:rtl/>
        </w:rPr>
        <w:t xml:space="preserve"> לחוד</w:t>
      </w:r>
      <w:r w:rsidRPr="004D2B93">
        <w:rPr>
          <w:rStyle w:val="affe"/>
          <w:rtl/>
        </w:rPr>
        <w:t xml:space="preserve"> </w:t>
      </w:r>
      <w:r w:rsidRPr="00D54BA1">
        <w:rPr>
          <w:rStyle w:val="affe"/>
          <w:rFonts w:cs="PFT_Frank" w:hint="eastAsia"/>
          <w:b/>
          <w:bCs/>
          <w:szCs w:val="10"/>
          <w:rtl/>
        </w:rPr>
        <w:t>מהמציאות</w:t>
      </w:r>
      <w:r w:rsidRPr="004D2B93">
        <w:rPr>
          <w:rStyle w:val="affe"/>
          <w:rtl/>
        </w:rPr>
        <w:t xml:space="preserve"> אין ראיה שלא דוחים הבניה והשמחה</w:t>
      </w:r>
    </w:p>
    <w:p w14:paraId="22637E3C" w14:textId="7EFBF425" w:rsidR="00E31AD5" w:rsidRDefault="003E79B3" w:rsidP="00500AA4">
      <w:pPr>
        <w:pStyle w:val="36"/>
        <w:framePr w:wrap="notBeside"/>
        <w:rPr>
          <w:rtl/>
        </w:rPr>
      </w:pPr>
      <w:r w:rsidRPr="00500AA4">
        <w:rPr>
          <w:rFonts w:hint="cs"/>
          <w:rtl/>
        </w:rPr>
        <w:t>רי"ו</w:t>
      </w:r>
      <w:r w:rsidR="00E31AD5">
        <w:rPr>
          <w:rFonts w:hint="cs"/>
          <w:rtl/>
        </w:rPr>
        <w:t>:</w:t>
      </w:r>
    </w:p>
    <w:p w14:paraId="71DE4A80" w14:textId="55A7D356" w:rsidR="003E79B3" w:rsidRDefault="003E79B3" w:rsidP="00164685">
      <w:pPr>
        <w:rPr>
          <w:rFonts w:ascii="Fb Fontext" w:hAnsi="Fb Fontext"/>
          <w:sz w:val="20"/>
          <w:rtl/>
        </w:rPr>
      </w:pPr>
      <w:r w:rsidRPr="00500AA4">
        <w:rPr>
          <w:rtl/>
        </w:rPr>
        <w:t xml:space="preserve">אותה שנה לא </w:t>
      </w:r>
      <w:r w:rsidR="00201200" w:rsidRPr="00500AA4">
        <w:rPr>
          <w:rFonts w:hint="cs"/>
          <w:rtl/>
        </w:rPr>
        <w:t>צמו</w:t>
      </w:r>
      <w:r w:rsidR="00201200" w:rsidRPr="00500AA4">
        <w:rPr>
          <w:rtl/>
        </w:rPr>
        <w:t xml:space="preserve"> </w:t>
      </w:r>
      <w:r w:rsidR="00201200" w:rsidRPr="00500AA4">
        <w:rPr>
          <w:rFonts w:hint="cs"/>
          <w:rtl/>
        </w:rPr>
        <w:t>ב</w:t>
      </w:r>
      <w:r w:rsidRPr="00500AA4">
        <w:rPr>
          <w:rtl/>
        </w:rPr>
        <w:t>יום הכפורים, ודאגו שנתחייבו כליה</w:t>
      </w:r>
      <w:r>
        <w:rPr>
          <w:rFonts w:ascii="Fb Fontext" w:hAnsi="Fb Fontext"/>
          <w:sz w:val="20"/>
          <w:rtl/>
        </w:rPr>
        <w:t>,</w:t>
      </w:r>
    </w:p>
    <w:p w14:paraId="77DCF32D" w14:textId="3282190D" w:rsidR="003E79B3" w:rsidRDefault="003E79B3" w:rsidP="00164685">
      <w:pPr>
        <w:rPr>
          <w:rtl/>
        </w:rPr>
      </w:pPr>
      <w:r>
        <w:rPr>
          <w:rStyle w:val="affc"/>
          <w:rFonts w:hint="cs"/>
          <w:rtl/>
        </w:rPr>
        <w:t xml:space="preserve">יצתה בת קול: </w:t>
      </w:r>
      <w:r w:rsidRPr="004D2B93">
        <w:rPr>
          <w:rFonts w:hint="eastAsia"/>
          <w:rtl/>
        </w:rPr>
        <w:t>כ</w:t>
      </w:r>
      <w:r w:rsidRPr="004D2B93">
        <w:rPr>
          <w:rtl/>
        </w:rPr>
        <w:t>ולכם</w:t>
      </w:r>
      <w:r>
        <w:rPr>
          <w:rFonts w:ascii="Fb Fontext" w:hAnsi="Fb Fontext"/>
          <w:sz w:val="20"/>
          <w:rtl/>
        </w:rPr>
        <w:t xml:space="preserve"> מזומנין לחיי עולם הבא.</w:t>
      </w:r>
    </w:p>
    <w:p w14:paraId="42E1A9D6" w14:textId="084F3C93" w:rsidR="00F21E6C" w:rsidRDefault="00201200" w:rsidP="00164685">
      <w:pPr>
        <w:rPr>
          <w:rFonts w:ascii="Fb Fontext" w:hAnsi="Fb Fontext"/>
          <w:rtl/>
        </w:rPr>
      </w:pPr>
      <w:r>
        <w:rPr>
          <w:rStyle w:val="affc"/>
          <w:rFonts w:hint="cs"/>
          <w:rtl/>
        </w:rPr>
        <w:t>ש</w:t>
      </w:r>
      <w:r w:rsidR="003E79B3">
        <w:rPr>
          <w:rStyle w:val="affc"/>
          <w:rFonts w:hint="cs"/>
          <w:rtl/>
        </w:rPr>
        <w:t xml:space="preserve">דרשו ק"ו: </w:t>
      </w:r>
      <w:r w:rsidRPr="007117F5">
        <w:rPr>
          <w:rFonts w:ascii="Fb Fontext" w:hAnsi="Fb Fontext" w:cs="PFT_Frank" w:hint="eastAsia"/>
          <w:b/>
          <w:bCs/>
          <w:szCs w:val="14"/>
          <w:rtl/>
        </w:rPr>
        <w:t>מ</w:t>
      </w:r>
      <w:r w:rsidR="003E79B3" w:rsidRPr="007117F5">
        <w:rPr>
          <w:rFonts w:ascii="Fb Fontext" w:hAnsi="Fb Fontext" w:cs="PFT_Frank"/>
          <w:b/>
          <w:bCs/>
          <w:szCs w:val="14"/>
          <w:rtl/>
        </w:rPr>
        <w:t>משכן</w:t>
      </w:r>
      <w:r w:rsidR="003E79B3">
        <w:rPr>
          <w:rFonts w:ascii="Fb Fontext" w:hAnsi="Fb Fontext"/>
          <w:rtl/>
        </w:rPr>
        <w:t xml:space="preserve"> </w:t>
      </w:r>
      <w:r w:rsidR="003E79B3" w:rsidRPr="004D2B93">
        <w:rPr>
          <w:rStyle w:val="affe"/>
          <w:rtl/>
        </w:rPr>
        <w:t>שאי</w:t>
      </w:r>
      <w:r>
        <w:rPr>
          <w:rStyle w:val="affe"/>
          <w:rFonts w:hint="cs"/>
          <w:rtl/>
        </w:rPr>
        <w:t>נו</w:t>
      </w:r>
      <w:r w:rsidR="003E79B3" w:rsidRPr="004D2B93">
        <w:rPr>
          <w:rStyle w:val="affe"/>
          <w:rtl/>
        </w:rPr>
        <w:t xml:space="preserve"> קדושת עולם, וקרבן יחיד</w:t>
      </w:r>
      <w:r w:rsidR="00F21E6C">
        <w:rPr>
          <w:rStyle w:val="affe"/>
          <w:rFonts w:hint="cs"/>
          <w:rtl/>
        </w:rPr>
        <w:t>-</w:t>
      </w:r>
      <w:r w:rsidR="003E79B3">
        <w:rPr>
          <w:rFonts w:ascii="Fb Fontext" w:hAnsi="Fb Fontext"/>
          <w:rtl/>
        </w:rPr>
        <w:t xml:space="preserve"> דוחה שבת </w:t>
      </w:r>
      <w:r w:rsidR="003E79B3" w:rsidRPr="004D2B93">
        <w:rPr>
          <w:rStyle w:val="affe"/>
          <w:rtl/>
        </w:rPr>
        <w:t>סקילה</w:t>
      </w:r>
    </w:p>
    <w:p w14:paraId="726A0E17" w14:textId="43A735FA" w:rsidR="003E79B3" w:rsidRDefault="00A175C7" w:rsidP="00A175C7">
      <w:pPr>
        <w:ind w:left="340" w:firstLine="170"/>
        <w:rPr>
          <w:rtl/>
        </w:rPr>
      </w:pPr>
      <w:r w:rsidRPr="007117F5">
        <w:rPr>
          <w:rFonts w:cs="PFT_Frank" w:hint="cs"/>
          <w:b/>
          <w:bCs/>
          <w:szCs w:val="14"/>
          <w:rtl/>
        </w:rPr>
        <w:t xml:space="preserve">  </w:t>
      </w:r>
      <w:r w:rsidR="00201200" w:rsidRPr="007117F5">
        <w:rPr>
          <w:rFonts w:cs="PFT_Frank" w:hint="eastAsia"/>
          <w:b/>
          <w:bCs/>
          <w:szCs w:val="14"/>
          <w:rtl/>
        </w:rPr>
        <w:t>ק</w:t>
      </w:r>
      <w:r w:rsidR="00201200" w:rsidRPr="007117F5">
        <w:rPr>
          <w:rFonts w:cs="PFT_Frank"/>
          <w:b/>
          <w:bCs/>
          <w:szCs w:val="14"/>
          <w:rtl/>
        </w:rPr>
        <w:t xml:space="preserve">"ו </w:t>
      </w:r>
      <w:r w:rsidR="003E79B3" w:rsidRPr="007117F5">
        <w:rPr>
          <w:rFonts w:cs="PFT_Frank"/>
          <w:b/>
          <w:bCs/>
          <w:szCs w:val="14"/>
          <w:rtl/>
        </w:rPr>
        <w:t>למקדש</w:t>
      </w:r>
      <w:r w:rsidR="003E79B3">
        <w:rPr>
          <w:rtl/>
        </w:rPr>
        <w:t xml:space="preserve"> </w:t>
      </w:r>
      <w:r w:rsidR="00201200" w:rsidRPr="004D2B93">
        <w:rPr>
          <w:rStyle w:val="affe"/>
          <w:rFonts w:hint="eastAsia"/>
          <w:rtl/>
        </w:rPr>
        <w:t>ד</w:t>
      </w:r>
      <w:r w:rsidR="003E79B3" w:rsidRPr="004D2B93">
        <w:rPr>
          <w:rStyle w:val="affe"/>
          <w:rtl/>
        </w:rPr>
        <w:t>קדושת עולם, וקרבן צבור</w:t>
      </w:r>
      <w:r w:rsidR="003E79B3">
        <w:rPr>
          <w:rtl/>
        </w:rPr>
        <w:t xml:space="preserve"> </w:t>
      </w:r>
      <w:r w:rsidR="00F21E6C">
        <w:rPr>
          <w:rFonts w:hint="cs"/>
          <w:rtl/>
        </w:rPr>
        <w:t>דוחה יו</w:t>
      </w:r>
      <w:r w:rsidR="003E79B3">
        <w:rPr>
          <w:rtl/>
        </w:rPr>
        <w:t>ה</w:t>
      </w:r>
      <w:r w:rsidR="00F21E6C">
        <w:rPr>
          <w:rFonts w:hint="cs"/>
          <w:rtl/>
        </w:rPr>
        <w:t>"</w:t>
      </w:r>
      <w:r w:rsidR="003E79B3">
        <w:rPr>
          <w:rtl/>
        </w:rPr>
        <w:t xml:space="preserve">כ </w:t>
      </w:r>
      <w:r w:rsidR="003E79B3" w:rsidRPr="004D2B93">
        <w:rPr>
          <w:rStyle w:val="affe"/>
          <w:rtl/>
        </w:rPr>
        <w:t>כרת</w:t>
      </w:r>
      <w:r w:rsidR="00F21E6C">
        <w:rPr>
          <w:rFonts w:hint="cs"/>
          <w:rtl/>
        </w:rPr>
        <w:t>.</w:t>
      </w:r>
    </w:p>
    <w:p w14:paraId="3F23129F" w14:textId="730D8F09" w:rsidR="00E31AD5" w:rsidRDefault="003E79B3" w:rsidP="007341A6">
      <w:pPr>
        <w:pStyle w:val="36"/>
        <w:framePr w:wrap="notBeside"/>
        <w:rPr>
          <w:rtl/>
        </w:rPr>
      </w:pPr>
      <w:r w:rsidRPr="007341A6">
        <w:rPr>
          <w:rtl/>
        </w:rPr>
        <w:t>ודאגו</w:t>
      </w:r>
      <w:r w:rsidR="00E31AD5">
        <w:rPr>
          <w:rtl/>
        </w:rPr>
        <w:t>:</w:t>
      </w:r>
    </w:p>
    <w:p w14:paraId="7E7583F4" w14:textId="77777777" w:rsidR="004E0BA3" w:rsidRDefault="00F21E6C" w:rsidP="007341A6">
      <w:pPr>
        <w:rPr>
          <w:rtl/>
        </w:rPr>
      </w:pPr>
      <w:r>
        <w:rPr>
          <w:rFonts w:hint="cs"/>
          <w:rtl/>
        </w:rPr>
        <w:t>שב</w:t>
      </w:r>
      <w:r w:rsidR="003E79B3">
        <w:rPr>
          <w:rtl/>
        </w:rPr>
        <w:t>משכן</w:t>
      </w:r>
      <w:r>
        <w:rPr>
          <w:rFonts w:hint="cs"/>
          <w:rtl/>
        </w:rPr>
        <w:t xml:space="preserve"> -</w:t>
      </w:r>
      <w:r w:rsidR="003E79B3">
        <w:rPr>
          <w:rtl/>
        </w:rPr>
        <w:t xml:space="preserve"> צורך גבוה, </w:t>
      </w:r>
      <w:r>
        <w:rPr>
          <w:rFonts w:hint="cs"/>
          <w:rtl/>
        </w:rPr>
        <w:t>וכאן</w:t>
      </w:r>
      <w:r>
        <w:rPr>
          <w:rtl/>
        </w:rPr>
        <w:t xml:space="preserve"> </w:t>
      </w:r>
      <w:r w:rsidR="003E79B3">
        <w:rPr>
          <w:rtl/>
        </w:rPr>
        <w:t>הדיוט</w:t>
      </w:r>
      <w:r>
        <w:rPr>
          <w:rFonts w:hint="cs"/>
          <w:rtl/>
        </w:rPr>
        <w:t>,</w:t>
      </w:r>
    </w:p>
    <w:p w14:paraId="77F0B512" w14:textId="7B65763A" w:rsidR="00E31AD5" w:rsidRDefault="00F21E6C" w:rsidP="007341A6">
      <w:pPr>
        <w:pStyle w:val="36"/>
        <w:framePr w:wrap="notBeside"/>
        <w:rPr>
          <w:rtl/>
        </w:rPr>
      </w:pPr>
      <w:r w:rsidRPr="007341A6">
        <w:rPr>
          <w:rFonts w:hint="eastAsia"/>
          <w:rtl/>
        </w:rPr>
        <w:t>אלא</w:t>
      </w:r>
      <w:r w:rsidR="00E31AD5">
        <w:rPr>
          <w:rtl/>
        </w:rPr>
        <w:t>:</w:t>
      </w:r>
    </w:p>
    <w:p w14:paraId="71BD090F" w14:textId="13D89C4B" w:rsidR="003E79B3" w:rsidRDefault="003E79B3" w:rsidP="007341A6">
      <w:pPr>
        <w:rPr>
          <w:rtl/>
        </w:rPr>
      </w:pPr>
      <w:r>
        <w:rPr>
          <w:rFonts w:ascii="Fb Fontext" w:hAnsi="Fb Fontext"/>
          <w:sz w:val="20"/>
          <w:rtl/>
        </w:rPr>
        <w:t>ש</w:t>
      </w:r>
      <w:r w:rsidR="00F21E6C">
        <w:rPr>
          <w:rFonts w:ascii="Fb Fontext" w:hAnsi="Fb Fontext" w:hint="cs"/>
          <w:sz w:val="20"/>
          <w:rtl/>
        </w:rPr>
        <w:t>אין ש</w:t>
      </w:r>
      <w:r>
        <w:rPr>
          <w:rFonts w:ascii="Fb Fontext" w:hAnsi="Fb Fontext"/>
          <w:sz w:val="20"/>
          <w:rtl/>
        </w:rPr>
        <w:t>מחה בלא אכילה ושתיה</w:t>
      </w:r>
      <w:r w:rsidR="00F21E6C">
        <w:rPr>
          <w:rFonts w:hint="cs"/>
          <w:rtl/>
        </w:rPr>
        <w:t>.</w:t>
      </w:r>
    </w:p>
    <w:p w14:paraId="7EEA858B" w14:textId="7511D62C" w:rsidR="00E31AD5" w:rsidRDefault="003E79B3" w:rsidP="00A43F3F">
      <w:pPr>
        <w:pStyle w:val="36"/>
        <w:framePr w:wrap="notBeside"/>
        <w:rPr>
          <w:rtl/>
        </w:rPr>
      </w:pPr>
      <w:r w:rsidRPr="00A43F3F">
        <w:rPr>
          <w:rtl/>
        </w:rPr>
        <w:t>ו</w:t>
      </w:r>
      <w:r w:rsidR="00F21E6C" w:rsidRPr="00A43F3F">
        <w:rPr>
          <w:rFonts w:hint="eastAsia"/>
          <w:rtl/>
        </w:rPr>
        <w:t>ב</w:t>
      </w:r>
      <w:r w:rsidRPr="00A43F3F">
        <w:rPr>
          <w:rtl/>
        </w:rPr>
        <w:t xml:space="preserve">משכן </w:t>
      </w:r>
      <w:r w:rsidR="00727BBF" w:rsidRPr="00A43F3F">
        <w:rPr>
          <w:rFonts w:hint="cs"/>
          <w:rtl/>
        </w:rPr>
        <w:t xml:space="preserve">דחו </w:t>
      </w:r>
      <w:r w:rsidRPr="00A43F3F">
        <w:rPr>
          <w:rtl/>
        </w:rPr>
        <w:t>שבת</w:t>
      </w:r>
      <w:r w:rsidR="00E31AD5">
        <w:rPr>
          <w:rFonts w:hint="cs"/>
          <w:rtl/>
        </w:rPr>
        <w:t>:</w:t>
      </w:r>
    </w:p>
    <w:p w14:paraId="229A436C" w14:textId="77777777" w:rsidR="004E0BA3" w:rsidRDefault="00727BBF" w:rsidP="00164685">
      <w:pPr>
        <w:rPr>
          <w:rFonts w:ascii="Fb Fontext" w:hAnsi="Fb Fontext"/>
          <w:sz w:val="20"/>
          <w:rtl/>
        </w:rPr>
      </w:pPr>
      <w:r>
        <w:rPr>
          <w:rFonts w:ascii="Fb Fontext" w:hAnsi="Fb Fontext" w:hint="cs"/>
          <w:rtl/>
        </w:rPr>
        <w:t>ד</w:t>
      </w:r>
      <w:r w:rsidR="003E79B3">
        <w:rPr>
          <w:rStyle w:val="af4"/>
          <w:rtl/>
        </w:rPr>
        <w:t>'ביום הראשון'</w:t>
      </w:r>
      <w:r>
        <w:rPr>
          <w:rStyle w:val="af4"/>
          <w:rFonts w:hint="cs"/>
          <w:rtl/>
        </w:rPr>
        <w:t>..</w:t>
      </w:r>
      <w:r w:rsidR="003E79B3">
        <w:rPr>
          <w:rStyle w:val="af4"/>
          <w:rtl/>
        </w:rPr>
        <w:t xml:space="preserve"> 'וביום השביעי'</w:t>
      </w:r>
      <w:r>
        <w:rPr>
          <w:rStyle w:val="af4"/>
          <w:rFonts w:hint="cs"/>
          <w:rtl/>
        </w:rPr>
        <w:t>,</w:t>
      </w:r>
      <w:r>
        <w:rPr>
          <w:rFonts w:ascii="Fb Fontext" w:hAnsi="Fb Fontext" w:hint="cs"/>
          <w:sz w:val="20"/>
          <w:rtl/>
        </w:rPr>
        <w:t xml:space="preserve"> </w:t>
      </w:r>
      <w:r w:rsidR="003E79B3" w:rsidRPr="007117F5">
        <w:rPr>
          <w:rFonts w:ascii="Fb Fontext" w:hAnsi="Fb Fontext" w:cs="PFT_Frank"/>
          <w:b/>
          <w:bCs/>
          <w:sz w:val="20"/>
          <w:szCs w:val="14"/>
          <w:rtl/>
        </w:rPr>
        <w:t>ורצופין</w:t>
      </w:r>
      <w:r w:rsidR="003E79B3">
        <w:rPr>
          <w:rFonts w:ascii="Fb Fontext" w:hAnsi="Fb Fontext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>ד</w:t>
      </w:r>
      <w:r>
        <w:rPr>
          <w:rStyle w:val="af4"/>
          <w:rFonts w:hint="cs"/>
          <w:rtl/>
        </w:rPr>
        <w:t>'</w:t>
      </w:r>
      <w:r w:rsidR="003E79B3">
        <w:rPr>
          <w:rStyle w:val="af4"/>
          <w:rtl/>
        </w:rPr>
        <w:t xml:space="preserve">ביום עשתי עשר </w:t>
      </w:r>
      <w:r w:rsidR="003E79B3" w:rsidRPr="004D2B93">
        <w:rPr>
          <w:rStyle w:val="af4"/>
          <w:b/>
          <w:bCs/>
          <w:rtl/>
        </w:rPr>
        <w:t>יום</w:t>
      </w:r>
      <w:r>
        <w:rPr>
          <w:rStyle w:val="af4"/>
          <w:rFonts w:hint="cs"/>
          <w:b/>
          <w:bCs/>
          <w:rtl/>
        </w:rPr>
        <w:t>',</w:t>
      </w:r>
      <w:r w:rsidR="003E79B3">
        <w:rPr>
          <w:rStyle w:val="af4"/>
          <w:rtl/>
        </w:rPr>
        <w:t xml:space="preserve"> </w:t>
      </w:r>
      <w:r>
        <w:rPr>
          <w:rStyle w:val="af4"/>
          <w:rFonts w:hint="cs"/>
          <w:rtl/>
        </w:rPr>
        <w:t>ו</w:t>
      </w:r>
      <w:r w:rsidR="003E79B3">
        <w:rPr>
          <w:rStyle w:val="af4"/>
          <w:rtl/>
        </w:rPr>
        <w:t xml:space="preserve">'ביום שני עשר </w:t>
      </w:r>
      <w:r w:rsidR="003E79B3" w:rsidRPr="004D2B93">
        <w:rPr>
          <w:rStyle w:val="af4"/>
          <w:b/>
          <w:bCs/>
          <w:rtl/>
        </w:rPr>
        <w:t>יום'</w:t>
      </w:r>
      <w:r w:rsidR="003E79B3">
        <w:rPr>
          <w:rStyle w:val="af4"/>
          <w:rtl/>
        </w:rPr>
        <w:t xml:space="preserve"> </w:t>
      </w:r>
      <w:r>
        <w:rPr>
          <w:rFonts w:ascii="Fb Fontext" w:hAnsi="Fb Fontext" w:hint="cs"/>
          <w:sz w:val="20"/>
          <w:rtl/>
        </w:rPr>
        <w:t>רצופין,</w:t>
      </w:r>
      <w:r w:rsidR="003E79B3">
        <w:rPr>
          <w:rFonts w:ascii="Fb Fontext" w:hAnsi="Fb Fontext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>כ</w:t>
      </w:r>
      <w:r w:rsidR="003E79B3">
        <w:rPr>
          <w:rFonts w:ascii="Fb Fontext" w:hAnsi="Fb Fontext"/>
          <w:sz w:val="20"/>
          <w:rtl/>
        </w:rPr>
        <w:t xml:space="preserve">יום </w:t>
      </w:r>
      <w:r>
        <w:rPr>
          <w:rFonts w:ascii="Fb Fontext" w:hAnsi="Fb Fontext" w:hint="cs"/>
          <w:sz w:val="20"/>
          <w:rtl/>
        </w:rPr>
        <w:t>ש</w:t>
      </w:r>
      <w:r w:rsidR="003E79B3">
        <w:rPr>
          <w:rFonts w:ascii="Fb Fontext" w:hAnsi="Fb Fontext"/>
          <w:sz w:val="20"/>
          <w:rtl/>
        </w:rPr>
        <w:t>כולו רצוף</w:t>
      </w:r>
      <w:r>
        <w:rPr>
          <w:rFonts w:ascii="Fb Fontext" w:hAnsi="Fb Fontext" w:hint="cs"/>
          <w:sz w:val="20"/>
          <w:rtl/>
        </w:rPr>
        <w:t>.</w:t>
      </w:r>
    </w:p>
    <w:p w14:paraId="2CEEE939" w14:textId="7D5435A0" w:rsidR="00E31AD5" w:rsidRDefault="00727BBF" w:rsidP="00B41FAC">
      <w:pPr>
        <w:pStyle w:val="36"/>
        <w:framePr w:wrap="notBeside"/>
        <w:rPr>
          <w:rtl/>
        </w:rPr>
      </w:pPr>
      <w:r w:rsidRPr="00B41FAC">
        <w:rPr>
          <w:rtl/>
        </w:rPr>
        <w:t>ו</w:t>
      </w:r>
      <w:r w:rsidRPr="00B41FAC">
        <w:rPr>
          <w:rFonts w:hint="cs"/>
          <w:rtl/>
        </w:rPr>
        <w:t>כאן</w:t>
      </w:r>
      <w:r w:rsidRPr="00B41FAC">
        <w:rPr>
          <w:rtl/>
        </w:rPr>
        <w:t xml:space="preserve"> </w:t>
      </w:r>
      <w:r w:rsidRPr="00B41FAC">
        <w:rPr>
          <w:rFonts w:hint="cs"/>
          <w:rtl/>
        </w:rPr>
        <w:t xml:space="preserve">דחו </w:t>
      </w:r>
      <w:r w:rsidRPr="00B41FAC">
        <w:rPr>
          <w:rtl/>
        </w:rPr>
        <w:t>שבת</w:t>
      </w:r>
      <w:r w:rsidR="00E31AD5">
        <w:rPr>
          <w:rFonts w:hint="cs"/>
          <w:rtl/>
        </w:rPr>
        <w:t>:</w:t>
      </w:r>
    </w:p>
    <w:p w14:paraId="7FE39784" w14:textId="01D6EA80" w:rsidR="003E79B3" w:rsidRDefault="003E79B3" w:rsidP="00164685">
      <w:pPr>
        <w:rPr>
          <w:rFonts w:ascii="Fb Fontext" w:hAnsi="Fb Fontext"/>
          <w:rtl/>
        </w:rPr>
      </w:pPr>
      <w:r>
        <w:rPr>
          <w:rStyle w:val="af4"/>
          <w:rtl/>
        </w:rPr>
        <w:t xml:space="preserve">ארבעה עשר </w:t>
      </w:r>
      <w:r w:rsidRPr="004D2B93">
        <w:rPr>
          <w:rStyle w:val="af4"/>
          <w:b/>
          <w:bCs/>
          <w:rtl/>
        </w:rPr>
        <w:t>יום'</w:t>
      </w:r>
      <w:r w:rsidR="00153EF2">
        <w:rPr>
          <w:rFonts w:ascii="Fb Fontext" w:hAnsi="Fb Fontext" w:hint="cs"/>
          <w:rtl/>
        </w:rPr>
        <w:t xml:space="preserve"> </w:t>
      </w:r>
      <w:r w:rsidR="00153EF2" w:rsidRPr="004D2B93">
        <w:rPr>
          <w:rStyle w:val="af4"/>
          <w:rFonts w:hint="eastAsia"/>
          <w:rtl/>
        </w:rPr>
        <w:t>יום</w:t>
      </w:r>
      <w:r w:rsidR="00153EF2" w:rsidRPr="004D2B93">
        <w:rPr>
          <w:rStyle w:val="af4"/>
          <w:rtl/>
        </w:rPr>
        <w:t xml:space="preserve"> </w:t>
      </w:r>
      <w:r w:rsidR="00153EF2" w:rsidRPr="004D2B93">
        <w:rPr>
          <w:rStyle w:val="af4"/>
          <w:rFonts w:hint="eastAsia"/>
          <w:rtl/>
        </w:rPr>
        <w:t>יום</w:t>
      </w:r>
      <w:r w:rsidR="00153EF2">
        <w:rPr>
          <w:rFonts w:ascii="Fb Fontext" w:hAnsi="Fb Fontext" w:hint="cs"/>
          <w:rtl/>
        </w:rPr>
        <w:t xml:space="preserve"> לגז"ש, </w:t>
      </w:r>
      <w:r w:rsidR="00153EF2">
        <w:rPr>
          <w:rFonts w:ascii="Fb Fontext" w:hAnsi="Fb Fontext" w:hint="cs"/>
          <w:sz w:val="20"/>
          <w:rtl/>
        </w:rPr>
        <w:t>דרצופין</w:t>
      </w:r>
      <w:r w:rsidR="00153EF2">
        <w:rPr>
          <w:rFonts w:ascii="Fb Fontext" w:hAnsi="Fb Fontext" w:hint="cs"/>
          <w:rtl/>
        </w:rPr>
        <w:t>.</w:t>
      </w:r>
    </w:p>
    <w:p w14:paraId="20F31D03" w14:textId="199EC2BD" w:rsidR="00E31AD5" w:rsidRDefault="003E79B3" w:rsidP="00B41FAC">
      <w:pPr>
        <w:pStyle w:val="36"/>
        <w:framePr w:wrap="notBeside"/>
        <w:rPr>
          <w:rtl/>
        </w:rPr>
      </w:pPr>
      <w:r w:rsidRPr="00B41FAC">
        <w:rPr>
          <w:rtl/>
        </w:rPr>
        <w:t>ו</w:t>
      </w:r>
      <w:r w:rsidR="00153EF2" w:rsidRPr="00B41FAC">
        <w:rPr>
          <w:rFonts w:hint="cs"/>
          <w:rtl/>
        </w:rPr>
        <w:t>נמחל</w:t>
      </w:r>
      <w:r w:rsidRPr="00B41FAC">
        <w:rPr>
          <w:rtl/>
        </w:rPr>
        <w:t xml:space="preserve"> לה</w:t>
      </w:r>
      <w:r w:rsidR="00153EF2" w:rsidRPr="00B41FAC">
        <w:rPr>
          <w:rFonts w:hint="cs"/>
          <w:rtl/>
        </w:rPr>
        <w:t>ם</w:t>
      </w:r>
      <w:r w:rsidR="00E31AD5">
        <w:rPr>
          <w:rFonts w:hint="cs"/>
          <w:rtl/>
        </w:rPr>
        <w:t>:</w:t>
      </w:r>
    </w:p>
    <w:p w14:paraId="3BD31B9A" w14:textId="166AF985" w:rsidR="00F44165" w:rsidRDefault="00153EF2" w:rsidP="00164685">
      <w:pPr>
        <w:rPr>
          <w:rStyle w:val="affe"/>
          <w:rtl/>
        </w:rPr>
      </w:pPr>
      <w:r w:rsidRPr="004D2B93">
        <w:rPr>
          <w:rFonts w:hint="eastAsia"/>
          <w:rtl/>
        </w:rPr>
        <w:t>ד</w:t>
      </w:r>
      <w:r>
        <w:rPr>
          <w:rStyle w:val="af4"/>
          <w:rFonts w:hint="cs"/>
          <w:rtl/>
        </w:rPr>
        <w:t>'</w:t>
      </w:r>
      <w:r w:rsidR="003E79B3">
        <w:rPr>
          <w:rStyle w:val="af4"/>
          <w:rtl/>
        </w:rPr>
        <w:t>וילכו לאהליהם</w:t>
      </w:r>
      <w:r w:rsidR="003E79B3">
        <w:rPr>
          <w:rtl/>
        </w:rPr>
        <w:t xml:space="preserve"> </w:t>
      </w:r>
      <w:r w:rsidR="003E79B3">
        <w:rPr>
          <w:rStyle w:val="affe"/>
          <w:rtl/>
        </w:rPr>
        <w:t>שמצאו נשיהם בטהרה</w:t>
      </w:r>
      <w:r w:rsidR="003E79B3">
        <w:rPr>
          <w:rtl/>
        </w:rPr>
        <w:t xml:space="preserve"> </w:t>
      </w:r>
      <w:r w:rsidR="003E79B3">
        <w:rPr>
          <w:rStyle w:val="af4"/>
          <w:rtl/>
        </w:rPr>
        <w:t>שמחים</w:t>
      </w:r>
      <w:r>
        <w:rPr>
          <w:rStyle w:val="af4"/>
          <w:rFonts w:hint="cs"/>
          <w:rtl/>
        </w:rPr>
        <w:t xml:space="preserve"> </w:t>
      </w:r>
      <w:r w:rsidR="003E79B3">
        <w:rPr>
          <w:rStyle w:val="affe"/>
          <w:rtl/>
        </w:rPr>
        <w:t xml:space="preserve">שנהנו מזיו </w:t>
      </w:r>
      <w:r>
        <w:rPr>
          <w:rStyle w:val="affe"/>
          <w:rFonts w:hint="cs"/>
          <w:rtl/>
        </w:rPr>
        <w:t>ה</w:t>
      </w:r>
      <w:r w:rsidR="003E79B3">
        <w:rPr>
          <w:rStyle w:val="affe"/>
          <w:rtl/>
        </w:rPr>
        <w:t>שכינה</w:t>
      </w:r>
      <w:r w:rsidR="003E79B3">
        <w:rPr>
          <w:rStyle w:val="af4"/>
          <w:rtl/>
        </w:rPr>
        <w:t xml:space="preserve"> וטובי לב</w:t>
      </w:r>
      <w:r>
        <w:rPr>
          <w:rStyle w:val="affe"/>
          <w:rFonts w:hint="cs"/>
          <w:rtl/>
        </w:rPr>
        <w:t xml:space="preserve"> </w:t>
      </w:r>
      <w:r w:rsidR="003E79B3">
        <w:rPr>
          <w:rStyle w:val="affe"/>
          <w:rtl/>
        </w:rPr>
        <w:t>שנתעבר</w:t>
      </w:r>
      <w:r>
        <w:rPr>
          <w:rStyle w:val="affe"/>
          <w:rFonts w:hint="cs"/>
          <w:rtl/>
        </w:rPr>
        <w:t>ו</w:t>
      </w:r>
      <w:r w:rsidR="003E79B3">
        <w:rPr>
          <w:rStyle w:val="affe"/>
          <w:rtl/>
        </w:rPr>
        <w:t xml:space="preserve"> זכר</w:t>
      </w:r>
      <w:r>
        <w:rPr>
          <w:rStyle w:val="af4"/>
          <w:rFonts w:hint="cs"/>
          <w:rtl/>
        </w:rPr>
        <w:t xml:space="preserve"> </w:t>
      </w:r>
      <w:r w:rsidR="003E79B3">
        <w:rPr>
          <w:rStyle w:val="af4"/>
          <w:rtl/>
        </w:rPr>
        <w:t>על כל הטובה</w:t>
      </w:r>
      <w:r>
        <w:rPr>
          <w:rStyle w:val="af4"/>
          <w:rFonts w:hint="cs"/>
          <w:rtl/>
        </w:rPr>
        <w:t xml:space="preserve"> </w:t>
      </w:r>
      <w:r>
        <w:rPr>
          <w:rStyle w:val="af4"/>
          <w:rtl/>
        </w:rPr>
        <w:t>אשר עשה ה'</w:t>
      </w:r>
      <w:r>
        <w:rPr>
          <w:rStyle w:val="af4"/>
          <w:rFonts w:hint="cs"/>
          <w:rtl/>
        </w:rPr>
        <w:t>..</w:t>
      </w:r>
      <w:r w:rsidRPr="00153EF2">
        <w:rPr>
          <w:rStyle w:val="af4"/>
          <w:rtl/>
        </w:rPr>
        <w:t xml:space="preserve"> </w:t>
      </w:r>
      <w:r>
        <w:rPr>
          <w:rStyle w:val="af4"/>
          <w:rtl/>
        </w:rPr>
        <w:t>לישראל עמו</w:t>
      </w:r>
      <w:r w:rsidR="00F44165">
        <w:rPr>
          <w:rStyle w:val="af4"/>
          <w:rFonts w:hint="cs"/>
          <w:rtl/>
        </w:rPr>
        <w:t>'</w:t>
      </w:r>
      <w:r>
        <w:rPr>
          <w:rStyle w:val="af4"/>
          <w:rtl/>
        </w:rPr>
        <w:t xml:space="preserve"> </w:t>
      </w:r>
      <w:r w:rsidR="003E79B3" w:rsidRPr="00B41FAC">
        <w:rPr>
          <w:rStyle w:val="affe"/>
          <w:rtl/>
        </w:rPr>
        <w:t xml:space="preserve">שיצתה בת קול ואמרה: כולכם מזומנין </w:t>
      </w:r>
      <w:r w:rsidRPr="00B41FAC">
        <w:rPr>
          <w:rStyle w:val="affe"/>
          <w:rFonts w:hint="eastAsia"/>
          <w:rtl/>
        </w:rPr>
        <w:t>לעוה</w:t>
      </w:r>
      <w:r w:rsidRPr="00B41FAC">
        <w:rPr>
          <w:rStyle w:val="affe"/>
          <w:rtl/>
        </w:rPr>
        <w:t>"ב</w:t>
      </w:r>
      <w:r w:rsidR="001071B1" w:rsidRPr="00B41FAC">
        <w:rPr>
          <w:rStyle w:val="affe"/>
          <w:rFonts w:hint="cs"/>
          <w:rtl/>
        </w:rPr>
        <w:t>,</w:t>
      </w:r>
      <w:r w:rsidRPr="00B41FAC">
        <w:rPr>
          <w:rStyle w:val="affe"/>
          <w:rtl/>
        </w:rPr>
        <w:t xml:space="preserve"> </w:t>
      </w:r>
      <w:r w:rsidRPr="00B41FAC">
        <w:rPr>
          <w:rStyle w:val="affe"/>
          <w:rFonts w:hint="eastAsia"/>
          <w:rtl/>
        </w:rPr>
        <w:t>ומחל</w:t>
      </w:r>
      <w:r w:rsidRPr="00B41FAC">
        <w:rPr>
          <w:rStyle w:val="affe"/>
          <w:rtl/>
        </w:rPr>
        <w:t xml:space="preserve"> עו</w:t>
      </w:r>
      <w:r w:rsidR="00F44165" w:rsidRPr="00B41FAC">
        <w:rPr>
          <w:rStyle w:val="affe"/>
          <w:rFonts w:hint="eastAsia"/>
          <w:rtl/>
        </w:rPr>
        <w:t>ו</w:t>
      </w:r>
      <w:r w:rsidRPr="00B41FAC">
        <w:rPr>
          <w:rStyle w:val="affe"/>
          <w:rtl/>
        </w:rPr>
        <w:t>ן יו</w:t>
      </w:r>
      <w:r w:rsidRPr="00B41FAC">
        <w:rPr>
          <w:rStyle w:val="affe"/>
          <w:rFonts w:hint="eastAsia"/>
          <w:rtl/>
        </w:rPr>
        <w:t>ה</w:t>
      </w:r>
      <w:r w:rsidRPr="00B41FAC">
        <w:rPr>
          <w:rStyle w:val="affe"/>
          <w:rtl/>
        </w:rPr>
        <w:t>"כ</w:t>
      </w:r>
      <w:r w:rsidR="00F44165" w:rsidRPr="00B41FAC">
        <w:rPr>
          <w:rStyle w:val="affe"/>
          <w:rFonts w:hint="cs"/>
          <w:rtl/>
        </w:rPr>
        <w:t>.</w:t>
      </w:r>
    </w:p>
    <w:p w14:paraId="6D611842" w14:textId="106D4D20" w:rsidR="00F44165" w:rsidRDefault="00F44165" w:rsidP="00164685">
      <w:pPr>
        <w:pStyle w:val="affd"/>
        <w:rPr>
          <w:rtl/>
        </w:rPr>
      </w:pPr>
      <w:r w:rsidRPr="004D2B93">
        <w:rPr>
          <w:rFonts w:hint="eastAsia"/>
          <w:sz w:val="18"/>
          <w:szCs w:val="18"/>
          <w:rtl/>
        </w:rPr>
        <w:t>ו</w:t>
      </w:r>
      <w:r>
        <w:rPr>
          <w:rStyle w:val="affe"/>
          <w:rFonts w:hint="cs"/>
          <w:rtl/>
        </w:rPr>
        <w:t>'</w:t>
      </w:r>
      <w:r w:rsidR="003E79B3">
        <w:rPr>
          <w:rStyle w:val="af4"/>
          <w:rtl/>
        </w:rPr>
        <w:t>לדוד עבדו</w:t>
      </w:r>
      <w:r>
        <w:rPr>
          <w:rStyle w:val="af4"/>
          <w:rFonts w:hint="cs"/>
          <w:rtl/>
        </w:rPr>
        <w:t>'</w:t>
      </w:r>
      <w:r w:rsidR="003E79B3">
        <w:rPr>
          <w:rtl/>
        </w:rPr>
        <w:t xml:space="preserve"> </w:t>
      </w:r>
      <w:r>
        <w:rPr>
          <w:rFonts w:hint="cs"/>
          <w:rtl/>
        </w:rPr>
        <w:t>כ</w:t>
      </w:r>
      <w:r w:rsidR="003E79B3">
        <w:rPr>
          <w:rtl/>
        </w:rPr>
        <w:t xml:space="preserve">שביקש שלמה להכניס ארון </w:t>
      </w:r>
      <w:r>
        <w:rPr>
          <w:rFonts w:hint="cs"/>
          <w:rtl/>
        </w:rPr>
        <w:t>לקה"ק</w:t>
      </w:r>
      <w:r>
        <w:rPr>
          <w:rtl/>
        </w:rPr>
        <w:t xml:space="preserve"> </w:t>
      </w:r>
      <w:r w:rsidR="003E79B3">
        <w:rPr>
          <w:rtl/>
        </w:rPr>
        <w:t>דבקו שערים</w:t>
      </w:r>
      <w:r>
        <w:rPr>
          <w:rFonts w:hint="cs"/>
          <w:rtl/>
        </w:rPr>
        <w:t>,</w:t>
      </w:r>
      <w:r w:rsidR="003E79B3">
        <w:rPr>
          <w:rtl/>
        </w:rPr>
        <w:t xml:space="preserve"> ולא נענה</w:t>
      </w:r>
      <w:r>
        <w:rPr>
          <w:rFonts w:hint="cs"/>
          <w:rtl/>
        </w:rPr>
        <w:t>,</w:t>
      </w:r>
    </w:p>
    <w:p w14:paraId="5B8845EC" w14:textId="3E5A3BB7" w:rsidR="003E79B3" w:rsidRDefault="00F44165" w:rsidP="00AF35DE">
      <w:pPr>
        <w:pStyle w:val="affd"/>
        <w:spacing w:after="60"/>
        <w:rPr>
          <w:rtl/>
        </w:rPr>
      </w:pPr>
      <w:r>
        <w:rPr>
          <w:rFonts w:hint="cs"/>
          <w:rtl/>
        </w:rPr>
        <w:t>עד שאמר '</w:t>
      </w:r>
      <w:r w:rsidR="003E79B3">
        <w:rPr>
          <w:rStyle w:val="af4"/>
          <w:rtl/>
        </w:rPr>
        <w:t>זכרה לחסדי דוד</w:t>
      </w:r>
      <w:r>
        <w:rPr>
          <w:rStyle w:val="af4"/>
          <w:rFonts w:hint="cs"/>
          <w:rtl/>
        </w:rPr>
        <w:t xml:space="preserve"> עבדך'</w:t>
      </w:r>
      <w:r w:rsidR="001071B1">
        <w:rPr>
          <w:rStyle w:val="af4"/>
          <w:rFonts w:hint="cs"/>
          <w:rtl/>
        </w:rPr>
        <w:t>,</w:t>
      </w:r>
      <w:r w:rsidR="003E79B3">
        <w:rPr>
          <w:rStyle w:val="af4"/>
          <w:rtl/>
        </w:rPr>
        <w:t xml:space="preserve"> </w:t>
      </w:r>
      <w:r w:rsidR="003E79B3">
        <w:rPr>
          <w:rtl/>
        </w:rPr>
        <w:t>וידעו שמחל לו</w:t>
      </w:r>
      <w:r>
        <w:rPr>
          <w:rFonts w:hint="cs"/>
          <w:rtl/>
        </w:rPr>
        <w:t xml:space="preserve"> על אותו עוון.</w:t>
      </w:r>
    </w:p>
    <w:p w14:paraId="2BF01678" w14:textId="364C8378" w:rsidR="00AF35DE" w:rsidRPr="00D54BA1" w:rsidRDefault="00AF35DE" w:rsidP="00AF35DE">
      <w:pPr>
        <w:pStyle w:val="afff1"/>
        <w:rPr>
          <w:rStyle w:val="af4"/>
          <w:rFonts w:ascii="BA Fontov Regular" w:hAnsi="BA Fontov Regular" w:cs="PFT_Frank"/>
          <w:b/>
          <w:sz w:val="14"/>
          <w:szCs w:val="10"/>
          <w:rtl/>
        </w:rPr>
      </w:pPr>
      <w:r>
        <w:rPr>
          <w:rFonts w:hint="cs"/>
          <w:rtl/>
        </w:rPr>
        <w:t>***</w:t>
      </w:r>
    </w:p>
    <w:p w14:paraId="41FB6B0E" w14:textId="7BF3597F" w:rsidR="00E31AD5" w:rsidRDefault="003E79B3" w:rsidP="00104A7B">
      <w:pPr>
        <w:pStyle w:val="36"/>
        <w:framePr w:wrap="notBeside"/>
        <w:rPr>
          <w:rtl/>
        </w:rPr>
      </w:pPr>
      <w:r w:rsidRPr="00104A7B">
        <w:rPr>
          <w:rFonts w:hint="cs"/>
          <w:rtl/>
        </w:rPr>
        <w:t>ריו</w:t>
      </w:r>
      <w:r w:rsidR="00AF6F92" w:rsidRPr="00104A7B">
        <w:rPr>
          <w:rFonts w:hint="cs"/>
          <w:rtl/>
        </w:rPr>
        <w:t>"</w:t>
      </w:r>
      <w:r w:rsidRPr="00104A7B">
        <w:rPr>
          <w:rFonts w:hint="cs"/>
          <w:rtl/>
        </w:rPr>
        <w:t>נ ור"י</w:t>
      </w:r>
      <w:r w:rsidR="00E041F1">
        <w:rPr>
          <w:rFonts w:hint="cs"/>
          <w:rtl/>
        </w:rPr>
        <w:t>בג</w:t>
      </w:r>
      <w:r w:rsidR="00E31AD5">
        <w:rPr>
          <w:rtl/>
        </w:rPr>
        <w:t>:</w:t>
      </w:r>
    </w:p>
    <w:p w14:paraId="1B241A05" w14:textId="43CA4665" w:rsidR="003E79B3" w:rsidRDefault="00AF6F92" w:rsidP="00164685">
      <w:pPr>
        <w:rPr>
          <w:rtl/>
        </w:rPr>
      </w:pPr>
      <w:r>
        <w:rPr>
          <w:rStyle w:val="affc"/>
          <w:rFonts w:hint="cs"/>
          <w:rtl/>
        </w:rPr>
        <w:t>נפרדו</w:t>
      </w:r>
      <w:r w:rsidR="003E79B3">
        <w:rPr>
          <w:rStyle w:val="affc"/>
          <w:rFonts w:hint="cs"/>
          <w:rtl/>
        </w:rPr>
        <w:t xml:space="preserve"> </w:t>
      </w:r>
      <w:r>
        <w:rPr>
          <w:rStyle w:val="affc"/>
          <w:rFonts w:hint="cs"/>
          <w:rtl/>
        </w:rPr>
        <w:t>מ</w:t>
      </w:r>
      <w:r w:rsidR="003E79B3">
        <w:rPr>
          <w:rStyle w:val="affc"/>
          <w:rFonts w:hint="cs"/>
          <w:rtl/>
        </w:rPr>
        <w:t>רשב"י</w:t>
      </w:r>
      <w:r>
        <w:rPr>
          <w:rStyle w:val="affc"/>
          <w:rFonts w:hint="cs"/>
          <w:rtl/>
        </w:rPr>
        <w:t>:</w:t>
      </w:r>
      <w:r w:rsidR="003E79B3">
        <w:rPr>
          <w:rStyle w:val="affc"/>
          <w:rFonts w:hint="cs"/>
          <w:rtl/>
        </w:rPr>
        <w:t xml:space="preserve"> </w:t>
      </w:r>
      <w:r w:rsidR="003E79B3" w:rsidRPr="00E041F1">
        <w:rPr>
          <w:rtl/>
        </w:rPr>
        <w:t>ובבוקר שבו להיפרד</w:t>
      </w:r>
      <w:r w:rsidRPr="00E041F1">
        <w:rPr>
          <w:rFonts w:hint="cs"/>
          <w:rtl/>
        </w:rPr>
        <w:t>, ש</w:t>
      </w:r>
      <w:r w:rsidR="003E79B3" w:rsidRPr="00E041F1">
        <w:rPr>
          <w:rtl/>
        </w:rPr>
        <w:t xml:space="preserve">תלמיד הנפטר מרבו ולן בעיר צריך ליפטר </w:t>
      </w:r>
      <w:r w:rsidR="00CF5E17" w:rsidRPr="00E041F1">
        <w:rPr>
          <w:rFonts w:hint="cs"/>
          <w:rtl/>
        </w:rPr>
        <w:t>שוב,</w:t>
      </w:r>
      <w:r w:rsidR="00CF5E17">
        <w:rPr>
          <w:rFonts w:hint="cs"/>
          <w:rtl/>
        </w:rPr>
        <w:t xml:space="preserve"> </w:t>
      </w:r>
      <w:r w:rsidR="00CF5E17">
        <w:rPr>
          <w:rStyle w:val="affe"/>
          <w:rFonts w:hint="cs"/>
          <w:rtl/>
        </w:rPr>
        <w:t>דב</w:t>
      </w:r>
      <w:r w:rsidR="003E79B3">
        <w:rPr>
          <w:rStyle w:val="af4"/>
          <w:rtl/>
        </w:rPr>
        <w:t xml:space="preserve">שמיני שלח </w:t>
      </w:r>
      <w:r w:rsidR="00CF5E17" w:rsidRPr="00E03339">
        <w:rPr>
          <w:rStyle w:val="affe"/>
          <w:rFonts w:hint="eastAsia"/>
          <w:rtl/>
        </w:rPr>
        <w:t>וב</w:t>
      </w:r>
      <w:r w:rsidR="003E79B3">
        <w:rPr>
          <w:rStyle w:val="af4"/>
          <w:rtl/>
        </w:rPr>
        <w:t>עשרים ושלשה</w:t>
      </w:r>
      <w:r w:rsidR="00CF5E17">
        <w:rPr>
          <w:rStyle w:val="af4"/>
          <w:rFonts w:hint="cs"/>
          <w:rtl/>
        </w:rPr>
        <w:t>.</w:t>
      </w:r>
    </w:p>
    <w:p w14:paraId="29D8E350" w14:textId="1A08B50A" w:rsidR="00E31AD5" w:rsidRDefault="003E79B3" w:rsidP="00E041F1">
      <w:pPr>
        <w:pStyle w:val="36"/>
        <w:framePr w:wrap="notBeside"/>
        <w:rPr>
          <w:rtl/>
        </w:rPr>
      </w:pPr>
      <w:r w:rsidRPr="00E041F1">
        <w:rPr>
          <w:rFonts w:hint="cs"/>
          <w:rtl/>
        </w:rPr>
        <w:lastRenderedPageBreak/>
        <w:t>ואמר  לבנו</w:t>
      </w:r>
      <w:r w:rsidR="00E31AD5">
        <w:rPr>
          <w:rFonts w:hint="cs"/>
          <w:rtl/>
        </w:rPr>
        <w:t>:</w:t>
      </w:r>
    </w:p>
    <w:p w14:paraId="4DBC1BB5" w14:textId="507EC1AD" w:rsidR="003E79B3" w:rsidRPr="006D6267" w:rsidRDefault="003E79B3" w:rsidP="00164685">
      <w:pPr>
        <w:rPr>
          <w:rtl/>
        </w:rPr>
      </w:pPr>
      <w:r w:rsidRPr="006D6267">
        <w:rPr>
          <w:rtl/>
        </w:rPr>
        <w:t>לך שיברכוך</w:t>
      </w:r>
      <w:r w:rsidR="00813B6D" w:rsidRPr="004D2B93">
        <w:rPr>
          <w:rtl/>
        </w:rPr>
        <w:t>,</w:t>
      </w:r>
      <w:r w:rsidRPr="006D6267">
        <w:rPr>
          <w:rtl/>
        </w:rPr>
        <w:t xml:space="preserve"> </w:t>
      </w:r>
      <w:r w:rsidRPr="004D2B93">
        <w:rPr>
          <w:rStyle w:val="affc"/>
          <w:rtl/>
        </w:rPr>
        <w:t>ומצאם שביארו</w:t>
      </w:r>
      <w:r w:rsidR="00813B6D" w:rsidRPr="006D6267">
        <w:rPr>
          <w:rFonts w:hint="cs"/>
          <w:rtl/>
        </w:rPr>
        <w:t>:</w:t>
      </w:r>
    </w:p>
    <w:p w14:paraId="447FC525" w14:textId="25E92A7B" w:rsidR="003E79B3" w:rsidRDefault="003E79B3" w:rsidP="00164685">
      <w:pPr>
        <w:rPr>
          <w:rFonts w:ascii="Fb Fontext" w:hAnsi="Fb Fontext" w:cs="BA Haketer Regular"/>
          <w:spacing w:val="4"/>
          <w:szCs w:val="16"/>
          <w:rtl/>
        </w:rPr>
      </w:pPr>
      <w:r w:rsidRPr="008E708F">
        <w:rPr>
          <w:rStyle w:val="af4"/>
          <w:rtl/>
        </w:rPr>
        <w:t>פלס מעגל רגלך</w:t>
      </w:r>
      <w:r>
        <w:rPr>
          <w:rStyle w:val="af4"/>
          <w:rtl/>
        </w:rPr>
        <w:t xml:space="preserve"> </w:t>
      </w:r>
      <w:r>
        <w:rPr>
          <w:rStyle w:val="affe"/>
          <w:rtl/>
        </w:rPr>
        <w:t>במצוה שאפשר על ידי אחרים</w:t>
      </w:r>
      <w:r w:rsidRPr="008E708F">
        <w:rPr>
          <w:rStyle w:val="af4"/>
          <w:rtl/>
        </w:rPr>
        <w:t>,  פן תפלס</w:t>
      </w:r>
      <w:r>
        <w:rPr>
          <w:rStyle w:val="af4"/>
          <w:rtl/>
        </w:rPr>
        <w:t xml:space="preserve"> </w:t>
      </w:r>
      <w:r>
        <w:rPr>
          <w:rStyle w:val="affe"/>
          <w:rtl/>
        </w:rPr>
        <w:t>בשא</w:t>
      </w:r>
      <w:r w:rsidR="006D6267">
        <w:rPr>
          <w:rStyle w:val="affe"/>
          <w:rFonts w:hint="cs"/>
          <w:rtl/>
        </w:rPr>
        <w:t>י אפשר,</w:t>
      </w:r>
    </w:p>
    <w:p w14:paraId="74BB06D6" w14:textId="77777777" w:rsidR="003E79B3" w:rsidRDefault="003E79B3" w:rsidP="00800D78">
      <w:pPr>
        <w:pStyle w:val="afff3"/>
        <w:framePr w:wrap="around"/>
        <w:rPr>
          <w:rtl/>
        </w:rPr>
      </w:pPr>
      <w:r>
        <w:rPr>
          <w:rFonts w:hint="cs"/>
          <w:rtl/>
        </w:rPr>
        <w:t>ט:</w:t>
      </w:r>
    </w:p>
    <w:p w14:paraId="4C1DB1E4" w14:textId="77777777" w:rsidR="004E0BA3" w:rsidRDefault="006D6267" w:rsidP="00164685">
      <w:pPr>
        <w:rPr>
          <w:rStyle w:val="affe"/>
          <w:rtl/>
        </w:rPr>
      </w:pPr>
      <w:r>
        <w:rPr>
          <w:rStyle w:val="af4"/>
          <w:rtl/>
        </w:rPr>
        <w:t xml:space="preserve">וכל </w:t>
      </w:r>
      <w:r w:rsidRPr="004D2B93">
        <w:rPr>
          <w:rStyle w:val="af4"/>
          <w:b/>
          <w:bCs/>
          <w:rtl/>
        </w:rPr>
        <w:t>חפצים</w:t>
      </w:r>
      <w:r w:rsidRPr="006D6267">
        <w:rPr>
          <w:rStyle w:val="af4"/>
          <w:rtl/>
        </w:rPr>
        <w:t xml:space="preserve"> </w:t>
      </w:r>
      <w:r w:rsidR="003E79B3">
        <w:rPr>
          <w:rStyle w:val="af4"/>
          <w:rtl/>
        </w:rPr>
        <w:t>לא ישוו בה</w:t>
      </w:r>
      <w:r>
        <w:rPr>
          <w:rFonts w:hint="cs"/>
          <w:rtl/>
        </w:rPr>
        <w:t xml:space="preserve"> </w:t>
      </w:r>
      <w:r w:rsidR="003E79B3">
        <w:rPr>
          <w:rStyle w:val="affe"/>
          <w:rtl/>
        </w:rPr>
        <w:t>במצוה שאפשר ע</w:t>
      </w:r>
      <w:r w:rsidR="008E0E27">
        <w:rPr>
          <w:rStyle w:val="affe"/>
          <w:rFonts w:hint="cs"/>
          <w:rtl/>
        </w:rPr>
        <w:t>"י</w:t>
      </w:r>
      <w:r w:rsidR="003E79B3">
        <w:rPr>
          <w:rStyle w:val="affe"/>
          <w:rtl/>
        </w:rPr>
        <w:t xml:space="preserve"> אחרים</w:t>
      </w:r>
      <w:r>
        <w:rPr>
          <w:rStyle w:val="affe"/>
          <w:rFonts w:hint="cs"/>
          <w:rtl/>
        </w:rPr>
        <w:t>,</w:t>
      </w:r>
      <w:r>
        <w:rPr>
          <w:rStyle w:val="af4"/>
          <w:rFonts w:hint="cs"/>
          <w:rtl/>
        </w:rPr>
        <w:t xml:space="preserve"> </w:t>
      </w:r>
      <w:r>
        <w:rPr>
          <w:rStyle w:val="af4"/>
          <w:rtl/>
        </w:rPr>
        <w:t xml:space="preserve">וכל </w:t>
      </w:r>
      <w:r w:rsidRPr="00C211A8">
        <w:rPr>
          <w:rStyle w:val="af4"/>
          <w:b/>
          <w:bCs/>
          <w:rtl/>
        </w:rPr>
        <w:t>חפציך</w:t>
      </w:r>
      <w:r>
        <w:rPr>
          <w:rFonts w:hint="cs"/>
          <w:rtl/>
        </w:rPr>
        <w:t xml:space="preserve"> </w:t>
      </w:r>
      <w:r w:rsidR="003E79B3">
        <w:rPr>
          <w:rStyle w:val="affe"/>
          <w:rtl/>
        </w:rPr>
        <w:t>בשא"א</w:t>
      </w:r>
      <w:r>
        <w:rPr>
          <w:rStyle w:val="affe"/>
          <w:rFonts w:hint="cs"/>
          <w:rtl/>
        </w:rPr>
        <w:t>.</w:t>
      </w:r>
    </w:p>
    <w:p w14:paraId="3ADDD828" w14:textId="1319494C" w:rsidR="00E31AD5" w:rsidRDefault="006D6267" w:rsidP="008E708F">
      <w:pPr>
        <w:pStyle w:val="36"/>
        <w:framePr w:wrap="notBeside"/>
        <w:rPr>
          <w:rtl/>
        </w:rPr>
      </w:pPr>
      <w:r w:rsidRPr="008E708F">
        <w:rPr>
          <w:rFonts w:hint="cs"/>
          <w:rtl/>
        </w:rPr>
        <w:t>ובירכוהו</w:t>
      </w:r>
      <w:r w:rsidR="00E31AD5">
        <w:rPr>
          <w:rFonts w:hint="cs"/>
          <w:rtl/>
        </w:rPr>
        <w:t>:</w:t>
      </w:r>
    </w:p>
    <w:p w14:paraId="300C886F" w14:textId="72DD9D06" w:rsidR="00EB1070" w:rsidRDefault="003E79B3" w:rsidP="00AF1FBF">
      <w:pPr>
        <w:rPr>
          <w:rtl/>
        </w:rPr>
      </w:pPr>
      <w:r>
        <w:rPr>
          <w:rtl/>
        </w:rPr>
        <w:t>שתזרע ולא תקצור</w:t>
      </w:r>
      <w:r w:rsidR="00933FBA" w:rsidRPr="00933FBA">
        <w:rPr>
          <w:rtl/>
        </w:rPr>
        <w:t xml:space="preserve"> </w:t>
      </w:r>
      <w:r w:rsidR="00933FBA" w:rsidRPr="004D2B93">
        <w:rPr>
          <w:rStyle w:val="affe"/>
          <w:rtl/>
        </w:rPr>
        <w:t>תוליד בנים ולא ימותו</w:t>
      </w:r>
      <w:r>
        <w:rPr>
          <w:rtl/>
        </w:rPr>
        <w:t xml:space="preserve"> </w:t>
      </w:r>
      <w:r w:rsidR="00933FBA">
        <w:rPr>
          <w:rFonts w:hint="cs"/>
          <w:rtl/>
        </w:rPr>
        <w:t>תכניס</w:t>
      </w:r>
      <w:r w:rsidR="00933FBA">
        <w:rPr>
          <w:rtl/>
        </w:rPr>
        <w:t xml:space="preserve"> </w:t>
      </w:r>
      <w:r>
        <w:rPr>
          <w:rtl/>
        </w:rPr>
        <w:t>ולא תוציא</w:t>
      </w:r>
      <w:r w:rsidR="00933FBA">
        <w:rPr>
          <w:rFonts w:hint="cs"/>
          <w:rtl/>
        </w:rPr>
        <w:t xml:space="preserve"> </w:t>
      </w:r>
      <w:r w:rsidR="00EB1070">
        <w:rPr>
          <w:rStyle w:val="affe"/>
          <w:rFonts w:hint="cs"/>
          <w:rtl/>
        </w:rPr>
        <w:t>תכניס</w:t>
      </w:r>
      <w:r w:rsidR="00933FBA" w:rsidRPr="00C211A8">
        <w:rPr>
          <w:rStyle w:val="affe"/>
          <w:rtl/>
        </w:rPr>
        <w:t xml:space="preserve"> כל</w:t>
      </w:r>
      <w:r w:rsidR="00EB1070">
        <w:rPr>
          <w:rStyle w:val="affe"/>
          <w:rFonts w:hint="cs"/>
          <w:rtl/>
        </w:rPr>
        <w:t>ו</w:t>
      </w:r>
      <w:r w:rsidR="00933FBA" w:rsidRPr="00C211A8">
        <w:rPr>
          <w:rStyle w:val="affe"/>
          <w:rtl/>
        </w:rPr>
        <w:t>ת ולא ימותו בנך</w:t>
      </w:r>
      <w:r w:rsidR="00EB1070">
        <w:rPr>
          <w:rStyle w:val="affe"/>
          <w:rFonts w:hint="cs"/>
          <w:rtl/>
        </w:rPr>
        <w:t>,</w:t>
      </w:r>
      <w:r w:rsidR="00933FBA" w:rsidRPr="00C211A8">
        <w:rPr>
          <w:rStyle w:val="affe"/>
          <w:rtl/>
        </w:rPr>
        <w:t xml:space="preserve"> </w:t>
      </w:r>
      <w:r w:rsidR="00EB1070">
        <w:rPr>
          <w:rStyle w:val="affe"/>
          <w:rFonts w:hint="cs"/>
          <w:rtl/>
        </w:rPr>
        <w:t>ויצאו</w:t>
      </w:r>
      <w:r>
        <w:rPr>
          <w:rtl/>
        </w:rPr>
        <w:t xml:space="preserve"> תוציא ולא </w:t>
      </w:r>
      <w:r w:rsidR="00EB1070">
        <w:rPr>
          <w:rFonts w:hint="cs"/>
          <w:rtl/>
        </w:rPr>
        <w:t>תכניס</w:t>
      </w:r>
      <w:r w:rsidR="00EB1070" w:rsidRPr="00EB1070">
        <w:rPr>
          <w:rtl/>
        </w:rPr>
        <w:t xml:space="preserve"> </w:t>
      </w:r>
      <w:r w:rsidR="00EB1070">
        <w:rPr>
          <w:rStyle w:val="affe"/>
          <w:rFonts w:hint="cs"/>
          <w:rtl/>
        </w:rPr>
        <w:t>תוציא</w:t>
      </w:r>
      <w:r w:rsidR="00EB1070" w:rsidRPr="004D2B93">
        <w:rPr>
          <w:rStyle w:val="affe"/>
          <w:rtl/>
        </w:rPr>
        <w:t xml:space="preserve"> בנות ולא ימותו בעליהן</w:t>
      </w:r>
      <w:r w:rsidR="00EB1070">
        <w:rPr>
          <w:rStyle w:val="affe"/>
          <w:rFonts w:hint="cs"/>
          <w:rtl/>
        </w:rPr>
        <w:t>,</w:t>
      </w:r>
      <w:r w:rsidR="00EB1070" w:rsidRPr="004D2B93">
        <w:rPr>
          <w:rStyle w:val="affe"/>
          <w:rtl/>
        </w:rPr>
        <w:t xml:space="preserve"> ויחזרו</w:t>
      </w:r>
      <w:r>
        <w:rPr>
          <w:rtl/>
        </w:rPr>
        <w:t xml:space="preserve"> יחרב ביתך</w:t>
      </w:r>
      <w:r w:rsidR="00EB1070">
        <w:rPr>
          <w:rFonts w:hint="cs"/>
          <w:rtl/>
        </w:rPr>
        <w:t xml:space="preserve"> </w:t>
      </w:r>
      <w:r w:rsidR="00EB1070" w:rsidRPr="004D2B93">
        <w:rPr>
          <w:rStyle w:val="affe"/>
          <w:rFonts w:hint="eastAsia"/>
          <w:rtl/>
        </w:rPr>
        <w:t>הקבר</w:t>
      </w:r>
      <w:r>
        <w:rPr>
          <w:rtl/>
        </w:rPr>
        <w:t xml:space="preserve"> וי</w:t>
      </w:r>
      <w:r w:rsidR="00EB1070">
        <w:rPr>
          <w:rFonts w:hint="cs"/>
          <w:rtl/>
        </w:rPr>
        <w:t>תיי</w:t>
      </w:r>
      <w:r>
        <w:rPr>
          <w:rtl/>
        </w:rPr>
        <w:t>שב</w:t>
      </w:r>
      <w:r w:rsidR="00EB1070">
        <w:rPr>
          <w:rFonts w:hint="cs"/>
          <w:rtl/>
        </w:rPr>
        <w:t xml:space="preserve"> אכסנייתך </w:t>
      </w:r>
      <w:r w:rsidR="00EB1070" w:rsidRPr="004D2B93">
        <w:rPr>
          <w:rStyle w:val="affe"/>
          <w:rFonts w:hint="eastAsia"/>
          <w:rtl/>
        </w:rPr>
        <w:t>עוה</w:t>
      </w:r>
      <w:r w:rsidR="00EB1070" w:rsidRPr="004D2B93">
        <w:rPr>
          <w:rStyle w:val="affe"/>
          <w:rtl/>
        </w:rPr>
        <w:t>"ז,</w:t>
      </w:r>
      <w:r w:rsidR="00EB1070">
        <w:rPr>
          <w:rStyle w:val="affe"/>
          <w:rFonts w:hint="cs"/>
          <w:rtl/>
        </w:rPr>
        <w:t xml:space="preserve"> </w:t>
      </w:r>
      <w:r w:rsidR="00EB1070" w:rsidRPr="004D2B93">
        <w:rPr>
          <w:rStyle w:val="affe"/>
          <w:rFonts w:hint="eastAsia"/>
          <w:rtl/>
        </w:rPr>
        <w:t>שלא</w:t>
      </w:r>
      <w:r w:rsidR="00EB1070" w:rsidRPr="004D2B93">
        <w:rPr>
          <w:rStyle w:val="affe"/>
          <w:rtl/>
        </w:rPr>
        <w:t xml:space="preserve"> </w:t>
      </w:r>
      <w:r w:rsidR="00EB1070" w:rsidRPr="004D2B93">
        <w:rPr>
          <w:rStyle w:val="affe"/>
          <w:rFonts w:hint="eastAsia"/>
          <w:rtl/>
        </w:rPr>
        <w:t>תמות</w:t>
      </w:r>
      <w:r>
        <w:rPr>
          <w:rtl/>
        </w:rPr>
        <w:t xml:space="preserve"> יתבלבל </w:t>
      </w:r>
      <w:r w:rsidR="00EB1070">
        <w:rPr>
          <w:rFonts w:hint="cs"/>
          <w:rtl/>
        </w:rPr>
        <w:t xml:space="preserve">שולחנך </w:t>
      </w:r>
      <w:r w:rsidR="00EB1070" w:rsidRPr="004D2B93">
        <w:rPr>
          <w:rStyle w:val="affe"/>
          <w:rtl/>
        </w:rPr>
        <w:t>בבנים ובנות</w:t>
      </w:r>
      <w:r>
        <w:rPr>
          <w:rtl/>
        </w:rPr>
        <w:t xml:space="preserve"> ולא </w:t>
      </w:r>
      <w:r w:rsidRPr="00EB1070">
        <w:rPr>
          <w:rtl/>
        </w:rPr>
        <w:t>תראה שנה חדשה</w:t>
      </w:r>
      <w:r w:rsidR="00EB1070" w:rsidRPr="004D2B93">
        <w:rPr>
          <w:rStyle w:val="affe"/>
          <w:rtl/>
        </w:rPr>
        <w:t xml:space="preserve"> </w:t>
      </w:r>
      <w:r w:rsidRPr="004D2B93">
        <w:rPr>
          <w:rStyle w:val="affe"/>
          <w:rtl/>
        </w:rPr>
        <w:t xml:space="preserve"> </w:t>
      </w:r>
      <w:r w:rsidR="00EB1070" w:rsidRPr="004D2B93">
        <w:rPr>
          <w:rStyle w:val="affe"/>
          <w:rtl/>
        </w:rPr>
        <w:t xml:space="preserve">שלא תמות אשתך ותישא אחרת ותהא לך </w:t>
      </w:r>
      <w:r w:rsidR="001071B1">
        <w:rPr>
          <w:rStyle w:val="affe"/>
          <w:rFonts w:hint="cs"/>
          <w:rtl/>
        </w:rPr>
        <w:t>'</w:t>
      </w:r>
      <w:r w:rsidR="00EB1070" w:rsidRPr="004D2B93">
        <w:rPr>
          <w:rStyle w:val="affe"/>
          <w:rtl/>
        </w:rPr>
        <w:t xml:space="preserve">שנה </w:t>
      </w:r>
      <w:r w:rsidR="00EB1070">
        <w:rPr>
          <w:rStyle w:val="affe"/>
          <w:rFonts w:hint="cs"/>
          <w:rtl/>
        </w:rPr>
        <w:t>ראשונה</w:t>
      </w:r>
      <w:r w:rsidR="001071B1">
        <w:rPr>
          <w:rStyle w:val="affe"/>
          <w:rFonts w:hint="cs"/>
          <w:rtl/>
        </w:rPr>
        <w:t>'</w:t>
      </w:r>
      <w:r w:rsidR="00EB1070">
        <w:rPr>
          <w:rtl/>
        </w:rPr>
        <w:t>.</w:t>
      </w:r>
    </w:p>
    <w:p w14:paraId="0E2E31E7" w14:textId="5B82FB2B" w:rsidR="006A5910" w:rsidRPr="008E0E27" w:rsidRDefault="003E79B3" w:rsidP="00AF1FBF">
      <w:pPr>
        <w:rPr>
          <w:rStyle w:val="afffe"/>
          <w:bCs w:val="0"/>
          <w:rtl/>
        </w:rPr>
      </w:pPr>
      <w:r w:rsidRPr="004D2B93">
        <w:rPr>
          <w:rStyle w:val="affc"/>
          <w:rtl/>
        </w:rPr>
        <w:t xml:space="preserve">כשבא לאביו </w:t>
      </w:r>
      <w:r w:rsidR="00EE19C7">
        <w:rPr>
          <w:rStyle w:val="affc"/>
          <w:rFonts w:hint="cs"/>
          <w:rtl/>
        </w:rPr>
        <w:t>והתלונן שציערוהו:</w:t>
      </w:r>
      <w:r w:rsidR="00EE19C7">
        <w:rPr>
          <w:rtl/>
        </w:rPr>
        <w:t xml:space="preserve"> </w:t>
      </w:r>
      <w:r w:rsidR="00EE19C7">
        <w:rPr>
          <w:rFonts w:hint="cs"/>
          <w:rtl/>
        </w:rPr>
        <w:t xml:space="preserve">ביאר </w:t>
      </w:r>
      <w:r>
        <w:rPr>
          <w:rtl/>
        </w:rPr>
        <w:t xml:space="preserve">לו </w:t>
      </w:r>
      <w:r w:rsidRPr="004D2B93">
        <w:rPr>
          <w:rStyle w:val="affc"/>
          <w:rtl/>
        </w:rPr>
        <w:t xml:space="preserve">רשב''י </w:t>
      </w:r>
      <w:r>
        <w:rPr>
          <w:rtl/>
        </w:rPr>
        <w:t>ברכותיהם</w:t>
      </w:r>
      <w:r w:rsidR="00EE19C7">
        <w:rPr>
          <w:rFonts w:hint="cs"/>
          <w:rtl/>
        </w:rPr>
        <w:t xml:space="preserve"> </w:t>
      </w:r>
      <w:r w:rsidR="00EE19C7" w:rsidRPr="004D2B93">
        <w:rPr>
          <w:rStyle w:val="affe"/>
          <w:rFonts w:hint="eastAsia"/>
          <w:rtl/>
        </w:rPr>
        <w:t>כנ</w:t>
      </w:r>
      <w:r w:rsidR="00EE19C7" w:rsidRPr="004D2B93">
        <w:rPr>
          <w:rStyle w:val="affe"/>
          <w:rtl/>
        </w:rPr>
        <w:t>"ל.</w:t>
      </w:r>
    </w:p>
    <w:p w14:paraId="449CAF85" w14:textId="77777777" w:rsidR="00E31AD5" w:rsidRDefault="006A5910" w:rsidP="00F97CBA">
      <w:pPr>
        <w:pStyle w:val="36"/>
        <w:framePr w:wrap="notBeside"/>
        <w:rPr>
          <w:rtl/>
        </w:rPr>
      </w:pPr>
      <w:r w:rsidRPr="00F97CBA">
        <w:rPr>
          <w:rFonts w:hint="cs"/>
          <w:rtl/>
        </w:rPr>
        <w:t>וכן רשב''ח</w:t>
      </w:r>
      <w:r w:rsidR="00E31AD5">
        <w:rPr>
          <w:rtl/>
        </w:rPr>
        <w:t>:</w:t>
      </w:r>
    </w:p>
    <w:p w14:paraId="32DF6286" w14:textId="352AC38C" w:rsidR="003E79B3" w:rsidRDefault="003E79B3" w:rsidP="00164685">
      <w:pPr>
        <w:rPr>
          <w:rtl/>
        </w:rPr>
      </w:pPr>
      <w:r>
        <w:rPr>
          <w:rStyle w:val="affc"/>
          <w:rFonts w:hint="cs"/>
          <w:rtl/>
        </w:rPr>
        <w:t xml:space="preserve"> בירך לב</w:t>
      </w:r>
      <w:r w:rsidR="006A5910">
        <w:rPr>
          <w:rStyle w:val="affc"/>
          <w:rFonts w:hint="cs"/>
          <w:rtl/>
        </w:rPr>
        <w:t>נו דרבי</w:t>
      </w:r>
      <w:r>
        <w:rPr>
          <w:rtl/>
        </w:rPr>
        <w:t>: יה"ר שלא תבייש ולא תתבייש</w:t>
      </w:r>
      <w:r w:rsidR="006A5910">
        <w:rPr>
          <w:rFonts w:hint="cs"/>
          <w:rtl/>
        </w:rPr>
        <w:t>,</w:t>
      </w:r>
    </w:p>
    <w:p w14:paraId="173C68BB" w14:textId="77777777" w:rsidR="00E31AD5" w:rsidRDefault="003E79B3" w:rsidP="00F97CBA">
      <w:pPr>
        <w:pStyle w:val="36"/>
        <w:framePr w:wrap="notBeside"/>
        <w:rPr>
          <w:rtl/>
        </w:rPr>
      </w:pPr>
      <w:r w:rsidRPr="00F97CBA">
        <w:rPr>
          <w:rFonts w:hint="cs"/>
          <w:rtl/>
        </w:rPr>
        <w:t>וביאר לו אביו</w:t>
      </w:r>
      <w:r w:rsidR="00E31AD5">
        <w:rPr>
          <w:rtl/>
        </w:rPr>
        <w:t>:</w:t>
      </w:r>
    </w:p>
    <w:p w14:paraId="3ED38838" w14:textId="241D6870" w:rsidR="003E79B3" w:rsidRPr="00C36516" w:rsidRDefault="006A5910" w:rsidP="00164685">
      <w:pPr>
        <w:rPr>
          <w:spacing w:val="-2"/>
          <w:rtl/>
        </w:rPr>
      </w:pPr>
      <w:r w:rsidRPr="00F97CBA">
        <w:rPr>
          <w:rFonts w:hint="cs"/>
          <w:rtl/>
        </w:rPr>
        <w:t>שכך כפל ה'</w:t>
      </w:r>
      <w:r w:rsidR="004D2B93" w:rsidRPr="00F97CBA">
        <w:rPr>
          <w:rFonts w:hint="cs"/>
          <w:rtl/>
        </w:rPr>
        <w:t xml:space="preserve"> לישראל</w:t>
      </w:r>
      <w:r w:rsidRPr="00C36516">
        <w:rPr>
          <w:rFonts w:hint="cs"/>
          <w:spacing w:val="-2"/>
          <w:rtl/>
        </w:rPr>
        <w:t xml:space="preserve"> </w:t>
      </w:r>
      <w:r w:rsidR="003E79B3" w:rsidRPr="00F97CBA">
        <w:rPr>
          <w:rStyle w:val="af4"/>
          <w:rtl/>
        </w:rPr>
        <w:t>'ולא יבשו עמי לעולם'</w:t>
      </w:r>
      <w:r w:rsidRPr="00C36516">
        <w:rPr>
          <w:rStyle w:val="af4"/>
          <w:rFonts w:hint="cs"/>
          <w:spacing w:val="-2"/>
          <w:rtl/>
        </w:rPr>
        <w:t xml:space="preserve"> </w:t>
      </w:r>
      <w:r w:rsidRPr="00C36516">
        <w:rPr>
          <w:rFonts w:hint="eastAsia"/>
          <w:spacing w:val="-2"/>
          <w:rtl/>
        </w:rPr>
        <w:t>פעמיים</w:t>
      </w:r>
      <w:r w:rsidRPr="00C36516">
        <w:rPr>
          <w:rFonts w:hint="cs"/>
          <w:spacing w:val="-2"/>
          <w:rtl/>
        </w:rPr>
        <w:t>.</w:t>
      </w:r>
    </w:p>
    <w:p w14:paraId="541DA881" w14:textId="77777777" w:rsidR="003E79B3" w:rsidRDefault="003E79B3" w:rsidP="00164685">
      <w:pPr>
        <w:pStyle w:val="affff1"/>
        <w:rPr>
          <w:rtl/>
        </w:rPr>
      </w:pPr>
      <w:ins w:id="9803" w:author="מספור קטעי משנה" w:date="2026-10-06T10:04:49Z">
        <w:r>
          <w:rPr>
            <w:rStyle w:val="MisparKeta"/>
          </w:rPr>
          <w:t xml:space="preserve">א. </w:t>
        </w:r>
      </w:ins>
      <w:r>
        <w:rPr>
          <w:rtl/>
        </w:rPr>
        <w:t>ועושה אשה תכשיטיה.</w:t>
      </w:r>
    </w:p>
    <w:p w14:paraId="04CF6710" w14:textId="74C63E91" w:rsidR="00E31AD5" w:rsidRDefault="004C0C88" w:rsidP="00565775">
      <w:pPr>
        <w:pStyle w:val="36"/>
        <w:framePr w:wrap="notBeside"/>
        <w:rPr>
          <w:rtl/>
        </w:rPr>
      </w:pPr>
      <w:r w:rsidRPr="00565775">
        <w:rPr>
          <w:rFonts w:hint="eastAsia"/>
          <w:rtl/>
        </w:rPr>
        <w:t>ת</w:t>
      </w:r>
      <w:r w:rsidRPr="00565775">
        <w:rPr>
          <w:rtl/>
        </w:rPr>
        <w:t>"ר</w:t>
      </w:r>
      <w:r w:rsidR="00E31AD5">
        <w:rPr>
          <w:rtl/>
        </w:rPr>
        <w:t>:</w:t>
      </w:r>
    </w:p>
    <w:p w14:paraId="2966DF60" w14:textId="4FB2435F" w:rsidR="004C0C88" w:rsidRDefault="003E79B3" w:rsidP="00164685">
      <w:pPr>
        <w:rPr>
          <w:rStyle w:val="affc"/>
          <w:rtl/>
        </w:rPr>
      </w:pPr>
      <w:r>
        <w:rPr>
          <w:rtl/>
        </w:rPr>
        <w:t>כוחלת</w:t>
      </w:r>
      <w:r w:rsidR="004C0C88">
        <w:rPr>
          <w:rFonts w:hint="cs"/>
          <w:rtl/>
        </w:rPr>
        <w:t xml:space="preserve">, </w:t>
      </w:r>
      <w:r>
        <w:rPr>
          <w:rtl/>
        </w:rPr>
        <w:t>פוקסת</w:t>
      </w:r>
      <w:r w:rsidR="004C0C88">
        <w:rPr>
          <w:rFonts w:hint="cs"/>
          <w:rtl/>
        </w:rPr>
        <w:t xml:space="preserve"> </w:t>
      </w:r>
      <w:r>
        <w:rPr>
          <w:rStyle w:val="affe"/>
          <w:rtl/>
        </w:rPr>
        <w:t>בשיער</w:t>
      </w:r>
      <w:r w:rsidR="004C0C88">
        <w:rPr>
          <w:rStyle w:val="affe"/>
          <w:rFonts w:hint="cs"/>
          <w:rtl/>
        </w:rPr>
        <w:t>,</w:t>
      </w:r>
      <w:r>
        <w:rPr>
          <w:rStyle w:val="affe"/>
          <w:rtl/>
        </w:rPr>
        <w:t xml:space="preserve"> </w:t>
      </w:r>
      <w:r>
        <w:rPr>
          <w:rtl/>
        </w:rPr>
        <w:t xml:space="preserve">מעבירה </w:t>
      </w:r>
      <w:r w:rsidR="004C0C88">
        <w:rPr>
          <w:rFonts w:hint="cs"/>
          <w:rtl/>
        </w:rPr>
        <w:t>אד</w:t>
      </w:r>
      <w:r w:rsidR="00501B2B">
        <w:rPr>
          <w:rFonts w:hint="cs"/>
          <w:rtl/>
        </w:rPr>
        <w:t>ו</w:t>
      </w:r>
      <w:r w:rsidR="004C0C88">
        <w:rPr>
          <w:rFonts w:hint="cs"/>
          <w:rtl/>
        </w:rPr>
        <w:t>ם</w:t>
      </w:r>
      <w:r w:rsidR="004C0C88">
        <w:rPr>
          <w:rtl/>
        </w:rPr>
        <w:t xml:space="preserve"> </w:t>
      </w:r>
      <w:r>
        <w:rPr>
          <w:rtl/>
        </w:rPr>
        <w:t>על פניה</w:t>
      </w:r>
      <w:r w:rsidR="00501B2B">
        <w:rPr>
          <w:rFonts w:hint="cs"/>
          <w:rtl/>
        </w:rPr>
        <w:t>,</w:t>
      </w:r>
    </w:p>
    <w:p w14:paraId="1E25202E" w14:textId="6A1FDD24" w:rsidR="00E31AD5" w:rsidRDefault="003E79B3" w:rsidP="00565775">
      <w:pPr>
        <w:pStyle w:val="36"/>
        <w:framePr w:wrap="notBeside"/>
        <w:rPr>
          <w:rtl/>
        </w:rPr>
      </w:pPr>
      <w:r w:rsidRPr="00565775">
        <w:rPr>
          <w:rtl/>
        </w:rPr>
        <w:t>וי"א</w:t>
      </w:r>
      <w:r w:rsidR="00E31AD5">
        <w:rPr>
          <w:rFonts w:hint="cs"/>
          <w:rtl/>
        </w:rPr>
        <w:t>:</w:t>
      </w:r>
    </w:p>
    <w:p w14:paraId="10D646BD" w14:textId="3FCC5D53" w:rsidR="003E79B3" w:rsidRDefault="004C0C88" w:rsidP="00164685">
      <w:pPr>
        <w:rPr>
          <w:rFonts w:cs="Guttman Vilna"/>
          <w:b/>
          <w:bCs/>
          <w:rtl/>
        </w:rPr>
      </w:pPr>
      <w:r>
        <w:rPr>
          <w:rFonts w:hint="cs"/>
          <w:rtl/>
        </w:rPr>
        <w:t xml:space="preserve">מעבירה סכין </w:t>
      </w:r>
      <w:r w:rsidR="003E79B3">
        <w:rPr>
          <w:rtl/>
        </w:rPr>
        <w:t>על פניה של מטה</w:t>
      </w:r>
      <w:r w:rsidR="00501B2B">
        <w:rPr>
          <w:rFonts w:hint="cs"/>
          <w:rtl/>
        </w:rPr>
        <w:t>.</w:t>
      </w:r>
    </w:p>
    <w:p w14:paraId="64911302" w14:textId="6511F2EF" w:rsidR="00E31AD5" w:rsidRDefault="00501B2B" w:rsidP="00565775">
      <w:pPr>
        <w:pStyle w:val="36"/>
        <w:framePr w:wrap="notBeside"/>
        <w:rPr>
          <w:rtl/>
        </w:rPr>
      </w:pPr>
      <w:r w:rsidRPr="00565775">
        <w:rPr>
          <w:rFonts w:hint="cs"/>
          <w:rtl/>
        </w:rPr>
        <w:t>ר"ח ל</w:t>
      </w:r>
      <w:r w:rsidR="003E79B3" w:rsidRPr="00565775">
        <w:rPr>
          <w:rFonts w:hint="cs"/>
          <w:rtl/>
        </w:rPr>
        <w:t>רהב"ח</w:t>
      </w:r>
      <w:r w:rsidR="00E31AD5">
        <w:rPr>
          <w:rFonts w:hint="cs"/>
          <w:rtl/>
        </w:rPr>
        <w:t>:</w:t>
      </w:r>
    </w:p>
    <w:p w14:paraId="3790E8CE" w14:textId="378E2E40" w:rsidR="003E79B3" w:rsidRDefault="003E79B3" w:rsidP="00164685">
      <w:pPr>
        <w:rPr>
          <w:rtl/>
        </w:rPr>
      </w:pPr>
      <w:r>
        <w:rPr>
          <w:rtl/>
        </w:rPr>
        <w:t>אפילו</w:t>
      </w:r>
      <w:r w:rsidR="00501B2B">
        <w:rPr>
          <w:rFonts w:hint="cs"/>
          <w:rtl/>
        </w:rPr>
        <w:t xml:space="preserve"> זקנה הע</w:t>
      </w:r>
      <w:r>
        <w:rPr>
          <w:rtl/>
        </w:rPr>
        <w:t>ומדת על</w:t>
      </w:r>
      <w:r w:rsidR="00501B2B">
        <w:rPr>
          <w:rFonts w:hint="cs"/>
          <w:rtl/>
        </w:rPr>
        <w:t xml:space="preserve"> פתח</w:t>
      </w:r>
      <w:r>
        <w:rPr>
          <w:rtl/>
        </w:rPr>
        <w:t xml:space="preserve"> קברה.</w:t>
      </w:r>
    </w:p>
    <w:p w14:paraId="478E0296" w14:textId="609FAF19" w:rsidR="00E31AD5" w:rsidRDefault="003E79B3" w:rsidP="00565775">
      <w:pPr>
        <w:pStyle w:val="36"/>
        <w:framePr w:wrap="notBeside"/>
        <w:rPr>
          <w:rtl/>
        </w:rPr>
      </w:pPr>
      <w:r w:rsidRPr="00565775">
        <w:rPr>
          <w:rFonts w:hint="cs"/>
          <w:rtl/>
        </w:rPr>
        <w:t>דאמרי אינשי</w:t>
      </w:r>
      <w:r w:rsidR="00E31AD5">
        <w:rPr>
          <w:rFonts w:hint="cs"/>
          <w:rtl/>
        </w:rPr>
        <w:t>:</w:t>
      </w:r>
    </w:p>
    <w:p w14:paraId="4D3FF882" w14:textId="0B9E00B6" w:rsidR="003E79B3" w:rsidRDefault="003E79B3" w:rsidP="00164685">
      <w:pPr>
        <w:rPr>
          <w:rStyle w:val="affe"/>
          <w:rtl/>
        </w:rPr>
      </w:pPr>
      <w:r>
        <w:rPr>
          <w:rtl/>
        </w:rPr>
        <w:t xml:space="preserve">בת שישים כשש </w:t>
      </w:r>
      <w:r w:rsidR="00501B2B">
        <w:rPr>
          <w:rStyle w:val="affe"/>
          <w:rtl/>
        </w:rPr>
        <w:t xml:space="preserve">רצה </w:t>
      </w:r>
      <w:r>
        <w:rPr>
          <w:rStyle w:val="affe"/>
          <w:rtl/>
        </w:rPr>
        <w:t>לקול הזוג</w:t>
      </w:r>
      <w:r w:rsidR="00B87340">
        <w:rPr>
          <w:rStyle w:val="affe"/>
          <w:rFonts w:hint="cs"/>
          <w:rtl/>
        </w:rPr>
        <w:t>,</w:t>
      </w:r>
      <w:r>
        <w:rPr>
          <w:rStyle w:val="affe"/>
          <w:rtl/>
        </w:rPr>
        <w:t xml:space="preserve"> </w:t>
      </w:r>
      <w:r w:rsidRPr="00D54BA1">
        <w:rPr>
          <w:rStyle w:val="affe"/>
          <w:rFonts w:cs="PFT_Frank"/>
          <w:b/>
          <w:bCs/>
          <w:szCs w:val="10"/>
          <w:rtl/>
        </w:rPr>
        <w:t>ו</w:t>
      </w:r>
      <w:r w:rsidR="00B87340" w:rsidRPr="00D54BA1">
        <w:rPr>
          <w:rStyle w:val="affe"/>
          <w:rFonts w:cs="PFT_Frank" w:hint="cs"/>
          <w:b/>
          <w:bCs/>
          <w:szCs w:val="10"/>
          <w:rtl/>
        </w:rPr>
        <w:t xml:space="preserve">כן </w:t>
      </w:r>
      <w:r w:rsidRPr="00D54BA1">
        <w:rPr>
          <w:rStyle w:val="affe"/>
          <w:rFonts w:cs="PFT_Frank"/>
          <w:b/>
          <w:bCs/>
          <w:szCs w:val="10"/>
          <w:rtl/>
        </w:rPr>
        <w:t>מתקשטת</w:t>
      </w:r>
      <w:r>
        <w:rPr>
          <w:rStyle w:val="affe"/>
          <w:rtl/>
        </w:rPr>
        <w:t>.</w:t>
      </w:r>
    </w:p>
    <w:p w14:paraId="2A2D6C9E" w14:textId="77777777" w:rsidR="003E79B3" w:rsidRDefault="003E79B3" w:rsidP="00164685">
      <w:pPr>
        <w:pStyle w:val="affff1"/>
        <w:rPr>
          <w:rtl/>
        </w:rPr>
      </w:pPr>
      <w:ins w:id="9804" w:author="מספור קטעי משנה" w:date="2026-10-06T10:04:49Z">
        <w:r>
          <w:rPr>
            <w:rStyle w:val="MisparKeta"/>
          </w:rPr>
          <w:t xml:space="preserve">ב. </w:t>
        </w:r>
      </w:ins>
      <w:r>
        <w:rPr>
          <w:rtl/>
        </w:rPr>
        <w:t>ר"י אומר לא תסוד.</w:t>
      </w:r>
    </w:p>
    <w:p w14:paraId="050E3013" w14:textId="3A1E459D" w:rsidR="00E31AD5" w:rsidRDefault="003E79B3" w:rsidP="00565775">
      <w:pPr>
        <w:pStyle w:val="36"/>
        <w:framePr w:wrap="notBeside"/>
        <w:rPr>
          <w:rtl/>
        </w:rPr>
      </w:pPr>
      <w:r w:rsidRPr="00565775">
        <w:rPr>
          <w:rFonts w:hint="cs"/>
          <w:rtl/>
        </w:rPr>
        <w:t>תניא לר"י</w:t>
      </w:r>
      <w:r w:rsidR="00E31AD5">
        <w:rPr>
          <w:rFonts w:hint="cs"/>
          <w:rtl/>
        </w:rPr>
        <w:t>:</w:t>
      </w:r>
    </w:p>
    <w:p w14:paraId="437EC3B7" w14:textId="0AFF73E8" w:rsidR="003E79B3" w:rsidRDefault="00B87340" w:rsidP="00164685">
      <w:pPr>
        <w:rPr>
          <w:rtl/>
        </w:rPr>
      </w:pPr>
      <w:r>
        <w:rPr>
          <w:rFonts w:hint="cs"/>
          <w:rtl/>
        </w:rPr>
        <w:t xml:space="preserve">אם </w:t>
      </w:r>
      <w:r w:rsidR="003E79B3">
        <w:rPr>
          <w:rtl/>
        </w:rPr>
        <w:t>יכולה לקל</w:t>
      </w:r>
      <w:r>
        <w:rPr>
          <w:rFonts w:hint="cs"/>
          <w:rtl/>
        </w:rPr>
        <w:t>פ</w:t>
      </w:r>
      <w:r w:rsidR="003E79B3">
        <w:rPr>
          <w:rtl/>
        </w:rPr>
        <w:t>ו במועד מותר,</w:t>
      </w:r>
      <w:r>
        <w:rPr>
          <w:rFonts w:hint="cs"/>
          <w:rtl/>
        </w:rPr>
        <w:t xml:space="preserve"> ד</w:t>
      </w:r>
      <w:r w:rsidR="003E79B3">
        <w:rPr>
          <w:rtl/>
        </w:rPr>
        <w:t>שמחה לאח</w:t>
      </w:r>
      <w:r w:rsidR="00940809">
        <w:rPr>
          <w:rFonts w:hint="cs"/>
          <w:rtl/>
        </w:rPr>
        <w:t>מ</w:t>
      </w:r>
      <w:r w:rsidR="003E79B3">
        <w:rPr>
          <w:rtl/>
        </w:rPr>
        <w:t>''</w:t>
      </w:r>
      <w:r>
        <w:rPr>
          <w:rFonts w:hint="cs"/>
          <w:rtl/>
        </w:rPr>
        <w:t>כ.</w:t>
      </w:r>
    </w:p>
    <w:p w14:paraId="5250B4C2" w14:textId="5188C4FF" w:rsidR="00E31AD5" w:rsidRDefault="00940809" w:rsidP="00565775">
      <w:pPr>
        <w:pStyle w:val="36"/>
        <w:framePr w:wrap="notBeside"/>
        <w:rPr>
          <w:rtl/>
        </w:rPr>
      </w:pPr>
      <w:r w:rsidRPr="00565775">
        <w:rPr>
          <w:rFonts w:hint="cs"/>
          <w:rtl/>
        </w:rPr>
        <w:t xml:space="preserve">ואף </w:t>
      </w:r>
      <w:r w:rsidR="003E79B3" w:rsidRPr="00565775">
        <w:rPr>
          <w:rFonts w:hint="cs"/>
          <w:rtl/>
        </w:rPr>
        <w:t>דלר"י</w:t>
      </w:r>
      <w:r w:rsidR="00E31AD5">
        <w:rPr>
          <w:rFonts w:hint="cs"/>
          <w:rtl/>
        </w:rPr>
        <w:t>:</w:t>
      </w:r>
    </w:p>
    <w:p w14:paraId="7127245C" w14:textId="5BF49DA5" w:rsidR="003E79B3" w:rsidRDefault="00940809" w:rsidP="00164685">
      <w:pPr>
        <w:rPr>
          <w:rtl/>
        </w:rPr>
      </w:pPr>
      <w:r>
        <w:rPr>
          <w:rtl/>
        </w:rPr>
        <w:t>אסר</w:t>
      </w:r>
      <w:r w:rsidDel="00940809">
        <w:rPr>
          <w:rtl/>
        </w:rPr>
        <w:t xml:space="preserve"> </w:t>
      </w:r>
      <w:r>
        <w:rPr>
          <w:rFonts w:hint="cs"/>
          <w:rtl/>
        </w:rPr>
        <w:t>פירעון</w:t>
      </w:r>
      <w:r w:rsidR="003E79B3">
        <w:rPr>
          <w:rtl/>
        </w:rPr>
        <w:t xml:space="preserve"> </w:t>
      </w:r>
      <w:r>
        <w:rPr>
          <w:rFonts w:hint="cs"/>
          <w:rtl/>
        </w:rPr>
        <w:t>מגוי</w:t>
      </w:r>
      <w:r>
        <w:rPr>
          <w:rtl/>
        </w:rPr>
        <w:t xml:space="preserve"> </w:t>
      </w:r>
      <w:r w:rsidR="003E79B3">
        <w:rPr>
          <w:rtl/>
        </w:rPr>
        <w:t>ביום איד</w:t>
      </w:r>
      <w:r>
        <w:rPr>
          <w:rFonts w:hint="cs"/>
          <w:rtl/>
        </w:rPr>
        <w:t>ו,</w:t>
      </w:r>
    </w:p>
    <w:p w14:paraId="41E7AAD3" w14:textId="4C60B420" w:rsidR="00E31AD5" w:rsidRDefault="003E79B3" w:rsidP="00565775">
      <w:pPr>
        <w:pStyle w:val="36"/>
        <w:framePr w:wrap="notBeside"/>
        <w:rPr>
          <w:rtl/>
        </w:rPr>
      </w:pPr>
      <w:r w:rsidRPr="00565775">
        <w:rPr>
          <w:rFonts w:hint="cs"/>
          <w:rtl/>
        </w:rPr>
        <w:t>רנב"י</w:t>
      </w:r>
      <w:r w:rsidR="00E31AD5">
        <w:rPr>
          <w:rFonts w:hint="cs"/>
          <w:rtl/>
        </w:rPr>
        <w:t>:</w:t>
      </w:r>
    </w:p>
    <w:p w14:paraId="05AAD84F" w14:textId="0C8E15D1" w:rsidR="003E79B3" w:rsidRPr="0092014C" w:rsidRDefault="00940809" w:rsidP="00164685">
      <w:pPr>
        <w:rPr>
          <w:rtl/>
        </w:rPr>
      </w:pPr>
      <w:r>
        <w:rPr>
          <w:rFonts w:hint="cs"/>
          <w:rtl/>
        </w:rPr>
        <w:t>ב</w:t>
      </w:r>
      <w:r w:rsidR="003E79B3">
        <w:rPr>
          <w:rtl/>
        </w:rPr>
        <w:t xml:space="preserve">כל </w:t>
      </w:r>
      <w:r w:rsidR="003E79B3" w:rsidRPr="007117F5">
        <w:rPr>
          <w:rFonts w:cs="PFT_Frank"/>
          <w:b/>
          <w:bCs/>
          <w:szCs w:val="14"/>
          <w:rtl/>
        </w:rPr>
        <w:t>הלכות מועד</w:t>
      </w:r>
      <w:r w:rsidRPr="0092014C">
        <w:rPr>
          <w:rtl/>
        </w:rPr>
        <w:t xml:space="preserve"> אומרים</w:t>
      </w:r>
      <w:r w:rsidR="003E79B3" w:rsidRPr="0092014C">
        <w:rPr>
          <w:rtl/>
        </w:rPr>
        <w:t xml:space="preserve"> </w:t>
      </w:r>
      <w:r>
        <w:rPr>
          <w:rFonts w:hint="cs"/>
          <w:rtl/>
        </w:rPr>
        <w:t>'</w:t>
      </w:r>
      <w:r w:rsidR="003E79B3" w:rsidRPr="0092014C">
        <w:rPr>
          <w:rtl/>
        </w:rPr>
        <w:t>שמח לאח</w:t>
      </w:r>
      <w:r>
        <w:rPr>
          <w:rFonts w:hint="cs"/>
          <w:rtl/>
        </w:rPr>
        <w:t>מ"כ'.</w:t>
      </w:r>
    </w:p>
    <w:p w14:paraId="51D83C8F" w14:textId="3ABC8A89" w:rsidR="00E31AD5" w:rsidRDefault="003E79B3" w:rsidP="009915D8">
      <w:pPr>
        <w:pStyle w:val="36"/>
        <w:framePr w:wrap="notBeside"/>
        <w:rPr>
          <w:rtl/>
        </w:rPr>
      </w:pPr>
      <w:r w:rsidRPr="009915D8">
        <w:rPr>
          <w:rFonts w:hint="cs"/>
          <w:rtl/>
        </w:rPr>
        <w:t>רבינא</w:t>
      </w:r>
      <w:r w:rsidR="00E31AD5">
        <w:rPr>
          <w:rFonts w:hint="cs"/>
          <w:rtl/>
        </w:rPr>
        <w:t>:</w:t>
      </w:r>
    </w:p>
    <w:p w14:paraId="0638FDFC" w14:textId="572F6F93" w:rsidR="003E79B3" w:rsidRDefault="00940809" w:rsidP="00164685">
      <w:pPr>
        <w:rPr>
          <w:rtl/>
        </w:rPr>
      </w:pPr>
      <w:r>
        <w:rPr>
          <w:rFonts w:hint="cs"/>
          <w:rtl/>
        </w:rPr>
        <w:t>גוי</w:t>
      </w:r>
      <w:r>
        <w:rPr>
          <w:rtl/>
        </w:rPr>
        <w:t xml:space="preserve"> מצר</w:t>
      </w:r>
      <w:r w:rsidDel="00940809">
        <w:rPr>
          <w:rtl/>
        </w:rPr>
        <w:t xml:space="preserve"> </w:t>
      </w:r>
      <w:r>
        <w:rPr>
          <w:rFonts w:hint="cs"/>
          <w:rtl/>
        </w:rPr>
        <w:t>ב</w:t>
      </w:r>
      <w:r w:rsidR="003E79B3">
        <w:rPr>
          <w:rtl/>
        </w:rPr>
        <w:t>פ</w:t>
      </w:r>
      <w:r>
        <w:rPr>
          <w:rFonts w:hint="cs"/>
          <w:rtl/>
        </w:rPr>
        <w:t>י</w:t>
      </w:r>
      <w:r w:rsidR="003E79B3">
        <w:rPr>
          <w:rtl/>
        </w:rPr>
        <w:t>רעון לעולם.</w:t>
      </w:r>
    </w:p>
    <w:p w14:paraId="45594946" w14:textId="3227373D" w:rsidR="00E31AD5" w:rsidRDefault="003E79B3" w:rsidP="009915D8">
      <w:pPr>
        <w:pStyle w:val="36"/>
        <w:framePr w:wrap="notBeside"/>
        <w:rPr>
          <w:rtl/>
        </w:rPr>
      </w:pPr>
      <w:r w:rsidRPr="009915D8">
        <w:rPr>
          <w:rFonts w:hint="cs"/>
          <w:rtl/>
        </w:rPr>
        <w:t>ר"י</w:t>
      </w:r>
      <w:r w:rsidR="00E31AD5">
        <w:rPr>
          <w:rFonts w:hint="cs"/>
          <w:rtl/>
        </w:rPr>
        <w:t>:</w:t>
      </w:r>
    </w:p>
    <w:p w14:paraId="2D62E320" w14:textId="5443ACFB" w:rsidR="003E79B3" w:rsidRDefault="003E79B3" w:rsidP="009915D8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עניות</w:t>
      </w:r>
      <w:r>
        <w:rPr>
          <w:rtl/>
        </w:rPr>
        <w:t xml:space="preserve"> - טופלות בסיד, </w:t>
      </w:r>
      <w:r w:rsidRPr="007117F5">
        <w:rPr>
          <w:rFonts w:cs="PFT_Frank"/>
          <w:b/>
          <w:bCs/>
          <w:szCs w:val="14"/>
          <w:rtl/>
        </w:rPr>
        <w:t>עשירות</w:t>
      </w:r>
      <w:r>
        <w:rPr>
          <w:rtl/>
        </w:rPr>
        <w:t xml:space="preserve"> בסולת, </w:t>
      </w:r>
      <w:r w:rsidRPr="007117F5">
        <w:rPr>
          <w:rFonts w:cs="PFT_Frank"/>
          <w:b/>
          <w:bCs/>
          <w:szCs w:val="14"/>
          <w:rtl/>
        </w:rPr>
        <w:t>בנות</w:t>
      </w:r>
      <w:r>
        <w:rPr>
          <w:rtl/>
        </w:rPr>
        <w:t xml:space="preserve"> </w:t>
      </w:r>
      <w:r w:rsidRPr="007117F5">
        <w:rPr>
          <w:rFonts w:cs="PFT_Frank"/>
          <w:b/>
          <w:bCs/>
          <w:szCs w:val="14"/>
          <w:rtl/>
        </w:rPr>
        <w:t>מלכים</w:t>
      </w:r>
      <w:r>
        <w:rPr>
          <w:rtl/>
        </w:rPr>
        <w:t xml:space="preserve"> בשמן המור</w:t>
      </w:r>
      <w:r w:rsidR="00940809">
        <w:rPr>
          <w:rFonts w:hint="cs"/>
          <w:rtl/>
        </w:rPr>
        <w:t xml:space="preserve"> -</w:t>
      </w:r>
      <w:r w:rsidR="00940809">
        <w:rPr>
          <w:rStyle w:val="affc"/>
          <w:rFonts w:hint="cs"/>
          <w:rtl/>
        </w:rPr>
        <w:t xml:space="preserve">  </w:t>
      </w:r>
      <w:r>
        <w:rPr>
          <w:rStyle w:val="affc"/>
          <w:rFonts w:hint="cs"/>
          <w:rtl/>
        </w:rPr>
        <w:t xml:space="preserve">א. </w:t>
      </w:r>
      <w:r w:rsidR="00940809">
        <w:rPr>
          <w:rFonts w:hint="cs"/>
          <w:rtl/>
        </w:rPr>
        <w:t>מבושם</w:t>
      </w:r>
      <w:r w:rsidR="00940809">
        <w:rPr>
          <w:rtl/>
        </w:rPr>
        <w:t xml:space="preserve"> </w:t>
      </w:r>
      <w:r>
        <w:rPr>
          <w:rStyle w:val="affc"/>
          <w:rFonts w:hint="cs"/>
          <w:rtl/>
        </w:rPr>
        <w:t>ב.</w:t>
      </w:r>
      <w:r>
        <w:rPr>
          <w:rtl/>
        </w:rPr>
        <w:t xml:space="preserve"> </w:t>
      </w:r>
      <w:r>
        <w:rPr>
          <w:rFonts w:ascii="Fb Fontext" w:hAnsi="Fb Fontext"/>
          <w:rtl/>
        </w:rPr>
        <w:t>שמן זית</w:t>
      </w:r>
      <w:r w:rsidR="004E0BA3">
        <w:rPr>
          <w:rFonts w:ascii="Fb Fontext" w:hAnsi="Fb Fontext" w:hint="cs"/>
          <w:rtl/>
        </w:rPr>
        <w:t xml:space="preserve"> </w:t>
      </w:r>
      <w:r w:rsidR="00940809">
        <w:rPr>
          <w:rFonts w:ascii="Fb Fontext" w:hAnsi="Fb Fontext" w:hint="cs"/>
          <w:rtl/>
        </w:rPr>
        <w:t>לפני</w:t>
      </w:r>
      <w:r>
        <w:rPr>
          <w:rFonts w:ascii="Fb Fontext" w:hAnsi="Fb Fontext"/>
          <w:rtl/>
        </w:rPr>
        <w:t xml:space="preserve"> שליש</w:t>
      </w:r>
      <w:r>
        <w:rPr>
          <w:rStyle w:val="affe"/>
          <w:rtl/>
        </w:rPr>
        <w:t>.</w:t>
      </w:r>
    </w:p>
    <w:p w14:paraId="0EED92FB" w14:textId="12DE49C7" w:rsidR="00E31AD5" w:rsidRDefault="003E79B3" w:rsidP="009915D8">
      <w:pPr>
        <w:pStyle w:val="36"/>
        <w:framePr w:wrap="notBeside"/>
        <w:rPr>
          <w:rtl/>
        </w:rPr>
      </w:pPr>
      <w:r w:rsidRPr="009915D8">
        <w:rPr>
          <w:rFonts w:hint="cs"/>
          <w:rtl/>
        </w:rPr>
        <w:t>רב ביבי</w:t>
      </w:r>
      <w:r w:rsidR="00E31AD5">
        <w:rPr>
          <w:rFonts w:hint="cs"/>
          <w:rtl/>
        </w:rPr>
        <w:t>:</w:t>
      </w:r>
    </w:p>
    <w:p w14:paraId="31C4B655" w14:textId="77777777" w:rsidR="004E0BA3" w:rsidRDefault="003E79B3" w:rsidP="009915D8">
      <w:pPr>
        <w:rPr>
          <w:rtl/>
        </w:rPr>
      </w:pPr>
      <w:r>
        <w:rPr>
          <w:rtl/>
        </w:rPr>
        <w:t xml:space="preserve">סך בתו </w:t>
      </w:r>
      <w:r w:rsidRPr="007117F5">
        <w:rPr>
          <w:rFonts w:cs="PFT_Frank"/>
          <w:b/>
          <w:bCs/>
          <w:szCs w:val="14"/>
          <w:rtl/>
        </w:rPr>
        <w:t>אבר אבר</w:t>
      </w:r>
      <w:r>
        <w:rPr>
          <w:rtl/>
        </w:rPr>
        <w:t xml:space="preserve"> ולקח מבעלה בשכרה ת"ק זוז</w:t>
      </w:r>
    </w:p>
    <w:p w14:paraId="54E26709" w14:textId="77777777" w:rsidR="004E0BA3" w:rsidRDefault="003E79B3" w:rsidP="00164685">
      <w:pPr>
        <w:rPr>
          <w:rtl/>
        </w:rPr>
      </w:pPr>
      <w:r>
        <w:rPr>
          <w:rtl/>
        </w:rPr>
        <w:t>וכששמע שכנו</w:t>
      </w:r>
      <w:r w:rsidR="00DF365F">
        <w:rPr>
          <w:rFonts w:hint="cs"/>
          <w:rtl/>
        </w:rPr>
        <w:t xml:space="preserve"> הגוי</w:t>
      </w:r>
      <w:r>
        <w:rPr>
          <w:rtl/>
        </w:rPr>
        <w:t xml:space="preserve"> עשה כן לבתו</w:t>
      </w:r>
      <w:r w:rsidR="0092014C">
        <w:rPr>
          <w:rFonts w:hint="cs"/>
          <w:rtl/>
        </w:rPr>
        <w:t xml:space="preserve"> </w:t>
      </w:r>
      <w:r w:rsidR="0092014C" w:rsidRPr="007117F5">
        <w:rPr>
          <w:rFonts w:cs="PFT_Frank" w:hint="cs"/>
          <w:b/>
          <w:bCs/>
          <w:szCs w:val="14"/>
          <w:rtl/>
        </w:rPr>
        <w:t>בבת אחת</w:t>
      </w:r>
      <w:r>
        <w:rPr>
          <w:rtl/>
        </w:rPr>
        <w:t xml:space="preserve"> ומתה</w:t>
      </w:r>
    </w:p>
    <w:p w14:paraId="29FFC5FE" w14:textId="6293A308" w:rsidR="003E79B3" w:rsidRDefault="003E79B3" w:rsidP="00330547">
      <w:pPr>
        <w:rPr>
          <w:rtl/>
        </w:rPr>
      </w:pPr>
      <w:r>
        <w:rPr>
          <w:rStyle w:val="affc"/>
          <w:rFonts w:hint="cs"/>
          <w:rtl/>
        </w:rPr>
        <w:t>ר"נ</w:t>
      </w:r>
      <w:r w:rsidR="00DE7E7C">
        <w:rPr>
          <w:rStyle w:val="affc"/>
          <w:rFonts w:hint="cs"/>
          <w:rtl/>
        </w:rPr>
        <w:t>:</w:t>
      </w:r>
      <w:r>
        <w:rPr>
          <w:rStyle w:val="affc"/>
          <w:rFonts w:hint="cs"/>
          <w:rtl/>
        </w:rPr>
        <w:t xml:space="preserve"> </w:t>
      </w:r>
      <w:r w:rsidR="00DE7E7C">
        <w:rPr>
          <w:rFonts w:hint="cs"/>
          <w:rtl/>
        </w:rPr>
        <w:t xml:space="preserve">בנות </w:t>
      </w:r>
      <w:r w:rsidR="00057519">
        <w:rPr>
          <w:rtl/>
        </w:rPr>
        <w:tab/>
      </w:r>
      <w:r>
        <w:rPr>
          <w:rStyle w:val="affc"/>
          <w:rFonts w:hint="cs"/>
          <w:rtl/>
        </w:rPr>
        <w:t>ר</w:t>
      </w:r>
      <w:r w:rsidR="00DE7E7C">
        <w:rPr>
          <w:rStyle w:val="affc"/>
          <w:rFonts w:hint="cs"/>
          <w:rtl/>
        </w:rPr>
        <w:t>ב ביבי</w:t>
      </w:r>
      <w:r w:rsidR="00057519">
        <w:rPr>
          <w:rStyle w:val="affc"/>
          <w:rFonts w:hint="cs"/>
          <w:rtl/>
        </w:rPr>
        <w:t>:</w:t>
      </w:r>
      <w:r>
        <w:rPr>
          <w:rtl/>
        </w:rPr>
        <w:t xml:space="preserve"> </w:t>
      </w:r>
      <w:r w:rsidR="00DE7E7C">
        <w:rPr>
          <w:rFonts w:hint="cs"/>
          <w:rtl/>
        </w:rPr>
        <w:t>ששותה שכר</w:t>
      </w:r>
      <w:r w:rsidR="001071B1">
        <w:rPr>
          <w:rFonts w:hint="cs"/>
          <w:rtl/>
        </w:rPr>
        <w:t xml:space="preserve"> -</w:t>
      </w:r>
      <w:r w:rsidR="00DE7E7C">
        <w:rPr>
          <w:rFonts w:hint="cs"/>
          <w:rtl/>
        </w:rPr>
        <w:t xml:space="preserve"> </w:t>
      </w:r>
      <w:r>
        <w:rPr>
          <w:rtl/>
        </w:rPr>
        <w:t>צרי</w:t>
      </w:r>
      <w:r w:rsidR="00DE7E7C">
        <w:rPr>
          <w:rFonts w:hint="cs"/>
          <w:rtl/>
        </w:rPr>
        <w:t>כות סיד</w:t>
      </w:r>
      <w:r w:rsidR="001071B1">
        <w:rPr>
          <w:rFonts w:hint="cs"/>
          <w:rtl/>
        </w:rPr>
        <w:t>,</w:t>
      </w:r>
      <w:r w:rsidR="00DE7E7C">
        <w:rPr>
          <w:rFonts w:hint="cs"/>
          <w:rtl/>
        </w:rPr>
        <w:t xml:space="preserve"> ואנו לא.</w:t>
      </w:r>
    </w:p>
    <w:p w14:paraId="545B6A67" w14:textId="77777777" w:rsidR="003E79B3" w:rsidRDefault="003E79B3" w:rsidP="00800D78">
      <w:pPr>
        <w:pStyle w:val="afff3"/>
        <w:framePr w:wrap="around"/>
        <w:rPr>
          <w:rtl/>
        </w:rPr>
      </w:pPr>
      <w:r>
        <w:rPr>
          <w:rFonts w:hint="cs"/>
          <w:rtl/>
        </w:rPr>
        <w:lastRenderedPageBreak/>
        <w:t>י.</w:t>
      </w:r>
    </w:p>
    <w:p w14:paraId="520DD60C" w14:textId="77777777" w:rsidR="003E79B3" w:rsidRDefault="003E79B3" w:rsidP="00164685">
      <w:pPr>
        <w:pStyle w:val="affff1"/>
        <w:rPr>
          <w:rtl/>
        </w:rPr>
      </w:pPr>
      <w:ins w:id="9812" w:author="מספור קטעי משנה" w:date="2026-10-06T06:45:36Z">
        <w:r>
          <w:rPr>
            <w:rStyle w:val="MisparKeta"/>
          </w:rPr>
          <w:t xml:space="preserve">א. </w:t>
        </w:r>
      </w:ins>
      <w:r>
        <w:rPr>
          <w:rtl/>
        </w:rPr>
        <w:t>ההדיוט תופר כדרכו.</w:t>
      </w:r>
    </w:p>
    <w:p w14:paraId="38A44B5F" w14:textId="300893BC" w:rsidR="00E31AD5" w:rsidRDefault="003E79B3" w:rsidP="00F83645">
      <w:pPr>
        <w:pStyle w:val="36"/>
        <w:framePr w:wrap="notBeside"/>
        <w:rPr>
          <w:rtl/>
        </w:rPr>
      </w:pPr>
      <w:r w:rsidRPr="00F83645">
        <w:rPr>
          <w:rFonts w:hint="cs"/>
          <w:rtl/>
        </w:rPr>
        <w:t>דבי רבי ינאי</w:t>
      </w:r>
      <w:r w:rsidR="00E31AD5">
        <w:rPr>
          <w:rFonts w:hint="cs"/>
          <w:rtl/>
        </w:rPr>
        <w:t>:</w:t>
      </w:r>
    </w:p>
    <w:p w14:paraId="77D96206" w14:textId="27851C88" w:rsidR="003E79B3" w:rsidRDefault="003E79B3" w:rsidP="00164685">
      <w:pPr>
        <w:rPr>
          <w:rtl/>
        </w:rPr>
      </w:pPr>
      <w:r>
        <w:rPr>
          <w:rFonts w:ascii="Fb Fontext" w:hAnsi="Fb Fontext"/>
          <w:rtl/>
        </w:rPr>
        <w:t>כל שאינו יכול להוציא מלא מחט בבת אחת.</w:t>
      </w:r>
    </w:p>
    <w:p w14:paraId="51BDFCDD" w14:textId="472E3440" w:rsidR="00E31AD5" w:rsidRDefault="003E79B3" w:rsidP="00F83645">
      <w:pPr>
        <w:pStyle w:val="36"/>
        <w:framePr w:wrap="notBeside"/>
        <w:rPr>
          <w:rtl/>
        </w:rPr>
      </w:pPr>
      <w:r w:rsidRPr="00F83645">
        <w:rPr>
          <w:rFonts w:hint="cs"/>
          <w:rtl/>
        </w:rPr>
        <w:t>ריב"ח</w:t>
      </w:r>
      <w:r w:rsidR="00E31AD5">
        <w:rPr>
          <w:rFonts w:hint="cs"/>
          <w:rtl/>
        </w:rPr>
        <w:t>:</w:t>
      </w:r>
    </w:p>
    <w:p w14:paraId="69926DF3" w14:textId="2414EC67" w:rsidR="003E79B3" w:rsidRDefault="003E79B3" w:rsidP="00164685">
      <w:pPr>
        <w:rPr>
          <w:rtl/>
        </w:rPr>
      </w:pPr>
      <w:r>
        <w:rPr>
          <w:rtl/>
        </w:rPr>
        <w:t>כל שאינו יכול לכוין מכפלת בשפת חלוקו.</w:t>
      </w:r>
    </w:p>
    <w:p w14:paraId="318D9358" w14:textId="77777777" w:rsidR="004E0BA3" w:rsidRDefault="003E79B3" w:rsidP="00164685">
      <w:pPr>
        <w:pStyle w:val="affff1"/>
        <w:rPr>
          <w:rtl/>
        </w:rPr>
      </w:pPr>
      <w:ins w:id="9813" w:author="מספור קטעי משנה" w:date="2026-10-06T06:45:36Z">
        <w:r>
          <w:rPr>
            <w:rStyle w:val="MisparKeta"/>
          </w:rPr>
          <w:t xml:space="preserve">ב. </w:t>
        </w:r>
      </w:ins>
      <w:r>
        <w:rPr>
          <w:rtl/>
        </w:rPr>
        <w:t xml:space="preserve">והאומן מכליב, - רי"ו: מפסיע </w:t>
      </w:r>
      <w:r>
        <w:rPr>
          <w:rStyle w:val="affe"/>
          <w:rtl/>
        </w:rPr>
        <w:t>[שאינו תופר ביושר]</w:t>
      </w:r>
      <w:r>
        <w:rPr>
          <w:rtl/>
        </w:rPr>
        <w:t>,</w:t>
      </w:r>
    </w:p>
    <w:p w14:paraId="6375F9B7" w14:textId="0C97AB26" w:rsidR="00E31AD5" w:rsidRDefault="003E79B3" w:rsidP="00DE3277">
      <w:pPr>
        <w:pStyle w:val="36"/>
        <w:framePr w:wrap="notBeside"/>
        <w:rPr>
          <w:rtl/>
        </w:rPr>
      </w:pPr>
      <w:r w:rsidRPr="00DE3277">
        <w:rPr>
          <w:rFonts w:hint="cs"/>
          <w:rtl/>
        </w:rPr>
        <w:t>רב"ש</w:t>
      </w:r>
      <w:r w:rsidR="00E31AD5">
        <w:rPr>
          <w:rFonts w:hint="cs"/>
          <w:rtl/>
        </w:rPr>
        <w:t>:</w:t>
      </w:r>
    </w:p>
    <w:p w14:paraId="679BB56D" w14:textId="77777777" w:rsidR="004E0BA3" w:rsidRDefault="003E79B3" w:rsidP="00164685">
      <w:pPr>
        <w:rPr>
          <w:rFonts w:ascii="MS Mincho" w:hAnsi="MS Mincho"/>
          <w:rtl/>
        </w:rPr>
      </w:pPr>
      <w:r>
        <w:rPr>
          <w:rtl/>
        </w:rPr>
        <w:t xml:space="preserve">שיני כלבתא </w:t>
      </w:r>
      <w:r>
        <w:rPr>
          <w:rStyle w:val="affe"/>
          <w:rtl/>
        </w:rPr>
        <w:t>[תפירה אחת למעלה ואחת למטה שן גבוה מחבירו].</w:t>
      </w:r>
    </w:p>
    <w:p w14:paraId="060DA587" w14:textId="1F5A55D6" w:rsidR="003E79B3" w:rsidRDefault="003E79B3" w:rsidP="00164685">
      <w:pPr>
        <w:pStyle w:val="affff1"/>
        <w:rPr>
          <w:rtl/>
        </w:rPr>
      </w:pPr>
      <w:ins w:id="9814" w:author="מספור קטעי משנה" w:date="2026-10-06T06:45:36Z">
        <w:r>
          <w:rPr>
            <w:rStyle w:val="MisparKeta"/>
          </w:rPr>
          <w:t xml:space="preserve">ג. </w:t>
        </w:r>
      </w:ins>
      <w:r>
        <w:rPr>
          <w:rtl/>
        </w:rPr>
        <w:t>מסרגין את המטות, ולר"י ממתחין</w:t>
      </w:r>
    </w:p>
    <w:p w14:paraId="4A69F11B" w14:textId="775ABE43" w:rsidR="00E31AD5" w:rsidRDefault="003E79B3" w:rsidP="00DE3277">
      <w:pPr>
        <w:pStyle w:val="36"/>
        <w:framePr w:wrap="notBeside"/>
        <w:rPr>
          <w:rtl/>
        </w:rPr>
      </w:pPr>
      <w:r w:rsidRPr="00DE3277">
        <w:rPr>
          <w:rFonts w:hint="cs"/>
          <w:rtl/>
        </w:rPr>
        <w:t>רבין</w:t>
      </w:r>
      <w:r w:rsidR="00E31AD5">
        <w:rPr>
          <w:rFonts w:hint="cs"/>
          <w:rtl/>
        </w:rPr>
        <w:t>:</w:t>
      </w:r>
    </w:p>
    <w:p w14:paraId="50D0CEBA" w14:textId="06E64176" w:rsidR="003E79B3" w:rsidRDefault="003E79B3" w:rsidP="00350C0E">
      <w:pPr>
        <w:rPr>
          <w:rtl/>
        </w:rPr>
      </w:pPr>
      <w:r w:rsidRPr="00F72B98">
        <w:rPr>
          <w:rFonts w:ascii="Fb Fontext" w:hAnsi="Fb Fontext" w:cs="PFT_Frank"/>
          <w:b/>
          <w:bCs/>
          <w:szCs w:val="14"/>
          <w:rtl/>
        </w:rPr>
        <w:t>מסרגין</w:t>
      </w:r>
      <w:r>
        <w:rPr>
          <w:rFonts w:ascii="Fb Fontext" w:hAnsi="Fb Fontext"/>
          <w:rtl/>
        </w:rPr>
        <w:t xml:space="preserve"> זה שתי וערב</w:t>
      </w:r>
      <w:r w:rsidR="00350C0E">
        <w:rPr>
          <w:rFonts w:ascii="Fb Fontext" w:hAnsi="Fb Fontext" w:hint="cs"/>
          <w:rtl/>
        </w:rPr>
        <w:t>,</w:t>
      </w:r>
      <w:r>
        <w:rPr>
          <w:rFonts w:ascii="Fb Fontext" w:hAnsi="Fb Fontext"/>
          <w:rtl/>
        </w:rPr>
        <w:t xml:space="preserve"> </w:t>
      </w:r>
      <w:r w:rsidRPr="007117F5">
        <w:rPr>
          <w:rStyle w:val="afffe"/>
          <w:rFonts w:ascii="Fb Fontext" w:hAnsi="Fb Fontext" w:cs="PFT_Frank" w:hint="cs"/>
          <w:b/>
          <w:szCs w:val="14"/>
          <w:rtl/>
        </w:rPr>
        <w:t xml:space="preserve">אבל </w:t>
      </w:r>
      <w:r w:rsidRPr="00350C0E">
        <w:rPr>
          <w:rStyle w:val="afffe"/>
          <w:rFonts w:ascii="Fb Fontext" w:hAnsi="Fb Fontext" w:cs="PFT_Frank" w:hint="cs"/>
          <w:b/>
          <w:szCs w:val="14"/>
          <w:rtl/>
        </w:rPr>
        <w:t>ממתחין</w:t>
      </w:r>
      <w:r w:rsidRPr="007117F5">
        <w:rPr>
          <w:rStyle w:val="afffe"/>
          <w:rFonts w:ascii="Fb Fontext" w:hAnsi="Fb Fontext" w:cs="PFT_Frank" w:hint="cs"/>
          <w:b/>
          <w:szCs w:val="14"/>
          <w:rtl/>
        </w:rPr>
        <w:t xml:space="preserve"> </w:t>
      </w:r>
      <w:r>
        <w:rPr>
          <w:rtl/>
        </w:rPr>
        <w:t xml:space="preserve">חלקו </w:t>
      </w:r>
      <w:r>
        <w:rPr>
          <w:rStyle w:val="affc"/>
          <w:rFonts w:hint="cs"/>
          <w:rtl/>
        </w:rPr>
        <w:t xml:space="preserve">ר"ח ור"א </w:t>
      </w:r>
      <w:r>
        <w:rPr>
          <w:rtl/>
        </w:rPr>
        <w:t>אי ממתחין רק שתי בלא ערב, או שאם היה רפוי - ממתחו.</w:t>
      </w:r>
    </w:p>
    <w:p w14:paraId="75978883" w14:textId="77777777" w:rsidR="003E79B3" w:rsidRDefault="003E79B3" w:rsidP="00DE3277">
      <w:pPr>
        <w:pStyle w:val="affd"/>
        <w:rPr>
          <w:rtl/>
        </w:rPr>
      </w:pPr>
      <w:r>
        <w:rPr>
          <w:rtl/>
        </w:rPr>
        <w:t>[ולי"א דאין ממתחין כל עיקר כיון שיכול למלאות בכלים לא טרחינן]</w:t>
      </w:r>
    </w:p>
    <w:p w14:paraId="723A556E" w14:textId="54FFF08D" w:rsidR="00E31AD5" w:rsidRDefault="003E79B3" w:rsidP="00DE3277">
      <w:pPr>
        <w:pStyle w:val="36"/>
        <w:framePr w:wrap="notBeside"/>
        <w:rPr>
          <w:rtl/>
        </w:rPr>
      </w:pPr>
      <w:r w:rsidRPr="00DE3277">
        <w:rPr>
          <w:rFonts w:hint="cs"/>
          <w:rtl/>
        </w:rPr>
        <w:t>ולר''מ</w:t>
      </w:r>
      <w:r w:rsidR="00E31AD5">
        <w:rPr>
          <w:rFonts w:hint="cs"/>
          <w:rtl/>
        </w:rPr>
        <w:t>:</w:t>
      </w:r>
    </w:p>
    <w:p w14:paraId="265F5EA6" w14:textId="77777777" w:rsidR="004E0BA3" w:rsidRDefault="003E79B3" w:rsidP="00DE3277">
      <w:pPr>
        <w:rPr>
          <w:rtl/>
        </w:rPr>
      </w:pPr>
      <w:r>
        <w:rPr>
          <w:rtl/>
        </w:rPr>
        <w:t>הך דמסרגין היינו דאצ''ל ממתחין,</w:t>
      </w:r>
    </w:p>
    <w:p w14:paraId="02CC0D56" w14:textId="5B8C09C3" w:rsidR="00E31AD5" w:rsidRDefault="003E79B3" w:rsidP="00DE3277">
      <w:pPr>
        <w:pStyle w:val="36"/>
        <w:framePr w:wrap="notBeside"/>
        <w:rPr>
          <w:rtl/>
        </w:rPr>
      </w:pPr>
      <w:r w:rsidRPr="00DE3277">
        <w:rPr>
          <w:rFonts w:hint="cs"/>
          <w:rtl/>
        </w:rPr>
        <w:t>לרבי יוסי</w:t>
      </w:r>
      <w:r w:rsidR="00E31AD5">
        <w:rPr>
          <w:rFonts w:hint="cs"/>
          <w:rtl/>
        </w:rPr>
        <w:t>:</w:t>
      </w:r>
    </w:p>
    <w:p w14:paraId="79BD9D85" w14:textId="38CBF03C" w:rsidR="003E79B3" w:rsidRDefault="003E79B3" w:rsidP="00164685">
      <w:pPr>
        <w:rPr>
          <w:rFonts w:cs="Guttman Vilna"/>
          <w:b/>
          <w:bCs/>
          <w:rtl/>
        </w:rPr>
      </w:pPr>
      <w:r>
        <w:rPr>
          <w:rtl/>
        </w:rPr>
        <w:t>ממתחין, אבל לא מסרגין.</w:t>
      </w:r>
    </w:p>
    <w:p w14:paraId="090B881E" w14:textId="66ABC0E2" w:rsidR="00E31AD5" w:rsidRDefault="003E79B3" w:rsidP="00DE3277">
      <w:pPr>
        <w:pStyle w:val="36"/>
        <w:framePr w:wrap="notBeside"/>
        <w:rPr>
          <w:rtl/>
        </w:rPr>
      </w:pPr>
      <w:r w:rsidRPr="00DE3277">
        <w:rPr>
          <w:rFonts w:hint="cs"/>
          <w:rtl/>
        </w:rPr>
        <w:t>וי"א</w:t>
      </w:r>
      <w:r w:rsidR="00E31AD5">
        <w:rPr>
          <w:rFonts w:hint="cs"/>
          <w:rtl/>
        </w:rPr>
        <w:t>:</w:t>
      </w:r>
    </w:p>
    <w:p w14:paraId="7A50FDBC" w14:textId="3421A033" w:rsidR="003E79B3" w:rsidRDefault="003E79B3" w:rsidP="00DE3277">
      <w:pPr>
        <w:rPr>
          <w:rFonts w:cs="Guttman Vilna"/>
          <w:b/>
          <w:bCs/>
          <w:rtl/>
        </w:rPr>
      </w:pPr>
      <w:r>
        <w:rPr>
          <w:rtl/>
        </w:rPr>
        <w:t>אין ממתחין כל עיקר.</w:t>
      </w:r>
    </w:p>
    <w:p w14:paraId="1700A1C9" w14:textId="21ADE26A" w:rsidR="00AF35DE" w:rsidRDefault="00AF35DE" w:rsidP="00AF35DE">
      <w:pPr>
        <w:pStyle w:val="afff1"/>
        <w:rPr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94" w:author="קלוד" w:date="2026-10-06T10:09:29Z"/>
        </w:rPr>
      </w:pPr>
      <w:ins w:id="20093" w:author="קלוד" w:date="2026-10-06T10:09:29Z">
        <w:r>
          <w:t xml:space="preserve">משנה ט</w:t>
        </w:r>
      </w:ins>
    </w:p>
    <w:p w14:paraId="10231068" w14:textId="77777777" w:rsidR="003E79B3" w:rsidRDefault="003E79B3" w:rsidP="00164685">
      <w:pPr>
        <w:pStyle w:val="afff9"/>
        <w:jc w:val="center"/>
        <w:rPr>
          <w:rtl/>
        </w:rPr>
      </w:pPr>
      <w:r>
        <w:rPr>
          <w:rtl/>
        </w:rPr>
        <w:t>מעמידין תנור וכירים וריחים במועד.</w:t>
      </w:r>
    </w:p>
    <w:p w14:paraId="2C392A0B" w14:textId="77777777" w:rsidR="003E79B3" w:rsidRDefault="003E79B3" w:rsidP="00164685">
      <w:pPr>
        <w:pStyle w:val="afff9"/>
        <w:jc w:val="center"/>
        <w:rPr>
          <w:rtl/>
        </w:rPr>
      </w:pPr>
      <w:r>
        <w:rPr>
          <w:rStyle w:val="TanaimMishna"/>
          <w:rtl/>
          <w:rPrChange w:id="42041" w:author="Claude" w:date="2026-10-07T09:48:47Z">
            <w:rPr>
              <w:rtl/>
            </w:rPr>
          </w:rPrChange>
        </w:rPr>
        <w:t xml:space="preserve">ר"י</w:t>
      </w:r>
      <w:r>
        <w:rPr>
          <w:rStyle w:val="TanaimMishna"/>
          <w:rtl/>
          <w:rPrChange w:id="42042" w:author="Claude" w:date="2026-10-07T09:48:47Z">
            <w:rPr>
              <w:rtl/>
            </w:rPr>
          </w:rPrChange>
        </w:rPr>
        <w:t xml:space="preserve">:</w:t>
      </w:r>
      <w:r>
        <w:rPr>
          <w:rtl/>
        </w:rPr>
        <w:t xml:space="preserve"> אין מכבשין את הריחים בתחילה.</w:t>
      </w:r>
    </w:p>
    <w:p w14:paraId="280EADAE" w14:textId="77777777" w:rsidR="003E79B3" w:rsidRDefault="003E79B3" w:rsidP="00164685">
      <w:pPr>
        <w:pStyle w:val="affff1"/>
        <w:rPr>
          <w:rStyle w:val="afffe"/>
          <w:bCs w:val="0"/>
          <w:color w:val="A6A6A6" w:themeColor="background1" w:themeShade="A6"/>
          <w:rtl/>
        </w:rPr>
      </w:pPr>
      <w:ins w:id="9816" w:author="מספור קטעי משנה" w:date="2026-10-06T06:45:36Z">
        <w:r>
          <w:rPr>
            <w:rStyle w:val="MisparKeta"/>
          </w:rPr>
          <w:t xml:space="preserve">ד. </w:t>
        </w:r>
      </w:ins>
      <w:r>
        <w:rPr>
          <w:rtl/>
        </w:rPr>
        <w:t>אין מכבשין את הריחים בתחילה</w:t>
      </w:r>
    </w:p>
    <w:p w14:paraId="49AE8ED9" w14:textId="16C189A3" w:rsidR="00E31AD5" w:rsidRDefault="003E79B3" w:rsidP="00E61296">
      <w:pPr>
        <w:pStyle w:val="36"/>
        <w:framePr w:wrap="notBeside"/>
        <w:rPr>
          <w:rtl/>
        </w:rPr>
      </w:pPr>
      <w:r w:rsidRPr="00E61296">
        <w:rPr>
          <w:rFonts w:hint="cs"/>
          <w:rtl/>
        </w:rPr>
        <w:t>ר"י</w:t>
      </w:r>
      <w:r w:rsidR="00E31AD5">
        <w:rPr>
          <w:rFonts w:hint="cs"/>
          <w:rtl/>
        </w:rPr>
        <w:t>:</w:t>
      </w:r>
    </w:p>
    <w:p w14:paraId="3AD25253" w14:textId="77777777" w:rsidR="004E0BA3" w:rsidRDefault="003E79B3" w:rsidP="00164685">
      <w:pPr>
        <w:rPr>
          <w:rFonts w:ascii="Fb Fontext" w:hAnsi="Fb Fontext"/>
          <w:rtl/>
        </w:rPr>
      </w:pPr>
      <w:r>
        <w:rPr>
          <w:rFonts w:ascii="Fb Fontext" w:hAnsi="Fb Fontext"/>
          <w:rtl/>
        </w:rPr>
        <w:t xml:space="preserve"> לחרוץ בריחיים שיולכו לטחון.</w:t>
      </w:r>
    </w:p>
    <w:p w14:paraId="18E01397" w14:textId="33BED3DB" w:rsidR="00E31AD5" w:rsidRDefault="003E79B3" w:rsidP="0030491B">
      <w:pPr>
        <w:pStyle w:val="36"/>
        <w:framePr w:wrap="notBeside"/>
        <w:rPr>
          <w:rtl/>
        </w:rPr>
      </w:pPr>
      <w:r w:rsidRPr="0030491B">
        <w:rPr>
          <w:rFonts w:hint="cs"/>
          <w:rtl/>
        </w:rPr>
        <w:t>רב יחיאל</w:t>
      </w:r>
      <w:r w:rsidR="00E31AD5">
        <w:rPr>
          <w:rFonts w:hint="cs"/>
          <w:rtl/>
        </w:rPr>
        <w:t>:</w:t>
      </w:r>
    </w:p>
    <w:p w14:paraId="1B327750" w14:textId="55938EF4" w:rsidR="003E79B3" w:rsidRDefault="003E79B3" w:rsidP="00164685">
      <w:pPr>
        <w:rPr>
          <w:rtl/>
        </w:rPr>
      </w:pPr>
      <w:r>
        <w:rPr>
          <w:rFonts w:ascii="Fb Fontext" w:hAnsi="Fb Fontext"/>
          <w:sz w:val="20"/>
          <w:rtl/>
        </w:rPr>
        <w:t>נקב שתיפול התבואה לתוכו.</w:t>
      </w:r>
    </w:p>
    <w:p w14:paraId="7E7CB735" w14:textId="77777777" w:rsidR="00E31AD5" w:rsidRDefault="003E79B3" w:rsidP="0030491B">
      <w:pPr>
        <w:pStyle w:val="36"/>
        <w:framePr w:wrap="notBeside"/>
        <w:rPr>
          <w:rtl/>
        </w:rPr>
      </w:pPr>
      <w:r w:rsidRPr="0030491B">
        <w:rPr>
          <w:rFonts w:hint="cs"/>
          <w:rtl/>
        </w:rPr>
        <w:t>תניא: לר"א</w:t>
      </w:r>
      <w:r w:rsidR="00E31AD5">
        <w:rPr>
          <w:rtl/>
        </w:rPr>
        <w:t>:</w:t>
      </w:r>
    </w:p>
    <w:p w14:paraId="55A02311" w14:textId="77777777" w:rsidR="004E0BA3" w:rsidRDefault="003E79B3" w:rsidP="00164685">
      <w:pPr>
        <w:rPr>
          <w:rtl/>
        </w:rPr>
      </w:pPr>
      <w:r>
        <w:rPr>
          <w:rtl/>
        </w:rPr>
        <w:t>מעמידין תנור וכירים בלי לגמור המלאכה,</w:t>
      </w:r>
    </w:p>
    <w:p w14:paraId="55E52A1E" w14:textId="31AD04DB" w:rsidR="00E31AD5" w:rsidRDefault="003E79B3" w:rsidP="0030491B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ולחכמים</w:t>
      </w:r>
      <w:del w:id="41010" w:author="Claude" w:date="2026-10-07T09:24:59Z">
        <w:r>
          <w:rPr>
            <w:rFonts w:hint="cs"/>
            <w:rtl/>
          </w:rPr>
          <w:delText xml:space="preserve"> </w:delText>
        </w:r>
      </w:del>
      <w:r w:rsidR="00E31AD5">
        <w:rPr>
          <w:rtl/>
        </w:rPr>
        <w:t>:</w:t>
      </w:r>
    </w:p>
    <w:p w14:paraId="031B5A27" w14:textId="39964BC2" w:rsidR="003E79B3" w:rsidRDefault="003E79B3" w:rsidP="00164685">
      <w:pPr>
        <w:rPr>
          <w:rFonts w:cs="Guttman Vilna"/>
          <w:rtl/>
        </w:rPr>
      </w:pPr>
      <w:r>
        <w:rPr>
          <w:rStyle w:val="affc"/>
          <w:rFonts w:hint="cs"/>
          <w:rtl/>
        </w:rPr>
        <w:t>אף יגמור</w:t>
      </w:r>
      <w:r w:rsidR="0030491B">
        <w:rPr>
          <w:rStyle w:val="affc"/>
          <w:rFonts w:hint="cs"/>
          <w:rtl/>
        </w:rPr>
        <w:t>,</w:t>
      </w:r>
      <w:r>
        <w:rPr>
          <w:rStyle w:val="affc"/>
          <w:rFonts w:hint="cs"/>
          <w:rtl/>
        </w:rPr>
        <w:t xml:space="preserve"> </w:t>
      </w:r>
      <w:r w:rsidR="0030491B">
        <w:rPr>
          <w:rStyle w:val="affc"/>
          <w:rtl/>
        </w:rPr>
        <w:tab/>
      </w:r>
      <w:r w:rsidR="0030491B">
        <w:rPr>
          <w:rStyle w:val="affc"/>
          <w:rtl/>
        </w:rPr>
        <w:tab/>
      </w:r>
      <w:r>
        <w:rPr>
          <w:rStyle w:val="affc"/>
          <w:rFonts w:hint="cs"/>
          <w:rtl/>
        </w:rPr>
        <w:t>ולי"א:</w:t>
      </w:r>
      <w:r>
        <w:rPr>
          <w:rtl/>
        </w:rPr>
        <w:t xml:space="preserve"> אין מכבשין כל עיקר.</w:t>
      </w:r>
    </w:p>
    <w:p w14:paraId="356CCCEC" w14:textId="24EED79E" w:rsidR="00E31AD5" w:rsidRDefault="003E79B3" w:rsidP="0030491B">
      <w:pPr>
        <w:pStyle w:val="36"/>
        <w:framePr w:wrap="notBeside"/>
        <w:rPr>
          <w:rtl/>
        </w:rPr>
      </w:pPr>
      <w:r w:rsidRPr="0030491B">
        <w:rPr>
          <w:rFonts w:hint="cs"/>
          <w:rtl/>
        </w:rPr>
        <w:t>ר"י מר"א</w:t>
      </w:r>
      <w:r w:rsidR="00E31AD5">
        <w:rPr>
          <w:rFonts w:hint="cs"/>
          <w:rtl/>
        </w:rPr>
        <w:t>:</w:t>
      </w:r>
    </w:p>
    <w:p w14:paraId="4B5E4270" w14:textId="7F25E810" w:rsidR="003E79B3" w:rsidRPr="0030491B" w:rsidRDefault="003E79B3" w:rsidP="00164685">
      <w:pPr>
        <w:rPr>
          <w:rtl/>
        </w:rPr>
      </w:pPr>
      <w:r w:rsidRPr="0030491B">
        <w:rPr>
          <w:rtl/>
        </w:rPr>
        <w:t>מעמידין החדשה, ומכבשין</w:t>
      </w:r>
      <w:r w:rsidR="004E0BA3">
        <w:rPr>
          <w:rFonts w:hint="cs"/>
          <w:rtl/>
        </w:rPr>
        <w:t xml:space="preserve"> </w:t>
      </w:r>
      <w:r w:rsidRPr="0030491B">
        <w:rPr>
          <w:rtl/>
        </w:rPr>
        <w:t>הישנה. היינו להגדיל הנקב</w:t>
      </w:r>
    </w:p>
    <w:p w14:paraId="2811FD9A" w14:textId="1EC105B1" w:rsidR="00E31AD5" w:rsidRDefault="003E79B3" w:rsidP="0030491B">
      <w:pPr>
        <w:pStyle w:val="36"/>
        <w:framePr w:wrap="notBeside"/>
        <w:rPr>
          <w:rtl/>
        </w:rPr>
      </w:pPr>
      <w:r w:rsidRPr="0030491B">
        <w:rPr>
          <w:rFonts w:hint="cs"/>
          <w:rtl/>
        </w:rPr>
        <w:t>רב הונא</w:t>
      </w:r>
      <w:r w:rsidR="00E31AD5">
        <w:rPr>
          <w:rFonts w:hint="cs"/>
          <w:rtl/>
        </w:rPr>
        <w:t>:</w:t>
      </w:r>
    </w:p>
    <w:p w14:paraId="4E4FC69A" w14:textId="77777777" w:rsidR="004E0BA3" w:rsidRDefault="003E79B3" w:rsidP="00BB3E62">
      <w:pPr>
        <w:spacing w:after="60"/>
        <w:rPr>
          <w:rStyle w:val="affc"/>
          <w:rtl/>
        </w:rPr>
      </w:pPr>
      <w:r>
        <w:rPr>
          <w:spacing w:val="-2"/>
          <w:rtl/>
        </w:rPr>
        <w:t xml:space="preserve">קילל אחד שניקר ריחים בחוה''מ </w:t>
      </w:r>
      <w:r>
        <w:rPr>
          <w:rStyle w:val="affc"/>
          <w:rFonts w:hint="cs"/>
          <w:rtl/>
        </w:rPr>
        <w:t>דס"ל כי"א</w:t>
      </w:r>
    </w:p>
    <w:p w14:paraId="0060C751" w14:textId="7B6E3763" w:rsidR="00E31AD5" w:rsidRDefault="003E79B3" w:rsidP="0030491B">
      <w:pPr>
        <w:pStyle w:val="36"/>
        <w:framePr w:wrap="notBeside"/>
        <w:rPr>
          <w:rtl/>
        </w:rPr>
      </w:pPr>
      <w:r w:rsidRPr="0030491B">
        <w:rPr>
          <w:rFonts w:hint="cs"/>
          <w:rtl/>
        </w:rPr>
        <w:t>דרש רב חמא</w:t>
      </w:r>
      <w:r w:rsidR="00E31AD5">
        <w:rPr>
          <w:rFonts w:hint="cs"/>
          <w:rtl/>
        </w:rPr>
        <w:t>:</w:t>
      </w:r>
    </w:p>
    <w:p w14:paraId="50B2DD19" w14:textId="2F94F3FC" w:rsidR="003E79B3" w:rsidRDefault="00822D28" w:rsidP="009D4EC0">
      <w:pPr>
        <w:pStyle w:val="afffff2"/>
        <w:spacing w:before="0"/>
        <w:rPr>
          <w:rtl/>
        </w:rPr>
      </w:pPr>
      <w:r>
        <w:rPr>
          <w:rFonts w:hint="cs"/>
          <w:rtl/>
        </w:rPr>
        <w:t>נ</w:t>
      </w:r>
      <w:r w:rsidR="003E79B3">
        <w:rPr>
          <w:rtl/>
        </w:rPr>
        <w:t>וקרין ריחים במועד.</w:t>
      </w:r>
    </w:p>
    <w:p w14:paraId="67941485" w14:textId="2CF2FC65" w:rsidR="00E31AD5" w:rsidRDefault="003E79B3" w:rsidP="00822D28">
      <w:pPr>
        <w:pStyle w:val="36"/>
        <w:framePr w:wrap="notBeside"/>
        <w:rPr>
          <w:rtl/>
        </w:rPr>
      </w:pPr>
      <w:r w:rsidRPr="00822D28">
        <w:rPr>
          <w:rFonts w:hint="cs"/>
          <w:rtl/>
        </w:rPr>
        <w:t>מר"מ</w:t>
      </w:r>
      <w:r w:rsidR="00E31AD5">
        <w:rPr>
          <w:rFonts w:hint="cs"/>
          <w:rtl/>
        </w:rPr>
        <w:t>:</w:t>
      </w:r>
    </w:p>
    <w:p w14:paraId="78D8D973" w14:textId="6C6E893F" w:rsidR="003E79B3" w:rsidRDefault="003E79B3" w:rsidP="00164685">
      <w:pPr>
        <w:rPr>
          <w:rtl/>
        </w:rPr>
      </w:pPr>
      <w:r>
        <w:rPr>
          <w:rFonts w:ascii="Fb Fontext" w:hAnsi="Fb Fontext"/>
          <w:sz w:val="20"/>
          <w:rtl/>
        </w:rPr>
        <w:t>אפילו מסוס ומחמור שרוכב עליו מותר ליטול צפרנים בחוה"מ אבל מהחמור של הריחיים- לא.</w:t>
      </w:r>
    </w:p>
    <w:p w14:paraId="321B1B05" w14:textId="77777777" w:rsidR="003E79B3" w:rsidRDefault="003E79B3" w:rsidP="00800D78">
      <w:pPr>
        <w:pStyle w:val="afff3"/>
        <w:framePr w:wrap="around"/>
        <w:rPr>
          <w:rtl/>
        </w:rPr>
      </w:pPr>
      <w:r>
        <w:rPr>
          <w:rFonts w:hint="cs"/>
          <w:rtl/>
        </w:rPr>
        <w:lastRenderedPageBreak/>
        <w:t>י:</w:t>
      </w:r>
    </w:p>
    <w:p w14:paraId="324B235E" w14:textId="77777777" w:rsidR="00E31AD5" w:rsidRDefault="003E79B3" w:rsidP="00822D28">
      <w:pPr>
        <w:pStyle w:val="36"/>
        <w:framePr w:wrap="notBeside"/>
        <w:rPr>
          <w:rtl/>
        </w:rPr>
      </w:pPr>
      <w:r w:rsidRPr="00822D28">
        <w:rPr>
          <w:rtl/>
        </w:rPr>
        <w:t>ור"י</w:t>
      </w:r>
      <w:r w:rsidR="00E31AD5">
        <w:rPr>
          <w:rtl/>
        </w:rPr>
        <w:t>:</w:t>
      </w:r>
    </w:p>
    <w:p w14:paraId="693EF3CB" w14:textId="77777777" w:rsidR="004E0BA3" w:rsidRDefault="003E79B3" w:rsidP="00164685">
      <w:pPr>
        <w:rPr>
          <w:rFonts w:ascii="Fb Fontext" w:hAnsi="Fb Fontext"/>
          <w:sz w:val="20"/>
          <w:rtl/>
        </w:rPr>
      </w:pPr>
      <w:r>
        <w:rPr>
          <w:rFonts w:ascii="Fb Fontext" w:hAnsi="Fb Fontext"/>
          <w:sz w:val="20"/>
          <w:rtl/>
        </w:rPr>
        <w:t>התיר להוציא ציפורניים לחמור רחיים ולהעמיד ולבנות ריחיים ואמת רחיים ורפת בקר</w:t>
      </w:r>
      <w:r w:rsidR="009D4EC0">
        <w:rPr>
          <w:rFonts w:ascii="Fb Fontext" w:hAnsi="Fb Fontext" w:hint="cs"/>
          <w:sz w:val="20"/>
          <w:rtl/>
        </w:rPr>
        <w:t>.</w:t>
      </w:r>
    </w:p>
    <w:p w14:paraId="5F60B862" w14:textId="6582E2AD" w:rsidR="00E31AD5" w:rsidRDefault="003E79B3" w:rsidP="00822D28">
      <w:pPr>
        <w:pStyle w:val="36"/>
        <w:framePr w:wrap="notBeside"/>
        <w:rPr>
          <w:rtl/>
        </w:rPr>
      </w:pPr>
      <w:r w:rsidRPr="00822D28">
        <w:rPr>
          <w:rFonts w:hint="cs"/>
          <w:rtl/>
        </w:rPr>
        <w:t>רב</w:t>
      </w:r>
      <w:r w:rsidR="00E31AD5">
        <w:rPr>
          <w:rtl/>
        </w:rPr>
        <w:t>:</w:t>
      </w:r>
    </w:p>
    <w:p w14:paraId="4F88612E" w14:textId="77777777" w:rsidR="004E0BA3" w:rsidRDefault="003E79B3" w:rsidP="00822D28">
      <w:pPr>
        <w:rPr>
          <w:rtl/>
        </w:rPr>
      </w:pPr>
      <w:r w:rsidRPr="00822D28">
        <w:rPr>
          <w:rtl/>
        </w:rPr>
        <w:t>התיר לסרק סוסים</w:t>
      </w:r>
      <w:r w:rsidR="009D4EC0">
        <w:rPr>
          <w:rFonts w:hint="cs"/>
          <w:rtl/>
        </w:rPr>
        <w:t>,</w:t>
      </w:r>
      <w:r w:rsidRPr="00822D28">
        <w:rPr>
          <w:rtl/>
        </w:rPr>
        <w:t xml:space="preserve"> ולבנות מקום תבואת הסוסים, ובנין אבנים</w:t>
      </w:r>
    </w:p>
    <w:p w14:paraId="65E16464" w14:textId="2F1B90A2" w:rsidR="00E31AD5" w:rsidRDefault="003E79B3" w:rsidP="00822D28">
      <w:pPr>
        <w:pStyle w:val="36"/>
        <w:framePr w:wrap="notBeside"/>
        <w:rPr>
          <w:rtl/>
        </w:rPr>
      </w:pPr>
      <w:r w:rsidRPr="00822D28">
        <w:rPr>
          <w:rFonts w:hint="cs"/>
          <w:rtl/>
        </w:rPr>
        <w:t>רבא</w:t>
      </w:r>
      <w:r w:rsidR="00E31AD5">
        <w:rPr>
          <w:rFonts w:hint="cs"/>
          <w:rtl/>
        </w:rPr>
        <w:t>:</w:t>
      </w:r>
    </w:p>
    <w:p w14:paraId="6147157A" w14:textId="77777777" w:rsidR="004E0BA3" w:rsidRDefault="003E79B3" w:rsidP="00174F53">
      <w:pPr>
        <w:rPr>
          <w:rFonts w:ascii="Fb Fontext" w:hAnsi="Fb Fontext"/>
          <w:rtl/>
        </w:rPr>
      </w:pPr>
      <w:r>
        <w:rPr>
          <w:rFonts w:ascii="Fb Fontext" w:hAnsi="Fb Fontext"/>
          <w:sz w:val="20"/>
          <w:rtl/>
        </w:rPr>
        <w:t xml:space="preserve">התיר להקיז דם לבהמה בחוה''מ </w:t>
      </w:r>
      <w:r w:rsidR="007613B3" w:rsidRPr="007613B3">
        <w:rPr>
          <w:rStyle w:val="affe"/>
          <w:rFonts w:hint="cs"/>
          <w:rtl/>
        </w:rPr>
        <w:t>[וכן תניא אין מונעין רפואה לבהמה</w:t>
      </w:r>
      <w:r w:rsidR="007613B3">
        <w:rPr>
          <w:rStyle w:val="affe"/>
          <w:rFonts w:hint="cs"/>
          <w:rtl/>
        </w:rPr>
        <w:t>]</w:t>
      </w:r>
    </w:p>
    <w:p w14:paraId="3893E0D6" w14:textId="3E0502BE" w:rsidR="00E31AD5" w:rsidRDefault="003E79B3" w:rsidP="00631A0B">
      <w:pPr>
        <w:pStyle w:val="36"/>
        <w:framePr w:wrap="notBeside"/>
        <w:rPr>
          <w:rtl/>
        </w:rPr>
      </w:pPr>
      <w:r w:rsidRPr="00631A0B">
        <w:rPr>
          <w:rFonts w:hint="cs"/>
          <w:rtl/>
        </w:rPr>
        <w:t>רבא</w:t>
      </w:r>
      <w:r w:rsidR="00E31AD5">
        <w:rPr>
          <w:rtl/>
        </w:rPr>
        <w:t>:</w:t>
      </w:r>
    </w:p>
    <w:p w14:paraId="1EA160D2" w14:textId="77777777" w:rsidR="004E0BA3" w:rsidRDefault="003E79B3" w:rsidP="00164685">
      <w:pPr>
        <w:rPr>
          <w:rtl/>
        </w:rPr>
      </w:pPr>
      <w:r>
        <w:rPr>
          <w:rtl/>
        </w:rPr>
        <w:t>התיר לגהץ בגדים שמעשה הדיוט הוא</w:t>
      </w:r>
    </w:p>
    <w:p w14:paraId="179271CA" w14:textId="7F0FDD15" w:rsidR="00E31AD5" w:rsidRDefault="003E79B3" w:rsidP="00631A0B">
      <w:pPr>
        <w:pStyle w:val="36"/>
        <w:framePr w:wrap="notBeside"/>
        <w:rPr>
          <w:rtl/>
        </w:rPr>
      </w:pPr>
      <w:r w:rsidRPr="00631A0B">
        <w:rPr>
          <w:rFonts w:hint="cs"/>
          <w:rtl/>
        </w:rPr>
        <w:t>ריב'א מר"ח</w:t>
      </w:r>
      <w:r w:rsidR="00E31AD5">
        <w:rPr>
          <w:rFonts w:hint="cs"/>
          <w:rtl/>
        </w:rPr>
        <w:t>:</w:t>
      </w:r>
    </w:p>
    <w:p w14:paraId="5DE3798E" w14:textId="77777777" w:rsidR="004E0BA3" w:rsidRDefault="003E79B3" w:rsidP="00164685">
      <w:pPr>
        <w:rPr>
          <w:rtl/>
        </w:rPr>
      </w:pPr>
      <w:r>
        <w:rPr>
          <w:rtl/>
        </w:rPr>
        <w:t xml:space="preserve">אסר לכווץ בית יד של בגד </w:t>
      </w:r>
      <w:r>
        <w:rPr>
          <w:rStyle w:val="affe"/>
          <w:rtl/>
        </w:rPr>
        <w:t>שמעשה אומן הוא</w:t>
      </w:r>
    </w:p>
    <w:p w14:paraId="497B9B0C" w14:textId="300C2B3C" w:rsidR="003E79B3" w:rsidRDefault="00790E10" w:rsidP="00164685">
      <w:pPr>
        <w:pStyle w:val="afff1"/>
        <w:rPr>
          <w:rtl/>
        </w:rPr>
      </w:pPr>
      <w:r>
        <w:rPr>
          <w:rFonts w:ascii="MS Mincho" w:hAnsi="MS Mincho"/>
          <w:rtl/>
        </w:rPr>
        <w:t>****</w:t>
      </w:r>
    </w:p>
    <w:p w14:paraId="24F1E7F1" w14:textId="7CB5BE4F" w:rsidR="00E31AD5" w:rsidRDefault="0036141B" w:rsidP="00631A0B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א. </w:t>
      </w:r>
      <w:r w:rsidR="003E79B3" w:rsidRPr="00631A0B">
        <w:rPr>
          <w:rFonts w:hint="cs"/>
          <w:rtl/>
        </w:rPr>
        <w:t>רבא</w:t>
      </w:r>
      <w:r w:rsidR="00E31AD5">
        <w:rPr>
          <w:rFonts w:hint="cs"/>
          <w:rtl/>
        </w:rPr>
        <w:t>:</w:t>
      </w:r>
    </w:p>
    <w:p w14:paraId="7B5A2B96" w14:textId="77777777" w:rsidR="004E0BA3" w:rsidRDefault="00BF6C41" w:rsidP="00631A0B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מותר ל</w:t>
      </w:r>
      <w:r w:rsidR="003E79B3">
        <w:rPr>
          <w:rFonts w:ascii="Fb Fontext" w:hAnsi="Fb Fontext"/>
          <w:rtl/>
        </w:rPr>
        <w:t>חפ</w:t>
      </w:r>
      <w:r>
        <w:rPr>
          <w:rFonts w:ascii="Fb Fontext" w:hAnsi="Fb Fontext" w:hint="cs"/>
          <w:rtl/>
        </w:rPr>
        <w:t>ו</w:t>
      </w:r>
      <w:r w:rsidR="003E79B3">
        <w:rPr>
          <w:rFonts w:ascii="Fb Fontext" w:hAnsi="Fb Fontext"/>
          <w:rtl/>
        </w:rPr>
        <w:t xml:space="preserve">ר בקרקע לחבוט הגורן </w:t>
      </w:r>
      <w:r w:rsidR="003E79B3" w:rsidRPr="00BF6C41">
        <w:rPr>
          <w:rStyle w:val="affe"/>
          <w:spacing w:val="-8"/>
          <w:rtl/>
        </w:rPr>
        <w:t>שלוקח ממקום מלא למלא ומחסר לחסר</w:t>
      </w:r>
    </w:p>
    <w:p w14:paraId="3C248E3D" w14:textId="77777777" w:rsidR="004E0BA3" w:rsidRDefault="003E79B3" w:rsidP="00164685">
      <w:pPr>
        <w:rPr>
          <w:spacing w:val="-4"/>
          <w:rtl/>
        </w:rPr>
      </w:pPr>
      <w:r w:rsidRPr="00C36516">
        <w:rPr>
          <w:spacing w:val="-4"/>
          <w:rtl/>
        </w:rPr>
        <w:t>ואם לצורך הקרקע שלוקח ממלא למקום חסר אסור דחרישה היא</w:t>
      </w:r>
    </w:p>
    <w:p w14:paraId="32EE025B" w14:textId="4D471CB1" w:rsidR="00E31AD5" w:rsidRDefault="0036141B" w:rsidP="00631A0B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ב. </w:t>
      </w:r>
      <w:r w:rsidR="003E79B3" w:rsidRPr="00631A0B">
        <w:rPr>
          <w:rFonts w:hint="cs"/>
          <w:rtl/>
        </w:rPr>
        <w:t>רבא</w:t>
      </w:r>
      <w:r w:rsidR="00E31AD5">
        <w:rPr>
          <w:rFonts w:hint="cs"/>
          <w:rtl/>
        </w:rPr>
        <w:t>:</w:t>
      </w:r>
    </w:p>
    <w:p w14:paraId="40B4A63D" w14:textId="02347EB8" w:rsidR="003E79B3" w:rsidRDefault="003E79B3" w:rsidP="00164685">
      <w:pPr>
        <w:rPr>
          <w:rtl/>
        </w:rPr>
      </w:pPr>
      <w:r>
        <w:rPr>
          <w:rtl/>
        </w:rPr>
        <w:t>לקח גזרי עץ להסיקן שלקח הגדולים ולא הקטנים -</w:t>
      </w:r>
    </w:p>
    <w:p w14:paraId="5C8CBE14" w14:textId="77777777" w:rsidR="004E0BA3" w:rsidRDefault="003E79B3" w:rsidP="00164685">
      <w:pPr>
        <w:rPr>
          <w:rFonts w:ascii="Fb Fontext" w:hAnsi="Fb Fontext"/>
          <w:sz w:val="20"/>
          <w:rtl/>
        </w:rPr>
      </w:pPr>
      <w:r>
        <w:rPr>
          <w:rFonts w:ascii="Fb Fontext" w:hAnsi="Fb Fontext"/>
          <w:sz w:val="20"/>
          <w:rtl/>
        </w:rPr>
        <w:t>אדעתא דארעא שלקח גדולים וקטנים אסור</w:t>
      </w:r>
    </w:p>
    <w:p w14:paraId="2BC553DF" w14:textId="61718F21" w:rsidR="00E31AD5" w:rsidRDefault="0036141B" w:rsidP="00AE5089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ג. </w:t>
      </w:r>
      <w:r w:rsidR="003E79B3" w:rsidRPr="00AE5089">
        <w:rPr>
          <w:rFonts w:hint="cs"/>
          <w:rtl/>
        </w:rPr>
        <w:t>רבא</w:t>
      </w:r>
      <w:r w:rsidR="00E31AD5">
        <w:rPr>
          <w:rFonts w:hint="cs"/>
          <w:rtl/>
        </w:rPr>
        <w:t>:</w:t>
      </w:r>
    </w:p>
    <w:p w14:paraId="3C98485F" w14:textId="1AD6569C" w:rsidR="003E79B3" w:rsidRDefault="003E79B3" w:rsidP="00164685">
      <w:pPr>
        <w:rPr>
          <w:rtl/>
        </w:rPr>
      </w:pPr>
      <w:r>
        <w:rPr>
          <w:rFonts w:ascii="Fb Fontext" w:hAnsi="Fb Fontext"/>
          <w:rtl/>
        </w:rPr>
        <w:t>פתח שני נקבים בבריכה, שלצורך הדגים הוא.</w:t>
      </w:r>
    </w:p>
    <w:p w14:paraId="1EA4C26C" w14:textId="77777777" w:rsidR="004E0BA3" w:rsidRDefault="003E79B3" w:rsidP="00AE5089">
      <w:pPr>
        <w:rPr>
          <w:rFonts w:ascii="Fb Fontext" w:hAnsi="Fb Fontext"/>
          <w:sz w:val="20"/>
          <w:rtl/>
        </w:rPr>
      </w:pPr>
      <w:r>
        <w:rPr>
          <w:rFonts w:ascii="Fb Fontext" w:hAnsi="Fb Fontext"/>
          <w:sz w:val="20"/>
          <w:rtl/>
        </w:rPr>
        <w:t>ואם לצורך הקרקע כגון שפתח רק חור אחד אסור</w:t>
      </w:r>
    </w:p>
    <w:p w14:paraId="40AD0335" w14:textId="1E64DDFC" w:rsidR="00E31AD5" w:rsidRDefault="0036141B" w:rsidP="00AE5089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ד. </w:t>
      </w:r>
      <w:r w:rsidR="003E79B3" w:rsidRPr="00AE5089">
        <w:rPr>
          <w:rFonts w:hint="cs"/>
          <w:rtl/>
        </w:rPr>
        <w:t>רבא</w:t>
      </w:r>
      <w:r w:rsidR="00E31AD5">
        <w:rPr>
          <w:rFonts w:hint="cs"/>
          <w:rtl/>
        </w:rPr>
        <w:t>:</w:t>
      </w:r>
    </w:p>
    <w:p w14:paraId="39A942B8" w14:textId="2262BB02" w:rsidR="003E79B3" w:rsidRDefault="003E79B3" w:rsidP="00AE5089">
      <w:pPr>
        <w:rPr>
          <w:rtl/>
        </w:rPr>
      </w:pPr>
      <w:r>
        <w:rPr>
          <w:rFonts w:ascii="Fb Fontext" w:hAnsi="Fb Fontext"/>
          <w:rtl/>
        </w:rPr>
        <w:t xml:space="preserve">לקח עשבים מצד אחד של הדקל לצורך החיות </w:t>
      </w:r>
      <w:r>
        <w:rPr>
          <w:rFonts w:ascii="Fb Fontext" w:hAnsi="Fb Fontext"/>
          <w:sz w:val="20"/>
          <w:rtl/>
        </w:rPr>
        <w:t>ואם לצורך הדקל אסור.</w:t>
      </w:r>
    </w:p>
    <w:p w14:paraId="4C0223AC" w14:textId="30681E37" w:rsidR="00E31AD5" w:rsidRDefault="0036141B" w:rsidP="00AE5089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ה. </w:t>
      </w:r>
      <w:r w:rsidR="003E79B3" w:rsidRPr="00AE5089">
        <w:rPr>
          <w:rtl/>
        </w:rPr>
        <w:t>רבא</w:t>
      </w:r>
      <w:r w:rsidR="00E31AD5">
        <w:rPr>
          <w:rtl/>
        </w:rPr>
        <w:t>:</w:t>
      </w:r>
    </w:p>
    <w:p w14:paraId="323AFC16" w14:textId="77777777" w:rsidR="004E0BA3" w:rsidRDefault="003E79B3" w:rsidP="00AE5089">
      <w:pPr>
        <w:rPr>
          <w:rtl/>
        </w:rPr>
      </w:pPr>
      <w:r>
        <w:rPr>
          <w:rFonts w:ascii="Fb Fontext" w:hAnsi="Fb Fontext"/>
          <w:rtl/>
        </w:rPr>
        <w:t>התיר לאכול תמרים לא בשלות,</w:t>
      </w:r>
    </w:p>
    <w:p w14:paraId="705811F2" w14:textId="31C373B7" w:rsidR="003E79B3" w:rsidRDefault="003E79B3" w:rsidP="00AE5089">
      <w:pPr>
        <w:rPr>
          <w:rtl/>
        </w:rPr>
      </w:pPr>
      <w:r>
        <w:rPr>
          <w:rtl/>
        </w:rPr>
        <w:t>ואסר לכובשן- דהוי מלאכה שלא לצורך יו"ט.</w:t>
      </w:r>
    </w:p>
    <w:p w14:paraId="6298C025" w14:textId="5536722F" w:rsidR="00E31AD5" w:rsidRDefault="00330547" w:rsidP="00CE762A">
      <w:pPr>
        <w:pStyle w:val="36"/>
        <w:framePr w:wrap="notBeside"/>
        <w:rPr>
          <w:rtl/>
        </w:rPr>
      </w:pPr>
      <w:r w:rsidRPr="00CE762A">
        <w:rPr>
          <w:rFonts w:hint="cs"/>
          <w:rtl/>
        </w:rPr>
        <w:t>ר"פ</w:t>
      </w:r>
      <w:r w:rsidR="00E31AD5">
        <w:rPr>
          <w:rFonts w:hint="cs"/>
          <w:rtl/>
        </w:rPr>
        <w:t>:</w:t>
      </w:r>
    </w:p>
    <w:p w14:paraId="7DB55E28" w14:textId="3D4A3324" w:rsidR="003E79B3" w:rsidRDefault="00CE762A" w:rsidP="00164685">
      <w:pPr>
        <w:rPr>
          <w:rFonts w:cs="Guttman Vilna"/>
          <w:b/>
          <w:bCs/>
          <w:rtl/>
        </w:rPr>
      </w:pPr>
      <w:r>
        <w:rPr>
          <w:rFonts w:hint="cs"/>
          <w:rtl/>
        </w:rPr>
        <w:t>התיר</w:t>
      </w:r>
      <w:r w:rsidR="003E79B3">
        <w:rPr>
          <w:rtl/>
        </w:rPr>
        <w:t xml:space="preserve"> כיון דמתלעי כדבר האבד הוא ומותר.</w:t>
      </w:r>
    </w:p>
    <w:p w14:paraId="55F26967" w14:textId="77777777" w:rsidR="004E0BA3" w:rsidRDefault="001F767C" w:rsidP="001F767C">
      <w:pPr>
        <w:pStyle w:val="afffff2"/>
        <w:rPr>
          <w:rtl/>
        </w:rPr>
      </w:pPr>
      <w:r w:rsidRPr="001F767C">
        <w:rPr>
          <w:rFonts w:hint="cs"/>
          <w:rtl/>
        </w:rPr>
        <w:t>ו' מקרים שאמוראים התירו בזה</w:t>
      </w:r>
    </w:p>
    <w:p w14:paraId="7D9E9CE7" w14:textId="1BE5B235" w:rsidR="003E79B3" w:rsidRDefault="003E79B3" w:rsidP="00800D78">
      <w:pPr>
        <w:pStyle w:val="afff3"/>
        <w:framePr w:wrap="around"/>
        <w:rPr>
          <w:rtl/>
        </w:rPr>
      </w:pPr>
      <w:r>
        <w:rPr>
          <w:rFonts w:hint="cs"/>
          <w:rtl/>
        </w:rPr>
        <w:t>יא.</w:t>
      </w:r>
    </w:p>
    <w:p w14:paraId="532EA924" w14:textId="0F2521EC" w:rsidR="00E31AD5" w:rsidRDefault="00115C03" w:rsidP="00AE5089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א. </w:t>
      </w:r>
      <w:r w:rsidR="003E79B3" w:rsidRPr="00AE5089">
        <w:rPr>
          <w:rFonts w:hint="cs"/>
          <w:rtl/>
        </w:rPr>
        <w:t>רבא</w:t>
      </w:r>
      <w:r w:rsidR="00E31AD5">
        <w:rPr>
          <w:rFonts w:hint="cs"/>
          <w:rtl/>
        </w:rPr>
        <w:t>:</w:t>
      </w:r>
    </w:p>
    <w:p w14:paraId="48F6518A" w14:textId="44859194" w:rsidR="003E79B3" w:rsidRDefault="003E79B3" w:rsidP="00164685">
      <w:pPr>
        <w:rPr>
          <w:rtl/>
        </w:rPr>
      </w:pPr>
      <w:r>
        <w:rPr>
          <w:rFonts w:ascii="Fb Fontext" w:hAnsi="Fb Fontext"/>
          <w:rtl/>
        </w:rPr>
        <w:t xml:space="preserve">פרקמטיא כל שהוא אסור. </w:t>
      </w:r>
      <w:r w:rsidRPr="007117F5">
        <w:rPr>
          <w:rFonts w:cs="PFT_Frank"/>
          <w:b/>
          <w:bCs/>
          <w:szCs w:val="14"/>
          <w:rtl/>
        </w:rPr>
        <w:t>ובדבר</w:t>
      </w:r>
      <w:r>
        <w:rPr>
          <w:rtl/>
        </w:rPr>
        <w:t xml:space="preserve"> </w:t>
      </w:r>
      <w:r w:rsidRPr="007117F5">
        <w:rPr>
          <w:rFonts w:cs="PFT_Frank"/>
          <w:b/>
          <w:bCs/>
          <w:szCs w:val="14"/>
          <w:rtl/>
        </w:rPr>
        <w:t>האבד</w:t>
      </w:r>
      <w:r>
        <w:rPr>
          <w:rtl/>
        </w:rPr>
        <w:t xml:space="preserve"> -</w:t>
      </w:r>
      <w:r>
        <w:rPr>
          <w:rStyle w:val="affc"/>
          <w:rFonts w:hint="cs"/>
          <w:rtl/>
        </w:rPr>
        <w:t xml:space="preserve">ריב"א </w:t>
      </w:r>
      <w:r w:rsidRPr="00330547">
        <w:rPr>
          <w:rFonts w:hint="cs"/>
          <w:rtl/>
        </w:rPr>
        <w:t>מ</w:t>
      </w:r>
      <w:r>
        <w:rPr>
          <w:rtl/>
        </w:rPr>
        <w:t>תיר.</w:t>
      </w:r>
    </w:p>
    <w:p w14:paraId="46DF66DC" w14:textId="77777777" w:rsidR="00E31AD5" w:rsidRDefault="00115C03" w:rsidP="00AE5089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ב. </w:t>
      </w:r>
      <w:r w:rsidR="00330547" w:rsidRPr="00AE5089">
        <w:rPr>
          <w:rFonts w:hint="cs"/>
          <w:rtl/>
        </w:rPr>
        <w:t>ל</w:t>
      </w:r>
      <w:r w:rsidR="003E79B3" w:rsidRPr="00AE5089">
        <w:rPr>
          <w:rFonts w:hint="cs"/>
          <w:rtl/>
        </w:rPr>
        <w:t>רבינא</w:t>
      </w:r>
      <w:r w:rsidR="00E31AD5">
        <w:rPr>
          <w:rtl/>
        </w:rPr>
        <w:t>:</w:t>
      </w:r>
    </w:p>
    <w:p w14:paraId="73A4ADC5" w14:textId="77777777" w:rsidR="004E0BA3" w:rsidRDefault="00330547" w:rsidP="00330547">
      <w:pPr>
        <w:rPr>
          <w:rtl/>
        </w:rPr>
      </w:pPr>
      <w:r>
        <w:rPr>
          <w:rFonts w:hint="cs"/>
          <w:rtl/>
        </w:rPr>
        <w:t xml:space="preserve">היתה </w:t>
      </w:r>
      <w:r w:rsidR="003E79B3">
        <w:rPr>
          <w:rtl/>
        </w:rPr>
        <w:t>עיסקא שיכלה לימכר בשש אלף</w:t>
      </w:r>
      <w:r>
        <w:rPr>
          <w:rFonts w:hint="cs"/>
          <w:rtl/>
        </w:rPr>
        <w:t>,</w:t>
      </w:r>
    </w:p>
    <w:p w14:paraId="3D5F51BB" w14:textId="77777777" w:rsidR="004E0BA3" w:rsidRDefault="003E79B3" w:rsidP="00AE5089">
      <w:pPr>
        <w:rPr>
          <w:rtl/>
        </w:rPr>
      </w:pPr>
      <w:r>
        <w:rPr>
          <w:rtl/>
        </w:rPr>
        <w:t>המתין לאחר חוה"מ ומכרה בי"ב אלף</w:t>
      </w:r>
    </w:p>
    <w:p w14:paraId="2CCBA235" w14:textId="0FAB6571" w:rsidR="00E31AD5" w:rsidRDefault="003E79B3" w:rsidP="00AE5089">
      <w:pPr>
        <w:pStyle w:val="36"/>
        <w:framePr w:wrap="notBeside"/>
        <w:rPr>
          <w:rtl/>
        </w:rPr>
      </w:pPr>
      <w:r w:rsidRPr="00AE5089">
        <w:rPr>
          <w:rFonts w:hint="cs"/>
          <w:rtl/>
        </w:rPr>
        <w:t xml:space="preserve"> </w:t>
      </w:r>
      <w:r w:rsidR="00115C03">
        <w:rPr>
          <w:rFonts w:hint="cs"/>
          <w:rtl/>
        </w:rPr>
        <w:t xml:space="preserve">ג. </w:t>
      </w:r>
      <w:r w:rsidRPr="00AE5089">
        <w:rPr>
          <w:rFonts w:hint="cs"/>
          <w:rtl/>
        </w:rPr>
        <w:t>ר"א התיר לרבינא</w:t>
      </w:r>
      <w:r w:rsidR="00E31AD5">
        <w:rPr>
          <w:rtl/>
        </w:rPr>
        <w:t>:</w:t>
      </w:r>
    </w:p>
    <w:p w14:paraId="5B81BE0F" w14:textId="5DEECA16" w:rsidR="003E79B3" w:rsidRDefault="003E79B3" w:rsidP="006E14E7">
      <w:pPr>
        <w:rPr>
          <w:rtl/>
        </w:rPr>
      </w:pPr>
      <w:r w:rsidRPr="00AE5089">
        <w:rPr>
          <w:rtl/>
        </w:rPr>
        <w:t>לגבות מבני אקרא דשנאותא</w:t>
      </w:r>
      <w:r>
        <w:rPr>
          <w:rtl/>
        </w:rPr>
        <w:t xml:space="preserve"> </w:t>
      </w:r>
      <w:r w:rsidR="00330547">
        <w:rPr>
          <w:rStyle w:val="affe"/>
          <w:rtl/>
        </w:rPr>
        <w:t xml:space="preserve">רק במועד </w:t>
      </w:r>
      <w:r>
        <w:rPr>
          <w:rStyle w:val="affe"/>
          <w:rtl/>
        </w:rPr>
        <w:t xml:space="preserve">בביתם. </w:t>
      </w:r>
      <w:r w:rsidRPr="006E14E7">
        <w:rPr>
          <w:rStyle w:val="affc"/>
          <w:rFonts w:hint="cs"/>
          <w:rtl/>
        </w:rPr>
        <w:t>ותני כ</w:t>
      </w:r>
      <w:r w:rsidR="006E14E7">
        <w:rPr>
          <w:rStyle w:val="affc"/>
          <w:rFonts w:hint="cs"/>
          <w:rtl/>
        </w:rPr>
        <w:t>ן</w:t>
      </w:r>
      <w:r w:rsidRPr="006E14E7">
        <w:rPr>
          <w:rStyle w:val="affc"/>
          <w:rFonts w:hint="cs"/>
          <w:rtl/>
        </w:rPr>
        <w:t xml:space="preserve">: </w:t>
      </w:r>
      <w:r w:rsidR="00AE5089">
        <w:rPr>
          <w:rFonts w:ascii="Fb Fontext" w:hAnsi="Fb Fontext" w:hint="cs"/>
          <w:rtl/>
        </w:rPr>
        <w:t>ה</w:t>
      </w:r>
      <w:r>
        <w:rPr>
          <w:rFonts w:ascii="Fb Fontext" w:hAnsi="Fb Fontext"/>
          <w:rtl/>
        </w:rPr>
        <w:t xml:space="preserve">ולכין </w:t>
      </w:r>
      <w:r w:rsidRPr="00115C03">
        <w:rPr>
          <w:rFonts w:ascii="Fb Fontext" w:hAnsi="Fb Fontext"/>
          <w:spacing w:val="-6"/>
          <w:rtl/>
        </w:rPr>
        <w:t xml:space="preserve">ליריד </w:t>
      </w:r>
      <w:r w:rsidR="006E14E7" w:rsidRPr="00115C03">
        <w:rPr>
          <w:rFonts w:ascii="Fb Fontext" w:hAnsi="Fb Fontext" w:hint="cs"/>
          <w:spacing w:val="-6"/>
          <w:rtl/>
        </w:rPr>
        <w:t>נ</w:t>
      </w:r>
      <w:r w:rsidRPr="00115C03">
        <w:rPr>
          <w:rFonts w:ascii="Fb Fontext" w:hAnsi="Fb Fontext"/>
          <w:spacing w:val="-6"/>
          <w:rtl/>
        </w:rPr>
        <w:t>כרים וקונים מה שירצו</w:t>
      </w:r>
      <w:r w:rsidRPr="003C0EF7">
        <w:rPr>
          <w:rFonts w:ascii="Fb Fontext" w:hAnsi="Fb Fontext"/>
          <w:spacing w:val="-4"/>
          <w:rtl/>
        </w:rPr>
        <w:t xml:space="preserve"> וכותב בערכאות שלהן, דכמציל מידן</w:t>
      </w:r>
    </w:p>
    <w:p w14:paraId="106D087B" w14:textId="0B0DB9DC" w:rsidR="00E31AD5" w:rsidRDefault="003E79B3" w:rsidP="00115C03">
      <w:pPr>
        <w:pStyle w:val="36"/>
        <w:framePr w:wrap="notBeside"/>
        <w:jc w:val="both"/>
        <w:rPr>
          <w:rtl/>
        </w:rPr>
      </w:pPr>
      <w:r w:rsidRPr="0099605A">
        <w:rPr>
          <w:rFonts w:hint="cs"/>
          <w:rtl/>
        </w:rPr>
        <w:t xml:space="preserve"> </w:t>
      </w:r>
      <w:r w:rsidR="00115C03">
        <w:rPr>
          <w:rFonts w:hint="cs"/>
          <w:rtl/>
        </w:rPr>
        <w:t xml:space="preserve">ד. </w:t>
      </w:r>
      <w:r w:rsidRPr="0099605A">
        <w:rPr>
          <w:rFonts w:hint="cs"/>
          <w:rtl/>
        </w:rPr>
        <w:t>רב התיר לחב''א</w:t>
      </w:r>
      <w:r w:rsidR="00E31AD5">
        <w:rPr>
          <w:rFonts w:hint="cs"/>
          <w:rtl/>
        </w:rPr>
        <w:t>:</w:t>
      </w:r>
    </w:p>
    <w:p w14:paraId="0476DF7F" w14:textId="77777777" w:rsidR="004E0BA3" w:rsidRDefault="003E79B3" w:rsidP="00164685">
      <w:pPr>
        <w:rPr>
          <w:rStyle w:val="affe"/>
          <w:spacing w:val="-2"/>
          <w:rtl/>
        </w:rPr>
      </w:pPr>
      <w:r w:rsidRPr="00C36516">
        <w:rPr>
          <w:spacing w:val="-2"/>
          <w:rtl/>
        </w:rPr>
        <w:t xml:space="preserve">לגדל אוהרי </w:t>
      </w:r>
      <w:r w:rsidRPr="00C36516">
        <w:rPr>
          <w:rStyle w:val="affe"/>
          <w:spacing w:val="-2"/>
          <w:rtl/>
        </w:rPr>
        <w:t>לצידת דגים</w:t>
      </w:r>
      <w:r w:rsidRPr="00C36516">
        <w:rPr>
          <w:spacing w:val="-2"/>
          <w:rtl/>
        </w:rPr>
        <w:t xml:space="preserve"> בחוה"מ </w:t>
      </w:r>
      <w:r w:rsidRPr="00C36516">
        <w:rPr>
          <w:rStyle w:val="affe"/>
          <w:spacing w:val="-2"/>
          <w:rtl/>
        </w:rPr>
        <w:t>דמעשה הדיוט הוא</w:t>
      </w:r>
    </w:p>
    <w:p w14:paraId="1B6534F2" w14:textId="0CCF36D2" w:rsidR="003E79B3" w:rsidRDefault="003E79B3" w:rsidP="0099605A">
      <w:pPr>
        <w:rPr>
          <w:rFonts w:cs="Guttman Vilna"/>
          <w:b/>
          <w:bCs/>
          <w:rtl/>
        </w:rPr>
      </w:pPr>
      <w:r>
        <w:rPr>
          <w:rtl/>
        </w:rPr>
        <w:t>אבל רשתות לצידה אסר</w:t>
      </w:r>
      <w:r>
        <w:rPr>
          <w:rStyle w:val="affe"/>
          <w:rtl/>
        </w:rPr>
        <w:t>, דמעשה אומן הוא.</w:t>
      </w:r>
    </w:p>
    <w:p w14:paraId="586FE237" w14:textId="1B2DDB2C" w:rsidR="00E31AD5" w:rsidRDefault="00115C03" w:rsidP="0099605A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ה. </w:t>
      </w:r>
      <w:r w:rsidR="0099605A" w:rsidRPr="0099605A">
        <w:rPr>
          <w:rFonts w:hint="cs"/>
          <w:rtl/>
        </w:rPr>
        <w:t>ק</w:t>
      </w:r>
      <w:r w:rsidR="003E79B3" w:rsidRPr="0099605A">
        <w:rPr>
          <w:rFonts w:hint="cs"/>
          <w:rtl/>
        </w:rPr>
        <w:t>"י התיר לר"א</w:t>
      </w:r>
      <w:r w:rsidR="00E31AD5">
        <w:rPr>
          <w:rFonts w:hint="cs"/>
          <w:rtl/>
        </w:rPr>
        <w:t>:</w:t>
      </w:r>
    </w:p>
    <w:p w14:paraId="0C215D5E" w14:textId="118EFECB" w:rsidR="00AF35DE" w:rsidRDefault="003E79B3" w:rsidP="00AF35DE">
      <w:pPr>
        <w:rPr>
          <w:rtl/>
        </w:rPr>
      </w:pPr>
      <w:r w:rsidRPr="00E60FC8">
        <w:rPr>
          <w:spacing w:val="-2"/>
          <w:rtl/>
        </w:rPr>
        <w:t>לעשות תנור מחדש ובימות החמה שיבש</w:t>
      </w:r>
      <w:r>
        <w:rPr>
          <w:rtl/>
        </w:rPr>
        <w:t xml:space="preserve"> </w:t>
      </w:r>
      <w:r w:rsidRPr="00E60FC8">
        <w:rPr>
          <w:rStyle w:val="affe"/>
          <w:rtl/>
        </w:rPr>
        <w:t>דאפשר לעשות בזה לאלתר</w:t>
      </w:r>
      <w:r w:rsidR="0099605A" w:rsidRPr="00E60FC8">
        <w:rPr>
          <w:rStyle w:val="affe"/>
          <w:rFonts w:hint="cs"/>
          <w:rtl/>
        </w:rPr>
        <w:t>,</w:t>
      </w:r>
    </w:p>
    <w:p w14:paraId="7EFF0178" w14:textId="77777777" w:rsidR="00AF35DE" w:rsidRPr="00AF35DE" w:rsidRDefault="00E60FC8" w:rsidP="00AF35DE">
      <w:pPr>
        <w:pStyle w:val="36"/>
        <w:framePr w:wrap="notBeside"/>
        <w:rPr>
          <w:rtl/>
        </w:rPr>
      </w:pPr>
      <w:r w:rsidRPr="00AF35DE">
        <w:rPr>
          <w:rFonts w:hint="cs"/>
          <w:rtl/>
        </w:rPr>
        <w:lastRenderedPageBreak/>
        <w:t>ו</w:t>
      </w:r>
      <w:r w:rsidR="003E79B3" w:rsidRPr="00AF35DE">
        <w:rPr>
          <w:rtl/>
        </w:rPr>
        <w:t>הך</w:t>
      </w:r>
    </w:p>
    <w:p w14:paraId="0D30DCBA" w14:textId="0585C551" w:rsidR="004E0BA3" w:rsidRPr="00AF35DE" w:rsidRDefault="003E79B3" w:rsidP="0099605A">
      <w:pPr>
        <w:rPr>
          <w:rStyle w:val="affe"/>
          <w:i/>
          <w:spacing w:val="-6"/>
          <w:rtl/>
        </w:rPr>
      </w:pPr>
      <w:r w:rsidRPr="00AF35DE">
        <w:rPr>
          <w:i/>
          <w:spacing w:val="-6"/>
          <w:rtl/>
        </w:rPr>
        <w:t xml:space="preserve">דאין גודלין תנור לכתחילה </w:t>
      </w:r>
      <w:r w:rsidR="00E60FC8" w:rsidRPr="00AF35DE">
        <w:rPr>
          <w:rFonts w:hint="cs"/>
          <w:i/>
          <w:spacing w:val="-6"/>
          <w:rtl/>
        </w:rPr>
        <w:t xml:space="preserve">- </w:t>
      </w:r>
      <w:r w:rsidRPr="00AF35DE">
        <w:rPr>
          <w:i/>
          <w:spacing w:val="-6"/>
          <w:rtl/>
        </w:rPr>
        <w:t xml:space="preserve">היינו בימות הגשמים </w:t>
      </w:r>
      <w:r w:rsidRPr="00AF35DE">
        <w:rPr>
          <w:rStyle w:val="affe"/>
          <w:i/>
          <w:spacing w:val="-6"/>
          <w:rtl/>
        </w:rPr>
        <w:t>שאי"ז לצורך המועד</w:t>
      </w:r>
    </w:p>
    <w:p w14:paraId="6EEAEE15" w14:textId="731F273A" w:rsidR="00E31AD5" w:rsidRDefault="00115C03" w:rsidP="0099605A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ו. </w:t>
      </w:r>
      <w:r w:rsidR="003E79B3" w:rsidRPr="0099605A">
        <w:rPr>
          <w:rtl/>
        </w:rPr>
        <w:t>ר"י</w:t>
      </w:r>
      <w:r w:rsidR="00E31AD5">
        <w:rPr>
          <w:rFonts w:hint="cs"/>
          <w:rtl/>
        </w:rPr>
        <w:t>:</w:t>
      </w:r>
    </w:p>
    <w:p w14:paraId="0FB4890D" w14:textId="77777777" w:rsidR="004E0BA3" w:rsidRDefault="003E79B3" w:rsidP="00164685">
      <w:pPr>
        <w:rPr>
          <w:rtl/>
        </w:rPr>
      </w:pPr>
      <w:r>
        <w:rPr>
          <w:rtl/>
        </w:rPr>
        <w:t xml:space="preserve">התיר </w:t>
      </w:r>
      <w:r>
        <w:rPr>
          <w:rStyle w:val="affc"/>
          <w:rtl/>
          <w:rPrChange w:id="9009" w:author="מנוע אמוראים" w:date="2026-10-05T16:41:44Z">
            <w:rPr>
              <w:rtl/>
            </w:rPr>
          </w:rPrChange>
        </w:rPr>
        <w:t xml:space="preserve">לרב"ע</w:t>
      </w:r>
      <w:r>
        <w:rPr>
          <w:rtl/>
        </w:rPr>
        <w:t xml:space="preserve"> לעשות נפה חדשה בחוה"מ</w:t>
      </w:r>
      <w:r w:rsidR="00330547">
        <w:rPr>
          <w:rFonts w:hint="cs"/>
          <w:rtl/>
        </w:rPr>
        <w:t>,</w:t>
      </w:r>
    </w:p>
    <w:p w14:paraId="1FE84DE8" w14:textId="26907A67" w:rsidR="00330547" w:rsidRPr="00330547" w:rsidRDefault="00E31AD5" w:rsidP="00330547">
      <w:pPr>
        <w:pStyle w:val="afff1"/>
        <w:rPr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96" w:author="קלוד" w:date="2026-10-06T10:09:29Z"/>
        </w:rPr>
      </w:pPr>
      <w:ins w:id="20095" w:author="קלוד" w:date="2026-10-06T10:09:29Z">
        <w:r>
          <w:t xml:space="preserve">משנה י</w:t>
        </w:r>
      </w:ins>
    </w:p>
    <w:p w14:paraId="41D1F72C" w14:textId="77777777" w:rsidR="002169B9" w:rsidRDefault="002169B9" w:rsidP="00164685">
      <w:pPr>
        <w:pStyle w:val="afff9"/>
        <w:rPr>
          <w:rtl/>
        </w:rPr>
      </w:pPr>
      <w:r>
        <w:rPr>
          <w:rtl/>
        </w:rPr>
        <w:t>עושין מעקה לגג ולמרפסת מעשה הדיוט, אבל לא מעשה אומן.</w:t>
      </w:r>
    </w:p>
    <w:p w14:paraId="2F043930" w14:textId="77777777" w:rsidR="002169B9" w:rsidRPr="001F767C" w:rsidRDefault="002169B9" w:rsidP="00164685">
      <w:pPr>
        <w:pStyle w:val="afff9"/>
        <w:rPr>
          <w:spacing w:val="0"/>
          <w:rtl/>
        </w:rPr>
      </w:pPr>
      <w:r w:rsidRPr="001F767C">
        <w:rPr>
          <w:spacing w:val="0"/>
          <w:rtl/>
        </w:rPr>
        <w:t>שפין סדקין ומעגילין אותן במעגילה</w:t>
      </w:r>
      <w:r w:rsidRPr="001F767C">
        <w:rPr>
          <w:rFonts w:hint="cs"/>
          <w:spacing w:val="0"/>
          <w:rtl/>
        </w:rPr>
        <w:t>,</w:t>
      </w:r>
      <w:r w:rsidRPr="001F767C">
        <w:rPr>
          <w:spacing w:val="0"/>
          <w:rtl/>
        </w:rPr>
        <w:t xml:space="preserve"> ביד וברגל, אבל לא במחלצים.</w:t>
      </w:r>
    </w:p>
    <w:p w14:paraId="74A9AA43" w14:textId="77777777" w:rsidR="004E0BA3" w:rsidRDefault="002169B9" w:rsidP="00164685">
      <w:pPr>
        <w:pStyle w:val="afff9"/>
        <w:rPr>
          <w:rtl/>
        </w:rPr>
      </w:pPr>
      <w:r>
        <w:rPr>
          <w:rtl/>
        </w:rPr>
        <w:t>הציר הצינור הקורה המנעול והמפתח שנשברו - מתקנן במועד</w:t>
      </w:r>
    </w:p>
    <w:p w14:paraId="7902C580" w14:textId="1BFA8414" w:rsidR="002169B9" w:rsidRDefault="002169B9" w:rsidP="00164685">
      <w:pPr>
        <w:pStyle w:val="afff9"/>
        <w:rPr>
          <w:rtl/>
        </w:rPr>
      </w:pPr>
      <w:r>
        <w:rPr>
          <w:rtl/>
        </w:rPr>
        <w:t>ובלבד שלא יתכוין לעשות מלאכתו במועד.</w:t>
      </w:r>
    </w:p>
    <w:p w14:paraId="7A5FA52D" w14:textId="77777777" w:rsidR="002169B9" w:rsidRDefault="002169B9" w:rsidP="00EB6BA0">
      <w:pPr>
        <w:pStyle w:val="afff9"/>
        <w:spacing w:after="60"/>
        <w:rPr>
          <w:rtl/>
        </w:rPr>
      </w:pPr>
      <w:r>
        <w:rPr>
          <w:rtl/>
        </w:rPr>
        <w:t>וכל כבשין שיכול לאכול מהן במועד - כובשן.</w:t>
      </w:r>
    </w:p>
    <w:p w14:paraId="0BD22EFE" w14:textId="77777777" w:rsidR="004E0BA3" w:rsidRDefault="002169B9" w:rsidP="00164685">
      <w:pPr>
        <w:rPr>
          <w:rtl/>
        </w:rPr>
      </w:pPr>
      <w:r w:rsidRPr="007805B2">
        <w:rPr>
          <w:rStyle w:val="affff2"/>
          <w:rFonts w:hint="cs"/>
          <w:rtl/>
        </w:rPr>
        <w:t>הדיוט</w:t>
      </w:r>
      <w:r w:rsidRPr="006F178A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-</w:t>
      </w:r>
      <w:r w:rsidRPr="006F178A">
        <w:rPr>
          <w:rFonts w:ascii="Fb Fontext" w:hAnsi="Fb Fontext" w:hint="cs"/>
          <w:rtl/>
        </w:rPr>
        <w:t xml:space="preserve"> </w:t>
      </w:r>
      <w:r>
        <w:rPr>
          <w:rFonts w:hint="cs"/>
          <w:rtl/>
        </w:rPr>
        <w:t xml:space="preserve">באבנים בלי </w:t>
      </w:r>
      <w:r w:rsidRPr="006F178A">
        <w:rPr>
          <w:rtl/>
        </w:rPr>
        <w:t>טיט</w:t>
      </w:r>
      <w:r>
        <w:rPr>
          <w:rFonts w:hint="cs"/>
          <w:rtl/>
        </w:rPr>
        <w:t>,</w:t>
      </w:r>
      <w:r w:rsidRPr="007117F5">
        <w:rPr>
          <w:rFonts w:ascii="Fb Fontext" w:hAnsi="Fb Fontext" w:cs="PFT_Frank" w:hint="cs"/>
          <w:b/>
          <w:bCs/>
          <w:szCs w:val="14"/>
          <w:rtl/>
        </w:rPr>
        <w:t xml:space="preserve">         או</w:t>
      </w:r>
      <w:r>
        <w:rPr>
          <w:rFonts w:ascii="Fb Fontext" w:hAnsi="Fb Fontext" w:hint="cs"/>
          <w:rtl/>
        </w:rPr>
        <w:t xml:space="preserve"> ב</w:t>
      </w:r>
      <w:r w:rsidRPr="006F178A">
        <w:rPr>
          <w:rFonts w:ascii="Fb Fontext" w:hAnsi="Fb Fontext"/>
          <w:rtl/>
        </w:rPr>
        <w:t xml:space="preserve">הוצא </w:t>
      </w:r>
      <w:r w:rsidRPr="00903031">
        <w:rPr>
          <w:rStyle w:val="affe"/>
          <w:rFonts w:hint="eastAsia"/>
          <w:rtl/>
        </w:rPr>
        <w:t>ענפי</w:t>
      </w:r>
      <w:r w:rsidRPr="00903031">
        <w:rPr>
          <w:rStyle w:val="affe"/>
          <w:rtl/>
        </w:rPr>
        <w:t xml:space="preserve"> </w:t>
      </w:r>
      <w:r w:rsidRPr="00903031">
        <w:rPr>
          <w:rStyle w:val="affe"/>
          <w:rFonts w:hint="eastAsia"/>
          <w:rtl/>
        </w:rPr>
        <w:t>דקל</w:t>
      </w:r>
      <w:r w:rsidRPr="006F178A">
        <w:rPr>
          <w:rFonts w:ascii="Fb Fontext" w:hAnsi="Fb Fontext"/>
          <w:rtl/>
        </w:rPr>
        <w:t xml:space="preserve"> ודפנא</w:t>
      </w:r>
      <w:r w:rsidRPr="001E0596">
        <w:rPr>
          <w:rStyle w:val="affe"/>
          <w:rFonts w:hint="cs"/>
          <w:rtl/>
        </w:rPr>
        <w:t xml:space="preserve"> דפנה.</w:t>
      </w:r>
    </w:p>
    <w:p w14:paraId="297A67DB" w14:textId="2BF5B29E" w:rsidR="002169B9" w:rsidRDefault="002169B9" w:rsidP="00E31AD5">
      <w:pPr>
        <w:pStyle w:val="affff1"/>
        <w:ind w:end="0"/>
        <w:jc w:val="left"/>
        <w:rPr>
          <w:rtl/>
        </w:rPr>
      </w:pPr>
      <w:r>
        <w:rPr>
          <w:rFonts w:hint="cs"/>
          <w:rtl/>
        </w:rPr>
        <w:t xml:space="preserve">מעגילין </w:t>
      </w:r>
      <w:r w:rsidRPr="007805B2">
        <w:rPr>
          <w:rFonts w:hint="cs"/>
          <w:rtl/>
        </w:rPr>
        <w:t>אותן</w:t>
      </w:r>
      <w:r w:rsidRPr="007117F5">
        <w:rPr>
          <w:rStyle w:val="afffe"/>
          <w:rFonts w:cs="PFT_Frank" w:hint="cs"/>
          <w:b/>
          <w:rtl/>
          <w:rPrChange w:id="40006" w:author="Claude" w:date="2026-10-06T13:34:42Z">
            <w:rPr>
              <w:rStyle w:val="afffe"/>
              <w:rFonts w:cs="PFT_Frank" w:hint="cs"/>
              <w:b/>
              <w:szCs w:val="14"/>
              <w:rtl/>
            </w:rPr>
          </w:rPrChange>
        </w:rPr>
        <w:t xml:space="preserve"> </w:t>
      </w:r>
      <w:r w:rsidRPr="00D54BA1">
        <w:rPr>
          <w:rStyle w:val="affe"/>
          <w:rFonts w:cs="PFT_Frank" w:hint="cs"/>
          <w:b/>
          <w:bCs/>
          <w:rtl/>
          <w:rPrChange w:id="40007" w:author="Claude" w:date="2026-10-06T13:34:42Z">
            <w:rPr>
              <w:rStyle w:val="affe"/>
              <w:rFonts w:cs="PFT_Frank" w:hint="cs"/>
              <w:b/>
              <w:bCs/>
              <w:szCs w:val="10"/>
              <w:rtl/>
            </w:rPr>
          </w:rPrChange>
        </w:rPr>
        <w:t>כעין שעושין</w:t>
      </w:r>
      <w:r w:rsidRPr="007805B2">
        <w:rPr>
          <w:rStyle w:val="affe"/>
          <w:rFonts w:hint="cs"/>
          <w:rtl/>
        </w:rPr>
        <w:t xml:space="preserve"> </w:t>
      </w:r>
      <w:r>
        <w:rPr>
          <w:rFonts w:hint="cs"/>
          <w:rtl/>
        </w:rPr>
        <w:t>ב</w:t>
      </w:r>
      <w:r w:rsidRPr="007805B2">
        <w:rPr>
          <w:rFonts w:hint="cs"/>
          <w:rtl/>
        </w:rPr>
        <w:t>מעגילה</w:t>
      </w:r>
      <w:r>
        <w:rPr>
          <w:rtl/>
        </w:rPr>
        <w:t xml:space="preserve"> </w:t>
      </w:r>
      <w:r w:rsidRPr="007805B2">
        <w:rPr>
          <w:rStyle w:val="affe"/>
          <w:rFonts w:hint="cs"/>
          <w:rtl/>
        </w:rPr>
        <w:t>מערוך</w:t>
      </w:r>
      <w:r>
        <w:rPr>
          <w:rFonts w:hint="cs"/>
          <w:rtl/>
        </w:rPr>
        <w:t xml:space="preserve"> - </w:t>
      </w:r>
      <w:r>
        <w:rPr>
          <w:rtl/>
        </w:rPr>
        <w:t>ביד וברגל</w:t>
      </w:r>
      <w:r>
        <w:rPr>
          <w:rFonts w:hint="cs"/>
          <w:rtl/>
        </w:rPr>
        <w:t>,</w:t>
      </w:r>
    </w:p>
    <w:p w14:paraId="57EEFC19" w14:textId="77777777" w:rsidR="002169B9" w:rsidRDefault="002169B9" w:rsidP="00E31AD5">
      <w:pPr>
        <w:pStyle w:val="affff1"/>
        <w:spacing w:before="0" w:after="60"/>
        <w:ind w:end="0"/>
        <w:jc w:val="both"/>
        <w:rPr>
          <w:rtl/>
        </w:rPr>
      </w:pPr>
      <w:r>
        <w:rPr>
          <w:rtl/>
        </w:rPr>
        <w:t>אבל לא במחלצים</w:t>
      </w:r>
      <w:r>
        <w:rPr>
          <w:rFonts w:hint="cs"/>
          <w:rtl/>
        </w:rPr>
        <w:t xml:space="preserve"> </w:t>
      </w:r>
      <w:r w:rsidRPr="007805B2">
        <w:rPr>
          <w:rStyle w:val="affe"/>
          <w:rFonts w:hint="cs"/>
          <w:rtl/>
        </w:rPr>
        <w:t>שפכטל, וכן מעגילה אסורה</w:t>
      </w:r>
      <w:r>
        <w:rPr>
          <w:rStyle w:val="affe"/>
          <w:rFonts w:hint="cs"/>
          <w:rtl/>
        </w:rPr>
        <w:t>,</w:t>
      </w:r>
      <w:r w:rsidRPr="007805B2">
        <w:rPr>
          <w:rStyle w:val="affe"/>
          <w:rFonts w:hint="cs"/>
          <w:rtl/>
        </w:rPr>
        <w:t xml:space="preserve"> דאומן.</w:t>
      </w:r>
    </w:p>
    <w:p w14:paraId="064A2620" w14:textId="4619D4E2" w:rsidR="002169B9" w:rsidRPr="005637BC" w:rsidRDefault="002169B9" w:rsidP="005637BC">
      <w:pPr>
        <w:pStyle w:val="affff1"/>
        <w:ind w:end="0"/>
        <w:rPr>
          <w:rtl/>
        </w:rPr>
      </w:pPr>
      <w:r w:rsidRPr="005637BC">
        <w:rPr>
          <w:rtl/>
        </w:rPr>
        <w:t xml:space="preserve">הציר והצינור </w:t>
      </w:r>
      <w:r w:rsidRPr="005637BC">
        <w:rPr>
          <w:rFonts w:hint="cs"/>
          <w:rtl/>
        </w:rPr>
        <w:t>...</w:t>
      </w:r>
      <w:r w:rsidRPr="005637BC">
        <w:rPr>
          <w:rtl/>
        </w:rPr>
        <w:t xml:space="preserve"> מתקנן במועד</w:t>
      </w:r>
      <w:r w:rsidRPr="005637BC">
        <w:rPr>
          <w:rFonts w:hint="cs"/>
          <w:rtl/>
        </w:rPr>
        <w:t>.</w:t>
      </w:r>
    </w:p>
    <w:p w14:paraId="0DF30ECE" w14:textId="4EF5609B" w:rsidR="00E31AD5" w:rsidRDefault="002169B9" w:rsidP="002D6DBB">
      <w:pPr>
        <w:pStyle w:val="36"/>
        <w:framePr w:wrap="notBeside"/>
        <w:rPr>
          <w:rtl/>
        </w:rPr>
      </w:pPr>
      <w:r w:rsidRPr="002D6DBB">
        <w:rPr>
          <w:rtl/>
        </w:rPr>
        <w:t>ו</w:t>
      </w:r>
      <w:r w:rsidRPr="002D6DBB">
        <w:rPr>
          <w:rFonts w:hint="cs"/>
          <w:rtl/>
        </w:rPr>
        <w:t>י</w:t>
      </w:r>
      <w:r w:rsidRPr="002D6DBB">
        <w:rPr>
          <w:rtl/>
        </w:rPr>
        <w:t>קשה</w:t>
      </w:r>
      <w:r w:rsidR="00E31AD5">
        <w:rPr>
          <w:rFonts w:hint="cs"/>
          <w:rtl/>
        </w:rPr>
        <w:t>:</w:t>
      </w:r>
    </w:p>
    <w:p w14:paraId="4D79D60C" w14:textId="77777777" w:rsidR="004E0BA3" w:rsidRDefault="002169B9" w:rsidP="00164685">
      <w:pPr>
        <w:rPr>
          <w:rtl/>
        </w:rPr>
      </w:pPr>
      <w:r>
        <w:rPr>
          <w:rtl/>
        </w:rPr>
        <w:t>ד</w:t>
      </w:r>
      <w:r w:rsidRPr="007117F5">
        <w:rPr>
          <w:rFonts w:cs="PFT_Frank" w:hint="cs"/>
          <w:b/>
          <w:bCs/>
          <w:szCs w:val="14"/>
          <w:rtl/>
        </w:rPr>
        <w:t>עד</w:t>
      </w:r>
      <w:r>
        <w:rPr>
          <w:rtl/>
        </w:rPr>
        <w:t xml:space="preserve"> ימי </w:t>
      </w:r>
      <w:r w:rsidRPr="007805B2">
        <w:rPr>
          <w:rStyle w:val="affc"/>
          <w:rtl/>
        </w:rPr>
        <w:t xml:space="preserve">יוחנן </w:t>
      </w:r>
      <w:r>
        <w:rPr>
          <w:rStyle w:val="affc"/>
          <w:rFonts w:hint="cs"/>
          <w:rtl/>
        </w:rPr>
        <w:t xml:space="preserve">כה"ג </w:t>
      </w:r>
      <w:r>
        <w:rPr>
          <w:rtl/>
        </w:rPr>
        <w:t xml:space="preserve">היה פטיש מכה בירושלים </w:t>
      </w:r>
      <w:r>
        <w:rPr>
          <w:rFonts w:hint="cs"/>
          <w:rtl/>
        </w:rPr>
        <w:t>ולא אח"כ</w:t>
      </w:r>
      <w:r w:rsidR="00EB6BA0">
        <w:rPr>
          <w:rFonts w:hint="cs"/>
          <w:rtl/>
        </w:rPr>
        <w:t>.</w:t>
      </w:r>
    </w:p>
    <w:p w14:paraId="6B945089" w14:textId="196186B7" w:rsidR="00E31AD5" w:rsidRDefault="002169B9" w:rsidP="00487A1B">
      <w:pPr>
        <w:pStyle w:val="36"/>
        <w:framePr w:wrap="notBeside"/>
        <w:rPr>
          <w:rtl/>
        </w:rPr>
      </w:pPr>
      <w:r w:rsidRPr="00487A1B">
        <w:rPr>
          <w:rFonts w:hint="cs"/>
          <w:rtl/>
        </w:rPr>
        <w:t>ר"ח</w:t>
      </w:r>
      <w:r w:rsidR="00E31AD5">
        <w:rPr>
          <w:rFonts w:hint="cs"/>
          <w:rtl/>
        </w:rPr>
        <w:t>:</w:t>
      </w:r>
    </w:p>
    <w:p w14:paraId="0FC8646D" w14:textId="69909AEC" w:rsidR="002169B9" w:rsidRDefault="002169B9" w:rsidP="00164685">
      <w:pPr>
        <w:rPr>
          <w:rtl/>
        </w:rPr>
      </w:pPr>
      <w:r w:rsidRPr="007805B2">
        <w:rPr>
          <w:rFonts w:hint="cs"/>
          <w:rtl/>
        </w:rPr>
        <w:t>שנתינו</w:t>
      </w:r>
      <w:r>
        <w:rPr>
          <w:rFonts w:hint="cs"/>
          <w:rtl/>
        </w:rPr>
        <w:t xml:space="preserve"> </w:t>
      </w:r>
      <w:r w:rsidRPr="007117F5">
        <w:rPr>
          <w:rFonts w:cs="PFT_Frank"/>
          <w:b/>
          <w:bCs/>
          <w:szCs w:val="14"/>
          <w:rtl/>
        </w:rPr>
        <w:t>במגל</w:t>
      </w:r>
      <w:r>
        <w:rPr>
          <w:rFonts w:hint="cs"/>
          <w:rtl/>
        </w:rPr>
        <w:t xml:space="preserve"> </w:t>
      </w:r>
      <w:r w:rsidRPr="007805B2">
        <w:rPr>
          <w:rStyle w:val="affe"/>
          <w:rFonts w:hint="cs"/>
          <w:rtl/>
        </w:rPr>
        <w:t>שינוי</w:t>
      </w:r>
      <w:r>
        <w:rPr>
          <w:rFonts w:hint="cs"/>
          <w:rtl/>
        </w:rPr>
        <w:t xml:space="preserve">, ודיוחנן </w:t>
      </w:r>
      <w:r w:rsidRPr="007117F5">
        <w:rPr>
          <w:rFonts w:cs="PFT_Frank" w:hint="cs"/>
          <w:b/>
          <w:bCs/>
          <w:szCs w:val="14"/>
          <w:rtl/>
        </w:rPr>
        <w:t>ב</w:t>
      </w:r>
      <w:r w:rsidRPr="007117F5">
        <w:rPr>
          <w:rFonts w:cs="PFT_Frank"/>
          <w:b/>
          <w:bCs/>
          <w:szCs w:val="14"/>
          <w:rtl/>
        </w:rPr>
        <w:t>גרזן</w:t>
      </w:r>
      <w:r>
        <w:rPr>
          <w:rFonts w:hint="cs"/>
          <w:rtl/>
        </w:rPr>
        <w:t xml:space="preserve"> </w:t>
      </w:r>
      <w:r w:rsidRPr="007805B2">
        <w:rPr>
          <w:rStyle w:val="affe"/>
          <w:rFonts w:hint="cs"/>
          <w:rtl/>
        </w:rPr>
        <w:t>כדרכו.</w:t>
      </w:r>
    </w:p>
    <w:p w14:paraId="2826B05F" w14:textId="193DE103" w:rsidR="00E31AD5" w:rsidRDefault="002169B9" w:rsidP="00487A1B">
      <w:pPr>
        <w:pStyle w:val="36"/>
        <w:framePr w:wrap="notBeside"/>
        <w:rPr>
          <w:rtl/>
        </w:rPr>
      </w:pPr>
      <w:r w:rsidRPr="00487A1B">
        <w:rPr>
          <w:rFonts w:hint="cs"/>
          <w:rtl/>
        </w:rPr>
        <w:t>ר"פ</w:t>
      </w:r>
      <w:r w:rsidR="00E31AD5">
        <w:rPr>
          <w:rFonts w:hint="cs"/>
          <w:rtl/>
        </w:rPr>
        <w:t>:</w:t>
      </w:r>
    </w:p>
    <w:p w14:paraId="15C15775" w14:textId="30C5F2EE" w:rsidR="002169B9" w:rsidRPr="00C36516" w:rsidRDefault="002169B9" w:rsidP="00164685">
      <w:pPr>
        <w:rPr>
          <w:spacing w:val="-4"/>
        </w:rPr>
      </w:pPr>
      <w:r w:rsidRPr="00487A1B">
        <w:rPr>
          <w:rFonts w:hint="cs"/>
          <w:rtl/>
        </w:rPr>
        <w:t>משנתינו</w:t>
      </w:r>
      <w:r w:rsidRPr="00C36516">
        <w:rPr>
          <w:rFonts w:hint="cs"/>
          <w:spacing w:val="-4"/>
          <w:rtl/>
        </w:rPr>
        <w:t xml:space="preserve"> </w:t>
      </w:r>
      <w:r w:rsidRPr="00F72B98">
        <w:rPr>
          <w:rFonts w:cs="PFT_Frank"/>
          <w:b/>
          <w:bCs/>
          <w:szCs w:val="14"/>
          <w:rtl/>
        </w:rPr>
        <w:t>קודם גזירה</w:t>
      </w:r>
      <w:r w:rsidRPr="00C36516">
        <w:rPr>
          <w:rFonts w:hint="cs"/>
          <w:spacing w:val="-4"/>
          <w:rtl/>
        </w:rPr>
        <w:t>.</w:t>
      </w:r>
      <w:r w:rsidRPr="00C36516">
        <w:rPr>
          <w:rStyle w:val="affc"/>
          <w:rFonts w:hint="cs"/>
          <w:spacing w:val="-4"/>
          <w:rtl/>
        </w:rPr>
        <w:t xml:space="preserve"> ר"א: כריו"ס</w:t>
      </w:r>
      <w:r w:rsidRPr="00C36516">
        <w:rPr>
          <w:rFonts w:ascii="Fb Fontext" w:hAnsi="Fb Fontext"/>
          <w:spacing w:val="-4"/>
          <w:sz w:val="20"/>
          <w:rtl/>
        </w:rPr>
        <w:t xml:space="preserve"> </w:t>
      </w:r>
      <w:r w:rsidRPr="00C36516">
        <w:rPr>
          <w:rFonts w:ascii="Fb Fontext" w:hAnsi="Fb Fontext" w:hint="cs"/>
          <w:spacing w:val="-4"/>
          <w:sz w:val="20"/>
          <w:rtl/>
        </w:rPr>
        <w:t>ש</w:t>
      </w:r>
      <w:r w:rsidRPr="00C36516">
        <w:rPr>
          <w:rFonts w:ascii="Fb Fontext" w:hAnsi="Fb Fontext"/>
          <w:spacing w:val="-4"/>
          <w:sz w:val="20"/>
          <w:rtl/>
        </w:rPr>
        <w:t>מתיר</w:t>
      </w:r>
      <w:r w:rsidRPr="00C36516">
        <w:rPr>
          <w:rFonts w:ascii="Fb Fontext" w:hAnsi="Fb Fontext" w:hint="cs"/>
          <w:spacing w:val="-4"/>
          <w:sz w:val="20"/>
          <w:rtl/>
        </w:rPr>
        <w:t xml:space="preserve"> </w:t>
      </w:r>
      <w:r w:rsidR="001F642F" w:rsidRPr="00C36516">
        <w:rPr>
          <w:rStyle w:val="affe"/>
          <w:rFonts w:hint="cs"/>
          <w:spacing w:val="-4"/>
          <w:rtl/>
        </w:rPr>
        <w:t>דבר האבד</w:t>
      </w:r>
      <w:r w:rsidR="004E0BA3">
        <w:rPr>
          <w:rFonts w:ascii="Fb Fontext" w:hAnsi="Fb Fontext" w:hint="cs"/>
          <w:spacing w:val="-4"/>
          <w:sz w:val="20"/>
          <w:rtl/>
        </w:rPr>
        <w:t xml:space="preserve"> </w:t>
      </w:r>
      <w:r w:rsidRPr="00C36516">
        <w:rPr>
          <w:rFonts w:ascii="Fb Fontext" w:hAnsi="Fb Fontext" w:cs="PFT_Frank"/>
          <w:b/>
          <w:bCs/>
          <w:spacing w:val="-4"/>
          <w:sz w:val="20"/>
          <w:szCs w:val="14"/>
          <w:rtl/>
        </w:rPr>
        <w:t>בלא שינוי</w:t>
      </w:r>
      <w:r w:rsidRPr="00C36516">
        <w:rPr>
          <w:rFonts w:hint="cs"/>
          <w:spacing w:val="-4"/>
          <w:rtl/>
        </w:rPr>
        <w:t>.</w:t>
      </w:r>
    </w:p>
    <w:p w14:paraId="4D4718EC" w14:textId="45CC5A7B" w:rsidR="00E31AD5" w:rsidRDefault="002169B9" w:rsidP="00487A1B">
      <w:pPr>
        <w:pStyle w:val="36"/>
        <w:framePr w:wrap="notBeside"/>
        <w:rPr>
          <w:rtl/>
        </w:rPr>
      </w:pPr>
      <w:r w:rsidRPr="00487A1B">
        <w:rPr>
          <w:rFonts w:hint="cs"/>
          <w:rtl/>
        </w:rPr>
        <w:t>רבינא</w:t>
      </w:r>
      <w:r w:rsidR="00E31AD5">
        <w:rPr>
          <w:rFonts w:hint="cs"/>
          <w:rtl/>
        </w:rPr>
        <w:t>:</w:t>
      </w:r>
    </w:p>
    <w:p w14:paraId="1004CF6F" w14:textId="77777777" w:rsidR="004E0BA3" w:rsidRDefault="002169B9" w:rsidP="00487A1B">
      <w:pPr>
        <w:rPr>
          <w:rStyle w:val="affc"/>
          <w:rtl/>
        </w:rPr>
      </w:pPr>
      <w:r>
        <w:rPr>
          <w:rFonts w:ascii="Fb Fontext" w:hAnsi="Fb Fontext" w:hint="cs"/>
          <w:rtl/>
        </w:rPr>
        <w:t>מה</w:t>
      </w:r>
      <w:r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שמחזירים הקורה</w:t>
      </w:r>
      <w:r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ב</w:t>
      </w:r>
      <w:r>
        <w:rPr>
          <w:rFonts w:ascii="Fb Fontext" w:hAnsi="Fb Fontext"/>
          <w:rtl/>
        </w:rPr>
        <w:t>מסמרים במועד</w:t>
      </w:r>
      <w:r>
        <w:rPr>
          <w:rStyle w:val="affc"/>
          <w:rFonts w:hint="cs"/>
          <w:rtl/>
        </w:rPr>
        <w:t xml:space="preserve"> כרבי יוסי.</w:t>
      </w:r>
    </w:p>
    <w:p w14:paraId="76F865C3" w14:textId="561573B5" w:rsidR="002169B9" w:rsidRDefault="002169B9" w:rsidP="00164685">
      <w:pPr>
        <w:pStyle w:val="affff1"/>
        <w:ind w:end="0"/>
        <w:rPr>
          <w:rtl/>
        </w:rPr>
      </w:pPr>
      <w:r>
        <w:rPr>
          <w:rtl/>
        </w:rPr>
        <w:t>כבשין שיכול לאכול במועד כובשן.</w:t>
      </w:r>
    </w:p>
    <w:p w14:paraId="5F9DE291" w14:textId="77777777" w:rsidR="004E0BA3" w:rsidRDefault="002169B9" w:rsidP="00487A1B">
      <w:pPr>
        <w:pStyle w:val="36"/>
        <w:framePr w:wrap="notBeside"/>
        <w:rPr>
          <w:rtl/>
        </w:rPr>
      </w:pPr>
      <w:r w:rsidRPr="00487A1B">
        <w:rPr>
          <w:rtl/>
        </w:rPr>
        <w:t>רבא התיר</w:t>
      </w:r>
      <w:r w:rsidR="00E31AD5">
        <w:rPr>
          <w:rFonts w:hint="cs"/>
          <w:rtl/>
        </w:rPr>
        <w:t>:</w:t>
      </w:r>
    </w:p>
    <w:p w14:paraId="3264D789" w14:textId="23967F49" w:rsidR="002169B9" w:rsidRDefault="002169B9" w:rsidP="00164685">
      <w:pPr>
        <w:rPr>
          <w:rFonts w:ascii="Fb Fontext" w:hAnsi="Fb Fontext"/>
          <w:sz w:val="20"/>
          <w:rtl/>
        </w:rPr>
      </w:pPr>
      <w:r>
        <w:rPr>
          <w:rFonts w:ascii="Fb Fontext" w:hAnsi="Fb Fontext"/>
          <w:rtl/>
        </w:rPr>
        <w:t xml:space="preserve"> </w:t>
      </w:r>
      <w:r w:rsidR="00E31AD5">
        <w:rPr>
          <w:rStyle w:val="affe"/>
          <w:rFonts w:hint="cs"/>
          <w:rtl/>
        </w:rPr>
        <w:t xml:space="preserve">לאנשי בדיתא </w:t>
      </w:r>
      <w:r w:rsidRPr="007805B2">
        <w:rPr>
          <w:rStyle w:val="affe"/>
          <w:rFonts w:hint="cs"/>
          <w:rtl/>
        </w:rPr>
        <w:t>ש</w:t>
      </w:r>
      <w:r w:rsidRPr="007805B2">
        <w:rPr>
          <w:rStyle w:val="affe"/>
          <w:rtl/>
        </w:rPr>
        <w:t>הוציא</w:t>
      </w:r>
      <w:r w:rsidRPr="007805B2">
        <w:rPr>
          <w:rStyle w:val="affe"/>
          <w:rFonts w:hint="cs"/>
          <w:rtl/>
        </w:rPr>
        <w:t>ו</w:t>
      </w:r>
      <w:r w:rsidRPr="007805B2">
        <w:rPr>
          <w:rStyle w:val="affe"/>
          <w:rtl/>
        </w:rPr>
        <w:t xml:space="preserve"> המים </w:t>
      </w:r>
      <w:r w:rsidRPr="007805B2">
        <w:rPr>
          <w:rStyle w:val="affe"/>
          <w:rFonts w:hint="cs"/>
          <w:rtl/>
        </w:rPr>
        <w:t>ונגלו</w:t>
      </w:r>
      <w:r w:rsidRPr="007805B2">
        <w:rPr>
          <w:rStyle w:val="affe"/>
          <w:rtl/>
        </w:rPr>
        <w:t xml:space="preserve"> דגים רבים</w:t>
      </w:r>
      <w:r>
        <w:rPr>
          <w:rFonts w:ascii="Fb Fontext" w:hAnsi="Fb Fontext" w:hint="cs"/>
          <w:sz w:val="20"/>
          <w:rtl/>
        </w:rPr>
        <w:t xml:space="preserve"> </w:t>
      </w:r>
      <w:r w:rsidRPr="007805B2">
        <w:rPr>
          <w:rStyle w:val="affe"/>
          <w:rFonts w:hint="cs"/>
          <w:rtl/>
        </w:rPr>
        <w:t>והביאו</w:t>
      </w:r>
      <w:r>
        <w:rPr>
          <w:rStyle w:val="affe"/>
          <w:rFonts w:hint="cs"/>
          <w:rtl/>
        </w:rPr>
        <w:t>ם-</w:t>
      </w:r>
    </w:p>
    <w:p w14:paraId="61AD799C" w14:textId="77777777" w:rsidR="002169B9" w:rsidRDefault="002169B9" w:rsidP="00164685">
      <w:pPr>
        <w:rPr>
          <w:rFonts w:ascii="Fb Fontext" w:hAnsi="Fb Fontext"/>
          <w:sz w:val="20"/>
          <w:rtl/>
        </w:rPr>
      </w:pPr>
      <w:r>
        <w:rPr>
          <w:rFonts w:ascii="Fb Fontext" w:hAnsi="Fb Fontext"/>
          <w:sz w:val="20"/>
          <w:rtl/>
        </w:rPr>
        <w:t xml:space="preserve">למולחם אף </w:t>
      </w:r>
      <w:r>
        <w:rPr>
          <w:rFonts w:ascii="Fb Fontext" w:hAnsi="Fb Fontext" w:hint="cs"/>
          <w:sz w:val="20"/>
          <w:rtl/>
        </w:rPr>
        <w:t>של</w:t>
      </w:r>
      <w:r>
        <w:rPr>
          <w:rFonts w:ascii="Fb Fontext" w:hAnsi="Fb Fontext"/>
          <w:sz w:val="20"/>
          <w:rtl/>
        </w:rPr>
        <w:t>אחר המועד</w:t>
      </w:r>
      <w:r w:rsidRPr="00D50FAD">
        <w:rPr>
          <w:rFonts w:ascii="Fb Fontext" w:hAnsi="Fb Fontext"/>
          <w:sz w:val="20"/>
          <w:rtl/>
        </w:rPr>
        <w:t xml:space="preserve">, </w:t>
      </w:r>
      <w:r w:rsidRPr="007117F5">
        <w:rPr>
          <w:rFonts w:ascii="Fb Fontext" w:hAnsi="Fb Fontext" w:cs="PFT_Frank" w:hint="cs"/>
          <w:b/>
          <w:bCs/>
          <w:sz w:val="20"/>
          <w:szCs w:val="14"/>
          <w:rtl/>
        </w:rPr>
        <w:t>שצדו לאכלם</w:t>
      </w:r>
      <w:r>
        <w:rPr>
          <w:rFonts w:ascii="Fb Fontext" w:hAnsi="Fb Fontext" w:hint="cs"/>
          <w:sz w:val="20"/>
          <w:rtl/>
        </w:rPr>
        <w:t xml:space="preserve"> ועכשיו הוא </w:t>
      </w:r>
      <w:r>
        <w:rPr>
          <w:rFonts w:ascii="Fb Fontext" w:hAnsi="Fb Fontext"/>
          <w:sz w:val="20"/>
          <w:rtl/>
        </w:rPr>
        <w:t>אבד</w:t>
      </w:r>
      <w:r>
        <w:rPr>
          <w:rFonts w:ascii="Fb Fontext" w:hAnsi="Fb Fontext" w:hint="cs"/>
          <w:sz w:val="20"/>
          <w:rtl/>
        </w:rPr>
        <w:t>,</w:t>
      </w:r>
    </w:p>
    <w:p w14:paraId="3EF93B16" w14:textId="6C57B53F" w:rsidR="00E31AD5" w:rsidRDefault="002169B9" w:rsidP="004E618D">
      <w:pPr>
        <w:pStyle w:val="36"/>
        <w:framePr w:wrap="notBeside"/>
        <w:rPr>
          <w:rtl/>
        </w:rPr>
      </w:pPr>
      <w:r w:rsidRPr="004E618D">
        <w:rPr>
          <w:rFonts w:hint="cs"/>
          <w:rtl/>
        </w:rPr>
        <w:t>וא"ד שהתיר</w:t>
      </w:r>
      <w:r w:rsidR="00E31AD5">
        <w:rPr>
          <w:rFonts w:hint="cs"/>
          <w:rtl/>
        </w:rPr>
        <w:t>:</w:t>
      </w:r>
    </w:p>
    <w:p w14:paraId="571F4384" w14:textId="73D49F89" w:rsidR="002169B9" w:rsidRPr="00D50FAD" w:rsidRDefault="002169B9" w:rsidP="004E618D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לצוד</w:t>
      </w:r>
      <w:r w:rsidRPr="007117F5">
        <w:rPr>
          <w:rFonts w:ascii="Fb Fontext" w:hAnsi="Fb Fontext" w:cs="PFT_Frank" w:hint="cs"/>
          <w:b/>
          <w:bCs/>
          <w:szCs w:val="14"/>
          <w:rtl/>
        </w:rPr>
        <w:t xml:space="preserve"> ולמלוח</w:t>
      </w:r>
      <w:r>
        <w:rPr>
          <w:rFonts w:ascii="Fb Fontext" w:hAnsi="Fb Fontext" w:hint="cs"/>
          <w:rtl/>
        </w:rPr>
        <w:t>,</w:t>
      </w:r>
      <w:r>
        <w:rPr>
          <w:rFonts w:ascii="Fb Fontext" w:hAnsi="Fb Fontext"/>
          <w:rtl/>
        </w:rPr>
        <w:t xml:space="preserve"> </w:t>
      </w:r>
      <w:r w:rsidRPr="007805B2">
        <w:rPr>
          <w:rtl/>
        </w:rPr>
        <w:t>שיכולין לאכול במועד</w:t>
      </w:r>
      <w:r>
        <w:rPr>
          <w:rFonts w:hint="cs"/>
          <w:rtl/>
        </w:rPr>
        <w:t xml:space="preserve"> שישטפוהו.</w:t>
      </w:r>
    </w:p>
    <w:p w14:paraId="10C468B4" w14:textId="77777777" w:rsidR="00E31AD5" w:rsidRDefault="002169B9" w:rsidP="004E618D">
      <w:pPr>
        <w:pStyle w:val="36"/>
        <w:framePr w:wrap="notBeside"/>
        <w:rPr>
          <w:rtl/>
        </w:rPr>
      </w:pPr>
      <w:r w:rsidRPr="004E618D">
        <w:rPr>
          <w:rFonts w:hint="cs"/>
          <w:rtl/>
        </w:rPr>
        <w:t>כשמואל</w:t>
      </w:r>
      <w:r w:rsidR="00E31AD5">
        <w:rPr>
          <w:rtl/>
        </w:rPr>
        <w:t>:</w:t>
      </w:r>
    </w:p>
    <w:p w14:paraId="656E03BB" w14:textId="7DED3984" w:rsidR="002169B9" w:rsidRDefault="002169B9" w:rsidP="00200A2C">
      <w:pPr>
        <w:spacing w:after="60"/>
        <w:rPr>
          <w:rtl/>
        </w:rPr>
      </w:pPr>
      <w:r>
        <w:rPr>
          <w:rFonts w:hint="cs"/>
          <w:rtl/>
        </w:rPr>
        <w:t>ששטפו לו ס' פעמים ואכל,</w:t>
      </w:r>
      <w:r>
        <w:rPr>
          <w:rStyle w:val="affc"/>
          <w:rFonts w:hint="cs"/>
          <w:rtl/>
        </w:rPr>
        <w:t xml:space="preserve"> וכן רבא, וכן רב.</w:t>
      </w:r>
    </w:p>
    <w:p w14:paraId="4D2C8906" w14:textId="77777777" w:rsidR="00E31AD5" w:rsidRDefault="002169B9" w:rsidP="00200A2C">
      <w:pPr>
        <w:pStyle w:val="36"/>
        <w:framePr w:wrap="notBeside"/>
        <w:rPr>
          <w:rtl/>
        </w:rPr>
      </w:pPr>
      <w:r w:rsidRPr="00200A2C">
        <w:rPr>
          <w:rFonts w:hint="cs"/>
          <w:rtl/>
        </w:rPr>
        <w:t>רב בשם אדא הצייד</w:t>
      </w:r>
      <w:r w:rsidR="00E31AD5">
        <w:rPr>
          <w:rtl/>
        </w:rPr>
        <w:t>:</w:t>
      </w:r>
    </w:p>
    <w:p w14:paraId="5D1945DA" w14:textId="77777777" w:rsidR="004E0BA3" w:rsidRDefault="002169B9" w:rsidP="00164685">
      <w:pPr>
        <w:rPr>
          <w:rtl/>
        </w:rPr>
      </w:pPr>
      <w:r w:rsidRPr="004E618D">
        <w:rPr>
          <w:rtl/>
        </w:rPr>
        <w:t>דג</w:t>
      </w:r>
      <w:r w:rsidRPr="004E618D">
        <w:rPr>
          <w:rFonts w:hint="cs"/>
          <w:rtl/>
        </w:rPr>
        <w:t xml:space="preserve"> - טוב יותר</w:t>
      </w:r>
      <w:r w:rsidRPr="004E618D">
        <w:rPr>
          <w:rtl/>
        </w:rPr>
        <w:t xml:space="preserve"> </w:t>
      </w:r>
      <w:r w:rsidRPr="004E618D">
        <w:rPr>
          <w:rFonts w:hint="cs"/>
          <w:rtl/>
        </w:rPr>
        <w:t>כש</w:t>
      </w:r>
      <w:r w:rsidRPr="004E618D">
        <w:rPr>
          <w:rtl/>
        </w:rPr>
        <w:t>עבר זמן מצידת</w:t>
      </w:r>
      <w:r w:rsidRPr="004E618D">
        <w:rPr>
          <w:rFonts w:hint="cs"/>
          <w:rtl/>
        </w:rPr>
        <w:t>ו</w:t>
      </w:r>
      <w:r w:rsidRPr="004E618D">
        <w:rPr>
          <w:rtl/>
        </w:rPr>
        <w:t>,</w:t>
      </w:r>
    </w:p>
    <w:p w14:paraId="2478274D" w14:textId="4709C6B7" w:rsidR="002169B9" w:rsidRPr="00C36516" w:rsidRDefault="002169B9" w:rsidP="00164685">
      <w:pPr>
        <w:rPr>
          <w:rStyle w:val="affe"/>
          <w:spacing w:val="-4"/>
          <w:rtl/>
        </w:rPr>
      </w:pPr>
      <w:r w:rsidRPr="00C36516">
        <w:rPr>
          <w:rFonts w:cs="PFT_Frank" w:hint="cs"/>
          <w:b/>
          <w:bCs/>
          <w:spacing w:val="-4"/>
          <w:szCs w:val="14"/>
          <w:rtl/>
        </w:rPr>
        <w:t>צלהו</w:t>
      </w:r>
      <w:r w:rsidRPr="00C36516">
        <w:rPr>
          <w:rFonts w:hint="cs"/>
          <w:spacing w:val="-4"/>
          <w:rtl/>
        </w:rPr>
        <w:t xml:space="preserve"> באחיו </w:t>
      </w:r>
      <w:r w:rsidRPr="00C36516">
        <w:rPr>
          <w:rStyle w:val="affe"/>
          <w:spacing w:val="-4"/>
          <w:rtl/>
        </w:rPr>
        <w:t>מלח</w:t>
      </w:r>
      <w:r w:rsidRPr="00C36516">
        <w:rPr>
          <w:spacing w:val="-4"/>
          <w:rtl/>
        </w:rPr>
        <w:t xml:space="preserve"> </w:t>
      </w:r>
      <w:r w:rsidRPr="00C36516">
        <w:rPr>
          <w:rFonts w:cs="PFT_Frank"/>
          <w:b/>
          <w:bCs/>
          <w:spacing w:val="-4"/>
          <w:szCs w:val="14"/>
          <w:rtl/>
        </w:rPr>
        <w:t>שט</w:t>
      </w:r>
      <w:r w:rsidRPr="00C36516">
        <w:rPr>
          <w:rFonts w:cs="PFT_Frank" w:hint="cs"/>
          <w:b/>
          <w:bCs/>
          <w:spacing w:val="-4"/>
          <w:szCs w:val="14"/>
          <w:rtl/>
        </w:rPr>
        <w:t>וף</w:t>
      </w:r>
      <w:r w:rsidRPr="00C36516">
        <w:rPr>
          <w:rFonts w:hint="cs"/>
          <w:spacing w:val="-4"/>
          <w:rtl/>
        </w:rPr>
        <w:t xml:space="preserve"> באביו </w:t>
      </w:r>
      <w:r w:rsidRPr="00C36516">
        <w:rPr>
          <w:rStyle w:val="affe"/>
          <w:rFonts w:hint="cs"/>
          <w:spacing w:val="-4"/>
          <w:rtl/>
        </w:rPr>
        <w:t>מים</w:t>
      </w:r>
      <w:r w:rsidRPr="00C36516">
        <w:rPr>
          <w:spacing w:val="-4"/>
          <w:rtl/>
        </w:rPr>
        <w:t xml:space="preserve"> </w:t>
      </w:r>
      <w:r w:rsidRPr="00C36516">
        <w:rPr>
          <w:rFonts w:cs="PFT_Frank"/>
          <w:b/>
          <w:bCs/>
          <w:spacing w:val="-4"/>
          <w:szCs w:val="14"/>
          <w:rtl/>
        </w:rPr>
        <w:t>אכ</w:t>
      </w:r>
      <w:r w:rsidRPr="00C36516">
        <w:rPr>
          <w:rFonts w:cs="PFT_Frank" w:hint="cs"/>
          <w:b/>
          <w:bCs/>
          <w:spacing w:val="-4"/>
          <w:szCs w:val="14"/>
          <w:rtl/>
        </w:rPr>
        <w:t>ו</w:t>
      </w:r>
      <w:r w:rsidRPr="00C36516">
        <w:rPr>
          <w:rFonts w:cs="PFT_Frank"/>
          <w:b/>
          <w:bCs/>
          <w:spacing w:val="-4"/>
          <w:szCs w:val="14"/>
          <w:rtl/>
        </w:rPr>
        <w:t>ל</w:t>
      </w:r>
      <w:r w:rsidRPr="00C36516">
        <w:rPr>
          <w:rFonts w:hint="cs"/>
          <w:spacing w:val="-4"/>
          <w:rtl/>
        </w:rPr>
        <w:t xml:space="preserve"> בבנו </w:t>
      </w:r>
      <w:r w:rsidRPr="00C36516">
        <w:rPr>
          <w:rStyle w:val="affe"/>
          <w:spacing w:val="-4"/>
          <w:rtl/>
        </w:rPr>
        <w:t>ציר</w:t>
      </w:r>
      <w:r w:rsidRPr="00C36516">
        <w:rPr>
          <w:spacing w:val="-4"/>
          <w:rtl/>
        </w:rPr>
        <w:t xml:space="preserve"> </w:t>
      </w:r>
      <w:r w:rsidRPr="00C36516">
        <w:rPr>
          <w:rFonts w:cs="PFT_Frank"/>
          <w:b/>
          <w:bCs/>
          <w:spacing w:val="-4"/>
          <w:szCs w:val="14"/>
          <w:rtl/>
        </w:rPr>
        <w:t>שתה</w:t>
      </w:r>
      <w:r w:rsidRPr="00C36516">
        <w:rPr>
          <w:spacing w:val="-4"/>
          <w:rtl/>
        </w:rPr>
        <w:t xml:space="preserve"> </w:t>
      </w:r>
      <w:r w:rsidRPr="00C36516">
        <w:rPr>
          <w:rFonts w:hint="cs"/>
          <w:spacing w:val="-4"/>
          <w:rtl/>
        </w:rPr>
        <w:t>אחריו אביו.</w:t>
      </w:r>
    </w:p>
    <w:p w14:paraId="79C9F5AB" w14:textId="77777777" w:rsidR="004E0BA3" w:rsidRDefault="002169B9" w:rsidP="00164685">
      <w:pPr>
        <w:rPr>
          <w:rtl/>
        </w:rPr>
      </w:pPr>
      <w:r w:rsidRPr="007805B2">
        <w:rPr>
          <w:rFonts w:hint="cs"/>
          <w:rtl/>
        </w:rPr>
        <w:t>דג שחליים וחלב</w:t>
      </w:r>
      <w:r>
        <w:rPr>
          <w:rStyle w:val="affe"/>
          <w:rFonts w:hint="cs"/>
          <w:rtl/>
        </w:rPr>
        <w:t xml:space="preserve"> - </w:t>
      </w:r>
      <w:r w:rsidRPr="007117F5">
        <w:rPr>
          <w:rFonts w:cs="PFT_Frank"/>
          <w:b/>
          <w:bCs/>
          <w:szCs w:val="14"/>
          <w:rtl/>
        </w:rPr>
        <w:t>אחר אכילתם</w:t>
      </w:r>
      <w:r>
        <w:rPr>
          <w:rtl/>
        </w:rPr>
        <w:t xml:space="preserve"> ילך ולא יישן</w:t>
      </w:r>
      <w:r>
        <w:rPr>
          <w:rFonts w:hint="cs"/>
          <w:rtl/>
        </w:rPr>
        <w:t>,</w:t>
      </w:r>
      <w:r>
        <w:rPr>
          <w:rtl/>
        </w:rPr>
        <w:t xml:space="preserve"> </w:t>
      </w:r>
      <w:r w:rsidRPr="007117F5">
        <w:rPr>
          <w:rFonts w:cs="PFT_Frank" w:hint="cs"/>
          <w:b/>
          <w:bCs/>
          <w:szCs w:val="14"/>
          <w:rtl/>
        </w:rPr>
        <w:t>וישתה</w:t>
      </w:r>
      <w:r>
        <w:rPr>
          <w:rFonts w:hint="cs"/>
          <w:rtl/>
        </w:rPr>
        <w:t xml:space="preserve"> </w:t>
      </w:r>
      <w:r>
        <w:rPr>
          <w:rtl/>
        </w:rPr>
        <w:t>מים ולא שכר</w:t>
      </w:r>
      <w:r>
        <w:rPr>
          <w:rFonts w:hint="cs"/>
          <w:rtl/>
        </w:rPr>
        <w:t>,</w:t>
      </w:r>
      <w:r>
        <w:rPr>
          <w:rtl/>
        </w:rPr>
        <w:t xml:space="preserve"> שכר </w:t>
      </w:r>
      <w:r>
        <w:rPr>
          <w:rFonts w:hint="cs"/>
          <w:rtl/>
        </w:rPr>
        <w:t>ו</w:t>
      </w:r>
      <w:r>
        <w:rPr>
          <w:rtl/>
        </w:rPr>
        <w:t>לא יין</w:t>
      </w:r>
      <w:r>
        <w:rPr>
          <w:rFonts w:hint="cs"/>
          <w:rtl/>
        </w:rPr>
        <w:t>.</w:t>
      </w:r>
    </w:p>
    <w:p w14:paraId="13421C30" w14:textId="4E08CA05" w:rsidR="00F26D33" w:rsidRDefault="00F26D33" w:rsidP="00AF35DE">
      <w:pPr>
        <w:pStyle w:val="affff"/>
        <w:rPr>
          <w:bCs w:val="0"/>
          <w:rtl/>
        </w:rPr>
      </w:pPr>
      <w:r w:rsidRPr="00B34500">
        <w:rPr>
          <w:rtl/>
        </w:rPr>
        <w:t>F</w:t>
      </w:r>
      <w:r w:rsidR="002169B9" w:rsidRPr="00B34500">
        <w:rPr>
          <w:rFonts w:hint="cs"/>
          <w:rtl/>
        </w:rPr>
        <w:t>הדרן עלך משקין בית השלחין</w:t>
      </w:r>
      <w:r w:rsidR="002169B9" w:rsidRPr="00B34500">
        <w:rPr>
          <w:rtl/>
        </w:rPr>
        <w:t>.</w:t>
      </w:r>
      <w:r w:rsidRPr="00B34500">
        <w:rPr>
          <w:rtl/>
        </w:rPr>
        <w:t>E</w:t>
      </w:r>
      <w:r>
        <w:rPr>
          <w:rtl/>
        </w:rPr>
        <w:br w:type="page"/>
      </w:r>
    </w:p>
    <w:p w14:paraId="7AA11608" w14:textId="6C0B9438" w:rsidR="00E31AD5" w:rsidRDefault="00F26D33" w:rsidP="00F26D33">
      <w:pPr>
        <w:pStyle w:val="afff7"/>
        <w:framePr w:wrap="around"/>
        <w:rPr>
          <w:del w:id="41032" w:author="Claude" w:date="2026-10-07T09:24:59Z"/>
          <w:rtl/>
        </w:rPr>
      </w:pPr>
      <w:del w:id="41029" w:author="Claude" w:date="2026-10-07T09:24:59Z">
        <w:r w:rsidRPr="009F5E13">
          <w:rPr>
            <w:rFonts w:hint="cs"/>
            <w:rtl/>
          </w:rPr>
          <w:lastRenderedPageBreak/>
          <w:delText xml:space="preserve"> </w:delText>
        </w:r>
      </w:del>
      <w:del w:id="41030" w:author="Claude" w:date="2026-10-07T09:24:59Z">
        <w:r>
          <w:rPr>
            <w:rFonts w:hint="cs"/>
            <w:rtl/>
          </w:rPr>
          <w:delText xml:space="preserve">פרק שני</w:delText>
        </w:r>
      </w:del>
      <w:del w:id="41011" w:author="Claude" w:date="2026-10-07T09:24:59Z">
        <w:r>
          <w:rPr>
            <w:rFonts w:hint="cs"/>
            <w:rtl/>
          </w:rPr>
          <w:delText xml:space="preserve"> </w:delText>
        </w:r>
      </w:del>
      <w:del w:id="41031" w:author="Claude" w:date="2026-10-07T09:24:59Z">
        <w:r w:rsidR="00E31AD5">
          <w:rPr>
            <w:rtl/>
          </w:rPr>
          <w:delText xml:space="preserve">:</w:delText>
        </w:r>
      </w:del>
    </w:p>
    <w:p w14:paraId="0E041A47" w14:textId="4461E528" w:rsidR="002169B9" w:rsidRPr="006F178A" w:rsidRDefault="002169B9" w:rsidP="00800D78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יא.</w:t>
      </w:r>
    </w:p>
    <w:p w14:paraId="3839E024" w14:textId="77777777" w:rsidR="004E0BA3" w:rsidRDefault="002169B9" w:rsidP="00164685">
      <w:pPr>
        <w:pStyle w:val="afff7"/>
        <w:framePr w:wrap="around"/>
        <w:spacing w:line="220" w:lineRule="exact"/>
        <w:rPr>
          <w:del w:id="41034" w:author="Claude" w:date="2026-10-07T09:24:59Z"/>
          <w:sz w:val="20"/>
          <w:rtl/>
        </w:rPr>
      </w:pPr>
      <w:del w:id="41033" w:author="Claude" w:date="2026-10-07T09:24:59Z">
        <w:r w:rsidRPr="006F178A">
          <w:rPr>
            <w:rFonts w:hint="cs"/>
            <w:sz w:val="20"/>
            <w:rtl/>
          </w:rPr>
          <w:delText xml:space="preserve">מי שהפך</w:delText>
        </w:r>
      </w:del>
    </w:p>
    <w:p w14:paraId="56B29B93" w14:textId="53E2A0A6" w:rsidR="002169B9" w:rsidRPr="006F178A" w:rsidRDefault="005D74AE" w:rsidP="00164685">
      <w:pPr>
        <w:pStyle w:val="afff8"/>
        <w:framePr w:wrap="around"/>
        <w:spacing w:after="0" w:line="220" w:lineRule="exact"/>
        <w:rPr>
          <w:rtl/>
        </w:rPr>
      </w:pPr>
      <w:r>
        <w:rPr>
          <w:rFonts w:hint="cs"/>
          <w:rtl/>
        </w:rPr>
        <w:t>(</w:t>
      </w:r>
      <w:r w:rsidR="002169B9" w:rsidRPr="006F178A">
        <w:rPr>
          <w:rFonts w:hint="cs"/>
          <w:rtl/>
        </w:rPr>
        <w:t>יא:- יג:</w:t>
      </w:r>
      <w:r>
        <w:rPr>
          <w:rFonts w:hint="cs"/>
          <w:rtl/>
        </w:rPr>
        <w:t>)</w:t>
      </w:r>
    </w:p>
    <w:p>
      <w:pPr>
        <w:pStyle w:val="PetichatPerek"/>
        <w:rPr>
          <w:ins w:id="41028" w:author="Claude" w:date="2026-10-07T09:24:59Z"/>
        </w:rPr>
      </w:pPr>
      <w:ins w:id="41027" w:author="Claude" w:date="2026-10-07T09:24:59Z">
        <w:r>
          <w:rPr>
            <w:rFonts w:hint="cs"/>
            <w:rtl/>
          </w:rPr>
          <w:t xml:space="preserve">פרק שני :</w:t>
        </w:r>
        <w:r>
          <w:rPr>
            <w:rFonts w:hint="cs"/>
            <w:rtl/>
          </w:rPr>
          <w:t xml:space="preserve"> - </w:t>
        </w:r>
        <w:r>
          <w:rPr>
            <w:rFonts w:hint="cs"/>
            <w:sz w:val="20"/>
            <w:rtl/>
          </w:rPr>
          <w:t xml:space="preserve">מי שהפך</w:t>
        </w:r>
      </w:ins>
    </w:p>
    <w:p>
      <w:pPr>
        <w:pStyle w:val="MishnaBatzad"/>
        <w:rPr>
          <w:ins w:id="20002" w:author="קלוד" w:date="2026-10-06T10:43:39Z"/>
        </w:rPr>
      </w:pPr>
      <w:ins w:id="20001" w:author="קלוד" w:date="2026-10-06T10:43:39Z">
        <w:r>
          <w:t xml:space="preserve">משנה א</w:t>
        </w:r>
      </w:ins>
    </w:p>
    <w:p w14:paraId="3DE11CA8" w14:textId="77777777" w:rsidR="0030166E" w:rsidRDefault="002169B9" w:rsidP="00164685">
      <w:pPr>
        <w:pStyle w:val="afff9"/>
        <w:rPr>
          <w:rtl/>
        </w:rPr>
      </w:pPr>
      <w:r w:rsidRPr="006F178A">
        <w:rPr>
          <w:rtl/>
        </w:rPr>
        <w:t>מי שהפך את זיתיו, ואירעו אבל</w:t>
      </w:r>
      <w:r>
        <w:rPr>
          <w:rFonts w:hint="cs"/>
          <w:rtl/>
        </w:rPr>
        <w:t>,</w:t>
      </w:r>
      <w:r w:rsidRPr="006F178A">
        <w:rPr>
          <w:rtl/>
        </w:rPr>
        <w:t xml:space="preserve"> או אונס, או שהטעוהו פועלים</w:t>
      </w:r>
    </w:p>
    <w:p w14:paraId="1D0742C0" w14:textId="58FB2CCC" w:rsidR="002169B9" w:rsidRDefault="002169B9" w:rsidP="00164685">
      <w:pPr>
        <w:pStyle w:val="afff9"/>
        <w:rPr>
          <w:rtl/>
        </w:rPr>
      </w:pPr>
      <w:r w:rsidRPr="00330547">
        <w:rPr>
          <w:rStyle w:val="afffff5"/>
          <w:rFonts w:hint="cs"/>
          <w:rtl/>
        </w:rPr>
        <w:t>ל</w:t>
      </w:r>
      <w:r w:rsidRPr="00330547">
        <w:rPr>
          <w:rStyle w:val="afffff5"/>
          <w:rtl/>
        </w:rPr>
        <w:t>רבי יהודה</w:t>
      </w:r>
      <w:r w:rsidRPr="00330547">
        <w:rPr>
          <w:rStyle w:val="afffff5"/>
          <w:rFonts w:hint="cs"/>
          <w:rtl/>
        </w:rPr>
        <w:t>:</w:t>
      </w:r>
      <w:r>
        <w:rPr>
          <w:rFonts w:hint="cs"/>
          <w:rtl/>
        </w:rPr>
        <w:t xml:space="preserve"> </w:t>
      </w:r>
      <w:r w:rsidRPr="006F178A">
        <w:rPr>
          <w:rtl/>
        </w:rPr>
        <w:t>טוען קורה ראשונה, ומניחה לאחר המועד,</w:t>
      </w:r>
    </w:p>
    <w:p w14:paraId="3A988C41" w14:textId="77777777" w:rsidR="002169B9" w:rsidRDefault="002169B9" w:rsidP="00CA3C56">
      <w:pPr>
        <w:pStyle w:val="afff9"/>
        <w:spacing w:after="60"/>
        <w:rPr>
          <w:rtl/>
        </w:rPr>
      </w:pPr>
      <w:r w:rsidRPr="00330547">
        <w:rPr>
          <w:rStyle w:val="afffff5"/>
          <w:rtl/>
        </w:rPr>
        <w:t>רבי יוסי:</w:t>
      </w:r>
      <w:r w:rsidRPr="006F178A">
        <w:rPr>
          <w:rtl/>
        </w:rPr>
        <w:t xml:space="preserve"> </w:t>
      </w:r>
      <w:r w:rsidRPr="005A5EA0">
        <w:rPr>
          <w:rtl/>
        </w:rPr>
        <w:t>זולף וגומר וגף כדרכו.</w:t>
      </w:r>
    </w:p>
    <w:p w14:paraId="4ACAEDF9" w14:textId="13F06014" w:rsidR="00FB6180" w:rsidRPr="006F178A" w:rsidRDefault="00FB6180" w:rsidP="00FB6180">
      <w:pPr>
        <w:pStyle w:val="afffff2"/>
        <w:rPr>
          <w:rtl/>
        </w:rPr>
      </w:pPr>
      <w:r>
        <w:rPr>
          <w:rFonts w:hint="cs"/>
          <w:rtl/>
        </w:rPr>
        <w:t>אופנים המותרים באבלות או במועד</w:t>
      </w:r>
      <w:r w:rsidR="00FA2EDA">
        <w:rPr>
          <w:rFonts w:hint="cs"/>
          <w:rtl/>
        </w:rPr>
        <w:t>.</w:t>
      </w:r>
    </w:p>
    <w:p w14:paraId="1A66C583" w14:textId="4CF86D76" w:rsidR="00E31AD5" w:rsidRDefault="002169B9" w:rsidP="00CA3C56">
      <w:pPr>
        <w:pStyle w:val="36"/>
        <w:framePr w:wrap="notBeside"/>
        <w:rPr>
          <w:rtl/>
        </w:rPr>
      </w:pPr>
      <w:r w:rsidRPr="00CA3C56">
        <w:rPr>
          <w:rFonts w:hint="eastAsia"/>
          <w:rtl/>
        </w:rPr>
        <w:t>רשבדר</w:t>
      </w:r>
      <w:r w:rsidRPr="00CA3C56">
        <w:rPr>
          <w:rtl/>
        </w:rPr>
        <w:t>"</w:t>
      </w:r>
      <w:r w:rsidRPr="00CA3C56">
        <w:rPr>
          <w:rFonts w:hint="eastAsia"/>
          <w:rtl/>
        </w:rPr>
        <w:t>א</w:t>
      </w:r>
      <w:r w:rsidR="00E31AD5">
        <w:rPr>
          <w:rtl/>
        </w:rPr>
        <w:t>:</w:t>
      </w:r>
    </w:p>
    <w:p w14:paraId="09495E8D" w14:textId="65557498" w:rsidR="002169B9" w:rsidRDefault="002169B9" w:rsidP="00164685">
      <w:pPr>
        <w:rPr>
          <w:rStyle w:val="affc"/>
          <w:rtl/>
        </w:rPr>
      </w:pPr>
      <w:r w:rsidRPr="007805B2">
        <w:rPr>
          <w:rStyle w:val="affc"/>
          <w:rFonts w:hint="cs"/>
          <w:rtl/>
        </w:rPr>
        <w:t>התנא</w:t>
      </w:r>
      <w:r>
        <w:rPr>
          <w:rFonts w:hint="cs"/>
          <w:rtl/>
        </w:rPr>
        <w:t xml:space="preserve"> התיר במועד ואסר באבל </w:t>
      </w:r>
      <w:r w:rsidRPr="007805B2">
        <w:rPr>
          <w:rStyle w:val="affe"/>
          <w:rFonts w:hint="cs"/>
          <w:rtl/>
        </w:rPr>
        <w:t>ולכן סיים רק במועד</w:t>
      </w:r>
      <w:r>
        <w:rPr>
          <w:rStyle w:val="affe"/>
          <w:rFonts w:hint="cs"/>
          <w:rtl/>
        </w:rPr>
        <w:t>,</w:t>
      </w:r>
    </w:p>
    <w:p w14:paraId="5EBCFEE5" w14:textId="77777777" w:rsidR="002169B9" w:rsidRDefault="002169B9" w:rsidP="0096658B">
      <w:pPr>
        <w:spacing w:after="60"/>
        <w:rPr>
          <w:rStyle w:val="affc"/>
          <w:rtl/>
        </w:rPr>
      </w:pPr>
      <w:r w:rsidRPr="00BE4CFD">
        <w:rPr>
          <w:rStyle w:val="affc"/>
          <w:rtl/>
        </w:rPr>
        <w:t>ר"</w:t>
      </w:r>
      <w:r w:rsidRPr="00BE4CFD">
        <w:rPr>
          <w:rStyle w:val="affc"/>
          <w:rFonts w:hint="eastAsia"/>
          <w:rtl/>
        </w:rPr>
        <w:t>א</w:t>
      </w:r>
      <w:r w:rsidRPr="00BE4CFD">
        <w:rPr>
          <w:rStyle w:val="affc"/>
          <w:rtl/>
        </w:rPr>
        <w:t>:</w:t>
      </w:r>
      <w:r w:rsidRPr="00C44ACC">
        <w:rPr>
          <w:spacing w:val="-2"/>
          <w:rtl/>
        </w:rPr>
        <w:t xml:space="preserve"> </w:t>
      </w:r>
      <w:r>
        <w:rPr>
          <w:rFonts w:hint="cs"/>
          <w:spacing w:val="-2"/>
          <w:rtl/>
        </w:rPr>
        <w:t>התיר</w:t>
      </w:r>
      <w:r w:rsidRPr="00C44ACC">
        <w:rPr>
          <w:spacing w:val="-2"/>
          <w:rtl/>
        </w:rPr>
        <w:t xml:space="preserve"> </w:t>
      </w:r>
      <w:r>
        <w:rPr>
          <w:rFonts w:hint="cs"/>
          <w:spacing w:val="-2"/>
          <w:rtl/>
        </w:rPr>
        <w:t xml:space="preserve">אפי' מועד דאורייתא </w:t>
      </w:r>
      <w:r w:rsidRPr="007805B2">
        <w:rPr>
          <w:rStyle w:val="affe"/>
          <w:rFonts w:hint="cs"/>
          <w:rtl/>
        </w:rPr>
        <w:t>דפסידא</w:t>
      </w:r>
      <w:r>
        <w:rPr>
          <w:rFonts w:hint="cs"/>
          <w:spacing w:val="-2"/>
          <w:rtl/>
        </w:rPr>
        <w:t>, וכ"ש אבל.</w:t>
      </w:r>
    </w:p>
    <w:p w14:paraId="40AC2507" w14:textId="28380B74" w:rsidR="00E31AD5" w:rsidRDefault="002169B9" w:rsidP="00CA3C56">
      <w:pPr>
        <w:pStyle w:val="36"/>
        <w:framePr w:wrap="notBeside"/>
        <w:rPr>
          <w:rtl/>
        </w:rPr>
      </w:pPr>
      <w:r w:rsidRPr="00CA3C56">
        <w:rPr>
          <w:rFonts w:hint="eastAsia"/>
          <w:rtl/>
        </w:rPr>
        <w:t>ת</w:t>
      </w:r>
      <w:r w:rsidRPr="00CA3C56">
        <w:rPr>
          <w:rtl/>
        </w:rPr>
        <w:t>"</w:t>
      </w:r>
      <w:r w:rsidRPr="00CA3C56">
        <w:rPr>
          <w:rFonts w:hint="eastAsia"/>
          <w:rtl/>
        </w:rPr>
        <w:t>כ</w:t>
      </w:r>
      <w:r w:rsidRPr="00CA3C56">
        <w:rPr>
          <w:rtl/>
        </w:rPr>
        <w:t xml:space="preserve"> </w:t>
      </w:r>
      <w:r w:rsidRPr="00CA3C56">
        <w:rPr>
          <w:rFonts w:hint="eastAsia"/>
          <w:rtl/>
        </w:rPr>
        <w:t>דרשבדר</w:t>
      </w:r>
      <w:r w:rsidRPr="00CA3C56">
        <w:rPr>
          <w:rtl/>
        </w:rPr>
        <w:t>"</w:t>
      </w:r>
      <w:r w:rsidRPr="00CA3C56">
        <w:rPr>
          <w:rFonts w:hint="eastAsia"/>
          <w:rtl/>
        </w:rPr>
        <w:t>א</w:t>
      </w:r>
      <w:r w:rsidR="00E31AD5">
        <w:rPr>
          <w:rtl/>
        </w:rPr>
        <w:t>:</w:t>
      </w:r>
    </w:p>
    <w:p w14:paraId="138B6F76" w14:textId="5749AE2F" w:rsidR="002169B9" w:rsidRPr="006F178A" w:rsidRDefault="002169B9" w:rsidP="00164685">
      <w:pPr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אחרים</w:t>
      </w:r>
      <w:r w:rsidRPr="007117F5">
        <w:rPr>
          <w:rFonts w:cs="PFT_Frank"/>
          <w:b/>
          <w:bCs/>
          <w:szCs w:val="14"/>
          <w:rtl/>
        </w:rPr>
        <w:t xml:space="preserve"> </w:t>
      </w:r>
      <w:r w:rsidRPr="006F178A">
        <w:rPr>
          <w:rtl/>
        </w:rPr>
        <w:t xml:space="preserve">טוענין </w:t>
      </w:r>
      <w:r>
        <w:rPr>
          <w:rFonts w:hint="cs"/>
          <w:rtl/>
        </w:rPr>
        <w:t>זיתיו, וגפין כדו</w:t>
      </w:r>
      <w:r w:rsidRPr="006F178A">
        <w:rPr>
          <w:rtl/>
        </w:rPr>
        <w:t>, ו</w:t>
      </w:r>
      <w:r>
        <w:rPr>
          <w:rFonts w:hint="cs"/>
          <w:rtl/>
        </w:rPr>
        <w:t xml:space="preserve">מעלים </w:t>
      </w:r>
      <w:r w:rsidRPr="006F178A">
        <w:rPr>
          <w:rtl/>
        </w:rPr>
        <w:t>פשתנו</w:t>
      </w:r>
      <w:r>
        <w:rPr>
          <w:rFonts w:hint="cs"/>
          <w:rtl/>
        </w:rPr>
        <w:t xml:space="preserve"> מהמשרה, וצמרו מהיורה,</w:t>
      </w:r>
      <w:r w:rsidRPr="006F178A">
        <w:rPr>
          <w:rtl/>
        </w:rPr>
        <w:t xml:space="preserve"> ו</w:t>
      </w:r>
      <w:r>
        <w:rPr>
          <w:rFonts w:hint="cs"/>
          <w:rtl/>
        </w:rPr>
        <w:t>משקין</w:t>
      </w:r>
      <w:r w:rsidRPr="006F178A">
        <w:rPr>
          <w:rtl/>
        </w:rPr>
        <w:t xml:space="preserve"> </w:t>
      </w:r>
      <w:r>
        <w:rPr>
          <w:rFonts w:hint="cs"/>
          <w:rtl/>
        </w:rPr>
        <w:t xml:space="preserve">השדות </w:t>
      </w:r>
      <w:r>
        <w:rPr>
          <w:rStyle w:val="affe"/>
          <w:rFonts w:hint="cs"/>
          <w:rtl/>
        </w:rPr>
        <w:t>כ</w:t>
      </w:r>
      <w:r w:rsidRPr="00165A90">
        <w:rPr>
          <w:rStyle w:val="affe"/>
          <w:rFonts w:hint="eastAsia"/>
          <w:rtl/>
        </w:rPr>
        <w:t>שתגיע</w:t>
      </w:r>
      <w:r w:rsidRPr="00165A90">
        <w:rPr>
          <w:rStyle w:val="affe"/>
          <w:rtl/>
        </w:rPr>
        <w:t xml:space="preserve"> </w:t>
      </w:r>
      <w:r w:rsidRPr="00165A90">
        <w:rPr>
          <w:rStyle w:val="affe"/>
          <w:rFonts w:hint="eastAsia"/>
          <w:rtl/>
        </w:rPr>
        <w:t>עונתו</w:t>
      </w:r>
      <w:r>
        <w:rPr>
          <w:rFonts w:hint="cs"/>
          <w:rtl/>
        </w:rPr>
        <w:t>.</w:t>
      </w:r>
    </w:p>
    <w:p w14:paraId="6CBC00A0" w14:textId="184C60AC" w:rsidR="00E31AD5" w:rsidRDefault="002169B9" w:rsidP="00CA3C56">
      <w:pPr>
        <w:pStyle w:val="36"/>
        <w:framePr w:wrap="notBeside"/>
        <w:rPr>
          <w:rtl/>
        </w:rPr>
      </w:pPr>
      <w:r w:rsidRPr="00CA3C56">
        <w:rPr>
          <w:rtl/>
        </w:rPr>
        <w:t>ר"י</w:t>
      </w:r>
      <w:r w:rsidR="00E31AD5">
        <w:rPr>
          <w:rtl/>
        </w:rPr>
        <w:t>:</w:t>
      </w:r>
    </w:p>
    <w:p w14:paraId="673FB44B" w14:textId="72ACDD8B" w:rsidR="002169B9" w:rsidRPr="006F178A" w:rsidRDefault="002169B9" w:rsidP="00164685">
      <w:pPr>
        <w:rPr>
          <w:rtl/>
        </w:rPr>
      </w:pPr>
      <w:r w:rsidRPr="006F178A">
        <w:rPr>
          <w:rtl/>
        </w:rPr>
        <w:t xml:space="preserve">אף </w:t>
      </w:r>
      <w:r w:rsidRPr="00402A7E">
        <w:rPr>
          <w:rtl/>
        </w:rPr>
        <w:t>זורעי</w:t>
      </w:r>
      <w:r w:rsidRPr="007805B2">
        <w:rPr>
          <w:rFonts w:hint="cs"/>
          <w:rtl/>
        </w:rPr>
        <w:t>ם</w:t>
      </w:r>
      <w:r>
        <w:rPr>
          <w:rStyle w:val="affe"/>
          <w:rFonts w:hint="cs"/>
          <w:rtl/>
        </w:rPr>
        <w:t xml:space="preserve"> אם</w:t>
      </w:r>
      <w:r w:rsidRPr="00165A90">
        <w:rPr>
          <w:rStyle w:val="affe"/>
          <w:rtl/>
        </w:rPr>
        <w:t xml:space="preserve"> </w:t>
      </w:r>
      <w:r w:rsidRPr="00165A90">
        <w:rPr>
          <w:rStyle w:val="affe"/>
          <w:rFonts w:hint="eastAsia"/>
          <w:rtl/>
        </w:rPr>
        <w:t>יעבור</w:t>
      </w:r>
      <w:r w:rsidRPr="00165A90">
        <w:rPr>
          <w:rStyle w:val="affe"/>
          <w:rtl/>
        </w:rPr>
        <w:t xml:space="preserve"> </w:t>
      </w:r>
      <w:r w:rsidRPr="00165A90">
        <w:rPr>
          <w:rStyle w:val="affe"/>
          <w:rFonts w:hint="eastAsia"/>
          <w:rtl/>
        </w:rPr>
        <w:t>זמנו</w:t>
      </w:r>
      <w:r>
        <w:rPr>
          <w:rStyle w:val="affc"/>
          <w:rFonts w:hint="cs"/>
          <w:rtl/>
        </w:rPr>
        <w:t xml:space="preserve"> ו</w:t>
      </w:r>
      <w:r w:rsidRPr="00D70C06">
        <w:rPr>
          <w:rStyle w:val="affc"/>
          <w:rtl/>
        </w:rPr>
        <w:t>א"</w:t>
      </w:r>
      <w:r w:rsidRPr="00D70C06">
        <w:rPr>
          <w:rStyle w:val="affc"/>
          <w:rFonts w:hint="eastAsia"/>
          <w:rtl/>
        </w:rPr>
        <w:t>ל</w:t>
      </w:r>
      <w:r w:rsidRPr="00D70C06">
        <w:rPr>
          <w:rStyle w:val="affc"/>
          <w:rtl/>
        </w:rPr>
        <w:t>:</w:t>
      </w:r>
      <w:r w:rsidRPr="006F178A">
        <w:rPr>
          <w:rFonts w:ascii="Fb Fontext" w:hAnsi="Fb Fontext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 xml:space="preserve">אסור </w:t>
      </w:r>
      <w:r w:rsidRPr="00D70C06">
        <w:rPr>
          <w:rStyle w:val="affe"/>
          <w:rFonts w:hint="eastAsia"/>
          <w:rtl/>
        </w:rPr>
        <w:t>י</w:t>
      </w:r>
      <w:r>
        <w:rPr>
          <w:rStyle w:val="affe"/>
          <w:rFonts w:hint="cs"/>
          <w:rtl/>
        </w:rPr>
        <w:t xml:space="preserve">כול בזמנים וזרעים </w:t>
      </w:r>
      <w:r w:rsidRPr="00D70C06">
        <w:rPr>
          <w:rStyle w:val="affe"/>
          <w:rFonts w:hint="eastAsia"/>
          <w:rtl/>
        </w:rPr>
        <w:t>אחרים</w:t>
      </w:r>
      <w:r>
        <w:rPr>
          <w:rFonts w:hint="cs"/>
          <w:rtl/>
        </w:rPr>
        <w:t>.</w:t>
      </w:r>
    </w:p>
    <w:p w14:paraId="5387E1C2" w14:textId="475A689F" w:rsidR="00E31AD5" w:rsidRDefault="002169B9" w:rsidP="00CA3C56">
      <w:pPr>
        <w:pStyle w:val="36"/>
        <w:framePr w:wrap="notBeside"/>
        <w:rPr>
          <w:rtl/>
        </w:rPr>
      </w:pPr>
      <w:r w:rsidRPr="00CA3C56">
        <w:rPr>
          <w:rtl/>
        </w:rPr>
        <w:t>ר</w:t>
      </w:r>
      <w:r w:rsidRPr="00CA3C56">
        <w:rPr>
          <w:rFonts w:hint="eastAsia"/>
          <w:rtl/>
        </w:rPr>
        <w:t>שב</w:t>
      </w:r>
      <w:r w:rsidRPr="00CA3C56">
        <w:rPr>
          <w:rtl/>
        </w:rPr>
        <w:t>"</w:t>
      </w:r>
      <w:r w:rsidRPr="00CA3C56">
        <w:rPr>
          <w:rFonts w:hint="eastAsia"/>
          <w:rtl/>
        </w:rPr>
        <w:t>ג</w:t>
      </w:r>
      <w:r w:rsidR="00E31AD5">
        <w:rPr>
          <w:rtl/>
        </w:rPr>
        <w:t>:</w:t>
      </w:r>
    </w:p>
    <w:p w14:paraId="11F48474" w14:textId="3A36632F" w:rsidR="002169B9" w:rsidRDefault="002169B9" w:rsidP="00164685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אם אין אומן רק הוא מותר, בצינעא.</w:t>
      </w:r>
    </w:p>
    <w:p w14:paraId="62FB9DAB" w14:textId="47249864" w:rsidR="00E31AD5" w:rsidRDefault="002169B9" w:rsidP="00CA3C56">
      <w:pPr>
        <w:pStyle w:val="36"/>
        <w:framePr w:wrap="notBeside"/>
        <w:rPr>
          <w:rtl/>
        </w:rPr>
      </w:pPr>
      <w:r w:rsidRPr="00CA3C56">
        <w:rPr>
          <w:rFonts w:hint="cs"/>
          <w:rtl/>
        </w:rPr>
        <w:t>והוסיף</w:t>
      </w:r>
      <w:r w:rsidR="00E31AD5">
        <w:rPr>
          <w:rFonts w:hint="cs"/>
          <w:rtl/>
        </w:rPr>
        <w:t>:</w:t>
      </w:r>
    </w:p>
    <w:p w14:paraId="6C8A1C7F" w14:textId="56C1C6FC" w:rsidR="002169B9" w:rsidRDefault="002169B9" w:rsidP="00164685">
      <w:pPr>
        <w:rPr>
          <w:rStyle w:val="affe"/>
          <w:rtl/>
        </w:rPr>
      </w:pPr>
      <w:r>
        <w:rPr>
          <w:rFonts w:ascii="Fb Fontext" w:hAnsi="Fb Fontext" w:hint="cs"/>
          <w:rtl/>
        </w:rPr>
        <w:t>שגם</w:t>
      </w:r>
      <w:r w:rsidRPr="004B7323">
        <w:rPr>
          <w:rFonts w:ascii="Fb Fontext" w:hAnsi="Fb Fontext"/>
          <w:rtl/>
        </w:rPr>
        <w:t xml:space="preserve"> </w:t>
      </w:r>
      <w:r w:rsidRPr="007805B2">
        <w:rPr>
          <w:rStyle w:val="affe"/>
          <w:rFonts w:hint="cs"/>
          <w:rtl/>
        </w:rPr>
        <w:t>כשרק הוא</w:t>
      </w:r>
      <w:r w:rsidRPr="004B7323">
        <w:rPr>
          <w:rFonts w:ascii="Fb Fontext" w:hAnsi="Fb Fontext" w:hint="cs"/>
          <w:rtl/>
        </w:rPr>
        <w:t xml:space="preserve"> </w:t>
      </w:r>
      <w:r w:rsidRPr="007117F5">
        <w:rPr>
          <w:rStyle w:val="afffe"/>
          <w:rFonts w:cs="PFT_Frank" w:hint="cs"/>
          <w:b/>
          <w:szCs w:val="14"/>
          <w:rtl/>
        </w:rPr>
        <w:t xml:space="preserve">אומן לרבים והגיע רגל </w:t>
      </w:r>
      <w:r>
        <w:rPr>
          <w:rStyle w:val="affe"/>
          <w:rtl/>
        </w:rPr>
        <w:t>–</w:t>
      </w:r>
      <w:r>
        <w:rPr>
          <w:rFonts w:hint="cs"/>
          <w:rtl/>
        </w:rPr>
        <w:t xml:space="preserve"> יעשה</w:t>
      </w:r>
      <w:r>
        <w:rPr>
          <w:rStyle w:val="affe"/>
          <w:rFonts w:hint="cs"/>
          <w:rtl/>
        </w:rPr>
        <w:t xml:space="preserve"> בפרהסיא.</w:t>
      </w:r>
    </w:p>
    <w:p w14:paraId="0974237C" w14:textId="77777777" w:rsidR="002169B9" w:rsidRPr="007117F5" w:rsidRDefault="002169B9" w:rsidP="00164685">
      <w:pPr>
        <w:rPr>
          <w:rStyle w:val="afffe"/>
          <w:rFonts w:cs="PFT_Frank"/>
          <w:b/>
          <w:szCs w:val="14"/>
          <w:rtl/>
        </w:rPr>
      </w:pPr>
      <w:r w:rsidRPr="007117F5">
        <w:rPr>
          <w:rStyle w:val="afffe"/>
          <w:rFonts w:cs="PFT_Frank"/>
          <w:b/>
          <w:szCs w:val="14"/>
          <w:rtl/>
        </w:rPr>
        <w:t>אריס, ח</w:t>
      </w:r>
      <w:r w:rsidRPr="007117F5">
        <w:rPr>
          <w:rStyle w:val="afffe"/>
          <w:rFonts w:cs="PFT_Frank" w:hint="eastAsia"/>
          <w:b/>
          <w:szCs w:val="14"/>
          <w:rtl/>
        </w:rPr>
        <w:t>ו</w:t>
      </w:r>
      <w:r w:rsidRPr="007117F5">
        <w:rPr>
          <w:rStyle w:val="afffe"/>
          <w:rFonts w:cs="PFT_Frank"/>
          <w:b/>
          <w:szCs w:val="14"/>
          <w:rtl/>
        </w:rPr>
        <w:t>כר, וקבלן</w:t>
      </w:r>
      <w:r w:rsidRPr="006F178A">
        <w:rPr>
          <w:rtl/>
        </w:rPr>
        <w:t xml:space="preserve"> </w:t>
      </w:r>
      <w:r>
        <w:rPr>
          <w:rFonts w:hint="cs"/>
          <w:rtl/>
        </w:rPr>
        <w:t>יעשו אחרים במקומם.</w:t>
      </w:r>
    </w:p>
    <w:p w14:paraId="4781FC86" w14:textId="77777777" w:rsidR="002169B9" w:rsidRPr="007117F5" w:rsidRDefault="002169B9" w:rsidP="00164685">
      <w:pPr>
        <w:rPr>
          <w:rStyle w:val="afffe"/>
          <w:rFonts w:cs="PFT_Frank"/>
          <w:b/>
          <w:szCs w:val="14"/>
          <w:rtl/>
        </w:rPr>
      </w:pPr>
      <w:r w:rsidRPr="007117F5">
        <w:rPr>
          <w:rStyle w:val="afffe"/>
          <w:rFonts w:cs="PFT_Frank"/>
          <w:b/>
          <w:szCs w:val="14"/>
          <w:rtl/>
        </w:rPr>
        <w:t>חמר, גמל,</w:t>
      </w:r>
      <w:r w:rsidRPr="006F178A">
        <w:rPr>
          <w:rtl/>
        </w:rPr>
        <w:t xml:space="preserve"> </w:t>
      </w:r>
      <w:r w:rsidRPr="007117F5">
        <w:rPr>
          <w:rStyle w:val="afffe"/>
          <w:rFonts w:cs="PFT_Frank"/>
          <w:b/>
          <w:szCs w:val="14"/>
          <w:rtl/>
        </w:rPr>
        <w:t>וספן</w:t>
      </w:r>
      <w:r w:rsidRPr="006F178A">
        <w:rPr>
          <w:rtl/>
        </w:rPr>
        <w:t xml:space="preserve"> לא יעש</w:t>
      </w:r>
      <w:r>
        <w:rPr>
          <w:rFonts w:hint="cs"/>
          <w:rtl/>
        </w:rPr>
        <w:t xml:space="preserve">ו, </w:t>
      </w:r>
      <w:r w:rsidRPr="007117F5">
        <w:rPr>
          <w:rStyle w:val="afffe"/>
          <w:rFonts w:cs="PFT_Frank" w:hint="cs"/>
          <w:b/>
          <w:szCs w:val="14"/>
          <w:rtl/>
        </w:rPr>
        <w:t xml:space="preserve">אם </w:t>
      </w:r>
      <w:r w:rsidRPr="007117F5">
        <w:rPr>
          <w:rStyle w:val="afffe"/>
          <w:rFonts w:cs="PFT_Frank"/>
          <w:b/>
          <w:szCs w:val="14"/>
          <w:rtl/>
        </w:rPr>
        <w:t>מושכר</w:t>
      </w:r>
      <w:r w:rsidRPr="007117F5">
        <w:rPr>
          <w:rStyle w:val="afffe"/>
          <w:rFonts w:cs="PFT_Frank" w:hint="cs"/>
          <w:b/>
          <w:szCs w:val="14"/>
          <w:rtl/>
        </w:rPr>
        <w:t>ים</w:t>
      </w:r>
      <w:r w:rsidRPr="006F178A">
        <w:rPr>
          <w:rtl/>
        </w:rPr>
        <w:t xml:space="preserve"> יעש</w:t>
      </w:r>
      <w:r>
        <w:rPr>
          <w:rFonts w:hint="cs"/>
          <w:rtl/>
        </w:rPr>
        <w:t xml:space="preserve">ו </w:t>
      </w:r>
      <w:r w:rsidRPr="007805B2">
        <w:rPr>
          <w:rStyle w:val="affe"/>
          <w:rFonts w:hint="cs"/>
          <w:rtl/>
        </w:rPr>
        <w:t>בעצמם, לא להפסידו</w:t>
      </w:r>
    </w:p>
    <w:p w14:paraId="60C18E86" w14:textId="6CF30110" w:rsidR="002169B9" w:rsidRPr="007117F5" w:rsidRDefault="002169B9" w:rsidP="00164685">
      <w:pPr>
        <w:rPr>
          <w:rStyle w:val="afffe"/>
          <w:rFonts w:cs="PFT_Frank"/>
          <w:b/>
          <w:szCs w:val="14"/>
          <w:rtl/>
        </w:rPr>
      </w:pPr>
      <w:r w:rsidRPr="007117F5">
        <w:rPr>
          <w:rStyle w:val="afffe"/>
          <w:rFonts w:cs="PFT_Frank"/>
          <w:b/>
          <w:szCs w:val="14"/>
          <w:rtl/>
        </w:rPr>
        <w:t>שכיר</w:t>
      </w:r>
      <w:r w:rsidRPr="006F178A">
        <w:rPr>
          <w:rtl/>
        </w:rPr>
        <w:t xml:space="preserve"> </w:t>
      </w:r>
      <w:r w:rsidRPr="007117F5">
        <w:rPr>
          <w:rStyle w:val="afffe"/>
          <w:rFonts w:cs="PFT_Frank"/>
          <w:b/>
          <w:szCs w:val="14"/>
          <w:rtl/>
        </w:rPr>
        <w:t>יום</w:t>
      </w:r>
      <w:r>
        <w:rPr>
          <w:rFonts w:hint="cs"/>
          <w:rtl/>
        </w:rPr>
        <w:t xml:space="preserve"> </w:t>
      </w:r>
      <w:r w:rsidRPr="006F178A">
        <w:rPr>
          <w:rtl/>
        </w:rPr>
        <w:t>לא יעשה</w:t>
      </w:r>
      <w:r>
        <w:rPr>
          <w:rFonts w:hint="cs"/>
          <w:rtl/>
        </w:rPr>
        <w:t xml:space="preserve">, </w:t>
      </w:r>
      <w:r w:rsidRPr="007117F5">
        <w:rPr>
          <w:rStyle w:val="afffe"/>
          <w:rFonts w:cs="PFT_Frank"/>
          <w:b/>
          <w:szCs w:val="14"/>
          <w:rtl/>
        </w:rPr>
        <w:t>מלאכת</w:t>
      </w:r>
      <w:r w:rsidRPr="006F178A">
        <w:rPr>
          <w:rtl/>
        </w:rPr>
        <w:t xml:space="preserve"> </w:t>
      </w:r>
      <w:r w:rsidRPr="007117F5">
        <w:rPr>
          <w:rStyle w:val="afffe"/>
          <w:rFonts w:cs="PFT_Frank"/>
          <w:b/>
          <w:szCs w:val="14"/>
          <w:rtl/>
        </w:rPr>
        <w:t>אחרים</w:t>
      </w:r>
      <w:r w:rsidRPr="006F178A">
        <w:rPr>
          <w:rtl/>
        </w:rPr>
        <w:t xml:space="preserve"> </w:t>
      </w:r>
      <w:r w:rsidRPr="007117F5">
        <w:rPr>
          <w:rStyle w:val="afffe"/>
          <w:rFonts w:cs="PFT_Frank"/>
          <w:b/>
          <w:szCs w:val="14"/>
          <w:rtl/>
        </w:rPr>
        <w:t>בידו</w:t>
      </w:r>
      <w:r w:rsidRPr="007117F5">
        <w:rPr>
          <w:rStyle w:val="afffe"/>
          <w:rFonts w:cs="PFT_Frank" w:hint="cs"/>
          <w:b/>
          <w:szCs w:val="14"/>
          <w:rtl/>
        </w:rPr>
        <w:t xml:space="preserve"> </w:t>
      </w:r>
      <w:r w:rsidRPr="007805B2">
        <w:rPr>
          <w:rStyle w:val="affe"/>
          <w:rFonts w:hint="cs"/>
          <w:rtl/>
        </w:rPr>
        <w:t>א</w:t>
      </w:r>
      <w:r>
        <w:rPr>
          <w:rStyle w:val="affe"/>
          <w:rFonts w:hint="cs"/>
          <w:rtl/>
        </w:rPr>
        <w:t>ף</w:t>
      </w:r>
      <w:r w:rsidRPr="007805B2">
        <w:rPr>
          <w:rStyle w:val="affe"/>
          <w:rFonts w:hint="cs"/>
          <w:rtl/>
        </w:rPr>
        <w:t xml:space="preserve"> לא קיבולת</w:t>
      </w:r>
      <w:r w:rsidRPr="006F178A">
        <w:rPr>
          <w:rtl/>
        </w:rPr>
        <w:t xml:space="preserve"> לא יעשה</w:t>
      </w:r>
      <w:r w:rsidR="0096658B">
        <w:rPr>
          <w:rFonts w:hint="cs"/>
          <w:rtl/>
        </w:rPr>
        <w:t>.</w:t>
      </w:r>
    </w:p>
    <w:p w14:paraId="7C858F74" w14:textId="77777777" w:rsidR="002169B9" w:rsidRDefault="002169B9" w:rsidP="0096658B">
      <w:pPr>
        <w:spacing w:after="60"/>
        <w:rPr>
          <w:rtl/>
        </w:rPr>
      </w:pPr>
      <w:r w:rsidRPr="007117F5">
        <w:rPr>
          <w:rStyle w:val="afffe"/>
          <w:rFonts w:cs="PFT_Frank"/>
          <w:b/>
          <w:szCs w:val="14"/>
          <w:rtl/>
        </w:rPr>
        <w:t>מלאכת</w:t>
      </w:r>
      <w:r w:rsidRPr="007117F5">
        <w:rPr>
          <w:rStyle w:val="afffe"/>
          <w:rFonts w:cs="PFT_Frank" w:hint="cs"/>
          <w:b/>
          <w:szCs w:val="14"/>
          <w:rtl/>
        </w:rPr>
        <w:t xml:space="preserve">ו </w:t>
      </w:r>
      <w:r w:rsidRPr="007117F5">
        <w:rPr>
          <w:rStyle w:val="afffe"/>
          <w:rFonts w:cs="PFT_Frank"/>
          <w:b/>
          <w:szCs w:val="14"/>
          <w:rtl/>
        </w:rPr>
        <w:t>ביד</w:t>
      </w:r>
      <w:r w:rsidRPr="007117F5">
        <w:rPr>
          <w:rStyle w:val="afffe"/>
          <w:rFonts w:cs="PFT_Frank" w:hint="cs"/>
          <w:b/>
          <w:szCs w:val="14"/>
          <w:rtl/>
        </w:rPr>
        <w:t xml:space="preserve"> אחרים</w:t>
      </w:r>
      <w:r>
        <w:rPr>
          <w:rFonts w:ascii="Fb Fontext" w:hAnsi="Fb Fontext" w:hint="cs"/>
          <w:sz w:val="20"/>
          <w:rtl/>
        </w:rPr>
        <w:t xml:space="preserve"> יעשו בביתם, ולא בביתו</w:t>
      </w:r>
      <w:r w:rsidRPr="007805B2">
        <w:rPr>
          <w:rStyle w:val="affe"/>
          <w:rFonts w:hint="cs"/>
          <w:rtl/>
        </w:rPr>
        <w:t xml:space="preserve"> שיחשדוהו.</w:t>
      </w:r>
    </w:p>
    <w:p w14:paraId="5BF3358E" w14:textId="5EE44DE9" w:rsidR="00E31AD5" w:rsidRDefault="002169B9" w:rsidP="0096658B">
      <w:pPr>
        <w:pStyle w:val="36"/>
        <w:framePr w:wrap="notBeside"/>
        <w:rPr>
          <w:rtl/>
        </w:rPr>
      </w:pPr>
      <w:r w:rsidRPr="0096658B">
        <w:rPr>
          <w:rFonts w:hint="eastAsia"/>
          <w:rtl/>
        </w:rPr>
        <w:t>ראב</w:t>
      </w:r>
      <w:r w:rsidRPr="0096658B">
        <w:rPr>
          <w:rtl/>
        </w:rPr>
        <w:t>"</w:t>
      </w:r>
      <w:r w:rsidRPr="0096658B">
        <w:rPr>
          <w:rFonts w:hint="eastAsia"/>
          <w:rtl/>
        </w:rPr>
        <w:t>ר</w:t>
      </w:r>
      <w:r w:rsidR="00E31AD5">
        <w:rPr>
          <w:rFonts w:hint="cs"/>
          <w:rtl/>
        </w:rPr>
        <w:t>:</w:t>
      </w:r>
    </w:p>
    <w:p w14:paraId="2ADD611C" w14:textId="7551BE01" w:rsidR="002169B9" w:rsidRPr="006F178A" w:rsidRDefault="002169B9" w:rsidP="00164685">
      <w:pPr>
        <w:rPr>
          <w:rtl/>
        </w:rPr>
      </w:pPr>
      <w:r w:rsidRPr="006F178A">
        <w:rPr>
          <w:rFonts w:ascii="Fb Fontext" w:hAnsi="Fb Fontext" w:hint="cs"/>
          <w:rtl/>
        </w:rPr>
        <w:t>כשהתאבל</w:t>
      </w:r>
      <w:r>
        <w:rPr>
          <w:rFonts w:ascii="Fb Fontext" w:hAnsi="Fb Fontext" w:hint="cs"/>
          <w:rtl/>
        </w:rPr>
        <w:t xml:space="preserve"> הפסיק </w:t>
      </w:r>
      <w:r w:rsidRPr="006F178A">
        <w:rPr>
          <w:rFonts w:ascii="Fb Fontext" w:hAnsi="Fb Fontext" w:hint="cs"/>
          <w:rtl/>
        </w:rPr>
        <w:t>שורו</w:t>
      </w:r>
      <w:r>
        <w:rPr>
          <w:rFonts w:hint="cs"/>
          <w:rtl/>
        </w:rPr>
        <w:t xml:space="preserve"> מהצמד </w:t>
      </w:r>
      <w:r w:rsidRPr="007805B2">
        <w:rPr>
          <w:rStyle w:val="affe"/>
          <w:rFonts w:hint="cs"/>
          <w:rtl/>
        </w:rPr>
        <w:t>דשותפות</w:t>
      </w:r>
      <w:r w:rsidR="0096658B">
        <w:rPr>
          <w:rStyle w:val="affe"/>
          <w:rFonts w:hint="cs"/>
          <w:rtl/>
        </w:rPr>
        <w:t>,</w:t>
      </w:r>
    </w:p>
    <w:p w14:paraId="339B113A" w14:textId="77777777" w:rsidR="00330547" w:rsidRDefault="002169B9" w:rsidP="00330547">
      <w:pPr>
        <w:rPr>
          <w:rtl/>
        </w:rPr>
      </w:pPr>
      <w:r w:rsidRPr="007117F5">
        <w:rPr>
          <w:rFonts w:cs="PFT_Frank" w:hint="cs"/>
          <w:b/>
          <w:bCs/>
          <w:szCs w:val="14"/>
          <w:rtl/>
        </w:rPr>
        <w:t>ואף שמושכר</w:t>
      </w:r>
      <w:r>
        <w:rPr>
          <w:rFonts w:hint="cs"/>
          <w:rtl/>
        </w:rPr>
        <w:t xml:space="preserve"> </w:t>
      </w:r>
      <w:r w:rsidRPr="007805B2">
        <w:rPr>
          <w:rStyle w:val="affe"/>
          <w:rFonts w:hint="cs"/>
          <w:rtl/>
        </w:rPr>
        <w:t>ומפסיד לחבירו</w:t>
      </w:r>
      <w:r>
        <w:rPr>
          <w:rFonts w:hint="cs"/>
          <w:rtl/>
        </w:rPr>
        <w:t xml:space="preserve"> - </w:t>
      </w:r>
      <w:r w:rsidRPr="006F178A">
        <w:rPr>
          <w:rFonts w:hint="cs"/>
          <w:rtl/>
        </w:rPr>
        <w:t>ד</w:t>
      </w:r>
      <w:r w:rsidRPr="006F178A">
        <w:rPr>
          <w:rtl/>
        </w:rPr>
        <w:t>אדם חשוב שאני.</w:t>
      </w:r>
    </w:p>
    <w:p w14:paraId="21EA3C2E" w14:textId="77777777" w:rsidR="004E0BA3" w:rsidRDefault="000C29C6" w:rsidP="000C29C6">
      <w:pPr>
        <w:pStyle w:val="afffff2"/>
        <w:rPr>
          <w:rtl/>
        </w:rPr>
      </w:pPr>
      <w:r>
        <w:rPr>
          <w:rFonts w:hint="cs"/>
          <w:rtl/>
        </w:rPr>
        <w:t>דברים המותרים בחוה''ח ובאיזה תנאי</w:t>
      </w:r>
    </w:p>
    <w:p w14:paraId="6A22B246" w14:textId="1F5884C5" w:rsidR="003B09EA" w:rsidRPr="006F178A" w:rsidRDefault="003B09EA" w:rsidP="00800D78">
      <w:pPr>
        <w:pStyle w:val="afff3"/>
        <w:framePr w:wrap="around"/>
        <w:rPr>
          <w:rFonts w:cs="FontbitDavid"/>
          <w:rtl/>
        </w:rPr>
      </w:pPr>
      <w:r w:rsidRPr="006F178A">
        <w:rPr>
          <w:rFonts w:hint="cs"/>
          <w:rtl/>
        </w:rPr>
        <w:t>יב</w:t>
      </w:r>
      <w:r w:rsidRPr="006F178A">
        <w:rPr>
          <w:rFonts w:cs="FontbitDavid" w:hint="cs"/>
          <w:rtl/>
        </w:rPr>
        <w:t>.</w:t>
      </w:r>
    </w:p>
    <w:p w14:paraId="1A1B4C90" w14:textId="16BEAC49" w:rsidR="00E31AD5" w:rsidRDefault="00FA2EDA" w:rsidP="00CA3C56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א. </w:t>
      </w:r>
      <w:r w:rsidR="003B09EA" w:rsidRPr="00CA3C56">
        <w:rPr>
          <w:rFonts w:hint="cs"/>
          <w:rtl/>
        </w:rPr>
        <w:t xml:space="preserve">          </w:t>
      </w:r>
      <w:r w:rsidR="003B09EA" w:rsidRPr="00CA3C56">
        <w:rPr>
          <w:rtl/>
        </w:rPr>
        <w:t>שמואל</w:t>
      </w:r>
      <w:r w:rsidR="00E31AD5">
        <w:rPr>
          <w:rtl/>
        </w:rPr>
        <w:t>:</w:t>
      </w:r>
    </w:p>
    <w:p w14:paraId="501E0730" w14:textId="1E4D64A8" w:rsidR="003B09EA" w:rsidRPr="000C29C6" w:rsidRDefault="003B09EA" w:rsidP="000C29C6">
      <w:pPr>
        <w:rPr>
          <w:rtl/>
        </w:rPr>
      </w:pPr>
      <w:r w:rsidRPr="000C29C6">
        <w:rPr>
          <w:rFonts w:hint="cs"/>
          <w:rtl/>
        </w:rPr>
        <w:t>מותר להשתמש בנכרי מחוץ לתחום</w:t>
      </w:r>
    </w:p>
    <w:p w14:paraId="33988848" w14:textId="6CDCA694" w:rsidR="00E31AD5" w:rsidRDefault="00FA2EDA" w:rsidP="00CA3C56">
      <w:pPr>
        <w:pStyle w:val="36"/>
        <w:framePr w:wrap="notBeside"/>
        <w:rPr>
          <w:rtl/>
        </w:rPr>
      </w:pPr>
      <w:r>
        <w:rPr>
          <w:rFonts w:hint="cs"/>
          <w:rtl/>
        </w:rPr>
        <w:t>ב.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</w:t>
      </w:r>
      <w:r w:rsidR="003B09EA" w:rsidRPr="00CA3C56">
        <w:rPr>
          <w:rFonts w:hint="cs"/>
          <w:rtl/>
        </w:rPr>
        <w:t>ר</w:t>
      </w:r>
      <w:r w:rsidR="003B09EA" w:rsidRPr="00CA3C56">
        <w:rPr>
          <w:rtl/>
        </w:rPr>
        <w:t>"</w:t>
      </w:r>
      <w:r w:rsidR="003B09EA" w:rsidRPr="00CA3C56">
        <w:rPr>
          <w:rFonts w:hint="cs"/>
          <w:rtl/>
        </w:rPr>
        <w:t>פ</w:t>
      </w:r>
      <w:r w:rsidR="00E31AD5">
        <w:rPr>
          <w:rFonts w:hint="cs"/>
          <w:rtl/>
        </w:rPr>
        <w:t>:</w:t>
      </w:r>
    </w:p>
    <w:p w14:paraId="2B069B86" w14:textId="1B91633B" w:rsidR="003B09EA" w:rsidRPr="006F178A" w:rsidRDefault="00CA3C56" w:rsidP="00CA3C56">
      <w:pPr>
        <w:rPr>
          <w:rtl/>
        </w:rPr>
      </w:pPr>
      <w:r>
        <w:rPr>
          <w:rFonts w:ascii="Fb Fontext" w:hAnsi="Fb Fontext" w:hint="cs"/>
          <w:sz w:val="20"/>
          <w:rtl/>
        </w:rPr>
        <w:t>כ</w:t>
      </w:r>
      <w:r w:rsidR="003B09EA">
        <w:rPr>
          <w:rFonts w:ascii="Fb Fontext" w:hAnsi="Fb Fontext" w:hint="cs"/>
          <w:sz w:val="20"/>
          <w:rtl/>
        </w:rPr>
        <w:t>שאין</w:t>
      </w:r>
      <w:r w:rsidR="003B09EA" w:rsidRPr="006F178A">
        <w:rPr>
          <w:rFonts w:ascii="Fb Fontext" w:hAnsi="Fb Fontext" w:hint="cs"/>
          <w:sz w:val="20"/>
          <w:rtl/>
        </w:rPr>
        <w:t xml:space="preserve"> </w:t>
      </w:r>
      <w:r w:rsidR="003B09EA">
        <w:rPr>
          <w:rFonts w:ascii="Fb Fontext" w:hAnsi="Fb Fontext" w:hint="cs"/>
          <w:sz w:val="20"/>
          <w:rtl/>
        </w:rPr>
        <w:t>עיר</w:t>
      </w:r>
      <w:r w:rsidR="003B09EA" w:rsidRPr="006F178A">
        <w:rPr>
          <w:rFonts w:ascii="Fb Fontext" w:hAnsi="Fb Fontext" w:hint="cs"/>
          <w:sz w:val="20"/>
          <w:rtl/>
        </w:rPr>
        <w:t xml:space="preserve"> קרוב</w:t>
      </w:r>
      <w:r w:rsidR="003B09EA">
        <w:rPr>
          <w:rFonts w:ascii="Fb Fontext" w:hAnsi="Fb Fontext" w:hint="cs"/>
          <w:sz w:val="20"/>
          <w:rtl/>
        </w:rPr>
        <w:t xml:space="preserve">ה </w:t>
      </w:r>
      <w:r>
        <w:rPr>
          <w:rFonts w:ascii="Fb Fontext" w:hAnsi="Fb Fontext"/>
          <w:sz w:val="20"/>
          <w:rtl/>
        </w:rPr>
        <w:tab/>
      </w:r>
      <w:r>
        <w:rPr>
          <w:rFonts w:ascii="Fb Fontext" w:hAnsi="Fb Fontext"/>
          <w:sz w:val="20"/>
          <w:rtl/>
        </w:rPr>
        <w:tab/>
      </w:r>
      <w:r w:rsidR="003B09EA" w:rsidRPr="002F7B0D">
        <w:rPr>
          <w:rStyle w:val="affc"/>
          <w:rFonts w:hint="cs"/>
          <w:rtl/>
        </w:rPr>
        <w:t>ר</w:t>
      </w:r>
      <w:r w:rsidR="003B09EA" w:rsidRPr="002F7B0D">
        <w:rPr>
          <w:rStyle w:val="affc"/>
          <w:rtl/>
        </w:rPr>
        <w:t>"</w:t>
      </w:r>
      <w:r w:rsidR="003B09EA" w:rsidRPr="002F7B0D">
        <w:rPr>
          <w:rStyle w:val="affc"/>
          <w:rFonts w:hint="cs"/>
          <w:rtl/>
        </w:rPr>
        <w:t>מ</w:t>
      </w:r>
      <w:r w:rsidR="003B09EA" w:rsidRPr="002F7B0D">
        <w:rPr>
          <w:rStyle w:val="affc"/>
          <w:rtl/>
        </w:rPr>
        <w:t>:</w:t>
      </w:r>
      <w:r w:rsidR="003B09EA" w:rsidRPr="006F178A">
        <w:rPr>
          <w:rFonts w:ascii="Fb Fontext" w:hAnsi="Fb Fontext"/>
          <w:rtl/>
        </w:rPr>
        <w:t xml:space="preserve"> </w:t>
      </w:r>
      <w:r w:rsidR="003B09EA">
        <w:rPr>
          <w:rFonts w:ascii="Fb Fontext" w:hAnsi="Fb Fontext" w:hint="cs"/>
          <w:sz w:val="20"/>
          <w:rtl/>
        </w:rPr>
        <w:t xml:space="preserve">ולא </w:t>
      </w:r>
      <w:r w:rsidR="003B09EA" w:rsidRPr="006F178A">
        <w:rPr>
          <w:rFonts w:ascii="Fb Fontext" w:hAnsi="Fb Fontext" w:hint="cs"/>
          <w:sz w:val="20"/>
          <w:rtl/>
        </w:rPr>
        <w:t>בחוה</w:t>
      </w:r>
      <w:r w:rsidR="003B09EA" w:rsidRPr="006F178A">
        <w:rPr>
          <w:rFonts w:ascii="Fb Fontext" w:hAnsi="Fb Fontext"/>
          <w:sz w:val="20"/>
          <w:rtl/>
        </w:rPr>
        <w:t>"</w:t>
      </w:r>
      <w:r w:rsidR="003B09EA" w:rsidRPr="006F178A">
        <w:rPr>
          <w:rFonts w:ascii="Fb Fontext" w:hAnsi="Fb Fontext" w:hint="cs"/>
          <w:sz w:val="20"/>
          <w:rtl/>
        </w:rPr>
        <w:t xml:space="preserve">מ </w:t>
      </w:r>
      <w:r w:rsidR="003B09EA" w:rsidRPr="00D70C06">
        <w:rPr>
          <w:rStyle w:val="affe"/>
          <w:rFonts w:hint="eastAsia"/>
          <w:rtl/>
        </w:rPr>
        <w:t>שמצויי</w:t>
      </w:r>
      <w:r w:rsidR="003B09EA">
        <w:rPr>
          <w:rStyle w:val="affe"/>
          <w:rFonts w:hint="cs"/>
          <w:rtl/>
        </w:rPr>
        <w:t>ם</w:t>
      </w:r>
      <w:r w:rsidR="003B09EA" w:rsidRPr="00D70C06">
        <w:rPr>
          <w:rStyle w:val="affe"/>
          <w:rtl/>
        </w:rPr>
        <w:t xml:space="preserve"> אנשים</w:t>
      </w:r>
    </w:p>
    <w:p w14:paraId="59285F06" w14:textId="66770D3D" w:rsidR="00E31AD5" w:rsidRDefault="00FA2EDA" w:rsidP="00CA3C56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ג.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</w:t>
      </w:r>
      <w:r w:rsidR="003B09EA" w:rsidRPr="00CA3C56">
        <w:rPr>
          <w:rFonts w:hint="eastAsia"/>
          <w:rtl/>
        </w:rPr>
        <w:t>מ</w:t>
      </w:r>
      <w:r w:rsidR="003B09EA" w:rsidRPr="00CA3C56">
        <w:rPr>
          <w:rtl/>
        </w:rPr>
        <w:t>"</w:t>
      </w:r>
      <w:r w:rsidR="003B09EA" w:rsidRPr="00CA3C56">
        <w:rPr>
          <w:rFonts w:hint="eastAsia"/>
          <w:rtl/>
        </w:rPr>
        <w:t>ז</w:t>
      </w:r>
      <w:r w:rsidR="00E31AD5">
        <w:rPr>
          <w:rFonts w:hint="cs"/>
          <w:rtl/>
        </w:rPr>
        <w:t>:</w:t>
      </w:r>
    </w:p>
    <w:p w14:paraId="2FB7976D" w14:textId="77777777" w:rsidR="004E0BA3" w:rsidRDefault="003B09EA" w:rsidP="00164685">
      <w:pPr>
        <w:rPr>
          <w:rtl/>
        </w:rPr>
      </w:pPr>
      <w:r w:rsidRPr="00B072A8">
        <w:rPr>
          <w:rFonts w:hint="cs"/>
          <w:rtl/>
        </w:rPr>
        <w:t>לא נכנס לבית שבנו לו חוץ לתחום</w:t>
      </w:r>
      <w:r w:rsidR="002E15B0">
        <w:rPr>
          <w:rFonts w:hint="cs"/>
          <w:rtl/>
        </w:rPr>
        <w:t xml:space="preserve"> </w:t>
      </w:r>
      <w:r w:rsidR="002E15B0" w:rsidRPr="002E15B0">
        <w:rPr>
          <w:rStyle w:val="affc"/>
          <w:rFonts w:hint="cs"/>
          <w:rtl/>
        </w:rPr>
        <w:t>א.</w:t>
      </w:r>
      <w:r w:rsidR="002E15B0">
        <w:rPr>
          <w:rFonts w:hint="cs"/>
          <w:rtl/>
        </w:rPr>
        <w:t xml:space="preserve"> </w:t>
      </w:r>
      <w:r w:rsidRPr="00B072A8">
        <w:rPr>
          <w:rFonts w:hint="cs"/>
          <w:rtl/>
        </w:rPr>
        <w:t xml:space="preserve"> דאדם חשוב הוא,</w:t>
      </w:r>
    </w:p>
    <w:p w14:paraId="726C7236" w14:textId="77777777" w:rsidR="004E0BA3" w:rsidRDefault="00FA2EDA" w:rsidP="00FA2EDA">
      <w:pPr>
        <w:ind w:left="1360" w:firstLine="170"/>
        <w:rPr>
          <w:rtl/>
        </w:rPr>
      </w:pPr>
      <w:r>
        <w:rPr>
          <w:rStyle w:val="affc"/>
          <w:rFonts w:hint="cs"/>
          <w:rtl/>
        </w:rPr>
        <w:t xml:space="preserve"> </w:t>
      </w:r>
      <w:r w:rsidR="002E15B0" w:rsidRPr="002E15B0">
        <w:rPr>
          <w:rStyle w:val="affc"/>
          <w:rFonts w:hint="cs"/>
          <w:rtl/>
        </w:rPr>
        <w:t>ב.</w:t>
      </w:r>
      <w:r w:rsidR="002E15B0">
        <w:rPr>
          <w:rFonts w:hint="cs"/>
          <w:rtl/>
        </w:rPr>
        <w:t xml:space="preserve"> </w:t>
      </w:r>
      <w:r w:rsidR="003B09EA">
        <w:rPr>
          <w:rFonts w:hint="cs"/>
          <w:rtl/>
        </w:rPr>
        <w:t xml:space="preserve">שסייע בבניה </w:t>
      </w:r>
      <w:r w:rsidR="003B09EA">
        <w:rPr>
          <w:rStyle w:val="affe"/>
          <w:rFonts w:hint="cs"/>
          <w:rtl/>
        </w:rPr>
        <w:t xml:space="preserve">ואינה </w:t>
      </w:r>
      <w:r w:rsidR="003B09EA" w:rsidRPr="00C44ACC">
        <w:rPr>
          <w:rStyle w:val="affe"/>
          <w:rFonts w:hint="eastAsia"/>
          <w:rtl/>
        </w:rPr>
        <w:t>קבלנות</w:t>
      </w:r>
      <w:r w:rsidR="003B09EA">
        <w:rPr>
          <w:rFonts w:hint="cs"/>
          <w:rtl/>
        </w:rPr>
        <w:t>.</w:t>
      </w:r>
    </w:p>
    <w:p w14:paraId="1736E297" w14:textId="3138FDC6" w:rsidR="00E31AD5" w:rsidRDefault="00FA2EDA" w:rsidP="00CA3C56">
      <w:pPr>
        <w:pStyle w:val="36"/>
        <w:framePr w:wrap="notBeside"/>
        <w:rPr>
          <w:rtl/>
        </w:rPr>
      </w:pPr>
      <w:r>
        <w:rPr>
          <w:rFonts w:hint="cs"/>
          <w:rtl/>
        </w:rPr>
        <w:t>ד</w:t>
      </w:r>
      <w:r w:rsidR="000023D8">
        <w:rPr>
          <w:rFonts w:hint="cs"/>
          <w:rtl/>
        </w:rPr>
        <w:t xml:space="preserve">. </w:t>
      </w:r>
      <w:r w:rsidR="000023D8">
        <w:rPr>
          <w:rtl/>
        </w:rPr>
        <w:tab/>
      </w:r>
      <w:r w:rsidR="000023D8">
        <w:rPr>
          <w:rtl/>
        </w:rPr>
        <w:tab/>
      </w:r>
      <w:r w:rsidR="003B09EA" w:rsidRPr="00CA3C56">
        <w:rPr>
          <w:rFonts w:hint="eastAsia"/>
          <w:rtl/>
        </w:rPr>
        <w:t>ר</w:t>
      </w:r>
      <w:r w:rsidR="006B417C">
        <w:rPr>
          <w:rFonts w:hint="cs"/>
          <w:rtl/>
        </w:rPr>
        <w:t>ב חמא</w:t>
      </w:r>
      <w:r w:rsidR="00E31AD5">
        <w:rPr>
          <w:rtl/>
        </w:rPr>
        <w:t>:</w:t>
      </w:r>
    </w:p>
    <w:p w14:paraId="0960FD86" w14:textId="77777777" w:rsidR="004E0BA3" w:rsidRDefault="003B09EA" w:rsidP="00164685">
      <w:pPr>
        <w:rPr>
          <w:rFonts w:ascii="Fb Fontext" w:hAnsi="Fb Fontext"/>
          <w:rtl/>
        </w:rPr>
      </w:pPr>
      <w:r w:rsidRPr="006F178A">
        <w:rPr>
          <w:rFonts w:ascii="Fb Fontext" w:hAnsi="Fb Fontext" w:hint="cs"/>
          <w:rtl/>
        </w:rPr>
        <w:t xml:space="preserve">התיר למסדרי שולחנות </w:t>
      </w:r>
      <w:r w:rsidRPr="00D70C06">
        <w:rPr>
          <w:rStyle w:val="affe"/>
          <w:rFonts w:hint="eastAsia"/>
          <w:rtl/>
        </w:rPr>
        <w:t>ד</w:t>
      </w:r>
      <w:r w:rsidRPr="00D70C06">
        <w:rPr>
          <w:rStyle w:val="affe"/>
          <w:rtl/>
        </w:rPr>
        <w:t>ריש גלותא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לעבוד בחוה</w:t>
      </w:r>
      <w:r w:rsidRPr="006F178A">
        <w:rPr>
          <w:rFonts w:ascii="Fb Fontext" w:hAnsi="Fb Fontext"/>
          <w:rtl/>
        </w:rPr>
        <w:t>"</w:t>
      </w:r>
      <w:r w:rsidRPr="006F178A">
        <w:rPr>
          <w:rFonts w:ascii="Fb Fontext" w:hAnsi="Fb Fontext" w:hint="cs"/>
          <w:rtl/>
        </w:rPr>
        <w:t>מ</w:t>
      </w:r>
    </w:p>
    <w:p w14:paraId="1FDD635F" w14:textId="4566874A" w:rsidR="00E31AD5" w:rsidRDefault="00EC2D8F" w:rsidP="00F87000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00098431" w14:textId="563A911A" w:rsidR="003B09EA" w:rsidRPr="00F87000" w:rsidRDefault="003B09EA" w:rsidP="00F87000">
      <w:pPr>
        <w:spacing w:after="60"/>
        <w:rPr>
          <w:rtl/>
        </w:rPr>
      </w:pPr>
      <w:r>
        <w:rPr>
          <w:rFonts w:ascii="Fb Fontext" w:hAnsi="Fb Fontext" w:hint="cs"/>
          <w:rtl/>
        </w:rPr>
        <w:t>ש</w:t>
      </w:r>
      <w:r w:rsidRPr="006F178A">
        <w:rPr>
          <w:rFonts w:ascii="Fb Fontext" w:hAnsi="Fb Fontext" w:hint="cs"/>
          <w:rtl/>
        </w:rPr>
        <w:t>לא נוטלים ממון</w:t>
      </w:r>
      <w:r>
        <w:rPr>
          <w:rFonts w:ascii="Fb Fontext" w:hAnsi="Fb Fontext" w:hint="cs"/>
          <w:rtl/>
        </w:rPr>
        <w:t>.</w:t>
      </w:r>
      <w:r w:rsidRPr="00D70C06">
        <w:rPr>
          <w:rStyle w:val="affe"/>
          <w:rtl/>
        </w:rPr>
        <w:t xml:space="preserve"> וריווח </w:t>
      </w:r>
      <w:r w:rsidRPr="00D70C06">
        <w:rPr>
          <w:rStyle w:val="affe"/>
          <w:rFonts w:hint="eastAsia"/>
          <w:rtl/>
        </w:rPr>
        <w:t>דאכילת</w:t>
      </w:r>
      <w:r w:rsidRPr="00D70C06">
        <w:rPr>
          <w:rStyle w:val="affe"/>
          <w:rtl/>
        </w:rPr>
        <w:t xml:space="preserve"> </w:t>
      </w:r>
      <w:r w:rsidRPr="00D70C06">
        <w:rPr>
          <w:rStyle w:val="affe"/>
          <w:rFonts w:hint="eastAsia"/>
          <w:rtl/>
        </w:rPr>
        <w:t>הסעודה</w:t>
      </w:r>
      <w:r w:rsidRPr="00D70C06">
        <w:rPr>
          <w:rStyle w:val="affe"/>
          <w:rtl/>
        </w:rPr>
        <w:t xml:space="preserve"> </w:t>
      </w:r>
      <w:r w:rsidRPr="00D70C06">
        <w:rPr>
          <w:rStyle w:val="affe"/>
          <w:rFonts w:hint="eastAsia"/>
          <w:rtl/>
        </w:rPr>
        <w:t>לא</w:t>
      </w:r>
      <w:r w:rsidRPr="00D70C06">
        <w:rPr>
          <w:rStyle w:val="affe"/>
          <w:rtl/>
        </w:rPr>
        <w:t xml:space="preserve"> </w:t>
      </w:r>
      <w:r w:rsidRPr="00D70C06">
        <w:rPr>
          <w:rStyle w:val="affe"/>
          <w:rFonts w:hint="eastAsia"/>
          <w:rtl/>
        </w:rPr>
        <w:t>נחשב</w:t>
      </w:r>
      <w:r w:rsidRPr="00D70C06">
        <w:rPr>
          <w:rStyle w:val="affe"/>
          <w:rtl/>
        </w:rPr>
        <w:t xml:space="preserve"> </w:t>
      </w:r>
      <w:r w:rsidRPr="00D70C06">
        <w:rPr>
          <w:rStyle w:val="affe"/>
          <w:rFonts w:hint="eastAsia"/>
          <w:rtl/>
        </w:rPr>
        <w:t>מלאכה</w:t>
      </w:r>
      <w:r w:rsidR="00F87000">
        <w:rPr>
          <w:rStyle w:val="affe"/>
          <w:rFonts w:hint="cs"/>
          <w:rtl/>
        </w:rPr>
        <w:t>.</w:t>
      </w:r>
    </w:p>
    <w:p w14:paraId="2B86F863" w14:textId="7C0B3A3D" w:rsidR="00E31AD5" w:rsidRDefault="000023D8" w:rsidP="00CA3C56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ה.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3B09EA" w:rsidRPr="00CA3C56">
        <w:rPr>
          <w:rtl/>
        </w:rPr>
        <w:t>ת"ר</w:t>
      </w:r>
      <w:r w:rsidR="00E31AD5">
        <w:rPr>
          <w:rtl/>
        </w:rPr>
        <w:t>:</w:t>
      </w:r>
    </w:p>
    <w:p w14:paraId="0820EFFF" w14:textId="15CB18E6" w:rsidR="003B09EA" w:rsidRPr="006F178A" w:rsidRDefault="003B09EA" w:rsidP="00164685">
      <w:pPr>
        <w:rPr>
          <w:rtl/>
        </w:rPr>
      </w:pPr>
      <w:r>
        <w:rPr>
          <w:rFonts w:ascii="Fb Fontext" w:hAnsi="Fb Fontext" w:hint="cs"/>
          <w:rtl/>
        </w:rPr>
        <w:t>נותנין לגוי מלאכה בקבלנות</w:t>
      </w:r>
      <w:r w:rsidRPr="006F178A">
        <w:rPr>
          <w:rFonts w:ascii="Fb Fontext" w:hAnsi="Fb Fontext"/>
          <w:rtl/>
        </w:rPr>
        <w:t xml:space="preserve"> לעשותה לאחר המועד</w:t>
      </w:r>
    </w:p>
    <w:p w14:paraId="15332D32" w14:textId="59DE6D7D" w:rsidR="00CA3C56" w:rsidRPr="00CA3C56" w:rsidRDefault="003B09EA" w:rsidP="00F87000">
      <w:pPr>
        <w:spacing w:after="60"/>
        <w:rPr>
          <w:rStyle w:val="affc"/>
          <w:rFonts w:ascii="BA Fontov Regular" w:hAnsi="BA Fontov Regular" w:cs="FrankRuehl"/>
          <w:b w:val="0"/>
          <w:bCs w:val="0"/>
          <w:sz w:val="18"/>
          <w:szCs w:val="18"/>
          <w:rtl/>
        </w:rPr>
      </w:pPr>
      <w:r w:rsidRPr="007117F5">
        <w:rPr>
          <w:rFonts w:ascii="Fb Fontext" w:hAnsi="Fb Fontext" w:cs="PFT_Frank" w:hint="eastAsia"/>
          <w:b/>
          <w:bCs/>
          <w:sz w:val="20"/>
          <w:szCs w:val="14"/>
          <w:rtl/>
        </w:rPr>
        <w:t>כלל</w:t>
      </w:r>
      <w:r w:rsidRPr="007117F5">
        <w:rPr>
          <w:rFonts w:ascii="Fb Fontext" w:hAnsi="Fb Fontext" w:cs="PFT_Frank" w:hint="cs"/>
          <w:b/>
          <w:bCs/>
          <w:sz w:val="20"/>
          <w:szCs w:val="14"/>
          <w:rtl/>
        </w:rPr>
        <w:t>ו של דבר</w:t>
      </w:r>
      <w:r w:rsidRPr="007117F5">
        <w:rPr>
          <w:rFonts w:ascii="Fb Fontext" w:hAnsi="Fb Fontext" w:cs="PFT_Frank"/>
          <w:b/>
          <w:bCs/>
          <w:sz w:val="20"/>
          <w:szCs w:val="14"/>
          <w:rtl/>
        </w:rPr>
        <w:t>:</w:t>
      </w:r>
      <w:r w:rsidRPr="006F178A">
        <w:rPr>
          <w:rFonts w:ascii="Fb Fontext" w:hAnsi="Fb Fontext" w:hint="cs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>רק דבר המותר במועד אומרים לגוי שיעשה.</w:t>
      </w:r>
    </w:p>
    <w:p w14:paraId="74E16422" w14:textId="2D715E5E" w:rsidR="00E31AD5" w:rsidRDefault="000023D8" w:rsidP="00CA3C56">
      <w:pPr>
        <w:pStyle w:val="36"/>
        <w:framePr w:wrap="notBeside"/>
        <w:rPr>
          <w:rtl/>
        </w:rPr>
      </w:pPr>
      <w:r>
        <w:rPr>
          <w:rFonts w:hint="cs"/>
          <w:rtl/>
        </w:rPr>
        <w:lastRenderedPageBreak/>
        <w:t xml:space="preserve">ו. </w:t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</w:t>
      </w:r>
      <w:r w:rsidR="003B09EA" w:rsidRPr="00CA3C56">
        <w:rPr>
          <w:rtl/>
        </w:rPr>
        <w:t>תניא</w:t>
      </w:r>
      <w:r w:rsidR="00E31AD5">
        <w:rPr>
          <w:rtl/>
        </w:rPr>
        <w:t>:</w:t>
      </w:r>
    </w:p>
    <w:p w14:paraId="0D111295" w14:textId="3CBB34B2" w:rsidR="003B09EA" w:rsidRPr="00757D20" w:rsidRDefault="003B09EA" w:rsidP="00137F16">
      <w:pPr>
        <w:spacing w:after="60"/>
        <w:rPr>
          <w:rtl/>
        </w:rPr>
      </w:pPr>
      <w:r>
        <w:rPr>
          <w:rFonts w:hint="cs"/>
          <w:rtl/>
        </w:rPr>
        <w:t>מותר לקבל</w:t>
      </w:r>
      <w:r w:rsidRPr="00757D20">
        <w:rPr>
          <w:rtl/>
        </w:rPr>
        <w:t xml:space="preserve"> </w:t>
      </w:r>
      <w:r>
        <w:rPr>
          <w:rFonts w:hint="cs"/>
          <w:rtl/>
        </w:rPr>
        <w:t xml:space="preserve">מלאכה </w:t>
      </w:r>
      <w:r w:rsidRPr="00757D20">
        <w:rPr>
          <w:rtl/>
        </w:rPr>
        <w:t xml:space="preserve">לאחר המועד, ולא ימדוד </w:t>
      </w:r>
      <w:r>
        <w:rPr>
          <w:rFonts w:hint="cs"/>
          <w:rtl/>
        </w:rPr>
        <w:t>כ</w:t>
      </w:r>
      <w:r w:rsidRPr="00757D20">
        <w:rPr>
          <w:rtl/>
        </w:rPr>
        <w:t>בחול.</w:t>
      </w:r>
    </w:p>
    <w:p w14:paraId="21B5108B" w14:textId="73ED12F4" w:rsidR="00E31AD5" w:rsidRDefault="000023D8" w:rsidP="00CA3C56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ז.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3B09EA" w:rsidRPr="00CA3C56">
        <w:rPr>
          <w:rtl/>
        </w:rPr>
        <w:t>ת"ר</w:t>
      </w:r>
      <w:r w:rsidR="00E31AD5">
        <w:rPr>
          <w:rtl/>
        </w:rPr>
        <w:t>:</w:t>
      </w:r>
    </w:p>
    <w:p w14:paraId="0F72B382" w14:textId="77777777" w:rsidR="004E0BA3" w:rsidRDefault="003B09EA" w:rsidP="00164685">
      <w:pPr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 xml:space="preserve">אין מרביעין </w:t>
      </w:r>
      <w:r>
        <w:rPr>
          <w:rFonts w:ascii="Fb Fontext" w:hAnsi="Fb Fontext" w:hint="cs"/>
          <w:rtl/>
        </w:rPr>
        <w:t>בבכור, ובפסולי המקודשין ו</w:t>
      </w:r>
      <w:r w:rsidRPr="006F178A">
        <w:rPr>
          <w:rFonts w:ascii="Fb Fontext" w:hAnsi="Fb Fontext"/>
          <w:rtl/>
        </w:rPr>
        <w:t>בחו</w:t>
      </w:r>
      <w:r w:rsidRPr="006F178A">
        <w:rPr>
          <w:rFonts w:ascii="Fb Fontext" w:hAnsi="Fb Fontext" w:hint="cs"/>
          <w:rtl/>
        </w:rPr>
        <w:t>ה</w:t>
      </w:r>
      <w:r w:rsidRPr="006F178A">
        <w:rPr>
          <w:rFonts w:ascii="Fb Fontext" w:hAnsi="Fb Fontext"/>
          <w:rtl/>
        </w:rPr>
        <w:t>"</w:t>
      </w:r>
      <w:r w:rsidRPr="006F178A">
        <w:rPr>
          <w:rFonts w:ascii="Fb Fontext" w:hAnsi="Fb Fontext" w:hint="cs"/>
          <w:rtl/>
        </w:rPr>
        <w:t>מ</w:t>
      </w:r>
      <w:r w:rsidRPr="006F178A">
        <w:rPr>
          <w:rFonts w:ascii="Fb Fontext" w:hAnsi="Fb Fontext"/>
          <w:rtl/>
        </w:rPr>
        <w:t>,</w:t>
      </w:r>
    </w:p>
    <w:p w14:paraId="2F0D5B19" w14:textId="68EAB6C6" w:rsidR="00E31AD5" w:rsidRDefault="003B09EA" w:rsidP="00CA3C56">
      <w:pPr>
        <w:pStyle w:val="36"/>
        <w:framePr w:wrap="notBeside"/>
        <w:rPr>
          <w:rtl/>
        </w:rPr>
      </w:pPr>
      <w:r w:rsidRPr="00CA3C56">
        <w:rPr>
          <w:rtl/>
        </w:rPr>
        <w:t>ר"י</w:t>
      </w:r>
      <w:r w:rsidR="00E31AD5">
        <w:rPr>
          <w:rtl/>
        </w:rPr>
        <w:t>:</w:t>
      </w:r>
    </w:p>
    <w:p w14:paraId="31346F16" w14:textId="3443FB52" w:rsidR="003B09EA" w:rsidRPr="00CA3C56" w:rsidRDefault="003B09EA" w:rsidP="00CA3C56">
      <w:pPr>
        <w:spacing w:after="60"/>
        <w:rPr>
          <w:rtl/>
        </w:rPr>
      </w:pPr>
      <w:r w:rsidRPr="00C36516">
        <w:rPr>
          <w:rFonts w:hint="cs"/>
          <w:b/>
          <w:spacing w:val="-2"/>
          <w:rtl/>
        </w:rPr>
        <w:t>ו</w:t>
      </w:r>
      <w:r w:rsidRPr="00C36516">
        <w:rPr>
          <w:b/>
          <w:spacing w:val="-2"/>
          <w:rtl/>
        </w:rPr>
        <w:t>מרביעין</w:t>
      </w:r>
      <w:r w:rsidRPr="00C36516">
        <w:rPr>
          <w:rFonts w:cs="PFT_Frank" w:hint="cs"/>
          <w:b/>
          <w:bCs/>
          <w:spacing w:val="-2"/>
          <w:szCs w:val="14"/>
          <w:rtl/>
        </w:rPr>
        <w:t xml:space="preserve"> חמורה </w:t>
      </w:r>
      <w:r w:rsidRPr="00D54BA1">
        <w:rPr>
          <w:rStyle w:val="affe"/>
          <w:rFonts w:cs="PFT_Frank"/>
          <w:b/>
          <w:bCs/>
          <w:spacing w:val="-2"/>
          <w:szCs w:val="10"/>
          <w:rtl/>
        </w:rPr>
        <w:t>ש</w:t>
      </w:r>
      <w:r w:rsidRPr="00D54BA1">
        <w:rPr>
          <w:rStyle w:val="affe"/>
          <w:rFonts w:cs="PFT_Frank" w:hint="cs"/>
          <w:b/>
          <w:bCs/>
          <w:spacing w:val="-2"/>
          <w:szCs w:val="10"/>
          <w:rtl/>
        </w:rPr>
        <w:t xml:space="preserve">לא </w:t>
      </w:r>
      <w:r w:rsidRPr="00D54BA1">
        <w:rPr>
          <w:rStyle w:val="affe"/>
          <w:rFonts w:cs="PFT_Frank"/>
          <w:b/>
          <w:bCs/>
          <w:spacing w:val="-2"/>
          <w:szCs w:val="10"/>
          <w:rtl/>
        </w:rPr>
        <w:t>תצטנן</w:t>
      </w:r>
      <w:r w:rsidRPr="00C36516">
        <w:rPr>
          <w:rFonts w:cs="PFT_Frank"/>
          <w:b/>
          <w:bCs/>
          <w:spacing w:val="-2"/>
          <w:szCs w:val="14"/>
          <w:rtl/>
        </w:rPr>
        <w:t xml:space="preserve">, </w:t>
      </w:r>
      <w:r w:rsidRPr="00C36516">
        <w:rPr>
          <w:spacing w:val="-2"/>
          <w:rtl/>
        </w:rPr>
        <w:t>ו</w:t>
      </w:r>
      <w:r w:rsidRPr="00C36516">
        <w:rPr>
          <w:rFonts w:hint="cs"/>
          <w:spacing w:val="-2"/>
          <w:rtl/>
        </w:rPr>
        <w:t xml:space="preserve">שאר </w:t>
      </w:r>
      <w:r w:rsidRPr="00C36516">
        <w:rPr>
          <w:spacing w:val="-2"/>
          <w:rtl/>
        </w:rPr>
        <w:t>בהמות</w:t>
      </w:r>
      <w:r w:rsidRPr="00C36516">
        <w:rPr>
          <w:rFonts w:hint="cs"/>
          <w:spacing w:val="-2"/>
          <w:rtl/>
        </w:rPr>
        <w:t xml:space="preserve">- </w:t>
      </w:r>
      <w:r w:rsidRPr="00C36516">
        <w:rPr>
          <w:spacing w:val="-2"/>
          <w:rtl/>
        </w:rPr>
        <w:t>ל</w:t>
      </w:r>
      <w:r w:rsidRPr="00C36516">
        <w:rPr>
          <w:rFonts w:hint="cs"/>
          <w:spacing w:val="-2"/>
          <w:rtl/>
        </w:rPr>
        <w:t xml:space="preserve">דיר </w:t>
      </w:r>
      <w:r w:rsidRPr="00C36516">
        <w:rPr>
          <w:rStyle w:val="affe"/>
          <w:rFonts w:hint="eastAsia"/>
          <w:spacing w:val="-2"/>
          <w:rtl/>
        </w:rPr>
        <w:t>שנרבעין</w:t>
      </w:r>
      <w:r w:rsidRPr="00C36516">
        <w:rPr>
          <w:rStyle w:val="affe"/>
          <w:rFonts w:hint="cs"/>
          <w:spacing w:val="-2"/>
          <w:rtl/>
        </w:rPr>
        <w:t xml:space="preserve"> שם</w:t>
      </w:r>
      <w:r w:rsidRPr="00C36516">
        <w:rPr>
          <w:rStyle w:val="affe"/>
          <w:spacing w:val="-2"/>
          <w:rtl/>
        </w:rPr>
        <w:t xml:space="preserve"> מ</w:t>
      </w:r>
      <w:r w:rsidRPr="00C36516">
        <w:rPr>
          <w:rStyle w:val="affe"/>
          <w:rFonts w:hint="eastAsia"/>
          <w:spacing w:val="-2"/>
          <w:rtl/>
        </w:rPr>
        <w:t>עצמן</w:t>
      </w:r>
    </w:p>
    <w:p w14:paraId="10129BD7" w14:textId="7F699F81" w:rsidR="00E31AD5" w:rsidRDefault="003824B9" w:rsidP="00CA3C56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ח.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3B09EA" w:rsidRPr="00CA3C56">
        <w:rPr>
          <w:rtl/>
        </w:rPr>
        <w:t>ת"ר</w:t>
      </w:r>
      <w:r w:rsidR="00E31AD5">
        <w:rPr>
          <w:rtl/>
        </w:rPr>
        <w:t>:</w:t>
      </w:r>
    </w:p>
    <w:p w14:paraId="187D7097" w14:textId="77777777" w:rsidR="004E0BA3" w:rsidRDefault="00137F16" w:rsidP="00164685">
      <w:pPr>
        <w:rPr>
          <w:spacing w:val="-2"/>
          <w:rtl/>
        </w:rPr>
      </w:pPr>
      <w:r w:rsidRPr="00F72B98">
        <w:rPr>
          <w:rFonts w:ascii="Fb Fontext" w:hAnsi="Fb Fontext" w:cs="PFT_Frank" w:hint="cs"/>
          <w:b/>
          <w:bCs/>
          <w:spacing w:val="-2"/>
          <w:szCs w:val="14"/>
          <w:rtl/>
        </w:rPr>
        <w:t>אסור לזבל</w:t>
      </w:r>
      <w:r>
        <w:rPr>
          <w:rFonts w:ascii="Fb Fontext" w:hAnsi="Fb Fontext" w:hint="cs"/>
          <w:spacing w:val="-2"/>
          <w:rtl/>
        </w:rPr>
        <w:t xml:space="preserve"> </w:t>
      </w:r>
      <w:r w:rsidR="003B09EA" w:rsidRPr="00C36516">
        <w:rPr>
          <w:rFonts w:ascii="Fb Fontext" w:hAnsi="Fb Fontext" w:hint="cs"/>
          <w:spacing w:val="-2"/>
          <w:rtl/>
        </w:rPr>
        <w:t xml:space="preserve">בשבת, יו"ט, וחוה"מ, </w:t>
      </w:r>
      <w:r w:rsidR="003B09EA" w:rsidRPr="00C36516">
        <w:rPr>
          <w:rFonts w:ascii="Fb Fontext" w:hAnsi="Fb Fontext"/>
          <w:spacing w:val="-2"/>
          <w:rtl/>
        </w:rPr>
        <w:t xml:space="preserve">ואם באו </w:t>
      </w:r>
      <w:r w:rsidR="003B09EA" w:rsidRPr="00C36516">
        <w:rPr>
          <w:rFonts w:ascii="Fb Fontext" w:hAnsi="Fb Fontext" w:hint="cs"/>
          <w:spacing w:val="-2"/>
          <w:rtl/>
        </w:rPr>
        <w:t xml:space="preserve">מעצמן </w:t>
      </w:r>
      <w:r w:rsidR="003B09EA" w:rsidRPr="00C36516">
        <w:rPr>
          <w:rFonts w:ascii="Fb Fontext" w:hAnsi="Fb Fontext"/>
          <w:spacing w:val="-2"/>
          <w:rtl/>
        </w:rPr>
        <w:t>מותר.</w:t>
      </w:r>
    </w:p>
    <w:p w14:paraId="1FE0F105" w14:textId="77777777" w:rsidR="004E0BA3" w:rsidRDefault="003B09EA" w:rsidP="00164685">
      <w:pPr>
        <w:rPr>
          <w:rtl/>
        </w:rPr>
      </w:pPr>
      <w:r w:rsidRPr="006F178A">
        <w:rPr>
          <w:rtl/>
        </w:rPr>
        <w:t>ואין מסייעין</w:t>
      </w:r>
      <w:r>
        <w:rPr>
          <w:rFonts w:hint="cs"/>
          <w:rtl/>
        </w:rPr>
        <w:t xml:space="preserve"> אותן או</w:t>
      </w:r>
      <w:r w:rsidRPr="006F178A">
        <w:rPr>
          <w:rtl/>
        </w:rPr>
        <w:t xml:space="preserve"> </w:t>
      </w:r>
      <w:r>
        <w:rPr>
          <w:rFonts w:hint="cs"/>
          <w:rtl/>
        </w:rPr>
        <w:t>שומרין</w:t>
      </w:r>
      <w:r w:rsidRPr="006F178A">
        <w:rPr>
          <w:rtl/>
        </w:rPr>
        <w:t xml:space="preserve"> צאנם.</w:t>
      </w:r>
    </w:p>
    <w:p w14:paraId="5B73B6EB" w14:textId="77777777" w:rsidR="004E0BA3" w:rsidRDefault="003B09EA" w:rsidP="00164685">
      <w:pPr>
        <w:rPr>
          <w:rtl/>
        </w:rPr>
      </w:pPr>
      <w:r>
        <w:rPr>
          <w:rFonts w:hint="cs"/>
          <w:rtl/>
        </w:rPr>
        <w:t xml:space="preserve">אבל אם </w:t>
      </w:r>
      <w:r w:rsidRPr="006F178A">
        <w:rPr>
          <w:rtl/>
        </w:rPr>
        <w:t xml:space="preserve">היה </w:t>
      </w:r>
      <w:r>
        <w:rPr>
          <w:rFonts w:hint="cs"/>
          <w:rtl/>
        </w:rPr>
        <w:t xml:space="preserve">הגוי </w:t>
      </w:r>
      <w:r w:rsidRPr="007117F5">
        <w:rPr>
          <w:rStyle w:val="afffe"/>
          <w:rFonts w:cs="PFT_Frank"/>
          <w:b/>
          <w:szCs w:val="14"/>
          <w:rtl/>
        </w:rPr>
        <w:t>שכיר</w:t>
      </w:r>
      <w:r w:rsidRPr="006F178A">
        <w:rPr>
          <w:rtl/>
        </w:rPr>
        <w:t xml:space="preserve"> מסייעין</w:t>
      </w:r>
      <w:r>
        <w:rPr>
          <w:rFonts w:hint="cs"/>
          <w:rtl/>
        </w:rPr>
        <w:t xml:space="preserve"> לו</w:t>
      </w:r>
      <w:r w:rsidRPr="006F178A">
        <w:rPr>
          <w:rtl/>
        </w:rPr>
        <w:t xml:space="preserve">, </w:t>
      </w:r>
      <w:r>
        <w:rPr>
          <w:rFonts w:hint="cs"/>
          <w:rtl/>
        </w:rPr>
        <w:t>ושומרין לו.</w:t>
      </w:r>
    </w:p>
    <w:p w14:paraId="3D1E02D5" w14:textId="138B20BD" w:rsidR="00E31AD5" w:rsidRDefault="003B09EA" w:rsidP="00CA3C56">
      <w:pPr>
        <w:pStyle w:val="36"/>
        <w:framePr w:wrap="notBeside"/>
        <w:rPr>
          <w:rtl/>
        </w:rPr>
      </w:pPr>
      <w:r w:rsidRPr="00CA3C56">
        <w:rPr>
          <w:rtl/>
        </w:rPr>
        <w:t>רבי</w:t>
      </w:r>
      <w:r w:rsidR="00E31AD5">
        <w:rPr>
          <w:rtl/>
        </w:rPr>
        <w:t>:</w:t>
      </w:r>
    </w:p>
    <w:p w14:paraId="26037CDD" w14:textId="77777777" w:rsidR="004E0BA3" w:rsidRDefault="003B09EA" w:rsidP="00164685">
      <w:pPr>
        <w:rPr>
          <w:rStyle w:val="affc"/>
          <w:spacing w:val="-2"/>
          <w:rtl/>
        </w:rPr>
      </w:pPr>
      <w:r w:rsidRPr="00CA3C56">
        <w:rPr>
          <w:rFonts w:hint="cs"/>
          <w:spacing w:val="-2"/>
          <w:rtl/>
        </w:rPr>
        <w:t>אין נותנין לו שכר</w:t>
      </w:r>
      <w:r w:rsidRPr="00CA3C56">
        <w:rPr>
          <w:rStyle w:val="afffe"/>
          <w:rFonts w:cs="PFT_Frank" w:hint="cs"/>
          <w:b/>
          <w:spacing w:val="-2"/>
          <w:szCs w:val="14"/>
          <w:rtl/>
        </w:rPr>
        <w:t xml:space="preserve"> אלא בטובה </w:t>
      </w:r>
      <w:r w:rsidRPr="00CA3C56">
        <w:rPr>
          <w:rStyle w:val="affe"/>
          <w:spacing w:val="-2"/>
          <w:rtl/>
        </w:rPr>
        <w:t>בשבת</w:t>
      </w:r>
      <w:r w:rsidRPr="00CA3C56">
        <w:rPr>
          <w:rStyle w:val="affe"/>
          <w:rFonts w:hint="cs"/>
          <w:spacing w:val="-2"/>
          <w:rtl/>
        </w:rPr>
        <w:t xml:space="preserve">, </w:t>
      </w:r>
      <w:r w:rsidRPr="00CA3C56">
        <w:rPr>
          <w:rFonts w:hint="cs"/>
          <w:spacing w:val="-2"/>
          <w:rtl/>
        </w:rPr>
        <w:t>במזונות</w:t>
      </w:r>
      <w:r w:rsidRPr="00CA3C56">
        <w:rPr>
          <w:spacing w:val="-2"/>
          <w:rtl/>
        </w:rPr>
        <w:t xml:space="preserve"> </w:t>
      </w:r>
      <w:r w:rsidRPr="00CA3C56">
        <w:rPr>
          <w:rStyle w:val="affe"/>
          <w:spacing w:val="-2"/>
          <w:rtl/>
        </w:rPr>
        <w:t>ביו"ט</w:t>
      </w:r>
      <w:r w:rsidRPr="00CA3C56">
        <w:rPr>
          <w:rStyle w:val="affe"/>
          <w:rFonts w:hint="cs"/>
          <w:spacing w:val="-2"/>
          <w:rtl/>
        </w:rPr>
        <w:t>,</w:t>
      </w:r>
      <w:r w:rsidR="00CA3C56" w:rsidRPr="00CA3C56">
        <w:rPr>
          <w:rFonts w:hint="cs"/>
          <w:spacing w:val="-2"/>
          <w:rtl/>
        </w:rPr>
        <w:t xml:space="preserve"> </w:t>
      </w:r>
      <w:r w:rsidRPr="00CA3C56">
        <w:rPr>
          <w:spacing w:val="-2"/>
          <w:rtl/>
        </w:rPr>
        <w:t>בשכר</w:t>
      </w:r>
      <w:r w:rsidRPr="00CA3C56">
        <w:rPr>
          <w:rFonts w:hint="cs"/>
          <w:spacing w:val="-2"/>
          <w:rtl/>
        </w:rPr>
        <w:t xml:space="preserve"> </w:t>
      </w:r>
      <w:r w:rsidRPr="00CA3C56">
        <w:rPr>
          <w:rStyle w:val="affe"/>
          <w:rFonts w:hint="cs"/>
          <w:spacing w:val="-2"/>
          <w:rtl/>
        </w:rPr>
        <w:t>במועד</w:t>
      </w:r>
      <w:r w:rsidRPr="00CA3C56">
        <w:rPr>
          <w:spacing w:val="-2"/>
          <w:rtl/>
        </w:rPr>
        <w:t>.</w:t>
      </w:r>
    </w:p>
    <w:p w14:paraId="14970CC9" w14:textId="013D416C" w:rsidR="00E31AD5" w:rsidRDefault="003B09EA" w:rsidP="00C52076">
      <w:pPr>
        <w:pStyle w:val="36"/>
        <w:framePr w:wrap="notBeside"/>
        <w:rPr>
          <w:rtl/>
        </w:rPr>
      </w:pPr>
      <w:r w:rsidRPr="00C52076">
        <w:rPr>
          <w:rtl/>
        </w:rPr>
        <w:t>רב יוסף</w:t>
      </w:r>
      <w:r w:rsidR="00E31AD5">
        <w:rPr>
          <w:rtl/>
        </w:rPr>
        <w:t>:</w:t>
      </w:r>
    </w:p>
    <w:p w14:paraId="118CAD26" w14:textId="0C1ECC7A" w:rsidR="003B09EA" w:rsidRDefault="003B09EA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הלכ</w:t>
      </w:r>
      <w:r w:rsidR="00CA3C56">
        <w:rPr>
          <w:rFonts w:cs="PFT_Frank" w:hint="cs"/>
          <w:b/>
          <w:bCs/>
          <w:szCs w:val="14"/>
          <w:rtl/>
        </w:rPr>
        <w:t>ה</w:t>
      </w:r>
      <w:r w:rsidRPr="006F178A">
        <w:rPr>
          <w:rtl/>
        </w:rPr>
        <w:t xml:space="preserve"> כרבי.</w:t>
      </w:r>
    </w:p>
    <w:p w14:paraId="7DBD35B5" w14:textId="1E901FD7" w:rsidR="005637BC" w:rsidRPr="006F178A" w:rsidRDefault="00790E10" w:rsidP="005637BC">
      <w:pPr>
        <w:pStyle w:val="afff1"/>
        <w:rPr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098" w:author="קלוד" w:date="2026-10-06T10:09:29Z"/>
        </w:rPr>
      </w:pPr>
      <w:ins w:id="20097" w:author="קלוד" w:date="2026-10-06T10:09:29Z">
        <w:r>
          <w:t xml:space="preserve">משנה ב</w:t>
        </w:r>
      </w:ins>
    </w:p>
    <w:p w14:paraId="3C33846E" w14:textId="77777777" w:rsidR="004E0BA3" w:rsidRDefault="003B09EA" w:rsidP="00164685">
      <w:pPr>
        <w:pStyle w:val="afff9"/>
        <w:rPr>
          <w:rtl/>
        </w:rPr>
      </w:pPr>
      <w:r w:rsidRPr="006F178A">
        <w:rPr>
          <w:rtl/>
        </w:rPr>
        <w:t>וכן מי שהיה יינו בבור ואירעו אבל</w:t>
      </w:r>
      <w:r>
        <w:rPr>
          <w:rFonts w:hint="cs"/>
          <w:rtl/>
        </w:rPr>
        <w:t xml:space="preserve">, </w:t>
      </w:r>
      <w:r w:rsidRPr="006F178A">
        <w:rPr>
          <w:rtl/>
        </w:rPr>
        <w:t xml:space="preserve"> או אונס, או שהטעוהו</w:t>
      </w:r>
    </w:p>
    <w:p w14:paraId="16AEA24A" w14:textId="77777777" w:rsidR="004E0BA3" w:rsidRDefault="003B09EA" w:rsidP="00164685">
      <w:pPr>
        <w:pStyle w:val="afff9"/>
        <w:rPr>
          <w:rtl/>
        </w:rPr>
      </w:pPr>
      <w:r w:rsidRPr="00330547">
        <w:rPr>
          <w:rStyle w:val="afffff5"/>
          <w:rFonts w:hint="cs"/>
          <w:rtl/>
        </w:rPr>
        <w:t xml:space="preserve">רבי יוסי: </w:t>
      </w:r>
      <w:r w:rsidRPr="006F178A">
        <w:rPr>
          <w:rtl/>
        </w:rPr>
        <w:t>- זולף וגומר וגף כדרכו,</w:t>
      </w:r>
    </w:p>
    <w:p w14:paraId="5B638EA2" w14:textId="1F6C3EB6" w:rsidR="003B09EA" w:rsidRPr="006F178A" w:rsidRDefault="003B09EA" w:rsidP="00CA3C56">
      <w:pPr>
        <w:pStyle w:val="afff9"/>
        <w:spacing w:after="60"/>
        <w:rPr>
          <w:rtl/>
        </w:rPr>
      </w:pPr>
      <w:r w:rsidRPr="00330547">
        <w:rPr>
          <w:rStyle w:val="afffff5"/>
          <w:rtl/>
        </w:rPr>
        <w:t>ר"י:</w:t>
      </w:r>
      <w:r w:rsidRPr="006F178A">
        <w:rPr>
          <w:rtl/>
        </w:rPr>
        <w:t xml:space="preserve"> </w:t>
      </w:r>
      <w:r w:rsidRPr="00781CC0">
        <w:rPr>
          <w:rtl/>
        </w:rPr>
        <w:t>עושה לו לימודים שלא יחמיץ.</w:t>
      </w:r>
    </w:p>
    <w:p w14:paraId="6B663C01" w14:textId="79249093" w:rsidR="00E31AD5" w:rsidRDefault="003B09EA" w:rsidP="00CA3C56">
      <w:pPr>
        <w:pStyle w:val="36"/>
        <w:framePr w:wrap="notBeside"/>
        <w:rPr>
          <w:rtl/>
        </w:rPr>
      </w:pPr>
      <w:r w:rsidRPr="00CA3C56">
        <w:rPr>
          <w:rtl/>
        </w:rPr>
        <w:t xml:space="preserve">וצריכא </w:t>
      </w:r>
      <w:r w:rsidRPr="00CA3C56">
        <w:rPr>
          <w:rFonts w:hint="eastAsia"/>
          <w:rtl/>
        </w:rPr>
        <w:t>לרבי</w:t>
      </w:r>
      <w:r w:rsidRPr="00CA3C56">
        <w:rPr>
          <w:rtl/>
        </w:rPr>
        <w:t xml:space="preserve"> </w:t>
      </w:r>
      <w:r w:rsidRPr="00CA3C56">
        <w:rPr>
          <w:rFonts w:hint="eastAsia"/>
          <w:rtl/>
        </w:rPr>
        <w:t>יוסי</w:t>
      </w:r>
      <w:r w:rsidR="00E31AD5">
        <w:rPr>
          <w:rFonts w:hint="cs"/>
          <w:rtl/>
        </w:rPr>
        <w:t>:</w:t>
      </w:r>
    </w:p>
    <w:p w14:paraId="305B53D5" w14:textId="100A04C9" w:rsidR="003B09EA" w:rsidRPr="00CA3C56" w:rsidRDefault="003B09EA" w:rsidP="00CA3C56">
      <w:pPr>
        <w:rPr>
          <w:spacing w:val="-6"/>
          <w:rtl/>
        </w:rPr>
      </w:pPr>
      <w:r w:rsidRPr="00CA3C56">
        <w:rPr>
          <w:rFonts w:hint="cs"/>
          <w:spacing w:val="-6"/>
          <w:rtl/>
        </w:rPr>
        <w:t xml:space="preserve">שאינו מודה ביין שזול לר''י, </w:t>
      </w:r>
      <w:r w:rsidRPr="00CA3C56">
        <w:rPr>
          <w:rStyle w:val="affc"/>
          <w:rFonts w:hint="cs"/>
          <w:spacing w:val="-6"/>
          <w:rtl/>
        </w:rPr>
        <w:t>ל</w:t>
      </w:r>
      <w:r w:rsidRPr="00CA3C56">
        <w:rPr>
          <w:rStyle w:val="affc"/>
          <w:rFonts w:hint="eastAsia"/>
          <w:spacing w:val="-6"/>
          <w:rtl/>
        </w:rPr>
        <w:t>ר</w:t>
      </w:r>
      <w:r w:rsidRPr="00CA3C56">
        <w:rPr>
          <w:rStyle w:val="affc"/>
          <w:spacing w:val="-6"/>
          <w:rtl/>
        </w:rPr>
        <w:t>"</w:t>
      </w:r>
      <w:r w:rsidRPr="00CA3C56">
        <w:rPr>
          <w:rStyle w:val="affc"/>
          <w:rFonts w:hint="eastAsia"/>
          <w:spacing w:val="-6"/>
          <w:rtl/>
        </w:rPr>
        <w:t>י</w:t>
      </w:r>
      <w:r w:rsidRPr="00CA3C56">
        <w:rPr>
          <w:rStyle w:val="affc"/>
          <w:rFonts w:hint="cs"/>
          <w:spacing w:val="-6"/>
          <w:rtl/>
        </w:rPr>
        <w:t>:</w:t>
      </w:r>
      <w:r w:rsidR="00CA3C56" w:rsidRPr="00CA3C56">
        <w:rPr>
          <w:rFonts w:hint="cs"/>
          <w:spacing w:val="-6"/>
          <w:rtl/>
        </w:rPr>
        <w:t xml:space="preserve"> </w:t>
      </w:r>
      <w:r w:rsidRPr="00CA3C56">
        <w:rPr>
          <w:rFonts w:hint="cs"/>
          <w:spacing w:val="-6"/>
          <w:rtl/>
        </w:rPr>
        <w:t xml:space="preserve">שאינו מודה בשמן שיקר </w:t>
      </w:r>
      <w:r w:rsidRPr="00CA3C56">
        <w:rPr>
          <w:rStyle w:val="affc"/>
          <w:rFonts w:hint="eastAsia"/>
          <w:spacing w:val="-6"/>
          <w:rtl/>
        </w:rPr>
        <w:t>לרב</w:t>
      </w:r>
      <w:r w:rsidRPr="00CA3C56">
        <w:rPr>
          <w:rStyle w:val="affc"/>
          <w:spacing w:val="-6"/>
          <w:rtl/>
        </w:rPr>
        <w:t xml:space="preserve"> </w:t>
      </w:r>
      <w:r w:rsidRPr="00CA3C56">
        <w:rPr>
          <w:rStyle w:val="affc"/>
          <w:rFonts w:hint="eastAsia"/>
          <w:spacing w:val="-6"/>
          <w:rtl/>
        </w:rPr>
        <w:t>יוסי</w:t>
      </w:r>
      <w:r w:rsidRPr="00CA3C56">
        <w:rPr>
          <w:rFonts w:hint="cs"/>
          <w:spacing w:val="-6"/>
          <w:rtl/>
        </w:rPr>
        <w:t>.</w:t>
      </w:r>
    </w:p>
    <w:p w14:paraId="292801A8" w14:textId="363A43A4" w:rsidR="00E31AD5" w:rsidRDefault="003B09EA" w:rsidP="00CA3C56">
      <w:pPr>
        <w:pStyle w:val="36"/>
        <w:framePr w:wrap="notBeside"/>
        <w:rPr>
          <w:rtl/>
        </w:rPr>
      </w:pPr>
      <w:r w:rsidRPr="00CA3C56">
        <w:rPr>
          <w:rFonts w:hint="eastAsia"/>
          <w:rtl/>
        </w:rPr>
        <w:t>ריב</w:t>
      </w:r>
      <w:r w:rsidRPr="00CA3C56">
        <w:rPr>
          <w:rtl/>
        </w:rPr>
        <w:t>"</w:t>
      </w:r>
      <w:r w:rsidRPr="00CA3C56">
        <w:rPr>
          <w:rFonts w:hint="eastAsia"/>
          <w:rtl/>
        </w:rPr>
        <w:t>א</w:t>
      </w:r>
      <w:r w:rsidR="00E31AD5">
        <w:rPr>
          <w:rFonts w:hint="cs"/>
          <w:rtl/>
        </w:rPr>
        <w:t>:</w:t>
      </w:r>
    </w:p>
    <w:p w14:paraId="14CB7699" w14:textId="77777777" w:rsidR="004E0BA3" w:rsidRDefault="003B09EA" w:rsidP="00CA3C56">
      <w:pPr>
        <w:spacing w:after="60"/>
        <w:rPr>
          <w:rtl/>
        </w:rPr>
      </w:pPr>
      <w:r w:rsidRPr="002F7B0D">
        <w:rPr>
          <w:rStyle w:val="affc"/>
          <w:rFonts w:hint="cs"/>
          <w:rtl/>
        </w:rPr>
        <w:t>רבי יוסי</w:t>
      </w:r>
      <w:r>
        <w:rPr>
          <w:rFonts w:ascii="Fb Fontext" w:hAnsi="Fb Fontext" w:hint="cs"/>
          <w:rtl/>
        </w:rPr>
        <w:t xml:space="preserve"> הוא שלא מצריך שינוי במועד</w:t>
      </w:r>
      <w:r w:rsidRPr="006F178A">
        <w:rPr>
          <w:rFonts w:ascii="Fb Fontext" w:hAnsi="Fb Fontext"/>
          <w:rtl/>
        </w:rPr>
        <w:t>.</w:t>
      </w:r>
    </w:p>
    <w:p w14:paraId="589FA584" w14:textId="4494A003" w:rsidR="00E31AD5" w:rsidRDefault="003B09EA" w:rsidP="00CA3C56">
      <w:pPr>
        <w:pStyle w:val="36"/>
        <w:framePr w:wrap="notBeside"/>
        <w:rPr>
          <w:rtl/>
        </w:rPr>
      </w:pPr>
      <w:r w:rsidRPr="00CA3C56">
        <w:rPr>
          <w:rFonts w:hint="eastAsia"/>
          <w:rtl/>
        </w:rPr>
        <w:t>בעו</w:t>
      </w:r>
      <w:r w:rsidRPr="00CA3C56">
        <w:rPr>
          <w:rtl/>
        </w:rPr>
        <w:t xml:space="preserve"> </w:t>
      </w:r>
      <w:r w:rsidRPr="00CA3C56">
        <w:rPr>
          <w:rFonts w:hint="eastAsia"/>
          <w:rtl/>
        </w:rPr>
        <w:t>מרנב</w:t>
      </w:r>
      <w:r w:rsidRPr="00CA3C56">
        <w:rPr>
          <w:rtl/>
        </w:rPr>
        <w:t>"</w:t>
      </w:r>
      <w:r w:rsidRPr="00CA3C56">
        <w:rPr>
          <w:rFonts w:hint="eastAsia"/>
          <w:rtl/>
        </w:rPr>
        <w:t>י</w:t>
      </w:r>
      <w:r w:rsidR="00E31AD5">
        <w:rPr>
          <w:rtl/>
        </w:rPr>
        <w:t>:</w:t>
      </w:r>
    </w:p>
    <w:p w14:paraId="560625A3" w14:textId="77777777" w:rsidR="004E0BA3" w:rsidRDefault="003B09EA" w:rsidP="00164685">
      <w:pPr>
        <w:rPr>
          <w:spacing w:val="-4"/>
          <w:rtl/>
        </w:rPr>
      </w:pPr>
      <w:r>
        <w:rPr>
          <w:rFonts w:hint="cs"/>
          <w:rtl/>
        </w:rPr>
        <w:t>לגוף</w:t>
      </w:r>
      <w:r w:rsidRPr="006F178A">
        <w:rPr>
          <w:rFonts w:hint="cs"/>
          <w:rtl/>
        </w:rPr>
        <w:t xml:space="preserve"> חבית שכר </w:t>
      </w:r>
      <w:r w:rsidRPr="00657A0B">
        <w:rPr>
          <w:rStyle w:val="affc"/>
          <w:rFonts w:hint="eastAsia"/>
          <w:rtl/>
        </w:rPr>
        <w:t>וא</w:t>
      </w:r>
      <w:r w:rsidRPr="00657A0B">
        <w:rPr>
          <w:rStyle w:val="affc"/>
          <w:rtl/>
        </w:rPr>
        <w:t>"</w:t>
      </w:r>
      <w:r w:rsidRPr="00657A0B">
        <w:rPr>
          <w:rStyle w:val="affc"/>
          <w:rFonts w:hint="eastAsia"/>
          <w:rtl/>
        </w:rPr>
        <w:t>ל</w:t>
      </w:r>
      <w:r w:rsidRPr="006F178A">
        <w:rPr>
          <w:rFonts w:hint="cs"/>
          <w:rtl/>
        </w:rPr>
        <w:t xml:space="preserve"> </w:t>
      </w:r>
      <w:r w:rsidRPr="00657A0B">
        <w:rPr>
          <w:rStyle w:val="affc"/>
          <w:rFonts w:hint="eastAsia"/>
          <w:rtl/>
        </w:rPr>
        <w:t>מר</w:t>
      </w:r>
      <w:r w:rsidRPr="00657A0B">
        <w:rPr>
          <w:rStyle w:val="affc"/>
          <w:rtl/>
        </w:rPr>
        <w:t>"י</w:t>
      </w:r>
      <w:r>
        <w:rPr>
          <w:rFonts w:hint="cs"/>
          <w:rtl/>
        </w:rPr>
        <w:t xml:space="preserve"> ד</w:t>
      </w:r>
      <w:r w:rsidRPr="006F178A">
        <w:rPr>
          <w:rFonts w:hint="cs"/>
          <w:rtl/>
        </w:rPr>
        <w:t xml:space="preserve">הלכה </w:t>
      </w:r>
      <w:r w:rsidRPr="00657A0B">
        <w:rPr>
          <w:rStyle w:val="affc"/>
          <w:rFonts w:hint="eastAsia"/>
          <w:rtl/>
        </w:rPr>
        <w:t>כרבי</w:t>
      </w:r>
      <w:r w:rsidRPr="00657A0B">
        <w:rPr>
          <w:rStyle w:val="affc"/>
          <w:rtl/>
        </w:rPr>
        <w:t xml:space="preserve"> </w:t>
      </w:r>
      <w:r w:rsidRPr="00657A0B">
        <w:rPr>
          <w:rStyle w:val="affc"/>
          <w:rFonts w:hint="eastAsia"/>
          <w:rtl/>
        </w:rPr>
        <w:t>יוסי</w:t>
      </w:r>
      <w:r w:rsidRPr="006F178A">
        <w:rPr>
          <w:rFonts w:hint="cs"/>
          <w:rtl/>
        </w:rPr>
        <w:t xml:space="preserve"> </w:t>
      </w:r>
      <w:r w:rsidRPr="008219A2">
        <w:rPr>
          <w:rFonts w:hint="cs"/>
          <w:rtl/>
        </w:rPr>
        <w:t>ביין  וה</w:t>
      </w:r>
      <w:r w:rsidRPr="008219A2">
        <w:rPr>
          <w:rtl/>
        </w:rPr>
        <w:t>"</w:t>
      </w:r>
      <w:r w:rsidRPr="008219A2">
        <w:rPr>
          <w:rFonts w:hint="cs"/>
          <w:rtl/>
        </w:rPr>
        <w:t>ה לשכר</w:t>
      </w:r>
    </w:p>
    <w:p w14:paraId="278C542F" w14:textId="5C918773" w:rsidR="00E31AD5" w:rsidRDefault="003B09EA" w:rsidP="00CA3C56">
      <w:pPr>
        <w:pStyle w:val="36"/>
        <w:framePr w:wrap="notBeside"/>
        <w:rPr>
          <w:rtl/>
        </w:rPr>
      </w:pPr>
      <w:r w:rsidRPr="00CA3C56">
        <w:rPr>
          <w:rFonts w:hint="eastAsia"/>
          <w:rtl/>
        </w:rPr>
        <w:t>כד</w:t>
      </w:r>
      <w:r w:rsidRPr="00CA3C56">
        <w:rPr>
          <w:rtl/>
        </w:rPr>
        <w:t>אביי</w:t>
      </w:r>
      <w:r w:rsidR="00E31AD5">
        <w:rPr>
          <w:rtl/>
        </w:rPr>
        <w:t>:</w:t>
      </w:r>
    </w:p>
    <w:p w14:paraId="6E6FCA96" w14:textId="71B0D29A" w:rsidR="003B09EA" w:rsidRPr="00CA3C56" w:rsidRDefault="003B09EA" w:rsidP="00164685">
      <w:pPr>
        <w:rPr>
          <w:rtl/>
        </w:rPr>
      </w:pPr>
      <w:r w:rsidRPr="00CA3C56">
        <w:rPr>
          <w:rFonts w:hint="cs"/>
          <w:rtl/>
        </w:rPr>
        <w:t>דשש סאין דשכר מוגף</w:t>
      </w:r>
      <w:r w:rsidR="00CA3C56">
        <w:rPr>
          <w:rFonts w:hint="cs"/>
          <w:rtl/>
        </w:rPr>
        <w:t>,</w:t>
      </w:r>
      <w:r w:rsidRPr="00CA3C56">
        <w:rPr>
          <w:rFonts w:hint="cs"/>
          <w:rtl/>
        </w:rPr>
        <w:t xml:space="preserve"> עדיף משמונה שאינו.</w:t>
      </w:r>
    </w:p>
    <w:p w14:paraId="51BBC59E" w14:textId="3EEA70C7" w:rsidR="003B09EA" w:rsidRPr="00330547" w:rsidRDefault="00790E10" w:rsidP="00330547">
      <w:pPr>
        <w:pStyle w:val="afff1"/>
        <w:rPr>
          <w:rtl/>
        </w:rPr>
      </w:pPr>
      <w:r>
        <w:rPr>
          <w:rFonts w:hint="cs"/>
          <w:rtl/>
        </w:rPr>
        <w:t>***</w:t>
      </w:r>
    </w:p>
    <w:p w14:paraId="6097320C" w14:textId="46598095" w:rsidR="00E31AD5" w:rsidRDefault="003B09EA" w:rsidP="00CA3C56">
      <w:pPr>
        <w:pStyle w:val="36"/>
        <w:framePr w:wrap="notBeside"/>
        <w:rPr>
          <w:rtl/>
        </w:rPr>
      </w:pPr>
      <w:r w:rsidRPr="00CA3C56">
        <w:rPr>
          <w:rFonts w:hint="eastAsia"/>
          <w:rtl/>
        </w:rPr>
        <w:t>רחב</w:t>
      </w:r>
      <w:r w:rsidRPr="00CA3C56">
        <w:rPr>
          <w:rtl/>
        </w:rPr>
        <w:t>"</w:t>
      </w:r>
      <w:r w:rsidRPr="00CA3C56">
        <w:rPr>
          <w:rFonts w:hint="eastAsia"/>
          <w:rtl/>
        </w:rPr>
        <w:t>ג</w:t>
      </w:r>
      <w:r w:rsidRPr="00CA3C56">
        <w:rPr>
          <w:rtl/>
        </w:rPr>
        <w:t xml:space="preserve"> </w:t>
      </w:r>
      <w:r w:rsidRPr="00CA3C56">
        <w:rPr>
          <w:rFonts w:hint="eastAsia"/>
          <w:rtl/>
        </w:rPr>
        <w:t>מ</w:t>
      </w:r>
      <w:r w:rsidRPr="00CA3C56">
        <w:rPr>
          <w:rtl/>
        </w:rPr>
        <w:t>רב</w:t>
      </w:r>
      <w:r w:rsidR="00E31AD5">
        <w:rPr>
          <w:rtl/>
        </w:rPr>
        <w:t>:</w:t>
      </w:r>
    </w:p>
    <w:p w14:paraId="2B99123F" w14:textId="4CB1EB28" w:rsidR="003B09EA" w:rsidRPr="006F178A" w:rsidRDefault="003B09EA" w:rsidP="00164685">
      <w:pPr>
        <w:rPr>
          <w:rtl/>
        </w:rPr>
      </w:pPr>
      <w:r w:rsidRPr="006F178A">
        <w:rPr>
          <w:rFonts w:ascii="Fb Fontext" w:hAnsi="Fb Fontext"/>
          <w:rtl/>
        </w:rPr>
        <w:t>הל</w:t>
      </w:r>
      <w:r>
        <w:rPr>
          <w:rFonts w:ascii="Fb Fontext" w:hAnsi="Fb Fontext" w:hint="cs"/>
          <w:rtl/>
        </w:rPr>
        <w:t>'</w:t>
      </w:r>
      <w:r w:rsidRPr="006F178A">
        <w:rPr>
          <w:rFonts w:ascii="Fb Fontext" w:hAnsi="Fb Fontext"/>
          <w:rtl/>
        </w:rPr>
        <w:t xml:space="preserve"> מועד כהל</w:t>
      </w:r>
      <w:r>
        <w:rPr>
          <w:rFonts w:ascii="Fb Fontext" w:hAnsi="Fb Fontext" w:hint="cs"/>
          <w:rtl/>
        </w:rPr>
        <w:t xml:space="preserve">' </w:t>
      </w:r>
      <w:r w:rsidRPr="006F178A">
        <w:rPr>
          <w:rFonts w:ascii="Fb Fontext" w:hAnsi="Fb Fontext"/>
          <w:rtl/>
        </w:rPr>
        <w:t xml:space="preserve">כותים </w:t>
      </w:r>
      <w:r>
        <w:rPr>
          <w:rFonts w:ascii="Fb Fontext" w:hAnsi="Fb Fontext" w:hint="cs"/>
          <w:rtl/>
        </w:rPr>
        <w:t>-</w:t>
      </w:r>
      <w:r>
        <w:rPr>
          <w:rFonts w:hint="cs"/>
          <w:rtl/>
        </w:rPr>
        <w:t>ש</w:t>
      </w:r>
      <w:r w:rsidRPr="006F178A">
        <w:rPr>
          <w:rtl/>
        </w:rPr>
        <w:t>אי</w:t>
      </w:r>
      <w:r>
        <w:rPr>
          <w:rFonts w:hint="cs"/>
          <w:rtl/>
        </w:rPr>
        <w:t>ן</w:t>
      </w:r>
      <w:r w:rsidRPr="006F178A">
        <w:rPr>
          <w:rtl/>
        </w:rPr>
        <w:t xml:space="preserve"> למידות זו מזו.</w:t>
      </w:r>
      <w:r w:rsidR="007D03B8" w:rsidRPr="007D03B8">
        <w:rPr>
          <w:rStyle w:val="affe"/>
          <w:rFonts w:hint="cs"/>
          <w:rtl/>
        </w:rPr>
        <w:t xml:space="preserve"> היכן שהוחזק הוחזק</w:t>
      </w:r>
    </w:p>
    <w:p w14:paraId="7FD4010E" w14:textId="01443F8F" w:rsidR="00E31AD5" w:rsidRDefault="003B09EA" w:rsidP="00CA3C56">
      <w:pPr>
        <w:pStyle w:val="36"/>
        <w:framePr w:wrap="notBeside"/>
        <w:rPr>
          <w:rtl/>
        </w:rPr>
      </w:pPr>
      <w:r w:rsidRPr="00CA3C56">
        <w:rPr>
          <w:rFonts w:hint="eastAsia"/>
          <w:rtl/>
        </w:rPr>
        <w:t>כ</w:t>
      </w:r>
      <w:r w:rsidRPr="00CA3C56">
        <w:rPr>
          <w:rtl/>
        </w:rPr>
        <w:t>שמואל</w:t>
      </w:r>
      <w:r w:rsidR="00E31AD5">
        <w:rPr>
          <w:rtl/>
        </w:rPr>
        <w:t>:</w:t>
      </w:r>
    </w:p>
    <w:p w14:paraId="2A5DB82E" w14:textId="09864A10" w:rsidR="003B09EA" w:rsidRDefault="003B09EA" w:rsidP="00164685">
      <w:pPr>
        <w:rPr>
          <w:rtl/>
        </w:rPr>
      </w:pPr>
      <w:r w:rsidRPr="006F178A">
        <w:rPr>
          <w:rtl/>
        </w:rPr>
        <w:t xml:space="preserve">זופתין </w:t>
      </w:r>
      <w:r>
        <w:rPr>
          <w:rFonts w:hint="cs"/>
          <w:rtl/>
        </w:rPr>
        <w:t>כלי</w:t>
      </w:r>
      <w:r w:rsidRPr="006F178A">
        <w:rPr>
          <w:rtl/>
        </w:rPr>
        <w:t xml:space="preserve">, </w:t>
      </w:r>
      <w:r>
        <w:rPr>
          <w:rFonts w:hint="cs"/>
          <w:rtl/>
        </w:rPr>
        <w:t>ולא</w:t>
      </w:r>
      <w:r w:rsidRPr="006F178A">
        <w:rPr>
          <w:rtl/>
        </w:rPr>
        <w:t xml:space="preserve"> חבית</w:t>
      </w:r>
      <w:r>
        <w:rPr>
          <w:rFonts w:hint="cs"/>
          <w:rtl/>
        </w:rPr>
        <w:t xml:space="preserve"> דחייש לטירחא</w:t>
      </w:r>
    </w:p>
    <w:p w14:paraId="3166846B" w14:textId="6BA98270" w:rsidR="00E31AD5" w:rsidRDefault="003B09EA" w:rsidP="00CA3C56">
      <w:pPr>
        <w:pStyle w:val="36"/>
        <w:framePr w:wrap="notBeside"/>
        <w:rPr>
          <w:rtl/>
        </w:rPr>
      </w:pPr>
      <w:r w:rsidRPr="00CA3C56">
        <w:rPr>
          <w:rFonts w:hint="cs"/>
          <w:rtl/>
        </w:rPr>
        <w:t>ר</w:t>
      </w:r>
      <w:r w:rsidRPr="00CA3C56">
        <w:rPr>
          <w:rtl/>
        </w:rPr>
        <w:t>"</w:t>
      </w:r>
      <w:r w:rsidRPr="00CA3C56">
        <w:rPr>
          <w:rFonts w:hint="cs"/>
          <w:rtl/>
        </w:rPr>
        <w:t>ד</w:t>
      </w:r>
      <w:r w:rsidR="00E31AD5">
        <w:rPr>
          <w:rtl/>
        </w:rPr>
        <w:t>:</w:t>
      </w:r>
    </w:p>
    <w:p w14:paraId="2F08859B" w14:textId="77777777" w:rsidR="004E0BA3" w:rsidRDefault="003B09EA" w:rsidP="00164685">
      <w:pPr>
        <w:rPr>
          <w:rtl/>
        </w:rPr>
      </w:pPr>
      <w:r w:rsidRPr="006F178A">
        <w:rPr>
          <w:rtl/>
        </w:rPr>
        <w:t xml:space="preserve">חבית </w:t>
      </w:r>
      <w:r>
        <w:rPr>
          <w:rFonts w:hint="cs"/>
          <w:rtl/>
        </w:rPr>
        <w:t>ולא</w:t>
      </w:r>
      <w:r w:rsidRPr="006F178A">
        <w:rPr>
          <w:rtl/>
        </w:rPr>
        <w:t xml:space="preserve"> </w:t>
      </w:r>
      <w:r>
        <w:rPr>
          <w:rFonts w:hint="cs"/>
          <w:rtl/>
        </w:rPr>
        <w:t>כלי, דחייש לפסידא</w:t>
      </w:r>
    </w:p>
    <w:p w14:paraId="430462D5" w14:textId="44DEB668" w:rsidR="00E31AD5" w:rsidRDefault="003B09EA" w:rsidP="00CA3C56">
      <w:pPr>
        <w:pStyle w:val="36"/>
        <w:framePr w:wrap="notBeside"/>
        <w:rPr>
          <w:rtl/>
        </w:rPr>
      </w:pPr>
      <w:r w:rsidRPr="00CA3C56">
        <w:rPr>
          <w:rtl/>
        </w:rPr>
        <w:t>אביי</w:t>
      </w:r>
      <w:r w:rsidR="00E31AD5">
        <w:rPr>
          <w:rtl/>
        </w:rPr>
        <w:t>:</w:t>
      </w:r>
    </w:p>
    <w:p w14:paraId="1CEE55FB" w14:textId="108114B7" w:rsidR="003B09EA" w:rsidRPr="00DF32FB" w:rsidRDefault="00013B71" w:rsidP="00330547">
      <w:pPr>
        <w:rPr>
          <w:spacing w:val="-4"/>
          <w:rtl/>
        </w:rPr>
      </w:pPr>
      <w:r>
        <w:rPr>
          <w:rFonts w:hint="cs"/>
          <w:spacing w:val="-4"/>
          <w:rtl/>
        </w:rPr>
        <w:t>מ</w:t>
      </w:r>
      <w:r w:rsidR="003B09EA" w:rsidRPr="00DF32FB">
        <w:rPr>
          <w:spacing w:val="-4"/>
          <w:rtl/>
        </w:rPr>
        <w:t xml:space="preserve">ועד </w:t>
      </w:r>
      <w:r w:rsidR="003B09EA" w:rsidRPr="00DF32FB">
        <w:rPr>
          <w:rFonts w:hint="cs"/>
          <w:b/>
          <w:spacing w:val="-4"/>
          <w:rtl/>
        </w:rPr>
        <w:t>כ</w:t>
      </w:r>
      <w:r w:rsidR="003B09EA" w:rsidRPr="00DF32FB">
        <w:rPr>
          <w:spacing w:val="-4"/>
          <w:rtl/>
        </w:rPr>
        <w:t>שבת</w:t>
      </w:r>
      <w:r w:rsidR="003B09EA" w:rsidRPr="00DF32FB">
        <w:rPr>
          <w:rFonts w:hint="cs"/>
          <w:b/>
          <w:spacing w:val="-4"/>
          <w:rtl/>
        </w:rPr>
        <w:t xml:space="preserve"> </w:t>
      </w:r>
      <w:r w:rsidR="003B09EA" w:rsidRPr="00DF32FB">
        <w:rPr>
          <w:b/>
          <w:spacing w:val="-4"/>
          <w:rtl/>
        </w:rPr>
        <w:t xml:space="preserve">יש פטור </w:t>
      </w:r>
      <w:r w:rsidR="003B09EA" w:rsidRPr="00DF32FB">
        <w:rPr>
          <w:rFonts w:hint="cs"/>
          <w:b/>
          <w:spacing w:val="-4"/>
          <w:rtl/>
        </w:rPr>
        <w:t>ו</w:t>
      </w:r>
      <w:r w:rsidR="003B09EA" w:rsidRPr="00DF32FB">
        <w:rPr>
          <w:b/>
          <w:spacing w:val="-4"/>
          <w:rtl/>
        </w:rPr>
        <w:t>אסור</w:t>
      </w:r>
      <w:r w:rsidR="003B09EA" w:rsidRPr="00DF32FB">
        <w:rPr>
          <w:spacing w:val="-4"/>
          <w:rtl/>
        </w:rPr>
        <w:t xml:space="preserve"> </w:t>
      </w:r>
      <w:r w:rsidR="003B09EA" w:rsidRPr="00013B71">
        <w:rPr>
          <w:rStyle w:val="affe"/>
          <w:rFonts w:hint="cs"/>
          <w:spacing w:val="-6"/>
          <w:rtl/>
        </w:rPr>
        <w:t xml:space="preserve">כאין </w:t>
      </w:r>
      <w:r w:rsidR="003B09EA" w:rsidRPr="00013B71">
        <w:rPr>
          <w:rStyle w:val="affe"/>
          <w:rFonts w:hint="eastAsia"/>
          <w:spacing w:val="-6"/>
          <w:rtl/>
        </w:rPr>
        <w:t>זופתין</w:t>
      </w:r>
      <w:r w:rsidR="003B09EA" w:rsidRPr="00013B71">
        <w:rPr>
          <w:rStyle w:val="affe"/>
          <w:spacing w:val="-6"/>
          <w:rtl/>
        </w:rPr>
        <w:t xml:space="preserve"> </w:t>
      </w:r>
      <w:r w:rsidR="003B09EA" w:rsidRPr="00013B71">
        <w:rPr>
          <w:rStyle w:val="affe"/>
          <w:rFonts w:hint="cs"/>
          <w:spacing w:val="-6"/>
          <w:rtl/>
        </w:rPr>
        <w:t>ד</w:t>
      </w:r>
      <w:r w:rsidR="003B09EA" w:rsidRPr="00013B71">
        <w:rPr>
          <w:rStyle w:val="affe"/>
          <w:rFonts w:hint="eastAsia"/>
          <w:spacing w:val="-6"/>
          <w:rtl/>
        </w:rPr>
        <w:t>לכתחילה</w:t>
      </w:r>
      <w:r w:rsidR="003B09EA" w:rsidRPr="00DF32FB">
        <w:rPr>
          <w:spacing w:val="-4"/>
          <w:rtl/>
        </w:rPr>
        <w:t xml:space="preserve"> </w:t>
      </w:r>
      <w:r w:rsidR="003B09EA" w:rsidRPr="00DF32FB">
        <w:rPr>
          <w:b/>
          <w:spacing w:val="-4"/>
          <w:rtl/>
        </w:rPr>
        <w:t>ויש מותר לכתחלה.</w:t>
      </w:r>
    </w:p>
    <w:p w14:paraId="7E6548F5" w14:textId="3D94D823" w:rsidR="003B09EA" w:rsidRPr="00330547" w:rsidRDefault="00790E10" w:rsidP="00BD7D5B">
      <w:pPr>
        <w:pStyle w:val="afff1"/>
        <w:rPr>
          <w:rtl/>
        </w:rPr>
      </w:pPr>
      <w:r>
        <w:rPr>
          <w:rFonts w:hint="cs"/>
          <w:rtl/>
        </w:rPr>
        <w:t>***</w:t>
      </w:r>
    </w:p>
    <w:p w14:paraId="28D4DE2F" w14:textId="09D1DCED" w:rsidR="00E31AD5" w:rsidRDefault="003B09EA" w:rsidP="009F5E13">
      <w:pPr>
        <w:pStyle w:val="36"/>
        <w:framePr w:wrap="notBeside"/>
        <w:rPr>
          <w:rtl/>
        </w:rPr>
      </w:pPr>
      <w:r w:rsidRPr="009F5E13">
        <w:rPr>
          <w:rFonts w:hint="cs"/>
          <w:rtl/>
        </w:rPr>
        <w:t>ל</w:t>
      </w:r>
      <w:r w:rsidRPr="009F5E13">
        <w:rPr>
          <w:rtl/>
        </w:rPr>
        <w:t>רב הונא</w:t>
      </w:r>
      <w:r w:rsidR="00E31AD5">
        <w:rPr>
          <w:rFonts w:hint="cs"/>
          <w:rtl/>
        </w:rPr>
        <w:t>:</w:t>
      </w:r>
    </w:p>
    <w:p w14:paraId="0EACE9D9" w14:textId="40D0E458" w:rsidR="003B09EA" w:rsidRPr="00BA47A4" w:rsidRDefault="003B09EA" w:rsidP="00164685">
      <w:pPr>
        <w:rPr>
          <w:rtl/>
        </w:rPr>
      </w:pPr>
      <w:r w:rsidRPr="006F178A">
        <w:rPr>
          <w:rFonts w:ascii="Fb Fontext" w:hAnsi="Fb Fontext" w:hint="cs"/>
          <w:rtl/>
        </w:rPr>
        <w:t>קצרו</w:t>
      </w:r>
      <w:r>
        <w:rPr>
          <w:rFonts w:ascii="Fb Fontext" w:hAnsi="Fb Fontext" w:hint="cs"/>
          <w:rtl/>
        </w:rPr>
        <w:t xml:space="preserve"> מהמחובר</w:t>
      </w:r>
      <w:r w:rsidRPr="006F178A">
        <w:rPr>
          <w:rFonts w:ascii="Fb Fontext" w:hAnsi="Fb Fontext" w:hint="cs"/>
          <w:rtl/>
        </w:rPr>
        <w:t xml:space="preserve"> במועד</w:t>
      </w:r>
      <w:r w:rsidRPr="006F178A">
        <w:rPr>
          <w:rFonts w:ascii="Fb Fontext" w:hAnsi="Fb Fontext"/>
          <w:rtl/>
        </w:rPr>
        <w:t>.</w:t>
      </w:r>
      <w:r>
        <w:rPr>
          <w:rStyle w:val="affc"/>
          <w:rFonts w:hint="cs"/>
          <w:rtl/>
        </w:rPr>
        <w:t xml:space="preserve"> ושאלו רבה בנו </w:t>
      </w:r>
      <w:r>
        <w:rPr>
          <w:rFonts w:hint="cs"/>
          <w:rtl/>
        </w:rPr>
        <w:t>ד</w:t>
      </w:r>
      <w:r w:rsidRPr="006F178A">
        <w:rPr>
          <w:rtl/>
        </w:rPr>
        <w:t>טוחנין</w:t>
      </w:r>
      <w:r>
        <w:rPr>
          <w:rFonts w:hint="cs"/>
          <w:rtl/>
        </w:rPr>
        <w:t xml:space="preserve"> </w:t>
      </w:r>
      <w:r w:rsidRPr="006F178A">
        <w:rPr>
          <w:rtl/>
        </w:rPr>
        <w:t>למועד</w:t>
      </w:r>
      <w:r>
        <w:rPr>
          <w:rFonts w:hint="cs"/>
          <w:rtl/>
        </w:rPr>
        <w:t xml:space="preserve"> </w:t>
      </w:r>
      <w:r w:rsidRPr="007117F5">
        <w:rPr>
          <w:rStyle w:val="afffe"/>
          <w:rFonts w:cs="PFT_Frank" w:hint="eastAsia"/>
          <w:b/>
          <w:szCs w:val="14"/>
          <w:rtl/>
        </w:rPr>
        <w:t>בתלוש</w:t>
      </w:r>
      <w:r w:rsidRPr="007117F5">
        <w:rPr>
          <w:rStyle w:val="afffe"/>
          <w:rFonts w:cs="PFT_Frank"/>
          <w:b/>
          <w:szCs w:val="14"/>
          <w:rtl/>
        </w:rPr>
        <w:t xml:space="preserve"> </w:t>
      </w:r>
      <w:r w:rsidRPr="007117F5">
        <w:rPr>
          <w:rStyle w:val="afffe"/>
          <w:rFonts w:cs="PFT_Frank" w:hint="eastAsia"/>
          <w:b/>
          <w:szCs w:val="14"/>
          <w:rtl/>
        </w:rPr>
        <w:t>ולא</w:t>
      </w:r>
      <w:r w:rsidRPr="007117F5">
        <w:rPr>
          <w:rStyle w:val="afffe"/>
          <w:rFonts w:cs="PFT_Frank"/>
          <w:b/>
          <w:szCs w:val="14"/>
          <w:rtl/>
        </w:rPr>
        <w:t xml:space="preserve"> במחוב</w:t>
      </w:r>
      <w:r w:rsidRPr="007117F5">
        <w:rPr>
          <w:rStyle w:val="afffe"/>
          <w:rFonts w:cs="PFT_Frank" w:hint="cs"/>
          <w:b/>
          <w:szCs w:val="14"/>
          <w:rtl/>
        </w:rPr>
        <w:t>ר</w:t>
      </w:r>
      <w:r w:rsidRPr="007117F5">
        <w:rPr>
          <w:rStyle w:val="afffe"/>
          <w:rFonts w:cs="PFT_Frank"/>
          <w:b/>
          <w:szCs w:val="14"/>
          <w:rtl/>
        </w:rPr>
        <w:t xml:space="preserve">. </w:t>
      </w:r>
      <w:r w:rsidRPr="00BD7D5B">
        <w:rPr>
          <w:rStyle w:val="affc"/>
          <w:rFonts w:hint="cs"/>
          <w:rtl/>
        </w:rPr>
        <w:t xml:space="preserve">ולר"ה </w:t>
      </w:r>
      <w:r>
        <w:rPr>
          <w:rFonts w:hint="cs"/>
          <w:rtl/>
        </w:rPr>
        <w:t>יש מה יאכל.</w:t>
      </w:r>
      <w:r w:rsidRPr="006F178A">
        <w:rPr>
          <w:rtl/>
        </w:rPr>
        <w:t xml:space="preserve"> </w:t>
      </w:r>
      <w:r w:rsidRPr="00BA47A4">
        <w:rPr>
          <w:rStyle w:val="affc"/>
          <w:rtl/>
        </w:rPr>
        <w:t>א"ל:</w:t>
      </w:r>
      <w:r>
        <w:rPr>
          <w:rFonts w:hint="cs"/>
          <w:rtl/>
        </w:rPr>
        <w:t xml:space="preserve"> </w:t>
      </w:r>
      <w:r w:rsidRPr="00BA47A4">
        <w:rPr>
          <w:rStyle w:val="affc"/>
          <w:rFonts w:hint="eastAsia"/>
          <w:rtl/>
        </w:rPr>
        <w:t>רבי</w:t>
      </w:r>
      <w:r w:rsidRPr="00BA47A4">
        <w:rPr>
          <w:rStyle w:val="affc"/>
          <w:rtl/>
        </w:rPr>
        <w:t xml:space="preserve"> </w:t>
      </w:r>
      <w:r w:rsidRPr="00BA47A4">
        <w:rPr>
          <w:rStyle w:val="affc"/>
          <w:rFonts w:hint="eastAsia"/>
          <w:rtl/>
        </w:rPr>
        <w:t>יוסי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 xml:space="preserve">היא </w:t>
      </w:r>
      <w:r w:rsidRPr="00BA47A4">
        <w:rPr>
          <w:rStyle w:val="affe"/>
          <w:rFonts w:hint="eastAsia"/>
          <w:rtl/>
        </w:rPr>
        <w:t>ולא</w:t>
      </w:r>
      <w:r w:rsidRPr="00BA47A4">
        <w:rPr>
          <w:rStyle w:val="affe"/>
          <w:rtl/>
        </w:rPr>
        <w:t xml:space="preserve"> </w:t>
      </w:r>
      <w:r w:rsidRPr="00BA47A4">
        <w:rPr>
          <w:rStyle w:val="affe"/>
          <w:rFonts w:hint="eastAsia"/>
          <w:rtl/>
        </w:rPr>
        <w:t>ס</w:t>
      </w:r>
      <w:r w:rsidRPr="00BA47A4">
        <w:rPr>
          <w:rStyle w:val="affe"/>
          <w:rtl/>
        </w:rPr>
        <w:t>"</w:t>
      </w:r>
      <w:r w:rsidRPr="00BA47A4">
        <w:rPr>
          <w:rStyle w:val="affe"/>
          <w:rFonts w:hint="eastAsia"/>
          <w:rtl/>
        </w:rPr>
        <w:t>ל</w:t>
      </w:r>
      <w:r w:rsidRPr="00BA47A4">
        <w:rPr>
          <w:rStyle w:val="affe"/>
          <w:rtl/>
        </w:rPr>
        <w:t xml:space="preserve"> כ</w:t>
      </w:r>
      <w:r w:rsidR="00345D08">
        <w:rPr>
          <w:rStyle w:val="affe"/>
          <w:rFonts w:hint="cs"/>
          <w:rtl/>
        </w:rPr>
        <w:t>מותו,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ו</w:t>
      </w:r>
      <w:r w:rsidRPr="006F178A">
        <w:rPr>
          <w:rtl/>
        </w:rPr>
        <w:t>לא ידוש בפרות</w:t>
      </w:r>
      <w:r>
        <w:rPr>
          <w:rFonts w:hint="cs"/>
          <w:rtl/>
        </w:rPr>
        <w:t xml:space="preserve"> </w:t>
      </w:r>
      <w:r w:rsidRPr="002F7B0D">
        <w:rPr>
          <w:rStyle w:val="affe"/>
          <w:rFonts w:hint="cs"/>
          <w:rtl/>
        </w:rPr>
        <w:t xml:space="preserve">לא הוי שינוי </w:t>
      </w:r>
      <w:r>
        <w:rPr>
          <w:rStyle w:val="affc"/>
          <w:rFonts w:hint="cs"/>
          <w:rtl/>
          <w:rPrChange w:id="9010" w:author="מנוע אמוראים" w:date="2026-10-05T16:41:44Z">
            <w:rPr>
              <w:rStyle w:val="affe"/>
              <w:rFonts w:hint="cs"/>
              <w:rtl/>
            </w:rPr>
          </w:rPrChange>
        </w:rPr>
        <w:t xml:space="preserve">לר"י</w:t>
      </w:r>
      <w:r>
        <w:rPr>
          <w:rStyle w:val="affe"/>
          <w:rFonts w:hint="cs"/>
          <w:rtl/>
        </w:rPr>
        <w:t xml:space="preserve"> </w:t>
      </w:r>
      <w:r w:rsidRPr="002F7B0D">
        <w:rPr>
          <w:rStyle w:val="affe"/>
          <w:rFonts w:hint="cs"/>
          <w:rtl/>
        </w:rPr>
        <w:t xml:space="preserve">דהא לא </w:t>
      </w:r>
      <w:r>
        <w:rPr>
          <w:rStyle w:val="affe"/>
          <w:rFonts w:hint="cs"/>
          <w:rtl/>
        </w:rPr>
        <w:t>דשים</w:t>
      </w:r>
      <w:r w:rsidRPr="002F7B0D">
        <w:rPr>
          <w:rStyle w:val="affe"/>
          <w:rFonts w:hint="cs"/>
          <w:rtl/>
        </w:rPr>
        <w:t xml:space="preserve"> ב</w:t>
      </w:r>
      <w:r>
        <w:rPr>
          <w:rStyle w:val="affe"/>
          <w:rFonts w:hint="cs"/>
          <w:rtl/>
        </w:rPr>
        <w:t>בהמות</w:t>
      </w:r>
      <w:r>
        <w:rPr>
          <w:rFonts w:hint="cs"/>
          <w:rtl/>
        </w:rPr>
        <w:t>.</w:t>
      </w:r>
    </w:p>
    <w:p w14:paraId="2CCAF473" w14:textId="77777777" w:rsidR="00AF35DE" w:rsidRDefault="00AF35DE">
      <w:pPr>
        <w:bidi w:val="0"/>
        <w:spacing w:after="160" w:line="259" w:lineRule="auto"/>
        <w:jc w:val="left"/>
        <w:rPr>
          <w:rFonts w:ascii="BA Esthetic Regular" w:hAnsi="BA Esthetic Regular" w:cs="PFT_Frank"/>
          <w:bCs/>
          <w:szCs w:val="15"/>
          <w:rtl/>
        </w:rPr>
      </w:pPr>
      <w:r>
        <w:rPr>
          <w:rtl/>
        </w:rPr>
        <w:br w:type="page"/>
      </w:r>
    </w:p>
    <w:p w14:paraId="2A83A76D" w14:textId="60A4C94A" w:rsidR="008B06AC" w:rsidRPr="008B06AC" w:rsidRDefault="001D7C62" w:rsidP="008B06AC">
      <w:pPr>
        <w:pStyle w:val="afffff2"/>
        <w:rPr>
          <w:rStyle w:val="affc"/>
          <w:rFonts w:ascii="BA Esthetic Regular" w:hAnsi="BA Esthetic Regular"/>
          <w:b w:val="0"/>
          <w:bCs/>
          <w:sz w:val="18"/>
          <w:szCs w:val="14"/>
          <w:rtl/>
        </w:rPr>
      </w:pPr>
      <w:r>
        <w:rPr>
          <w:rFonts w:hint="cs"/>
          <w:rtl/>
        </w:rPr>
        <w:lastRenderedPageBreak/>
        <w:t xml:space="preserve">הנהגות איסור </w:t>
      </w:r>
      <w:r w:rsidR="00026725">
        <w:rPr>
          <w:rFonts w:hint="cs"/>
          <w:rtl/>
        </w:rPr>
        <w:t>באדם חשוב</w:t>
      </w:r>
    </w:p>
    <w:p w14:paraId="54111494" w14:textId="77777777" w:rsidR="008B06AC" w:rsidRPr="008B06AC" w:rsidRDefault="003073F1" w:rsidP="008B06AC">
      <w:pPr>
        <w:pStyle w:val="36"/>
        <w:framePr w:wrap="notBeside"/>
        <w:rPr>
          <w:rtl/>
        </w:rPr>
      </w:pPr>
      <w:r w:rsidRPr="008B06AC">
        <w:rPr>
          <w:rFonts w:hint="cs"/>
          <w:rtl/>
        </w:rPr>
        <w:t xml:space="preserve">א. </w:t>
      </w:r>
      <w:r w:rsidR="003B09EA" w:rsidRPr="008B06AC">
        <w:rPr>
          <w:rtl/>
        </w:rPr>
        <w:t>ת"ר:</w:t>
      </w:r>
    </w:p>
    <w:p w14:paraId="414CDF6A" w14:textId="77777777" w:rsidR="004E0BA3" w:rsidRDefault="003B09EA" w:rsidP="008B06AC">
      <w:pPr>
        <w:rPr>
          <w:rStyle w:val="afffe"/>
          <w:rFonts w:cs="PFT_Frank"/>
          <w:b/>
          <w:szCs w:val="14"/>
          <w:rtl/>
        </w:rPr>
      </w:pPr>
      <w:r w:rsidRPr="007117F5">
        <w:rPr>
          <w:rStyle w:val="afffe"/>
          <w:rFonts w:cs="PFT_Frank"/>
          <w:b/>
          <w:szCs w:val="14"/>
          <w:rtl/>
        </w:rPr>
        <w:t xml:space="preserve">טוחנין, קוצצין עצים, </w:t>
      </w:r>
      <w:r w:rsidRPr="007117F5">
        <w:rPr>
          <w:rStyle w:val="afffe"/>
          <w:rFonts w:cs="PFT_Frank" w:hint="cs"/>
          <w:b/>
          <w:szCs w:val="14"/>
          <w:rtl/>
        </w:rPr>
        <w:t>ומכינים</w:t>
      </w:r>
      <w:r w:rsidRPr="007117F5">
        <w:rPr>
          <w:rStyle w:val="afffe"/>
          <w:rFonts w:cs="PFT_Frank"/>
          <w:b/>
          <w:szCs w:val="14"/>
          <w:rtl/>
        </w:rPr>
        <w:t xml:space="preserve"> שכר</w:t>
      </w:r>
      <w:r w:rsidRPr="006F178A">
        <w:rPr>
          <w:rtl/>
        </w:rPr>
        <w:t xml:space="preserve"> </w:t>
      </w:r>
      <w:r>
        <w:rPr>
          <w:rFonts w:ascii="Fb Fontext" w:hAnsi="Fb Fontext" w:hint="cs"/>
          <w:rtl/>
        </w:rPr>
        <w:t>-</w:t>
      </w:r>
      <w:r w:rsidRPr="006F178A">
        <w:rPr>
          <w:rFonts w:ascii="Fb Fontext" w:hAnsi="Fb Fontext"/>
          <w:rtl/>
        </w:rPr>
        <w:t>ל</w:t>
      </w:r>
      <w:r w:rsidRPr="006F178A">
        <w:rPr>
          <w:rFonts w:ascii="Fb Fontext" w:hAnsi="Fb Fontext" w:hint="cs"/>
          <w:rtl/>
        </w:rPr>
        <w:t>מועד</w:t>
      </w:r>
      <w:r w:rsidR="00963125">
        <w:rPr>
          <w:rFonts w:ascii="Fb Fontext" w:hAnsi="Fb Fontext" w:hint="cs"/>
          <w:rtl/>
        </w:rPr>
        <w:t>.</w:t>
      </w:r>
      <w:r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/>
          <w:rtl/>
        </w:rPr>
        <w:t>הותיר</w:t>
      </w:r>
      <w:r>
        <w:rPr>
          <w:rFonts w:ascii="Fb Fontext" w:hAnsi="Fb Fontext" w:hint="cs"/>
          <w:rtl/>
        </w:rPr>
        <w:t>-</w:t>
      </w:r>
      <w:r w:rsidRPr="006F178A">
        <w:rPr>
          <w:rFonts w:ascii="Fb Fontext" w:hAnsi="Fb Fontext"/>
          <w:rtl/>
        </w:rPr>
        <w:t>מותר.</w:t>
      </w:r>
    </w:p>
    <w:p w14:paraId="1D76A1C5" w14:textId="77777777" w:rsidR="004E0BA3" w:rsidRDefault="003B09EA" w:rsidP="003F60EB">
      <w:pPr>
        <w:spacing w:after="60"/>
        <w:rPr>
          <w:rtl/>
        </w:rPr>
      </w:pPr>
      <w:r w:rsidRPr="00B32B17">
        <w:rPr>
          <w:rStyle w:val="afffe"/>
          <w:b/>
          <w:bCs w:val="0"/>
          <w:rtl/>
        </w:rPr>
        <w:t xml:space="preserve">ובלבד </w:t>
      </w:r>
      <w:r w:rsidRPr="007117F5">
        <w:rPr>
          <w:rStyle w:val="afffe"/>
          <w:rFonts w:cs="PFT_Frank"/>
          <w:b/>
          <w:szCs w:val="14"/>
          <w:rtl/>
        </w:rPr>
        <w:t>שלא יערים</w:t>
      </w:r>
      <w:r w:rsidRPr="006F178A">
        <w:rPr>
          <w:rFonts w:hint="cs"/>
          <w:rtl/>
        </w:rPr>
        <w:t xml:space="preserve"> </w:t>
      </w:r>
      <w:r>
        <w:rPr>
          <w:rStyle w:val="affc"/>
          <w:rFonts w:hint="cs"/>
          <w:rtl/>
        </w:rPr>
        <w:t>ול</w:t>
      </w:r>
      <w:r w:rsidRPr="00B32B17">
        <w:rPr>
          <w:rStyle w:val="affc"/>
          <w:rFonts w:hint="eastAsia"/>
          <w:rtl/>
        </w:rPr>
        <w:t>ריב</w:t>
      </w:r>
      <w:r w:rsidRPr="00B32B17">
        <w:rPr>
          <w:rStyle w:val="affc"/>
          <w:rtl/>
        </w:rPr>
        <w:t>"</w:t>
      </w:r>
      <w:r w:rsidRPr="00B32B17">
        <w:rPr>
          <w:rStyle w:val="affc"/>
          <w:rFonts w:hint="eastAsia"/>
          <w:rtl/>
        </w:rPr>
        <w:t>י</w:t>
      </w:r>
      <w:r w:rsidR="003F60EB">
        <w:rPr>
          <w:rStyle w:val="affc"/>
          <w:rFonts w:hint="cs"/>
          <w:rtl/>
        </w:rPr>
        <w:t>:</w:t>
      </w:r>
      <w:r w:rsidRPr="006F178A">
        <w:rPr>
          <w:rFonts w:hint="cs"/>
          <w:rtl/>
        </w:rPr>
        <w:t xml:space="preserve"> </w:t>
      </w:r>
      <w:r w:rsidRPr="007117F5">
        <w:rPr>
          <w:rStyle w:val="afffe"/>
          <w:rFonts w:cs="PFT_Frank" w:hint="eastAsia"/>
          <w:b/>
          <w:szCs w:val="14"/>
          <w:rtl/>
        </w:rPr>
        <w:t>מערימין</w:t>
      </w:r>
      <w:r w:rsidR="003F60EB">
        <w:rPr>
          <w:rFonts w:hint="cs"/>
          <w:rtl/>
        </w:rPr>
        <w:t>.</w:t>
      </w:r>
    </w:p>
    <w:p w14:paraId="45DFE28A" w14:textId="3D23B229" w:rsidR="00E31AD5" w:rsidRDefault="003073F1" w:rsidP="003F60EB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ב. </w:t>
      </w:r>
      <w:r>
        <w:rPr>
          <w:rtl/>
        </w:rPr>
        <w:tab/>
      </w:r>
      <w:r w:rsidR="003B09EA" w:rsidRPr="003F60EB">
        <w:rPr>
          <w:rtl/>
        </w:rPr>
        <w:t>רב</w:t>
      </w:r>
      <w:r w:rsidR="00E31AD5">
        <w:rPr>
          <w:rtl/>
        </w:rPr>
        <w:t>:</w:t>
      </w:r>
    </w:p>
    <w:p w14:paraId="13415CA8" w14:textId="77777777" w:rsidR="004E0BA3" w:rsidRDefault="003B09EA" w:rsidP="00164685">
      <w:pPr>
        <w:rPr>
          <w:rtl/>
        </w:rPr>
      </w:pPr>
      <w:r>
        <w:rPr>
          <w:rFonts w:hint="cs"/>
          <w:rtl/>
        </w:rPr>
        <w:t>קצרו לו</w:t>
      </w:r>
      <w:r w:rsidRPr="006F178A">
        <w:rPr>
          <w:rtl/>
        </w:rPr>
        <w:t xml:space="preserve"> </w:t>
      </w:r>
      <w:r>
        <w:rPr>
          <w:rFonts w:hint="cs"/>
          <w:rtl/>
        </w:rPr>
        <w:t>בחוה"מ</w:t>
      </w:r>
      <w:r w:rsidRPr="006F178A">
        <w:rPr>
          <w:rtl/>
        </w:rPr>
        <w:t xml:space="preserve">, </w:t>
      </w:r>
      <w:r>
        <w:rPr>
          <w:rFonts w:hint="cs"/>
          <w:rtl/>
        </w:rPr>
        <w:t>והקפיד</w:t>
      </w:r>
      <w:r w:rsidRPr="00263C74">
        <w:rPr>
          <w:rStyle w:val="affc"/>
          <w:rtl/>
        </w:rPr>
        <w:t xml:space="preserve"> </w:t>
      </w:r>
      <w:r w:rsidRPr="00402C2C">
        <w:rPr>
          <w:rStyle w:val="affc"/>
          <w:rtl/>
        </w:rPr>
        <w:t>שמואל</w:t>
      </w:r>
      <w:r w:rsidRPr="006F178A">
        <w:rPr>
          <w:rFonts w:hint="cs"/>
          <w:rtl/>
        </w:rPr>
        <w:t xml:space="preserve"> ד</w:t>
      </w:r>
      <w:r>
        <w:rPr>
          <w:rFonts w:hint="cs"/>
          <w:rtl/>
        </w:rPr>
        <w:t>ב</w:t>
      </w:r>
      <w:r w:rsidRPr="006F178A">
        <w:rPr>
          <w:rFonts w:hint="cs"/>
          <w:rtl/>
        </w:rPr>
        <w:t>חיטי</w:t>
      </w:r>
      <w:r>
        <w:rPr>
          <w:rFonts w:hint="cs"/>
          <w:rtl/>
        </w:rPr>
        <w:t>ם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אין הפסד</w:t>
      </w:r>
      <w:r w:rsidR="00345D08">
        <w:rPr>
          <w:rFonts w:hint="cs"/>
          <w:rtl/>
        </w:rPr>
        <w:t>,</w:t>
      </w:r>
    </w:p>
    <w:p w14:paraId="5ED86898" w14:textId="6B28B1FE" w:rsidR="00E31AD5" w:rsidRDefault="003B09EA" w:rsidP="003F60EB">
      <w:pPr>
        <w:pStyle w:val="36"/>
        <w:framePr w:wrap="notBeside"/>
        <w:rPr>
          <w:rtl/>
        </w:rPr>
      </w:pPr>
      <w:r w:rsidRPr="003F60EB">
        <w:rPr>
          <w:rtl/>
        </w:rPr>
        <w:t>ורב</w:t>
      </w:r>
      <w:r w:rsidR="00E31AD5">
        <w:rPr>
          <w:rtl/>
        </w:rPr>
        <w:t>:</w:t>
      </w:r>
    </w:p>
    <w:p w14:paraId="6538E651" w14:textId="69A7A100" w:rsidR="003B09EA" w:rsidRPr="00C36516" w:rsidRDefault="006654B1" w:rsidP="00F03D0C">
      <w:pPr>
        <w:spacing w:after="60"/>
        <w:rPr>
          <w:spacing w:val="-2"/>
          <w:rtl/>
        </w:rPr>
      </w:pPr>
      <w:r w:rsidRPr="006654B1">
        <w:rPr>
          <w:rStyle w:val="affc"/>
          <w:rFonts w:hint="cs"/>
          <w:rtl/>
        </w:rPr>
        <w:t>א.</w:t>
      </w:r>
      <w:r>
        <w:rPr>
          <w:rFonts w:hint="cs"/>
          <w:spacing w:val="-2"/>
          <w:rtl/>
        </w:rPr>
        <w:t xml:space="preserve"> </w:t>
      </w:r>
      <w:r w:rsidR="003B09EA" w:rsidRPr="00C36516">
        <w:rPr>
          <w:spacing w:val="-2"/>
          <w:rtl/>
        </w:rPr>
        <w:t>אין לו מה יאכל.</w:t>
      </w:r>
      <w:r w:rsidR="003B09EA" w:rsidRPr="00C36516">
        <w:rPr>
          <w:rFonts w:hint="cs"/>
          <w:spacing w:val="-2"/>
          <w:rtl/>
        </w:rPr>
        <w:t xml:space="preserve"> ו</w:t>
      </w:r>
      <w:r w:rsidR="003B09EA" w:rsidRPr="00C36516">
        <w:rPr>
          <w:spacing w:val="-2"/>
          <w:rtl/>
        </w:rPr>
        <w:t xml:space="preserve">לא </w:t>
      </w:r>
      <w:r w:rsidR="00D776BD">
        <w:rPr>
          <w:rFonts w:hint="cs"/>
          <w:spacing w:val="-2"/>
          <w:rtl/>
        </w:rPr>
        <w:t>אמרו</w:t>
      </w:r>
      <w:r w:rsidR="003B09EA" w:rsidRPr="00C36516">
        <w:rPr>
          <w:rFonts w:hint="cs"/>
          <w:spacing w:val="-2"/>
          <w:rtl/>
        </w:rPr>
        <w:t xml:space="preserve"> </w:t>
      </w:r>
      <w:r w:rsidR="00D776BD">
        <w:rPr>
          <w:rStyle w:val="affc"/>
          <w:rFonts w:hint="cs"/>
          <w:spacing w:val="-2"/>
          <w:rtl/>
        </w:rPr>
        <w:t>ל</w:t>
      </w:r>
      <w:r w:rsidR="003B09EA" w:rsidRPr="00C36516">
        <w:rPr>
          <w:rStyle w:val="affc"/>
          <w:spacing w:val="-2"/>
          <w:rtl/>
        </w:rPr>
        <w:t>שמואל</w:t>
      </w:r>
      <w:r w:rsidR="003B09EA" w:rsidRPr="00C36516">
        <w:rPr>
          <w:spacing w:val="-2"/>
          <w:rtl/>
        </w:rPr>
        <w:t>.</w:t>
      </w:r>
      <w:r w:rsidR="003B09EA" w:rsidRPr="00C36516">
        <w:rPr>
          <w:rFonts w:hint="cs"/>
          <w:spacing w:val="-2"/>
          <w:rtl/>
        </w:rPr>
        <w:t xml:space="preserve"> </w:t>
      </w:r>
      <w:r w:rsidR="00D776BD" w:rsidRPr="00D776BD">
        <w:rPr>
          <w:rStyle w:val="affc"/>
          <w:rFonts w:hint="cs"/>
          <w:rtl/>
        </w:rPr>
        <w:t>ב.</w:t>
      </w:r>
      <w:r w:rsidR="00D776BD">
        <w:rPr>
          <w:rFonts w:hint="cs"/>
          <w:spacing w:val="-2"/>
          <w:rtl/>
        </w:rPr>
        <w:t xml:space="preserve"> </w:t>
      </w:r>
      <w:r w:rsidR="003B09EA" w:rsidRPr="00C36516">
        <w:rPr>
          <w:spacing w:val="-2"/>
          <w:rtl/>
        </w:rPr>
        <w:t>אדם חשוב שאני.</w:t>
      </w:r>
    </w:p>
    <w:p w14:paraId="2B2B17AE" w14:textId="77777777" w:rsidR="00E31AD5" w:rsidRDefault="003073F1" w:rsidP="00F03D0C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ג. </w:t>
      </w:r>
      <w:r w:rsidR="003B09EA" w:rsidRPr="00F03D0C">
        <w:rPr>
          <w:rtl/>
        </w:rPr>
        <w:t xml:space="preserve">ר"י </w:t>
      </w:r>
      <w:r w:rsidR="00345D08" w:rsidRPr="00F03D0C">
        <w:rPr>
          <w:rFonts w:hint="cs"/>
          <w:rtl/>
        </w:rPr>
        <w:t>ה</w:t>
      </w:r>
      <w:r w:rsidR="003B09EA" w:rsidRPr="00F03D0C">
        <w:rPr>
          <w:rtl/>
        </w:rPr>
        <w:t>נשיא</w:t>
      </w:r>
      <w:r w:rsidR="00E31AD5">
        <w:rPr>
          <w:rtl/>
        </w:rPr>
        <w:t>:</w:t>
      </w:r>
    </w:p>
    <w:p w14:paraId="192976DE" w14:textId="77777777" w:rsidR="004E0BA3" w:rsidRDefault="003B09EA" w:rsidP="00164685">
      <w:pPr>
        <w:rPr>
          <w:rtl/>
        </w:rPr>
      </w:pPr>
      <w:r>
        <w:rPr>
          <w:rFonts w:hint="cs"/>
          <w:rtl/>
        </w:rPr>
        <w:t>יצא בשבת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בטבעת מתכת וחותם אלמוג בשבת</w:t>
      </w:r>
      <w:r w:rsidR="00432BA7">
        <w:rPr>
          <w:rFonts w:hint="cs"/>
          <w:rtl/>
        </w:rPr>
        <w:t xml:space="preserve"> </w:t>
      </w:r>
      <w:r w:rsidRPr="00E03339">
        <w:rPr>
          <w:rStyle w:val="affe"/>
          <w:rFonts w:hint="cs"/>
          <w:rtl/>
        </w:rPr>
        <w:t>[דטלטול מותר]</w:t>
      </w:r>
      <w:r w:rsidRPr="006F178A">
        <w:rPr>
          <w:rFonts w:hint="cs"/>
          <w:rtl/>
        </w:rPr>
        <w:t xml:space="preserve"> ושתה </w:t>
      </w:r>
      <w:r>
        <w:rPr>
          <w:rFonts w:hint="cs"/>
          <w:rtl/>
        </w:rPr>
        <w:t xml:space="preserve">מגוי דלא הוי בישול גוי </w:t>
      </w:r>
      <w:r>
        <w:rPr>
          <w:rtl/>
        </w:rPr>
        <w:t>–</w:t>
      </w:r>
      <w:r>
        <w:rPr>
          <w:rFonts w:hint="cs"/>
          <w:rtl/>
        </w:rPr>
        <w:t xml:space="preserve"> דנאכל חי</w:t>
      </w:r>
      <w:r w:rsidRPr="006F178A">
        <w:rPr>
          <w:rtl/>
        </w:rPr>
        <w:t>.</w:t>
      </w:r>
    </w:p>
    <w:p w14:paraId="651E87B9" w14:textId="4D8C446A" w:rsidR="00E31AD5" w:rsidRDefault="003B09EA" w:rsidP="00F03D0C">
      <w:pPr>
        <w:pStyle w:val="36"/>
        <w:framePr w:wrap="notBeside"/>
        <w:rPr>
          <w:rtl/>
        </w:rPr>
      </w:pPr>
      <w:r w:rsidRPr="00F03D0C">
        <w:rPr>
          <w:rFonts w:hint="cs"/>
          <w:rtl/>
        </w:rPr>
        <w:t>ור</w:t>
      </w:r>
      <w:r w:rsidRPr="00F03D0C">
        <w:rPr>
          <w:rtl/>
        </w:rPr>
        <w:t>בי אמי</w:t>
      </w:r>
      <w:r w:rsidR="00E31AD5">
        <w:rPr>
          <w:rtl/>
        </w:rPr>
        <w:t>:</w:t>
      </w:r>
    </w:p>
    <w:p w14:paraId="41B17928" w14:textId="3C7EBCD2" w:rsidR="003B09EA" w:rsidRPr="006F178A" w:rsidRDefault="003B09EA" w:rsidP="009E7F79">
      <w:pPr>
        <w:spacing w:after="60"/>
        <w:rPr>
          <w:rtl/>
        </w:rPr>
      </w:pPr>
      <w:r>
        <w:rPr>
          <w:rFonts w:hint="cs"/>
          <w:rtl/>
        </w:rPr>
        <w:t>הקפיד ש</w:t>
      </w:r>
      <w:r w:rsidR="00026725">
        <w:rPr>
          <w:rFonts w:hint="cs"/>
          <w:rtl/>
        </w:rPr>
        <w:t xml:space="preserve">שאני </w:t>
      </w:r>
      <w:r w:rsidR="00F03D0C">
        <w:rPr>
          <w:rFonts w:hint="cs"/>
          <w:rtl/>
        </w:rPr>
        <w:t xml:space="preserve">ר''י </w:t>
      </w:r>
      <w:r w:rsidR="00026725">
        <w:rPr>
          <w:rFonts w:hint="cs"/>
          <w:rtl/>
        </w:rPr>
        <w:t>ש</w:t>
      </w:r>
      <w:r>
        <w:rPr>
          <w:rFonts w:hint="cs"/>
          <w:rtl/>
        </w:rPr>
        <w:t>היה אדם חשוב.</w:t>
      </w:r>
    </w:p>
    <w:p w14:paraId="2EB72350" w14:textId="6BCEFDE9" w:rsidR="00E31AD5" w:rsidRDefault="003073F1" w:rsidP="009E7F79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ד. </w:t>
      </w:r>
      <w:r>
        <w:rPr>
          <w:rtl/>
        </w:rPr>
        <w:tab/>
      </w:r>
      <w:r>
        <w:rPr>
          <w:rtl/>
        </w:rPr>
        <w:tab/>
      </w:r>
      <w:r w:rsidR="003B09EA" w:rsidRPr="009E7F79">
        <w:rPr>
          <w:rtl/>
        </w:rPr>
        <w:t xml:space="preserve"> רב</w:t>
      </w:r>
      <w:r w:rsidR="00E31AD5">
        <w:rPr>
          <w:rtl/>
        </w:rPr>
        <w:t>:</w:t>
      </w:r>
    </w:p>
    <w:p w14:paraId="1C4682FE" w14:textId="42616D9E" w:rsidR="003B09EA" w:rsidRPr="006F178A" w:rsidRDefault="003B09EA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 xml:space="preserve">קצץ דקל </w:t>
      </w:r>
      <w:r w:rsidRPr="00B32B17">
        <w:rPr>
          <w:rStyle w:val="affe"/>
          <w:rtl/>
        </w:rPr>
        <w:t xml:space="preserve">לנסורת </w:t>
      </w:r>
      <w:r w:rsidRPr="006F178A">
        <w:rPr>
          <w:rFonts w:ascii="Fb Fontext" w:hAnsi="Fb Fontext"/>
          <w:rtl/>
        </w:rPr>
        <w:t xml:space="preserve">במועד, </w:t>
      </w:r>
      <w:r w:rsidRPr="00345D08">
        <w:rPr>
          <w:rStyle w:val="affc"/>
          <w:rFonts w:hint="cs"/>
          <w:rtl/>
        </w:rPr>
        <w:t>ואביי</w:t>
      </w:r>
      <w:r w:rsidR="009E7F79">
        <w:rPr>
          <w:rFonts w:ascii="Fb Fontext" w:hAnsi="Fb Fontext" w:hint="cs"/>
          <w:rtl/>
        </w:rPr>
        <w:t>:</w:t>
      </w:r>
      <w:r>
        <w:rPr>
          <w:rFonts w:ascii="Fb Fontext" w:hAnsi="Fb Fontext" w:hint="cs"/>
          <w:rtl/>
        </w:rPr>
        <w:t xml:space="preserve"> קילל </w:t>
      </w:r>
      <w:r>
        <w:rPr>
          <w:rFonts w:hint="cs"/>
          <w:rtl/>
        </w:rPr>
        <w:t>מי שיעשה כן</w:t>
      </w:r>
    </w:p>
    <w:p w14:paraId="5FB0A9A0" w14:textId="77777777" w:rsidR="00E31AD5" w:rsidRDefault="003073F1" w:rsidP="009E7F79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ה. </w:t>
      </w:r>
      <w:r>
        <w:rPr>
          <w:rtl/>
        </w:rPr>
        <w:tab/>
      </w:r>
      <w:r w:rsidR="003B09EA" w:rsidRPr="009E7F79">
        <w:rPr>
          <w:rtl/>
        </w:rPr>
        <w:t xml:space="preserve"> רב אשי</w:t>
      </w:r>
      <w:r w:rsidR="00E31AD5">
        <w:rPr>
          <w:rtl/>
        </w:rPr>
        <w:t>:</w:t>
      </w:r>
    </w:p>
    <w:p w14:paraId="38A4743E" w14:textId="77777777" w:rsidR="004E0BA3" w:rsidRDefault="003B09EA" w:rsidP="00164685">
      <w:pPr>
        <w:rPr>
          <w:rtl/>
        </w:rPr>
      </w:pPr>
      <w:r>
        <w:rPr>
          <w:rFonts w:hint="cs"/>
          <w:rtl/>
        </w:rPr>
        <w:t>קצץ</w:t>
      </w:r>
      <w:r w:rsidR="00345D08">
        <w:rPr>
          <w:rFonts w:hint="cs"/>
          <w:rtl/>
        </w:rPr>
        <w:t xml:space="preserve"> יער,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וכש</w:t>
      </w:r>
      <w:r w:rsidRPr="006F178A">
        <w:rPr>
          <w:rFonts w:hint="cs"/>
          <w:rtl/>
        </w:rPr>
        <w:t xml:space="preserve">הגרזן </w:t>
      </w:r>
      <w:r>
        <w:rPr>
          <w:rFonts w:hint="cs"/>
          <w:rtl/>
        </w:rPr>
        <w:t xml:space="preserve">כמעט שבר את רגלו </w:t>
      </w:r>
      <w:r w:rsidRPr="006F178A">
        <w:rPr>
          <w:rFonts w:hint="cs"/>
          <w:rtl/>
        </w:rPr>
        <w:t>חזר לביתו</w:t>
      </w:r>
      <w:r>
        <w:rPr>
          <w:rFonts w:hint="cs"/>
          <w:rtl/>
        </w:rPr>
        <w:t>.</w:t>
      </w:r>
    </w:p>
    <w:p w14:paraId="517F507F" w14:textId="66C1ECC0" w:rsidR="00E31AD5" w:rsidRDefault="003073F1" w:rsidP="009E7F79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ו. </w:t>
      </w:r>
      <w:r>
        <w:rPr>
          <w:rtl/>
        </w:rPr>
        <w:tab/>
      </w:r>
      <w:r>
        <w:rPr>
          <w:rtl/>
        </w:rPr>
        <w:tab/>
      </w:r>
      <w:r w:rsidR="003B09EA" w:rsidRPr="009E7F79">
        <w:rPr>
          <w:rtl/>
        </w:rPr>
        <w:t xml:space="preserve"> ר"י</w:t>
      </w:r>
      <w:r w:rsidR="00E31AD5">
        <w:rPr>
          <w:rtl/>
        </w:rPr>
        <w:t>:</w:t>
      </w:r>
    </w:p>
    <w:p w14:paraId="7E17E3DE" w14:textId="77777777" w:rsidR="00D54BA1" w:rsidRDefault="003B09EA" w:rsidP="00345D08">
      <w:pPr>
        <w:rPr>
          <w:rtl/>
        </w:rPr>
      </w:pPr>
      <w:r>
        <w:rPr>
          <w:rFonts w:hint="cs"/>
          <w:rtl/>
        </w:rPr>
        <w:t>התיר</w:t>
      </w:r>
      <w:r w:rsidRPr="006F178A">
        <w:rPr>
          <w:rtl/>
        </w:rPr>
        <w:t xml:space="preserve"> </w:t>
      </w:r>
      <w:r>
        <w:rPr>
          <w:rFonts w:hint="cs"/>
          <w:rtl/>
        </w:rPr>
        <w:t>לעקור</w:t>
      </w:r>
      <w:r w:rsidRPr="006F178A">
        <w:rPr>
          <w:rtl/>
        </w:rPr>
        <w:t xml:space="preserve"> </w:t>
      </w:r>
      <w:r>
        <w:rPr>
          <w:rFonts w:hint="cs"/>
          <w:rtl/>
        </w:rPr>
        <w:t>פשתן-</w:t>
      </w:r>
      <w:r w:rsidRPr="00AB4C23">
        <w:rPr>
          <w:rFonts w:hint="cs"/>
          <w:rtl/>
        </w:rPr>
        <w:t xml:space="preserve"> </w:t>
      </w:r>
      <w:r w:rsidRPr="00B32B17">
        <w:rPr>
          <w:rStyle w:val="affe"/>
          <w:rFonts w:hint="eastAsia"/>
          <w:rtl/>
        </w:rPr>
        <w:t>לחפיפת</w:t>
      </w:r>
      <w:r w:rsidRPr="00B32B17">
        <w:rPr>
          <w:rStyle w:val="affe"/>
          <w:rtl/>
        </w:rPr>
        <w:t xml:space="preserve"> </w:t>
      </w:r>
      <w:r w:rsidRPr="00B32B17">
        <w:rPr>
          <w:rStyle w:val="affe"/>
          <w:rFonts w:hint="eastAsia"/>
          <w:rtl/>
        </w:rPr>
        <w:t>תאנים</w:t>
      </w:r>
      <w:r w:rsidRPr="006F178A">
        <w:rPr>
          <w:rtl/>
        </w:rPr>
        <w:t xml:space="preserve"> </w:t>
      </w:r>
      <w:r>
        <w:rPr>
          <w:rFonts w:hint="cs"/>
          <w:rtl/>
        </w:rPr>
        <w:t>ולחתוך</w:t>
      </w:r>
      <w:r w:rsidRPr="006F178A">
        <w:rPr>
          <w:rtl/>
        </w:rPr>
        <w:t xml:space="preserve"> </w:t>
      </w:r>
      <w:r>
        <w:rPr>
          <w:rFonts w:hint="cs"/>
          <w:rtl/>
        </w:rPr>
        <w:t>כישות-</w:t>
      </w:r>
      <w:r w:rsidRPr="006F178A">
        <w:rPr>
          <w:rtl/>
        </w:rPr>
        <w:t xml:space="preserve"> </w:t>
      </w:r>
      <w:r w:rsidRPr="00B32B17">
        <w:rPr>
          <w:rStyle w:val="affe"/>
          <w:rFonts w:hint="eastAsia"/>
          <w:rtl/>
        </w:rPr>
        <w:t>לשכר</w:t>
      </w:r>
      <w:r w:rsidR="009A2F05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</w:p>
    <w:p w14:paraId="455E1ADC" w14:textId="4F39F925" w:rsidR="003B09EA" w:rsidRPr="006F178A" w:rsidRDefault="003B09EA" w:rsidP="00345D08">
      <w:pPr>
        <w:rPr>
          <w:rtl/>
        </w:rPr>
      </w:pPr>
      <w:r>
        <w:rPr>
          <w:rFonts w:hint="cs"/>
          <w:rtl/>
        </w:rPr>
        <w:t>ולקצור</w:t>
      </w:r>
      <w:r w:rsidRPr="006F178A">
        <w:rPr>
          <w:rtl/>
        </w:rPr>
        <w:t xml:space="preserve"> שומשמי</w:t>
      </w:r>
      <w:r>
        <w:rPr>
          <w:rFonts w:hint="cs"/>
          <w:rtl/>
        </w:rPr>
        <w:t>-</w:t>
      </w:r>
      <w:r w:rsidRPr="00B32B17">
        <w:rPr>
          <w:rStyle w:val="affe"/>
          <w:rFonts w:hint="eastAsia"/>
          <w:rtl/>
        </w:rPr>
        <w:t>לשמן</w:t>
      </w:r>
      <w:r w:rsidRPr="00B32B17">
        <w:rPr>
          <w:rStyle w:val="affe"/>
          <w:rtl/>
        </w:rPr>
        <w:t xml:space="preserve"> </w:t>
      </w:r>
      <w:r w:rsidRPr="00B32B17">
        <w:rPr>
          <w:rStyle w:val="affe"/>
          <w:rFonts w:hint="eastAsia"/>
          <w:rtl/>
        </w:rPr>
        <w:t>ולדבש</w:t>
      </w:r>
      <w:r w:rsidR="009A2F05">
        <w:rPr>
          <w:rFonts w:hint="cs"/>
          <w:rtl/>
        </w:rPr>
        <w:t>,</w:t>
      </w:r>
    </w:p>
    <w:p w14:paraId="20EA865F" w14:textId="77777777" w:rsidR="00E31AD5" w:rsidRDefault="009B0C8F" w:rsidP="009A2F05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ז.  </w:t>
      </w:r>
      <w:r w:rsidR="003B09EA" w:rsidRPr="009A2F05">
        <w:rPr>
          <w:rtl/>
        </w:rPr>
        <w:t xml:space="preserve"> רבי ינאי</w:t>
      </w:r>
      <w:r w:rsidR="00E31AD5">
        <w:rPr>
          <w:rtl/>
        </w:rPr>
        <w:t>:</w:t>
      </w:r>
    </w:p>
    <w:p w14:paraId="27A60776" w14:textId="77777777" w:rsidR="004E0BA3" w:rsidRDefault="003B09EA" w:rsidP="00164685">
      <w:pPr>
        <w:rPr>
          <w:rtl/>
        </w:rPr>
      </w:pPr>
      <w:r>
        <w:rPr>
          <w:rFonts w:hint="cs"/>
          <w:rtl/>
        </w:rPr>
        <w:t xml:space="preserve">קטף הפרדס </w:t>
      </w:r>
      <w:r w:rsidR="009A2F05">
        <w:rPr>
          <w:rFonts w:hint="cs"/>
          <w:rtl/>
        </w:rPr>
        <w:t>ש</w:t>
      </w:r>
      <w:r>
        <w:rPr>
          <w:rFonts w:hint="cs"/>
          <w:rtl/>
        </w:rPr>
        <w:t>הגיע</w:t>
      </w:r>
      <w:r w:rsidRPr="006F178A">
        <w:rPr>
          <w:rFonts w:hint="cs"/>
          <w:rtl/>
        </w:rPr>
        <w:t xml:space="preserve"> זמנו בחוה</w:t>
      </w:r>
      <w:r w:rsidRPr="006F178A">
        <w:rPr>
          <w:rtl/>
        </w:rPr>
        <w:t>"</w:t>
      </w:r>
      <w:r w:rsidRPr="006F178A">
        <w:rPr>
          <w:rFonts w:hint="cs"/>
          <w:rtl/>
        </w:rPr>
        <w:t>מ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לשנה הבאה </w:t>
      </w:r>
      <w:r>
        <w:rPr>
          <w:rFonts w:hint="cs"/>
          <w:rtl/>
        </w:rPr>
        <w:t>כולם השהו קטיפתם, כשראה זאת</w:t>
      </w:r>
      <w:r w:rsidR="00A03B15">
        <w:rPr>
          <w:rFonts w:hint="cs"/>
          <w:rtl/>
        </w:rPr>
        <w:t xml:space="preserve"> </w:t>
      </w:r>
      <w:r w:rsidRPr="006F178A">
        <w:rPr>
          <w:rFonts w:hint="cs"/>
          <w:rtl/>
        </w:rPr>
        <w:t>הפקיר פרדסו</w:t>
      </w:r>
      <w:r>
        <w:rPr>
          <w:rFonts w:hint="cs"/>
          <w:rtl/>
        </w:rPr>
        <w:t>.</w:t>
      </w:r>
    </w:p>
    <w:p w14:paraId="1AD88B06" w14:textId="180C36FB" w:rsidR="00345D08" w:rsidRPr="006F178A" w:rsidRDefault="00345D08" w:rsidP="00345D08">
      <w:pPr>
        <w:pStyle w:val="afff1"/>
        <w:rPr>
          <w:rtl/>
        </w:rPr>
      </w:pPr>
      <w:r w:rsidRPr="00330547">
        <w:rPr>
          <w:rFonts w:hint="cs"/>
          <w:rtl/>
        </w:rPr>
        <w:t>׹</w:t>
      </w:r>
      <w:r w:rsidR="009B0C8F">
        <w:rPr>
          <w:rFonts w:hint="cs"/>
          <w:rtl/>
        </w:rPr>
        <w:t>****</w:t>
      </w:r>
    </w:p>
    <w:p>
      <w:pPr>
        <w:pStyle w:val="MishnaBatzad"/>
        <w:rPr>
          <w:ins w:id="20100" w:author="קלוד" w:date="2026-10-06T10:09:29Z"/>
        </w:rPr>
      </w:pPr>
      <w:ins w:id="20099" w:author="קלוד" w:date="2026-10-06T10:09:29Z">
        <w:r>
          <w:t xml:space="preserve">משנה ג</w:t>
        </w:r>
      </w:ins>
    </w:p>
    <w:p w14:paraId="190A44EA" w14:textId="453483E7" w:rsidR="00A03B15" w:rsidRPr="006F178A" w:rsidRDefault="00A03B15" w:rsidP="00571017">
      <w:pPr>
        <w:pStyle w:val="afff9"/>
        <w:spacing w:after="60"/>
        <w:rPr>
          <w:rtl/>
        </w:rPr>
      </w:pPr>
      <w:r w:rsidRPr="009B0C8F">
        <w:rPr>
          <w:spacing w:val="0"/>
          <w:rtl/>
        </w:rPr>
        <w:t>מכניס פירותיו מפני הגנבים, ושולה פשתנו מהמשרה שלא תאבד,</w:t>
      </w:r>
      <w:r w:rsidRPr="006F178A">
        <w:rPr>
          <w:rtl/>
        </w:rPr>
        <w:t xml:space="preserve"> ובלבד שלא יכוין מלאכתו במועד,</w:t>
      </w:r>
      <w:r w:rsidR="009B0C8F">
        <w:rPr>
          <w:rFonts w:hint="cs"/>
          <w:rtl/>
        </w:rPr>
        <w:t xml:space="preserve"> </w:t>
      </w:r>
      <w:r>
        <w:rPr>
          <w:rFonts w:hint="cs"/>
          <w:rtl/>
        </w:rPr>
        <w:t>ו</w:t>
      </w:r>
      <w:r w:rsidRPr="006F178A">
        <w:rPr>
          <w:rtl/>
        </w:rPr>
        <w:t>אם כוונו במועד - יאבדו.</w:t>
      </w:r>
    </w:p>
    <w:p w14:paraId="3A02733D" w14:textId="77777777" w:rsidR="00A03B15" w:rsidRPr="006F178A" w:rsidRDefault="00A03B15" w:rsidP="00800D78">
      <w:pPr>
        <w:pStyle w:val="afff3"/>
        <w:framePr w:wrap="around"/>
        <w:rPr>
          <w:rFonts w:cs="FontbitDavid"/>
          <w:rtl/>
        </w:rPr>
      </w:pPr>
      <w:r w:rsidRPr="006F178A">
        <w:rPr>
          <w:rFonts w:hint="cs"/>
          <w:rtl/>
        </w:rPr>
        <w:t>יג</w:t>
      </w:r>
      <w:r w:rsidRPr="006F178A">
        <w:rPr>
          <w:rFonts w:cs="FontbitDavid" w:hint="cs"/>
          <w:rtl/>
        </w:rPr>
        <w:t>.</w:t>
      </w:r>
    </w:p>
    <w:p w14:paraId="41735462" w14:textId="1C6A03F2" w:rsidR="00E31AD5" w:rsidRDefault="00A03B15" w:rsidP="00571017">
      <w:pPr>
        <w:pStyle w:val="36"/>
        <w:framePr w:wrap="notBeside"/>
        <w:rPr>
          <w:rtl/>
        </w:rPr>
      </w:pPr>
      <w:r w:rsidRPr="00571017">
        <w:rPr>
          <w:rtl/>
        </w:rPr>
        <w:t>תנא</w:t>
      </w:r>
      <w:r w:rsidR="00E31AD5">
        <w:rPr>
          <w:rtl/>
        </w:rPr>
        <w:t>:</w:t>
      </w:r>
    </w:p>
    <w:p w14:paraId="3C39A2B7" w14:textId="75666945" w:rsidR="00571017" w:rsidRDefault="00571017" w:rsidP="00164685">
      <w:pPr>
        <w:rPr>
          <w:rStyle w:val="affc"/>
          <w:rtl/>
        </w:rPr>
      </w:pPr>
      <w:r>
        <w:rPr>
          <w:rFonts w:ascii="Fb Fontext" w:hAnsi="Fb Fontext" w:hint="cs"/>
          <w:rtl/>
        </w:rPr>
        <w:t>י</w:t>
      </w:r>
      <w:r w:rsidR="00A03B15" w:rsidRPr="006F178A">
        <w:rPr>
          <w:rFonts w:ascii="Fb Fontext" w:hAnsi="Fb Fontext"/>
          <w:rtl/>
        </w:rPr>
        <w:t xml:space="preserve">כניסם </w:t>
      </w:r>
      <w:r w:rsidR="00A03B15" w:rsidRPr="007117F5">
        <w:rPr>
          <w:rFonts w:ascii="Fb Fontext" w:hAnsi="Fb Fontext" w:cs="PFT_Frank"/>
          <w:b/>
          <w:bCs/>
          <w:szCs w:val="14"/>
          <w:rtl/>
        </w:rPr>
        <w:t>בצנעא</w:t>
      </w:r>
      <w:r w:rsidR="00A03B15">
        <w:rPr>
          <w:rFonts w:ascii="Fb Fontext" w:hAnsi="Fb Fontext" w:hint="cs"/>
          <w:rtl/>
        </w:rPr>
        <w:t>,</w:t>
      </w:r>
      <w:r w:rsidR="00A03B15">
        <w:rPr>
          <w:rStyle w:val="affc"/>
          <w:rFonts w:hint="cs"/>
          <w:rtl/>
        </w:rPr>
        <w:t xml:space="preserve"> </w:t>
      </w:r>
      <w:r w:rsidR="00A03B15">
        <w:rPr>
          <w:rStyle w:val="affc"/>
          <w:rtl/>
        </w:rPr>
        <w:tab/>
      </w:r>
    </w:p>
    <w:p w14:paraId="4BF942D8" w14:textId="77777777" w:rsidR="00E31AD5" w:rsidRDefault="00A03B15" w:rsidP="00571017">
      <w:pPr>
        <w:pStyle w:val="36"/>
        <w:framePr w:wrap="notBeside"/>
        <w:rPr>
          <w:rtl/>
        </w:rPr>
      </w:pPr>
      <w:r w:rsidRPr="00571017">
        <w:rPr>
          <w:rtl/>
        </w:rPr>
        <w:t>רב יוסף</w:t>
      </w:r>
      <w:r w:rsidR="00E31AD5">
        <w:rPr>
          <w:rtl/>
        </w:rPr>
        <w:t>:</w:t>
      </w:r>
    </w:p>
    <w:p w14:paraId="0B0BC7C6" w14:textId="0B796A8C" w:rsidR="00A03B15" w:rsidRPr="006F178A" w:rsidRDefault="00A03B15" w:rsidP="00164685">
      <w:pPr>
        <w:rPr>
          <w:rtl/>
        </w:rPr>
      </w:pPr>
      <w:r>
        <w:rPr>
          <w:rFonts w:hint="cs"/>
          <w:rtl/>
        </w:rPr>
        <w:t>הכניס קורותיו</w:t>
      </w:r>
      <w:r w:rsidRPr="006F178A">
        <w:rPr>
          <w:rFonts w:hint="cs"/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ביום</w:t>
      </w:r>
      <w:r w:rsidRPr="007117F5">
        <w:rPr>
          <w:rFonts w:cs="PFT_Frank"/>
          <w:b/>
          <w:bCs/>
          <w:szCs w:val="14"/>
          <w:rtl/>
        </w:rPr>
        <w:t xml:space="preserve"> </w:t>
      </w:r>
      <w:r>
        <w:rPr>
          <w:rFonts w:hint="cs"/>
          <w:rtl/>
        </w:rPr>
        <w:t>-ש</w:t>
      </w:r>
      <w:r w:rsidRPr="006F178A">
        <w:rPr>
          <w:rFonts w:hint="cs"/>
          <w:rtl/>
        </w:rPr>
        <w:t xml:space="preserve">בלילה </w:t>
      </w:r>
      <w:r>
        <w:rPr>
          <w:rFonts w:hint="cs"/>
          <w:rtl/>
        </w:rPr>
        <w:t>יותר פרהסיא</w:t>
      </w:r>
      <w:r w:rsidRPr="0098111F">
        <w:rPr>
          <w:rStyle w:val="affe"/>
          <w:rFonts w:hint="cs"/>
          <w:rtl/>
        </w:rPr>
        <w:t xml:space="preserve"> פועלים ואבוקות</w:t>
      </w:r>
      <w:r>
        <w:rPr>
          <w:rFonts w:hint="cs"/>
          <w:rtl/>
        </w:rPr>
        <w:t>.</w:t>
      </w:r>
    </w:p>
    <w:p w14:paraId="5DFBBDE3" w14:textId="77777777" w:rsidR="00A03B15" w:rsidRPr="002B60C6" w:rsidRDefault="00A03B15" w:rsidP="00164685">
      <w:pPr>
        <w:pStyle w:val="affff1"/>
        <w:rPr>
          <w:rtl/>
        </w:rPr>
      </w:pPr>
      <w:ins w:id="9817" w:author="מספור קטעי משנה" w:date="2026-10-06T06:45:36Z">
        <w:r>
          <w:rPr>
            <w:rStyle w:val="MisparKeta"/>
          </w:rPr>
          <w:t xml:space="preserve">ה. </w:t>
        </w:r>
      </w:ins>
      <w:r w:rsidRPr="006F178A">
        <w:rPr>
          <w:rtl/>
        </w:rPr>
        <w:t xml:space="preserve">וכולן, אם כוונו מלאכתן במועד </w:t>
      </w:r>
      <w:r>
        <w:rPr>
          <w:rtl/>
        </w:rPr>
        <w:t>–</w:t>
      </w:r>
      <w:r w:rsidRPr="006F178A">
        <w:rPr>
          <w:rtl/>
        </w:rPr>
        <w:t xml:space="preserve"> יאבדו</w:t>
      </w:r>
      <w:r>
        <w:rPr>
          <w:rFonts w:hint="cs"/>
          <w:rtl/>
        </w:rPr>
        <w:t>.</w:t>
      </w:r>
    </w:p>
    <w:p w14:paraId="14272B0E" w14:textId="4EA53FED" w:rsidR="00E31AD5" w:rsidRDefault="00A03B15" w:rsidP="0073405A">
      <w:pPr>
        <w:pStyle w:val="36"/>
        <w:framePr w:wrap="notBeside"/>
        <w:rPr>
          <w:rtl/>
        </w:rPr>
      </w:pPr>
      <w:r w:rsidRPr="0073405A">
        <w:rPr>
          <w:rFonts w:hint="eastAsia"/>
          <w:rtl/>
        </w:rPr>
        <w:t>רי</w:t>
      </w:r>
      <w:r w:rsidRPr="0073405A">
        <w:rPr>
          <w:rtl/>
        </w:rPr>
        <w:t>"</w:t>
      </w:r>
      <w:r w:rsidRPr="0073405A">
        <w:rPr>
          <w:rFonts w:hint="eastAsia"/>
          <w:rtl/>
        </w:rPr>
        <w:t>ר</w:t>
      </w:r>
      <w:r w:rsidRPr="0073405A">
        <w:rPr>
          <w:rtl/>
        </w:rPr>
        <w:t xml:space="preserve"> </w:t>
      </w:r>
      <w:r w:rsidRPr="0073405A">
        <w:rPr>
          <w:rFonts w:hint="eastAsia"/>
          <w:rtl/>
        </w:rPr>
        <w:t>מר</w:t>
      </w:r>
      <w:r w:rsidRPr="0073405A">
        <w:rPr>
          <w:rtl/>
        </w:rPr>
        <w:t>"</w:t>
      </w:r>
      <w:r w:rsidRPr="0073405A">
        <w:rPr>
          <w:rFonts w:hint="eastAsia"/>
          <w:rtl/>
        </w:rPr>
        <w:t>ז</w:t>
      </w:r>
      <w:r w:rsidR="00E31AD5">
        <w:rPr>
          <w:rtl/>
        </w:rPr>
        <w:t>:</w:t>
      </w:r>
    </w:p>
    <w:p w14:paraId="1DB087D5" w14:textId="0D51BF5E" w:rsidR="00A03B15" w:rsidRPr="006F178A" w:rsidRDefault="00A03B15" w:rsidP="0073405A">
      <w:pPr>
        <w:pStyle w:val="afffff2"/>
        <w:spacing w:before="0"/>
        <w:rPr>
          <w:rtl/>
        </w:rPr>
      </w:pPr>
      <w:r w:rsidRPr="006F178A">
        <w:rPr>
          <w:rtl/>
        </w:rPr>
        <w:t xml:space="preserve">מת, </w:t>
      </w:r>
      <w:r>
        <w:rPr>
          <w:rFonts w:hint="cs"/>
          <w:rtl/>
        </w:rPr>
        <w:t>האם קונסים</w:t>
      </w:r>
      <w:r w:rsidRPr="006F178A">
        <w:rPr>
          <w:rtl/>
        </w:rPr>
        <w:t xml:space="preserve"> בניו</w:t>
      </w:r>
      <w:r>
        <w:rPr>
          <w:rFonts w:hint="cs"/>
          <w:rtl/>
        </w:rPr>
        <w:t>?</w:t>
      </w:r>
    </w:p>
    <w:p w14:paraId="301272A6" w14:textId="68C994C1" w:rsidR="00E31AD5" w:rsidRDefault="00A03B15" w:rsidP="0073405A">
      <w:pPr>
        <w:pStyle w:val="36"/>
        <w:framePr w:wrap="notBeside"/>
        <w:rPr>
          <w:rtl/>
        </w:rPr>
      </w:pPr>
      <w:r w:rsidRPr="0073405A">
        <w:rPr>
          <w:rFonts w:hint="cs"/>
          <w:rtl/>
        </w:rPr>
        <w:t>אין להוכיח</w:t>
      </w:r>
      <w:r w:rsidR="00E31AD5">
        <w:rPr>
          <w:rFonts w:hint="cs"/>
          <w:rtl/>
        </w:rPr>
        <w:t>:</w:t>
      </w:r>
    </w:p>
    <w:p w14:paraId="1857AC1B" w14:textId="586B8677" w:rsidR="00A03B15" w:rsidRPr="006F178A" w:rsidRDefault="00A03B15" w:rsidP="00164685">
      <w:pPr>
        <w:rPr>
          <w:rtl/>
        </w:rPr>
      </w:pPr>
      <w:r>
        <w:rPr>
          <w:rFonts w:hint="cs"/>
          <w:rtl/>
        </w:rPr>
        <w:t xml:space="preserve">מצורם </w:t>
      </w:r>
      <w:r w:rsidRPr="006F178A">
        <w:rPr>
          <w:rtl/>
        </w:rPr>
        <w:t xml:space="preserve">בכור </w:t>
      </w:r>
      <w:r w:rsidRPr="007117F5">
        <w:rPr>
          <w:rFonts w:cs="PFT_Frank"/>
          <w:b/>
          <w:bCs/>
          <w:szCs w:val="14"/>
          <w:rtl/>
        </w:rPr>
        <w:t>דאורייתא</w:t>
      </w:r>
      <w:r>
        <w:rPr>
          <w:rFonts w:hint="cs"/>
          <w:rtl/>
        </w:rPr>
        <w:t>, ו</w:t>
      </w:r>
      <w:r w:rsidRPr="006F178A">
        <w:rPr>
          <w:rtl/>
        </w:rPr>
        <w:t>מ</w:t>
      </w:r>
      <w:r>
        <w:rPr>
          <w:rFonts w:hint="cs"/>
          <w:rtl/>
        </w:rPr>
        <w:t>ו</w:t>
      </w:r>
      <w:r w:rsidRPr="006F178A">
        <w:rPr>
          <w:rtl/>
        </w:rPr>
        <w:t xml:space="preserve">כר עבדו </w:t>
      </w:r>
      <w:r w:rsidRPr="007117F5">
        <w:rPr>
          <w:rFonts w:cs="PFT_Frank"/>
          <w:b/>
          <w:bCs/>
          <w:szCs w:val="14"/>
          <w:rtl/>
        </w:rPr>
        <w:t>מפק</w:t>
      </w:r>
      <w:r w:rsidRPr="007117F5">
        <w:rPr>
          <w:rFonts w:cs="PFT_Frank" w:hint="cs"/>
          <w:b/>
          <w:bCs/>
          <w:szCs w:val="14"/>
          <w:rtl/>
        </w:rPr>
        <w:t>י</w:t>
      </w:r>
      <w:r w:rsidRPr="007117F5">
        <w:rPr>
          <w:rFonts w:cs="PFT_Frank"/>
          <w:b/>
          <w:bCs/>
          <w:szCs w:val="14"/>
          <w:rtl/>
        </w:rPr>
        <w:t>ע מצות</w:t>
      </w:r>
      <w:r>
        <w:rPr>
          <w:rFonts w:hint="cs"/>
          <w:rtl/>
        </w:rPr>
        <w:t>,</w:t>
      </w:r>
    </w:p>
    <w:p w14:paraId="12F6D2AB" w14:textId="36272DA2" w:rsidR="00E31AD5" w:rsidRDefault="00A03B15" w:rsidP="0073405A">
      <w:pPr>
        <w:pStyle w:val="36"/>
        <w:framePr w:wrap="notBeside"/>
        <w:rPr>
          <w:rtl/>
        </w:rPr>
      </w:pPr>
      <w:r w:rsidRPr="0073405A">
        <w:rPr>
          <w:rFonts w:hint="cs"/>
          <w:rtl/>
        </w:rPr>
        <w:t>אלא</w:t>
      </w:r>
      <w:r w:rsidR="00E31AD5">
        <w:rPr>
          <w:rFonts w:hint="cs"/>
          <w:rtl/>
        </w:rPr>
        <w:t>:</w:t>
      </w:r>
    </w:p>
    <w:p w14:paraId="76724459" w14:textId="62EF5759" w:rsidR="00A03B15" w:rsidRPr="006F178A" w:rsidRDefault="00A03B15" w:rsidP="00164685">
      <w:pPr>
        <w:rPr>
          <w:rtl/>
        </w:rPr>
      </w:pPr>
      <w:r>
        <w:rPr>
          <w:rFonts w:hint="cs"/>
          <w:rtl/>
        </w:rPr>
        <w:t>מנטייבה</w:t>
      </w:r>
      <w:r w:rsidRPr="006F178A">
        <w:rPr>
          <w:rFonts w:hint="cs"/>
          <w:rtl/>
        </w:rPr>
        <w:t xml:space="preserve"> </w:t>
      </w:r>
      <w:r w:rsidRPr="0098111F">
        <w:rPr>
          <w:rStyle w:val="affe"/>
          <w:rFonts w:hint="cs"/>
          <w:rtl/>
        </w:rPr>
        <w:t>זיבול</w:t>
      </w:r>
      <w:r w:rsidRPr="006F178A">
        <w:rPr>
          <w:rtl/>
        </w:rPr>
        <w:t xml:space="preserve"> </w:t>
      </w:r>
      <w:r>
        <w:rPr>
          <w:rFonts w:hint="cs"/>
          <w:rtl/>
        </w:rPr>
        <w:t xml:space="preserve">בשביעית - </w:t>
      </w:r>
      <w:r w:rsidRPr="006F178A">
        <w:rPr>
          <w:rtl/>
        </w:rPr>
        <w:t>לא</w:t>
      </w:r>
      <w:r>
        <w:rPr>
          <w:rFonts w:hint="cs"/>
          <w:rtl/>
        </w:rPr>
        <w:t xml:space="preserve"> תזרע במוצ"ש, </w:t>
      </w:r>
      <w:r w:rsidRPr="007117F5">
        <w:rPr>
          <w:rFonts w:cs="PFT_Frank" w:hint="cs"/>
          <w:b/>
          <w:bCs/>
          <w:szCs w:val="14"/>
          <w:rtl/>
        </w:rPr>
        <w:t>ו</w:t>
      </w:r>
      <w:r w:rsidRPr="007117F5">
        <w:rPr>
          <w:rFonts w:cs="PFT_Frank"/>
          <w:b/>
          <w:bCs/>
          <w:szCs w:val="14"/>
          <w:rtl/>
        </w:rPr>
        <w:t>בנו זורעה</w:t>
      </w:r>
      <w:r>
        <w:rPr>
          <w:rFonts w:hint="cs"/>
          <w:rtl/>
        </w:rPr>
        <w:t>.</w:t>
      </w:r>
    </w:p>
    <w:p w14:paraId="19E30286" w14:textId="7ED247CC" w:rsidR="00E31AD5" w:rsidRDefault="00A03B15" w:rsidP="00D175A1">
      <w:pPr>
        <w:pStyle w:val="36"/>
        <w:framePr w:wrap="notBeside"/>
        <w:rPr>
          <w:rtl/>
        </w:rPr>
      </w:pPr>
      <w:r w:rsidRPr="00D175A1">
        <w:rPr>
          <w:rtl/>
        </w:rPr>
        <w:t>אביי</w:t>
      </w:r>
      <w:r w:rsidR="00E31AD5">
        <w:rPr>
          <w:rtl/>
        </w:rPr>
        <w:t>:</w:t>
      </w:r>
    </w:p>
    <w:p w14:paraId="18B5018C" w14:textId="52CCE7BC" w:rsidR="00A03B15" w:rsidRDefault="00A03B15" w:rsidP="00164685">
      <w:pPr>
        <w:rPr>
          <w:rFonts w:cs="Guttman Vilna"/>
          <w:b/>
          <w:bCs/>
          <w:rtl/>
        </w:rPr>
      </w:pPr>
      <w:r w:rsidRPr="006F178A">
        <w:rPr>
          <w:rFonts w:ascii="Fb Fontext" w:hAnsi="Fb Fontext"/>
          <w:rtl/>
        </w:rPr>
        <w:t>טימא טהרות</w:t>
      </w:r>
      <w:r>
        <w:rPr>
          <w:rFonts w:ascii="Fb Fontext" w:hAnsi="Fb Fontext" w:hint="cs"/>
          <w:rtl/>
        </w:rPr>
        <w:t xml:space="preserve"> חבירו</w:t>
      </w:r>
      <w:r w:rsidRPr="006F178A">
        <w:rPr>
          <w:rFonts w:ascii="Fb Fontext" w:hAnsi="Fb Fontext"/>
          <w:rtl/>
        </w:rPr>
        <w:t>- לא קנסו בנו</w:t>
      </w:r>
      <w:r>
        <w:rPr>
          <w:rFonts w:ascii="Fb Fontext" w:hAnsi="Fb Fontext" w:hint="cs"/>
          <w:rtl/>
        </w:rPr>
        <w:t xml:space="preserve">, </w:t>
      </w:r>
      <w:r w:rsidRPr="006F178A">
        <w:rPr>
          <w:rFonts w:hint="cs"/>
          <w:rtl/>
        </w:rPr>
        <w:t xml:space="preserve">דהיזק </w:t>
      </w:r>
      <w:r>
        <w:rPr>
          <w:rFonts w:hint="cs"/>
          <w:rtl/>
        </w:rPr>
        <w:t>שלא</w:t>
      </w:r>
      <w:r w:rsidRPr="006F178A">
        <w:rPr>
          <w:rFonts w:hint="cs"/>
          <w:rtl/>
        </w:rPr>
        <w:t xml:space="preserve"> ניכר </w:t>
      </w:r>
      <w:r w:rsidRPr="0098111F">
        <w:rPr>
          <w:rStyle w:val="affe"/>
          <w:rFonts w:hint="cs"/>
          <w:rtl/>
        </w:rPr>
        <w:t>דרבנן</w:t>
      </w:r>
      <w:r>
        <w:rPr>
          <w:rStyle w:val="affe"/>
          <w:rFonts w:hint="cs"/>
          <w:rtl/>
        </w:rPr>
        <w:t>.</w:t>
      </w:r>
    </w:p>
    <w:p w14:paraId="32DFA8E1" w14:textId="6699A0AC" w:rsidR="00D54BA1" w:rsidRDefault="00345D08" w:rsidP="00345D08">
      <w:pPr>
        <w:pStyle w:val="afff1"/>
        <w:rPr>
          <w:rFonts w:cs="Guttman Vilna"/>
          <w:rtl/>
        </w:rPr>
      </w:pPr>
      <w:r w:rsidRPr="00330547">
        <w:rPr>
          <w:rFonts w:hint="cs"/>
          <w:rtl/>
        </w:rPr>
        <w:t>׹</w:t>
      </w:r>
      <w:r w:rsidR="00D175A1">
        <w:rPr>
          <w:rFonts w:hint="cs"/>
          <w:rtl/>
        </w:rPr>
        <w:t>*</w:t>
      </w:r>
      <w:r w:rsidR="00D175A1" w:rsidRPr="00D175A1">
        <w:rPr>
          <w:rFonts w:hint="cs"/>
          <w:rtl/>
        </w:rPr>
        <w:t>***</w:t>
      </w:r>
    </w:p>
    <w:p w14:paraId="2EB5E6B0" w14:textId="77777777" w:rsidR="00D54BA1" w:rsidRDefault="00D54BA1">
      <w:pPr>
        <w:bidi w:val="0"/>
        <w:spacing w:after="160" w:line="259" w:lineRule="auto"/>
        <w:jc w:val="left"/>
        <w:rPr>
          <w:rFonts w:cs="Guttman Vilna"/>
          <w:bCs/>
          <w:color w:val="A6A6A6" w:themeColor="background1" w:themeShade="A6"/>
          <w:rtl/>
        </w:rPr>
      </w:pPr>
      <w:r>
        <w:rPr>
          <w:rFonts w:cs="Guttman Vilna"/>
          <w:rtl/>
        </w:rPr>
        <w:br w:type="page"/>
      </w:r>
    </w:p>
    <w:p>
      <w:pPr>
        <w:pStyle w:val="MishnaBatzad"/>
        <w:rPr>
          <w:ins w:id="20004" w:author="קלוד" w:date="2026-10-06T10:43:39Z"/>
        </w:rPr>
      </w:pPr>
      <w:ins w:id="20003" w:author="קלוד" w:date="2026-10-06T10:43:39Z">
        <w:r>
          <w:t xml:space="preserve">משנה ד</w:t>
        </w:r>
      </w:ins>
    </w:p>
    <w:p w14:paraId="6A719E5F" w14:textId="77777777" w:rsidR="004E0BA3" w:rsidRDefault="00A03B15" w:rsidP="00BB6323">
      <w:pPr>
        <w:pStyle w:val="afff9"/>
        <w:rPr>
          <w:rtl/>
        </w:rPr>
      </w:pPr>
      <w:r w:rsidRPr="00BB6323">
        <w:rPr>
          <w:rtl/>
        </w:rPr>
        <w:lastRenderedPageBreak/>
        <w:t>אין לוקחין בתים, עבדים ובהמה</w:t>
      </w:r>
      <w:r w:rsidRPr="00BB6323">
        <w:rPr>
          <w:rFonts w:hint="cs"/>
          <w:rtl/>
        </w:rPr>
        <w:t>,</w:t>
      </w:r>
      <w:r w:rsidRPr="00BB6323">
        <w:rPr>
          <w:rtl/>
        </w:rPr>
        <w:t xml:space="preserve"> אלא לצורך המועד,</w:t>
      </w:r>
    </w:p>
    <w:p w14:paraId="62BDBA06" w14:textId="27791043" w:rsidR="0093233A" w:rsidRPr="008B06AC" w:rsidRDefault="00A03B15" w:rsidP="008B06AC">
      <w:pPr>
        <w:pStyle w:val="afff9"/>
        <w:spacing w:after="60"/>
        <w:rPr>
          <w:rStyle w:val="affc"/>
          <w:rFonts w:ascii="BA Fontov Regular" w:hAnsi="BA Fontov Regular" w:cs="BA Vilna Bold"/>
          <w:b w:val="0"/>
          <w:bCs w:val="0"/>
          <w:sz w:val="18"/>
          <w:szCs w:val="18"/>
          <w:rtl/>
        </w:rPr>
      </w:pPr>
      <w:r w:rsidRPr="00BB6323">
        <w:rPr>
          <w:rtl/>
        </w:rPr>
        <w:t>או לצורך המוכר שאין לו מה יאכל.</w:t>
      </w:r>
    </w:p>
    <w:p w14:paraId="11436EE2" w14:textId="3A576C3E" w:rsidR="00E31AD5" w:rsidRDefault="00A03B15" w:rsidP="0093233A">
      <w:pPr>
        <w:pStyle w:val="36"/>
        <w:framePr w:wrap="notBeside"/>
        <w:rPr>
          <w:rtl/>
        </w:rPr>
      </w:pPr>
      <w:r w:rsidRPr="0093233A">
        <w:rPr>
          <w:rtl/>
        </w:rPr>
        <w:t>רבא מר</w:t>
      </w:r>
      <w:r w:rsidRPr="0093233A">
        <w:rPr>
          <w:rFonts w:hint="cs"/>
          <w:rtl/>
        </w:rPr>
        <w:t>"</w:t>
      </w:r>
      <w:r w:rsidRPr="0093233A">
        <w:rPr>
          <w:rtl/>
        </w:rPr>
        <w:t>נ</w:t>
      </w:r>
      <w:r w:rsidR="00E31AD5">
        <w:rPr>
          <w:rtl/>
        </w:rPr>
        <w:t>:</w:t>
      </w:r>
    </w:p>
    <w:p w14:paraId="55689CCF" w14:textId="77777777" w:rsidR="004E0BA3" w:rsidRDefault="00A03B15" w:rsidP="00164685">
      <w:pPr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 xml:space="preserve">שכר </w:t>
      </w:r>
      <w:r>
        <w:rPr>
          <w:rFonts w:ascii="Fb Fontext" w:hAnsi="Fb Fontext" w:hint="cs"/>
          <w:rtl/>
        </w:rPr>
        <w:t>פעולה</w:t>
      </w:r>
      <w:r w:rsidRPr="006F178A">
        <w:rPr>
          <w:rFonts w:ascii="Fb Fontext" w:hAnsi="Fb Fontext"/>
          <w:rtl/>
        </w:rPr>
        <w:t xml:space="preserve"> </w:t>
      </w:r>
      <w:r w:rsidRPr="0098111F">
        <w:rPr>
          <w:rStyle w:val="affe"/>
          <w:rFonts w:hint="cs"/>
          <w:rtl/>
        </w:rPr>
        <w:t>לעבוד במועד</w:t>
      </w:r>
      <w:r>
        <w:rPr>
          <w:rFonts w:ascii="Fb Fontext" w:hAnsi="Fb Fontext" w:hint="cs"/>
          <w:rtl/>
        </w:rPr>
        <w:t xml:space="preserve"> כי </w:t>
      </w:r>
      <w:r w:rsidRPr="007117F5">
        <w:rPr>
          <w:rFonts w:ascii="Fb Fontext" w:hAnsi="Fb Fontext" w:cs="PFT_Frank"/>
          <w:b/>
          <w:bCs/>
          <w:szCs w:val="14"/>
          <w:rtl/>
        </w:rPr>
        <w:t>אין לו מה יאכל</w:t>
      </w:r>
      <w:r>
        <w:rPr>
          <w:rFonts w:ascii="Fb Fontext" w:hAnsi="Fb Fontext" w:hint="cs"/>
          <w:rtl/>
        </w:rPr>
        <w:t>?</w:t>
      </w:r>
    </w:p>
    <w:p w14:paraId="57953488" w14:textId="23D5A005" w:rsidR="00E31AD5" w:rsidRDefault="00A03B15" w:rsidP="0093233A">
      <w:pPr>
        <w:pStyle w:val="36"/>
        <w:framePr w:wrap="notBeside"/>
        <w:rPr>
          <w:rtl/>
        </w:rPr>
      </w:pPr>
      <w:r w:rsidRPr="00555AFB">
        <w:rPr>
          <w:rtl/>
        </w:rPr>
        <w:t>א</w:t>
      </w:r>
      <w:r w:rsidRPr="00555AFB">
        <w:rPr>
          <w:rFonts w:hint="cs"/>
          <w:rtl/>
        </w:rPr>
        <w:t xml:space="preserve">ין להוכיח </w:t>
      </w:r>
      <w:r w:rsidRPr="00555AFB">
        <w:rPr>
          <w:rFonts w:hint="eastAsia"/>
          <w:rtl/>
        </w:rPr>
        <w:t>ממתני</w:t>
      </w:r>
      <w:r w:rsidRPr="00555AFB">
        <w:rPr>
          <w:rtl/>
        </w:rPr>
        <w:t>'</w:t>
      </w:r>
      <w:r w:rsidR="00E31AD5">
        <w:rPr>
          <w:rFonts w:hint="cs"/>
          <w:rtl/>
        </w:rPr>
        <w:t>:</w:t>
      </w:r>
    </w:p>
    <w:p w14:paraId="78EC2335" w14:textId="34AC7870" w:rsidR="00A03B15" w:rsidRDefault="00A03B15" w:rsidP="00164685">
      <w:pPr>
        <w:rPr>
          <w:rtl/>
        </w:rPr>
      </w:pPr>
      <w:r>
        <w:rPr>
          <w:rFonts w:hint="cs"/>
          <w:rtl/>
        </w:rPr>
        <w:t>שאין יאכל - ד</w:t>
      </w:r>
      <w:r w:rsidRPr="006F178A">
        <w:rPr>
          <w:rFonts w:hint="cs"/>
          <w:rtl/>
        </w:rPr>
        <w:t>מפרש</w:t>
      </w:r>
      <w:r>
        <w:rPr>
          <w:rFonts w:hint="cs"/>
          <w:rtl/>
        </w:rPr>
        <w:t xml:space="preserve"> הרישא</w:t>
      </w:r>
      <w:r w:rsidRPr="0098111F">
        <w:rPr>
          <w:rStyle w:val="affe"/>
          <w:rFonts w:hint="cs"/>
          <w:rtl/>
        </w:rPr>
        <w:t xml:space="preserve"> </w:t>
      </w:r>
      <w:r w:rsidRPr="00D54BA1">
        <w:rPr>
          <w:rStyle w:val="affe"/>
          <w:rFonts w:cs="PFT_Frank" w:hint="cs"/>
          <w:b/>
          <w:bCs/>
          <w:szCs w:val="10"/>
          <w:rtl/>
        </w:rPr>
        <w:t>מכירה</w:t>
      </w:r>
      <w:r w:rsidRPr="0098111F">
        <w:rPr>
          <w:rStyle w:val="affe"/>
          <w:rFonts w:hint="cs"/>
          <w:rtl/>
        </w:rPr>
        <w:t xml:space="preserve"> ולא פעולה</w:t>
      </w:r>
      <w:r>
        <w:rPr>
          <w:rFonts w:hint="cs"/>
          <w:rtl/>
        </w:rPr>
        <w:t>,</w:t>
      </w:r>
    </w:p>
    <w:p w14:paraId="55D21A64" w14:textId="3D41A438" w:rsidR="00E31AD5" w:rsidRDefault="00A03B15" w:rsidP="0093233A">
      <w:pPr>
        <w:pStyle w:val="36"/>
        <w:framePr w:wrap="notBeside"/>
        <w:rPr>
          <w:rtl/>
        </w:rPr>
      </w:pPr>
      <w:r w:rsidRPr="0093233A">
        <w:rPr>
          <w:rFonts w:hint="cs"/>
          <w:rtl/>
        </w:rPr>
        <w:t>אלא</w:t>
      </w:r>
      <w:r w:rsidR="00E31AD5">
        <w:rPr>
          <w:rFonts w:hint="cs"/>
          <w:rtl/>
        </w:rPr>
        <w:t>:</w:t>
      </w:r>
    </w:p>
    <w:p w14:paraId="160FA038" w14:textId="2B3CC804" w:rsidR="00A03B15" w:rsidRDefault="00A03B15" w:rsidP="00ED33F5">
      <w:pPr>
        <w:spacing w:after="60"/>
        <w:rPr>
          <w:rtl/>
        </w:rPr>
      </w:pPr>
      <w:r>
        <w:rPr>
          <w:rFonts w:hint="cs"/>
          <w:rtl/>
        </w:rPr>
        <w:t>מ</w:t>
      </w:r>
      <w:r w:rsidRPr="006F178A">
        <w:rPr>
          <w:rtl/>
        </w:rPr>
        <w:t>אין כותבין שט"</w:t>
      </w:r>
      <w:r w:rsidRPr="006F178A">
        <w:rPr>
          <w:rFonts w:hint="cs"/>
          <w:rtl/>
        </w:rPr>
        <w:t>ח</w:t>
      </w:r>
      <w:r>
        <w:rPr>
          <w:rStyle w:val="affe"/>
          <w:rFonts w:hint="cs"/>
          <w:rtl/>
        </w:rPr>
        <w:t xml:space="preserve"> </w:t>
      </w:r>
      <w:r w:rsidRPr="0098111F">
        <w:rPr>
          <w:rStyle w:val="affe"/>
          <w:rtl/>
        </w:rPr>
        <w:t>ו</w:t>
      </w:r>
      <w:r w:rsidRPr="0098111F">
        <w:rPr>
          <w:rStyle w:val="affe"/>
          <w:rFonts w:hint="cs"/>
          <w:rtl/>
        </w:rPr>
        <w:t>ב</w:t>
      </w:r>
      <w:r w:rsidRPr="0098111F">
        <w:rPr>
          <w:rStyle w:val="affe"/>
          <w:rtl/>
        </w:rPr>
        <w:t>אינו מאמינו</w:t>
      </w:r>
      <w:r w:rsidRPr="006F178A">
        <w:rPr>
          <w:rtl/>
        </w:rPr>
        <w:t xml:space="preserve"> או אין יאכל </w:t>
      </w:r>
      <w:r w:rsidRPr="00D54BA1">
        <w:rPr>
          <w:rStyle w:val="affe"/>
          <w:rFonts w:cs="PFT_Frank" w:hint="cs"/>
          <w:b/>
          <w:bCs/>
          <w:szCs w:val="10"/>
          <w:rtl/>
        </w:rPr>
        <w:t>לסופר</w:t>
      </w:r>
      <w:r>
        <w:rPr>
          <w:rFonts w:hint="cs"/>
          <w:rtl/>
        </w:rPr>
        <w:t xml:space="preserve"> </w:t>
      </w:r>
      <w:r w:rsidRPr="006F178A">
        <w:rPr>
          <w:rtl/>
        </w:rPr>
        <w:t>יכתוב.</w:t>
      </w:r>
    </w:p>
    <w:p w14:paraId="01308B73" w14:textId="03388B47" w:rsidR="00E31AD5" w:rsidRDefault="00A03B15" w:rsidP="00ED33F5">
      <w:pPr>
        <w:pStyle w:val="36"/>
        <w:framePr w:wrap="notBeside"/>
        <w:rPr>
          <w:rtl/>
        </w:rPr>
      </w:pPr>
      <w:r w:rsidRPr="00ED33F5">
        <w:rPr>
          <w:rFonts w:hint="eastAsia"/>
          <w:rtl/>
        </w:rPr>
        <w:t>הקשה</w:t>
      </w:r>
      <w:r w:rsidRPr="00ED33F5">
        <w:rPr>
          <w:rtl/>
        </w:rPr>
        <w:t xml:space="preserve"> </w:t>
      </w:r>
      <w:r w:rsidRPr="00ED33F5">
        <w:rPr>
          <w:rFonts w:hint="eastAsia"/>
          <w:rtl/>
        </w:rPr>
        <w:t>ר</w:t>
      </w:r>
      <w:r w:rsidRPr="00ED33F5">
        <w:rPr>
          <w:rtl/>
        </w:rPr>
        <w:t>"</w:t>
      </w:r>
      <w:r w:rsidRPr="00ED33F5">
        <w:rPr>
          <w:rFonts w:hint="eastAsia"/>
          <w:rtl/>
        </w:rPr>
        <w:t>ש</w:t>
      </w:r>
      <w:r w:rsidR="00E31AD5">
        <w:rPr>
          <w:rFonts w:hint="cs"/>
          <w:rtl/>
        </w:rPr>
        <w:t>:</w:t>
      </w:r>
    </w:p>
    <w:p w14:paraId="70823079" w14:textId="03D799B6" w:rsidR="00A03B15" w:rsidRDefault="00A03B15" w:rsidP="00164685">
      <w:pPr>
        <w:rPr>
          <w:rFonts w:ascii="Fb Fontext" w:hAnsi="Fb Fontext"/>
          <w:sz w:val="20"/>
          <w:rtl/>
        </w:rPr>
      </w:pPr>
      <w:r w:rsidRPr="006F178A">
        <w:rPr>
          <w:rFonts w:ascii="Fb Fontext" w:hAnsi="Fb Fontext" w:hint="cs"/>
          <w:sz w:val="20"/>
          <w:rtl/>
        </w:rPr>
        <w:t>א</w:t>
      </w:r>
      <w:r>
        <w:rPr>
          <w:rFonts w:ascii="Fb Fontext" w:hAnsi="Fb Fontext" w:hint="cs"/>
          <w:sz w:val="20"/>
          <w:rtl/>
        </w:rPr>
        <w:t>"כ</w:t>
      </w:r>
      <w:r w:rsidRPr="006F178A">
        <w:rPr>
          <w:rFonts w:ascii="Fb Fontext" w:hAnsi="Fb Fontext" w:hint="cs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 xml:space="preserve">נתיר </w:t>
      </w:r>
      <w:r>
        <w:rPr>
          <w:rStyle w:val="affc"/>
          <w:rFonts w:ascii="Fb Fontext" w:hAnsi="Fb Fontext" w:hint="cs"/>
          <w:sz w:val="20"/>
          <w:rtl/>
          <w:rPrChange w:id="9011" w:author="מנוע אמוראים" w:date="2026-10-05T16:41:44Z">
            <w:rPr>
              <w:rFonts w:ascii="Fb Fontext" w:hAnsi="Fb Fontext" w:hint="cs"/>
              <w:sz w:val="20"/>
              <w:rtl/>
            </w:rPr>
          </w:rPrChange>
        </w:rPr>
        <w:t xml:space="preserve">בער"פ</w:t>
      </w:r>
      <w:r>
        <w:rPr>
          <w:rFonts w:ascii="Fb Fontext" w:hAnsi="Fb Fontext" w:hint="cs"/>
          <w:sz w:val="20"/>
          <w:rtl/>
        </w:rPr>
        <w:t xml:space="preserve"> כל מלאכה,</w:t>
      </w:r>
    </w:p>
    <w:p w14:paraId="4D8A91A2" w14:textId="77777777" w:rsidR="00A03B15" w:rsidRDefault="00A03B15" w:rsidP="00164685">
      <w:pPr>
        <w:pStyle w:val="affd"/>
        <w:rPr>
          <w:rtl/>
        </w:rPr>
      </w:pPr>
      <w:r>
        <w:rPr>
          <w:rFonts w:ascii="Fb Fontext" w:hAnsi="Fb Fontext" w:hint="cs"/>
          <w:rtl/>
        </w:rPr>
        <w:t xml:space="preserve">כמו שהתירו </w:t>
      </w:r>
      <w:r w:rsidRPr="00D54BA1">
        <w:rPr>
          <w:rFonts w:cs="PFT_Frank" w:hint="cs"/>
          <w:b/>
          <w:bCs/>
          <w:szCs w:val="10"/>
          <w:rtl/>
        </w:rPr>
        <w:t>ל</w:t>
      </w:r>
      <w:r w:rsidRPr="00D54BA1">
        <w:rPr>
          <w:rFonts w:cs="PFT_Frank"/>
          <w:b/>
          <w:bCs/>
          <w:szCs w:val="10"/>
          <w:rtl/>
        </w:rPr>
        <w:t>חייטין</w:t>
      </w:r>
      <w:r w:rsidRPr="006F178A">
        <w:rPr>
          <w:rtl/>
        </w:rPr>
        <w:t xml:space="preserve"> </w:t>
      </w:r>
      <w:r>
        <w:rPr>
          <w:rtl/>
        </w:rPr>
        <w:t>–</w:t>
      </w:r>
      <w:r w:rsidRPr="006F178A">
        <w:rPr>
          <w:rtl/>
        </w:rPr>
        <w:t xml:space="preserve"> </w:t>
      </w:r>
      <w:r>
        <w:rPr>
          <w:rFonts w:hint="cs"/>
          <w:rtl/>
        </w:rPr>
        <w:t xml:space="preserve">כי במועד </w:t>
      </w:r>
      <w:r w:rsidRPr="006F178A">
        <w:rPr>
          <w:rtl/>
        </w:rPr>
        <w:t>הדיוט תופר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D54BA1">
        <w:rPr>
          <w:rFonts w:cs="PFT_Frank" w:hint="cs"/>
          <w:b/>
          <w:bCs/>
          <w:szCs w:val="10"/>
          <w:rtl/>
        </w:rPr>
        <w:t>ול</w:t>
      </w:r>
      <w:r w:rsidRPr="00D54BA1">
        <w:rPr>
          <w:rFonts w:cs="PFT_Frank"/>
          <w:b/>
          <w:bCs/>
          <w:szCs w:val="10"/>
          <w:rtl/>
        </w:rPr>
        <w:t>ספרין</w:t>
      </w:r>
      <w:r w:rsidRPr="008B266F">
        <w:rPr>
          <w:rtl/>
        </w:rPr>
        <w:t xml:space="preserve"> </w:t>
      </w:r>
      <w:r w:rsidRPr="00D54BA1">
        <w:rPr>
          <w:rFonts w:cs="PFT_Frank"/>
          <w:b/>
          <w:bCs/>
          <w:szCs w:val="10"/>
          <w:rtl/>
        </w:rPr>
        <w:t>וכובסין</w:t>
      </w:r>
      <w:r w:rsidRPr="006F178A">
        <w:rPr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כי במועד </w:t>
      </w:r>
      <w:r w:rsidRPr="006F178A">
        <w:rPr>
          <w:rtl/>
        </w:rPr>
        <w:t>הבא</w:t>
      </w:r>
      <w:r>
        <w:rPr>
          <w:rFonts w:hint="cs"/>
          <w:rtl/>
        </w:rPr>
        <w:t xml:space="preserve"> </w:t>
      </w:r>
      <w:r w:rsidRPr="006F178A">
        <w:rPr>
          <w:rtl/>
        </w:rPr>
        <w:t>ממד</w:t>
      </w:r>
      <w:r>
        <w:rPr>
          <w:rFonts w:hint="cs"/>
          <w:rtl/>
        </w:rPr>
        <w:t xml:space="preserve">ינת הים </w:t>
      </w:r>
      <w:r w:rsidRPr="006F178A">
        <w:rPr>
          <w:rtl/>
        </w:rPr>
        <w:t>מותר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וה"ה </w:t>
      </w:r>
      <w:r w:rsidRPr="00D54BA1">
        <w:rPr>
          <w:rFonts w:cs="PFT_Frank" w:hint="cs"/>
          <w:b/>
          <w:bCs/>
          <w:szCs w:val="10"/>
          <w:rtl/>
        </w:rPr>
        <w:t>כל המלאכות</w:t>
      </w:r>
      <w:r>
        <w:rPr>
          <w:rFonts w:hint="cs"/>
          <w:rtl/>
        </w:rPr>
        <w:t xml:space="preserve"> - שמותר במועד כשאין מה יאכל,</w:t>
      </w:r>
    </w:p>
    <w:p w14:paraId="6CAC5781" w14:textId="630D176C" w:rsidR="00E31AD5" w:rsidRDefault="00A03B15" w:rsidP="00ED33F5">
      <w:pPr>
        <w:pStyle w:val="36"/>
        <w:framePr w:wrap="notBeside"/>
        <w:rPr>
          <w:rtl/>
        </w:rPr>
      </w:pPr>
      <w:r w:rsidRPr="00ED33F5">
        <w:rPr>
          <w:rFonts w:hint="eastAsia"/>
          <w:rtl/>
        </w:rPr>
        <w:t>ודח</w:t>
      </w:r>
      <w:r w:rsidRPr="00ED33F5">
        <w:rPr>
          <w:rFonts w:hint="cs"/>
          <w:rtl/>
        </w:rPr>
        <w:t>ינו</w:t>
      </w:r>
      <w:r w:rsidR="00E31AD5">
        <w:rPr>
          <w:rFonts w:hint="cs"/>
          <w:rtl/>
        </w:rPr>
        <w:t>:</w:t>
      </w:r>
    </w:p>
    <w:p w14:paraId="5801E178" w14:textId="6849A784" w:rsidR="00A03B15" w:rsidRDefault="00A03B15" w:rsidP="00164685">
      <w:pPr>
        <w:rPr>
          <w:rFonts w:ascii="Fb Fontext" w:hAnsi="Fb Fontext"/>
          <w:sz w:val="20"/>
          <w:rtl/>
        </w:rPr>
      </w:pPr>
      <w:r>
        <w:rPr>
          <w:rFonts w:ascii="Fb Fontext" w:hAnsi="Fb Fontext" w:hint="cs"/>
          <w:rtl/>
        </w:rPr>
        <w:t xml:space="preserve">נתיר </w:t>
      </w:r>
      <w:r w:rsidRPr="007117F5">
        <w:rPr>
          <w:rFonts w:ascii="Fb Fontext" w:hAnsi="Fb Fontext" w:cs="PFT_Frank" w:hint="cs"/>
          <w:b/>
          <w:bCs/>
          <w:szCs w:val="14"/>
          <w:rtl/>
        </w:rPr>
        <w:t>בנין</w:t>
      </w:r>
      <w:r>
        <w:rPr>
          <w:rFonts w:ascii="Fb Fontext" w:hAnsi="Fb Fontext" w:hint="cs"/>
          <w:rtl/>
        </w:rPr>
        <w:t>, שהותר בסכנה,</w:t>
      </w:r>
      <w:r>
        <w:rPr>
          <w:rFonts w:ascii="Fb Fontext" w:hAnsi="Fb Fontext" w:hint="cs"/>
          <w:sz w:val="20"/>
          <w:rtl/>
        </w:rPr>
        <w:t xml:space="preserve"> </w:t>
      </w:r>
      <w:r w:rsidRPr="007117F5">
        <w:rPr>
          <w:rFonts w:ascii="Fb Fontext" w:hAnsi="Fb Fontext" w:cs="PFT_Frank" w:hint="cs"/>
          <w:b/>
          <w:bCs/>
          <w:sz w:val="20"/>
          <w:szCs w:val="14"/>
          <w:rtl/>
        </w:rPr>
        <w:t>וכתיבה</w:t>
      </w:r>
      <w:r>
        <w:rPr>
          <w:rFonts w:ascii="Fb Fontext" w:hAnsi="Fb Fontext" w:hint="cs"/>
          <w:sz w:val="20"/>
          <w:rtl/>
        </w:rPr>
        <w:t>,</w:t>
      </w:r>
      <w:r w:rsidRPr="006F178A">
        <w:rPr>
          <w:rFonts w:ascii="Fb Fontext" w:hAnsi="Fb Fontext" w:hint="cs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>שהותרה לקידושין,</w:t>
      </w:r>
    </w:p>
    <w:p w14:paraId="54E36516" w14:textId="5EC36116" w:rsidR="00E31AD5" w:rsidRDefault="00A03B15" w:rsidP="00ED33F5">
      <w:pPr>
        <w:pStyle w:val="36"/>
        <w:framePr w:wrap="notBeside"/>
        <w:rPr>
          <w:rtl/>
        </w:rPr>
      </w:pPr>
      <w:r w:rsidRPr="00ED33F5">
        <w:rPr>
          <w:rtl/>
        </w:rPr>
        <w:t>אלא</w:t>
      </w:r>
      <w:r w:rsidR="00E31AD5">
        <w:rPr>
          <w:rFonts w:hint="cs"/>
          <w:rtl/>
        </w:rPr>
        <w:t>:</w:t>
      </w:r>
    </w:p>
    <w:p w14:paraId="5B33AED4" w14:textId="387E006F" w:rsidR="00A03B15" w:rsidRDefault="00A03B15" w:rsidP="00164685">
      <w:pPr>
        <w:rPr>
          <w:rtl/>
        </w:rPr>
      </w:pPr>
      <w:r w:rsidRPr="007117F5">
        <w:rPr>
          <w:rStyle w:val="afffe"/>
          <w:rFonts w:cs="PFT_Frank" w:hint="eastAsia"/>
          <w:b/>
          <w:szCs w:val="14"/>
          <w:rtl/>
        </w:rPr>
        <w:t>מועד</w:t>
      </w:r>
      <w:r w:rsidRPr="006F178A">
        <w:rPr>
          <w:rFonts w:ascii="Fb Fontext" w:hAnsi="Fb Fontext" w:hint="cs"/>
          <w:rtl/>
        </w:rPr>
        <w:t xml:space="preserve"> </w:t>
      </w:r>
      <w:r w:rsidRPr="0098111F">
        <w:rPr>
          <w:rStyle w:val="affe"/>
          <w:rFonts w:hint="cs"/>
          <w:rtl/>
        </w:rPr>
        <w:t>טירחא</w:t>
      </w:r>
      <w:r>
        <w:rPr>
          <w:rFonts w:ascii="Fb Fontext" w:hAnsi="Fb Fontext" w:hint="cs"/>
          <w:rtl/>
        </w:rPr>
        <w:t xml:space="preserve"> התירו</w:t>
      </w:r>
      <w:r w:rsidRPr="006F178A">
        <w:rPr>
          <w:rFonts w:ascii="Fb Fontext" w:hAnsi="Fb Fontext" w:hint="cs"/>
          <w:rtl/>
        </w:rPr>
        <w:t xml:space="preserve"> </w:t>
      </w:r>
      <w:r w:rsidR="00D208C1" w:rsidRPr="006F178A">
        <w:rPr>
          <w:rFonts w:ascii="Fb Fontext" w:hAnsi="Fb Fontext" w:hint="cs"/>
          <w:rtl/>
        </w:rPr>
        <w:t>ב</w:t>
      </w:r>
      <w:r w:rsidR="00D208C1">
        <w:rPr>
          <w:rFonts w:ascii="Fb Fontext" w:hAnsi="Fb Fontext" w:hint="cs"/>
          <w:rtl/>
        </w:rPr>
        <w:t>הפסד</w:t>
      </w:r>
      <w:r>
        <w:rPr>
          <w:rFonts w:ascii="Fb Fontext" w:hAnsi="Fb Fontext" w:hint="cs"/>
          <w:rtl/>
        </w:rPr>
        <w:t>,</w:t>
      </w:r>
      <w:r w:rsidRPr="006F178A">
        <w:rPr>
          <w:rFonts w:ascii="Fb Fontext" w:hAnsi="Fb Fontext" w:hint="cs"/>
          <w:rtl/>
        </w:rPr>
        <w:t xml:space="preserve"> </w:t>
      </w:r>
      <w:r w:rsidRPr="007117F5">
        <w:rPr>
          <w:rStyle w:val="afffe"/>
          <w:rFonts w:cs="PFT_Frank" w:hint="eastAsia"/>
          <w:b/>
          <w:szCs w:val="14"/>
          <w:rtl/>
        </w:rPr>
        <w:t>י</w:t>
      </w:r>
      <w:r w:rsidRPr="007117F5">
        <w:rPr>
          <w:rStyle w:val="afffe"/>
          <w:rFonts w:cs="PFT_Frank"/>
          <w:b/>
          <w:szCs w:val="14"/>
          <w:rtl/>
        </w:rPr>
        <w:t>"ד</w:t>
      </w:r>
      <w:r>
        <w:rPr>
          <w:rFonts w:hint="cs"/>
          <w:rtl/>
        </w:rPr>
        <w:t xml:space="preserve"> </w:t>
      </w:r>
      <w:r w:rsidRPr="0098111F">
        <w:rPr>
          <w:rStyle w:val="affe"/>
          <w:rFonts w:hint="cs"/>
          <w:rtl/>
        </w:rPr>
        <w:t>משום י"ט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מה ש</w:t>
      </w:r>
      <w:r w:rsidRPr="006F178A">
        <w:rPr>
          <w:rtl/>
        </w:rPr>
        <w:t>צורך יו"ט</w:t>
      </w:r>
      <w:r>
        <w:rPr>
          <w:rFonts w:hint="cs"/>
          <w:rtl/>
        </w:rPr>
        <w:t>.</w:t>
      </w:r>
    </w:p>
    <w:p w14:paraId="22E0DB4B" w14:textId="609E05C8" w:rsidR="00BB6323" w:rsidRPr="006F178A" w:rsidRDefault="00732685" w:rsidP="00BB6323">
      <w:pPr>
        <w:pStyle w:val="afff1"/>
        <w:rPr>
          <w:rtl/>
        </w:rPr>
      </w:pPr>
      <w:r>
        <w:rPr>
          <w:rFonts w:hint="cs"/>
          <w:rtl/>
        </w:rPr>
        <w:t>****</w:t>
      </w:r>
    </w:p>
    <w:p>
      <w:pPr>
        <w:pStyle w:val="MishnaBatzad"/>
        <w:rPr>
          <w:ins w:id="20102" w:author="קלוד" w:date="2026-10-06T10:09:29Z"/>
        </w:rPr>
      </w:pPr>
      <w:ins w:id="20101" w:author="קלוד" w:date="2026-10-06T10:09:29Z">
        <w:r>
          <w:t xml:space="preserve">משנה ד</w:t>
        </w:r>
      </w:ins>
    </w:p>
    <w:p w14:paraId="68C6ECFB" w14:textId="77777777" w:rsidR="00A03B15" w:rsidRPr="006F178A" w:rsidRDefault="00A03B15" w:rsidP="00164685">
      <w:pPr>
        <w:pStyle w:val="afff9"/>
        <w:rPr>
          <w:rtl/>
        </w:rPr>
      </w:pPr>
      <w:r w:rsidRPr="006F178A">
        <w:rPr>
          <w:rtl/>
        </w:rPr>
        <w:t>אין מפנין מבית לבית, אבל מפנה לחצרו.</w:t>
      </w:r>
    </w:p>
    <w:p w14:paraId="327E3D97" w14:textId="0BEA56BF" w:rsidR="00A03B15" w:rsidRPr="00B27BD3" w:rsidRDefault="00A03B15" w:rsidP="00B27BD3">
      <w:pPr>
        <w:pStyle w:val="afff9"/>
        <w:spacing w:after="60"/>
        <w:rPr>
          <w:spacing w:val="2"/>
          <w:rtl/>
        </w:rPr>
      </w:pPr>
      <w:r w:rsidRPr="00B27BD3">
        <w:rPr>
          <w:spacing w:val="2"/>
          <w:rtl/>
        </w:rPr>
        <w:t>אין מביאין כלים מבית האומן, אם חושש להם מפנן לחצר אחרת.</w:t>
      </w:r>
    </w:p>
    <w:p w14:paraId="300D8C9E" w14:textId="77777777" w:rsidR="00A03B15" w:rsidRPr="006F178A" w:rsidRDefault="00A03B15" w:rsidP="00164685">
      <w:pPr>
        <w:rPr>
          <w:rtl/>
        </w:rPr>
      </w:pPr>
      <w:r>
        <w:rPr>
          <w:rStyle w:val="affff2"/>
          <w:rFonts w:hint="cs"/>
          <w:rtl/>
        </w:rPr>
        <w:t xml:space="preserve">מפנה </w:t>
      </w:r>
      <w:r w:rsidRPr="0098111F">
        <w:rPr>
          <w:rStyle w:val="affff2"/>
          <w:rFonts w:hint="cs"/>
          <w:rtl/>
        </w:rPr>
        <w:t>לחצירו</w:t>
      </w:r>
      <w:r>
        <w:rPr>
          <w:rFonts w:ascii="MS Mincho" w:hAnsi="MS Mincho" w:hint="cs"/>
          <w:rtl/>
        </w:rPr>
        <w:t xml:space="preserve"> - מבית </w:t>
      </w:r>
      <w:r w:rsidRPr="007117F5">
        <w:rPr>
          <w:rFonts w:ascii="MS Mincho" w:hAnsi="MS Mincho" w:cs="PFT_Frank" w:hint="cs"/>
          <w:b/>
          <w:bCs/>
          <w:szCs w:val="14"/>
          <w:rtl/>
        </w:rPr>
        <w:t>שבאותה חצר</w:t>
      </w:r>
      <w:r>
        <w:rPr>
          <w:rFonts w:hint="cs"/>
          <w:rtl/>
        </w:rPr>
        <w:t>.</w:t>
      </w:r>
    </w:p>
    <w:p w14:paraId="2A9219E0" w14:textId="77777777" w:rsidR="004E0BA3" w:rsidRDefault="00A03B15" w:rsidP="00BB6323">
      <w:pPr>
        <w:pStyle w:val="affff1"/>
        <w:rPr>
          <w:rtl/>
        </w:rPr>
      </w:pPr>
      <w:ins w:id="9820" w:author="מספור קטעי משנה" w:date="2026-10-06T06:45:36Z">
        <w:r>
          <w:rPr>
            <w:rStyle w:val="MisparKeta"/>
          </w:rPr>
          <w:t xml:space="preserve">ג. </w:t>
        </w:r>
      </w:ins>
      <w:r w:rsidRPr="00BB6323">
        <w:rPr>
          <w:rtl/>
        </w:rPr>
        <w:t>אין מביאין כלים מבית האומן</w:t>
      </w:r>
      <w:r>
        <w:rPr>
          <w:rFonts w:hint="cs"/>
          <w:rtl/>
        </w:rPr>
        <w:t>.</w:t>
      </w:r>
    </w:p>
    <w:p w14:paraId="05BE7557" w14:textId="2954857F" w:rsidR="00E31AD5" w:rsidRDefault="00A03B15" w:rsidP="00B27BD3">
      <w:pPr>
        <w:pStyle w:val="36"/>
        <w:framePr w:wrap="notBeside"/>
        <w:rPr>
          <w:rtl/>
        </w:rPr>
      </w:pPr>
      <w:r w:rsidRPr="00B27BD3">
        <w:rPr>
          <w:rFonts w:hint="cs"/>
          <w:rtl/>
        </w:rPr>
        <w:t>והך</w:t>
      </w:r>
      <w:r w:rsidR="00E31AD5">
        <w:rPr>
          <w:rtl/>
        </w:rPr>
        <w:t>:</w:t>
      </w:r>
    </w:p>
    <w:p w14:paraId="117B1750" w14:textId="0E6CF9F9" w:rsidR="00A03B15" w:rsidRDefault="00A03B15" w:rsidP="00164685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דמוליכין ומביאין אף שלא לצורך המועד,</w:t>
      </w:r>
    </w:p>
    <w:p w14:paraId="32B7B0FB" w14:textId="085C26A3" w:rsidR="00E31AD5" w:rsidRDefault="00A03B15" w:rsidP="00B27BD3">
      <w:pPr>
        <w:pStyle w:val="36"/>
        <w:framePr w:wrap="notBeside"/>
        <w:rPr>
          <w:rtl/>
        </w:rPr>
      </w:pPr>
      <w:r w:rsidRPr="00B27BD3">
        <w:rPr>
          <w:rFonts w:hint="cs"/>
          <w:rtl/>
        </w:rPr>
        <w:t>א</w:t>
      </w:r>
      <w:r w:rsidR="00E31AD5">
        <w:rPr>
          <w:rFonts w:hint="cs"/>
          <w:rtl/>
        </w:rPr>
        <w:t>.</w:t>
      </w:r>
    </w:p>
    <w:p w14:paraId="3A39FFA0" w14:textId="040E469D" w:rsidR="00A03B15" w:rsidRDefault="00A03B15" w:rsidP="00164685">
      <w:pPr>
        <w:rPr>
          <w:rtl/>
        </w:rPr>
      </w:pPr>
      <w:r>
        <w:rPr>
          <w:rFonts w:ascii="Fb Fontext" w:hAnsi="Fb Fontext" w:hint="cs"/>
          <w:rtl/>
        </w:rPr>
        <w:t xml:space="preserve">שם </w:t>
      </w:r>
      <w:r>
        <w:rPr>
          <w:rStyle w:val="affc"/>
          <w:rFonts w:ascii="Fb Fontext" w:hAnsi="Fb Fontext" w:hint="cs"/>
          <w:rtl/>
          <w:rPrChange w:id="9012" w:author="מנוע אמוראים" w:date="2026-10-05T16:41:44Z">
            <w:rPr>
              <w:rFonts w:ascii="Fb Fontext" w:hAnsi="Fb Fontext" w:hint="cs"/>
              <w:rtl/>
            </w:rPr>
          </w:rPrChange>
        </w:rPr>
        <w:t xml:space="preserve">בער"פ</w:t>
      </w:r>
      <w:r>
        <w:rPr>
          <w:rFonts w:hint="cs"/>
          <w:rtl/>
        </w:rPr>
        <w:t xml:space="preserve">, וכאן במועד. </w:t>
      </w:r>
      <w:r w:rsidRPr="0098111F">
        <w:rPr>
          <w:rStyle w:val="affc"/>
          <w:rFonts w:hint="cs"/>
          <w:rtl/>
        </w:rPr>
        <w:t>ב</w:t>
      </w:r>
      <w:r>
        <w:rPr>
          <w:rFonts w:hint="cs"/>
          <w:rtl/>
        </w:rPr>
        <w:t>. אפי' במועד, כשלא מאמינו -</w:t>
      </w:r>
    </w:p>
    <w:p w14:paraId="73F0A757" w14:textId="5D667633" w:rsidR="00E31AD5" w:rsidRDefault="00A03B15" w:rsidP="003803BE">
      <w:pPr>
        <w:pStyle w:val="36"/>
        <w:framePr w:wrap="notBeside"/>
        <w:rPr>
          <w:rtl/>
        </w:rPr>
      </w:pPr>
      <w:r w:rsidRPr="003803BE">
        <w:rPr>
          <w:rFonts w:hint="cs"/>
          <w:rtl/>
        </w:rPr>
        <w:t>ודחינו</w:t>
      </w:r>
      <w:r w:rsidR="00E31AD5">
        <w:rPr>
          <w:rFonts w:hint="cs"/>
          <w:rtl/>
        </w:rPr>
        <w:t>:</w:t>
      </w:r>
    </w:p>
    <w:p w14:paraId="5E10735E" w14:textId="4C124512" w:rsidR="00A03B15" w:rsidRDefault="00A03B15" w:rsidP="00164685">
      <w:pPr>
        <w:rPr>
          <w:rtl/>
        </w:rPr>
      </w:pPr>
      <w:r>
        <w:rPr>
          <w:rFonts w:hint="cs"/>
          <w:rtl/>
        </w:rPr>
        <w:t>א"כ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למה</w:t>
      </w:r>
      <w:r w:rsidRPr="006F178A">
        <w:rPr>
          <w:rFonts w:hint="cs"/>
          <w:rtl/>
        </w:rPr>
        <w:t xml:space="preserve">  </w:t>
      </w:r>
      <w:r w:rsidRPr="007117F5">
        <w:rPr>
          <w:rFonts w:cs="PFT_Frank" w:hint="cs"/>
          <w:b/>
          <w:bCs/>
          <w:szCs w:val="14"/>
          <w:rtl/>
        </w:rPr>
        <w:t>מוליכין,</w:t>
      </w:r>
    </w:p>
    <w:p w14:paraId="3826B99C" w14:textId="77777777" w:rsidR="00A03B15" w:rsidRDefault="00A03B15" w:rsidP="00164685">
      <w:pPr>
        <w:pStyle w:val="affd"/>
        <w:rPr>
          <w:rtl/>
        </w:rPr>
      </w:pPr>
      <w:r>
        <w:rPr>
          <w:rFonts w:hint="cs"/>
          <w:rtl/>
        </w:rPr>
        <w:t xml:space="preserve">תניא: </w:t>
      </w:r>
      <w:r w:rsidRPr="00D54BA1">
        <w:rPr>
          <w:rFonts w:cs="PFT_Frank" w:hint="cs"/>
          <w:b/>
          <w:bCs/>
          <w:szCs w:val="10"/>
          <w:rtl/>
        </w:rPr>
        <w:t>מביאין</w:t>
      </w:r>
      <w:r>
        <w:rPr>
          <w:rFonts w:hint="cs"/>
          <w:rtl/>
        </w:rPr>
        <w:t xml:space="preserve"> כד וכוס מהאומן, שצורך מועד, ולא צמר וכלים, שלא למועד,</w:t>
      </w:r>
    </w:p>
    <w:p w14:paraId="40AB750E" w14:textId="77777777" w:rsidR="00A03B15" w:rsidRDefault="00A03B15" w:rsidP="00164685">
      <w:pPr>
        <w:pStyle w:val="affd"/>
        <w:rPr>
          <w:rtl/>
        </w:rPr>
      </w:pPr>
      <w:r w:rsidRPr="00D54BA1">
        <w:rPr>
          <w:rFonts w:cs="PFT_Frank" w:hint="cs"/>
          <w:b/>
          <w:bCs/>
          <w:szCs w:val="10"/>
          <w:rtl/>
        </w:rPr>
        <w:t>אם</w:t>
      </w:r>
      <w:r>
        <w:rPr>
          <w:rFonts w:hint="cs"/>
          <w:rtl/>
        </w:rPr>
        <w:t xml:space="preserve"> אין לאכול נותן שכרו, </w:t>
      </w:r>
      <w:r w:rsidRPr="00D54BA1">
        <w:rPr>
          <w:rFonts w:cs="PFT_Frank" w:hint="cs"/>
          <w:b/>
          <w:bCs/>
          <w:szCs w:val="10"/>
          <w:rtl/>
        </w:rPr>
        <w:t>ואם</w:t>
      </w:r>
      <w:r>
        <w:rPr>
          <w:rFonts w:hint="cs"/>
          <w:rtl/>
        </w:rPr>
        <w:t xml:space="preserve"> חושש [אף בחצר אחרת] מביאן לביתו בצינעא.</w:t>
      </w:r>
    </w:p>
    <w:p w14:paraId="3A339CCD" w14:textId="6DFC6CBA" w:rsidR="00BB6323" w:rsidRPr="006F178A" w:rsidRDefault="00BB6323" w:rsidP="00BB6323">
      <w:pPr>
        <w:pStyle w:val="afff1"/>
        <w:rPr>
          <w:rtl/>
        </w:rPr>
      </w:pPr>
      <w:r w:rsidRPr="00330547">
        <w:rPr>
          <w:rFonts w:hint="cs"/>
          <w:rtl/>
        </w:rPr>
        <w:t>׹</w:t>
      </w:r>
      <w:r w:rsidR="00BE2DF1">
        <w:rPr>
          <w:rFonts w:hint="cs"/>
          <w:rtl/>
        </w:rPr>
        <w:t>***</w:t>
      </w:r>
      <w:r w:rsidR="002C3FE1">
        <w:rPr>
          <w:rFonts w:hint="cs"/>
          <w:rtl/>
        </w:rPr>
        <w:t>*</w:t>
      </w:r>
    </w:p>
    <w:p w14:paraId="4FDA6DA3" w14:textId="3AF5B848" w:rsidR="00A03B15" w:rsidRPr="006F178A" w:rsidRDefault="00A03B15" w:rsidP="00800D78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יג:</w:t>
      </w:r>
    </w:p>
    <w:p>
      <w:pPr>
        <w:pStyle w:val="MishnaBatzad"/>
        <w:rPr>
          <w:ins w:id="20104" w:author="קלוד" w:date="2026-10-06T10:09:29Z"/>
        </w:rPr>
      </w:pPr>
      <w:ins w:id="20103" w:author="קלוד" w:date="2026-10-06T10:09:29Z">
        <w:r>
          <w:t xml:space="preserve">משנה ה</w:t>
        </w:r>
      </w:ins>
    </w:p>
    <w:p w14:paraId="09ACF02B" w14:textId="77777777" w:rsidR="00A03B15" w:rsidRPr="006F178A" w:rsidRDefault="00A03B15" w:rsidP="00164685">
      <w:pPr>
        <w:pStyle w:val="afff9"/>
        <w:rPr>
          <w:rtl/>
        </w:rPr>
      </w:pPr>
      <w:r w:rsidRPr="006F178A">
        <w:rPr>
          <w:rtl/>
        </w:rPr>
        <w:t xml:space="preserve">מחפין את הקציעות בקש,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Pr="00BB6323">
        <w:rPr>
          <w:rStyle w:val="afffff5"/>
          <w:rtl/>
        </w:rPr>
        <w:t>ר"י:</w:t>
      </w:r>
      <w:r w:rsidRPr="006F178A">
        <w:rPr>
          <w:rtl/>
        </w:rPr>
        <w:t xml:space="preserve"> אף מעבין.</w:t>
      </w:r>
    </w:p>
    <w:p w14:paraId="4A864EF4" w14:textId="77777777" w:rsidR="00A03B15" w:rsidRPr="006F178A" w:rsidRDefault="00A03B15" w:rsidP="00164685">
      <w:pPr>
        <w:pStyle w:val="afff9"/>
        <w:rPr>
          <w:rtl/>
        </w:rPr>
      </w:pPr>
      <w:r w:rsidRPr="006F178A">
        <w:rPr>
          <w:rtl/>
        </w:rPr>
        <w:t>מוכרי פירות, כסות וכלים - מוכרים בצנעה</w:t>
      </w:r>
      <w:r>
        <w:rPr>
          <w:rFonts w:hint="cs"/>
          <w:rtl/>
        </w:rPr>
        <w:t>,</w:t>
      </w:r>
      <w:r w:rsidRPr="006F178A">
        <w:rPr>
          <w:rtl/>
        </w:rPr>
        <w:t xml:space="preserve"> לצורך המועד.</w:t>
      </w:r>
    </w:p>
    <w:p w14:paraId="4EA293CA" w14:textId="77777777" w:rsidR="004E0BA3" w:rsidRDefault="00A03B15" w:rsidP="00164685">
      <w:pPr>
        <w:pStyle w:val="afff9"/>
        <w:rPr>
          <w:rtl/>
        </w:rPr>
      </w:pPr>
      <w:r w:rsidRPr="006F178A">
        <w:rPr>
          <w:rtl/>
        </w:rPr>
        <w:t>הציידין</w:t>
      </w:r>
      <w:r>
        <w:rPr>
          <w:rFonts w:hint="cs"/>
          <w:rtl/>
        </w:rPr>
        <w:t>,</w:t>
      </w:r>
      <w:r w:rsidRPr="006F178A">
        <w:rPr>
          <w:rtl/>
        </w:rPr>
        <w:t xml:space="preserve"> דשושות והגרוסות - עושין בצנעה לצורך המועד.</w:t>
      </w:r>
    </w:p>
    <w:p w14:paraId="2E39E778" w14:textId="41F77DD1" w:rsidR="00A03B15" w:rsidRPr="006F178A" w:rsidRDefault="00A03B15" w:rsidP="00164685">
      <w:pPr>
        <w:pStyle w:val="afff9"/>
        <w:rPr>
          <w:rtl/>
        </w:rPr>
      </w:pPr>
      <w:r w:rsidRPr="00BB6323">
        <w:rPr>
          <w:rStyle w:val="afffff5"/>
          <w:rtl/>
        </w:rPr>
        <w:t>רבי יוסי:</w:t>
      </w:r>
      <w:r w:rsidRPr="006F178A">
        <w:rPr>
          <w:rtl/>
        </w:rPr>
        <w:t xml:space="preserve"> הם החמירו על עצמן.</w:t>
      </w:r>
    </w:p>
    <w:p w14:paraId="33B759B2" w14:textId="77777777" w:rsidR="00D54BA1" w:rsidRDefault="00D54BA1" w:rsidP="00164685">
      <w:pPr>
        <w:pStyle w:val="affff1"/>
        <w:rPr>
          <w:rtl/>
        </w:rPr>
      </w:pPr>
    </w:p>
    <w:p w14:paraId="7E71BC75" w14:textId="6B1F8828" w:rsidR="00A03B15" w:rsidRPr="0080248F" w:rsidRDefault="00A03B15" w:rsidP="00164685">
      <w:pPr>
        <w:pStyle w:val="affff1"/>
        <w:rPr>
          <w:rtl/>
        </w:rPr>
      </w:pPr>
      <w:ins w:id="9808" w:author="מספור קטעי משנה" w:date="2026-10-06T10:04:49Z">
        <w:r>
          <w:rPr>
            <w:rStyle w:val="MisparKeta"/>
          </w:rPr>
          <w:t xml:space="preserve">א. </w:t>
        </w:r>
      </w:ins>
      <w:r w:rsidRPr="0080248F">
        <w:rPr>
          <w:rFonts w:hint="eastAsia"/>
          <w:rtl/>
        </w:rPr>
        <w:lastRenderedPageBreak/>
        <w:t>מחפין</w:t>
      </w:r>
      <w:r>
        <w:rPr>
          <w:rFonts w:hint="cs"/>
          <w:rtl/>
        </w:rPr>
        <w:t>..</w:t>
      </w:r>
      <w:r w:rsidRPr="0080248F">
        <w:rPr>
          <w:rtl/>
        </w:rPr>
        <w:t xml:space="preserve">  מעבין</w:t>
      </w:r>
      <w:r>
        <w:rPr>
          <w:rFonts w:hint="cs"/>
          <w:rtl/>
        </w:rPr>
        <w:t>.</w:t>
      </w:r>
    </w:p>
    <w:p w14:paraId="6B8FFFBA" w14:textId="04DC2544" w:rsidR="00E31AD5" w:rsidRDefault="00A03B15" w:rsidP="002C3FE1">
      <w:pPr>
        <w:pStyle w:val="36"/>
        <w:framePr w:wrap="notBeside"/>
        <w:rPr>
          <w:rtl/>
        </w:rPr>
      </w:pPr>
      <w:r w:rsidRPr="002C3FE1">
        <w:rPr>
          <w:rFonts w:hint="cs"/>
          <w:rtl/>
        </w:rPr>
        <w:t>חלקו</w:t>
      </w:r>
      <w:r w:rsidRPr="002C3FE1">
        <w:rPr>
          <w:rtl/>
        </w:rPr>
        <w:t xml:space="preserve"> </w:t>
      </w:r>
      <w:r w:rsidRPr="002C3FE1">
        <w:rPr>
          <w:rFonts w:hint="eastAsia"/>
          <w:rtl/>
        </w:rPr>
        <w:t>רחב</w:t>
      </w:r>
      <w:r w:rsidRPr="002C3FE1">
        <w:rPr>
          <w:rtl/>
        </w:rPr>
        <w:t>"</w:t>
      </w:r>
      <w:r w:rsidRPr="002C3FE1">
        <w:rPr>
          <w:rFonts w:hint="eastAsia"/>
          <w:rtl/>
        </w:rPr>
        <w:t>א</w:t>
      </w:r>
      <w:r w:rsidRPr="002C3FE1">
        <w:rPr>
          <w:rtl/>
        </w:rPr>
        <w:t xml:space="preserve"> </w:t>
      </w:r>
      <w:r w:rsidRPr="002C3FE1">
        <w:rPr>
          <w:rFonts w:hint="eastAsia"/>
          <w:rtl/>
        </w:rPr>
        <w:t>ור</w:t>
      </w:r>
      <w:r w:rsidRPr="002C3FE1">
        <w:rPr>
          <w:rtl/>
        </w:rPr>
        <w:t>"</w:t>
      </w:r>
      <w:r w:rsidRPr="002C3FE1">
        <w:rPr>
          <w:rFonts w:hint="eastAsia"/>
          <w:rtl/>
        </w:rPr>
        <w:t>א</w:t>
      </w:r>
      <w:r w:rsidR="00E31AD5">
        <w:rPr>
          <w:rFonts w:hint="cs"/>
          <w:rtl/>
        </w:rPr>
        <w:t>:</w:t>
      </w:r>
    </w:p>
    <w:p w14:paraId="6C57DAD9" w14:textId="0E6FA169" w:rsidR="00A03B15" w:rsidRDefault="00A03B15" w:rsidP="00164685">
      <w:pPr>
        <w:rPr>
          <w:rStyle w:val="afffe"/>
          <w:bCs w:val="0"/>
          <w:rtl/>
        </w:rPr>
      </w:pPr>
      <w:r>
        <w:rPr>
          <w:rStyle w:val="affc"/>
          <w:rFonts w:hint="cs"/>
          <w:b w:val="0"/>
          <w:rtl/>
        </w:rPr>
        <w:t>חד:</w:t>
      </w:r>
      <w:r w:rsidRPr="0080248F">
        <w:rPr>
          <w:rStyle w:val="affc"/>
          <w:rtl/>
        </w:rPr>
        <w:t xml:space="preserve"> </w:t>
      </w:r>
      <w:r w:rsidRPr="007117F5">
        <w:rPr>
          <w:rStyle w:val="afffe"/>
          <w:rFonts w:cs="PFT_Frank" w:hint="eastAsia"/>
          <w:b/>
          <w:szCs w:val="14"/>
          <w:rtl/>
        </w:rPr>
        <w:t>מ</w:t>
      </w:r>
      <w:r w:rsidRPr="007117F5">
        <w:rPr>
          <w:rStyle w:val="afffe"/>
          <w:rFonts w:cs="PFT_Frank"/>
          <w:b/>
          <w:szCs w:val="14"/>
          <w:rtl/>
        </w:rPr>
        <w:t>חפין</w:t>
      </w:r>
      <w:r w:rsidRPr="00651B35">
        <w:rPr>
          <w:rtl/>
        </w:rPr>
        <w:t xml:space="preserve"> </w:t>
      </w:r>
      <w:r>
        <w:rPr>
          <w:rFonts w:hint="cs"/>
          <w:rtl/>
        </w:rPr>
        <w:t xml:space="preserve">לא לגמרי, </w:t>
      </w:r>
      <w:r w:rsidRPr="007117F5">
        <w:rPr>
          <w:rFonts w:cs="PFT_Frank" w:hint="cs"/>
          <w:b/>
          <w:bCs/>
          <w:szCs w:val="14"/>
          <w:rtl/>
        </w:rPr>
        <w:t>ומעבין</w:t>
      </w:r>
      <w:r w:rsidRPr="0080248F">
        <w:rPr>
          <w:rStyle w:val="affc"/>
          <w:rtl/>
        </w:rPr>
        <w:t xml:space="preserve"> </w:t>
      </w:r>
      <w:r>
        <w:rPr>
          <w:rFonts w:hint="cs"/>
          <w:rtl/>
        </w:rPr>
        <w:t>לגמרי</w:t>
      </w:r>
      <w:r w:rsidRPr="007117F5">
        <w:rPr>
          <w:rStyle w:val="afffe"/>
          <w:rFonts w:cs="PFT_Frank" w:hint="cs"/>
          <w:b/>
          <w:szCs w:val="14"/>
          <w:rtl/>
        </w:rPr>
        <w:t>,</w:t>
      </w:r>
    </w:p>
    <w:p w14:paraId="0173AAE6" w14:textId="77777777" w:rsidR="00A03B15" w:rsidRPr="00651B35" w:rsidRDefault="00A03B15" w:rsidP="00164685">
      <w:pPr>
        <w:rPr>
          <w:rtl/>
        </w:rPr>
      </w:pPr>
      <w:r w:rsidRPr="0098111F">
        <w:rPr>
          <w:rStyle w:val="affc"/>
          <w:rFonts w:hint="cs"/>
          <w:rtl/>
        </w:rPr>
        <w:t>וחד</w:t>
      </w:r>
      <w:r w:rsidRPr="007117F5">
        <w:rPr>
          <w:rStyle w:val="afffe"/>
          <w:rFonts w:cs="PFT_Frank" w:hint="cs"/>
          <w:b/>
          <w:szCs w:val="14"/>
          <w:rtl/>
        </w:rPr>
        <w:t xml:space="preserve">: </w:t>
      </w:r>
      <w:r w:rsidRPr="007117F5">
        <w:rPr>
          <w:rStyle w:val="afffe"/>
          <w:rFonts w:cs="PFT_Frank" w:hint="eastAsia"/>
          <w:b/>
          <w:szCs w:val="14"/>
          <w:rtl/>
        </w:rPr>
        <w:t>מ</w:t>
      </w:r>
      <w:r w:rsidRPr="007117F5">
        <w:rPr>
          <w:rStyle w:val="afffe"/>
          <w:rFonts w:cs="PFT_Frank"/>
          <w:b/>
          <w:szCs w:val="14"/>
          <w:rtl/>
        </w:rPr>
        <w:t>חפין</w:t>
      </w:r>
      <w:r w:rsidRPr="00651B35">
        <w:rPr>
          <w:rtl/>
        </w:rPr>
        <w:t xml:space="preserve"> </w:t>
      </w:r>
      <w:r>
        <w:rPr>
          <w:rFonts w:hint="cs"/>
          <w:rtl/>
        </w:rPr>
        <w:t>ל</w:t>
      </w:r>
      <w:r w:rsidRPr="00651B35">
        <w:rPr>
          <w:rFonts w:hint="cs"/>
          <w:rtl/>
        </w:rPr>
        <w:t>גמר</w:t>
      </w:r>
      <w:r>
        <w:rPr>
          <w:rFonts w:hint="cs"/>
          <w:rtl/>
        </w:rPr>
        <w:t>י</w:t>
      </w:r>
      <w:r w:rsidRPr="00651B35">
        <w:rPr>
          <w:rFonts w:hint="cs"/>
          <w:rtl/>
        </w:rPr>
        <w:t xml:space="preserve"> ו</w:t>
      </w:r>
      <w:r>
        <w:rPr>
          <w:rFonts w:hint="cs"/>
          <w:rtl/>
        </w:rPr>
        <w:t>שלא,</w:t>
      </w:r>
      <w:r w:rsidRPr="00651B35">
        <w:rPr>
          <w:rtl/>
        </w:rPr>
        <w:t xml:space="preserve"> </w:t>
      </w:r>
      <w:r w:rsidRPr="007117F5">
        <w:rPr>
          <w:rStyle w:val="afffe"/>
          <w:rFonts w:cs="PFT_Frank"/>
          <w:b/>
          <w:szCs w:val="14"/>
          <w:rtl/>
        </w:rPr>
        <w:t>מעבין</w:t>
      </w:r>
      <w:r w:rsidRPr="00651B35">
        <w:rPr>
          <w:rtl/>
        </w:rPr>
        <w:t xml:space="preserve"> עושה ככרי</w:t>
      </w:r>
      <w:r>
        <w:rPr>
          <w:rFonts w:hint="cs"/>
          <w:rtl/>
        </w:rPr>
        <w:t xml:space="preserve">, </w:t>
      </w:r>
      <w:r w:rsidRPr="007117F5">
        <w:rPr>
          <w:rFonts w:cs="PFT_Frank" w:hint="eastAsia"/>
          <w:b/>
          <w:bCs/>
          <w:szCs w:val="14"/>
          <w:rtl/>
        </w:rPr>
        <w:t>ותנ</w:t>
      </w:r>
      <w:r w:rsidRPr="007117F5">
        <w:rPr>
          <w:rFonts w:cs="PFT_Frank"/>
          <w:b/>
          <w:bCs/>
          <w:szCs w:val="14"/>
          <w:rtl/>
        </w:rPr>
        <w:t>"</w:t>
      </w:r>
      <w:r w:rsidRPr="007117F5">
        <w:rPr>
          <w:rFonts w:cs="PFT_Frank" w:hint="eastAsia"/>
          <w:b/>
          <w:bCs/>
          <w:szCs w:val="14"/>
          <w:rtl/>
        </w:rPr>
        <w:t>ה</w:t>
      </w:r>
      <w:r>
        <w:rPr>
          <w:rStyle w:val="affc"/>
          <w:rFonts w:hint="cs"/>
          <w:b w:val="0"/>
          <w:rtl/>
        </w:rPr>
        <w:t>.</w:t>
      </w:r>
    </w:p>
    <w:p w14:paraId="3D9E8DB8" w14:textId="2D5E0D32" w:rsidR="008B06AC" w:rsidRPr="00746BBB" w:rsidRDefault="00790E10" w:rsidP="00746BBB">
      <w:pPr>
        <w:pStyle w:val="afff1"/>
        <w:rPr>
          <w:del w:id="90008" w:author="מנוע עיצוב" w:date="2026-10-08T11:01:28Z"/>
          <w:rStyle w:val="affff2"/>
          <w:rFonts w:ascii="BA Fontov Regular" w:hAnsi="BA Fontov Regular" w:cs="BA TM • Vilna Extra-Bold"/>
          <w:bCs w:val="0"/>
          <w:spacing w:val="0"/>
          <w:sz w:val="18"/>
        </w:rPr>
      </w:pPr>
      <w:del w:id="90007" w:author="מנוע עיצוב" w:date="2026-10-08T11:01:28Z">
        <w:r>
          <w:rPr>
            <w:rFonts w:ascii="MS Mincho" w:hAnsi="MS Mincho"/>
            <w:bCs w:val="0"/>
            <w:rtl/>
          </w:rPr>
          <w:delText xml:space="preserve">****</w:delText>
        </w:r>
      </w:del>
    </w:p>
    <w:p w14:paraId="60DBFEB0" w14:textId="77777777" w:rsidR="004E0BA3" w:rsidRDefault="00A03B15" w:rsidP="00E65C22">
      <w:pPr>
        <w:pStyle w:val="affff1"/>
        <w:rPr>
          <w:rtl/>
        </w:rPr>
      </w:pPr>
      <w:ins w:id="9821" w:author="מספור קטעי משנה" w:date="2026-10-06T06:45:36Z">
        <w:r>
          <w:rPr>
            <w:rStyle w:val="MisparKeta"/>
          </w:rPr>
          <w:t xml:space="preserve">א. </w:t>
        </w:r>
      </w:ins>
      <w:r w:rsidRPr="0098111F">
        <w:rPr>
          <w:rStyle w:val="affff2"/>
          <w:rtl/>
        </w:rPr>
        <w:t>רבי יוסי: הם החמירו על עצמן</w:t>
      </w:r>
      <w:r>
        <w:rPr>
          <w:rFonts w:hint="cs"/>
          <w:rtl/>
        </w:rPr>
        <w:t>.</w:t>
      </w:r>
    </w:p>
    <w:p w14:paraId="5BFBC586" w14:textId="6AB5F099" w:rsidR="00A03B15" w:rsidRDefault="00A03B15" w:rsidP="00164685">
      <w:pPr>
        <w:rPr>
          <w:rStyle w:val="affe"/>
          <w:rtl/>
        </w:rPr>
      </w:pPr>
      <w:r>
        <w:rPr>
          <w:rFonts w:ascii="Fb Fontext" w:hAnsi="Fb Fontext" w:hint="cs"/>
          <w:rtl/>
        </w:rPr>
        <w:t>ש</w:t>
      </w:r>
      <w:r w:rsidRPr="006F178A">
        <w:rPr>
          <w:rFonts w:ascii="Fb Fontext" w:hAnsi="Fb Fontext" w:hint="cs"/>
          <w:rtl/>
        </w:rPr>
        <w:t xml:space="preserve">לא </w:t>
      </w:r>
      <w:r>
        <w:rPr>
          <w:rFonts w:ascii="Fb Fontext" w:hAnsi="Fb Fontext" w:hint="cs"/>
          <w:rtl/>
        </w:rPr>
        <w:t>למכור</w:t>
      </w:r>
      <w:r w:rsidRPr="006F178A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 xml:space="preserve">כלל </w:t>
      </w:r>
      <w:r w:rsidRPr="0098111F">
        <w:rPr>
          <w:rStyle w:val="affe"/>
          <w:rFonts w:hint="cs"/>
          <w:rtl/>
        </w:rPr>
        <w:t>ומדינא צינעא</w:t>
      </w:r>
    </w:p>
    <w:p w14:paraId="64D58B48" w14:textId="77777777" w:rsidR="00A03B15" w:rsidRPr="0080248F" w:rsidRDefault="00A03B15" w:rsidP="00164685">
      <w:pPr>
        <w:rPr>
          <w:rStyle w:val="affe"/>
          <w:rtl/>
        </w:rPr>
      </w:pPr>
      <w:r w:rsidRPr="0080248F">
        <w:rPr>
          <w:rStyle w:val="affe"/>
          <w:rFonts w:hint="eastAsia"/>
          <w:rtl/>
        </w:rPr>
        <w:t>כ</w:t>
      </w:r>
      <w:r>
        <w:rPr>
          <w:rStyle w:val="affe"/>
          <w:rFonts w:hint="cs"/>
          <w:rtl/>
        </w:rPr>
        <w:t xml:space="preserve">דתניא: </w:t>
      </w:r>
      <w:r w:rsidRPr="0080248F">
        <w:rPr>
          <w:rStyle w:val="affe"/>
          <w:rtl/>
        </w:rPr>
        <w:t>בתגרי טבריה</w:t>
      </w:r>
      <w:r>
        <w:rPr>
          <w:rStyle w:val="affe"/>
          <w:rFonts w:hint="cs"/>
          <w:rtl/>
        </w:rPr>
        <w:t>,</w:t>
      </w:r>
      <w:r w:rsidRPr="0080248F">
        <w:rPr>
          <w:rStyle w:val="affe"/>
          <w:rtl/>
        </w:rPr>
        <w:t xml:space="preserve"> צ</w:t>
      </w:r>
      <w:r>
        <w:rPr>
          <w:rStyle w:val="affe"/>
          <w:rFonts w:hint="cs"/>
          <w:rtl/>
        </w:rPr>
        <w:t>יי</w:t>
      </w:r>
      <w:r w:rsidRPr="0080248F">
        <w:rPr>
          <w:rStyle w:val="affe"/>
          <w:rtl/>
        </w:rPr>
        <w:t>די עכו ודשושי ציפורי</w:t>
      </w:r>
      <w:r>
        <w:rPr>
          <w:rStyle w:val="affe"/>
          <w:rFonts w:hint="cs"/>
          <w:rtl/>
        </w:rPr>
        <w:t xml:space="preserve">. </w:t>
      </w:r>
      <w:r w:rsidRPr="00D54BA1">
        <w:rPr>
          <w:rStyle w:val="affe"/>
          <w:rFonts w:cs="PFT_Frank" w:hint="cs"/>
          <w:b/>
          <w:bCs/>
          <w:szCs w:val="10"/>
          <w:rtl/>
        </w:rPr>
        <w:t>דשושות</w:t>
      </w:r>
      <w:r>
        <w:rPr>
          <w:rStyle w:val="affe"/>
          <w:rFonts w:hint="cs"/>
          <w:rtl/>
        </w:rPr>
        <w:t xml:space="preserve"> חילקא טרגיס טיסני</w:t>
      </w:r>
    </w:p>
    <w:p w14:paraId="2CE5667E" w14:textId="77777777" w:rsidR="00E31AD5" w:rsidRDefault="00A03B15" w:rsidP="00A82DA4">
      <w:pPr>
        <w:pStyle w:val="36"/>
        <w:framePr w:wrap="notBeside"/>
        <w:rPr>
          <w:rtl/>
        </w:rPr>
      </w:pPr>
      <w:r w:rsidRPr="00A82DA4">
        <w:rPr>
          <w:rFonts w:hint="cs"/>
          <w:rtl/>
        </w:rPr>
        <w:t>אביי</w:t>
      </w:r>
      <w:r w:rsidR="00E31AD5">
        <w:rPr>
          <w:rtl/>
        </w:rPr>
        <w:t>:</w:t>
      </w:r>
    </w:p>
    <w:p w14:paraId="6F4D2EAE" w14:textId="24ECD649" w:rsidR="00A03B15" w:rsidRPr="006F178A" w:rsidRDefault="00A03B15" w:rsidP="00164685">
      <w:pPr>
        <w:rPr>
          <w:rtl/>
        </w:rPr>
      </w:pPr>
      <w:r w:rsidRPr="007117F5">
        <w:rPr>
          <w:rFonts w:ascii="Fb Fontext" w:hAnsi="Fb Fontext" w:cs="PFT_Frank" w:hint="eastAsia"/>
          <w:b/>
          <w:bCs/>
          <w:szCs w:val="14"/>
          <w:rtl/>
        </w:rPr>
        <w:t>חילקא</w:t>
      </w:r>
      <w:r>
        <w:rPr>
          <w:rFonts w:ascii="Fb Fontext" w:hAnsi="Fb Fontext" w:hint="cs"/>
          <w:rtl/>
        </w:rPr>
        <w:t xml:space="preserve"> לשנים</w:t>
      </w:r>
      <w:r w:rsidRPr="006F178A">
        <w:rPr>
          <w:rFonts w:ascii="Fb Fontext" w:hAnsi="Fb Fontext"/>
          <w:rtl/>
        </w:rPr>
        <w:t>,</w:t>
      </w:r>
      <w:r>
        <w:rPr>
          <w:rFonts w:ascii="Fb Fontext" w:hAnsi="Fb Fontext" w:hint="cs"/>
          <w:rtl/>
        </w:rPr>
        <w:t xml:space="preserve"> </w:t>
      </w:r>
      <w:r w:rsidRPr="007117F5">
        <w:rPr>
          <w:rFonts w:ascii="Fb Fontext" w:hAnsi="Fb Fontext" w:cs="PFT_Frank"/>
          <w:b/>
          <w:bCs/>
          <w:szCs w:val="14"/>
          <w:rtl/>
        </w:rPr>
        <w:t>טרגיס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לשלושה</w:t>
      </w:r>
      <w:r w:rsidRPr="006F178A">
        <w:rPr>
          <w:rFonts w:ascii="Fb Fontext" w:hAnsi="Fb Fontext"/>
          <w:rtl/>
        </w:rPr>
        <w:t xml:space="preserve"> </w:t>
      </w:r>
      <w:r w:rsidRPr="007117F5">
        <w:rPr>
          <w:rFonts w:ascii="Fb Fontext" w:hAnsi="Fb Fontext" w:cs="PFT_Frank"/>
          <w:b/>
          <w:bCs/>
          <w:szCs w:val="14"/>
          <w:rtl/>
        </w:rPr>
        <w:t>טיסני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ל</w:t>
      </w:r>
      <w:r w:rsidRPr="006F178A">
        <w:rPr>
          <w:rFonts w:ascii="Fb Fontext" w:hAnsi="Fb Fontext"/>
          <w:rtl/>
        </w:rPr>
        <w:t>ארבע</w:t>
      </w:r>
      <w:r>
        <w:rPr>
          <w:rFonts w:ascii="Fb Fontext" w:hAnsi="Fb Fontext" w:hint="cs"/>
          <w:rtl/>
        </w:rPr>
        <w:t>ה</w:t>
      </w:r>
      <w:r w:rsidRPr="006F178A">
        <w:rPr>
          <w:rFonts w:ascii="Fb Fontext" w:hAnsi="Fb Fontext"/>
          <w:rtl/>
        </w:rPr>
        <w:t>.</w:t>
      </w:r>
    </w:p>
    <w:p w14:paraId="471C42E4" w14:textId="4D38426E" w:rsidR="00E31AD5" w:rsidRDefault="00A03B15" w:rsidP="00A82DA4">
      <w:pPr>
        <w:pStyle w:val="36"/>
        <w:framePr w:wrap="notBeside"/>
        <w:rPr>
          <w:rtl/>
        </w:rPr>
      </w:pPr>
      <w:r w:rsidRPr="00A82DA4">
        <w:rPr>
          <w:rFonts w:hint="cs"/>
          <w:rtl/>
        </w:rPr>
        <w:t>ר"ד</w:t>
      </w:r>
      <w:r w:rsidR="00E31AD5">
        <w:rPr>
          <w:rtl/>
        </w:rPr>
        <w:t>:</w:t>
      </w:r>
    </w:p>
    <w:p w14:paraId="7F04CE21" w14:textId="6A4729D2" w:rsidR="00A03B15" w:rsidRDefault="00A03B15" w:rsidP="00164685">
      <w:pPr>
        <w:rPr>
          <w:rtl/>
        </w:rPr>
      </w:pPr>
      <w:r w:rsidRPr="007117F5">
        <w:rPr>
          <w:rFonts w:cs="PFT_Frank" w:hint="cs"/>
          <w:b/>
          <w:bCs/>
          <w:szCs w:val="14"/>
          <w:rtl/>
        </w:rPr>
        <w:t>חילקא</w:t>
      </w:r>
      <w:r>
        <w:rPr>
          <w:rFonts w:hint="cs"/>
          <w:rtl/>
        </w:rPr>
        <w:t xml:space="preserve"> כוסמת,</w:t>
      </w:r>
    </w:p>
    <w:p w14:paraId="25CFAC93" w14:textId="77777777" w:rsidR="00E31AD5" w:rsidRDefault="00A03B15" w:rsidP="00A82DA4">
      <w:pPr>
        <w:pStyle w:val="36"/>
        <w:framePr w:wrap="notBeside"/>
        <w:rPr>
          <w:rtl/>
        </w:rPr>
      </w:pPr>
      <w:r w:rsidRPr="00A82DA4">
        <w:rPr>
          <w:rFonts w:hint="cs"/>
          <w:rtl/>
        </w:rPr>
        <w:t>והך</w:t>
      </w:r>
      <w:r w:rsidR="00E31AD5">
        <w:rPr>
          <w:rtl/>
        </w:rPr>
        <w:t>:</w:t>
      </w:r>
    </w:p>
    <w:p w14:paraId="7664D12E" w14:textId="46CC4714" w:rsidR="00A03B15" w:rsidRPr="006F178A" w:rsidRDefault="00A03B15" w:rsidP="00164685">
      <w:pPr>
        <w:rPr>
          <w:rtl/>
        </w:rPr>
      </w:pPr>
      <w:r>
        <w:rPr>
          <w:rFonts w:hint="cs"/>
          <w:rtl/>
        </w:rPr>
        <w:t>ד</w:t>
      </w:r>
      <w:r w:rsidRPr="006F178A">
        <w:rPr>
          <w:rtl/>
        </w:rPr>
        <w:t>טמאין בכל מקום</w:t>
      </w:r>
      <w:r>
        <w:rPr>
          <w:rFonts w:hint="cs"/>
          <w:rtl/>
        </w:rPr>
        <w:t xml:space="preserve"> </w:t>
      </w:r>
      <w:r w:rsidRPr="00510EA3">
        <w:rPr>
          <w:rStyle w:val="affc"/>
          <w:rFonts w:hint="cs"/>
          <w:rtl/>
        </w:rPr>
        <w:t>-</w:t>
      </w:r>
      <w:r w:rsidRPr="00510EA3">
        <w:rPr>
          <w:rStyle w:val="affc"/>
          <w:rtl/>
        </w:rPr>
        <w:t xml:space="preserve"> </w:t>
      </w:r>
      <w:r w:rsidRPr="00510EA3">
        <w:rPr>
          <w:rStyle w:val="affc"/>
          <w:rFonts w:hint="eastAsia"/>
          <w:rtl/>
        </w:rPr>
        <w:t>לאביי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ששורין במים</w:t>
      </w:r>
      <w:r w:rsidR="00510EA3">
        <w:rPr>
          <w:rStyle w:val="affc"/>
          <w:rtl/>
        </w:rPr>
        <w:tab/>
      </w:r>
      <w:r w:rsidR="00510EA3">
        <w:rPr>
          <w:rStyle w:val="affc"/>
          <w:rFonts w:hint="cs"/>
          <w:rtl/>
        </w:rPr>
        <w:t xml:space="preserve"> </w:t>
      </w:r>
      <w:r w:rsidRPr="0080248F">
        <w:rPr>
          <w:rStyle w:val="affc"/>
          <w:rFonts w:hint="eastAsia"/>
          <w:rtl/>
        </w:rPr>
        <w:t>לר</w:t>
      </w:r>
      <w:r>
        <w:rPr>
          <w:rStyle w:val="affc"/>
          <w:rFonts w:hint="cs"/>
          <w:rtl/>
        </w:rPr>
        <w:t>"ד:</w:t>
      </w:r>
      <w:r w:rsidR="00510EA3">
        <w:rPr>
          <w:rFonts w:hint="cs"/>
          <w:rtl/>
        </w:rPr>
        <w:t xml:space="preserve"> </w:t>
      </w:r>
      <w:r>
        <w:rPr>
          <w:rFonts w:hint="cs"/>
          <w:rtl/>
        </w:rPr>
        <w:t>שקלופות</w:t>
      </w:r>
    </w:p>
    <w:p w14:paraId="0FBF3684" w14:textId="3AB59659" w:rsidR="00E31AD5" w:rsidRDefault="00C44A25" w:rsidP="00510EA3">
      <w:pPr>
        <w:pStyle w:val="36"/>
        <w:framePr w:wrap="notBeside"/>
        <w:rPr>
          <w:rtl/>
        </w:rPr>
      </w:pPr>
      <w:r>
        <w:rPr>
          <w:rFonts w:hint="cs"/>
          <w:rtl/>
        </w:rPr>
        <w:t>וקשיא לר''ד</w:t>
      </w:r>
      <w:r w:rsidR="00E31AD5">
        <w:rPr>
          <w:rFonts w:hint="cs"/>
          <w:rtl/>
        </w:rPr>
        <w:t>:</w:t>
      </w:r>
    </w:p>
    <w:p w14:paraId="14B9C208" w14:textId="4660EF0A" w:rsidR="00A03B15" w:rsidRPr="006F178A" w:rsidRDefault="00A03B15" w:rsidP="00C44A25">
      <w:pPr>
        <w:spacing w:after="60"/>
        <w:rPr>
          <w:rFonts w:cs="Guttman Vilna"/>
          <w:b/>
          <w:bCs/>
          <w:rtl/>
        </w:rPr>
      </w:pPr>
      <w:r w:rsidRPr="006F178A">
        <w:rPr>
          <w:rFonts w:ascii="Fb Fontext" w:hAnsi="Fb Fontext" w:hint="cs"/>
          <w:rtl/>
        </w:rPr>
        <w:t xml:space="preserve">דנודר </w:t>
      </w:r>
      <w:r w:rsidRPr="006F178A">
        <w:rPr>
          <w:rFonts w:ascii="Fb Fontext" w:hAnsi="Fb Fontext"/>
          <w:rtl/>
        </w:rPr>
        <w:t>מדגן אסור בפול</w:t>
      </w:r>
      <w:r>
        <w:rPr>
          <w:rFonts w:ascii="Fb Fontext" w:hAnsi="Fb Fontext" w:hint="cs"/>
          <w:rtl/>
        </w:rPr>
        <w:t xml:space="preserve"> יבש</w:t>
      </w:r>
      <w:r w:rsidRPr="006F178A">
        <w:rPr>
          <w:rFonts w:ascii="Fb Fontext" w:hAnsi="Fb Fontext"/>
          <w:rtl/>
        </w:rPr>
        <w:t xml:space="preserve">, </w:t>
      </w:r>
      <w:r w:rsidRPr="006F178A">
        <w:rPr>
          <w:rtl/>
        </w:rPr>
        <w:t>ומות</w:t>
      </w:r>
      <w:r>
        <w:rPr>
          <w:rFonts w:hint="cs"/>
          <w:rtl/>
        </w:rPr>
        <w:t>ר</w:t>
      </w:r>
      <w:r w:rsidRPr="006F178A">
        <w:rPr>
          <w:rtl/>
        </w:rPr>
        <w:t xml:space="preserve"> בחילקא</w:t>
      </w:r>
      <w:r w:rsidR="00C44A25">
        <w:rPr>
          <w:rFonts w:hint="cs"/>
          <w:rtl/>
        </w:rPr>
        <w:t>.</w:t>
      </w:r>
    </w:p>
    <w:p w14:paraId="021D07EF" w14:textId="77777777" w:rsidR="00E31AD5" w:rsidRDefault="00A03B15" w:rsidP="00C44A25">
      <w:pPr>
        <w:pStyle w:val="36"/>
        <w:framePr w:wrap="notBeside"/>
        <w:rPr>
          <w:rtl/>
        </w:rPr>
      </w:pPr>
      <w:r w:rsidRPr="00C44A25">
        <w:rPr>
          <w:rFonts w:hint="cs"/>
          <w:rtl/>
        </w:rPr>
        <w:t>ר"ה</w:t>
      </w:r>
      <w:r w:rsidR="00E31AD5">
        <w:rPr>
          <w:rtl/>
        </w:rPr>
        <w:t>:</w:t>
      </w:r>
    </w:p>
    <w:p w14:paraId="413FAEEB" w14:textId="77777777" w:rsidR="004E0BA3" w:rsidRDefault="00A03B15" w:rsidP="00164685">
      <w:pPr>
        <w:rPr>
          <w:rtl/>
        </w:rPr>
      </w:pPr>
      <w:r w:rsidRPr="00C44A25">
        <w:rPr>
          <w:rFonts w:hint="cs"/>
          <w:rtl/>
        </w:rPr>
        <w:t xml:space="preserve">התיר </w:t>
      </w:r>
      <w:r w:rsidRPr="009C258E">
        <w:rPr>
          <w:rFonts w:hint="cs"/>
          <w:rtl/>
        </w:rPr>
        <w:t xml:space="preserve">למכור תבלין </w:t>
      </w:r>
      <w:r>
        <w:rPr>
          <w:rFonts w:hint="cs"/>
          <w:rtl/>
        </w:rPr>
        <w:t xml:space="preserve">כדרכו </w:t>
      </w:r>
      <w:r w:rsidRPr="0098111F">
        <w:rPr>
          <w:rStyle w:val="affe"/>
          <w:rFonts w:hint="cs"/>
          <w:rtl/>
        </w:rPr>
        <w:t>לא בצינעא</w:t>
      </w:r>
      <w:r w:rsidRPr="009C258E">
        <w:rPr>
          <w:rFonts w:hint="cs"/>
          <w:rtl/>
        </w:rPr>
        <w:t>,</w:t>
      </w:r>
    </w:p>
    <w:p w14:paraId="03EF95CF" w14:textId="063F30CC" w:rsidR="00E31AD5" w:rsidRDefault="00A03B15" w:rsidP="00C44A25">
      <w:pPr>
        <w:pStyle w:val="36"/>
        <w:framePr w:wrap="notBeside"/>
        <w:rPr>
          <w:rtl/>
        </w:rPr>
      </w:pPr>
      <w:r w:rsidRPr="00C44A25">
        <w:rPr>
          <w:rFonts w:hint="cs"/>
          <w:rtl/>
        </w:rPr>
        <w:t>והך</w:t>
      </w:r>
      <w:r w:rsidR="00E31AD5">
        <w:rPr>
          <w:rtl/>
        </w:rPr>
        <w:t>:</w:t>
      </w:r>
    </w:p>
    <w:p w14:paraId="3D52ABDD" w14:textId="0B0CC509" w:rsidR="001618D1" w:rsidRDefault="00A03B15" w:rsidP="00164685">
      <w:pPr>
        <w:rPr>
          <w:rtl/>
        </w:rPr>
      </w:pPr>
      <w:r w:rsidRPr="006F178A">
        <w:rPr>
          <w:rFonts w:hint="cs"/>
          <w:rtl/>
        </w:rPr>
        <w:t>ד</w:t>
      </w:r>
      <w:r w:rsidRPr="006F178A">
        <w:rPr>
          <w:rtl/>
        </w:rPr>
        <w:t xml:space="preserve">חנות פתוחה </w:t>
      </w:r>
      <w:r w:rsidRPr="0098111F">
        <w:rPr>
          <w:rtl/>
        </w:rPr>
        <w:t>לסטיו</w:t>
      </w:r>
      <w:r>
        <w:rPr>
          <w:rFonts w:hint="cs"/>
          <w:rtl/>
        </w:rPr>
        <w:t>-</w:t>
      </w:r>
      <w:r>
        <w:rPr>
          <w:rtl/>
        </w:rPr>
        <w:t xml:space="preserve"> פותח כדרכו, </w:t>
      </w:r>
      <w:r>
        <w:rPr>
          <w:rStyle w:val="affc"/>
          <w:rtl/>
          <w:rPrChange w:id="9013" w:author="מנוע אמוראים" w:date="2026-10-05T16:41:44Z">
            <w:rPr>
              <w:rtl/>
            </w:rPr>
          </w:rPrChange>
        </w:rPr>
        <w:t xml:space="preserve">לר</w:t>
      </w:r>
      <w:r>
        <w:rPr>
          <w:rStyle w:val="affc"/>
          <w:rFonts w:hint="cs"/>
          <w:rtl/>
          <w:rPrChange w:id="9014" w:author="מנוע אמוראים" w:date="2026-10-05T16:41:44Z">
            <w:rPr>
              <w:rFonts w:hint="cs"/>
              <w:rtl/>
            </w:rPr>
          </w:rPrChange>
        </w:rPr>
        <w:t xml:space="preserve">ה</w:t>
      </w:r>
      <w:r>
        <w:rPr>
          <w:rStyle w:val="affc"/>
          <w:rtl/>
          <w:rPrChange w:id="9015" w:author="מנוע אמוראים" w:date="2026-10-05T16:41:44Z">
            <w:rPr>
              <w:rtl/>
            </w:rPr>
          </w:rPrChange>
        </w:rPr>
        <w:t xml:space="preserve">"</w:t>
      </w:r>
      <w:r>
        <w:rPr>
          <w:rStyle w:val="affc"/>
          <w:rFonts w:hint="cs"/>
          <w:rtl/>
          <w:rPrChange w:id="9016" w:author="מנוע אמוראים" w:date="2026-10-05T16:41:44Z">
            <w:rPr>
              <w:rFonts w:hint="cs"/>
              <w:rtl/>
            </w:rPr>
          </w:rPrChange>
        </w:rPr>
        <w:t xml:space="preserve">ר</w:t>
      </w:r>
      <w:r>
        <w:rPr>
          <w:rFonts w:hint="cs"/>
          <w:rtl/>
        </w:rPr>
        <w:t>-</w:t>
      </w:r>
      <w:r w:rsidRPr="006F178A">
        <w:rPr>
          <w:rtl/>
        </w:rPr>
        <w:t xml:space="preserve"> פותח אחת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  <w:r>
        <w:rPr>
          <w:rFonts w:hint="cs"/>
          <w:rtl/>
        </w:rPr>
        <w:t>ב</w:t>
      </w:r>
      <w:r w:rsidRPr="006F178A">
        <w:rPr>
          <w:rtl/>
        </w:rPr>
        <w:t>עי"ט אחרון</w:t>
      </w:r>
      <w:r>
        <w:rPr>
          <w:rFonts w:hint="cs"/>
          <w:rtl/>
        </w:rPr>
        <w:t>-</w:t>
      </w:r>
      <w:r w:rsidRPr="006F178A">
        <w:rPr>
          <w:rtl/>
        </w:rPr>
        <w:t xml:space="preserve"> מעטר </w:t>
      </w:r>
      <w:r>
        <w:rPr>
          <w:rFonts w:hint="cs"/>
          <w:rtl/>
        </w:rPr>
        <w:t>ה</w:t>
      </w:r>
      <w:r w:rsidRPr="006F178A">
        <w:rPr>
          <w:rtl/>
        </w:rPr>
        <w:t>שוק</w:t>
      </w:r>
    </w:p>
    <w:p w14:paraId="0032C386" w14:textId="33AD74A1" w:rsidR="00E31AD5" w:rsidRDefault="00EC2D8F" w:rsidP="001618D1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2C590D61" w14:textId="77777777" w:rsidR="004E0BA3" w:rsidRDefault="00A03B15" w:rsidP="00164685">
      <w:pPr>
        <w:rPr>
          <w:rtl/>
        </w:rPr>
      </w:pPr>
      <w:r w:rsidRPr="006F178A">
        <w:rPr>
          <w:rFonts w:hint="cs"/>
          <w:rtl/>
        </w:rPr>
        <w:t xml:space="preserve">היינו </w:t>
      </w:r>
      <w:r w:rsidRPr="007117F5">
        <w:rPr>
          <w:rFonts w:cs="PFT_Frank" w:hint="cs"/>
          <w:b/>
          <w:bCs/>
          <w:szCs w:val="14"/>
          <w:rtl/>
        </w:rPr>
        <w:t>בפירות</w:t>
      </w:r>
      <w:r w:rsidRPr="006F178A">
        <w:rPr>
          <w:rFonts w:hint="cs"/>
          <w:rtl/>
        </w:rPr>
        <w:t xml:space="preserve"> </w:t>
      </w:r>
      <w:r w:rsidRPr="0098111F">
        <w:rPr>
          <w:rStyle w:val="affe"/>
          <w:rFonts w:hint="cs"/>
          <w:rtl/>
        </w:rPr>
        <w:t>חשד</w:t>
      </w:r>
      <w:r>
        <w:rPr>
          <w:rFonts w:hint="cs"/>
          <w:rtl/>
        </w:rPr>
        <w:t xml:space="preserve"> </w:t>
      </w:r>
      <w:r w:rsidR="00757730" w:rsidRPr="00757730">
        <w:rPr>
          <w:rStyle w:val="affe"/>
          <w:rFonts w:hint="cs"/>
          <w:rtl/>
        </w:rPr>
        <w:t>שזה לשאר השנה</w:t>
      </w:r>
      <w:r w:rsidR="00757730">
        <w:rPr>
          <w:rFonts w:hint="cs"/>
          <w:rtl/>
        </w:rPr>
        <w:t xml:space="preserve"> </w:t>
      </w:r>
      <w:r>
        <w:rPr>
          <w:rFonts w:hint="cs"/>
          <w:rtl/>
        </w:rPr>
        <w:t>וכאן ב</w:t>
      </w:r>
      <w:r w:rsidRPr="006F178A">
        <w:rPr>
          <w:rFonts w:hint="cs"/>
          <w:rtl/>
        </w:rPr>
        <w:t>תבלין</w:t>
      </w:r>
      <w:r w:rsidR="00757730" w:rsidRPr="00757730">
        <w:rPr>
          <w:rStyle w:val="affe"/>
          <w:rFonts w:hint="cs"/>
          <w:rtl/>
        </w:rPr>
        <w:t xml:space="preserve"> שלא ראוי להתקים</w:t>
      </w:r>
      <w:r>
        <w:rPr>
          <w:rFonts w:hint="cs"/>
          <w:rtl/>
        </w:rPr>
        <w:t>.</w:t>
      </w:r>
    </w:p>
    <w:p w14:paraId="18BF2414" w14:textId="432638AD" w:rsidR="00A03B15" w:rsidRPr="007117F5" w:rsidRDefault="00F26D33" w:rsidP="00B34500">
      <w:pPr>
        <w:pStyle w:val="affff"/>
        <w:rPr>
          <w:rtl/>
        </w:rPr>
      </w:pPr>
      <w:r>
        <w:rPr>
          <w:rFonts w:ascii="BA Or Tzadikim Regular" w:hAnsi="BA Or Tzadikim Regular"/>
          <w:rtl/>
        </w:rPr>
        <w:t>F</w:t>
      </w:r>
      <w:r>
        <w:rPr>
          <w:rFonts w:hint="cs"/>
          <w:rtl/>
        </w:rPr>
        <w:t xml:space="preserve"> </w:t>
      </w:r>
      <w:r w:rsidR="00A03B15" w:rsidRPr="007117F5">
        <w:rPr>
          <w:rtl/>
        </w:rPr>
        <w:t>הדרן עלך מי שהפך</w:t>
      </w:r>
      <w:r>
        <w:rPr>
          <w:rFonts w:ascii="BA Or Tzadikim Regular" w:hAnsi="BA Or Tzadikim Regular"/>
          <w:rtl/>
        </w:rPr>
        <w:t>E</w:t>
      </w:r>
    </w:p>
    <w:p w14:paraId="1321B5A5" w14:textId="77777777" w:rsidR="00F26D33" w:rsidRDefault="00790E10" w:rsidP="00F26D33">
      <w:pPr>
        <w:pStyle w:val="afff1"/>
        <w:rPr>
          <w:del w:id="90010" w:author="מנוע עיצוב" w:date="2026-10-08T11:01:28Z"/>
          <w:b/>
          <w:bCs w:val="0"/>
          <w:rtl/>
        </w:rPr>
      </w:pPr>
      <w:del w:id="90009" w:author="מנוע עיצוב" w:date="2026-10-08T11:01:28Z">
        <w:r>
          <w:rPr>
            <w:rFonts w:ascii="MS Mincho" w:hAnsi="MS Mincho"/>
            <w:bCs w:val="0"/>
            <w:rtl/>
          </w:rPr>
          <w:delText xml:space="preserve">****</w:delText>
        </w:r>
      </w:del>
    </w:p>
    <w:p w14:paraId="79322E15" w14:textId="77777777" w:rsidR="00F26D33" w:rsidRDefault="00F26D33">
      <w:pPr>
        <w:bidi w:val="0"/>
        <w:spacing w:after="160" w:line="259" w:lineRule="auto"/>
        <w:jc w:val="left"/>
        <w:rPr>
          <w:rFonts w:cs="BA TM • Vilna Extra-Bold"/>
          <w:b/>
          <w:color w:val="A6A6A6" w:themeColor="background1" w:themeShade="A6"/>
          <w:rtl/>
        </w:rPr>
      </w:pPr>
      <w:r>
        <w:rPr>
          <w:b/>
          <w:bCs/>
          <w:rtl/>
        </w:rPr>
        <w:br w:type="page"/>
      </w:r>
    </w:p>
    <w:p w14:paraId="473C0851" w14:textId="77777777" w:rsidR="004E0BA3" w:rsidRDefault="00BB6323" w:rsidP="00F26D33">
      <w:pPr>
        <w:pStyle w:val="afff7"/>
        <w:framePr w:wrap="around"/>
        <w:rPr>
          <w:del w:id="41040" w:author="Claude" w:date="2026-10-07T09:24:59Z"/>
          <w:rtl/>
        </w:rPr>
      </w:pPr>
      <w:del w:id="41039" w:author="Claude" w:date="2026-10-07T09:24:59Z">
        <w:r>
          <w:rPr>
            <w:rFonts w:hint="cs"/>
            <w:rtl/>
          </w:rPr>
          <w:lastRenderedPageBreak/>
          <w:delText xml:space="preserve">ואלו מגלחין</w:delText>
        </w:r>
      </w:del>
    </w:p>
    <w:p w14:paraId="635295E3" w14:textId="77777777" w:rsidR="004E0BA3" w:rsidRDefault="00BB6323" w:rsidP="005D74AE">
      <w:pPr>
        <w:pStyle w:val="afff6"/>
        <w:framePr w:wrap="around" w:hAnchor="page" w:x="3597" w:y="7098"/>
        <w:rPr>
          <w:del w:id="41038" w:author="Claude" w:date="2026-10-07T09:24:59Z"/>
          <w:rtl/>
        </w:rPr>
      </w:pPr>
      <w:del w:id="41037" w:author="Claude" w:date="2026-10-07T09:24:59Z">
        <w:r>
          <w:rPr>
            <w:rFonts w:hint="cs"/>
            <w:rtl/>
          </w:rPr>
          <w:delText xml:space="preserve">פרק שלישי</w:delText>
        </w:r>
      </w:del>
    </w:p>
    <w:p w14:paraId="11C5442A" w14:textId="77777777" w:rsidR="004E0BA3" w:rsidRDefault="005D74AE" w:rsidP="005D74AE">
      <w:pPr>
        <w:pStyle w:val="afff8"/>
        <w:framePr w:wrap="around"/>
        <w:rPr>
          <w:rtl/>
        </w:rPr>
      </w:pPr>
      <w:r>
        <w:rPr>
          <w:rFonts w:hint="cs"/>
          <w:rtl/>
        </w:rPr>
        <w:t>(יג: - כט.)</w:t>
      </w:r>
    </w:p>
    <w:p>
      <w:pPr>
        <w:pStyle w:val="PetichatPerek"/>
        <w:rPr>
          <w:ins w:id="41036" w:author="Claude" w:date="2026-10-07T09:24:59Z"/>
        </w:rPr>
      </w:pPr>
      <w:ins w:id="41035" w:author="Claude" w:date="2026-10-07T09:24:59Z">
        <w:r>
          <w:rPr>
            <w:rFonts w:hint="cs"/>
            <w:rtl/>
          </w:rPr>
          <w:t xml:space="preserve">פרק שלישי</w:t>
        </w:r>
        <w:r>
          <w:rPr>
            <w:rFonts w:hint="cs"/>
            <w:rtl/>
          </w:rPr>
          <w:t xml:space="preserve"> - </w:t>
        </w:r>
        <w:r>
          <w:rPr>
            <w:rFonts w:hint="cs"/>
            <w:rtl/>
          </w:rPr>
          <w:t xml:space="preserve">ואלו מגלחין</w:t>
        </w:r>
      </w:ins>
    </w:p>
    <w:p>
      <w:pPr>
        <w:pStyle w:val="MishnaBatzad"/>
        <w:rPr>
          <w:ins w:id="20006" w:author="קלוד" w:date="2026-10-06T10:43:39Z"/>
        </w:rPr>
      </w:pPr>
      <w:ins w:id="20005" w:author="קלוד" w:date="2026-10-06T10:43:39Z">
        <w:r>
          <w:t xml:space="preserve">משנה א</w:t>
        </w:r>
      </w:ins>
    </w:p>
    <w:p w14:paraId="0AF38E6C" w14:textId="724D1255" w:rsidR="00E03339" w:rsidRPr="006F178A" w:rsidRDefault="00E03339" w:rsidP="00E53545">
      <w:pPr>
        <w:pStyle w:val="afff9"/>
        <w:spacing w:after="60"/>
        <w:rPr>
          <w:rtl/>
        </w:rPr>
      </w:pPr>
      <w:r w:rsidRPr="00B26784">
        <w:rPr>
          <w:rFonts w:cs="BA TM • Vilna Extra-Bold"/>
          <w:rtl/>
        </w:rPr>
        <w:t>ואלו מגלחין במועד</w:t>
      </w:r>
      <w:r w:rsidRPr="00BC7ADA">
        <w:rPr>
          <w:rtl/>
        </w:rPr>
        <w:t>:</w:t>
      </w:r>
      <w:r>
        <w:rPr>
          <w:rtl/>
        </w:rPr>
        <w:t xml:space="preserve"> הבא ממדינת הים, מבית השביה, מבית האסורין, והמנודה שהתירו לו </w:t>
      </w:r>
      <w:r>
        <w:rPr>
          <w:rStyle w:val="TanaimMishna"/>
          <w:rtl/>
          <w:rPrChange w:id="20027" w:author="קלוד" w:date="2026-10-06T10:09:29Z">
            <w:rPr>
              <w:rtl/>
            </w:rPr>
          </w:rPrChange>
        </w:rPr>
        <w:t xml:space="preserve">חכמים</w:t>
      </w:r>
      <w:r>
        <w:rPr>
          <w:rtl/>
        </w:rPr>
        <w:t xml:space="preserve">, ומי שנשאל לחכם והותר, </w:t>
      </w:r>
      <w:r w:rsidRPr="00E53545">
        <w:rPr>
          <w:rtl/>
        </w:rPr>
        <w:t>והנזיר</w:t>
      </w:r>
      <w:r w:rsidR="00E53545">
        <w:rPr>
          <w:rFonts w:hint="cs"/>
          <w:rtl/>
        </w:rPr>
        <w:t>,</w:t>
      </w:r>
      <w:r w:rsidRPr="006F178A">
        <w:rPr>
          <w:rtl/>
        </w:rPr>
        <w:t xml:space="preserve"> והמצורע </w:t>
      </w:r>
      <w:r>
        <w:rPr>
          <w:rFonts w:hint="cs"/>
          <w:rtl/>
        </w:rPr>
        <w:t xml:space="preserve">העולה </w:t>
      </w:r>
      <w:r w:rsidRPr="006F178A">
        <w:rPr>
          <w:rtl/>
        </w:rPr>
        <w:t>מטומאתו לטהרתו.</w:t>
      </w:r>
    </w:p>
    <w:p w14:paraId="3CAB75DD" w14:textId="3B8497D1" w:rsidR="00E03339" w:rsidRPr="00E53545" w:rsidRDefault="00E03339" w:rsidP="00164685">
      <w:pPr>
        <w:pStyle w:val="afff9"/>
        <w:rPr>
          <w:spacing w:val="0"/>
          <w:rtl/>
        </w:rPr>
      </w:pPr>
      <w:r w:rsidRPr="00B26784">
        <w:rPr>
          <w:rFonts w:cs="BA TM • Vilna Extra-Bold"/>
          <w:spacing w:val="0"/>
          <w:rtl/>
        </w:rPr>
        <w:t>ואלו מכבסין במועד:</w:t>
      </w:r>
      <w:r w:rsidRPr="00E53545">
        <w:rPr>
          <w:spacing w:val="0"/>
          <w:rtl/>
        </w:rPr>
        <w:t xml:space="preserve"> הבא ממדינת הים</w:t>
      </w:r>
      <w:r w:rsidRPr="00E53545">
        <w:rPr>
          <w:rFonts w:hint="cs"/>
          <w:spacing w:val="0"/>
          <w:rtl/>
        </w:rPr>
        <w:t>..</w:t>
      </w:r>
      <w:r w:rsidRPr="00E53545">
        <w:rPr>
          <w:spacing w:val="0"/>
          <w:rtl/>
        </w:rPr>
        <w:t xml:space="preserve"> </w:t>
      </w:r>
      <w:r w:rsidRPr="00E53545">
        <w:rPr>
          <w:rFonts w:hint="cs"/>
          <w:spacing w:val="0"/>
          <w:rtl/>
        </w:rPr>
        <w:t xml:space="preserve">ומי </w:t>
      </w:r>
      <w:r w:rsidRPr="00E53545">
        <w:rPr>
          <w:spacing w:val="0"/>
          <w:rtl/>
        </w:rPr>
        <w:t>שנשאל לחכם והותר</w:t>
      </w:r>
      <w:r w:rsidRPr="00E53545">
        <w:rPr>
          <w:rFonts w:hint="cs"/>
          <w:spacing w:val="0"/>
          <w:rtl/>
        </w:rPr>
        <w:t>,</w:t>
      </w:r>
    </w:p>
    <w:p w14:paraId="18D574B5" w14:textId="5349C5CC" w:rsidR="00E03339" w:rsidRPr="006F178A" w:rsidRDefault="00E03339" w:rsidP="00164685">
      <w:pPr>
        <w:pStyle w:val="afff9"/>
        <w:rPr>
          <w:rtl/>
        </w:rPr>
      </w:pPr>
      <w:r w:rsidRPr="006F178A">
        <w:rPr>
          <w:rtl/>
        </w:rPr>
        <w:t xml:space="preserve">מטפחות הידים, הספרים, </w:t>
      </w:r>
      <w:r>
        <w:rPr>
          <w:rFonts w:hint="cs"/>
          <w:rtl/>
        </w:rPr>
        <w:t>ו</w:t>
      </w:r>
      <w:r w:rsidRPr="006F178A">
        <w:rPr>
          <w:rtl/>
        </w:rPr>
        <w:t>הספג</w:t>
      </w:r>
      <w:r>
        <w:rPr>
          <w:rFonts w:hint="cs"/>
          <w:rtl/>
        </w:rPr>
        <w:t xml:space="preserve"> </w:t>
      </w:r>
      <w:r w:rsidRPr="0098111F">
        <w:rPr>
          <w:rStyle w:val="HesberMishna"/>
          <w:rFonts w:hint="cs"/>
          <w:rtl/>
          <w:rPrChange w:id="20028" w:author="קלוד" w:date="2026-10-06T10:09:29Z">
            <w:rPr>
              <w:rStyle w:val="affe"/>
              <w:rFonts w:hint="cs"/>
              <w:rtl/>
            </w:rPr>
          </w:rPrChange>
        </w:rPr>
        <w:t>גוף</w:t>
      </w:r>
      <w:r w:rsidRPr="006F178A">
        <w:rPr>
          <w:rtl/>
        </w:rPr>
        <w:t>, זבין וזבות</w:t>
      </w:r>
      <w:r>
        <w:rPr>
          <w:rFonts w:hint="cs"/>
          <w:rtl/>
        </w:rPr>
        <w:t>,</w:t>
      </w:r>
      <w:r w:rsidRPr="006F178A">
        <w:rPr>
          <w:rtl/>
        </w:rPr>
        <w:t xml:space="preserve"> נדות ויולדות, וכל העולין מטומאה לטהרה </w:t>
      </w:r>
      <w:r>
        <w:rPr>
          <w:rFonts w:hint="cs"/>
          <w:rtl/>
        </w:rPr>
        <w:t>-</w:t>
      </w:r>
      <w:r w:rsidRPr="006F178A">
        <w:rPr>
          <w:rtl/>
        </w:rPr>
        <w:t xml:space="preserve">  מותרין</w:t>
      </w:r>
      <w:r>
        <w:rPr>
          <w:rFonts w:hint="cs"/>
          <w:rtl/>
        </w:rPr>
        <w:t>.</w:t>
      </w:r>
      <w:r w:rsidR="00824762">
        <w:rPr>
          <w:rFonts w:hint="cs"/>
          <w:rtl/>
        </w:rPr>
        <w:t xml:space="preserve"> </w:t>
      </w:r>
      <w:r w:rsidRPr="006F178A">
        <w:rPr>
          <w:rtl/>
        </w:rPr>
        <w:t>ושאר כל אדם</w:t>
      </w:r>
      <w:r>
        <w:rPr>
          <w:rFonts w:hint="cs"/>
          <w:rtl/>
        </w:rPr>
        <w:t xml:space="preserve"> -</w:t>
      </w:r>
      <w:r w:rsidRPr="006F178A">
        <w:rPr>
          <w:rtl/>
        </w:rPr>
        <w:t xml:space="preserve"> אסורין</w:t>
      </w:r>
    </w:p>
    <w:p w14:paraId="4FEAF9ED" w14:textId="77777777" w:rsidR="00E03339" w:rsidRPr="00B26784" w:rsidRDefault="00E03339" w:rsidP="00164685">
      <w:pPr>
        <w:pStyle w:val="affff1"/>
        <w:rPr>
          <w:rFonts w:cs="BA TM • Vilna Extra-Bold"/>
          <w:rtl/>
        </w:rPr>
      </w:pPr>
      <w:ins w:id="9809" w:author="מספור קטעי משנה" w:date="2026-10-06T10:04:49Z">
        <w:r>
          <w:rPr>
            <w:rStyle w:val="MisparKeta"/>
          </w:rPr>
          <w:t xml:space="preserve">א. </w:t>
        </w:r>
      </w:ins>
      <w:r w:rsidRPr="00A61D97">
        <w:rPr>
          <w:rtl/>
        </w:rPr>
        <w:t>ושאר כל אדם אסורין</w:t>
      </w:r>
      <w:r>
        <w:rPr>
          <w:rFonts w:hint="cs"/>
          <w:rtl/>
        </w:rPr>
        <w:t>.</w:t>
      </w:r>
    </w:p>
    <w:p w14:paraId="0482DF74" w14:textId="77777777" w:rsidR="00E03339" w:rsidRPr="0098111F" w:rsidRDefault="00E03339" w:rsidP="00164685">
      <w:pPr>
        <w:rPr>
          <w:rStyle w:val="affe"/>
          <w:rtl/>
        </w:rPr>
      </w:pPr>
      <w:r w:rsidRPr="00DF4A59">
        <w:rPr>
          <w:rFonts w:hint="cs"/>
          <w:rtl/>
        </w:rPr>
        <w:t xml:space="preserve">שלא יכנסו מנוולין לרגל </w:t>
      </w:r>
      <w:r w:rsidRPr="00DF4A59">
        <w:rPr>
          <w:rStyle w:val="affe"/>
          <w:rFonts w:hint="eastAsia"/>
          <w:rtl/>
        </w:rPr>
        <w:t>כאנשי</w:t>
      </w:r>
      <w:r w:rsidRPr="00DF4A59">
        <w:rPr>
          <w:rStyle w:val="affe"/>
          <w:rtl/>
        </w:rPr>
        <w:t xml:space="preserve"> </w:t>
      </w:r>
      <w:r w:rsidRPr="00DF4A59">
        <w:rPr>
          <w:rStyle w:val="affe"/>
          <w:rFonts w:hint="eastAsia"/>
          <w:rtl/>
        </w:rPr>
        <w:t>משמר</w:t>
      </w:r>
      <w:r w:rsidRPr="0098111F">
        <w:rPr>
          <w:rStyle w:val="affe"/>
          <w:rFonts w:hint="cs"/>
          <w:rtl/>
        </w:rPr>
        <w:t xml:space="preserve"> שאסרום לספר ולכבס</w:t>
      </w:r>
      <w:r>
        <w:rPr>
          <w:rStyle w:val="affe"/>
          <w:rFonts w:hint="cs"/>
          <w:rtl/>
        </w:rPr>
        <w:t>.</w:t>
      </w:r>
    </w:p>
    <w:p w14:paraId="78EDE24B" w14:textId="67A9066F" w:rsidR="00E31AD5" w:rsidRDefault="00E03339" w:rsidP="00DA7D09">
      <w:pPr>
        <w:pStyle w:val="36"/>
        <w:framePr w:wrap="notBeside"/>
        <w:rPr>
          <w:rtl/>
        </w:rPr>
      </w:pPr>
      <w:r w:rsidRPr="00DA7D09">
        <w:rPr>
          <w:rtl/>
        </w:rPr>
        <w:t>בעי  ר</w:t>
      </w:r>
      <w:r w:rsidRPr="00DA7D09">
        <w:rPr>
          <w:rFonts w:hint="cs"/>
          <w:rtl/>
        </w:rPr>
        <w:t>"ז</w:t>
      </w:r>
      <w:r w:rsidR="00E31AD5">
        <w:rPr>
          <w:rtl/>
        </w:rPr>
        <w:t>:</w:t>
      </w:r>
    </w:p>
    <w:p w14:paraId="2BC31D43" w14:textId="0048839E" w:rsidR="00E03339" w:rsidRDefault="00E03339" w:rsidP="00164685">
      <w:pPr>
        <w:rPr>
          <w:rtl/>
        </w:rPr>
      </w:pPr>
      <w:r>
        <w:rPr>
          <w:rFonts w:hint="cs"/>
          <w:rtl/>
        </w:rPr>
        <w:t xml:space="preserve">אבדה לו אבידה בעי"ט </w:t>
      </w:r>
      <w:r w:rsidRPr="0098111F">
        <w:rPr>
          <w:rStyle w:val="affe"/>
          <w:rFonts w:hint="cs"/>
          <w:rtl/>
        </w:rPr>
        <w:t>אנוס</w:t>
      </w:r>
      <w:r w:rsidRPr="001777F2">
        <w:rPr>
          <w:rFonts w:hint="cs"/>
          <w:rtl/>
        </w:rPr>
        <w:t xml:space="preserve"> ולא </w:t>
      </w:r>
      <w:r w:rsidRPr="00BC7ADA">
        <w:rPr>
          <w:rFonts w:hint="cs"/>
          <w:rtl/>
        </w:rPr>
        <w:t>גילח?</w:t>
      </w:r>
    </w:p>
    <w:p w14:paraId="4533ED4F" w14:textId="0142C629" w:rsidR="00E31AD5" w:rsidRDefault="00E03339" w:rsidP="00DA7D09">
      <w:pPr>
        <w:pStyle w:val="36"/>
        <w:framePr w:wrap="notBeside"/>
        <w:rPr>
          <w:rtl/>
        </w:rPr>
      </w:pPr>
      <w:r w:rsidRPr="00DA7D09">
        <w:rPr>
          <w:rtl/>
        </w:rPr>
        <w:t>אביי</w:t>
      </w:r>
      <w:r w:rsidR="00E31AD5">
        <w:rPr>
          <w:rtl/>
        </w:rPr>
        <w:t>:</w:t>
      </w:r>
    </w:p>
    <w:p w14:paraId="77466F0D" w14:textId="3667BFC0" w:rsidR="00E03339" w:rsidRPr="006F178A" w:rsidRDefault="00E03339" w:rsidP="00164685">
      <w:pPr>
        <w:rPr>
          <w:rtl/>
        </w:rPr>
      </w:pPr>
      <w:r>
        <w:rPr>
          <w:rFonts w:ascii="Fb Fontext" w:hAnsi="Fb Fontext" w:hint="cs"/>
          <w:sz w:val="20"/>
          <w:rtl/>
        </w:rPr>
        <w:t xml:space="preserve"> יאמרו זה מותר וזה אסור? </w:t>
      </w:r>
      <w:r w:rsidRPr="0098111F">
        <w:rPr>
          <w:rStyle w:val="affe"/>
          <w:rFonts w:hint="cs"/>
          <w:rtl/>
        </w:rPr>
        <w:t>לא מוכח מילתא</w:t>
      </w:r>
      <w:r>
        <w:rPr>
          <w:rFonts w:ascii="Fb Fontext" w:hAnsi="Fb Fontext" w:hint="cs"/>
          <w:sz w:val="20"/>
          <w:rtl/>
        </w:rPr>
        <w:t xml:space="preserve"> </w:t>
      </w:r>
      <w:r w:rsidRPr="007117F5">
        <w:rPr>
          <w:rFonts w:ascii="Fb Fontext" w:hAnsi="Fb Fontext" w:cs="PFT_Frank" w:hint="cs"/>
          <w:b/>
          <w:bCs/>
          <w:sz w:val="20"/>
          <w:szCs w:val="14"/>
          <w:rtl/>
        </w:rPr>
        <w:t>ואסור</w:t>
      </w:r>
      <w:r>
        <w:rPr>
          <w:rFonts w:ascii="Fb Fontext" w:hAnsi="Fb Fontext" w:hint="cs"/>
          <w:sz w:val="20"/>
          <w:rtl/>
        </w:rPr>
        <w:t>.</w:t>
      </w:r>
    </w:p>
    <w:p w14:paraId="78C9200C" w14:textId="3FA4E770" w:rsidR="00E31AD5" w:rsidRDefault="00E03339" w:rsidP="00DA7D09">
      <w:pPr>
        <w:pStyle w:val="36"/>
        <w:framePr w:wrap="notBeside"/>
        <w:rPr>
          <w:rtl/>
        </w:rPr>
      </w:pPr>
      <w:r w:rsidRPr="00DA7D09">
        <w:rPr>
          <w:rFonts w:hint="cs"/>
          <w:rtl/>
        </w:rPr>
        <w:t xml:space="preserve">והך </w:t>
      </w:r>
      <w:r w:rsidRPr="00DA7D09">
        <w:rPr>
          <w:rFonts w:hint="eastAsia"/>
          <w:rtl/>
        </w:rPr>
        <w:t>דרי</w:t>
      </w:r>
      <w:r w:rsidRPr="00DA7D09">
        <w:rPr>
          <w:rtl/>
        </w:rPr>
        <w:t>"</w:t>
      </w:r>
      <w:r w:rsidRPr="00DA7D09">
        <w:rPr>
          <w:rFonts w:hint="eastAsia"/>
          <w:rtl/>
        </w:rPr>
        <w:t>ו</w:t>
      </w:r>
      <w:r w:rsidRPr="00DA7D09">
        <w:rPr>
          <w:rFonts w:hint="cs"/>
          <w:rtl/>
        </w:rPr>
        <w:t xml:space="preserve"> מתיר</w:t>
      </w:r>
      <w:r w:rsidR="00E31AD5">
        <w:rPr>
          <w:rFonts w:hint="cs"/>
          <w:rtl/>
        </w:rPr>
        <w:t>:</w:t>
      </w:r>
    </w:p>
    <w:p w14:paraId="641F2C26" w14:textId="60034709" w:rsidR="00E03339" w:rsidRPr="006F178A" w:rsidRDefault="00E03339" w:rsidP="00164685">
      <w:pPr>
        <w:rPr>
          <w:rtl/>
        </w:rPr>
      </w:pPr>
      <w:r>
        <w:rPr>
          <w:rFonts w:ascii="Fb Fontext" w:hAnsi="Fb Fontext" w:hint="cs"/>
          <w:rtl/>
        </w:rPr>
        <w:t xml:space="preserve">לכבס יש </w:t>
      </w:r>
      <w:r w:rsidRPr="006F178A">
        <w:rPr>
          <w:rFonts w:ascii="Fb Fontext" w:hAnsi="Fb Fontext"/>
          <w:rtl/>
        </w:rPr>
        <w:t>לו חלוק אחד</w:t>
      </w:r>
      <w:r>
        <w:rPr>
          <w:rFonts w:ascii="Fb Fontext" w:hAnsi="Fb Fontext" w:hint="cs"/>
          <w:rtl/>
        </w:rPr>
        <w:t xml:space="preserve"> -</w:t>
      </w:r>
      <w:r w:rsidRPr="007117F5">
        <w:rPr>
          <w:rFonts w:ascii="Fb Fontext" w:hAnsi="Fb Fontext" w:cs="PFT_Frank" w:hint="cs"/>
          <w:b/>
          <w:bCs/>
          <w:sz w:val="20"/>
          <w:szCs w:val="14"/>
          <w:rtl/>
        </w:rPr>
        <w:t xml:space="preserve"> </w:t>
      </w:r>
      <w:r w:rsidRPr="0098111F">
        <w:rPr>
          <w:rFonts w:ascii="Fb Fontext" w:hAnsi="Fb Fontext"/>
          <w:sz w:val="20"/>
          <w:rtl/>
        </w:rPr>
        <w:t>איזורו מוכיח</w:t>
      </w:r>
      <w:r>
        <w:rPr>
          <w:rFonts w:ascii="Fb Fontext" w:hAnsi="Fb Fontext" w:hint="cs"/>
          <w:sz w:val="20"/>
          <w:rtl/>
        </w:rPr>
        <w:t xml:space="preserve"> עליו</w:t>
      </w:r>
      <w:r w:rsidRPr="00DF4A59">
        <w:rPr>
          <w:rFonts w:ascii="Fb Fontext" w:hAnsi="Fb Fontext"/>
          <w:sz w:val="20"/>
          <w:rtl/>
        </w:rPr>
        <w:t>.</w:t>
      </w:r>
    </w:p>
    <w:p w14:paraId="350C8B9B" w14:textId="77777777" w:rsidR="00E31AD5" w:rsidRDefault="00E03339" w:rsidP="00E0401D">
      <w:pPr>
        <w:pStyle w:val="36"/>
        <w:framePr w:wrap="notBeside"/>
        <w:rPr>
          <w:rtl/>
        </w:rPr>
      </w:pPr>
      <w:r w:rsidRPr="00E0401D">
        <w:rPr>
          <w:rFonts w:hint="cs"/>
          <w:rtl/>
        </w:rPr>
        <w:t>ל</w:t>
      </w:r>
      <w:r w:rsidRPr="00E0401D">
        <w:rPr>
          <w:rtl/>
        </w:rPr>
        <w:t>ר</w:t>
      </w:r>
      <w:r w:rsidRPr="00E0401D">
        <w:rPr>
          <w:rFonts w:hint="cs"/>
          <w:rtl/>
        </w:rPr>
        <w:t>"</w:t>
      </w:r>
      <w:r w:rsidRPr="00E0401D">
        <w:rPr>
          <w:rtl/>
        </w:rPr>
        <w:t>א</w:t>
      </w:r>
      <w:r w:rsidRPr="00E0401D">
        <w:rPr>
          <w:rFonts w:hint="cs"/>
          <w:rtl/>
        </w:rPr>
        <w:t>:</w:t>
      </w:r>
      <w:r w:rsidR="00E0401D">
        <w:rPr>
          <w:rFonts w:hint="cs"/>
          <w:rtl/>
        </w:rPr>
        <w:t xml:space="preserve"> בעי ר''ז</w:t>
      </w:r>
      <w:r w:rsidR="00E31AD5">
        <w:rPr>
          <w:rtl/>
        </w:rPr>
        <w:t>:</w:t>
      </w:r>
    </w:p>
    <w:p w14:paraId="1AED9356" w14:textId="4FC0DDDF" w:rsidR="00E03339" w:rsidRPr="006F178A" w:rsidRDefault="00E03339" w:rsidP="00164685">
      <w:pPr>
        <w:rPr>
          <w:rtl/>
        </w:rPr>
      </w:pPr>
      <w:r w:rsidRPr="006F178A">
        <w:rPr>
          <w:rFonts w:ascii="Fb Fontext" w:hAnsi="Fb Fontext"/>
          <w:rtl/>
        </w:rPr>
        <w:t xml:space="preserve">אומן </w:t>
      </w:r>
      <w:r>
        <w:rPr>
          <w:rFonts w:ascii="Fb Fontext" w:hAnsi="Fb Fontext" w:hint="cs"/>
          <w:rtl/>
        </w:rPr>
        <w:t xml:space="preserve">לרבים שנאנס </w:t>
      </w:r>
      <w:r>
        <w:rPr>
          <w:rFonts w:hint="cs"/>
          <w:rtl/>
        </w:rPr>
        <w:t xml:space="preserve">אי מוכח מילתא </w:t>
      </w:r>
      <w:r>
        <w:rPr>
          <w:rStyle w:val="affe"/>
          <w:rFonts w:hint="cs"/>
          <w:rtl/>
        </w:rPr>
        <w:t>ש</w:t>
      </w:r>
      <w:r w:rsidRPr="0098111F">
        <w:rPr>
          <w:rStyle w:val="affe"/>
          <w:rFonts w:hint="cs"/>
          <w:rtl/>
        </w:rPr>
        <w:t>ראו</w:t>
      </w:r>
      <w:r>
        <w:rPr>
          <w:rFonts w:hint="cs"/>
          <w:rtl/>
        </w:rPr>
        <w:t xml:space="preserve">? </w:t>
      </w:r>
      <w:r w:rsidRPr="007117F5">
        <w:rPr>
          <w:rFonts w:cs="PFT_Frank" w:hint="eastAsia"/>
          <w:b/>
          <w:bCs/>
          <w:szCs w:val="14"/>
          <w:rtl/>
        </w:rPr>
        <w:t>תיקו</w:t>
      </w:r>
      <w:r>
        <w:rPr>
          <w:rFonts w:hint="cs"/>
          <w:rtl/>
        </w:rPr>
        <w:t>.</w:t>
      </w:r>
    </w:p>
    <w:p w14:paraId="777C655D" w14:textId="77777777" w:rsidR="00E03339" w:rsidRPr="00A61D97" w:rsidRDefault="00E03339" w:rsidP="00164685">
      <w:pPr>
        <w:pStyle w:val="affff1"/>
        <w:rPr>
          <w:rtl/>
        </w:rPr>
      </w:pPr>
      <w:ins w:id="9823" w:author="מספור קטעי משנה" w:date="2026-10-06T06:45:36Z">
        <w:r>
          <w:rPr>
            <w:rStyle w:val="MisparKeta"/>
          </w:rPr>
          <w:t xml:space="preserve">א. </w:t>
        </w:r>
      </w:ins>
      <w:r w:rsidRPr="00BC7ADA">
        <w:rPr>
          <w:rtl/>
        </w:rPr>
        <w:t>ממדינת</w:t>
      </w:r>
      <w:r w:rsidRPr="007117F5">
        <w:rPr>
          <w:rStyle w:val="afffe"/>
          <w:rFonts w:cs="PFT_Frank"/>
          <w:b/>
          <w:rtl/>
          <w:rPrChange w:id="40008" w:author="Claude" w:date="2026-10-06T13:34:42Z">
            <w:rPr>
              <w:rStyle w:val="afffe"/>
              <w:rFonts w:cs="PFT_Frank"/>
              <w:b/>
              <w:szCs w:val="14"/>
              <w:rtl/>
            </w:rPr>
          </w:rPrChange>
        </w:rPr>
        <w:t xml:space="preserve"> </w:t>
      </w:r>
      <w:r w:rsidRPr="00BC7ADA">
        <w:rPr>
          <w:rtl/>
        </w:rPr>
        <w:t>הים</w:t>
      </w:r>
    </w:p>
    <w:p w14:paraId="4E0D96C1" w14:textId="68DE9DC4" w:rsidR="00E31AD5" w:rsidRDefault="00E03339" w:rsidP="00375E27">
      <w:pPr>
        <w:pStyle w:val="36"/>
        <w:framePr w:wrap="notBeside"/>
        <w:rPr>
          <w:rtl/>
        </w:rPr>
      </w:pPr>
      <w:r w:rsidRPr="00375E27">
        <w:rPr>
          <w:rFonts w:hint="cs"/>
          <w:rtl/>
        </w:rPr>
        <w:t xml:space="preserve">המשנה </w:t>
      </w:r>
      <w:r w:rsidRPr="00375E27">
        <w:rPr>
          <w:rtl/>
        </w:rPr>
        <w:t>לא כר"</w:t>
      </w:r>
      <w:r w:rsidRPr="00375E27">
        <w:rPr>
          <w:rFonts w:hint="eastAsia"/>
          <w:rtl/>
        </w:rPr>
        <w:t>י</w:t>
      </w:r>
      <w:r w:rsidR="00E31AD5">
        <w:rPr>
          <w:rFonts w:hint="cs"/>
          <w:rtl/>
        </w:rPr>
        <w:t>:</w:t>
      </w:r>
    </w:p>
    <w:p w14:paraId="7A49A973" w14:textId="6DFAEAC6" w:rsidR="00E03339" w:rsidRPr="006F178A" w:rsidRDefault="00E03339" w:rsidP="00164685">
      <w:pPr>
        <w:rPr>
          <w:rtl/>
        </w:rPr>
      </w:pPr>
      <w:r>
        <w:rPr>
          <w:rFonts w:hint="cs"/>
          <w:rtl/>
        </w:rPr>
        <w:t>ש</w:t>
      </w:r>
      <w:r w:rsidRPr="006F178A">
        <w:rPr>
          <w:rtl/>
        </w:rPr>
        <w:t xml:space="preserve">לא יגלח, </w:t>
      </w:r>
      <w:r>
        <w:rPr>
          <w:rFonts w:hint="cs"/>
          <w:rtl/>
        </w:rPr>
        <w:t>ש</w:t>
      </w:r>
      <w:r w:rsidRPr="006F178A">
        <w:rPr>
          <w:rtl/>
        </w:rPr>
        <w:t>יצא שלא ברשות</w:t>
      </w:r>
      <w:r>
        <w:rPr>
          <w:rFonts w:hint="cs"/>
          <w:rtl/>
        </w:rPr>
        <w:t xml:space="preserve"> </w:t>
      </w:r>
      <w:r w:rsidRPr="0098111F">
        <w:rPr>
          <w:rStyle w:val="affe"/>
          <w:rFonts w:hint="cs"/>
          <w:rtl/>
        </w:rPr>
        <w:t>מדעת עצמו.</w:t>
      </w:r>
    </w:p>
    <w:p w14:paraId="4F1ABB46" w14:textId="171F3186" w:rsidR="00E31AD5" w:rsidRDefault="00E03339" w:rsidP="009B5113">
      <w:pPr>
        <w:pStyle w:val="36"/>
        <w:framePr w:wrap="notBeside"/>
        <w:rPr>
          <w:rtl/>
        </w:rPr>
      </w:pPr>
      <w:r w:rsidRPr="009B5113">
        <w:rPr>
          <w:rtl/>
        </w:rPr>
        <w:t>רבא</w:t>
      </w:r>
      <w:r w:rsidR="00E31AD5">
        <w:rPr>
          <w:rtl/>
        </w:rPr>
        <w:t>:</w:t>
      </w:r>
    </w:p>
    <w:p w14:paraId="1424BBA1" w14:textId="77777777" w:rsidR="004E0BA3" w:rsidRDefault="00E03339" w:rsidP="00164685">
      <w:pPr>
        <w:rPr>
          <w:rtl/>
        </w:rPr>
      </w:pPr>
      <w:r w:rsidRPr="0098111F">
        <w:rPr>
          <w:rStyle w:val="affc"/>
          <w:rFonts w:hint="cs"/>
          <w:rtl/>
        </w:rPr>
        <w:t>לכו''ע</w:t>
      </w:r>
      <w:r>
        <w:rPr>
          <w:rFonts w:hint="cs"/>
          <w:rtl/>
        </w:rPr>
        <w:t xml:space="preserve">: </w:t>
      </w:r>
      <w:r w:rsidRPr="007117F5">
        <w:rPr>
          <w:rFonts w:cs="PFT_Frank"/>
          <w:b/>
          <w:bCs/>
          <w:szCs w:val="14"/>
          <w:rtl/>
        </w:rPr>
        <w:t>לשוט</w:t>
      </w:r>
      <w:r w:rsidRPr="007117F5">
        <w:rPr>
          <w:rFonts w:cs="PFT_Frank" w:hint="cs"/>
          <w:b/>
          <w:bCs/>
          <w:szCs w:val="14"/>
          <w:rtl/>
        </w:rPr>
        <w:t>ט</w:t>
      </w:r>
      <w:r w:rsidRPr="006F178A">
        <w:rPr>
          <w:rtl/>
        </w:rPr>
        <w:t xml:space="preserve"> אסור</w:t>
      </w:r>
      <w:r>
        <w:rPr>
          <w:rFonts w:hint="cs"/>
          <w:rtl/>
        </w:rPr>
        <w:t xml:space="preserve"> </w:t>
      </w:r>
      <w:r w:rsidRPr="0098111F">
        <w:rPr>
          <w:rStyle w:val="affe"/>
          <w:rFonts w:hint="cs"/>
          <w:rtl/>
        </w:rPr>
        <w:t>לגלח</w:t>
      </w:r>
      <w:r>
        <w:rPr>
          <w:rStyle w:val="affe"/>
          <w:rFonts w:hint="cs"/>
          <w:rtl/>
        </w:rPr>
        <w:t>,</w:t>
      </w:r>
      <w:r w:rsidRPr="006F178A">
        <w:rPr>
          <w:rtl/>
        </w:rPr>
        <w:t xml:space="preserve"> </w:t>
      </w:r>
      <w:r w:rsidRPr="007117F5">
        <w:rPr>
          <w:rFonts w:cs="PFT_Frank"/>
          <w:b/>
          <w:bCs/>
          <w:szCs w:val="14"/>
          <w:rtl/>
        </w:rPr>
        <w:t>למזונות</w:t>
      </w:r>
      <w:r w:rsidRPr="006F178A">
        <w:rPr>
          <w:rtl/>
        </w:rPr>
        <w:t xml:space="preserve"> מותר,</w:t>
      </w:r>
      <w:r>
        <w:rPr>
          <w:rFonts w:hint="cs"/>
          <w:rtl/>
        </w:rPr>
        <w:t xml:space="preserve"> </w:t>
      </w:r>
      <w:r w:rsidR="009B5113" w:rsidRPr="009B5113">
        <w:rPr>
          <w:rStyle w:val="affc"/>
          <w:rFonts w:hint="cs"/>
          <w:rtl/>
        </w:rPr>
        <w:t>נחלקו</w:t>
      </w:r>
      <w:r w:rsidR="009B5113">
        <w:rPr>
          <w:rStyle w:val="affc"/>
          <w:rFonts w:hint="cs"/>
          <w:rtl/>
        </w:rPr>
        <w:t>:</w:t>
      </w:r>
      <w:r w:rsidR="009B5113">
        <w:rPr>
          <w:rFonts w:hint="cs"/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ל</w:t>
      </w:r>
      <w:r w:rsidRPr="007117F5">
        <w:rPr>
          <w:rFonts w:cs="PFT_Frank" w:hint="cs"/>
          <w:b/>
          <w:bCs/>
          <w:szCs w:val="14"/>
          <w:rtl/>
        </w:rPr>
        <w:t>רווח</w:t>
      </w:r>
      <w:r>
        <w:rPr>
          <w:rFonts w:hint="cs"/>
          <w:rtl/>
        </w:rPr>
        <w:t>.</w:t>
      </w:r>
    </w:p>
    <w:p w14:paraId="70567A3C" w14:textId="57D4A758" w:rsidR="00E03339" w:rsidRPr="006F178A" w:rsidRDefault="000F30BC" w:rsidP="003E7382">
      <w:pPr>
        <w:pStyle w:val="afffff2"/>
        <w:rPr>
          <w:rtl/>
        </w:rPr>
      </w:pPr>
      <w:r>
        <w:rPr>
          <w:rFonts w:hint="cs"/>
          <w:rtl/>
        </w:rPr>
        <w:t xml:space="preserve">קטן </w:t>
      </w:r>
      <w:r w:rsidR="003E7382">
        <w:rPr>
          <w:rFonts w:hint="cs"/>
          <w:rtl/>
        </w:rPr>
        <w:t>בתגלחת</w:t>
      </w:r>
    </w:p>
    <w:p w14:paraId="409C4F66" w14:textId="77777777" w:rsidR="00E03339" w:rsidRPr="006F178A" w:rsidRDefault="00E03339" w:rsidP="00800D78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יד:</w:t>
      </w:r>
    </w:p>
    <w:p w14:paraId="6208199E" w14:textId="15668264" w:rsidR="00E31AD5" w:rsidRDefault="00E03339" w:rsidP="000C725E">
      <w:pPr>
        <w:pStyle w:val="36"/>
        <w:framePr w:wrap="notBeside"/>
        <w:rPr>
          <w:rtl/>
        </w:rPr>
      </w:pPr>
      <w:r w:rsidRPr="000C725E">
        <w:rPr>
          <w:rtl/>
        </w:rPr>
        <w:t>שמואל</w:t>
      </w:r>
      <w:r w:rsidR="00E31AD5">
        <w:rPr>
          <w:rtl/>
        </w:rPr>
        <w:t>:</w:t>
      </w:r>
    </w:p>
    <w:p w14:paraId="479EE2C8" w14:textId="0A07A315" w:rsidR="00E03339" w:rsidRDefault="00E03339" w:rsidP="00164685">
      <w:pPr>
        <w:rPr>
          <w:rFonts w:ascii="Fb Fontext" w:hAnsi="Fb Fontext"/>
          <w:rtl/>
        </w:rPr>
      </w:pPr>
      <w:r w:rsidRPr="0098111F">
        <w:rPr>
          <w:rFonts w:ascii="Fb Fontext" w:hAnsi="Fb Fontext"/>
          <w:rtl/>
        </w:rPr>
        <w:t>קטן</w:t>
      </w:r>
      <w:r w:rsidRPr="001E6E10">
        <w:rPr>
          <w:rFonts w:ascii="Fb Fontext" w:hAnsi="Fb Fontext"/>
          <w:rtl/>
        </w:rPr>
        <w:t xml:space="preserve"> </w:t>
      </w:r>
      <w:r w:rsidRPr="001E6E10">
        <w:rPr>
          <w:rFonts w:ascii="Fb Fontext" w:hAnsi="Fb Fontext" w:hint="cs"/>
          <w:rtl/>
        </w:rPr>
        <w:t>שנולד במועד</w:t>
      </w:r>
      <w:r>
        <w:rPr>
          <w:rFonts w:ascii="Fb Fontext" w:hAnsi="Fb Fontext" w:hint="cs"/>
          <w:rtl/>
        </w:rPr>
        <w:t xml:space="preserve"> מותר לגלחו</w:t>
      </w:r>
      <w:r>
        <w:rPr>
          <w:rStyle w:val="affe"/>
          <w:rFonts w:hint="cs"/>
          <w:rtl/>
        </w:rPr>
        <w:t xml:space="preserve"> </w:t>
      </w:r>
      <w:r w:rsidRPr="0098111F">
        <w:rPr>
          <w:rStyle w:val="affe"/>
          <w:rFonts w:hint="cs"/>
          <w:rtl/>
        </w:rPr>
        <w:t>כביהא"ס</w:t>
      </w:r>
      <w:r>
        <w:rPr>
          <w:rFonts w:ascii="Fb Fontext" w:hAnsi="Fb Fontext" w:hint="cs"/>
          <w:rtl/>
        </w:rPr>
        <w:t xml:space="preserve">, </w:t>
      </w:r>
      <w:r w:rsidRPr="007117F5">
        <w:rPr>
          <w:rFonts w:ascii="Fb Fontext" w:hAnsi="Fb Fontext" w:cs="PFT_Frank" w:hint="cs"/>
          <w:b/>
          <w:bCs/>
          <w:szCs w:val="14"/>
          <w:rtl/>
        </w:rPr>
        <w:t xml:space="preserve">אבל </w:t>
      </w:r>
      <w:r w:rsidR="003E7382">
        <w:rPr>
          <w:rFonts w:ascii="Fb Fontext" w:hAnsi="Fb Fontext" w:cs="PFT_Frank" w:hint="cs"/>
          <w:b/>
          <w:bCs/>
          <w:szCs w:val="14"/>
          <w:rtl/>
        </w:rPr>
        <w:t xml:space="preserve">נולד </w:t>
      </w:r>
      <w:r w:rsidRPr="007117F5">
        <w:rPr>
          <w:rFonts w:ascii="Fb Fontext" w:hAnsi="Fb Fontext" w:cs="PFT_Frank" w:hint="cs"/>
          <w:b/>
          <w:bCs/>
          <w:szCs w:val="14"/>
          <w:rtl/>
        </w:rPr>
        <w:t>קודם לא</w:t>
      </w:r>
      <w:r>
        <w:rPr>
          <w:rFonts w:ascii="Fb Fontext" w:hAnsi="Fb Fontext" w:hint="cs"/>
          <w:rtl/>
        </w:rPr>
        <w:t>.</w:t>
      </w:r>
    </w:p>
    <w:p w14:paraId="4A0F299B" w14:textId="0A3FCEC9" w:rsidR="00E31AD5" w:rsidRDefault="00E03339" w:rsidP="007D1361">
      <w:pPr>
        <w:pStyle w:val="36"/>
        <w:framePr w:wrap="notBeside"/>
        <w:rPr>
          <w:rtl/>
        </w:rPr>
      </w:pPr>
      <w:r w:rsidRPr="007D1361">
        <w:rPr>
          <w:rtl/>
        </w:rPr>
        <w:t xml:space="preserve">אמימר </w:t>
      </w:r>
      <w:r w:rsidRPr="007D1361">
        <w:rPr>
          <w:rFonts w:hint="cs"/>
          <w:rtl/>
        </w:rPr>
        <w:t>מ</w:t>
      </w:r>
      <w:r w:rsidRPr="007D1361">
        <w:rPr>
          <w:rtl/>
        </w:rPr>
        <w:t>שמואל</w:t>
      </w:r>
      <w:r w:rsidR="00E31AD5">
        <w:rPr>
          <w:rFonts w:hint="cs"/>
          <w:rtl/>
        </w:rPr>
        <w:t>:</w:t>
      </w:r>
    </w:p>
    <w:p w14:paraId="356EED9F" w14:textId="3A076DE1" w:rsidR="00E03339" w:rsidRDefault="00E03339" w:rsidP="00164685">
      <w:pPr>
        <w:rPr>
          <w:rtl/>
        </w:rPr>
      </w:pPr>
      <w:r w:rsidRPr="007117F5">
        <w:rPr>
          <w:rFonts w:cs="PFT_Frank" w:hint="cs"/>
          <w:b/>
          <w:bCs/>
          <w:szCs w:val="14"/>
          <w:rtl/>
        </w:rPr>
        <w:t>אפי' נולד קודם</w:t>
      </w:r>
      <w:r w:rsidR="00E501C7">
        <w:rPr>
          <w:rFonts w:hint="cs"/>
          <w:rtl/>
        </w:rPr>
        <w:t xml:space="preserve"> המועד</w:t>
      </w:r>
      <w:r w:rsidRPr="006F178A">
        <w:rPr>
          <w:rtl/>
        </w:rPr>
        <w:t>.</w:t>
      </w:r>
    </w:p>
    <w:p w14:paraId="4BB0DBFA" w14:textId="77777777" w:rsidR="00E31AD5" w:rsidRDefault="00E03339" w:rsidP="007D1361">
      <w:pPr>
        <w:pStyle w:val="36"/>
        <w:framePr w:wrap="notBeside"/>
        <w:rPr>
          <w:rtl/>
        </w:rPr>
      </w:pPr>
      <w:r w:rsidRPr="007D1361">
        <w:rPr>
          <w:rFonts w:hint="eastAsia"/>
          <w:rtl/>
        </w:rPr>
        <w:t>ו</w:t>
      </w:r>
      <w:r w:rsidRPr="007D1361">
        <w:rPr>
          <w:rFonts w:hint="cs"/>
          <w:rtl/>
        </w:rPr>
        <w:t>הך</w:t>
      </w:r>
      <w:r w:rsidR="00E31AD5">
        <w:rPr>
          <w:rtl/>
        </w:rPr>
        <w:t>:</w:t>
      </w:r>
    </w:p>
    <w:p w14:paraId="7B9EB3DE" w14:textId="3D499A4A" w:rsidR="00E03339" w:rsidRDefault="00E03339" w:rsidP="00164685">
      <w:pPr>
        <w:rPr>
          <w:rtl/>
        </w:rPr>
      </w:pPr>
      <w:r w:rsidRPr="0098111F">
        <w:rPr>
          <w:rFonts w:hint="eastAsia"/>
          <w:rtl/>
        </w:rPr>
        <w:t>ה</w:t>
      </w:r>
      <w:r w:rsidRPr="0098111F">
        <w:rPr>
          <w:rtl/>
        </w:rPr>
        <w:t>מותר</w:t>
      </w:r>
      <w:r w:rsidRPr="006F178A">
        <w:rPr>
          <w:rtl/>
        </w:rPr>
        <w:t xml:space="preserve"> במועד </w:t>
      </w:r>
      <w:r w:rsidRPr="0098111F">
        <w:rPr>
          <w:rtl/>
        </w:rPr>
        <w:t>מותר</w:t>
      </w:r>
      <w:r w:rsidRPr="006F178A">
        <w:rPr>
          <w:rtl/>
        </w:rPr>
        <w:t xml:space="preserve"> באבלו</w:t>
      </w:r>
      <w:r>
        <w:rPr>
          <w:rFonts w:hint="cs"/>
          <w:rtl/>
        </w:rPr>
        <w:t xml:space="preserve">, </w:t>
      </w:r>
      <w:r w:rsidRPr="007117F5">
        <w:rPr>
          <w:rFonts w:cs="PFT_Frank" w:hint="cs"/>
          <w:b/>
          <w:bCs/>
          <w:szCs w:val="14"/>
          <w:rtl/>
        </w:rPr>
        <w:t>הא</w:t>
      </w:r>
      <w:r>
        <w:rPr>
          <w:rFonts w:hint="cs"/>
          <w:rtl/>
        </w:rPr>
        <w:t xml:space="preserve"> </w:t>
      </w:r>
      <w:r w:rsidRPr="0098111F">
        <w:rPr>
          <w:rtl/>
        </w:rPr>
        <w:t>אסור</w:t>
      </w:r>
      <w:r>
        <w:rPr>
          <w:rFonts w:hint="cs"/>
          <w:rtl/>
        </w:rPr>
        <w:t xml:space="preserve"> במועד אסור,</w:t>
      </w:r>
    </w:p>
    <w:p w14:paraId="126733F4" w14:textId="77777777" w:rsidR="00E03339" w:rsidRPr="007117F5" w:rsidRDefault="00E03339" w:rsidP="00164685">
      <w:pPr>
        <w:rPr>
          <w:rFonts w:cs="PFT_Frank"/>
          <w:b/>
          <w:bCs/>
          <w:szCs w:val="14"/>
          <w:rtl/>
        </w:rPr>
      </w:pPr>
      <w:r>
        <w:rPr>
          <w:rFonts w:hint="cs"/>
          <w:rtl/>
        </w:rPr>
        <w:t xml:space="preserve">ולאוסר בנולד קודם - יאסר גם בקטן אבל </w:t>
      </w:r>
      <w:r w:rsidRPr="0098111F">
        <w:rPr>
          <w:rStyle w:val="affe"/>
          <w:rFonts w:hint="cs"/>
          <w:rtl/>
        </w:rPr>
        <w:t>ותניא שרק קריעה</w:t>
      </w:r>
      <w:r w:rsidRPr="007117F5">
        <w:rPr>
          <w:rFonts w:cs="PFT_Frank" w:hint="cs"/>
          <w:b/>
          <w:bCs/>
          <w:szCs w:val="14"/>
          <w:rtl/>
        </w:rPr>
        <w:t>-</w:t>
      </w:r>
    </w:p>
    <w:p w14:paraId="4E0A1F86" w14:textId="77777777" w:rsidR="00E31AD5" w:rsidRDefault="00E03339" w:rsidP="007D1361">
      <w:pPr>
        <w:pStyle w:val="36"/>
        <w:framePr w:wrap="notBeside"/>
        <w:rPr>
          <w:rtl/>
        </w:rPr>
      </w:pPr>
      <w:r w:rsidRPr="007D1361">
        <w:rPr>
          <w:rFonts w:hint="cs"/>
          <w:rtl/>
        </w:rPr>
        <w:t>אימא</w:t>
      </w:r>
      <w:r w:rsidR="00E31AD5">
        <w:rPr>
          <w:rtl/>
        </w:rPr>
        <w:t>:</w:t>
      </w:r>
    </w:p>
    <w:p w14:paraId="7BD719EA" w14:textId="6368FEF6" w:rsidR="00E03339" w:rsidRPr="00024D35" w:rsidRDefault="00E03339" w:rsidP="00024D35">
      <w:pPr>
        <w:rPr>
          <w:rtl/>
        </w:rPr>
      </w:pPr>
      <w:r w:rsidRPr="0098111F">
        <w:rPr>
          <w:rFonts w:hint="cs"/>
          <w:rtl/>
        </w:rPr>
        <w:t xml:space="preserve">האסור במועד </w:t>
      </w:r>
      <w:r>
        <w:rPr>
          <w:rFonts w:hint="cs"/>
          <w:rtl/>
        </w:rPr>
        <w:t xml:space="preserve">- </w:t>
      </w:r>
      <w:r w:rsidRPr="007117F5">
        <w:rPr>
          <w:rFonts w:cs="PFT_Frank" w:hint="cs"/>
          <w:b/>
          <w:bCs/>
          <w:szCs w:val="14"/>
          <w:rtl/>
        </w:rPr>
        <w:t>יש</w:t>
      </w:r>
      <w:r w:rsidRPr="00C94F91">
        <w:rPr>
          <w:rFonts w:hint="cs"/>
          <w:rtl/>
        </w:rPr>
        <w:t xml:space="preserve"> </w:t>
      </w:r>
      <w:r>
        <w:rPr>
          <w:rFonts w:hint="cs"/>
          <w:rtl/>
        </w:rPr>
        <w:t>ש</w:t>
      </w:r>
      <w:r w:rsidRPr="0098111F">
        <w:rPr>
          <w:rFonts w:hint="eastAsia"/>
          <w:rtl/>
        </w:rPr>
        <w:t>אסור</w:t>
      </w:r>
      <w:r w:rsidRPr="00C94F91">
        <w:rPr>
          <w:rFonts w:hint="cs"/>
          <w:rtl/>
        </w:rPr>
        <w:t xml:space="preserve"> </w:t>
      </w:r>
      <w:r>
        <w:rPr>
          <w:rFonts w:hint="cs"/>
          <w:rtl/>
        </w:rPr>
        <w:t>באבל</w:t>
      </w:r>
      <w:r w:rsidR="007D1361">
        <w:rPr>
          <w:rFonts w:hint="cs"/>
          <w:rtl/>
        </w:rPr>
        <w:t>,</w:t>
      </w:r>
      <w:r>
        <w:rPr>
          <w:rFonts w:hint="cs"/>
          <w:rtl/>
        </w:rPr>
        <w:t xml:space="preserve"> </w:t>
      </w:r>
      <w:r w:rsidRPr="007117F5">
        <w:rPr>
          <w:rFonts w:cs="PFT_Frank" w:hint="cs"/>
          <w:b/>
          <w:bCs/>
          <w:szCs w:val="14"/>
          <w:rtl/>
        </w:rPr>
        <w:t>ויש</w:t>
      </w:r>
      <w:r>
        <w:rPr>
          <w:rFonts w:hint="cs"/>
          <w:rtl/>
        </w:rPr>
        <w:t xml:space="preserve"> שמותר</w:t>
      </w:r>
      <w:r w:rsidRPr="00C94F91">
        <w:rPr>
          <w:rStyle w:val="affe"/>
          <w:rFonts w:hint="cs"/>
          <w:rtl/>
        </w:rPr>
        <w:t xml:space="preserve"> כגון קטן</w:t>
      </w:r>
      <w:r w:rsidR="00024D35">
        <w:rPr>
          <w:rStyle w:val="affe"/>
          <w:rFonts w:hint="cs"/>
          <w:rtl/>
        </w:rPr>
        <w:t>.</w:t>
      </w:r>
      <w:r>
        <w:rPr>
          <w:rFonts w:ascii="FrankRuehl" w:hAnsi="FrankRuehl" w:hint="cs"/>
          <w:rtl/>
        </w:rPr>
        <w:t>׹</w:t>
      </w:r>
    </w:p>
    <w:p w14:paraId="060A162E" w14:textId="77777777" w:rsidR="00E03339" w:rsidRDefault="00E03339" w:rsidP="00164685">
      <w:pPr>
        <w:pStyle w:val="afffff2"/>
        <w:rPr>
          <w:rtl/>
        </w:rPr>
      </w:pPr>
      <w:r>
        <w:rPr>
          <w:rFonts w:hint="cs"/>
          <w:rtl/>
        </w:rPr>
        <w:t>אבל מנודה ומצורע</w:t>
      </w:r>
    </w:p>
    <w:p w14:paraId="704088D6" w14:textId="6EABD85F" w:rsidR="00E31AD5" w:rsidRDefault="00E03339" w:rsidP="00024D35">
      <w:pPr>
        <w:pStyle w:val="36"/>
        <w:framePr w:wrap="notBeside"/>
        <w:rPr>
          <w:rtl/>
        </w:rPr>
      </w:pPr>
      <w:r w:rsidRPr="00024D35">
        <w:rPr>
          <w:rFonts w:hint="cs"/>
          <w:rtl/>
        </w:rPr>
        <w:t>א</w:t>
      </w:r>
      <w:r w:rsidR="00E31AD5">
        <w:rPr>
          <w:rFonts w:hint="cs"/>
          <w:rtl/>
        </w:rPr>
        <w:t>.</w:t>
      </w:r>
    </w:p>
    <w:p w14:paraId="4C01930A" w14:textId="3F671294" w:rsidR="00E03339" w:rsidRDefault="00E03339" w:rsidP="00164685">
      <w:pPr>
        <w:rPr>
          <w:rFonts w:ascii="Fb Fontext" w:hAnsi="Fb Fontext"/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אבילות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אין </w:t>
      </w:r>
      <w:r w:rsidRPr="006F178A">
        <w:rPr>
          <w:rFonts w:ascii="Fb Fontext" w:hAnsi="Fb Fontext"/>
          <w:rtl/>
        </w:rPr>
        <w:t>ברגל</w:t>
      </w:r>
      <w:r>
        <w:rPr>
          <w:rFonts w:ascii="Fb Fontext" w:hAnsi="Fb Fontext" w:hint="cs"/>
          <w:rtl/>
        </w:rPr>
        <w:t xml:space="preserve"> </w:t>
      </w:r>
      <w:r w:rsidRPr="0098111F">
        <w:rPr>
          <w:rStyle w:val="affe"/>
          <w:rFonts w:hint="cs"/>
          <w:rtl/>
        </w:rPr>
        <w:t>אפי' אבילות דמעיקרא</w:t>
      </w:r>
    </w:p>
    <w:p w14:paraId="7372C68A" w14:textId="77777777" w:rsidR="00E03339" w:rsidRPr="007117F5" w:rsidRDefault="00E03339" w:rsidP="00164685">
      <w:pPr>
        <w:rPr>
          <w:rFonts w:ascii="Fb Fontext" w:hAnsi="Fb Fontext" w:cs="PFT_Frank"/>
          <w:b/>
          <w:bCs/>
          <w:szCs w:val="14"/>
          <w:rtl/>
        </w:rPr>
      </w:pPr>
      <w:r w:rsidRPr="007117F5">
        <w:rPr>
          <w:rFonts w:ascii="Fb Fontext" w:hAnsi="Fb Fontext" w:cs="PFT_Frank" w:hint="cs"/>
          <w:b/>
          <w:bCs/>
          <w:szCs w:val="14"/>
          <w:rtl/>
        </w:rPr>
        <w:t>עשה דרבים</w:t>
      </w:r>
      <w:r w:rsidRPr="00A824E4">
        <w:rPr>
          <w:rStyle w:val="af4"/>
          <w:rtl/>
        </w:rPr>
        <w:t xml:space="preserve"> </w:t>
      </w:r>
      <w:r w:rsidRPr="0098111F">
        <w:rPr>
          <w:rStyle w:val="affe"/>
          <w:rFonts w:hint="cs"/>
          <w:rtl/>
        </w:rPr>
        <w:t>רגל</w:t>
      </w:r>
      <w:r>
        <w:rPr>
          <w:rStyle w:val="affe"/>
          <w:rFonts w:hint="cs"/>
          <w:rtl/>
        </w:rPr>
        <w:t xml:space="preserve"> </w:t>
      </w:r>
      <w:r>
        <w:rPr>
          <w:rStyle w:val="af4"/>
          <w:rFonts w:hint="cs"/>
          <w:rtl/>
        </w:rPr>
        <w:t>'ו</w:t>
      </w:r>
      <w:r w:rsidRPr="001777F2">
        <w:rPr>
          <w:rStyle w:val="af4"/>
          <w:rtl/>
        </w:rPr>
        <w:t>שמחת</w:t>
      </w:r>
      <w:r>
        <w:rPr>
          <w:rStyle w:val="af4"/>
          <w:rFonts w:hint="cs"/>
          <w:rtl/>
        </w:rPr>
        <w:t xml:space="preserve"> בחגך' </w:t>
      </w:r>
      <w:r w:rsidRPr="001F0CC6">
        <w:rPr>
          <w:rFonts w:hint="eastAsia"/>
          <w:rtl/>
        </w:rPr>
        <w:t>דוחה</w:t>
      </w:r>
      <w:r w:rsidRPr="001F0CC6">
        <w:rPr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עשה</w:t>
      </w:r>
      <w:r w:rsidRPr="007117F5">
        <w:rPr>
          <w:rFonts w:cs="PFT_Frank"/>
          <w:b/>
          <w:bCs/>
          <w:szCs w:val="14"/>
          <w:rtl/>
        </w:rPr>
        <w:t xml:space="preserve"> דיחיד</w:t>
      </w:r>
      <w:r>
        <w:rPr>
          <w:rStyle w:val="af4"/>
          <w:rFonts w:hint="cs"/>
          <w:rtl/>
        </w:rPr>
        <w:t xml:space="preserve"> </w:t>
      </w:r>
      <w:r w:rsidRPr="0098111F">
        <w:rPr>
          <w:rStyle w:val="affe"/>
          <w:rFonts w:hint="eastAsia"/>
          <w:rtl/>
        </w:rPr>
        <w:t>אבל</w:t>
      </w:r>
      <w:r w:rsidRPr="007117F5">
        <w:rPr>
          <w:rFonts w:ascii="Fb Fontext" w:hAnsi="Fb Fontext" w:cs="PFT_Frank" w:hint="cs"/>
          <w:b/>
          <w:bCs/>
          <w:szCs w:val="14"/>
          <w:rtl/>
        </w:rPr>
        <w:t xml:space="preserve"> </w:t>
      </w:r>
      <w:r w:rsidRPr="0098111F">
        <w:rPr>
          <w:rStyle w:val="af4"/>
          <w:rFonts w:hint="cs"/>
          <w:rtl/>
        </w:rPr>
        <w:t>'אבל</w:t>
      </w:r>
      <w:r>
        <w:rPr>
          <w:rStyle w:val="af4"/>
          <w:rFonts w:hint="cs"/>
          <w:rtl/>
        </w:rPr>
        <w:t>..</w:t>
      </w:r>
      <w:r w:rsidRPr="0098111F">
        <w:rPr>
          <w:rStyle w:val="af4"/>
          <w:rFonts w:hint="cs"/>
          <w:rtl/>
        </w:rPr>
        <w:t xml:space="preserve"> עשי'</w:t>
      </w:r>
    </w:p>
    <w:p w14:paraId="2F4766D5" w14:textId="6AA17EEB" w:rsidR="00E31AD5" w:rsidRDefault="00E03339" w:rsidP="00332442">
      <w:pPr>
        <w:pStyle w:val="36"/>
        <w:framePr w:wrap="notBeside"/>
        <w:rPr>
          <w:rtl/>
        </w:rPr>
      </w:pPr>
      <w:r w:rsidRPr="00332442">
        <w:rPr>
          <w:rFonts w:hint="cs"/>
          <w:rtl/>
        </w:rPr>
        <w:t>ב</w:t>
      </w:r>
      <w:r w:rsidR="00E31AD5">
        <w:rPr>
          <w:rFonts w:hint="cs"/>
          <w:rtl/>
        </w:rPr>
        <w:t>.</w:t>
      </w:r>
    </w:p>
    <w:p w14:paraId="15378928" w14:textId="3E1463DA" w:rsidR="00E03339" w:rsidRPr="0098111F" w:rsidRDefault="00E03339" w:rsidP="00332442">
      <w:pPr>
        <w:ind w:left="170" w:hanging="170"/>
        <w:jc w:val="center"/>
        <w:rPr>
          <w:rtl/>
        </w:rPr>
      </w:pPr>
      <w:r w:rsidRPr="007117F5">
        <w:rPr>
          <w:rFonts w:ascii="Fb Fontext" w:hAnsi="Fb Fontext" w:cs="PFT_Frank" w:hint="cs"/>
          <w:b/>
          <w:bCs/>
          <w:szCs w:val="14"/>
          <w:rtl/>
        </w:rPr>
        <w:t>מנודה</w:t>
      </w:r>
      <w:r>
        <w:rPr>
          <w:rFonts w:ascii="Fb Fontext" w:hAnsi="Fb Fontext" w:hint="cs"/>
          <w:rtl/>
        </w:rPr>
        <w:t xml:space="preserve"> מהו</w:t>
      </w:r>
      <w:r w:rsidRPr="0098111F">
        <w:rPr>
          <w:rFonts w:ascii="Fb Fontext" w:hAnsi="Fb Fontext"/>
          <w:rtl/>
        </w:rPr>
        <w:t xml:space="preserve"> ברגל</w:t>
      </w:r>
      <w:r>
        <w:rPr>
          <w:rFonts w:ascii="Fb Fontext" w:hAnsi="Fb Fontext" w:hint="cs"/>
          <w:rtl/>
        </w:rPr>
        <w:t>?</w:t>
      </w:r>
    </w:p>
    <w:p w14:paraId="066A1BA0" w14:textId="3059072B" w:rsidR="00E31AD5" w:rsidRDefault="00E03339" w:rsidP="00332442">
      <w:pPr>
        <w:pStyle w:val="36"/>
        <w:framePr w:wrap="notBeside"/>
        <w:rPr>
          <w:rtl/>
        </w:rPr>
      </w:pPr>
      <w:r w:rsidRPr="00332442">
        <w:rPr>
          <w:rFonts w:hint="cs"/>
          <w:rtl/>
        </w:rPr>
        <w:t>ומוכיח</w:t>
      </w:r>
      <w:r w:rsidR="00E31AD5">
        <w:rPr>
          <w:rtl/>
        </w:rPr>
        <w:t>:</w:t>
      </w:r>
    </w:p>
    <w:p w14:paraId="0E4111A7" w14:textId="1D880665" w:rsidR="00332442" w:rsidRPr="00332442" w:rsidRDefault="00E03339" w:rsidP="00332442">
      <w:pPr>
        <w:rPr>
          <w:rStyle w:val="affc"/>
          <w:rFonts w:ascii="BA Fontov Regular" w:hAnsi="BA Fontov Regular" w:cs="FrankRuehl"/>
          <w:b w:val="0"/>
          <w:bCs w:val="0"/>
          <w:sz w:val="18"/>
          <w:szCs w:val="18"/>
          <w:rtl/>
        </w:rPr>
      </w:pPr>
      <w:r>
        <w:rPr>
          <w:rFonts w:hint="cs"/>
          <w:rtl/>
        </w:rPr>
        <w:t>ש</w:t>
      </w:r>
      <w:r w:rsidRPr="00AA68DD">
        <w:rPr>
          <w:rtl/>
        </w:rPr>
        <w:t>דנין</w:t>
      </w:r>
      <w:r>
        <w:rPr>
          <w:rFonts w:hint="cs"/>
          <w:rtl/>
        </w:rPr>
        <w:t xml:space="preserve"> ברגל</w:t>
      </w:r>
      <w:r w:rsidRPr="00AA68DD">
        <w:rPr>
          <w:rtl/>
        </w:rPr>
        <w:t xml:space="preserve"> </w:t>
      </w:r>
      <w:r>
        <w:rPr>
          <w:rStyle w:val="affe"/>
          <w:rFonts w:hint="cs"/>
          <w:rtl/>
        </w:rPr>
        <w:t xml:space="preserve">נפשות מכות </w:t>
      </w:r>
      <w:r w:rsidRPr="00D54BA1">
        <w:rPr>
          <w:rStyle w:val="affe"/>
          <w:rFonts w:cs="PFT_Frank" w:hint="cs"/>
          <w:b/>
          <w:bCs/>
          <w:szCs w:val="10"/>
          <w:rtl/>
        </w:rPr>
        <w:t>ממונות,</w:t>
      </w:r>
      <w:r w:rsidRPr="00AA68DD">
        <w:rPr>
          <w:rFonts w:hint="cs"/>
          <w:rtl/>
        </w:rPr>
        <w:t xml:space="preserve"> </w:t>
      </w:r>
      <w:r>
        <w:rPr>
          <w:rFonts w:hint="cs"/>
          <w:rtl/>
        </w:rPr>
        <w:t xml:space="preserve">וא"כ- </w:t>
      </w:r>
      <w:r w:rsidRPr="00AA68DD">
        <w:rPr>
          <w:rFonts w:hint="cs"/>
          <w:rtl/>
        </w:rPr>
        <w:t>מנדין</w:t>
      </w:r>
      <w:r w:rsidRPr="00AA68DD" w:rsidDel="00B87B33">
        <w:rPr>
          <w:rFonts w:hint="cs"/>
          <w:rtl/>
        </w:rPr>
        <w:t xml:space="preserve"> </w:t>
      </w:r>
      <w:r w:rsidRPr="0098111F">
        <w:rPr>
          <w:rStyle w:val="affe"/>
          <w:rFonts w:hint="cs"/>
          <w:rtl/>
        </w:rPr>
        <w:t xml:space="preserve">ק"ו שלא </w:t>
      </w:r>
      <w:r>
        <w:rPr>
          <w:rStyle w:val="affe"/>
          <w:rFonts w:hint="cs"/>
          <w:rtl/>
        </w:rPr>
        <w:t>יפסיק</w:t>
      </w:r>
    </w:p>
    <w:p w14:paraId="42165560" w14:textId="368547DA" w:rsidR="00E31AD5" w:rsidRDefault="00E03339" w:rsidP="00332442">
      <w:pPr>
        <w:pStyle w:val="36"/>
        <w:framePr w:wrap="notBeside"/>
        <w:rPr>
          <w:rtl/>
        </w:rPr>
      </w:pPr>
      <w:r w:rsidRPr="00332442">
        <w:rPr>
          <w:rFonts w:hint="eastAsia"/>
          <w:rtl/>
        </w:rPr>
        <w:lastRenderedPageBreak/>
        <w:t>ו</w:t>
      </w:r>
      <w:r w:rsidRPr="00332442">
        <w:rPr>
          <w:rFonts w:hint="cs"/>
          <w:rtl/>
        </w:rPr>
        <w:t>דחו</w:t>
      </w:r>
      <w:r w:rsidR="00E31AD5">
        <w:rPr>
          <w:rFonts w:hint="cs"/>
          <w:rtl/>
        </w:rPr>
        <w:t>:</w:t>
      </w:r>
    </w:p>
    <w:p w14:paraId="18ACC643" w14:textId="453FF7E8" w:rsidR="00E03339" w:rsidRDefault="00E03339" w:rsidP="00164685">
      <w:pPr>
        <w:rPr>
          <w:rtl/>
        </w:rPr>
      </w:pPr>
      <w:r>
        <w:rPr>
          <w:rFonts w:hint="cs"/>
          <w:rtl/>
        </w:rPr>
        <w:t xml:space="preserve">כמו בנפשות שלא גומר ברגל </w:t>
      </w:r>
      <w:r w:rsidRPr="0098111F">
        <w:rPr>
          <w:rStyle w:val="affe"/>
          <w:rFonts w:hint="cs"/>
          <w:rtl/>
        </w:rPr>
        <w:t>דאין טועמין</w:t>
      </w:r>
      <w:r>
        <w:rPr>
          <w:rFonts w:hint="cs"/>
          <w:rtl/>
        </w:rPr>
        <w:t xml:space="preserve"> רק מעיינין</w:t>
      </w:r>
      <w:r w:rsidR="002A343B">
        <w:rPr>
          <w:rFonts w:hint="cs"/>
          <w:rtl/>
        </w:rPr>
        <w:t>.</w:t>
      </w:r>
    </w:p>
    <w:p w14:paraId="373EAF43" w14:textId="79F053B2" w:rsidR="00E03339" w:rsidRPr="006F178A" w:rsidRDefault="00E03339" w:rsidP="00164685">
      <w:pPr>
        <w:pStyle w:val="affd"/>
        <w:rPr>
          <w:rtl/>
        </w:rPr>
      </w:pPr>
      <w:r>
        <w:rPr>
          <w:rFonts w:hint="cs"/>
          <w:rtl/>
        </w:rPr>
        <w:t>ודוחים: דהוה עינוי הדין, אלא גומרים הדין סמוך לשקיעה , אחר שאכלו.</w:t>
      </w:r>
    </w:p>
    <w:p w14:paraId="6267596D" w14:textId="67CD0D4E" w:rsidR="00E31AD5" w:rsidRDefault="00E03339" w:rsidP="002A343B">
      <w:pPr>
        <w:pStyle w:val="36"/>
        <w:framePr w:wrap="notBeside"/>
        <w:rPr>
          <w:rtl/>
        </w:rPr>
      </w:pPr>
      <w:r w:rsidRPr="002A343B">
        <w:rPr>
          <w:rFonts w:hint="cs"/>
          <w:rtl/>
        </w:rPr>
        <w:t>ומוכיח</w:t>
      </w:r>
      <w:r w:rsidR="00E31AD5">
        <w:rPr>
          <w:rFonts w:hint="cs"/>
          <w:rtl/>
        </w:rPr>
        <w:t>:</w:t>
      </w:r>
    </w:p>
    <w:p w14:paraId="7AD67CA5" w14:textId="59E28724" w:rsidR="00E03339" w:rsidRPr="006F178A" w:rsidRDefault="00E03339" w:rsidP="00164685">
      <w:pPr>
        <w:rPr>
          <w:rtl/>
        </w:rPr>
      </w:pPr>
      <w:r w:rsidRPr="006F178A">
        <w:rPr>
          <w:rFonts w:ascii="Fb Fontext" w:hAnsi="Fb Fontext" w:hint="cs"/>
          <w:rtl/>
        </w:rPr>
        <w:t>מנודה שהתירו לו</w:t>
      </w:r>
      <w:r>
        <w:rPr>
          <w:rFonts w:ascii="Fb Fontext" w:hAnsi="Fb Fontext" w:hint="cs"/>
          <w:rtl/>
        </w:rPr>
        <w:t xml:space="preserve"> </w:t>
      </w:r>
      <w:r w:rsidRPr="00D54BA1">
        <w:rPr>
          <w:rStyle w:val="affe"/>
          <w:rFonts w:cs="PFT_Frank" w:hint="cs"/>
          <w:b/>
          <w:bCs/>
          <w:szCs w:val="10"/>
          <w:rtl/>
        </w:rPr>
        <w:t>לגלח</w:t>
      </w:r>
      <w:r>
        <w:rPr>
          <w:rFonts w:ascii="Fb Fontext" w:hAnsi="Fb Fontext" w:hint="cs"/>
          <w:rtl/>
        </w:rPr>
        <w:t>,</w:t>
      </w:r>
      <w:r w:rsidRPr="006A6EC3">
        <w:rPr>
          <w:rStyle w:val="affc"/>
          <w:rFonts w:hint="eastAsia"/>
          <w:rtl/>
        </w:rPr>
        <w:t xml:space="preserve"> </w:t>
      </w:r>
      <w:r w:rsidR="002A343B">
        <w:rPr>
          <w:rStyle w:val="affc"/>
          <w:rtl/>
        </w:rPr>
        <w:tab/>
      </w:r>
      <w:r w:rsidRPr="001F0CC6">
        <w:rPr>
          <w:rStyle w:val="affc"/>
          <w:rFonts w:hint="eastAsia"/>
          <w:rtl/>
        </w:rPr>
        <w:t>ו</w:t>
      </w:r>
      <w:r>
        <w:rPr>
          <w:rStyle w:val="affc"/>
          <w:rFonts w:hint="cs"/>
          <w:rtl/>
        </w:rPr>
        <w:t>דחו</w:t>
      </w:r>
      <w:r>
        <w:rPr>
          <w:rFonts w:ascii="Fb Fontext" w:hAnsi="Fb Fontext" w:hint="cs"/>
          <w:rtl/>
        </w:rPr>
        <w:t>:</w:t>
      </w:r>
      <w:r w:rsidRPr="006F178A">
        <w:rPr>
          <w:rFonts w:ascii="Fb Fontext" w:hAnsi="Fb Fontext" w:hint="cs"/>
          <w:rtl/>
        </w:rPr>
        <w:t xml:space="preserve"> פייס לבע</w:t>
      </w:r>
      <w:r w:rsidRPr="006F178A">
        <w:rPr>
          <w:rFonts w:ascii="Fb Fontext" w:hAnsi="Fb Fontext"/>
          <w:rtl/>
        </w:rPr>
        <w:t>"</w:t>
      </w:r>
      <w:r w:rsidRPr="006F178A">
        <w:rPr>
          <w:rFonts w:ascii="Fb Fontext" w:hAnsi="Fb Fontext" w:hint="cs"/>
          <w:rtl/>
        </w:rPr>
        <w:t>ד</w:t>
      </w:r>
      <w:r w:rsidRPr="0098111F">
        <w:rPr>
          <w:rStyle w:val="affe"/>
          <w:rFonts w:hint="cs"/>
          <w:rtl/>
        </w:rPr>
        <w:t xml:space="preserve"> והתירו </w:t>
      </w:r>
      <w:r w:rsidRPr="00D54BA1">
        <w:rPr>
          <w:rStyle w:val="affe"/>
          <w:rFonts w:cs="PFT_Frank" w:hint="cs"/>
          <w:b/>
          <w:bCs/>
          <w:szCs w:val="10"/>
          <w:rtl/>
        </w:rPr>
        <w:t>הנידוי</w:t>
      </w:r>
      <w:r>
        <w:rPr>
          <w:rStyle w:val="affe"/>
          <w:rFonts w:hint="cs"/>
          <w:rtl/>
        </w:rPr>
        <w:t>.</w:t>
      </w:r>
    </w:p>
    <w:p w14:paraId="1C5359F0" w14:textId="14A0903F" w:rsidR="00E31AD5" w:rsidRDefault="00E03339" w:rsidP="005055DD">
      <w:pPr>
        <w:pStyle w:val="36"/>
        <w:framePr w:wrap="notBeside"/>
        <w:rPr>
          <w:rtl/>
        </w:rPr>
      </w:pPr>
      <w:r w:rsidRPr="005055DD">
        <w:rPr>
          <w:rFonts w:hint="cs"/>
          <w:rtl/>
        </w:rPr>
        <w:t>ג</w:t>
      </w:r>
      <w:r w:rsidR="00E31AD5">
        <w:rPr>
          <w:rFonts w:hint="cs"/>
          <w:rtl/>
        </w:rPr>
        <w:t>.</w:t>
      </w:r>
    </w:p>
    <w:p w14:paraId="1178C7F2" w14:textId="0F571F2A" w:rsidR="00E03339" w:rsidRDefault="00E03339" w:rsidP="005055DD">
      <w:pPr>
        <w:jc w:val="center"/>
        <w:rPr>
          <w:rFonts w:ascii="Fb Fontext" w:hAnsi="Fb Fontext"/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מצורע</w:t>
      </w:r>
      <w:r w:rsidRPr="0098111F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מהו</w:t>
      </w:r>
      <w:r w:rsidRPr="0098111F">
        <w:rPr>
          <w:rFonts w:ascii="Fb Fontext" w:hAnsi="Fb Fontext"/>
          <w:rtl/>
        </w:rPr>
        <w:t xml:space="preserve"> ברגל</w:t>
      </w:r>
      <w:r>
        <w:rPr>
          <w:rFonts w:ascii="Fb Fontext" w:hAnsi="Fb Fontext" w:hint="cs"/>
          <w:rtl/>
        </w:rPr>
        <w:t>?</w:t>
      </w:r>
    </w:p>
    <w:p w14:paraId="522F595E" w14:textId="2E7656FC" w:rsidR="00E31AD5" w:rsidRDefault="006524F3" w:rsidP="005055DD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אביי </w:t>
      </w:r>
      <w:r w:rsidR="00E03339" w:rsidRPr="005055DD">
        <w:rPr>
          <w:rFonts w:hint="cs"/>
          <w:rtl/>
        </w:rPr>
        <w:t>מוכיח</w:t>
      </w:r>
      <w:r w:rsidR="00E31AD5">
        <w:rPr>
          <w:rFonts w:hint="cs"/>
          <w:rtl/>
        </w:rPr>
        <w:t>:</w:t>
      </w:r>
    </w:p>
    <w:p w14:paraId="619B4815" w14:textId="166595C5" w:rsidR="00E03339" w:rsidRPr="00486622" w:rsidRDefault="00E03339" w:rsidP="00164685">
      <w:pPr>
        <w:rPr>
          <w:rtl/>
        </w:rPr>
      </w:pPr>
      <w:r w:rsidRPr="008A5D27">
        <w:rPr>
          <w:rFonts w:hint="cs"/>
          <w:rtl/>
        </w:rPr>
        <w:t>מ</w:t>
      </w:r>
      <w:r w:rsidRPr="008A5D27">
        <w:rPr>
          <w:rtl/>
        </w:rPr>
        <w:t xml:space="preserve">מצורע </w:t>
      </w:r>
      <w:r>
        <w:rPr>
          <w:rFonts w:hint="cs"/>
          <w:rtl/>
        </w:rPr>
        <w:t xml:space="preserve">העולה </w:t>
      </w:r>
      <w:r w:rsidRPr="008A5D27">
        <w:rPr>
          <w:rtl/>
        </w:rPr>
        <w:t xml:space="preserve">מטומאתו </w:t>
      </w:r>
      <w:r>
        <w:rPr>
          <w:rStyle w:val="affe"/>
          <w:rFonts w:hint="cs"/>
          <w:rtl/>
        </w:rPr>
        <w:t>ש</w:t>
      </w:r>
      <w:r w:rsidRPr="008A5D27">
        <w:rPr>
          <w:rStyle w:val="affe"/>
          <w:rFonts w:hint="cs"/>
          <w:rtl/>
        </w:rPr>
        <w:t>מגלח</w:t>
      </w:r>
      <w:r>
        <w:rPr>
          <w:rStyle w:val="affe"/>
          <w:rFonts w:hint="cs"/>
          <w:rtl/>
        </w:rPr>
        <w:t xml:space="preserve"> -</w:t>
      </w:r>
      <w:r>
        <w:rPr>
          <w:rFonts w:hint="cs"/>
          <w:rtl/>
        </w:rPr>
        <w:t xml:space="preserve"> </w:t>
      </w:r>
      <w:r w:rsidRPr="007117F5">
        <w:rPr>
          <w:rFonts w:cs="PFT_Frank" w:hint="cs"/>
          <w:b/>
          <w:bCs/>
          <w:szCs w:val="14"/>
          <w:rtl/>
        </w:rPr>
        <w:t>הא</w:t>
      </w:r>
      <w:r w:rsidRPr="007F2911">
        <w:rPr>
          <w:rFonts w:hint="cs"/>
          <w:rtl/>
        </w:rPr>
        <w:t xml:space="preserve"> בטומאתו</w:t>
      </w:r>
      <w:r w:rsidRPr="00486622">
        <w:rPr>
          <w:rFonts w:hint="cs"/>
          <w:rtl/>
        </w:rPr>
        <w:t xml:space="preserve"> </w:t>
      </w:r>
      <w:r>
        <w:rPr>
          <w:rFonts w:hint="cs"/>
          <w:rtl/>
        </w:rPr>
        <w:t>אסור</w:t>
      </w:r>
      <w:r>
        <w:rPr>
          <w:rStyle w:val="affe"/>
          <w:rFonts w:hint="cs"/>
          <w:rtl/>
        </w:rPr>
        <w:t>,</w:t>
      </w:r>
    </w:p>
    <w:p w14:paraId="596FAC5B" w14:textId="004B8CA0" w:rsidR="00E31AD5" w:rsidRDefault="00E03339" w:rsidP="006524F3">
      <w:pPr>
        <w:pStyle w:val="36"/>
        <w:framePr w:wrap="notBeside"/>
        <w:rPr>
          <w:rtl/>
        </w:rPr>
      </w:pPr>
      <w:r w:rsidRPr="006524F3">
        <w:rPr>
          <w:rFonts w:hint="cs"/>
          <w:rtl/>
        </w:rPr>
        <w:t>דחו</w:t>
      </w:r>
      <w:r w:rsidR="00E31AD5">
        <w:rPr>
          <w:rFonts w:hint="cs"/>
          <w:rtl/>
        </w:rPr>
        <w:t>:</w:t>
      </w:r>
    </w:p>
    <w:p w14:paraId="1D293E2C" w14:textId="0CD4C3FE" w:rsidR="00E03339" w:rsidRDefault="00E03339" w:rsidP="00164685">
      <w:pPr>
        <w:rPr>
          <w:rFonts w:cs="Guttman Vilna"/>
          <w:rtl/>
        </w:rPr>
      </w:pPr>
      <w:r w:rsidRPr="00486622">
        <w:rPr>
          <w:rFonts w:hint="cs"/>
          <w:rtl/>
        </w:rPr>
        <w:t>קמ"ל</w:t>
      </w:r>
      <w:r w:rsidRPr="001F0CC6">
        <w:rPr>
          <w:rtl/>
        </w:rPr>
        <w:t xml:space="preserve"> </w:t>
      </w:r>
      <w:r w:rsidRPr="007117F5">
        <w:rPr>
          <w:rFonts w:cs="PFT_Frank" w:hint="cs"/>
          <w:b/>
          <w:bCs/>
          <w:szCs w:val="14"/>
          <w:rtl/>
        </w:rPr>
        <w:t>שאפי'</w:t>
      </w:r>
      <w:r>
        <w:rPr>
          <w:rFonts w:hint="cs"/>
          <w:rtl/>
        </w:rPr>
        <w:t xml:space="preserve"> כאן</w:t>
      </w:r>
      <w:r w:rsidRPr="001F0CC6">
        <w:rPr>
          <w:rtl/>
        </w:rPr>
        <w:t xml:space="preserve"> </w:t>
      </w:r>
      <w:r>
        <w:rPr>
          <w:rFonts w:hint="cs"/>
          <w:rtl/>
        </w:rPr>
        <w:t>לא חוששים</w:t>
      </w:r>
      <w:r w:rsidRPr="001F0CC6">
        <w:rPr>
          <w:rtl/>
        </w:rPr>
        <w:t xml:space="preserve"> </w:t>
      </w:r>
      <w:r>
        <w:rPr>
          <w:rFonts w:hint="cs"/>
          <w:rtl/>
        </w:rPr>
        <w:t>ש</w:t>
      </w:r>
      <w:r w:rsidRPr="001F0CC6">
        <w:rPr>
          <w:rtl/>
        </w:rPr>
        <w:t>ישהה קרבנותיו</w:t>
      </w:r>
      <w:r>
        <w:rPr>
          <w:rFonts w:cs="Guttman Vilna" w:hint="cs"/>
          <w:rtl/>
        </w:rPr>
        <w:t xml:space="preserve"> </w:t>
      </w:r>
      <w:r w:rsidRPr="00F37B99">
        <w:rPr>
          <w:rStyle w:val="affe"/>
          <w:rFonts w:hint="cs"/>
          <w:rtl/>
        </w:rPr>
        <w:t>לרגל</w:t>
      </w:r>
      <w:r>
        <w:rPr>
          <w:rStyle w:val="affe"/>
          <w:rFonts w:hint="cs"/>
          <w:rtl/>
        </w:rPr>
        <w:t>,</w:t>
      </w:r>
    </w:p>
    <w:p w14:paraId="595A9929" w14:textId="60419A10" w:rsidR="00E31AD5" w:rsidRDefault="00641B21" w:rsidP="00641B21">
      <w:pPr>
        <w:pStyle w:val="36"/>
        <w:framePr w:wrap="notBeside"/>
        <w:rPr>
          <w:rtl/>
        </w:rPr>
      </w:pPr>
      <w:r w:rsidRPr="00641B21">
        <w:rPr>
          <w:rFonts w:hint="cs"/>
          <w:rtl/>
        </w:rPr>
        <w:t xml:space="preserve">רבא </w:t>
      </w:r>
      <w:r w:rsidR="00E03339" w:rsidRPr="00641B21">
        <w:rPr>
          <w:rFonts w:hint="cs"/>
          <w:rtl/>
        </w:rPr>
        <w:t>מוכיח</w:t>
      </w:r>
      <w:r w:rsidR="00E31AD5">
        <w:rPr>
          <w:rtl/>
        </w:rPr>
        <w:t>:</w:t>
      </w:r>
    </w:p>
    <w:p w14:paraId="412DB88C" w14:textId="598EE100" w:rsidR="00E03339" w:rsidRPr="007117F5" w:rsidRDefault="00E03339" w:rsidP="003F5941">
      <w:pPr>
        <w:rPr>
          <w:rStyle w:val="affff2"/>
          <w:rFonts w:ascii="BA Fontov Regular" w:hAnsi="BA Fontov Regular" w:cs="PFT_Frank"/>
          <w:b/>
          <w:bCs/>
          <w:sz w:val="18"/>
          <w:szCs w:val="14"/>
          <w:rtl/>
        </w:rPr>
      </w:pPr>
      <w:r>
        <w:rPr>
          <w:rStyle w:val="af4"/>
          <w:rFonts w:hint="cs"/>
          <w:rtl/>
        </w:rPr>
        <w:t>ד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והצרוע</w:t>
      </w:r>
      <w:r w:rsidRPr="00A824E4">
        <w:rPr>
          <w:rStyle w:val="af4"/>
          <w:rFonts w:hint="cs"/>
          <w:rtl/>
        </w:rPr>
        <w:t>'</w:t>
      </w:r>
      <w:r w:rsidRPr="006F178A">
        <w:rPr>
          <w:rtl/>
        </w:rPr>
        <w:t xml:space="preserve"> </w:t>
      </w:r>
      <w:r>
        <w:rPr>
          <w:rFonts w:hint="cs"/>
          <w:rtl/>
        </w:rPr>
        <w:t>לרבות</w:t>
      </w:r>
      <w:r w:rsidRPr="00EB0727">
        <w:rPr>
          <w:rtl/>
        </w:rPr>
        <w:t xml:space="preserve"> </w:t>
      </w:r>
      <w:r w:rsidRPr="00EB0727">
        <w:rPr>
          <w:rFonts w:hint="cs"/>
          <w:rtl/>
        </w:rPr>
        <w:t>כה</w:t>
      </w:r>
      <w:r w:rsidRPr="00EB0727">
        <w:rPr>
          <w:rtl/>
        </w:rPr>
        <w:t>"</w:t>
      </w:r>
      <w:r w:rsidRPr="00EB0727">
        <w:rPr>
          <w:rFonts w:hint="cs"/>
          <w:rtl/>
        </w:rPr>
        <w:t>ג</w:t>
      </w:r>
      <w:r>
        <w:rPr>
          <w:rFonts w:hint="cs"/>
          <w:rtl/>
        </w:rPr>
        <w:t>,</w:t>
      </w:r>
      <w:r w:rsidRPr="00EB0727">
        <w:rPr>
          <w:rtl/>
        </w:rPr>
        <w:t xml:space="preserve"> דכל </w:t>
      </w:r>
      <w:r>
        <w:rPr>
          <w:rFonts w:hint="cs"/>
          <w:b/>
          <w:rtl/>
        </w:rPr>
        <w:t>שנתו</w:t>
      </w:r>
      <w:r>
        <w:rPr>
          <w:rFonts w:hint="cs"/>
          <w:rtl/>
        </w:rPr>
        <w:t xml:space="preserve"> </w:t>
      </w:r>
      <w:r w:rsidRPr="00EB0727">
        <w:rPr>
          <w:rtl/>
        </w:rPr>
        <w:t>כרגל</w:t>
      </w:r>
      <w:r>
        <w:rPr>
          <w:rFonts w:hint="cs"/>
          <w:rtl/>
        </w:rPr>
        <w:t xml:space="preserve"> </w:t>
      </w:r>
      <w:r w:rsidRPr="00F37B99">
        <w:rPr>
          <w:rStyle w:val="affe"/>
          <w:rFonts w:hint="cs"/>
          <w:rtl/>
        </w:rPr>
        <w:t>כשאונן</w:t>
      </w:r>
      <w:r w:rsidRPr="00EB0727">
        <w:rPr>
          <w:rtl/>
        </w:rPr>
        <w:t xml:space="preserve"> </w:t>
      </w:r>
      <w:r w:rsidRPr="007117F5">
        <w:rPr>
          <w:rFonts w:cs="PFT_Frank" w:hint="cs"/>
          <w:b/>
          <w:bCs/>
          <w:szCs w:val="14"/>
          <w:rtl/>
        </w:rPr>
        <w:t>ונוהג</w:t>
      </w:r>
      <w:r>
        <w:rPr>
          <w:rFonts w:hint="cs"/>
          <w:rtl/>
        </w:rPr>
        <w:t>.</w:t>
      </w:r>
    </w:p>
    <w:p w14:paraId="120DAFA0" w14:textId="77777777" w:rsidR="00E03339" w:rsidRDefault="00E03339" w:rsidP="00800D78">
      <w:pPr>
        <w:pStyle w:val="afff3"/>
        <w:framePr w:wrap="around"/>
        <w:rPr>
          <w:rStyle w:val="affff2"/>
          <w:rtl/>
        </w:rPr>
      </w:pPr>
      <w:r>
        <w:rPr>
          <w:rStyle w:val="affff2"/>
          <w:rFonts w:hint="cs"/>
          <w:rtl/>
        </w:rPr>
        <w:t>טו.</w:t>
      </w:r>
    </w:p>
    <w:p w14:paraId="32173BA8" w14:textId="77777777" w:rsidR="00E03339" w:rsidRPr="00BB2BE7" w:rsidRDefault="00E03339" w:rsidP="00BB2BE7">
      <w:pPr>
        <w:pStyle w:val="affff1"/>
        <w:rPr>
          <w:rtl/>
        </w:rPr>
      </w:pPr>
      <w:ins w:id="9824" w:author="מספור קטעי משנה" w:date="2026-10-06T06:45:36Z">
        <w:r>
          <w:rPr>
            <w:rStyle w:val="MisparKeta"/>
          </w:rPr>
          <w:t xml:space="preserve">ב. </w:t>
        </w:r>
      </w:ins>
      <w:r w:rsidRPr="00BB2BE7">
        <w:rPr>
          <w:rtl/>
        </w:rPr>
        <w:t>תספורת</w:t>
      </w:r>
    </w:p>
    <w:p w14:paraId="40586E27" w14:textId="77777777" w:rsidR="00E03339" w:rsidRPr="006F178A" w:rsidRDefault="00E03339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אבל</w:t>
      </w:r>
      <w:r w:rsidRPr="007117F5">
        <w:rPr>
          <w:rFonts w:ascii="Fb Fontext" w:hAnsi="Fb Fontext" w:cs="PFT_Frank" w:hint="cs"/>
          <w:b/>
          <w:bCs/>
          <w:szCs w:val="14"/>
          <w:rtl/>
        </w:rPr>
        <w:t xml:space="preserve"> -</w:t>
      </w:r>
      <w:r w:rsidRPr="007117F5">
        <w:rPr>
          <w:rFonts w:ascii="Fb Fontext" w:hAnsi="Fb Fontext" w:cs="PFT_Frank"/>
          <w:b/>
          <w:bCs/>
          <w:szCs w:val="14"/>
          <w:rtl/>
        </w:rPr>
        <w:t xml:space="preserve"> אסור,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ד</w:t>
      </w:r>
      <w:r>
        <w:rPr>
          <w:rFonts w:ascii="Fb Fontext" w:hAnsi="Fb Fontext" w:hint="cs"/>
          <w:rtl/>
        </w:rPr>
        <w:t xml:space="preserve">רק </w:t>
      </w:r>
      <w:r w:rsidRPr="006F178A">
        <w:rPr>
          <w:rFonts w:ascii="Fb Fontext" w:hAnsi="Fb Fontext" w:hint="cs"/>
          <w:rtl/>
        </w:rPr>
        <w:t xml:space="preserve">לבני אהרן 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ראשיכם אל תפרעו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 xml:space="preserve"> </w:t>
      </w:r>
      <w:r>
        <w:rPr>
          <w:rFonts w:ascii="Fb Fontext" w:hAnsi="Fb Fontext" w:hint="cs"/>
          <w:rtl/>
        </w:rPr>
        <w:t>.</w:t>
      </w:r>
    </w:p>
    <w:p w14:paraId="1B86AB02" w14:textId="77777777" w:rsidR="00E03339" w:rsidRDefault="00E03339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 w:val="20"/>
          <w:szCs w:val="14"/>
          <w:rtl/>
        </w:rPr>
        <w:t>מנוד</w:t>
      </w:r>
      <w:r w:rsidRPr="007117F5">
        <w:rPr>
          <w:rFonts w:ascii="Fb Fontext" w:hAnsi="Fb Fontext" w:cs="PFT_Frank" w:hint="cs"/>
          <w:b/>
          <w:bCs/>
          <w:sz w:val="20"/>
          <w:szCs w:val="14"/>
          <w:rtl/>
        </w:rPr>
        <w:t>ה</w:t>
      </w:r>
      <w:r w:rsidRPr="006F178A">
        <w:rPr>
          <w:rFonts w:ascii="Fb Fontext" w:hAnsi="Fb Fontext"/>
          <w:sz w:val="20"/>
          <w:rtl/>
        </w:rPr>
        <w:t xml:space="preserve"> </w:t>
      </w:r>
      <w:r w:rsidRPr="007117F5">
        <w:rPr>
          <w:rFonts w:ascii="Fb Fontext" w:hAnsi="Fb Fontext" w:cs="PFT_Frank"/>
          <w:b/>
          <w:bCs/>
          <w:sz w:val="20"/>
          <w:szCs w:val="14"/>
          <w:rtl/>
        </w:rPr>
        <w:t>ומצורע</w:t>
      </w:r>
      <w:r>
        <w:rPr>
          <w:rFonts w:ascii="Fb Fontext" w:hAnsi="Fb Fontext" w:hint="cs"/>
          <w:sz w:val="20"/>
          <w:rtl/>
        </w:rPr>
        <w:t xml:space="preserve"> </w:t>
      </w:r>
      <w:r>
        <w:rPr>
          <w:rFonts w:ascii="Fb Fontext" w:hAnsi="Fb Fontext"/>
          <w:sz w:val="20"/>
          <w:rtl/>
        </w:rPr>
        <w:t>–</w:t>
      </w:r>
      <w:r w:rsidRPr="006F178A">
        <w:rPr>
          <w:rFonts w:ascii="Fb Fontext" w:hAnsi="Fb Fontext"/>
          <w:sz w:val="20"/>
          <w:rtl/>
        </w:rPr>
        <w:t xml:space="preserve"> </w:t>
      </w:r>
      <w:r w:rsidRPr="007117F5">
        <w:rPr>
          <w:rFonts w:ascii="Fb Fontext" w:hAnsi="Fb Fontext" w:cs="PFT_Frank"/>
          <w:b/>
          <w:bCs/>
          <w:sz w:val="20"/>
          <w:szCs w:val="14"/>
          <w:rtl/>
        </w:rPr>
        <w:t>אסורין</w:t>
      </w:r>
      <w:r>
        <w:rPr>
          <w:rFonts w:ascii="Fb Fontext" w:hAnsi="Fb Fontext" w:hint="cs"/>
          <w:sz w:val="20"/>
          <w:rtl/>
        </w:rPr>
        <w:t>,</w:t>
      </w:r>
      <w:r w:rsidRPr="006F178A">
        <w:rPr>
          <w:rFonts w:ascii="Fb Fontext" w:hAnsi="Fb Fontext"/>
          <w:sz w:val="20"/>
          <w:rtl/>
        </w:rPr>
        <w:t xml:space="preserve"> </w:t>
      </w:r>
      <w:r w:rsidRPr="00C07C11">
        <w:rPr>
          <w:rStyle w:val="affc"/>
          <w:rFonts w:hint="cs"/>
          <w:rtl/>
        </w:rPr>
        <w:t>תניא</w:t>
      </w:r>
      <w:r>
        <w:rPr>
          <w:rFonts w:ascii="Fb Fontext" w:hAnsi="Fb Fontext" w:hint="cs"/>
          <w:sz w:val="20"/>
          <w:rtl/>
        </w:rPr>
        <w:t xml:space="preserve">: אסורים </w:t>
      </w:r>
      <w:r w:rsidRPr="006F178A">
        <w:rPr>
          <w:rFonts w:ascii="Fb Fontext" w:hAnsi="Fb Fontext"/>
          <w:sz w:val="20"/>
          <w:rtl/>
        </w:rPr>
        <w:t>לספר.</w:t>
      </w:r>
    </w:p>
    <w:p w14:paraId="185B213A" w14:textId="77777777" w:rsidR="00E03339" w:rsidRPr="009C1970" w:rsidRDefault="00E03339" w:rsidP="00CD2844">
      <w:pPr>
        <w:pStyle w:val="affd"/>
        <w:rPr>
          <w:rtl/>
        </w:rPr>
      </w:pPr>
      <w:r>
        <w:rPr>
          <w:rFonts w:hint="cs"/>
          <w:rtl/>
        </w:rPr>
        <w:t>[</w:t>
      </w:r>
      <w:r w:rsidRPr="00D54BA1">
        <w:rPr>
          <w:rFonts w:cs="PFT_Frank"/>
          <w:b/>
          <w:bCs/>
          <w:szCs w:val="10"/>
          <w:rtl/>
        </w:rPr>
        <w:t>מנודה שמת</w:t>
      </w:r>
      <w:r w:rsidRPr="006F178A">
        <w:rPr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בי"ד </w:t>
      </w:r>
      <w:r w:rsidRPr="006F178A">
        <w:rPr>
          <w:rtl/>
        </w:rPr>
        <w:t xml:space="preserve"> </w:t>
      </w:r>
      <w:r w:rsidRPr="00392931">
        <w:rPr>
          <w:rtl/>
        </w:rPr>
        <w:t>מניחין אבן על ארונו</w:t>
      </w:r>
      <w:r>
        <w:rPr>
          <w:rFonts w:hint="cs"/>
          <w:rtl/>
        </w:rPr>
        <w:t>].</w:t>
      </w:r>
    </w:p>
    <w:p w14:paraId="7B167C11" w14:textId="77777777" w:rsidR="00E03339" w:rsidRPr="00BB2BE7" w:rsidRDefault="00E03339" w:rsidP="00BB2BE7">
      <w:pPr>
        <w:pStyle w:val="affff1"/>
        <w:rPr>
          <w:rtl/>
        </w:rPr>
      </w:pPr>
      <w:ins w:id="9825" w:author="מספור קטעי משנה" w:date="2026-10-06T06:45:36Z">
        <w:r>
          <w:rPr>
            <w:rStyle w:val="MisparKeta"/>
          </w:rPr>
          <w:t xml:space="preserve">ב. </w:t>
        </w:r>
      </w:ins>
      <w:r w:rsidRPr="00BB2BE7">
        <w:rPr>
          <w:rtl/>
        </w:rPr>
        <w:t>עטיפת הראש</w:t>
      </w:r>
    </w:p>
    <w:p w14:paraId="28A29BC0" w14:textId="77777777" w:rsidR="00E03339" w:rsidRPr="006F178A" w:rsidRDefault="00E03339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אבל</w:t>
      </w:r>
      <w:r w:rsidRPr="007117F5">
        <w:rPr>
          <w:rFonts w:ascii="Fb Fontext" w:hAnsi="Fb Fontext" w:cs="PFT_Frank" w:hint="cs"/>
          <w:b/>
          <w:bCs/>
          <w:szCs w:val="14"/>
          <w:rtl/>
        </w:rPr>
        <w:t xml:space="preserve"> -</w:t>
      </w:r>
      <w:r w:rsidRPr="007117F5">
        <w:rPr>
          <w:rFonts w:ascii="Fb Fontext" w:hAnsi="Fb Fontext" w:cs="PFT_Frank"/>
          <w:b/>
          <w:bCs/>
          <w:szCs w:val="14"/>
          <w:rtl/>
        </w:rPr>
        <w:t xml:space="preserve"> חייב</w:t>
      </w:r>
      <w:r w:rsidRPr="006F178A">
        <w:rPr>
          <w:rFonts w:ascii="Fb Fontext" w:hAnsi="Fb Fontext"/>
          <w:rtl/>
        </w:rPr>
        <w:t xml:space="preserve">, </w:t>
      </w:r>
      <w:r w:rsidRPr="00912057">
        <w:rPr>
          <w:rFonts w:ascii="Fb Fontext" w:hAnsi="Fb Fontext"/>
          <w:rtl/>
        </w:rPr>
        <w:t>ד</w:t>
      </w:r>
      <w:r>
        <w:rPr>
          <w:rFonts w:ascii="Fb Fontext" w:hAnsi="Fb Fontext" w:hint="cs"/>
          <w:rtl/>
        </w:rPr>
        <w:t xml:space="preserve">רק </w:t>
      </w:r>
      <w:r w:rsidRPr="009857FC">
        <w:rPr>
          <w:rFonts w:ascii="Fb Fontext" w:hAnsi="Fb Fontext"/>
          <w:rtl/>
        </w:rPr>
        <w:t>ליחזקאל</w:t>
      </w:r>
      <w:r w:rsidRPr="00A824E4">
        <w:rPr>
          <w:rStyle w:val="af4"/>
          <w:rtl/>
        </w:rPr>
        <w:t xml:space="preserve"> 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ולא תעטה על שפם</w:t>
      </w:r>
      <w:r w:rsidRPr="00A824E4">
        <w:rPr>
          <w:rStyle w:val="af4"/>
          <w:rFonts w:hint="cs"/>
          <w:rtl/>
        </w:rPr>
        <w:t>'</w:t>
      </w:r>
      <w:r w:rsidRPr="006F178A">
        <w:rPr>
          <w:rFonts w:ascii="Fb Fontext" w:hAnsi="Fb Fontext"/>
          <w:rtl/>
        </w:rPr>
        <w:t>.</w:t>
      </w:r>
    </w:p>
    <w:p w14:paraId="013DED18" w14:textId="77777777" w:rsidR="00E03339" w:rsidRPr="006F178A" w:rsidRDefault="00E03339" w:rsidP="00164685">
      <w:pPr>
        <w:rPr>
          <w:rFonts w:cs="Guttman Vilna"/>
          <w:b/>
          <w:bCs/>
          <w:rtl/>
        </w:rPr>
      </w:pPr>
      <w:r w:rsidRPr="007117F5">
        <w:rPr>
          <w:rFonts w:cs="PFT_Frank"/>
          <w:b/>
          <w:bCs/>
          <w:szCs w:val="14"/>
          <w:rtl/>
        </w:rPr>
        <w:t>מנודה</w:t>
      </w:r>
      <w:r w:rsidRPr="007117F5">
        <w:rPr>
          <w:rFonts w:cs="PFT_Frank" w:hint="cs"/>
          <w:b/>
          <w:bCs/>
          <w:szCs w:val="14"/>
          <w:rtl/>
        </w:rPr>
        <w:t xml:space="preserve"> - ספק, </w:t>
      </w:r>
      <w:r w:rsidRPr="00954F7E">
        <w:rPr>
          <w:rStyle w:val="affc"/>
          <w:rFonts w:hint="eastAsia"/>
          <w:rtl/>
        </w:rPr>
        <w:t>מוכ</w:t>
      </w:r>
      <w:r>
        <w:rPr>
          <w:rStyle w:val="affc"/>
          <w:rFonts w:hint="cs"/>
          <w:rtl/>
        </w:rPr>
        <w:t>י</w:t>
      </w:r>
      <w:r w:rsidRPr="00954F7E">
        <w:rPr>
          <w:rStyle w:val="affc"/>
          <w:rFonts w:hint="eastAsia"/>
          <w:rtl/>
        </w:rPr>
        <w:t>ח</w:t>
      </w:r>
      <w:r>
        <w:rPr>
          <w:rStyle w:val="affc"/>
          <w:rFonts w:hint="cs"/>
          <w:rtl/>
        </w:rPr>
        <w:t>:</w:t>
      </w:r>
      <w:r>
        <w:rPr>
          <w:rFonts w:hint="cs"/>
          <w:rtl/>
        </w:rPr>
        <w:t xml:space="preserve"> ש</w:t>
      </w:r>
      <w:r w:rsidRPr="006F178A">
        <w:rPr>
          <w:rtl/>
        </w:rPr>
        <w:t>מתעטפין כמנודין</w:t>
      </w:r>
      <w:r>
        <w:rPr>
          <w:rFonts w:hint="cs"/>
          <w:rtl/>
        </w:rPr>
        <w:t xml:space="preserve"> </w:t>
      </w:r>
      <w:r>
        <w:rPr>
          <w:rStyle w:val="affc"/>
          <w:rFonts w:hint="cs"/>
          <w:rtl/>
        </w:rPr>
        <w:t>ודחה</w:t>
      </w:r>
      <w:r w:rsidRPr="00954F7E">
        <w:rPr>
          <w:rStyle w:val="affc"/>
          <w:rtl/>
        </w:rPr>
        <w:t>:</w:t>
      </w:r>
      <w:r w:rsidRPr="006F178A">
        <w:rPr>
          <w:rtl/>
        </w:rPr>
        <w:t xml:space="preserve"> </w:t>
      </w:r>
      <w:r w:rsidRPr="00801427">
        <w:rPr>
          <w:rtl/>
        </w:rPr>
        <w:t>לשמים</w:t>
      </w:r>
      <w:r w:rsidRPr="006F178A">
        <w:rPr>
          <w:rtl/>
        </w:rPr>
        <w:t xml:space="preserve"> חמ</w:t>
      </w:r>
      <w:r>
        <w:rPr>
          <w:rFonts w:hint="cs"/>
          <w:rtl/>
        </w:rPr>
        <w:t>ו</w:t>
      </w:r>
      <w:r w:rsidRPr="006F178A">
        <w:rPr>
          <w:rtl/>
        </w:rPr>
        <w:t>ר.</w:t>
      </w:r>
    </w:p>
    <w:p w14:paraId="3FBD6B1D" w14:textId="77777777" w:rsidR="00E03339" w:rsidRPr="006F178A" w:rsidRDefault="00E03339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 w:val="20"/>
          <w:szCs w:val="14"/>
          <w:rtl/>
        </w:rPr>
        <w:t>מצורע</w:t>
      </w:r>
      <w:r w:rsidRPr="006F178A">
        <w:rPr>
          <w:rFonts w:ascii="Fb Fontext" w:hAnsi="Fb Fontext"/>
          <w:sz w:val="20"/>
          <w:rtl/>
        </w:rPr>
        <w:t xml:space="preserve"> </w:t>
      </w:r>
      <w:r>
        <w:rPr>
          <w:rFonts w:ascii="Fb Fontext" w:hAnsi="Fb Fontext"/>
          <w:sz w:val="20"/>
          <w:rtl/>
        </w:rPr>
        <w:t>–</w:t>
      </w:r>
      <w:r>
        <w:rPr>
          <w:rFonts w:ascii="Fb Fontext" w:hAnsi="Fb Fontext" w:hint="cs"/>
          <w:sz w:val="20"/>
          <w:rtl/>
        </w:rPr>
        <w:t xml:space="preserve"> </w:t>
      </w:r>
      <w:r w:rsidRPr="007117F5">
        <w:rPr>
          <w:rFonts w:ascii="Fb Fontext" w:hAnsi="Fb Fontext" w:cs="PFT_Frank" w:hint="cs"/>
          <w:b/>
          <w:bCs/>
          <w:sz w:val="20"/>
          <w:szCs w:val="14"/>
          <w:rtl/>
        </w:rPr>
        <w:t>חייב</w:t>
      </w:r>
      <w:r>
        <w:rPr>
          <w:rFonts w:ascii="Fb Fontext" w:hAnsi="Fb Fontext" w:hint="cs"/>
          <w:sz w:val="20"/>
          <w:rtl/>
        </w:rPr>
        <w:t xml:space="preserve">,  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ועל שפם יעטה'</w:t>
      </w:r>
      <w:r>
        <w:rPr>
          <w:rFonts w:ascii="Fb Fontext" w:hAnsi="Fb Fontext" w:hint="cs"/>
          <w:sz w:val="20"/>
          <w:rtl/>
        </w:rPr>
        <w:t>.</w:t>
      </w:r>
    </w:p>
    <w:p w14:paraId="60C3169E" w14:textId="77777777" w:rsidR="00E03339" w:rsidRDefault="00E03339" w:rsidP="00164685">
      <w:pPr>
        <w:pStyle w:val="affff1"/>
        <w:rPr>
          <w:rtl/>
        </w:rPr>
      </w:pPr>
      <w:ins w:id="9826" w:author="מספור קטעי משנה" w:date="2026-10-06T06:45:36Z">
        <w:r>
          <w:rPr>
            <w:rStyle w:val="MisparKeta"/>
          </w:rPr>
          <w:t xml:space="preserve">ב. </w:t>
        </w:r>
      </w:ins>
      <w:r w:rsidRPr="006F178A">
        <w:rPr>
          <w:rtl/>
        </w:rPr>
        <w:t>תפילין</w:t>
      </w:r>
    </w:p>
    <w:p w14:paraId="649BFA73" w14:textId="77777777" w:rsidR="004E0BA3" w:rsidRDefault="00E03339" w:rsidP="00164685">
      <w:pPr>
        <w:rPr>
          <w:rStyle w:val="af4"/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אבל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- </w:t>
      </w:r>
      <w:r w:rsidRPr="007117F5">
        <w:rPr>
          <w:rFonts w:ascii="Fb Fontext" w:hAnsi="Fb Fontext" w:cs="PFT_Frank"/>
          <w:b/>
          <w:bCs/>
          <w:szCs w:val="14"/>
          <w:rtl/>
        </w:rPr>
        <w:t>אסור</w:t>
      </w:r>
      <w:r w:rsidRPr="006F178A">
        <w:rPr>
          <w:rFonts w:ascii="Fb Fontext" w:hAnsi="Fb Fontext"/>
          <w:rtl/>
        </w:rPr>
        <w:t xml:space="preserve">, </w:t>
      </w:r>
      <w:r w:rsidRPr="00912057">
        <w:rPr>
          <w:rFonts w:ascii="Fb Fontext" w:hAnsi="Fb Fontext"/>
          <w:rtl/>
        </w:rPr>
        <w:t>ד</w:t>
      </w:r>
      <w:r>
        <w:rPr>
          <w:rFonts w:ascii="Fb Fontext" w:hAnsi="Fb Fontext" w:hint="cs"/>
          <w:rtl/>
        </w:rPr>
        <w:t xml:space="preserve">רק </w:t>
      </w:r>
      <w:r w:rsidRPr="00CB5BF9">
        <w:rPr>
          <w:rFonts w:ascii="Fb Fontext" w:hAnsi="Fb Fontext"/>
          <w:rtl/>
        </w:rPr>
        <w:t>ליחזקאל</w:t>
      </w:r>
      <w:r w:rsidRPr="00A824E4">
        <w:rPr>
          <w:rStyle w:val="af4"/>
          <w:rtl/>
        </w:rPr>
        <w:t xml:space="preserve"> 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פארך חבוש עליך</w:t>
      </w:r>
      <w:r w:rsidRPr="00A824E4">
        <w:rPr>
          <w:rStyle w:val="af4"/>
          <w:rFonts w:hint="cs"/>
          <w:rtl/>
        </w:rPr>
        <w:t>'</w:t>
      </w:r>
      <w:r>
        <w:rPr>
          <w:rStyle w:val="af4"/>
          <w:rFonts w:hint="cs"/>
          <w:rtl/>
        </w:rPr>
        <w:t>.</w:t>
      </w:r>
    </w:p>
    <w:p w14:paraId="5269D1CF" w14:textId="603ECF1A" w:rsidR="00E03339" w:rsidRPr="006F178A" w:rsidRDefault="00E03339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מנודה</w:t>
      </w:r>
      <w:r>
        <w:rPr>
          <w:rFonts w:hint="cs"/>
          <w:rtl/>
        </w:rPr>
        <w:t xml:space="preserve"> -</w:t>
      </w:r>
      <w:r w:rsidRPr="006F178A">
        <w:rPr>
          <w:rtl/>
        </w:rPr>
        <w:t xml:space="preserve"> </w:t>
      </w:r>
      <w:r w:rsidRPr="007117F5">
        <w:rPr>
          <w:rFonts w:cs="PFT_Frank" w:hint="cs"/>
          <w:b/>
          <w:bCs/>
          <w:szCs w:val="14"/>
          <w:rtl/>
        </w:rPr>
        <w:t>ספק</w:t>
      </w:r>
      <w:r w:rsidRPr="006F178A">
        <w:rPr>
          <w:rtl/>
        </w:rPr>
        <w:t>.</w:t>
      </w:r>
    </w:p>
    <w:p w14:paraId="40A2C9F1" w14:textId="77777777" w:rsidR="00E03339" w:rsidRPr="006F178A" w:rsidRDefault="00E03339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מצורע</w:t>
      </w:r>
      <w:r w:rsidRPr="006F178A">
        <w:rPr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7117F5">
        <w:rPr>
          <w:rFonts w:cs="PFT_Frank" w:hint="cs"/>
          <w:b/>
          <w:bCs/>
          <w:szCs w:val="14"/>
          <w:rtl/>
        </w:rPr>
        <w:t>ספק</w:t>
      </w:r>
      <w:r>
        <w:rPr>
          <w:rFonts w:hint="cs"/>
          <w:rtl/>
        </w:rPr>
        <w:t xml:space="preserve">, </w:t>
      </w:r>
      <w:r>
        <w:rPr>
          <w:rStyle w:val="affc"/>
          <w:rFonts w:hint="cs"/>
          <w:rtl/>
        </w:rPr>
        <w:t>מ</w:t>
      </w:r>
      <w:r w:rsidRPr="00C408C5">
        <w:rPr>
          <w:rStyle w:val="affc"/>
          <w:rFonts w:hint="cs"/>
          <w:rtl/>
        </w:rPr>
        <w:t>וכיח</w:t>
      </w:r>
      <w:r>
        <w:rPr>
          <w:rStyle w:val="affc"/>
          <w:rFonts w:hint="cs"/>
          <w:rtl/>
        </w:rPr>
        <w:t>:</w:t>
      </w:r>
      <w:r w:rsidRPr="006F178A">
        <w:rPr>
          <w:rFonts w:hint="cs"/>
          <w:rtl/>
        </w:rPr>
        <w:t xml:space="preserve"> </w:t>
      </w:r>
      <w:r>
        <w:rPr>
          <w:rStyle w:val="af4"/>
          <w:rFonts w:hint="cs"/>
          <w:rtl/>
        </w:rPr>
        <w:t>'</w:t>
      </w:r>
      <w:r w:rsidRPr="009857FC">
        <w:rPr>
          <w:rStyle w:val="af4"/>
          <w:rtl/>
        </w:rPr>
        <w:t>ראשו יהיה פרוע</w:t>
      </w:r>
      <w:r>
        <w:rPr>
          <w:rStyle w:val="af4"/>
          <w:rFonts w:hint="cs"/>
          <w:rtl/>
        </w:rPr>
        <w:t xml:space="preserve">' </w:t>
      </w:r>
      <w:r>
        <w:rPr>
          <w:rStyle w:val="affe"/>
          <w:rFonts w:hint="cs"/>
          <w:rtl/>
        </w:rPr>
        <w:t>[</w:t>
      </w:r>
      <w:r>
        <w:rPr>
          <w:rStyle w:val="affc"/>
          <w:rFonts w:hint="eastAsia"/>
          <w:rtl/>
          <w:rPrChange w:id="9017" w:author="מנוע אמוראים" w:date="2026-10-05T16:41:44Z">
            <w:rPr>
              <w:rStyle w:val="affe"/>
              <w:rFonts w:hint="eastAsia"/>
              <w:rtl/>
            </w:rPr>
          </w:rPrChange>
        </w:rPr>
        <w:t xml:space="preserve">ר</w:t>
      </w:r>
      <w:r>
        <w:rPr>
          <w:rStyle w:val="affc"/>
          <w:rtl/>
          <w:rPrChange w:id="9018" w:author="מנוע אמוראים" w:date="2026-10-05T16:41:44Z">
            <w:rPr>
              <w:rStyle w:val="affe"/>
              <w:rtl/>
            </w:rPr>
          </w:rPrChange>
        </w:rPr>
        <w:t xml:space="preserve">"</w:t>
      </w:r>
      <w:r>
        <w:rPr>
          <w:rStyle w:val="affc"/>
          <w:rFonts w:hint="eastAsia"/>
          <w:rtl/>
          <w:rPrChange w:id="9019" w:author="מנוע אמוראים" w:date="2026-10-05T16:41:44Z">
            <w:rPr>
              <w:rStyle w:val="affe"/>
              <w:rFonts w:hint="eastAsia"/>
              <w:rtl/>
            </w:rPr>
          </w:rPrChange>
        </w:rPr>
        <w:t xml:space="preserve">א</w:t>
      </w:r>
      <w:r w:rsidRPr="009857FC">
        <w:rPr>
          <w:rStyle w:val="affe"/>
          <w:rtl/>
        </w:rPr>
        <w:t xml:space="preserve">: </w:t>
      </w:r>
      <w:r w:rsidRPr="00D54BA1">
        <w:rPr>
          <w:rStyle w:val="affe"/>
          <w:rFonts w:cs="PFT_Frank" w:hint="cs"/>
          <w:b/>
          <w:bCs/>
          <w:szCs w:val="10"/>
          <w:rtl/>
        </w:rPr>
        <w:t>שיגדל</w:t>
      </w:r>
      <w:r w:rsidRPr="009857FC">
        <w:rPr>
          <w:rStyle w:val="affe"/>
          <w:rtl/>
        </w:rPr>
        <w:t xml:space="preserve"> שער</w:t>
      </w:r>
      <w:r w:rsidRPr="009857FC">
        <w:rPr>
          <w:rStyle w:val="affe"/>
          <w:rFonts w:hint="cs"/>
          <w:rtl/>
        </w:rPr>
        <w:t>ו</w:t>
      </w:r>
      <w:r>
        <w:rPr>
          <w:rFonts w:hint="cs"/>
          <w:rtl/>
        </w:rPr>
        <w:t>]</w:t>
      </w:r>
      <w:r>
        <w:rPr>
          <w:rStyle w:val="affc"/>
          <w:rFonts w:hint="cs"/>
          <w:rtl/>
        </w:rPr>
        <w:t xml:space="preserve"> </w:t>
      </w:r>
      <w:r w:rsidRPr="00C408C5">
        <w:rPr>
          <w:rStyle w:val="affc"/>
          <w:rFonts w:hint="eastAsia"/>
          <w:rtl/>
        </w:rPr>
        <w:t>ור</w:t>
      </w:r>
      <w:r w:rsidRPr="00C408C5">
        <w:rPr>
          <w:rStyle w:val="affc"/>
          <w:rtl/>
        </w:rPr>
        <w:t>"</w:t>
      </w:r>
      <w:r w:rsidRPr="00C408C5">
        <w:rPr>
          <w:rStyle w:val="affc"/>
          <w:rFonts w:hint="eastAsia"/>
          <w:rtl/>
        </w:rPr>
        <w:t>ע</w:t>
      </w:r>
      <w:r w:rsidRPr="00C408C5">
        <w:rPr>
          <w:rStyle w:val="affc"/>
          <w:rtl/>
        </w:rPr>
        <w:t>:</w:t>
      </w:r>
      <w:r w:rsidRPr="00392931">
        <w:rPr>
          <w:rtl/>
        </w:rPr>
        <w:t xml:space="preserve"> </w:t>
      </w:r>
      <w:r>
        <w:rPr>
          <w:rFonts w:hint="cs"/>
          <w:rtl/>
        </w:rPr>
        <w:t xml:space="preserve"> דבר שחוץ לגופו - </w:t>
      </w:r>
      <w:r w:rsidRPr="00392931">
        <w:rPr>
          <w:rtl/>
        </w:rPr>
        <w:t>תפילין</w:t>
      </w:r>
      <w:r>
        <w:rPr>
          <w:rFonts w:hint="cs"/>
          <w:rtl/>
        </w:rPr>
        <w:t>,</w:t>
      </w:r>
      <w:r>
        <w:rPr>
          <w:rFonts w:ascii="Fb Fontext" w:hAnsi="Fb Fontext" w:hint="cs"/>
          <w:sz w:val="20"/>
          <w:rtl/>
        </w:rPr>
        <w:t xml:space="preserve"> </w:t>
      </w:r>
      <w:r>
        <w:rPr>
          <w:rStyle w:val="affc"/>
          <w:rFonts w:hint="cs"/>
          <w:rtl/>
        </w:rPr>
        <w:t>ודחה:</w:t>
      </w:r>
      <w:r w:rsidDel="00267BE6">
        <w:rPr>
          <w:rStyle w:val="affc"/>
          <w:rFonts w:hint="cs"/>
          <w:rtl/>
        </w:rPr>
        <w:t xml:space="preserve"> </w:t>
      </w:r>
      <w:r w:rsidRPr="006F178A">
        <w:rPr>
          <w:rFonts w:ascii="Fb Fontext" w:hAnsi="Fb Fontext"/>
          <w:sz w:val="20"/>
          <w:rtl/>
        </w:rPr>
        <w:t>כומת</w:t>
      </w:r>
      <w:r>
        <w:rPr>
          <w:rFonts w:ascii="Fb Fontext" w:hAnsi="Fb Fontext" w:hint="cs"/>
          <w:sz w:val="20"/>
          <w:rtl/>
        </w:rPr>
        <w:t>ה</w:t>
      </w:r>
      <w:r w:rsidRPr="006F178A">
        <w:rPr>
          <w:rFonts w:ascii="Fb Fontext" w:hAnsi="Fb Fontext"/>
          <w:sz w:val="20"/>
          <w:rtl/>
        </w:rPr>
        <w:t xml:space="preserve"> וסודר</w:t>
      </w:r>
      <w:r w:rsidRPr="009857FC">
        <w:rPr>
          <w:rStyle w:val="affe"/>
          <w:rFonts w:hint="cs"/>
          <w:rtl/>
        </w:rPr>
        <w:t xml:space="preserve"> ראש</w:t>
      </w:r>
      <w:r>
        <w:rPr>
          <w:rStyle w:val="affe"/>
          <w:rFonts w:hint="cs"/>
          <w:rtl/>
        </w:rPr>
        <w:t>ו</w:t>
      </w:r>
      <w:r w:rsidRPr="009857FC">
        <w:rPr>
          <w:rStyle w:val="affe"/>
          <w:rFonts w:hint="cs"/>
          <w:rtl/>
        </w:rPr>
        <w:t xml:space="preserve"> </w:t>
      </w:r>
      <w:r w:rsidRPr="00D54BA1">
        <w:rPr>
          <w:rStyle w:val="affe"/>
          <w:rFonts w:cs="PFT_Frank" w:hint="cs"/>
          <w:b/>
          <w:bCs/>
          <w:szCs w:val="10"/>
          <w:rtl/>
        </w:rPr>
        <w:t>מגולה</w:t>
      </w:r>
      <w:r>
        <w:rPr>
          <w:rStyle w:val="affe"/>
          <w:rFonts w:hint="cs"/>
          <w:rtl/>
        </w:rPr>
        <w:t xml:space="preserve"> מהם</w:t>
      </w:r>
      <w:r w:rsidRPr="009857FC">
        <w:rPr>
          <w:rStyle w:val="affe"/>
          <w:rFonts w:hint="cs"/>
          <w:rtl/>
        </w:rPr>
        <w:t>.</w:t>
      </w:r>
    </w:p>
    <w:p w14:paraId="4029F0ED" w14:textId="77777777" w:rsidR="00E03339" w:rsidRDefault="00E03339" w:rsidP="00164685">
      <w:pPr>
        <w:pStyle w:val="affff1"/>
        <w:rPr>
          <w:rtl/>
        </w:rPr>
      </w:pPr>
      <w:ins w:id="9827" w:author="מספור קטעי משנה" w:date="2026-10-06T06:45:36Z">
        <w:r>
          <w:rPr>
            <w:rStyle w:val="MisparKeta"/>
          </w:rPr>
          <w:t xml:space="preserve">ב. </w:t>
        </w:r>
      </w:ins>
      <w:r w:rsidRPr="006F178A">
        <w:rPr>
          <w:rtl/>
        </w:rPr>
        <w:t>שאילת שלום</w:t>
      </w:r>
    </w:p>
    <w:p w14:paraId="240C8DCA" w14:textId="77777777" w:rsidR="00E03339" w:rsidRPr="006F178A" w:rsidRDefault="00E03339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אבל</w:t>
      </w:r>
      <w:r>
        <w:rPr>
          <w:rFonts w:ascii="Fb Fontext" w:hAnsi="Fb Fontext" w:hint="cs"/>
          <w:rtl/>
        </w:rPr>
        <w:t xml:space="preserve"> -</w:t>
      </w:r>
      <w:r w:rsidRPr="006F178A">
        <w:rPr>
          <w:rFonts w:ascii="Fb Fontext" w:hAnsi="Fb Fontext"/>
          <w:rtl/>
        </w:rPr>
        <w:t xml:space="preserve"> </w:t>
      </w:r>
      <w:r w:rsidRPr="007117F5">
        <w:rPr>
          <w:rFonts w:ascii="Fb Fontext" w:hAnsi="Fb Fontext" w:cs="PFT_Frank"/>
          <w:b/>
          <w:bCs/>
          <w:szCs w:val="14"/>
          <w:rtl/>
        </w:rPr>
        <w:t>אסור</w:t>
      </w:r>
      <w:r w:rsidRPr="006F178A">
        <w:rPr>
          <w:rFonts w:ascii="Fb Fontext" w:hAnsi="Fb Fontext"/>
          <w:rtl/>
        </w:rPr>
        <w:t xml:space="preserve">, </w:t>
      </w:r>
      <w:r>
        <w:rPr>
          <w:rFonts w:ascii="Fb Fontext" w:hAnsi="Fb Fontext" w:hint="cs"/>
          <w:rtl/>
        </w:rPr>
        <w:t>מ</w:t>
      </w:r>
      <w:r w:rsidRPr="00CB5BF9">
        <w:rPr>
          <w:rFonts w:ascii="Fb Fontext" w:hAnsi="Fb Fontext"/>
          <w:rtl/>
        </w:rPr>
        <w:t>יחזקאל</w:t>
      </w:r>
      <w:r w:rsidRPr="00A824E4">
        <w:rPr>
          <w:rStyle w:val="af4"/>
          <w:rtl/>
        </w:rPr>
        <w:t xml:space="preserve"> 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האנק ד</w:t>
      </w:r>
      <w:r>
        <w:rPr>
          <w:rStyle w:val="af4"/>
          <w:rFonts w:hint="cs"/>
          <w:rtl/>
        </w:rPr>
        <w:t>ו</w:t>
      </w:r>
      <w:r w:rsidRPr="00A824E4">
        <w:rPr>
          <w:rStyle w:val="af4"/>
          <w:rtl/>
        </w:rPr>
        <w:t>ם</w:t>
      </w:r>
      <w:r w:rsidRPr="00A824E4">
        <w:rPr>
          <w:rStyle w:val="af4"/>
          <w:rFonts w:hint="cs"/>
          <w:rtl/>
        </w:rPr>
        <w:t>'</w:t>
      </w:r>
      <w:r>
        <w:rPr>
          <w:rFonts w:ascii="Fb Fontext" w:hAnsi="Fb Fontext" w:hint="cs"/>
          <w:rtl/>
        </w:rPr>
        <w:t xml:space="preserve"> </w:t>
      </w:r>
      <w:r w:rsidRPr="009857FC">
        <w:rPr>
          <w:rStyle w:val="affe"/>
          <w:rFonts w:hint="cs"/>
          <w:rtl/>
        </w:rPr>
        <w:t xml:space="preserve">שבזה </w:t>
      </w:r>
      <w:r w:rsidRPr="00D54BA1">
        <w:rPr>
          <w:rStyle w:val="affe"/>
          <w:rFonts w:cs="PFT_Frank" w:hint="cs"/>
          <w:b/>
          <w:bCs/>
          <w:szCs w:val="10"/>
          <w:rtl/>
        </w:rPr>
        <w:t>נהג</w:t>
      </w:r>
      <w:r w:rsidRPr="009857FC">
        <w:rPr>
          <w:rStyle w:val="affe"/>
          <w:rFonts w:hint="cs"/>
          <w:rtl/>
        </w:rPr>
        <w:t xml:space="preserve"> אבילות.</w:t>
      </w:r>
    </w:p>
    <w:p w14:paraId="10A8421F" w14:textId="0D26499F" w:rsidR="00E03339" w:rsidRPr="006F178A" w:rsidRDefault="00E03339" w:rsidP="00164685">
      <w:pPr>
        <w:rPr>
          <w:rFonts w:cs="Guttman Vilna"/>
          <w:b/>
          <w:bCs/>
          <w:rtl/>
        </w:rPr>
      </w:pPr>
      <w:r w:rsidRPr="007117F5">
        <w:rPr>
          <w:rFonts w:cs="PFT_Frank"/>
          <w:b/>
          <w:bCs/>
          <w:szCs w:val="14"/>
          <w:rtl/>
        </w:rPr>
        <w:t>מנודה</w:t>
      </w:r>
      <w:r w:rsidRPr="006F178A">
        <w:rPr>
          <w:rtl/>
        </w:rPr>
        <w:t xml:space="preserve"> </w:t>
      </w:r>
      <w:r>
        <w:rPr>
          <w:rFonts w:hint="cs"/>
          <w:rtl/>
        </w:rPr>
        <w:t xml:space="preserve">- </w:t>
      </w:r>
      <w:r w:rsidRPr="007117F5">
        <w:rPr>
          <w:rFonts w:cs="PFT_Frank" w:hint="cs"/>
          <w:b/>
          <w:bCs/>
          <w:szCs w:val="14"/>
          <w:rtl/>
        </w:rPr>
        <w:t>ספק</w:t>
      </w:r>
      <w:r>
        <w:rPr>
          <w:rFonts w:hint="cs"/>
          <w:rtl/>
        </w:rPr>
        <w:t xml:space="preserve"> </w:t>
      </w:r>
      <w:r w:rsidRPr="00EB0727">
        <w:rPr>
          <w:rStyle w:val="affc"/>
          <w:rFonts w:hint="cs"/>
          <w:rtl/>
        </w:rPr>
        <w:t>מוכ</w:t>
      </w:r>
      <w:r>
        <w:rPr>
          <w:rStyle w:val="affc"/>
          <w:rFonts w:hint="cs"/>
          <w:rtl/>
        </w:rPr>
        <w:t>י</w:t>
      </w:r>
      <w:r w:rsidRPr="00EB0727">
        <w:rPr>
          <w:rStyle w:val="affc"/>
          <w:rFonts w:hint="cs"/>
          <w:rtl/>
        </w:rPr>
        <w:t>ח</w:t>
      </w:r>
      <w:r>
        <w:rPr>
          <w:rFonts w:hint="cs"/>
          <w:rtl/>
        </w:rPr>
        <w:t xml:space="preserve"> </w:t>
      </w:r>
      <w:r w:rsidRPr="00EC190B">
        <w:rPr>
          <w:rStyle w:val="affe"/>
          <w:rFonts w:hint="cs"/>
          <w:rtl/>
        </w:rPr>
        <w:t>שממעטין בשלום</w:t>
      </w:r>
      <w:r>
        <w:rPr>
          <w:rFonts w:hint="cs"/>
          <w:rtl/>
        </w:rPr>
        <w:t xml:space="preserve"> כנזופין</w:t>
      </w:r>
      <w:r>
        <w:rPr>
          <w:rFonts w:cs="Guttman Vilna" w:hint="cs"/>
          <w:b/>
          <w:bCs/>
          <w:rtl/>
        </w:rPr>
        <w:t xml:space="preserve"> </w:t>
      </w:r>
      <w:r>
        <w:rPr>
          <w:rStyle w:val="affc"/>
          <w:rFonts w:hint="cs"/>
          <w:rtl/>
        </w:rPr>
        <w:t>ודחה</w:t>
      </w:r>
      <w:r w:rsidR="000E7DF8">
        <w:rPr>
          <w:rFonts w:hint="cs"/>
          <w:rtl/>
        </w:rPr>
        <w:t>:</w:t>
      </w:r>
      <w:r w:rsidDel="005D021C">
        <w:rPr>
          <w:rFonts w:hint="cs"/>
          <w:rtl/>
        </w:rPr>
        <w:t xml:space="preserve"> </w:t>
      </w:r>
      <w:r w:rsidRPr="00801427">
        <w:rPr>
          <w:rtl/>
        </w:rPr>
        <w:t>לשמים</w:t>
      </w:r>
      <w:r w:rsidRPr="006F178A">
        <w:rPr>
          <w:rtl/>
        </w:rPr>
        <w:t xml:space="preserve"> חמ</w:t>
      </w:r>
      <w:r>
        <w:rPr>
          <w:rFonts w:hint="cs"/>
          <w:rtl/>
        </w:rPr>
        <w:t>ו</w:t>
      </w:r>
      <w:r w:rsidRPr="006F178A">
        <w:rPr>
          <w:rtl/>
        </w:rPr>
        <w:t>ר</w:t>
      </w:r>
      <w:r>
        <w:rPr>
          <w:rFonts w:hint="cs"/>
          <w:rtl/>
        </w:rPr>
        <w:t>.</w:t>
      </w:r>
    </w:p>
    <w:p w14:paraId="21FD5A88" w14:textId="77777777" w:rsidR="00E03339" w:rsidRDefault="00E03339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מצורע</w:t>
      </w:r>
      <w:r w:rsidRPr="006F178A">
        <w:rPr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7117F5">
        <w:rPr>
          <w:rFonts w:cs="PFT_Frank" w:hint="cs"/>
          <w:b/>
          <w:bCs/>
          <w:szCs w:val="14"/>
          <w:rtl/>
        </w:rPr>
        <w:t>אסור,</w:t>
      </w:r>
      <w:r w:rsidRPr="006F178A">
        <w:rPr>
          <w:rtl/>
        </w:rPr>
        <w:t xml:space="preserve"> 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ועל שפם יעטה'</w:t>
      </w:r>
      <w:r w:rsidRPr="006F178A">
        <w:rPr>
          <w:rtl/>
        </w:rPr>
        <w:t xml:space="preserve"> שפתיו דב</w:t>
      </w:r>
      <w:r>
        <w:rPr>
          <w:rFonts w:hint="cs"/>
          <w:rtl/>
        </w:rPr>
        <w:t>ו</w:t>
      </w:r>
      <w:r w:rsidRPr="006F178A">
        <w:rPr>
          <w:rtl/>
        </w:rPr>
        <w:t>קות</w:t>
      </w:r>
      <w:r>
        <w:rPr>
          <w:rFonts w:hint="cs"/>
          <w:rtl/>
        </w:rPr>
        <w:t>.</w:t>
      </w:r>
    </w:p>
    <w:p w14:paraId="0F86E0E3" w14:textId="77777777" w:rsidR="00E03339" w:rsidRPr="003156BE" w:rsidRDefault="00E03339" w:rsidP="00164685">
      <w:pPr>
        <w:pStyle w:val="affff1"/>
        <w:rPr>
          <w:rtl/>
        </w:rPr>
      </w:pPr>
      <w:ins w:id="9828" w:author="מספור קטעי משנה" w:date="2026-10-06T06:45:36Z">
        <w:r>
          <w:rPr>
            <w:rStyle w:val="MisparKeta"/>
          </w:rPr>
          <w:t xml:space="preserve">ב. </w:t>
        </w:r>
      </w:ins>
      <w:r w:rsidRPr="00EC190B">
        <w:rPr>
          <w:rFonts w:hint="cs"/>
          <w:rtl/>
        </w:rPr>
        <w:t>דברי תורה</w:t>
      </w:r>
    </w:p>
    <w:p w14:paraId="446E10E6" w14:textId="77777777" w:rsidR="00E03339" w:rsidRPr="006F178A" w:rsidRDefault="00E03339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אבל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- </w:t>
      </w:r>
      <w:r w:rsidRPr="007117F5">
        <w:rPr>
          <w:rFonts w:ascii="Fb Fontext" w:hAnsi="Fb Fontext" w:cs="PFT_Frank"/>
          <w:b/>
          <w:bCs/>
          <w:szCs w:val="14"/>
          <w:rtl/>
        </w:rPr>
        <w:t>אסור</w:t>
      </w:r>
      <w:r w:rsidRPr="006F178A">
        <w:rPr>
          <w:rFonts w:ascii="Fb Fontext" w:hAnsi="Fb Fontext"/>
          <w:rtl/>
        </w:rPr>
        <w:t xml:space="preserve">, </w:t>
      </w:r>
      <w:r>
        <w:rPr>
          <w:rFonts w:ascii="Fb Fontext" w:hAnsi="Fb Fontext" w:hint="cs"/>
          <w:rtl/>
        </w:rPr>
        <w:t>מ</w:t>
      </w:r>
      <w:r w:rsidRPr="00CB5BF9">
        <w:rPr>
          <w:rFonts w:ascii="Fb Fontext" w:hAnsi="Fb Fontext"/>
          <w:rtl/>
        </w:rPr>
        <w:t>יחזקאל</w:t>
      </w:r>
      <w:r w:rsidRPr="00A824E4">
        <w:rPr>
          <w:rStyle w:val="af4"/>
          <w:rtl/>
        </w:rPr>
        <w:t xml:space="preserve"> 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האנק ד</w:t>
      </w:r>
      <w:r>
        <w:rPr>
          <w:rStyle w:val="af4"/>
          <w:rFonts w:hint="cs"/>
          <w:rtl/>
        </w:rPr>
        <w:t>ו</w:t>
      </w:r>
      <w:r w:rsidRPr="00A824E4">
        <w:rPr>
          <w:rStyle w:val="af4"/>
          <w:rtl/>
        </w:rPr>
        <w:t>ם</w:t>
      </w:r>
      <w:r w:rsidRPr="00A824E4">
        <w:rPr>
          <w:rStyle w:val="af4"/>
          <w:rFonts w:hint="cs"/>
          <w:rtl/>
        </w:rPr>
        <w:t>'</w:t>
      </w:r>
      <w:r>
        <w:rPr>
          <w:rFonts w:ascii="Fb Fontext" w:hAnsi="Fb Fontext" w:hint="cs"/>
          <w:rtl/>
        </w:rPr>
        <w:t>.</w:t>
      </w:r>
    </w:p>
    <w:p w14:paraId="4D8B1661" w14:textId="77777777" w:rsidR="00E03339" w:rsidRPr="007117F5" w:rsidRDefault="00E03339" w:rsidP="00164685">
      <w:pPr>
        <w:rPr>
          <w:rFonts w:cs="PFT_Frank"/>
          <w:b/>
          <w:bCs/>
          <w:szCs w:val="14"/>
          <w:rtl/>
        </w:rPr>
      </w:pPr>
      <w:r w:rsidRPr="007117F5">
        <w:rPr>
          <w:rFonts w:cs="PFT_Frank"/>
          <w:b/>
          <w:bCs/>
          <w:szCs w:val="14"/>
          <w:rtl/>
        </w:rPr>
        <w:lastRenderedPageBreak/>
        <w:t>מנודה</w:t>
      </w:r>
      <w:r w:rsidRPr="007117F5">
        <w:rPr>
          <w:rFonts w:cs="PFT_Frank" w:hint="cs"/>
          <w:b/>
          <w:bCs/>
          <w:szCs w:val="14"/>
          <w:rtl/>
        </w:rPr>
        <w:t xml:space="preserve"> -</w:t>
      </w:r>
      <w:r w:rsidRPr="006F178A">
        <w:rPr>
          <w:rtl/>
        </w:rPr>
        <w:t xml:space="preserve"> </w:t>
      </w:r>
      <w:r>
        <w:rPr>
          <w:rFonts w:hint="cs"/>
          <w:rtl/>
        </w:rPr>
        <w:t xml:space="preserve"> </w:t>
      </w:r>
      <w:r w:rsidRPr="007117F5">
        <w:rPr>
          <w:rFonts w:cs="PFT_Frank" w:hint="cs"/>
          <w:b/>
          <w:bCs/>
          <w:szCs w:val="14"/>
          <w:rtl/>
        </w:rPr>
        <w:t>מותר</w:t>
      </w:r>
      <w:r>
        <w:rPr>
          <w:rFonts w:hint="cs"/>
          <w:rtl/>
        </w:rPr>
        <w:t xml:space="preserve">, </w:t>
      </w:r>
      <w:r>
        <w:rPr>
          <w:rStyle w:val="affc"/>
          <w:rFonts w:hint="cs"/>
          <w:rtl/>
        </w:rPr>
        <w:t>תניא</w:t>
      </w:r>
      <w:r w:rsidRPr="00C408C5">
        <w:rPr>
          <w:rStyle w:val="affc"/>
          <w:rtl/>
        </w:rPr>
        <w:t>:</w:t>
      </w:r>
      <w:r w:rsidRPr="006F178A">
        <w:rPr>
          <w:rtl/>
        </w:rPr>
        <w:t xml:space="preserve"> שונה ושונין לו</w:t>
      </w:r>
      <w:r w:rsidRPr="007117F5">
        <w:rPr>
          <w:rFonts w:cs="PFT_Frank" w:hint="cs"/>
          <w:b/>
          <w:bCs/>
          <w:szCs w:val="14"/>
          <w:rtl/>
        </w:rPr>
        <w:t>.</w:t>
      </w:r>
    </w:p>
    <w:p w14:paraId="1B97C346" w14:textId="77777777" w:rsidR="004E0BA3" w:rsidRDefault="00E03339" w:rsidP="00164685">
      <w:pPr>
        <w:pStyle w:val="affd"/>
        <w:ind w:firstLine="170"/>
        <w:rPr>
          <w:rtl/>
        </w:rPr>
      </w:pPr>
      <w:r w:rsidRPr="00D54BA1">
        <w:rPr>
          <w:rFonts w:cs="PFT_Frank"/>
          <w:b/>
          <w:bCs/>
          <w:szCs w:val="10"/>
          <w:rtl/>
        </w:rPr>
        <w:t>מוחרם</w:t>
      </w:r>
      <w:r w:rsidRPr="00845FD6">
        <w:rPr>
          <w:rtl/>
        </w:rPr>
        <w:t xml:space="preserve"> –</w:t>
      </w:r>
      <w:r>
        <w:rPr>
          <w:rFonts w:hint="cs"/>
          <w:rtl/>
        </w:rPr>
        <w:t xml:space="preserve"> לא שונה לאחרים ולא שונין לו, אבל שונה לעצמו.</w:t>
      </w:r>
    </w:p>
    <w:p w14:paraId="00A58840" w14:textId="4EE3FE18" w:rsidR="00E03339" w:rsidRPr="006F178A" w:rsidRDefault="00E03339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מצורע</w:t>
      </w:r>
      <w:r w:rsidRPr="006F178A">
        <w:rPr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7117F5">
        <w:rPr>
          <w:rFonts w:cs="PFT_Frank" w:hint="cs"/>
          <w:b/>
          <w:bCs/>
          <w:szCs w:val="14"/>
          <w:rtl/>
        </w:rPr>
        <w:t>מותר</w:t>
      </w:r>
      <w:r>
        <w:rPr>
          <w:rFonts w:hint="cs"/>
          <w:rtl/>
        </w:rPr>
        <w:t xml:space="preserve">, </w:t>
      </w:r>
      <w:r>
        <w:rPr>
          <w:rStyle w:val="affc"/>
          <w:rFonts w:hint="cs"/>
          <w:rtl/>
        </w:rPr>
        <w:t>תני</w:t>
      </w:r>
      <w:r w:rsidRPr="00A21375">
        <w:rPr>
          <w:rStyle w:val="affc"/>
          <w:rFonts w:hint="cs"/>
          <w:rtl/>
        </w:rPr>
        <w:t>א</w:t>
      </w:r>
      <w:r>
        <w:rPr>
          <w:rFonts w:hint="cs"/>
          <w:rtl/>
        </w:rPr>
        <w:t xml:space="preserve">: </w:t>
      </w:r>
      <w:r w:rsidRPr="006F178A">
        <w:rPr>
          <w:rFonts w:ascii="Fb Fontext" w:hAnsi="Fb Fontext"/>
          <w:sz w:val="20"/>
          <w:rtl/>
        </w:rPr>
        <w:t xml:space="preserve">זבין </w:t>
      </w:r>
      <w:r>
        <w:rPr>
          <w:rFonts w:ascii="Fb Fontext" w:hAnsi="Fb Fontext" w:hint="cs"/>
          <w:sz w:val="20"/>
          <w:rtl/>
        </w:rPr>
        <w:t>ו</w:t>
      </w:r>
      <w:r w:rsidRPr="006F178A">
        <w:rPr>
          <w:rFonts w:ascii="Fb Fontext" w:hAnsi="Fb Fontext"/>
          <w:sz w:val="20"/>
          <w:rtl/>
        </w:rPr>
        <w:t>מצורעי</w:t>
      </w:r>
      <w:r>
        <w:rPr>
          <w:rFonts w:ascii="Fb Fontext" w:hAnsi="Fb Fontext" w:hint="cs"/>
          <w:sz w:val="20"/>
          <w:rtl/>
        </w:rPr>
        <w:t>ן</w:t>
      </w:r>
      <w:r w:rsidRPr="006F178A">
        <w:rPr>
          <w:rFonts w:ascii="Fb Fontext" w:hAnsi="Fb Fontext"/>
          <w:sz w:val="20"/>
          <w:rtl/>
        </w:rPr>
        <w:t xml:space="preserve"> מותרי</w:t>
      </w:r>
      <w:r>
        <w:rPr>
          <w:rFonts w:ascii="Fb Fontext" w:hAnsi="Fb Fontext" w:hint="cs"/>
          <w:sz w:val="20"/>
          <w:rtl/>
        </w:rPr>
        <w:t>ם</w:t>
      </w:r>
      <w:r w:rsidRPr="006F178A">
        <w:rPr>
          <w:rFonts w:ascii="Fb Fontext" w:hAnsi="Fb Fontext"/>
          <w:sz w:val="20"/>
          <w:rtl/>
        </w:rPr>
        <w:t xml:space="preserve"> בתורה </w:t>
      </w:r>
      <w:r w:rsidRPr="00A21375">
        <w:rPr>
          <w:rStyle w:val="affe"/>
          <w:rFonts w:hint="cs"/>
          <w:rtl/>
        </w:rPr>
        <w:t>בכתב ו</w:t>
      </w:r>
      <w:r>
        <w:rPr>
          <w:rStyle w:val="affe"/>
          <w:rFonts w:hint="cs"/>
          <w:rtl/>
        </w:rPr>
        <w:t>ב</w:t>
      </w:r>
      <w:r w:rsidRPr="00A21375">
        <w:rPr>
          <w:rStyle w:val="affe"/>
          <w:rFonts w:hint="cs"/>
          <w:rtl/>
        </w:rPr>
        <w:t>ע"פ</w:t>
      </w:r>
    </w:p>
    <w:p w14:paraId="6968BCEA" w14:textId="77777777" w:rsidR="00E03339" w:rsidRPr="00C408C5" w:rsidRDefault="00E03339" w:rsidP="00164685">
      <w:pPr>
        <w:pStyle w:val="affd"/>
        <w:rPr>
          <w:rFonts w:ascii="Fb Fontext" w:hAnsi="Fb Fontext"/>
          <w:sz w:val="20"/>
          <w:rtl/>
        </w:rPr>
      </w:pPr>
      <w:r>
        <w:rPr>
          <w:rFonts w:hint="cs"/>
          <w:rtl/>
        </w:rPr>
        <w:t xml:space="preserve">  [</w:t>
      </w:r>
      <w:r w:rsidRPr="00D54BA1">
        <w:rPr>
          <w:rFonts w:cs="PFT_Frank" w:hint="cs"/>
          <w:b/>
          <w:bCs/>
          <w:szCs w:val="10"/>
          <w:rtl/>
        </w:rPr>
        <w:t>בעל קרי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אסור, </w:t>
      </w:r>
      <w:r w:rsidRPr="006F178A">
        <w:rPr>
          <w:rFonts w:hint="cs"/>
          <w:rtl/>
        </w:rPr>
        <w:t>'</w:t>
      </w:r>
      <w:r w:rsidRPr="006F178A">
        <w:rPr>
          <w:rtl/>
        </w:rPr>
        <w:t xml:space="preserve">והודעתם לבניך </w:t>
      </w:r>
      <w:r>
        <w:rPr>
          <w:rFonts w:hint="cs"/>
          <w:rtl/>
        </w:rPr>
        <w:t xml:space="preserve">.. </w:t>
      </w:r>
      <w:r w:rsidRPr="006F178A">
        <w:rPr>
          <w:rtl/>
        </w:rPr>
        <w:t>יום אשר עמדת</w:t>
      </w:r>
      <w:r>
        <w:rPr>
          <w:rFonts w:hint="cs"/>
          <w:rtl/>
        </w:rPr>
        <w:t>..</w:t>
      </w:r>
      <w:r>
        <w:rPr>
          <w:rFonts w:ascii="Fb Fontext" w:hAnsi="Fb Fontext" w:hint="cs"/>
          <w:sz w:val="20"/>
          <w:rtl/>
        </w:rPr>
        <w:t xml:space="preserve"> - ד</w:t>
      </w:r>
      <w:r w:rsidRPr="006F178A">
        <w:rPr>
          <w:rFonts w:ascii="Fb Fontext" w:hAnsi="Fb Fontext"/>
          <w:sz w:val="20"/>
          <w:rtl/>
        </w:rPr>
        <w:t>באימה וביראה</w:t>
      </w:r>
      <w:r>
        <w:rPr>
          <w:rFonts w:ascii="Fb Fontext" w:hAnsi="Fb Fontext" w:hint="cs"/>
          <w:sz w:val="20"/>
          <w:rtl/>
        </w:rPr>
        <w:t>].</w:t>
      </w:r>
    </w:p>
    <w:p w14:paraId="722449A7" w14:textId="77777777" w:rsidR="00E03339" w:rsidRDefault="00E03339" w:rsidP="00164685">
      <w:pPr>
        <w:pStyle w:val="affff1"/>
        <w:rPr>
          <w:rtl/>
        </w:rPr>
      </w:pPr>
      <w:ins w:id="9829" w:author="מספור קטעי משנה" w:date="2026-10-06T06:45:36Z">
        <w:r>
          <w:rPr>
            <w:rStyle w:val="MisparKeta"/>
          </w:rPr>
          <w:t xml:space="preserve">ב. </w:t>
        </w:r>
      </w:ins>
      <w:r w:rsidRPr="00C408C5">
        <w:rPr>
          <w:rtl/>
        </w:rPr>
        <w:t>תכבוסת</w:t>
      </w:r>
    </w:p>
    <w:p w14:paraId="1A3C2E85" w14:textId="77777777" w:rsidR="004E0BA3" w:rsidRDefault="00E03339" w:rsidP="006A0A47">
      <w:pPr>
        <w:pStyle w:val="af3"/>
        <w:rPr>
          <w:rtl/>
        </w:rPr>
      </w:pPr>
      <w:r w:rsidRPr="007117F5">
        <w:rPr>
          <w:rFonts w:cs="PFT_Frank"/>
          <w:b/>
          <w:bCs/>
          <w:sz w:val="20"/>
          <w:szCs w:val="14"/>
          <w:rtl/>
        </w:rPr>
        <w:t>אבל</w:t>
      </w:r>
      <w:r w:rsidRPr="007117F5">
        <w:rPr>
          <w:rFonts w:cs="PFT_Frank" w:hint="cs"/>
          <w:b/>
          <w:bCs/>
          <w:sz w:val="20"/>
          <w:szCs w:val="14"/>
          <w:rtl/>
        </w:rPr>
        <w:t xml:space="preserve"> -</w:t>
      </w:r>
      <w:r w:rsidRPr="00C408C5">
        <w:rPr>
          <w:rFonts w:cs="FrankRuehl"/>
          <w:sz w:val="20"/>
          <w:szCs w:val="18"/>
          <w:rtl/>
        </w:rPr>
        <w:t xml:space="preserve"> </w:t>
      </w:r>
      <w:r w:rsidRPr="007117F5">
        <w:rPr>
          <w:rFonts w:cs="PFT_Frank"/>
          <w:b/>
          <w:bCs/>
          <w:sz w:val="20"/>
          <w:szCs w:val="14"/>
          <w:rtl/>
        </w:rPr>
        <w:t>אסור</w:t>
      </w:r>
      <w:r w:rsidRPr="006F178A">
        <w:rPr>
          <w:rtl/>
        </w:rPr>
        <w:t>,</w:t>
      </w:r>
      <w:r>
        <w:rPr>
          <w:rFonts w:hint="cs"/>
          <w:rtl/>
        </w:rPr>
        <w:t xml:space="preserve"> </w:t>
      </w:r>
      <w:r w:rsidRPr="004E2EA2">
        <w:rPr>
          <w:rFonts w:hint="cs"/>
          <w:rtl/>
        </w:rPr>
        <w:t xml:space="preserve">'וישלח יואב.. ויקח .. אשה חכמה.. </w:t>
      </w:r>
      <w:r w:rsidRPr="004E2EA2">
        <w:rPr>
          <w:rtl/>
        </w:rPr>
        <w:t>לבשי נא בגדי אבל</w:t>
      </w:r>
      <w:r w:rsidRPr="004E2EA2">
        <w:rPr>
          <w:rFonts w:hint="cs"/>
          <w:rtl/>
        </w:rPr>
        <w:t>'.</w:t>
      </w:r>
    </w:p>
    <w:p w14:paraId="27ABD236" w14:textId="77777777" w:rsidR="004E0BA3" w:rsidRDefault="00E03339" w:rsidP="00164685">
      <w:pPr>
        <w:rPr>
          <w:rFonts w:ascii="Fb Fontext" w:hAnsi="Fb Fontext"/>
          <w:sz w:val="20"/>
          <w:rtl/>
        </w:rPr>
      </w:pPr>
      <w:r w:rsidRPr="007117F5">
        <w:rPr>
          <w:rFonts w:ascii="Fb Fontext" w:hAnsi="Fb Fontext" w:cs="PFT_Frank"/>
          <w:b/>
          <w:bCs/>
          <w:sz w:val="20"/>
          <w:szCs w:val="14"/>
          <w:rtl/>
        </w:rPr>
        <w:t>מנוד</w:t>
      </w:r>
      <w:r w:rsidRPr="007117F5">
        <w:rPr>
          <w:rFonts w:ascii="Fb Fontext" w:hAnsi="Fb Fontext" w:cs="PFT_Frank" w:hint="cs"/>
          <w:b/>
          <w:bCs/>
          <w:sz w:val="20"/>
          <w:szCs w:val="14"/>
          <w:rtl/>
        </w:rPr>
        <w:t>ה</w:t>
      </w:r>
      <w:r w:rsidRPr="006F178A">
        <w:rPr>
          <w:rFonts w:ascii="Fb Fontext" w:hAnsi="Fb Fontext"/>
          <w:sz w:val="20"/>
          <w:rtl/>
        </w:rPr>
        <w:t xml:space="preserve"> </w:t>
      </w:r>
      <w:r w:rsidRPr="007117F5">
        <w:rPr>
          <w:rFonts w:ascii="Fb Fontext" w:hAnsi="Fb Fontext" w:cs="PFT_Frank"/>
          <w:b/>
          <w:bCs/>
          <w:sz w:val="20"/>
          <w:szCs w:val="14"/>
          <w:rtl/>
        </w:rPr>
        <w:t>ומצורע</w:t>
      </w:r>
      <w:r>
        <w:rPr>
          <w:rFonts w:ascii="Fb Fontext" w:hAnsi="Fb Fontext" w:hint="cs"/>
          <w:sz w:val="20"/>
          <w:rtl/>
        </w:rPr>
        <w:t xml:space="preserve"> -</w:t>
      </w:r>
      <w:r w:rsidRPr="006F178A">
        <w:rPr>
          <w:rFonts w:ascii="Fb Fontext" w:hAnsi="Fb Fontext"/>
          <w:sz w:val="20"/>
          <w:rtl/>
        </w:rPr>
        <w:t xml:space="preserve"> </w:t>
      </w:r>
      <w:r w:rsidRPr="007117F5">
        <w:rPr>
          <w:rFonts w:ascii="Fb Fontext" w:hAnsi="Fb Fontext" w:cs="PFT_Frank"/>
          <w:b/>
          <w:bCs/>
          <w:sz w:val="20"/>
          <w:szCs w:val="14"/>
          <w:rtl/>
        </w:rPr>
        <w:t>אסורין</w:t>
      </w:r>
      <w:r>
        <w:rPr>
          <w:rFonts w:ascii="Fb Fontext" w:hAnsi="Fb Fontext" w:hint="cs"/>
          <w:sz w:val="20"/>
          <w:rtl/>
        </w:rPr>
        <w:t>,</w:t>
      </w:r>
      <w:r w:rsidRPr="006F178A">
        <w:rPr>
          <w:rFonts w:ascii="Fb Fontext" w:hAnsi="Fb Fontext"/>
          <w:sz w:val="20"/>
          <w:rtl/>
        </w:rPr>
        <w:t xml:space="preserve"> </w:t>
      </w:r>
      <w:r w:rsidRPr="00CB5BF9">
        <w:rPr>
          <w:rStyle w:val="affc"/>
          <w:rFonts w:hint="cs"/>
          <w:rtl/>
        </w:rPr>
        <w:t>תניא</w:t>
      </w:r>
      <w:r>
        <w:rPr>
          <w:rFonts w:ascii="Fb Fontext" w:hAnsi="Fb Fontext" w:hint="cs"/>
          <w:sz w:val="20"/>
          <w:rtl/>
        </w:rPr>
        <w:t>: אסורים לכבס.</w:t>
      </w:r>
    </w:p>
    <w:p w14:paraId="608481D2" w14:textId="11D15B64" w:rsidR="00E03339" w:rsidRDefault="00E03339" w:rsidP="00164685">
      <w:pPr>
        <w:pStyle w:val="affff1"/>
        <w:rPr>
          <w:rtl/>
        </w:rPr>
      </w:pPr>
      <w:ins w:id="9830" w:author="מספור קטעי משנה" w:date="2026-10-06T06:45:36Z">
        <w:r>
          <w:rPr>
            <w:rStyle w:val="MisparKeta"/>
          </w:rPr>
          <w:t xml:space="preserve">ב. </w:t>
        </w:r>
      </w:ins>
      <w:r w:rsidRPr="006F178A">
        <w:rPr>
          <w:rtl/>
        </w:rPr>
        <w:t>קריעה</w:t>
      </w:r>
    </w:p>
    <w:p w14:paraId="3A7A944C" w14:textId="77777777" w:rsidR="004E0BA3" w:rsidRDefault="00E03339" w:rsidP="00164685">
      <w:pPr>
        <w:rPr>
          <w:rStyle w:val="af4"/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אבל</w:t>
      </w:r>
      <w:r>
        <w:rPr>
          <w:rFonts w:ascii="Fb Fontext" w:hAnsi="Fb Fontext" w:hint="cs"/>
          <w:rtl/>
        </w:rPr>
        <w:t xml:space="preserve"> </w:t>
      </w:r>
      <w:r>
        <w:rPr>
          <w:rFonts w:ascii="Fb Fontext" w:hAnsi="Fb Fontext"/>
          <w:rtl/>
        </w:rPr>
        <w:t>–</w:t>
      </w:r>
      <w:r w:rsidRPr="006F178A">
        <w:rPr>
          <w:rFonts w:ascii="Fb Fontext" w:hAnsi="Fb Fontext"/>
          <w:rtl/>
        </w:rPr>
        <w:t xml:space="preserve"> </w:t>
      </w:r>
      <w:r w:rsidRPr="007117F5">
        <w:rPr>
          <w:rFonts w:ascii="Fb Fontext" w:hAnsi="Fb Fontext" w:cs="PFT_Frank"/>
          <w:b/>
          <w:bCs/>
          <w:szCs w:val="14"/>
          <w:rtl/>
        </w:rPr>
        <w:t>חייב</w:t>
      </w:r>
      <w:r>
        <w:rPr>
          <w:rFonts w:ascii="Fb Fontext" w:hAnsi="Fb Fontext" w:hint="cs"/>
          <w:rtl/>
        </w:rPr>
        <w:t>,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 w:hint="cs"/>
          <w:rtl/>
        </w:rPr>
        <w:t>ד</w:t>
      </w:r>
      <w:r>
        <w:rPr>
          <w:rFonts w:ascii="Fb Fontext" w:hAnsi="Fb Fontext" w:hint="cs"/>
          <w:rtl/>
        </w:rPr>
        <w:t xml:space="preserve">רק </w:t>
      </w:r>
      <w:r w:rsidRPr="006F178A">
        <w:rPr>
          <w:rFonts w:ascii="Fb Fontext" w:hAnsi="Fb Fontext" w:hint="cs"/>
          <w:rtl/>
        </w:rPr>
        <w:t xml:space="preserve">לבני אהרן 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לא תפר</w:t>
      </w:r>
      <w:r>
        <w:rPr>
          <w:rStyle w:val="af4"/>
          <w:rFonts w:hint="cs"/>
          <w:rtl/>
        </w:rPr>
        <w:t>ו</w:t>
      </w:r>
      <w:r w:rsidRPr="00A824E4">
        <w:rPr>
          <w:rStyle w:val="af4"/>
          <w:rtl/>
        </w:rPr>
        <w:t>מו</w:t>
      </w:r>
      <w:r>
        <w:rPr>
          <w:rStyle w:val="af4"/>
          <w:rFonts w:hint="cs"/>
          <w:rtl/>
        </w:rPr>
        <w:t>'.</w:t>
      </w:r>
    </w:p>
    <w:p w14:paraId="68EE5309" w14:textId="05AC3504" w:rsidR="00E03339" w:rsidRPr="006F178A" w:rsidRDefault="00E03339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מנודה</w:t>
      </w:r>
      <w:r w:rsidRPr="006F178A">
        <w:rPr>
          <w:rtl/>
        </w:rPr>
        <w:t xml:space="preserve"> </w:t>
      </w:r>
      <w:r>
        <w:rPr>
          <w:rFonts w:hint="cs"/>
          <w:rtl/>
        </w:rPr>
        <w:t xml:space="preserve">- </w:t>
      </w:r>
      <w:r w:rsidRPr="007117F5">
        <w:rPr>
          <w:rFonts w:cs="PFT_Frank" w:hint="cs"/>
          <w:b/>
          <w:bCs/>
          <w:szCs w:val="14"/>
          <w:rtl/>
        </w:rPr>
        <w:t>ספק</w:t>
      </w:r>
      <w:r w:rsidRPr="006F178A">
        <w:rPr>
          <w:rtl/>
        </w:rPr>
        <w:t>.</w:t>
      </w:r>
    </w:p>
    <w:p w14:paraId="19F47FBA" w14:textId="77777777" w:rsidR="00E03339" w:rsidRPr="006F178A" w:rsidRDefault="00E03339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מצורע</w:t>
      </w:r>
      <w:r w:rsidRPr="006F178A">
        <w:rPr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7117F5">
        <w:rPr>
          <w:rFonts w:cs="PFT_Frank" w:hint="cs"/>
          <w:b/>
          <w:bCs/>
          <w:szCs w:val="14"/>
          <w:rtl/>
        </w:rPr>
        <w:t>חייב</w:t>
      </w:r>
      <w:r>
        <w:rPr>
          <w:rFonts w:hint="cs"/>
          <w:rtl/>
        </w:rPr>
        <w:t>,</w:t>
      </w:r>
      <w:r>
        <w:rPr>
          <w:rStyle w:val="af4"/>
          <w:rFonts w:hint="cs"/>
          <w:rtl/>
        </w:rPr>
        <w:t xml:space="preserve"> 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בגדיו יהיו פר</w:t>
      </w:r>
      <w:r>
        <w:rPr>
          <w:rStyle w:val="af4"/>
          <w:rFonts w:hint="cs"/>
          <w:rtl/>
        </w:rPr>
        <w:t>ו</w:t>
      </w:r>
      <w:r w:rsidRPr="00A824E4">
        <w:rPr>
          <w:rStyle w:val="af4"/>
          <w:rtl/>
        </w:rPr>
        <w:t>מים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 xml:space="preserve"> </w:t>
      </w:r>
      <w:r>
        <w:rPr>
          <w:rFonts w:hint="cs"/>
          <w:rtl/>
        </w:rPr>
        <w:t xml:space="preserve">- </w:t>
      </w:r>
      <w:r w:rsidRPr="006F178A">
        <w:rPr>
          <w:rtl/>
        </w:rPr>
        <w:t>מקורעין</w:t>
      </w:r>
      <w:r>
        <w:rPr>
          <w:rFonts w:hint="cs"/>
          <w:rtl/>
        </w:rPr>
        <w:t>.</w:t>
      </w:r>
    </w:p>
    <w:p w14:paraId="53D4B4EC" w14:textId="77777777" w:rsidR="00E03339" w:rsidRPr="006F178A" w:rsidRDefault="00E03339" w:rsidP="00800D78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טז.</w:t>
      </w:r>
    </w:p>
    <w:p w14:paraId="222D9DF9" w14:textId="77777777" w:rsidR="00E03339" w:rsidRDefault="00E03339" w:rsidP="00164685">
      <w:pPr>
        <w:pStyle w:val="affff1"/>
        <w:ind w:end="0"/>
        <w:rPr>
          <w:rtl/>
        </w:rPr>
      </w:pPr>
      <w:r w:rsidRPr="006F178A">
        <w:rPr>
          <w:rtl/>
        </w:rPr>
        <w:t>כפיית המטה</w:t>
      </w:r>
    </w:p>
    <w:p w14:paraId="4B1223EF" w14:textId="77777777" w:rsidR="00E03339" w:rsidRPr="006F178A" w:rsidRDefault="00E03339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אבל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- </w:t>
      </w:r>
      <w:r w:rsidRPr="007117F5">
        <w:rPr>
          <w:rFonts w:ascii="Fb Fontext" w:hAnsi="Fb Fontext" w:cs="PFT_Frank"/>
          <w:b/>
          <w:bCs/>
          <w:szCs w:val="14"/>
          <w:rtl/>
        </w:rPr>
        <w:t>חייב</w:t>
      </w:r>
      <w:r w:rsidRPr="006F178A">
        <w:rPr>
          <w:rFonts w:ascii="Fb Fontext" w:hAnsi="Fb Fontext"/>
          <w:rtl/>
        </w:rPr>
        <w:t xml:space="preserve">, </w:t>
      </w:r>
      <w:r w:rsidRPr="00A21375">
        <w:rPr>
          <w:rStyle w:val="affc"/>
          <w:rFonts w:hint="cs"/>
          <w:rtl/>
        </w:rPr>
        <w:t>תני</w:t>
      </w:r>
      <w:r>
        <w:rPr>
          <w:rFonts w:ascii="Fb Fontext" w:hAnsi="Fb Fontext" w:hint="cs"/>
          <w:rtl/>
        </w:rPr>
        <w:t xml:space="preserve">: </w:t>
      </w:r>
      <w:r w:rsidRPr="00A21375">
        <w:rPr>
          <w:rtl/>
        </w:rPr>
        <w:t xml:space="preserve">דיוקני </w:t>
      </w:r>
      <w:r>
        <w:rPr>
          <w:rFonts w:hint="cs"/>
          <w:rtl/>
        </w:rPr>
        <w:t>ש</w:t>
      </w:r>
      <w:r w:rsidRPr="00A21375">
        <w:rPr>
          <w:rtl/>
        </w:rPr>
        <w:t>נתתי</w:t>
      </w:r>
      <w:r>
        <w:rPr>
          <w:rFonts w:hint="cs"/>
          <w:rtl/>
        </w:rPr>
        <w:t xml:space="preserve"> בכם </w:t>
      </w:r>
      <w:r w:rsidRPr="006F178A">
        <w:rPr>
          <w:rFonts w:ascii="Fb Fontext" w:hAnsi="Fb Fontext"/>
          <w:rtl/>
        </w:rPr>
        <w:t>הפכתיה</w:t>
      </w:r>
      <w:r>
        <w:rPr>
          <w:rFonts w:ascii="Fb Fontext" w:hAnsi="Fb Fontext" w:hint="cs"/>
          <w:rtl/>
        </w:rPr>
        <w:t xml:space="preserve"> - </w:t>
      </w:r>
      <w:r>
        <w:rPr>
          <w:rFonts w:hint="cs"/>
          <w:rtl/>
        </w:rPr>
        <w:t>כפו מיטותיכם</w:t>
      </w:r>
      <w:r>
        <w:rPr>
          <w:rFonts w:ascii="Fb Fontext" w:hAnsi="Fb Fontext" w:hint="cs"/>
          <w:rtl/>
        </w:rPr>
        <w:t>.</w:t>
      </w:r>
    </w:p>
    <w:p w14:paraId="11F976CC" w14:textId="77777777" w:rsidR="00E03339" w:rsidRPr="006F178A" w:rsidRDefault="00E03339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 w:val="20"/>
          <w:szCs w:val="14"/>
          <w:rtl/>
        </w:rPr>
        <w:t>מנודה</w:t>
      </w:r>
      <w:r w:rsidRPr="006F178A">
        <w:rPr>
          <w:rFonts w:ascii="Fb Fontext" w:hAnsi="Fb Fontext"/>
          <w:sz w:val="20"/>
          <w:rtl/>
        </w:rPr>
        <w:t xml:space="preserve"> </w:t>
      </w:r>
      <w:r w:rsidRPr="007117F5">
        <w:rPr>
          <w:rFonts w:ascii="Fb Fontext" w:hAnsi="Fb Fontext" w:cs="PFT_Frank"/>
          <w:b/>
          <w:bCs/>
          <w:sz w:val="20"/>
          <w:szCs w:val="14"/>
          <w:rtl/>
        </w:rPr>
        <w:t>ומצורע</w:t>
      </w:r>
      <w:r w:rsidRPr="006F178A">
        <w:rPr>
          <w:rFonts w:ascii="Fb Fontext" w:hAnsi="Fb Fontext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 xml:space="preserve">- </w:t>
      </w:r>
      <w:r w:rsidRPr="007117F5">
        <w:rPr>
          <w:rFonts w:ascii="Fb Fontext" w:hAnsi="Fb Fontext" w:cs="PFT_Frank" w:hint="cs"/>
          <w:b/>
          <w:bCs/>
          <w:sz w:val="20"/>
          <w:szCs w:val="14"/>
          <w:rtl/>
        </w:rPr>
        <w:t>ספק</w:t>
      </w:r>
      <w:r w:rsidRPr="006F178A">
        <w:rPr>
          <w:rFonts w:ascii="Fb Fontext" w:hAnsi="Fb Fontext"/>
          <w:sz w:val="20"/>
          <w:rtl/>
        </w:rPr>
        <w:t>.</w:t>
      </w:r>
    </w:p>
    <w:p w14:paraId="2A4F23F6" w14:textId="77777777" w:rsidR="00E03339" w:rsidRDefault="00E03339" w:rsidP="00164685">
      <w:pPr>
        <w:pStyle w:val="affff1"/>
        <w:rPr>
          <w:rtl/>
        </w:rPr>
      </w:pPr>
      <w:ins w:id="9810" w:author="מספור קטעי משנה" w:date="2026-10-06T10:04:49Z">
        <w:r>
          <w:rPr>
            <w:rStyle w:val="MisparKeta"/>
          </w:rPr>
          <w:t xml:space="preserve">ב. </w:t>
        </w:r>
      </w:ins>
      <w:r w:rsidRPr="006F178A">
        <w:rPr>
          <w:rtl/>
        </w:rPr>
        <w:t>מלאכה</w:t>
      </w:r>
    </w:p>
    <w:p w14:paraId="39236285" w14:textId="77777777" w:rsidR="00E03339" w:rsidRPr="006F178A" w:rsidRDefault="00E03339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אבל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- </w:t>
      </w:r>
      <w:r w:rsidRPr="007117F5">
        <w:rPr>
          <w:rFonts w:ascii="Fb Fontext" w:hAnsi="Fb Fontext" w:cs="PFT_Frank"/>
          <w:b/>
          <w:bCs/>
          <w:szCs w:val="14"/>
          <w:rtl/>
        </w:rPr>
        <w:t>אסור</w:t>
      </w:r>
      <w:r w:rsidRPr="006F178A">
        <w:rPr>
          <w:rFonts w:ascii="Fb Fontext" w:hAnsi="Fb Fontext"/>
          <w:rtl/>
        </w:rPr>
        <w:t xml:space="preserve"> ,</w:t>
      </w:r>
      <w:r w:rsidRPr="00A824E4">
        <w:rPr>
          <w:rStyle w:val="af4"/>
          <w:rtl/>
        </w:rPr>
        <w:t xml:space="preserve"> 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והפכתי חגיכם לאבל</w:t>
      </w:r>
      <w:r>
        <w:rPr>
          <w:rStyle w:val="af4"/>
          <w:rFonts w:hint="cs"/>
          <w:rtl/>
        </w:rPr>
        <w:t>'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 w:rsidRPr="00646CBF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כחג.</w:t>
      </w:r>
    </w:p>
    <w:p w14:paraId="1D874D1A" w14:textId="77777777" w:rsidR="00E03339" w:rsidRPr="006F178A" w:rsidRDefault="00E03339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מנודה</w:t>
      </w:r>
      <w:r w:rsidRPr="006F178A">
        <w:rPr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7117F5">
        <w:rPr>
          <w:rFonts w:cs="PFT_Frank" w:hint="cs"/>
          <w:b/>
          <w:bCs/>
          <w:szCs w:val="14"/>
          <w:rtl/>
        </w:rPr>
        <w:t>מותר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>
        <w:rPr>
          <w:rStyle w:val="affc"/>
          <w:rFonts w:hint="cs"/>
          <w:rtl/>
        </w:rPr>
        <w:t xml:space="preserve">תניא: </w:t>
      </w:r>
      <w:r w:rsidRPr="00280C1C">
        <w:rPr>
          <w:rFonts w:hint="eastAsia"/>
          <w:rtl/>
        </w:rPr>
        <w:t>נשכר</w:t>
      </w:r>
      <w:r w:rsidRPr="00280C1C">
        <w:rPr>
          <w:rtl/>
        </w:rPr>
        <w:t xml:space="preserve"> </w:t>
      </w:r>
      <w:r w:rsidRPr="00280C1C">
        <w:rPr>
          <w:rFonts w:hint="eastAsia"/>
          <w:rtl/>
        </w:rPr>
        <w:t>ונשכרין</w:t>
      </w:r>
      <w:r w:rsidRPr="00280C1C">
        <w:rPr>
          <w:rtl/>
        </w:rPr>
        <w:t xml:space="preserve"> </w:t>
      </w:r>
      <w:r w:rsidRPr="00280C1C">
        <w:rPr>
          <w:rFonts w:hint="eastAsia"/>
          <w:rtl/>
        </w:rPr>
        <w:t>לו</w:t>
      </w:r>
      <w:r>
        <w:rPr>
          <w:rFonts w:hint="cs"/>
          <w:rtl/>
        </w:rPr>
        <w:t>.</w:t>
      </w:r>
    </w:p>
    <w:p w14:paraId="62C9DB72" w14:textId="77777777" w:rsidR="004E0BA3" w:rsidRDefault="00E03339" w:rsidP="00164685">
      <w:pPr>
        <w:pStyle w:val="affd"/>
        <w:ind w:firstLine="170"/>
        <w:rPr>
          <w:rtl/>
        </w:rPr>
      </w:pPr>
      <w:r w:rsidRPr="00D54BA1">
        <w:rPr>
          <w:rFonts w:cs="PFT_Frank"/>
          <w:b/>
          <w:bCs/>
          <w:szCs w:val="10"/>
          <w:rtl/>
        </w:rPr>
        <w:t>מוחרם</w:t>
      </w:r>
      <w:r w:rsidRPr="00845FD6">
        <w:rPr>
          <w:rtl/>
        </w:rPr>
        <w:t xml:space="preserve"> –</w:t>
      </w:r>
      <w:r>
        <w:rPr>
          <w:rFonts w:hint="cs"/>
          <w:rtl/>
        </w:rPr>
        <w:t xml:space="preserve"> לא נשכר ולא נשכרים לו, אבל עושה כדי פרנסתו.</w:t>
      </w:r>
    </w:p>
    <w:p w14:paraId="7125EB00" w14:textId="0B980A25" w:rsidR="00E03339" w:rsidRPr="006F178A" w:rsidRDefault="00E03339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 w:val="20"/>
          <w:szCs w:val="14"/>
          <w:rtl/>
        </w:rPr>
        <w:t>מצורע</w:t>
      </w:r>
      <w:r w:rsidRPr="007117F5">
        <w:rPr>
          <w:rFonts w:ascii="Fb Fontext" w:hAnsi="Fb Fontext" w:cs="PFT_Frank" w:hint="cs"/>
          <w:b/>
          <w:bCs/>
          <w:sz w:val="20"/>
          <w:szCs w:val="14"/>
          <w:rtl/>
        </w:rPr>
        <w:t xml:space="preserve"> </w:t>
      </w:r>
      <w:r w:rsidRPr="007117F5">
        <w:rPr>
          <w:rFonts w:ascii="Fb Fontext" w:hAnsi="Fb Fontext" w:cs="PFT_Frank"/>
          <w:b/>
          <w:bCs/>
          <w:sz w:val="20"/>
          <w:szCs w:val="14"/>
          <w:rtl/>
        </w:rPr>
        <w:t>–</w:t>
      </w:r>
      <w:r w:rsidRPr="006F178A">
        <w:rPr>
          <w:rFonts w:ascii="Fb Fontext" w:hAnsi="Fb Fontext"/>
          <w:sz w:val="20"/>
          <w:rtl/>
        </w:rPr>
        <w:t xml:space="preserve"> </w:t>
      </w:r>
      <w:r w:rsidRPr="007117F5">
        <w:rPr>
          <w:rFonts w:ascii="Fb Fontext" w:hAnsi="Fb Fontext" w:cs="PFT_Frank" w:hint="cs"/>
          <w:b/>
          <w:bCs/>
          <w:sz w:val="20"/>
          <w:szCs w:val="14"/>
          <w:rtl/>
        </w:rPr>
        <w:t>ספק</w:t>
      </w:r>
      <w:r>
        <w:rPr>
          <w:rFonts w:ascii="Fb Fontext" w:hAnsi="Fb Fontext" w:hint="cs"/>
          <w:sz w:val="20"/>
          <w:rtl/>
        </w:rPr>
        <w:t>.</w:t>
      </w:r>
    </w:p>
    <w:p w14:paraId="56B55D67" w14:textId="77777777" w:rsidR="00E03339" w:rsidRDefault="00E03339" w:rsidP="00164685">
      <w:pPr>
        <w:pStyle w:val="affff1"/>
        <w:rPr>
          <w:rtl/>
        </w:rPr>
      </w:pPr>
      <w:ins w:id="9811" w:author="מספור קטעי משנה" w:date="2026-10-06T10:04:49Z">
        <w:r>
          <w:rPr>
            <w:rStyle w:val="MisparKeta"/>
          </w:rPr>
          <w:t xml:space="preserve">ב. </w:t>
        </w:r>
      </w:ins>
      <w:r w:rsidRPr="006F178A">
        <w:rPr>
          <w:rtl/>
        </w:rPr>
        <w:t>רחיצה</w:t>
      </w:r>
    </w:p>
    <w:p w14:paraId="06CD22BF" w14:textId="77777777" w:rsidR="00E03339" w:rsidRPr="006F178A" w:rsidRDefault="00E03339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אבל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- </w:t>
      </w:r>
      <w:r w:rsidRPr="007117F5">
        <w:rPr>
          <w:rFonts w:ascii="Fb Fontext" w:hAnsi="Fb Fontext" w:cs="PFT_Frank"/>
          <w:b/>
          <w:bCs/>
          <w:szCs w:val="14"/>
          <w:rtl/>
        </w:rPr>
        <w:t>אסור</w:t>
      </w:r>
      <w:r w:rsidRPr="006F178A">
        <w:rPr>
          <w:rFonts w:ascii="Fb Fontext" w:hAnsi="Fb Fontext"/>
          <w:rtl/>
        </w:rPr>
        <w:t xml:space="preserve">, </w:t>
      </w:r>
      <w:r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ואל תסוכי שמן</w:t>
      </w:r>
      <w:r w:rsidRPr="00A824E4">
        <w:rPr>
          <w:rStyle w:val="af4"/>
          <w:rFonts w:hint="cs"/>
          <w:rtl/>
        </w:rPr>
        <w:t>'</w:t>
      </w:r>
      <w:r>
        <w:rPr>
          <w:rStyle w:val="af4"/>
          <w:rFonts w:hint="cs"/>
          <w:rtl/>
        </w:rPr>
        <w:t xml:space="preserve"> </w:t>
      </w:r>
      <w:r w:rsidRPr="00A824E4">
        <w:rPr>
          <w:rStyle w:val="af4"/>
          <w:rFonts w:hint="cs"/>
          <w:rtl/>
        </w:rPr>
        <w:t>-</w:t>
      </w:r>
      <w:r w:rsidRPr="006F178A">
        <w:rPr>
          <w:rFonts w:ascii="Fb Fontext" w:hAnsi="Fb Fontext"/>
          <w:rtl/>
        </w:rPr>
        <w:t xml:space="preserve"> רחיצה בכלל סיכה.</w:t>
      </w:r>
    </w:p>
    <w:p w14:paraId="65A4725D" w14:textId="77777777" w:rsidR="004E0BA3" w:rsidRDefault="00E03339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מנודה</w:t>
      </w:r>
      <w:r w:rsidRPr="006F178A">
        <w:rPr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7117F5">
        <w:rPr>
          <w:rFonts w:cs="PFT_Frank" w:hint="cs"/>
          <w:b/>
          <w:bCs/>
          <w:szCs w:val="14"/>
          <w:rtl/>
        </w:rPr>
        <w:t>ספק</w:t>
      </w:r>
      <w:r>
        <w:rPr>
          <w:rFonts w:hint="cs"/>
          <w:rtl/>
        </w:rPr>
        <w:t xml:space="preserve">, </w:t>
      </w:r>
      <w:r>
        <w:rPr>
          <w:rStyle w:val="affc"/>
          <w:rFonts w:hint="cs"/>
          <w:rtl/>
        </w:rPr>
        <w:t>מוכיח</w:t>
      </w:r>
      <w:r>
        <w:rPr>
          <w:rFonts w:hint="cs"/>
          <w:rtl/>
        </w:rPr>
        <w:t>: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מש</w:t>
      </w:r>
      <w:r w:rsidRPr="006F178A">
        <w:rPr>
          <w:rtl/>
        </w:rPr>
        <w:t>אסר</w:t>
      </w:r>
      <w:r>
        <w:rPr>
          <w:rFonts w:hint="cs"/>
          <w:rtl/>
        </w:rPr>
        <w:t>ו</w:t>
      </w:r>
      <w:r w:rsidRPr="006F178A">
        <w:rPr>
          <w:rtl/>
        </w:rPr>
        <w:t xml:space="preserve"> רחיצ</w:t>
      </w:r>
      <w:r>
        <w:rPr>
          <w:rFonts w:hint="cs"/>
          <w:rtl/>
        </w:rPr>
        <w:t>ת כל גופו</w:t>
      </w:r>
      <w:r w:rsidRPr="006F178A">
        <w:rPr>
          <w:rtl/>
        </w:rPr>
        <w:t xml:space="preserve"> </w:t>
      </w:r>
      <w:r w:rsidRPr="00A21375">
        <w:rPr>
          <w:rStyle w:val="affe"/>
          <w:rFonts w:hint="cs"/>
          <w:rtl/>
        </w:rPr>
        <w:t>בתעניות</w:t>
      </w:r>
      <w:r>
        <w:rPr>
          <w:rStyle w:val="affe"/>
          <w:rFonts w:hint="cs"/>
          <w:rtl/>
        </w:rPr>
        <w:t>,</w:t>
      </w:r>
    </w:p>
    <w:p w14:paraId="41139CA4" w14:textId="74F4927B" w:rsidR="00E03339" w:rsidRPr="006F178A" w:rsidRDefault="00E03339" w:rsidP="00164685">
      <w:pPr>
        <w:ind w:left="1020" w:firstLine="170"/>
        <w:rPr>
          <w:rFonts w:cs="Guttman Vilna"/>
          <w:b/>
          <w:bCs/>
          <w:rtl/>
        </w:rPr>
      </w:pPr>
      <w:r w:rsidRPr="007117F5">
        <w:rPr>
          <w:rFonts w:cs="PFT_Frank" w:hint="cs"/>
          <w:b/>
          <w:bCs/>
          <w:szCs w:val="14"/>
          <w:rtl/>
        </w:rPr>
        <w:t>וכן</w:t>
      </w:r>
      <w:r>
        <w:rPr>
          <w:rFonts w:hint="cs"/>
          <w:rtl/>
        </w:rPr>
        <w:t xml:space="preserve"> </w:t>
      </w:r>
      <w:r w:rsidRPr="006F178A">
        <w:rPr>
          <w:rtl/>
        </w:rPr>
        <w:t>במנודה ואבל</w:t>
      </w:r>
      <w:r>
        <w:rPr>
          <w:rFonts w:hint="cs"/>
          <w:rtl/>
        </w:rPr>
        <w:t xml:space="preserve">, </w:t>
      </w:r>
      <w:r w:rsidRPr="00A21375">
        <w:rPr>
          <w:rStyle w:val="affc"/>
          <w:rFonts w:hint="cs"/>
          <w:rtl/>
        </w:rPr>
        <w:t>וד</w:t>
      </w:r>
      <w:r>
        <w:rPr>
          <w:rStyle w:val="affc"/>
          <w:rFonts w:hint="cs"/>
          <w:rtl/>
        </w:rPr>
        <w:t>חה</w:t>
      </w:r>
      <w:r>
        <w:rPr>
          <w:rFonts w:hint="cs"/>
          <w:rtl/>
        </w:rPr>
        <w:t>: אשארא.</w:t>
      </w:r>
    </w:p>
    <w:p w14:paraId="286D1380" w14:textId="77777777" w:rsidR="00E03339" w:rsidRPr="006F178A" w:rsidRDefault="00E03339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 w:val="20"/>
          <w:szCs w:val="14"/>
          <w:rtl/>
        </w:rPr>
        <w:t>מצורע</w:t>
      </w:r>
      <w:r w:rsidRPr="006F178A">
        <w:rPr>
          <w:rFonts w:ascii="Fb Fontext" w:hAnsi="Fb Fontext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 xml:space="preserve">- </w:t>
      </w:r>
      <w:r w:rsidRPr="007117F5">
        <w:rPr>
          <w:rFonts w:ascii="Fb Fontext" w:hAnsi="Fb Fontext" w:cs="PFT_Frank" w:hint="cs"/>
          <w:b/>
          <w:bCs/>
          <w:sz w:val="20"/>
          <w:szCs w:val="14"/>
          <w:rtl/>
        </w:rPr>
        <w:t>ספק</w:t>
      </w:r>
      <w:r w:rsidRPr="006F178A">
        <w:rPr>
          <w:rFonts w:ascii="Fb Fontext" w:hAnsi="Fb Fontext"/>
          <w:sz w:val="20"/>
          <w:rtl/>
        </w:rPr>
        <w:t>.</w:t>
      </w:r>
    </w:p>
    <w:p w14:paraId="7B91D9C2" w14:textId="77777777" w:rsidR="00E03339" w:rsidRDefault="00E03339" w:rsidP="00164685">
      <w:pPr>
        <w:pStyle w:val="affff1"/>
        <w:rPr>
          <w:rtl/>
        </w:rPr>
      </w:pPr>
      <w:ins w:id="9812" w:author="מספור קטעי משנה" w:date="2026-10-06T10:04:49Z">
        <w:r>
          <w:rPr>
            <w:rStyle w:val="MisparKeta"/>
          </w:rPr>
          <w:t xml:space="preserve">ב. </w:t>
        </w:r>
      </w:ins>
      <w:r w:rsidRPr="006F178A">
        <w:rPr>
          <w:rtl/>
        </w:rPr>
        <w:t>נעילת הסנדל</w:t>
      </w:r>
    </w:p>
    <w:p w14:paraId="37A6119E" w14:textId="77777777" w:rsidR="004E0BA3" w:rsidRDefault="00E03339" w:rsidP="00164685">
      <w:pPr>
        <w:rPr>
          <w:rStyle w:val="af4"/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אבל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- </w:t>
      </w:r>
      <w:r w:rsidRPr="007117F5">
        <w:rPr>
          <w:rFonts w:ascii="Fb Fontext" w:hAnsi="Fb Fontext" w:cs="PFT_Frank" w:hint="cs"/>
          <w:b/>
          <w:bCs/>
          <w:szCs w:val="14"/>
          <w:rtl/>
        </w:rPr>
        <w:t>אסור</w:t>
      </w:r>
      <w:r w:rsidRPr="006F178A">
        <w:rPr>
          <w:rFonts w:ascii="Fb Fontext" w:hAnsi="Fb Fontext"/>
          <w:rtl/>
        </w:rPr>
        <w:t xml:space="preserve">, </w:t>
      </w:r>
      <w:r w:rsidRPr="00912057">
        <w:rPr>
          <w:rFonts w:ascii="Fb Fontext" w:hAnsi="Fb Fontext"/>
          <w:rtl/>
        </w:rPr>
        <w:t>ד</w:t>
      </w:r>
      <w:r>
        <w:rPr>
          <w:rFonts w:ascii="Fb Fontext" w:hAnsi="Fb Fontext" w:hint="cs"/>
          <w:rtl/>
        </w:rPr>
        <w:t xml:space="preserve">רק </w:t>
      </w:r>
      <w:r w:rsidRPr="00CB5BF9">
        <w:rPr>
          <w:rFonts w:ascii="Fb Fontext" w:hAnsi="Fb Fontext"/>
          <w:rtl/>
        </w:rPr>
        <w:t>ליחזקאל</w:t>
      </w:r>
      <w:r w:rsidRPr="00A824E4">
        <w:rPr>
          <w:rStyle w:val="af4"/>
          <w:rtl/>
        </w:rPr>
        <w:t xml:space="preserve"> 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ונעליך תשים ברגליך</w:t>
      </w:r>
      <w:r w:rsidRPr="00A824E4">
        <w:rPr>
          <w:rStyle w:val="af4"/>
          <w:rFonts w:hint="cs"/>
          <w:rtl/>
        </w:rPr>
        <w:t>'</w:t>
      </w:r>
      <w:r>
        <w:rPr>
          <w:rStyle w:val="af4"/>
          <w:rFonts w:hint="cs"/>
          <w:rtl/>
        </w:rPr>
        <w:t>.</w:t>
      </w:r>
    </w:p>
    <w:p w14:paraId="5D7AE3A9" w14:textId="77777777" w:rsidR="004E0BA3" w:rsidRDefault="00E03339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lastRenderedPageBreak/>
        <w:t>מנודה</w:t>
      </w:r>
      <w:r w:rsidRPr="007117F5">
        <w:rPr>
          <w:rFonts w:cs="PFT_Frank" w:hint="cs"/>
          <w:b/>
          <w:bCs/>
          <w:szCs w:val="14"/>
          <w:rtl/>
        </w:rPr>
        <w:t xml:space="preserve"> </w:t>
      </w:r>
      <w:r w:rsidRPr="007117F5">
        <w:rPr>
          <w:rFonts w:cs="PFT_Frank"/>
          <w:b/>
          <w:bCs/>
          <w:szCs w:val="14"/>
          <w:rtl/>
        </w:rPr>
        <w:t xml:space="preserve">– </w:t>
      </w:r>
      <w:r w:rsidRPr="007117F5">
        <w:rPr>
          <w:rFonts w:cs="PFT_Frank" w:hint="cs"/>
          <w:b/>
          <w:bCs/>
          <w:szCs w:val="14"/>
          <w:rtl/>
        </w:rPr>
        <w:t>ספק</w:t>
      </w:r>
      <w:r>
        <w:rPr>
          <w:rFonts w:hint="cs"/>
          <w:rtl/>
        </w:rPr>
        <w:t xml:space="preserve">, </w:t>
      </w:r>
      <w:r>
        <w:rPr>
          <w:rStyle w:val="affc"/>
          <w:rFonts w:hint="cs"/>
          <w:rtl/>
        </w:rPr>
        <w:t>מוכיח</w:t>
      </w:r>
      <w:r>
        <w:rPr>
          <w:rFonts w:hint="cs"/>
          <w:rtl/>
        </w:rPr>
        <w:t>: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מש</w:t>
      </w:r>
      <w:r w:rsidRPr="006F178A">
        <w:rPr>
          <w:rtl/>
        </w:rPr>
        <w:t>אסר</w:t>
      </w:r>
      <w:r>
        <w:rPr>
          <w:rFonts w:hint="cs"/>
          <w:rtl/>
        </w:rPr>
        <w:t>ו</w:t>
      </w:r>
      <w:r w:rsidRPr="006F178A">
        <w:rPr>
          <w:rtl/>
        </w:rPr>
        <w:t xml:space="preserve"> </w:t>
      </w:r>
      <w:r>
        <w:rPr>
          <w:rFonts w:hint="cs"/>
          <w:rtl/>
        </w:rPr>
        <w:t>נעילת סנדל בעיר</w:t>
      </w:r>
      <w:r w:rsidRPr="006F178A">
        <w:rPr>
          <w:rtl/>
        </w:rPr>
        <w:t xml:space="preserve"> </w:t>
      </w:r>
      <w:r w:rsidRPr="00CB5BF9">
        <w:rPr>
          <w:rStyle w:val="affe"/>
          <w:rFonts w:hint="cs"/>
          <w:rtl/>
        </w:rPr>
        <w:t>בתעניות</w:t>
      </w:r>
      <w:r>
        <w:rPr>
          <w:rStyle w:val="affe"/>
          <w:rFonts w:hint="cs"/>
          <w:rtl/>
        </w:rPr>
        <w:t>,</w:t>
      </w:r>
    </w:p>
    <w:p w14:paraId="65E365A4" w14:textId="78FEAE8A" w:rsidR="00E03339" w:rsidRPr="006F178A" w:rsidRDefault="00E03339" w:rsidP="00164685">
      <w:pPr>
        <w:ind w:left="1020" w:firstLine="170"/>
        <w:rPr>
          <w:rFonts w:cs="Guttman Vilna"/>
          <w:b/>
          <w:bCs/>
          <w:rtl/>
        </w:rPr>
      </w:pPr>
      <w:r w:rsidRPr="007117F5">
        <w:rPr>
          <w:rFonts w:cs="PFT_Frank" w:hint="cs"/>
          <w:b/>
          <w:bCs/>
          <w:szCs w:val="14"/>
          <w:rtl/>
        </w:rPr>
        <w:t xml:space="preserve">  וכן</w:t>
      </w:r>
      <w:r>
        <w:rPr>
          <w:rFonts w:hint="cs"/>
          <w:rtl/>
        </w:rPr>
        <w:t xml:space="preserve"> </w:t>
      </w:r>
      <w:r w:rsidRPr="006F178A">
        <w:rPr>
          <w:rtl/>
        </w:rPr>
        <w:t>במנודה ואבל</w:t>
      </w:r>
      <w:r>
        <w:rPr>
          <w:rFonts w:hint="cs"/>
          <w:rtl/>
        </w:rPr>
        <w:t xml:space="preserve">, </w:t>
      </w:r>
      <w:r w:rsidRPr="00CB5BF9">
        <w:rPr>
          <w:rStyle w:val="affc"/>
          <w:rFonts w:hint="cs"/>
          <w:rtl/>
        </w:rPr>
        <w:t>וד</w:t>
      </w:r>
      <w:r>
        <w:rPr>
          <w:rStyle w:val="affc"/>
          <w:rFonts w:hint="cs"/>
          <w:rtl/>
        </w:rPr>
        <w:t>חה</w:t>
      </w:r>
      <w:r>
        <w:rPr>
          <w:rFonts w:hint="cs"/>
          <w:rtl/>
        </w:rPr>
        <w:t>: אשארא.</w:t>
      </w:r>
    </w:p>
    <w:p w14:paraId="5FBF3F3C" w14:textId="77777777" w:rsidR="00E03339" w:rsidRPr="006F178A" w:rsidRDefault="00E03339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 w:val="20"/>
          <w:szCs w:val="14"/>
          <w:rtl/>
        </w:rPr>
        <w:t>מצורע</w:t>
      </w:r>
      <w:r w:rsidRPr="006F178A">
        <w:rPr>
          <w:rFonts w:ascii="Fb Fontext" w:hAnsi="Fb Fontext"/>
          <w:sz w:val="20"/>
          <w:rtl/>
        </w:rPr>
        <w:t xml:space="preserve"> </w:t>
      </w:r>
      <w:r w:rsidRPr="007117F5">
        <w:rPr>
          <w:rFonts w:cs="PFT_Frank"/>
          <w:b/>
          <w:bCs/>
          <w:szCs w:val="14"/>
          <w:rtl/>
        </w:rPr>
        <w:t>–</w:t>
      </w:r>
      <w:r w:rsidRPr="007117F5">
        <w:rPr>
          <w:rFonts w:cs="PFT_Frank" w:hint="cs"/>
          <w:b/>
          <w:bCs/>
          <w:szCs w:val="14"/>
          <w:rtl/>
        </w:rPr>
        <w:t xml:space="preserve"> ספק</w:t>
      </w:r>
      <w:r>
        <w:rPr>
          <w:rFonts w:ascii="Fb Fontext" w:hAnsi="Fb Fontext" w:hint="cs"/>
          <w:sz w:val="20"/>
          <w:rtl/>
        </w:rPr>
        <w:t>.</w:t>
      </w:r>
    </w:p>
    <w:p w14:paraId="46E9C7E6" w14:textId="77777777" w:rsidR="00E03339" w:rsidRDefault="00E03339" w:rsidP="00164685">
      <w:pPr>
        <w:pStyle w:val="affff1"/>
        <w:rPr>
          <w:rtl/>
        </w:rPr>
      </w:pPr>
      <w:ins w:id="9813" w:author="מספור קטעי משנה" w:date="2026-10-06T10:04:49Z">
        <w:r>
          <w:rPr>
            <w:rStyle w:val="MisparKeta"/>
          </w:rPr>
          <w:t xml:space="preserve">ב. </w:t>
        </w:r>
      </w:ins>
      <w:r w:rsidRPr="002649EA">
        <w:rPr>
          <w:rtl/>
        </w:rPr>
        <w:t>תשמיש</w:t>
      </w:r>
      <w:r w:rsidRPr="00B26784">
        <w:rPr>
          <w:rFonts w:cs="BA TM • Vilna Extra-Bold"/>
          <w:rtl/>
        </w:rPr>
        <w:t xml:space="preserve"> </w:t>
      </w:r>
      <w:r w:rsidRPr="002649EA">
        <w:rPr>
          <w:rtl/>
        </w:rPr>
        <w:t>המטה</w:t>
      </w:r>
    </w:p>
    <w:p w14:paraId="11A69A00" w14:textId="77777777" w:rsidR="00E03339" w:rsidRPr="006F178A" w:rsidRDefault="00E03339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אבל</w:t>
      </w:r>
      <w:r w:rsidRPr="007117F5">
        <w:rPr>
          <w:rFonts w:ascii="Fb Fontext" w:hAnsi="Fb Fontext" w:cs="PFT_Frank" w:hint="cs"/>
          <w:b/>
          <w:bCs/>
          <w:szCs w:val="14"/>
          <w:rtl/>
        </w:rPr>
        <w:t xml:space="preserve"> -</w:t>
      </w:r>
      <w:r w:rsidRPr="007117F5">
        <w:rPr>
          <w:rFonts w:ascii="Fb Fontext" w:hAnsi="Fb Fontext" w:cs="PFT_Frank"/>
          <w:b/>
          <w:bCs/>
          <w:szCs w:val="14"/>
          <w:rtl/>
        </w:rPr>
        <w:t xml:space="preserve"> אסור</w:t>
      </w:r>
      <w:r w:rsidRPr="007117F5">
        <w:rPr>
          <w:rFonts w:ascii="Fb Fontext" w:hAnsi="Fb Fontext" w:cs="PFT_Frank" w:hint="cs"/>
          <w:b/>
          <w:bCs/>
          <w:szCs w:val="14"/>
          <w:rtl/>
        </w:rPr>
        <w:t>,</w:t>
      </w:r>
      <w:r w:rsidRPr="00A824E4">
        <w:rPr>
          <w:rStyle w:val="af4"/>
          <w:rFonts w:hint="cs"/>
          <w:rtl/>
        </w:rPr>
        <w:t xml:space="preserve"> </w:t>
      </w:r>
      <w:r w:rsidRPr="002969FD">
        <w:rPr>
          <w:rStyle w:val="af4"/>
          <w:rFonts w:hint="cs"/>
          <w:spacing w:val="-2"/>
          <w:rtl/>
        </w:rPr>
        <w:t>'</w:t>
      </w:r>
      <w:r w:rsidRPr="002969FD">
        <w:rPr>
          <w:rStyle w:val="af4"/>
          <w:spacing w:val="-2"/>
          <w:rtl/>
        </w:rPr>
        <w:t>וינחם דוד</w:t>
      </w:r>
      <w:r w:rsidRPr="002969FD">
        <w:rPr>
          <w:rStyle w:val="af4"/>
          <w:rFonts w:hint="cs"/>
          <w:spacing w:val="-2"/>
          <w:rtl/>
        </w:rPr>
        <w:t>..</w:t>
      </w:r>
      <w:r w:rsidRPr="002969FD">
        <w:rPr>
          <w:rStyle w:val="af4"/>
          <w:spacing w:val="-2"/>
          <w:rtl/>
        </w:rPr>
        <w:t xml:space="preserve"> אשתו ויבא אליה'</w:t>
      </w:r>
      <w:r w:rsidRPr="002969FD">
        <w:rPr>
          <w:rFonts w:ascii="Fb Fontext" w:hAnsi="Fb Fontext" w:hint="cs"/>
          <w:spacing w:val="-2"/>
          <w:rtl/>
        </w:rPr>
        <w:t xml:space="preserve"> </w:t>
      </w:r>
      <w:r w:rsidRPr="002969FD">
        <w:rPr>
          <w:rFonts w:ascii="Fb Fontext" w:hAnsi="Fb Fontext"/>
          <w:spacing w:val="-2"/>
          <w:rtl/>
        </w:rPr>
        <w:t>-</w:t>
      </w:r>
      <w:r w:rsidRPr="006F178A">
        <w:rPr>
          <w:rFonts w:ascii="Fb Fontext" w:hAnsi="Fb Fontext"/>
          <w:rtl/>
        </w:rPr>
        <w:t xml:space="preserve"> </w:t>
      </w:r>
      <w:r w:rsidRPr="00A21375">
        <w:rPr>
          <w:rFonts w:hint="cs"/>
          <w:rtl/>
        </w:rPr>
        <w:t>דבתחילה היה אסור</w:t>
      </w:r>
      <w:r w:rsidRPr="00A21375">
        <w:rPr>
          <w:rtl/>
        </w:rPr>
        <w:t>.</w:t>
      </w:r>
    </w:p>
    <w:p w14:paraId="3F6EA481" w14:textId="77777777" w:rsidR="00E03339" w:rsidRDefault="00E03339" w:rsidP="00164685">
      <w:pPr>
        <w:rPr>
          <w:rStyle w:val="affe"/>
          <w:rtl/>
        </w:rPr>
      </w:pPr>
      <w:r w:rsidRPr="007117F5">
        <w:rPr>
          <w:rFonts w:cs="PFT_Frank"/>
          <w:b/>
          <w:bCs/>
          <w:szCs w:val="14"/>
          <w:rtl/>
        </w:rPr>
        <w:t xml:space="preserve">מנודה </w:t>
      </w:r>
      <w:r w:rsidRPr="007117F5">
        <w:rPr>
          <w:rFonts w:cs="PFT_Frank" w:hint="cs"/>
          <w:b/>
          <w:bCs/>
          <w:szCs w:val="14"/>
          <w:rtl/>
        </w:rPr>
        <w:t>- ספק</w:t>
      </w:r>
      <w:r>
        <w:rPr>
          <w:rFonts w:hint="cs"/>
          <w:rtl/>
        </w:rPr>
        <w:t xml:space="preserve">, </w:t>
      </w:r>
      <w:r>
        <w:rPr>
          <w:rStyle w:val="affc"/>
          <w:rFonts w:hint="cs"/>
          <w:rtl/>
        </w:rPr>
        <w:t>מוכיח</w:t>
      </w:r>
      <w:r w:rsidRPr="00C408C5">
        <w:rPr>
          <w:rStyle w:val="affc"/>
          <w:rtl/>
        </w:rPr>
        <w:t>:</w:t>
      </w:r>
      <w:r w:rsidRPr="00A824E4">
        <w:rPr>
          <w:rStyle w:val="af4"/>
          <w:rtl/>
        </w:rPr>
        <w:t xml:space="preserve"> </w:t>
      </w:r>
      <w:r w:rsidRPr="00C408C5">
        <w:rPr>
          <w:rtl/>
        </w:rPr>
        <w:t>במדבר מנודין ושימשו</w:t>
      </w:r>
      <w:r>
        <w:rPr>
          <w:rFonts w:hint="cs"/>
          <w:rtl/>
        </w:rPr>
        <w:t xml:space="preserve"> </w:t>
      </w:r>
      <w:r w:rsidRPr="00A21375">
        <w:rPr>
          <w:rStyle w:val="affc"/>
          <w:rFonts w:hint="cs"/>
          <w:rtl/>
        </w:rPr>
        <w:t>ודחה</w:t>
      </w:r>
      <w:r>
        <w:rPr>
          <w:rFonts w:hint="cs"/>
          <w:rtl/>
        </w:rPr>
        <w:t xml:space="preserve">: </w:t>
      </w:r>
      <w:r w:rsidRPr="006F178A">
        <w:rPr>
          <w:rtl/>
        </w:rPr>
        <w:t>לשמים</w:t>
      </w:r>
      <w:r>
        <w:rPr>
          <w:rFonts w:hint="cs"/>
          <w:rtl/>
        </w:rPr>
        <w:t xml:space="preserve"> קל.</w:t>
      </w:r>
    </w:p>
    <w:p w14:paraId="12A9ACAD" w14:textId="77777777" w:rsidR="00E03339" w:rsidRPr="006F178A" w:rsidRDefault="00E03339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מצורע</w:t>
      </w:r>
      <w:r w:rsidRPr="007117F5">
        <w:rPr>
          <w:rFonts w:cs="PFT_Frank" w:hint="cs"/>
          <w:b/>
          <w:bCs/>
          <w:szCs w:val="14"/>
          <w:rtl/>
        </w:rPr>
        <w:t xml:space="preserve"> </w:t>
      </w:r>
      <w:r w:rsidRPr="007117F5">
        <w:rPr>
          <w:rFonts w:cs="PFT_Frank"/>
          <w:b/>
          <w:bCs/>
          <w:szCs w:val="14"/>
          <w:rtl/>
        </w:rPr>
        <w:t xml:space="preserve">– </w:t>
      </w:r>
      <w:r w:rsidRPr="007117F5">
        <w:rPr>
          <w:rFonts w:cs="PFT_Frank" w:hint="cs"/>
          <w:b/>
          <w:bCs/>
          <w:szCs w:val="14"/>
          <w:rtl/>
        </w:rPr>
        <w:t>אסור,</w:t>
      </w:r>
      <w:r w:rsidRPr="007117F5">
        <w:rPr>
          <w:rFonts w:cs="PFT_Frank"/>
          <w:b/>
          <w:bCs/>
          <w:szCs w:val="14"/>
          <w:rtl/>
        </w:rPr>
        <w:t xml:space="preserve"> </w:t>
      </w:r>
      <w:r w:rsidRPr="00B914D9">
        <w:rPr>
          <w:rStyle w:val="af4"/>
          <w:rFonts w:hint="cs"/>
          <w:spacing w:val="-2"/>
          <w:rtl/>
        </w:rPr>
        <w:t>'ו</w:t>
      </w:r>
      <w:r w:rsidRPr="00B914D9">
        <w:rPr>
          <w:rStyle w:val="af4"/>
          <w:spacing w:val="-2"/>
          <w:rtl/>
        </w:rPr>
        <w:t xml:space="preserve">ישב מחוץ לאהלו' </w:t>
      </w:r>
      <w:r w:rsidRPr="00B914D9">
        <w:rPr>
          <w:spacing w:val="-2"/>
          <w:rtl/>
        </w:rPr>
        <w:t>–</w:t>
      </w:r>
      <w:r>
        <w:rPr>
          <w:rFonts w:hint="cs"/>
          <w:rtl/>
        </w:rPr>
        <w:t xml:space="preserve"> </w:t>
      </w:r>
      <w:r w:rsidRPr="006F178A">
        <w:rPr>
          <w:rtl/>
        </w:rPr>
        <w:t>אשתו</w:t>
      </w:r>
      <w:r w:rsidRPr="00A21375">
        <w:rPr>
          <w:rStyle w:val="affe"/>
          <w:rFonts w:hint="cs"/>
          <w:rtl/>
        </w:rPr>
        <w:t xml:space="preserve"> בימי ספירו, </w:t>
      </w:r>
      <w:r w:rsidRPr="00D54BA1">
        <w:rPr>
          <w:rStyle w:val="affe"/>
          <w:rFonts w:cs="PFT_Frank" w:hint="cs"/>
          <w:b/>
          <w:bCs/>
          <w:szCs w:val="10"/>
          <w:rtl/>
        </w:rPr>
        <w:t>וחלוטו מח'</w:t>
      </w:r>
      <w:r w:rsidRPr="00A21375">
        <w:rPr>
          <w:rStyle w:val="affe"/>
          <w:rFonts w:hint="cs"/>
          <w:rtl/>
        </w:rPr>
        <w:t>.</w:t>
      </w:r>
    </w:p>
    <w:p w14:paraId="1F9B5920" w14:textId="77777777" w:rsidR="004E0BA3" w:rsidRDefault="00E03339" w:rsidP="00164685">
      <w:pPr>
        <w:pStyle w:val="affff1"/>
        <w:rPr>
          <w:rtl/>
        </w:rPr>
      </w:pPr>
      <w:ins w:id="9814" w:author="מספור קטעי משנה" w:date="2026-10-06T10:04:49Z">
        <w:r>
          <w:rPr>
            <w:rStyle w:val="MisparKeta"/>
          </w:rPr>
          <w:t xml:space="preserve">ב. </w:t>
        </w:r>
      </w:ins>
      <w:r w:rsidRPr="002649EA">
        <w:rPr>
          <w:rtl/>
        </w:rPr>
        <w:t>ש</w:t>
      </w:r>
      <w:r>
        <w:rPr>
          <w:rFonts w:hint="cs"/>
          <w:rtl/>
        </w:rPr>
        <w:t>י</w:t>
      </w:r>
      <w:r w:rsidRPr="002649EA">
        <w:rPr>
          <w:rtl/>
        </w:rPr>
        <w:t>ל</w:t>
      </w:r>
      <w:r>
        <w:rPr>
          <w:rFonts w:hint="cs"/>
          <w:rtl/>
        </w:rPr>
        <w:t>ו</w:t>
      </w:r>
      <w:r w:rsidRPr="002649EA">
        <w:rPr>
          <w:rtl/>
        </w:rPr>
        <w:t>ח</w:t>
      </w:r>
      <w:r w:rsidRPr="00B26784">
        <w:rPr>
          <w:rFonts w:cs="BA TM • Vilna Extra-Bold"/>
          <w:rtl/>
        </w:rPr>
        <w:t xml:space="preserve"> </w:t>
      </w:r>
      <w:r w:rsidRPr="002649EA">
        <w:rPr>
          <w:rtl/>
        </w:rPr>
        <w:t>קרבנות</w:t>
      </w:r>
    </w:p>
    <w:p w14:paraId="754BB458" w14:textId="4E7CAA3A" w:rsidR="00E03339" w:rsidRPr="006F178A" w:rsidRDefault="00E03339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אבל –</w:t>
      </w:r>
      <w:r w:rsidRPr="007117F5">
        <w:rPr>
          <w:rFonts w:ascii="Fb Fontext" w:hAnsi="Fb Fontext" w:cs="PFT_Frank" w:hint="cs"/>
          <w:b/>
          <w:bCs/>
          <w:szCs w:val="14"/>
          <w:rtl/>
        </w:rPr>
        <w:t xml:space="preserve"> אסור</w:t>
      </w:r>
      <w:r>
        <w:rPr>
          <w:rFonts w:ascii="Fb Fontext" w:hAnsi="Fb Fontext" w:hint="cs"/>
          <w:rtl/>
        </w:rPr>
        <w:t>,</w:t>
      </w:r>
      <w:r w:rsidRPr="007117F5">
        <w:rPr>
          <w:rFonts w:ascii="Fb Fontext" w:hAnsi="Fb Fontext" w:cs="PFT_Frank"/>
          <w:b/>
          <w:bCs/>
          <w:szCs w:val="14"/>
          <w:rtl/>
        </w:rPr>
        <w:t xml:space="preserve"> </w:t>
      </w:r>
      <w:r w:rsidRPr="00A21375">
        <w:rPr>
          <w:rStyle w:val="affc"/>
          <w:rFonts w:hint="cs"/>
          <w:rtl/>
        </w:rPr>
        <w:t>תניא</w:t>
      </w:r>
      <w:r>
        <w:rPr>
          <w:rFonts w:ascii="Fb Fontext" w:hAnsi="Fb Fontext" w:hint="cs"/>
          <w:rtl/>
        </w:rPr>
        <w:t>: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'</w:t>
      </w:r>
      <w:r w:rsidRPr="00280C1C">
        <w:rPr>
          <w:rStyle w:val="af4"/>
          <w:rtl/>
        </w:rPr>
        <w:t>שלמים</w:t>
      </w:r>
      <w:r>
        <w:rPr>
          <w:rStyle w:val="af4"/>
          <w:rFonts w:hint="cs"/>
          <w:rtl/>
        </w:rPr>
        <w:t>'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- כשהוא </w:t>
      </w:r>
      <w:r w:rsidRPr="006F178A">
        <w:rPr>
          <w:rFonts w:ascii="Fb Fontext" w:hAnsi="Fb Fontext"/>
          <w:rtl/>
        </w:rPr>
        <w:t>שלם</w:t>
      </w:r>
      <w:r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/>
          <w:rtl/>
        </w:rPr>
        <w:t>ולא אונן.</w:t>
      </w:r>
    </w:p>
    <w:p w14:paraId="74528D80" w14:textId="77777777" w:rsidR="00E03339" w:rsidRPr="006F178A" w:rsidRDefault="00E03339" w:rsidP="00164685">
      <w:pPr>
        <w:rPr>
          <w:rFonts w:cs="Guttman Vilna"/>
          <w:b/>
          <w:bCs/>
          <w:rtl/>
        </w:rPr>
      </w:pPr>
      <w:r w:rsidRPr="007117F5">
        <w:rPr>
          <w:rFonts w:cs="PFT_Frank"/>
          <w:b/>
          <w:bCs/>
          <w:szCs w:val="14"/>
          <w:rtl/>
        </w:rPr>
        <w:t xml:space="preserve">מנודה </w:t>
      </w:r>
      <w:r w:rsidRPr="007117F5">
        <w:rPr>
          <w:rFonts w:cs="PFT_Frank" w:hint="cs"/>
          <w:b/>
          <w:bCs/>
          <w:szCs w:val="14"/>
          <w:rtl/>
        </w:rPr>
        <w:t>- ספק</w:t>
      </w:r>
      <w:r>
        <w:rPr>
          <w:rFonts w:hint="cs"/>
          <w:rtl/>
        </w:rPr>
        <w:t xml:space="preserve">, </w:t>
      </w:r>
      <w:r>
        <w:rPr>
          <w:rStyle w:val="affc"/>
          <w:rFonts w:hint="cs"/>
          <w:rtl/>
        </w:rPr>
        <w:t>מוכיח</w:t>
      </w:r>
      <w:r w:rsidRPr="00C408C5">
        <w:rPr>
          <w:rStyle w:val="affc"/>
          <w:rtl/>
        </w:rPr>
        <w:t>:</w:t>
      </w:r>
      <w:r w:rsidRPr="00A824E4">
        <w:rPr>
          <w:rStyle w:val="af4"/>
          <w:rtl/>
        </w:rPr>
        <w:t xml:space="preserve"> </w:t>
      </w:r>
      <w:r w:rsidRPr="00C408C5">
        <w:rPr>
          <w:rtl/>
        </w:rPr>
        <w:t xml:space="preserve">במדבר מנודין </w:t>
      </w:r>
      <w:r>
        <w:rPr>
          <w:rFonts w:hint="cs"/>
          <w:rtl/>
        </w:rPr>
        <w:t xml:space="preserve">ושילחו </w:t>
      </w:r>
      <w:r w:rsidRPr="00CB5BF9">
        <w:rPr>
          <w:rStyle w:val="affc"/>
          <w:rFonts w:hint="cs"/>
          <w:rtl/>
        </w:rPr>
        <w:t>ודחה</w:t>
      </w:r>
      <w:r>
        <w:rPr>
          <w:rFonts w:hint="cs"/>
          <w:rtl/>
        </w:rPr>
        <w:t xml:space="preserve">: </w:t>
      </w:r>
      <w:r w:rsidRPr="006F178A">
        <w:rPr>
          <w:rtl/>
        </w:rPr>
        <w:t>לשמים</w:t>
      </w:r>
      <w:r>
        <w:rPr>
          <w:rFonts w:hint="cs"/>
          <w:rtl/>
        </w:rPr>
        <w:t xml:space="preserve"> קל.</w:t>
      </w:r>
    </w:p>
    <w:p w14:paraId="743860FE" w14:textId="77777777" w:rsidR="004E0BA3" w:rsidRDefault="00E03339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מצורע</w:t>
      </w:r>
      <w:r w:rsidR="00B914D9">
        <w:rPr>
          <w:rFonts w:ascii="Fb Fontext" w:hAnsi="Fb Fontext" w:hint="cs"/>
          <w:rtl/>
        </w:rPr>
        <w:t>-</w:t>
      </w:r>
      <w:r>
        <w:rPr>
          <w:rFonts w:ascii="Fb Fontext" w:hAnsi="Fb Fontext" w:hint="cs"/>
          <w:rtl/>
        </w:rPr>
        <w:t xml:space="preserve"> </w:t>
      </w:r>
      <w:r w:rsidRPr="007117F5">
        <w:rPr>
          <w:rFonts w:ascii="Fb Fontext" w:hAnsi="Fb Fontext" w:cs="PFT_Frank" w:hint="cs"/>
          <w:b/>
          <w:bCs/>
          <w:szCs w:val="14"/>
          <w:rtl/>
        </w:rPr>
        <w:t>אסור</w:t>
      </w:r>
      <w:r>
        <w:rPr>
          <w:rFonts w:ascii="Fb Fontext" w:hAnsi="Fb Fontext" w:hint="cs"/>
          <w:rtl/>
        </w:rPr>
        <w:t>,</w:t>
      </w:r>
      <w:r w:rsidRPr="006F178A">
        <w:rPr>
          <w:rFonts w:ascii="Fb Fontext" w:hAnsi="Fb Fontext"/>
          <w:rtl/>
        </w:rPr>
        <w:t xml:space="preserve"> </w:t>
      </w:r>
      <w:r w:rsidRPr="0063694C">
        <w:rPr>
          <w:rStyle w:val="af4"/>
          <w:rtl/>
        </w:rPr>
        <w:t>ואחרי טהרתו</w:t>
      </w:r>
      <w:r>
        <w:rPr>
          <w:rStyle w:val="affe"/>
          <w:rFonts w:hint="cs"/>
          <w:rtl/>
        </w:rPr>
        <w:t xml:space="preserve"> </w:t>
      </w:r>
      <w:r w:rsidRPr="00A21375">
        <w:rPr>
          <w:rStyle w:val="affe"/>
          <w:rtl/>
        </w:rPr>
        <w:t>מהמת</w:t>
      </w:r>
      <w:r>
        <w:rPr>
          <w:rStyle w:val="af4"/>
          <w:rFonts w:hint="cs"/>
          <w:rtl/>
        </w:rPr>
        <w:t xml:space="preserve"> </w:t>
      </w:r>
      <w:r w:rsidRPr="0063694C">
        <w:rPr>
          <w:rStyle w:val="af4"/>
          <w:rtl/>
        </w:rPr>
        <w:t xml:space="preserve">שבעת ימים יספרו לו </w:t>
      </w:r>
      <w:r w:rsidRPr="00A21375">
        <w:rPr>
          <w:rStyle w:val="affe"/>
          <w:rtl/>
        </w:rPr>
        <w:t>ימי ספירו</w:t>
      </w:r>
      <w:r w:rsidRPr="006F178A">
        <w:rPr>
          <w:rtl/>
        </w:rPr>
        <w:t>,</w:t>
      </w:r>
    </w:p>
    <w:p w14:paraId="346E4EF8" w14:textId="25B6E33D" w:rsidR="00E03339" w:rsidRPr="001777F2" w:rsidRDefault="00E03339" w:rsidP="00164685">
      <w:pPr>
        <w:rPr>
          <w:rtl/>
        </w:rPr>
      </w:pPr>
      <w:r w:rsidRPr="00525B2A">
        <w:rPr>
          <w:rStyle w:val="af4"/>
          <w:rFonts w:hint="cs"/>
          <w:spacing w:val="-4"/>
          <w:rtl/>
        </w:rPr>
        <w:t xml:space="preserve">וביום </w:t>
      </w:r>
      <w:r w:rsidRPr="00525B2A">
        <w:rPr>
          <w:rStyle w:val="af4"/>
          <w:spacing w:val="-4"/>
          <w:rtl/>
        </w:rPr>
        <w:t>באו לשרת</w:t>
      </w:r>
      <w:r w:rsidRPr="00525B2A">
        <w:rPr>
          <w:rStyle w:val="af4"/>
          <w:rFonts w:hint="cs"/>
          <w:spacing w:val="-4"/>
          <w:rtl/>
        </w:rPr>
        <w:t>..</w:t>
      </w:r>
      <w:r w:rsidRPr="00525B2A">
        <w:rPr>
          <w:rStyle w:val="af4"/>
          <w:spacing w:val="-4"/>
          <w:rtl/>
        </w:rPr>
        <w:t xml:space="preserve"> יקריב חטאת</w:t>
      </w:r>
      <w:r w:rsidRPr="00525B2A">
        <w:rPr>
          <w:rStyle w:val="af4"/>
          <w:rFonts w:hint="cs"/>
          <w:spacing w:val="-4"/>
          <w:rtl/>
        </w:rPr>
        <w:t>ו</w:t>
      </w:r>
      <w:r w:rsidRPr="00525B2A">
        <w:rPr>
          <w:rFonts w:hint="cs"/>
          <w:spacing w:val="-4"/>
          <w:rtl/>
        </w:rPr>
        <w:t>'</w:t>
      </w:r>
      <w:r>
        <w:rPr>
          <w:rStyle w:val="affc"/>
          <w:rFonts w:hint="cs"/>
          <w:rtl/>
        </w:rPr>
        <w:t xml:space="preserve"> </w:t>
      </w:r>
      <w:r w:rsidRPr="00280C1C">
        <w:rPr>
          <w:rFonts w:hint="cs"/>
          <w:rtl/>
        </w:rPr>
        <w:t>כ</w:t>
      </w:r>
      <w:r w:rsidRPr="00280C1C">
        <w:rPr>
          <w:rtl/>
        </w:rPr>
        <w:t>שראוי לביאה</w:t>
      </w:r>
      <w:r w:rsidRPr="00A21375">
        <w:rPr>
          <w:rStyle w:val="affe"/>
          <w:rFonts w:hint="cs"/>
          <w:rtl/>
        </w:rPr>
        <w:t xml:space="preserve"> כשטהר ממת </w:t>
      </w:r>
      <w:r w:rsidRPr="00D54BA1">
        <w:rPr>
          <w:rStyle w:val="affe"/>
          <w:rFonts w:cs="PFT_Frank" w:hint="cs"/>
          <w:b/>
          <w:bCs/>
          <w:szCs w:val="10"/>
          <w:rtl/>
        </w:rPr>
        <w:t>וצרעתו</w:t>
      </w:r>
      <w:r>
        <w:rPr>
          <w:rFonts w:hint="cs"/>
          <w:rtl/>
        </w:rPr>
        <w:t>.</w:t>
      </w:r>
    </w:p>
    <w:p w14:paraId="06D85212" w14:textId="210240C8" w:rsidR="00E03339" w:rsidRPr="006F178A" w:rsidRDefault="00790E10" w:rsidP="001045C5">
      <w:pPr>
        <w:pStyle w:val="afff1"/>
        <w:rPr>
          <w:del w:id="90012" w:author="מנוע עיצוב" w:date="2026-10-08T11:01:28Z"/>
          <w:rtl/>
        </w:rPr>
      </w:pPr>
      <w:del w:id="90011" w:author="מנוע עיצוב" w:date="2026-10-08T11:01:28Z">
        <w:r>
          <w:rPr>
            <w:rFonts w:ascii="MS Mincho" w:hAnsi="MS Mincho" w:hint="cs"/>
            <w:rtl/>
          </w:rPr>
          <w:delText xml:space="preserve">****</w:delText>
        </w:r>
      </w:del>
    </w:p>
    <w:p w14:paraId="5F1CEDE5" w14:textId="44996BD1" w:rsidR="00873C59" w:rsidRDefault="00873C59" w:rsidP="001045C5">
      <w:pPr>
        <w:pStyle w:val="afffff2"/>
        <w:spacing w:before="0"/>
        <w:rPr>
          <w:rtl/>
        </w:rPr>
      </w:pPr>
      <w:r>
        <w:rPr>
          <w:rFonts w:hint="cs"/>
          <w:rtl/>
        </w:rPr>
        <w:t>סדר הנידוי</w:t>
      </w:r>
    </w:p>
    <w:p w14:paraId="41D409BD" w14:textId="1EC43CBC" w:rsidR="00E31AD5" w:rsidRDefault="00873C59" w:rsidP="001045C5">
      <w:pPr>
        <w:pStyle w:val="36"/>
        <w:framePr w:wrap="notBeside"/>
        <w:rPr>
          <w:rtl/>
        </w:rPr>
      </w:pPr>
      <w:r w:rsidRPr="001045C5">
        <w:rPr>
          <w:rFonts w:hint="cs"/>
          <w:rtl/>
        </w:rPr>
        <w:t>רבא</w:t>
      </w:r>
      <w:r w:rsidR="00E31AD5">
        <w:rPr>
          <w:rFonts w:hint="cs"/>
          <w:rtl/>
        </w:rPr>
        <w:t>:</w:t>
      </w:r>
    </w:p>
    <w:p w14:paraId="0C18F925" w14:textId="77777777" w:rsidR="004E0BA3" w:rsidRDefault="00873C59" w:rsidP="00164685">
      <w:pPr>
        <w:rPr>
          <w:rtl/>
        </w:rPr>
      </w:pPr>
      <w:r w:rsidRPr="007117F5">
        <w:rPr>
          <w:rFonts w:cs="PFT_Frank" w:hint="cs"/>
          <w:b/>
          <w:bCs/>
          <w:szCs w:val="14"/>
          <w:rtl/>
        </w:rPr>
        <w:t>שולחים</w:t>
      </w:r>
      <w:r>
        <w:rPr>
          <w:rFonts w:hint="cs"/>
          <w:rtl/>
        </w:rPr>
        <w:t xml:space="preserve"> </w:t>
      </w:r>
      <w:r w:rsidRPr="00242E33">
        <w:rPr>
          <w:rFonts w:hint="cs"/>
          <w:rtl/>
        </w:rPr>
        <w:t>שליח</w:t>
      </w:r>
      <w:r>
        <w:rPr>
          <w:rFonts w:hint="cs"/>
          <w:rtl/>
        </w:rPr>
        <w:t xml:space="preserve"> ב"ד </w:t>
      </w:r>
      <w:r w:rsidRPr="00A21375">
        <w:rPr>
          <w:rStyle w:val="affe"/>
          <w:rFonts w:hint="cs"/>
          <w:rtl/>
        </w:rPr>
        <w:t>מדתן ואבירם</w:t>
      </w:r>
      <w:r>
        <w:rPr>
          <w:rFonts w:hint="cs"/>
          <w:rtl/>
        </w:rPr>
        <w:t xml:space="preserve">, </w:t>
      </w:r>
      <w:r w:rsidRPr="007117F5">
        <w:rPr>
          <w:rFonts w:cs="PFT_Frank" w:hint="cs"/>
          <w:b/>
          <w:bCs/>
          <w:szCs w:val="14"/>
          <w:rtl/>
        </w:rPr>
        <w:t>ומזמינים</w:t>
      </w:r>
      <w:r>
        <w:rPr>
          <w:rFonts w:hint="cs"/>
          <w:rtl/>
        </w:rPr>
        <w:t xml:space="preserve"> לדין</w:t>
      </w:r>
      <w:r>
        <w:rPr>
          <w:rStyle w:val="affe"/>
          <w:rFonts w:hint="cs"/>
          <w:rtl/>
        </w:rPr>
        <w:t xml:space="preserve">, </w:t>
      </w:r>
      <w:r w:rsidRPr="007117F5">
        <w:rPr>
          <w:rFonts w:cs="PFT_Frank" w:hint="cs"/>
          <w:b/>
          <w:bCs/>
          <w:szCs w:val="14"/>
          <w:rtl/>
        </w:rPr>
        <w:t>שיבוא</w:t>
      </w:r>
      <w:r>
        <w:rPr>
          <w:rFonts w:hint="cs"/>
          <w:rtl/>
        </w:rPr>
        <w:t xml:space="preserve"> לפני</w:t>
      </w:r>
      <w:r w:rsidRPr="00242E33">
        <w:rPr>
          <w:rtl/>
        </w:rPr>
        <w:t xml:space="preserve"> </w:t>
      </w:r>
      <w:r w:rsidR="00FD6ED6">
        <w:rPr>
          <w:rFonts w:hint="cs"/>
          <w:rtl/>
        </w:rPr>
        <w:t>אדם גדול</w:t>
      </w:r>
      <w:r>
        <w:rPr>
          <w:rFonts w:hint="cs"/>
          <w:rtl/>
        </w:rPr>
        <w:t>,</w:t>
      </w:r>
      <w:r w:rsidRPr="00242E33">
        <w:rPr>
          <w:rtl/>
        </w:rPr>
        <w:t xml:space="preserve"> </w:t>
      </w:r>
      <w:r w:rsidRPr="007117F5">
        <w:rPr>
          <w:rFonts w:cs="PFT_Frank"/>
          <w:b/>
          <w:bCs/>
          <w:szCs w:val="14"/>
          <w:rtl/>
        </w:rPr>
        <w:t>את</w:t>
      </w:r>
      <w:r w:rsidRPr="007117F5">
        <w:rPr>
          <w:rFonts w:cs="PFT_Frank" w:hint="cs"/>
          <w:b/>
          <w:bCs/>
          <w:szCs w:val="14"/>
          <w:rtl/>
        </w:rPr>
        <w:t>ה</w:t>
      </w:r>
      <w:r w:rsidRPr="00242E33">
        <w:rPr>
          <w:rtl/>
        </w:rPr>
        <w:t xml:space="preserve"> ופל</w:t>
      </w:r>
      <w:r>
        <w:rPr>
          <w:rFonts w:hint="cs"/>
          <w:rtl/>
        </w:rPr>
        <w:t>ו</w:t>
      </w:r>
      <w:r w:rsidRPr="00242E33">
        <w:rPr>
          <w:rtl/>
        </w:rPr>
        <w:t>ני</w:t>
      </w:r>
      <w:r>
        <w:rPr>
          <w:rFonts w:hint="cs"/>
          <w:rtl/>
        </w:rPr>
        <w:t xml:space="preserve"> </w:t>
      </w:r>
      <w:r w:rsidRPr="00A21375">
        <w:rPr>
          <w:rStyle w:val="affe"/>
          <w:rFonts w:hint="cs"/>
          <w:rtl/>
        </w:rPr>
        <w:t>שכנגדך</w:t>
      </w:r>
      <w:r>
        <w:rPr>
          <w:rFonts w:hint="cs"/>
          <w:rtl/>
        </w:rPr>
        <w:t>,</w:t>
      </w:r>
    </w:p>
    <w:p w14:paraId="5E049E11" w14:textId="77777777" w:rsidR="004E0BA3" w:rsidRDefault="00873C59" w:rsidP="00164685">
      <w:pPr>
        <w:rPr>
          <w:rtl/>
        </w:rPr>
      </w:pPr>
      <w:r w:rsidRPr="007117F5">
        <w:rPr>
          <w:rFonts w:cs="PFT_Frank" w:hint="cs"/>
          <w:b/>
          <w:bCs/>
          <w:szCs w:val="14"/>
          <w:rtl/>
        </w:rPr>
        <w:t>ו</w:t>
      </w:r>
      <w:r w:rsidRPr="007117F5">
        <w:rPr>
          <w:rFonts w:cs="PFT_Frank"/>
          <w:b/>
          <w:bCs/>
          <w:szCs w:val="14"/>
          <w:rtl/>
        </w:rPr>
        <w:t>ק</w:t>
      </w:r>
      <w:r w:rsidRPr="007117F5">
        <w:rPr>
          <w:rFonts w:cs="PFT_Frank" w:hint="cs"/>
          <w:b/>
          <w:bCs/>
          <w:szCs w:val="14"/>
          <w:rtl/>
        </w:rPr>
        <w:t>ו</w:t>
      </w:r>
      <w:r w:rsidRPr="007117F5">
        <w:rPr>
          <w:rFonts w:cs="PFT_Frank"/>
          <w:b/>
          <w:bCs/>
          <w:szCs w:val="14"/>
          <w:rtl/>
        </w:rPr>
        <w:t>בעי</w:t>
      </w:r>
      <w:r w:rsidRPr="007117F5">
        <w:rPr>
          <w:rFonts w:cs="PFT_Frank" w:hint="cs"/>
          <w:b/>
          <w:bCs/>
          <w:szCs w:val="14"/>
          <w:rtl/>
        </w:rPr>
        <w:t>ם</w:t>
      </w:r>
      <w:r w:rsidRPr="00242E33">
        <w:rPr>
          <w:rtl/>
        </w:rPr>
        <w:t xml:space="preserve"> זמ</w:t>
      </w:r>
      <w:r>
        <w:rPr>
          <w:rFonts w:hint="cs"/>
          <w:rtl/>
        </w:rPr>
        <w:t>ן</w:t>
      </w:r>
      <w:r w:rsidRPr="00242E33">
        <w:rPr>
          <w:rtl/>
        </w:rPr>
        <w:t xml:space="preserve"> </w:t>
      </w:r>
      <w:r>
        <w:rPr>
          <w:rStyle w:val="affe"/>
          <w:rFonts w:hint="cs"/>
          <w:rtl/>
        </w:rPr>
        <w:t>מ</w:t>
      </w:r>
      <w:r w:rsidRPr="00CB5BF9">
        <w:rPr>
          <w:rStyle w:val="affe"/>
          <w:rFonts w:hint="cs"/>
          <w:rtl/>
        </w:rPr>
        <w:t>משה לקורח</w:t>
      </w:r>
      <w:r>
        <w:rPr>
          <w:rFonts w:hint="cs"/>
          <w:rtl/>
        </w:rPr>
        <w:t>,</w:t>
      </w:r>
      <w:r w:rsidR="00FD6ED6" w:rsidRPr="007117F5">
        <w:rPr>
          <w:rFonts w:cs="PFT_Frank" w:hint="cs"/>
          <w:b/>
          <w:bCs/>
          <w:szCs w:val="14"/>
          <w:rtl/>
        </w:rPr>
        <w:t xml:space="preserve"> </w:t>
      </w:r>
      <w:r w:rsidRPr="007117F5">
        <w:rPr>
          <w:rFonts w:cs="PFT_Frank" w:hint="cs"/>
          <w:b/>
          <w:bCs/>
          <w:szCs w:val="14"/>
          <w:rtl/>
        </w:rPr>
        <w:t>ושוב</w:t>
      </w:r>
      <w:r>
        <w:rPr>
          <w:rFonts w:hint="cs"/>
          <w:rtl/>
        </w:rPr>
        <w:t xml:space="preserve"> </w:t>
      </w:r>
      <w:r w:rsidR="00FD6ED6">
        <w:rPr>
          <w:rFonts w:hint="cs"/>
          <w:rtl/>
        </w:rPr>
        <w:t xml:space="preserve">קובעים </w:t>
      </w:r>
      <w:r>
        <w:rPr>
          <w:rFonts w:hint="cs"/>
          <w:rtl/>
        </w:rPr>
        <w:t>זמן</w:t>
      </w:r>
      <w:r w:rsidRPr="00242E33">
        <w:rPr>
          <w:rtl/>
        </w:rPr>
        <w:t xml:space="preserve"> </w:t>
      </w:r>
      <w:r w:rsidRPr="00A21375">
        <w:rPr>
          <w:rStyle w:val="affe"/>
          <w:rFonts w:hint="cs"/>
          <w:rtl/>
        </w:rPr>
        <w:t>מ</w:t>
      </w:r>
      <w:r w:rsidRPr="00A21375">
        <w:rPr>
          <w:rStyle w:val="affe"/>
          <w:rtl/>
        </w:rPr>
        <w:t>פרעה</w:t>
      </w:r>
      <w:r>
        <w:rPr>
          <w:rFonts w:hint="cs"/>
          <w:rtl/>
        </w:rPr>
        <w:t>,</w:t>
      </w:r>
    </w:p>
    <w:p w14:paraId="482E4C81" w14:textId="351ABE55" w:rsidR="00873C59" w:rsidRDefault="00873C59" w:rsidP="00164685">
      <w:pPr>
        <w:rPr>
          <w:rtl/>
        </w:rPr>
      </w:pPr>
      <w:r w:rsidRPr="007117F5">
        <w:rPr>
          <w:rFonts w:cs="PFT_Frank" w:hint="cs"/>
          <w:b/>
          <w:bCs/>
          <w:szCs w:val="14"/>
          <w:rtl/>
        </w:rPr>
        <w:t>חירף</w:t>
      </w:r>
      <w:r>
        <w:rPr>
          <w:rFonts w:hint="cs"/>
          <w:rtl/>
        </w:rPr>
        <w:t xml:space="preserve"> לשליח וסיפר לב"ד</w:t>
      </w:r>
      <w:r w:rsidRPr="00242E33">
        <w:rPr>
          <w:rtl/>
        </w:rPr>
        <w:t xml:space="preserve"> </w:t>
      </w:r>
      <w:r>
        <w:rPr>
          <w:rFonts w:hint="cs"/>
          <w:rtl/>
        </w:rPr>
        <w:t>אינו לשון הרע</w:t>
      </w:r>
      <w:r w:rsidRPr="00242E33">
        <w:rPr>
          <w:rtl/>
        </w:rPr>
        <w:t xml:space="preserve"> </w:t>
      </w:r>
      <w:r>
        <w:rPr>
          <w:rStyle w:val="affe"/>
          <w:rFonts w:hint="cs"/>
          <w:rtl/>
        </w:rPr>
        <w:t>'</w:t>
      </w:r>
      <w:r>
        <w:rPr>
          <w:rStyle w:val="af4"/>
          <w:rFonts w:hint="cs"/>
          <w:rtl/>
          <w:rPrChange w:id="9001" w:author="מנוע פסוקים" w:date="2026-10-05T16:38:28Z">
            <w:rPr>
              <w:rStyle w:val="affe"/>
              <w:rFonts w:hint="cs"/>
              <w:rtl/>
            </w:rPr>
          </w:rPrChange>
        </w:rPr>
        <w:t xml:space="preserve">תנקר</w:t>
      </w:r>
      <w:r>
        <w:rPr>
          <w:rStyle w:val="af4"/>
          <w:rFonts w:hint="cs"/>
          <w:rtl/>
          <w:rPrChange w:id="9002" w:author="מנוע פסוקים" w:date="2026-10-05T16:38:28Z">
            <w:rPr>
              <w:rStyle w:val="affe"/>
              <w:rFonts w:hint="cs"/>
              <w:rtl/>
            </w:rPr>
          </w:rPrChange>
        </w:rPr>
        <w:t xml:space="preserve">, לא נעלה</w:t>
      </w:r>
      <w:r w:rsidR="009C5FA1">
        <w:rPr>
          <w:rStyle w:val="affe"/>
          <w:rFonts w:hint="cs"/>
          <w:rtl/>
        </w:rPr>
        <w:t>'</w:t>
      </w:r>
      <w:r>
        <w:rPr>
          <w:rFonts w:hint="cs"/>
          <w:rtl/>
        </w:rPr>
        <w:t>,</w:t>
      </w:r>
    </w:p>
    <w:p w14:paraId="3339CAEE" w14:textId="68A55EC2" w:rsidR="00873C59" w:rsidRPr="00242E33" w:rsidRDefault="00873C59" w:rsidP="00164685">
      <w:pPr>
        <w:rPr>
          <w:rtl/>
        </w:rPr>
      </w:pPr>
      <w:r w:rsidRPr="007117F5">
        <w:rPr>
          <w:rFonts w:cs="PFT_Frank" w:hint="cs"/>
          <w:b/>
          <w:bCs/>
          <w:szCs w:val="14"/>
          <w:rtl/>
        </w:rPr>
        <w:t>מנדים</w:t>
      </w:r>
      <w:r>
        <w:rPr>
          <w:rFonts w:hint="cs"/>
          <w:rtl/>
        </w:rPr>
        <w:t xml:space="preserve"> </w:t>
      </w:r>
      <w:r>
        <w:rPr>
          <w:rStyle w:val="affe"/>
          <w:rFonts w:hint="cs"/>
          <w:rtl/>
        </w:rPr>
        <w:t>כשסירב</w:t>
      </w:r>
      <w:r w:rsidRPr="00A21375">
        <w:rPr>
          <w:rStyle w:val="affe"/>
          <w:rFonts w:hint="cs"/>
          <w:rtl/>
        </w:rPr>
        <w:t xml:space="preserve"> </w:t>
      </w:r>
      <w:r>
        <w:rPr>
          <w:rStyle w:val="affe"/>
          <w:rFonts w:hint="cs"/>
          <w:rtl/>
        </w:rPr>
        <w:t>ל</w:t>
      </w:r>
      <w:r w:rsidRPr="00A21375">
        <w:rPr>
          <w:rStyle w:val="affe"/>
          <w:rFonts w:hint="cs"/>
          <w:rtl/>
        </w:rPr>
        <w:t>ב</w:t>
      </w:r>
      <w:r>
        <w:rPr>
          <w:rStyle w:val="affe"/>
          <w:rFonts w:hint="cs"/>
          <w:rtl/>
        </w:rPr>
        <w:t>ו</w:t>
      </w:r>
      <w:r w:rsidRPr="00A21375">
        <w:rPr>
          <w:rStyle w:val="affe"/>
          <w:rFonts w:hint="cs"/>
          <w:rtl/>
        </w:rPr>
        <w:t>א</w:t>
      </w:r>
      <w:r>
        <w:rPr>
          <w:rFonts w:hint="cs"/>
          <w:rtl/>
        </w:rPr>
        <w:t xml:space="preserve"> -</w:t>
      </w:r>
      <w:r w:rsidRPr="00242E33">
        <w:rPr>
          <w:rtl/>
        </w:rPr>
        <w:t xml:space="preserve"> </w:t>
      </w:r>
      <w:r w:rsidRPr="00A21375">
        <w:rPr>
          <w:rStyle w:val="af4"/>
          <w:rtl/>
        </w:rPr>
        <w:t>אורו מרוז</w:t>
      </w:r>
      <w:r w:rsidRPr="00242E33">
        <w:rPr>
          <w:rtl/>
        </w:rPr>
        <w:t xml:space="preserve">, </w:t>
      </w:r>
      <w:r w:rsidRPr="007117F5">
        <w:rPr>
          <w:rFonts w:cs="PFT_Frank" w:hint="cs"/>
          <w:b/>
          <w:bCs/>
          <w:szCs w:val="14"/>
          <w:rtl/>
        </w:rPr>
        <w:t>שכך</w:t>
      </w:r>
      <w:r>
        <w:rPr>
          <w:rFonts w:hint="cs"/>
          <w:rtl/>
        </w:rPr>
        <w:t xml:space="preserve"> ציוה הרב</w:t>
      </w:r>
      <w:r w:rsidRPr="00242E33">
        <w:rPr>
          <w:rtl/>
        </w:rPr>
        <w:t xml:space="preserve"> </w:t>
      </w:r>
      <w:r>
        <w:rPr>
          <w:rFonts w:hint="cs"/>
          <w:rtl/>
        </w:rPr>
        <w:t xml:space="preserve">- </w:t>
      </w:r>
      <w:r w:rsidRPr="00A21375">
        <w:rPr>
          <w:rStyle w:val="af4"/>
          <w:rtl/>
        </w:rPr>
        <w:t>אמר מלאך ה'</w:t>
      </w:r>
      <w:r w:rsidRPr="00242E33">
        <w:rPr>
          <w:rtl/>
        </w:rPr>
        <w:t>.</w:t>
      </w:r>
    </w:p>
    <w:p w14:paraId="4B2ACCAD" w14:textId="77777777" w:rsidR="00873C59" w:rsidRPr="00242E33" w:rsidRDefault="00873C59" w:rsidP="00164685">
      <w:pPr>
        <w:rPr>
          <w:rtl/>
        </w:rPr>
      </w:pPr>
      <w:r w:rsidRPr="007117F5">
        <w:rPr>
          <w:rFonts w:cs="PFT_Frank" w:hint="cs"/>
          <w:b/>
          <w:bCs/>
          <w:szCs w:val="14"/>
          <w:rtl/>
        </w:rPr>
        <w:t>ו</w:t>
      </w:r>
      <w:r w:rsidRPr="007117F5">
        <w:rPr>
          <w:rFonts w:cs="PFT_Frank"/>
          <w:b/>
          <w:bCs/>
          <w:szCs w:val="14"/>
          <w:rtl/>
        </w:rPr>
        <w:t>מחר</w:t>
      </w:r>
      <w:r w:rsidRPr="007117F5">
        <w:rPr>
          <w:rFonts w:cs="PFT_Frank" w:hint="cs"/>
          <w:b/>
          <w:bCs/>
          <w:szCs w:val="14"/>
          <w:rtl/>
        </w:rPr>
        <w:t>י</w:t>
      </w:r>
      <w:r w:rsidRPr="007117F5">
        <w:rPr>
          <w:rFonts w:cs="PFT_Frank"/>
          <w:b/>
          <w:bCs/>
          <w:szCs w:val="14"/>
          <w:rtl/>
        </w:rPr>
        <w:t>מי</w:t>
      </w:r>
      <w:r w:rsidRPr="007117F5">
        <w:rPr>
          <w:rFonts w:cs="PFT_Frank" w:hint="cs"/>
          <w:b/>
          <w:bCs/>
          <w:szCs w:val="14"/>
          <w:rtl/>
        </w:rPr>
        <w:t>ם</w:t>
      </w:r>
      <w:r w:rsidRPr="00242E33">
        <w:rPr>
          <w:rtl/>
        </w:rPr>
        <w:t xml:space="preserve"> - </w:t>
      </w:r>
      <w:r w:rsidRPr="00A21375">
        <w:rPr>
          <w:rStyle w:val="af4"/>
          <w:rtl/>
        </w:rPr>
        <w:t>א</w:t>
      </w:r>
      <w:r w:rsidRPr="00A21375">
        <w:rPr>
          <w:rStyle w:val="af4"/>
          <w:rFonts w:hint="cs"/>
          <w:rtl/>
        </w:rPr>
        <w:t>ו</w:t>
      </w:r>
      <w:r w:rsidRPr="00A21375">
        <w:rPr>
          <w:rStyle w:val="af4"/>
          <w:rtl/>
        </w:rPr>
        <w:t xml:space="preserve">רו </w:t>
      </w:r>
      <w:r w:rsidRPr="008D51CD">
        <w:rPr>
          <w:rStyle w:val="af4"/>
          <w:b/>
          <w:bCs/>
          <w:rtl/>
        </w:rPr>
        <w:t>ארור</w:t>
      </w:r>
      <w:r w:rsidRPr="00242E33">
        <w:rPr>
          <w:rtl/>
        </w:rPr>
        <w:t xml:space="preserve">, </w:t>
      </w:r>
      <w:r w:rsidRPr="00D54BA1">
        <w:rPr>
          <w:rStyle w:val="affe"/>
          <w:rFonts w:cs="PFT_Frank" w:hint="cs"/>
          <w:b/>
          <w:bCs/>
          <w:szCs w:val="10"/>
          <w:rtl/>
        </w:rPr>
        <w:t xml:space="preserve">וגם </w:t>
      </w:r>
      <w:r w:rsidRPr="007117F5">
        <w:rPr>
          <w:rFonts w:cs="PFT_Frank" w:hint="cs"/>
          <w:b/>
          <w:bCs/>
          <w:szCs w:val="14"/>
          <w:rtl/>
        </w:rPr>
        <w:t>ה</w:t>
      </w:r>
      <w:r w:rsidRPr="007117F5">
        <w:rPr>
          <w:rFonts w:cs="PFT_Frank"/>
          <w:b/>
          <w:bCs/>
          <w:szCs w:val="14"/>
          <w:rtl/>
        </w:rPr>
        <w:t>א</w:t>
      </w:r>
      <w:r w:rsidRPr="007117F5">
        <w:rPr>
          <w:rFonts w:cs="PFT_Frank" w:hint="cs"/>
          <w:b/>
          <w:bCs/>
          <w:szCs w:val="14"/>
          <w:rtl/>
        </w:rPr>
        <w:t>ו</w:t>
      </w:r>
      <w:r w:rsidRPr="007117F5">
        <w:rPr>
          <w:rFonts w:cs="PFT_Frank"/>
          <w:b/>
          <w:bCs/>
          <w:szCs w:val="14"/>
          <w:rtl/>
        </w:rPr>
        <w:t>כל</w:t>
      </w:r>
      <w:r w:rsidRPr="00242E33">
        <w:rPr>
          <w:rtl/>
        </w:rPr>
        <w:t xml:space="preserve"> </w:t>
      </w:r>
      <w:r>
        <w:rPr>
          <w:rFonts w:hint="cs"/>
          <w:rtl/>
        </w:rPr>
        <w:t>עמו</w:t>
      </w:r>
      <w:r w:rsidRPr="00242E33">
        <w:rPr>
          <w:rtl/>
        </w:rPr>
        <w:t xml:space="preserve"> </w:t>
      </w:r>
      <w:r>
        <w:rPr>
          <w:rFonts w:hint="cs"/>
          <w:rtl/>
        </w:rPr>
        <w:t>ועומד</w:t>
      </w:r>
      <w:r w:rsidRPr="00242E33">
        <w:rPr>
          <w:rtl/>
        </w:rPr>
        <w:t xml:space="preserve"> ב</w:t>
      </w:r>
      <w:r w:rsidRPr="00242E33">
        <w:rPr>
          <w:rFonts w:hint="cs"/>
          <w:rtl/>
        </w:rPr>
        <w:t>ד</w:t>
      </w:r>
      <w:r w:rsidRPr="00242E33">
        <w:rPr>
          <w:rtl/>
        </w:rPr>
        <w:t>"</w:t>
      </w:r>
      <w:r w:rsidRPr="00242E33">
        <w:rPr>
          <w:rFonts w:hint="cs"/>
          <w:rtl/>
        </w:rPr>
        <w:t>א</w:t>
      </w:r>
      <w:r w:rsidRPr="00242E33">
        <w:rPr>
          <w:rtl/>
        </w:rPr>
        <w:t xml:space="preserve"> - </w:t>
      </w:r>
      <w:r w:rsidRPr="00A21375">
        <w:rPr>
          <w:rStyle w:val="af4"/>
          <w:rtl/>
        </w:rPr>
        <w:t>י</w:t>
      </w:r>
      <w:r w:rsidRPr="00A21375">
        <w:rPr>
          <w:rStyle w:val="af4"/>
          <w:rFonts w:hint="cs"/>
          <w:rtl/>
        </w:rPr>
        <w:t>ו</w:t>
      </w:r>
      <w:r w:rsidRPr="00A21375">
        <w:rPr>
          <w:rStyle w:val="af4"/>
          <w:rtl/>
        </w:rPr>
        <w:t>שביה</w:t>
      </w:r>
      <w:r w:rsidRPr="00242E33">
        <w:rPr>
          <w:rtl/>
        </w:rPr>
        <w:t>.</w:t>
      </w:r>
    </w:p>
    <w:p w14:paraId="43FAD5E0" w14:textId="77777777" w:rsidR="00873C59" w:rsidRPr="00242E33" w:rsidRDefault="00873C59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ו</w:t>
      </w:r>
      <w:r w:rsidRPr="007117F5">
        <w:rPr>
          <w:rFonts w:cs="PFT_Frank" w:hint="cs"/>
          <w:b/>
          <w:bCs/>
          <w:szCs w:val="14"/>
          <w:rtl/>
        </w:rPr>
        <w:t>מ</w:t>
      </w:r>
      <w:r w:rsidRPr="007117F5">
        <w:rPr>
          <w:rFonts w:cs="PFT_Frank"/>
          <w:b/>
          <w:bCs/>
          <w:szCs w:val="14"/>
          <w:rtl/>
        </w:rPr>
        <w:t>פרטי</w:t>
      </w:r>
      <w:r w:rsidRPr="007117F5">
        <w:rPr>
          <w:rFonts w:cs="PFT_Frank" w:hint="cs"/>
          <w:b/>
          <w:bCs/>
          <w:szCs w:val="14"/>
          <w:rtl/>
        </w:rPr>
        <w:t>ם</w:t>
      </w:r>
      <w:r w:rsidRPr="00242E33">
        <w:rPr>
          <w:rtl/>
        </w:rPr>
        <w:t xml:space="preserve"> חטא</w:t>
      </w:r>
      <w:r>
        <w:rPr>
          <w:rFonts w:hint="cs"/>
          <w:rtl/>
        </w:rPr>
        <w:t>ו</w:t>
      </w:r>
      <w:r w:rsidRPr="00242E33">
        <w:rPr>
          <w:rtl/>
        </w:rPr>
        <w:t xml:space="preserve"> בציבור - </w:t>
      </w:r>
      <w:r w:rsidRPr="00FE3637">
        <w:rPr>
          <w:rStyle w:val="af4"/>
          <w:rtl/>
        </w:rPr>
        <w:t>כי לא באו לעזרת ה'</w:t>
      </w:r>
      <w:r w:rsidRPr="00242E33">
        <w:rPr>
          <w:rtl/>
        </w:rPr>
        <w:t>.</w:t>
      </w:r>
    </w:p>
    <w:p w14:paraId="08EBC1BA" w14:textId="10B8B7C5" w:rsidR="00873C59" w:rsidRPr="00242E33" w:rsidRDefault="00873C59" w:rsidP="00164685">
      <w:pPr>
        <w:rPr>
          <w:rtl/>
        </w:rPr>
      </w:pPr>
      <w:r w:rsidRPr="00D54BA1">
        <w:rPr>
          <w:rStyle w:val="affe"/>
          <w:rFonts w:cs="PFT_Frank" w:hint="cs"/>
          <w:b/>
          <w:bCs/>
          <w:szCs w:val="10"/>
          <w:rtl/>
        </w:rPr>
        <w:t>ואפשר</w:t>
      </w:r>
      <w:r w:rsidRPr="007117F5">
        <w:rPr>
          <w:rFonts w:cs="PFT_Frank" w:hint="cs"/>
          <w:b/>
          <w:bCs/>
          <w:szCs w:val="14"/>
          <w:rtl/>
        </w:rPr>
        <w:t xml:space="preserve"> לה</w:t>
      </w:r>
      <w:r w:rsidRPr="007117F5">
        <w:rPr>
          <w:rFonts w:cs="PFT_Frank"/>
          <w:b/>
          <w:bCs/>
          <w:szCs w:val="14"/>
          <w:rtl/>
        </w:rPr>
        <w:t>פק</w:t>
      </w:r>
      <w:r w:rsidRPr="007117F5">
        <w:rPr>
          <w:rFonts w:cs="PFT_Frank" w:hint="cs"/>
          <w:b/>
          <w:bCs/>
          <w:szCs w:val="14"/>
          <w:rtl/>
        </w:rPr>
        <w:t>י</w:t>
      </w:r>
      <w:r w:rsidRPr="007117F5">
        <w:rPr>
          <w:rFonts w:cs="PFT_Frank"/>
          <w:b/>
          <w:bCs/>
          <w:szCs w:val="14"/>
          <w:rtl/>
        </w:rPr>
        <w:t>ר</w:t>
      </w:r>
      <w:r w:rsidRPr="00242E33">
        <w:rPr>
          <w:rtl/>
        </w:rPr>
        <w:t xml:space="preserve"> נכסי</w:t>
      </w:r>
      <w:r>
        <w:rPr>
          <w:rFonts w:hint="cs"/>
          <w:rtl/>
        </w:rPr>
        <w:t>ו</w:t>
      </w:r>
      <w:r w:rsidRPr="00242E33">
        <w:rPr>
          <w:rtl/>
        </w:rPr>
        <w:t xml:space="preserve"> </w:t>
      </w:r>
      <w:r>
        <w:rPr>
          <w:rStyle w:val="affe"/>
          <w:rFonts w:hint="cs"/>
          <w:rtl/>
        </w:rPr>
        <w:t>- מ</w:t>
      </w:r>
      <w:r w:rsidRPr="00FE3637">
        <w:rPr>
          <w:rStyle w:val="affe"/>
          <w:rFonts w:hint="cs"/>
          <w:rtl/>
        </w:rPr>
        <w:t xml:space="preserve">נשים נכריות </w:t>
      </w:r>
      <w:r w:rsidRPr="00E95B08">
        <w:rPr>
          <w:rStyle w:val="affe"/>
          <w:rFonts w:hint="cs"/>
          <w:rtl/>
        </w:rPr>
        <w:t>ד</w:t>
      </w:r>
      <w:r w:rsidRPr="00FE3637">
        <w:rPr>
          <w:rStyle w:val="affe"/>
          <w:rFonts w:hint="cs"/>
          <w:rtl/>
        </w:rPr>
        <w:t>עזרא</w:t>
      </w:r>
      <w:r w:rsidR="007D1C09">
        <w:rPr>
          <w:rStyle w:val="affe"/>
          <w:rFonts w:hint="cs"/>
          <w:rtl/>
        </w:rPr>
        <w:t>,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Fonts w:hint="cs"/>
          <w:rtl/>
        </w:rPr>
        <w:t xml:space="preserve">    </w:t>
      </w:r>
      <w:r w:rsidRPr="007117F5">
        <w:rPr>
          <w:rFonts w:cs="PFT_Frank" w:hint="cs"/>
          <w:b/>
          <w:bCs/>
          <w:szCs w:val="14"/>
          <w:rtl/>
        </w:rPr>
        <w:t xml:space="preserve">ומריבים </w:t>
      </w:r>
      <w:r w:rsidRPr="00FE3637">
        <w:rPr>
          <w:rStyle w:val="affe"/>
          <w:rFonts w:hint="cs"/>
          <w:rtl/>
        </w:rPr>
        <w:t>עמו</w:t>
      </w:r>
      <w:r>
        <w:rPr>
          <w:rFonts w:hint="cs"/>
          <w:rtl/>
        </w:rPr>
        <w:t xml:space="preserve">, מקללים, מכים, תולשים </w:t>
      </w:r>
      <w:r w:rsidRPr="00FE3637">
        <w:rPr>
          <w:rStyle w:val="affe"/>
          <w:rFonts w:hint="cs"/>
          <w:rtl/>
        </w:rPr>
        <w:t>שערו</w:t>
      </w:r>
      <w:r>
        <w:rPr>
          <w:rFonts w:hint="cs"/>
          <w:rtl/>
        </w:rPr>
        <w:t xml:space="preserve">, ומשביעים - </w:t>
      </w:r>
      <w:r w:rsidRPr="00FE3637">
        <w:rPr>
          <w:rStyle w:val="affe"/>
          <w:rFonts w:hint="cs"/>
          <w:rtl/>
        </w:rPr>
        <w:t>מנשים נכריות דנחמיה,</w:t>
      </w:r>
    </w:p>
    <w:p w14:paraId="5773BDC2" w14:textId="77777777" w:rsidR="00873C59" w:rsidRPr="00242E33" w:rsidRDefault="00873C59" w:rsidP="00164685">
      <w:pPr>
        <w:rPr>
          <w:rtl/>
        </w:rPr>
      </w:pPr>
      <w:r w:rsidRPr="007117F5">
        <w:rPr>
          <w:rFonts w:cs="PFT_Frank" w:hint="cs"/>
          <w:b/>
          <w:bCs/>
          <w:szCs w:val="14"/>
          <w:rtl/>
        </w:rPr>
        <w:t>ו</w:t>
      </w:r>
      <w:r w:rsidRPr="007117F5">
        <w:rPr>
          <w:rFonts w:cs="PFT_Frank"/>
          <w:b/>
          <w:bCs/>
          <w:szCs w:val="14"/>
          <w:rtl/>
        </w:rPr>
        <w:t>כ</w:t>
      </w:r>
      <w:r w:rsidRPr="007117F5">
        <w:rPr>
          <w:rFonts w:cs="PFT_Frank" w:hint="cs"/>
          <w:b/>
          <w:bCs/>
          <w:szCs w:val="14"/>
          <w:rtl/>
        </w:rPr>
        <w:t>ו</w:t>
      </w:r>
      <w:r w:rsidRPr="007117F5">
        <w:rPr>
          <w:rFonts w:cs="PFT_Frank"/>
          <w:b/>
          <w:bCs/>
          <w:szCs w:val="14"/>
          <w:rtl/>
        </w:rPr>
        <w:t>פתי</w:t>
      </w:r>
      <w:r w:rsidRPr="007117F5">
        <w:rPr>
          <w:rFonts w:cs="PFT_Frank" w:hint="cs"/>
          <w:b/>
          <w:bCs/>
          <w:szCs w:val="14"/>
          <w:rtl/>
        </w:rPr>
        <w:t>ם</w:t>
      </w:r>
      <w:r w:rsidRPr="00242E33">
        <w:rPr>
          <w:rtl/>
        </w:rPr>
        <w:t xml:space="preserve"> </w:t>
      </w:r>
      <w:r w:rsidRPr="00FE3637">
        <w:rPr>
          <w:rStyle w:val="affe"/>
          <w:rFonts w:hint="cs"/>
          <w:rtl/>
        </w:rPr>
        <w:t>למלקות</w:t>
      </w:r>
      <w:r w:rsidRPr="00242E33">
        <w:rPr>
          <w:rtl/>
        </w:rPr>
        <w:t xml:space="preserve"> </w:t>
      </w:r>
      <w:r w:rsidRPr="007117F5">
        <w:rPr>
          <w:rFonts w:cs="PFT_Frank" w:hint="cs"/>
          <w:b/>
          <w:bCs/>
          <w:szCs w:val="14"/>
          <w:rtl/>
        </w:rPr>
        <w:t>ורודפים</w:t>
      </w:r>
      <w:r w:rsidRPr="00242E33">
        <w:rPr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'</w:t>
      </w:r>
      <w:r w:rsidRPr="00E95B08">
        <w:rPr>
          <w:rStyle w:val="af4"/>
          <w:rtl/>
        </w:rPr>
        <w:t xml:space="preserve">הן </w:t>
      </w:r>
      <w:r w:rsidRPr="00FE3637">
        <w:rPr>
          <w:rStyle w:val="af4"/>
          <w:rtl/>
        </w:rPr>
        <w:t>לשרושי</w:t>
      </w:r>
      <w:r>
        <w:rPr>
          <w:rFonts w:hint="cs"/>
          <w:rtl/>
        </w:rPr>
        <w:t xml:space="preserve"> </w:t>
      </w:r>
      <w:r w:rsidRPr="00FE3637">
        <w:rPr>
          <w:rStyle w:val="affe"/>
          <w:rFonts w:hint="cs"/>
          <w:rtl/>
        </w:rPr>
        <w:t>רד</w:t>
      </w:r>
      <w:r>
        <w:rPr>
          <w:rStyle w:val="affe"/>
          <w:rFonts w:hint="cs"/>
          <w:rtl/>
        </w:rPr>
        <w:t>י</w:t>
      </w:r>
      <w:r w:rsidRPr="00FE3637">
        <w:rPr>
          <w:rStyle w:val="affe"/>
          <w:rFonts w:hint="cs"/>
          <w:rtl/>
        </w:rPr>
        <w:t>פה</w:t>
      </w:r>
      <w:r w:rsidRPr="00FE3637">
        <w:rPr>
          <w:rtl/>
        </w:rPr>
        <w:t xml:space="preserve"> </w:t>
      </w:r>
      <w:r w:rsidRPr="00FE3637">
        <w:rPr>
          <w:rStyle w:val="af4"/>
          <w:rtl/>
        </w:rPr>
        <w:t>ולאסורין</w:t>
      </w:r>
      <w:r w:rsidRPr="00FE3637">
        <w:rPr>
          <w:rStyle w:val="af4"/>
          <w:rFonts w:hint="cs"/>
          <w:rtl/>
        </w:rPr>
        <w:t>'</w:t>
      </w:r>
      <w:r>
        <w:rPr>
          <w:rFonts w:hint="cs"/>
          <w:rtl/>
        </w:rPr>
        <w:t xml:space="preserve"> </w:t>
      </w:r>
      <w:r w:rsidRPr="00FE3637">
        <w:rPr>
          <w:rStyle w:val="affe"/>
          <w:rFonts w:hint="cs"/>
          <w:rtl/>
        </w:rPr>
        <w:t>מלקות</w:t>
      </w:r>
      <w:r>
        <w:rPr>
          <w:rStyle w:val="affe"/>
          <w:rFonts w:hint="cs"/>
          <w:rtl/>
        </w:rPr>
        <w:t>,</w:t>
      </w:r>
    </w:p>
    <w:p w14:paraId="02EB949E" w14:textId="57F80B88" w:rsidR="00E31AD5" w:rsidRDefault="00873C59" w:rsidP="007D1C09">
      <w:pPr>
        <w:pStyle w:val="36"/>
        <w:framePr w:wrap="notBeside"/>
        <w:rPr>
          <w:rtl/>
        </w:rPr>
      </w:pPr>
      <w:r w:rsidRPr="007D1C09">
        <w:rPr>
          <w:rFonts w:hint="cs"/>
          <w:rtl/>
        </w:rPr>
        <w:t>- מרב</w:t>
      </w:r>
      <w:r w:rsidR="00E31AD5">
        <w:rPr>
          <w:rFonts w:hint="cs"/>
          <w:rtl/>
        </w:rPr>
        <w:t>:</w:t>
      </w:r>
    </w:p>
    <w:p w14:paraId="0E43965E" w14:textId="179D26F0" w:rsidR="00873C59" w:rsidRPr="00FE3637" w:rsidRDefault="00873C59" w:rsidP="00164685">
      <w:pPr>
        <w:rPr>
          <w:rtl/>
        </w:rPr>
      </w:pPr>
      <w:r w:rsidRPr="007117F5">
        <w:rPr>
          <w:rFonts w:cs="PFT_Frank" w:hint="cs"/>
          <w:b/>
          <w:bCs/>
          <w:szCs w:val="14"/>
          <w:rtl/>
        </w:rPr>
        <w:t>ש</w:t>
      </w:r>
      <w:r w:rsidRPr="007117F5">
        <w:rPr>
          <w:rFonts w:cs="PFT_Frank"/>
          <w:b/>
          <w:bCs/>
          <w:szCs w:val="14"/>
          <w:rtl/>
        </w:rPr>
        <w:t>מנדין</w:t>
      </w:r>
      <w:r w:rsidRPr="00242E33">
        <w:rPr>
          <w:rtl/>
        </w:rPr>
        <w:t xml:space="preserve"> לאלתר, </w:t>
      </w:r>
      <w:r w:rsidRPr="007117F5">
        <w:rPr>
          <w:rFonts w:cs="PFT_Frank" w:hint="cs"/>
          <w:b/>
          <w:bCs/>
          <w:szCs w:val="14"/>
          <w:rtl/>
        </w:rPr>
        <w:t>שוב</w:t>
      </w:r>
      <w:r w:rsidRPr="00242E33">
        <w:rPr>
          <w:rtl/>
        </w:rPr>
        <w:t xml:space="preserve"> לאחר </w:t>
      </w:r>
      <w:r>
        <w:rPr>
          <w:rFonts w:hint="cs"/>
          <w:rtl/>
        </w:rPr>
        <w:t>ל'</w:t>
      </w:r>
      <w:r w:rsidRPr="00242E33">
        <w:rPr>
          <w:rtl/>
        </w:rPr>
        <w:t xml:space="preserve">, </w:t>
      </w:r>
      <w:r w:rsidRPr="007117F5">
        <w:rPr>
          <w:rFonts w:cs="PFT_Frank"/>
          <w:b/>
          <w:bCs/>
          <w:szCs w:val="14"/>
          <w:rtl/>
        </w:rPr>
        <w:t>מחרימין</w:t>
      </w:r>
      <w:r w:rsidRPr="00242E33">
        <w:rPr>
          <w:rtl/>
        </w:rPr>
        <w:t xml:space="preserve"> </w:t>
      </w:r>
      <w:r>
        <w:rPr>
          <w:rFonts w:hint="cs"/>
          <w:rtl/>
        </w:rPr>
        <w:t>ל</w:t>
      </w:r>
      <w:r w:rsidRPr="00242E33">
        <w:rPr>
          <w:rtl/>
        </w:rPr>
        <w:t>אחר</w:t>
      </w:r>
      <w:r>
        <w:rPr>
          <w:rFonts w:hint="cs"/>
          <w:rtl/>
        </w:rPr>
        <w:t xml:space="preserve"> ס' </w:t>
      </w:r>
      <w:r w:rsidRPr="008D51CD">
        <w:rPr>
          <w:rStyle w:val="affe"/>
          <w:rFonts w:hint="eastAsia"/>
          <w:rtl/>
        </w:rPr>
        <w:t>רדיפה</w:t>
      </w:r>
    </w:p>
    <w:p w14:paraId="462A7C6B" w14:textId="4AB0A13B" w:rsidR="00E31AD5" w:rsidRDefault="00873C59" w:rsidP="00713D1C">
      <w:pPr>
        <w:pStyle w:val="36"/>
        <w:framePr w:wrap="notBeside"/>
        <w:rPr>
          <w:rtl/>
        </w:rPr>
      </w:pPr>
      <w:r w:rsidRPr="00713D1C">
        <w:rPr>
          <w:rFonts w:hint="cs"/>
          <w:rtl/>
        </w:rPr>
        <w:t>אבל לר</w:t>
      </w:r>
      <w:r w:rsidRPr="00713D1C">
        <w:rPr>
          <w:rtl/>
        </w:rPr>
        <w:t>"</w:t>
      </w:r>
      <w:r w:rsidRPr="00713D1C">
        <w:rPr>
          <w:rFonts w:hint="cs"/>
          <w:rtl/>
        </w:rPr>
        <w:t>ח</w:t>
      </w:r>
      <w:r w:rsidR="00E31AD5">
        <w:rPr>
          <w:rFonts w:hint="cs"/>
          <w:rtl/>
        </w:rPr>
        <w:t>:</w:t>
      </w:r>
    </w:p>
    <w:p w14:paraId="5562E360" w14:textId="77777777" w:rsidR="004E0BA3" w:rsidRDefault="00873C59" w:rsidP="003F5941">
      <w:pPr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קודם</w:t>
      </w:r>
      <w:r w:rsidRPr="007117F5">
        <w:rPr>
          <w:rFonts w:cs="PFT_Frank"/>
          <w:b/>
          <w:bCs/>
          <w:szCs w:val="14"/>
          <w:rtl/>
        </w:rPr>
        <w:t xml:space="preserve"> מתרי</w:t>
      </w:r>
      <w:r w:rsidRPr="007117F5">
        <w:rPr>
          <w:rFonts w:cs="PFT_Frank" w:hint="eastAsia"/>
          <w:b/>
          <w:bCs/>
          <w:szCs w:val="14"/>
          <w:rtl/>
        </w:rPr>
        <w:t>ם</w:t>
      </w:r>
      <w:r w:rsidRPr="00242E33">
        <w:rPr>
          <w:rtl/>
        </w:rPr>
        <w:t xml:space="preserve"> </w:t>
      </w:r>
      <w:r w:rsidRPr="00FE3637">
        <w:rPr>
          <w:rStyle w:val="affe"/>
          <w:rFonts w:hint="cs"/>
          <w:rtl/>
        </w:rPr>
        <w:t>ב' ה' ב'</w:t>
      </w:r>
      <w:r w:rsidRPr="00242E33">
        <w:rPr>
          <w:rFonts w:hint="cs"/>
          <w:rtl/>
        </w:rPr>
        <w:t xml:space="preserve"> לממון</w:t>
      </w:r>
      <w:r>
        <w:rPr>
          <w:rFonts w:hint="cs"/>
          <w:rtl/>
        </w:rPr>
        <w:t>,</w:t>
      </w:r>
      <w:r w:rsidRPr="00242E33">
        <w:rPr>
          <w:rFonts w:hint="cs"/>
          <w:rtl/>
        </w:rPr>
        <w:t xml:space="preserve"> </w:t>
      </w:r>
      <w:r w:rsidRPr="007117F5">
        <w:rPr>
          <w:rFonts w:cs="PFT_Frank" w:hint="cs"/>
          <w:b/>
          <w:bCs/>
          <w:szCs w:val="14"/>
          <w:rtl/>
        </w:rPr>
        <w:t>אבל</w:t>
      </w:r>
      <w:r w:rsidRPr="00242E33">
        <w:rPr>
          <w:rFonts w:hint="cs"/>
          <w:rtl/>
        </w:rPr>
        <w:t xml:space="preserve"> </w:t>
      </w:r>
      <w:r w:rsidRPr="000226E9">
        <w:rPr>
          <w:rFonts w:hint="cs"/>
          <w:rtl/>
        </w:rPr>
        <w:t>מבזה ת</w:t>
      </w:r>
      <w:r w:rsidRPr="000226E9">
        <w:rPr>
          <w:rtl/>
        </w:rPr>
        <w:t>"</w:t>
      </w:r>
      <w:r w:rsidRPr="000226E9">
        <w:rPr>
          <w:rFonts w:hint="cs"/>
          <w:rtl/>
        </w:rPr>
        <w:t>ח</w:t>
      </w:r>
      <w:r w:rsidRPr="00242E33">
        <w:rPr>
          <w:rFonts w:hint="cs"/>
          <w:rtl/>
        </w:rPr>
        <w:t xml:space="preserve"> לאלתר</w:t>
      </w:r>
      <w:r>
        <w:rPr>
          <w:rFonts w:hint="cs"/>
          <w:rtl/>
        </w:rPr>
        <w:t>.</w:t>
      </w:r>
    </w:p>
    <w:p w14:paraId="7615D105" w14:textId="7230CE2F" w:rsidR="00873C59" w:rsidRDefault="00873C59" w:rsidP="00164685">
      <w:pPr>
        <w:pStyle w:val="afffff2"/>
        <w:rPr>
          <w:rtl/>
        </w:rPr>
      </w:pPr>
      <w:r>
        <w:rPr>
          <w:rFonts w:hint="cs"/>
          <w:rtl/>
        </w:rPr>
        <w:lastRenderedPageBreak/>
        <w:t>התרת הנידוי</w:t>
      </w:r>
    </w:p>
    <w:p w14:paraId="4D082635" w14:textId="77777777" w:rsidR="00E31AD5" w:rsidRDefault="00873C59" w:rsidP="00713D1C">
      <w:pPr>
        <w:pStyle w:val="36"/>
        <w:framePr w:wrap="notBeside"/>
        <w:rPr>
          <w:rtl/>
        </w:rPr>
      </w:pPr>
      <w:r w:rsidRPr="00713D1C">
        <w:rPr>
          <w:rFonts w:hint="eastAsia"/>
          <w:rtl/>
        </w:rPr>
        <w:t>מעשה</w:t>
      </w:r>
      <w:r w:rsidR="00E31AD5">
        <w:rPr>
          <w:rtl/>
        </w:rPr>
        <w:t>:</w:t>
      </w:r>
    </w:p>
    <w:p w14:paraId="67784D6D" w14:textId="77777777" w:rsidR="004E0BA3" w:rsidRDefault="00873C59" w:rsidP="00164685">
      <w:pPr>
        <w:rPr>
          <w:spacing w:val="-6"/>
          <w:rtl/>
        </w:rPr>
      </w:pPr>
      <w:r w:rsidRPr="00713D1C">
        <w:rPr>
          <w:rFonts w:hint="cs"/>
          <w:rtl/>
        </w:rPr>
        <w:t xml:space="preserve">בטבח שביזה </w:t>
      </w:r>
      <w:r w:rsidRPr="00713D1C">
        <w:rPr>
          <w:rFonts w:hint="eastAsia"/>
          <w:rtl/>
        </w:rPr>
        <w:t>את</w:t>
      </w:r>
      <w:r w:rsidRPr="00C36516">
        <w:rPr>
          <w:rFonts w:hint="cs"/>
          <w:spacing w:val="-6"/>
          <w:rtl/>
        </w:rPr>
        <w:t xml:space="preserve"> </w:t>
      </w:r>
      <w:r w:rsidRPr="00C36516">
        <w:rPr>
          <w:rStyle w:val="affc"/>
          <w:rFonts w:hint="eastAsia"/>
          <w:spacing w:val="-6"/>
          <w:rtl/>
        </w:rPr>
        <w:t>רטב</w:t>
      </w:r>
      <w:r w:rsidRPr="00C36516">
        <w:rPr>
          <w:rStyle w:val="affc"/>
          <w:spacing w:val="-6"/>
          <w:rtl/>
        </w:rPr>
        <w:t>"</w:t>
      </w:r>
      <w:r w:rsidRPr="00C36516">
        <w:rPr>
          <w:rStyle w:val="affc"/>
          <w:rFonts w:hint="eastAsia"/>
          <w:spacing w:val="-6"/>
          <w:rtl/>
        </w:rPr>
        <w:t>מ</w:t>
      </w:r>
      <w:r w:rsidRPr="00C36516">
        <w:rPr>
          <w:rFonts w:hint="cs"/>
          <w:spacing w:val="-6"/>
          <w:rtl/>
        </w:rPr>
        <w:t xml:space="preserve"> </w:t>
      </w:r>
      <w:r w:rsidRPr="00713D1C">
        <w:rPr>
          <w:rFonts w:hint="cs"/>
          <w:rtl/>
        </w:rPr>
        <w:t>ונידוהו</w:t>
      </w:r>
      <w:r w:rsidRPr="00C36516">
        <w:rPr>
          <w:rFonts w:hint="cs"/>
          <w:spacing w:val="-6"/>
          <w:rtl/>
        </w:rPr>
        <w:t xml:space="preserve"> </w:t>
      </w:r>
      <w:r w:rsidRPr="00C36516">
        <w:rPr>
          <w:rStyle w:val="affc"/>
          <w:rFonts w:hint="eastAsia"/>
          <w:spacing w:val="-6"/>
          <w:rtl/>
        </w:rPr>
        <w:t>אביי</w:t>
      </w:r>
      <w:r w:rsidRPr="00C36516">
        <w:rPr>
          <w:rStyle w:val="affc"/>
          <w:spacing w:val="-6"/>
          <w:rtl/>
        </w:rPr>
        <w:t xml:space="preserve"> </w:t>
      </w:r>
      <w:r w:rsidRPr="00C36516">
        <w:rPr>
          <w:rStyle w:val="affc"/>
          <w:rFonts w:hint="eastAsia"/>
          <w:spacing w:val="-6"/>
          <w:rtl/>
        </w:rPr>
        <w:t>ורבא</w:t>
      </w:r>
      <w:r w:rsidR="00713D1C">
        <w:rPr>
          <w:rStyle w:val="affc"/>
          <w:rFonts w:hint="cs"/>
          <w:spacing w:val="-6"/>
          <w:rtl/>
        </w:rPr>
        <w:t>,</w:t>
      </w:r>
      <w:r w:rsidRPr="00C36516">
        <w:rPr>
          <w:rFonts w:hint="cs"/>
          <w:spacing w:val="-6"/>
          <w:rtl/>
        </w:rPr>
        <w:t xml:space="preserve"> </w:t>
      </w:r>
      <w:r w:rsidRPr="00713D1C">
        <w:rPr>
          <w:rFonts w:hint="cs"/>
          <w:rtl/>
        </w:rPr>
        <w:t>ובסוף פייס לבע"ד,</w:t>
      </w:r>
    </w:p>
    <w:p w14:paraId="5E9806CD" w14:textId="4DB9AEEB" w:rsidR="00E31AD5" w:rsidRDefault="00873C59" w:rsidP="00713D1C">
      <w:pPr>
        <w:pStyle w:val="36"/>
        <w:framePr w:wrap="notBeside"/>
        <w:rPr>
          <w:rtl/>
        </w:rPr>
      </w:pPr>
      <w:r w:rsidRPr="00713D1C">
        <w:rPr>
          <w:rFonts w:hint="eastAsia"/>
          <w:rtl/>
        </w:rPr>
        <w:t>הסתפק</w:t>
      </w:r>
      <w:r w:rsidRPr="00713D1C">
        <w:rPr>
          <w:rtl/>
        </w:rPr>
        <w:t xml:space="preserve"> אביי</w:t>
      </w:r>
      <w:r w:rsidR="00E31AD5">
        <w:rPr>
          <w:rtl/>
        </w:rPr>
        <w:t>:</w:t>
      </w:r>
    </w:p>
    <w:p w14:paraId="4FF5A932" w14:textId="77777777" w:rsidR="004E0BA3" w:rsidRDefault="00873C59" w:rsidP="00164685">
      <w:pPr>
        <w:rPr>
          <w:rtl/>
        </w:rPr>
      </w:pPr>
      <w:r w:rsidRPr="008D51CD">
        <w:rPr>
          <w:rStyle w:val="affc"/>
          <w:rtl/>
        </w:rPr>
        <w:t>להתיר</w:t>
      </w:r>
      <w:r>
        <w:rPr>
          <w:rFonts w:hint="cs"/>
          <w:rtl/>
        </w:rPr>
        <w:t xml:space="preserve">: שעדיין </w:t>
      </w:r>
      <w:r w:rsidRPr="006F178A">
        <w:rPr>
          <w:rFonts w:hint="cs"/>
          <w:rtl/>
        </w:rPr>
        <w:t>לא חל עליו ל' יום</w:t>
      </w:r>
      <w:r>
        <w:rPr>
          <w:rFonts w:hint="cs"/>
          <w:rtl/>
        </w:rPr>
        <w:t>,</w:t>
      </w:r>
    </w:p>
    <w:p w14:paraId="5C27FC5E" w14:textId="0D3F498F" w:rsidR="00E31AD5" w:rsidRDefault="00873C59" w:rsidP="00C10AC2">
      <w:pPr>
        <w:pStyle w:val="36"/>
        <w:framePr w:wrap="notBeside"/>
        <w:rPr>
          <w:rtl/>
        </w:rPr>
      </w:pPr>
      <w:r w:rsidRPr="00C10AC2">
        <w:rPr>
          <w:rFonts w:hint="eastAsia"/>
          <w:rtl/>
        </w:rPr>
        <w:t>א</w:t>
      </w:r>
      <w:r w:rsidRPr="00C10AC2">
        <w:rPr>
          <w:rtl/>
        </w:rPr>
        <w:t>"</w:t>
      </w:r>
      <w:r w:rsidRPr="00C10AC2">
        <w:rPr>
          <w:rFonts w:hint="eastAsia"/>
          <w:rtl/>
        </w:rPr>
        <w:t>ל</w:t>
      </w:r>
      <w:r w:rsidRPr="00C10AC2">
        <w:rPr>
          <w:rtl/>
        </w:rPr>
        <w:t xml:space="preserve"> </w:t>
      </w:r>
      <w:r w:rsidRPr="00C10AC2">
        <w:rPr>
          <w:rFonts w:hint="eastAsia"/>
          <w:rtl/>
        </w:rPr>
        <w:t>ראב</w:t>
      </w:r>
      <w:r w:rsidRPr="00C10AC2">
        <w:rPr>
          <w:rtl/>
        </w:rPr>
        <w:t>"</w:t>
      </w:r>
      <w:r w:rsidRPr="00C10AC2">
        <w:rPr>
          <w:rFonts w:hint="eastAsia"/>
          <w:rtl/>
        </w:rPr>
        <w:t>א</w:t>
      </w:r>
      <w:r w:rsidRPr="00C10AC2">
        <w:rPr>
          <w:rtl/>
        </w:rPr>
        <w:t xml:space="preserve"> </w:t>
      </w:r>
      <w:r w:rsidRPr="00C10AC2">
        <w:rPr>
          <w:rFonts w:hint="eastAsia"/>
          <w:rtl/>
        </w:rPr>
        <w:t>משמואל</w:t>
      </w:r>
      <w:r w:rsidR="00E31AD5">
        <w:rPr>
          <w:rFonts w:hint="cs"/>
          <w:rtl/>
        </w:rPr>
        <w:t>:</w:t>
      </w:r>
    </w:p>
    <w:p w14:paraId="3612FF69" w14:textId="77777777" w:rsidR="004E0BA3" w:rsidRDefault="00873C59" w:rsidP="00567974">
      <w:pPr>
        <w:rPr>
          <w:spacing w:val="-4"/>
          <w:rtl/>
        </w:rPr>
      </w:pPr>
      <w:r w:rsidRPr="00C10AC2">
        <w:rPr>
          <w:rFonts w:hint="cs"/>
          <w:spacing w:val="-4"/>
          <w:rtl/>
        </w:rPr>
        <w:t xml:space="preserve">שופר שאסרו יתירו, </w:t>
      </w:r>
      <w:r w:rsidRPr="00C10AC2">
        <w:rPr>
          <w:rStyle w:val="affc"/>
          <w:rFonts w:hint="eastAsia"/>
          <w:spacing w:val="-4"/>
          <w:rtl/>
        </w:rPr>
        <w:t>ודחהו</w:t>
      </w:r>
      <w:r w:rsidRPr="00C10AC2">
        <w:rPr>
          <w:rFonts w:hint="cs"/>
          <w:spacing w:val="-4"/>
          <w:rtl/>
        </w:rPr>
        <w:t xml:space="preserve">: שדוקא לממון, </w:t>
      </w:r>
      <w:r w:rsidRPr="00C10AC2">
        <w:rPr>
          <w:rFonts w:cs="PFT_Frank" w:hint="eastAsia"/>
          <w:b/>
          <w:bCs/>
          <w:spacing w:val="-4"/>
          <w:szCs w:val="14"/>
          <w:rtl/>
        </w:rPr>
        <w:t>אבל</w:t>
      </w:r>
      <w:r w:rsidRPr="00C10AC2">
        <w:rPr>
          <w:rFonts w:hint="cs"/>
          <w:spacing w:val="-4"/>
          <w:rtl/>
        </w:rPr>
        <w:t xml:space="preserve"> לביזוי ת</w:t>
      </w:r>
      <w:r w:rsidRPr="00C10AC2">
        <w:rPr>
          <w:spacing w:val="-4"/>
          <w:rtl/>
        </w:rPr>
        <w:t>"</w:t>
      </w:r>
      <w:r w:rsidRPr="00C10AC2">
        <w:rPr>
          <w:rFonts w:hint="cs"/>
          <w:spacing w:val="-4"/>
          <w:rtl/>
        </w:rPr>
        <w:t>ח ל' יום.</w:t>
      </w:r>
    </w:p>
    <w:p w14:paraId="58399D67" w14:textId="1E68D07D" w:rsidR="00E31AD5" w:rsidRDefault="00873C59" w:rsidP="00567974">
      <w:pPr>
        <w:pStyle w:val="36"/>
        <w:framePr w:wrap="notBeside"/>
        <w:rPr>
          <w:rtl/>
        </w:rPr>
      </w:pPr>
      <w:r w:rsidRPr="00567974">
        <w:rPr>
          <w:rFonts w:hint="cs"/>
          <w:rtl/>
        </w:rPr>
        <w:t xml:space="preserve">שסבר </w:t>
      </w:r>
      <w:r w:rsidRPr="00567974">
        <w:rPr>
          <w:rFonts w:hint="eastAsia"/>
          <w:rtl/>
        </w:rPr>
        <w:t>אביי</w:t>
      </w:r>
      <w:r w:rsidR="00E31AD5">
        <w:rPr>
          <w:rFonts w:hint="cs"/>
          <w:rtl/>
        </w:rPr>
        <w:t>:</w:t>
      </w:r>
    </w:p>
    <w:p w14:paraId="0A53947B" w14:textId="27328589" w:rsidR="00873C59" w:rsidRPr="006F178A" w:rsidRDefault="00873C59" w:rsidP="00164685">
      <w:pPr>
        <w:rPr>
          <w:rtl/>
        </w:rPr>
      </w:pPr>
      <w:r w:rsidRPr="006F178A">
        <w:rPr>
          <w:rFonts w:ascii="Fb Fontext" w:hAnsi="Fb Fontext" w:hint="cs"/>
          <w:rtl/>
        </w:rPr>
        <w:t xml:space="preserve">ג' </w:t>
      </w:r>
      <w:r>
        <w:rPr>
          <w:rFonts w:ascii="Fb Fontext" w:hAnsi="Fb Fontext" w:hint="cs"/>
          <w:rtl/>
        </w:rPr>
        <w:t>שנידו -</w:t>
      </w:r>
      <w:r w:rsidRPr="006F178A">
        <w:rPr>
          <w:rFonts w:ascii="Fb Fontext" w:hAnsi="Fb Fontext" w:hint="cs"/>
          <w:rtl/>
        </w:rPr>
        <w:t xml:space="preserve"> א</w:t>
      </w:r>
      <w:r>
        <w:rPr>
          <w:rFonts w:ascii="Fb Fontext" w:hAnsi="Fb Fontext" w:hint="cs"/>
          <w:rtl/>
        </w:rPr>
        <w:t xml:space="preserve">ין </w:t>
      </w:r>
      <w:r w:rsidRPr="006F178A">
        <w:rPr>
          <w:rFonts w:ascii="Fb Fontext" w:hAnsi="Fb Fontext" w:hint="cs"/>
          <w:rtl/>
        </w:rPr>
        <w:t xml:space="preserve">ג' אחרים </w:t>
      </w:r>
      <w:r>
        <w:rPr>
          <w:rFonts w:ascii="Fb Fontext" w:hAnsi="Fb Fontext" w:hint="cs"/>
          <w:rtl/>
        </w:rPr>
        <w:t xml:space="preserve">מתירים </w:t>
      </w:r>
      <w:r w:rsidRPr="008D51CD">
        <w:rPr>
          <w:rStyle w:val="affe"/>
          <w:rFonts w:hint="eastAsia"/>
          <w:rtl/>
        </w:rPr>
        <w:t>ולכן</w:t>
      </w:r>
      <w:r w:rsidRPr="008D51CD">
        <w:rPr>
          <w:rStyle w:val="affe"/>
          <w:rtl/>
        </w:rPr>
        <w:t xml:space="preserve"> מיהר </w:t>
      </w:r>
      <w:r w:rsidRPr="008D51CD">
        <w:rPr>
          <w:rStyle w:val="affe"/>
          <w:rFonts w:hint="eastAsia"/>
          <w:rtl/>
        </w:rPr>
        <w:t>להתיר</w:t>
      </w:r>
      <w:r w:rsidR="00567974">
        <w:rPr>
          <w:rStyle w:val="affe"/>
          <w:rFonts w:hint="cs"/>
          <w:rtl/>
        </w:rPr>
        <w:t>.</w:t>
      </w:r>
    </w:p>
    <w:p w14:paraId="4BFDCEA2" w14:textId="4551D384" w:rsidR="00E31AD5" w:rsidRDefault="00873C59" w:rsidP="00567974">
      <w:pPr>
        <w:pStyle w:val="36"/>
        <w:framePr w:wrap="notBeside"/>
        <w:rPr>
          <w:rtl/>
        </w:rPr>
      </w:pPr>
      <w:r w:rsidRPr="00567974">
        <w:rPr>
          <w:rFonts w:hint="eastAsia"/>
          <w:rtl/>
        </w:rPr>
        <w:t>וראיה</w:t>
      </w:r>
      <w:r w:rsidRPr="00567974">
        <w:rPr>
          <w:rtl/>
        </w:rPr>
        <w:t xml:space="preserve"> דתניא</w:t>
      </w:r>
      <w:r w:rsidR="00E31AD5">
        <w:rPr>
          <w:rFonts w:hint="cs"/>
          <w:rtl/>
        </w:rPr>
        <w:t>:</w:t>
      </w:r>
    </w:p>
    <w:p w14:paraId="4373E110" w14:textId="040EEF45" w:rsidR="00873C59" w:rsidRPr="008F2407" w:rsidRDefault="00873C59" w:rsidP="00164685">
      <w:pPr>
        <w:rPr>
          <w:rtl/>
        </w:rPr>
      </w:pPr>
      <w:r w:rsidRPr="008F2407">
        <w:rPr>
          <w:rtl/>
        </w:rPr>
        <w:t xml:space="preserve">מנודה </w:t>
      </w:r>
      <w:r w:rsidRPr="008D51CD">
        <w:rPr>
          <w:rStyle w:val="affe"/>
          <w:rFonts w:hint="eastAsia"/>
          <w:rtl/>
        </w:rPr>
        <w:t>על</w:t>
      </w:r>
      <w:r w:rsidRPr="008D51CD">
        <w:rPr>
          <w:rStyle w:val="affe"/>
          <w:rtl/>
        </w:rPr>
        <w:t xml:space="preserve"> </w:t>
      </w:r>
      <w:r w:rsidRPr="008D51CD">
        <w:rPr>
          <w:rStyle w:val="affe"/>
          <w:rFonts w:hint="eastAsia"/>
          <w:rtl/>
        </w:rPr>
        <w:t>כבוד</w:t>
      </w:r>
      <w:r w:rsidRPr="008F2407">
        <w:rPr>
          <w:rFonts w:hint="cs"/>
          <w:rtl/>
        </w:rPr>
        <w:t xml:space="preserve"> </w:t>
      </w:r>
      <w:r w:rsidRPr="008F2407">
        <w:rPr>
          <w:rtl/>
        </w:rPr>
        <w:t>רב</w:t>
      </w:r>
      <w:r w:rsidRPr="008F2407">
        <w:rPr>
          <w:rFonts w:hint="cs"/>
          <w:rtl/>
        </w:rPr>
        <w:t xml:space="preserve"> - </w:t>
      </w:r>
      <w:r w:rsidRPr="008F2407">
        <w:rPr>
          <w:rtl/>
        </w:rPr>
        <w:t>מנודה לתלמיד</w:t>
      </w:r>
      <w:r w:rsidRPr="008F2407">
        <w:rPr>
          <w:rFonts w:hint="cs"/>
          <w:rtl/>
        </w:rPr>
        <w:t>, ולהיפך לא,</w:t>
      </w:r>
    </w:p>
    <w:p w14:paraId="4F8E0D5C" w14:textId="77777777" w:rsidR="00873C59" w:rsidRPr="008D51CD" w:rsidRDefault="00873C59" w:rsidP="00567974">
      <w:pPr>
        <w:rPr>
          <w:rtl/>
        </w:rPr>
      </w:pPr>
      <w:r w:rsidRPr="008F2407">
        <w:rPr>
          <w:rtl/>
        </w:rPr>
        <w:t xml:space="preserve">מנודה לנשיא - מנודה לכל ישראל, </w:t>
      </w:r>
      <w:r w:rsidRPr="008F2407">
        <w:rPr>
          <w:rFonts w:hint="cs"/>
          <w:rtl/>
        </w:rPr>
        <w:t>ולהיפך לא,</w:t>
      </w:r>
    </w:p>
    <w:p w14:paraId="17A36781" w14:textId="77777777" w:rsidR="00873C59" w:rsidRPr="008D51CD" w:rsidRDefault="00873C59" w:rsidP="00630465">
      <w:pPr>
        <w:spacing w:after="60"/>
        <w:rPr>
          <w:rtl/>
        </w:rPr>
      </w:pPr>
      <w:r w:rsidRPr="008F2407">
        <w:rPr>
          <w:rtl/>
        </w:rPr>
        <w:t>מנודה לעירו - מנודה לעיר אחרת</w:t>
      </w:r>
      <w:r w:rsidRPr="008F2407">
        <w:rPr>
          <w:rFonts w:hint="cs"/>
          <w:rtl/>
        </w:rPr>
        <w:t>,</w:t>
      </w:r>
      <w:r w:rsidRPr="008F2407">
        <w:rPr>
          <w:rtl/>
        </w:rPr>
        <w:t xml:space="preserve"> </w:t>
      </w:r>
      <w:r w:rsidRPr="008F2407">
        <w:rPr>
          <w:rFonts w:hint="cs"/>
          <w:rtl/>
        </w:rPr>
        <w:t>ולהיפך לא,</w:t>
      </w:r>
    </w:p>
    <w:p w14:paraId="2691AFC0" w14:textId="10506CAA" w:rsidR="00E31AD5" w:rsidRDefault="00873C59" w:rsidP="00630465">
      <w:pPr>
        <w:pStyle w:val="36"/>
        <w:framePr w:wrap="notBeside"/>
        <w:rPr>
          <w:rtl/>
        </w:rPr>
      </w:pPr>
      <w:r w:rsidRPr="00630465">
        <w:rPr>
          <w:rFonts w:hint="cs"/>
          <w:rtl/>
        </w:rPr>
        <w:t>רש</w:t>
      </w:r>
      <w:r w:rsidRPr="00630465">
        <w:rPr>
          <w:rFonts w:hint="eastAsia"/>
          <w:rtl/>
        </w:rPr>
        <w:t>ב</w:t>
      </w:r>
      <w:r w:rsidRPr="00630465">
        <w:rPr>
          <w:rtl/>
        </w:rPr>
        <w:t>"</w:t>
      </w:r>
      <w:r w:rsidRPr="00630465">
        <w:rPr>
          <w:rFonts w:hint="eastAsia"/>
          <w:rtl/>
        </w:rPr>
        <w:t>ג</w:t>
      </w:r>
      <w:r w:rsidR="00E31AD5">
        <w:rPr>
          <w:rtl/>
        </w:rPr>
        <w:t>:</w:t>
      </w:r>
    </w:p>
    <w:p w14:paraId="72C6749C" w14:textId="3475CEF7" w:rsidR="00873C59" w:rsidRPr="008D51CD" w:rsidRDefault="00873C59" w:rsidP="00164685">
      <w:pPr>
        <w:rPr>
          <w:rtl/>
        </w:rPr>
      </w:pPr>
      <w:r w:rsidRPr="008F2407">
        <w:rPr>
          <w:rtl/>
        </w:rPr>
        <w:t xml:space="preserve">אחד מהתלמידים שנידה ומת - </w:t>
      </w:r>
      <w:r w:rsidRPr="007117F5">
        <w:rPr>
          <w:rFonts w:cs="PFT_Frank"/>
          <w:b/>
          <w:bCs/>
          <w:szCs w:val="14"/>
          <w:rtl/>
        </w:rPr>
        <w:t>חלקו</w:t>
      </w:r>
      <w:r w:rsidRPr="008F2407">
        <w:rPr>
          <w:rtl/>
        </w:rPr>
        <w:t xml:space="preserve"> </w:t>
      </w:r>
      <w:r w:rsidRPr="008F2407">
        <w:rPr>
          <w:rFonts w:hint="cs"/>
          <w:rtl/>
        </w:rPr>
        <w:t>לא</w:t>
      </w:r>
      <w:r w:rsidRPr="008F2407">
        <w:rPr>
          <w:rtl/>
        </w:rPr>
        <w:t xml:space="preserve"> מופר.</w:t>
      </w:r>
    </w:p>
    <w:p w14:paraId="55BCBF13" w14:textId="69D02F15" w:rsidR="00E31AD5" w:rsidRDefault="00873C59" w:rsidP="00630465">
      <w:pPr>
        <w:pStyle w:val="36"/>
        <w:framePr w:wrap="notBeside"/>
        <w:rPr>
          <w:rtl/>
        </w:rPr>
      </w:pPr>
      <w:r w:rsidRPr="00630465">
        <w:rPr>
          <w:rFonts w:hint="eastAsia"/>
          <w:rtl/>
        </w:rPr>
        <w:t>ו</w:t>
      </w:r>
      <w:r w:rsidRPr="00630465">
        <w:rPr>
          <w:rtl/>
        </w:rPr>
        <w:t>שמע מינה</w:t>
      </w:r>
      <w:r w:rsidRPr="00630465">
        <w:rPr>
          <w:rFonts w:hint="cs"/>
          <w:rtl/>
        </w:rPr>
        <w:t xml:space="preserve">: </w:t>
      </w:r>
      <w:r w:rsidRPr="00630465">
        <w:rPr>
          <w:rFonts w:hint="eastAsia"/>
          <w:rtl/>
        </w:rPr>
        <w:t>א</w:t>
      </w:r>
      <w:r w:rsidR="00E31AD5">
        <w:rPr>
          <w:rFonts w:hint="cs"/>
          <w:rtl/>
        </w:rPr>
        <w:t>.</w:t>
      </w:r>
    </w:p>
    <w:p w14:paraId="6F362956" w14:textId="77777777" w:rsidR="004E0BA3" w:rsidRDefault="00873C59" w:rsidP="00164685">
      <w:pPr>
        <w:rPr>
          <w:rtl/>
        </w:rPr>
      </w:pPr>
      <w:r w:rsidRPr="008F2407">
        <w:rPr>
          <w:rtl/>
        </w:rPr>
        <w:t xml:space="preserve">תלמיד שנידה </w:t>
      </w:r>
      <w:r w:rsidRPr="007117F5">
        <w:rPr>
          <w:rFonts w:cs="PFT_Frank"/>
          <w:b/>
          <w:bCs/>
          <w:szCs w:val="14"/>
          <w:rtl/>
        </w:rPr>
        <w:t>לכבודו</w:t>
      </w:r>
      <w:r w:rsidRPr="008F2407">
        <w:rPr>
          <w:rtl/>
        </w:rPr>
        <w:t xml:space="preserve"> - נידויו נידוי</w:t>
      </w:r>
      <w:r w:rsidRPr="008F2407">
        <w:rPr>
          <w:rFonts w:hint="cs"/>
          <w:rtl/>
        </w:rPr>
        <w:t xml:space="preserve"> </w:t>
      </w:r>
      <w:r w:rsidRPr="008D51CD">
        <w:rPr>
          <w:rStyle w:val="affe"/>
          <w:rFonts w:hint="eastAsia"/>
          <w:rtl/>
        </w:rPr>
        <w:t>שבכך</w:t>
      </w:r>
      <w:r w:rsidRPr="008F2407">
        <w:rPr>
          <w:rFonts w:hint="cs"/>
          <w:rtl/>
        </w:rPr>
        <w:t xml:space="preserve"> </w:t>
      </w:r>
      <w:r w:rsidRPr="008D51CD">
        <w:rPr>
          <w:rStyle w:val="affe"/>
          <w:rFonts w:hint="eastAsia"/>
          <w:rtl/>
        </w:rPr>
        <w:t>מדובר</w:t>
      </w:r>
      <w:r w:rsidRPr="008F2407">
        <w:rPr>
          <w:rFonts w:hint="cs"/>
          <w:rtl/>
        </w:rPr>
        <w:t>,</w:t>
      </w:r>
    </w:p>
    <w:p w14:paraId="60701BA1" w14:textId="11DD3B3C" w:rsidR="00E31AD5" w:rsidRDefault="00873C59" w:rsidP="00630465">
      <w:pPr>
        <w:pStyle w:val="36"/>
        <w:framePr w:wrap="notBeside"/>
        <w:rPr>
          <w:rtl/>
        </w:rPr>
      </w:pPr>
      <w:r w:rsidRPr="00630465">
        <w:rPr>
          <w:rFonts w:hint="cs"/>
          <w:rtl/>
        </w:rPr>
        <w:t>ב</w:t>
      </w:r>
      <w:r w:rsidR="00E31AD5">
        <w:rPr>
          <w:rtl/>
        </w:rPr>
        <w:t>.</w:t>
      </w:r>
    </w:p>
    <w:p w14:paraId="2EA99EAE" w14:textId="77777777" w:rsidR="004E0BA3" w:rsidRDefault="00873C59" w:rsidP="00164685">
      <w:pPr>
        <w:rPr>
          <w:rtl/>
        </w:rPr>
      </w:pPr>
      <w:r w:rsidRPr="008F2407">
        <w:rPr>
          <w:rFonts w:hint="cs"/>
          <w:rtl/>
        </w:rPr>
        <w:t>כל א</w:t>
      </w:r>
      <w:r w:rsidRPr="008F2407">
        <w:rPr>
          <w:rtl/>
        </w:rPr>
        <w:t xml:space="preserve">חד </w:t>
      </w:r>
      <w:r w:rsidRPr="008D51CD">
        <w:rPr>
          <w:rStyle w:val="affe"/>
          <w:rFonts w:hint="eastAsia"/>
          <w:rtl/>
        </w:rPr>
        <w:t>יכול</w:t>
      </w:r>
      <w:r w:rsidRPr="008F2407">
        <w:rPr>
          <w:rtl/>
        </w:rPr>
        <w:t xml:space="preserve"> </w:t>
      </w:r>
      <w:r w:rsidRPr="008F2407">
        <w:rPr>
          <w:rFonts w:hint="cs"/>
          <w:rtl/>
        </w:rPr>
        <w:t>לה</w:t>
      </w:r>
      <w:r w:rsidRPr="008F2407">
        <w:rPr>
          <w:rtl/>
        </w:rPr>
        <w:t xml:space="preserve">פר </w:t>
      </w:r>
      <w:r w:rsidRPr="007117F5">
        <w:rPr>
          <w:rFonts w:cs="PFT_Frank"/>
          <w:b/>
          <w:bCs/>
          <w:szCs w:val="14"/>
          <w:rtl/>
        </w:rPr>
        <w:t>חלקו</w:t>
      </w:r>
      <w:r w:rsidRPr="008F2407">
        <w:rPr>
          <w:rtl/>
        </w:rPr>
        <w:t>,</w:t>
      </w:r>
    </w:p>
    <w:p w14:paraId="02DA3E22" w14:textId="0BDCBF75" w:rsidR="00E31AD5" w:rsidRDefault="00873C59" w:rsidP="00630465">
      <w:pPr>
        <w:pStyle w:val="36"/>
        <w:framePr w:wrap="notBeside"/>
        <w:rPr>
          <w:rtl/>
        </w:rPr>
      </w:pPr>
      <w:r w:rsidRPr="00630465">
        <w:rPr>
          <w:rFonts w:hint="eastAsia"/>
          <w:rtl/>
        </w:rPr>
        <w:t>ג</w:t>
      </w:r>
      <w:r w:rsidR="00E31AD5">
        <w:rPr>
          <w:rFonts w:hint="cs"/>
          <w:rtl/>
        </w:rPr>
        <w:t>.</w:t>
      </w:r>
    </w:p>
    <w:p w14:paraId="42748014" w14:textId="5250DA79" w:rsidR="00873C59" w:rsidRPr="00630465" w:rsidRDefault="00873C59" w:rsidP="00164685">
      <w:pPr>
        <w:rPr>
          <w:rtl/>
        </w:rPr>
      </w:pPr>
      <w:r w:rsidRPr="00630465">
        <w:rPr>
          <w:rFonts w:hint="cs"/>
          <w:rtl/>
        </w:rPr>
        <w:t xml:space="preserve">ג' שנידו </w:t>
      </w:r>
      <w:r w:rsidRPr="00630465">
        <w:rPr>
          <w:rFonts w:hint="eastAsia"/>
          <w:rtl/>
        </w:rPr>
        <w:t>אין</w:t>
      </w:r>
      <w:r w:rsidRPr="00630465">
        <w:rPr>
          <w:rtl/>
        </w:rPr>
        <w:t xml:space="preserve"> </w:t>
      </w:r>
      <w:r w:rsidRPr="00630465">
        <w:rPr>
          <w:rFonts w:hint="eastAsia"/>
          <w:rtl/>
        </w:rPr>
        <w:t>ג</w:t>
      </w:r>
      <w:r w:rsidRPr="00630465">
        <w:rPr>
          <w:rtl/>
        </w:rPr>
        <w:t xml:space="preserve">' </w:t>
      </w:r>
      <w:r w:rsidRPr="00630465">
        <w:rPr>
          <w:rFonts w:hint="eastAsia"/>
          <w:rtl/>
        </w:rPr>
        <w:t>אחרים</w:t>
      </w:r>
      <w:r w:rsidRPr="00630465">
        <w:rPr>
          <w:rtl/>
        </w:rPr>
        <w:t xml:space="preserve"> </w:t>
      </w:r>
      <w:r w:rsidRPr="00630465">
        <w:rPr>
          <w:rFonts w:hint="eastAsia"/>
          <w:rtl/>
        </w:rPr>
        <w:t>מתירים</w:t>
      </w:r>
    </w:p>
    <w:p w14:paraId="24CA48F9" w14:textId="658E73F3" w:rsidR="00E31AD5" w:rsidRDefault="00873C59" w:rsidP="005613C0">
      <w:pPr>
        <w:pStyle w:val="36"/>
        <w:framePr w:wrap="notBeside"/>
        <w:rPr>
          <w:rtl/>
        </w:rPr>
      </w:pPr>
      <w:r w:rsidRPr="005613C0">
        <w:rPr>
          <w:rFonts w:hint="eastAsia"/>
          <w:rtl/>
        </w:rPr>
        <w:t>אבל</w:t>
      </w:r>
      <w:r w:rsidRPr="005613C0">
        <w:rPr>
          <w:rtl/>
        </w:rPr>
        <w:t xml:space="preserve"> </w:t>
      </w:r>
      <w:r w:rsidRPr="005613C0">
        <w:rPr>
          <w:rFonts w:hint="eastAsia"/>
          <w:rtl/>
        </w:rPr>
        <w:t>ל</w:t>
      </w:r>
      <w:r w:rsidRPr="005613C0">
        <w:rPr>
          <w:rtl/>
        </w:rPr>
        <w:t>אמימר</w:t>
      </w:r>
      <w:r w:rsidR="00E31AD5">
        <w:rPr>
          <w:rtl/>
        </w:rPr>
        <w:t>:</w:t>
      </w:r>
    </w:p>
    <w:p w14:paraId="0A625F67" w14:textId="7657E3C7" w:rsidR="00873C59" w:rsidRPr="008F2407" w:rsidRDefault="00873C59" w:rsidP="00164685">
      <w:pPr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ג</w:t>
      </w:r>
      <w:r w:rsidRPr="007117F5">
        <w:rPr>
          <w:rFonts w:cs="PFT_Frank"/>
          <w:b/>
          <w:bCs/>
          <w:szCs w:val="14"/>
          <w:rtl/>
        </w:rPr>
        <w:t xml:space="preserve">' </w:t>
      </w:r>
      <w:r w:rsidRPr="007117F5">
        <w:rPr>
          <w:rFonts w:cs="PFT_Frank" w:hint="eastAsia"/>
          <w:b/>
          <w:bCs/>
          <w:szCs w:val="14"/>
          <w:rtl/>
        </w:rPr>
        <w:t>אחרים</w:t>
      </w:r>
      <w:r w:rsidRPr="008F2407">
        <w:rPr>
          <w:rFonts w:hint="cs"/>
          <w:rtl/>
        </w:rPr>
        <w:t xml:space="preserve"> </w:t>
      </w:r>
      <w:r w:rsidRPr="008D51CD">
        <w:rPr>
          <w:rStyle w:val="affe"/>
          <w:rFonts w:hint="eastAsia"/>
          <w:rtl/>
        </w:rPr>
        <w:t>השקולים</w:t>
      </w:r>
      <w:r w:rsidRPr="008D51CD">
        <w:rPr>
          <w:rStyle w:val="affe"/>
          <w:rtl/>
        </w:rPr>
        <w:t xml:space="preserve"> </w:t>
      </w:r>
      <w:r w:rsidRPr="008D51CD">
        <w:rPr>
          <w:rStyle w:val="affe"/>
          <w:rFonts w:hint="eastAsia"/>
          <w:rtl/>
        </w:rPr>
        <w:t>כמותם</w:t>
      </w:r>
      <w:r w:rsidRPr="008F2407">
        <w:rPr>
          <w:rFonts w:hint="cs"/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מתירים</w:t>
      </w:r>
      <w:r w:rsidRPr="008F2407">
        <w:rPr>
          <w:rFonts w:hint="cs"/>
          <w:rtl/>
        </w:rPr>
        <w:t>.</w:t>
      </w:r>
    </w:p>
    <w:p w14:paraId="360C448A" w14:textId="040A2A54" w:rsidR="00E31AD5" w:rsidRDefault="00873C59" w:rsidP="005613C0">
      <w:pPr>
        <w:pStyle w:val="36"/>
        <w:framePr w:wrap="notBeside"/>
        <w:rPr>
          <w:rtl/>
        </w:rPr>
      </w:pPr>
      <w:r w:rsidRPr="005613C0">
        <w:rPr>
          <w:rFonts w:hint="cs"/>
          <w:rtl/>
        </w:rPr>
        <w:t xml:space="preserve">והך </w:t>
      </w:r>
      <w:r w:rsidRPr="005613C0">
        <w:rPr>
          <w:rFonts w:hint="eastAsia"/>
          <w:rtl/>
        </w:rPr>
        <w:t>דרשב</w:t>
      </w:r>
      <w:r w:rsidRPr="005613C0">
        <w:rPr>
          <w:rtl/>
        </w:rPr>
        <w:t>"</w:t>
      </w:r>
      <w:r w:rsidRPr="005613C0">
        <w:rPr>
          <w:rFonts w:hint="eastAsia"/>
          <w:rtl/>
        </w:rPr>
        <w:t>ג</w:t>
      </w:r>
      <w:r w:rsidR="00E31AD5">
        <w:rPr>
          <w:rFonts w:hint="cs"/>
          <w:rtl/>
        </w:rPr>
        <w:t>:</w:t>
      </w:r>
    </w:p>
    <w:p w14:paraId="7AF2A79D" w14:textId="0822B1D1" w:rsidR="00873C59" w:rsidRPr="006F178A" w:rsidRDefault="00873C59" w:rsidP="00164685">
      <w:pPr>
        <w:rPr>
          <w:rtl/>
        </w:rPr>
      </w:pPr>
      <w:r w:rsidRPr="006F178A">
        <w:rPr>
          <w:rFonts w:hint="cs"/>
          <w:rtl/>
        </w:rPr>
        <w:t>הי</w:t>
      </w:r>
      <w:r>
        <w:rPr>
          <w:rFonts w:hint="cs"/>
          <w:rtl/>
        </w:rPr>
        <w:t>י</w:t>
      </w:r>
      <w:r w:rsidRPr="006F178A">
        <w:rPr>
          <w:rFonts w:hint="cs"/>
          <w:rtl/>
        </w:rPr>
        <w:t xml:space="preserve">נו </w:t>
      </w:r>
      <w:r w:rsidRPr="007117F5">
        <w:rPr>
          <w:rFonts w:cs="PFT_Frank" w:hint="eastAsia"/>
          <w:b/>
          <w:bCs/>
          <w:szCs w:val="14"/>
          <w:rtl/>
        </w:rPr>
        <w:t>עד</w:t>
      </w:r>
      <w:r w:rsidRPr="006F178A">
        <w:rPr>
          <w:rFonts w:hint="cs"/>
          <w:rtl/>
        </w:rPr>
        <w:t xml:space="preserve"> שיתירו ג'</w:t>
      </w:r>
      <w:r>
        <w:rPr>
          <w:rFonts w:hint="cs"/>
          <w:rtl/>
        </w:rPr>
        <w:t xml:space="preserve"> אחרים.</w:t>
      </w:r>
    </w:p>
    <w:p w14:paraId="2A01623D" w14:textId="77777777" w:rsidR="00873C59" w:rsidRPr="006F178A" w:rsidRDefault="00873C59" w:rsidP="00164685">
      <w:pPr>
        <w:pStyle w:val="afffff2"/>
        <w:rPr>
          <w:rtl/>
        </w:rPr>
      </w:pPr>
      <w:r>
        <w:rPr>
          <w:rFonts w:hint="cs"/>
          <w:rtl/>
        </w:rPr>
        <w:t xml:space="preserve">זמן הנידוי </w:t>
      </w:r>
      <w:r w:rsidRPr="00D54BA1">
        <w:rPr>
          <w:rStyle w:val="affe"/>
          <w:rFonts w:cs="PFT_Frank" w:hint="eastAsia"/>
          <w:b/>
          <w:szCs w:val="10"/>
          <w:rtl/>
        </w:rPr>
        <w:t>שמנודה</w:t>
      </w:r>
      <w:r w:rsidRPr="00D54BA1">
        <w:rPr>
          <w:rStyle w:val="affe"/>
          <w:rFonts w:cs="PFT_Frank"/>
          <w:b/>
          <w:szCs w:val="10"/>
          <w:rtl/>
        </w:rPr>
        <w:t xml:space="preserve"> </w:t>
      </w:r>
      <w:r w:rsidRPr="00D54BA1">
        <w:rPr>
          <w:rStyle w:val="affe"/>
          <w:rFonts w:cs="PFT_Frank" w:hint="eastAsia"/>
          <w:b/>
          <w:szCs w:val="10"/>
          <w:rtl/>
        </w:rPr>
        <w:t>לגמרי</w:t>
      </w:r>
      <w:r>
        <w:rPr>
          <w:rFonts w:hint="cs"/>
          <w:rtl/>
        </w:rPr>
        <w:t xml:space="preserve">, והנזיפה </w:t>
      </w:r>
      <w:r w:rsidRPr="00D54BA1">
        <w:rPr>
          <w:rStyle w:val="affe"/>
          <w:rFonts w:cs="PFT_Frank" w:hint="eastAsia"/>
          <w:b/>
          <w:szCs w:val="10"/>
          <w:rtl/>
        </w:rPr>
        <w:t>שלא</w:t>
      </w:r>
      <w:r w:rsidRPr="00D54BA1">
        <w:rPr>
          <w:rStyle w:val="affe"/>
          <w:rFonts w:cs="PFT_Frank"/>
          <w:b/>
          <w:szCs w:val="10"/>
          <w:rtl/>
        </w:rPr>
        <w:t xml:space="preserve"> </w:t>
      </w:r>
      <w:r w:rsidRPr="00D54BA1">
        <w:rPr>
          <w:rStyle w:val="affe"/>
          <w:rFonts w:cs="PFT_Frank" w:hint="eastAsia"/>
          <w:b/>
          <w:szCs w:val="10"/>
          <w:rtl/>
        </w:rPr>
        <w:t>מתראה</w:t>
      </w:r>
      <w:r w:rsidRPr="00D54BA1">
        <w:rPr>
          <w:rStyle w:val="affe"/>
          <w:rFonts w:cs="PFT_Frank"/>
          <w:b/>
          <w:szCs w:val="10"/>
          <w:rtl/>
        </w:rPr>
        <w:t xml:space="preserve"> </w:t>
      </w:r>
      <w:r w:rsidRPr="00D54BA1">
        <w:rPr>
          <w:rStyle w:val="affe"/>
          <w:rFonts w:cs="PFT_Frank" w:hint="eastAsia"/>
          <w:b/>
          <w:szCs w:val="10"/>
          <w:rtl/>
        </w:rPr>
        <w:t>לחוץ</w:t>
      </w:r>
    </w:p>
    <w:p w14:paraId="13AF6287" w14:textId="37801D95" w:rsidR="00E31AD5" w:rsidRDefault="00873C59" w:rsidP="005613C0">
      <w:pPr>
        <w:pStyle w:val="36"/>
        <w:framePr w:wrap="notBeside"/>
        <w:rPr>
          <w:rtl/>
        </w:rPr>
      </w:pPr>
      <w:r w:rsidRPr="005613C0">
        <w:rPr>
          <w:rtl/>
        </w:rPr>
        <w:t>ת"ר</w:t>
      </w:r>
      <w:r w:rsidR="00E31AD5">
        <w:rPr>
          <w:rtl/>
        </w:rPr>
        <w:t>:</w:t>
      </w:r>
    </w:p>
    <w:p w14:paraId="1222759C" w14:textId="618A5A19" w:rsidR="00873C59" w:rsidRPr="006F178A" w:rsidRDefault="00873C59" w:rsidP="00164685">
      <w:pPr>
        <w:rPr>
          <w:rtl/>
        </w:rPr>
      </w:pPr>
      <w:r w:rsidRPr="006F178A">
        <w:rPr>
          <w:rFonts w:ascii="Fb Fontext" w:hAnsi="Fb Fontext"/>
          <w:rtl/>
        </w:rPr>
        <w:t xml:space="preserve">אין </w:t>
      </w:r>
      <w:r w:rsidRPr="007117F5">
        <w:rPr>
          <w:rFonts w:ascii="Fb Fontext" w:hAnsi="Fb Fontext" w:cs="PFT_Frank"/>
          <w:b/>
          <w:bCs/>
          <w:szCs w:val="14"/>
          <w:rtl/>
        </w:rPr>
        <w:t>נידוי</w:t>
      </w:r>
      <w:r w:rsidRPr="006F178A">
        <w:rPr>
          <w:rFonts w:ascii="Fb Fontext" w:hAnsi="Fb Fontext"/>
          <w:rtl/>
        </w:rPr>
        <w:t xml:space="preserve"> פחות </w:t>
      </w:r>
      <w:r w:rsidRPr="007117F5">
        <w:rPr>
          <w:rFonts w:ascii="Fb Fontext" w:hAnsi="Fb Fontext" w:cs="PFT_Frank" w:hint="eastAsia"/>
          <w:b/>
          <w:bCs/>
          <w:szCs w:val="14"/>
          <w:rtl/>
        </w:rPr>
        <w:t>מל</w:t>
      </w:r>
      <w:r w:rsidRPr="007117F5">
        <w:rPr>
          <w:rFonts w:ascii="Fb Fontext" w:hAnsi="Fb Fontext" w:cs="PFT_Frank"/>
          <w:b/>
          <w:bCs/>
          <w:szCs w:val="14"/>
          <w:rtl/>
        </w:rPr>
        <w:t>'</w:t>
      </w:r>
      <w:r w:rsidRPr="006F178A">
        <w:rPr>
          <w:rFonts w:ascii="Fb Fontext" w:hAnsi="Fb Fontext"/>
          <w:rtl/>
        </w:rPr>
        <w:t xml:space="preserve"> יום, ואין </w:t>
      </w:r>
      <w:r w:rsidRPr="007117F5">
        <w:rPr>
          <w:rFonts w:ascii="Fb Fontext" w:hAnsi="Fb Fontext" w:cs="PFT_Frank"/>
          <w:b/>
          <w:bCs/>
          <w:szCs w:val="14"/>
          <w:rtl/>
        </w:rPr>
        <w:t>נזיפה</w:t>
      </w:r>
      <w:r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/>
          <w:rtl/>
        </w:rPr>
        <w:t xml:space="preserve">פחות </w:t>
      </w:r>
      <w:r w:rsidRPr="007117F5">
        <w:rPr>
          <w:rFonts w:ascii="Fb Fontext" w:hAnsi="Fb Fontext" w:cs="PFT_Frank" w:hint="eastAsia"/>
          <w:b/>
          <w:bCs/>
          <w:szCs w:val="14"/>
          <w:rtl/>
        </w:rPr>
        <w:t>מז</w:t>
      </w:r>
      <w:r w:rsidRPr="007117F5">
        <w:rPr>
          <w:rFonts w:ascii="Fb Fontext" w:hAnsi="Fb Fontext" w:cs="PFT_Frank"/>
          <w:b/>
          <w:bCs/>
          <w:szCs w:val="14"/>
          <w:rtl/>
        </w:rPr>
        <w:t>'</w:t>
      </w:r>
      <w:r>
        <w:rPr>
          <w:rFonts w:ascii="Fb Fontext" w:hAnsi="Fb Fontext" w:hint="cs"/>
          <w:rtl/>
        </w:rPr>
        <w:t xml:space="preserve"> ימים</w:t>
      </w:r>
      <w:r w:rsidRPr="006F178A">
        <w:rPr>
          <w:rFonts w:ascii="Fb Fontext" w:hAnsi="Fb Fontext"/>
          <w:rtl/>
        </w:rPr>
        <w:t>.</w:t>
      </w:r>
    </w:p>
    <w:p w14:paraId="4F06A508" w14:textId="77777777" w:rsidR="00873C59" w:rsidRPr="006F178A" w:rsidRDefault="00873C59" w:rsidP="00AA5C81">
      <w:pPr>
        <w:rPr>
          <w:rtl/>
        </w:rPr>
      </w:pPr>
      <w:r w:rsidRPr="00991430">
        <w:rPr>
          <w:rStyle w:val="affe"/>
          <w:rtl/>
        </w:rPr>
        <w:t xml:space="preserve">זכר לדבר: </w:t>
      </w:r>
      <w:r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הלא תכלם שבעת ימים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.</w:t>
      </w:r>
    </w:p>
    <w:p w14:paraId="54FE6E9A" w14:textId="1381074B" w:rsidR="00E31AD5" w:rsidRDefault="00873C59" w:rsidP="00AA5C81">
      <w:pPr>
        <w:pStyle w:val="36"/>
        <w:framePr w:wrap="notBeside"/>
        <w:rPr>
          <w:rtl/>
        </w:rPr>
      </w:pPr>
      <w:r w:rsidRPr="00AA5C81">
        <w:rPr>
          <w:rFonts w:hint="cs"/>
          <w:rtl/>
        </w:rPr>
        <w:t>ר</w:t>
      </w:r>
      <w:r w:rsidRPr="00AA5C81">
        <w:rPr>
          <w:rtl/>
        </w:rPr>
        <w:t>"</w:t>
      </w:r>
      <w:r w:rsidRPr="00AA5C81">
        <w:rPr>
          <w:rFonts w:hint="eastAsia"/>
          <w:rtl/>
        </w:rPr>
        <w:t>ח</w:t>
      </w:r>
      <w:r w:rsidR="00E31AD5">
        <w:rPr>
          <w:rtl/>
        </w:rPr>
        <w:t>:</w:t>
      </w:r>
    </w:p>
    <w:p w14:paraId="4CF6090F" w14:textId="0A8CC216" w:rsidR="00873C59" w:rsidRPr="006F178A" w:rsidRDefault="00AA5C81" w:rsidP="00164685">
      <w:pPr>
        <w:rPr>
          <w:rtl/>
        </w:rPr>
      </w:pPr>
      <w:r>
        <w:rPr>
          <w:rFonts w:cs="PFT_Frank" w:hint="cs"/>
          <w:b/>
          <w:bCs/>
          <w:szCs w:val="14"/>
          <w:rtl/>
        </w:rPr>
        <w:t>נ</w:t>
      </w:r>
      <w:r w:rsidR="00873C59" w:rsidRPr="007117F5">
        <w:rPr>
          <w:rFonts w:cs="PFT_Frank"/>
          <w:b/>
          <w:bCs/>
          <w:szCs w:val="14"/>
          <w:rtl/>
        </w:rPr>
        <w:t>ידוי שלנו</w:t>
      </w:r>
      <w:r w:rsidR="00873C59">
        <w:rPr>
          <w:rFonts w:hint="cs"/>
          <w:rtl/>
        </w:rPr>
        <w:t xml:space="preserve"> </w:t>
      </w:r>
      <w:r w:rsidR="00873C59" w:rsidRPr="008D51CD">
        <w:rPr>
          <w:rStyle w:val="affe"/>
          <w:rFonts w:hint="eastAsia"/>
          <w:rtl/>
        </w:rPr>
        <w:t>בבבל</w:t>
      </w:r>
      <w:r w:rsidR="00873C59" w:rsidRPr="006F178A">
        <w:rPr>
          <w:rtl/>
        </w:rPr>
        <w:t xml:space="preserve"> כנזיפה שלה</w:t>
      </w:r>
      <w:r w:rsidR="00873C59">
        <w:rPr>
          <w:rFonts w:hint="cs"/>
          <w:rtl/>
        </w:rPr>
        <w:t xml:space="preserve">ם </w:t>
      </w:r>
      <w:r w:rsidR="00873C59" w:rsidRPr="008D51CD">
        <w:rPr>
          <w:rStyle w:val="affe"/>
          <w:rFonts w:hint="eastAsia"/>
          <w:rtl/>
        </w:rPr>
        <w:t>בא</w:t>
      </w:r>
      <w:r w:rsidR="00873C59" w:rsidRPr="008D51CD">
        <w:rPr>
          <w:rStyle w:val="affe"/>
          <w:rtl/>
        </w:rPr>
        <w:t>"י</w:t>
      </w:r>
      <w:r w:rsidR="00873C59">
        <w:rPr>
          <w:rStyle w:val="affe"/>
          <w:rFonts w:hint="cs"/>
          <w:rtl/>
        </w:rPr>
        <w:t xml:space="preserve"> - </w:t>
      </w:r>
      <w:r w:rsidR="00873C59" w:rsidRPr="00D54BA1">
        <w:rPr>
          <w:rStyle w:val="affe"/>
          <w:rFonts w:cs="PFT_Frank" w:hint="eastAsia"/>
          <w:b/>
          <w:bCs/>
          <w:szCs w:val="10"/>
          <w:rtl/>
        </w:rPr>
        <w:t>ז</w:t>
      </w:r>
      <w:r w:rsidR="00873C59" w:rsidRPr="00D54BA1">
        <w:rPr>
          <w:rStyle w:val="affe"/>
          <w:rFonts w:cs="PFT_Frank"/>
          <w:b/>
          <w:bCs/>
          <w:szCs w:val="10"/>
          <w:rtl/>
        </w:rPr>
        <w:t xml:space="preserve">' </w:t>
      </w:r>
      <w:r w:rsidR="00873C59" w:rsidRPr="00D54BA1">
        <w:rPr>
          <w:rStyle w:val="affe"/>
          <w:rFonts w:cs="PFT_Frank" w:hint="eastAsia"/>
          <w:b/>
          <w:bCs/>
          <w:szCs w:val="10"/>
          <w:rtl/>
        </w:rPr>
        <w:t>ימים</w:t>
      </w:r>
      <w:r w:rsidR="00873C59" w:rsidRPr="008D51CD">
        <w:rPr>
          <w:rStyle w:val="affe"/>
          <w:rtl/>
        </w:rPr>
        <w:t>.</w:t>
      </w:r>
    </w:p>
    <w:p w14:paraId="50DAC53D" w14:textId="77777777" w:rsidR="00E31AD5" w:rsidRDefault="00AA5C81" w:rsidP="00AA5C81">
      <w:pPr>
        <w:pStyle w:val="36"/>
        <w:framePr w:wrap="notBeside"/>
        <w:rPr>
          <w:rtl/>
        </w:rPr>
      </w:pPr>
      <w:r w:rsidRPr="00AA5C81">
        <w:rPr>
          <w:rFonts w:hint="cs"/>
          <w:rtl/>
        </w:rPr>
        <w:t>והך</w:t>
      </w:r>
      <w:r w:rsidR="00E31AD5">
        <w:rPr>
          <w:rtl/>
        </w:rPr>
        <w:t>:</w:t>
      </w:r>
    </w:p>
    <w:p w14:paraId="4676AC11" w14:textId="77777777" w:rsidR="004E0BA3" w:rsidRDefault="00873C59" w:rsidP="00164685">
      <w:pPr>
        <w:rPr>
          <w:rFonts w:ascii="Fb Fontext" w:hAnsi="Fb Fontext"/>
          <w:rtl/>
        </w:rPr>
      </w:pPr>
      <w:r w:rsidRPr="007117F5">
        <w:rPr>
          <w:rFonts w:ascii="Fb Fontext" w:hAnsi="Fb Fontext" w:cs="PFT_Frank" w:hint="cs"/>
          <w:b/>
          <w:bCs/>
          <w:sz w:val="20"/>
          <w:szCs w:val="14"/>
          <w:rtl/>
        </w:rPr>
        <w:t>ושמצאנו</w:t>
      </w:r>
      <w:r w:rsidRPr="006F178A">
        <w:rPr>
          <w:rFonts w:ascii="Fb Fontext" w:hAnsi="Fb Fontext" w:hint="cs"/>
          <w:rtl/>
        </w:rPr>
        <w:t xml:space="preserve"> נזיפה ל' יום </w:t>
      </w:r>
      <w:r>
        <w:rPr>
          <w:rFonts w:ascii="Fb Fontext" w:hAnsi="Fb Fontext" w:hint="cs"/>
          <w:rtl/>
        </w:rPr>
        <w:t>היינו</w:t>
      </w:r>
      <w:r w:rsidRPr="006F178A">
        <w:rPr>
          <w:rFonts w:ascii="Fb Fontext" w:hAnsi="Fb Fontext" w:hint="cs"/>
          <w:rtl/>
        </w:rPr>
        <w:t xml:space="preserve"> </w:t>
      </w:r>
      <w:r w:rsidRPr="007117F5">
        <w:rPr>
          <w:rFonts w:ascii="Fb Fontext" w:hAnsi="Fb Fontext" w:cs="PFT_Frank" w:hint="eastAsia"/>
          <w:b/>
          <w:bCs/>
          <w:szCs w:val="14"/>
          <w:rtl/>
        </w:rPr>
        <w:t>נזיפת</w:t>
      </w:r>
      <w:r w:rsidRPr="007117F5">
        <w:rPr>
          <w:rFonts w:ascii="Fb Fontext" w:hAnsi="Fb Fontext" w:cs="PFT_Frank"/>
          <w:b/>
          <w:bCs/>
          <w:szCs w:val="14"/>
          <w:rtl/>
        </w:rPr>
        <w:t xml:space="preserve"> </w:t>
      </w:r>
      <w:r w:rsidRPr="007117F5">
        <w:rPr>
          <w:rFonts w:ascii="Fb Fontext" w:hAnsi="Fb Fontext" w:cs="PFT_Frank" w:hint="eastAsia"/>
          <w:b/>
          <w:bCs/>
          <w:szCs w:val="14"/>
          <w:rtl/>
        </w:rPr>
        <w:t>נשיא</w:t>
      </w:r>
      <w:r>
        <w:rPr>
          <w:rFonts w:ascii="Fb Fontext" w:hAnsi="Fb Fontext" w:hint="cs"/>
          <w:rtl/>
        </w:rPr>
        <w:t xml:space="preserve"> </w:t>
      </w:r>
      <w:r w:rsidRPr="008D51CD">
        <w:rPr>
          <w:rStyle w:val="affc"/>
          <w:rFonts w:hint="eastAsia"/>
          <w:rtl/>
        </w:rPr>
        <w:t>כרבי</w:t>
      </w:r>
      <w:r>
        <w:rPr>
          <w:rFonts w:ascii="Fb Fontext" w:hAnsi="Fb Fontext" w:hint="cs"/>
          <w:rtl/>
        </w:rPr>
        <w:t xml:space="preserve"> -</w:t>
      </w:r>
    </w:p>
    <w:p w14:paraId="154FF773" w14:textId="72C68F5C" w:rsidR="00E31AD5" w:rsidRDefault="00873C59" w:rsidP="00AA5C81">
      <w:pPr>
        <w:pStyle w:val="36"/>
        <w:framePr w:wrap="notBeside"/>
        <w:rPr>
          <w:rtl/>
        </w:rPr>
      </w:pPr>
      <w:r w:rsidRPr="00AA5C81">
        <w:rPr>
          <w:rFonts w:hint="eastAsia"/>
          <w:rtl/>
        </w:rPr>
        <w:t>א</w:t>
      </w:r>
      <w:r w:rsidRPr="00AA5C81">
        <w:rPr>
          <w:rFonts w:hint="cs"/>
          <w:rtl/>
        </w:rPr>
        <w:t xml:space="preserve">. </w:t>
      </w:r>
      <w:r w:rsidRPr="00AA5C81">
        <w:rPr>
          <w:rFonts w:hint="eastAsia"/>
          <w:rtl/>
        </w:rPr>
        <w:t>דר</w:t>
      </w:r>
      <w:r w:rsidRPr="00AA5C81">
        <w:rPr>
          <w:rtl/>
        </w:rPr>
        <w:t>"</w:t>
      </w:r>
      <w:r w:rsidRPr="00AA5C81">
        <w:rPr>
          <w:rFonts w:hint="eastAsia"/>
          <w:rtl/>
        </w:rPr>
        <w:t>ש</w:t>
      </w:r>
      <w:r w:rsidRPr="00AA5C81">
        <w:rPr>
          <w:rtl/>
        </w:rPr>
        <w:t xml:space="preserve"> </w:t>
      </w:r>
      <w:r w:rsidR="00AA5C81">
        <w:rPr>
          <w:rFonts w:hint="cs"/>
          <w:rtl/>
        </w:rPr>
        <w:t>ב''ר  וב''ק</w:t>
      </w:r>
      <w:r w:rsidR="00E31AD5">
        <w:rPr>
          <w:rtl/>
        </w:rPr>
        <w:t>:</w:t>
      </w:r>
    </w:p>
    <w:p w14:paraId="4222B924" w14:textId="77777777" w:rsidR="004E0BA3" w:rsidRDefault="00873C59" w:rsidP="00AA5C81">
      <w:pPr>
        <w:rPr>
          <w:rtl/>
        </w:rPr>
      </w:pPr>
      <w:r>
        <w:rPr>
          <w:rFonts w:hint="cs"/>
          <w:rtl/>
        </w:rPr>
        <w:t>הוקשה להם</w:t>
      </w:r>
      <w:r w:rsidRPr="006F178A">
        <w:rPr>
          <w:rtl/>
        </w:rPr>
        <w:t xml:space="preserve"> שמעתא</w:t>
      </w:r>
      <w:r>
        <w:rPr>
          <w:rFonts w:hint="cs"/>
          <w:rtl/>
        </w:rPr>
        <w:t>,</w:t>
      </w:r>
    </w:p>
    <w:p w14:paraId="34F5D227" w14:textId="03612DB2" w:rsidR="00E31AD5" w:rsidRDefault="00873C59" w:rsidP="00AA5C81">
      <w:pPr>
        <w:pStyle w:val="36"/>
        <w:framePr w:wrap="notBeside"/>
        <w:rPr>
          <w:rtl/>
        </w:rPr>
      </w:pPr>
      <w:r w:rsidRPr="00AA5C81">
        <w:rPr>
          <w:rFonts w:hint="eastAsia"/>
          <w:rtl/>
        </w:rPr>
        <w:t>ו</w:t>
      </w:r>
      <w:r w:rsidRPr="00AA5C81">
        <w:rPr>
          <w:rtl/>
        </w:rPr>
        <w:t>א"ל ר"ש לב"ק</w:t>
      </w:r>
      <w:r w:rsidR="00E31AD5">
        <w:rPr>
          <w:rtl/>
        </w:rPr>
        <w:t>:</w:t>
      </w:r>
    </w:p>
    <w:p w14:paraId="3BA37E24" w14:textId="77777777" w:rsidR="004E0BA3" w:rsidRDefault="00873C59" w:rsidP="00AA5C81">
      <w:pPr>
        <w:rPr>
          <w:spacing w:val="-2"/>
          <w:rtl/>
        </w:rPr>
      </w:pPr>
      <w:r w:rsidRPr="00C36516">
        <w:rPr>
          <w:rFonts w:hint="cs"/>
          <w:spacing w:val="-2"/>
          <w:rtl/>
        </w:rPr>
        <w:t>ש</w:t>
      </w:r>
      <w:r w:rsidRPr="00C36516">
        <w:rPr>
          <w:spacing w:val="-2"/>
          <w:rtl/>
        </w:rPr>
        <w:t>צריך</w:t>
      </w:r>
      <w:r w:rsidRPr="00C36516">
        <w:rPr>
          <w:rFonts w:hint="cs"/>
          <w:spacing w:val="-2"/>
          <w:rtl/>
        </w:rPr>
        <w:t xml:space="preserve"> לשאול</w:t>
      </w:r>
      <w:r w:rsidRPr="00C36516">
        <w:rPr>
          <w:spacing w:val="-2"/>
          <w:rtl/>
        </w:rPr>
        <w:t xml:space="preserve"> </w:t>
      </w:r>
      <w:r w:rsidRPr="00C36516">
        <w:rPr>
          <w:rStyle w:val="affc"/>
          <w:rFonts w:hint="eastAsia"/>
          <w:spacing w:val="-2"/>
          <w:rtl/>
        </w:rPr>
        <w:t>ל</w:t>
      </w:r>
      <w:r w:rsidRPr="00C36516">
        <w:rPr>
          <w:rStyle w:val="affc"/>
          <w:spacing w:val="-2"/>
          <w:rtl/>
        </w:rPr>
        <w:t>רבי</w:t>
      </w:r>
      <w:r w:rsidRPr="00C36516">
        <w:rPr>
          <w:rFonts w:hint="cs"/>
          <w:spacing w:val="-2"/>
          <w:rtl/>
        </w:rPr>
        <w:t xml:space="preserve">, </w:t>
      </w:r>
      <w:r w:rsidRPr="00C36516">
        <w:rPr>
          <w:rStyle w:val="affc"/>
          <w:rFonts w:hint="cs"/>
          <w:spacing w:val="-2"/>
          <w:rtl/>
        </w:rPr>
        <w:t>וא"</w:t>
      </w:r>
      <w:r w:rsidRPr="00C36516">
        <w:rPr>
          <w:rStyle w:val="affc"/>
          <w:spacing w:val="-2"/>
          <w:rtl/>
        </w:rPr>
        <w:t>ל ב"ק</w:t>
      </w:r>
      <w:r w:rsidRPr="00C36516">
        <w:rPr>
          <w:rFonts w:hint="cs"/>
          <w:spacing w:val="-2"/>
          <w:rtl/>
        </w:rPr>
        <w:t xml:space="preserve"> שאין רבי היודע</w:t>
      </w:r>
    </w:p>
    <w:p w14:paraId="3CEE48CE" w14:textId="49256BC0" w:rsidR="00E31AD5" w:rsidRDefault="003A6B55" w:rsidP="003A6B55">
      <w:pPr>
        <w:pStyle w:val="36"/>
        <w:framePr w:wrap="notBeside"/>
        <w:rPr>
          <w:rtl/>
        </w:rPr>
      </w:pPr>
      <w:r w:rsidRPr="003A6B55">
        <w:rPr>
          <w:rFonts w:hint="cs"/>
          <w:rtl/>
        </w:rPr>
        <w:t>ורבי</w:t>
      </w:r>
      <w:r w:rsidR="00E31AD5">
        <w:rPr>
          <w:rtl/>
        </w:rPr>
        <w:t>:</w:t>
      </w:r>
    </w:p>
    <w:p w14:paraId="2DAAF117" w14:textId="77777777" w:rsidR="004E0BA3" w:rsidRDefault="00873C59" w:rsidP="003A6B55">
      <w:pPr>
        <w:spacing w:after="60"/>
        <w:rPr>
          <w:rFonts w:ascii="Fb Fontext" w:hAnsi="Fb Fontext"/>
          <w:sz w:val="20"/>
          <w:rtl/>
        </w:rPr>
      </w:pPr>
      <w:r>
        <w:rPr>
          <w:rFonts w:hint="cs"/>
          <w:rtl/>
        </w:rPr>
        <w:t>וסירב לראותו,</w:t>
      </w:r>
      <w:r w:rsidRPr="006F178A">
        <w:rPr>
          <w:rFonts w:ascii="Fb Fontext" w:hAnsi="Fb Fontext" w:hint="cs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>ו</w:t>
      </w:r>
      <w:r w:rsidRPr="006F178A">
        <w:rPr>
          <w:rFonts w:ascii="Fb Fontext" w:hAnsi="Fb Fontext" w:hint="cs"/>
          <w:sz w:val="20"/>
          <w:rtl/>
        </w:rPr>
        <w:t xml:space="preserve">נהג </w:t>
      </w:r>
      <w:r w:rsidRPr="008D51CD">
        <w:rPr>
          <w:rStyle w:val="affc"/>
          <w:rFonts w:hint="eastAsia"/>
          <w:rtl/>
        </w:rPr>
        <w:t>ב</w:t>
      </w:r>
      <w:r w:rsidRPr="008D51CD">
        <w:rPr>
          <w:rStyle w:val="affc"/>
          <w:rtl/>
        </w:rPr>
        <w:t>"ק</w:t>
      </w:r>
      <w:r>
        <w:rPr>
          <w:rFonts w:ascii="Fb Fontext" w:hAnsi="Fb Fontext" w:hint="cs"/>
          <w:sz w:val="20"/>
          <w:rtl/>
        </w:rPr>
        <w:t xml:space="preserve"> </w:t>
      </w:r>
      <w:r w:rsidRPr="006F178A">
        <w:rPr>
          <w:rFonts w:ascii="Fb Fontext" w:hAnsi="Fb Fontext" w:hint="cs"/>
          <w:sz w:val="20"/>
          <w:rtl/>
        </w:rPr>
        <w:t>נזיפ</w:t>
      </w:r>
      <w:r>
        <w:rPr>
          <w:rFonts w:ascii="Fb Fontext" w:hAnsi="Fb Fontext" w:hint="cs"/>
          <w:sz w:val="20"/>
          <w:rtl/>
        </w:rPr>
        <w:t>ה</w:t>
      </w:r>
      <w:r w:rsidRPr="006F178A">
        <w:rPr>
          <w:rFonts w:ascii="Fb Fontext" w:hAnsi="Fb Fontext" w:hint="cs"/>
          <w:sz w:val="20"/>
          <w:rtl/>
        </w:rPr>
        <w:t xml:space="preserve"> </w:t>
      </w:r>
      <w:r w:rsidRPr="007117F5">
        <w:rPr>
          <w:rFonts w:ascii="Fb Fontext" w:hAnsi="Fb Fontext" w:cs="PFT_Frank" w:hint="eastAsia"/>
          <w:b/>
          <w:bCs/>
          <w:sz w:val="20"/>
          <w:szCs w:val="14"/>
          <w:rtl/>
        </w:rPr>
        <w:t>ל</w:t>
      </w:r>
      <w:r w:rsidRPr="007117F5">
        <w:rPr>
          <w:rFonts w:ascii="Fb Fontext" w:hAnsi="Fb Fontext" w:cs="PFT_Frank"/>
          <w:b/>
          <w:bCs/>
          <w:sz w:val="20"/>
          <w:szCs w:val="14"/>
          <w:rtl/>
        </w:rPr>
        <w:t xml:space="preserve">' </w:t>
      </w:r>
      <w:r w:rsidRPr="007117F5">
        <w:rPr>
          <w:rFonts w:ascii="Fb Fontext" w:hAnsi="Fb Fontext" w:cs="PFT_Frank" w:hint="eastAsia"/>
          <w:b/>
          <w:bCs/>
          <w:sz w:val="20"/>
          <w:szCs w:val="14"/>
          <w:rtl/>
        </w:rPr>
        <w:t>יום</w:t>
      </w:r>
      <w:r w:rsidR="00A07BD3">
        <w:rPr>
          <w:rFonts w:ascii="Fb Fontext" w:hAnsi="Fb Fontext" w:hint="cs"/>
          <w:sz w:val="20"/>
          <w:rtl/>
        </w:rPr>
        <w:t>.</w:t>
      </w:r>
    </w:p>
    <w:p w14:paraId="68C086EC" w14:textId="0A2AF94F" w:rsidR="00E31AD5" w:rsidRDefault="00873C59" w:rsidP="003A6B55">
      <w:pPr>
        <w:pStyle w:val="36"/>
        <w:framePr w:wrap="notBeside"/>
        <w:rPr>
          <w:rtl/>
        </w:rPr>
      </w:pPr>
      <w:r w:rsidRPr="003A6B55">
        <w:rPr>
          <w:rFonts w:hint="eastAsia"/>
          <w:rtl/>
        </w:rPr>
        <w:t>ב</w:t>
      </w:r>
      <w:r w:rsidRPr="003A6B55">
        <w:rPr>
          <w:rFonts w:hint="cs"/>
          <w:rtl/>
        </w:rPr>
        <w:t>.</w:t>
      </w:r>
      <w:r w:rsidRPr="003A6B55">
        <w:rPr>
          <w:rtl/>
        </w:rPr>
        <w:t xml:space="preserve"> רבי</w:t>
      </w:r>
      <w:r w:rsidR="00E31AD5">
        <w:rPr>
          <w:rtl/>
        </w:rPr>
        <w:t>:</w:t>
      </w:r>
    </w:p>
    <w:p w14:paraId="37585CC3" w14:textId="77777777" w:rsidR="004E0BA3" w:rsidRDefault="00873C59" w:rsidP="003A6B55">
      <w:pPr>
        <w:rPr>
          <w:rStyle w:val="affe"/>
          <w:rtl/>
        </w:rPr>
      </w:pPr>
      <w:r>
        <w:rPr>
          <w:rFonts w:ascii="Fb Fontext" w:hAnsi="Fb Fontext" w:hint="cs"/>
          <w:rtl/>
        </w:rPr>
        <w:t xml:space="preserve">גזר </w:t>
      </w:r>
      <w:r w:rsidRPr="006F178A">
        <w:rPr>
          <w:rFonts w:ascii="Fb Fontext" w:hAnsi="Fb Fontext"/>
          <w:rtl/>
        </w:rPr>
        <w:t xml:space="preserve">שלא </w:t>
      </w:r>
      <w:r>
        <w:rPr>
          <w:rFonts w:ascii="Fb Fontext" w:hAnsi="Fb Fontext" w:hint="cs"/>
          <w:rtl/>
        </w:rPr>
        <w:t>ילמדו</w:t>
      </w:r>
      <w:r w:rsidRPr="006F178A">
        <w:rPr>
          <w:rFonts w:ascii="Fb Fontext" w:hAnsi="Fb Fontext"/>
          <w:rtl/>
        </w:rPr>
        <w:t xml:space="preserve"> בשוק</w:t>
      </w:r>
      <w:r>
        <w:rPr>
          <w:rStyle w:val="af4"/>
          <w:rFonts w:hint="cs"/>
          <w:rtl/>
        </w:rPr>
        <w:t xml:space="preserve"> </w:t>
      </w:r>
      <w:r w:rsidRPr="00B05788">
        <w:rPr>
          <w:rStyle w:val="af4"/>
          <w:rFonts w:hint="cs"/>
          <w:rtl/>
        </w:rPr>
        <w:t>ד'</w:t>
      </w:r>
      <w:r w:rsidRPr="00B05788">
        <w:rPr>
          <w:rStyle w:val="af4"/>
          <w:rtl/>
        </w:rPr>
        <w:t>חמוקי</w:t>
      </w:r>
      <w:r w:rsidRPr="00B05788">
        <w:rPr>
          <w:rStyle w:val="af4"/>
          <w:rFonts w:hint="cs"/>
          <w:rtl/>
        </w:rPr>
        <w:t xml:space="preserve"> </w:t>
      </w:r>
      <w:r w:rsidRPr="008D51CD">
        <w:rPr>
          <w:rStyle w:val="affe"/>
          <w:rFonts w:hint="eastAsia"/>
          <w:rtl/>
        </w:rPr>
        <w:t>סתר</w:t>
      </w:r>
      <w:r w:rsidRPr="00B05788">
        <w:rPr>
          <w:rStyle w:val="af4"/>
          <w:rtl/>
        </w:rPr>
        <w:t xml:space="preserve"> ירכיך כמו </w:t>
      </w:r>
      <w:r>
        <w:rPr>
          <w:rStyle w:val="af4"/>
          <w:rFonts w:hint="cs"/>
          <w:rtl/>
        </w:rPr>
        <w:t xml:space="preserve"> </w:t>
      </w:r>
      <w:r w:rsidRPr="00B05788">
        <w:rPr>
          <w:rStyle w:val="af4"/>
          <w:rtl/>
        </w:rPr>
        <w:t>חלאים</w:t>
      </w:r>
      <w:r w:rsidRPr="00B05788">
        <w:rPr>
          <w:rStyle w:val="af4"/>
          <w:rFonts w:hint="cs"/>
          <w:rtl/>
        </w:rPr>
        <w:t>'</w:t>
      </w:r>
      <w:r>
        <w:rPr>
          <w:rStyle w:val="af4"/>
          <w:rFonts w:hint="cs"/>
          <w:rtl/>
        </w:rPr>
        <w:t>-</w:t>
      </w:r>
      <w:r w:rsidRPr="006F178A">
        <w:rPr>
          <w:rtl/>
        </w:rPr>
        <w:t xml:space="preserve"> </w:t>
      </w:r>
      <w:r>
        <w:rPr>
          <w:rFonts w:hint="cs"/>
          <w:rtl/>
        </w:rPr>
        <w:t>כ</w:t>
      </w:r>
      <w:r w:rsidRPr="006F178A">
        <w:rPr>
          <w:rtl/>
        </w:rPr>
        <w:t xml:space="preserve">ירך </w:t>
      </w:r>
      <w:r>
        <w:rPr>
          <w:rFonts w:hint="cs"/>
          <w:rtl/>
        </w:rPr>
        <w:t>כך</w:t>
      </w:r>
      <w:r w:rsidRPr="006F178A">
        <w:rPr>
          <w:rtl/>
        </w:rPr>
        <w:t xml:space="preserve"> דברי תורה</w:t>
      </w:r>
      <w:r>
        <w:rPr>
          <w:rFonts w:hint="cs"/>
          <w:rtl/>
        </w:rPr>
        <w:t xml:space="preserve"> </w:t>
      </w:r>
      <w:r w:rsidR="00A07BD3">
        <w:rPr>
          <w:rFonts w:hint="cs"/>
          <w:rtl/>
        </w:rPr>
        <w:t>-</w:t>
      </w:r>
      <w:r w:rsidRPr="006F178A">
        <w:rPr>
          <w:rtl/>
        </w:rPr>
        <w:t xml:space="preserve"> בסתר</w:t>
      </w:r>
      <w:r>
        <w:rPr>
          <w:rFonts w:hint="cs"/>
          <w:rtl/>
        </w:rPr>
        <w:t xml:space="preserve"> </w:t>
      </w:r>
      <w:r>
        <w:rPr>
          <w:rStyle w:val="affe"/>
          <w:rFonts w:hint="cs"/>
          <w:rtl/>
        </w:rPr>
        <w:t>ו</w:t>
      </w:r>
      <w:r w:rsidRPr="00C86BAC">
        <w:rPr>
          <w:rStyle w:val="affe"/>
          <w:rtl/>
        </w:rPr>
        <w:t>יומי כלה</w:t>
      </w:r>
      <w:r>
        <w:rPr>
          <w:rStyle w:val="affe"/>
          <w:rFonts w:hint="cs"/>
          <w:rtl/>
        </w:rPr>
        <w:t xml:space="preserve"> </w:t>
      </w:r>
      <w:r>
        <w:rPr>
          <w:rStyle w:val="affe"/>
          <w:rFonts w:cs="PFT_Frank"/>
          <w:b/>
          <w:bCs/>
          <w:szCs w:val="10"/>
          <w:rtl/>
        </w:rPr>
        <w:t xml:space="preserve">'</w:t>
      </w:r>
      <w:r>
        <w:rPr>
          <w:rStyle w:val="af4"/>
          <w:rFonts w:cs="PFT_Frank"/>
          <w:b/>
          <w:bCs/>
          <w:szCs w:val="10"/>
          <w:rtl/>
          <w:rPrChange w:id="9003" w:author="מנוע פסוקים" w:date="2026-10-05T16:38:28Z">
            <w:rPr>
              <w:rStyle w:val="affe"/>
              <w:rFonts w:cs="PFT_Frank"/>
              <w:b/>
              <w:bCs/>
              <w:szCs w:val="10"/>
              <w:rtl/>
            </w:rPr>
          </w:rPrChange>
        </w:rPr>
        <w:t xml:space="preserve">לא בסתר</w:t>
      </w:r>
      <w:r>
        <w:rPr>
          <w:rStyle w:val="af4"/>
          <w:rtl/>
          <w:rPrChange w:id="9004" w:author="מנוע פסוקים" w:date="2026-10-05T16:38:28Z">
            <w:rPr>
              <w:rStyle w:val="affe"/>
              <w:rtl/>
            </w:rPr>
          </w:rPrChange>
        </w:rPr>
        <w:t xml:space="preserve"> דברתי</w:t>
      </w:r>
      <w:r>
        <w:rPr>
          <w:rStyle w:val="affe"/>
          <w:rtl/>
        </w:rPr>
        <w:t xml:space="preserve">'</w:t>
      </w:r>
    </w:p>
    <w:p w14:paraId="071BE7D4" w14:textId="11EFCB56" w:rsidR="00E31AD5" w:rsidRDefault="00873C59" w:rsidP="003A6B55">
      <w:pPr>
        <w:pStyle w:val="36"/>
        <w:framePr w:wrap="notBeside"/>
        <w:rPr>
          <w:rtl/>
        </w:rPr>
      </w:pPr>
      <w:r w:rsidRPr="003A6B55">
        <w:rPr>
          <w:rFonts w:hint="eastAsia"/>
          <w:rtl/>
        </w:rPr>
        <w:t>ו</w:t>
      </w:r>
      <w:r w:rsidRPr="003A6B55">
        <w:rPr>
          <w:rtl/>
        </w:rPr>
        <w:t>ר</w:t>
      </w:r>
      <w:r w:rsidRPr="003A6B55">
        <w:rPr>
          <w:rFonts w:hint="eastAsia"/>
          <w:rtl/>
        </w:rPr>
        <w:t>בי</w:t>
      </w:r>
      <w:r w:rsidRPr="003A6B55">
        <w:rPr>
          <w:rtl/>
        </w:rPr>
        <w:t xml:space="preserve"> </w:t>
      </w:r>
      <w:r w:rsidRPr="003A6B55">
        <w:rPr>
          <w:rFonts w:hint="eastAsia"/>
          <w:rtl/>
        </w:rPr>
        <w:t>חייא</w:t>
      </w:r>
      <w:r w:rsidR="00E31AD5">
        <w:rPr>
          <w:rtl/>
        </w:rPr>
        <w:t>:</w:t>
      </w:r>
    </w:p>
    <w:p w14:paraId="53773EBD" w14:textId="3C93A489" w:rsidR="00873C59" w:rsidRPr="006F178A" w:rsidRDefault="00873C59" w:rsidP="00A07BD3">
      <w:pPr>
        <w:rPr>
          <w:rtl/>
        </w:rPr>
      </w:pPr>
      <w:r w:rsidRPr="006F178A">
        <w:rPr>
          <w:rtl/>
        </w:rPr>
        <w:t xml:space="preserve">שנה </w:t>
      </w:r>
      <w:r w:rsidRPr="008D51CD">
        <w:rPr>
          <w:rStyle w:val="affc"/>
          <w:rtl/>
        </w:rPr>
        <w:t>לבני אחיו</w:t>
      </w:r>
      <w:r w:rsidRPr="006F178A">
        <w:rPr>
          <w:rtl/>
        </w:rPr>
        <w:t xml:space="preserve"> בשוק,</w:t>
      </w:r>
      <w:r w:rsidR="00A07BD3">
        <w:rPr>
          <w:rFonts w:hint="cs"/>
          <w:rtl/>
        </w:rPr>
        <w:t xml:space="preserve"> </w:t>
      </w:r>
      <w:r w:rsidR="00A07BD3" w:rsidRPr="00A07BD3">
        <w:rPr>
          <w:rStyle w:val="affc"/>
          <w:rFonts w:hint="cs"/>
          <w:rtl/>
        </w:rPr>
        <w:t>ורבי</w:t>
      </w:r>
      <w:r w:rsidR="00A07BD3">
        <w:rPr>
          <w:rFonts w:hint="cs"/>
          <w:rtl/>
        </w:rPr>
        <w:t xml:space="preserve"> </w:t>
      </w:r>
      <w:r>
        <w:rPr>
          <w:rFonts w:hint="cs"/>
          <w:rtl/>
        </w:rPr>
        <w:t xml:space="preserve">סירב לראותו, </w:t>
      </w:r>
      <w:r>
        <w:rPr>
          <w:rFonts w:ascii="Fb Fontext" w:hAnsi="Fb Fontext" w:hint="cs"/>
          <w:sz w:val="20"/>
          <w:rtl/>
        </w:rPr>
        <w:t>ו</w:t>
      </w:r>
      <w:r w:rsidRPr="006F178A">
        <w:rPr>
          <w:rFonts w:ascii="Fb Fontext" w:hAnsi="Fb Fontext" w:hint="cs"/>
          <w:sz w:val="20"/>
          <w:rtl/>
        </w:rPr>
        <w:t>נהג נזיפ</w:t>
      </w:r>
      <w:r>
        <w:rPr>
          <w:rFonts w:ascii="Fb Fontext" w:hAnsi="Fb Fontext" w:hint="cs"/>
          <w:sz w:val="20"/>
          <w:rtl/>
        </w:rPr>
        <w:t>ה</w:t>
      </w:r>
      <w:r w:rsidRPr="006F178A">
        <w:rPr>
          <w:rFonts w:ascii="Fb Fontext" w:hAnsi="Fb Fontext" w:hint="cs"/>
          <w:sz w:val="20"/>
          <w:rtl/>
        </w:rPr>
        <w:t xml:space="preserve"> </w:t>
      </w:r>
      <w:r w:rsidRPr="007117F5">
        <w:rPr>
          <w:rFonts w:ascii="Fb Fontext" w:hAnsi="Fb Fontext" w:cs="PFT_Frank" w:hint="eastAsia"/>
          <w:b/>
          <w:bCs/>
          <w:sz w:val="20"/>
          <w:szCs w:val="14"/>
          <w:rtl/>
        </w:rPr>
        <w:t>ל</w:t>
      </w:r>
      <w:r w:rsidRPr="007117F5">
        <w:rPr>
          <w:rFonts w:ascii="Fb Fontext" w:hAnsi="Fb Fontext" w:cs="PFT_Frank"/>
          <w:b/>
          <w:bCs/>
          <w:sz w:val="20"/>
          <w:szCs w:val="14"/>
          <w:rtl/>
        </w:rPr>
        <w:t xml:space="preserve">' </w:t>
      </w:r>
      <w:r w:rsidRPr="007117F5">
        <w:rPr>
          <w:rFonts w:ascii="Fb Fontext" w:hAnsi="Fb Fontext" w:cs="PFT_Frank" w:hint="eastAsia"/>
          <w:b/>
          <w:bCs/>
          <w:sz w:val="20"/>
          <w:szCs w:val="14"/>
          <w:rtl/>
        </w:rPr>
        <w:t>יום</w:t>
      </w:r>
      <w:r w:rsidRPr="007117F5">
        <w:rPr>
          <w:rFonts w:ascii="Fb Fontext" w:hAnsi="Fb Fontext" w:cs="PFT_Frank" w:hint="cs"/>
          <w:b/>
          <w:bCs/>
          <w:sz w:val="20"/>
          <w:szCs w:val="14"/>
          <w:rtl/>
        </w:rPr>
        <w:t>.</w:t>
      </w:r>
    </w:p>
    <w:p w14:paraId="0062F96A" w14:textId="77777777" w:rsidR="00E31AD5" w:rsidRDefault="00873C59" w:rsidP="00A07BD3">
      <w:pPr>
        <w:pStyle w:val="36"/>
        <w:framePr w:wrap="notBeside"/>
        <w:rPr>
          <w:rtl/>
        </w:rPr>
      </w:pPr>
      <w:r w:rsidRPr="00A07BD3">
        <w:rPr>
          <w:rFonts w:hint="cs"/>
          <w:rtl/>
        </w:rPr>
        <w:t xml:space="preserve">וכששלח </w:t>
      </w:r>
      <w:r w:rsidRPr="00A07BD3">
        <w:rPr>
          <w:rFonts w:hint="eastAsia"/>
          <w:rtl/>
        </w:rPr>
        <w:t>רבי</w:t>
      </w:r>
      <w:r w:rsidR="00E31AD5">
        <w:rPr>
          <w:rtl/>
        </w:rPr>
        <w:t>:</w:t>
      </w:r>
    </w:p>
    <w:p w14:paraId="20AEC442" w14:textId="70C63EC5" w:rsidR="00873C59" w:rsidRPr="0077011C" w:rsidRDefault="00873C59" w:rsidP="00A07BD3">
      <w:pPr>
        <w:rPr>
          <w:rtl/>
        </w:rPr>
      </w:pPr>
      <w:r w:rsidRPr="007975FE">
        <w:rPr>
          <w:rStyle w:val="affc"/>
          <w:rFonts w:hint="eastAsia"/>
          <w:rtl/>
        </w:rPr>
        <w:t>שיבוא</w:t>
      </w:r>
      <w:r>
        <w:rPr>
          <w:rStyle w:val="affc"/>
          <w:rFonts w:hint="cs"/>
          <w:rtl/>
        </w:rPr>
        <w:t xml:space="preserve"> ו</w:t>
      </w:r>
      <w:r w:rsidRPr="007975FE">
        <w:rPr>
          <w:rStyle w:val="affc"/>
          <w:rFonts w:hint="eastAsia"/>
          <w:rtl/>
        </w:rPr>
        <w:t>שאלו</w:t>
      </w:r>
      <w:r w:rsidRPr="007975FE">
        <w:rPr>
          <w:rStyle w:val="affc"/>
          <w:rtl/>
        </w:rPr>
        <w:t xml:space="preserve"> </w:t>
      </w:r>
      <w:r w:rsidRPr="007975FE">
        <w:rPr>
          <w:rStyle w:val="affc"/>
          <w:rFonts w:hint="eastAsia"/>
          <w:rtl/>
        </w:rPr>
        <w:t>למעשי</w:t>
      </w:r>
      <w:r>
        <w:rPr>
          <w:rStyle w:val="affc"/>
          <w:rFonts w:hint="cs"/>
          <w:rtl/>
        </w:rPr>
        <w:t>ו, השיב</w:t>
      </w:r>
      <w:r w:rsidRPr="007975FE">
        <w:rPr>
          <w:rStyle w:val="affc"/>
          <w:rFonts w:hint="eastAsia"/>
          <w:rtl/>
        </w:rPr>
        <w:t>ו</w:t>
      </w:r>
      <w:r>
        <w:rPr>
          <w:rStyle w:val="affc"/>
          <w:rFonts w:hint="cs"/>
          <w:rtl/>
        </w:rPr>
        <w:t>:</w:t>
      </w:r>
      <w:r w:rsidRPr="0077011C">
        <w:rPr>
          <w:rFonts w:hint="cs"/>
          <w:rtl/>
        </w:rPr>
        <w:t xml:space="preserve"> </w:t>
      </w:r>
      <w:r w:rsidRPr="0077011C">
        <w:rPr>
          <w:rStyle w:val="af4"/>
          <w:rFonts w:hint="cs"/>
          <w:rtl/>
        </w:rPr>
        <w:t>ד'</w:t>
      </w:r>
      <w:r w:rsidRPr="0077011C">
        <w:rPr>
          <w:rStyle w:val="af4"/>
          <w:rtl/>
        </w:rPr>
        <w:t>חכמות בחוץ תר</w:t>
      </w:r>
      <w:r w:rsidRPr="0077011C">
        <w:rPr>
          <w:rStyle w:val="af4"/>
          <w:rFonts w:hint="cs"/>
          <w:rtl/>
        </w:rPr>
        <w:t>ו</w:t>
      </w:r>
      <w:r w:rsidRPr="0077011C">
        <w:rPr>
          <w:rStyle w:val="af4"/>
          <w:rtl/>
        </w:rPr>
        <w:t>נה'</w:t>
      </w:r>
    </w:p>
    <w:p w14:paraId="4EDF97B3" w14:textId="77777777" w:rsidR="00E31AD5" w:rsidRDefault="00873C59" w:rsidP="00025195">
      <w:pPr>
        <w:pStyle w:val="36"/>
        <w:framePr w:wrap="notBeside"/>
        <w:rPr>
          <w:rtl/>
        </w:rPr>
      </w:pPr>
      <w:r w:rsidRPr="00025195">
        <w:rPr>
          <w:rFonts w:hint="eastAsia"/>
          <w:rtl/>
        </w:rPr>
        <w:t>והך</w:t>
      </w:r>
      <w:r w:rsidR="00E31AD5">
        <w:rPr>
          <w:rtl/>
        </w:rPr>
        <w:t>:</w:t>
      </w:r>
    </w:p>
    <w:p w14:paraId="6BABEB85" w14:textId="5D317EF0" w:rsidR="00873C59" w:rsidRPr="0077011C" w:rsidRDefault="00873C59" w:rsidP="00025195">
      <w:pPr>
        <w:rPr>
          <w:rtl/>
        </w:rPr>
      </w:pPr>
      <w:r w:rsidRPr="0077011C">
        <w:rPr>
          <w:rStyle w:val="af4"/>
          <w:rFonts w:hint="cs"/>
          <w:rtl/>
        </w:rPr>
        <w:lastRenderedPageBreak/>
        <w:t>'</w:t>
      </w:r>
      <w:r w:rsidRPr="0077011C">
        <w:rPr>
          <w:rStyle w:val="af4"/>
          <w:rtl/>
        </w:rPr>
        <w:t>חמוקי ירכיך</w:t>
      </w:r>
      <w:r w:rsidRPr="0077011C">
        <w:rPr>
          <w:rStyle w:val="af4"/>
          <w:rFonts w:hint="cs"/>
          <w:rtl/>
        </w:rPr>
        <w:t>'</w:t>
      </w:r>
      <w:r w:rsidRPr="008D51CD">
        <w:rPr>
          <w:rtl/>
        </w:rPr>
        <w:t xml:space="preserve"> </w:t>
      </w:r>
      <w:r>
        <w:rPr>
          <w:rFonts w:hint="cs"/>
          <w:rtl/>
        </w:rPr>
        <w:t xml:space="preserve">- </w:t>
      </w:r>
      <w:r w:rsidRPr="0077011C">
        <w:rPr>
          <w:rtl/>
        </w:rPr>
        <w:t>בצדקה ובגמילות חסדים</w:t>
      </w:r>
      <w:r w:rsidRPr="0077011C">
        <w:rPr>
          <w:rFonts w:hint="cs"/>
          <w:rtl/>
        </w:rPr>
        <w:t xml:space="preserve"> </w:t>
      </w:r>
      <w:r>
        <w:rPr>
          <w:rStyle w:val="affe"/>
          <w:rFonts w:hint="cs"/>
          <w:rtl/>
        </w:rPr>
        <w:t>ש</w:t>
      </w:r>
      <w:r w:rsidRPr="008D51CD">
        <w:rPr>
          <w:rStyle w:val="affe"/>
          <w:rFonts w:hint="eastAsia"/>
          <w:rtl/>
        </w:rPr>
        <w:t>בסתר</w:t>
      </w:r>
      <w:r w:rsidRPr="0077011C">
        <w:rPr>
          <w:rFonts w:hint="cs"/>
          <w:rtl/>
        </w:rPr>
        <w:t>.</w:t>
      </w:r>
    </w:p>
    <w:p w14:paraId="42AFBE7A" w14:textId="77777777" w:rsidR="00E31AD5" w:rsidRDefault="00873C59" w:rsidP="00025195">
      <w:pPr>
        <w:pStyle w:val="36"/>
        <w:framePr w:wrap="notBeside"/>
        <w:rPr>
          <w:rtl/>
        </w:rPr>
      </w:pPr>
      <w:r w:rsidRPr="00025195">
        <w:rPr>
          <w:rtl/>
        </w:rPr>
        <w:t>א"ל רבי</w:t>
      </w:r>
      <w:r w:rsidR="00E31AD5">
        <w:rPr>
          <w:rtl/>
        </w:rPr>
        <w:t>:</w:t>
      </w:r>
    </w:p>
    <w:p w14:paraId="3D773B76" w14:textId="7AFC78B5" w:rsidR="00873C59" w:rsidRPr="006F178A" w:rsidRDefault="00873C59" w:rsidP="00605150">
      <w:pPr>
        <w:spacing w:after="60"/>
        <w:rPr>
          <w:rtl/>
        </w:rPr>
      </w:pPr>
      <w:r>
        <w:rPr>
          <w:rStyle w:val="af4"/>
          <w:rFonts w:hint="cs"/>
          <w:rtl/>
        </w:rPr>
        <w:t xml:space="preserve">'חכמות </w:t>
      </w:r>
      <w:r w:rsidRPr="008D51CD">
        <w:rPr>
          <w:rStyle w:val="af4"/>
          <w:rtl/>
        </w:rPr>
        <w:t>בחוץ</w:t>
      </w:r>
      <w:r>
        <w:rPr>
          <w:rStyle w:val="af4"/>
          <w:rFonts w:hint="cs"/>
          <w:rtl/>
        </w:rPr>
        <w:t>'-</w:t>
      </w:r>
      <w:r w:rsidRPr="00025195">
        <w:rPr>
          <w:rtl/>
        </w:rPr>
        <w:t xml:space="preserve">העוסק </w:t>
      </w:r>
      <w:r w:rsidRPr="00025195">
        <w:rPr>
          <w:rFonts w:hint="cs"/>
          <w:rtl/>
        </w:rPr>
        <w:t>בה</w:t>
      </w:r>
      <w:r w:rsidRPr="00025195">
        <w:rPr>
          <w:rtl/>
        </w:rPr>
        <w:t xml:space="preserve"> בפנים מכר</w:t>
      </w:r>
      <w:r w:rsidRPr="00025195">
        <w:rPr>
          <w:rFonts w:hint="cs"/>
          <w:rtl/>
        </w:rPr>
        <w:t>י</w:t>
      </w:r>
      <w:r w:rsidRPr="00025195">
        <w:rPr>
          <w:rtl/>
        </w:rPr>
        <w:t>ז</w:t>
      </w:r>
      <w:r w:rsidRPr="00025195">
        <w:rPr>
          <w:rFonts w:hint="cs"/>
          <w:rtl/>
        </w:rPr>
        <w:t>ה</w:t>
      </w:r>
      <w:r w:rsidRPr="00025195">
        <w:rPr>
          <w:rtl/>
        </w:rPr>
        <w:t xml:space="preserve"> עליו בחוץ.</w:t>
      </w:r>
    </w:p>
    <w:p w14:paraId="2230F84F" w14:textId="77777777" w:rsidR="00873C59" w:rsidRPr="006F178A" w:rsidRDefault="00873C59" w:rsidP="00800D78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טז:</w:t>
      </w:r>
    </w:p>
    <w:p w14:paraId="7D34A20A" w14:textId="068B2B0C" w:rsidR="00E31AD5" w:rsidRDefault="00873C59" w:rsidP="00025195">
      <w:pPr>
        <w:pStyle w:val="36"/>
        <w:framePr w:wrap="notBeside"/>
        <w:rPr>
          <w:rtl/>
        </w:rPr>
      </w:pPr>
      <w:r w:rsidRPr="00025195">
        <w:rPr>
          <w:rFonts w:hint="eastAsia"/>
          <w:rtl/>
        </w:rPr>
        <w:t>ב</w:t>
      </w:r>
      <w:r w:rsidR="00E31AD5">
        <w:rPr>
          <w:rFonts w:hint="cs"/>
          <w:rtl/>
        </w:rPr>
        <w:t>.</w:t>
      </w:r>
    </w:p>
    <w:p w14:paraId="4BB2AB64" w14:textId="01BE50F6" w:rsidR="00873C59" w:rsidRPr="006F178A" w:rsidRDefault="00873C59" w:rsidP="00605150">
      <w:pPr>
        <w:pStyle w:val="afffff2"/>
        <w:rPr>
          <w:rtl/>
        </w:rPr>
      </w:pPr>
      <w:r w:rsidRPr="007117F5">
        <w:rPr>
          <w:rtl/>
        </w:rPr>
        <w:t>נזיפה שלנו</w:t>
      </w:r>
      <w:r w:rsidRPr="006F178A">
        <w:rPr>
          <w:rtl/>
        </w:rPr>
        <w:t xml:space="preserve"> </w:t>
      </w:r>
      <w:r w:rsidRPr="00D54BA1">
        <w:rPr>
          <w:rStyle w:val="affe"/>
          <w:rFonts w:cs="PFT_Frank" w:hint="eastAsia"/>
          <w:b/>
          <w:szCs w:val="10"/>
          <w:rtl/>
        </w:rPr>
        <w:t>בבל</w:t>
      </w:r>
      <w:r w:rsidRPr="006F178A">
        <w:rPr>
          <w:rtl/>
        </w:rPr>
        <w:t xml:space="preserve"> </w:t>
      </w:r>
      <w:r w:rsidRPr="007117F5">
        <w:rPr>
          <w:rtl/>
        </w:rPr>
        <w:t>יו</w:t>
      </w:r>
      <w:r w:rsidRPr="007117F5">
        <w:rPr>
          <w:rFonts w:hint="eastAsia"/>
          <w:rtl/>
        </w:rPr>
        <w:t>ם</w:t>
      </w:r>
      <w:r w:rsidRPr="007117F5">
        <w:rPr>
          <w:rtl/>
        </w:rPr>
        <w:t xml:space="preserve"> </w:t>
      </w:r>
      <w:r w:rsidRPr="007117F5">
        <w:rPr>
          <w:rFonts w:hint="eastAsia"/>
          <w:rtl/>
        </w:rPr>
        <w:t>אחד</w:t>
      </w:r>
      <w:r>
        <w:rPr>
          <w:rFonts w:hint="cs"/>
          <w:rtl/>
        </w:rPr>
        <w:t>.</w:t>
      </w:r>
    </w:p>
    <w:p w14:paraId="62C76345" w14:textId="77777777" w:rsidR="00E31AD5" w:rsidRDefault="00873C59" w:rsidP="00874277">
      <w:pPr>
        <w:pStyle w:val="36"/>
        <w:framePr w:wrap="notBeside"/>
        <w:rPr>
          <w:rtl/>
        </w:rPr>
      </w:pPr>
      <w:r w:rsidRPr="00874277">
        <w:rPr>
          <w:rFonts w:hint="eastAsia"/>
          <w:rtl/>
        </w:rPr>
        <w:t>א</w:t>
      </w:r>
      <w:r w:rsidRPr="00874277">
        <w:rPr>
          <w:rFonts w:hint="cs"/>
          <w:rtl/>
        </w:rPr>
        <w:t xml:space="preserve">. </w:t>
      </w:r>
      <w:r w:rsidRPr="00874277">
        <w:rPr>
          <w:rtl/>
        </w:rPr>
        <w:t>כ</w:t>
      </w:r>
      <w:r w:rsidR="00F159F5" w:rsidRPr="00874277">
        <w:rPr>
          <w:rFonts w:hint="cs"/>
          <w:rtl/>
        </w:rPr>
        <w:t>מ''ע</w:t>
      </w:r>
      <w:r w:rsidR="00E31AD5">
        <w:rPr>
          <w:rtl/>
        </w:rPr>
        <w:t>:</w:t>
      </w:r>
    </w:p>
    <w:p w14:paraId="2065FA1D" w14:textId="501F7B3B" w:rsidR="00873C59" w:rsidRPr="006F178A" w:rsidRDefault="00F159F5" w:rsidP="00025195">
      <w:pPr>
        <w:rPr>
          <w:rtl/>
        </w:rPr>
      </w:pPr>
      <w:r w:rsidRPr="00991430">
        <w:rPr>
          <w:rStyle w:val="affe"/>
          <w:rFonts w:hint="cs"/>
          <w:rtl/>
        </w:rPr>
        <w:t>אב''ד</w:t>
      </w:r>
      <w:r>
        <w:rPr>
          <w:rStyle w:val="affc"/>
          <w:rFonts w:hint="cs"/>
          <w:rtl/>
        </w:rPr>
        <w:t xml:space="preserve"> שכיבד </w:t>
      </w:r>
      <w:r w:rsidRPr="00991430">
        <w:rPr>
          <w:rStyle w:val="affc"/>
          <w:rFonts w:hint="cs"/>
          <w:rtl/>
        </w:rPr>
        <w:t>לשמואל</w:t>
      </w:r>
      <w:r>
        <w:rPr>
          <w:rStyle w:val="affc"/>
          <w:rFonts w:hint="cs"/>
          <w:rtl/>
        </w:rPr>
        <w:t xml:space="preserve"> </w:t>
      </w:r>
      <w:r w:rsidRPr="00991430">
        <w:rPr>
          <w:rStyle w:val="affe"/>
          <w:rFonts w:hint="cs"/>
          <w:rtl/>
        </w:rPr>
        <w:t>גדול</w:t>
      </w:r>
      <w:r>
        <w:rPr>
          <w:rStyle w:val="affc"/>
          <w:rFonts w:hint="cs"/>
          <w:rtl/>
        </w:rPr>
        <w:t xml:space="preserve"> </w:t>
      </w:r>
      <w:r w:rsidR="00873C59" w:rsidRPr="007117F5">
        <w:rPr>
          <w:rFonts w:cs="PFT_Frank" w:hint="eastAsia"/>
          <w:b/>
          <w:bCs/>
          <w:szCs w:val="14"/>
          <w:rtl/>
        </w:rPr>
        <w:t>בלומדו</w:t>
      </w:r>
      <w:r w:rsidR="00873C59" w:rsidRPr="007117F5">
        <w:rPr>
          <w:rFonts w:cs="PFT_Frank"/>
          <w:b/>
          <w:bCs/>
          <w:szCs w:val="14"/>
          <w:rtl/>
        </w:rPr>
        <w:t xml:space="preserve"> </w:t>
      </w:r>
      <w:r w:rsidR="00873C59" w:rsidRPr="007117F5">
        <w:rPr>
          <w:rFonts w:cs="PFT_Frank" w:hint="eastAsia"/>
          <w:b/>
          <w:bCs/>
          <w:szCs w:val="14"/>
          <w:rtl/>
        </w:rPr>
        <w:t>עמו</w:t>
      </w:r>
      <w:r w:rsidR="00873C59">
        <w:rPr>
          <w:rFonts w:hint="cs"/>
          <w:rtl/>
        </w:rPr>
        <w:t xml:space="preserve"> שהרחיק ד"א, </w:t>
      </w:r>
      <w:r w:rsidR="00873C59" w:rsidRPr="007117F5">
        <w:rPr>
          <w:rFonts w:cs="PFT_Frank" w:hint="eastAsia"/>
          <w:b/>
          <w:bCs/>
          <w:szCs w:val="14"/>
          <w:rtl/>
        </w:rPr>
        <w:t>ובמושב</w:t>
      </w:r>
      <w:r w:rsidR="00873C59" w:rsidRPr="007117F5">
        <w:rPr>
          <w:rFonts w:cs="PFT_Frank"/>
          <w:b/>
          <w:bCs/>
          <w:szCs w:val="14"/>
          <w:rtl/>
        </w:rPr>
        <w:t xml:space="preserve"> </w:t>
      </w:r>
      <w:r w:rsidR="00873C59" w:rsidRPr="007117F5">
        <w:rPr>
          <w:rFonts w:cs="PFT_Frank" w:hint="eastAsia"/>
          <w:b/>
          <w:bCs/>
          <w:szCs w:val="14"/>
          <w:rtl/>
        </w:rPr>
        <w:t>הב</w:t>
      </w:r>
      <w:r w:rsidR="00873C59" w:rsidRPr="007117F5">
        <w:rPr>
          <w:rFonts w:cs="PFT_Frank"/>
          <w:b/>
          <w:bCs/>
          <w:szCs w:val="14"/>
          <w:rtl/>
        </w:rPr>
        <w:t>"ד</w:t>
      </w:r>
      <w:r w:rsidR="00873C59">
        <w:rPr>
          <w:rFonts w:hint="cs"/>
          <w:rtl/>
        </w:rPr>
        <w:t xml:space="preserve"> שהשפיל מושבו </w:t>
      </w:r>
      <w:r w:rsidR="00873C59" w:rsidRPr="008D51CD">
        <w:rPr>
          <w:rStyle w:val="affe"/>
          <w:rFonts w:hint="eastAsia"/>
          <w:rtl/>
        </w:rPr>
        <w:t>שיקבל</w:t>
      </w:r>
      <w:r w:rsidR="00873C59">
        <w:rPr>
          <w:rFonts w:hint="cs"/>
          <w:rtl/>
        </w:rPr>
        <w:t>,</w:t>
      </w:r>
    </w:p>
    <w:p w14:paraId="0B9B9412" w14:textId="77777777" w:rsidR="004E0BA3" w:rsidRDefault="00873C59" w:rsidP="00964C37">
      <w:pPr>
        <w:rPr>
          <w:rFonts w:ascii="Fb Fontext" w:hAnsi="Fb Fontext"/>
          <w:sz w:val="20"/>
          <w:rtl/>
        </w:rPr>
      </w:pPr>
      <w:r w:rsidRPr="007117F5">
        <w:rPr>
          <w:rFonts w:ascii="Fb Fontext" w:hAnsi="Fb Fontext" w:cs="PFT_Frank" w:hint="eastAsia"/>
          <w:b/>
          <w:bCs/>
          <w:szCs w:val="14"/>
          <w:rtl/>
        </w:rPr>
        <w:t>והיה</w:t>
      </w:r>
      <w:r w:rsidRPr="006F178A">
        <w:rPr>
          <w:rFonts w:ascii="Fb Fontext" w:hAnsi="Fb Fontext"/>
          <w:rtl/>
        </w:rPr>
        <w:t xml:space="preserve"> מלו</w:t>
      </w:r>
      <w:r>
        <w:rPr>
          <w:rFonts w:ascii="Fb Fontext" w:hAnsi="Fb Fontext" w:hint="cs"/>
          <w:rtl/>
        </w:rPr>
        <w:t>ה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את</w:t>
      </w:r>
      <w:r w:rsidRPr="006F178A">
        <w:rPr>
          <w:rFonts w:ascii="Fb Fontext" w:hAnsi="Fb Fontext"/>
          <w:rtl/>
        </w:rPr>
        <w:t xml:space="preserve"> </w:t>
      </w:r>
      <w:r w:rsidRPr="008D51CD">
        <w:rPr>
          <w:rStyle w:val="affc"/>
          <w:rtl/>
        </w:rPr>
        <w:t>שמואל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לאכסנייתו</w:t>
      </w:r>
      <w:r w:rsidRPr="006F178A">
        <w:rPr>
          <w:rFonts w:ascii="Fb Fontext" w:hAnsi="Fb Fontext"/>
          <w:rtl/>
        </w:rPr>
        <w:t xml:space="preserve">, </w:t>
      </w:r>
      <w:r w:rsidR="00F159F5" w:rsidRPr="007117F5">
        <w:rPr>
          <w:rFonts w:ascii="Fb Fontext" w:hAnsi="Fb Fontext" w:cs="PFT_Frank" w:hint="cs"/>
          <w:b/>
          <w:bCs/>
          <w:szCs w:val="14"/>
          <w:rtl/>
        </w:rPr>
        <w:t>וכשהוטרד בדין</w:t>
      </w:r>
      <w:r>
        <w:rPr>
          <w:rFonts w:hint="cs"/>
          <w:rtl/>
        </w:rPr>
        <w:t xml:space="preserve"> ושכח ללוותו,</w:t>
      </w:r>
      <w:r>
        <w:rPr>
          <w:rFonts w:ascii="Fb Fontext" w:hAnsi="Fb Fontext" w:hint="cs"/>
          <w:sz w:val="20"/>
          <w:rtl/>
        </w:rPr>
        <w:t xml:space="preserve"> הלך </w:t>
      </w:r>
      <w:r w:rsidRPr="008D51CD">
        <w:rPr>
          <w:rStyle w:val="affc"/>
          <w:rFonts w:hint="eastAsia"/>
          <w:rtl/>
        </w:rPr>
        <w:t>שמואל</w:t>
      </w:r>
      <w:r>
        <w:rPr>
          <w:rFonts w:ascii="Fb Fontext" w:hAnsi="Fb Fontext" w:hint="cs"/>
          <w:sz w:val="20"/>
          <w:rtl/>
        </w:rPr>
        <w:t xml:space="preserve"> אחריו</w:t>
      </w:r>
      <w:r w:rsidRPr="006F178A">
        <w:rPr>
          <w:rFonts w:ascii="Fb Fontext" w:hAnsi="Fb Fontext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>ו</w:t>
      </w:r>
      <w:r w:rsidRPr="006F178A">
        <w:rPr>
          <w:rFonts w:ascii="Fb Fontext" w:hAnsi="Fb Fontext"/>
          <w:sz w:val="20"/>
          <w:rtl/>
        </w:rPr>
        <w:t>כ</w:t>
      </w:r>
      <w:r w:rsidRPr="006F178A">
        <w:rPr>
          <w:rFonts w:ascii="Fb Fontext" w:hAnsi="Fb Fontext" w:hint="cs"/>
          <w:sz w:val="20"/>
          <w:rtl/>
        </w:rPr>
        <w:t xml:space="preserve">שהגיע </w:t>
      </w:r>
      <w:r w:rsidRPr="007975FE">
        <w:rPr>
          <w:rStyle w:val="affc"/>
          <w:rFonts w:hint="eastAsia"/>
          <w:rtl/>
        </w:rPr>
        <w:t>מ</w:t>
      </w:r>
      <w:r w:rsidRPr="007975FE">
        <w:rPr>
          <w:rStyle w:val="affc"/>
          <w:rtl/>
        </w:rPr>
        <w:t>"ע</w:t>
      </w:r>
      <w:r>
        <w:rPr>
          <w:rFonts w:ascii="Fb Fontext" w:hAnsi="Fb Fontext" w:hint="cs"/>
          <w:sz w:val="20"/>
          <w:rtl/>
        </w:rPr>
        <w:t xml:space="preserve"> </w:t>
      </w:r>
      <w:r w:rsidRPr="006F178A">
        <w:rPr>
          <w:rFonts w:ascii="Fb Fontext" w:hAnsi="Fb Fontext" w:hint="cs"/>
          <w:sz w:val="20"/>
          <w:rtl/>
        </w:rPr>
        <w:t>לביתו</w:t>
      </w:r>
    </w:p>
    <w:p w14:paraId="41B7B89B" w14:textId="53EB795C" w:rsidR="00E31AD5" w:rsidRDefault="00873C59" w:rsidP="00964C37">
      <w:pPr>
        <w:pStyle w:val="36"/>
        <w:framePr w:wrap="notBeside"/>
        <w:rPr>
          <w:rtl/>
        </w:rPr>
      </w:pPr>
      <w:r w:rsidRPr="00964C37">
        <w:rPr>
          <w:rFonts w:hint="eastAsia"/>
          <w:rtl/>
        </w:rPr>
        <w:t>א</w:t>
      </w:r>
      <w:r w:rsidRPr="00964C37">
        <w:rPr>
          <w:rtl/>
        </w:rPr>
        <w:t xml:space="preserve">"ל </w:t>
      </w:r>
      <w:r w:rsidRPr="00964C37">
        <w:rPr>
          <w:rFonts w:hint="eastAsia"/>
          <w:rtl/>
        </w:rPr>
        <w:t>שמואל</w:t>
      </w:r>
      <w:r w:rsidR="00E31AD5">
        <w:rPr>
          <w:rtl/>
        </w:rPr>
        <w:t>:</w:t>
      </w:r>
    </w:p>
    <w:p w14:paraId="0338FBC3" w14:textId="2CE75514" w:rsidR="00873C59" w:rsidRPr="006F178A" w:rsidRDefault="00873C59" w:rsidP="00964C37">
      <w:pPr>
        <w:spacing w:after="60"/>
        <w:rPr>
          <w:rtl/>
        </w:rPr>
      </w:pPr>
      <w:r>
        <w:rPr>
          <w:rFonts w:ascii="Fb Fontext" w:hAnsi="Fb Fontext" w:hint="cs"/>
          <w:sz w:val="20"/>
          <w:rtl/>
        </w:rPr>
        <w:t>לא התעכבת? שחררני!</w:t>
      </w:r>
      <w:r w:rsidRPr="006F178A">
        <w:rPr>
          <w:rFonts w:ascii="Fb Fontext" w:hAnsi="Fb Fontext" w:hint="cs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>ו</w:t>
      </w:r>
      <w:r w:rsidRPr="006F178A">
        <w:rPr>
          <w:rFonts w:ascii="Fb Fontext" w:hAnsi="Fb Fontext" w:hint="cs"/>
          <w:sz w:val="20"/>
          <w:rtl/>
        </w:rPr>
        <w:t xml:space="preserve">נהג </w:t>
      </w:r>
      <w:r w:rsidRPr="007975FE">
        <w:rPr>
          <w:rStyle w:val="affc"/>
          <w:rFonts w:hint="eastAsia"/>
          <w:rtl/>
        </w:rPr>
        <w:t>מ</w:t>
      </w:r>
      <w:r w:rsidRPr="007975FE">
        <w:rPr>
          <w:rStyle w:val="affc"/>
          <w:rtl/>
        </w:rPr>
        <w:t>"ע</w:t>
      </w:r>
      <w:r>
        <w:rPr>
          <w:rFonts w:ascii="Fb Fontext" w:hAnsi="Fb Fontext" w:hint="cs"/>
          <w:sz w:val="20"/>
          <w:rtl/>
        </w:rPr>
        <w:t xml:space="preserve"> </w:t>
      </w:r>
      <w:r w:rsidRPr="006F178A">
        <w:rPr>
          <w:rFonts w:ascii="Fb Fontext" w:hAnsi="Fb Fontext" w:hint="cs"/>
          <w:sz w:val="20"/>
          <w:rtl/>
        </w:rPr>
        <w:t>נזיפ</w:t>
      </w:r>
      <w:r>
        <w:rPr>
          <w:rFonts w:ascii="Fb Fontext" w:hAnsi="Fb Fontext" w:hint="cs"/>
          <w:sz w:val="20"/>
          <w:rtl/>
        </w:rPr>
        <w:t>ה</w:t>
      </w:r>
      <w:r w:rsidRPr="006F178A">
        <w:rPr>
          <w:rFonts w:ascii="Fb Fontext" w:hAnsi="Fb Fontext" w:hint="cs"/>
          <w:sz w:val="20"/>
          <w:rtl/>
        </w:rPr>
        <w:t xml:space="preserve"> </w:t>
      </w:r>
      <w:r w:rsidRPr="007117F5">
        <w:rPr>
          <w:rFonts w:ascii="Fb Fontext" w:hAnsi="Fb Fontext" w:cs="PFT_Frank" w:hint="eastAsia"/>
          <w:b/>
          <w:bCs/>
          <w:sz w:val="20"/>
          <w:szCs w:val="14"/>
          <w:rtl/>
        </w:rPr>
        <w:t>יום</w:t>
      </w:r>
      <w:r w:rsidRPr="007117F5">
        <w:rPr>
          <w:rFonts w:ascii="Fb Fontext" w:hAnsi="Fb Fontext" w:cs="PFT_Frank"/>
          <w:b/>
          <w:bCs/>
          <w:sz w:val="20"/>
          <w:szCs w:val="14"/>
          <w:rtl/>
        </w:rPr>
        <w:t xml:space="preserve"> </w:t>
      </w:r>
      <w:r w:rsidRPr="007117F5">
        <w:rPr>
          <w:rFonts w:ascii="Fb Fontext" w:hAnsi="Fb Fontext" w:cs="PFT_Frank" w:hint="eastAsia"/>
          <w:b/>
          <w:bCs/>
          <w:sz w:val="20"/>
          <w:szCs w:val="14"/>
          <w:rtl/>
        </w:rPr>
        <w:t>אחד</w:t>
      </w:r>
      <w:r>
        <w:rPr>
          <w:rFonts w:ascii="Fb Fontext" w:hAnsi="Fb Fontext" w:hint="cs"/>
          <w:sz w:val="20"/>
          <w:rtl/>
        </w:rPr>
        <w:t>.</w:t>
      </w:r>
    </w:p>
    <w:p w14:paraId="0783485D" w14:textId="0E34BF12" w:rsidR="00E31AD5" w:rsidRDefault="00873C59" w:rsidP="00964C37">
      <w:pPr>
        <w:pStyle w:val="36"/>
        <w:framePr w:wrap="notBeside"/>
        <w:rPr>
          <w:rtl/>
        </w:rPr>
      </w:pPr>
      <w:r w:rsidRPr="00964C37">
        <w:rPr>
          <w:rFonts w:hint="eastAsia"/>
          <w:rtl/>
        </w:rPr>
        <w:t>ב</w:t>
      </w:r>
      <w:r w:rsidR="00E31AD5">
        <w:rPr>
          <w:rFonts w:hint="cs"/>
          <w:rtl/>
        </w:rPr>
        <w:t>.</w:t>
      </w:r>
    </w:p>
    <w:p w14:paraId="3C1F176B" w14:textId="0E73B213" w:rsidR="00873C59" w:rsidRDefault="00873C59" w:rsidP="00964C37">
      <w:pPr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מעשה</w:t>
      </w:r>
      <w:r w:rsidRPr="007117F5">
        <w:rPr>
          <w:rFonts w:cs="PFT_Frank"/>
          <w:b/>
          <w:bCs/>
          <w:szCs w:val="14"/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באשה</w:t>
      </w:r>
      <w:r w:rsidRPr="006F178A">
        <w:rPr>
          <w:rFonts w:hint="cs"/>
          <w:rtl/>
        </w:rPr>
        <w:t xml:space="preserve"> שישבה בשביל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וחסמתו ברגליה,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וכש</w:t>
      </w:r>
      <w:r w:rsidRPr="006F178A">
        <w:rPr>
          <w:rFonts w:hint="cs"/>
          <w:rtl/>
        </w:rPr>
        <w:t xml:space="preserve">עבר </w:t>
      </w:r>
      <w:r w:rsidRPr="007975FE">
        <w:rPr>
          <w:rStyle w:val="affc"/>
          <w:rFonts w:hint="eastAsia"/>
          <w:rtl/>
        </w:rPr>
        <w:t>ת</w:t>
      </w:r>
      <w:r w:rsidRPr="007975FE">
        <w:rPr>
          <w:rStyle w:val="affc"/>
          <w:rtl/>
        </w:rPr>
        <w:t>"</w:t>
      </w:r>
      <w:r w:rsidRPr="007975FE">
        <w:rPr>
          <w:rStyle w:val="affc"/>
          <w:rFonts w:hint="eastAsia"/>
          <w:rtl/>
        </w:rPr>
        <w:t>ח</w:t>
      </w:r>
      <w:r w:rsidRPr="006F178A">
        <w:rPr>
          <w:rFonts w:hint="cs"/>
          <w:rtl/>
        </w:rPr>
        <w:t xml:space="preserve"> לא </w:t>
      </w:r>
      <w:r>
        <w:rPr>
          <w:rFonts w:hint="cs"/>
          <w:rtl/>
        </w:rPr>
        <w:t>נכנעה,</w:t>
      </w:r>
      <w:r w:rsidRPr="006F178A">
        <w:rPr>
          <w:rFonts w:hint="cs"/>
          <w:rtl/>
        </w:rPr>
        <w:t xml:space="preserve"> </w:t>
      </w:r>
      <w:r w:rsidRPr="007975FE">
        <w:rPr>
          <w:rStyle w:val="affc"/>
          <w:rFonts w:hint="eastAsia"/>
          <w:rtl/>
        </w:rPr>
        <w:t>ואמר</w:t>
      </w:r>
      <w:r w:rsidRPr="006F178A">
        <w:rPr>
          <w:rFonts w:hint="cs"/>
          <w:rtl/>
        </w:rPr>
        <w:t xml:space="preserve"> כמה חצופה אשה </w:t>
      </w:r>
      <w:r>
        <w:rPr>
          <w:rFonts w:hint="cs"/>
          <w:rtl/>
        </w:rPr>
        <w:t>זו,</w:t>
      </w:r>
    </w:p>
    <w:p w14:paraId="58BEA372" w14:textId="7CC68CD4" w:rsidR="00E31AD5" w:rsidRDefault="00873C59" w:rsidP="00605150">
      <w:pPr>
        <w:pStyle w:val="36"/>
        <w:framePr w:wrap="notBeside"/>
        <w:rPr>
          <w:rtl/>
        </w:rPr>
      </w:pPr>
      <w:r w:rsidRPr="00605150">
        <w:rPr>
          <w:rFonts w:hint="eastAsia"/>
          <w:rtl/>
        </w:rPr>
        <w:t>אמר</w:t>
      </w:r>
      <w:r w:rsidRPr="00605150">
        <w:rPr>
          <w:rtl/>
        </w:rPr>
        <w:t xml:space="preserve"> </w:t>
      </w:r>
      <w:r w:rsidRPr="00605150">
        <w:rPr>
          <w:rFonts w:hint="eastAsia"/>
          <w:rtl/>
        </w:rPr>
        <w:t>לה</w:t>
      </w:r>
      <w:r w:rsidRPr="00605150">
        <w:rPr>
          <w:rtl/>
        </w:rPr>
        <w:t xml:space="preserve"> </w:t>
      </w:r>
      <w:r w:rsidRPr="00605150">
        <w:rPr>
          <w:rFonts w:hint="eastAsia"/>
          <w:rtl/>
        </w:rPr>
        <w:t>ר</w:t>
      </w:r>
      <w:r w:rsidRPr="00605150">
        <w:rPr>
          <w:rtl/>
        </w:rPr>
        <w:t>"</w:t>
      </w:r>
      <w:r w:rsidRPr="00605150">
        <w:rPr>
          <w:rFonts w:hint="eastAsia"/>
          <w:rtl/>
        </w:rPr>
        <w:t>נ</w:t>
      </w:r>
      <w:r w:rsidR="00E31AD5">
        <w:rPr>
          <w:rFonts w:hint="cs"/>
          <w:rtl/>
        </w:rPr>
        <w:t>:</w:t>
      </w:r>
    </w:p>
    <w:p w14:paraId="1BFE669B" w14:textId="77777777" w:rsidR="004E0BA3" w:rsidRDefault="00873C59" w:rsidP="00605150">
      <w:pPr>
        <w:spacing w:after="60"/>
        <w:rPr>
          <w:rtl/>
        </w:rPr>
      </w:pPr>
      <w:r>
        <w:rPr>
          <w:rFonts w:hint="cs"/>
          <w:rtl/>
        </w:rPr>
        <w:t>כיון</w:t>
      </w:r>
      <w:r w:rsidRPr="006F178A">
        <w:rPr>
          <w:rFonts w:hint="cs"/>
          <w:rtl/>
        </w:rPr>
        <w:t xml:space="preserve"> ש</w:t>
      </w:r>
      <w:r>
        <w:rPr>
          <w:rFonts w:hint="cs"/>
          <w:rtl/>
        </w:rPr>
        <w:t xml:space="preserve">לא נידה בפירוש </w:t>
      </w:r>
      <w:r w:rsidRPr="006F178A">
        <w:rPr>
          <w:rFonts w:hint="cs"/>
          <w:rtl/>
        </w:rPr>
        <w:t xml:space="preserve">תנהג נזיפה </w:t>
      </w:r>
      <w:r w:rsidRPr="007117F5">
        <w:rPr>
          <w:rFonts w:cs="PFT_Frank" w:hint="eastAsia"/>
          <w:b/>
          <w:bCs/>
          <w:szCs w:val="14"/>
          <w:rtl/>
        </w:rPr>
        <w:t>יום</w:t>
      </w:r>
      <w:r w:rsidRPr="007117F5">
        <w:rPr>
          <w:rFonts w:cs="PFT_Frank"/>
          <w:b/>
          <w:bCs/>
          <w:szCs w:val="14"/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אחד</w:t>
      </w:r>
      <w:r>
        <w:rPr>
          <w:rFonts w:hint="cs"/>
          <w:rtl/>
        </w:rPr>
        <w:t>.</w:t>
      </w:r>
    </w:p>
    <w:p w14:paraId="5E8E8F2F" w14:textId="6A8C1B40" w:rsidR="00E31AD5" w:rsidRDefault="00873C59" w:rsidP="00605150">
      <w:pPr>
        <w:pStyle w:val="36"/>
        <w:framePr w:wrap="notBeside"/>
        <w:rPr>
          <w:rtl/>
        </w:rPr>
      </w:pPr>
      <w:r w:rsidRPr="00605150">
        <w:rPr>
          <w:rFonts w:hint="eastAsia"/>
          <w:rtl/>
        </w:rPr>
        <w:t>ג</w:t>
      </w:r>
      <w:r w:rsidRPr="00605150">
        <w:rPr>
          <w:rtl/>
        </w:rPr>
        <w:t xml:space="preserve">. </w:t>
      </w:r>
      <w:r w:rsidRPr="00605150">
        <w:rPr>
          <w:rFonts w:hint="eastAsia"/>
          <w:rtl/>
        </w:rPr>
        <w:t>ר</w:t>
      </w:r>
      <w:r w:rsidRPr="00605150">
        <w:rPr>
          <w:rtl/>
        </w:rPr>
        <w:t>"ז ב"ט</w:t>
      </w:r>
      <w:r w:rsidR="00E31AD5">
        <w:rPr>
          <w:rtl/>
        </w:rPr>
        <w:t>:</w:t>
      </w:r>
    </w:p>
    <w:p w14:paraId="334F75BC" w14:textId="77777777" w:rsidR="004E0BA3" w:rsidRDefault="00873C59" w:rsidP="00605150">
      <w:pPr>
        <w:rPr>
          <w:rFonts w:ascii="Fb Fontext" w:hAnsi="Fb Fontext"/>
          <w:rtl/>
        </w:rPr>
      </w:pPr>
      <w:r w:rsidRPr="007975FE">
        <w:rPr>
          <w:rStyle w:val="affc"/>
          <w:rFonts w:hint="eastAsia"/>
          <w:rtl/>
        </w:rPr>
        <w:t>למד</w:t>
      </w:r>
      <w:r w:rsidRPr="007975FE">
        <w:rPr>
          <w:rStyle w:val="affc"/>
          <w:rtl/>
        </w:rPr>
        <w:t xml:space="preserve"> </w:t>
      </w:r>
      <w:r w:rsidRPr="007975FE">
        <w:rPr>
          <w:rStyle w:val="affc"/>
          <w:rFonts w:hint="eastAsia"/>
          <w:rtl/>
        </w:rPr>
        <w:t>לפני</w:t>
      </w:r>
      <w:r w:rsidRPr="007975FE">
        <w:rPr>
          <w:rStyle w:val="affc"/>
          <w:rtl/>
        </w:rPr>
        <w:t xml:space="preserve"> </w:t>
      </w:r>
      <w:r w:rsidRPr="007975FE">
        <w:rPr>
          <w:rStyle w:val="affc"/>
          <w:rFonts w:hint="eastAsia"/>
          <w:rtl/>
        </w:rPr>
        <w:t>ר</w:t>
      </w:r>
      <w:r w:rsidRPr="007975FE">
        <w:rPr>
          <w:rStyle w:val="affc"/>
          <w:rtl/>
        </w:rPr>
        <w:t>"י פסוק: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'</w:t>
      </w:r>
      <w:r w:rsidRPr="007975FE">
        <w:rPr>
          <w:rStyle w:val="af4"/>
          <w:rtl/>
        </w:rPr>
        <w:t xml:space="preserve">ואלה דברי דוד </w:t>
      </w:r>
      <w:r w:rsidRPr="007975FE">
        <w:rPr>
          <w:rStyle w:val="af4"/>
          <w:b/>
          <w:bCs/>
          <w:rtl/>
        </w:rPr>
        <w:t>האחר</w:t>
      </w:r>
      <w:r w:rsidRPr="007975FE">
        <w:rPr>
          <w:rStyle w:val="af4"/>
          <w:rFonts w:hint="eastAsia"/>
          <w:b/>
          <w:bCs/>
          <w:rtl/>
        </w:rPr>
        <w:t>ו</w:t>
      </w:r>
      <w:r w:rsidRPr="007975FE">
        <w:rPr>
          <w:rStyle w:val="af4"/>
          <w:b/>
          <w:bCs/>
          <w:rtl/>
        </w:rPr>
        <w:t>נים</w:t>
      </w:r>
      <w:r w:rsidRPr="007117F5">
        <w:rPr>
          <w:rFonts w:ascii="Fb Fontext" w:hAnsi="Fb Fontext" w:cs="PFT_Frank"/>
          <w:b/>
          <w:bCs/>
          <w:szCs w:val="14"/>
          <w:rtl/>
        </w:rPr>
        <w:t>'</w:t>
      </w:r>
    </w:p>
    <w:p w14:paraId="77198265" w14:textId="09B3018F" w:rsidR="00E31AD5" w:rsidRDefault="00873C59" w:rsidP="00CF688F">
      <w:pPr>
        <w:pStyle w:val="36"/>
        <w:framePr w:wrap="notBeside"/>
        <w:rPr>
          <w:rtl/>
        </w:rPr>
      </w:pPr>
      <w:r w:rsidRPr="00CF688F">
        <w:rPr>
          <w:rFonts w:hint="eastAsia"/>
          <w:rtl/>
        </w:rPr>
        <w:t>ושאלו</w:t>
      </w:r>
      <w:r w:rsidR="00E31AD5">
        <w:rPr>
          <w:rFonts w:hint="cs"/>
          <w:rtl/>
        </w:rPr>
        <w:t>:</w:t>
      </w:r>
    </w:p>
    <w:p w14:paraId="118D612A" w14:textId="10E688C4" w:rsidR="00873C59" w:rsidRPr="007975FE" w:rsidRDefault="00873C59" w:rsidP="00CF688F">
      <w:pPr>
        <w:rPr>
          <w:rStyle w:val="affc"/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ראשונים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מה הם </w:t>
      </w:r>
      <w:r w:rsidRPr="007975FE">
        <w:rPr>
          <w:rStyle w:val="affe"/>
          <w:rFonts w:hint="eastAsia"/>
          <w:rtl/>
        </w:rPr>
        <w:t>שאמר</w:t>
      </w:r>
      <w:r w:rsidRPr="007975FE">
        <w:rPr>
          <w:rStyle w:val="affe"/>
          <w:rtl/>
        </w:rPr>
        <w:t xml:space="preserve"> </w:t>
      </w:r>
      <w:r w:rsidRPr="007975FE">
        <w:rPr>
          <w:rStyle w:val="affe"/>
          <w:rFonts w:hint="eastAsia"/>
          <w:rtl/>
        </w:rPr>
        <w:t>בנבואה</w:t>
      </w:r>
      <w:r w:rsidRPr="006F178A">
        <w:rPr>
          <w:rFonts w:ascii="Fb Fontext" w:hAnsi="Fb Fontext"/>
          <w:rtl/>
        </w:rPr>
        <w:t xml:space="preserve">? </w:t>
      </w:r>
      <w:r w:rsidRPr="007975FE">
        <w:rPr>
          <w:rStyle w:val="affc"/>
          <w:rFonts w:hint="eastAsia"/>
          <w:rtl/>
        </w:rPr>
        <w:t>שתק</w:t>
      </w:r>
      <w:r w:rsidRPr="007975FE">
        <w:rPr>
          <w:rStyle w:val="affc"/>
          <w:rtl/>
        </w:rPr>
        <w:t xml:space="preserve"> </w:t>
      </w:r>
      <w:r w:rsidRPr="007975FE">
        <w:rPr>
          <w:rStyle w:val="affc"/>
          <w:rFonts w:hint="eastAsia"/>
          <w:rtl/>
        </w:rPr>
        <w:t>ר</w:t>
      </w:r>
      <w:r w:rsidRPr="007975FE">
        <w:rPr>
          <w:rStyle w:val="affc"/>
          <w:rtl/>
        </w:rPr>
        <w:t>"</w:t>
      </w:r>
      <w:r w:rsidRPr="007975FE">
        <w:rPr>
          <w:rStyle w:val="affc"/>
          <w:rFonts w:hint="eastAsia"/>
          <w:rtl/>
        </w:rPr>
        <w:t>י</w:t>
      </w:r>
      <w:r w:rsidRPr="007975FE">
        <w:rPr>
          <w:rStyle w:val="affc"/>
          <w:rtl/>
        </w:rPr>
        <w:t xml:space="preserve">, </w:t>
      </w:r>
      <w:r w:rsidRPr="007975FE">
        <w:rPr>
          <w:rStyle w:val="affc"/>
          <w:rFonts w:hint="eastAsia"/>
          <w:rtl/>
        </w:rPr>
        <w:t>ושוב</w:t>
      </w:r>
      <w:r w:rsidRPr="007975FE">
        <w:rPr>
          <w:rStyle w:val="affc"/>
          <w:rtl/>
        </w:rPr>
        <w:t xml:space="preserve"> </w:t>
      </w:r>
      <w:r w:rsidRPr="007975FE">
        <w:rPr>
          <w:rStyle w:val="affc"/>
          <w:rFonts w:hint="eastAsia"/>
          <w:rtl/>
        </w:rPr>
        <w:t>שאלו</w:t>
      </w:r>
      <w:r w:rsidRPr="007975FE">
        <w:rPr>
          <w:rStyle w:val="affc"/>
          <w:rtl/>
        </w:rPr>
        <w:t>,</w:t>
      </w:r>
    </w:p>
    <w:p w14:paraId="323A89A7" w14:textId="538B0522" w:rsidR="00E31AD5" w:rsidRDefault="00873C59" w:rsidP="00CF688F">
      <w:pPr>
        <w:pStyle w:val="36"/>
        <w:framePr w:wrap="notBeside"/>
        <w:rPr>
          <w:rtl/>
        </w:rPr>
      </w:pPr>
      <w:r w:rsidRPr="00CF688F">
        <w:rPr>
          <w:rFonts w:hint="eastAsia"/>
          <w:rtl/>
        </w:rPr>
        <w:t>א</w:t>
      </w:r>
      <w:r w:rsidRPr="00CF688F">
        <w:rPr>
          <w:rtl/>
        </w:rPr>
        <w:t>"</w:t>
      </w:r>
      <w:r w:rsidRPr="00CF688F">
        <w:rPr>
          <w:rFonts w:hint="eastAsia"/>
          <w:rtl/>
        </w:rPr>
        <w:t>ל</w:t>
      </w:r>
      <w:r w:rsidRPr="00CF688F">
        <w:rPr>
          <w:rFonts w:hint="cs"/>
          <w:rtl/>
        </w:rPr>
        <w:t xml:space="preserve"> ר"י</w:t>
      </w:r>
      <w:r w:rsidR="00E31AD5">
        <w:rPr>
          <w:rtl/>
        </w:rPr>
        <w:t>:</w:t>
      </w:r>
    </w:p>
    <w:p w14:paraId="4C004E23" w14:textId="77777777" w:rsidR="004E0BA3" w:rsidRDefault="00873C59" w:rsidP="00CF688F">
      <w:pPr>
        <w:rPr>
          <w:rFonts w:ascii="Fb Fontext" w:hAnsi="Fb Fontext"/>
          <w:rtl/>
        </w:rPr>
      </w:pPr>
      <w:r w:rsidRPr="006F178A">
        <w:rPr>
          <w:rFonts w:ascii="Fb Fontext" w:hAnsi="Fb Fontext" w:hint="cs"/>
          <w:rtl/>
        </w:rPr>
        <w:t xml:space="preserve">מי שלא יודע </w:t>
      </w:r>
      <w:r>
        <w:rPr>
          <w:rFonts w:ascii="Fb Fontext" w:hAnsi="Fb Fontext" w:hint="cs"/>
          <w:rtl/>
        </w:rPr>
        <w:t>אינו</w:t>
      </w:r>
      <w:r w:rsidRPr="006F178A">
        <w:rPr>
          <w:rFonts w:ascii="Fb Fontext" w:hAnsi="Fb Fontext" w:hint="cs"/>
          <w:rtl/>
        </w:rPr>
        <w:t xml:space="preserve"> </w:t>
      </w:r>
      <w:r w:rsidR="00627D1E">
        <w:rPr>
          <w:rFonts w:ascii="Fb Fontext" w:hAnsi="Fb Fontext" w:hint="cs"/>
          <w:rtl/>
        </w:rPr>
        <w:t>אדם גדול</w:t>
      </w:r>
      <w:r>
        <w:rPr>
          <w:rFonts w:ascii="Fb Fontext" w:hAnsi="Fb Fontext" w:hint="cs"/>
          <w:rtl/>
        </w:rPr>
        <w:t>?</w:t>
      </w:r>
      <w:r w:rsidRPr="006F178A">
        <w:rPr>
          <w:rFonts w:ascii="Fb Fontext" w:hAnsi="Fb Fontext" w:hint="cs"/>
          <w:rtl/>
        </w:rPr>
        <w:t xml:space="preserve"> ונהג</w:t>
      </w:r>
      <w:r>
        <w:rPr>
          <w:rFonts w:ascii="Fb Fontext" w:hAnsi="Fb Fontext" w:hint="cs"/>
          <w:rtl/>
        </w:rPr>
        <w:t xml:space="preserve"> </w:t>
      </w:r>
      <w:r w:rsidRPr="007975FE">
        <w:rPr>
          <w:rStyle w:val="affc"/>
          <w:rFonts w:hint="eastAsia"/>
          <w:rtl/>
        </w:rPr>
        <w:t>ר</w:t>
      </w:r>
      <w:r w:rsidRPr="007975FE">
        <w:rPr>
          <w:rStyle w:val="affc"/>
          <w:rtl/>
        </w:rPr>
        <w:t>"ז</w:t>
      </w:r>
      <w:r w:rsidRPr="006F178A">
        <w:rPr>
          <w:rFonts w:ascii="Fb Fontext" w:hAnsi="Fb Fontext" w:hint="cs"/>
          <w:rtl/>
        </w:rPr>
        <w:t xml:space="preserve"> </w:t>
      </w:r>
      <w:r w:rsidRPr="007117F5">
        <w:rPr>
          <w:rFonts w:ascii="Fb Fontext" w:hAnsi="Fb Fontext" w:cs="PFT_Frank" w:hint="eastAsia"/>
          <w:b/>
          <w:bCs/>
          <w:szCs w:val="14"/>
          <w:rtl/>
        </w:rPr>
        <w:t>יום</w:t>
      </w:r>
      <w:r w:rsidRPr="007117F5">
        <w:rPr>
          <w:rFonts w:ascii="Fb Fontext" w:hAnsi="Fb Fontext" w:cs="PFT_Frank"/>
          <w:b/>
          <w:bCs/>
          <w:szCs w:val="14"/>
          <w:rtl/>
        </w:rPr>
        <w:t xml:space="preserve"> </w:t>
      </w:r>
      <w:r w:rsidRPr="007117F5">
        <w:rPr>
          <w:rFonts w:ascii="Fb Fontext" w:hAnsi="Fb Fontext" w:cs="PFT_Frank" w:hint="eastAsia"/>
          <w:b/>
          <w:bCs/>
          <w:szCs w:val="14"/>
          <w:rtl/>
        </w:rPr>
        <w:t>אחד</w:t>
      </w:r>
      <w:r>
        <w:rPr>
          <w:rFonts w:ascii="Fb Fontext" w:hAnsi="Fb Fontext" w:hint="cs"/>
          <w:rtl/>
        </w:rPr>
        <w:t>.</w:t>
      </w:r>
    </w:p>
    <w:p w14:paraId="28F31995" w14:textId="0A647C46" w:rsidR="00E31AD5" w:rsidRDefault="00873C59" w:rsidP="00CF688F">
      <w:pPr>
        <w:pStyle w:val="36"/>
        <w:framePr w:wrap="notBeside"/>
        <w:rPr>
          <w:rtl/>
        </w:rPr>
      </w:pPr>
      <w:r w:rsidRPr="00CF688F">
        <w:rPr>
          <w:rFonts w:hint="eastAsia"/>
          <w:rtl/>
        </w:rPr>
        <w:t>ופירוש</w:t>
      </w:r>
      <w:r w:rsidRPr="00CF688F">
        <w:rPr>
          <w:rtl/>
        </w:rPr>
        <w:t xml:space="preserve"> </w:t>
      </w:r>
      <w:r w:rsidRPr="00CF688F">
        <w:rPr>
          <w:rFonts w:hint="eastAsia"/>
          <w:rtl/>
        </w:rPr>
        <w:t>ראשונים</w:t>
      </w:r>
      <w:r w:rsidR="00E31AD5">
        <w:rPr>
          <w:rtl/>
        </w:rPr>
        <w:t>:</w:t>
      </w:r>
    </w:p>
    <w:p w14:paraId="4A1C7012" w14:textId="6DC490C7" w:rsidR="00873C59" w:rsidRDefault="00873C59" w:rsidP="00164685">
      <w:pPr>
        <w:rPr>
          <w:rtl/>
        </w:rPr>
      </w:pPr>
      <w:r w:rsidRPr="007975FE">
        <w:rPr>
          <w:rStyle w:val="af4"/>
          <w:rFonts w:hint="eastAsia"/>
          <w:rtl/>
        </w:rPr>
        <w:t>ו</w:t>
      </w:r>
      <w:r w:rsidRPr="007975FE">
        <w:rPr>
          <w:rStyle w:val="af4"/>
          <w:rtl/>
        </w:rPr>
        <w:t>ידבר דוד.. דברי השירה.. ביום הציל ה'.. מכף שאול</w:t>
      </w:r>
      <w:r>
        <w:rPr>
          <w:rStyle w:val="af4"/>
          <w:rFonts w:hint="cs"/>
          <w:rtl/>
        </w:rPr>
        <w:t>'</w:t>
      </w:r>
      <w:r>
        <w:rPr>
          <w:rFonts w:hint="cs"/>
          <w:rtl/>
        </w:rPr>
        <w:t xml:space="preserve"> </w:t>
      </w:r>
      <w:r w:rsidRPr="007975FE">
        <w:rPr>
          <w:rStyle w:val="affe"/>
          <w:rFonts w:hint="eastAsia"/>
          <w:rtl/>
        </w:rPr>
        <w:t>ואינם</w:t>
      </w:r>
      <w:r w:rsidRPr="007975FE">
        <w:rPr>
          <w:rStyle w:val="affe"/>
          <w:rtl/>
        </w:rPr>
        <w:t xml:space="preserve"> </w:t>
      </w:r>
      <w:r w:rsidRPr="007975FE">
        <w:rPr>
          <w:rStyle w:val="affe"/>
          <w:rFonts w:hint="eastAsia"/>
          <w:rtl/>
        </w:rPr>
        <w:t>עיקר</w:t>
      </w:r>
      <w:r>
        <w:rPr>
          <w:rStyle w:val="affe"/>
          <w:rFonts w:hint="cs"/>
          <w:rtl/>
        </w:rPr>
        <w:t xml:space="preserve"> כאחרונים</w:t>
      </w:r>
      <w:r w:rsidR="003E4A79">
        <w:rPr>
          <w:rStyle w:val="affe"/>
          <w:rFonts w:hint="cs"/>
          <w:rtl/>
        </w:rPr>
        <w:t>,</w:t>
      </w:r>
      <w:r>
        <w:rPr>
          <w:rStyle w:val="affe"/>
          <w:rFonts w:hint="cs"/>
          <w:rtl/>
        </w:rPr>
        <w:t xml:space="preserve"> </w:t>
      </w:r>
      <w:r w:rsidRPr="007975FE">
        <w:rPr>
          <w:rStyle w:val="affc"/>
          <w:rFonts w:hint="eastAsia"/>
          <w:rtl/>
        </w:rPr>
        <w:t>ש</w:t>
      </w:r>
      <w:r w:rsidRPr="007975FE">
        <w:rPr>
          <w:rStyle w:val="affc"/>
          <w:rtl/>
        </w:rPr>
        <w:t>א"ל הקב"ה</w:t>
      </w:r>
      <w:r w:rsidRPr="006F178A">
        <w:rPr>
          <w:rtl/>
        </w:rPr>
        <w:t>: שירה אתה אומר על מפלת</w:t>
      </w:r>
      <w:r>
        <w:rPr>
          <w:rFonts w:hint="cs"/>
          <w:rtl/>
        </w:rPr>
        <w:t xml:space="preserve"> </w:t>
      </w:r>
      <w:r w:rsidRPr="006F178A">
        <w:rPr>
          <w:rtl/>
        </w:rPr>
        <w:t xml:space="preserve">שאול? </w:t>
      </w:r>
      <w:r>
        <w:rPr>
          <w:rFonts w:hint="cs"/>
          <w:rtl/>
        </w:rPr>
        <w:t>אם</w:t>
      </w:r>
      <w:r w:rsidRPr="006F178A">
        <w:rPr>
          <w:rtl/>
        </w:rPr>
        <w:t xml:space="preserve"> </w:t>
      </w:r>
      <w:r>
        <w:rPr>
          <w:rFonts w:hint="cs"/>
          <w:rtl/>
        </w:rPr>
        <w:t>היית</w:t>
      </w:r>
      <w:r w:rsidRPr="006F178A">
        <w:rPr>
          <w:rtl/>
        </w:rPr>
        <w:t xml:space="preserve"> </w:t>
      </w:r>
      <w:r w:rsidRPr="007975FE">
        <w:rPr>
          <w:rStyle w:val="affe"/>
          <w:rFonts w:hint="eastAsia"/>
          <w:rtl/>
        </w:rPr>
        <w:t>במזלו</w:t>
      </w:r>
      <w:r w:rsidRPr="006F178A">
        <w:rPr>
          <w:rtl/>
        </w:rPr>
        <w:t xml:space="preserve"> והוא </w:t>
      </w:r>
      <w:r w:rsidRPr="007975FE">
        <w:rPr>
          <w:rStyle w:val="affe"/>
          <w:rFonts w:hint="eastAsia"/>
          <w:rtl/>
        </w:rPr>
        <w:t>במזלך</w:t>
      </w:r>
      <w:r w:rsidRPr="006F178A">
        <w:rPr>
          <w:rtl/>
        </w:rPr>
        <w:t xml:space="preserve"> </w:t>
      </w:r>
      <w:r>
        <w:rPr>
          <w:rFonts w:hint="cs"/>
          <w:rtl/>
        </w:rPr>
        <w:t xml:space="preserve">הייתי מאבד </w:t>
      </w:r>
      <w:r w:rsidRPr="007975FE">
        <w:rPr>
          <w:rStyle w:val="affc"/>
          <w:rFonts w:hint="eastAsia"/>
          <w:rtl/>
        </w:rPr>
        <w:t>דוד</w:t>
      </w:r>
      <w:r>
        <w:rPr>
          <w:rFonts w:hint="cs"/>
          <w:rtl/>
        </w:rPr>
        <w:t xml:space="preserve"> </w:t>
      </w:r>
      <w:r w:rsidRPr="006F178A">
        <w:rPr>
          <w:rtl/>
        </w:rPr>
        <w:t>מפניו</w:t>
      </w:r>
    </w:p>
    <w:p w14:paraId="40045242" w14:textId="77777777" w:rsidR="00873C59" w:rsidRPr="006F178A" w:rsidRDefault="00873C59" w:rsidP="00164685">
      <w:pPr>
        <w:rPr>
          <w:rtl/>
        </w:rPr>
      </w:pPr>
      <w:r w:rsidRPr="007975FE">
        <w:rPr>
          <w:rStyle w:val="affc"/>
          <w:rFonts w:hint="eastAsia"/>
          <w:rtl/>
        </w:rPr>
        <w:t>ולכן</w:t>
      </w:r>
      <w:r w:rsidRPr="007975FE">
        <w:rPr>
          <w:rStyle w:val="affc"/>
          <w:rtl/>
        </w:rPr>
        <w:t xml:space="preserve"> </w:t>
      </w:r>
      <w:r w:rsidRPr="007975FE">
        <w:rPr>
          <w:rStyle w:val="affc"/>
          <w:rFonts w:hint="eastAsia"/>
          <w:rtl/>
        </w:rPr>
        <w:t>אמר</w:t>
      </w:r>
      <w:r>
        <w:rPr>
          <w:rFonts w:hint="cs"/>
          <w:rtl/>
        </w:rPr>
        <w:t>:</w:t>
      </w:r>
      <w:r w:rsidRPr="006F178A">
        <w:rPr>
          <w:rtl/>
        </w:rPr>
        <w:t xml:space="preserve"> </w:t>
      </w:r>
      <w:r w:rsidRPr="007975FE">
        <w:rPr>
          <w:rStyle w:val="af4"/>
          <w:b/>
          <w:bCs/>
          <w:rtl/>
        </w:rPr>
        <w:t>'שגיון</w:t>
      </w:r>
      <w:r w:rsidRPr="007975FE">
        <w:rPr>
          <w:rStyle w:val="af4"/>
          <w:rtl/>
        </w:rPr>
        <w:t xml:space="preserve"> לדוד אשר שר</w:t>
      </w:r>
      <w:r>
        <w:rPr>
          <w:rStyle w:val="af4"/>
          <w:rFonts w:hint="cs"/>
          <w:rtl/>
        </w:rPr>
        <w:t>..</w:t>
      </w:r>
      <w:r w:rsidRPr="007975FE">
        <w:rPr>
          <w:rStyle w:val="af4"/>
          <w:rtl/>
        </w:rPr>
        <w:t xml:space="preserve"> על.. </w:t>
      </w:r>
      <w:r w:rsidRPr="007975FE">
        <w:rPr>
          <w:rStyle w:val="af4"/>
          <w:b/>
          <w:bCs/>
          <w:rtl/>
        </w:rPr>
        <w:t>כוש בן ימיני'</w:t>
      </w:r>
      <w:r>
        <w:rPr>
          <w:rFonts w:hint="cs"/>
          <w:rtl/>
        </w:rPr>
        <w:t xml:space="preserve"> </w:t>
      </w:r>
      <w:r w:rsidRPr="007975FE">
        <w:rPr>
          <w:rStyle w:val="affe"/>
          <w:rFonts w:hint="eastAsia"/>
          <w:rtl/>
        </w:rPr>
        <w:t>שאול</w:t>
      </w:r>
      <w:r>
        <w:rPr>
          <w:rFonts w:hint="cs"/>
          <w:rtl/>
        </w:rPr>
        <w:t xml:space="preserve"> -</w:t>
      </w:r>
    </w:p>
    <w:p w14:paraId="4450748C" w14:textId="547B1600" w:rsidR="00E31AD5" w:rsidRDefault="00873C59" w:rsidP="00661348">
      <w:pPr>
        <w:pStyle w:val="36"/>
        <w:framePr w:wrap="notBeside"/>
        <w:rPr>
          <w:rtl/>
        </w:rPr>
      </w:pPr>
      <w:r w:rsidRPr="00661348">
        <w:rPr>
          <w:rFonts w:hint="eastAsia"/>
          <w:rtl/>
        </w:rPr>
        <w:t>א</w:t>
      </w:r>
      <w:r w:rsidR="00E31AD5">
        <w:rPr>
          <w:rFonts w:hint="cs"/>
          <w:rtl/>
        </w:rPr>
        <w:t>.</w:t>
      </w:r>
    </w:p>
    <w:p w14:paraId="00D48127" w14:textId="7013D7F3" w:rsidR="00873C59" w:rsidRPr="006F178A" w:rsidRDefault="00873C59" w:rsidP="00164685">
      <w:pPr>
        <w:rPr>
          <w:rtl/>
        </w:rPr>
      </w:pPr>
      <w:r>
        <w:rPr>
          <w:rFonts w:hint="cs"/>
          <w:rtl/>
        </w:rPr>
        <w:t>ש</w:t>
      </w:r>
      <w:r w:rsidRPr="006F178A">
        <w:rPr>
          <w:rFonts w:hint="cs"/>
          <w:rtl/>
        </w:rPr>
        <w:t xml:space="preserve">היה משונה במעשיו </w:t>
      </w:r>
      <w:r w:rsidRPr="007975FE">
        <w:rPr>
          <w:rStyle w:val="affe"/>
          <w:rFonts w:hint="eastAsia"/>
          <w:rtl/>
        </w:rPr>
        <w:t>צדיק</w:t>
      </w:r>
      <w:r w:rsidRPr="007975FE">
        <w:rPr>
          <w:rStyle w:val="affe"/>
          <w:rtl/>
        </w:rPr>
        <w:t xml:space="preserve"> </w:t>
      </w:r>
      <w:r w:rsidRPr="007975FE">
        <w:rPr>
          <w:rStyle w:val="affe"/>
          <w:rFonts w:hint="eastAsia"/>
          <w:rtl/>
        </w:rPr>
        <w:t>גמור</w:t>
      </w:r>
      <w:r>
        <w:rPr>
          <w:rFonts w:hint="cs"/>
          <w:rtl/>
        </w:rPr>
        <w:t xml:space="preserve">, </w:t>
      </w:r>
      <w:r w:rsidRPr="006F178A">
        <w:rPr>
          <w:rFonts w:hint="cs"/>
          <w:rtl/>
        </w:rPr>
        <w:t xml:space="preserve">ככושי </w:t>
      </w:r>
      <w:r>
        <w:rPr>
          <w:rFonts w:hint="cs"/>
          <w:rtl/>
        </w:rPr>
        <w:t xml:space="preserve">המשונה </w:t>
      </w:r>
      <w:r w:rsidRPr="006F178A">
        <w:rPr>
          <w:rFonts w:hint="cs"/>
          <w:rtl/>
        </w:rPr>
        <w:t>בעורו</w:t>
      </w:r>
      <w:r>
        <w:rPr>
          <w:rFonts w:hint="cs"/>
          <w:rtl/>
        </w:rPr>
        <w:t>,</w:t>
      </w:r>
    </w:p>
    <w:p w14:paraId="69F3F3EC" w14:textId="769991A2" w:rsidR="00E31AD5" w:rsidRDefault="00873C59" w:rsidP="00661348">
      <w:pPr>
        <w:pStyle w:val="36"/>
        <w:framePr w:wrap="notBeside"/>
        <w:rPr>
          <w:rtl/>
        </w:rPr>
      </w:pPr>
      <w:r w:rsidRPr="00661348">
        <w:rPr>
          <w:rFonts w:hint="eastAsia"/>
          <w:rtl/>
        </w:rPr>
        <w:t>ב</w:t>
      </w:r>
      <w:r w:rsidR="00E31AD5">
        <w:rPr>
          <w:rFonts w:hint="cs"/>
          <w:rtl/>
        </w:rPr>
        <w:t>.</w:t>
      </w:r>
    </w:p>
    <w:p w14:paraId="736B5A1B" w14:textId="61508B11" w:rsidR="00873C59" w:rsidRPr="006F178A" w:rsidRDefault="00873C59" w:rsidP="00164685">
      <w:pPr>
        <w:rPr>
          <w:rtl/>
        </w:rPr>
      </w:pPr>
      <w:r w:rsidRPr="007975FE">
        <w:rPr>
          <w:rStyle w:val="af4"/>
          <w:rtl/>
        </w:rPr>
        <w:t xml:space="preserve">על אדות האשה </w:t>
      </w:r>
      <w:r w:rsidRPr="007975FE">
        <w:rPr>
          <w:rStyle w:val="af4"/>
          <w:b/>
          <w:bCs/>
          <w:rtl/>
        </w:rPr>
        <w:t>הכשית</w:t>
      </w:r>
      <w:r>
        <w:rPr>
          <w:rFonts w:hint="cs"/>
          <w:rtl/>
        </w:rPr>
        <w:t xml:space="preserve">- </w:t>
      </w:r>
      <w:r w:rsidRPr="006F178A">
        <w:rPr>
          <w:rFonts w:hint="cs"/>
          <w:rtl/>
        </w:rPr>
        <w:t>ציפורה משונה במעשיה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ככושית</w:t>
      </w:r>
      <w:r>
        <w:rPr>
          <w:rFonts w:hint="cs"/>
          <w:rtl/>
        </w:rPr>
        <w:t>,</w:t>
      </w:r>
    </w:p>
    <w:p w14:paraId="6B1E4D64" w14:textId="2E47C8E3" w:rsidR="00E31AD5" w:rsidRDefault="00873C59" w:rsidP="002B0406">
      <w:pPr>
        <w:pStyle w:val="36"/>
        <w:framePr w:wrap="notBeside"/>
        <w:rPr>
          <w:rtl/>
        </w:rPr>
      </w:pPr>
      <w:r w:rsidRPr="002B0406">
        <w:rPr>
          <w:rFonts w:hint="eastAsia"/>
          <w:rtl/>
        </w:rPr>
        <w:t>ג</w:t>
      </w:r>
      <w:r w:rsidR="00E31AD5">
        <w:rPr>
          <w:rFonts w:hint="cs"/>
          <w:rtl/>
        </w:rPr>
        <w:t>.</w:t>
      </w:r>
    </w:p>
    <w:p w14:paraId="3B56C9E2" w14:textId="77777777" w:rsidR="004E0BA3" w:rsidRDefault="00873C59" w:rsidP="00164685">
      <w:pPr>
        <w:rPr>
          <w:rtl/>
        </w:rPr>
      </w:pPr>
      <w:r w:rsidRPr="007975FE">
        <w:rPr>
          <w:rStyle w:val="af4"/>
          <w:rtl/>
        </w:rPr>
        <w:t xml:space="preserve">וישמע עבד </w:t>
      </w:r>
      <w:r w:rsidRPr="007975FE">
        <w:rPr>
          <w:rStyle w:val="affe"/>
          <w:rFonts w:hint="eastAsia"/>
          <w:rtl/>
        </w:rPr>
        <w:t>של</w:t>
      </w:r>
      <w:r w:rsidRPr="007975FE">
        <w:rPr>
          <w:rStyle w:val="af4"/>
          <w:rtl/>
        </w:rPr>
        <w:t xml:space="preserve"> מלך </w:t>
      </w:r>
      <w:r w:rsidRPr="007975FE">
        <w:rPr>
          <w:rStyle w:val="af4"/>
          <w:b/>
          <w:bCs/>
          <w:rtl/>
        </w:rPr>
        <w:t>הכושי</w:t>
      </w:r>
      <w:r>
        <w:rPr>
          <w:rFonts w:hint="cs"/>
          <w:rtl/>
        </w:rPr>
        <w:t xml:space="preserve">- </w:t>
      </w:r>
      <w:r w:rsidRPr="006F178A">
        <w:rPr>
          <w:rFonts w:hint="cs"/>
          <w:rtl/>
        </w:rPr>
        <w:t>צדקיה משונה במעשיו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ככושי</w:t>
      </w:r>
      <w:r>
        <w:rPr>
          <w:rFonts w:hint="cs"/>
          <w:rtl/>
        </w:rPr>
        <w:t>.</w:t>
      </w:r>
    </w:p>
    <w:p w14:paraId="5922D801" w14:textId="42C28435" w:rsidR="00E31AD5" w:rsidRDefault="00873C59" w:rsidP="002B0406">
      <w:pPr>
        <w:pStyle w:val="36"/>
        <w:framePr w:wrap="notBeside"/>
        <w:rPr>
          <w:rtl/>
        </w:rPr>
      </w:pPr>
      <w:r w:rsidRPr="002B0406">
        <w:rPr>
          <w:rFonts w:hint="eastAsia"/>
          <w:rtl/>
        </w:rPr>
        <w:t>ד</w:t>
      </w:r>
      <w:r w:rsidR="00E31AD5">
        <w:rPr>
          <w:rFonts w:hint="cs"/>
          <w:rtl/>
        </w:rPr>
        <w:t>.</w:t>
      </w:r>
    </w:p>
    <w:p w14:paraId="0A88DEFA" w14:textId="77777777" w:rsidR="004E0BA3" w:rsidRDefault="00873C59" w:rsidP="00164685">
      <w:pPr>
        <w:rPr>
          <w:rtl/>
        </w:rPr>
      </w:pPr>
      <w:r w:rsidRPr="007975FE">
        <w:rPr>
          <w:rStyle w:val="af4"/>
          <w:rtl/>
        </w:rPr>
        <w:t xml:space="preserve">הלוא כבני </w:t>
      </w:r>
      <w:r w:rsidRPr="007975FE">
        <w:rPr>
          <w:rStyle w:val="af4"/>
          <w:b/>
          <w:bCs/>
          <w:rtl/>
        </w:rPr>
        <w:t>כ</w:t>
      </w:r>
      <w:r>
        <w:rPr>
          <w:rStyle w:val="af4"/>
          <w:rFonts w:hint="cs"/>
          <w:b/>
          <w:bCs/>
          <w:rtl/>
        </w:rPr>
        <w:t>ו</w:t>
      </w:r>
      <w:r w:rsidRPr="007975FE">
        <w:rPr>
          <w:rStyle w:val="af4"/>
          <w:b/>
          <w:bCs/>
          <w:rtl/>
        </w:rPr>
        <w:t>שיים</w:t>
      </w:r>
      <w:r w:rsidRPr="007975FE">
        <w:rPr>
          <w:rStyle w:val="af4"/>
          <w:rtl/>
        </w:rPr>
        <w:t xml:space="preserve">.. </w:t>
      </w:r>
      <w:r w:rsidRPr="007975FE">
        <w:rPr>
          <w:rStyle w:val="af4"/>
          <w:rFonts w:hint="eastAsia"/>
          <w:rtl/>
        </w:rPr>
        <w:t>בני</w:t>
      </w:r>
      <w:r w:rsidRPr="007975FE">
        <w:rPr>
          <w:rStyle w:val="af4"/>
          <w:rtl/>
        </w:rPr>
        <w:t xml:space="preserve"> ישראל</w:t>
      </w:r>
      <w:r>
        <w:rPr>
          <w:rFonts w:hint="cs"/>
          <w:rtl/>
        </w:rPr>
        <w:t xml:space="preserve"> </w:t>
      </w:r>
      <w:r w:rsidRPr="006F178A">
        <w:rPr>
          <w:rFonts w:hint="cs"/>
          <w:rtl/>
        </w:rPr>
        <w:t>-</w:t>
      </w:r>
      <w:r>
        <w:rPr>
          <w:rFonts w:hint="cs"/>
          <w:rtl/>
        </w:rPr>
        <w:t xml:space="preserve"> </w:t>
      </w:r>
      <w:r w:rsidRPr="006F178A">
        <w:rPr>
          <w:rtl/>
        </w:rPr>
        <w:t>משונין במעשיהן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ככושי</w:t>
      </w:r>
      <w:r>
        <w:rPr>
          <w:rFonts w:hint="cs"/>
          <w:rtl/>
        </w:rPr>
        <w:t>.</w:t>
      </w:r>
    </w:p>
    <w:p w14:paraId="41BA7DED" w14:textId="0B8BBAC5" w:rsidR="00873C59" w:rsidRPr="003E4A79" w:rsidRDefault="00873C59" w:rsidP="00164685">
      <w:pPr>
        <w:pStyle w:val="afffff2"/>
        <w:rPr>
          <w:rtl/>
        </w:rPr>
      </w:pPr>
      <w:r w:rsidRPr="003E4A79">
        <w:rPr>
          <w:rFonts w:hint="cs"/>
          <w:rtl/>
        </w:rPr>
        <w:t xml:space="preserve">פירוש פרשת </w:t>
      </w:r>
      <w:r w:rsidRPr="003E4A79">
        <w:rPr>
          <w:rFonts w:hint="eastAsia"/>
          <w:rtl/>
        </w:rPr>
        <w:t>דברי</w:t>
      </w:r>
      <w:r w:rsidRPr="003E4A79">
        <w:rPr>
          <w:rtl/>
        </w:rPr>
        <w:t xml:space="preserve"> </w:t>
      </w:r>
      <w:r w:rsidRPr="003E4A79">
        <w:rPr>
          <w:rFonts w:hint="eastAsia"/>
          <w:rtl/>
        </w:rPr>
        <w:t>דוד</w:t>
      </w:r>
      <w:r w:rsidRPr="003E4A79">
        <w:rPr>
          <w:rtl/>
        </w:rPr>
        <w:t xml:space="preserve"> </w:t>
      </w:r>
      <w:r w:rsidRPr="003E4A79">
        <w:rPr>
          <w:rFonts w:hint="eastAsia"/>
          <w:rtl/>
        </w:rPr>
        <w:t>האחרונים</w:t>
      </w:r>
    </w:p>
    <w:p w14:paraId="2A7DD6F9" w14:textId="77777777" w:rsidR="00873C59" w:rsidRPr="00AA5C52" w:rsidRDefault="00873C59" w:rsidP="00164685">
      <w:pPr>
        <w:rPr>
          <w:rtl/>
        </w:rPr>
      </w:pPr>
      <w:r w:rsidRPr="007975FE">
        <w:rPr>
          <w:rtl/>
        </w:rPr>
        <w:t>'</w:t>
      </w:r>
      <w:r>
        <w:rPr>
          <w:rStyle w:val="af4"/>
          <w:rFonts w:hint="cs"/>
          <w:rtl/>
        </w:rPr>
        <w:t>נאום ד</w:t>
      </w:r>
      <w:r w:rsidRPr="00AA5C52">
        <w:rPr>
          <w:rStyle w:val="af4"/>
          <w:rtl/>
        </w:rPr>
        <w:t xml:space="preserve">וד </w:t>
      </w:r>
      <w:r w:rsidRPr="00AA5C52">
        <w:rPr>
          <w:rStyle w:val="af4"/>
          <w:rFonts w:hint="cs"/>
          <w:rtl/>
        </w:rPr>
        <w:t xml:space="preserve">.. </w:t>
      </w:r>
      <w:r w:rsidRPr="00AA5C52">
        <w:rPr>
          <w:rStyle w:val="af4"/>
          <w:rtl/>
        </w:rPr>
        <w:t>ונאם הגבר ה</w:t>
      </w:r>
      <w:r w:rsidRPr="00AA5C52">
        <w:rPr>
          <w:rStyle w:val="af4"/>
          <w:rFonts w:hint="cs"/>
          <w:rtl/>
        </w:rPr>
        <w:t>ו</w:t>
      </w:r>
      <w:r w:rsidRPr="00AA5C52">
        <w:rPr>
          <w:rStyle w:val="af4"/>
          <w:rtl/>
        </w:rPr>
        <w:t>קם על'</w:t>
      </w:r>
      <w:r w:rsidRPr="00AA5C52">
        <w:rPr>
          <w:rFonts w:hint="cs"/>
          <w:rtl/>
        </w:rPr>
        <w:t xml:space="preserve"> </w:t>
      </w:r>
      <w:r w:rsidRPr="007975FE">
        <w:rPr>
          <w:rtl/>
        </w:rPr>
        <w:t>שהקים עולה של תשובה.</w:t>
      </w:r>
    </w:p>
    <w:p w14:paraId="62821E6D" w14:textId="77777777" w:rsidR="004E0BA3" w:rsidRDefault="00873C59" w:rsidP="00164685">
      <w:pPr>
        <w:rPr>
          <w:rtl/>
        </w:rPr>
      </w:pPr>
      <w:r w:rsidRPr="00AA5C52">
        <w:rPr>
          <w:rFonts w:hint="cs"/>
          <w:rtl/>
        </w:rPr>
        <w:t>'</w:t>
      </w:r>
      <w:r w:rsidRPr="007975FE">
        <w:rPr>
          <w:rStyle w:val="af4"/>
          <w:rtl/>
        </w:rPr>
        <w:t>לי דבר צור ישראל:</w:t>
      </w:r>
      <w:r w:rsidRPr="00AA5C52">
        <w:rPr>
          <w:rtl/>
        </w:rPr>
        <w:t xml:space="preserve"> </w:t>
      </w:r>
      <w:r w:rsidRPr="007975FE">
        <w:rPr>
          <w:rStyle w:val="affe"/>
          <w:rFonts w:hint="eastAsia"/>
          <w:rtl/>
        </w:rPr>
        <w:t>אני</w:t>
      </w:r>
      <w:r w:rsidRPr="00AA5C52">
        <w:rPr>
          <w:rFonts w:hint="cs"/>
          <w:rtl/>
        </w:rPr>
        <w:t xml:space="preserve"> </w:t>
      </w:r>
      <w:r w:rsidRPr="007975FE">
        <w:rPr>
          <w:rStyle w:val="af4"/>
          <w:rtl/>
        </w:rPr>
        <w:t>מושל באדם!</w:t>
      </w:r>
      <w:r w:rsidRPr="00AA5C52">
        <w:rPr>
          <w:rFonts w:hint="cs"/>
          <w:rtl/>
        </w:rPr>
        <w:t xml:space="preserve"> </w:t>
      </w:r>
      <w:r w:rsidRPr="007975FE">
        <w:rPr>
          <w:rStyle w:val="affe"/>
          <w:rFonts w:hint="eastAsia"/>
          <w:rtl/>
        </w:rPr>
        <w:t>ומי</w:t>
      </w:r>
      <w:r w:rsidRPr="007975FE">
        <w:rPr>
          <w:rStyle w:val="affe"/>
          <w:rtl/>
        </w:rPr>
        <w:t xml:space="preserve"> </w:t>
      </w:r>
      <w:r w:rsidRPr="007975FE">
        <w:rPr>
          <w:rStyle w:val="affe"/>
          <w:rFonts w:hint="eastAsia"/>
          <w:rtl/>
        </w:rPr>
        <w:t>מושל</w:t>
      </w:r>
      <w:r w:rsidRPr="007975FE">
        <w:rPr>
          <w:rStyle w:val="affe"/>
          <w:rtl/>
        </w:rPr>
        <w:t xml:space="preserve"> </w:t>
      </w:r>
      <w:r w:rsidRPr="007975FE">
        <w:rPr>
          <w:rStyle w:val="affe"/>
          <w:rFonts w:hint="eastAsia"/>
          <w:rtl/>
        </w:rPr>
        <w:t>בי</w:t>
      </w:r>
      <w:r w:rsidRPr="007975FE">
        <w:rPr>
          <w:rStyle w:val="affe"/>
          <w:rtl/>
        </w:rPr>
        <w:t>?</w:t>
      </w:r>
    </w:p>
    <w:p w14:paraId="38ACDB2F" w14:textId="3FDED445" w:rsidR="00873C59" w:rsidRPr="00AA5C52" w:rsidRDefault="00873C59" w:rsidP="00164685">
      <w:pPr>
        <w:rPr>
          <w:rtl/>
        </w:rPr>
      </w:pPr>
      <w:r w:rsidRPr="007975FE">
        <w:rPr>
          <w:rStyle w:val="af4"/>
          <w:rtl/>
        </w:rPr>
        <w:t>צדיק מושל יראת אלהים'!</w:t>
      </w:r>
      <w:r w:rsidRPr="00AA5C52">
        <w:rPr>
          <w:rtl/>
        </w:rPr>
        <w:t xml:space="preserve"> </w:t>
      </w:r>
      <w:r w:rsidRPr="00AA5C52">
        <w:rPr>
          <w:rFonts w:hint="cs"/>
          <w:rtl/>
        </w:rPr>
        <w:t xml:space="preserve">- </w:t>
      </w:r>
      <w:r w:rsidRPr="00AA5C52">
        <w:rPr>
          <w:rtl/>
        </w:rPr>
        <w:t>שאני גוזר ו</w:t>
      </w:r>
      <w:r w:rsidRPr="00AA5C52">
        <w:rPr>
          <w:rFonts w:hint="cs"/>
          <w:rtl/>
        </w:rPr>
        <w:t xml:space="preserve">הוא </w:t>
      </w:r>
      <w:r w:rsidRPr="00AA5C52">
        <w:rPr>
          <w:rtl/>
        </w:rPr>
        <w:t>מבטל.</w:t>
      </w:r>
    </w:p>
    <w:p w14:paraId="15B347D6" w14:textId="77777777" w:rsidR="004E0BA3" w:rsidRDefault="00873C59" w:rsidP="00164685">
      <w:pPr>
        <w:rPr>
          <w:rtl/>
        </w:rPr>
      </w:pPr>
      <w:r w:rsidRPr="00AA5C52">
        <w:rPr>
          <w:rFonts w:hint="cs"/>
          <w:rtl/>
        </w:rPr>
        <w:lastRenderedPageBreak/>
        <w:t>'</w:t>
      </w:r>
      <w:r w:rsidRPr="007975FE">
        <w:rPr>
          <w:rStyle w:val="af4"/>
          <w:rtl/>
        </w:rPr>
        <w:t>אלה שמות הג</w:t>
      </w:r>
      <w:r w:rsidRPr="007975FE">
        <w:rPr>
          <w:rStyle w:val="af4"/>
          <w:rFonts w:hint="eastAsia"/>
          <w:rtl/>
        </w:rPr>
        <w:t>י</w:t>
      </w:r>
      <w:r w:rsidRPr="007975FE">
        <w:rPr>
          <w:rStyle w:val="af4"/>
          <w:rtl/>
        </w:rPr>
        <w:t>ב</w:t>
      </w:r>
      <w:r w:rsidRPr="007975FE">
        <w:rPr>
          <w:rStyle w:val="af4"/>
          <w:rFonts w:hint="eastAsia"/>
          <w:rtl/>
        </w:rPr>
        <w:t>ו</w:t>
      </w:r>
      <w:r w:rsidRPr="007975FE">
        <w:rPr>
          <w:rStyle w:val="af4"/>
          <w:rtl/>
        </w:rPr>
        <w:t>רים אשר לדוד..</w:t>
      </w:r>
      <w:r w:rsidRPr="00AA5C52">
        <w:rPr>
          <w:rtl/>
        </w:rPr>
        <w:t xml:space="preserve"> גבורותיו של דוד</w:t>
      </w:r>
      <w:r>
        <w:rPr>
          <w:rFonts w:hint="cs"/>
          <w:rtl/>
        </w:rPr>
        <w:t>,</w:t>
      </w:r>
    </w:p>
    <w:p w14:paraId="7C6E7567" w14:textId="77777777" w:rsidR="004E0BA3" w:rsidRDefault="00873C59" w:rsidP="00164685">
      <w:pPr>
        <w:rPr>
          <w:rtl/>
        </w:rPr>
      </w:pPr>
      <w:r w:rsidRPr="007975FE">
        <w:rPr>
          <w:rStyle w:val="af4"/>
          <w:rtl/>
        </w:rPr>
        <w:t>יושב בשבת</w:t>
      </w:r>
      <w:r w:rsidRPr="00AA5C52">
        <w:rPr>
          <w:rtl/>
        </w:rPr>
        <w:t xml:space="preserve"> </w:t>
      </w:r>
      <w:r>
        <w:rPr>
          <w:rFonts w:hint="cs"/>
          <w:rtl/>
        </w:rPr>
        <w:t>כשמלמד</w:t>
      </w:r>
      <w:r w:rsidRPr="00AA5C52">
        <w:rPr>
          <w:rtl/>
        </w:rPr>
        <w:t xml:space="preserve"> </w:t>
      </w:r>
      <w:r>
        <w:rPr>
          <w:rFonts w:hint="cs"/>
          <w:rtl/>
        </w:rPr>
        <w:t>יושב</w:t>
      </w:r>
      <w:r w:rsidRPr="00AA5C52">
        <w:rPr>
          <w:rtl/>
        </w:rPr>
        <w:t xml:space="preserve"> ע"</w:t>
      </w:r>
      <w:r w:rsidRPr="00AA5C52">
        <w:rPr>
          <w:rFonts w:hint="cs"/>
          <w:rtl/>
        </w:rPr>
        <w:t xml:space="preserve">ג </w:t>
      </w:r>
      <w:r w:rsidRPr="00AA5C52">
        <w:rPr>
          <w:rtl/>
        </w:rPr>
        <w:t>קרקע</w:t>
      </w:r>
      <w:r w:rsidR="00DB418E">
        <w:rPr>
          <w:rFonts w:hint="cs"/>
          <w:rtl/>
        </w:rPr>
        <w:t>,</w:t>
      </w:r>
    </w:p>
    <w:p w14:paraId="35BD84B7" w14:textId="77777777" w:rsidR="004E0BA3" w:rsidRDefault="00873C59" w:rsidP="00164685">
      <w:pPr>
        <w:rPr>
          <w:spacing w:val="-4"/>
          <w:rtl/>
        </w:rPr>
      </w:pPr>
      <w:r w:rsidRPr="00C36516">
        <w:rPr>
          <w:rStyle w:val="af4"/>
          <w:rFonts w:hint="cs"/>
          <w:spacing w:val="-4"/>
          <w:rtl/>
        </w:rPr>
        <w:t>תח</w:t>
      </w:r>
      <w:r w:rsidRPr="00C36516">
        <w:rPr>
          <w:rStyle w:val="af4"/>
          <w:spacing w:val="-4"/>
          <w:rtl/>
        </w:rPr>
        <w:t>כמ</w:t>
      </w:r>
      <w:r w:rsidRPr="00C36516">
        <w:rPr>
          <w:rStyle w:val="af4"/>
          <w:rFonts w:hint="eastAsia"/>
          <w:spacing w:val="-4"/>
          <w:rtl/>
        </w:rPr>
        <w:t>ו</w:t>
      </w:r>
      <w:r w:rsidRPr="00C36516">
        <w:rPr>
          <w:rStyle w:val="af4"/>
          <w:spacing w:val="-4"/>
          <w:rtl/>
        </w:rPr>
        <w:t>ני</w:t>
      </w:r>
      <w:r w:rsidRPr="00C36516">
        <w:rPr>
          <w:spacing w:val="-4"/>
          <w:rtl/>
        </w:rPr>
        <w:t xml:space="preserve"> </w:t>
      </w:r>
      <w:r w:rsidRPr="00C36516">
        <w:rPr>
          <w:rStyle w:val="affc"/>
          <w:spacing w:val="-4"/>
          <w:rtl/>
        </w:rPr>
        <w:t>א"ל הקב"ה</w:t>
      </w:r>
      <w:r w:rsidRPr="00C36516">
        <w:rPr>
          <w:spacing w:val="-4"/>
          <w:rtl/>
        </w:rPr>
        <w:t xml:space="preserve"> הואיל והשפלת - תהא כמוני </w:t>
      </w:r>
      <w:r w:rsidRPr="00C36516">
        <w:rPr>
          <w:rStyle w:val="affe"/>
          <w:spacing w:val="-4"/>
          <w:rtl/>
        </w:rPr>
        <w:t>שאני גוזר ואתה מבטל</w:t>
      </w:r>
      <w:r w:rsidRPr="00C36516">
        <w:rPr>
          <w:rFonts w:hint="cs"/>
          <w:spacing w:val="-4"/>
          <w:rtl/>
        </w:rPr>
        <w:t>,</w:t>
      </w:r>
    </w:p>
    <w:p w14:paraId="0AE952C4" w14:textId="77777777" w:rsidR="004E0BA3" w:rsidRDefault="00873C59" w:rsidP="00164685">
      <w:pPr>
        <w:rPr>
          <w:rtl/>
        </w:rPr>
      </w:pPr>
      <w:r>
        <w:rPr>
          <w:rStyle w:val="affe"/>
          <w:rFonts w:hint="cs"/>
          <w:rtl/>
        </w:rPr>
        <w:t>ות</w:t>
      </w:r>
      <w:r w:rsidRPr="007975FE">
        <w:rPr>
          <w:rStyle w:val="affe"/>
          <w:rFonts w:hint="eastAsia"/>
          <w:rtl/>
        </w:rPr>
        <w:t>הא</w:t>
      </w:r>
      <w:r w:rsidRPr="007975FE">
        <w:rPr>
          <w:rtl/>
        </w:rPr>
        <w:t xml:space="preserve"> </w:t>
      </w:r>
      <w:r w:rsidRPr="007975FE">
        <w:rPr>
          <w:rStyle w:val="af4"/>
          <w:rtl/>
        </w:rPr>
        <w:t>ראש השלישים</w:t>
      </w:r>
      <w:r w:rsidRPr="00AA5C52">
        <w:rPr>
          <w:rtl/>
        </w:rPr>
        <w:t xml:space="preserve"> לשלשת אבות</w:t>
      </w:r>
      <w:r w:rsidRPr="00AA5C52">
        <w:rPr>
          <w:rFonts w:hint="cs"/>
          <w:rtl/>
        </w:rPr>
        <w:t>,</w:t>
      </w:r>
    </w:p>
    <w:p w14:paraId="3B1896E4" w14:textId="77777777" w:rsidR="004E0BA3" w:rsidRDefault="00873C59" w:rsidP="00164685">
      <w:pPr>
        <w:rPr>
          <w:rtl/>
        </w:rPr>
      </w:pPr>
      <w:r>
        <w:rPr>
          <w:rStyle w:val="af4"/>
          <w:rFonts w:hint="cs"/>
          <w:rtl/>
        </w:rPr>
        <w:t>עדי</w:t>
      </w:r>
      <w:r w:rsidRPr="007975FE">
        <w:rPr>
          <w:rStyle w:val="af4"/>
          <w:rtl/>
        </w:rPr>
        <w:t>נו העצני</w:t>
      </w:r>
      <w:r w:rsidRPr="00AA5C52">
        <w:rPr>
          <w:rtl/>
        </w:rPr>
        <w:t xml:space="preserve"> </w:t>
      </w:r>
      <w:r w:rsidRPr="00AA5C52">
        <w:rPr>
          <w:rFonts w:hint="cs"/>
          <w:rtl/>
        </w:rPr>
        <w:t>כש</w:t>
      </w:r>
      <w:r w:rsidRPr="00AA5C52">
        <w:rPr>
          <w:rtl/>
        </w:rPr>
        <w:t xml:space="preserve">עוסק בתורה </w:t>
      </w:r>
      <w:r w:rsidRPr="007117F5">
        <w:rPr>
          <w:rFonts w:cs="PFT_Frank"/>
          <w:b/>
          <w:bCs/>
          <w:szCs w:val="14"/>
          <w:rtl/>
        </w:rPr>
        <w:t>מ</w:t>
      </w:r>
      <w:r w:rsidRPr="007117F5">
        <w:rPr>
          <w:rFonts w:cs="PFT_Frank" w:hint="cs"/>
          <w:b/>
          <w:bCs/>
          <w:szCs w:val="14"/>
          <w:rtl/>
        </w:rPr>
        <w:t>ת</w:t>
      </w:r>
      <w:r w:rsidRPr="007117F5">
        <w:rPr>
          <w:rFonts w:cs="PFT_Frank"/>
          <w:b/>
          <w:bCs/>
          <w:szCs w:val="14"/>
          <w:rtl/>
        </w:rPr>
        <w:t>עדן</w:t>
      </w:r>
      <w:r w:rsidRPr="00AA5C52">
        <w:rPr>
          <w:rtl/>
        </w:rPr>
        <w:t xml:space="preserve"> כתולעת,</w:t>
      </w:r>
    </w:p>
    <w:p w14:paraId="5A6173E9" w14:textId="3418EBBE" w:rsidR="00873C59" w:rsidRPr="00AA5C52" w:rsidRDefault="00873C59" w:rsidP="00164685">
      <w:pPr>
        <w:ind w:left="510" w:firstLine="170"/>
        <w:rPr>
          <w:rtl/>
        </w:rPr>
      </w:pPr>
      <w:r w:rsidRPr="00AA5C52">
        <w:rPr>
          <w:rFonts w:hint="cs"/>
          <w:rtl/>
        </w:rPr>
        <w:t>וכ</w:t>
      </w:r>
      <w:r w:rsidRPr="00AA5C52">
        <w:rPr>
          <w:rtl/>
        </w:rPr>
        <w:t xml:space="preserve">שיוצא למלחמה </w:t>
      </w:r>
      <w:r w:rsidRPr="00AA5C52">
        <w:rPr>
          <w:rFonts w:hint="cs"/>
          <w:rtl/>
        </w:rPr>
        <w:t>מתקשה</w:t>
      </w:r>
      <w:r w:rsidRPr="00AA5C52">
        <w:rPr>
          <w:rtl/>
        </w:rPr>
        <w:t xml:space="preserve"> </w:t>
      </w:r>
      <w:r w:rsidRPr="007117F5">
        <w:rPr>
          <w:rFonts w:cs="PFT_Frank"/>
          <w:b/>
          <w:bCs/>
          <w:szCs w:val="14"/>
          <w:rtl/>
        </w:rPr>
        <w:t>כעץ</w:t>
      </w:r>
      <w:r>
        <w:rPr>
          <w:rFonts w:hint="cs"/>
          <w:rtl/>
        </w:rPr>
        <w:t>,</w:t>
      </w:r>
    </w:p>
    <w:p w14:paraId="67A8A9AD" w14:textId="77777777" w:rsidR="00873C59" w:rsidRPr="006550D8" w:rsidRDefault="00873C59" w:rsidP="00164685">
      <w:pPr>
        <w:rPr>
          <w:rtl/>
        </w:rPr>
      </w:pPr>
      <w:r w:rsidRPr="007975FE">
        <w:rPr>
          <w:rStyle w:val="af4"/>
          <w:rtl/>
        </w:rPr>
        <w:t>שמנה מאות חלל</w:t>
      </w:r>
      <w:r w:rsidRPr="007975FE">
        <w:rPr>
          <w:rtl/>
        </w:rPr>
        <w:t xml:space="preserve"> </w:t>
      </w:r>
      <w:r w:rsidRPr="006550D8">
        <w:rPr>
          <w:rtl/>
        </w:rPr>
        <w:t xml:space="preserve">זורק חץ ומפיל </w:t>
      </w:r>
      <w:r w:rsidRPr="006550D8">
        <w:rPr>
          <w:rFonts w:hint="cs"/>
          <w:rtl/>
        </w:rPr>
        <w:t>ח'</w:t>
      </w:r>
      <w:r w:rsidRPr="006550D8">
        <w:rPr>
          <w:rtl/>
        </w:rPr>
        <w:t xml:space="preserve"> מאות</w:t>
      </w:r>
      <w:r w:rsidRPr="006550D8">
        <w:rPr>
          <w:rFonts w:hint="cs"/>
          <w:rtl/>
        </w:rPr>
        <w:t>,</w:t>
      </w:r>
      <w:r w:rsidRPr="006550D8">
        <w:rPr>
          <w:rtl/>
        </w:rPr>
        <w:t xml:space="preserve"> </w:t>
      </w:r>
      <w:r w:rsidRPr="006550D8">
        <w:rPr>
          <w:rFonts w:hint="cs"/>
          <w:rtl/>
        </w:rPr>
        <w:t>ו</w:t>
      </w:r>
      <w:r w:rsidRPr="006550D8">
        <w:rPr>
          <w:rtl/>
        </w:rPr>
        <w:t>מתאנח על מאתים</w:t>
      </w:r>
      <w:r w:rsidRPr="006550D8">
        <w:rPr>
          <w:rFonts w:hint="cs"/>
          <w:rtl/>
        </w:rPr>
        <w:t xml:space="preserve"> </w:t>
      </w:r>
      <w:r w:rsidRPr="00991430">
        <w:rPr>
          <w:rStyle w:val="af4"/>
          <w:rtl/>
        </w:rPr>
        <w:t>ירדף אחד אלף</w:t>
      </w:r>
      <w:r>
        <w:rPr>
          <w:rFonts w:hint="cs"/>
          <w:rtl/>
        </w:rPr>
        <w:t xml:space="preserve"> </w:t>
      </w:r>
      <w:r w:rsidRPr="007975FE">
        <w:rPr>
          <w:rStyle w:val="affc"/>
          <w:rFonts w:hint="eastAsia"/>
          <w:rtl/>
        </w:rPr>
        <w:t>א</w:t>
      </w:r>
      <w:r w:rsidRPr="007975FE">
        <w:rPr>
          <w:rStyle w:val="affc"/>
          <w:rtl/>
        </w:rPr>
        <w:t xml:space="preserve">"ל </w:t>
      </w:r>
      <w:r w:rsidRPr="007975FE">
        <w:rPr>
          <w:rStyle w:val="affc"/>
          <w:rFonts w:hint="eastAsia"/>
          <w:rtl/>
        </w:rPr>
        <w:t>ב</w:t>
      </w:r>
      <w:r w:rsidRPr="007975FE">
        <w:rPr>
          <w:rStyle w:val="affc"/>
          <w:rtl/>
        </w:rPr>
        <w:t>"ק</w:t>
      </w:r>
      <w:r w:rsidRPr="006550D8">
        <w:rPr>
          <w:rtl/>
        </w:rPr>
        <w:t xml:space="preserve">: </w:t>
      </w:r>
      <w:r w:rsidRPr="007975FE">
        <w:rPr>
          <w:rStyle w:val="af4"/>
          <w:rtl/>
        </w:rPr>
        <w:t>רק בדבר אוריה החתי</w:t>
      </w:r>
      <w:r w:rsidRPr="006550D8">
        <w:rPr>
          <w:rtl/>
        </w:rPr>
        <w:t>.</w:t>
      </w:r>
    </w:p>
    <w:p w14:paraId="1011F4FE" w14:textId="77777777" w:rsidR="00BB26E6" w:rsidRPr="007975FE" w:rsidRDefault="00BB26E6" w:rsidP="00164685">
      <w:pPr>
        <w:pStyle w:val="afffff2"/>
        <w:rPr>
          <w:rtl/>
        </w:rPr>
      </w:pPr>
      <w:r w:rsidRPr="007975FE">
        <w:rPr>
          <w:rFonts w:hint="eastAsia"/>
          <w:rtl/>
        </w:rPr>
        <w:t>סמכותו</w:t>
      </w:r>
      <w:r w:rsidRPr="007975FE">
        <w:rPr>
          <w:rtl/>
        </w:rPr>
        <w:t xml:space="preserve"> </w:t>
      </w:r>
      <w:r w:rsidRPr="007975FE">
        <w:rPr>
          <w:rFonts w:hint="eastAsia"/>
          <w:rtl/>
        </w:rPr>
        <w:t>של</w:t>
      </w:r>
      <w:r w:rsidRPr="007975FE">
        <w:rPr>
          <w:rtl/>
        </w:rPr>
        <w:t xml:space="preserve"> </w:t>
      </w:r>
      <w:r w:rsidRPr="007975FE">
        <w:rPr>
          <w:rFonts w:hint="eastAsia"/>
          <w:rtl/>
        </w:rPr>
        <w:t>תלמיד</w:t>
      </w:r>
    </w:p>
    <w:p w14:paraId="1BF05D43" w14:textId="77777777" w:rsidR="00BB26E6" w:rsidRPr="006F178A" w:rsidRDefault="00BB26E6" w:rsidP="00800D78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יז.</w:t>
      </w:r>
    </w:p>
    <w:p w14:paraId="15AD4741" w14:textId="10CD1B6F" w:rsidR="00E31AD5" w:rsidRDefault="00BB26E6" w:rsidP="00691964">
      <w:pPr>
        <w:pStyle w:val="36"/>
        <w:framePr w:wrap="notBeside"/>
        <w:rPr>
          <w:rtl/>
        </w:rPr>
      </w:pPr>
      <w:r w:rsidRPr="00691964">
        <w:rPr>
          <w:rFonts w:hint="eastAsia"/>
          <w:rtl/>
        </w:rPr>
        <w:t>מר</w:t>
      </w:r>
      <w:r w:rsidRPr="00691964">
        <w:rPr>
          <w:rtl/>
        </w:rPr>
        <w:t>'</w:t>
      </w:r>
      <w:r w:rsidRPr="00691964">
        <w:rPr>
          <w:rFonts w:hint="cs"/>
          <w:rtl/>
        </w:rPr>
        <w:t xml:space="preserve"> </w:t>
      </w:r>
      <w:r w:rsidRPr="00691964">
        <w:rPr>
          <w:rFonts w:hint="eastAsia"/>
          <w:rtl/>
        </w:rPr>
        <w:t>שמלאי</w:t>
      </w:r>
      <w:r w:rsidR="00E31AD5">
        <w:rPr>
          <w:rFonts w:hint="cs"/>
          <w:rtl/>
        </w:rPr>
        <w:t>:</w:t>
      </w:r>
    </w:p>
    <w:p w14:paraId="6F369486" w14:textId="6EFDB247" w:rsidR="00BB26E6" w:rsidRDefault="00BB26E6" w:rsidP="00164685">
      <w:pPr>
        <w:rPr>
          <w:rtl/>
        </w:rPr>
      </w:pPr>
      <w:r w:rsidRPr="006F178A">
        <w:rPr>
          <w:rtl/>
        </w:rPr>
        <w:t>תלמיד שנידה לכבודו - נדויו נידוי.</w:t>
      </w:r>
    </w:p>
    <w:p w14:paraId="63532DDF" w14:textId="11428B78" w:rsidR="00E31AD5" w:rsidRDefault="00BB26E6" w:rsidP="00691964">
      <w:pPr>
        <w:pStyle w:val="36"/>
        <w:framePr w:wrap="notBeside"/>
        <w:rPr>
          <w:rtl/>
        </w:rPr>
      </w:pPr>
      <w:r w:rsidRPr="00691964">
        <w:rPr>
          <w:rFonts w:hint="eastAsia"/>
          <w:rtl/>
        </w:rPr>
        <w:t>וראיה</w:t>
      </w:r>
      <w:r w:rsidR="00E31AD5">
        <w:rPr>
          <w:rFonts w:hint="cs"/>
          <w:rtl/>
        </w:rPr>
        <w:t>:</w:t>
      </w:r>
    </w:p>
    <w:p w14:paraId="696673C1" w14:textId="77777777" w:rsidR="004E0BA3" w:rsidRDefault="00BB26E6" w:rsidP="00164685">
      <w:pPr>
        <w:rPr>
          <w:rtl/>
        </w:rPr>
      </w:pPr>
      <w:r>
        <w:rPr>
          <w:rFonts w:hint="cs"/>
          <w:rtl/>
        </w:rPr>
        <w:t>מ</w:t>
      </w:r>
      <w:r w:rsidRPr="006F178A">
        <w:rPr>
          <w:rtl/>
        </w:rPr>
        <w:t xml:space="preserve">מנודה לתלמיד - אינו מנודה </w:t>
      </w:r>
      <w:r w:rsidRPr="007117F5">
        <w:rPr>
          <w:rFonts w:cs="PFT_Frank"/>
          <w:b/>
          <w:bCs/>
          <w:szCs w:val="14"/>
          <w:rtl/>
        </w:rPr>
        <w:t>לרב</w:t>
      </w:r>
      <w:r>
        <w:rPr>
          <w:rFonts w:hint="cs"/>
          <w:rtl/>
        </w:rPr>
        <w:t xml:space="preserve"> -</w:t>
      </w:r>
    </w:p>
    <w:p w14:paraId="68716609" w14:textId="39616B84" w:rsidR="00BB26E6" w:rsidRPr="007975FE" w:rsidRDefault="00BB26E6" w:rsidP="00164685">
      <w:pPr>
        <w:pStyle w:val="affd"/>
        <w:rPr>
          <w:rtl/>
        </w:rPr>
      </w:pPr>
      <w:r w:rsidRPr="00D54BA1">
        <w:rPr>
          <w:rFonts w:ascii="Fb Fontext" w:hAnsi="Fb Fontext" w:cs="PFT_Frank" w:hint="eastAsia"/>
          <w:b/>
          <w:bCs/>
          <w:sz w:val="20"/>
          <w:szCs w:val="10"/>
          <w:rtl/>
        </w:rPr>
        <w:t>ולא</w:t>
      </w:r>
      <w:r w:rsidRPr="00D54BA1">
        <w:rPr>
          <w:rFonts w:ascii="Fb Fontext" w:hAnsi="Fb Fontext" w:cs="PFT_Frank"/>
          <w:b/>
          <w:bCs/>
          <w:sz w:val="20"/>
          <w:szCs w:val="10"/>
          <w:rtl/>
        </w:rPr>
        <w:t xml:space="preserve"> במילי דשמיא</w:t>
      </w:r>
      <w:r w:rsidRPr="006F178A">
        <w:rPr>
          <w:rFonts w:ascii="Fb Fontext" w:hAnsi="Fb Fontext" w:hint="cs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>ד'</w:t>
      </w:r>
      <w:r w:rsidRPr="006F178A">
        <w:rPr>
          <w:rFonts w:ascii="Fb Fontext" w:hAnsi="Fb Fontext" w:hint="cs"/>
          <w:sz w:val="20"/>
          <w:rtl/>
        </w:rPr>
        <w:t>אין חכמה</w:t>
      </w:r>
      <w:r>
        <w:rPr>
          <w:rFonts w:ascii="Fb Fontext" w:hAnsi="Fb Fontext" w:hint="cs"/>
          <w:sz w:val="20"/>
          <w:rtl/>
        </w:rPr>
        <w:t>..</w:t>
      </w:r>
      <w:r w:rsidRPr="006F178A">
        <w:rPr>
          <w:rFonts w:ascii="Fb Fontext" w:hAnsi="Fb Fontext" w:hint="cs"/>
          <w:sz w:val="20"/>
          <w:rtl/>
        </w:rPr>
        <w:t xml:space="preserve"> </w:t>
      </w:r>
      <w:r w:rsidRPr="006F178A">
        <w:rPr>
          <w:rFonts w:ascii="Fb Fontext" w:hAnsi="Fb Fontext"/>
          <w:sz w:val="20"/>
          <w:rtl/>
        </w:rPr>
        <w:t>תבונה</w:t>
      </w:r>
      <w:r>
        <w:rPr>
          <w:rFonts w:ascii="Fb Fontext" w:hAnsi="Fb Fontext" w:hint="cs"/>
          <w:sz w:val="20"/>
          <w:rtl/>
        </w:rPr>
        <w:t xml:space="preserve">.. </w:t>
      </w:r>
      <w:r w:rsidRPr="006F178A">
        <w:rPr>
          <w:rFonts w:ascii="Fb Fontext" w:hAnsi="Fb Fontext"/>
          <w:sz w:val="20"/>
          <w:rtl/>
        </w:rPr>
        <w:t>עצה לנגד</w:t>
      </w:r>
      <w:r>
        <w:rPr>
          <w:rFonts w:ascii="Fb Fontext" w:hAnsi="Fb Fontext"/>
          <w:sz w:val="20"/>
          <w:rtl/>
        </w:rPr>
        <w:t xml:space="preserve"> ה',</w:t>
      </w:r>
      <w:r>
        <w:rPr>
          <w:rFonts w:hint="cs"/>
          <w:rtl/>
        </w:rPr>
        <w:t xml:space="preserve"> </w:t>
      </w:r>
      <w:r w:rsidRPr="00D54BA1">
        <w:rPr>
          <w:rFonts w:cs="PFT_Frank" w:hint="eastAsia"/>
          <w:b/>
          <w:bCs/>
          <w:szCs w:val="10"/>
          <w:rtl/>
        </w:rPr>
        <w:t>אלא</w:t>
      </w:r>
      <w:r w:rsidRPr="00D54BA1">
        <w:rPr>
          <w:rFonts w:cs="PFT_Frank"/>
          <w:b/>
          <w:bCs/>
          <w:szCs w:val="10"/>
          <w:rtl/>
        </w:rPr>
        <w:t xml:space="preserve"> </w:t>
      </w:r>
      <w:r w:rsidRPr="00D54BA1">
        <w:rPr>
          <w:rFonts w:cs="PFT_Frank" w:hint="eastAsia"/>
          <w:b/>
          <w:bCs/>
          <w:szCs w:val="10"/>
          <w:rtl/>
        </w:rPr>
        <w:t>לכבוד</w:t>
      </w:r>
      <w:r w:rsidRPr="00D54BA1">
        <w:rPr>
          <w:rFonts w:cs="PFT_Frank"/>
          <w:b/>
          <w:bCs/>
          <w:szCs w:val="10"/>
          <w:rtl/>
        </w:rPr>
        <w:t xml:space="preserve"> </w:t>
      </w:r>
      <w:r w:rsidRPr="00D54BA1">
        <w:rPr>
          <w:rFonts w:cs="PFT_Frank" w:hint="eastAsia"/>
          <w:b/>
          <w:bCs/>
          <w:szCs w:val="10"/>
          <w:rtl/>
        </w:rPr>
        <w:t>עצמו</w:t>
      </w:r>
    </w:p>
    <w:p w14:paraId="02E5DCEB" w14:textId="2321E68F" w:rsidR="00E31AD5" w:rsidRDefault="00EC2D8F" w:rsidP="00595DA3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5EFE9249" w14:textId="77777777" w:rsidR="004E0BA3" w:rsidRDefault="00BB26E6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הא לכו"</w:t>
      </w:r>
      <w:r w:rsidRPr="007117F5">
        <w:rPr>
          <w:rFonts w:cs="PFT_Frank" w:hint="cs"/>
          <w:b/>
          <w:bCs/>
          <w:szCs w:val="14"/>
          <w:rtl/>
        </w:rPr>
        <w:t>ע</w:t>
      </w:r>
      <w:r w:rsidRPr="006F178A">
        <w:rPr>
          <w:rtl/>
        </w:rPr>
        <w:t xml:space="preserve"> מנודה.</w:t>
      </w:r>
    </w:p>
    <w:p w14:paraId="1E8189AD" w14:textId="1A7393EC" w:rsidR="00E31AD5" w:rsidRDefault="00BB26E6" w:rsidP="00595DA3">
      <w:pPr>
        <w:pStyle w:val="36"/>
        <w:framePr w:wrap="notBeside"/>
        <w:rPr>
          <w:rtl/>
        </w:rPr>
      </w:pPr>
      <w:r w:rsidRPr="00595DA3">
        <w:rPr>
          <w:rFonts w:hint="eastAsia"/>
          <w:rtl/>
        </w:rPr>
        <w:t>ר</w:t>
      </w:r>
      <w:r w:rsidRPr="00595DA3">
        <w:rPr>
          <w:rtl/>
        </w:rPr>
        <w:t>ב יוסף</w:t>
      </w:r>
      <w:r w:rsidR="00E31AD5">
        <w:rPr>
          <w:rtl/>
        </w:rPr>
        <w:t>:</w:t>
      </w:r>
    </w:p>
    <w:p w14:paraId="61F6D4BE" w14:textId="000D6FAA" w:rsidR="00BB26E6" w:rsidRPr="006F178A" w:rsidRDefault="00BB26E6" w:rsidP="00164685">
      <w:pPr>
        <w:rPr>
          <w:rtl/>
        </w:rPr>
      </w:pPr>
      <w:r>
        <w:rPr>
          <w:rFonts w:ascii="Fb Fontext" w:hAnsi="Fb Fontext" w:hint="cs"/>
          <w:rtl/>
        </w:rPr>
        <w:t>ת"ח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עושה דין לעצמו כשברור לו, </w:t>
      </w:r>
      <w:r w:rsidRPr="007975FE">
        <w:rPr>
          <w:rStyle w:val="affe"/>
          <w:rFonts w:hint="eastAsia"/>
          <w:rtl/>
        </w:rPr>
        <w:t>לגבות</w:t>
      </w:r>
      <w:r>
        <w:rPr>
          <w:rFonts w:ascii="Fb Fontext" w:hAnsi="Fb Fontext" w:hint="cs"/>
          <w:rtl/>
        </w:rPr>
        <w:t xml:space="preserve"> </w:t>
      </w:r>
      <w:r w:rsidRPr="007975FE">
        <w:rPr>
          <w:rStyle w:val="affe"/>
          <w:rFonts w:hint="eastAsia"/>
          <w:rtl/>
        </w:rPr>
        <w:t>חובו</w:t>
      </w:r>
      <w:r>
        <w:rPr>
          <w:rFonts w:ascii="Fb Fontext" w:hAnsi="Fb Fontext" w:hint="cs"/>
          <w:rtl/>
        </w:rPr>
        <w:t>.</w:t>
      </w:r>
    </w:p>
    <w:p w14:paraId="6EBB364A" w14:textId="0BB22810" w:rsidR="00BB26E6" w:rsidRPr="00A061EF" w:rsidRDefault="00BB26E6" w:rsidP="00A061EF">
      <w:pPr>
        <w:pStyle w:val="afffff2"/>
        <w:rPr>
          <w:rtl/>
        </w:rPr>
      </w:pPr>
      <w:r w:rsidRPr="00A061EF">
        <w:rPr>
          <w:rFonts w:hint="cs"/>
          <w:rtl/>
        </w:rPr>
        <w:t xml:space="preserve">אם </w:t>
      </w:r>
      <w:r w:rsidRPr="00A061EF">
        <w:rPr>
          <w:rFonts w:hint="eastAsia"/>
          <w:rtl/>
        </w:rPr>
        <w:t>לנדות</w:t>
      </w:r>
      <w:r w:rsidRPr="00A061EF">
        <w:rPr>
          <w:rtl/>
        </w:rPr>
        <w:t xml:space="preserve"> </w:t>
      </w:r>
      <w:r w:rsidRPr="00A061EF">
        <w:rPr>
          <w:rFonts w:hint="eastAsia"/>
          <w:rtl/>
        </w:rPr>
        <w:t>ת</w:t>
      </w:r>
      <w:r w:rsidRPr="00A061EF">
        <w:rPr>
          <w:rtl/>
        </w:rPr>
        <w:t>"ח</w:t>
      </w:r>
      <w:r w:rsidR="00DA50E7">
        <w:rPr>
          <w:rFonts w:hint="cs"/>
          <w:rtl/>
        </w:rPr>
        <w:t xml:space="preserve"> [ה]</w:t>
      </w:r>
    </w:p>
    <w:p w14:paraId="115F6C48" w14:textId="77777777" w:rsidR="00E31AD5" w:rsidRDefault="00625C9B" w:rsidP="00625C9B">
      <w:pPr>
        <w:pStyle w:val="36"/>
        <w:framePr w:wrap="notBeside"/>
        <w:rPr>
          <w:rtl/>
        </w:rPr>
      </w:pPr>
      <w:r w:rsidRPr="00625C9B">
        <w:rPr>
          <w:rFonts w:hint="cs"/>
          <w:rtl/>
        </w:rPr>
        <w:t>ר''י הסתפק</w:t>
      </w:r>
      <w:r w:rsidR="00E31AD5">
        <w:rPr>
          <w:rtl/>
        </w:rPr>
        <w:t>:</w:t>
      </w:r>
    </w:p>
    <w:p w14:paraId="7062BF38" w14:textId="77777777" w:rsidR="004E0BA3" w:rsidRDefault="00625C9B" w:rsidP="00164685">
      <w:pPr>
        <w:rPr>
          <w:rtl/>
        </w:rPr>
      </w:pPr>
      <w:r>
        <w:rPr>
          <w:rFonts w:ascii="Fb Fontext" w:hAnsi="Fb Fontext" w:cs="PFT_Frank" w:hint="cs"/>
          <w:b/>
          <w:bCs/>
          <w:szCs w:val="14"/>
          <w:rtl/>
        </w:rPr>
        <w:t xml:space="preserve">אם לנדות </w:t>
      </w:r>
      <w:r w:rsidR="00BB26E6" w:rsidRPr="007117F5">
        <w:rPr>
          <w:rFonts w:ascii="Fb Fontext" w:hAnsi="Fb Fontext" w:cs="PFT_Frank" w:hint="eastAsia"/>
          <w:b/>
          <w:bCs/>
          <w:szCs w:val="14"/>
          <w:rtl/>
        </w:rPr>
        <w:t>ת</w:t>
      </w:r>
      <w:r w:rsidR="00BB26E6" w:rsidRPr="007117F5">
        <w:rPr>
          <w:rFonts w:ascii="Fb Fontext" w:hAnsi="Fb Fontext" w:cs="PFT_Frank"/>
          <w:b/>
          <w:bCs/>
          <w:szCs w:val="14"/>
          <w:rtl/>
        </w:rPr>
        <w:t>"ח</w:t>
      </w:r>
      <w:r w:rsidR="00BB26E6" w:rsidRPr="006F178A">
        <w:rPr>
          <w:rFonts w:ascii="Fb Fontext" w:hAnsi="Fb Fontext"/>
          <w:rtl/>
        </w:rPr>
        <w:t xml:space="preserve"> </w:t>
      </w:r>
      <w:r w:rsidR="00BB26E6" w:rsidRPr="006F178A">
        <w:rPr>
          <w:rFonts w:ascii="Fb Fontext" w:hAnsi="Fb Fontext" w:hint="cs"/>
          <w:rtl/>
        </w:rPr>
        <w:t>שיצאו עליו שמועות רעות</w:t>
      </w:r>
      <w:r w:rsidR="00BB26E6">
        <w:rPr>
          <w:rFonts w:hint="cs"/>
          <w:rtl/>
        </w:rPr>
        <w:t>,</w:t>
      </w:r>
    </w:p>
    <w:p w14:paraId="3904C0CC" w14:textId="673ED448" w:rsidR="00E31AD5" w:rsidRDefault="00BB26E6" w:rsidP="00625C9B">
      <w:pPr>
        <w:pStyle w:val="36"/>
        <w:framePr w:wrap="notBeside"/>
        <w:rPr>
          <w:rtl/>
        </w:rPr>
      </w:pPr>
      <w:r w:rsidRPr="00625C9B">
        <w:rPr>
          <w:rFonts w:hint="cs"/>
          <w:rtl/>
        </w:rPr>
        <w:t>א</w:t>
      </w:r>
      <w:r w:rsidRPr="00625C9B">
        <w:rPr>
          <w:rtl/>
        </w:rPr>
        <w:t>"ל ר</w:t>
      </w:r>
      <w:r w:rsidRPr="00625C9B">
        <w:rPr>
          <w:rFonts w:hint="eastAsia"/>
          <w:rtl/>
        </w:rPr>
        <w:t>בב</w:t>
      </w:r>
      <w:r w:rsidRPr="00625C9B">
        <w:rPr>
          <w:rtl/>
        </w:rPr>
        <w:t>"</w:t>
      </w:r>
      <w:r w:rsidRPr="00625C9B">
        <w:rPr>
          <w:rFonts w:hint="eastAsia"/>
          <w:rtl/>
        </w:rPr>
        <w:t>ח</w:t>
      </w:r>
      <w:r w:rsidR="00E31AD5">
        <w:rPr>
          <w:rtl/>
        </w:rPr>
        <w:t>:</w:t>
      </w:r>
    </w:p>
    <w:p w14:paraId="743BEB05" w14:textId="758CE39C" w:rsidR="00BB26E6" w:rsidRPr="007975FE" w:rsidRDefault="00BB26E6" w:rsidP="00164685">
      <w:pPr>
        <w:rPr>
          <w:rStyle w:val="af4"/>
          <w:rtl/>
        </w:rPr>
      </w:pPr>
      <w:r>
        <w:rPr>
          <w:rFonts w:hint="cs"/>
          <w:rtl/>
        </w:rPr>
        <w:t>רק</w:t>
      </w:r>
      <w:r w:rsidRPr="006F178A">
        <w:rPr>
          <w:rtl/>
        </w:rPr>
        <w:t xml:space="preserve"> דומה הרב </w:t>
      </w:r>
      <w:r w:rsidRPr="007975FE">
        <w:rPr>
          <w:rStyle w:val="af4"/>
          <w:rtl/>
        </w:rPr>
        <w:t xml:space="preserve">למלאך ה' </w:t>
      </w:r>
      <w:r w:rsidRPr="007975FE">
        <w:rPr>
          <w:rStyle w:val="af4"/>
          <w:rFonts w:hint="eastAsia"/>
          <w:rtl/>
        </w:rPr>
        <w:t>צבאות</w:t>
      </w:r>
      <w:r>
        <w:rPr>
          <w:rFonts w:hint="cs"/>
          <w:rtl/>
        </w:rPr>
        <w:t xml:space="preserve"> </w:t>
      </w:r>
      <w:r w:rsidRPr="006F178A">
        <w:rPr>
          <w:rtl/>
        </w:rPr>
        <w:t xml:space="preserve">- </w:t>
      </w:r>
      <w:r w:rsidRPr="007975FE">
        <w:rPr>
          <w:rStyle w:val="af4"/>
          <w:rtl/>
        </w:rPr>
        <w:t>יבקשו תורה מפי</w:t>
      </w:r>
      <w:r w:rsidRPr="007975FE">
        <w:rPr>
          <w:rStyle w:val="af4"/>
          <w:rFonts w:hint="eastAsia"/>
          <w:rtl/>
        </w:rPr>
        <w:t>הו</w:t>
      </w:r>
      <w:r w:rsidRPr="007975FE">
        <w:rPr>
          <w:rStyle w:val="af4"/>
          <w:rtl/>
        </w:rPr>
        <w:t>.</w:t>
      </w:r>
    </w:p>
    <w:p w14:paraId="15ECDF34" w14:textId="74AD5B4E" w:rsidR="00E31AD5" w:rsidRDefault="00BB26E6" w:rsidP="0082346D">
      <w:pPr>
        <w:pStyle w:val="36"/>
        <w:framePr w:wrap="notBeside"/>
        <w:rPr>
          <w:rtl/>
        </w:rPr>
      </w:pPr>
      <w:r w:rsidRPr="0082346D">
        <w:rPr>
          <w:rFonts w:hint="eastAsia"/>
          <w:rtl/>
        </w:rPr>
        <w:t>א</w:t>
      </w:r>
      <w:r w:rsidR="00E31AD5">
        <w:rPr>
          <w:rFonts w:hint="cs"/>
          <w:rtl/>
        </w:rPr>
        <w:t>.</w:t>
      </w:r>
    </w:p>
    <w:p w14:paraId="44D6F132" w14:textId="77777777" w:rsidR="004E0BA3" w:rsidRDefault="00BB26E6" w:rsidP="00164685">
      <w:pPr>
        <w:rPr>
          <w:rtl/>
        </w:rPr>
      </w:pPr>
      <w:r>
        <w:rPr>
          <w:rFonts w:hint="cs"/>
          <w:rtl/>
        </w:rPr>
        <w:t>ונידהו</w:t>
      </w:r>
      <w:r w:rsidRPr="006F178A">
        <w:rPr>
          <w:rtl/>
        </w:rPr>
        <w:t xml:space="preserve"> </w:t>
      </w:r>
      <w:r w:rsidRPr="007975FE">
        <w:rPr>
          <w:rStyle w:val="affc"/>
          <w:rtl/>
        </w:rPr>
        <w:t>ר"י</w:t>
      </w:r>
      <w:r>
        <w:rPr>
          <w:rFonts w:hint="cs"/>
          <w:rtl/>
        </w:rPr>
        <w:t>, חלה</w:t>
      </w:r>
      <w:r w:rsidRPr="006F178A">
        <w:rPr>
          <w:rtl/>
        </w:rPr>
        <w:t xml:space="preserve"> </w:t>
      </w:r>
      <w:r w:rsidRPr="007975FE">
        <w:rPr>
          <w:rStyle w:val="affc"/>
          <w:rtl/>
        </w:rPr>
        <w:t>ר"י</w:t>
      </w:r>
      <w:r w:rsidRPr="006F178A">
        <w:rPr>
          <w:rtl/>
        </w:rPr>
        <w:t xml:space="preserve">, </w:t>
      </w:r>
      <w:r w:rsidRPr="006F178A">
        <w:rPr>
          <w:rFonts w:hint="cs"/>
          <w:rtl/>
        </w:rPr>
        <w:t xml:space="preserve">הגיעו </w:t>
      </w:r>
      <w:r w:rsidRPr="007975FE">
        <w:rPr>
          <w:rStyle w:val="affc"/>
          <w:rFonts w:hint="eastAsia"/>
          <w:rtl/>
        </w:rPr>
        <w:t>רב</w:t>
      </w:r>
      <w:r>
        <w:rPr>
          <w:rStyle w:val="affc"/>
          <w:rFonts w:hint="cs"/>
          <w:rtl/>
        </w:rPr>
        <w:t>נן והת"ח</w:t>
      </w:r>
      <w:r w:rsidRPr="006F178A">
        <w:rPr>
          <w:rFonts w:hint="cs"/>
          <w:rtl/>
        </w:rPr>
        <w:t xml:space="preserve"> לבקרו</w:t>
      </w:r>
      <w:r>
        <w:rPr>
          <w:rFonts w:hint="cs"/>
          <w:rtl/>
        </w:rPr>
        <w:t xml:space="preserve">, </w:t>
      </w:r>
      <w:r w:rsidRPr="007975FE">
        <w:rPr>
          <w:rStyle w:val="affc"/>
          <w:rFonts w:hint="eastAsia"/>
          <w:rtl/>
        </w:rPr>
        <w:t>א</w:t>
      </w:r>
      <w:r w:rsidRPr="007975FE">
        <w:rPr>
          <w:rStyle w:val="affc"/>
          <w:rtl/>
        </w:rPr>
        <w:t xml:space="preserve">"ל </w:t>
      </w:r>
      <w:r w:rsidRPr="007975FE">
        <w:rPr>
          <w:rStyle w:val="affc"/>
          <w:rFonts w:hint="eastAsia"/>
          <w:rtl/>
        </w:rPr>
        <w:t>ר</w:t>
      </w:r>
      <w:r w:rsidRPr="007975FE">
        <w:rPr>
          <w:rStyle w:val="affc"/>
          <w:rtl/>
        </w:rPr>
        <w:t>"</w:t>
      </w:r>
      <w:r w:rsidRPr="007975FE">
        <w:rPr>
          <w:rStyle w:val="affc"/>
          <w:rFonts w:hint="eastAsia"/>
          <w:rtl/>
        </w:rPr>
        <w:t>י</w:t>
      </w:r>
      <w:r w:rsidRPr="007975FE">
        <w:rPr>
          <w:rStyle w:val="affc"/>
          <w:rtl/>
        </w:rPr>
        <w:t xml:space="preserve"> </w:t>
      </w:r>
      <w:r w:rsidRPr="007975FE">
        <w:rPr>
          <w:rStyle w:val="affc"/>
          <w:rFonts w:hint="eastAsia"/>
          <w:rtl/>
        </w:rPr>
        <w:t>לת</w:t>
      </w:r>
      <w:r w:rsidRPr="007975FE">
        <w:rPr>
          <w:rStyle w:val="affc"/>
          <w:rtl/>
        </w:rPr>
        <w:t>"ח</w:t>
      </w:r>
    </w:p>
    <w:p w14:paraId="009BDB46" w14:textId="77777777" w:rsidR="004E0BA3" w:rsidRDefault="00BB26E6" w:rsidP="0082346D">
      <w:pPr>
        <w:rPr>
          <w:rtl/>
        </w:rPr>
      </w:pPr>
      <w:r>
        <w:rPr>
          <w:rFonts w:hint="cs"/>
          <w:rtl/>
        </w:rPr>
        <w:t>שמחייך שכשי</w:t>
      </w:r>
      <w:r w:rsidRPr="006F178A">
        <w:rPr>
          <w:rFonts w:hint="cs"/>
          <w:rtl/>
        </w:rPr>
        <w:t>לך לעוה</w:t>
      </w:r>
      <w:r w:rsidRPr="006F178A">
        <w:rPr>
          <w:rtl/>
        </w:rPr>
        <w:t>"</w:t>
      </w:r>
      <w:r w:rsidRPr="006F178A">
        <w:rPr>
          <w:rFonts w:hint="cs"/>
          <w:rtl/>
        </w:rPr>
        <w:t xml:space="preserve">ב </w:t>
      </w:r>
      <w:r>
        <w:rPr>
          <w:rFonts w:hint="cs"/>
          <w:rtl/>
        </w:rPr>
        <w:t>י</w:t>
      </w:r>
      <w:r w:rsidRPr="006F178A">
        <w:rPr>
          <w:rFonts w:hint="cs"/>
          <w:rtl/>
        </w:rPr>
        <w:t xml:space="preserve">שמח </w:t>
      </w:r>
      <w:r>
        <w:rPr>
          <w:rFonts w:hint="cs"/>
          <w:rtl/>
        </w:rPr>
        <w:t>ש</w:t>
      </w:r>
      <w:r w:rsidRPr="006F178A">
        <w:rPr>
          <w:rFonts w:hint="cs"/>
          <w:rtl/>
        </w:rPr>
        <w:t>אפי' לכמו</w:t>
      </w:r>
      <w:r>
        <w:rPr>
          <w:rFonts w:hint="cs"/>
          <w:rtl/>
        </w:rPr>
        <w:t>הו</w:t>
      </w:r>
      <w:r w:rsidRPr="006F178A">
        <w:rPr>
          <w:rFonts w:hint="cs"/>
          <w:rtl/>
        </w:rPr>
        <w:t xml:space="preserve"> לא החנ</w:t>
      </w:r>
      <w:r>
        <w:rPr>
          <w:rFonts w:hint="cs"/>
          <w:rtl/>
        </w:rPr>
        <w:t>יף,</w:t>
      </w:r>
    </w:p>
    <w:p w14:paraId="3F872FD6" w14:textId="04EFDA71" w:rsidR="00BB26E6" w:rsidRDefault="00BB26E6" w:rsidP="0082346D">
      <w:pPr>
        <w:rPr>
          <w:rtl/>
        </w:rPr>
      </w:pPr>
      <w:r w:rsidRPr="007975FE">
        <w:rPr>
          <w:rStyle w:val="affc"/>
          <w:rFonts w:hint="eastAsia"/>
          <w:rtl/>
        </w:rPr>
        <w:t>נפטר</w:t>
      </w:r>
      <w:r w:rsidRPr="007975FE">
        <w:rPr>
          <w:rStyle w:val="affc"/>
          <w:rtl/>
        </w:rPr>
        <w:t xml:space="preserve"> </w:t>
      </w:r>
      <w:r w:rsidRPr="007975FE">
        <w:rPr>
          <w:rStyle w:val="affc"/>
          <w:rFonts w:hint="eastAsia"/>
          <w:rtl/>
        </w:rPr>
        <w:t>ר</w:t>
      </w:r>
      <w:r w:rsidRPr="007975FE">
        <w:rPr>
          <w:rStyle w:val="affc"/>
          <w:rtl/>
        </w:rPr>
        <w:t>"</w:t>
      </w:r>
      <w:r w:rsidRPr="007975FE">
        <w:rPr>
          <w:rStyle w:val="affc"/>
          <w:rFonts w:hint="eastAsia"/>
          <w:rtl/>
        </w:rPr>
        <w:t>י</w:t>
      </w:r>
      <w:r w:rsidRPr="007975FE">
        <w:rPr>
          <w:rStyle w:val="affc"/>
          <w:rtl/>
        </w:rPr>
        <w:t xml:space="preserve">, </w:t>
      </w:r>
      <w:r w:rsidRPr="007975FE">
        <w:rPr>
          <w:rStyle w:val="affc"/>
          <w:rFonts w:hint="eastAsia"/>
          <w:rtl/>
        </w:rPr>
        <w:t>א</w:t>
      </w:r>
      <w:r w:rsidRPr="007975FE">
        <w:rPr>
          <w:rStyle w:val="affc"/>
          <w:rtl/>
        </w:rPr>
        <w:t>"ל</w:t>
      </w:r>
      <w:r>
        <w:rPr>
          <w:rStyle w:val="affc"/>
          <w:rFonts w:hint="cs"/>
          <w:rtl/>
        </w:rPr>
        <w:t>: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ש</w:t>
      </w:r>
      <w:r w:rsidRPr="006F178A">
        <w:rPr>
          <w:rFonts w:hint="cs"/>
          <w:rtl/>
        </w:rPr>
        <w:t xml:space="preserve">צריך </w:t>
      </w:r>
      <w:r w:rsidRPr="007975FE">
        <w:rPr>
          <w:rStyle w:val="affc"/>
          <w:rFonts w:hint="eastAsia"/>
          <w:rtl/>
        </w:rPr>
        <w:t>גדול</w:t>
      </w:r>
      <w:r w:rsidRPr="007975FE">
        <w:rPr>
          <w:rStyle w:val="affc"/>
          <w:rtl/>
        </w:rPr>
        <w:t xml:space="preserve"> </w:t>
      </w:r>
      <w:r w:rsidRPr="007975FE">
        <w:rPr>
          <w:rStyle w:val="affc"/>
          <w:rFonts w:hint="eastAsia"/>
          <w:rtl/>
        </w:rPr>
        <w:t>כר</w:t>
      </w:r>
      <w:r w:rsidRPr="007975FE">
        <w:rPr>
          <w:rStyle w:val="affc"/>
          <w:rtl/>
        </w:rPr>
        <w:t>"</w:t>
      </w:r>
      <w:r w:rsidRPr="007975FE">
        <w:rPr>
          <w:rStyle w:val="affc"/>
          <w:rFonts w:hint="eastAsia"/>
          <w:rtl/>
        </w:rPr>
        <w:t>י</w:t>
      </w:r>
      <w:r>
        <w:rPr>
          <w:rFonts w:hint="cs"/>
          <w:rtl/>
        </w:rPr>
        <w:t xml:space="preserve"> להתיר הנידוי,</w:t>
      </w:r>
    </w:p>
    <w:p w14:paraId="0F079303" w14:textId="77777777" w:rsidR="00E31AD5" w:rsidRDefault="00BB26E6" w:rsidP="0082346D">
      <w:pPr>
        <w:pStyle w:val="36"/>
        <w:framePr w:wrap="notBeside"/>
        <w:rPr>
          <w:rtl/>
        </w:rPr>
      </w:pPr>
      <w:r w:rsidRPr="0082346D">
        <w:rPr>
          <w:rFonts w:hint="eastAsia"/>
          <w:rtl/>
        </w:rPr>
        <w:t>הלך</w:t>
      </w:r>
      <w:r w:rsidRPr="0082346D">
        <w:rPr>
          <w:rtl/>
        </w:rPr>
        <w:t xml:space="preserve"> </w:t>
      </w:r>
      <w:r w:rsidRPr="0082346D">
        <w:rPr>
          <w:rFonts w:hint="eastAsia"/>
          <w:rtl/>
        </w:rPr>
        <w:t>לר</w:t>
      </w:r>
      <w:r w:rsidRPr="0082346D">
        <w:rPr>
          <w:rtl/>
        </w:rPr>
        <w:t>"</w:t>
      </w:r>
      <w:r w:rsidRPr="0082346D">
        <w:rPr>
          <w:rFonts w:hint="eastAsia"/>
          <w:rtl/>
        </w:rPr>
        <w:t>י</w:t>
      </w:r>
      <w:r w:rsidRPr="0082346D">
        <w:rPr>
          <w:rtl/>
        </w:rPr>
        <w:t xml:space="preserve"> </w:t>
      </w:r>
      <w:r w:rsidR="0082346D">
        <w:rPr>
          <w:rFonts w:hint="cs"/>
          <w:rtl/>
        </w:rPr>
        <w:t>ה</w:t>
      </w:r>
      <w:r w:rsidRPr="0082346D">
        <w:rPr>
          <w:rFonts w:hint="eastAsia"/>
          <w:rtl/>
        </w:rPr>
        <w:t>נשיא</w:t>
      </w:r>
      <w:r w:rsidRPr="0082346D">
        <w:rPr>
          <w:rFonts w:hint="cs"/>
          <w:rtl/>
        </w:rPr>
        <w:t>,</w:t>
      </w:r>
      <w:r w:rsidR="00E31AD5">
        <w:rPr>
          <w:rtl/>
        </w:rPr>
        <w:t>:</w:t>
      </w:r>
    </w:p>
    <w:p w14:paraId="4042F13F" w14:textId="057906D3" w:rsidR="00BB26E6" w:rsidRPr="007975FE" w:rsidRDefault="00BB26E6" w:rsidP="0082346D">
      <w:pPr>
        <w:rPr>
          <w:rStyle w:val="affe"/>
          <w:rtl/>
        </w:rPr>
      </w:pPr>
      <w:r>
        <w:rPr>
          <w:rFonts w:hint="cs"/>
          <w:rtl/>
        </w:rPr>
        <w:t xml:space="preserve">והתנגד שם </w:t>
      </w:r>
      <w:r w:rsidRPr="007975FE">
        <w:rPr>
          <w:rStyle w:val="affc"/>
          <w:rtl/>
        </w:rPr>
        <w:t>ר</w:t>
      </w:r>
      <w:r w:rsidRPr="007975FE">
        <w:rPr>
          <w:rStyle w:val="affc"/>
          <w:rFonts w:hint="eastAsia"/>
          <w:rtl/>
        </w:rPr>
        <w:t>שב</w:t>
      </w:r>
      <w:r w:rsidRPr="007975FE">
        <w:rPr>
          <w:rStyle w:val="affc"/>
          <w:rtl/>
        </w:rPr>
        <w:t>"</w:t>
      </w:r>
      <w:r w:rsidRPr="007975FE">
        <w:rPr>
          <w:rStyle w:val="affc"/>
          <w:rFonts w:hint="eastAsia"/>
          <w:rtl/>
        </w:rPr>
        <w:t>נ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להתיר,</w:t>
      </w:r>
      <w:r w:rsidRPr="006F178A">
        <w:rPr>
          <w:rtl/>
        </w:rPr>
        <w:t xml:space="preserve"> </w:t>
      </w:r>
      <w:r>
        <w:rPr>
          <w:rFonts w:hint="cs"/>
          <w:rtl/>
        </w:rPr>
        <w:t>שאפי'</w:t>
      </w:r>
      <w:r w:rsidRPr="006F178A">
        <w:rPr>
          <w:rtl/>
        </w:rPr>
        <w:t xml:space="preserve"> </w:t>
      </w:r>
      <w:r w:rsidRPr="007975FE">
        <w:rPr>
          <w:rStyle w:val="affc"/>
          <w:rtl/>
        </w:rPr>
        <w:t>שפח</w:t>
      </w:r>
      <w:r w:rsidRPr="007975FE">
        <w:rPr>
          <w:rStyle w:val="affc"/>
          <w:rFonts w:hint="eastAsia"/>
          <w:rtl/>
        </w:rPr>
        <w:t>ת</w:t>
      </w:r>
      <w:r w:rsidRPr="007975FE">
        <w:rPr>
          <w:rStyle w:val="affc"/>
          <w:rtl/>
        </w:rPr>
        <w:t xml:space="preserve"> רבי</w:t>
      </w:r>
      <w:r w:rsidRPr="006F178A">
        <w:rPr>
          <w:rtl/>
        </w:rPr>
        <w:t xml:space="preserve"> לא </w:t>
      </w:r>
      <w:r>
        <w:rPr>
          <w:rFonts w:hint="cs"/>
          <w:rtl/>
        </w:rPr>
        <w:t xml:space="preserve">התירו כשנידתה </w:t>
      </w:r>
      <w:r w:rsidRPr="00AB213C">
        <w:rPr>
          <w:rStyle w:val="affe"/>
          <w:rFonts w:hint="eastAsia"/>
          <w:spacing w:val="-4"/>
          <w:rtl/>
        </w:rPr>
        <w:t>אדם</w:t>
      </w:r>
      <w:r w:rsidRPr="00AB213C">
        <w:rPr>
          <w:rStyle w:val="affe"/>
          <w:spacing w:val="-4"/>
          <w:rtl/>
        </w:rPr>
        <w:t xml:space="preserve"> </w:t>
      </w:r>
      <w:r w:rsidRPr="00AB213C">
        <w:rPr>
          <w:rStyle w:val="affe"/>
          <w:rFonts w:hint="eastAsia"/>
          <w:spacing w:val="-4"/>
          <w:rtl/>
        </w:rPr>
        <w:t>המכה</w:t>
      </w:r>
      <w:r w:rsidRPr="00AB213C">
        <w:rPr>
          <w:rStyle w:val="affe"/>
          <w:spacing w:val="-4"/>
          <w:rtl/>
        </w:rPr>
        <w:t xml:space="preserve"> </w:t>
      </w:r>
      <w:r w:rsidRPr="00AB213C">
        <w:rPr>
          <w:rStyle w:val="affe"/>
          <w:rFonts w:hint="eastAsia"/>
          <w:spacing w:val="-4"/>
          <w:rtl/>
        </w:rPr>
        <w:t>בנו</w:t>
      </w:r>
      <w:r w:rsidRPr="00AB213C">
        <w:rPr>
          <w:rStyle w:val="affe"/>
          <w:spacing w:val="-4"/>
          <w:rtl/>
        </w:rPr>
        <w:t xml:space="preserve"> </w:t>
      </w:r>
      <w:r w:rsidRPr="00AB213C">
        <w:rPr>
          <w:rStyle w:val="affe"/>
          <w:rFonts w:hint="eastAsia"/>
          <w:spacing w:val="-4"/>
          <w:rtl/>
        </w:rPr>
        <w:t>גדול</w:t>
      </w:r>
      <w:r w:rsidRPr="00AB213C">
        <w:rPr>
          <w:rStyle w:val="affe"/>
          <w:spacing w:val="-4"/>
          <w:rtl/>
        </w:rPr>
        <w:t xml:space="preserve"> </w:t>
      </w:r>
      <w:r w:rsidRPr="00AB213C">
        <w:rPr>
          <w:rStyle w:val="affe"/>
          <w:rFonts w:hint="eastAsia"/>
          <w:spacing w:val="-4"/>
          <w:rtl/>
        </w:rPr>
        <w:t>שעבר</w:t>
      </w:r>
      <w:r w:rsidRPr="00AB213C">
        <w:rPr>
          <w:rStyle w:val="affe"/>
          <w:spacing w:val="-4"/>
          <w:rtl/>
        </w:rPr>
        <w:t xml:space="preserve"> </w:t>
      </w:r>
      <w:r w:rsidRPr="00AB213C">
        <w:rPr>
          <w:rStyle w:val="affe"/>
          <w:rFonts w:hint="eastAsia"/>
          <w:spacing w:val="-4"/>
          <w:rtl/>
        </w:rPr>
        <w:t>בלפני</w:t>
      </w:r>
      <w:r w:rsidRPr="00AB213C">
        <w:rPr>
          <w:rStyle w:val="affe"/>
          <w:spacing w:val="-4"/>
          <w:rtl/>
        </w:rPr>
        <w:t xml:space="preserve"> </w:t>
      </w:r>
      <w:r w:rsidRPr="00AB213C">
        <w:rPr>
          <w:rStyle w:val="affe"/>
          <w:rFonts w:hint="eastAsia"/>
          <w:spacing w:val="-4"/>
          <w:rtl/>
        </w:rPr>
        <w:t>עור</w:t>
      </w:r>
      <w:r w:rsidRPr="00AB213C">
        <w:rPr>
          <w:rStyle w:val="affe"/>
          <w:rFonts w:hint="cs"/>
          <w:spacing w:val="-4"/>
          <w:rtl/>
        </w:rPr>
        <w:t>-</w:t>
      </w:r>
      <w:r w:rsidRPr="00AB213C">
        <w:rPr>
          <w:rFonts w:hint="cs"/>
          <w:spacing w:val="-4"/>
          <w:rtl/>
        </w:rPr>
        <w:t xml:space="preserve"> ג' שנים, וק"ו</w:t>
      </w:r>
      <w:r w:rsidRPr="00AB213C">
        <w:rPr>
          <w:spacing w:val="-4"/>
          <w:rtl/>
        </w:rPr>
        <w:t xml:space="preserve"> </w:t>
      </w:r>
      <w:r w:rsidRPr="00AB213C">
        <w:rPr>
          <w:rStyle w:val="affc"/>
          <w:rFonts w:hint="eastAsia"/>
          <w:spacing w:val="-4"/>
          <w:rtl/>
        </w:rPr>
        <w:t>לר</w:t>
      </w:r>
      <w:r w:rsidRPr="00AB213C">
        <w:rPr>
          <w:rStyle w:val="affc"/>
          <w:spacing w:val="-4"/>
          <w:rtl/>
        </w:rPr>
        <w:t>"י</w:t>
      </w:r>
      <w:r w:rsidRPr="00AB213C">
        <w:rPr>
          <w:spacing w:val="-4"/>
          <w:rtl/>
        </w:rPr>
        <w:t xml:space="preserve"> </w:t>
      </w:r>
      <w:r w:rsidRPr="00AB213C">
        <w:rPr>
          <w:rStyle w:val="affe"/>
          <w:rFonts w:hint="eastAsia"/>
          <w:spacing w:val="-4"/>
          <w:rtl/>
        </w:rPr>
        <w:t>שמא</w:t>
      </w:r>
      <w:r w:rsidRPr="00AB213C">
        <w:rPr>
          <w:rStyle w:val="affe"/>
          <w:spacing w:val="-4"/>
          <w:rtl/>
        </w:rPr>
        <w:t xml:space="preserve"> </w:t>
      </w:r>
      <w:r w:rsidRPr="00AB213C">
        <w:rPr>
          <w:rStyle w:val="affe"/>
          <w:rFonts w:hint="eastAsia"/>
          <w:spacing w:val="-4"/>
          <w:rtl/>
        </w:rPr>
        <w:t>אין</w:t>
      </w:r>
      <w:r w:rsidRPr="00AB213C">
        <w:rPr>
          <w:rStyle w:val="affe"/>
          <w:spacing w:val="-4"/>
          <w:rtl/>
        </w:rPr>
        <w:t xml:space="preserve"> </w:t>
      </w:r>
      <w:r w:rsidRPr="00AB213C">
        <w:rPr>
          <w:rStyle w:val="affe"/>
          <w:rFonts w:hint="eastAsia"/>
          <w:spacing w:val="-4"/>
          <w:rtl/>
        </w:rPr>
        <w:t>גדול</w:t>
      </w:r>
      <w:r w:rsidRPr="00AB213C">
        <w:rPr>
          <w:rStyle w:val="affe"/>
          <w:spacing w:val="-4"/>
          <w:rtl/>
        </w:rPr>
        <w:t xml:space="preserve"> </w:t>
      </w:r>
      <w:r w:rsidRPr="00AB213C">
        <w:rPr>
          <w:rStyle w:val="affe"/>
          <w:rFonts w:hint="eastAsia"/>
          <w:spacing w:val="-4"/>
          <w:rtl/>
        </w:rPr>
        <w:t>כמוהו</w:t>
      </w:r>
    </w:p>
    <w:p w14:paraId="632DC2D2" w14:textId="77777777" w:rsidR="00BB26E6" w:rsidRDefault="00BB26E6" w:rsidP="00164685">
      <w:pPr>
        <w:rPr>
          <w:rtl/>
        </w:rPr>
      </w:pPr>
      <w:r w:rsidRPr="006F178A">
        <w:rPr>
          <w:rFonts w:hint="cs"/>
          <w:rtl/>
        </w:rPr>
        <w:t xml:space="preserve">כשיצא </w:t>
      </w:r>
      <w:r>
        <w:rPr>
          <w:rFonts w:hint="cs"/>
          <w:rtl/>
        </w:rPr>
        <w:t>עקצתו</w:t>
      </w:r>
      <w:r w:rsidRPr="006F178A">
        <w:rPr>
          <w:rFonts w:hint="cs"/>
          <w:rtl/>
        </w:rPr>
        <w:t xml:space="preserve"> צרעה באמתו ומת</w:t>
      </w:r>
      <w:r>
        <w:rPr>
          <w:rFonts w:hint="cs"/>
          <w:rtl/>
        </w:rPr>
        <w:t>, באו לקוברו במערת חסידים</w:t>
      </w:r>
      <w:r w:rsidRPr="006F178A">
        <w:rPr>
          <w:rFonts w:hint="cs"/>
          <w:rtl/>
        </w:rPr>
        <w:t xml:space="preserve"> ולא קיבלוהו</w:t>
      </w:r>
      <w:r>
        <w:rPr>
          <w:rFonts w:hint="cs"/>
          <w:rtl/>
        </w:rPr>
        <w:t xml:space="preserve"> </w:t>
      </w:r>
      <w:r>
        <w:rPr>
          <w:rStyle w:val="affe"/>
          <w:rFonts w:hint="cs"/>
          <w:rtl/>
        </w:rPr>
        <w:t>ש</w:t>
      </w:r>
      <w:r w:rsidRPr="007975FE">
        <w:rPr>
          <w:rStyle w:val="affe"/>
          <w:rFonts w:hint="eastAsia"/>
          <w:rtl/>
        </w:rPr>
        <w:t>חסם</w:t>
      </w:r>
      <w:r w:rsidRPr="007975FE">
        <w:rPr>
          <w:rStyle w:val="affe"/>
          <w:rtl/>
        </w:rPr>
        <w:t xml:space="preserve"> </w:t>
      </w:r>
      <w:r w:rsidRPr="007975FE">
        <w:rPr>
          <w:rStyle w:val="affe"/>
          <w:rFonts w:hint="eastAsia"/>
          <w:rtl/>
        </w:rPr>
        <w:t>נחש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וב</w:t>
      </w:r>
      <w:r w:rsidRPr="006F178A">
        <w:rPr>
          <w:rFonts w:hint="cs"/>
          <w:rtl/>
        </w:rPr>
        <w:t>מערת דיינים קיבלוהו</w:t>
      </w:r>
      <w:r>
        <w:rPr>
          <w:rFonts w:hint="cs"/>
          <w:rtl/>
        </w:rPr>
        <w:t xml:space="preserve"> -</w:t>
      </w:r>
    </w:p>
    <w:p w14:paraId="6D97D052" w14:textId="73BA7AA4" w:rsidR="00D54BA1" w:rsidRDefault="00BB26E6" w:rsidP="001A5113">
      <w:pPr>
        <w:spacing w:after="60"/>
        <w:rPr>
          <w:spacing w:val="-8"/>
          <w:rtl/>
        </w:rPr>
      </w:pPr>
      <w:r w:rsidRPr="007975FE">
        <w:rPr>
          <w:rStyle w:val="affc"/>
          <w:rFonts w:hint="eastAsia"/>
          <w:rtl/>
        </w:rPr>
        <w:t>שהיה</w:t>
      </w:r>
      <w:r w:rsidRPr="007975FE">
        <w:rPr>
          <w:rStyle w:val="affc"/>
          <w:rtl/>
        </w:rPr>
        <w:t xml:space="preserve"> </w:t>
      </w:r>
      <w:r w:rsidRPr="007975FE">
        <w:rPr>
          <w:rStyle w:val="affc"/>
          <w:rFonts w:hint="eastAsia"/>
          <w:rtl/>
        </w:rPr>
        <w:t>אנוס</w:t>
      </w:r>
      <w:r w:rsidRPr="007975FE">
        <w:rPr>
          <w:rStyle w:val="affc"/>
          <w:rtl/>
        </w:rPr>
        <w:t xml:space="preserve"> </w:t>
      </w:r>
      <w:r w:rsidRPr="007975FE">
        <w:rPr>
          <w:rStyle w:val="affc"/>
          <w:rFonts w:hint="eastAsia"/>
          <w:rtl/>
        </w:rPr>
        <w:t>ביצרו</w:t>
      </w:r>
      <w:r>
        <w:rPr>
          <w:rStyle w:val="affc"/>
          <w:rFonts w:hint="cs"/>
          <w:rtl/>
        </w:rPr>
        <w:t>,</w:t>
      </w:r>
      <w:r w:rsidRPr="007975FE">
        <w:rPr>
          <w:rStyle w:val="affc"/>
          <w:rtl/>
        </w:rPr>
        <w:t xml:space="preserve"> </w:t>
      </w:r>
      <w:r w:rsidRPr="007975FE">
        <w:rPr>
          <w:rStyle w:val="affc"/>
          <w:rFonts w:hint="eastAsia"/>
          <w:rtl/>
        </w:rPr>
        <w:t>כר</w:t>
      </w:r>
      <w:r w:rsidRPr="007975FE">
        <w:rPr>
          <w:rStyle w:val="affc"/>
          <w:rtl/>
        </w:rPr>
        <w:t>"א</w:t>
      </w:r>
      <w:r>
        <w:rPr>
          <w:rFonts w:hint="cs"/>
          <w:rtl/>
        </w:rPr>
        <w:t>: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ה</w:t>
      </w:r>
      <w:r w:rsidRPr="006F178A">
        <w:rPr>
          <w:rtl/>
        </w:rPr>
        <w:t xml:space="preserve">רואה יצרו מתגבר ילך למקום </w:t>
      </w:r>
      <w:r>
        <w:rPr>
          <w:rFonts w:hint="cs"/>
          <w:rtl/>
        </w:rPr>
        <w:t>שלא</w:t>
      </w:r>
      <w:r w:rsidRPr="006F178A">
        <w:rPr>
          <w:rtl/>
        </w:rPr>
        <w:t xml:space="preserve"> </w:t>
      </w:r>
      <w:r w:rsidRPr="00C36516">
        <w:rPr>
          <w:spacing w:val="-8"/>
          <w:rtl/>
        </w:rPr>
        <w:t xml:space="preserve">מכירין אותו </w:t>
      </w:r>
      <w:r w:rsidRPr="00C36516">
        <w:rPr>
          <w:rStyle w:val="affe"/>
          <w:spacing w:val="-8"/>
          <w:rtl/>
        </w:rPr>
        <w:t>וילבש שחורים</w:t>
      </w:r>
      <w:r w:rsidRPr="00C36516">
        <w:rPr>
          <w:spacing w:val="-8"/>
          <w:rtl/>
        </w:rPr>
        <w:t xml:space="preserve"> ויעשה מה שחפץ, ואל יחלל ש</w:t>
      </w:r>
      <w:r w:rsidRPr="00C36516">
        <w:rPr>
          <w:rFonts w:hint="cs"/>
          <w:spacing w:val="-8"/>
          <w:rtl/>
        </w:rPr>
        <w:t>"ש</w:t>
      </w:r>
      <w:r w:rsidRPr="00C36516">
        <w:rPr>
          <w:spacing w:val="-8"/>
          <w:rtl/>
        </w:rPr>
        <w:t xml:space="preserve"> בפרהסיא</w:t>
      </w:r>
      <w:r w:rsidRPr="00C36516">
        <w:rPr>
          <w:rFonts w:hint="cs"/>
          <w:spacing w:val="-8"/>
          <w:rtl/>
        </w:rPr>
        <w:t>.</w:t>
      </w:r>
    </w:p>
    <w:p w14:paraId="53FFE7CD" w14:textId="77777777" w:rsidR="00D54BA1" w:rsidRDefault="00D54BA1">
      <w:pPr>
        <w:bidi w:val="0"/>
        <w:spacing w:after="160" w:line="259" w:lineRule="auto"/>
        <w:jc w:val="left"/>
        <w:rPr>
          <w:spacing w:val="-8"/>
          <w:rtl/>
        </w:rPr>
      </w:pPr>
      <w:r>
        <w:rPr>
          <w:spacing w:val="-8"/>
          <w:rtl/>
        </w:rPr>
        <w:br w:type="page"/>
      </w:r>
    </w:p>
    <w:p w14:paraId="1CF531A1" w14:textId="77777777" w:rsidR="00E31AD5" w:rsidRDefault="00BB26E6" w:rsidP="00EF1B00">
      <w:pPr>
        <w:pStyle w:val="36"/>
        <w:framePr w:wrap="notBeside"/>
        <w:rPr>
          <w:rtl/>
        </w:rPr>
      </w:pPr>
      <w:r w:rsidRPr="00EF1B00">
        <w:rPr>
          <w:rFonts w:hint="cs"/>
          <w:rtl/>
        </w:rPr>
        <w:lastRenderedPageBreak/>
        <w:t>ר"ל</w:t>
      </w:r>
      <w:r w:rsidR="00E31AD5">
        <w:rPr>
          <w:rtl/>
        </w:rPr>
        <w:t>:</w:t>
      </w:r>
    </w:p>
    <w:p w14:paraId="741FD86A" w14:textId="63BE7757" w:rsidR="00BB26E6" w:rsidRDefault="00BB26E6" w:rsidP="00164685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שמר פרדס ונידה אדם שאכל משם ולא השגיח בו,</w:t>
      </w:r>
    </w:p>
    <w:p w14:paraId="3BC9663B" w14:textId="2BC9E225" w:rsidR="00E31AD5" w:rsidRDefault="00BB26E6" w:rsidP="001A5113">
      <w:pPr>
        <w:pStyle w:val="36"/>
        <w:framePr w:wrap="notBeside"/>
        <w:rPr>
          <w:rtl/>
        </w:rPr>
      </w:pPr>
      <w:r w:rsidRPr="001A5113">
        <w:rPr>
          <w:rFonts w:hint="eastAsia"/>
          <w:rtl/>
        </w:rPr>
        <w:t>א</w:t>
      </w:r>
      <w:r w:rsidRPr="001A5113">
        <w:rPr>
          <w:rtl/>
        </w:rPr>
        <w:t>"</w:t>
      </w:r>
      <w:r w:rsidRPr="001A5113">
        <w:rPr>
          <w:rFonts w:hint="eastAsia"/>
          <w:rtl/>
        </w:rPr>
        <w:t>ל</w:t>
      </w:r>
      <w:r w:rsidRPr="001A5113">
        <w:rPr>
          <w:rFonts w:hint="cs"/>
          <w:rtl/>
        </w:rPr>
        <w:t xml:space="preserve"> </w:t>
      </w:r>
      <w:r w:rsidRPr="001A5113">
        <w:rPr>
          <w:rFonts w:hint="eastAsia"/>
          <w:rtl/>
        </w:rPr>
        <w:t>האיש</w:t>
      </w:r>
      <w:r w:rsidR="00E31AD5">
        <w:rPr>
          <w:rFonts w:hint="cs"/>
          <w:rtl/>
        </w:rPr>
        <w:t>:</w:t>
      </w:r>
    </w:p>
    <w:p w14:paraId="04BE59D1" w14:textId="230617BD" w:rsidR="00BB26E6" w:rsidRDefault="00BB26E6" w:rsidP="00164685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אתה</w:t>
      </w:r>
      <w:r w:rsidRPr="006F178A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מנודה</w:t>
      </w:r>
      <w:r w:rsidRPr="006F178A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שעליך לתבוע ולא לנדות,</w:t>
      </w:r>
    </w:p>
    <w:p w14:paraId="366AE65D" w14:textId="77777777" w:rsidR="00E31AD5" w:rsidRDefault="00BB26E6" w:rsidP="00B44D71">
      <w:pPr>
        <w:pStyle w:val="36"/>
        <w:framePr w:wrap="notBeside"/>
        <w:rPr>
          <w:rtl/>
        </w:rPr>
      </w:pPr>
      <w:r w:rsidRPr="00B44D71">
        <w:rPr>
          <w:rFonts w:hint="eastAsia"/>
          <w:rtl/>
        </w:rPr>
        <w:t>ואמרו</w:t>
      </w:r>
      <w:r w:rsidRPr="00B44D71">
        <w:rPr>
          <w:rFonts w:hint="cs"/>
          <w:rtl/>
        </w:rPr>
        <w:t xml:space="preserve"> </w:t>
      </w:r>
      <w:r w:rsidRPr="00B44D71">
        <w:rPr>
          <w:rFonts w:hint="eastAsia"/>
          <w:rtl/>
        </w:rPr>
        <w:t>לר</w:t>
      </w:r>
      <w:r w:rsidRPr="00B44D71">
        <w:rPr>
          <w:rtl/>
        </w:rPr>
        <w:t>"</w:t>
      </w:r>
      <w:r w:rsidRPr="00B44D71">
        <w:rPr>
          <w:rFonts w:hint="eastAsia"/>
          <w:rtl/>
        </w:rPr>
        <w:t>ל</w:t>
      </w:r>
      <w:r w:rsidR="00B44D71">
        <w:rPr>
          <w:rFonts w:hint="cs"/>
          <w:rtl/>
        </w:rPr>
        <w:t xml:space="preserve"> בביהמ''ד</w:t>
      </w:r>
      <w:r w:rsidR="00E31AD5">
        <w:rPr>
          <w:rtl/>
        </w:rPr>
        <w:t>:</w:t>
      </w:r>
    </w:p>
    <w:p w14:paraId="54905008" w14:textId="77777777" w:rsidR="004E0BA3" w:rsidRDefault="00BB26E6" w:rsidP="00164685">
      <w:pPr>
        <w:rPr>
          <w:rFonts w:ascii="Fb Fontext" w:hAnsi="Fb Fontext"/>
          <w:rtl/>
        </w:rPr>
      </w:pPr>
      <w:r w:rsidRPr="006F178A">
        <w:rPr>
          <w:rFonts w:ascii="Fb Fontext" w:hAnsi="Fb Fontext" w:hint="cs"/>
          <w:rtl/>
        </w:rPr>
        <w:t>שלו נידו</w:t>
      </w:r>
      <w:r>
        <w:rPr>
          <w:rFonts w:ascii="Fb Fontext" w:hAnsi="Fb Fontext" w:hint="cs"/>
          <w:rtl/>
        </w:rPr>
        <w:t>י</w:t>
      </w:r>
      <w:r w:rsidRPr="006F178A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 xml:space="preserve">ולא </w:t>
      </w:r>
      <w:r w:rsidRPr="006F178A">
        <w:rPr>
          <w:rFonts w:ascii="Fb Fontext" w:hAnsi="Fb Fontext" w:hint="cs"/>
          <w:rtl/>
        </w:rPr>
        <w:t>שלך</w:t>
      </w:r>
      <w:r>
        <w:rPr>
          <w:rFonts w:ascii="Fb Fontext" w:hAnsi="Fb Fontext" w:hint="cs"/>
          <w:rtl/>
        </w:rPr>
        <w:t xml:space="preserve">, ולך </w:t>
      </w:r>
      <w:r w:rsidRPr="007117F5">
        <w:rPr>
          <w:rFonts w:ascii="Fb Fontext" w:hAnsi="Fb Fontext" w:cs="PFT_Frank" w:hint="eastAsia"/>
          <w:b/>
          <w:bCs/>
          <w:szCs w:val="14"/>
          <w:rtl/>
        </w:rPr>
        <w:t>לנשיא</w:t>
      </w:r>
      <w:r>
        <w:rPr>
          <w:rFonts w:ascii="Fb Fontext" w:hAnsi="Fb Fontext" w:hint="cs"/>
          <w:rtl/>
        </w:rPr>
        <w:t xml:space="preserve"> ויתיר,</w:t>
      </w:r>
    </w:p>
    <w:p w14:paraId="6C7E6DB0" w14:textId="7637C513" w:rsidR="00E31AD5" w:rsidRDefault="00BB26E6" w:rsidP="00B44D71">
      <w:pPr>
        <w:pStyle w:val="36"/>
        <w:framePr w:wrap="notBeside"/>
        <w:rPr>
          <w:rtl/>
        </w:rPr>
      </w:pPr>
      <w:r w:rsidRPr="00B44D71">
        <w:rPr>
          <w:rFonts w:hint="cs"/>
          <w:rtl/>
        </w:rPr>
        <w:t>דקי</w:t>
      </w:r>
      <w:r w:rsidRPr="00B44D71">
        <w:rPr>
          <w:rFonts w:hint="eastAsia"/>
          <w:rtl/>
        </w:rPr>
        <w:t>י</w:t>
      </w:r>
      <w:r w:rsidRPr="00B44D71">
        <w:rPr>
          <w:rtl/>
        </w:rPr>
        <w:t>"</w:t>
      </w:r>
      <w:r w:rsidRPr="00B44D71">
        <w:rPr>
          <w:rFonts w:hint="eastAsia"/>
          <w:rtl/>
        </w:rPr>
        <w:t>ל</w:t>
      </w:r>
      <w:r w:rsidR="00E31AD5">
        <w:rPr>
          <w:rtl/>
        </w:rPr>
        <w:t>:</w:t>
      </w:r>
    </w:p>
    <w:p w14:paraId="28C20CF5" w14:textId="0318E10D" w:rsidR="00BB26E6" w:rsidRPr="00C36516" w:rsidRDefault="00BB26E6" w:rsidP="008D3C51">
      <w:pPr>
        <w:spacing w:after="60"/>
        <w:rPr>
          <w:rStyle w:val="affe"/>
          <w:spacing w:val="-2"/>
          <w:rtl/>
        </w:rPr>
      </w:pPr>
      <w:r w:rsidRPr="00B44D71">
        <w:rPr>
          <w:rFonts w:hint="cs"/>
          <w:rtl/>
        </w:rPr>
        <w:t xml:space="preserve">אינו יודע מי נידהו ילך </w:t>
      </w:r>
      <w:r w:rsidRPr="00B44D71">
        <w:rPr>
          <w:rFonts w:hint="eastAsia"/>
          <w:rtl/>
        </w:rPr>
        <w:t>לנשיא</w:t>
      </w:r>
      <w:r w:rsidRPr="00B44D71">
        <w:rPr>
          <w:rFonts w:hint="cs"/>
          <w:rtl/>
        </w:rPr>
        <w:t xml:space="preserve"> ויתיר לו</w:t>
      </w:r>
      <w:r w:rsidRPr="00C36516">
        <w:rPr>
          <w:rFonts w:hint="cs"/>
          <w:spacing w:val="-2"/>
          <w:rtl/>
        </w:rPr>
        <w:t xml:space="preserve"> </w:t>
      </w:r>
      <w:r w:rsidRPr="00C36516">
        <w:rPr>
          <w:rStyle w:val="affe"/>
          <w:rFonts w:hint="cs"/>
          <w:spacing w:val="-2"/>
          <w:rtl/>
        </w:rPr>
        <w:t>ש</w:t>
      </w:r>
      <w:r w:rsidRPr="00C36516">
        <w:rPr>
          <w:rStyle w:val="affe"/>
          <w:rFonts w:hint="eastAsia"/>
          <w:spacing w:val="-2"/>
          <w:rtl/>
        </w:rPr>
        <w:t>ודאי</w:t>
      </w:r>
      <w:r w:rsidRPr="00C36516">
        <w:rPr>
          <w:rStyle w:val="affe"/>
          <w:spacing w:val="-2"/>
          <w:rtl/>
        </w:rPr>
        <w:t xml:space="preserve"> גדול </w:t>
      </w:r>
      <w:r w:rsidRPr="00C36516">
        <w:rPr>
          <w:rStyle w:val="affe"/>
          <w:rFonts w:hint="eastAsia"/>
          <w:spacing w:val="-2"/>
          <w:rtl/>
        </w:rPr>
        <w:t>מהמנדה</w:t>
      </w:r>
    </w:p>
    <w:p w14:paraId="21F9FE52" w14:textId="07BFF42D" w:rsidR="00E31AD5" w:rsidRDefault="00BB26E6" w:rsidP="00B44D71">
      <w:pPr>
        <w:pStyle w:val="36"/>
        <w:framePr w:wrap="notBeside"/>
        <w:rPr>
          <w:rtl/>
        </w:rPr>
      </w:pPr>
      <w:r w:rsidRPr="00B44D71">
        <w:rPr>
          <w:rFonts w:hint="eastAsia"/>
          <w:rtl/>
        </w:rPr>
        <w:t>ב</w:t>
      </w:r>
      <w:r w:rsidRPr="00B44D71">
        <w:rPr>
          <w:rFonts w:hint="cs"/>
          <w:rtl/>
        </w:rPr>
        <w:t xml:space="preserve">. </w:t>
      </w:r>
      <w:r w:rsidRPr="00B44D71">
        <w:rPr>
          <w:rtl/>
        </w:rPr>
        <w:t>ר"</w:t>
      </w:r>
      <w:r w:rsidRPr="00B44D71">
        <w:rPr>
          <w:rFonts w:hint="eastAsia"/>
          <w:rtl/>
        </w:rPr>
        <w:t>ה</w:t>
      </w:r>
      <w:r w:rsidR="00E31AD5">
        <w:rPr>
          <w:rtl/>
        </w:rPr>
        <w:t>:</w:t>
      </w:r>
    </w:p>
    <w:p w14:paraId="2F970E64" w14:textId="2A5F3827" w:rsidR="008D3C51" w:rsidRPr="008D3C51" w:rsidRDefault="00BB26E6" w:rsidP="008D3C51">
      <w:pPr>
        <w:spacing w:after="60"/>
        <w:rPr>
          <w:rStyle w:val="affc"/>
          <w:rFonts w:ascii="BA Fontov Regular" w:hAnsi="BA Fontov Regular" w:cs="FrankRuehl"/>
          <w:b w:val="0"/>
          <w:bCs w:val="0"/>
          <w:sz w:val="18"/>
          <w:szCs w:val="18"/>
          <w:rtl/>
        </w:rPr>
      </w:pPr>
      <w:r w:rsidRPr="006F178A">
        <w:rPr>
          <w:rFonts w:ascii="Fb Fontext" w:hAnsi="Fb Fontext"/>
          <w:rtl/>
        </w:rPr>
        <w:t>אב"ד</w:t>
      </w:r>
      <w:r w:rsidRPr="006F178A"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/>
          <w:rtl/>
        </w:rPr>
        <w:t xml:space="preserve">שסרח אין מנדין אותו, </w:t>
      </w:r>
      <w:r w:rsidRPr="007975FE">
        <w:rPr>
          <w:rStyle w:val="affc"/>
          <w:rtl/>
        </w:rPr>
        <w:t>אלא א"ל:</w:t>
      </w:r>
      <w:r w:rsidRPr="006F178A">
        <w:rPr>
          <w:rFonts w:ascii="Fb Fontext" w:hAnsi="Fb Fontext"/>
          <w:rtl/>
        </w:rPr>
        <w:t xml:space="preserve"> </w:t>
      </w:r>
      <w:r w:rsidRPr="007975FE">
        <w:rPr>
          <w:rStyle w:val="af4"/>
          <w:rtl/>
        </w:rPr>
        <w:t>הכבד</w:t>
      </w:r>
      <w:r w:rsidRPr="006F178A">
        <w:rPr>
          <w:rFonts w:ascii="Fb Fontext" w:hAnsi="Fb Fontext"/>
          <w:rtl/>
        </w:rPr>
        <w:t xml:space="preserve"> </w:t>
      </w:r>
      <w:r w:rsidRPr="007975FE">
        <w:rPr>
          <w:rStyle w:val="af4"/>
          <w:rtl/>
        </w:rPr>
        <w:t>ושב</w:t>
      </w:r>
      <w:r w:rsidRPr="006F178A">
        <w:rPr>
          <w:rFonts w:ascii="Fb Fontext" w:hAnsi="Fb Fontext"/>
          <w:rtl/>
        </w:rPr>
        <w:t xml:space="preserve"> </w:t>
      </w:r>
      <w:r w:rsidRPr="007975FE">
        <w:rPr>
          <w:rStyle w:val="af4"/>
          <w:rtl/>
        </w:rPr>
        <w:t>בביתך</w:t>
      </w:r>
      <w:r>
        <w:rPr>
          <w:rStyle w:val="af4"/>
          <w:rFonts w:hint="cs"/>
          <w:rtl/>
        </w:rPr>
        <w:t xml:space="preserve"> </w:t>
      </w:r>
      <w:r w:rsidRPr="00D54BA1">
        <w:rPr>
          <w:rStyle w:val="affe"/>
          <w:rFonts w:cs="PFT_Frank" w:hint="eastAsia"/>
          <w:b/>
          <w:bCs/>
          <w:szCs w:val="10"/>
          <w:rtl/>
        </w:rPr>
        <w:t>בצינעא</w:t>
      </w:r>
      <w:r>
        <w:rPr>
          <w:rFonts w:hint="cs"/>
          <w:rtl/>
        </w:rPr>
        <w:t xml:space="preserve">, </w:t>
      </w:r>
      <w:r w:rsidRPr="006F178A">
        <w:rPr>
          <w:rtl/>
        </w:rPr>
        <w:t>חזר וסרח מנדין אותו</w:t>
      </w:r>
      <w:r>
        <w:rPr>
          <w:rFonts w:hint="cs"/>
          <w:rtl/>
        </w:rPr>
        <w:t xml:space="preserve"> </w:t>
      </w:r>
      <w:r w:rsidRPr="008D3C51">
        <w:rPr>
          <w:rStyle w:val="affe"/>
          <w:rFonts w:hint="eastAsia"/>
          <w:rtl/>
        </w:rPr>
        <w:t>בפרהסיא</w:t>
      </w:r>
      <w:r w:rsidRPr="006F178A">
        <w:rPr>
          <w:rtl/>
        </w:rPr>
        <w:t xml:space="preserve">, </w:t>
      </w:r>
      <w:r>
        <w:rPr>
          <w:rFonts w:hint="cs"/>
          <w:rtl/>
        </w:rPr>
        <w:t>ד</w:t>
      </w:r>
      <w:r w:rsidRPr="006F178A">
        <w:rPr>
          <w:rtl/>
        </w:rPr>
        <w:t>חילול השם.</w:t>
      </w:r>
    </w:p>
    <w:p w14:paraId="5EBA0AC4" w14:textId="2C7B55B9" w:rsidR="00E31AD5" w:rsidRDefault="00BB26E6" w:rsidP="008D3C51">
      <w:pPr>
        <w:pStyle w:val="36"/>
        <w:framePr w:wrap="notBeside"/>
        <w:rPr>
          <w:rtl/>
        </w:rPr>
      </w:pPr>
      <w:r w:rsidRPr="008D3C51">
        <w:rPr>
          <w:rFonts w:hint="eastAsia"/>
          <w:rtl/>
        </w:rPr>
        <w:t>ג</w:t>
      </w:r>
      <w:r w:rsidRPr="008D3C51">
        <w:rPr>
          <w:rFonts w:hint="cs"/>
          <w:rtl/>
        </w:rPr>
        <w:t xml:space="preserve">. </w:t>
      </w:r>
      <w:r w:rsidRPr="008D3C51">
        <w:rPr>
          <w:rFonts w:hint="eastAsia"/>
          <w:rtl/>
        </w:rPr>
        <w:t>אבל</w:t>
      </w:r>
      <w:r w:rsidRPr="008D3C51">
        <w:rPr>
          <w:rtl/>
        </w:rPr>
        <w:t xml:space="preserve"> </w:t>
      </w:r>
      <w:r w:rsidRPr="008D3C51">
        <w:rPr>
          <w:rFonts w:hint="eastAsia"/>
          <w:rtl/>
        </w:rPr>
        <w:t>ל</w:t>
      </w:r>
      <w:r w:rsidRPr="008D3C51">
        <w:rPr>
          <w:rtl/>
        </w:rPr>
        <w:t>ר"ל</w:t>
      </w:r>
      <w:r w:rsidR="00E31AD5">
        <w:rPr>
          <w:rFonts w:hint="cs"/>
          <w:rtl/>
        </w:rPr>
        <w:t>:</w:t>
      </w:r>
    </w:p>
    <w:p w14:paraId="65F05E8C" w14:textId="2D061E02" w:rsidR="008D3C51" w:rsidRPr="008D3C51" w:rsidRDefault="00BB26E6" w:rsidP="008D3C51">
      <w:pPr>
        <w:rPr>
          <w:rStyle w:val="affc"/>
          <w:rFonts w:ascii="BA Fontov Regular" w:hAnsi="BA Fontov Regular" w:cs="FrankRuehl"/>
          <w:b w:val="0"/>
          <w:bCs w:val="0"/>
          <w:sz w:val="18"/>
          <w:szCs w:val="18"/>
          <w:rtl/>
        </w:rPr>
      </w:pPr>
      <w:r w:rsidRPr="006F178A">
        <w:rPr>
          <w:rtl/>
        </w:rPr>
        <w:t xml:space="preserve">אין מנדין בפרהסיא, </w:t>
      </w:r>
      <w:r>
        <w:rPr>
          <w:rFonts w:hint="cs"/>
          <w:rtl/>
        </w:rPr>
        <w:t>ד'</w:t>
      </w:r>
      <w:r w:rsidRPr="006F178A">
        <w:rPr>
          <w:rtl/>
        </w:rPr>
        <w:t>כסהו כלילה</w:t>
      </w:r>
      <w:r>
        <w:rPr>
          <w:rFonts w:hint="cs"/>
          <w:rtl/>
        </w:rPr>
        <w:t>'</w:t>
      </w:r>
      <w:r w:rsidRPr="006F178A">
        <w:rPr>
          <w:rtl/>
        </w:rPr>
        <w:t>.</w:t>
      </w:r>
    </w:p>
    <w:p w14:paraId="24D2B739" w14:textId="4CC33091" w:rsidR="00E31AD5" w:rsidRDefault="00BB26E6" w:rsidP="008D3C51">
      <w:pPr>
        <w:pStyle w:val="36"/>
        <w:framePr w:wrap="notBeside"/>
        <w:rPr>
          <w:rtl/>
        </w:rPr>
      </w:pPr>
      <w:r w:rsidRPr="008D3C51">
        <w:rPr>
          <w:rFonts w:hint="eastAsia"/>
          <w:rtl/>
        </w:rPr>
        <w:t>ד</w:t>
      </w:r>
      <w:r w:rsidRPr="008D3C51">
        <w:rPr>
          <w:rFonts w:hint="cs"/>
          <w:rtl/>
        </w:rPr>
        <w:t xml:space="preserve">. </w:t>
      </w:r>
      <w:r w:rsidRPr="008D3C51">
        <w:rPr>
          <w:rtl/>
        </w:rPr>
        <w:t>מ"</w:t>
      </w:r>
      <w:r w:rsidRPr="008D3C51">
        <w:rPr>
          <w:rFonts w:hint="eastAsia"/>
          <w:rtl/>
        </w:rPr>
        <w:t>ז</w:t>
      </w:r>
      <w:r w:rsidRPr="008D3C51">
        <w:rPr>
          <w:rtl/>
        </w:rPr>
        <w:t xml:space="preserve"> חסידא</w:t>
      </w:r>
      <w:r w:rsidR="00E31AD5">
        <w:rPr>
          <w:rFonts w:hint="cs"/>
          <w:rtl/>
        </w:rPr>
        <w:t>:</w:t>
      </w:r>
    </w:p>
    <w:p w14:paraId="4046484F" w14:textId="61FC3D90" w:rsidR="00BB26E6" w:rsidRPr="006F178A" w:rsidRDefault="00BB26E6" w:rsidP="00DA50E7">
      <w:pPr>
        <w:spacing w:after="60"/>
        <w:rPr>
          <w:rtl/>
        </w:rPr>
      </w:pPr>
      <w:r w:rsidRPr="006F178A">
        <w:rPr>
          <w:rFonts w:hint="cs"/>
          <w:rtl/>
        </w:rPr>
        <w:t>שהתחייב ת</w:t>
      </w:r>
      <w:r w:rsidRPr="006F178A">
        <w:rPr>
          <w:rtl/>
        </w:rPr>
        <w:t>"</w:t>
      </w:r>
      <w:r w:rsidRPr="006F178A">
        <w:rPr>
          <w:rFonts w:hint="cs"/>
          <w:rtl/>
        </w:rPr>
        <w:t>ח נידוי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 xml:space="preserve">קודם נידה עצמו </w:t>
      </w:r>
      <w:r w:rsidRPr="006F178A">
        <w:rPr>
          <w:rFonts w:hint="cs"/>
          <w:rtl/>
        </w:rPr>
        <w:t>ואח</w:t>
      </w:r>
      <w:r w:rsidRPr="006F178A">
        <w:rPr>
          <w:rtl/>
        </w:rPr>
        <w:t>"</w:t>
      </w:r>
      <w:r w:rsidRPr="006F178A">
        <w:rPr>
          <w:rFonts w:hint="cs"/>
          <w:rtl/>
        </w:rPr>
        <w:t xml:space="preserve">כ </w:t>
      </w:r>
      <w:r>
        <w:rPr>
          <w:rFonts w:hint="cs"/>
          <w:rtl/>
        </w:rPr>
        <w:t>אותו,</w:t>
      </w:r>
      <w:r>
        <w:rPr>
          <w:rFonts w:ascii="Fb Fontext" w:hAnsi="Fb Fontext" w:hint="cs"/>
          <w:sz w:val="20"/>
          <w:rtl/>
        </w:rPr>
        <w:t xml:space="preserve"> וכשישן</w:t>
      </w:r>
      <w:r w:rsidRPr="006F178A">
        <w:rPr>
          <w:rFonts w:ascii="Fb Fontext" w:hAnsi="Fb Fontext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>התיר</w:t>
      </w:r>
      <w:r w:rsidRPr="006F178A">
        <w:rPr>
          <w:rFonts w:ascii="Fb Fontext" w:hAnsi="Fb Fontext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>עצמו</w:t>
      </w:r>
      <w:r w:rsidRPr="006F178A">
        <w:rPr>
          <w:rFonts w:ascii="Fb Fontext" w:hAnsi="Fb Fontext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>ואח"כ</w:t>
      </w:r>
      <w:r w:rsidRPr="006F178A">
        <w:rPr>
          <w:rFonts w:ascii="Fb Fontext" w:hAnsi="Fb Fontext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>לו,</w:t>
      </w:r>
      <w:r>
        <w:rPr>
          <w:rFonts w:ascii="Fb Fontext" w:hAnsi="Fb Fontext" w:hint="cs"/>
          <w:rtl/>
        </w:rPr>
        <w:t xml:space="preserve"> </w:t>
      </w:r>
      <w:r w:rsidRPr="007975FE">
        <w:rPr>
          <w:rStyle w:val="affe"/>
          <w:rFonts w:hint="eastAsia"/>
          <w:rtl/>
        </w:rPr>
        <w:t>ד</w:t>
      </w:r>
      <w:r w:rsidRPr="007975FE">
        <w:rPr>
          <w:rStyle w:val="affe"/>
          <w:rtl/>
        </w:rPr>
        <w:t>ת</w:t>
      </w:r>
      <w:r w:rsidRPr="006F178A">
        <w:rPr>
          <w:rFonts w:ascii="Fb Fontext" w:hAnsi="Fb Fontext"/>
          <w:rtl/>
        </w:rPr>
        <w:t>"</w:t>
      </w:r>
      <w:r w:rsidRPr="007975FE">
        <w:rPr>
          <w:rStyle w:val="affe"/>
          <w:rFonts w:hint="eastAsia"/>
          <w:rtl/>
        </w:rPr>
        <w:t>ח</w:t>
      </w:r>
      <w:r w:rsidRPr="006F178A">
        <w:rPr>
          <w:rFonts w:ascii="Fb Fontext" w:hAnsi="Fb Fontext" w:hint="cs"/>
          <w:rtl/>
        </w:rPr>
        <w:t xml:space="preserve"> </w:t>
      </w:r>
      <w:r w:rsidRPr="007975FE">
        <w:rPr>
          <w:rStyle w:val="affe"/>
          <w:rtl/>
        </w:rPr>
        <w:t>מנדה</w:t>
      </w:r>
      <w:r w:rsidRPr="006F178A">
        <w:rPr>
          <w:rFonts w:ascii="Fb Fontext" w:hAnsi="Fb Fontext"/>
          <w:rtl/>
        </w:rPr>
        <w:t xml:space="preserve"> </w:t>
      </w:r>
      <w:r w:rsidRPr="00D54BA1">
        <w:rPr>
          <w:rStyle w:val="affe"/>
          <w:rFonts w:cs="PFT_Frank"/>
          <w:b/>
          <w:bCs/>
          <w:szCs w:val="10"/>
          <w:rtl/>
        </w:rPr>
        <w:t>עצמו</w:t>
      </w:r>
      <w:r w:rsidRPr="007975FE">
        <w:rPr>
          <w:rStyle w:val="affe"/>
          <w:rtl/>
        </w:rPr>
        <w:t>, ומיפר</w:t>
      </w:r>
      <w:r w:rsidRPr="006F178A">
        <w:rPr>
          <w:rFonts w:ascii="Fb Fontext" w:hAnsi="Fb Fontext"/>
          <w:rtl/>
        </w:rPr>
        <w:t>.</w:t>
      </w:r>
    </w:p>
    <w:p w14:paraId="205A7878" w14:textId="6223D9D3" w:rsidR="00E31AD5" w:rsidRDefault="00BB26E6" w:rsidP="008D3C51">
      <w:pPr>
        <w:pStyle w:val="36"/>
        <w:framePr w:wrap="notBeside"/>
        <w:rPr>
          <w:rtl/>
        </w:rPr>
      </w:pPr>
      <w:r w:rsidRPr="008D3C51">
        <w:rPr>
          <w:rFonts w:hint="eastAsia"/>
          <w:rtl/>
        </w:rPr>
        <w:t>ה</w:t>
      </w:r>
      <w:r w:rsidRPr="008D3C51">
        <w:rPr>
          <w:rtl/>
        </w:rPr>
        <w:t xml:space="preserve">. </w:t>
      </w:r>
      <w:r w:rsidRPr="008D3C51">
        <w:rPr>
          <w:rFonts w:hint="eastAsia"/>
          <w:rtl/>
        </w:rPr>
        <w:t>ר</w:t>
      </w:r>
      <w:r w:rsidRPr="008D3C51">
        <w:rPr>
          <w:rtl/>
        </w:rPr>
        <w:t>"</w:t>
      </w:r>
      <w:r w:rsidRPr="008D3C51">
        <w:rPr>
          <w:rFonts w:hint="eastAsia"/>
          <w:rtl/>
        </w:rPr>
        <w:t>פ</w:t>
      </w:r>
      <w:r w:rsidR="00E31AD5">
        <w:rPr>
          <w:rtl/>
        </w:rPr>
        <w:t>:</w:t>
      </w:r>
    </w:p>
    <w:p w14:paraId="6350DF94" w14:textId="011BBE26" w:rsidR="00BB26E6" w:rsidRPr="006F178A" w:rsidRDefault="00BB26E6" w:rsidP="00164685">
      <w:pPr>
        <w:rPr>
          <w:rtl/>
        </w:rPr>
      </w:pPr>
      <w:r>
        <w:rPr>
          <w:rFonts w:hint="cs"/>
          <w:rtl/>
        </w:rPr>
        <w:t>ישולם שכרי</w:t>
      </w:r>
      <w:r w:rsidRPr="006F178A">
        <w:rPr>
          <w:rtl/>
        </w:rPr>
        <w:t xml:space="preserve"> </w:t>
      </w:r>
      <w:r>
        <w:rPr>
          <w:rFonts w:hint="cs"/>
          <w:rtl/>
        </w:rPr>
        <w:t>שלא</w:t>
      </w:r>
      <w:r w:rsidRPr="006F178A">
        <w:rPr>
          <w:rtl/>
        </w:rPr>
        <w:t xml:space="preserve"> </w:t>
      </w:r>
      <w:r>
        <w:rPr>
          <w:rFonts w:hint="cs"/>
          <w:rtl/>
        </w:rPr>
        <w:t>נידיתי</w:t>
      </w:r>
      <w:r w:rsidRPr="006F178A">
        <w:rPr>
          <w:rtl/>
        </w:rPr>
        <w:t xml:space="preserve"> </w:t>
      </w:r>
      <w:r>
        <w:rPr>
          <w:rFonts w:hint="cs"/>
          <w:rtl/>
        </w:rPr>
        <w:t>ת"ח</w:t>
      </w:r>
      <w:r w:rsidRPr="006F178A">
        <w:rPr>
          <w:rtl/>
        </w:rPr>
        <w:t xml:space="preserve"> מעולם</w:t>
      </w:r>
      <w:r>
        <w:rPr>
          <w:rFonts w:hint="cs"/>
          <w:rtl/>
        </w:rPr>
        <w:t xml:space="preserve">, </w:t>
      </w:r>
      <w:r w:rsidRPr="007117F5">
        <w:rPr>
          <w:rFonts w:cs="PFT_Frank" w:hint="eastAsia"/>
          <w:b/>
          <w:bCs/>
          <w:szCs w:val="14"/>
          <w:rtl/>
        </w:rPr>
        <w:t>ורק</w:t>
      </w:r>
      <w:r w:rsidRPr="007117F5">
        <w:rPr>
          <w:rFonts w:cs="PFT_Frank"/>
          <w:b/>
          <w:bCs/>
          <w:szCs w:val="14"/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מלקות</w:t>
      </w:r>
      <w:r>
        <w:rPr>
          <w:rFonts w:hint="cs"/>
          <w:rtl/>
        </w:rPr>
        <w:t xml:space="preserve"> </w:t>
      </w:r>
      <w:r w:rsidRPr="007975FE">
        <w:rPr>
          <w:rStyle w:val="affe"/>
          <w:rFonts w:hint="eastAsia"/>
          <w:rtl/>
        </w:rPr>
        <w:t>קל</w:t>
      </w:r>
      <w:r>
        <w:rPr>
          <w:rFonts w:hint="cs"/>
          <w:rtl/>
        </w:rPr>
        <w:t>.</w:t>
      </w:r>
    </w:p>
    <w:p w14:paraId="3EFD54F3" w14:textId="77777777" w:rsidR="00BB26E6" w:rsidRDefault="00BB26E6" w:rsidP="00164685">
      <w:pPr>
        <w:pStyle w:val="afffff2"/>
        <w:rPr>
          <w:rtl/>
        </w:rPr>
      </w:pPr>
      <w:r>
        <w:rPr>
          <w:rFonts w:hint="cs"/>
          <w:rtl/>
        </w:rPr>
        <w:t>פעולות ותוצאות הנידוי</w:t>
      </w:r>
    </w:p>
    <w:p w14:paraId="661DDB93" w14:textId="1A6B041F" w:rsidR="00E31AD5" w:rsidRDefault="00BB26E6" w:rsidP="00DA50E7">
      <w:pPr>
        <w:pStyle w:val="36"/>
        <w:framePr w:wrap="notBeside"/>
        <w:rPr>
          <w:rtl/>
        </w:rPr>
      </w:pPr>
      <w:r w:rsidRPr="00DA50E7">
        <w:rPr>
          <w:rFonts w:hint="eastAsia"/>
          <w:rtl/>
        </w:rPr>
        <w:t>א</w:t>
      </w:r>
      <w:r w:rsidR="00E31AD5">
        <w:rPr>
          <w:rFonts w:hint="cs"/>
          <w:rtl/>
        </w:rPr>
        <w:t>.</w:t>
      </w:r>
    </w:p>
    <w:p w14:paraId="24B86514" w14:textId="77777777" w:rsidR="004E0BA3" w:rsidRDefault="00BB26E6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שמתא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- </w:t>
      </w:r>
      <w:r w:rsidRPr="007975FE">
        <w:rPr>
          <w:rStyle w:val="affc"/>
          <w:rFonts w:hint="eastAsia"/>
          <w:rtl/>
        </w:rPr>
        <w:t>לר</w:t>
      </w:r>
      <w:r w:rsidRPr="007975FE">
        <w:rPr>
          <w:rStyle w:val="affc"/>
          <w:rtl/>
        </w:rPr>
        <w:t>ב</w:t>
      </w:r>
      <w:r w:rsidRPr="006F178A">
        <w:rPr>
          <w:rFonts w:ascii="Fb Fontext" w:hAnsi="Fb Fontext"/>
          <w:rtl/>
        </w:rPr>
        <w:t xml:space="preserve">: שם מיתה </w:t>
      </w:r>
      <w:r w:rsidR="00363EFE">
        <w:rPr>
          <w:rFonts w:ascii="Fb Fontext" w:hAnsi="Fb Fontext"/>
          <w:rtl/>
        </w:rPr>
        <w:tab/>
      </w:r>
      <w:r>
        <w:rPr>
          <w:rStyle w:val="affc"/>
          <w:rFonts w:hint="cs"/>
          <w:rtl/>
        </w:rPr>
        <w:t>ושמ</w:t>
      </w:r>
      <w:r w:rsidRPr="007975FE">
        <w:rPr>
          <w:rStyle w:val="affc"/>
          <w:rtl/>
        </w:rPr>
        <w:t>ואל</w:t>
      </w:r>
      <w:r w:rsidRPr="006F178A">
        <w:rPr>
          <w:rFonts w:hint="cs"/>
          <w:rtl/>
        </w:rPr>
        <w:t>:</w:t>
      </w:r>
      <w:r>
        <w:rPr>
          <w:rFonts w:hint="cs"/>
          <w:rtl/>
        </w:rPr>
        <w:t xml:space="preserve"> </w:t>
      </w:r>
      <w:r w:rsidRPr="006F178A">
        <w:rPr>
          <w:rtl/>
        </w:rPr>
        <w:t>שממה יה</w:t>
      </w:r>
      <w:r>
        <w:rPr>
          <w:rFonts w:hint="cs"/>
          <w:rtl/>
        </w:rPr>
        <w:t>א -</w:t>
      </w:r>
      <w:r w:rsidRPr="006F178A">
        <w:rPr>
          <w:rtl/>
        </w:rPr>
        <w:t xml:space="preserve"> </w:t>
      </w:r>
      <w:r w:rsidRPr="00D54BA1">
        <w:rPr>
          <w:rStyle w:val="affe"/>
          <w:rFonts w:cs="PFT_Frank" w:hint="eastAsia"/>
          <w:b/>
          <w:bCs/>
          <w:szCs w:val="10"/>
          <w:rtl/>
        </w:rPr>
        <w:t>ומועיל</w:t>
      </w:r>
      <w:r w:rsidRPr="00D54BA1">
        <w:rPr>
          <w:rStyle w:val="affe"/>
          <w:rFonts w:cs="PFT_Frank"/>
          <w:b/>
          <w:bCs/>
          <w:szCs w:val="10"/>
          <w:rtl/>
        </w:rPr>
        <w:t xml:space="preserve"> </w:t>
      </w:r>
      <w:r w:rsidRPr="00D54BA1">
        <w:rPr>
          <w:rStyle w:val="affe"/>
          <w:rFonts w:cs="PFT_Frank" w:hint="eastAsia"/>
          <w:b/>
          <w:bCs/>
          <w:szCs w:val="10"/>
          <w:rtl/>
        </w:rPr>
        <w:t>בו</w:t>
      </w:r>
      <w:r>
        <w:rPr>
          <w:rStyle w:val="affe"/>
          <w:rFonts w:hint="cs"/>
          <w:rtl/>
        </w:rPr>
        <w:t xml:space="preserve"> </w:t>
      </w:r>
      <w:r>
        <w:rPr>
          <w:rFonts w:hint="cs"/>
          <w:rtl/>
        </w:rPr>
        <w:t>-</w:t>
      </w:r>
    </w:p>
    <w:p w14:paraId="46775249" w14:textId="3F5B181A" w:rsidR="00E31AD5" w:rsidRDefault="00BB26E6" w:rsidP="00363EFE">
      <w:pPr>
        <w:pStyle w:val="36"/>
        <w:framePr w:wrap="notBeside"/>
        <w:rPr>
          <w:rtl/>
        </w:rPr>
      </w:pPr>
      <w:r w:rsidRPr="00363EFE">
        <w:rPr>
          <w:rFonts w:hint="eastAsia"/>
          <w:rtl/>
        </w:rPr>
        <w:t>אבל</w:t>
      </w:r>
      <w:r w:rsidRPr="00363EFE">
        <w:rPr>
          <w:rtl/>
        </w:rPr>
        <w:t xml:space="preserve"> </w:t>
      </w:r>
      <w:r w:rsidRPr="00363EFE">
        <w:rPr>
          <w:rFonts w:hint="eastAsia"/>
          <w:rtl/>
        </w:rPr>
        <w:t>ל</w:t>
      </w:r>
      <w:r w:rsidRPr="00363EFE">
        <w:rPr>
          <w:rtl/>
        </w:rPr>
        <w:t>ר"ל</w:t>
      </w:r>
      <w:r w:rsidR="00E31AD5">
        <w:rPr>
          <w:rFonts w:hint="cs"/>
          <w:rtl/>
        </w:rPr>
        <w:t>:</w:t>
      </w:r>
    </w:p>
    <w:p w14:paraId="71C3B20B" w14:textId="1BDE9E9B" w:rsidR="00BB26E6" w:rsidRPr="006F178A" w:rsidRDefault="00BB26E6" w:rsidP="00164685">
      <w:pPr>
        <w:rPr>
          <w:rtl/>
        </w:rPr>
      </w:pPr>
      <w:r>
        <w:rPr>
          <w:rtl/>
        </w:rPr>
        <w:t xml:space="preserve">נכנסת </w:t>
      </w:r>
      <w:r>
        <w:rPr>
          <w:rStyle w:val="affc"/>
          <w:rtl/>
          <w:rPrChange w:id="9020" w:author="מנוע אמוראים" w:date="2026-10-05T16:41:44Z">
            <w:rPr>
              <w:rtl/>
            </w:rPr>
          </w:rPrChange>
        </w:rPr>
        <w:t xml:space="preserve">ב</w:t>
      </w:r>
      <w:r>
        <w:rPr>
          <w:rStyle w:val="affc"/>
          <w:rFonts w:hint="cs"/>
          <w:rtl/>
          <w:rPrChange w:id="9021" w:author="מנוע אמוראים" w:date="2026-10-05T16:41:44Z">
            <w:rPr>
              <w:rFonts w:hint="cs"/>
              <w:rtl/>
            </w:rPr>
          </w:rPrChange>
        </w:rPr>
        <w:t xml:space="preserve">רמ</w:t>
      </w:r>
      <w:r>
        <w:rPr>
          <w:rStyle w:val="affc"/>
          <w:rtl/>
          <w:rPrChange w:id="9022" w:author="מנוע אמוראים" w:date="2026-10-05T16:41:44Z">
            <w:rPr>
              <w:rtl/>
            </w:rPr>
          </w:rPrChange>
        </w:rPr>
        <w:t xml:space="preserve">"</w:t>
      </w:r>
      <w:r>
        <w:rPr>
          <w:rStyle w:val="affc"/>
          <w:rFonts w:hint="cs"/>
          <w:rtl/>
          <w:rPrChange w:id="9023" w:author="מנוע אמוראים" w:date="2026-10-05T16:41:44Z">
            <w:rPr>
              <w:rFonts w:hint="cs"/>
              <w:rtl/>
            </w:rPr>
          </w:rPrChange>
        </w:rPr>
        <w:t xml:space="preserve">ח</w:t>
      </w:r>
      <w:r>
        <w:rPr>
          <w:rFonts w:hint="cs"/>
          <w:rtl/>
        </w:rPr>
        <w:t xml:space="preserve"> </w:t>
      </w:r>
      <w:r w:rsidRPr="006F178A">
        <w:rPr>
          <w:rtl/>
        </w:rPr>
        <w:t>איברים</w:t>
      </w:r>
      <w:r>
        <w:rPr>
          <w:rFonts w:hint="cs"/>
          <w:rtl/>
        </w:rPr>
        <w:t xml:space="preserve"> </w:t>
      </w:r>
      <w:r w:rsidRPr="007975FE">
        <w:rPr>
          <w:rStyle w:val="af4"/>
          <w:rFonts w:hint="eastAsia"/>
          <w:rtl/>
        </w:rPr>
        <w:t>חרם</w:t>
      </w:r>
      <w:r w:rsidRPr="006F178A">
        <w:rPr>
          <w:rtl/>
        </w:rPr>
        <w:t xml:space="preserve"> </w:t>
      </w:r>
      <w:r>
        <w:rPr>
          <w:rFonts w:hint="cs"/>
          <w:rtl/>
        </w:rPr>
        <w:t>ו</w:t>
      </w:r>
      <w:r w:rsidRPr="006F178A">
        <w:rPr>
          <w:rtl/>
        </w:rPr>
        <w:t>יוצא</w:t>
      </w:r>
      <w:r>
        <w:rPr>
          <w:rFonts w:hint="cs"/>
          <w:rtl/>
        </w:rPr>
        <w:t>ת</w:t>
      </w:r>
      <w:r w:rsidRPr="006F178A">
        <w:rPr>
          <w:rtl/>
        </w:rPr>
        <w:t xml:space="preserve"> </w:t>
      </w:r>
      <w:r>
        <w:rPr>
          <w:rStyle w:val="affc"/>
          <w:rFonts w:hint="cs"/>
          <w:rtl/>
          <w:rPrChange w:id="9024" w:author="מנוע אמוראים" w:date="2026-10-05T16:41:44Z">
            <w:rPr>
              <w:rFonts w:hint="cs"/>
              <w:rtl/>
            </w:rPr>
          </w:rPrChange>
        </w:rPr>
        <w:t xml:space="preserve">מרמ</w:t>
      </w:r>
      <w:r>
        <w:rPr>
          <w:rStyle w:val="affc"/>
          <w:rtl/>
          <w:rPrChange w:id="9025" w:author="מנוע אמוראים" w:date="2026-10-05T16:41:44Z">
            <w:rPr>
              <w:rtl/>
            </w:rPr>
          </w:rPrChange>
        </w:rPr>
        <w:t xml:space="preserve">"</w:t>
      </w:r>
      <w:r>
        <w:rPr>
          <w:rStyle w:val="affc"/>
          <w:rFonts w:hint="cs"/>
          <w:rtl/>
          <w:rPrChange w:id="9026" w:author="מנוע אמוראים" w:date="2026-10-05T16:41:44Z">
            <w:rPr>
              <w:rFonts w:hint="cs"/>
              <w:rtl/>
            </w:rPr>
          </w:rPrChange>
        </w:rPr>
        <w:t xml:space="preserve">ח</w:t>
      </w:r>
      <w:r>
        <w:rPr>
          <w:rFonts w:hint="cs"/>
          <w:rtl/>
        </w:rPr>
        <w:t xml:space="preserve"> </w:t>
      </w:r>
      <w:r w:rsidRPr="00444DC5">
        <w:rPr>
          <w:rStyle w:val="af4"/>
          <w:rFonts w:hint="eastAsia"/>
          <w:rtl/>
        </w:rPr>
        <w:t>רחם</w:t>
      </w:r>
      <w:r w:rsidR="003F5941">
        <w:rPr>
          <w:rStyle w:val="af4"/>
          <w:rFonts w:hint="cs"/>
          <w:rtl/>
        </w:rPr>
        <w:t>,</w:t>
      </w:r>
    </w:p>
    <w:p w14:paraId="5B84C16A" w14:textId="78AC1D53" w:rsidR="00E31AD5" w:rsidRDefault="007220C7" w:rsidP="00363EFE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ב. </w:t>
      </w:r>
      <w:r w:rsidR="00BB26E6" w:rsidRPr="00363EFE">
        <w:rPr>
          <w:rFonts w:hint="cs"/>
          <w:rtl/>
        </w:rPr>
        <w:t xml:space="preserve">רב </w:t>
      </w:r>
      <w:r w:rsidR="00BB26E6" w:rsidRPr="00363EFE">
        <w:rPr>
          <w:rtl/>
        </w:rPr>
        <w:t>יוסף</w:t>
      </w:r>
      <w:r w:rsidR="00E31AD5">
        <w:rPr>
          <w:rtl/>
        </w:rPr>
        <w:t>:</w:t>
      </w:r>
    </w:p>
    <w:p w14:paraId="1A5B96C3" w14:textId="77777777" w:rsidR="004E0BA3" w:rsidRDefault="00BB26E6" w:rsidP="00164685">
      <w:pPr>
        <w:rPr>
          <w:rStyle w:val="affe"/>
          <w:spacing w:val="-2"/>
          <w:rtl/>
        </w:rPr>
      </w:pPr>
      <w:r w:rsidRPr="00F91F81">
        <w:rPr>
          <w:rFonts w:ascii="Fb Fontext" w:hAnsi="Fb Fontext" w:hint="cs"/>
          <w:spacing w:val="-2"/>
          <w:rtl/>
        </w:rPr>
        <w:t xml:space="preserve">כשתזרוק נידוי </w:t>
      </w:r>
      <w:r w:rsidR="0040296B" w:rsidRPr="00F91F81">
        <w:rPr>
          <w:rFonts w:ascii="Fb Fontext" w:hAnsi="Fb Fontext" w:hint="cs"/>
          <w:spacing w:val="-2"/>
          <w:rtl/>
        </w:rPr>
        <w:t xml:space="preserve">אפי' </w:t>
      </w:r>
      <w:r w:rsidRPr="00F91F81">
        <w:rPr>
          <w:rFonts w:ascii="Fb Fontext" w:hAnsi="Fb Fontext" w:hint="cs"/>
          <w:spacing w:val="-2"/>
          <w:rtl/>
        </w:rPr>
        <w:t>בזנב כלב</w:t>
      </w:r>
      <w:r w:rsidR="00363EFE" w:rsidRPr="00F91F81">
        <w:rPr>
          <w:rFonts w:ascii="Fb Fontext" w:hAnsi="Fb Fontext" w:hint="cs"/>
          <w:spacing w:val="-2"/>
          <w:rtl/>
        </w:rPr>
        <w:t>,</w:t>
      </w:r>
      <w:r w:rsidRPr="00F91F81">
        <w:rPr>
          <w:rFonts w:ascii="Fb Fontext" w:hAnsi="Fb Fontext" w:hint="cs"/>
          <w:spacing w:val="-2"/>
          <w:rtl/>
        </w:rPr>
        <w:t xml:space="preserve"> היא </w:t>
      </w:r>
      <w:r w:rsidR="0040296B" w:rsidRPr="00F91F81">
        <w:rPr>
          <w:rFonts w:ascii="Fb Fontext" w:hAnsi="Fb Fontext" w:hint="cs"/>
          <w:spacing w:val="-2"/>
          <w:rtl/>
        </w:rPr>
        <w:t xml:space="preserve">כבר </w:t>
      </w:r>
      <w:r w:rsidRPr="00F91F81">
        <w:rPr>
          <w:rFonts w:ascii="Fb Fontext" w:hAnsi="Fb Fontext" w:hint="cs"/>
          <w:spacing w:val="-2"/>
          <w:rtl/>
        </w:rPr>
        <w:t xml:space="preserve">תעשה שלה </w:t>
      </w:r>
      <w:r w:rsidRPr="00F91F81">
        <w:rPr>
          <w:rStyle w:val="affe"/>
          <w:rFonts w:hint="eastAsia"/>
          <w:spacing w:val="-2"/>
          <w:rtl/>
        </w:rPr>
        <w:t>כמעשה</w:t>
      </w:r>
      <w:r w:rsidRPr="00F91F81">
        <w:rPr>
          <w:rStyle w:val="affe"/>
          <w:spacing w:val="-2"/>
          <w:rtl/>
        </w:rPr>
        <w:t xml:space="preserve"> </w:t>
      </w:r>
      <w:r w:rsidRPr="00F91F81">
        <w:rPr>
          <w:rStyle w:val="affe"/>
          <w:rFonts w:hint="eastAsia"/>
          <w:spacing w:val="-2"/>
          <w:rtl/>
        </w:rPr>
        <w:t>שהיה</w:t>
      </w:r>
    </w:p>
    <w:p w14:paraId="7E6719E0" w14:textId="510A7C9E" w:rsidR="00E31AD5" w:rsidRDefault="007220C7" w:rsidP="00F91F81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ג.      </w:t>
      </w:r>
      <w:r w:rsidR="00F91F81">
        <w:rPr>
          <w:rFonts w:hint="cs"/>
          <w:rtl/>
        </w:rPr>
        <w:t>ריו''ס</w:t>
      </w:r>
      <w:r w:rsidR="00E31AD5">
        <w:rPr>
          <w:rtl/>
        </w:rPr>
        <w:t>:</w:t>
      </w:r>
    </w:p>
    <w:p w14:paraId="37F8DC3E" w14:textId="2CDB916F" w:rsidR="00BB26E6" w:rsidRPr="006F178A" w:rsidRDefault="00F91F81" w:rsidP="00164685">
      <w:pPr>
        <w:rPr>
          <w:rtl/>
        </w:rPr>
      </w:pPr>
      <w:r>
        <w:rPr>
          <w:rFonts w:ascii="Fb Fontext" w:hAnsi="Fb Fontext" w:cs="PFT_Frank" w:hint="cs"/>
          <w:b/>
          <w:bCs/>
          <w:szCs w:val="14"/>
          <w:rtl/>
        </w:rPr>
        <w:t>לת''ח ש</w:t>
      </w:r>
      <w:r w:rsidR="00BB26E6" w:rsidRPr="007117F5">
        <w:rPr>
          <w:rFonts w:ascii="Fb Fontext" w:hAnsi="Fb Fontext" w:cs="PFT_Frank" w:hint="eastAsia"/>
          <w:b/>
          <w:bCs/>
          <w:szCs w:val="14"/>
          <w:rtl/>
        </w:rPr>
        <w:t>אלים</w:t>
      </w:r>
      <w:r w:rsidR="00BB26E6" w:rsidRPr="006F178A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 xml:space="preserve">ציערו </w:t>
      </w:r>
      <w:r w:rsidR="00BB26E6">
        <w:rPr>
          <w:rFonts w:ascii="Fb Fontext" w:hAnsi="Fb Fontext" w:hint="cs"/>
          <w:rtl/>
        </w:rPr>
        <w:t>ופחד לנדותו,</w:t>
      </w:r>
      <w:r w:rsidR="00BB26E6" w:rsidRPr="006F178A">
        <w:rPr>
          <w:rFonts w:ascii="Fb Fontext" w:hAnsi="Fb Fontext" w:hint="cs"/>
          <w:rtl/>
        </w:rPr>
        <w:t xml:space="preserve"> שיטמי</w:t>
      </w:r>
      <w:r w:rsidR="00BB26E6">
        <w:rPr>
          <w:rFonts w:ascii="Fb Fontext" w:hAnsi="Fb Fontext" w:hint="cs"/>
          <w:rtl/>
        </w:rPr>
        <w:t xml:space="preserve">ן </w:t>
      </w:r>
      <w:r w:rsidR="00BB26E6" w:rsidRPr="007975FE">
        <w:rPr>
          <w:rStyle w:val="affe"/>
          <w:rFonts w:hint="eastAsia"/>
          <w:rtl/>
        </w:rPr>
        <w:t>כתב</w:t>
      </w:r>
      <w:r w:rsidR="00BB26E6" w:rsidRPr="007975FE">
        <w:rPr>
          <w:rStyle w:val="affe"/>
          <w:rtl/>
        </w:rPr>
        <w:t xml:space="preserve"> </w:t>
      </w:r>
      <w:r w:rsidR="00BB26E6" w:rsidRPr="007975FE">
        <w:rPr>
          <w:rStyle w:val="affe"/>
          <w:rFonts w:hint="eastAsia"/>
          <w:rtl/>
        </w:rPr>
        <w:t>נידוי</w:t>
      </w:r>
      <w:r w:rsidR="00BB26E6">
        <w:rPr>
          <w:rFonts w:ascii="Fb Fontext" w:hAnsi="Fb Fontext" w:hint="cs"/>
          <w:rtl/>
        </w:rPr>
        <w:t xml:space="preserve"> </w:t>
      </w:r>
      <w:r w:rsidR="00BB26E6" w:rsidRPr="006F178A">
        <w:rPr>
          <w:rFonts w:ascii="Fb Fontext" w:hAnsi="Fb Fontext" w:hint="cs"/>
          <w:rtl/>
        </w:rPr>
        <w:t>בכד</w:t>
      </w:r>
      <w:r w:rsidR="00BB26E6">
        <w:rPr>
          <w:rFonts w:ascii="Fb Fontext" w:hAnsi="Fb Fontext" w:hint="cs"/>
          <w:rtl/>
        </w:rPr>
        <w:t>,</w:t>
      </w:r>
      <w:r w:rsidR="00BB26E6" w:rsidRPr="006F178A">
        <w:rPr>
          <w:rFonts w:ascii="Fb Fontext" w:hAnsi="Fb Fontext" w:hint="cs"/>
          <w:rtl/>
        </w:rPr>
        <w:t xml:space="preserve"> ויתקע </w:t>
      </w:r>
      <w:r w:rsidR="00BB26E6">
        <w:rPr>
          <w:rFonts w:ascii="Fb Fontext" w:hAnsi="Fb Fontext" w:hint="cs"/>
          <w:rtl/>
        </w:rPr>
        <w:t xml:space="preserve">לתוכו </w:t>
      </w:r>
      <w:r w:rsidR="00BB26E6" w:rsidRPr="006F178A">
        <w:rPr>
          <w:rFonts w:ascii="Fb Fontext" w:hAnsi="Fb Fontext" w:hint="cs"/>
          <w:rtl/>
        </w:rPr>
        <w:t>אלף שופרות ארבעים יום</w:t>
      </w:r>
      <w:r w:rsidR="00BB26E6">
        <w:rPr>
          <w:rFonts w:ascii="Fb Fontext" w:hAnsi="Fb Fontext" w:hint="cs"/>
          <w:rtl/>
        </w:rPr>
        <w:t>,</w:t>
      </w:r>
      <w:r w:rsidR="00BB26E6" w:rsidRPr="006F178A">
        <w:rPr>
          <w:rFonts w:ascii="Fb Fontext" w:hAnsi="Fb Fontext" w:hint="cs"/>
          <w:rtl/>
        </w:rPr>
        <w:t xml:space="preserve"> ומת</w:t>
      </w:r>
      <w:r w:rsidR="00BB26E6">
        <w:rPr>
          <w:rFonts w:ascii="Fb Fontext" w:hAnsi="Fb Fontext" w:hint="cs"/>
          <w:rtl/>
        </w:rPr>
        <w:t>.</w:t>
      </w:r>
    </w:p>
    <w:p w14:paraId="61260592" w14:textId="77777777" w:rsidR="00BB26E6" w:rsidRPr="006F178A" w:rsidRDefault="00BB26E6" w:rsidP="00164685">
      <w:pPr>
        <w:rPr>
          <w:rtl/>
        </w:rPr>
      </w:pPr>
      <w:r w:rsidRPr="007975FE">
        <w:rPr>
          <w:rStyle w:val="affc"/>
          <w:rFonts w:hint="eastAsia"/>
          <w:rtl/>
        </w:rPr>
        <w:t>ב</w:t>
      </w:r>
      <w:r>
        <w:rPr>
          <w:rFonts w:hint="cs"/>
          <w:rtl/>
        </w:rPr>
        <w:t xml:space="preserve">. </w:t>
      </w:r>
      <w:r w:rsidRPr="007117F5">
        <w:rPr>
          <w:rFonts w:cs="PFT_Frank" w:hint="eastAsia"/>
          <w:b/>
          <w:bCs/>
          <w:szCs w:val="14"/>
          <w:rtl/>
        </w:rPr>
        <w:t>שופרות</w:t>
      </w:r>
      <w:r>
        <w:rPr>
          <w:rFonts w:hint="cs"/>
          <w:rtl/>
        </w:rPr>
        <w:t xml:space="preserve"> </w:t>
      </w:r>
      <w:r w:rsidRPr="007975FE">
        <w:rPr>
          <w:rStyle w:val="affe"/>
          <w:rFonts w:hint="eastAsia"/>
          <w:rtl/>
        </w:rPr>
        <w:t>בנידוי</w:t>
      </w:r>
      <w:r>
        <w:rPr>
          <w:rFonts w:hint="cs"/>
          <w:rtl/>
        </w:rPr>
        <w:t xml:space="preserve"> -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 xml:space="preserve"> </w:t>
      </w:r>
      <w:r w:rsidRPr="007975FE">
        <w:rPr>
          <w:rStyle w:val="affe"/>
          <w:rFonts w:hint="eastAsia"/>
          <w:rtl/>
        </w:rPr>
        <w:t>ע</w:t>
      </w:r>
      <w:r w:rsidRPr="007975FE">
        <w:rPr>
          <w:rStyle w:val="affe"/>
          <w:rtl/>
        </w:rPr>
        <w:t>"ש</w:t>
      </w:r>
      <w:r>
        <w:rPr>
          <w:rFonts w:hint="cs"/>
          <w:rtl/>
        </w:rPr>
        <w:t xml:space="preserve"> </w:t>
      </w:r>
      <w:r w:rsidRPr="006F178A">
        <w:rPr>
          <w:rFonts w:hint="cs"/>
          <w:rtl/>
        </w:rPr>
        <w:t>שנפרעים ממנו</w:t>
      </w:r>
      <w:r>
        <w:rPr>
          <w:rFonts w:hint="cs"/>
          <w:rtl/>
        </w:rPr>
        <w:t>.</w:t>
      </w:r>
    </w:p>
    <w:p w14:paraId="35937EA4" w14:textId="19628042" w:rsidR="00BB26E6" w:rsidRDefault="00BB26E6" w:rsidP="003F5941">
      <w:pPr>
        <w:rPr>
          <w:rStyle w:val="affe"/>
          <w:rtl/>
        </w:rPr>
      </w:pPr>
      <w:r w:rsidRPr="007975FE">
        <w:rPr>
          <w:rStyle w:val="affc"/>
          <w:rFonts w:hint="eastAsia"/>
          <w:rtl/>
        </w:rPr>
        <w:t>ג</w:t>
      </w:r>
      <w:r>
        <w:rPr>
          <w:rFonts w:hint="cs"/>
          <w:rtl/>
        </w:rPr>
        <w:t xml:space="preserve">. </w:t>
      </w:r>
      <w:r w:rsidRPr="007975FE">
        <w:rPr>
          <w:rStyle w:val="affe"/>
          <w:rFonts w:hint="eastAsia"/>
          <w:rtl/>
        </w:rPr>
        <w:t>תקיעת</w:t>
      </w:r>
      <w:r w:rsidRPr="00392931">
        <w:rPr>
          <w:rFonts w:hint="cs"/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שברים</w:t>
      </w:r>
      <w:r w:rsidRPr="007117F5">
        <w:rPr>
          <w:rFonts w:cs="PFT_Frank" w:hint="cs"/>
          <w:b/>
          <w:bCs/>
          <w:szCs w:val="14"/>
          <w:rtl/>
        </w:rPr>
        <w:t>-</w:t>
      </w:r>
      <w:r w:rsidRPr="00392931">
        <w:rPr>
          <w:rFonts w:hint="cs"/>
          <w:rtl/>
        </w:rPr>
        <w:t xml:space="preserve"> </w:t>
      </w:r>
      <w:r>
        <w:rPr>
          <w:rFonts w:hint="cs"/>
          <w:rtl/>
        </w:rPr>
        <w:t>שובר</w:t>
      </w:r>
      <w:r w:rsidRPr="00392931">
        <w:rPr>
          <w:rFonts w:hint="cs"/>
          <w:rtl/>
        </w:rPr>
        <w:t xml:space="preserve"> בתים </w:t>
      </w:r>
      <w:r>
        <w:rPr>
          <w:rFonts w:hint="cs"/>
          <w:rtl/>
        </w:rPr>
        <w:t xml:space="preserve">רמים, </w:t>
      </w:r>
      <w:r w:rsidRPr="007975FE">
        <w:rPr>
          <w:rStyle w:val="affe"/>
          <w:rFonts w:hint="eastAsia"/>
          <w:rtl/>
        </w:rPr>
        <w:t>כשנתנו</w:t>
      </w:r>
      <w:r w:rsidRPr="007975FE">
        <w:rPr>
          <w:rStyle w:val="affe"/>
          <w:rtl/>
        </w:rPr>
        <w:t xml:space="preserve"> </w:t>
      </w:r>
      <w:r w:rsidRPr="007975FE">
        <w:rPr>
          <w:rStyle w:val="affe"/>
          <w:rFonts w:hint="eastAsia"/>
          <w:rtl/>
        </w:rPr>
        <w:t>חכמים</w:t>
      </w:r>
      <w:r w:rsidRPr="007975FE">
        <w:rPr>
          <w:rStyle w:val="affe"/>
          <w:rtl/>
        </w:rPr>
        <w:t xml:space="preserve"> </w:t>
      </w:r>
      <w:r w:rsidRPr="007975FE">
        <w:rPr>
          <w:rStyle w:val="affe"/>
          <w:rFonts w:hint="eastAsia"/>
          <w:rtl/>
        </w:rPr>
        <w:t>עין</w:t>
      </w:r>
      <w:r w:rsidRPr="007975FE">
        <w:rPr>
          <w:rStyle w:val="affe"/>
          <w:rtl/>
        </w:rPr>
        <w:t xml:space="preserve">- </w:t>
      </w:r>
      <w:r w:rsidRPr="00D54BA1">
        <w:rPr>
          <w:rStyle w:val="affe"/>
          <w:rFonts w:cs="PFT_Frank"/>
          <w:b/>
          <w:bCs/>
          <w:szCs w:val="10"/>
          <w:rtl/>
        </w:rPr>
        <w:t>מיתה או עוני</w:t>
      </w:r>
      <w:r w:rsidRPr="007975FE">
        <w:rPr>
          <w:rStyle w:val="affe"/>
          <w:rtl/>
        </w:rPr>
        <w:t>.</w:t>
      </w:r>
    </w:p>
    <w:p w14:paraId="50A99427" w14:textId="3D123946" w:rsidR="00355710" w:rsidRPr="00355710" w:rsidRDefault="00355710" w:rsidP="00355710">
      <w:pPr>
        <w:pStyle w:val="afff1"/>
        <w:rPr>
          <w:del w:id="90014" w:author="מנוע עיצוב" w:date="2026-10-08T11:01:28Z"/>
          <w:rtl/>
        </w:rPr>
      </w:pPr>
      <w:del w:id="90013" w:author="מנוע עיצוב" w:date="2026-10-08T11:01:28Z">
        <w:r w:rsidRPr="00355710">
          <w:rPr>
            <w:rFonts w:hint="cs"/>
            <w:rtl/>
          </w:rPr>
          <w:delText xml:space="preserve">****</w:delText>
        </w:r>
      </w:del>
    </w:p>
    <w:p w14:paraId="766E1837" w14:textId="77777777" w:rsidR="00BB26E6" w:rsidRPr="006F178A" w:rsidRDefault="00BB26E6" w:rsidP="00800D78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יז:</w:t>
      </w:r>
    </w:p>
    <w:p w14:paraId="78A3F07C" w14:textId="77777777" w:rsidR="00BB26E6" w:rsidRPr="00BB2BE7" w:rsidRDefault="00BB26E6" w:rsidP="00BB2BE7">
      <w:pPr>
        <w:pStyle w:val="affff1"/>
        <w:rPr>
          <w:rtl/>
        </w:rPr>
      </w:pPr>
      <w:ins w:id="9831" w:author="מספור קטעי משנה" w:date="2026-10-06T06:45:36Z">
        <w:r>
          <w:rPr>
            <w:rStyle w:val="MisparKeta"/>
          </w:rPr>
          <w:t xml:space="preserve">א. </w:t>
        </w:r>
      </w:ins>
      <w:r w:rsidRPr="00BB2BE7">
        <w:rPr>
          <w:rtl/>
        </w:rPr>
        <w:t>והנזיר</w:t>
      </w:r>
      <w:r w:rsidRPr="00BB2BE7">
        <w:rPr>
          <w:rFonts w:hint="cs"/>
          <w:rtl/>
        </w:rPr>
        <w:t>,</w:t>
      </w:r>
      <w:r w:rsidRPr="00BB2BE7">
        <w:rPr>
          <w:rtl/>
        </w:rPr>
        <w:t xml:space="preserve"> והמצורע </w:t>
      </w:r>
      <w:r w:rsidRPr="00BB2BE7">
        <w:rPr>
          <w:rFonts w:hint="cs"/>
          <w:rtl/>
        </w:rPr>
        <w:t xml:space="preserve">העולה </w:t>
      </w:r>
      <w:r w:rsidRPr="00BB2BE7">
        <w:rPr>
          <w:rtl/>
        </w:rPr>
        <w:t>מטומאתו לטהרתו.</w:t>
      </w:r>
    </w:p>
    <w:p w14:paraId="12BE047F" w14:textId="49CEBCD0" w:rsidR="00E31AD5" w:rsidRDefault="00BB26E6" w:rsidP="00C135A2">
      <w:pPr>
        <w:pStyle w:val="36"/>
        <w:framePr w:wrap="notBeside"/>
        <w:rPr>
          <w:rtl/>
        </w:rPr>
      </w:pPr>
      <w:r w:rsidRPr="00C135A2">
        <w:rPr>
          <w:rFonts w:hint="cs"/>
          <w:rtl/>
        </w:rPr>
        <w:t>ת</w:t>
      </w:r>
      <w:r w:rsidRPr="00C135A2">
        <w:rPr>
          <w:rFonts w:hint="eastAsia"/>
          <w:rtl/>
        </w:rPr>
        <w:t>ניא</w:t>
      </w:r>
      <w:r w:rsidR="00E31AD5">
        <w:rPr>
          <w:rFonts w:hint="cs"/>
          <w:rtl/>
        </w:rPr>
        <w:t>:</w:t>
      </w:r>
    </w:p>
    <w:p w14:paraId="767DFB07" w14:textId="2B2DAFCD" w:rsidR="00BB26E6" w:rsidRPr="00660598" w:rsidRDefault="00660598" w:rsidP="00660598">
      <w:pPr>
        <w:spacing w:after="60"/>
        <w:rPr>
          <w:rStyle w:val="affc"/>
          <w:rFonts w:ascii="BA Fontov Regular" w:hAnsi="BA Fontov Regular" w:cs="FrankRuehl"/>
          <w:b w:val="0"/>
          <w:bCs w:val="0"/>
          <w:sz w:val="18"/>
          <w:szCs w:val="18"/>
          <w:rtl/>
        </w:rPr>
      </w:pPr>
      <w:r>
        <w:rPr>
          <w:rFonts w:ascii="Fb Fontext" w:hAnsi="Fb Fontext" w:hint="cs"/>
          <w:sz w:val="20"/>
          <w:rtl/>
        </w:rPr>
        <w:t>נ</w:t>
      </w:r>
      <w:r w:rsidR="00BB26E6" w:rsidRPr="006F178A">
        <w:rPr>
          <w:rFonts w:ascii="Fb Fontext" w:hAnsi="Fb Fontext" w:hint="cs"/>
          <w:sz w:val="20"/>
          <w:rtl/>
        </w:rPr>
        <w:t>זיר ומצורע א</w:t>
      </w:r>
      <w:r w:rsidR="00BB26E6">
        <w:rPr>
          <w:rFonts w:ascii="Fb Fontext" w:hAnsi="Fb Fontext" w:hint="cs"/>
          <w:sz w:val="20"/>
          <w:rtl/>
        </w:rPr>
        <w:t xml:space="preserve">פי' </w:t>
      </w:r>
      <w:r w:rsidR="00BB26E6" w:rsidRPr="006F178A">
        <w:rPr>
          <w:rFonts w:ascii="Fb Fontext" w:hAnsi="Fb Fontext"/>
          <w:sz w:val="20"/>
          <w:rtl/>
        </w:rPr>
        <w:t>היה להם פנאי מותרים, שלא ישהו קרבנותיה</w:t>
      </w:r>
      <w:r w:rsidR="00BB26E6">
        <w:rPr>
          <w:rFonts w:ascii="Fb Fontext" w:hAnsi="Fb Fontext" w:hint="cs"/>
          <w:sz w:val="20"/>
          <w:rtl/>
        </w:rPr>
        <w:t>ם</w:t>
      </w:r>
      <w:r w:rsidR="00BB26E6">
        <w:rPr>
          <w:rFonts w:hint="cs"/>
          <w:rtl/>
        </w:rPr>
        <w:t xml:space="preserve">, </w:t>
      </w:r>
      <w:r w:rsidR="00BB26E6" w:rsidRPr="007975FE">
        <w:rPr>
          <w:rStyle w:val="affe"/>
          <w:rFonts w:hint="eastAsia"/>
          <w:rtl/>
        </w:rPr>
        <w:t>אבל</w:t>
      </w:r>
      <w:r w:rsidR="00BB26E6" w:rsidRPr="007975FE">
        <w:rPr>
          <w:rStyle w:val="affe"/>
          <w:rtl/>
        </w:rPr>
        <w:t xml:space="preserve"> שאר המותרים </w:t>
      </w:r>
      <w:r w:rsidR="00BB26E6" w:rsidRPr="007975FE">
        <w:rPr>
          <w:rStyle w:val="affe"/>
          <w:rFonts w:hint="eastAsia"/>
          <w:rtl/>
        </w:rPr>
        <w:t>דוקא</w:t>
      </w:r>
      <w:r w:rsidR="00BB26E6" w:rsidRPr="007975FE">
        <w:rPr>
          <w:rStyle w:val="affe"/>
          <w:rtl/>
        </w:rPr>
        <w:t xml:space="preserve"> </w:t>
      </w:r>
      <w:r w:rsidR="00BB26E6" w:rsidRPr="007975FE">
        <w:rPr>
          <w:rStyle w:val="affe"/>
          <w:rFonts w:hint="eastAsia"/>
          <w:rtl/>
        </w:rPr>
        <w:t>כשלא</w:t>
      </w:r>
      <w:r w:rsidR="00BB26E6" w:rsidRPr="007975FE">
        <w:rPr>
          <w:rStyle w:val="affe"/>
          <w:rtl/>
        </w:rPr>
        <w:t xml:space="preserve"> היה פנאי</w:t>
      </w:r>
      <w:r w:rsidR="00BB26E6">
        <w:rPr>
          <w:rFonts w:hint="cs"/>
          <w:rtl/>
        </w:rPr>
        <w:t>.</w:t>
      </w:r>
    </w:p>
    <w:p w14:paraId="69637963" w14:textId="2EA91C9E" w:rsidR="00E31AD5" w:rsidRDefault="00BB26E6" w:rsidP="00660598">
      <w:pPr>
        <w:pStyle w:val="36"/>
        <w:framePr w:wrap="notBeside"/>
        <w:rPr>
          <w:rtl/>
        </w:rPr>
      </w:pPr>
      <w:r w:rsidRPr="00660598">
        <w:rPr>
          <w:rtl/>
        </w:rPr>
        <w:t>תנא</w:t>
      </w:r>
      <w:r w:rsidR="00E31AD5">
        <w:rPr>
          <w:rtl/>
        </w:rPr>
        <w:t>:</w:t>
      </w:r>
    </w:p>
    <w:p w14:paraId="5A143CDE" w14:textId="1D693D5A" w:rsidR="00BB26E6" w:rsidRPr="006F178A" w:rsidRDefault="00BB26E6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כהן ואבל</w:t>
      </w:r>
      <w:r w:rsidRPr="006F178A">
        <w:rPr>
          <w:rFonts w:ascii="Fb Fontext" w:hAnsi="Fb Fontext"/>
          <w:rtl/>
        </w:rPr>
        <w:t xml:space="preserve"> מותרי</w:t>
      </w:r>
      <w:r>
        <w:rPr>
          <w:rFonts w:ascii="Fb Fontext" w:hAnsi="Fb Fontext" w:hint="cs"/>
          <w:rtl/>
        </w:rPr>
        <w:t>ם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לגלח</w:t>
      </w:r>
      <w:r>
        <w:rPr>
          <w:rFonts w:hint="cs"/>
          <w:rtl/>
        </w:rPr>
        <w:t>,</w:t>
      </w:r>
      <w:r>
        <w:rPr>
          <w:rFonts w:ascii="Fb Fontext" w:hAnsi="Fb Fontext" w:hint="cs"/>
          <w:rtl/>
        </w:rPr>
        <w:t xml:space="preserve"> </w:t>
      </w:r>
      <w:r w:rsidRPr="007975FE">
        <w:rPr>
          <w:rStyle w:val="affc"/>
          <w:rFonts w:hint="eastAsia"/>
          <w:rtl/>
        </w:rPr>
        <w:t>אבל</w:t>
      </w:r>
      <w:r w:rsidRPr="007975FE">
        <w:rPr>
          <w:rStyle w:val="affc"/>
          <w:rtl/>
        </w:rPr>
        <w:t xml:space="preserve"> </w:t>
      </w:r>
      <w:r w:rsidRPr="007975FE">
        <w:rPr>
          <w:rStyle w:val="affc"/>
          <w:rFonts w:hint="eastAsia"/>
          <w:rtl/>
        </w:rPr>
        <w:t>המשנה</w:t>
      </w:r>
      <w:r>
        <w:rPr>
          <w:rFonts w:ascii="Fb Fontext" w:hAnsi="Fb Fontext" w:hint="cs"/>
          <w:rtl/>
        </w:rPr>
        <w:t>: לא התירה -</w:t>
      </w:r>
    </w:p>
    <w:p w14:paraId="20FA904A" w14:textId="4154CB41" w:rsidR="00E31AD5" w:rsidRDefault="00BB26E6" w:rsidP="00660598">
      <w:pPr>
        <w:pStyle w:val="36"/>
        <w:framePr w:wrap="notBeside"/>
        <w:rPr>
          <w:rtl/>
        </w:rPr>
      </w:pPr>
      <w:r w:rsidRPr="00660598">
        <w:rPr>
          <w:rFonts w:hint="eastAsia"/>
          <w:rtl/>
        </w:rPr>
        <w:t>א</w:t>
      </w:r>
      <w:r w:rsidR="00E31AD5">
        <w:rPr>
          <w:rFonts w:hint="cs"/>
          <w:rtl/>
        </w:rPr>
        <w:t>.</w:t>
      </w:r>
    </w:p>
    <w:p w14:paraId="6DDFA1A1" w14:textId="77777777" w:rsidR="004E0BA3" w:rsidRDefault="00BB26E6" w:rsidP="00164685">
      <w:pPr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אבל</w:t>
      </w:r>
      <w:r>
        <w:rPr>
          <w:rFonts w:hint="cs"/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שחל</w:t>
      </w:r>
      <w:r w:rsidRPr="007117F5">
        <w:rPr>
          <w:rFonts w:cs="PFT_Frank"/>
          <w:b/>
          <w:bCs/>
          <w:szCs w:val="14"/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ח</w:t>
      </w:r>
      <w:r w:rsidRPr="007117F5">
        <w:rPr>
          <w:rFonts w:cs="PFT_Frank"/>
          <w:b/>
          <w:bCs/>
          <w:szCs w:val="14"/>
          <w:rtl/>
        </w:rPr>
        <w:t xml:space="preserve">' </w:t>
      </w:r>
      <w:r w:rsidRPr="007117F5">
        <w:rPr>
          <w:rFonts w:cs="PFT_Frank" w:hint="eastAsia"/>
          <w:b/>
          <w:bCs/>
          <w:szCs w:val="14"/>
          <w:rtl/>
        </w:rPr>
        <w:t>שלו</w:t>
      </w:r>
      <w:r w:rsidRPr="007117F5">
        <w:rPr>
          <w:rFonts w:cs="PFT_Frank"/>
          <w:b/>
          <w:bCs/>
          <w:szCs w:val="14"/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בערב</w:t>
      </w:r>
      <w:r w:rsidRPr="007117F5">
        <w:rPr>
          <w:rFonts w:cs="PFT_Frank"/>
          <w:b/>
          <w:bCs/>
          <w:szCs w:val="14"/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הרגל</w:t>
      </w:r>
      <w:r w:rsidRPr="006F178A">
        <w:rPr>
          <w:rtl/>
        </w:rPr>
        <w:t xml:space="preserve"> </w:t>
      </w:r>
      <w:r>
        <w:rPr>
          <w:rFonts w:hint="cs"/>
          <w:rtl/>
        </w:rPr>
        <w:t xml:space="preserve">צריך לגלח אז </w:t>
      </w:r>
      <w:r w:rsidRPr="007975FE">
        <w:rPr>
          <w:rStyle w:val="affe"/>
          <w:rFonts w:hint="eastAsia"/>
          <w:rtl/>
        </w:rPr>
        <w:t>בטלה</w:t>
      </w:r>
      <w:r w:rsidRPr="007975FE">
        <w:rPr>
          <w:rStyle w:val="affe"/>
          <w:rtl/>
        </w:rPr>
        <w:t xml:space="preserve"> </w:t>
      </w:r>
      <w:r w:rsidRPr="007975FE">
        <w:rPr>
          <w:rStyle w:val="affe"/>
          <w:rFonts w:hint="eastAsia"/>
          <w:rtl/>
        </w:rPr>
        <w:t>שלושים</w:t>
      </w:r>
    </w:p>
    <w:p w14:paraId="4918F62A" w14:textId="46B376C1" w:rsidR="00E31AD5" w:rsidRDefault="00BB26E6" w:rsidP="00660598">
      <w:pPr>
        <w:pStyle w:val="36"/>
        <w:framePr w:wrap="notBeside"/>
        <w:rPr>
          <w:rtl/>
        </w:rPr>
      </w:pPr>
      <w:r w:rsidRPr="00660598">
        <w:rPr>
          <w:rFonts w:hint="eastAsia"/>
          <w:rtl/>
        </w:rPr>
        <w:t>ב</w:t>
      </w:r>
      <w:r w:rsidR="00E31AD5">
        <w:rPr>
          <w:rFonts w:hint="cs"/>
          <w:rtl/>
        </w:rPr>
        <w:t>.</w:t>
      </w:r>
    </w:p>
    <w:p w14:paraId="447A6CF1" w14:textId="5DEF86F3" w:rsidR="00BB26E6" w:rsidRDefault="00BB26E6" w:rsidP="00164685">
      <w:pPr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חל</w:t>
      </w:r>
      <w:r w:rsidRPr="007117F5">
        <w:rPr>
          <w:rFonts w:cs="PFT_Frank"/>
          <w:b/>
          <w:bCs/>
          <w:szCs w:val="14"/>
          <w:rtl/>
        </w:rPr>
        <w:t xml:space="preserve"> ח' בשבת </w:t>
      </w:r>
      <w:r>
        <w:rPr>
          <w:rStyle w:val="affc"/>
          <w:rFonts w:cs="PFT_Frank" w:hint="eastAsia"/>
          <w:b/>
          <w:bCs/>
          <w:szCs w:val="14"/>
          <w:rtl/>
          <w:rPrChange w:id="9027" w:author="מנוע אמוראים" w:date="2026-10-05T16:41:44Z">
            <w:rPr>
              <w:rFonts w:cs="PFT_Frank" w:hint="eastAsia"/>
              <w:b/>
              <w:bCs/>
              <w:szCs w:val="14"/>
              <w:rtl/>
            </w:rPr>
          </w:rPrChange>
        </w:rPr>
        <w:t xml:space="preserve">ער</w:t>
      </w:r>
      <w:r>
        <w:rPr>
          <w:rStyle w:val="affc"/>
          <w:rFonts w:cs="PFT_Frank"/>
          <w:b/>
          <w:bCs/>
          <w:szCs w:val="14"/>
          <w:rtl/>
          <w:rPrChange w:id="9028" w:author="מנוע אמוראים" w:date="2026-10-05T16:41:44Z">
            <w:rPr>
              <w:rFonts w:cs="PFT_Frank"/>
              <w:b/>
              <w:bCs/>
              <w:szCs w:val="14"/>
              <w:rtl/>
            </w:rPr>
          </w:rPrChange>
        </w:rPr>
        <w:t xml:space="preserve">"ה</w:t>
      </w:r>
      <w:r>
        <w:rPr>
          <w:rFonts w:hint="cs"/>
          <w:rtl/>
        </w:rPr>
        <w:t xml:space="preserve"> </w:t>
      </w:r>
      <w:r w:rsidRPr="007975FE">
        <w:rPr>
          <w:rStyle w:val="affc"/>
          <w:rFonts w:hint="eastAsia"/>
          <w:rtl/>
        </w:rPr>
        <w:t>מודים</w:t>
      </w:r>
      <w:r w:rsidRPr="007975FE">
        <w:rPr>
          <w:rStyle w:val="affc"/>
          <w:rtl/>
        </w:rPr>
        <w:t xml:space="preserve"> </w:t>
      </w:r>
      <w:r w:rsidRPr="007975FE">
        <w:rPr>
          <w:rStyle w:val="affc"/>
          <w:rFonts w:hint="eastAsia"/>
          <w:rtl/>
        </w:rPr>
        <w:t>חכמים</w:t>
      </w:r>
      <w:r w:rsidRPr="007975FE">
        <w:rPr>
          <w:rStyle w:val="affc"/>
          <w:rtl/>
        </w:rPr>
        <w:t xml:space="preserve"> </w:t>
      </w:r>
      <w:r w:rsidRPr="007975FE">
        <w:rPr>
          <w:rStyle w:val="affc"/>
          <w:rFonts w:hint="eastAsia"/>
          <w:rtl/>
        </w:rPr>
        <w:t>לא</w:t>
      </w:r>
      <w:r w:rsidRPr="007975FE">
        <w:rPr>
          <w:rStyle w:val="affc"/>
          <w:rtl/>
        </w:rPr>
        <w:t>"ש</w:t>
      </w:r>
      <w:r>
        <w:rPr>
          <w:rFonts w:hint="cs"/>
          <w:rtl/>
        </w:rPr>
        <w:t xml:space="preserve"> שמגלח בז' </w:t>
      </w:r>
      <w:r w:rsidRPr="007975FE">
        <w:rPr>
          <w:rStyle w:val="affe"/>
          <w:rFonts w:hint="eastAsia"/>
          <w:rtl/>
        </w:rPr>
        <w:t>אנוס</w:t>
      </w:r>
      <w:r w:rsidRPr="007975FE">
        <w:rPr>
          <w:rStyle w:val="affe"/>
          <w:rtl/>
        </w:rPr>
        <w:t xml:space="preserve"> בשבת</w:t>
      </w:r>
    </w:p>
    <w:p w14:paraId="5FC9791D" w14:textId="2BDEC599" w:rsidR="00E31AD5" w:rsidRDefault="00BB26E6" w:rsidP="00660598">
      <w:pPr>
        <w:pStyle w:val="36"/>
        <w:framePr w:wrap="notBeside"/>
        <w:rPr>
          <w:rtl/>
        </w:rPr>
      </w:pPr>
      <w:r w:rsidRPr="00660598">
        <w:rPr>
          <w:rFonts w:hint="eastAsia"/>
          <w:rtl/>
        </w:rPr>
        <w:t>ג</w:t>
      </w:r>
      <w:r w:rsidR="00E31AD5">
        <w:rPr>
          <w:rFonts w:hint="cs"/>
          <w:rtl/>
        </w:rPr>
        <w:t>.</w:t>
      </w:r>
    </w:p>
    <w:p w14:paraId="27B22528" w14:textId="69A45122" w:rsidR="00BB26E6" w:rsidRDefault="00BB26E6" w:rsidP="00164685">
      <w:pPr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חל</w:t>
      </w:r>
      <w:r w:rsidRPr="007117F5">
        <w:rPr>
          <w:rFonts w:cs="PFT_Frank"/>
          <w:b/>
          <w:bCs/>
          <w:szCs w:val="14"/>
          <w:rtl/>
        </w:rPr>
        <w:t xml:space="preserve"> ז' בשבת </w:t>
      </w:r>
      <w:r>
        <w:rPr>
          <w:rStyle w:val="affc"/>
          <w:rFonts w:cs="PFT_Frank" w:hint="eastAsia"/>
          <w:b/>
          <w:bCs/>
          <w:szCs w:val="14"/>
          <w:rtl/>
          <w:rPrChange w:id="9029" w:author="מנוע אמוראים" w:date="2026-10-05T16:41:44Z">
            <w:rPr>
              <w:rFonts w:cs="PFT_Frank" w:hint="eastAsia"/>
              <w:b/>
              <w:bCs/>
              <w:szCs w:val="14"/>
              <w:rtl/>
            </w:rPr>
          </w:rPrChange>
        </w:rPr>
        <w:t xml:space="preserve">ער</w:t>
      </w:r>
      <w:r>
        <w:rPr>
          <w:rStyle w:val="affc"/>
          <w:rFonts w:cs="PFT_Frank"/>
          <w:b/>
          <w:bCs/>
          <w:szCs w:val="14"/>
          <w:rtl/>
          <w:rPrChange w:id="9030" w:author="מנוע אמוראים" w:date="2026-10-05T16:41:44Z">
            <w:rPr>
              <w:rFonts w:cs="PFT_Frank"/>
              <w:b/>
              <w:bCs/>
              <w:szCs w:val="14"/>
              <w:rtl/>
            </w:rPr>
          </w:rPrChange>
        </w:rPr>
        <w:t xml:space="preserve">"ה</w:t>
      </w:r>
      <w:r>
        <w:rPr>
          <w:rFonts w:hint="cs"/>
          <w:rtl/>
        </w:rPr>
        <w:t xml:space="preserve"> </w:t>
      </w:r>
      <w:r w:rsidRPr="007975FE">
        <w:rPr>
          <w:rStyle w:val="affc"/>
          <w:rFonts w:hint="eastAsia"/>
          <w:rtl/>
        </w:rPr>
        <w:t>לא</w:t>
      </w:r>
      <w:r w:rsidRPr="007975FE">
        <w:rPr>
          <w:rStyle w:val="affc"/>
          <w:rtl/>
        </w:rPr>
        <w:t xml:space="preserve">"ש </w:t>
      </w:r>
      <w:r w:rsidRPr="007975FE">
        <w:rPr>
          <w:rStyle w:val="affc"/>
          <w:rFonts w:hint="eastAsia"/>
          <w:rtl/>
        </w:rPr>
        <w:t>מקצת</w:t>
      </w:r>
      <w:r w:rsidRPr="007975FE">
        <w:rPr>
          <w:rStyle w:val="affc"/>
          <w:rtl/>
        </w:rPr>
        <w:t xml:space="preserve"> </w:t>
      </w:r>
      <w:r w:rsidRPr="007975FE">
        <w:rPr>
          <w:rStyle w:val="affc"/>
          <w:rFonts w:hint="eastAsia"/>
          <w:rtl/>
        </w:rPr>
        <w:t>היום</w:t>
      </w:r>
      <w:r w:rsidRPr="007975FE">
        <w:rPr>
          <w:rStyle w:val="affc"/>
          <w:rtl/>
        </w:rPr>
        <w:t xml:space="preserve"> </w:t>
      </w:r>
      <w:r w:rsidRPr="007975FE">
        <w:rPr>
          <w:rStyle w:val="affc"/>
          <w:rFonts w:hint="eastAsia"/>
          <w:rtl/>
        </w:rPr>
        <w:t>ככולו</w:t>
      </w:r>
      <w:r>
        <w:rPr>
          <w:rFonts w:hint="cs"/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מותר</w:t>
      </w:r>
      <w:r w:rsidRPr="007117F5">
        <w:rPr>
          <w:rFonts w:cs="PFT_Frank"/>
          <w:b/>
          <w:bCs/>
          <w:szCs w:val="14"/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ברגל</w:t>
      </w:r>
      <w:r>
        <w:rPr>
          <w:rFonts w:hint="cs"/>
          <w:rtl/>
        </w:rPr>
        <w:t xml:space="preserve"> </w:t>
      </w:r>
      <w:r w:rsidRPr="007975FE">
        <w:rPr>
          <w:rStyle w:val="affe"/>
          <w:rFonts w:hint="eastAsia"/>
          <w:rtl/>
        </w:rPr>
        <w:t>אנוס</w:t>
      </w:r>
      <w:r>
        <w:rPr>
          <w:rStyle w:val="affe"/>
          <w:rFonts w:hint="cs"/>
          <w:rtl/>
        </w:rPr>
        <w:t xml:space="preserve"> בשבת</w:t>
      </w:r>
    </w:p>
    <w:p w14:paraId="72FC98EA" w14:textId="77777777" w:rsidR="004E0BA3" w:rsidRDefault="00BB26E6" w:rsidP="00164685">
      <w:pPr>
        <w:rPr>
          <w:rtl/>
        </w:rPr>
      </w:pPr>
      <w:r w:rsidRPr="007975FE">
        <w:rPr>
          <w:rStyle w:val="affc"/>
          <w:rFonts w:hint="eastAsia"/>
          <w:rtl/>
        </w:rPr>
        <w:lastRenderedPageBreak/>
        <w:t>ולרבנן</w:t>
      </w:r>
      <w:r w:rsidRPr="007975FE">
        <w:rPr>
          <w:rStyle w:val="affc"/>
          <w:rtl/>
        </w:rPr>
        <w:t xml:space="preserve"> </w:t>
      </w:r>
      <w:r w:rsidRPr="007975FE">
        <w:rPr>
          <w:rStyle w:val="affc"/>
          <w:rFonts w:hint="eastAsia"/>
          <w:rtl/>
        </w:rPr>
        <w:t>לא</w:t>
      </w:r>
      <w:r w:rsidRPr="007975FE">
        <w:rPr>
          <w:rStyle w:val="affc"/>
          <w:rtl/>
        </w:rPr>
        <w:t xml:space="preserve"> </w:t>
      </w:r>
      <w:r w:rsidRPr="007975FE">
        <w:rPr>
          <w:rStyle w:val="affc"/>
          <w:rFonts w:hint="eastAsia"/>
          <w:rtl/>
        </w:rPr>
        <w:t>אומרים</w:t>
      </w:r>
      <w:r w:rsidRPr="007975FE">
        <w:rPr>
          <w:rStyle w:val="affc"/>
          <w:rtl/>
        </w:rPr>
        <w:t xml:space="preserve"> </w:t>
      </w:r>
      <w:r w:rsidRPr="007975FE">
        <w:rPr>
          <w:rStyle w:val="affc"/>
          <w:rFonts w:hint="eastAsia"/>
          <w:rtl/>
        </w:rPr>
        <w:t>ככולו</w:t>
      </w:r>
      <w:r>
        <w:rPr>
          <w:rFonts w:hint="cs"/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אסור</w:t>
      </w:r>
      <w:r w:rsidRPr="007117F5">
        <w:rPr>
          <w:rFonts w:cs="PFT_Frank"/>
          <w:b/>
          <w:bCs/>
          <w:szCs w:val="14"/>
          <w:rtl/>
        </w:rPr>
        <w:t xml:space="preserve"> ברגל</w:t>
      </w:r>
      <w:r>
        <w:rPr>
          <w:rFonts w:hint="cs"/>
          <w:rtl/>
        </w:rPr>
        <w:t xml:space="preserve">, </w:t>
      </w:r>
      <w:r w:rsidRPr="00444DC5">
        <w:rPr>
          <w:rStyle w:val="affe"/>
          <w:rFonts w:hint="eastAsia"/>
          <w:rtl/>
        </w:rPr>
        <w:t>שבשבת</w:t>
      </w:r>
      <w:r w:rsidRPr="00444DC5">
        <w:rPr>
          <w:rStyle w:val="affe"/>
          <w:rtl/>
        </w:rPr>
        <w:t xml:space="preserve"> </w:t>
      </w:r>
      <w:r w:rsidRPr="00444DC5">
        <w:rPr>
          <w:rStyle w:val="affe"/>
          <w:rFonts w:hint="eastAsia"/>
          <w:rtl/>
        </w:rPr>
        <w:t>עדיין</w:t>
      </w:r>
      <w:r w:rsidRPr="00444DC5">
        <w:rPr>
          <w:rStyle w:val="affe"/>
          <w:rtl/>
        </w:rPr>
        <w:t xml:space="preserve"> </w:t>
      </w:r>
      <w:r w:rsidRPr="00444DC5">
        <w:rPr>
          <w:rStyle w:val="affe"/>
          <w:rFonts w:hint="eastAsia"/>
          <w:rtl/>
        </w:rPr>
        <w:t>אבל</w:t>
      </w:r>
      <w:r>
        <w:rPr>
          <w:rStyle w:val="affe"/>
          <w:rFonts w:hint="cs"/>
          <w:rtl/>
        </w:rPr>
        <w:t>, ואינו בגדר אנוס.</w:t>
      </w:r>
    </w:p>
    <w:p w14:paraId="0409232B" w14:textId="37487D53" w:rsidR="00BB26E6" w:rsidRPr="006F178A" w:rsidRDefault="00BB26E6" w:rsidP="00164685">
      <w:pPr>
        <w:rPr>
          <w:rtl/>
        </w:rPr>
      </w:pPr>
      <w:r w:rsidRPr="007117F5">
        <w:rPr>
          <w:rFonts w:ascii="Fb Fontext" w:hAnsi="Fb Fontext" w:cs="PFT_Frank" w:hint="eastAsia"/>
          <w:b/>
          <w:bCs/>
          <w:szCs w:val="14"/>
          <w:rtl/>
        </w:rPr>
        <w:t>ו</w:t>
      </w:r>
      <w:r w:rsidRPr="007117F5">
        <w:rPr>
          <w:rFonts w:ascii="Fb Fontext" w:hAnsi="Fb Fontext" w:cs="PFT_Frank"/>
          <w:b/>
          <w:bCs/>
          <w:szCs w:val="14"/>
          <w:rtl/>
        </w:rPr>
        <w:t xml:space="preserve">כהן </w:t>
      </w:r>
      <w:r w:rsidRPr="007117F5">
        <w:rPr>
          <w:rFonts w:ascii="Fb Fontext" w:hAnsi="Fb Fontext" w:cs="PFT_Frank" w:hint="eastAsia"/>
          <w:b/>
          <w:bCs/>
          <w:szCs w:val="14"/>
          <w:rtl/>
        </w:rPr>
        <w:t>מדובר</w:t>
      </w:r>
      <w:r w:rsidRPr="006F178A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שהשלים</w:t>
      </w:r>
      <w:r w:rsidRPr="006F178A">
        <w:rPr>
          <w:rFonts w:ascii="Fb Fontext" w:hAnsi="Fb Fontext"/>
          <w:rtl/>
        </w:rPr>
        <w:t xml:space="preserve"> משמרתו ברגל</w:t>
      </w:r>
      <w:r>
        <w:rPr>
          <w:rFonts w:hint="cs"/>
          <w:rtl/>
        </w:rPr>
        <w:t>:</w:t>
      </w:r>
    </w:p>
    <w:p w14:paraId="650AD25F" w14:textId="3F5470D2" w:rsidR="00E31AD5" w:rsidRDefault="00BB26E6" w:rsidP="00355710">
      <w:pPr>
        <w:pStyle w:val="36"/>
        <w:framePr w:wrap="notBeside"/>
        <w:rPr>
          <w:rtl/>
        </w:rPr>
      </w:pPr>
      <w:r w:rsidRPr="00355710">
        <w:rPr>
          <w:rFonts w:hint="eastAsia"/>
          <w:rtl/>
        </w:rPr>
        <w:t>למשנה</w:t>
      </w:r>
      <w:r w:rsidR="00E31AD5">
        <w:rPr>
          <w:rtl/>
        </w:rPr>
        <w:t>:</w:t>
      </w:r>
    </w:p>
    <w:p w14:paraId="6D96D61A" w14:textId="3E01C5B7" w:rsidR="00BB26E6" w:rsidRPr="006F178A" w:rsidRDefault="00BB26E6" w:rsidP="00164685">
      <w:pPr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אסור</w:t>
      </w:r>
      <w:r>
        <w:rPr>
          <w:rFonts w:hint="cs"/>
          <w:rtl/>
        </w:rPr>
        <w:t>, כיון שברגל כל המשמרות שוים -</w:t>
      </w:r>
      <w:r w:rsidRPr="006F178A">
        <w:rPr>
          <w:rtl/>
        </w:rPr>
        <w:t xml:space="preserve"> </w:t>
      </w:r>
      <w:r>
        <w:rPr>
          <w:rFonts w:hint="cs"/>
          <w:rtl/>
        </w:rPr>
        <w:t>כממשיך,</w:t>
      </w:r>
    </w:p>
    <w:p w14:paraId="089B703D" w14:textId="2F507248" w:rsidR="00E31AD5" w:rsidRDefault="00BB26E6" w:rsidP="00355710">
      <w:pPr>
        <w:pStyle w:val="36"/>
        <w:framePr w:wrap="notBeside"/>
        <w:rPr>
          <w:rtl/>
        </w:rPr>
      </w:pPr>
      <w:r w:rsidRPr="00355710">
        <w:rPr>
          <w:rFonts w:hint="eastAsia"/>
          <w:rtl/>
        </w:rPr>
        <w:t>ולברייתא</w:t>
      </w:r>
      <w:r w:rsidR="00E31AD5">
        <w:rPr>
          <w:rtl/>
        </w:rPr>
        <w:t>:</w:t>
      </w:r>
    </w:p>
    <w:p w14:paraId="4EA08719" w14:textId="3E84D2E5" w:rsidR="00BB26E6" w:rsidRPr="00444DC5" w:rsidRDefault="00BB26E6" w:rsidP="00164685">
      <w:pPr>
        <w:rPr>
          <w:rStyle w:val="affe"/>
          <w:rtl/>
        </w:rPr>
      </w:pPr>
      <w:r w:rsidRPr="006F178A">
        <w:rPr>
          <w:rtl/>
        </w:rPr>
        <w:t>משמרת</w:t>
      </w:r>
      <w:r>
        <w:rPr>
          <w:rFonts w:hint="cs"/>
          <w:rtl/>
        </w:rPr>
        <w:t>ו</w:t>
      </w:r>
      <w:r w:rsidRPr="006F178A">
        <w:rPr>
          <w:rtl/>
        </w:rPr>
        <w:t xml:space="preserve"> </w:t>
      </w:r>
      <w:r>
        <w:rPr>
          <w:rFonts w:hint="cs"/>
          <w:rtl/>
        </w:rPr>
        <w:t>עכ"פ סיימה,</w:t>
      </w:r>
      <w:r w:rsidRPr="006F178A">
        <w:rPr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ומותר</w:t>
      </w:r>
      <w:r>
        <w:rPr>
          <w:rFonts w:hint="cs"/>
          <w:rtl/>
        </w:rPr>
        <w:t xml:space="preserve"> </w:t>
      </w:r>
      <w:r w:rsidRPr="00444DC5">
        <w:rPr>
          <w:rStyle w:val="affe"/>
          <w:rFonts w:hint="eastAsia"/>
          <w:rtl/>
        </w:rPr>
        <w:t>כי</w:t>
      </w:r>
      <w:r w:rsidRPr="00444DC5">
        <w:rPr>
          <w:rStyle w:val="affe"/>
          <w:rtl/>
        </w:rPr>
        <w:t xml:space="preserve"> </w:t>
      </w:r>
      <w:r w:rsidRPr="00444DC5">
        <w:rPr>
          <w:rStyle w:val="affe"/>
          <w:rFonts w:hint="eastAsia"/>
          <w:rtl/>
        </w:rPr>
        <w:t>אנוס</w:t>
      </w:r>
      <w:r w:rsidRPr="00444DC5">
        <w:rPr>
          <w:rStyle w:val="affe"/>
          <w:rtl/>
        </w:rPr>
        <w:t xml:space="preserve"> </w:t>
      </w:r>
      <w:r w:rsidRPr="00444DC5">
        <w:rPr>
          <w:rStyle w:val="affe"/>
          <w:rFonts w:hint="eastAsia"/>
          <w:rtl/>
        </w:rPr>
        <w:t>בתספורת</w:t>
      </w:r>
      <w:r>
        <w:rPr>
          <w:rStyle w:val="affe"/>
          <w:rFonts w:hint="cs"/>
          <w:rtl/>
        </w:rPr>
        <w:t>.</w:t>
      </w:r>
    </w:p>
    <w:p w14:paraId="7F6BBA65" w14:textId="233884DD" w:rsidR="00BB26E6" w:rsidRPr="006F178A" w:rsidRDefault="00790E10" w:rsidP="00164685">
      <w:pPr>
        <w:pStyle w:val="afff1"/>
        <w:rPr>
          <w:rtl/>
        </w:rPr>
      </w:pPr>
      <w:r>
        <w:rPr>
          <w:rFonts w:ascii="MS Mincho" w:hAnsi="MS Mincho" w:hint="cs"/>
          <w:rtl/>
        </w:rPr>
        <w:t>****</w:t>
      </w:r>
    </w:p>
    <w:p w14:paraId="62DABF9B" w14:textId="43562D5F" w:rsidR="00BB26E6" w:rsidRDefault="00BB26E6" w:rsidP="00164685">
      <w:pPr>
        <w:rPr>
          <w:rFonts w:ascii="Fb Fontext" w:hAnsi="Fb Fontext"/>
          <w:rtl/>
        </w:rPr>
      </w:pPr>
      <w:r w:rsidRPr="009C1970">
        <w:rPr>
          <w:rFonts w:ascii="Fb Fontext" w:hAnsi="Fb Fontext"/>
          <w:rtl/>
        </w:rPr>
        <w:t xml:space="preserve">אלו </w:t>
      </w:r>
      <w:r>
        <w:rPr>
          <w:rFonts w:ascii="Fb Fontext" w:hAnsi="Fb Fontext" w:hint="cs"/>
          <w:rtl/>
        </w:rPr>
        <w:t>ש</w:t>
      </w:r>
      <w:r w:rsidRPr="009C1970">
        <w:rPr>
          <w:rFonts w:ascii="Fb Fontext" w:hAnsi="Fb Fontext"/>
          <w:rtl/>
        </w:rPr>
        <w:t xml:space="preserve">מותרין במועד </w:t>
      </w:r>
      <w:r w:rsidR="000F405B" w:rsidRPr="000F405B">
        <w:rPr>
          <w:rStyle w:val="affc"/>
          <w:rFonts w:hint="cs"/>
          <w:rtl/>
        </w:rPr>
        <w:t>לחד</w:t>
      </w:r>
      <w:r w:rsidR="000F405B">
        <w:rPr>
          <w:rStyle w:val="affc"/>
          <w:rFonts w:hint="cs"/>
          <w:rtl/>
        </w:rPr>
        <w:t>:</w:t>
      </w:r>
      <w:r w:rsidR="000F405B">
        <w:rPr>
          <w:rFonts w:ascii="Fb Fontext" w:hAnsi="Fb Fontext" w:hint="cs"/>
          <w:rtl/>
        </w:rPr>
        <w:t xml:space="preserve"> </w:t>
      </w:r>
      <w:r w:rsidRPr="007117F5">
        <w:rPr>
          <w:rFonts w:ascii="Fb Fontext" w:hAnsi="Fb Fontext" w:cs="PFT_Frank"/>
          <w:b/>
          <w:bCs/>
          <w:szCs w:val="14"/>
          <w:rtl/>
        </w:rPr>
        <w:t>מותרין</w:t>
      </w:r>
      <w:r w:rsidRPr="009C1970">
        <w:rPr>
          <w:rFonts w:ascii="Fb Fontext" w:hAnsi="Fb Fontext"/>
          <w:rtl/>
        </w:rPr>
        <w:t xml:space="preserve"> בימי אבלן.</w:t>
      </w:r>
      <w:r>
        <w:rPr>
          <w:rFonts w:ascii="Fb Fontext" w:hAnsi="Fb Fontext" w:hint="cs"/>
          <w:rtl/>
        </w:rPr>
        <w:t xml:space="preserve"> </w:t>
      </w:r>
      <w:r w:rsidRPr="00444DC5">
        <w:rPr>
          <w:rStyle w:val="affc"/>
          <w:rFonts w:hint="eastAsia"/>
          <w:rtl/>
        </w:rPr>
        <w:t>ולחד</w:t>
      </w:r>
      <w:r>
        <w:rPr>
          <w:rFonts w:ascii="Fb Fontext" w:hAnsi="Fb Fontext" w:hint="cs"/>
          <w:rtl/>
        </w:rPr>
        <w:t xml:space="preserve">: </w:t>
      </w:r>
      <w:r w:rsidRPr="007117F5">
        <w:rPr>
          <w:rFonts w:ascii="Fb Fontext" w:hAnsi="Fb Fontext" w:cs="PFT_Frank" w:hint="eastAsia"/>
          <w:b/>
          <w:bCs/>
          <w:szCs w:val="14"/>
          <w:rtl/>
        </w:rPr>
        <w:t>אסורין</w:t>
      </w:r>
      <w:r>
        <w:rPr>
          <w:rFonts w:ascii="Fb Fontext" w:hAnsi="Fb Fontext" w:hint="cs"/>
          <w:rtl/>
        </w:rPr>
        <w:t>.</w:t>
      </w:r>
    </w:p>
    <w:p w14:paraId="701F3A9C" w14:textId="1B6B1C12" w:rsidR="00E31AD5" w:rsidRDefault="00EC2D8F" w:rsidP="00D67CAA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7CF59484" w14:textId="7728B7C7" w:rsidR="00BB26E6" w:rsidRDefault="00BB26E6" w:rsidP="00164685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דדוקא כ</w:t>
      </w:r>
      <w:r w:rsidRPr="00392931">
        <w:rPr>
          <w:rFonts w:ascii="Fb Fontext" w:hAnsi="Fb Fontext"/>
          <w:rtl/>
        </w:rPr>
        <w:t>שתכפוהו אבליו</w:t>
      </w:r>
      <w:r>
        <w:rPr>
          <w:rFonts w:ascii="Fb Fontext" w:hAnsi="Fb Fontext" w:hint="cs"/>
          <w:rtl/>
        </w:rPr>
        <w:t xml:space="preserve"> הותר </w:t>
      </w:r>
      <w:r>
        <w:rPr>
          <w:rStyle w:val="affe"/>
          <w:rFonts w:hint="cs"/>
          <w:rtl/>
        </w:rPr>
        <w:t xml:space="preserve">גילוח וכיבוס </w:t>
      </w:r>
      <w:r w:rsidRPr="00444DC5">
        <w:rPr>
          <w:rStyle w:val="affe"/>
          <w:rFonts w:hint="eastAsia"/>
          <w:rtl/>
        </w:rPr>
        <w:t>כרגיל</w:t>
      </w:r>
      <w:r>
        <w:rPr>
          <w:rFonts w:ascii="Fb Fontext" w:hAnsi="Fb Fontext" w:hint="cs"/>
          <w:rtl/>
        </w:rPr>
        <w:t>,</w:t>
      </w:r>
    </w:p>
    <w:p w14:paraId="7A81CCC7" w14:textId="2151E707" w:rsidR="00975ABB" w:rsidRDefault="00BB26E6" w:rsidP="005637BC">
      <w:pPr>
        <w:rPr>
          <w:rtl/>
        </w:rPr>
      </w:pPr>
      <w:r w:rsidRPr="007117F5">
        <w:rPr>
          <w:rFonts w:ascii="Fb Fontext" w:hAnsi="Fb Fontext" w:cs="PFT_Frank" w:hint="eastAsia"/>
          <w:b/>
          <w:bCs/>
          <w:szCs w:val="14"/>
          <w:rtl/>
        </w:rPr>
        <w:t>ובלי</w:t>
      </w:r>
      <w:r w:rsidRPr="007117F5">
        <w:rPr>
          <w:rFonts w:ascii="Fb Fontext" w:hAnsi="Fb Fontext" w:cs="PFT_Frank"/>
          <w:b/>
          <w:bCs/>
          <w:szCs w:val="14"/>
          <w:rtl/>
        </w:rPr>
        <w:t xml:space="preserve"> </w:t>
      </w:r>
      <w:r w:rsidRPr="007117F5">
        <w:rPr>
          <w:rFonts w:ascii="Fb Fontext" w:hAnsi="Fb Fontext" w:cs="PFT_Frank" w:hint="eastAsia"/>
          <w:b/>
          <w:bCs/>
          <w:szCs w:val="14"/>
          <w:rtl/>
        </w:rPr>
        <w:t>רגל</w:t>
      </w:r>
      <w:r>
        <w:rPr>
          <w:rFonts w:ascii="Fb Fontext" w:hAnsi="Fb Fontext" w:hint="cs"/>
          <w:rtl/>
        </w:rPr>
        <w:t xml:space="preserve"> הותר </w:t>
      </w:r>
      <w:r w:rsidRPr="00444DC5">
        <w:rPr>
          <w:rFonts w:hint="eastAsia"/>
          <w:rtl/>
        </w:rPr>
        <w:t>גילוח</w:t>
      </w:r>
      <w:r>
        <w:rPr>
          <w:rFonts w:ascii="Fb Fontext" w:hAnsi="Fb Fontext" w:hint="cs"/>
          <w:rtl/>
        </w:rPr>
        <w:t xml:space="preserve"> רק </w:t>
      </w:r>
      <w:r w:rsidRPr="006F178A">
        <w:rPr>
          <w:rFonts w:hint="cs"/>
          <w:rtl/>
        </w:rPr>
        <w:t>בתער</w:t>
      </w:r>
      <w:r>
        <w:rPr>
          <w:rFonts w:hint="cs"/>
          <w:rtl/>
        </w:rPr>
        <w:t xml:space="preserve">, </w:t>
      </w:r>
      <w:r w:rsidRPr="00C51CBB">
        <w:rPr>
          <w:rFonts w:hint="eastAsia"/>
          <w:rtl/>
        </w:rPr>
        <w:t>וכיבוס</w:t>
      </w:r>
      <w:r>
        <w:rPr>
          <w:rFonts w:hint="cs"/>
          <w:rtl/>
        </w:rPr>
        <w:t xml:space="preserve"> רק</w:t>
      </w:r>
      <w:r w:rsidRPr="006F178A">
        <w:rPr>
          <w:rFonts w:hint="cs"/>
          <w:rtl/>
        </w:rPr>
        <w:t xml:space="preserve"> במים</w:t>
      </w:r>
      <w:r>
        <w:rPr>
          <w:rFonts w:hint="cs"/>
          <w:rtl/>
        </w:rPr>
        <w:t xml:space="preserve"> </w:t>
      </w:r>
      <w:r w:rsidRPr="00444DC5">
        <w:rPr>
          <w:rStyle w:val="affe"/>
          <w:rFonts w:hint="eastAsia"/>
          <w:rtl/>
        </w:rPr>
        <w:t>כשתכפוהו</w:t>
      </w:r>
      <w:r>
        <w:rPr>
          <w:rFonts w:hint="cs"/>
          <w:rtl/>
        </w:rPr>
        <w:t>.</w:t>
      </w:r>
    </w:p>
    <w:p w14:paraId="7EA242DB" w14:textId="4CF44737" w:rsidR="00975ABB" w:rsidRDefault="00975ABB" w:rsidP="00800D78">
      <w:pPr>
        <w:pStyle w:val="afff3"/>
        <w:framePr w:wrap="around"/>
        <w:rPr>
          <w:rtl/>
        </w:rPr>
      </w:pPr>
      <w:r>
        <w:rPr>
          <w:rFonts w:hint="cs"/>
          <w:rtl/>
        </w:rPr>
        <w:t>יח.</w:t>
      </w:r>
    </w:p>
    <w:p w14:paraId="7D858F45" w14:textId="77777777" w:rsidR="00991430" w:rsidRDefault="00991430" w:rsidP="00164685">
      <w:pPr>
        <w:pStyle w:val="afffff2"/>
        <w:rPr>
          <w:rtl/>
        </w:rPr>
      </w:pPr>
      <w:r>
        <w:rPr>
          <w:rFonts w:hint="cs"/>
          <w:rtl/>
        </w:rPr>
        <w:t>גילוח ציפורניים ושפם, במועד ובאבל</w:t>
      </w:r>
    </w:p>
    <w:p w14:paraId="04B2455D" w14:textId="0AA2A017" w:rsidR="00E31AD5" w:rsidRDefault="00991430" w:rsidP="009F1989">
      <w:pPr>
        <w:pStyle w:val="36"/>
        <w:framePr w:wrap="notBeside"/>
        <w:rPr>
          <w:rtl/>
        </w:rPr>
      </w:pPr>
      <w:r w:rsidRPr="009F1989">
        <w:rPr>
          <w:rtl/>
        </w:rPr>
        <w:t>ת"ר</w:t>
      </w:r>
      <w:r w:rsidR="00E31AD5">
        <w:rPr>
          <w:rtl/>
        </w:rPr>
        <w:t>:</w:t>
      </w:r>
    </w:p>
    <w:p w14:paraId="07D64241" w14:textId="7E2C4DD1" w:rsidR="00991430" w:rsidRDefault="00991430" w:rsidP="00164685">
      <w:pPr>
        <w:rPr>
          <w:rtl/>
        </w:rPr>
      </w:pPr>
      <w:r w:rsidRPr="008E4894">
        <w:rPr>
          <w:rStyle w:val="affc"/>
          <w:rFonts w:hint="eastAsia"/>
          <w:rtl/>
        </w:rPr>
        <w:t>לר</w:t>
      </w:r>
      <w:r w:rsidRPr="008E4894">
        <w:rPr>
          <w:rStyle w:val="affc"/>
          <w:rtl/>
        </w:rPr>
        <w:t>"</w:t>
      </w:r>
      <w:r w:rsidRPr="008E4894">
        <w:rPr>
          <w:rStyle w:val="affc"/>
          <w:rFonts w:hint="eastAsia"/>
          <w:rtl/>
        </w:rPr>
        <w:t>י</w:t>
      </w:r>
      <w:r w:rsidRPr="008E4894">
        <w:rPr>
          <w:rStyle w:val="affc"/>
          <w:rtl/>
        </w:rPr>
        <w:t>:</w:t>
      </w:r>
      <w:r w:rsidRPr="006F178A"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/>
          <w:rtl/>
        </w:rPr>
        <w:t xml:space="preserve">אסור ליטול צפורנים </w:t>
      </w:r>
      <w:r w:rsidRPr="007117F5">
        <w:rPr>
          <w:rFonts w:ascii="Fb Fontext" w:hAnsi="Fb Fontext" w:cs="PFT_Frank"/>
          <w:b/>
          <w:bCs/>
          <w:szCs w:val="14"/>
          <w:rtl/>
        </w:rPr>
        <w:t>במועד</w:t>
      </w:r>
      <w:r w:rsidRPr="006F178A">
        <w:rPr>
          <w:rFonts w:ascii="Fb Fontext" w:hAnsi="Fb Fontext"/>
          <w:rtl/>
        </w:rPr>
        <w:t xml:space="preserve">, </w:t>
      </w:r>
      <w:r w:rsidRPr="008E4894">
        <w:rPr>
          <w:rStyle w:val="affc"/>
          <w:rFonts w:hint="eastAsia"/>
          <w:rtl/>
        </w:rPr>
        <w:t>ולריו</w:t>
      </w:r>
      <w:r w:rsidRPr="008E4894">
        <w:rPr>
          <w:rStyle w:val="affc"/>
          <w:rtl/>
        </w:rPr>
        <w:t>"ס</w:t>
      </w:r>
      <w:r>
        <w:rPr>
          <w:rFonts w:ascii="Fb Fontext" w:hAnsi="Fb Fontext" w:hint="cs"/>
          <w:rtl/>
        </w:rPr>
        <w:t>:</w:t>
      </w:r>
      <w:r w:rsidRPr="006F178A">
        <w:rPr>
          <w:rFonts w:ascii="Fb Fontext" w:hAnsi="Fb Fontext"/>
          <w:rtl/>
        </w:rPr>
        <w:t xml:space="preserve"> מ</w:t>
      </w:r>
      <w:r>
        <w:rPr>
          <w:rFonts w:ascii="Fb Fontext" w:hAnsi="Fb Fontext" w:hint="cs"/>
          <w:rtl/>
        </w:rPr>
        <w:t>ות</w:t>
      </w:r>
      <w:r w:rsidRPr="006F178A">
        <w:rPr>
          <w:rFonts w:ascii="Fb Fontext" w:hAnsi="Fb Fontext"/>
          <w:rtl/>
        </w:rPr>
        <w:t>ר.</w:t>
      </w:r>
    </w:p>
    <w:p w14:paraId="41B87894" w14:textId="77777777" w:rsidR="00991430" w:rsidRPr="006F178A" w:rsidRDefault="00991430" w:rsidP="00164685">
      <w:pPr>
        <w:rPr>
          <w:rtl/>
        </w:rPr>
      </w:pPr>
      <w:r w:rsidRPr="008E4894">
        <w:rPr>
          <w:rStyle w:val="affc"/>
          <w:rFonts w:hint="eastAsia"/>
          <w:rtl/>
        </w:rPr>
        <w:t>לר</w:t>
      </w:r>
      <w:r w:rsidRPr="008E4894">
        <w:rPr>
          <w:rStyle w:val="affc"/>
          <w:rtl/>
        </w:rPr>
        <w:t>"</w:t>
      </w:r>
      <w:r w:rsidRPr="008E4894">
        <w:rPr>
          <w:rStyle w:val="affc"/>
          <w:rFonts w:hint="eastAsia"/>
          <w:rtl/>
        </w:rPr>
        <w:t>י</w:t>
      </w:r>
      <w:r w:rsidRPr="008E4894">
        <w:rPr>
          <w:rStyle w:val="affc"/>
          <w:rtl/>
        </w:rPr>
        <w:t>:</w:t>
      </w:r>
      <w:r w:rsidRPr="006F178A"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/>
          <w:rtl/>
        </w:rPr>
        <w:t xml:space="preserve">אסור ליטול צפורנים </w:t>
      </w:r>
      <w:r w:rsidRPr="007117F5">
        <w:rPr>
          <w:rFonts w:ascii="Fb Fontext" w:hAnsi="Fb Fontext" w:cs="PFT_Frank" w:hint="eastAsia"/>
          <w:b/>
          <w:bCs/>
          <w:szCs w:val="14"/>
          <w:rtl/>
        </w:rPr>
        <w:t>באבל</w:t>
      </w:r>
      <w:r w:rsidRPr="006F178A">
        <w:rPr>
          <w:rFonts w:ascii="Fb Fontext" w:hAnsi="Fb Fontext"/>
          <w:rtl/>
        </w:rPr>
        <w:t xml:space="preserve">, </w:t>
      </w:r>
      <w:r w:rsidRPr="008E4894">
        <w:rPr>
          <w:rStyle w:val="affc"/>
          <w:rFonts w:hint="eastAsia"/>
          <w:rtl/>
        </w:rPr>
        <w:t>ולריו</w:t>
      </w:r>
      <w:r w:rsidRPr="008E4894">
        <w:rPr>
          <w:rStyle w:val="affc"/>
          <w:rtl/>
        </w:rPr>
        <w:t>"ס</w:t>
      </w:r>
      <w:r>
        <w:rPr>
          <w:rFonts w:ascii="Fb Fontext" w:hAnsi="Fb Fontext" w:hint="cs"/>
          <w:rtl/>
        </w:rPr>
        <w:t>:</w:t>
      </w:r>
      <w:r w:rsidRPr="006F178A">
        <w:rPr>
          <w:rFonts w:ascii="Fb Fontext" w:hAnsi="Fb Fontext"/>
          <w:rtl/>
        </w:rPr>
        <w:t xml:space="preserve"> מ</w:t>
      </w:r>
      <w:r>
        <w:rPr>
          <w:rFonts w:ascii="Fb Fontext" w:hAnsi="Fb Fontext" w:hint="cs"/>
          <w:rtl/>
        </w:rPr>
        <w:t>ות</w:t>
      </w:r>
      <w:r w:rsidRPr="006F178A">
        <w:rPr>
          <w:rFonts w:ascii="Fb Fontext" w:hAnsi="Fb Fontext"/>
          <w:rtl/>
        </w:rPr>
        <w:t>ר.</w:t>
      </w:r>
    </w:p>
    <w:p w14:paraId="46F5C4A2" w14:textId="22882953" w:rsidR="00E31AD5" w:rsidRDefault="00991430" w:rsidP="009F1989">
      <w:pPr>
        <w:pStyle w:val="36"/>
        <w:framePr w:wrap="notBeside"/>
        <w:rPr>
          <w:rtl/>
        </w:rPr>
      </w:pPr>
      <w:r w:rsidRPr="009F1989">
        <w:rPr>
          <w:rFonts w:hint="cs"/>
          <w:rtl/>
        </w:rPr>
        <w:t>עו</w:t>
      </w:r>
      <w:r w:rsidRPr="009F1989">
        <w:rPr>
          <w:rtl/>
        </w:rPr>
        <w:t>לא</w:t>
      </w:r>
      <w:r w:rsidR="00E31AD5">
        <w:rPr>
          <w:rtl/>
        </w:rPr>
        <w:t>:</w:t>
      </w:r>
    </w:p>
    <w:p w14:paraId="482CAA81" w14:textId="77777777" w:rsidR="004E0BA3" w:rsidRDefault="00991430" w:rsidP="00164685">
      <w:pPr>
        <w:rPr>
          <w:rFonts w:ascii="Fb Fontext" w:hAnsi="Fb Fontext"/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הלכה</w:t>
      </w:r>
      <w:r w:rsidRPr="006F178A">
        <w:rPr>
          <w:rFonts w:ascii="Fb Fontext" w:hAnsi="Fb Fontext"/>
          <w:rtl/>
        </w:rPr>
        <w:t xml:space="preserve"> </w:t>
      </w:r>
      <w:r w:rsidRPr="008E4894">
        <w:rPr>
          <w:rStyle w:val="affc"/>
          <w:rtl/>
        </w:rPr>
        <w:t>כר"י</w:t>
      </w:r>
      <w:r w:rsidRPr="006F178A">
        <w:rPr>
          <w:rFonts w:ascii="Fb Fontext" w:hAnsi="Fb Fontext"/>
          <w:rtl/>
        </w:rPr>
        <w:t xml:space="preserve"> באבל </w:t>
      </w:r>
      <w:r w:rsidRPr="002210D6">
        <w:rPr>
          <w:rStyle w:val="affc"/>
          <w:rFonts w:hint="eastAsia"/>
          <w:rtl/>
        </w:rPr>
        <w:t>וכריו</w:t>
      </w:r>
      <w:r w:rsidRPr="002210D6">
        <w:rPr>
          <w:rStyle w:val="affc"/>
          <w:rtl/>
        </w:rPr>
        <w:t>"ס</w:t>
      </w:r>
      <w:r w:rsidRPr="006F178A">
        <w:rPr>
          <w:rFonts w:ascii="Fb Fontext" w:hAnsi="Fb Fontext"/>
          <w:rtl/>
        </w:rPr>
        <w:t xml:space="preserve"> במועד,</w:t>
      </w:r>
    </w:p>
    <w:p w14:paraId="31371798" w14:textId="5F8338F3" w:rsidR="00E31AD5" w:rsidRDefault="00991430" w:rsidP="00C14CE5">
      <w:pPr>
        <w:pStyle w:val="36"/>
        <w:framePr w:wrap="notBeside"/>
        <w:rPr>
          <w:rtl/>
        </w:rPr>
      </w:pPr>
      <w:r w:rsidRPr="00C14CE5">
        <w:rPr>
          <w:rFonts w:hint="cs"/>
          <w:rtl/>
        </w:rPr>
        <w:t>שמו</w:t>
      </w:r>
      <w:r w:rsidRPr="00C14CE5">
        <w:rPr>
          <w:rtl/>
        </w:rPr>
        <w:t>אל</w:t>
      </w:r>
      <w:r w:rsidR="00E31AD5">
        <w:rPr>
          <w:rtl/>
        </w:rPr>
        <w:t>:</w:t>
      </w:r>
    </w:p>
    <w:p w14:paraId="5CF68BBF" w14:textId="7DB20357" w:rsidR="00991430" w:rsidRPr="006F178A" w:rsidRDefault="00991430" w:rsidP="00164685">
      <w:pPr>
        <w:rPr>
          <w:rtl/>
        </w:rPr>
      </w:pPr>
      <w:r w:rsidRPr="008E4894">
        <w:rPr>
          <w:rStyle w:val="affc"/>
          <w:rFonts w:hint="eastAsia"/>
          <w:rtl/>
        </w:rPr>
        <w:t>כריו</w:t>
      </w:r>
      <w:r w:rsidRPr="008E4894">
        <w:rPr>
          <w:rStyle w:val="affc"/>
          <w:rtl/>
        </w:rPr>
        <w:t>"ס</w:t>
      </w:r>
      <w:r w:rsidRPr="006F178A">
        <w:rPr>
          <w:rtl/>
        </w:rPr>
        <w:t xml:space="preserve"> </w:t>
      </w:r>
      <w:r>
        <w:rPr>
          <w:rFonts w:hint="cs"/>
          <w:rtl/>
        </w:rPr>
        <w:t>בשניהם</w:t>
      </w:r>
      <w:r w:rsidRPr="006F178A">
        <w:rPr>
          <w:rtl/>
        </w:rPr>
        <w:t xml:space="preserve"> </w:t>
      </w:r>
      <w:r w:rsidRPr="008E4894">
        <w:rPr>
          <w:rStyle w:val="affe"/>
          <w:rFonts w:hint="eastAsia"/>
          <w:rtl/>
        </w:rPr>
        <w:t>ש</w:t>
      </w:r>
      <w:r w:rsidRPr="008E4894">
        <w:rPr>
          <w:rStyle w:val="affe"/>
          <w:rtl/>
        </w:rPr>
        <w:t xml:space="preserve">באבל </w:t>
      </w:r>
      <w:r w:rsidRPr="008E4894">
        <w:rPr>
          <w:rStyle w:val="affe"/>
          <w:rFonts w:hint="eastAsia"/>
          <w:rtl/>
        </w:rPr>
        <w:t>כמיקל</w:t>
      </w:r>
      <w:r w:rsidRPr="006F178A">
        <w:rPr>
          <w:rtl/>
        </w:rPr>
        <w:t>.</w:t>
      </w:r>
    </w:p>
    <w:p w14:paraId="2C450875" w14:textId="12BA0D26" w:rsidR="00991430" w:rsidRPr="006F178A" w:rsidRDefault="00991430" w:rsidP="00E10B3C">
      <w:pPr>
        <w:pStyle w:val="affd"/>
        <w:rPr>
          <w:rtl/>
        </w:rPr>
      </w:pPr>
      <w:r w:rsidRPr="00D54BA1">
        <w:rPr>
          <w:rFonts w:cs="PFT_Frank"/>
          <w:b/>
          <w:bCs/>
          <w:szCs w:val="10"/>
          <w:rtl/>
        </w:rPr>
        <w:t>פנחס אח</w:t>
      </w:r>
      <w:r w:rsidRPr="002210D6">
        <w:rPr>
          <w:rFonts w:hint="eastAsia"/>
          <w:rtl/>
        </w:rPr>
        <w:t>י</w:t>
      </w:r>
      <w:r w:rsidRPr="00D54BA1">
        <w:rPr>
          <w:rFonts w:cs="PFT_Frank"/>
          <w:b/>
          <w:bCs/>
          <w:szCs w:val="10"/>
          <w:rtl/>
        </w:rPr>
        <w:t xml:space="preserve"> שמואל</w:t>
      </w:r>
      <w:r w:rsidRPr="00D54BA1">
        <w:rPr>
          <w:rFonts w:ascii="Fb Fontext" w:hAnsi="Fb Fontext" w:cs="PFT_Frank"/>
          <w:b/>
          <w:bCs/>
          <w:szCs w:val="10"/>
          <w:rtl/>
        </w:rPr>
        <w:t xml:space="preserve"> </w:t>
      </w:r>
      <w:r>
        <w:rPr>
          <w:rFonts w:ascii="Fb Fontext" w:hAnsi="Fb Fontext" w:hint="cs"/>
          <w:rtl/>
        </w:rPr>
        <w:t>היה אבל</w:t>
      </w:r>
      <w:r w:rsidRPr="006F178A">
        <w:rPr>
          <w:rFonts w:ascii="Fb Fontext" w:hAnsi="Fb Fontext"/>
          <w:rtl/>
        </w:rPr>
        <w:t xml:space="preserve">, </w:t>
      </w:r>
      <w:r>
        <w:rPr>
          <w:rFonts w:ascii="Fb Fontext" w:hAnsi="Fb Fontext" w:hint="cs"/>
          <w:rtl/>
        </w:rPr>
        <w:t>נכנס</w:t>
      </w:r>
      <w:r w:rsidRPr="006F178A">
        <w:rPr>
          <w:rFonts w:ascii="Fb Fontext" w:hAnsi="Fb Fontext"/>
          <w:rtl/>
        </w:rPr>
        <w:t xml:space="preserve"> </w:t>
      </w:r>
      <w:r w:rsidRPr="00D54BA1">
        <w:rPr>
          <w:rFonts w:cs="PFT_Frank"/>
          <w:b/>
          <w:bCs/>
          <w:szCs w:val="10"/>
          <w:rtl/>
        </w:rPr>
        <w:t>שמואל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לנחמו </w:t>
      </w:r>
      <w:r w:rsidRPr="00D54BA1">
        <w:rPr>
          <w:rFonts w:ascii="Fb Fontext" w:hAnsi="Fb Fontext" w:cs="PFT_Frank" w:hint="eastAsia"/>
          <w:b/>
          <w:bCs/>
          <w:szCs w:val="10"/>
          <w:rtl/>
        </w:rPr>
        <w:t>וא</w:t>
      </w:r>
      <w:r w:rsidRPr="00D54BA1">
        <w:rPr>
          <w:rFonts w:ascii="Fb Fontext" w:hAnsi="Fb Fontext" w:cs="PFT_Frank"/>
          <w:b/>
          <w:bCs/>
          <w:szCs w:val="10"/>
          <w:rtl/>
        </w:rPr>
        <w:t>"ל</w:t>
      </w:r>
      <w:r>
        <w:rPr>
          <w:rFonts w:ascii="Fb Fontext" w:hAnsi="Fb Fontext" w:hint="cs"/>
          <w:rtl/>
        </w:rPr>
        <w:t xml:space="preserve"> שיכול ליטול ציפורניו, </w:t>
      </w:r>
      <w:r w:rsidRPr="00D54BA1">
        <w:rPr>
          <w:rFonts w:ascii="Fb Fontext" w:hAnsi="Fb Fontext" w:cs="PFT_Frank" w:hint="eastAsia"/>
          <w:b/>
          <w:bCs/>
          <w:szCs w:val="10"/>
          <w:rtl/>
        </w:rPr>
        <w:t>א</w:t>
      </w:r>
      <w:r w:rsidRPr="00D54BA1">
        <w:rPr>
          <w:rFonts w:ascii="Fb Fontext" w:hAnsi="Fb Fontext" w:cs="PFT_Frank"/>
          <w:b/>
          <w:bCs/>
          <w:szCs w:val="10"/>
          <w:rtl/>
        </w:rPr>
        <w:t xml:space="preserve">"ל </w:t>
      </w:r>
      <w:r w:rsidRPr="00D54BA1">
        <w:rPr>
          <w:rFonts w:cs="PFT_Frank"/>
          <w:b/>
          <w:bCs/>
          <w:szCs w:val="10"/>
          <w:rtl/>
        </w:rPr>
        <w:t xml:space="preserve"> </w:t>
      </w:r>
      <w:r>
        <w:rPr>
          <w:rFonts w:hint="cs"/>
          <w:rtl/>
        </w:rPr>
        <w:t>באבל</w:t>
      </w:r>
      <w:r w:rsidRPr="006F178A">
        <w:rPr>
          <w:rFonts w:hint="cs"/>
          <w:rtl/>
        </w:rPr>
        <w:t xml:space="preserve"> שלך </w:t>
      </w:r>
      <w:r>
        <w:rPr>
          <w:rFonts w:hint="cs"/>
          <w:rtl/>
        </w:rPr>
        <w:t>גם</w:t>
      </w:r>
      <w:r w:rsidRPr="006F178A">
        <w:rPr>
          <w:rFonts w:hint="cs"/>
          <w:rtl/>
        </w:rPr>
        <w:t xml:space="preserve"> היית מזלזל כ</w:t>
      </w:r>
      <w:r>
        <w:rPr>
          <w:rFonts w:hint="cs"/>
          <w:rtl/>
        </w:rPr>
        <w:t>ך?!</w:t>
      </w:r>
      <w:r w:rsidR="00C14CE5" w:rsidRPr="00D54BA1">
        <w:rPr>
          <w:rFonts w:cs="PFT_Frank" w:hint="cs"/>
          <w:b/>
          <w:bCs/>
          <w:szCs w:val="10"/>
          <w:rtl/>
        </w:rPr>
        <w:t xml:space="preserve"> </w:t>
      </w:r>
      <w:r w:rsidRPr="00D54BA1">
        <w:rPr>
          <w:rFonts w:cs="PFT_Frank" w:hint="eastAsia"/>
          <w:b/>
          <w:bCs/>
          <w:szCs w:val="10"/>
          <w:rtl/>
        </w:rPr>
        <w:t>והיה</w:t>
      </w:r>
      <w:r w:rsidRPr="006F178A">
        <w:rPr>
          <w:rFonts w:hint="cs"/>
          <w:rtl/>
        </w:rPr>
        <w:t xml:space="preserve"> </w:t>
      </w:r>
      <w:r w:rsidRPr="008E4894">
        <w:rPr>
          <w:rStyle w:val="af4"/>
          <w:rFonts w:hint="eastAsia"/>
          <w:rtl/>
        </w:rPr>
        <w:t>כשגגה</w:t>
      </w:r>
      <w:r w:rsidRPr="008E4894">
        <w:rPr>
          <w:rStyle w:val="af4"/>
          <w:rtl/>
        </w:rPr>
        <w:t xml:space="preserve"> </w:t>
      </w:r>
      <w:r w:rsidRPr="008E4894">
        <w:rPr>
          <w:rStyle w:val="af4"/>
          <w:rFonts w:hint="eastAsia"/>
          <w:rtl/>
        </w:rPr>
        <w:t>היוצאת</w:t>
      </w:r>
      <w:r w:rsidRPr="008E4894">
        <w:rPr>
          <w:rStyle w:val="af4"/>
          <w:rtl/>
        </w:rPr>
        <w:t xml:space="preserve"> </w:t>
      </w:r>
      <w:r w:rsidRPr="008E4894">
        <w:rPr>
          <w:rStyle w:val="af4"/>
          <w:rFonts w:hint="eastAsia"/>
          <w:rtl/>
        </w:rPr>
        <w:t>מלפני</w:t>
      </w:r>
      <w:r w:rsidRPr="008E4894">
        <w:rPr>
          <w:rStyle w:val="af4"/>
          <w:rtl/>
        </w:rPr>
        <w:t xml:space="preserve"> </w:t>
      </w:r>
      <w:r w:rsidRPr="008E4894">
        <w:rPr>
          <w:rStyle w:val="af4"/>
          <w:rFonts w:hint="eastAsia"/>
          <w:rtl/>
        </w:rPr>
        <w:t>השליט</w:t>
      </w:r>
      <w:r w:rsidRPr="006F178A">
        <w:rPr>
          <w:rFonts w:hint="cs"/>
          <w:rtl/>
        </w:rPr>
        <w:t xml:space="preserve"> וארע </w:t>
      </w:r>
      <w:r>
        <w:rPr>
          <w:rFonts w:hint="cs"/>
          <w:rtl/>
        </w:rPr>
        <w:t>אבילות</w:t>
      </w:r>
      <w:r w:rsidRPr="006F178A">
        <w:rPr>
          <w:rFonts w:hint="cs"/>
          <w:rtl/>
        </w:rPr>
        <w:t xml:space="preserve"> </w:t>
      </w:r>
      <w:r w:rsidRPr="00D54BA1">
        <w:rPr>
          <w:rFonts w:cs="PFT_Frank" w:hint="eastAsia"/>
          <w:b/>
          <w:bCs/>
          <w:szCs w:val="10"/>
          <w:rtl/>
        </w:rPr>
        <w:t>לשמואל</w:t>
      </w:r>
      <w:r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>
        <w:rPr>
          <w:rFonts w:ascii="Fb Fontext" w:hAnsi="Fb Fontext" w:hint="cs"/>
          <w:sz w:val="20"/>
          <w:rtl/>
        </w:rPr>
        <w:t xml:space="preserve">כשנכנס </w:t>
      </w:r>
      <w:r w:rsidRPr="00D54BA1">
        <w:rPr>
          <w:rFonts w:ascii="Fb Fontext" w:hAnsi="Fb Fontext" w:cs="PFT_Frank" w:hint="eastAsia"/>
          <w:b/>
          <w:bCs/>
          <w:sz w:val="20"/>
          <w:szCs w:val="10"/>
          <w:rtl/>
        </w:rPr>
        <w:t>פנחס</w:t>
      </w:r>
      <w:r w:rsidRPr="006F178A">
        <w:rPr>
          <w:rFonts w:ascii="Fb Fontext" w:hAnsi="Fb Fontext" w:hint="cs"/>
          <w:sz w:val="20"/>
          <w:rtl/>
        </w:rPr>
        <w:t xml:space="preserve"> לנחמו</w:t>
      </w:r>
      <w:r>
        <w:rPr>
          <w:rFonts w:ascii="Fb Fontext" w:hAnsi="Fb Fontext" w:hint="cs"/>
          <w:sz w:val="20"/>
          <w:rtl/>
        </w:rPr>
        <w:t>,</w:t>
      </w:r>
      <w:r w:rsidRPr="006F178A">
        <w:rPr>
          <w:rFonts w:ascii="Fb Fontext" w:hAnsi="Fb Fontext" w:hint="cs"/>
          <w:sz w:val="20"/>
          <w:rtl/>
        </w:rPr>
        <w:t xml:space="preserve"> קצץ </w:t>
      </w:r>
      <w:r w:rsidRPr="00D54BA1">
        <w:rPr>
          <w:rFonts w:ascii="Fb Fontext" w:hAnsi="Fb Fontext" w:cs="PFT_Frank" w:hint="eastAsia"/>
          <w:b/>
          <w:bCs/>
          <w:sz w:val="20"/>
          <w:szCs w:val="10"/>
          <w:rtl/>
        </w:rPr>
        <w:t>שמואל</w:t>
      </w:r>
      <w:r>
        <w:rPr>
          <w:rFonts w:ascii="Fb Fontext" w:hAnsi="Fb Fontext" w:hint="cs"/>
          <w:sz w:val="20"/>
          <w:rtl/>
        </w:rPr>
        <w:t xml:space="preserve"> </w:t>
      </w:r>
      <w:r w:rsidRPr="006F178A">
        <w:rPr>
          <w:rFonts w:ascii="Fb Fontext" w:hAnsi="Fb Fontext" w:hint="cs"/>
          <w:sz w:val="20"/>
          <w:rtl/>
        </w:rPr>
        <w:t>צפ</w:t>
      </w:r>
      <w:r>
        <w:rPr>
          <w:rFonts w:ascii="Fb Fontext" w:hAnsi="Fb Fontext" w:hint="cs"/>
          <w:sz w:val="20"/>
          <w:rtl/>
        </w:rPr>
        <w:t>ו</w:t>
      </w:r>
      <w:r w:rsidRPr="006F178A">
        <w:rPr>
          <w:rFonts w:ascii="Fb Fontext" w:hAnsi="Fb Fontext" w:hint="cs"/>
          <w:sz w:val="20"/>
          <w:rtl/>
        </w:rPr>
        <w:t>רניו וחבט</w:t>
      </w:r>
      <w:r>
        <w:rPr>
          <w:rFonts w:ascii="Fb Fontext" w:hAnsi="Fb Fontext" w:hint="cs"/>
          <w:sz w:val="20"/>
          <w:rtl/>
        </w:rPr>
        <w:t>ם</w:t>
      </w:r>
      <w:r w:rsidRPr="006F178A">
        <w:rPr>
          <w:rFonts w:ascii="Fb Fontext" w:hAnsi="Fb Fontext" w:hint="cs"/>
          <w:sz w:val="20"/>
          <w:rtl/>
        </w:rPr>
        <w:t xml:space="preserve"> לפני</w:t>
      </w:r>
      <w:r>
        <w:rPr>
          <w:rFonts w:ascii="Fb Fontext" w:hAnsi="Fb Fontext" w:hint="cs"/>
          <w:sz w:val="20"/>
          <w:rtl/>
        </w:rPr>
        <w:t>ו בכעס,</w:t>
      </w:r>
      <w:r w:rsidR="00E10B3C">
        <w:rPr>
          <w:rFonts w:ascii="Fb Fontext" w:hAnsi="Fb Fontext" w:hint="cs"/>
          <w:sz w:val="20"/>
          <w:rtl/>
        </w:rPr>
        <w:t xml:space="preserve"> </w:t>
      </w:r>
      <w:r w:rsidRPr="00D54BA1">
        <w:rPr>
          <w:rFonts w:ascii="Fb Fontext" w:hAnsi="Fb Fontext" w:cs="PFT_Frank" w:hint="eastAsia"/>
          <w:b/>
          <w:bCs/>
          <w:sz w:val="20"/>
          <w:szCs w:val="10"/>
          <w:rtl/>
        </w:rPr>
        <w:t>וא</w:t>
      </w:r>
      <w:r w:rsidRPr="00D54BA1">
        <w:rPr>
          <w:rFonts w:ascii="Fb Fontext" w:hAnsi="Fb Fontext" w:cs="PFT_Frank"/>
          <w:b/>
          <w:bCs/>
          <w:sz w:val="20"/>
          <w:szCs w:val="10"/>
          <w:rtl/>
        </w:rPr>
        <w:t>"</w:t>
      </w:r>
      <w:r w:rsidRPr="00D54BA1">
        <w:rPr>
          <w:rFonts w:ascii="Fb Fontext" w:hAnsi="Fb Fontext" w:cs="PFT_Frank" w:hint="eastAsia"/>
          <w:b/>
          <w:bCs/>
          <w:sz w:val="20"/>
          <w:szCs w:val="10"/>
          <w:rtl/>
        </w:rPr>
        <w:t>ל</w:t>
      </w:r>
      <w:r w:rsidRPr="006F178A">
        <w:rPr>
          <w:rFonts w:ascii="Fb Fontext" w:hAnsi="Fb Fontext" w:hint="cs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>אין לך</w:t>
      </w:r>
      <w:r w:rsidRPr="006F178A">
        <w:rPr>
          <w:rFonts w:ascii="Fb Fontext" w:hAnsi="Fb Fontext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>'</w:t>
      </w:r>
      <w:r w:rsidRPr="006F178A">
        <w:rPr>
          <w:rFonts w:ascii="Fb Fontext" w:hAnsi="Fb Fontext"/>
          <w:sz w:val="20"/>
          <w:rtl/>
        </w:rPr>
        <w:t>ברית כרותה לשפתים</w:t>
      </w:r>
      <w:r>
        <w:rPr>
          <w:rFonts w:ascii="Fb Fontext" w:hAnsi="Fb Fontext" w:hint="cs"/>
          <w:sz w:val="20"/>
          <w:rtl/>
        </w:rPr>
        <w:t>'</w:t>
      </w:r>
      <w:r w:rsidRPr="006F178A">
        <w:rPr>
          <w:rFonts w:ascii="Fb Fontext" w:hAnsi="Fb Fontext"/>
          <w:sz w:val="20"/>
          <w:rtl/>
        </w:rPr>
        <w:t>?</w:t>
      </w:r>
      <w:r>
        <w:rPr>
          <w:rFonts w:ascii="Fb Fontext" w:hAnsi="Fb Fontext" w:hint="cs"/>
          <w:sz w:val="20"/>
          <w:rtl/>
        </w:rPr>
        <w:t>!</w:t>
      </w:r>
      <w:r w:rsidRPr="006F178A">
        <w:rPr>
          <w:rFonts w:ascii="Fb Fontext" w:hAnsi="Fb Fontext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>כמו שמצאנו בעקידת יצחק.</w:t>
      </w:r>
    </w:p>
    <w:p w14:paraId="36A1E64F" w14:textId="303140B4" w:rsidR="00E31AD5" w:rsidRDefault="00991430" w:rsidP="00E10B3C">
      <w:pPr>
        <w:pStyle w:val="36"/>
        <w:framePr w:wrap="notBeside"/>
        <w:rPr>
          <w:rtl/>
        </w:rPr>
      </w:pPr>
      <w:r w:rsidRPr="00E10B3C">
        <w:rPr>
          <w:rFonts w:hint="eastAsia"/>
          <w:rtl/>
        </w:rPr>
        <w:t>אמרו</w:t>
      </w:r>
      <w:r w:rsidRPr="00E10B3C">
        <w:rPr>
          <w:rtl/>
        </w:rPr>
        <w:t xml:space="preserve"> </w:t>
      </w:r>
      <w:r w:rsidRPr="00E10B3C">
        <w:rPr>
          <w:rFonts w:hint="eastAsia"/>
          <w:rtl/>
        </w:rPr>
        <w:t>משמואל</w:t>
      </w:r>
      <w:r w:rsidR="00E31AD5">
        <w:rPr>
          <w:rtl/>
        </w:rPr>
        <w:t>:</w:t>
      </w:r>
    </w:p>
    <w:p w14:paraId="6F62494B" w14:textId="06D50EB5" w:rsidR="00991430" w:rsidRPr="006F178A" w:rsidRDefault="00991430" w:rsidP="00164685">
      <w:r w:rsidRPr="006F178A">
        <w:rPr>
          <w:rFonts w:ascii="Fb Fontext" w:hAnsi="Fb Fontext" w:hint="cs"/>
          <w:rtl/>
        </w:rPr>
        <w:t xml:space="preserve">אף </w:t>
      </w:r>
      <w:r>
        <w:rPr>
          <w:rFonts w:ascii="Fb Fontext" w:hAnsi="Fb Fontext" w:hint="cs"/>
          <w:rtl/>
        </w:rPr>
        <w:t xml:space="preserve">ציפורני </w:t>
      </w:r>
      <w:r w:rsidRPr="006F178A">
        <w:rPr>
          <w:rFonts w:ascii="Fb Fontext" w:hAnsi="Fb Fontext" w:hint="cs"/>
          <w:rtl/>
        </w:rPr>
        <w:t xml:space="preserve">רגל </w:t>
      </w:r>
      <w:r>
        <w:rPr>
          <w:rFonts w:ascii="Fb Fontext" w:hAnsi="Fb Fontext" w:hint="cs"/>
          <w:rtl/>
        </w:rPr>
        <w:t>התיר.</w:t>
      </w:r>
    </w:p>
    <w:p w14:paraId="29BF6538" w14:textId="5060E2EE" w:rsidR="00E31AD5" w:rsidRDefault="00991430" w:rsidP="00ED364F">
      <w:pPr>
        <w:pStyle w:val="36"/>
        <w:framePr w:wrap="notBeside"/>
        <w:rPr>
          <w:rtl/>
        </w:rPr>
      </w:pPr>
      <w:r w:rsidRPr="00ED364F">
        <w:rPr>
          <w:rFonts w:hint="eastAsia"/>
          <w:rtl/>
        </w:rPr>
        <w:t>מ</w:t>
      </w:r>
      <w:r w:rsidRPr="00ED364F">
        <w:rPr>
          <w:rtl/>
        </w:rPr>
        <w:t>רב</w:t>
      </w:r>
      <w:r w:rsidR="00E31AD5">
        <w:rPr>
          <w:rtl/>
        </w:rPr>
        <w:t>:</w:t>
      </w:r>
    </w:p>
    <w:p w14:paraId="28A2A574" w14:textId="648DA9FE" w:rsidR="00991430" w:rsidRPr="006F178A" w:rsidRDefault="00991430" w:rsidP="00164685">
      <w:pPr>
        <w:rPr>
          <w:rtl/>
        </w:rPr>
      </w:pPr>
      <w:r w:rsidRPr="006F178A">
        <w:rPr>
          <w:rFonts w:ascii="Fb Fontext" w:hAnsi="Fb Fontext"/>
          <w:sz w:val="20"/>
          <w:rtl/>
        </w:rPr>
        <w:t>ב</w:t>
      </w:r>
      <w:r w:rsidRPr="006F178A">
        <w:rPr>
          <w:rFonts w:ascii="Fb Fontext" w:hAnsi="Fb Fontext" w:hint="cs"/>
          <w:sz w:val="20"/>
          <w:rtl/>
        </w:rPr>
        <w:t>מספרים</w:t>
      </w:r>
      <w:r w:rsidRPr="006F178A">
        <w:rPr>
          <w:rFonts w:ascii="Fb Fontext" w:hAnsi="Fb Fontext"/>
          <w:sz w:val="20"/>
          <w:rtl/>
        </w:rPr>
        <w:t xml:space="preserve"> אסור</w:t>
      </w:r>
      <w:r>
        <w:rPr>
          <w:rFonts w:ascii="Fb Fontext" w:hAnsi="Fb Fontext" w:hint="cs"/>
          <w:sz w:val="20"/>
          <w:rtl/>
        </w:rPr>
        <w:t>,</w:t>
      </w:r>
      <w:r>
        <w:rPr>
          <w:rFonts w:hint="cs"/>
          <w:rtl/>
        </w:rPr>
        <w:t xml:space="preserve"> </w:t>
      </w:r>
      <w:r w:rsidRPr="008E4894">
        <w:rPr>
          <w:rStyle w:val="affe"/>
          <w:rFonts w:hint="eastAsia"/>
          <w:rtl/>
        </w:rPr>
        <w:t>במועד</w:t>
      </w:r>
      <w:r w:rsidRPr="008E4894">
        <w:rPr>
          <w:rStyle w:val="affe"/>
          <w:rtl/>
        </w:rPr>
        <w:t xml:space="preserve"> </w:t>
      </w:r>
      <w:r w:rsidRPr="008E4894">
        <w:rPr>
          <w:rStyle w:val="affe"/>
          <w:rFonts w:hint="eastAsia"/>
          <w:rtl/>
        </w:rPr>
        <w:t>ובאבל</w:t>
      </w:r>
      <w:r>
        <w:rPr>
          <w:rFonts w:hint="cs"/>
          <w:rtl/>
        </w:rPr>
        <w:t>.</w:t>
      </w:r>
    </w:p>
    <w:p w14:paraId="02B21981" w14:textId="6B03AC33" w:rsidR="00991430" w:rsidRPr="006F178A" w:rsidRDefault="00790E10" w:rsidP="00164685">
      <w:pPr>
        <w:pStyle w:val="afff1"/>
        <w:rPr>
          <w:rtl/>
        </w:rPr>
      </w:pPr>
      <w:r>
        <w:rPr>
          <w:rFonts w:ascii="MS Mincho" w:hAnsi="MS Mincho" w:hint="cs"/>
          <w:rtl/>
        </w:rPr>
        <w:t>***</w:t>
      </w:r>
    </w:p>
    <w:p w14:paraId="7BD0BE39" w14:textId="716C73EF" w:rsidR="00E31AD5" w:rsidRDefault="00991430" w:rsidP="00ED364F">
      <w:pPr>
        <w:pStyle w:val="36"/>
        <w:framePr w:wrap="notBeside"/>
        <w:rPr>
          <w:rtl/>
        </w:rPr>
      </w:pPr>
      <w:r w:rsidRPr="00ED364F">
        <w:rPr>
          <w:rFonts w:hint="eastAsia"/>
          <w:rtl/>
        </w:rPr>
        <w:t>רי</w:t>
      </w:r>
      <w:r w:rsidRPr="00ED364F">
        <w:rPr>
          <w:rtl/>
        </w:rPr>
        <w:t>"</w:t>
      </w:r>
      <w:r w:rsidRPr="00ED364F">
        <w:rPr>
          <w:rFonts w:hint="eastAsia"/>
          <w:rtl/>
        </w:rPr>
        <w:t>ו</w:t>
      </w:r>
      <w:r w:rsidR="00E31AD5">
        <w:rPr>
          <w:rFonts w:hint="cs"/>
          <w:rtl/>
        </w:rPr>
        <w:t>:</w:t>
      </w:r>
    </w:p>
    <w:p w14:paraId="354EB170" w14:textId="77777777" w:rsidR="004E0BA3" w:rsidRDefault="00991430" w:rsidP="00164685">
      <w:pPr>
        <w:rPr>
          <w:rFonts w:ascii="Fb Fontext" w:hAnsi="Fb Fontext"/>
          <w:rtl/>
        </w:rPr>
      </w:pPr>
      <w:r w:rsidRPr="006F178A">
        <w:rPr>
          <w:rFonts w:ascii="Fb Fontext" w:hAnsi="Fb Fontext" w:hint="cs"/>
          <w:rtl/>
        </w:rPr>
        <w:t>קצץ צפ</w:t>
      </w:r>
      <w:r>
        <w:rPr>
          <w:rFonts w:ascii="Fb Fontext" w:hAnsi="Fb Fontext" w:hint="cs"/>
          <w:rtl/>
        </w:rPr>
        <w:t>ו</w:t>
      </w:r>
      <w:r w:rsidRPr="006F178A">
        <w:rPr>
          <w:rFonts w:ascii="Fb Fontext" w:hAnsi="Fb Fontext" w:hint="cs"/>
          <w:rtl/>
        </w:rPr>
        <w:t>רניו</w:t>
      </w:r>
      <w:r>
        <w:rPr>
          <w:rFonts w:ascii="Fb Fontext" w:hAnsi="Fb Fontext" w:hint="cs"/>
          <w:rtl/>
        </w:rPr>
        <w:t xml:space="preserve"> </w:t>
      </w:r>
      <w:r w:rsidRPr="007117F5">
        <w:rPr>
          <w:rFonts w:ascii="Fb Fontext" w:hAnsi="Fb Fontext" w:cs="PFT_Frank" w:hint="eastAsia"/>
          <w:b/>
          <w:bCs/>
          <w:szCs w:val="14"/>
          <w:rtl/>
        </w:rPr>
        <w:t>במועד</w:t>
      </w:r>
      <w:r>
        <w:rPr>
          <w:rFonts w:ascii="Fb Fontext" w:hAnsi="Fb Fontext" w:hint="cs"/>
          <w:rtl/>
        </w:rPr>
        <w:t xml:space="preserve"> בביהמ"ד</w:t>
      </w:r>
      <w:r w:rsidRPr="006F178A">
        <w:rPr>
          <w:rFonts w:ascii="Fb Fontext" w:hAnsi="Fb Fontext" w:hint="cs"/>
          <w:rtl/>
        </w:rPr>
        <w:t xml:space="preserve"> בפיו וזרקם</w:t>
      </w:r>
    </w:p>
    <w:p w14:paraId="261CD652" w14:textId="7495E3BD" w:rsidR="00E31AD5" w:rsidRDefault="00991430" w:rsidP="00ED364F">
      <w:pPr>
        <w:pStyle w:val="36"/>
        <w:framePr w:wrap="notBeside"/>
        <w:rPr>
          <w:rtl/>
        </w:rPr>
      </w:pPr>
      <w:r w:rsidRPr="00ED364F">
        <w:rPr>
          <w:rFonts w:hint="eastAsia"/>
          <w:rtl/>
        </w:rPr>
        <w:t>ש</w:t>
      </w:r>
      <w:r w:rsidRPr="00ED364F">
        <w:rPr>
          <w:rtl/>
        </w:rPr>
        <w:t>"</w:t>
      </w:r>
      <w:r w:rsidRPr="00ED364F">
        <w:rPr>
          <w:rFonts w:hint="eastAsia"/>
          <w:rtl/>
        </w:rPr>
        <w:t>מ</w:t>
      </w:r>
      <w:r w:rsidR="00E31AD5">
        <w:rPr>
          <w:rtl/>
        </w:rPr>
        <w:t>:</w:t>
      </w:r>
    </w:p>
    <w:p w14:paraId="75B0A160" w14:textId="5F2B95C0" w:rsidR="00991430" w:rsidRPr="006F178A" w:rsidRDefault="00991430" w:rsidP="00164685">
      <w:pPr>
        <w:rPr>
          <w:rFonts w:cs="Guttman Vilna"/>
          <w:b/>
          <w:bCs/>
          <w:rtl/>
        </w:rPr>
      </w:pPr>
      <w:r w:rsidRPr="008E4894">
        <w:rPr>
          <w:rStyle w:val="affc"/>
          <w:rFonts w:hint="eastAsia"/>
          <w:rtl/>
        </w:rPr>
        <w:t>א</w:t>
      </w:r>
      <w:r w:rsidRPr="006F178A">
        <w:rPr>
          <w:rFonts w:hint="cs"/>
          <w:rtl/>
        </w:rPr>
        <w:t xml:space="preserve">. </w:t>
      </w:r>
      <w:r w:rsidRPr="007117F5">
        <w:rPr>
          <w:rFonts w:cs="PFT_Frank"/>
          <w:b/>
          <w:bCs/>
          <w:szCs w:val="14"/>
          <w:rtl/>
        </w:rPr>
        <w:t>מותר</w:t>
      </w:r>
      <w:r w:rsidRPr="007117F5">
        <w:rPr>
          <w:rFonts w:cs="PFT_Frank" w:hint="cs"/>
          <w:b/>
          <w:bCs/>
          <w:szCs w:val="14"/>
          <w:rtl/>
        </w:rPr>
        <w:t xml:space="preserve"> </w:t>
      </w:r>
      <w:r w:rsidRPr="008E4894">
        <w:rPr>
          <w:rFonts w:hint="eastAsia"/>
          <w:rtl/>
        </w:rPr>
        <w:t>במועד</w:t>
      </w:r>
      <w:r w:rsidRPr="006F178A">
        <w:rPr>
          <w:rtl/>
        </w:rPr>
        <w:t xml:space="preserve"> </w:t>
      </w:r>
      <w:r w:rsidR="00ED364F">
        <w:rPr>
          <w:rStyle w:val="affc"/>
          <w:rtl/>
        </w:rPr>
        <w:tab/>
      </w:r>
      <w:r w:rsidRPr="008E4894">
        <w:rPr>
          <w:rStyle w:val="affc"/>
          <w:rFonts w:hint="eastAsia"/>
          <w:rtl/>
        </w:rPr>
        <w:t>ב</w:t>
      </w:r>
      <w:r>
        <w:rPr>
          <w:rStyle w:val="affc"/>
          <w:rFonts w:hint="cs"/>
          <w:rtl/>
        </w:rPr>
        <w:t>.</w:t>
      </w:r>
      <w:r w:rsidRPr="007117F5">
        <w:rPr>
          <w:rFonts w:cs="PFT_Frank" w:hint="cs"/>
          <w:b/>
          <w:bCs/>
          <w:szCs w:val="14"/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אינו</w:t>
      </w:r>
      <w:r>
        <w:rPr>
          <w:rFonts w:hint="cs"/>
          <w:rtl/>
        </w:rPr>
        <w:t xml:space="preserve"> </w:t>
      </w:r>
      <w:r w:rsidRPr="006F178A">
        <w:rPr>
          <w:rtl/>
        </w:rPr>
        <w:t>מיאוס</w:t>
      </w:r>
      <w:r>
        <w:rPr>
          <w:rFonts w:hint="cs"/>
          <w:rtl/>
        </w:rPr>
        <w:t xml:space="preserve"> </w:t>
      </w:r>
      <w:r w:rsidRPr="008E4894">
        <w:rPr>
          <w:rStyle w:val="affe"/>
          <w:rFonts w:hint="eastAsia"/>
          <w:rtl/>
        </w:rPr>
        <w:t>בפה</w:t>
      </w:r>
      <w:r w:rsidRPr="006F178A">
        <w:rPr>
          <w:rtl/>
        </w:rPr>
        <w:t xml:space="preserve"> </w:t>
      </w:r>
      <w:r w:rsidR="00ED364F">
        <w:rPr>
          <w:rtl/>
        </w:rPr>
        <w:tab/>
      </w:r>
      <w:r w:rsidR="00ED364F">
        <w:rPr>
          <w:rtl/>
        </w:rPr>
        <w:tab/>
      </w:r>
      <w:r w:rsidRPr="008E4894">
        <w:rPr>
          <w:rStyle w:val="affc"/>
          <w:rFonts w:hint="eastAsia"/>
          <w:rtl/>
        </w:rPr>
        <w:t>ג</w:t>
      </w:r>
      <w:r w:rsidRPr="006F178A">
        <w:rPr>
          <w:rFonts w:hint="cs"/>
          <w:rtl/>
        </w:rPr>
        <w:t xml:space="preserve">. </w:t>
      </w:r>
      <w:r w:rsidRPr="007117F5">
        <w:rPr>
          <w:rFonts w:cs="PFT_Frank"/>
          <w:b/>
          <w:bCs/>
          <w:szCs w:val="14"/>
          <w:rtl/>
        </w:rPr>
        <w:t>מותר</w:t>
      </w:r>
      <w:r w:rsidRPr="006F178A">
        <w:rPr>
          <w:rtl/>
        </w:rPr>
        <w:t xml:space="preserve"> לז</w:t>
      </w:r>
      <w:r>
        <w:rPr>
          <w:rFonts w:hint="cs"/>
          <w:rtl/>
        </w:rPr>
        <w:t>ו</w:t>
      </w:r>
      <w:r w:rsidRPr="006F178A">
        <w:rPr>
          <w:rtl/>
        </w:rPr>
        <w:t>רק</w:t>
      </w:r>
      <w:r>
        <w:rPr>
          <w:rFonts w:hint="cs"/>
          <w:rtl/>
        </w:rPr>
        <w:t>ם</w:t>
      </w:r>
      <w:r w:rsidRPr="006F178A">
        <w:rPr>
          <w:rtl/>
        </w:rPr>
        <w:t>.</w:t>
      </w:r>
    </w:p>
    <w:p w14:paraId="142BD6C8" w14:textId="77777777" w:rsidR="00991430" w:rsidRPr="006F178A" w:rsidRDefault="00991430" w:rsidP="00164685">
      <w:pPr>
        <w:pStyle w:val="affd"/>
        <w:rPr>
          <w:rtl/>
        </w:rPr>
      </w:pPr>
      <w:r w:rsidRPr="00D54BA1">
        <w:rPr>
          <w:rFonts w:cs="PFT_Frank" w:hint="eastAsia"/>
          <w:b/>
          <w:bCs/>
          <w:szCs w:val="10"/>
          <w:rtl/>
        </w:rPr>
        <w:t>והך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ד</w:t>
      </w:r>
      <w:r w:rsidRPr="006F178A">
        <w:rPr>
          <w:rtl/>
        </w:rPr>
        <w:t>קובר צדיק, שור</w:t>
      </w:r>
      <w:r>
        <w:rPr>
          <w:rFonts w:hint="cs"/>
          <w:rtl/>
        </w:rPr>
        <w:t>ף</w:t>
      </w:r>
      <w:r w:rsidRPr="006F178A">
        <w:rPr>
          <w:rtl/>
        </w:rPr>
        <w:t xml:space="preserve"> חסיד, זורק רשע</w:t>
      </w:r>
      <w:r>
        <w:rPr>
          <w:rFonts w:hint="cs"/>
          <w:rtl/>
        </w:rPr>
        <w:t xml:space="preserve">- </w:t>
      </w:r>
      <w:r w:rsidRPr="006F178A">
        <w:rPr>
          <w:rtl/>
        </w:rPr>
        <w:t>שמא תעבור עוברה</w:t>
      </w:r>
      <w:r>
        <w:rPr>
          <w:rFonts w:hint="cs"/>
          <w:rtl/>
        </w:rPr>
        <w:t>,</w:t>
      </w:r>
      <w:r w:rsidRPr="006F178A">
        <w:rPr>
          <w:rtl/>
        </w:rPr>
        <w:t xml:space="preserve"> </w:t>
      </w:r>
      <w:r>
        <w:rPr>
          <w:rFonts w:hint="cs"/>
          <w:rtl/>
        </w:rPr>
        <w:t>ובביהמ"ד</w:t>
      </w:r>
      <w:r w:rsidRPr="006F178A">
        <w:rPr>
          <w:rtl/>
        </w:rPr>
        <w:t xml:space="preserve"> </w:t>
      </w:r>
      <w:r>
        <w:rPr>
          <w:rFonts w:hint="cs"/>
          <w:rtl/>
        </w:rPr>
        <w:t>איננה.</w:t>
      </w:r>
    </w:p>
    <w:p w14:paraId="57DE43FC" w14:textId="07792C44" w:rsidR="00E31AD5" w:rsidRDefault="00991430" w:rsidP="00DB4788">
      <w:pPr>
        <w:pStyle w:val="36"/>
        <w:framePr w:wrap="notBeside"/>
        <w:rPr>
          <w:rtl/>
        </w:rPr>
      </w:pPr>
      <w:r w:rsidRPr="00DB4788">
        <w:rPr>
          <w:rFonts w:hint="cs"/>
          <w:rtl/>
        </w:rPr>
        <w:t>רב</w:t>
      </w:r>
      <w:r w:rsidR="00E31AD5">
        <w:rPr>
          <w:rFonts w:hint="cs"/>
          <w:rtl/>
        </w:rPr>
        <w:t>:</w:t>
      </w:r>
    </w:p>
    <w:p w14:paraId="70DB6509" w14:textId="181AD15B" w:rsidR="00991430" w:rsidRDefault="00991430" w:rsidP="00164685">
      <w:pPr>
        <w:rPr>
          <w:rFonts w:ascii="Fb Fontext" w:hAnsi="Fb Fontext"/>
          <w:rtl/>
        </w:rPr>
      </w:pPr>
      <w:r>
        <w:rPr>
          <w:rStyle w:val="affc"/>
          <w:rFonts w:hint="cs"/>
          <w:rtl/>
        </w:rPr>
        <w:t xml:space="preserve">רבי </w:t>
      </w:r>
      <w:r w:rsidRPr="008E4894">
        <w:rPr>
          <w:rFonts w:hint="eastAsia"/>
          <w:rtl/>
        </w:rPr>
        <w:t>התיר</w:t>
      </w:r>
      <w:r w:rsidRPr="008E4894">
        <w:rPr>
          <w:rStyle w:val="affc"/>
          <w:rtl/>
        </w:rPr>
        <w:t xml:space="preserve"> </w:t>
      </w:r>
      <w:r>
        <w:rPr>
          <w:rStyle w:val="affc"/>
          <w:rFonts w:hint="cs"/>
          <w:rtl/>
        </w:rPr>
        <w:t>[</w:t>
      </w:r>
      <w:r w:rsidRPr="008E4894">
        <w:rPr>
          <w:rStyle w:val="affc"/>
          <w:rFonts w:hint="eastAsia"/>
          <w:rtl/>
        </w:rPr>
        <w:t>באבל</w:t>
      </w:r>
      <w:r w:rsidRPr="008E4894">
        <w:rPr>
          <w:rStyle w:val="affc"/>
          <w:rtl/>
        </w:rPr>
        <w:t xml:space="preserve"> </w:t>
      </w:r>
      <w:r>
        <w:rPr>
          <w:rStyle w:val="affc"/>
          <w:rFonts w:hint="cs"/>
          <w:rtl/>
        </w:rPr>
        <w:t xml:space="preserve">וי"א </w:t>
      </w:r>
      <w:r w:rsidRPr="008E4894">
        <w:rPr>
          <w:rStyle w:val="affc"/>
          <w:rFonts w:hint="eastAsia"/>
          <w:rtl/>
        </w:rPr>
        <w:t>מועד</w:t>
      </w:r>
      <w:r>
        <w:rPr>
          <w:rStyle w:val="affc"/>
          <w:rFonts w:hint="cs"/>
          <w:rtl/>
        </w:rPr>
        <w:t>]</w:t>
      </w:r>
      <w:r w:rsidRPr="008E4894">
        <w:rPr>
          <w:rStyle w:val="affc"/>
          <w:rtl/>
        </w:rPr>
        <w:t xml:space="preserve"> </w:t>
      </w:r>
      <w:r w:rsidRPr="008E4894">
        <w:rPr>
          <w:rStyle w:val="affc"/>
          <w:rFonts w:hint="eastAsia"/>
          <w:rtl/>
        </w:rPr>
        <w:t>לזוג</w:t>
      </w:r>
      <w:r w:rsidRPr="008E4894">
        <w:rPr>
          <w:rStyle w:val="affc"/>
          <w:rtl/>
        </w:rPr>
        <w:t xml:space="preserve"> </w:t>
      </w:r>
      <w:r w:rsidRPr="008E4894">
        <w:rPr>
          <w:rStyle w:val="affc"/>
          <w:rFonts w:hint="eastAsia"/>
          <w:rtl/>
        </w:rPr>
        <w:t>מחמתן</w:t>
      </w:r>
      <w:r>
        <w:rPr>
          <w:rFonts w:ascii="Fb Fontext" w:hAnsi="Fb Fontext" w:hint="cs"/>
          <w:rtl/>
        </w:rPr>
        <w:t>:</w:t>
      </w:r>
      <w:r w:rsidRPr="006F178A">
        <w:rPr>
          <w:rFonts w:ascii="Fb Fontext" w:hAnsi="Fb Fontext"/>
          <w:rtl/>
        </w:rPr>
        <w:t xml:space="preserve"> </w:t>
      </w:r>
      <w:r w:rsidRPr="008E4894">
        <w:rPr>
          <w:rFonts w:ascii="Fb Fontext" w:hAnsi="Fb Fontext" w:hint="eastAsia"/>
          <w:rtl/>
        </w:rPr>
        <w:t>לגזוז</w:t>
      </w:r>
      <w:r w:rsidRPr="007117F5">
        <w:rPr>
          <w:rFonts w:ascii="Fb Fontext" w:hAnsi="Fb Fontext" w:cs="PFT_Frank" w:hint="cs"/>
          <w:b/>
          <w:bCs/>
          <w:szCs w:val="14"/>
          <w:rtl/>
        </w:rPr>
        <w:t xml:space="preserve"> </w:t>
      </w:r>
      <w:r w:rsidRPr="007117F5">
        <w:rPr>
          <w:rFonts w:ascii="Fb Fontext" w:hAnsi="Fb Fontext" w:cs="PFT_Frank"/>
          <w:b/>
          <w:bCs/>
          <w:szCs w:val="14"/>
          <w:rtl/>
        </w:rPr>
        <w:t>צ</w:t>
      </w:r>
      <w:r w:rsidRPr="007117F5">
        <w:rPr>
          <w:rFonts w:ascii="Fb Fontext" w:hAnsi="Fb Fontext" w:cs="PFT_Frank" w:hint="eastAsia"/>
          <w:b/>
          <w:bCs/>
          <w:szCs w:val="14"/>
          <w:rtl/>
        </w:rPr>
        <w:t>י</w:t>
      </w:r>
      <w:r w:rsidRPr="007117F5">
        <w:rPr>
          <w:rFonts w:ascii="Fb Fontext" w:hAnsi="Fb Fontext" w:cs="PFT_Frank"/>
          <w:b/>
          <w:bCs/>
          <w:szCs w:val="14"/>
          <w:rtl/>
        </w:rPr>
        <w:t>פ</w:t>
      </w:r>
      <w:r w:rsidRPr="007117F5">
        <w:rPr>
          <w:rFonts w:ascii="Fb Fontext" w:hAnsi="Fb Fontext" w:cs="PFT_Frank" w:hint="eastAsia"/>
          <w:b/>
          <w:bCs/>
          <w:szCs w:val="14"/>
          <w:rtl/>
        </w:rPr>
        <w:t>ו</w:t>
      </w:r>
      <w:r w:rsidRPr="007117F5">
        <w:rPr>
          <w:rFonts w:ascii="Fb Fontext" w:hAnsi="Fb Fontext" w:cs="PFT_Frank"/>
          <w:b/>
          <w:bCs/>
          <w:szCs w:val="14"/>
          <w:rtl/>
        </w:rPr>
        <w:t>רנים</w:t>
      </w:r>
      <w:r>
        <w:rPr>
          <w:rFonts w:ascii="Fb Fontext" w:hAnsi="Fb Fontext" w:hint="cs"/>
          <w:rtl/>
        </w:rPr>
        <w:t>,</w:t>
      </w:r>
    </w:p>
    <w:p w14:paraId="2BBFF4D2" w14:textId="77777777" w:rsidR="00991430" w:rsidRPr="006F178A" w:rsidRDefault="00991430" w:rsidP="00164685">
      <w:pPr>
        <w:rPr>
          <w:rtl/>
        </w:rPr>
      </w:pPr>
      <w:r w:rsidRPr="006F178A">
        <w:rPr>
          <w:rFonts w:ascii="Fb Fontext" w:hAnsi="Fb Fontext"/>
          <w:rtl/>
        </w:rPr>
        <w:t xml:space="preserve">ואם בקשו </w:t>
      </w:r>
      <w:r w:rsidRPr="007117F5">
        <w:rPr>
          <w:rFonts w:ascii="Fb Fontext" w:hAnsi="Fb Fontext" w:cs="PFT_Frank"/>
          <w:b/>
          <w:bCs/>
          <w:szCs w:val="14"/>
          <w:rtl/>
        </w:rPr>
        <w:t>שפ</w:t>
      </w:r>
      <w:r w:rsidRPr="007117F5">
        <w:rPr>
          <w:rFonts w:ascii="Fb Fontext" w:hAnsi="Fb Fontext" w:cs="PFT_Frank" w:hint="eastAsia"/>
          <w:b/>
          <w:bCs/>
          <w:szCs w:val="14"/>
          <w:rtl/>
        </w:rPr>
        <w:t>ם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/>
          <w:rtl/>
        </w:rPr>
        <w:t>–</w:t>
      </w:r>
      <w:r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 xml:space="preserve">היה מתיר, </w:t>
      </w:r>
      <w:r w:rsidRPr="008E4894">
        <w:rPr>
          <w:rStyle w:val="affc"/>
          <w:rFonts w:hint="eastAsia"/>
          <w:rtl/>
        </w:rPr>
        <w:t>ושמואל</w:t>
      </w:r>
      <w:r>
        <w:rPr>
          <w:rFonts w:ascii="Fb Fontext" w:hAnsi="Fb Fontext" w:hint="cs"/>
          <w:rtl/>
        </w:rPr>
        <w:t>: התיר</w:t>
      </w:r>
      <w:r w:rsidRPr="006F178A">
        <w:rPr>
          <w:rFonts w:ascii="Fb Fontext" w:hAnsi="Fb Fontext"/>
          <w:rtl/>
        </w:rPr>
        <w:t>.</w:t>
      </w:r>
    </w:p>
    <w:p w14:paraId="7F5A9CC2" w14:textId="01FB5DF2" w:rsidR="00E31AD5" w:rsidRDefault="00991430" w:rsidP="008E6830">
      <w:pPr>
        <w:pStyle w:val="36"/>
        <w:framePr w:wrap="notBeside"/>
        <w:rPr>
          <w:rtl/>
        </w:rPr>
      </w:pPr>
      <w:r w:rsidRPr="008E6830">
        <w:rPr>
          <w:rFonts w:hint="cs"/>
          <w:rtl/>
        </w:rPr>
        <w:t xml:space="preserve">א. אביטול </w:t>
      </w:r>
      <w:r w:rsidRPr="008E6830">
        <w:rPr>
          <w:rFonts w:hint="eastAsia"/>
          <w:rtl/>
        </w:rPr>
        <w:t>מ</w:t>
      </w:r>
      <w:r w:rsidRPr="008E6830">
        <w:rPr>
          <w:rtl/>
        </w:rPr>
        <w:t>ר"</w:t>
      </w:r>
      <w:r w:rsidRPr="008E6830">
        <w:rPr>
          <w:rFonts w:hint="eastAsia"/>
          <w:rtl/>
        </w:rPr>
        <w:t>פ</w:t>
      </w:r>
      <w:r w:rsidR="00E31AD5">
        <w:rPr>
          <w:rtl/>
        </w:rPr>
        <w:t>:</w:t>
      </w:r>
    </w:p>
    <w:p w14:paraId="7E1FDB27" w14:textId="5BFC767E" w:rsidR="00991430" w:rsidRPr="006F178A" w:rsidRDefault="00991430" w:rsidP="00164685">
      <w:pPr>
        <w:rPr>
          <w:rFonts w:cs="Guttman Vilna"/>
          <w:b/>
          <w:bCs/>
          <w:rtl/>
        </w:rPr>
      </w:pPr>
      <w:r w:rsidRPr="006F178A">
        <w:rPr>
          <w:rtl/>
        </w:rPr>
        <w:t>שפ</w:t>
      </w:r>
      <w:r>
        <w:rPr>
          <w:rFonts w:hint="cs"/>
          <w:rtl/>
        </w:rPr>
        <w:t xml:space="preserve">ם </w:t>
      </w:r>
      <w:r w:rsidRPr="008E4894">
        <w:rPr>
          <w:rStyle w:val="affe"/>
          <w:rFonts w:hint="eastAsia"/>
          <w:rtl/>
        </w:rPr>
        <w:t>מותר</w:t>
      </w:r>
      <w:r w:rsidRPr="008E4894">
        <w:rPr>
          <w:rStyle w:val="affe"/>
          <w:rtl/>
        </w:rPr>
        <w:t xml:space="preserve"> </w:t>
      </w:r>
      <w:r w:rsidRPr="008E4894">
        <w:rPr>
          <w:rStyle w:val="affe"/>
          <w:rFonts w:hint="eastAsia"/>
          <w:rtl/>
        </w:rPr>
        <w:t>לגלח</w:t>
      </w:r>
      <w:r w:rsidRPr="006F178A">
        <w:rPr>
          <w:rtl/>
        </w:rPr>
        <w:t xml:space="preserve"> מזוית לזוית</w:t>
      </w:r>
      <w:r>
        <w:rPr>
          <w:rFonts w:hint="cs"/>
          <w:rtl/>
        </w:rPr>
        <w:t xml:space="preserve"> </w:t>
      </w:r>
      <w:r>
        <w:rPr>
          <w:rStyle w:val="affc"/>
          <w:rFonts w:hint="cs"/>
          <w:rtl/>
        </w:rPr>
        <w:t>רבי א</w:t>
      </w:r>
      <w:r w:rsidRPr="008E4894">
        <w:rPr>
          <w:rStyle w:val="affc"/>
          <w:rtl/>
        </w:rPr>
        <w:t>מי</w:t>
      </w:r>
      <w:r w:rsidRPr="006F178A">
        <w:rPr>
          <w:rtl/>
        </w:rPr>
        <w:t>: ובמעכבת.</w:t>
      </w:r>
    </w:p>
    <w:p w14:paraId="27275038" w14:textId="77777777" w:rsidR="00991430" w:rsidRPr="008E4894" w:rsidRDefault="00991430" w:rsidP="00164685">
      <w:pPr>
        <w:pStyle w:val="affd"/>
        <w:rPr>
          <w:rtl/>
        </w:rPr>
      </w:pPr>
      <w:r>
        <w:rPr>
          <w:rStyle w:val="affc"/>
          <w:rFonts w:hint="cs"/>
          <w:rtl/>
          <w:rPrChange w:id="9031" w:author="מנוע אמוראים" w:date="2026-10-05T16:41:44Z">
            <w:rPr>
              <w:rFonts w:hint="cs"/>
              <w:rtl/>
            </w:rPr>
          </w:rPrChange>
        </w:rPr>
        <w:t xml:space="preserve">רנב</w:t>
      </w:r>
      <w:r>
        <w:rPr>
          <w:rStyle w:val="affc"/>
          <w:rtl/>
          <w:rPrChange w:id="9032" w:author="מנוע אמוראים" w:date="2026-10-05T16:41:44Z">
            <w:rPr>
              <w:rtl/>
            </w:rPr>
          </w:rPrChange>
        </w:rPr>
        <w:t xml:space="preserve">"</w:t>
      </w:r>
      <w:r>
        <w:rPr>
          <w:rStyle w:val="affc"/>
          <w:rFonts w:hint="cs"/>
          <w:rtl/>
          <w:rPrChange w:id="9033" w:author="מנוע אמוראים" w:date="2026-10-05T16:41:44Z">
            <w:rPr>
              <w:rFonts w:hint="cs"/>
              <w:rtl/>
            </w:rPr>
          </w:rPrChange>
        </w:rPr>
        <w:t xml:space="preserve">י</w:t>
      </w:r>
      <w:r w:rsidRPr="006F178A">
        <w:rPr>
          <w:rtl/>
        </w:rPr>
        <w:t xml:space="preserve">: </w:t>
      </w:r>
      <w:r>
        <w:rPr>
          <w:rFonts w:hint="cs"/>
          <w:rtl/>
        </w:rPr>
        <w:t>לי</w:t>
      </w:r>
      <w:r w:rsidRPr="006F178A">
        <w:rPr>
          <w:rtl/>
        </w:rPr>
        <w:t xml:space="preserve"> </w:t>
      </w:r>
      <w:r w:rsidRPr="00D54BA1">
        <w:rPr>
          <w:rFonts w:cs="PFT_Frank" w:hint="eastAsia"/>
          <w:b/>
          <w:bCs/>
          <w:szCs w:val="10"/>
          <w:rtl/>
        </w:rPr>
        <w:t>כולה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 xml:space="preserve">כשפה המעכבת </w:t>
      </w:r>
      <w:r w:rsidRPr="002210D6">
        <w:rPr>
          <w:rtl/>
        </w:rPr>
        <w:t>[</w:t>
      </w:r>
      <w:r w:rsidRPr="002210D6">
        <w:rPr>
          <w:rFonts w:hint="eastAsia"/>
          <w:rtl/>
        </w:rPr>
        <w:t>איסטניס</w:t>
      </w:r>
      <w:r w:rsidRPr="002210D6">
        <w:rPr>
          <w:rtl/>
        </w:rPr>
        <w:t>].</w:t>
      </w:r>
    </w:p>
    <w:p w14:paraId="5D9D3885" w14:textId="43C5C2D3" w:rsidR="00E31AD5" w:rsidRDefault="00991430" w:rsidP="008C5AE2">
      <w:pPr>
        <w:pStyle w:val="36"/>
        <w:framePr w:wrap="notBeside"/>
        <w:rPr>
          <w:rtl/>
        </w:rPr>
      </w:pPr>
      <w:r w:rsidRPr="008C5AE2">
        <w:rPr>
          <w:rFonts w:hint="cs"/>
          <w:rtl/>
        </w:rPr>
        <w:lastRenderedPageBreak/>
        <w:t>ב. אביטול מ</w:t>
      </w:r>
      <w:r w:rsidRPr="008C5AE2">
        <w:rPr>
          <w:rtl/>
        </w:rPr>
        <w:t>ר"</w:t>
      </w:r>
      <w:r w:rsidRPr="008C5AE2">
        <w:rPr>
          <w:rFonts w:hint="cs"/>
          <w:rtl/>
        </w:rPr>
        <w:t>פ</w:t>
      </w:r>
      <w:r w:rsidR="00E31AD5">
        <w:rPr>
          <w:rtl/>
        </w:rPr>
        <w:t>:</w:t>
      </w:r>
    </w:p>
    <w:p w14:paraId="2A3D414C" w14:textId="1DE10C2F" w:rsidR="00991430" w:rsidRPr="006F178A" w:rsidRDefault="00991430" w:rsidP="00164685">
      <w:pPr>
        <w:pStyle w:val="affd"/>
        <w:rPr>
          <w:rtl/>
        </w:rPr>
      </w:pPr>
      <w:r w:rsidRPr="006F178A">
        <w:rPr>
          <w:rtl/>
        </w:rPr>
        <w:t>פרעה אמה</w:t>
      </w:r>
      <w:r w:rsidR="00A8055D">
        <w:rPr>
          <w:rFonts w:hint="cs"/>
          <w:rtl/>
        </w:rPr>
        <w:t>,</w:t>
      </w:r>
      <w:r w:rsidRPr="006F178A">
        <w:rPr>
          <w:rtl/>
        </w:rPr>
        <w:t xml:space="preserve"> וזקנו אמה</w:t>
      </w:r>
      <w:r w:rsidR="00A8055D">
        <w:rPr>
          <w:rFonts w:hint="cs"/>
          <w:rtl/>
        </w:rPr>
        <w:t>,</w:t>
      </w:r>
      <w:r w:rsidRPr="006F178A">
        <w:rPr>
          <w:rtl/>
        </w:rPr>
        <w:t xml:space="preserve"> </w:t>
      </w:r>
      <w:r>
        <w:rPr>
          <w:rFonts w:hint="cs"/>
          <w:rtl/>
        </w:rPr>
        <w:t>וערלתו</w:t>
      </w:r>
      <w:r w:rsidRPr="006F178A">
        <w:rPr>
          <w:rtl/>
        </w:rPr>
        <w:t xml:space="preserve"> אמה </w:t>
      </w:r>
      <w:r>
        <w:rPr>
          <w:rFonts w:hint="cs"/>
          <w:rtl/>
        </w:rPr>
        <w:t>ו</w:t>
      </w:r>
      <w:r w:rsidR="007369D1">
        <w:rPr>
          <w:rFonts w:hint="cs"/>
          <w:rtl/>
        </w:rPr>
        <w:t>זרת</w:t>
      </w:r>
      <w:r w:rsidRPr="006F178A">
        <w:rPr>
          <w:rtl/>
        </w:rPr>
        <w:t xml:space="preserve">, </w:t>
      </w:r>
      <w:r>
        <w:rPr>
          <w:rFonts w:hint="cs"/>
          <w:rtl/>
        </w:rPr>
        <w:t>ד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שפל אנשים</w:t>
      </w:r>
      <w:r>
        <w:rPr>
          <w:rStyle w:val="af4"/>
          <w:rFonts w:hint="cs"/>
          <w:rtl/>
        </w:rPr>
        <w:t>'</w:t>
      </w:r>
    </w:p>
    <w:p w14:paraId="6EB91A47" w14:textId="07EA2535" w:rsidR="00E31AD5" w:rsidRDefault="00991430" w:rsidP="00A8055D">
      <w:pPr>
        <w:pStyle w:val="36"/>
        <w:framePr w:wrap="notBeside"/>
        <w:rPr>
          <w:rtl/>
        </w:rPr>
      </w:pPr>
      <w:r w:rsidRPr="00A8055D">
        <w:rPr>
          <w:rFonts w:hint="cs"/>
          <w:rtl/>
        </w:rPr>
        <w:t>ג. אביטול מ</w:t>
      </w:r>
      <w:r w:rsidRPr="00A8055D">
        <w:rPr>
          <w:rtl/>
        </w:rPr>
        <w:t>ר"</w:t>
      </w:r>
      <w:r w:rsidRPr="00A8055D">
        <w:rPr>
          <w:rFonts w:hint="cs"/>
          <w:rtl/>
        </w:rPr>
        <w:t>פ</w:t>
      </w:r>
      <w:r w:rsidR="00E31AD5">
        <w:rPr>
          <w:rtl/>
        </w:rPr>
        <w:t>:</w:t>
      </w:r>
    </w:p>
    <w:p w14:paraId="0AFEC8FE" w14:textId="0C71398A" w:rsidR="00991430" w:rsidRPr="006F178A" w:rsidRDefault="00991430" w:rsidP="005D74AE">
      <w:pPr>
        <w:pStyle w:val="affd"/>
        <w:spacing w:after="60"/>
        <w:rPr>
          <w:rtl/>
        </w:rPr>
      </w:pPr>
      <w:r w:rsidRPr="006F178A">
        <w:rPr>
          <w:rtl/>
        </w:rPr>
        <w:t xml:space="preserve">פרעה </w:t>
      </w:r>
      <w:r>
        <w:rPr>
          <w:rFonts w:hint="cs"/>
          <w:rtl/>
        </w:rPr>
        <w:t xml:space="preserve">מכשף </w:t>
      </w:r>
      <w:r w:rsidRPr="00D54BA1">
        <w:rPr>
          <w:rFonts w:cs="PFT_Frank" w:hint="eastAsia"/>
          <w:b/>
          <w:bCs/>
          <w:szCs w:val="10"/>
          <w:rtl/>
        </w:rPr>
        <w:t>או</w:t>
      </w:r>
      <w:r>
        <w:rPr>
          <w:rFonts w:hint="cs"/>
          <w:rtl/>
        </w:rPr>
        <w:t xml:space="preserve"> מסית לכפור</w:t>
      </w:r>
      <w:r w:rsidRPr="006F178A">
        <w:rPr>
          <w:rtl/>
        </w:rPr>
        <w:t xml:space="preserve"> </w:t>
      </w:r>
      <w:r>
        <w:rPr>
          <w:rFonts w:hint="cs"/>
          <w:rtl/>
        </w:rPr>
        <w:t xml:space="preserve"> היה, </w:t>
      </w:r>
      <w:r w:rsidRPr="008E4894">
        <w:rPr>
          <w:rStyle w:val="af4"/>
          <w:rFonts w:hint="eastAsia"/>
          <w:rtl/>
        </w:rPr>
        <w:t>ד</w:t>
      </w:r>
      <w:r w:rsidRPr="008E4894">
        <w:rPr>
          <w:rStyle w:val="af4"/>
          <w:rtl/>
        </w:rPr>
        <w:t>'הנה י</w:t>
      </w:r>
      <w:r w:rsidRPr="008E4894">
        <w:rPr>
          <w:rStyle w:val="af4"/>
          <w:rFonts w:hint="eastAsia"/>
          <w:rtl/>
        </w:rPr>
        <w:t>ו</w:t>
      </w:r>
      <w:r w:rsidRPr="008E4894">
        <w:rPr>
          <w:rStyle w:val="af4"/>
          <w:rtl/>
        </w:rPr>
        <w:t>צא המימה'</w:t>
      </w:r>
      <w:r>
        <w:rPr>
          <w:rFonts w:hint="cs"/>
          <w:rtl/>
        </w:rPr>
        <w:t>.</w:t>
      </w:r>
    </w:p>
    <w:p w14:paraId="5AF43BE8" w14:textId="77777777" w:rsidR="004E0BA3" w:rsidRDefault="00991430" w:rsidP="00164685">
      <w:pPr>
        <w:pStyle w:val="affff1"/>
        <w:rPr>
          <w:rtl/>
        </w:rPr>
      </w:pPr>
      <w:ins w:id="9832" w:author="מספור קטעי משנה" w:date="2026-10-06T06:45:36Z">
        <w:r>
          <w:rPr>
            <w:rStyle w:val="MisparKeta"/>
          </w:rPr>
          <w:t xml:space="preserve">א. </w:t>
        </w:r>
      </w:ins>
      <w:r w:rsidRPr="008E4894">
        <w:rPr>
          <w:rtl/>
        </w:rPr>
        <w:t>ואלו מכבסין במועד</w:t>
      </w:r>
      <w:r>
        <w:rPr>
          <w:rFonts w:hint="cs"/>
          <w:rtl/>
        </w:rPr>
        <w:t>:</w:t>
      </w:r>
      <w:r w:rsidRPr="008E4894">
        <w:rPr>
          <w:rtl/>
        </w:rPr>
        <w:t xml:space="preserve"> הבא ממדינת הים</w:t>
      </w:r>
      <w:r>
        <w:rPr>
          <w:rFonts w:hint="cs"/>
          <w:rtl/>
        </w:rPr>
        <w:t xml:space="preserve"> וכו'.</w:t>
      </w:r>
    </w:p>
    <w:p w14:paraId="72182B2D" w14:textId="26F9DF32" w:rsidR="00E31AD5" w:rsidRDefault="00991430" w:rsidP="00520EA7">
      <w:pPr>
        <w:pStyle w:val="36"/>
        <w:framePr w:wrap="notBeside"/>
        <w:rPr>
          <w:rtl/>
        </w:rPr>
      </w:pPr>
      <w:r w:rsidRPr="00520EA7">
        <w:rPr>
          <w:rFonts w:hint="eastAsia"/>
          <w:rtl/>
        </w:rPr>
        <w:t>א</w:t>
      </w:r>
      <w:r w:rsidRPr="00520EA7">
        <w:rPr>
          <w:rtl/>
        </w:rPr>
        <w:t xml:space="preserve">. </w:t>
      </w:r>
      <w:r w:rsidRPr="00520EA7">
        <w:rPr>
          <w:rFonts w:hint="eastAsia"/>
          <w:rtl/>
        </w:rPr>
        <w:t>מרי</w:t>
      </w:r>
      <w:r w:rsidRPr="00520EA7">
        <w:rPr>
          <w:rtl/>
        </w:rPr>
        <w:t>"</w:t>
      </w:r>
      <w:r w:rsidRPr="00520EA7">
        <w:rPr>
          <w:rFonts w:hint="eastAsia"/>
          <w:rtl/>
        </w:rPr>
        <w:t>ו</w:t>
      </w:r>
      <w:r w:rsidR="00E31AD5">
        <w:rPr>
          <w:rtl/>
        </w:rPr>
        <w:t>:</w:t>
      </w:r>
    </w:p>
    <w:p w14:paraId="1825589B" w14:textId="2DA6C674" w:rsidR="00991430" w:rsidRPr="006F178A" w:rsidRDefault="00991430" w:rsidP="00164685">
      <w:pPr>
        <w:rPr>
          <w:rFonts w:cs="Guttman Vilna"/>
          <w:b/>
          <w:rtl/>
        </w:rPr>
      </w:pPr>
      <w:r w:rsidRPr="006F178A">
        <w:rPr>
          <w:rtl/>
        </w:rPr>
        <w:t xml:space="preserve">אין לו אלא חלוק </w:t>
      </w:r>
      <w:r w:rsidRPr="007117F5">
        <w:rPr>
          <w:rFonts w:cs="PFT_Frank"/>
          <w:b/>
          <w:bCs/>
          <w:szCs w:val="14"/>
          <w:rtl/>
        </w:rPr>
        <w:t>אחד</w:t>
      </w:r>
      <w:r w:rsidRPr="006F178A">
        <w:rPr>
          <w:rtl/>
        </w:rPr>
        <w:t xml:space="preserve"> - מותר.</w:t>
      </w:r>
    </w:p>
    <w:p w14:paraId="0A6CDB4E" w14:textId="2FA04D45" w:rsidR="00E31AD5" w:rsidRDefault="00991430" w:rsidP="00F83D54">
      <w:pPr>
        <w:pStyle w:val="36"/>
        <w:framePr w:wrap="notBeside"/>
        <w:rPr>
          <w:rtl/>
        </w:rPr>
      </w:pPr>
      <w:r w:rsidRPr="00F83D54">
        <w:rPr>
          <w:rFonts w:hint="eastAsia"/>
          <w:rtl/>
        </w:rPr>
        <w:t>ומשנתינו</w:t>
      </w:r>
      <w:r w:rsidR="00E31AD5">
        <w:rPr>
          <w:rFonts w:hint="cs"/>
          <w:rtl/>
        </w:rPr>
        <w:t>:</w:t>
      </w:r>
    </w:p>
    <w:p w14:paraId="4D791509" w14:textId="77777777" w:rsidR="004E0BA3" w:rsidRDefault="00991430" w:rsidP="00164685">
      <w:pPr>
        <w:rPr>
          <w:rFonts w:ascii="Fb Fontext" w:hAnsi="Fb Fontext"/>
          <w:sz w:val="20"/>
          <w:rtl/>
        </w:rPr>
      </w:pPr>
      <w:r w:rsidRPr="006F178A">
        <w:rPr>
          <w:rFonts w:ascii="Fb Fontext" w:hAnsi="Fb Fontext" w:hint="cs"/>
          <w:sz w:val="20"/>
          <w:rtl/>
        </w:rPr>
        <w:t>ד</w:t>
      </w:r>
      <w:r w:rsidRPr="007117F5">
        <w:rPr>
          <w:rFonts w:ascii="Fb Fontext" w:hAnsi="Fb Fontext" w:cs="PFT_Frank" w:hint="eastAsia"/>
          <w:b/>
          <w:bCs/>
          <w:sz w:val="20"/>
          <w:szCs w:val="14"/>
          <w:rtl/>
        </w:rPr>
        <w:t>אלו</w:t>
      </w:r>
      <w:r w:rsidRPr="006F178A">
        <w:rPr>
          <w:rFonts w:ascii="Fb Fontext" w:hAnsi="Fb Fontext" w:hint="cs"/>
          <w:sz w:val="20"/>
          <w:rtl/>
        </w:rPr>
        <w:t xml:space="preserve"> </w:t>
      </w:r>
      <w:r w:rsidRPr="006F178A">
        <w:rPr>
          <w:rFonts w:ascii="Fb Fontext" w:hAnsi="Fb Fontext"/>
          <w:sz w:val="20"/>
          <w:rtl/>
        </w:rPr>
        <w:t>מכבסין במועד כו'</w:t>
      </w:r>
      <w:r>
        <w:rPr>
          <w:rFonts w:ascii="Fb Fontext" w:hAnsi="Fb Fontext" w:hint="cs"/>
          <w:sz w:val="20"/>
          <w:rtl/>
        </w:rPr>
        <w:t xml:space="preserve"> -</w:t>
      </w:r>
      <w:r w:rsidRPr="006F178A">
        <w:rPr>
          <w:rFonts w:ascii="Fb Fontext" w:hAnsi="Fb Fontext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>אף</w:t>
      </w:r>
      <w:r w:rsidRPr="006F178A">
        <w:rPr>
          <w:rFonts w:ascii="Fb Fontext" w:hAnsi="Fb Fontext" w:hint="cs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>שיש</w:t>
      </w:r>
      <w:r w:rsidRPr="006F178A">
        <w:rPr>
          <w:rFonts w:ascii="Fb Fontext" w:hAnsi="Fb Fontext" w:hint="cs"/>
          <w:sz w:val="20"/>
          <w:rtl/>
        </w:rPr>
        <w:t xml:space="preserve"> </w:t>
      </w:r>
      <w:r w:rsidRPr="007117F5">
        <w:rPr>
          <w:rFonts w:ascii="Fb Fontext" w:hAnsi="Fb Fontext" w:cs="PFT_Frank" w:hint="eastAsia"/>
          <w:b/>
          <w:bCs/>
          <w:sz w:val="20"/>
          <w:szCs w:val="14"/>
          <w:rtl/>
        </w:rPr>
        <w:t>שנים</w:t>
      </w:r>
      <w:r>
        <w:rPr>
          <w:rFonts w:ascii="Fb Fontext" w:hAnsi="Fb Fontext" w:hint="cs"/>
          <w:sz w:val="20"/>
          <w:rtl/>
        </w:rPr>
        <w:t>,</w:t>
      </w:r>
      <w:r w:rsidRPr="006F178A">
        <w:rPr>
          <w:rFonts w:ascii="Fb Fontext" w:hAnsi="Fb Fontext" w:hint="cs"/>
          <w:sz w:val="20"/>
          <w:rtl/>
        </w:rPr>
        <w:t xml:space="preserve"> ומט</w:t>
      </w:r>
      <w:r>
        <w:rPr>
          <w:rFonts w:ascii="Fb Fontext" w:hAnsi="Fb Fontext" w:hint="cs"/>
          <w:sz w:val="20"/>
          <w:rtl/>
        </w:rPr>
        <w:t>ונפים.</w:t>
      </w:r>
    </w:p>
    <w:p w14:paraId="0BE3D05C" w14:textId="66AB1CB4" w:rsidR="00E31AD5" w:rsidRDefault="00991430" w:rsidP="00F83D54">
      <w:pPr>
        <w:pStyle w:val="36"/>
        <w:framePr w:wrap="notBeside"/>
        <w:rPr>
          <w:rtl/>
        </w:rPr>
      </w:pPr>
      <w:r w:rsidRPr="00F83D54">
        <w:rPr>
          <w:rFonts w:hint="eastAsia"/>
          <w:rtl/>
        </w:rPr>
        <w:t>ב</w:t>
      </w:r>
      <w:r w:rsidRPr="00F83D54">
        <w:rPr>
          <w:rtl/>
        </w:rPr>
        <w:t>. שלח ר</w:t>
      </w:r>
      <w:r w:rsidRPr="00F83D54">
        <w:rPr>
          <w:rFonts w:hint="eastAsia"/>
          <w:rtl/>
        </w:rPr>
        <w:t>יב</w:t>
      </w:r>
      <w:r w:rsidRPr="00F83D54">
        <w:rPr>
          <w:rtl/>
        </w:rPr>
        <w:t>"</w:t>
      </w:r>
      <w:r w:rsidRPr="00F83D54">
        <w:rPr>
          <w:rFonts w:hint="eastAsia"/>
          <w:rtl/>
        </w:rPr>
        <w:t>י</w:t>
      </w:r>
      <w:r w:rsidRPr="00F83D54">
        <w:rPr>
          <w:rtl/>
        </w:rPr>
        <w:t xml:space="preserve"> </w:t>
      </w:r>
      <w:r w:rsidRPr="00F83D54">
        <w:rPr>
          <w:rFonts w:hint="eastAsia"/>
          <w:rtl/>
        </w:rPr>
        <w:t>מ</w:t>
      </w:r>
      <w:r w:rsidRPr="00F83D54">
        <w:rPr>
          <w:rtl/>
        </w:rPr>
        <w:t>ר</w:t>
      </w:r>
      <w:r w:rsidRPr="00F83D54">
        <w:rPr>
          <w:rFonts w:hint="eastAsia"/>
          <w:rtl/>
        </w:rPr>
        <w:t>י</w:t>
      </w:r>
      <w:r w:rsidRPr="00F83D54">
        <w:rPr>
          <w:rtl/>
        </w:rPr>
        <w:t>"</w:t>
      </w:r>
      <w:r w:rsidRPr="00F83D54">
        <w:rPr>
          <w:rFonts w:hint="eastAsia"/>
          <w:rtl/>
        </w:rPr>
        <w:t>ו</w:t>
      </w:r>
      <w:r w:rsidR="00E31AD5">
        <w:rPr>
          <w:rtl/>
        </w:rPr>
        <w:t>:</w:t>
      </w:r>
    </w:p>
    <w:p w14:paraId="7BD2A023" w14:textId="1D276895" w:rsidR="00991430" w:rsidRPr="008E4894" w:rsidRDefault="00991430" w:rsidP="00164685">
      <w:pPr>
        <w:rPr>
          <w:rStyle w:val="affe"/>
          <w:rtl/>
        </w:rPr>
      </w:pPr>
      <w:r>
        <w:rPr>
          <w:rFonts w:ascii="Fb Fontext" w:hAnsi="Fb Fontext" w:hint="cs"/>
          <w:rtl/>
        </w:rPr>
        <w:t>בגדי</w:t>
      </w:r>
      <w:r w:rsidRPr="006F178A">
        <w:rPr>
          <w:rFonts w:ascii="Fb Fontext" w:hAnsi="Fb Fontext"/>
          <w:rtl/>
        </w:rPr>
        <w:t xml:space="preserve"> פשתן מותר</w:t>
      </w:r>
      <w:r>
        <w:rPr>
          <w:rFonts w:ascii="Fb Fontext" w:hAnsi="Fb Fontext" w:hint="cs"/>
          <w:rtl/>
        </w:rPr>
        <w:t>ים</w:t>
      </w:r>
      <w:r w:rsidRPr="006F178A">
        <w:rPr>
          <w:rFonts w:ascii="Fb Fontext" w:hAnsi="Fb Fontext"/>
          <w:rtl/>
        </w:rPr>
        <w:t xml:space="preserve"> </w:t>
      </w:r>
      <w:r w:rsidRPr="008E4894">
        <w:rPr>
          <w:rStyle w:val="affe"/>
          <w:rFonts w:hint="eastAsia"/>
          <w:rtl/>
        </w:rPr>
        <w:t>אין</w:t>
      </w:r>
      <w:r w:rsidRPr="008E4894">
        <w:rPr>
          <w:rStyle w:val="affe"/>
          <w:rtl/>
        </w:rPr>
        <w:t xml:space="preserve"> </w:t>
      </w:r>
      <w:r w:rsidRPr="008E4894">
        <w:rPr>
          <w:rStyle w:val="affe"/>
          <w:rFonts w:hint="eastAsia"/>
          <w:rtl/>
        </w:rPr>
        <w:t>טירחא</w:t>
      </w:r>
      <w:r>
        <w:rPr>
          <w:rStyle w:val="affe"/>
          <w:rFonts w:hint="cs"/>
          <w:rtl/>
        </w:rPr>
        <w:t>, ומתלכלכים.</w:t>
      </w:r>
    </w:p>
    <w:p w14:paraId="090092EF" w14:textId="40089FAD" w:rsidR="00E31AD5" w:rsidRDefault="00991430" w:rsidP="00F83D54">
      <w:pPr>
        <w:pStyle w:val="36"/>
        <w:framePr w:wrap="notBeside"/>
        <w:rPr>
          <w:rtl/>
        </w:rPr>
      </w:pPr>
      <w:r w:rsidRPr="00F83D54">
        <w:rPr>
          <w:rFonts w:hint="cs"/>
          <w:rtl/>
        </w:rPr>
        <w:t>ומשנתינו</w:t>
      </w:r>
      <w:r w:rsidR="00E31AD5">
        <w:rPr>
          <w:rFonts w:hint="cs"/>
          <w:rtl/>
        </w:rPr>
        <w:t>:</w:t>
      </w:r>
    </w:p>
    <w:p w14:paraId="5A565387" w14:textId="0D8D83A9" w:rsidR="00991430" w:rsidRPr="006F178A" w:rsidRDefault="00991430" w:rsidP="00164685">
      <w:pPr>
        <w:rPr>
          <w:rtl/>
        </w:rPr>
      </w:pPr>
      <w:r>
        <w:rPr>
          <w:rFonts w:hint="cs"/>
          <w:rtl/>
        </w:rPr>
        <w:t>ש</w:t>
      </w:r>
      <w:r w:rsidRPr="007117F5">
        <w:rPr>
          <w:rFonts w:cs="PFT_Frank" w:hint="eastAsia"/>
          <w:b/>
          <w:bCs/>
          <w:szCs w:val="14"/>
          <w:rtl/>
        </w:rPr>
        <w:t>רק</w:t>
      </w:r>
      <w:r>
        <w:rPr>
          <w:rFonts w:hint="cs"/>
          <w:rtl/>
        </w:rPr>
        <w:t xml:space="preserve"> </w:t>
      </w:r>
      <w:r w:rsidRPr="006F178A">
        <w:rPr>
          <w:rtl/>
        </w:rPr>
        <w:t>מטפחות הידים</w:t>
      </w:r>
      <w:r>
        <w:rPr>
          <w:rFonts w:hint="cs"/>
          <w:rtl/>
        </w:rPr>
        <w:t xml:space="preserve"> כו'</w:t>
      </w:r>
      <w:r w:rsidRPr="006F178A">
        <w:rPr>
          <w:rtl/>
        </w:rPr>
        <w:t xml:space="preserve"> </w:t>
      </w:r>
      <w:r w:rsidRPr="008E4894">
        <w:rPr>
          <w:rStyle w:val="affe"/>
          <w:rFonts w:hint="eastAsia"/>
          <w:rtl/>
        </w:rPr>
        <w:t>שמפשתן</w:t>
      </w:r>
      <w:r>
        <w:rPr>
          <w:rFonts w:hint="cs"/>
          <w:rtl/>
        </w:rPr>
        <w:t xml:space="preserve"> -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מ</w:t>
      </w:r>
      <w:r w:rsidRPr="006F178A">
        <w:rPr>
          <w:rtl/>
        </w:rPr>
        <w:t xml:space="preserve">שאר </w:t>
      </w:r>
      <w:r w:rsidRPr="00392931">
        <w:rPr>
          <w:rtl/>
        </w:rPr>
        <w:t>מיני</w:t>
      </w:r>
      <w:r>
        <w:rPr>
          <w:rFonts w:hint="cs"/>
          <w:rtl/>
        </w:rPr>
        <w:t xml:space="preserve">ם </w:t>
      </w:r>
      <w:r w:rsidRPr="008E4894">
        <w:rPr>
          <w:rStyle w:val="affe"/>
          <w:rFonts w:hint="eastAsia"/>
          <w:rtl/>
        </w:rPr>
        <w:t>צמר</w:t>
      </w:r>
      <w:r>
        <w:rPr>
          <w:rFonts w:hint="cs"/>
          <w:rtl/>
        </w:rPr>
        <w:t>.</w:t>
      </w:r>
    </w:p>
    <w:p w14:paraId="0501F6C2" w14:textId="7D0E4A86" w:rsidR="00E31AD5" w:rsidRDefault="00991430" w:rsidP="00F83D54">
      <w:pPr>
        <w:pStyle w:val="36"/>
        <w:framePr w:wrap="notBeside"/>
        <w:rPr>
          <w:rtl/>
        </w:rPr>
      </w:pPr>
      <w:r w:rsidRPr="00F83D54">
        <w:rPr>
          <w:rFonts w:hint="eastAsia"/>
          <w:rtl/>
        </w:rPr>
        <w:t>וראיה</w:t>
      </w:r>
      <w:r w:rsidRPr="00F83D54">
        <w:rPr>
          <w:rtl/>
        </w:rPr>
        <w:t xml:space="preserve"> </w:t>
      </w:r>
      <w:r w:rsidRPr="00F83D54">
        <w:rPr>
          <w:rFonts w:hint="eastAsia"/>
          <w:rtl/>
        </w:rPr>
        <w:t>ד</w:t>
      </w:r>
      <w:r w:rsidRPr="00F83D54">
        <w:rPr>
          <w:rtl/>
        </w:rPr>
        <w:t>בר הידיא</w:t>
      </w:r>
      <w:r w:rsidR="00E31AD5">
        <w:rPr>
          <w:rtl/>
        </w:rPr>
        <w:t>:</w:t>
      </w:r>
    </w:p>
    <w:p w14:paraId="6C52DF61" w14:textId="77777777" w:rsidR="004E0BA3" w:rsidRDefault="00991430" w:rsidP="00F83D54">
      <w:pPr>
        <w:rPr>
          <w:rtl/>
        </w:rPr>
      </w:pPr>
      <w:r>
        <w:rPr>
          <w:rFonts w:hint="cs"/>
          <w:rtl/>
        </w:rPr>
        <w:t>שמביאים לכינרת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פשתן לכבס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במועד</w:t>
      </w:r>
    </w:p>
    <w:p w14:paraId="63946A18" w14:textId="3928C679" w:rsidR="00E31AD5" w:rsidRDefault="00991430" w:rsidP="00F83D54">
      <w:pPr>
        <w:pStyle w:val="36"/>
        <w:framePr w:wrap="notBeside"/>
        <w:rPr>
          <w:rtl/>
        </w:rPr>
      </w:pPr>
      <w:r w:rsidRPr="00F83D54">
        <w:rPr>
          <w:rFonts w:hint="eastAsia"/>
          <w:rtl/>
        </w:rPr>
        <w:t>דחה</w:t>
      </w:r>
      <w:r w:rsidRPr="00F83D54">
        <w:rPr>
          <w:rtl/>
        </w:rPr>
        <w:t xml:space="preserve"> אביי</w:t>
      </w:r>
      <w:r w:rsidR="00E31AD5">
        <w:rPr>
          <w:rFonts w:hint="cs"/>
          <w:rtl/>
        </w:rPr>
        <w:t>:</w:t>
      </w:r>
    </w:p>
    <w:p w14:paraId="764192DF" w14:textId="25E52A4C" w:rsidR="00991430" w:rsidRPr="006F178A" w:rsidRDefault="00991430" w:rsidP="00164685">
      <w:pPr>
        <w:rPr>
          <w:rtl/>
        </w:rPr>
      </w:pPr>
      <w:r>
        <w:rPr>
          <w:rtl/>
        </w:rPr>
        <w:t>שמא</w:t>
      </w:r>
      <w:r w:rsidRPr="006F178A">
        <w:rPr>
          <w:rtl/>
        </w:rPr>
        <w:t xml:space="preserve"> שלא ברצון חכמים </w:t>
      </w:r>
      <w:r>
        <w:rPr>
          <w:rFonts w:hint="cs"/>
          <w:rtl/>
        </w:rPr>
        <w:t>עשו</w:t>
      </w:r>
      <w:r w:rsidRPr="006F178A">
        <w:rPr>
          <w:rtl/>
        </w:rPr>
        <w:t>.</w:t>
      </w:r>
    </w:p>
    <w:p w14:paraId="0FB4C9BF" w14:textId="77777777" w:rsidR="00991430" w:rsidRPr="006F178A" w:rsidRDefault="00991430" w:rsidP="00800D78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יח:</w:t>
      </w:r>
    </w:p>
    <w:p>
      <w:pPr>
        <w:pStyle w:val="MishnaBatzad"/>
        <w:rPr>
          <w:ins w:id="20008" w:author="קלוד" w:date="2026-10-06T10:43:39Z"/>
        </w:rPr>
      </w:pPr>
      <w:ins w:id="20007" w:author="קלוד" w:date="2026-10-06T10:43:39Z">
        <w:r>
          <w:t xml:space="preserve">משנה ג</w:t>
        </w:r>
      </w:ins>
    </w:p>
    <w:p w14:paraId="25AC6607" w14:textId="77777777" w:rsidR="00991430" w:rsidRPr="008E4894" w:rsidRDefault="00991430" w:rsidP="00680934">
      <w:pPr>
        <w:pStyle w:val="afff9"/>
        <w:spacing w:after="60"/>
        <w:rPr>
          <w:rStyle w:val="affe"/>
          <w:rtl/>
        </w:rPr>
      </w:pPr>
      <w:r w:rsidRPr="006F178A">
        <w:rPr>
          <w:rtl/>
        </w:rPr>
        <w:t>ואלו כותבין במועד</w:t>
      </w:r>
      <w:r>
        <w:rPr>
          <w:rFonts w:hint="cs"/>
          <w:rtl/>
        </w:rPr>
        <w:t xml:space="preserve"> </w:t>
      </w:r>
      <w:r w:rsidRPr="008E4894">
        <w:rPr>
          <w:rStyle w:val="HesberMishna"/>
          <w:rFonts w:hint="eastAsia"/>
          <w:rtl/>
          <w:rPrChange w:id="20029" w:author="קלוד" w:date="2026-10-06T10:09:29Z">
            <w:rPr>
              <w:rStyle w:val="affe"/>
              <w:rFonts w:hint="eastAsia"/>
              <w:rtl/>
            </w:rPr>
          </w:rPrChange>
        </w:rPr>
        <w:t>א</w:t>
      </w:r>
      <w:r>
        <w:rPr>
          <w:rStyle w:val="HesberMishna"/>
          <w:rFonts w:hint="cs"/>
          <w:rtl/>
          <w:rPrChange w:id="20030" w:author="קלוד" w:date="2026-10-06T10:09:29Z">
            <w:rPr>
              <w:rStyle w:val="affe"/>
              <w:rFonts w:hint="cs"/>
              <w:rtl/>
            </w:rPr>
          </w:rPrChange>
        </w:rPr>
        <w:t>פי'</w:t>
      </w:r>
      <w:r w:rsidRPr="008E4894">
        <w:rPr>
          <w:rStyle w:val="HesberMishna"/>
          <w:rtl/>
          <w:rPrChange w:id="20031" w:author="קלוד" w:date="2026-10-06T10:09:29Z">
            <w:rPr>
              <w:rStyle w:val="affe"/>
              <w:rtl/>
            </w:rPr>
          </w:rPrChange>
        </w:rPr>
        <w:t xml:space="preserve"> מעשה אומ</w:t>
      </w:r>
      <w:r w:rsidRPr="008E4894">
        <w:rPr>
          <w:rStyle w:val="HesberMishna"/>
          <w:rFonts w:hint="eastAsia"/>
          <w:rtl/>
          <w:rPrChange w:id="20032" w:author="קלוד" w:date="2026-10-06T10:09:29Z">
            <w:rPr>
              <w:rStyle w:val="affe"/>
              <w:rFonts w:hint="eastAsia"/>
              <w:rtl/>
            </w:rPr>
          </w:rPrChange>
        </w:rPr>
        <w:t>ן</w:t>
      </w:r>
      <w:r>
        <w:rPr>
          <w:rStyle w:val="HesberMishna"/>
          <w:rFonts w:hint="cs"/>
          <w:rtl/>
          <w:rPrChange w:id="20033" w:author="קלוד" w:date="2026-10-06T10:09:29Z">
            <w:rPr>
              <w:rStyle w:val="affe"/>
              <w:rFonts w:hint="cs"/>
              <w:rtl/>
            </w:rPr>
          </w:rPrChange>
        </w:rPr>
        <w:t>:</w:t>
      </w:r>
      <w:r w:rsidRPr="006F178A">
        <w:rPr>
          <w:rtl/>
        </w:rPr>
        <w:t xml:space="preserve"> קדושי נשים, גיטין ושוברין, דייתיקי, מתנה ופרוזבולין, איגרות שום, איגרות מזון, שטרי חליצה ומיאונים, שטרי בירורין, גזרות בית דין ואיגרות של רשות</w:t>
      </w:r>
      <w:r>
        <w:rPr>
          <w:rFonts w:hint="cs"/>
          <w:rtl/>
        </w:rPr>
        <w:t xml:space="preserve"> </w:t>
      </w:r>
      <w:r w:rsidRPr="00D54BA1">
        <w:rPr>
          <w:rStyle w:val="HesberMishna"/>
          <w:rFonts w:cs="PFT_Frank" w:hint="eastAsia"/>
          <w:b/>
          <w:bCs/>
          <w:rtl/>
          <w:rPrChange w:id="20034" w:author="קלוד" w:date="2026-10-06T10:09:29Z">
            <w:rPr>
              <w:rStyle w:val="affe"/>
              <w:rFonts w:cs="PFT_Frank" w:hint="eastAsia"/>
              <w:b/>
              <w:bCs/>
              <w:szCs w:val="10"/>
              <w:rtl/>
            </w:rPr>
          </w:rPrChange>
        </w:rPr>
        <w:t>שלטון</w:t>
      </w:r>
      <w:r w:rsidRPr="008E4894">
        <w:rPr>
          <w:rStyle w:val="HesberMishna"/>
          <w:rtl/>
          <w:rPrChange w:id="20035" w:author="קלוד" w:date="2026-10-06T10:09:29Z">
            <w:rPr>
              <w:rStyle w:val="affe"/>
              <w:rtl/>
            </w:rPr>
          </w:rPrChange>
        </w:rPr>
        <w:t xml:space="preserve">, וי"א </w:t>
      </w:r>
      <w:r w:rsidRPr="00D54BA1">
        <w:rPr>
          <w:rStyle w:val="HesberMishna"/>
          <w:rFonts w:cs="PFT_Frank" w:hint="eastAsia"/>
          <w:b/>
          <w:bCs/>
          <w:rtl/>
          <w:rPrChange w:id="20036" w:author="קלוד" w:date="2026-10-06T10:09:29Z">
            <w:rPr>
              <w:rStyle w:val="affe"/>
              <w:rFonts w:cs="PFT_Frank" w:hint="eastAsia"/>
              <w:b/>
              <w:bCs/>
              <w:szCs w:val="10"/>
              <w:rtl/>
            </w:rPr>
          </w:rPrChange>
        </w:rPr>
        <w:t>אגרות</w:t>
      </w:r>
      <w:r w:rsidRPr="00D54BA1">
        <w:rPr>
          <w:rStyle w:val="HesberMishna"/>
          <w:rFonts w:cs="PFT_Frank"/>
          <w:b/>
          <w:bCs/>
          <w:rtl/>
          <w:rPrChange w:id="20037" w:author="קלוד" w:date="2026-10-06T10:09:29Z">
            <w:rPr>
              <w:rStyle w:val="affe"/>
              <w:rFonts w:cs="PFT_Frank"/>
              <w:b/>
              <w:bCs/>
              <w:szCs w:val="10"/>
              <w:rtl/>
            </w:rPr>
          </w:rPrChange>
        </w:rPr>
        <w:t xml:space="preserve"> </w:t>
      </w:r>
      <w:r w:rsidRPr="00D54BA1">
        <w:rPr>
          <w:rStyle w:val="HesberMishna"/>
          <w:rFonts w:cs="PFT_Frank" w:hint="eastAsia"/>
          <w:b/>
          <w:bCs/>
          <w:rtl/>
          <w:rPrChange w:id="20038" w:author="קלוד" w:date="2026-10-06T10:09:29Z">
            <w:rPr>
              <w:rStyle w:val="affe"/>
              <w:rFonts w:cs="PFT_Frank" w:hint="eastAsia"/>
              <w:b/>
              <w:bCs/>
              <w:szCs w:val="10"/>
              <w:rtl/>
            </w:rPr>
          </w:rPrChange>
        </w:rPr>
        <w:t>שלום</w:t>
      </w:r>
      <w:r w:rsidRPr="008E4894">
        <w:rPr>
          <w:rStyle w:val="HesberMishna"/>
          <w:rtl/>
          <w:rPrChange w:id="20039" w:author="קלוד" w:date="2026-10-06T10:09:29Z">
            <w:rPr>
              <w:rStyle w:val="affe"/>
              <w:rtl/>
            </w:rPr>
          </w:rPrChange>
        </w:rPr>
        <w:t xml:space="preserve"> </w:t>
      </w:r>
      <w:r w:rsidRPr="008E4894">
        <w:rPr>
          <w:rStyle w:val="HesberMishna"/>
          <w:rFonts w:hint="eastAsia"/>
          <w:rtl/>
          <w:rPrChange w:id="20040" w:author="קלוד" w:date="2026-10-06T10:09:29Z">
            <w:rPr>
              <w:rStyle w:val="affe"/>
              <w:rFonts w:hint="eastAsia"/>
              <w:rtl/>
            </w:rPr>
          </w:rPrChange>
        </w:rPr>
        <w:t>דמעשה</w:t>
      </w:r>
      <w:r w:rsidRPr="008E4894">
        <w:rPr>
          <w:rStyle w:val="HesberMishna"/>
          <w:rtl/>
          <w:rPrChange w:id="20041" w:author="קלוד" w:date="2026-10-06T10:09:29Z">
            <w:rPr>
              <w:rStyle w:val="affe"/>
              <w:rtl/>
            </w:rPr>
          </w:rPrChange>
        </w:rPr>
        <w:t xml:space="preserve"> הדיוט.</w:t>
      </w:r>
    </w:p>
    <w:p w14:paraId="3AA7DC6C" w14:textId="7394D73D" w:rsidR="00E31AD5" w:rsidRDefault="00991430" w:rsidP="00680934">
      <w:pPr>
        <w:pStyle w:val="36"/>
        <w:framePr w:wrap="notBeside"/>
        <w:rPr>
          <w:rtl/>
        </w:rPr>
      </w:pPr>
      <w:r w:rsidRPr="00680934">
        <w:rPr>
          <w:rFonts w:hint="cs"/>
          <w:rtl/>
        </w:rPr>
        <w:t>שמ</w:t>
      </w:r>
      <w:r w:rsidRPr="00680934">
        <w:rPr>
          <w:rtl/>
        </w:rPr>
        <w:t>וא</w:t>
      </w:r>
      <w:r w:rsidRPr="00680934">
        <w:rPr>
          <w:rFonts w:hint="cs"/>
          <w:rtl/>
        </w:rPr>
        <w:t>ל</w:t>
      </w:r>
      <w:r w:rsidR="00E31AD5">
        <w:rPr>
          <w:rtl/>
        </w:rPr>
        <w:t>:</w:t>
      </w:r>
    </w:p>
    <w:p w14:paraId="61D2D283" w14:textId="0F794710" w:rsidR="00991430" w:rsidRPr="006F178A" w:rsidRDefault="00991430" w:rsidP="00164685">
      <w:pPr>
        <w:rPr>
          <w:rtl/>
        </w:rPr>
      </w:pPr>
      <w:r w:rsidRPr="006F178A">
        <w:rPr>
          <w:rFonts w:ascii="Fb Fontext" w:hAnsi="Fb Fontext"/>
          <w:rtl/>
        </w:rPr>
        <w:t xml:space="preserve">מותר </w:t>
      </w:r>
      <w:r w:rsidRPr="007117F5">
        <w:rPr>
          <w:rFonts w:ascii="Fb Fontext" w:hAnsi="Fb Fontext" w:cs="PFT_Frank"/>
          <w:b/>
          <w:bCs/>
          <w:szCs w:val="14"/>
          <w:rtl/>
        </w:rPr>
        <w:t>לארס</w:t>
      </w:r>
      <w:r w:rsidRPr="006F178A">
        <w:rPr>
          <w:rFonts w:ascii="Fb Fontext" w:hAnsi="Fb Fontext"/>
          <w:rtl/>
        </w:rPr>
        <w:t xml:space="preserve"> בחו</w:t>
      </w:r>
      <w:r>
        <w:rPr>
          <w:rFonts w:ascii="Fb Fontext" w:hAnsi="Fb Fontext" w:hint="cs"/>
          <w:rtl/>
        </w:rPr>
        <w:t xml:space="preserve">ה"מ </w:t>
      </w:r>
      <w:r w:rsidRPr="008E4894">
        <w:rPr>
          <w:rStyle w:val="affe"/>
          <w:rFonts w:hint="eastAsia"/>
          <w:rtl/>
        </w:rPr>
        <w:t>אף</w:t>
      </w:r>
      <w:r w:rsidRPr="008E4894">
        <w:rPr>
          <w:rStyle w:val="affe"/>
          <w:rtl/>
        </w:rPr>
        <w:t xml:space="preserve"> </w:t>
      </w:r>
      <w:r w:rsidRPr="008E4894">
        <w:rPr>
          <w:rStyle w:val="affe"/>
          <w:rFonts w:hint="eastAsia"/>
          <w:rtl/>
        </w:rPr>
        <w:t>דמ</w:t>
      </w:r>
      <w:r>
        <w:rPr>
          <w:rStyle w:val="affe"/>
          <w:rFonts w:hint="cs"/>
          <w:rtl/>
        </w:rPr>
        <w:t>קח וממכר</w:t>
      </w:r>
      <w:r w:rsidRPr="006F178A">
        <w:rPr>
          <w:rFonts w:ascii="Fb Fontext" w:hAnsi="Fb Fontext"/>
          <w:rtl/>
        </w:rPr>
        <w:t>, שמא יקדמנו אחר.</w:t>
      </w:r>
    </w:p>
    <w:p w14:paraId="76871F5D" w14:textId="45359A0E" w:rsidR="00E31AD5" w:rsidRDefault="00991430" w:rsidP="00E7735C">
      <w:pPr>
        <w:pStyle w:val="36"/>
        <w:framePr w:wrap="notBeside"/>
        <w:rPr>
          <w:rtl/>
        </w:rPr>
      </w:pPr>
      <w:r w:rsidRPr="00E7735C">
        <w:rPr>
          <w:rFonts w:hint="cs"/>
          <w:rtl/>
        </w:rPr>
        <w:t>ומוכיח מהמשנה</w:t>
      </w:r>
      <w:r w:rsidR="00E31AD5">
        <w:rPr>
          <w:rFonts w:hint="cs"/>
          <w:rtl/>
        </w:rPr>
        <w:t>:</w:t>
      </w:r>
    </w:p>
    <w:p w14:paraId="6FE2DFBA" w14:textId="6C7F9BC1" w:rsidR="00991430" w:rsidRPr="00293656" w:rsidRDefault="00991430" w:rsidP="00293656">
      <w:pPr>
        <w:rPr>
          <w:rtl/>
        </w:rPr>
      </w:pPr>
      <w:r w:rsidRPr="00F72B98">
        <w:rPr>
          <w:rFonts w:cs="PFT_Frank"/>
          <w:b/>
          <w:bCs/>
          <w:szCs w:val="14"/>
          <w:rtl/>
        </w:rPr>
        <w:t>קדושי נשים</w:t>
      </w:r>
      <w:r w:rsidRPr="00F72B98">
        <w:rPr>
          <w:rFonts w:cs="PFT_Frank" w:hint="cs"/>
          <w:b/>
          <w:bCs/>
          <w:szCs w:val="14"/>
          <w:rtl/>
        </w:rPr>
        <w:t xml:space="preserve"> - בשטרי פסיקתא</w:t>
      </w:r>
      <w:r w:rsidRPr="00293656">
        <w:rPr>
          <w:rFonts w:hint="cs"/>
          <w:rtl/>
        </w:rPr>
        <w:t xml:space="preserve"> </w:t>
      </w:r>
      <w:r w:rsidRPr="00293656">
        <w:rPr>
          <w:rtl/>
        </w:rPr>
        <w:t>דברים הנקנין באמירה.</w:t>
      </w:r>
    </w:p>
    <w:p w14:paraId="44BE907D" w14:textId="76E7CE8D" w:rsidR="00E31AD5" w:rsidRDefault="00991430" w:rsidP="00293656">
      <w:pPr>
        <w:pStyle w:val="36"/>
        <w:framePr w:wrap="notBeside"/>
        <w:rPr>
          <w:rtl/>
        </w:rPr>
      </w:pPr>
      <w:r w:rsidRPr="00293656">
        <w:rPr>
          <w:rFonts w:hint="eastAsia"/>
          <w:rtl/>
        </w:rPr>
        <w:t>ומוכיח</w:t>
      </w:r>
      <w:r w:rsidR="00E31AD5">
        <w:rPr>
          <w:rFonts w:hint="cs"/>
          <w:rtl/>
        </w:rPr>
        <w:t>:</w:t>
      </w:r>
    </w:p>
    <w:p w14:paraId="6DADD13D" w14:textId="0B4A8435" w:rsidR="00991430" w:rsidRDefault="00991430" w:rsidP="00164685">
      <w:pPr>
        <w:rPr>
          <w:rFonts w:ascii="FrankRuehl" w:hAnsi="FrankRuehl"/>
          <w:rtl/>
        </w:rPr>
      </w:pPr>
      <w:r w:rsidRPr="00F72B98">
        <w:rPr>
          <w:rFonts w:cs="PFT_Frank" w:hint="cs"/>
          <w:b/>
          <w:bCs/>
          <w:szCs w:val="14"/>
          <w:rtl/>
        </w:rPr>
        <w:t>ד</w:t>
      </w:r>
      <w:r w:rsidRPr="00F72B98">
        <w:rPr>
          <w:rFonts w:cs="PFT_Frank"/>
          <w:b/>
          <w:bCs/>
          <w:szCs w:val="14"/>
          <w:rtl/>
        </w:rPr>
        <w:t>אין נושאין במועד</w:t>
      </w:r>
      <w:r w:rsidRPr="006F178A">
        <w:rPr>
          <w:rFonts w:ascii="Fb Fontext" w:hAnsi="Fb Fontext"/>
          <w:rtl/>
        </w:rPr>
        <w:t xml:space="preserve"> </w:t>
      </w:r>
      <w:r w:rsidRPr="008E4894">
        <w:rPr>
          <w:rStyle w:val="affe"/>
          <w:rFonts w:hint="eastAsia"/>
          <w:rtl/>
        </w:rPr>
        <w:t>דלארס</w:t>
      </w:r>
      <w:r w:rsidRPr="008E4894">
        <w:rPr>
          <w:rStyle w:val="affe"/>
          <w:rtl/>
        </w:rPr>
        <w:t xml:space="preserve"> </w:t>
      </w:r>
      <w:r w:rsidRPr="008E4894">
        <w:rPr>
          <w:rStyle w:val="affe"/>
          <w:rFonts w:hint="eastAsia"/>
          <w:rtl/>
        </w:rPr>
        <w:t>מותר</w:t>
      </w:r>
      <w:r w:rsidRPr="006F178A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- אף</w:t>
      </w:r>
      <w:r w:rsidRPr="006F178A">
        <w:rPr>
          <w:rFonts w:ascii="Fb Fontext" w:hAnsi="Fb Fontext" w:hint="cs"/>
          <w:rtl/>
        </w:rPr>
        <w:t xml:space="preserve"> לישא </w:t>
      </w:r>
      <w:r w:rsidRPr="008E4894">
        <w:rPr>
          <w:rStyle w:val="affe"/>
          <w:rFonts w:hint="eastAsia"/>
          <w:rtl/>
        </w:rPr>
        <w:t>דמצווה</w:t>
      </w:r>
      <w:r w:rsidRPr="008E4894">
        <w:rPr>
          <w:rStyle w:val="affe"/>
          <w:rtl/>
        </w:rPr>
        <w:t xml:space="preserve"> </w:t>
      </w:r>
      <w:r w:rsidRPr="008E4894">
        <w:rPr>
          <w:rFonts w:hint="eastAsia"/>
          <w:rtl/>
        </w:rPr>
        <w:t>אסור</w:t>
      </w:r>
      <w:r>
        <w:rPr>
          <w:rFonts w:ascii="Fb Fontext" w:hAnsi="Fb Fontext" w:hint="cs"/>
          <w:rtl/>
        </w:rPr>
        <w:t>.</w:t>
      </w:r>
    </w:p>
    <w:p w14:paraId="1325B1C8" w14:textId="384944BA" w:rsidR="00E31AD5" w:rsidRDefault="00991430" w:rsidP="00293656">
      <w:pPr>
        <w:pStyle w:val="36"/>
        <w:framePr w:wrap="notBeside"/>
        <w:rPr>
          <w:rtl/>
        </w:rPr>
      </w:pPr>
      <w:r w:rsidRPr="00293656">
        <w:rPr>
          <w:rFonts w:hint="eastAsia"/>
          <w:rtl/>
        </w:rPr>
        <w:t>ומוכיח</w:t>
      </w:r>
      <w:r w:rsidRPr="00293656">
        <w:rPr>
          <w:rtl/>
        </w:rPr>
        <w:t xml:space="preserve"> דבי שמואל</w:t>
      </w:r>
      <w:r w:rsidR="00E31AD5">
        <w:rPr>
          <w:rtl/>
        </w:rPr>
        <w:t>:</w:t>
      </w:r>
    </w:p>
    <w:p w14:paraId="4040F5F0" w14:textId="508ED8F3" w:rsidR="00991430" w:rsidRPr="006F178A" w:rsidRDefault="00991430" w:rsidP="00372453">
      <w:pPr>
        <w:spacing w:after="60"/>
        <w:rPr>
          <w:rtl/>
        </w:rPr>
      </w:pPr>
      <w:r w:rsidRPr="006F178A">
        <w:rPr>
          <w:rFonts w:ascii="Fb Fontext" w:hAnsi="Fb Fontext"/>
          <w:sz w:val="20"/>
          <w:rtl/>
        </w:rPr>
        <w:t xml:space="preserve">מארסין </w:t>
      </w:r>
      <w:r>
        <w:rPr>
          <w:rFonts w:ascii="Fb Fontext" w:hAnsi="Fb Fontext" w:hint="cs"/>
          <w:sz w:val="20"/>
          <w:rtl/>
        </w:rPr>
        <w:t>בלי</w:t>
      </w:r>
      <w:r w:rsidRPr="00AC170C">
        <w:rPr>
          <w:rFonts w:ascii="Fb Fontext" w:hAnsi="Fb Fontext"/>
          <w:sz w:val="20"/>
          <w:rtl/>
        </w:rPr>
        <w:t xml:space="preserve"> </w:t>
      </w:r>
      <w:r w:rsidRPr="006F178A">
        <w:rPr>
          <w:rFonts w:ascii="Fb Fontext" w:hAnsi="Fb Fontext"/>
          <w:sz w:val="20"/>
          <w:rtl/>
        </w:rPr>
        <w:t>סעוד</w:t>
      </w:r>
      <w:r>
        <w:rPr>
          <w:rFonts w:ascii="Fb Fontext" w:hAnsi="Fb Fontext" w:hint="cs"/>
          <w:sz w:val="20"/>
          <w:rtl/>
        </w:rPr>
        <w:t>ה ונישואין-</w:t>
      </w:r>
      <w:r w:rsidRPr="006F178A">
        <w:rPr>
          <w:rFonts w:ascii="Fb Fontext" w:hAnsi="Fb Fontext"/>
          <w:sz w:val="20"/>
          <w:rtl/>
        </w:rPr>
        <w:t xml:space="preserve"> ששמחה</w:t>
      </w:r>
      <w:r>
        <w:rPr>
          <w:rFonts w:ascii="Fb Fontext" w:hAnsi="Fb Fontext" w:hint="cs"/>
          <w:sz w:val="20"/>
          <w:rtl/>
        </w:rPr>
        <w:t xml:space="preserve">, </w:t>
      </w:r>
      <w:r w:rsidRPr="007117F5">
        <w:rPr>
          <w:rFonts w:ascii="Fb Fontext" w:hAnsi="Fb Fontext" w:cs="PFT_Frank" w:hint="eastAsia"/>
          <w:b/>
          <w:bCs/>
          <w:sz w:val="20"/>
          <w:szCs w:val="14"/>
          <w:rtl/>
        </w:rPr>
        <w:t>ש</w:t>
      </w:r>
      <w:r w:rsidRPr="007117F5">
        <w:rPr>
          <w:rFonts w:ascii="Fb Fontext" w:hAnsi="Fb Fontext" w:cs="PFT_Frank"/>
          <w:b/>
          <w:bCs/>
          <w:sz w:val="20"/>
          <w:szCs w:val="14"/>
          <w:rtl/>
        </w:rPr>
        <w:t>"</w:t>
      </w:r>
      <w:r w:rsidRPr="007117F5">
        <w:rPr>
          <w:rFonts w:ascii="Fb Fontext" w:hAnsi="Fb Fontext" w:cs="PFT_Frank" w:hint="eastAsia"/>
          <w:b/>
          <w:bCs/>
          <w:sz w:val="20"/>
          <w:szCs w:val="14"/>
          <w:rtl/>
        </w:rPr>
        <w:t>מ</w:t>
      </w:r>
      <w:r w:rsidRPr="006F178A">
        <w:rPr>
          <w:rFonts w:ascii="Fb Fontext" w:hAnsi="Fb Fontext"/>
          <w:sz w:val="20"/>
          <w:rtl/>
        </w:rPr>
        <w:t>.</w:t>
      </w:r>
    </w:p>
    <w:p w14:paraId="40DEDC45" w14:textId="094344E1" w:rsidR="00E31AD5" w:rsidRDefault="00991430" w:rsidP="00372453">
      <w:pPr>
        <w:pStyle w:val="36"/>
        <w:framePr w:wrap="notBeside"/>
        <w:rPr>
          <w:rtl/>
        </w:rPr>
      </w:pPr>
      <w:r w:rsidRPr="00372453">
        <w:rPr>
          <w:rFonts w:hint="eastAsia"/>
          <w:rtl/>
        </w:rPr>
        <w:t>ויקשה</w:t>
      </w:r>
      <w:r w:rsidR="00E31AD5">
        <w:rPr>
          <w:rFonts w:hint="cs"/>
          <w:rtl/>
        </w:rPr>
        <w:t>:</w:t>
      </w:r>
    </w:p>
    <w:p w14:paraId="6F7753C7" w14:textId="5E781C34" w:rsidR="00991430" w:rsidRPr="00C36516" w:rsidRDefault="00991430" w:rsidP="00164685">
      <w:pPr>
        <w:rPr>
          <w:rFonts w:ascii="Fb Fontext" w:hAnsi="Fb Fontext"/>
          <w:spacing w:val="-2"/>
          <w:sz w:val="20"/>
          <w:rtl/>
        </w:rPr>
      </w:pPr>
      <w:r w:rsidRPr="00C36516">
        <w:rPr>
          <w:rFonts w:ascii="Fb Fontext" w:hAnsi="Fb Fontext" w:hint="cs"/>
          <w:spacing w:val="-2"/>
          <w:rtl/>
        </w:rPr>
        <w:t>יקדמנו אחר?</w:t>
      </w:r>
      <w:r w:rsidRPr="00C36516">
        <w:rPr>
          <w:rFonts w:ascii="Fb Fontext" w:hAnsi="Fb Fontext"/>
          <w:spacing w:val="-2"/>
          <w:rtl/>
        </w:rPr>
        <w:t xml:space="preserve"> </w:t>
      </w:r>
      <w:r w:rsidRPr="00C36516">
        <w:rPr>
          <w:rFonts w:ascii="Fb Fontext" w:hAnsi="Fb Fontext" w:hint="cs"/>
          <w:spacing w:val="-2"/>
          <w:rtl/>
        </w:rPr>
        <w:t>דיוצאת ב</w:t>
      </w:r>
      <w:r w:rsidRPr="00C36516">
        <w:rPr>
          <w:rFonts w:ascii="Fb Fontext" w:hAnsi="Fb Fontext"/>
          <w:spacing w:val="-2"/>
          <w:rtl/>
        </w:rPr>
        <w:t>"</w:t>
      </w:r>
      <w:r w:rsidRPr="00C36516">
        <w:rPr>
          <w:rFonts w:ascii="Fb Fontext" w:hAnsi="Fb Fontext" w:hint="cs"/>
          <w:spacing w:val="-2"/>
          <w:rtl/>
        </w:rPr>
        <w:t xml:space="preserve">ק בת פלוני </w:t>
      </w:r>
      <w:r w:rsidRPr="00C36516">
        <w:rPr>
          <w:rStyle w:val="affe"/>
          <w:rFonts w:hint="eastAsia"/>
          <w:spacing w:val="-2"/>
          <w:rtl/>
        </w:rPr>
        <w:t>ושדה</w:t>
      </w:r>
      <w:r w:rsidRPr="00C36516">
        <w:rPr>
          <w:rStyle w:val="affe"/>
          <w:spacing w:val="-2"/>
          <w:rtl/>
        </w:rPr>
        <w:t xml:space="preserve"> </w:t>
      </w:r>
      <w:r w:rsidRPr="00C36516">
        <w:rPr>
          <w:rStyle w:val="affe"/>
          <w:rFonts w:hint="eastAsia"/>
          <w:spacing w:val="-2"/>
          <w:rtl/>
        </w:rPr>
        <w:t>פלונית</w:t>
      </w:r>
      <w:r w:rsidRPr="00C36516">
        <w:rPr>
          <w:rFonts w:ascii="Fb Fontext" w:hAnsi="Fb Fontext" w:hint="cs"/>
          <w:spacing w:val="-2"/>
          <w:rtl/>
        </w:rPr>
        <w:t xml:space="preserve"> לפלוני!</w:t>
      </w:r>
    </w:p>
    <w:p w14:paraId="35D98358" w14:textId="0C05F991" w:rsidR="00E31AD5" w:rsidRDefault="00991430" w:rsidP="00372453">
      <w:pPr>
        <w:pStyle w:val="36"/>
        <w:framePr w:wrap="notBeside"/>
        <w:rPr>
          <w:rtl/>
        </w:rPr>
      </w:pPr>
      <w:r w:rsidRPr="00372453">
        <w:rPr>
          <w:rFonts w:hint="eastAsia"/>
          <w:rtl/>
        </w:rPr>
        <w:t>ומתרץ</w:t>
      </w:r>
      <w:r w:rsidR="00E31AD5">
        <w:rPr>
          <w:rFonts w:hint="cs"/>
          <w:rtl/>
        </w:rPr>
        <w:t>:</w:t>
      </w:r>
    </w:p>
    <w:p w14:paraId="4FD5FA18" w14:textId="77A2A67A" w:rsidR="00991430" w:rsidRDefault="00991430" w:rsidP="00164685">
      <w:pPr>
        <w:rPr>
          <w:rFonts w:ascii="Fb Fontext" w:hAnsi="Fb Fontext"/>
          <w:sz w:val="20"/>
          <w:rtl/>
        </w:rPr>
      </w:pPr>
      <w:r>
        <w:rPr>
          <w:rFonts w:ascii="Fb Fontext" w:hAnsi="Fb Fontext" w:hint="cs"/>
          <w:sz w:val="20"/>
          <w:rtl/>
        </w:rPr>
        <w:t xml:space="preserve">יקדמנו אחר </w:t>
      </w:r>
      <w:r w:rsidRPr="007117F5">
        <w:rPr>
          <w:rFonts w:ascii="Fb Fontext" w:hAnsi="Fb Fontext" w:cs="PFT_Frank" w:hint="eastAsia"/>
          <w:b/>
          <w:bCs/>
          <w:sz w:val="20"/>
          <w:szCs w:val="14"/>
          <w:rtl/>
        </w:rPr>
        <w:t>ברחמים</w:t>
      </w:r>
      <w:r>
        <w:rPr>
          <w:rFonts w:ascii="Fb Fontext" w:hAnsi="Fb Fontext" w:hint="cs"/>
          <w:sz w:val="20"/>
          <w:rtl/>
        </w:rPr>
        <w:t xml:space="preserve"> </w:t>
      </w:r>
      <w:r w:rsidRPr="008E4894">
        <w:rPr>
          <w:rStyle w:val="affe"/>
          <w:rFonts w:hint="eastAsia"/>
          <w:rtl/>
        </w:rPr>
        <w:t>ויזכה</w:t>
      </w:r>
      <w:r w:rsidRPr="008E4894">
        <w:rPr>
          <w:rStyle w:val="affe"/>
          <w:rtl/>
        </w:rPr>
        <w:t xml:space="preserve"> </w:t>
      </w:r>
      <w:r w:rsidRPr="008E4894">
        <w:rPr>
          <w:rStyle w:val="affe"/>
          <w:rFonts w:hint="eastAsia"/>
          <w:rtl/>
        </w:rPr>
        <w:t>בה</w:t>
      </w:r>
      <w:r w:rsidRPr="008E4894">
        <w:rPr>
          <w:rStyle w:val="affe"/>
          <w:rtl/>
        </w:rPr>
        <w:t>.</w:t>
      </w:r>
    </w:p>
    <w:p w14:paraId="28C2CD94" w14:textId="77777777" w:rsidR="00E31AD5" w:rsidRDefault="00682686" w:rsidP="00EB4D23">
      <w:pPr>
        <w:pStyle w:val="36"/>
        <w:framePr w:wrap="notBeside"/>
        <w:rPr>
          <w:rtl/>
        </w:rPr>
      </w:pPr>
      <w:r w:rsidRPr="00EB4D23">
        <w:rPr>
          <w:rFonts w:hint="cs"/>
          <w:rtl/>
        </w:rPr>
        <w:t>רבא</w:t>
      </w:r>
      <w:r w:rsidR="00E31AD5">
        <w:rPr>
          <w:rtl/>
        </w:rPr>
        <w:t>:</w:t>
      </w:r>
    </w:p>
    <w:p w14:paraId="10FF6396" w14:textId="5B6E1259" w:rsidR="00991430" w:rsidRDefault="00EB4D23" w:rsidP="006C2327">
      <w:pPr>
        <w:rPr>
          <w:rFonts w:ascii="Fb Fontext" w:hAnsi="Fb Fontext"/>
          <w:sz w:val="20"/>
          <w:rtl/>
        </w:rPr>
      </w:pPr>
      <w:r>
        <w:rPr>
          <w:rFonts w:ascii="Fb Fontext" w:hAnsi="Fb Fontext" w:hint="cs"/>
          <w:sz w:val="20"/>
          <w:rtl/>
        </w:rPr>
        <w:t>ל</w:t>
      </w:r>
      <w:r w:rsidR="00991430" w:rsidRPr="006F178A">
        <w:rPr>
          <w:rFonts w:ascii="Fb Fontext" w:hAnsi="Fb Fontext" w:hint="cs"/>
          <w:sz w:val="20"/>
          <w:rtl/>
        </w:rPr>
        <w:t xml:space="preserve">אדם שהתפלל </w:t>
      </w:r>
      <w:r w:rsidR="00991430">
        <w:rPr>
          <w:rFonts w:ascii="Fb Fontext" w:hAnsi="Fb Fontext" w:hint="cs"/>
          <w:sz w:val="20"/>
          <w:rtl/>
        </w:rPr>
        <w:t>שיזכה</w:t>
      </w:r>
      <w:r w:rsidR="00991430" w:rsidRPr="006F178A">
        <w:rPr>
          <w:rFonts w:ascii="Fb Fontext" w:hAnsi="Fb Fontext" w:hint="cs"/>
          <w:sz w:val="20"/>
          <w:rtl/>
        </w:rPr>
        <w:t xml:space="preserve"> </w:t>
      </w:r>
      <w:r w:rsidR="00991430">
        <w:rPr>
          <w:rFonts w:ascii="Fb Fontext" w:hAnsi="Fb Fontext" w:hint="cs"/>
          <w:sz w:val="20"/>
          <w:rtl/>
        </w:rPr>
        <w:t>ב</w:t>
      </w:r>
      <w:r w:rsidR="00991430" w:rsidRPr="006F178A">
        <w:rPr>
          <w:rFonts w:ascii="Fb Fontext" w:hAnsi="Fb Fontext" w:hint="cs"/>
          <w:sz w:val="20"/>
          <w:rtl/>
        </w:rPr>
        <w:t xml:space="preserve">פלונית </w:t>
      </w:r>
      <w:r>
        <w:rPr>
          <w:rStyle w:val="affc"/>
          <w:rFonts w:hint="cs"/>
          <w:rtl/>
        </w:rPr>
        <w:t>-</w:t>
      </w:r>
      <w:r w:rsidR="00991430" w:rsidRPr="006F178A">
        <w:rPr>
          <w:rFonts w:ascii="Fb Fontext" w:hAnsi="Fb Fontext" w:hint="cs"/>
          <w:sz w:val="20"/>
          <w:rtl/>
        </w:rPr>
        <w:t xml:space="preserve"> </w:t>
      </w:r>
      <w:r w:rsidR="00991430">
        <w:rPr>
          <w:rFonts w:ascii="Fb Fontext" w:hAnsi="Fb Fontext" w:hint="cs"/>
          <w:sz w:val="20"/>
          <w:rtl/>
        </w:rPr>
        <w:t xml:space="preserve">שלא יבקש כך </w:t>
      </w:r>
      <w:r w:rsidR="00991430" w:rsidRPr="007117F5">
        <w:rPr>
          <w:rFonts w:ascii="Fb Fontext" w:hAnsi="Fb Fontext" w:cs="PFT_Frank" w:hint="cs"/>
          <w:b/>
          <w:bCs/>
          <w:sz w:val="20"/>
          <w:szCs w:val="14"/>
          <w:rtl/>
        </w:rPr>
        <w:t>ש</w:t>
      </w:r>
      <w:r w:rsidR="00991430" w:rsidRPr="007117F5">
        <w:rPr>
          <w:rFonts w:ascii="Fb Fontext" w:hAnsi="Fb Fontext" w:cs="PFT_Frank" w:hint="eastAsia"/>
          <w:b/>
          <w:bCs/>
          <w:sz w:val="20"/>
          <w:szCs w:val="14"/>
          <w:rtl/>
        </w:rPr>
        <w:t>אם</w:t>
      </w:r>
      <w:r w:rsidR="00991430" w:rsidRPr="007117F5">
        <w:rPr>
          <w:rFonts w:ascii="Fb Fontext" w:hAnsi="Fb Fontext" w:cs="PFT_Frank"/>
          <w:b/>
          <w:bCs/>
          <w:sz w:val="20"/>
          <w:szCs w:val="14"/>
          <w:rtl/>
        </w:rPr>
        <w:t xml:space="preserve"> </w:t>
      </w:r>
      <w:r w:rsidR="00991430" w:rsidRPr="007117F5">
        <w:rPr>
          <w:rFonts w:ascii="Fb Fontext" w:hAnsi="Fb Fontext" w:cs="PFT_Frank" w:hint="eastAsia"/>
          <w:b/>
          <w:bCs/>
          <w:sz w:val="20"/>
          <w:szCs w:val="14"/>
          <w:rtl/>
        </w:rPr>
        <w:t>ראויה</w:t>
      </w:r>
      <w:r w:rsidR="00991430" w:rsidRPr="007117F5">
        <w:rPr>
          <w:rFonts w:ascii="Fb Fontext" w:hAnsi="Fb Fontext" w:cs="PFT_Frank"/>
          <w:b/>
          <w:bCs/>
          <w:sz w:val="20"/>
          <w:szCs w:val="14"/>
          <w:rtl/>
        </w:rPr>
        <w:t xml:space="preserve"> </w:t>
      </w:r>
      <w:r w:rsidR="00991430" w:rsidRPr="007117F5">
        <w:rPr>
          <w:rFonts w:ascii="Fb Fontext" w:hAnsi="Fb Fontext" w:cs="PFT_Frank" w:hint="eastAsia"/>
          <w:b/>
          <w:bCs/>
          <w:sz w:val="20"/>
          <w:szCs w:val="14"/>
          <w:rtl/>
        </w:rPr>
        <w:t>לא</w:t>
      </w:r>
      <w:r w:rsidR="00991430" w:rsidRPr="007117F5">
        <w:rPr>
          <w:rFonts w:ascii="Fb Fontext" w:hAnsi="Fb Fontext" w:cs="PFT_Frank"/>
          <w:b/>
          <w:bCs/>
          <w:sz w:val="20"/>
          <w:szCs w:val="14"/>
          <w:rtl/>
        </w:rPr>
        <w:t xml:space="preserve"> </w:t>
      </w:r>
      <w:r w:rsidR="00991430" w:rsidRPr="007117F5">
        <w:rPr>
          <w:rFonts w:ascii="Fb Fontext" w:hAnsi="Fb Fontext" w:cs="PFT_Frank" w:hint="eastAsia"/>
          <w:b/>
          <w:bCs/>
          <w:sz w:val="20"/>
          <w:szCs w:val="14"/>
          <w:rtl/>
        </w:rPr>
        <w:t>תלך</w:t>
      </w:r>
      <w:r w:rsidR="00991430" w:rsidRPr="007117F5">
        <w:rPr>
          <w:rFonts w:ascii="Fb Fontext" w:hAnsi="Fb Fontext" w:cs="PFT_Frank" w:hint="cs"/>
          <w:b/>
          <w:bCs/>
          <w:sz w:val="20"/>
          <w:szCs w:val="14"/>
          <w:rtl/>
        </w:rPr>
        <w:t>,</w:t>
      </w:r>
      <w:r w:rsidR="00991430">
        <w:rPr>
          <w:rFonts w:ascii="Fb Fontext" w:hAnsi="Fb Fontext" w:hint="cs"/>
          <w:sz w:val="20"/>
          <w:rtl/>
        </w:rPr>
        <w:t xml:space="preserve"> ואם לא יכפור בה' </w:t>
      </w:r>
      <w:r w:rsidR="00991430" w:rsidRPr="008E4894">
        <w:rPr>
          <w:rStyle w:val="affe"/>
          <w:rFonts w:hint="eastAsia"/>
          <w:rtl/>
        </w:rPr>
        <w:t>שלא</w:t>
      </w:r>
      <w:r w:rsidR="00991430" w:rsidRPr="008E4894">
        <w:rPr>
          <w:rStyle w:val="affe"/>
          <w:rtl/>
        </w:rPr>
        <w:t xml:space="preserve"> </w:t>
      </w:r>
      <w:r w:rsidR="00991430" w:rsidRPr="008E4894">
        <w:rPr>
          <w:rStyle w:val="affe"/>
          <w:rFonts w:hint="eastAsia"/>
          <w:rtl/>
        </w:rPr>
        <w:t>שמע</w:t>
      </w:r>
      <w:r w:rsidR="00991430" w:rsidRPr="008E4894">
        <w:rPr>
          <w:rStyle w:val="affe"/>
          <w:rtl/>
        </w:rPr>
        <w:t xml:space="preserve"> </w:t>
      </w:r>
      <w:r w:rsidR="00991430" w:rsidRPr="008E4894">
        <w:rPr>
          <w:rStyle w:val="affe"/>
          <w:rFonts w:hint="eastAsia"/>
          <w:rtl/>
        </w:rPr>
        <w:t>לו</w:t>
      </w:r>
      <w:r w:rsidR="00991430" w:rsidRPr="008E4894">
        <w:rPr>
          <w:rStyle w:val="affe"/>
          <w:rtl/>
        </w:rPr>
        <w:t>,</w:t>
      </w:r>
      <w:r w:rsidR="006C2327">
        <w:rPr>
          <w:rFonts w:ascii="Fb Fontext" w:hAnsi="Fb Fontext" w:cs="PFT_Frank" w:hint="cs"/>
          <w:b/>
          <w:bCs/>
          <w:sz w:val="20"/>
          <w:szCs w:val="14"/>
          <w:rtl/>
        </w:rPr>
        <w:t xml:space="preserve"> </w:t>
      </w:r>
      <w:r w:rsidR="00991430" w:rsidRPr="007117F5">
        <w:rPr>
          <w:rFonts w:ascii="Fb Fontext" w:hAnsi="Fb Fontext" w:cs="PFT_Frank" w:hint="eastAsia"/>
          <w:b/>
          <w:bCs/>
          <w:sz w:val="20"/>
          <w:szCs w:val="14"/>
          <w:rtl/>
        </w:rPr>
        <w:t>ובסוף</w:t>
      </w:r>
      <w:r w:rsidR="00991430" w:rsidRPr="007117F5">
        <w:rPr>
          <w:rFonts w:ascii="Fb Fontext" w:hAnsi="Fb Fontext" w:cs="PFT_Frank"/>
          <w:b/>
          <w:bCs/>
          <w:sz w:val="20"/>
          <w:szCs w:val="14"/>
          <w:rtl/>
        </w:rPr>
        <w:t xml:space="preserve"> </w:t>
      </w:r>
      <w:r w:rsidR="00991430" w:rsidRPr="00D54BA1">
        <w:rPr>
          <w:rStyle w:val="affe"/>
          <w:rFonts w:cs="PFT_Frank" w:hint="eastAsia"/>
          <w:b/>
          <w:bCs/>
          <w:szCs w:val="10"/>
          <w:rtl/>
        </w:rPr>
        <w:t>זכה</w:t>
      </w:r>
      <w:r w:rsidR="00991430" w:rsidRPr="00D54BA1">
        <w:rPr>
          <w:rStyle w:val="affe"/>
          <w:rFonts w:cs="PFT_Frank"/>
          <w:b/>
          <w:bCs/>
          <w:szCs w:val="10"/>
          <w:rtl/>
        </w:rPr>
        <w:t xml:space="preserve"> </w:t>
      </w:r>
      <w:r w:rsidR="00991430" w:rsidRPr="00D54BA1">
        <w:rPr>
          <w:rStyle w:val="affe"/>
          <w:rFonts w:cs="PFT_Frank" w:hint="eastAsia"/>
          <w:b/>
          <w:bCs/>
          <w:szCs w:val="10"/>
          <w:rtl/>
        </w:rPr>
        <w:t>בה</w:t>
      </w:r>
      <w:r w:rsidR="00991430">
        <w:rPr>
          <w:rFonts w:ascii="Fb Fontext" w:hAnsi="Fb Fontext" w:hint="cs"/>
          <w:sz w:val="20"/>
          <w:rtl/>
        </w:rPr>
        <w:t xml:space="preserve">, אמנם התפלל שימות הוא או היא </w:t>
      </w:r>
      <w:r w:rsidR="00991430" w:rsidRPr="008E4894">
        <w:rPr>
          <w:rStyle w:val="affe"/>
          <w:rFonts w:hint="eastAsia"/>
          <w:rtl/>
        </w:rPr>
        <w:t>שלא</w:t>
      </w:r>
      <w:r w:rsidR="00991430" w:rsidRPr="008E4894">
        <w:rPr>
          <w:rStyle w:val="affe"/>
          <w:rtl/>
        </w:rPr>
        <w:t xml:space="preserve"> </w:t>
      </w:r>
      <w:r w:rsidR="00991430" w:rsidRPr="008E4894">
        <w:rPr>
          <w:rStyle w:val="affe"/>
          <w:rFonts w:hint="eastAsia"/>
          <w:rtl/>
        </w:rPr>
        <w:t>הזדווג</w:t>
      </w:r>
      <w:r w:rsidR="00B77828">
        <w:rPr>
          <w:rStyle w:val="affe"/>
          <w:rFonts w:hint="cs"/>
          <w:rtl/>
        </w:rPr>
        <w:t>.</w:t>
      </w:r>
    </w:p>
    <w:p w14:paraId="706FE543" w14:textId="77777777" w:rsidR="00E31AD5" w:rsidRDefault="00991430" w:rsidP="00EB4D23">
      <w:pPr>
        <w:pStyle w:val="36"/>
        <w:framePr w:wrap="notBeside"/>
        <w:rPr>
          <w:rtl/>
        </w:rPr>
      </w:pPr>
      <w:r w:rsidRPr="00EB4D23">
        <w:rPr>
          <w:rFonts w:hint="eastAsia"/>
          <w:rtl/>
        </w:rPr>
        <w:t>א</w:t>
      </w:r>
      <w:r w:rsidRPr="00EB4D23">
        <w:rPr>
          <w:rtl/>
        </w:rPr>
        <w:t>"</w:t>
      </w:r>
      <w:r w:rsidRPr="00EB4D23">
        <w:rPr>
          <w:rFonts w:hint="eastAsia"/>
          <w:rtl/>
        </w:rPr>
        <w:t>ל</w:t>
      </w:r>
      <w:r w:rsidRPr="00EB4D23">
        <w:rPr>
          <w:rtl/>
        </w:rPr>
        <w:t xml:space="preserve"> </w:t>
      </w:r>
      <w:r w:rsidRPr="00EB4D23">
        <w:rPr>
          <w:rFonts w:hint="eastAsia"/>
          <w:rtl/>
        </w:rPr>
        <w:t>רבא</w:t>
      </w:r>
      <w:r w:rsidR="00E31AD5">
        <w:rPr>
          <w:rtl/>
        </w:rPr>
        <w:t>:</w:t>
      </w:r>
    </w:p>
    <w:p w14:paraId="309C3E98" w14:textId="1BE662FB" w:rsidR="00991430" w:rsidRPr="008E4894" w:rsidRDefault="00991430" w:rsidP="00164685">
      <w:pPr>
        <w:rPr>
          <w:rStyle w:val="affe"/>
          <w:rtl/>
        </w:rPr>
      </w:pPr>
      <w:r>
        <w:rPr>
          <w:rFonts w:ascii="Fb Fontext" w:hAnsi="Fb Fontext" w:hint="cs"/>
          <w:sz w:val="20"/>
          <w:rtl/>
        </w:rPr>
        <w:t xml:space="preserve">הרי </w:t>
      </w:r>
      <w:r w:rsidRPr="006F178A">
        <w:rPr>
          <w:rFonts w:ascii="Fb Fontext" w:hAnsi="Fb Fontext" w:hint="cs"/>
          <w:sz w:val="20"/>
          <w:rtl/>
        </w:rPr>
        <w:t>אמרתי לך לא לבקש כן</w:t>
      </w:r>
      <w:r>
        <w:rPr>
          <w:rFonts w:ascii="Fb Fontext" w:hAnsi="Fb Fontext" w:hint="cs"/>
          <w:sz w:val="20"/>
          <w:rtl/>
        </w:rPr>
        <w:t xml:space="preserve"> </w:t>
      </w:r>
      <w:r w:rsidRPr="008E4894">
        <w:rPr>
          <w:rStyle w:val="affe"/>
          <w:rFonts w:hint="eastAsia"/>
          <w:rtl/>
        </w:rPr>
        <w:t>עליה</w:t>
      </w:r>
      <w:r w:rsidRPr="008E4894">
        <w:rPr>
          <w:rStyle w:val="affe"/>
          <w:rtl/>
        </w:rPr>
        <w:t xml:space="preserve">, רק </w:t>
      </w:r>
      <w:r w:rsidRPr="008E4894">
        <w:rPr>
          <w:rStyle w:val="affe"/>
          <w:rFonts w:hint="eastAsia"/>
          <w:rtl/>
        </w:rPr>
        <w:t>בסתמא</w:t>
      </w:r>
      <w:r>
        <w:rPr>
          <w:rStyle w:val="affe"/>
          <w:rFonts w:hint="cs"/>
          <w:rtl/>
        </w:rPr>
        <w:t xml:space="preserve"> -</w:t>
      </w:r>
    </w:p>
    <w:p w14:paraId="740D22E2" w14:textId="34489703" w:rsidR="00E31AD5" w:rsidRDefault="00991430" w:rsidP="006C2327">
      <w:pPr>
        <w:pStyle w:val="36"/>
        <w:framePr w:wrap="notBeside"/>
        <w:rPr>
          <w:rtl/>
        </w:rPr>
      </w:pPr>
      <w:r w:rsidRPr="006C2327">
        <w:rPr>
          <w:rFonts w:hint="eastAsia"/>
          <w:rtl/>
        </w:rPr>
        <w:t>א</w:t>
      </w:r>
      <w:r w:rsidRPr="006C2327">
        <w:rPr>
          <w:rFonts w:hint="cs"/>
          <w:rtl/>
        </w:rPr>
        <w:t xml:space="preserve">. </w:t>
      </w:r>
      <w:r w:rsidR="006C2327">
        <w:rPr>
          <w:rFonts w:hint="cs"/>
          <w:rtl/>
        </w:rPr>
        <w:t>ררב''א</w:t>
      </w:r>
      <w:r w:rsidR="00E31AD5">
        <w:rPr>
          <w:rFonts w:hint="cs"/>
          <w:rtl/>
        </w:rPr>
        <w:t>:</w:t>
      </w:r>
    </w:p>
    <w:p w14:paraId="24823B52" w14:textId="77777777" w:rsidR="004E0BA3" w:rsidRDefault="00991430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מהתורה</w:t>
      </w:r>
      <w:r w:rsidRPr="006F178A">
        <w:rPr>
          <w:rtl/>
        </w:rPr>
        <w:t xml:space="preserve"> </w:t>
      </w:r>
      <w:r w:rsidRPr="008E4894">
        <w:rPr>
          <w:rStyle w:val="affe"/>
          <w:rtl/>
        </w:rPr>
        <w:t>מה' יצא הדבר</w:t>
      </w:r>
      <w:r w:rsidRPr="006F178A">
        <w:rPr>
          <w:rtl/>
        </w:rPr>
        <w:t xml:space="preserve">, </w:t>
      </w:r>
      <w:r w:rsidRPr="007117F5">
        <w:rPr>
          <w:rFonts w:cs="PFT_Frank"/>
          <w:b/>
          <w:bCs/>
          <w:szCs w:val="14"/>
          <w:rtl/>
        </w:rPr>
        <w:t>מהנביאים</w:t>
      </w:r>
      <w:r w:rsidRPr="006F178A">
        <w:rPr>
          <w:rtl/>
        </w:rPr>
        <w:t xml:space="preserve"> </w:t>
      </w:r>
      <w:r w:rsidRPr="008E4894">
        <w:rPr>
          <w:rStyle w:val="affe"/>
          <w:rtl/>
        </w:rPr>
        <w:t>כי</w:t>
      </w:r>
      <w:r w:rsidRPr="006F178A">
        <w:rPr>
          <w:rtl/>
        </w:rPr>
        <w:t xml:space="preserve"> </w:t>
      </w:r>
      <w:r w:rsidRPr="008E4894">
        <w:rPr>
          <w:rStyle w:val="affe"/>
          <w:rtl/>
        </w:rPr>
        <w:t>מה</w:t>
      </w:r>
      <w:r>
        <w:rPr>
          <w:rStyle w:val="affe"/>
          <w:rFonts w:hint="cs"/>
          <w:rtl/>
        </w:rPr>
        <w:t>' היא,</w:t>
      </w:r>
    </w:p>
    <w:p w14:paraId="751A2389" w14:textId="42507AC2" w:rsidR="00991430" w:rsidRPr="006F178A" w:rsidRDefault="00991430" w:rsidP="00641DC2">
      <w:pPr>
        <w:spacing w:after="60"/>
        <w:rPr>
          <w:rtl/>
        </w:rPr>
      </w:pPr>
      <w:r w:rsidRPr="007117F5">
        <w:rPr>
          <w:rFonts w:cs="PFT_Frank" w:hint="cs"/>
          <w:b/>
          <w:bCs/>
          <w:szCs w:val="14"/>
          <w:rtl/>
        </w:rPr>
        <w:t>ו</w:t>
      </w:r>
      <w:r w:rsidRPr="007117F5">
        <w:rPr>
          <w:rFonts w:cs="PFT_Frank"/>
          <w:b/>
          <w:bCs/>
          <w:szCs w:val="14"/>
          <w:rtl/>
        </w:rPr>
        <w:t>מ</w:t>
      </w:r>
      <w:r w:rsidRPr="007117F5">
        <w:rPr>
          <w:rFonts w:cs="PFT_Frank" w:hint="eastAsia"/>
          <w:b/>
          <w:bCs/>
          <w:szCs w:val="14"/>
          <w:rtl/>
        </w:rPr>
        <w:t>הכתובים</w:t>
      </w:r>
      <w:r>
        <w:rPr>
          <w:rFonts w:hint="cs"/>
          <w:rtl/>
        </w:rPr>
        <w:t xml:space="preserve"> </w:t>
      </w:r>
      <w:r w:rsidRPr="008E4894">
        <w:rPr>
          <w:rStyle w:val="affe"/>
          <w:rFonts w:hint="eastAsia"/>
          <w:rtl/>
        </w:rPr>
        <w:t>מ</w:t>
      </w:r>
      <w:r w:rsidRPr="008E4894">
        <w:rPr>
          <w:rStyle w:val="affe"/>
          <w:rtl/>
        </w:rPr>
        <w:t>ה' אשה משכלת</w:t>
      </w:r>
      <w:r>
        <w:rPr>
          <w:rFonts w:hint="cs"/>
          <w:rtl/>
        </w:rPr>
        <w:t xml:space="preserve"> - </w:t>
      </w:r>
      <w:r w:rsidRPr="007117F5">
        <w:rPr>
          <w:rFonts w:ascii="Fb Fontext" w:hAnsi="Fb Fontext" w:cs="PFT_Frank"/>
          <w:b/>
          <w:bCs/>
          <w:szCs w:val="14"/>
          <w:rtl/>
        </w:rPr>
        <w:t>מה' אשה לאיש</w:t>
      </w:r>
      <w:r w:rsidRPr="006F178A">
        <w:rPr>
          <w:rFonts w:ascii="Fb Fontext" w:hAnsi="Fb Fontext"/>
          <w:rtl/>
        </w:rPr>
        <w:t>.</w:t>
      </w:r>
    </w:p>
    <w:p w14:paraId="3A35CF93" w14:textId="34C3F2C6" w:rsidR="00E31AD5" w:rsidRDefault="00641DC2" w:rsidP="00641DC2">
      <w:pPr>
        <w:pStyle w:val="36"/>
        <w:framePr w:wrap="notBeside" w:y="1"/>
        <w:rPr>
          <w:rtl/>
        </w:rPr>
      </w:pPr>
      <w:r w:rsidRPr="006C2327">
        <w:rPr>
          <w:rFonts w:hint="eastAsia"/>
          <w:rtl/>
        </w:rPr>
        <w:t>א</w:t>
      </w:r>
      <w:r w:rsidRPr="006C2327">
        <w:rPr>
          <w:rFonts w:hint="cs"/>
          <w:rtl/>
        </w:rPr>
        <w:t xml:space="preserve">. </w:t>
      </w:r>
      <w:r>
        <w:rPr>
          <w:rFonts w:hint="cs"/>
          <w:rtl/>
        </w:rPr>
        <w:t>ררב''א</w:t>
      </w:r>
      <w:r w:rsidR="00E31AD5">
        <w:rPr>
          <w:rFonts w:hint="cs"/>
          <w:rtl/>
        </w:rPr>
        <w:t>:</w:t>
      </w:r>
    </w:p>
    <w:p w14:paraId="06D22234" w14:textId="766C779E" w:rsidR="00991430" w:rsidRPr="00392931" w:rsidRDefault="00991430" w:rsidP="00622063">
      <w:pPr>
        <w:rPr>
          <w:rtl/>
        </w:rPr>
      </w:pPr>
      <w:r w:rsidRPr="006F178A">
        <w:rPr>
          <w:rtl/>
        </w:rPr>
        <w:lastRenderedPageBreak/>
        <w:t xml:space="preserve">אין אדם נחשד אא"כ עשאו, </w:t>
      </w:r>
      <w:r w:rsidRPr="007117F5">
        <w:rPr>
          <w:rFonts w:cs="PFT_Frank" w:hint="eastAsia"/>
          <w:b/>
          <w:bCs/>
          <w:szCs w:val="14"/>
          <w:rtl/>
        </w:rPr>
        <w:t>או</w:t>
      </w:r>
      <w:r w:rsidRPr="006F178A">
        <w:rPr>
          <w:rtl/>
        </w:rPr>
        <w:t xml:space="preserve"> מקצתו, </w:t>
      </w:r>
      <w:r w:rsidRPr="007117F5">
        <w:rPr>
          <w:rFonts w:cs="PFT_Frank" w:hint="eastAsia"/>
          <w:b/>
          <w:bCs/>
          <w:szCs w:val="14"/>
          <w:rtl/>
        </w:rPr>
        <w:t>או</w:t>
      </w:r>
      <w:r>
        <w:rPr>
          <w:rFonts w:hint="cs"/>
          <w:rtl/>
        </w:rPr>
        <w:t xml:space="preserve"> </w:t>
      </w:r>
      <w:r w:rsidRPr="00392931">
        <w:rPr>
          <w:rtl/>
        </w:rPr>
        <w:t xml:space="preserve">הרהר לעשותו, </w:t>
      </w:r>
      <w:r w:rsidRPr="007117F5">
        <w:rPr>
          <w:rFonts w:cs="PFT_Frank" w:hint="eastAsia"/>
          <w:b/>
          <w:bCs/>
          <w:szCs w:val="14"/>
          <w:rtl/>
        </w:rPr>
        <w:t>או</w:t>
      </w:r>
      <w:r w:rsidRPr="00392931">
        <w:rPr>
          <w:rtl/>
        </w:rPr>
        <w:t xml:space="preserve"> ראה אחרים שעשו, ושמח.</w:t>
      </w:r>
    </w:p>
    <w:p w14:paraId="04A07D63" w14:textId="77777777" w:rsidR="00E31AD5" w:rsidRDefault="00991430" w:rsidP="003D490E">
      <w:pPr>
        <w:pStyle w:val="36"/>
        <w:framePr w:wrap="notBeside"/>
        <w:rPr>
          <w:rtl/>
        </w:rPr>
      </w:pPr>
      <w:r w:rsidRPr="003D490E">
        <w:rPr>
          <w:rFonts w:hint="eastAsia"/>
          <w:rtl/>
        </w:rPr>
        <w:t>והך</w:t>
      </w:r>
      <w:r w:rsidR="00E31AD5">
        <w:rPr>
          <w:rtl/>
        </w:rPr>
        <w:t>:</w:t>
      </w:r>
    </w:p>
    <w:p w14:paraId="4676D9DD" w14:textId="2696DCC7" w:rsidR="00991430" w:rsidRPr="006F178A" w:rsidRDefault="00991430" w:rsidP="00164685">
      <w:pPr>
        <w:rPr>
          <w:rtl/>
        </w:rPr>
      </w:pPr>
      <w:r>
        <w:rPr>
          <w:rFonts w:hint="cs"/>
          <w:rtl/>
        </w:rPr>
        <w:t xml:space="preserve">דעמ"י חשדו </w:t>
      </w:r>
      <w:r w:rsidRPr="007117F5">
        <w:rPr>
          <w:rFonts w:cs="PFT_Frank" w:hint="eastAsia"/>
          <w:b/>
          <w:bCs/>
          <w:szCs w:val="14"/>
          <w:rtl/>
        </w:rPr>
        <w:t>בה</w:t>
      </w:r>
      <w:r w:rsidRPr="007117F5">
        <w:rPr>
          <w:rFonts w:cs="PFT_Frank"/>
          <w:b/>
          <w:bCs/>
          <w:szCs w:val="14"/>
          <w:rtl/>
        </w:rPr>
        <w:t>'</w:t>
      </w:r>
      <w:r>
        <w:rPr>
          <w:rFonts w:hint="cs"/>
          <w:rtl/>
        </w:rPr>
        <w:t xml:space="preserve"> - להכעיס, </w:t>
      </w:r>
      <w:r w:rsidRPr="007117F5">
        <w:rPr>
          <w:rFonts w:cs="PFT_Frank" w:hint="eastAsia"/>
          <w:b/>
          <w:bCs/>
          <w:szCs w:val="14"/>
          <w:rtl/>
        </w:rPr>
        <w:t>ובמשה</w:t>
      </w:r>
      <w:r>
        <w:rPr>
          <w:rFonts w:hint="cs"/>
          <w:rtl/>
        </w:rPr>
        <w:t xml:space="preserve"> </w:t>
      </w:r>
      <w:r w:rsidRPr="008E4894">
        <w:rPr>
          <w:rStyle w:val="affe"/>
          <w:rFonts w:hint="eastAsia"/>
          <w:rtl/>
        </w:rPr>
        <w:t>קינאו</w:t>
      </w:r>
      <w:r w:rsidRPr="008E4894">
        <w:rPr>
          <w:rStyle w:val="affe"/>
          <w:rtl/>
        </w:rPr>
        <w:t xml:space="preserve"> </w:t>
      </w:r>
      <w:r w:rsidRPr="008E4894">
        <w:rPr>
          <w:rStyle w:val="affe"/>
          <w:rFonts w:hint="eastAsia"/>
          <w:rtl/>
        </w:rPr>
        <w:t>לנשותיהם</w:t>
      </w:r>
      <w:r>
        <w:rPr>
          <w:rFonts w:hint="cs"/>
          <w:rtl/>
        </w:rPr>
        <w:t xml:space="preserve"> - שנאה.</w:t>
      </w:r>
    </w:p>
    <w:p w14:paraId="0B99D9CD" w14:textId="6CE3C0FF" w:rsidR="00E31AD5" w:rsidRDefault="00991430" w:rsidP="003D490E">
      <w:pPr>
        <w:pStyle w:val="36"/>
        <w:framePr w:wrap="notBeside"/>
        <w:rPr>
          <w:rtl/>
        </w:rPr>
      </w:pPr>
      <w:r w:rsidRPr="003D490E">
        <w:rPr>
          <w:rFonts w:hint="eastAsia"/>
          <w:rtl/>
        </w:rPr>
        <w:t>והך</w:t>
      </w:r>
      <w:r w:rsidRPr="003D490E">
        <w:rPr>
          <w:rtl/>
        </w:rPr>
        <w:t xml:space="preserve"> </w:t>
      </w:r>
      <w:r w:rsidRPr="003D490E">
        <w:rPr>
          <w:rFonts w:hint="eastAsia"/>
          <w:rtl/>
        </w:rPr>
        <w:t>דריו</w:t>
      </w:r>
      <w:r w:rsidRPr="003D490E">
        <w:rPr>
          <w:rtl/>
        </w:rPr>
        <w:t>"ס</w:t>
      </w:r>
      <w:r w:rsidR="00E31AD5">
        <w:rPr>
          <w:rFonts w:hint="cs"/>
          <w:rtl/>
        </w:rPr>
        <w:t>:</w:t>
      </w:r>
    </w:p>
    <w:p w14:paraId="0087BBD9" w14:textId="77777777" w:rsidR="004E0BA3" w:rsidRDefault="00991430" w:rsidP="00164685">
      <w:pPr>
        <w:rPr>
          <w:rtl/>
        </w:rPr>
      </w:pPr>
      <w:r>
        <w:rPr>
          <w:rFonts w:ascii="Fb Fontext" w:hAnsi="Fb Fontext" w:hint="cs"/>
          <w:rtl/>
        </w:rPr>
        <w:t xml:space="preserve">יהי חלקי עם החשוד ואין בו, </w:t>
      </w:r>
      <w:r>
        <w:rPr>
          <w:rStyle w:val="affc"/>
          <w:rFonts w:hint="cs"/>
          <w:rtl/>
        </w:rPr>
        <w:t>ור"פ</w:t>
      </w:r>
      <w:r>
        <w:rPr>
          <w:rFonts w:hint="cs"/>
          <w:rtl/>
        </w:rPr>
        <w:t xml:space="preserve"> כך חשדו  בי</w:t>
      </w:r>
    </w:p>
    <w:p w14:paraId="664D8359" w14:textId="332A8046" w:rsidR="00E31AD5" w:rsidRDefault="00EC2D8F" w:rsidP="003D490E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5890DD3C" w14:textId="237F50DA" w:rsidR="00991430" w:rsidRDefault="00991430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בקלא דלא פסיק</w:t>
      </w:r>
      <w:r>
        <w:rPr>
          <w:rFonts w:hint="cs"/>
          <w:rtl/>
        </w:rPr>
        <w:t xml:space="preserve"> </w:t>
      </w:r>
      <w:r w:rsidRPr="008E4894">
        <w:rPr>
          <w:rStyle w:val="affe"/>
          <w:rtl/>
        </w:rPr>
        <w:t>יו</w:t>
      </w:r>
      <w:r w:rsidR="003D490E">
        <w:rPr>
          <w:rStyle w:val="affe"/>
          <w:rFonts w:hint="cs"/>
          <w:rtl/>
        </w:rPr>
        <w:t>ם וחצי,</w:t>
      </w:r>
      <w:r>
        <w:rPr>
          <w:rFonts w:hint="cs"/>
          <w:rtl/>
        </w:rPr>
        <w:t xml:space="preserve"> ואין לו אויבים </w:t>
      </w:r>
      <w:r>
        <w:rPr>
          <w:rtl/>
        </w:rPr>
        <w:t>–</w:t>
      </w:r>
      <w:r>
        <w:rPr>
          <w:rFonts w:hint="cs"/>
          <w:rtl/>
        </w:rPr>
        <w:t xml:space="preserve"> חוששים,</w:t>
      </w:r>
    </w:p>
    <w:p w14:paraId="3D506EFD" w14:textId="77777777" w:rsidR="00140FDA" w:rsidRDefault="00991430" w:rsidP="00164685">
      <w:pPr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אבל</w:t>
      </w:r>
      <w:r w:rsidRPr="007117F5">
        <w:rPr>
          <w:rFonts w:cs="PFT_Frank"/>
          <w:b/>
          <w:bCs/>
          <w:szCs w:val="14"/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בפסיק</w:t>
      </w:r>
      <w:r w:rsidRPr="007117F5">
        <w:rPr>
          <w:rFonts w:cs="PFT_Frank" w:hint="cs"/>
          <w:b/>
          <w:bCs/>
          <w:szCs w:val="14"/>
          <w:rtl/>
        </w:rPr>
        <w:t>,</w:t>
      </w:r>
      <w:r>
        <w:rPr>
          <w:rFonts w:hint="cs"/>
          <w:rtl/>
        </w:rPr>
        <w:t xml:space="preserve"> ולא מחמת יראה, ולא חזר וצמח </w:t>
      </w:r>
      <w:r>
        <w:rPr>
          <w:rtl/>
        </w:rPr>
        <w:t>–</w:t>
      </w:r>
      <w:r>
        <w:rPr>
          <w:rFonts w:hint="cs"/>
          <w:rtl/>
        </w:rPr>
        <w:t xml:space="preserve"> אין לחשוש.</w:t>
      </w:r>
    </w:p>
    <w:p w14:paraId="48841A7E" w14:textId="42D1BB76" w:rsidR="00991430" w:rsidRPr="00773E94" w:rsidRDefault="00773E94" w:rsidP="00BB2BE7">
      <w:pPr>
        <w:pStyle w:val="afff1"/>
        <w:rPr>
          <w:rtl/>
        </w:rPr>
      </w:pPr>
      <w:r>
        <w:rPr>
          <w:rFonts w:ascii="BA TM • Vilna Extra-Bold" w:hAnsi="BA TM • Vilna Extra-Bold" w:hint="cs"/>
          <w:rtl/>
        </w:rPr>
        <w:t>****</w:t>
      </w:r>
      <w:r w:rsidR="00BB2BE7" w:rsidRPr="00773E94">
        <w:rPr>
          <w:rFonts w:ascii="BA TM • Vilna Extra-Bold" w:hAnsi="BA TM • Vilna Extra-Bold" w:hint="cs"/>
          <w:rtl/>
        </w:rPr>
        <w:t>׹</w:t>
      </w:r>
    </w:p>
    <w:p>
      <w:pPr>
        <w:pStyle w:val="MishnaBatzad"/>
        <w:rPr>
          <w:ins w:id="20010" w:author="קלוד" w:date="2026-10-06T10:43:39Z"/>
        </w:rPr>
      </w:pPr>
      <w:ins w:id="20009" w:author="קלוד" w:date="2026-10-06T10:43:39Z">
        <w:r>
          <w:t xml:space="preserve">משנה ד</w:t>
        </w:r>
      </w:ins>
    </w:p>
    <w:p w14:paraId="0565DC98" w14:textId="3EBC5F1F" w:rsidR="001F616E" w:rsidRPr="00AC091C" w:rsidRDefault="001F616E" w:rsidP="00164685">
      <w:pPr>
        <w:pStyle w:val="afff9"/>
        <w:rPr>
          <w:spacing w:val="0"/>
          <w:rtl/>
        </w:rPr>
      </w:pPr>
      <w:r w:rsidRPr="00AC091C">
        <w:rPr>
          <w:spacing w:val="0"/>
          <w:rtl/>
        </w:rPr>
        <w:t>אין כותבין שט</w:t>
      </w:r>
      <w:r w:rsidR="00140FDA" w:rsidRPr="00AC091C">
        <w:rPr>
          <w:rFonts w:hint="cs"/>
          <w:spacing w:val="0"/>
          <w:rtl/>
        </w:rPr>
        <w:t>"ח</w:t>
      </w:r>
      <w:r w:rsidRPr="00AC091C">
        <w:rPr>
          <w:spacing w:val="0"/>
          <w:rtl/>
        </w:rPr>
        <w:t xml:space="preserve"> במועד</w:t>
      </w:r>
      <w:r w:rsidR="00140FDA" w:rsidRPr="00AC091C">
        <w:rPr>
          <w:rFonts w:hint="cs"/>
          <w:spacing w:val="0"/>
          <w:rtl/>
        </w:rPr>
        <w:t xml:space="preserve">, </w:t>
      </w:r>
      <w:r w:rsidRPr="00AC091C">
        <w:rPr>
          <w:spacing w:val="0"/>
          <w:rtl/>
        </w:rPr>
        <w:t>אם אינו מאמינו, או שאין לאכ</w:t>
      </w:r>
      <w:r w:rsidR="00140FDA" w:rsidRPr="00AC091C">
        <w:rPr>
          <w:rFonts w:hint="cs"/>
          <w:spacing w:val="0"/>
          <w:rtl/>
        </w:rPr>
        <w:t>ו</w:t>
      </w:r>
      <w:r w:rsidRPr="00AC091C">
        <w:rPr>
          <w:spacing w:val="0"/>
          <w:rtl/>
        </w:rPr>
        <w:t>ל - יכתוב.</w:t>
      </w:r>
    </w:p>
    <w:p w14:paraId="2FCC692B" w14:textId="3B4A33E8" w:rsidR="001F616E" w:rsidRPr="00AC091C" w:rsidRDefault="001F616E" w:rsidP="00164685">
      <w:pPr>
        <w:pStyle w:val="afff9"/>
        <w:rPr>
          <w:spacing w:val="0"/>
          <w:rtl/>
        </w:rPr>
      </w:pPr>
      <w:r w:rsidRPr="00AC091C">
        <w:rPr>
          <w:spacing w:val="0"/>
          <w:rtl/>
        </w:rPr>
        <w:t xml:space="preserve">אין כותבין </w:t>
      </w:r>
      <w:r w:rsidR="00140FDA" w:rsidRPr="00AC091C">
        <w:rPr>
          <w:rFonts w:hint="cs"/>
          <w:spacing w:val="0"/>
          <w:rtl/>
        </w:rPr>
        <w:t>סת"ם</w:t>
      </w:r>
      <w:r w:rsidRPr="00AC091C">
        <w:rPr>
          <w:spacing w:val="0"/>
          <w:rtl/>
        </w:rPr>
        <w:t xml:space="preserve"> במועד, ואין מגיהין אות אחת אפילו בספר </w:t>
      </w:r>
      <w:r w:rsidR="00140FDA" w:rsidRPr="00AC091C">
        <w:rPr>
          <w:rFonts w:hint="cs"/>
          <w:spacing w:val="0"/>
          <w:rtl/>
        </w:rPr>
        <w:t>ה</w:t>
      </w:r>
      <w:r w:rsidRPr="00AC091C">
        <w:rPr>
          <w:spacing w:val="0"/>
          <w:rtl/>
        </w:rPr>
        <w:t>עזר</w:t>
      </w:r>
      <w:r w:rsidR="00140FDA" w:rsidRPr="00AC091C">
        <w:rPr>
          <w:rFonts w:hint="cs"/>
          <w:spacing w:val="0"/>
          <w:rtl/>
        </w:rPr>
        <w:t>ה</w:t>
      </w:r>
      <w:r w:rsidRPr="00AC091C">
        <w:rPr>
          <w:spacing w:val="0"/>
          <w:rtl/>
        </w:rPr>
        <w:t>.</w:t>
      </w:r>
    </w:p>
    <w:p w14:paraId="217A47D0" w14:textId="3C8CA519" w:rsidR="00545F6B" w:rsidRDefault="001F616E" w:rsidP="00E40F4D">
      <w:pPr>
        <w:pStyle w:val="afff9"/>
        <w:spacing w:after="60"/>
        <w:rPr>
          <w:rStyle w:val="affc"/>
          <w:rFonts w:ascii="BA Fontov Regular" w:hAnsi="BA Fontov Regular" w:cs="BA Vilna Bold"/>
          <w:b w:val="0"/>
          <w:bCs w:val="0"/>
          <w:spacing w:val="2"/>
          <w:sz w:val="18"/>
          <w:szCs w:val="18"/>
        </w:rPr>
      </w:pPr>
      <w:r>
        <w:rPr>
          <w:rStyle w:val="TanaimMishna"/>
          <w:spacing w:val="2"/>
          <w:rtl/>
          <w:rPrChange w:id="42043" w:author="Claude" w:date="2026-10-07T09:48:47Z">
            <w:rPr>
              <w:spacing w:val="2"/>
              <w:rtl/>
            </w:rPr>
          </w:rPrChange>
        </w:rPr>
        <w:t xml:space="preserve">ר"י</w:t>
      </w:r>
      <w:del w:id="41012" w:author="Claude" w:date="2026-10-07T09:24:59Z">
        <w:r>
          <w:rPr>
            <w:spacing w:val="2"/>
            <w:rtl/>
          </w:rPr>
          <w:delText xml:space="preserve"> </w:delText>
        </w:r>
      </w:del>
      <w:r>
        <w:rPr>
          <w:rStyle w:val="TanaimMishna"/>
          <w:spacing w:val="2"/>
          <w:rtl/>
          <w:rPrChange w:id="42044" w:author="Claude" w:date="2026-10-07T09:48:47Z">
            <w:rPr>
              <w:spacing w:val="2"/>
              <w:rtl/>
            </w:rPr>
          </w:rPrChange>
        </w:rPr>
        <w:t xml:space="preserve">:</w:t>
      </w:r>
      <w:r>
        <w:rPr>
          <w:spacing w:val="2"/>
          <w:rtl/>
        </w:rPr>
        <w:t xml:space="preserve"> כותב תפילין ומזוזות לעצמו, וטווה על יריכו תכלת לציציתו.</w:t>
      </w:r>
    </w:p>
    <w:p w14:paraId="3DFB0EF7" w14:textId="79C22ED5" w:rsidR="00E31AD5" w:rsidRDefault="001F616E" w:rsidP="008D51F9">
      <w:pPr>
        <w:pStyle w:val="36"/>
        <w:framePr w:wrap="notBeside"/>
        <w:rPr>
          <w:rtl/>
        </w:rPr>
      </w:pPr>
      <w:r w:rsidRPr="008D51F9">
        <w:rPr>
          <w:rFonts w:hint="cs"/>
          <w:rtl/>
        </w:rPr>
        <w:t>ר</w:t>
      </w:r>
      <w:r w:rsidRPr="008D51F9">
        <w:rPr>
          <w:rtl/>
        </w:rPr>
        <w:t>"</w:t>
      </w:r>
      <w:r w:rsidRPr="008D51F9">
        <w:rPr>
          <w:rFonts w:hint="cs"/>
          <w:rtl/>
        </w:rPr>
        <w:t>מ</w:t>
      </w:r>
      <w:r w:rsidR="00E31AD5">
        <w:rPr>
          <w:rFonts w:hint="cs"/>
          <w:rtl/>
        </w:rPr>
        <w:t>:</w:t>
      </w:r>
    </w:p>
    <w:p w14:paraId="1C5CA5C8" w14:textId="04B69232" w:rsidR="00545F6B" w:rsidRPr="006F178A" w:rsidRDefault="008E2DA9" w:rsidP="00D434F8">
      <w:pPr>
        <w:rPr>
          <w:rtl/>
        </w:rPr>
      </w:pPr>
      <w:r>
        <w:rPr>
          <w:rFonts w:ascii="Fb Fontext" w:hAnsi="Fb Fontext" w:hint="cs"/>
          <w:rtl/>
        </w:rPr>
        <w:t xml:space="preserve">כותב וטווה </w:t>
      </w:r>
      <w:r w:rsidR="001F616E" w:rsidRPr="007117F5">
        <w:rPr>
          <w:rFonts w:ascii="Fb Fontext" w:hAnsi="Fb Fontext" w:cs="PFT_Frank"/>
          <w:b/>
          <w:bCs/>
          <w:szCs w:val="14"/>
          <w:rtl/>
        </w:rPr>
        <w:t>לאחרים</w:t>
      </w:r>
      <w:r w:rsidR="001F616E" w:rsidRPr="006F178A">
        <w:rPr>
          <w:rFonts w:ascii="Fb Fontext" w:hAnsi="Fb Fontext"/>
          <w:rtl/>
        </w:rPr>
        <w:t xml:space="preserve"> </w:t>
      </w:r>
      <w:r w:rsidRPr="007117F5">
        <w:rPr>
          <w:rFonts w:ascii="Fb Fontext" w:hAnsi="Fb Fontext" w:cs="PFT_Frank" w:hint="eastAsia"/>
          <w:b/>
          <w:bCs/>
          <w:szCs w:val="14"/>
          <w:rtl/>
        </w:rPr>
        <w:t>בטובה</w:t>
      </w:r>
      <w:r>
        <w:rPr>
          <w:rFonts w:ascii="Fb Fontext" w:hAnsi="Fb Fontext" w:hint="cs"/>
          <w:rtl/>
        </w:rPr>
        <w:t xml:space="preserve"> </w:t>
      </w:r>
      <w:r w:rsidR="001F616E" w:rsidRPr="006E3034">
        <w:rPr>
          <w:rStyle w:val="affe"/>
          <w:rtl/>
        </w:rPr>
        <w:t>ב</w:t>
      </w:r>
      <w:r w:rsidRPr="006E3034">
        <w:rPr>
          <w:rStyle w:val="affe"/>
          <w:rFonts w:hint="eastAsia"/>
          <w:rtl/>
        </w:rPr>
        <w:t>חינם</w:t>
      </w:r>
      <w:r w:rsidR="00545F6B">
        <w:rPr>
          <w:rStyle w:val="affe"/>
          <w:rFonts w:hint="cs"/>
          <w:rtl/>
        </w:rPr>
        <w:t>,</w:t>
      </w:r>
    </w:p>
    <w:p w14:paraId="2C123ECC" w14:textId="6C9A64AF" w:rsidR="00E31AD5" w:rsidRDefault="001F616E" w:rsidP="008D51F9">
      <w:pPr>
        <w:pStyle w:val="36"/>
        <w:framePr w:wrap="notBeside"/>
        <w:rPr>
          <w:rtl/>
        </w:rPr>
      </w:pPr>
      <w:r w:rsidRPr="008D51F9">
        <w:rPr>
          <w:rtl/>
        </w:rPr>
        <w:t>ר"י</w:t>
      </w:r>
      <w:r w:rsidR="00E31AD5">
        <w:rPr>
          <w:rtl/>
        </w:rPr>
        <w:t>:</w:t>
      </w:r>
    </w:p>
    <w:p w14:paraId="5EF2A3C4" w14:textId="7257C44A" w:rsidR="001F616E" w:rsidRPr="006F178A" w:rsidRDefault="001F616E" w:rsidP="00164685">
      <w:pPr>
        <w:rPr>
          <w:rtl/>
        </w:rPr>
      </w:pPr>
      <w:r w:rsidRPr="006F178A">
        <w:rPr>
          <w:rtl/>
        </w:rPr>
        <w:t xml:space="preserve">מערים </w:t>
      </w:r>
      <w:r w:rsidRPr="007117F5">
        <w:rPr>
          <w:rFonts w:cs="PFT_Frank"/>
          <w:b/>
          <w:bCs/>
          <w:szCs w:val="14"/>
          <w:rtl/>
        </w:rPr>
        <w:t>ומוכר</w:t>
      </w:r>
      <w:r w:rsidRPr="006F178A">
        <w:rPr>
          <w:rtl/>
        </w:rPr>
        <w:t xml:space="preserve"> את שלו, וחוזר וכותב לעצמו</w:t>
      </w:r>
      <w:r w:rsidR="0073403B" w:rsidRPr="006E3034">
        <w:rPr>
          <w:rStyle w:val="affe"/>
          <w:rtl/>
        </w:rPr>
        <w:t xml:space="preserve"> ושוב מוכר.</w:t>
      </w:r>
    </w:p>
    <w:p w14:paraId="397BCD59" w14:textId="260CD290" w:rsidR="00E31AD5" w:rsidRDefault="001F616E" w:rsidP="00FE3B40">
      <w:pPr>
        <w:pStyle w:val="36"/>
        <w:framePr w:wrap="notBeside"/>
        <w:rPr>
          <w:rtl/>
        </w:rPr>
      </w:pPr>
      <w:r w:rsidRPr="00FE3B40">
        <w:rPr>
          <w:rtl/>
        </w:rPr>
        <w:t>ר</w:t>
      </w:r>
      <w:r w:rsidR="008E2DA9" w:rsidRPr="00FE3B40">
        <w:rPr>
          <w:rFonts w:hint="cs"/>
          <w:rtl/>
        </w:rPr>
        <w:t>יו"ס</w:t>
      </w:r>
      <w:r w:rsidR="00E31AD5">
        <w:rPr>
          <w:rFonts w:hint="cs"/>
          <w:rtl/>
        </w:rPr>
        <w:t>:</w:t>
      </w:r>
    </w:p>
    <w:p w14:paraId="1D818733" w14:textId="39B6EBAB" w:rsidR="001F616E" w:rsidRDefault="001F616E" w:rsidP="00164685">
      <w:pPr>
        <w:rPr>
          <w:rtl/>
        </w:rPr>
      </w:pPr>
      <w:r w:rsidRPr="006F178A">
        <w:rPr>
          <w:rtl/>
        </w:rPr>
        <w:t xml:space="preserve">כותב </w:t>
      </w:r>
      <w:r w:rsidRPr="007117F5">
        <w:rPr>
          <w:rFonts w:cs="PFT_Frank"/>
          <w:b/>
          <w:bCs/>
          <w:szCs w:val="14"/>
          <w:rtl/>
        </w:rPr>
        <w:t>ומוכר</w:t>
      </w:r>
      <w:r w:rsidRPr="006F178A">
        <w:rPr>
          <w:rtl/>
        </w:rPr>
        <w:t xml:space="preserve"> כדרכו </w:t>
      </w:r>
      <w:r w:rsidRPr="007117F5">
        <w:rPr>
          <w:rFonts w:cs="PFT_Frank"/>
          <w:b/>
          <w:bCs/>
          <w:szCs w:val="14"/>
          <w:rtl/>
        </w:rPr>
        <w:t>כדי פרנסתו</w:t>
      </w:r>
      <w:r w:rsidR="008E2DA9">
        <w:rPr>
          <w:rFonts w:hint="cs"/>
          <w:rtl/>
        </w:rPr>
        <w:t xml:space="preserve">, </w:t>
      </w:r>
      <w:r w:rsidR="008E2DA9" w:rsidRPr="006E3034">
        <w:rPr>
          <w:rStyle w:val="affe"/>
          <w:rFonts w:hint="eastAsia"/>
          <w:rtl/>
        </w:rPr>
        <w:t>ברווח</w:t>
      </w:r>
      <w:r w:rsidR="008E2DA9">
        <w:rPr>
          <w:rFonts w:hint="cs"/>
          <w:rtl/>
        </w:rPr>
        <w:t>.</w:t>
      </w:r>
    </w:p>
    <w:p w14:paraId="09190358" w14:textId="179C0680" w:rsidR="00E31AD5" w:rsidRDefault="004255D9" w:rsidP="00FE3B40">
      <w:pPr>
        <w:pStyle w:val="36"/>
        <w:framePr w:wrap="notBeside"/>
        <w:rPr>
          <w:rtl/>
        </w:rPr>
      </w:pPr>
      <w:r w:rsidRPr="00FE3B40">
        <w:rPr>
          <w:rFonts w:hint="eastAsia"/>
          <w:rtl/>
        </w:rPr>
        <w:t>מרב</w:t>
      </w:r>
      <w:r w:rsidRPr="00FE3B40">
        <w:rPr>
          <w:rtl/>
        </w:rPr>
        <w:t xml:space="preserve"> </w:t>
      </w:r>
      <w:r w:rsidRPr="00FE3B40">
        <w:rPr>
          <w:rFonts w:hint="eastAsia"/>
          <w:rtl/>
        </w:rPr>
        <w:t>ושמואל</w:t>
      </w:r>
      <w:r w:rsidRPr="00FE3B40">
        <w:rPr>
          <w:rtl/>
        </w:rPr>
        <w:t xml:space="preserve"> </w:t>
      </w:r>
      <w:r w:rsidRPr="00FE3B40">
        <w:rPr>
          <w:rFonts w:hint="eastAsia"/>
          <w:rtl/>
        </w:rPr>
        <w:t>ורי</w:t>
      </w:r>
      <w:r w:rsidRPr="00FE3B40">
        <w:rPr>
          <w:rtl/>
        </w:rPr>
        <w:t>"ו</w:t>
      </w:r>
      <w:r w:rsidR="00E31AD5">
        <w:rPr>
          <w:rFonts w:hint="cs"/>
          <w:rtl/>
        </w:rPr>
        <w:t>:</w:t>
      </w:r>
    </w:p>
    <w:p w14:paraId="2746C0D8" w14:textId="12A618FB" w:rsidR="004255D9" w:rsidRPr="006F178A" w:rsidRDefault="004255D9" w:rsidP="00164685">
      <w:pPr>
        <w:rPr>
          <w:rStyle w:val="afffe"/>
          <w:rFonts w:ascii="Fb Fontext" w:hAnsi="Fb Fontext"/>
          <w:b/>
          <w:bCs w:val="0"/>
          <w:sz w:val="20"/>
          <w:rtl/>
        </w:rPr>
      </w:pPr>
      <w:r w:rsidRPr="007117F5">
        <w:rPr>
          <w:rFonts w:cs="PFT_Frank" w:hint="eastAsia"/>
          <w:b/>
          <w:bCs/>
          <w:spacing w:val="-4"/>
          <w:szCs w:val="14"/>
          <w:rtl/>
        </w:rPr>
        <w:t>הלכה</w:t>
      </w:r>
      <w:r>
        <w:rPr>
          <w:rFonts w:hint="cs"/>
          <w:spacing w:val="-4"/>
          <w:rtl/>
        </w:rPr>
        <w:t xml:space="preserve"> </w:t>
      </w:r>
      <w:r w:rsidRPr="006E3034">
        <w:rPr>
          <w:rStyle w:val="affc"/>
          <w:rFonts w:hint="eastAsia"/>
          <w:rtl/>
        </w:rPr>
        <w:t>כריו</w:t>
      </w:r>
      <w:r w:rsidRPr="006E3034">
        <w:rPr>
          <w:rStyle w:val="affc"/>
          <w:rtl/>
        </w:rPr>
        <w:t>"ס</w:t>
      </w:r>
      <w:r>
        <w:rPr>
          <w:rFonts w:hint="cs"/>
          <w:spacing w:val="-4"/>
          <w:rtl/>
        </w:rPr>
        <w:t>.</w:t>
      </w:r>
    </w:p>
    <w:p w14:paraId="7A6074B9" w14:textId="633DFEC3" w:rsidR="001F616E" w:rsidRPr="00A81FD2" w:rsidRDefault="001F616E" w:rsidP="00164685">
      <w:pPr>
        <w:pStyle w:val="affff1"/>
        <w:rPr>
          <w:rtl/>
        </w:rPr>
      </w:pPr>
      <w:ins w:id="9816" w:author="מספור קטעי משנה" w:date="2026-10-06T10:04:49Z">
        <w:r>
          <w:rPr>
            <w:rStyle w:val="MisparKeta"/>
          </w:rPr>
          <w:t xml:space="preserve">ה. </w:t>
        </w:r>
      </w:ins>
      <w:r w:rsidRPr="00A81FD2">
        <w:rPr>
          <w:rtl/>
        </w:rPr>
        <w:t>טווה על יריכו תכלת</w:t>
      </w:r>
      <w:r w:rsidR="00245A77">
        <w:rPr>
          <w:rFonts w:hint="cs"/>
          <w:rtl/>
        </w:rPr>
        <w:t xml:space="preserve"> לציציתו.</w:t>
      </w:r>
    </w:p>
    <w:p w14:paraId="0B44A47A" w14:textId="6447050F" w:rsidR="00E31AD5" w:rsidRDefault="001F616E" w:rsidP="00FE3B40">
      <w:pPr>
        <w:pStyle w:val="36"/>
        <w:framePr w:wrap="notBeside"/>
        <w:rPr>
          <w:rtl/>
        </w:rPr>
      </w:pPr>
      <w:r w:rsidRPr="00FE3B40">
        <w:rPr>
          <w:rFonts w:hint="cs"/>
          <w:rtl/>
        </w:rPr>
        <w:t>ר</w:t>
      </w:r>
      <w:r w:rsidRPr="00FE3B40">
        <w:rPr>
          <w:rtl/>
        </w:rPr>
        <w:t>"</w:t>
      </w:r>
      <w:r w:rsidRPr="00FE3B40">
        <w:rPr>
          <w:rFonts w:hint="cs"/>
          <w:rtl/>
        </w:rPr>
        <w:t>א</w:t>
      </w:r>
      <w:r w:rsidR="00E31AD5">
        <w:rPr>
          <w:rFonts w:hint="cs"/>
          <w:rtl/>
        </w:rPr>
        <w:t>:</w:t>
      </w:r>
    </w:p>
    <w:p w14:paraId="5A1929C6" w14:textId="378F3081" w:rsidR="001F616E" w:rsidRPr="006F178A" w:rsidRDefault="004255D9" w:rsidP="00164685">
      <w:pPr>
        <w:rPr>
          <w:rtl/>
        </w:rPr>
      </w:pPr>
      <w:r>
        <w:rPr>
          <w:rFonts w:hint="cs"/>
          <w:spacing w:val="-6"/>
          <w:rtl/>
        </w:rPr>
        <w:t>ו</w:t>
      </w:r>
      <w:r w:rsidR="001F616E" w:rsidRPr="00A81FD2">
        <w:rPr>
          <w:spacing w:val="-6"/>
          <w:rtl/>
        </w:rPr>
        <w:t>לא באבן</w:t>
      </w:r>
      <w:r w:rsidR="001F616E" w:rsidRPr="00A81FD2">
        <w:rPr>
          <w:rFonts w:hint="cs"/>
          <w:spacing w:val="-6"/>
          <w:rtl/>
        </w:rPr>
        <w:t xml:space="preserve"> </w:t>
      </w:r>
      <w:r w:rsidR="001F616E" w:rsidRPr="00A81FD2">
        <w:rPr>
          <w:rStyle w:val="affc"/>
          <w:spacing w:val="-6"/>
          <w:rtl/>
        </w:rPr>
        <w:t>חכ"</w:t>
      </w:r>
      <w:r w:rsidR="001F616E" w:rsidRPr="00A81FD2">
        <w:rPr>
          <w:rStyle w:val="affc"/>
          <w:rFonts w:hint="cs"/>
          <w:spacing w:val="-6"/>
          <w:rtl/>
        </w:rPr>
        <w:t>א</w:t>
      </w:r>
      <w:r w:rsidR="001F616E" w:rsidRPr="00A81FD2">
        <w:rPr>
          <w:rStyle w:val="affc"/>
          <w:spacing w:val="-6"/>
          <w:rtl/>
        </w:rPr>
        <w:t>:</w:t>
      </w:r>
      <w:r w:rsidR="001F616E" w:rsidRPr="00A81FD2">
        <w:rPr>
          <w:spacing w:val="-6"/>
          <w:rtl/>
        </w:rPr>
        <w:t xml:space="preserve"> אף אבן</w:t>
      </w:r>
      <w:r w:rsidR="00245A77">
        <w:rPr>
          <w:rFonts w:hint="cs"/>
          <w:spacing w:val="-6"/>
          <w:rtl/>
        </w:rPr>
        <w:t>.</w:t>
      </w:r>
      <w:r w:rsidR="008E2DA9">
        <w:rPr>
          <w:rStyle w:val="affc"/>
          <w:rFonts w:hint="cs"/>
          <w:rtl/>
        </w:rPr>
        <w:t xml:space="preserve"> </w:t>
      </w:r>
      <w:r w:rsidR="001F616E" w:rsidRPr="00A81FD2">
        <w:rPr>
          <w:rStyle w:val="affc"/>
          <w:rtl/>
        </w:rPr>
        <w:t xml:space="preserve">ר"י </w:t>
      </w:r>
      <w:r w:rsidR="008E2DA9">
        <w:rPr>
          <w:rStyle w:val="affc"/>
          <w:rFonts w:hint="cs"/>
          <w:rtl/>
        </w:rPr>
        <w:t>מר"א</w:t>
      </w:r>
      <w:r w:rsidR="001F616E" w:rsidRPr="00A81FD2">
        <w:rPr>
          <w:rStyle w:val="affc"/>
          <w:rtl/>
        </w:rPr>
        <w:t>:</w:t>
      </w:r>
      <w:r w:rsidR="001F616E" w:rsidRPr="006F178A">
        <w:rPr>
          <w:rtl/>
        </w:rPr>
        <w:t xml:space="preserve"> לא בפלך</w:t>
      </w:r>
      <w:r w:rsidR="001F616E">
        <w:rPr>
          <w:rFonts w:hint="cs"/>
          <w:rtl/>
        </w:rPr>
        <w:t xml:space="preserve"> </w:t>
      </w:r>
      <w:r w:rsidR="001F616E" w:rsidRPr="00A81FD2">
        <w:rPr>
          <w:rStyle w:val="affc"/>
          <w:rtl/>
        </w:rPr>
        <w:t>חכ"</w:t>
      </w:r>
      <w:r w:rsidR="001F616E" w:rsidRPr="00A81FD2">
        <w:rPr>
          <w:rStyle w:val="affc"/>
          <w:rFonts w:hint="cs"/>
          <w:rtl/>
        </w:rPr>
        <w:t>א</w:t>
      </w:r>
      <w:r w:rsidR="001F616E" w:rsidRPr="00A81FD2">
        <w:rPr>
          <w:rStyle w:val="affc"/>
          <w:rtl/>
        </w:rPr>
        <w:t xml:space="preserve">: </w:t>
      </w:r>
      <w:r w:rsidR="008E2DA9">
        <w:rPr>
          <w:rFonts w:hint="cs"/>
          <w:rtl/>
        </w:rPr>
        <w:t>אף</w:t>
      </w:r>
      <w:r w:rsidR="001F616E" w:rsidRPr="006F178A">
        <w:rPr>
          <w:rtl/>
        </w:rPr>
        <w:t xml:space="preserve"> פלך</w:t>
      </w:r>
      <w:r w:rsidR="00245A77">
        <w:rPr>
          <w:rFonts w:hint="cs"/>
          <w:rtl/>
        </w:rPr>
        <w:t>.</w:t>
      </w:r>
    </w:p>
    <w:p w14:paraId="7E151323" w14:textId="1821AC7B" w:rsidR="00E31AD5" w:rsidRDefault="001F616E" w:rsidP="00CE4461">
      <w:pPr>
        <w:pStyle w:val="36"/>
        <w:framePr w:wrap="notBeside"/>
        <w:rPr>
          <w:rtl/>
        </w:rPr>
      </w:pPr>
      <w:r w:rsidRPr="00CE4461">
        <w:rPr>
          <w:rtl/>
        </w:rPr>
        <w:t xml:space="preserve">• </w:t>
      </w:r>
      <w:r w:rsidRPr="00CE4461">
        <w:rPr>
          <w:rFonts w:hint="cs"/>
          <w:rtl/>
        </w:rPr>
        <w:t>מ</w:t>
      </w:r>
      <w:r w:rsidR="004255D9" w:rsidRPr="00CE4461">
        <w:rPr>
          <w:rFonts w:hint="cs"/>
          <w:rtl/>
        </w:rPr>
        <w:t>שמואל ו</w:t>
      </w:r>
      <w:r w:rsidRPr="00CE4461">
        <w:rPr>
          <w:rFonts w:hint="cs"/>
          <w:rtl/>
        </w:rPr>
        <w:t>רי</w:t>
      </w:r>
      <w:r w:rsidRPr="00CE4461">
        <w:rPr>
          <w:rtl/>
        </w:rPr>
        <w:t>"</w:t>
      </w:r>
      <w:r w:rsidRPr="00CE4461">
        <w:rPr>
          <w:rFonts w:hint="cs"/>
          <w:rtl/>
        </w:rPr>
        <w:t>ו</w:t>
      </w:r>
      <w:r w:rsidR="00E31AD5">
        <w:rPr>
          <w:rtl/>
        </w:rPr>
        <w:t>:</w:t>
      </w:r>
    </w:p>
    <w:p w14:paraId="573A1F11" w14:textId="77777777" w:rsidR="004E0BA3" w:rsidRDefault="001F616E" w:rsidP="00164685">
      <w:pPr>
        <w:rPr>
          <w:rtl/>
        </w:rPr>
      </w:pPr>
      <w:r w:rsidRPr="00806E8C">
        <w:rPr>
          <w:rtl/>
        </w:rPr>
        <w:t>הלכה בין באבן בין בפלך.</w:t>
      </w:r>
    </w:p>
    <w:p w14:paraId="1CEC6B95" w14:textId="723E3312" w:rsidR="004255D9" w:rsidRPr="006F178A" w:rsidRDefault="00790E10" w:rsidP="00164685">
      <w:pPr>
        <w:pStyle w:val="afff1"/>
        <w:rPr>
          <w:rtl/>
        </w:rPr>
      </w:pPr>
      <w:r>
        <w:rPr>
          <w:rFonts w:ascii="MS Mincho" w:hAnsi="MS Mincho" w:hint="cs"/>
          <w:rtl/>
        </w:rPr>
        <w:t>****</w:t>
      </w:r>
    </w:p>
    <w:p>
      <w:pPr>
        <w:pStyle w:val="MishnaBatzad"/>
        <w:rPr>
          <w:ins w:id="20012" w:author="קלוד" w:date="2026-10-06T10:43:39Z"/>
        </w:rPr>
      </w:pPr>
      <w:ins w:id="20011" w:author="קלוד" w:date="2026-10-06T10:43:39Z">
        <w:r>
          <w:t xml:space="preserve">משנה ה</w:t>
        </w:r>
      </w:ins>
    </w:p>
    <w:p w14:paraId="308942F0" w14:textId="03E5F855" w:rsidR="001F616E" w:rsidRPr="00A81FD2" w:rsidRDefault="001F616E" w:rsidP="00164685">
      <w:pPr>
        <w:pStyle w:val="afff9"/>
        <w:jc w:val="center"/>
        <w:rPr>
          <w:rtl/>
        </w:rPr>
      </w:pPr>
      <w:r w:rsidRPr="00A81FD2">
        <w:rPr>
          <w:rtl/>
        </w:rPr>
        <w:t xml:space="preserve">הקובר את מתו </w:t>
      </w:r>
      <w:r>
        <w:rPr>
          <w:rFonts w:hint="cs"/>
          <w:rtl/>
        </w:rPr>
        <w:t>קודם לרגל</w:t>
      </w:r>
      <w:r w:rsidR="00B65A92">
        <w:rPr>
          <w:rFonts w:hint="cs"/>
          <w:rtl/>
        </w:rPr>
        <w:t>:</w:t>
      </w:r>
    </w:p>
    <w:p w14:paraId="1CD9CCC1" w14:textId="48071A55" w:rsidR="001F616E" w:rsidRPr="00A81FD2" w:rsidRDefault="001F616E" w:rsidP="009A278B">
      <w:pPr>
        <w:pStyle w:val="afff9"/>
        <w:rPr>
          <w:rtl/>
        </w:rPr>
      </w:pPr>
      <w:r w:rsidRPr="00A81FD2">
        <w:rPr>
          <w:rtl/>
        </w:rPr>
        <w:t>שלשה ימים - בטלה הימנו גזרת שבעה,</w:t>
      </w:r>
    </w:p>
    <w:p w14:paraId="6A90BA3D" w14:textId="5855E821" w:rsidR="001F616E" w:rsidRPr="00A81FD2" w:rsidRDefault="001F616E" w:rsidP="009A278B">
      <w:pPr>
        <w:pStyle w:val="afff9"/>
        <w:rPr>
          <w:rtl/>
        </w:rPr>
      </w:pPr>
      <w:r w:rsidRPr="00A81FD2">
        <w:rPr>
          <w:rtl/>
        </w:rPr>
        <w:t>שמונה - בטל</w:t>
      </w:r>
      <w:r w:rsidR="00B65A92">
        <w:rPr>
          <w:rFonts w:hint="cs"/>
          <w:rtl/>
        </w:rPr>
        <w:t>ה</w:t>
      </w:r>
      <w:r w:rsidRPr="00A81FD2">
        <w:rPr>
          <w:rtl/>
        </w:rPr>
        <w:t xml:space="preserve"> הימנו גזרת שלשים.</w:t>
      </w:r>
    </w:p>
    <w:p w14:paraId="4D45A3DB" w14:textId="17DA29DD" w:rsidR="001F616E" w:rsidRPr="00A81FD2" w:rsidRDefault="009A278B" w:rsidP="009A278B">
      <w:pPr>
        <w:pStyle w:val="afff9"/>
        <w:rPr>
          <w:rtl/>
        </w:rPr>
      </w:pPr>
      <w:r>
        <w:rPr>
          <w:rFonts w:hint="cs"/>
          <w:rtl/>
        </w:rPr>
        <w:t xml:space="preserve"> </w:t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1F616E" w:rsidRPr="00A81FD2">
        <w:rPr>
          <w:rtl/>
        </w:rPr>
        <w:t>מפני שאמרו: שבת</w:t>
      </w:r>
      <w:r w:rsidR="00B65A92">
        <w:rPr>
          <w:rFonts w:hint="cs"/>
          <w:rtl/>
        </w:rPr>
        <w:t xml:space="preserve"> -</w:t>
      </w:r>
      <w:r w:rsidR="001F616E" w:rsidRPr="00A81FD2">
        <w:rPr>
          <w:rtl/>
        </w:rPr>
        <w:t xml:space="preserve"> עולה ואינה מפסקת.</w:t>
      </w:r>
    </w:p>
    <w:p w14:paraId="03ABDF68" w14:textId="1422399C" w:rsidR="001F616E" w:rsidRPr="00A81FD2" w:rsidRDefault="001F616E" w:rsidP="00164685">
      <w:pPr>
        <w:pStyle w:val="afff9"/>
        <w:jc w:val="center"/>
        <w:rPr>
          <w:rtl/>
        </w:rPr>
      </w:pPr>
      <w:r w:rsidRPr="00A81FD2">
        <w:rPr>
          <w:rtl/>
        </w:rPr>
        <w:t xml:space="preserve">רגלים </w:t>
      </w:r>
      <w:r w:rsidR="00B65A92">
        <w:rPr>
          <w:rtl/>
        </w:rPr>
        <w:t>–</w:t>
      </w:r>
      <w:r w:rsidRPr="00A81FD2">
        <w:rPr>
          <w:rtl/>
        </w:rPr>
        <w:t xml:space="preserve"> מפסיקין</w:t>
      </w:r>
      <w:r w:rsidR="00B65A92">
        <w:rPr>
          <w:rFonts w:hint="cs"/>
          <w:rtl/>
        </w:rPr>
        <w:t xml:space="preserve"> </w:t>
      </w:r>
      <w:r w:rsidR="00B65A92" w:rsidRPr="006E3034">
        <w:rPr>
          <w:rStyle w:val="HesberMishna"/>
          <w:rFonts w:hint="eastAsia"/>
          <w:rtl/>
          <w:rPrChange w:id="20042" w:author="קלוד" w:date="2026-10-06T10:09:29Z">
            <w:rPr>
              <w:rStyle w:val="affe"/>
              <w:rFonts w:hint="eastAsia"/>
              <w:rtl/>
            </w:rPr>
          </w:rPrChange>
        </w:rPr>
        <w:t>מבטלים</w:t>
      </w:r>
      <w:r w:rsidR="00B65A92">
        <w:rPr>
          <w:rFonts w:hint="cs"/>
          <w:rtl/>
        </w:rPr>
        <w:t>,</w:t>
      </w:r>
      <w:r w:rsidRPr="00A81FD2">
        <w:rPr>
          <w:rtl/>
        </w:rPr>
        <w:t xml:space="preserve"> ואינן עולין</w:t>
      </w:r>
      <w:r w:rsidR="00B65A92">
        <w:rPr>
          <w:rFonts w:hint="cs"/>
          <w:rtl/>
        </w:rPr>
        <w:t xml:space="preserve"> </w:t>
      </w:r>
      <w:r w:rsidR="00B65A92" w:rsidRPr="006E3034">
        <w:rPr>
          <w:rStyle w:val="HesberMishna"/>
          <w:rFonts w:hint="eastAsia"/>
          <w:rtl/>
          <w:rPrChange w:id="20043" w:author="קלוד" w:date="2026-10-06T10:09:29Z">
            <w:rPr>
              <w:rStyle w:val="affe"/>
              <w:rFonts w:hint="eastAsia"/>
              <w:rtl/>
            </w:rPr>
          </w:rPrChange>
        </w:rPr>
        <w:t>כשלא</w:t>
      </w:r>
      <w:r w:rsidR="00B65A92" w:rsidRPr="006E3034">
        <w:rPr>
          <w:rStyle w:val="HesberMishna"/>
          <w:rtl/>
          <w:rPrChange w:id="20044" w:author="קלוד" w:date="2026-10-06T10:09:29Z">
            <w:rPr>
              <w:rStyle w:val="affe"/>
              <w:rtl/>
            </w:rPr>
          </w:rPrChange>
        </w:rPr>
        <w:t xml:space="preserve"> </w:t>
      </w:r>
      <w:r w:rsidR="00B65A92" w:rsidRPr="006E3034">
        <w:rPr>
          <w:rStyle w:val="HesberMishna"/>
          <w:rFonts w:hint="eastAsia"/>
          <w:rtl/>
          <w:rPrChange w:id="20045" w:author="קלוד" w:date="2026-10-06T10:09:29Z">
            <w:rPr>
              <w:rStyle w:val="affe"/>
              <w:rFonts w:hint="eastAsia"/>
              <w:rtl/>
            </w:rPr>
          </w:rPrChange>
        </w:rPr>
        <w:t>הפסיקו</w:t>
      </w:r>
      <w:r w:rsidR="00B65A92" w:rsidRPr="006E3034">
        <w:rPr>
          <w:rStyle w:val="HesberMishna"/>
          <w:rtl/>
          <w:rPrChange w:id="20046" w:author="קלוד" w:date="2026-10-06T10:09:29Z">
            <w:rPr>
              <w:rStyle w:val="affe"/>
              <w:rtl/>
            </w:rPr>
          </w:rPrChange>
        </w:rPr>
        <w:t>.</w:t>
      </w:r>
    </w:p>
    <w:p w14:paraId="4B081155" w14:textId="40E07964" w:rsidR="001F616E" w:rsidRPr="00A81FD2" w:rsidRDefault="001F616E" w:rsidP="00164685">
      <w:pPr>
        <w:pStyle w:val="afff9"/>
        <w:rPr>
          <w:rtl/>
        </w:rPr>
      </w:pPr>
      <w:r w:rsidRPr="00A81FD2">
        <w:rPr>
          <w:rStyle w:val="TanaimMishna"/>
          <w:rFonts w:hint="cs"/>
          <w:rtl/>
          <w:rPrChange w:id="20047" w:author="קלוד" w:date="2026-10-06T10:09:29Z">
            <w:rPr>
              <w:rStyle w:val="affc"/>
              <w:rFonts w:hint="cs"/>
              <w:rtl/>
            </w:rPr>
          </w:rPrChange>
        </w:rPr>
        <w:t>ר</w:t>
      </w:r>
      <w:r w:rsidRPr="00A81FD2">
        <w:rPr>
          <w:rStyle w:val="TanaimMishna"/>
          <w:rtl/>
          <w:rPrChange w:id="20048" w:author="קלוד" w:date="2026-10-06T10:09:29Z">
            <w:rPr>
              <w:rStyle w:val="affc"/>
              <w:rtl/>
            </w:rPr>
          </w:rPrChange>
        </w:rPr>
        <w:t>"</w:t>
      </w:r>
      <w:r w:rsidRPr="00A81FD2">
        <w:rPr>
          <w:rStyle w:val="TanaimMishna"/>
          <w:rFonts w:hint="cs"/>
          <w:rtl/>
          <w:rPrChange w:id="20049" w:author="קלוד" w:date="2026-10-06T10:09:29Z">
            <w:rPr>
              <w:rStyle w:val="affc"/>
              <w:rFonts w:hint="cs"/>
              <w:rtl/>
            </w:rPr>
          </w:rPrChange>
        </w:rPr>
        <w:t>א</w:t>
      </w:r>
      <w:r w:rsidRPr="00A81FD2">
        <w:rPr>
          <w:rStyle w:val="TanaimMishna"/>
          <w:rtl/>
          <w:rPrChange w:id="20050" w:author="קלוד" w:date="2026-10-06T10:09:29Z">
            <w:rPr>
              <w:rStyle w:val="affc"/>
              <w:rtl/>
            </w:rPr>
          </w:rPrChange>
        </w:rPr>
        <w:t>:</w:t>
      </w:r>
      <w:r w:rsidRPr="00A81FD2">
        <w:rPr>
          <w:rtl/>
        </w:rPr>
        <w:t xml:space="preserve"> משחרב ביהמ"ק עצרת כשבת.</w:t>
      </w:r>
      <w:r w:rsidR="00B65A92">
        <w:rPr>
          <w:rFonts w:hint="cs"/>
          <w:rtl/>
        </w:rPr>
        <w:t xml:space="preserve">    </w:t>
      </w:r>
      <w:r w:rsidRPr="00A81FD2">
        <w:rPr>
          <w:rStyle w:val="TanaimMishna"/>
          <w:rtl/>
          <w:rPrChange w:id="20051" w:author="קלוד" w:date="2026-10-06T10:09:29Z">
            <w:rPr>
              <w:rStyle w:val="affc"/>
              <w:rtl/>
            </w:rPr>
          </w:rPrChange>
        </w:rPr>
        <w:t>ר"</w:t>
      </w:r>
      <w:r w:rsidRPr="00A81FD2">
        <w:rPr>
          <w:rStyle w:val="TanaimMishna"/>
          <w:rFonts w:hint="cs"/>
          <w:rtl/>
          <w:rPrChange w:id="20052" w:author="קלוד" w:date="2026-10-06T10:09:29Z">
            <w:rPr>
              <w:rStyle w:val="affc"/>
              <w:rFonts w:hint="cs"/>
              <w:rtl/>
            </w:rPr>
          </w:rPrChange>
        </w:rPr>
        <w:t>ג</w:t>
      </w:r>
      <w:r w:rsidRPr="00A81FD2">
        <w:rPr>
          <w:rStyle w:val="TanaimMishna"/>
          <w:rtl/>
          <w:rPrChange w:id="20053" w:author="קלוד" w:date="2026-10-06T10:09:29Z">
            <w:rPr>
              <w:rStyle w:val="affc"/>
              <w:rtl/>
            </w:rPr>
          </w:rPrChange>
        </w:rPr>
        <w:t>:</w:t>
      </w:r>
      <w:r w:rsidRPr="00A81FD2">
        <w:rPr>
          <w:rtl/>
        </w:rPr>
        <w:t xml:space="preserve"> ר"ה ויו</w:t>
      </w:r>
      <w:r w:rsidR="00B65A92">
        <w:rPr>
          <w:rFonts w:hint="cs"/>
          <w:rtl/>
        </w:rPr>
        <w:t>ה"כ</w:t>
      </w:r>
      <w:r w:rsidRPr="00A81FD2">
        <w:rPr>
          <w:rtl/>
        </w:rPr>
        <w:t xml:space="preserve"> כרגלים.</w:t>
      </w:r>
    </w:p>
    <w:p w14:paraId="0F8DCF8F" w14:textId="421A5BB9" w:rsidR="001F616E" w:rsidRPr="00A81FD2" w:rsidRDefault="00B65A92" w:rsidP="003E4BD5">
      <w:pPr>
        <w:pStyle w:val="afff9"/>
        <w:spacing w:after="60"/>
        <w:rPr>
          <w:rtl/>
        </w:rPr>
      </w:pPr>
      <w:r>
        <w:rPr>
          <w:rStyle w:val="TanaimMishna"/>
          <w:rFonts w:hint="cs"/>
          <w:rtl/>
          <w:rPrChange w:id="20054" w:author="קלוד" w:date="2026-10-06T10:09:29Z">
            <w:rPr>
              <w:rStyle w:val="affc"/>
              <w:rFonts w:hint="cs"/>
              <w:rtl/>
            </w:rPr>
          </w:rPrChange>
        </w:rPr>
        <w:t xml:space="preserve">         </w:t>
      </w:r>
      <w:r w:rsidR="001F616E" w:rsidRPr="00A81FD2">
        <w:rPr>
          <w:rStyle w:val="TanaimMishna"/>
          <w:rFonts w:hint="cs"/>
          <w:rtl/>
          <w:rPrChange w:id="20055" w:author="קלוד" w:date="2026-10-06T10:09:29Z">
            <w:rPr>
              <w:rStyle w:val="affc"/>
              <w:rFonts w:hint="cs"/>
              <w:rtl/>
            </w:rPr>
          </w:rPrChange>
        </w:rPr>
        <w:t>חכמים</w:t>
      </w:r>
      <w:r w:rsidR="001F616E" w:rsidRPr="00A81FD2">
        <w:rPr>
          <w:rStyle w:val="TanaimMishna"/>
          <w:rtl/>
          <w:rPrChange w:id="20056" w:author="קלוד" w:date="2026-10-06T10:09:29Z">
            <w:rPr>
              <w:rStyle w:val="affc"/>
              <w:rtl/>
            </w:rPr>
          </w:rPrChange>
        </w:rPr>
        <w:t>:</w:t>
      </w:r>
      <w:r w:rsidR="001F616E" w:rsidRPr="00A81FD2">
        <w:rPr>
          <w:rtl/>
        </w:rPr>
        <w:t xml:space="preserve"> עצרת - כרגלים, ר"ה ויום הכפורים - כשבת.</w:t>
      </w:r>
    </w:p>
    <w:p w14:paraId="3D40696E" w14:textId="394D0060" w:rsidR="00E31AD5" w:rsidRDefault="001F616E" w:rsidP="003E4BD5">
      <w:pPr>
        <w:pStyle w:val="36"/>
        <w:framePr w:wrap="notBeside"/>
        <w:rPr>
          <w:rtl/>
        </w:rPr>
      </w:pPr>
      <w:r w:rsidRPr="003E4BD5">
        <w:rPr>
          <w:rFonts w:hint="cs"/>
          <w:rtl/>
        </w:rPr>
        <w:t>ר</w:t>
      </w:r>
      <w:r w:rsidRPr="003E4BD5">
        <w:rPr>
          <w:rtl/>
        </w:rPr>
        <w:t>ב</w:t>
      </w:r>
      <w:r w:rsidRPr="003E4BD5">
        <w:rPr>
          <w:rFonts w:hint="cs"/>
          <w:rtl/>
        </w:rPr>
        <w:t xml:space="preserve"> ור"ה</w:t>
      </w:r>
      <w:r w:rsidR="00E31AD5">
        <w:rPr>
          <w:rtl/>
        </w:rPr>
        <w:t>:</w:t>
      </w:r>
    </w:p>
    <w:p w14:paraId="6BC846E8" w14:textId="388E1174" w:rsidR="00B65A92" w:rsidRPr="006E3034" w:rsidRDefault="001F616E" w:rsidP="00164685">
      <w:pPr>
        <w:rPr>
          <w:rStyle w:val="affe"/>
          <w:rtl/>
        </w:rPr>
      </w:pPr>
      <w:r w:rsidRPr="006F178A">
        <w:rPr>
          <w:rFonts w:ascii="Fb Fontext" w:hAnsi="Fb Fontext"/>
          <w:rtl/>
        </w:rPr>
        <w:t>גזר</w:t>
      </w:r>
      <w:r w:rsidR="00B65A92">
        <w:rPr>
          <w:rFonts w:ascii="Fb Fontext" w:hAnsi="Fb Fontext" w:hint="cs"/>
          <w:rtl/>
        </w:rPr>
        <w:t>ו</w:t>
      </w:r>
      <w:r w:rsidRPr="006F178A">
        <w:rPr>
          <w:rFonts w:ascii="Fb Fontext" w:hAnsi="Fb Fontext"/>
          <w:rtl/>
        </w:rPr>
        <w:t xml:space="preserve">ת בטלו, </w:t>
      </w:r>
      <w:r w:rsidR="00B65A92">
        <w:rPr>
          <w:rFonts w:ascii="Fb Fontext" w:hAnsi="Fb Fontext" w:hint="cs"/>
          <w:rtl/>
        </w:rPr>
        <w:t xml:space="preserve">ולא </w:t>
      </w:r>
      <w:r w:rsidRPr="006F178A">
        <w:rPr>
          <w:rFonts w:ascii="Fb Fontext" w:hAnsi="Fb Fontext"/>
          <w:rtl/>
        </w:rPr>
        <w:t>ימים</w:t>
      </w:r>
      <w:r w:rsidR="00CF6AA6">
        <w:rPr>
          <w:rFonts w:ascii="Fb Fontext" w:hAnsi="Fb Fontext" w:hint="cs"/>
          <w:rtl/>
        </w:rPr>
        <w:t xml:space="preserve"> -</w:t>
      </w:r>
      <w:r w:rsidR="00B65A92" w:rsidRPr="00B65A92">
        <w:rPr>
          <w:rFonts w:ascii="Fb Fontext" w:hAnsi="Fb Fontext"/>
          <w:sz w:val="20"/>
          <w:rtl/>
        </w:rPr>
        <w:t xml:space="preserve"> </w:t>
      </w:r>
      <w:r w:rsidR="00B65A92" w:rsidRPr="00D54BA1">
        <w:rPr>
          <w:rStyle w:val="affe"/>
          <w:rFonts w:cs="PFT_Frank"/>
          <w:b/>
          <w:bCs/>
          <w:szCs w:val="10"/>
          <w:rtl/>
        </w:rPr>
        <w:t>לא גילח</w:t>
      </w:r>
      <w:r w:rsidR="00B65A92" w:rsidRPr="006E3034">
        <w:rPr>
          <w:rStyle w:val="affe"/>
          <w:rtl/>
        </w:rPr>
        <w:t xml:space="preserve"> ערב הרגל </w:t>
      </w:r>
      <w:r w:rsidR="00B65A92" w:rsidRPr="00D54BA1">
        <w:rPr>
          <w:rStyle w:val="affe"/>
          <w:rFonts w:cs="PFT_Frank"/>
          <w:b/>
          <w:bCs/>
          <w:szCs w:val="10"/>
          <w:rtl/>
        </w:rPr>
        <w:t>אסור</w:t>
      </w:r>
      <w:r w:rsidR="00B65A92" w:rsidRPr="006E3034">
        <w:rPr>
          <w:rStyle w:val="affe"/>
          <w:rtl/>
        </w:rPr>
        <w:t xml:space="preserve"> אחר הרגל.</w:t>
      </w:r>
    </w:p>
    <w:p w14:paraId="58CEECB3" w14:textId="52F1A69A" w:rsidR="00E31AD5" w:rsidRDefault="001F616E" w:rsidP="00A544DB">
      <w:pPr>
        <w:pStyle w:val="36"/>
        <w:framePr w:wrap="notBeside"/>
        <w:rPr>
          <w:rtl/>
        </w:rPr>
      </w:pPr>
      <w:r w:rsidRPr="00A544DB">
        <w:rPr>
          <w:rtl/>
        </w:rPr>
        <w:t>ר"</w:t>
      </w:r>
      <w:r w:rsidRPr="00A544DB">
        <w:rPr>
          <w:rFonts w:hint="cs"/>
          <w:rtl/>
        </w:rPr>
        <w:t>ש</w:t>
      </w:r>
      <w:r w:rsidR="00E31AD5">
        <w:rPr>
          <w:rtl/>
        </w:rPr>
        <w:t>:</w:t>
      </w:r>
    </w:p>
    <w:p w14:paraId="5E9B4E3B" w14:textId="391E41CB" w:rsidR="001F616E" w:rsidRPr="006F178A" w:rsidRDefault="001F616E" w:rsidP="00164685">
      <w:pPr>
        <w:rPr>
          <w:rtl/>
        </w:rPr>
      </w:pPr>
      <w:r w:rsidRPr="006F178A">
        <w:rPr>
          <w:rtl/>
        </w:rPr>
        <w:lastRenderedPageBreak/>
        <w:t>אפילו ימים בטלו.</w:t>
      </w:r>
    </w:p>
    <w:p w14:paraId="0AF7380D" w14:textId="31417691" w:rsidR="00E31AD5" w:rsidRDefault="00CF6AA6" w:rsidP="00FB45EB">
      <w:pPr>
        <w:pStyle w:val="36"/>
        <w:framePr w:wrap="notBeside"/>
        <w:rPr>
          <w:rtl/>
        </w:rPr>
      </w:pPr>
      <w:r w:rsidRPr="00FB45EB">
        <w:rPr>
          <w:rFonts w:hint="cs"/>
          <w:rtl/>
        </w:rPr>
        <w:t>כד</w:t>
      </w:r>
      <w:r w:rsidR="001F616E" w:rsidRPr="00FB45EB">
        <w:rPr>
          <w:rtl/>
        </w:rPr>
        <w:t>תניא</w:t>
      </w:r>
      <w:r w:rsidR="00E31AD5">
        <w:rPr>
          <w:rtl/>
        </w:rPr>
        <w:t>:</w:t>
      </w:r>
    </w:p>
    <w:p w14:paraId="4D829191" w14:textId="3A1D23E7" w:rsidR="001F616E" w:rsidRPr="006F178A" w:rsidRDefault="001F616E" w:rsidP="00164685">
      <w:pPr>
        <w:rPr>
          <w:rFonts w:cs="Guttman Vilna"/>
          <w:b/>
          <w:bCs/>
          <w:rtl/>
        </w:rPr>
      </w:pPr>
      <w:r>
        <w:rPr>
          <w:rFonts w:ascii="Fb Fontext" w:hAnsi="Fb Fontext" w:hint="cs"/>
          <w:rtl/>
        </w:rPr>
        <w:t xml:space="preserve">קודם </w:t>
      </w:r>
      <w:r w:rsidR="00CF6AA6">
        <w:rPr>
          <w:rFonts w:ascii="Fb Fontext" w:hAnsi="Fb Fontext" w:hint="cs"/>
          <w:rtl/>
        </w:rPr>
        <w:t>ל</w:t>
      </w:r>
      <w:r>
        <w:rPr>
          <w:rFonts w:ascii="Fb Fontext" w:hAnsi="Fb Fontext" w:hint="cs"/>
          <w:rtl/>
        </w:rPr>
        <w:t>רגל ג' - בטלה שבעה</w:t>
      </w:r>
      <w:r w:rsidR="00CF6AA6">
        <w:rPr>
          <w:rFonts w:ascii="Fb Fontext" w:hAnsi="Fb Fontext" w:hint="cs"/>
          <w:rtl/>
        </w:rPr>
        <w:t xml:space="preserve">, </w:t>
      </w:r>
      <w:r w:rsidR="00245A77" w:rsidRPr="007117F5">
        <w:rPr>
          <w:rFonts w:cs="PFT_Frank" w:hint="cs"/>
          <w:b/>
          <w:bCs/>
          <w:szCs w:val="14"/>
          <w:rtl/>
        </w:rPr>
        <w:t xml:space="preserve">שמונה </w:t>
      </w:r>
      <w:r w:rsidR="00CF6AA6">
        <w:rPr>
          <w:rFonts w:hint="cs"/>
          <w:rtl/>
        </w:rPr>
        <w:t xml:space="preserve">- </w:t>
      </w:r>
      <w:r w:rsidRPr="006F178A">
        <w:rPr>
          <w:rtl/>
        </w:rPr>
        <w:t xml:space="preserve">בטלה </w:t>
      </w:r>
      <w:r w:rsidR="00CF6AA6">
        <w:rPr>
          <w:rFonts w:hint="cs"/>
          <w:rtl/>
        </w:rPr>
        <w:t>שלושים</w:t>
      </w:r>
    </w:p>
    <w:p w14:paraId="25173D9F" w14:textId="4D66C57C" w:rsidR="001F616E" w:rsidRPr="006F178A" w:rsidRDefault="001F616E" w:rsidP="00FB45EB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ומגלח</w:t>
      </w:r>
      <w:r w:rsidRPr="006F178A">
        <w:rPr>
          <w:rtl/>
        </w:rPr>
        <w:t xml:space="preserve"> ערב הרגל, </w:t>
      </w:r>
      <w:r w:rsidRPr="007117F5">
        <w:rPr>
          <w:rFonts w:cs="PFT_Frank" w:hint="eastAsia"/>
          <w:b/>
          <w:bCs/>
          <w:szCs w:val="14"/>
          <w:rtl/>
        </w:rPr>
        <w:t>לא</w:t>
      </w:r>
      <w:r w:rsidR="00013FF6" w:rsidRPr="007117F5">
        <w:rPr>
          <w:rFonts w:cs="PFT_Frank" w:hint="cs"/>
          <w:b/>
          <w:bCs/>
          <w:szCs w:val="14"/>
          <w:rtl/>
        </w:rPr>
        <w:t xml:space="preserve"> גילח</w:t>
      </w:r>
      <w:r w:rsidRPr="006F178A">
        <w:rPr>
          <w:rtl/>
        </w:rPr>
        <w:t xml:space="preserve"> - </w:t>
      </w:r>
      <w:r w:rsidRPr="007117F5">
        <w:rPr>
          <w:rFonts w:cs="PFT_Frank"/>
          <w:b/>
          <w:bCs/>
          <w:szCs w:val="14"/>
          <w:rtl/>
        </w:rPr>
        <w:t>אסור</w:t>
      </w:r>
      <w:r w:rsidRPr="006F178A">
        <w:rPr>
          <w:rtl/>
        </w:rPr>
        <w:t xml:space="preserve"> אחר הרגל</w:t>
      </w:r>
      <w:r w:rsidR="00CF6AA6">
        <w:rPr>
          <w:rFonts w:hint="cs"/>
          <w:rtl/>
        </w:rPr>
        <w:t xml:space="preserve"> </w:t>
      </w:r>
      <w:r w:rsidR="00CF6AA6">
        <w:rPr>
          <w:rStyle w:val="affe"/>
          <w:rFonts w:hint="cs"/>
          <w:rtl/>
        </w:rPr>
        <w:t>כל</w:t>
      </w:r>
      <w:r w:rsidR="00CF6AA6" w:rsidRPr="006E3034">
        <w:rPr>
          <w:rStyle w:val="affe"/>
          <w:rtl/>
        </w:rPr>
        <w:t xml:space="preserve"> ל</w:t>
      </w:r>
      <w:r w:rsidR="00CF6AA6">
        <w:rPr>
          <w:rStyle w:val="affe"/>
          <w:rFonts w:hint="cs"/>
          <w:rtl/>
        </w:rPr>
        <w:t>'</w:t>
      </w:r>
      <w:r w:rsidR="00CF6AA6" w:rsidRPr="006E3034">
        <w:rPr>
          <w:rStyle w:val="affe"/>
          <w:rtl/>
        </w:rPr>
        <w:t>.</w:t>
      </w:r>
    </w:p>
    <w:p w14:paraId="2719DAD7" w14:textId="222F0F02" w:rsidR="00E31AD5" w:rsidRDefault="001F616E" w:rsidP="00FB45EB">
      <w:pPr>
        <w:pStyle w:val="36"/>
        <w:framePr w:wrap="notBeside"/>
        <w:rPr>
          <w:rtl/>
        </w:rPr>
      </w:pPr>
      <w:r w:rsidRPr="00FB45EB">
        <w:rPr>
          <w:rtl/>
        </w:rPr>
        <w:t>אבא שאול</w:t>
      </w:r>
      <w:r w:rsidR="00E31AD5">
        <w:rPr>
          <w:rFonts w:hint="cs"/>
          <w:rtl/>
        </w:rPr>
        <w:t>:</w:t>
      </w:r>
    </w:p>
    <w:p w14:paraId="4DFA5B34" w14:textId="64658E88" w:rsidR="008B7D32" w:rsidRPr="008B7D32" w:rsidRDefault="001F616E" w:rsidP="00164685">
      <w:pPr>
        <w:rPr>
          <w:rFonts w:ascii="Fb Fontext" w:hAnsi="Fb Fontext"/>
          <w:sz w:val="20"/>
          <w:rtl/>
        </w:rPr>
      </w:pPr>
      <w:r w:rsidRPr="00FB45EB">
        <w:rPr>
          <w:rtl/>
        </w:rPr>
        <w:t>מותר</w:t>
      </w:r>
      <w:r w:rsidR="008B7D32" w:rsidRPr="00FB45EB">
        <w:rPr>
          <w:rFonts w:hint="cs"/>
          <w:rtl/>
        </w:rPr>
        <w:t xml:space="preserve">, </w:t>
      </w:r>
      <w:r w:rsidRPr="00FB45EB">
        <w:rPr>
          <w:rFonts w:hint="cs"/>
          <w:rtl/>
        </w:rPr>
        <w:t>ש</w:t>
      </w:r>
      <w:r w:rsidR="008B7D32" w:rsidRPr="00FB45EB">
        <w:rPr>
          <w:rFonts w:hint="cs"/>
          <w:rtl/>
        </w:rPr>
        <w:t>ג'</w:t>
      </w:r>
      <w:r w:rsidRPr="00FB45EB">
        <w:rPr>
          <w:rtl/>
        </w:rPr>
        <w:t xml:space="preserve"> מבטל שבעה</w:t>
      </w:r>
      <w:r w:rsidR="008B7D32" w:rsidRPr="00FB45EB">
        <w:rPr>
          <w:rFonts w:hint="cs"/>
          <w:rtl/>
        </w:rPr>
        <w:t xml:space="preserve">, </w:t>
      </w:r>
      <w:r w:rsidR="002F4488" w:rsidRPr="00FB45EB">
        <w:rPr>
          <w:rFonts w:hint="eastAsia"/>
          <w:rtl/>
        </w:rPr>
        <w:t>ו</w:t>
      </w:r>
      <w:r w:rsidR="002F4488" w:rsidRPr="00FB45EB">
        <w:rPr>
          <w:rFonts w:hint="cs"/>
          <w:rtl/>
        </w:rPr>
        <w:t>שבעה</w:t>
      </w:r>
      <w:r w:rsidRPr="00FB45EB">
        <w:rPr>
          <w:rtl/>
        </w:rPr>
        <w:t xml:space="preserve"> מבטל שלשים</w:t>
      </w:r>
      <w:r w:rsidR="002F4488">
        <w:rPr>
          <w:rFonts w:ascii="Fb Fontext" w:hAnsi="Fb Fontext" w:hint="cs"/>
          <w:sz w:val="20"/>
          <w:rtl/>
        </w:rPr>
        <w:t xml:space="preserve"> </w:t>
      </w:r>
      <w:r w:rsidR="002F4488" w:rsidRPr="006E3034">
        <w:rPr>
          <w:rStyle w:val="affe"/>
          <w:rFonts w:hint="eastAsia"/>
          <w:rtl/>
        </w:rPr>
        <w:t>תמיד</w:t>
      </w:r>
      <w:r w:rsidR="002F4488">
        <w:rPr>
          <w:rFonts w:ascii="Fb Fontext" w:hAnsi="Fb Fontext" w:hint="cs"/>
          <w:sz w:val="20"/>
          <w:rtl/>
        </w:rPr>
        <w:t>,</w:t>
      </w:r>
    </w:p>
    <w:p w14:paraId="2FA3EF34" w14:textId="06E829F7" w:rsidR="001F616E" w:rsidRPr="00013FF6" w:rsidRDefault="001F616E" w:rsidP="00164685">
      <w:pPr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ולא</w:t>
      </w:r>
      <w:r w:rsidRPr="007117F5">
        <w:rPr>
          <w:rFonts w:cs="PFT_Frank"/>
          <w:b/>
          <w:bCs/>
          <w:szCs w:val="14"/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שמונה</w:t>
      </w:r>
      <w:r w:rsidR="00013FF6">
        <w:rPr>
          <w:rFonts w:ascii="Fb Fontext" w:hAnsi="Fb Fontext" w:hint="cs"/>
          <w:rtl/>
        </w:rPr>
        <w:t xml:space="preserve"> </w:t>
      </w:r>
      <w:r w:rsidR="00013FF6">
        <w:rPr>
          <w:rStyle w:val="affc"/>
          <w:rFonts w:hint="cs"/>
          <w:rtl/>
        </w:rPr>
        <w:t>שס</w:t>
      </w:r>
      <w:r w:rsidR="00013FF6" w:rsidRPr="00CB5BF9">
        <w:rPr>
          <w:rStyle w:val="affc"/>
          <w:rFonts w:hint="cs"/>
          <w:rtl/>
        </w:rPr>
        <w:t>ובר</w:t>
      </w:r>
      <w:r w:rsidRPr="006F178A">
        <w:rPr>
          <w:rFonts w:ascii="Fb Fontext" w:hAnsi="Fb Fontext" w:hint="cs"/>
          <w:rtl/>
        </w:rPr>
        <w:t xml:space="preserve"> </w:t>
      </w:r>
      <w:r w:rsidRPr="006E3034">
        <w:rPr>
          <w:rtl/>
        </w:rPr>
        <w:t>מקצת</w:t>
      </w:r>
      <w:r w:rsidRPr="006F178A">
        <w:rPr>
          <w:rFonts w:ascii="Fb Fontext" w:hAnsi="Fb Fontext"/>
          <w:rtl/>
        </w:rPr>
        <w:t xml:space="preserve"> היום ככולו </w:t>
      </w:r>
      <w:r w:rsidR="00013FF6">
        <w:rPr>
          <w:rStyle w:val="affe"/>
          <w:rFonts w:hint="cs"/>
          <w:rtl/>
        </w:rPr>
        <w:t>דכ</w:t>
      </w:r>
      <w:r w:rsidR="00013FF6" w:rsidRPr="006E3034">
        <w:rPr>
          <w:rStyle w:val="affe"/>
          <w:rtl/>
        </w:rPr>
        <w:t>שעמדו מנחמין מותר ברחיצה</w:t>
      </w:r>
      <w:r w:rsidR="00013FF6" w:rsidRPr="006E3034">
        <w:rPr>
          <w:rtl/>
        </w:rPr>
        <w:t xml:space="preserve"> </w:t>
      </w:r>
      <w:r w:rsidR="00013FF6">
        <w:rPr>
          <w:rFonts w:hint="cs"/>
          <w:rtl/>
        </w:rPr>
        <w:t xml:space="preserve">- </w:t>
      </w:r>
      <w:r w:rsidRPr="006E3034">
        <w:rPr>
          <w:rtl/>
        </w:rPr>
        <w:t>ושביעי עולה לכאן ולכאן</w:t>
      </w:r>
      <w:r w:rsidR="00013FF6">
        <w:rPr>
          <w:rFonts w:hint="cs"/>
          <w:rtl/>
        </w:rPr>
        <w:t xml:space="preserve"> </w:t>
      </w:r>
      <w:r w:rsidR="00013FF6" w:rsidRPr="00BA74B7">
        <w:rPr>
          <w:rStyle w:val="affc"/>
          <w:rFonts w:hint="eastAsia"/>
          <w:rtl/>
        </w:rPr>
        <w:t>ל</w:t>
      </w:r>
      <w:r w:rsidR="00013FF6" w:rsidRPr="00BA74B7">
        <w:rPr>
          <w:rStyle w:val="affc"/>
          <w:rFonts w:hint="cs"/>
          <w:rtl/>
        </w:rPr>
        <w:t>שבעה</w:t>
      </w:r>
      <w:r w:rsidR="00013FF6" w:rsidRPr="00BA74B7">
        <w:rPr>
          <w:rStyle w:val="affc"/>
          <w:rtl/>
        </w:rPr>
        <w:t xml:space="preserve"> ול</w:t>
      </w:r>
      <w:r w:rsidR="00013FF6" w:rsidRPr="00BA74B7">
        <w:rPr>
          <w:rStyle w:val="affc"/>
          <w:rFonts w:hint="cs"/>
          <w:rtl/>
        </w:rPr>
        <w:t>שלושים</w:t>
      </w:r>
      <w:r w:rsidR="00013FF6" w:rsidRPr="00BA74B7">
        <w:rPr>
          <w:rStyle w:val="affc"/>
          <w:rtl/>
        </w:rPr>
        <w:t>.</w:t>
      </w:r>
    </w:p>
    <w:p w14:paraId="6F642B5C" w14:textId="255D0656" w:rsidR="00E31AD5" w:rsidRDefault="00585F45" w:rsidP="00FB45EB">
      <w:pPr>
        <w:pStyle w:val="36"/>
        <w:framePr w:wrap="notBeside"/>
        <w:rPr>
          <w:rtl/>
        </w:rPr>
      </w:pPr>
      <w:r w:rsidRPr="00FB45EB">
        <w:rPr>
          <w:rFonts w:hint="cs"/>
          <w:rtl/>
        </w:rPr>
        <w:t>רהבר</w:t>
      </w:r>
      <w:r w:rsidRPr="00FB45EB">
        <w:rPr>
          <w:rtl/>
        </w:rPr>
        <w:t>"</w:t>
      </w:r>
      <w:r w:rsidRPr="00FB45EB">
        <w:rPr>
          <w:rFonts w:hint="cs"/>
          <w:rtl/>
        </w:rPr>
        <w:t>י ר"פ ור"פ</w:t>
      </w:r>
      <w:r w:rsidR="00E31AD5">
        <w:rPr>
          <w:rtl/>
        </w:rPr>
        <w:t>:</w:t>
      </w:r>
    </w:p>
    <w:p w14:paraId="35388253" w14:textId="563CA3C9" w:rsidR="00585F45" w:rsidRPr="006F178A" w:rsidRDefault="00585F45" w:rsidP="009B3F37">
      <w:pPr>
        <w:spacing w:after="60"/>
        <w:rPr>
          <w:rtl/>
        </w:rPr>
      </w:pPr>
      <w:r w:rsidRPr="00CB5BF9">
        <w:rPr>
          <w:rStyle w:val="affc"/>
          <w:rFonts w:hint="cs"/>
          <w:rtl/>
        </w:rPr>
        <w:t>לכו"ע</w:t>
      </w:r>
      <w:r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/>
          <w:rtl/>
        </w:rPr>
        <w:t xml:space="preserve">חל </w:t>
      </w:r>
      <w:r>
        <w:rPr>
          <w:rFonts w:ascii="Fb Fontext" w:hAnsi="Fb Fontext" w:hint="cs"/>
          <w:rtl/>
        </w:rPr>
        <w:t>ג'</w:t>
      </w:r>
      <w:r w:rsidRPr="006F178A">
        <w:rPr>
          <w:rFonts w:ascii="Fb Fontext" w:hAnsi="Fb Fontext"/>
          <w:rtl/>
        </w:rPr>
        <w:t xml:space="preserve"> ערב הרגל </w:t>
      </w:r>
      <w:r w:rsidRPr="007117F5">
        <w:rPr>
          <w:rFonts w:ascii="Fb Fontext" w:hAnsi="Fb Fontext" w:cs="PFT_Frank"/>
          <w:b/>
          <w:bCs/>
          <w:szCs w:val="14"/>
          <w:rtl/>
        </w:rPr>
        <w:t xml:space="preserve">אסור </w:t>
      </w:r>
      <w:r w:rsidRPr="007117F5">
        <w:rPr>
          <w:rFonts w:ascii="Fb Fontext" w:hAnsi="Fb Fontext" w:cs="PFT_Frank" w:hint="cs"/>
          <w:b/>
          <w:bCs/>
          <w:szCs w:val="14"/>
          <w:rtl/>
        </w:rPr>
        <w:t>לרחוץ</w:t>
      </w:r>
      <w:r w:rsidRPr="006F178A">
        <w:rPr>
          <w:rFonts w:ascii="Fb Fontext" w:hAnsi="Fb Fontext"/>
          <w:rtl/>
        </w:rPr>
        <w:t xml:space="preserve"> עד הערב.</w:t>
      </w:r>
    </w:p>
    <w:p w14:paraId="38BE1EE5" w14:textId="41460072" w:rsidR="00E31AD5" w:rsidRDefault="001F616E" w:rsidP="009B3F37">
      <w:pPr>
        <w:pStyle w:val="36"/>
        <w:framePr w:wrap="notBeside"/>
        <w:rPr>
          <w:rtl/>
        </w:rPr>
      </w:pPr>
      <w:r w:rsidRPr="009B3F37">
        <w:rPr>
          <w:rtl/>
        </w:rPr>
        <w:t>אביי</w:t>
      </w:r>
      <w:r w:rsidR="00E31AD5">
        <w:rPr>
          <w:rtl/>
        </w:rPr>
        <w:t>:</w:t>
      </w:r>
    </w:p>
    <w:p w14:paraId="30F7AAF4" w14:textId="44FCFE8C" w:rsidR="001F616E" w:rsidRPr="006F178A" w:rsidRDefault="001F616E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הלכה</w:t>
      </w:r>
      <w:r w:rsidRPr="00392931">
        <w:rPr>
          <w:rFonts w:ascii="Fb Fontext" w:hAnsi="Fb Fontext"/>
          <w:rtl/>
        </w:rPr>
        <w:t xml:space="preserve"> </w:t>
      </w:r>
      <w:r w:rsidRPr="006E3034">
        <w:rPr>
          <w:rStyle w:val="affc"/>
          <w:rFonts w:hint="eastAsia"/>
          <w:rtl/>
        </w:rPr>
        <w:t>כא</w:t>
      </w:r>
      <w:r w:rsidRPr="006E3034">
        <w:rPr>
          <w:rStyle w:val="affc"/>
          <w:rtl/>
        </w:rPr>
        <w:t>"ש</w:t>
      </w:r>
      <w:r w:rsidRPr="00392931">
        <w:rPr>
          <w:rFonts w:ascii="Fb Fontext" w:hAnsi="Fb Fontext"/>
          <w:rtl/>
        </w:rPr>
        <w:t xml:space="preserve"> </w:t>
      </w:r>
      <w:r w:rsidR="00013FF6" w:rsidRPr="007117F5">
        <w:rPr>
          <w:rFonts w:ascii="Fb Fontext" w:hAnsi="Fb Fontext" w:cs="PFT_Frank" w:hint="eastAsia"/>
          <w:b/>
          <w:bCs/>
          <w:szCs w:val="14"/>
          <w:rtl/>
        </w:rPr>
        <w:t>ב</w:t>
      </w:r>
      <w:r w:rsidR="008862EF" w:rsidRPr="007117F5">
        <w:rPr>
          <w:rFonts w:ascii="Fb Fontext" w:hAnsi="Fb Fontext" w:cs="PFT_Frank" w:hint="eastAsia"/>
          <w:b/>
          <w:bCs/>
          <w:szCs w:val="14"/>
          <w:rtl/>
        </w:rPr>
        <w:t>ז</w:t>
      </w:r>
      <w:r w:rsidR="008862EF" w:rsidRPr="007117F5">
        <w:rPr>
          <w:rFonts w:ascii="Fb Fontext" w:hAnsi="Fb Fontext" w:cs="PFT_Frank"/>
          <w:b/>
          <w:bCs/>
          <w:szCs w:val="14"/>
          <w:rtl/>
        </w:rPr>
        <w:t>'</w:t>
      </w:r>
      <w:r w:rsidRPr="00392931">
        <w:rPr>
          <w:rFonts w:ascii="Fb Fontext" w:hAnsi="Fb Fontext"/>
          <w:rtl/>
        </w:rPr>
        <w:t xml:space="preserve"> </w:t>
      </w:r>
      <w:r w:rsidRPr="00A81FD2">
        <w:rPr>
          <w:rStyle w:val="affc"/>
          <w:rtl/>
        </w:rPr>
        <w:t>ומודים</w:t>
      </w:r>
      <w:r w:rsidR="008862EF">
        <w:rPr>
          <w:rStyle w:val="affc"/>
          <w:rFonts w:hint="cs"/>
          <w:rtl/>
        </w:rPr>
        <w:t xml:space="preserve"> לו</w:t>
      </w:r>
      <w:r w:rsidRPr="00A81FD2">
        <w:rPr>
          <w:rStyle w:val="affc"/>
          <w:rtl/>
        </w:rPr>
        <w:t xml:space="preserve"> </w:t>
      </w:r>
      <w:r w:rsidRPr="007117F5">
        <w:rPr>
          <w:rFonts w:ascii="Fb Fontext" w:hAnsi="Fb Fontext" w:cs="PFT_Frank"/>
          <w:b/>
          <w:bCs/>
          <w:szCs w:val="14"/>
          <w:rtl/>
        </w:rPr>
        <w:t>ב</w:t>
      </w:r>
      <w:r w:rsidR="008862EF" w:rsidRPr="007117F5">
        <w:rPr>
          <w:rFonts w:ascii="Fb Fontext" w:hAnsi="Fb Fontext" w:cs="PFT_Frank" w:hint="eastAsia"/>
          <w:b/>
          <w:bCs/>
          <w:szCs w:val="14"/>
          <w:rtl/>
        </w:rPr>
        <w:t>ל</w:t>
      </w:r>
      <w:r w:rsidR="008862EF" w:rsidRPr="007117F5">
        <w:rPr>
          <w:rFonts w:ascii="Fb Fontext" w:hAnsi="Fb Fontext" w:cs="PFT_Frank"/>
          <w:b/>
          <w:bCs/>
          <w:szCs w:val="14"/>
          <w:rtl/>
        </w:rPr>
        <w:t>'</w:t>
      </w:r>
      <w:r w:rsidR="009F1F63">
        <w:rPr>
          <w:rFonts w:hint="cs"/>
          <w:rtl/>
        </w:rPr>
        <w:t xml:space="preserve">.  </w:t>
      </w:r>
      <w:r w:rsidR="008862EF">
        <w:rPr>
          <w:rStyle w:val="affc"/>
          <w:rFonts w:hint="cs"/>
          <w:rtl/>
        </w:rPr>
        <w:t xml:space="preserve"> </w:t>
      </w:r>
      <w:r w:rsidRPr="00A81FD2">
        <w:rPr>
          <w:rStyle w:val="affc"/>
          <w:rtl/>
        </w:rPr>
        <w:t xml:space="preserve">רבא: </w:t>
      </w:r>
      <w:r w:rsidRPr="007117F5">
        <w:rPr>
          <w:rFonts w:cs="PFT_Frank"/>
          <w:b/>
          <w:bCs/>
          <w:szCs w:val="14"/>
          <w:rtl/>
        </w:rPr>
        <w:t>הלכה</w:t>
      </w:r>
      <w:r w:rsidRPr="006F178A">
        <w:rPr>
          <w:rtl/>
        </w:rPr>
        <w:t xml:space="preserve"> </w:t>
      </w:r>
      <w:r w:rsidRPr="006E3034">
        <w:rPr>
          <w:rStyle w:val="affc"/>
          <w:rFonts w:hint="eastAsia"/>
          <w:rtl/>
        </w:rPr>
        <w:t>כא</w:t>
      </w:r>
      <w:r w:rsidRPr="006E3034">
        <w:rPr>
          <w:rStyle w:val="affc"/>
          <w:rtl/>
        </w:rPr>
        <w:t>"ש</w:t>
      </w:r>
      <w:r w:rsidRPr="006F178A">
        <w:rPr>
          <w:rtl/>
        </w:rPr>
        <w:t xml:space="preserve"> </w:t>
      </w:r>
      <w:r w:rsidR="008862EF" w:rsidRPr="007117F5">
        <w:rPr>
          <w:rFonts w:cs="PFT_Frank" w:hint="eastAsia"/>
          <w:b/>
          <w:bCs/>
          <w:szCs w:val="14"/>
          <w:rtl/>
        </w:rPr>
        <w:t>רק</w:t>
      </w:r>
      <w:r w:rsidR="008862EF" w:rsidRPr="007117F5">
        <w:rPr>
          <w:rFonts w:cs="PFT_Frank"/>
          <w:b/>
          <w:bCs/>
          <w:szCs w:val="14"/>
          <w:rtl/>
        </w:rPr>
        <w:t xml:space="preserve"> </w:t>
      </w:r>
      <w:r w:rsidR="008862EF" w:rsidRPr="007117F5">
        <w:rPr>
          <w:rFonts w:cs="PFT_Frank" w:hint="eastAsia"/>
          <w:b/>
          <w:bCs/>
          <w:szCs w:val="14"/>
          <w:rtl/>
        </w:rPr>
        <w:t>בל</w:t>
      </w:r>
      <w:r w:rsidR="008862EF" w:rsidRPr="007117F5">
        <w:rPr>
          <w:rFonts w:cs="PFT_Frank"/>
          <w:b/>
          <w:bCs/>
          <w:szCs w:val="14"/>
          <w:rtl/>
        </w:rPr>
        <w:t>'.</w:t>
      </w:r>
    </w:p>
    <w:p w14:paraId="5B581C5E" w14:textId="5266B94E" w:rsidR="00E31AD5" w:rsidRDefault="001F616E" w:rsidP="009B3F37">
      <w:pPr>
        <w:pStyle w:val="36"/>
        <w:framePr w:wrap="notBeside"/>
        <w:rPr>
          <w:rtl/>
        </w:rPr>
      </w:pPr>
      <w:r w:rsidRPr="009B3F37">
        <w:rPr>
          <w:rtl/>
        </w:rPr>
        <w:t>נהרדעי</w:t>
      </w:r>
      <w:r w:rsidR="008862EF" w:rsidRPr="009B3F37">
        <w:rPr>
          <w:rFonts w:hint="cs"/>
          <w:rtl/>
        </w:rPr>
        <w:t xml:space="preserve"> </w:t>
      </w:r>
      <w:r w:rsidR="00A71852" w:rsidRPr="009B3F37">
        <w:rPr>
          <w:rFonts w:hint="cs"/>
          <w:rtl/>
        </w:rPr>
        <w:t>[</w:t>
      </w:r>
      <w:r w:rsidR="008862EF" w:rsidRPr="009B3F37">
        <w:rPr>
          <w:rFonts w:hint="cs"/>
          <w:rtl/>
        </w:rPr>
        <w:t>וכן</w:t>
      </w:r>
      <w:r w:rsidR="00A71852" w:rsidRPr="009B3F37">
        <w:rPr>
          <w:rFonts w:hint="cs"/>
          <w:rtl/>
        </w:rPr>
        <w:t xml:space="preserve"> רב"ש]</w:t>
      </w:r>
      <w:r w:rsidR="00E31AD5">
        <w:rPr>
          <w:rFonts w:hint="cs"/>
          <w:rtl/>
        </w:rPr>
        <w:t>:</w:t>
      </w:r>
    </w:p>
    <w:p w14:paraId="28662969" w14:textId="14FA2487" w:rsidR="001F616E" w:rsidRDefault="001F616E" w:rsidP="00164685">
      <w:pPr>
        <w:rPr>
          <w:spacing w:val="-6"/>
          <w:rtl/>
        </w:rPr>
      </w:pPr>
      <w:r w:rsidRPr="006E3034">
        <w:rPr>
          <w:rtl/>
        </w:rPr>
        <w:t>הלכה</w:t>
      </w:r>
      <w:r w:rsidRPr="00A71852">
        <w:rPr>
          <w:rStyle w:val="affc"/>
          <w:spacing w:val="-6"/>
          <w:rtl/>
        </w:rPr>
        <w:t xml:space="preserve"> </w:t>
      </w:r>
      <w:r w:rsidRPr="006E3034">
        <w:rPr>
          <w:rStyle w:val="affc"/>
          <w:b w:val="0"/>
          <w:bCs w:val="0"/>
          <w:spacing w:val="-6"/>
          <w:rtl/>
        </w:rPr>
        <w:t>כא</w:t>
      </w:r>
      <w:r w:rsidR="00A71852" w:rsidRPr="006E3034">
        <w:rPr>
          <w:rStyle w:val="affc"/>
          <w:b w:val="0"/>
          <w:bCs w:val="0"/>
          <w:spacing w:val="-6"/>
          <w:rtl/>
        </w:rPr>
        <w:t>"ש</w:t>
      </w:r>
      <w:r w:rsidRPr="00A71852">
        <w:rPr>
          <w:rStyle w:val="affc"/>
          <w:spacing w:val="-6"/>
          <w:rtl/>
        </w:rPr>
        <w:t xml:space="preserve"> </w:t>
      </w:r>
      <w:r w:rsidR="00A71852" w:rsidRPr="009B3F37">
        <w:rPr>
          <w:rFonts w:hint="eastAsia"/>
          <w:rtl/>
        </w:rPr>
        <w:t>בז</w:t>
      </w:r>
      <w:r w:rsidR="00A71852" w:rsidRPr="009B3F37">
        <w:rPr>
          <w:rtl/>
        </w:rPr>
        <w:t>' ובל'</w:t>
      </w:r>
      <w:r w:rsidR="00A71852" w:rsidRPr="007117F5">
        <w:rPr>
          <w:rFonts w:cs="PFT_Frank"/>
          <w:b/>
          <w:bCs/>
          <w:spacing w:val="-6"/>
          <w:szCs w:val="14"/>
          <w:rtl/>
        </w:rPr>
        <w:t xml:space="preserve"> </w:t>
      </w:r>
      <w:r w:rsidR="00A71852" w:rsidRPr="006E3034">
        <w:rPr>
          <w:rStyle w:val="affe"/>
          <w:rFonts w:hint="eastAsia"/>
          <w:rtl/>
        </w:rPr>
        <w:t>דככולו</w:t>
      </w:r>
      <w:r w:rsidRPr="00A81FD2">
        <w:rPr>
          <w:rStyle w:val="affc"/>
          <w:rFonts w:hint="cs"/>
          <w:spacing w:val="-6"/>
          <w:rtl/>
        </w:rPr>
        <w:t xml:space="preserve"> כ</w:t>
      </w:r>
      <w:r w:rsidRPr="00A81FD2">
        <w:rPr>
          <w:rStyle w:val="affc"/>
          <w:spacing w:val="-6"/>
          <w:rtl/>
        </w:rPr>
        <w:t>שמואל</w:t>
      </w:r>
      <w:r w:rsidRPr="00A81FD2">
        <w:rPr>
          <w:spacing w:val="-6"/>
          <w:rtl/>
        </w:rPr>
        <w:t xml:space="preserve"> </w:t>
      </w:r>
      <w:r w:rsidR="008862EF" w:rsidRPr="009B3F37">
        <w:rPr>
          <w:rFonts w:hint="cs"/>
          <w:rtl/>
        </w:rPr>
        <w:t xml:space="preserve">דכמיקל </w:t>
      </w:r>
      <w:r w:rsidRPr="009B3F37">
        <w:rPr>
          <w:rtl/>
        </w:rPr>
        <w:t>באבל.</w:t>
      </w:r>
    </w:p>
    <w:p w14:paraId="45B0A4F1" w14:textId="03BFCD05" w:rsidR="005D74AE" w:rsidRPr="00E40F4D" w:rsidRDefault="00A71852" w:rsidP="00E40F4D">
      <w:pPr>
        <w:pStyle w:val="affd"/>
        <w:rPr>
          <w:spacing w:val="-6"/>
          <w:rtl/>
        </w:rPr>
      </w:pPr>
      <w:r>
        <w:rPr>
          <w:rFonts w:hint="cs"/>
          <w:spacing w:val="-6"/>
          <w:rtl/>
        </w:rPr>
        <w:t xml:space="preserve">ומודים </w:t>
      </w:r>
      <w:r w:rsidR="009F1F63">
        <w:rPr>
          <w:rFonts w:hint="cs"/>
          <w:spacing w:val="-6"/>
          <w:rtl/>
        </w:rPr>
        <w:t>לו:</w:t>
      </w:r>
      <w:r w:rsidR="009F1F63">
        <w:rPr>
          <w:rFonts w:hint="cs"/>
          <w:rtl/>
        </w:rPr>
        <w:t xml:space="preserve"> ב</w:t>
      </w:r>
      <w:r w:rsidR="009F1F63" w:rsidRPr="00D54BA1">
        <w:rPr>
          <w:rFonts w:cs="PFT_Frank" w:hint="eastAsia"/>
          <w:b/>
          <w:bCs/>
          <w:szCs w:val="10"/>
          <w:rtl/>
        </w:rPr>
        <w:t>חל</w:t>
      </w:r>
      <w:r w:rsidR="009F1F63" w:rsidRPr="00D54BA1">
        <w:rPr>
          <w:rFonts w:cs="PFT_Frank"/>
          <w:b/>
          <w:bCs/>
          <w:szCs w:val="10"/>
          <w:rtl/>
        </w:rPr>
        <w:t xml:space="preserve"> ח' בשבת </w:t>
      </w:r>
      <w:r w:rsidR="009F1F63" w:rsidRPr="00D54BA1">
        <w:rPr>
          <w:rFonts w:cs="PFT_Frank" w:hint="eastAsia"/>
          <w:b/>
          <w:bCs/>
          <w:szCs w:val="10"/>
          <w:rtl/>
        </w:rPr>
        <w:t>ער</w:t>
      </w:r>
      <w:r w:rsidR="009F1F63" w:rsidRPr="00D54BA1">
        <w:rPr>
          <w:rFonts w:cs="PFT_Frank" w:hint="cs"/>
          <w:b/>
          <w:bCs/>
          <w:szCs w:val="10"/>
          <w:rtl/>
        </w:rPr>
        <w:t>ב הרגל</w:t>
      </w:r>
      <w:r w:rsidR="009F1F63">
        <w:rPr>
          <w:rFonts w:hint="cs"/>
          <w:rtl/>
        </w:rPr>
        <w:t xml:space="preserve"> שמגלח בז' [דאנוס בשבת].</w:t>
      </w:r>
    </w:p>
    <w:p w14:paraId="41C173EF" w14:textId="77777777" w:rsidR="004E0BA3" w:rsidRDefault="001F616E" w:rsidP="00E026D1">
      <w:pPr>
        <w:pStyle w:val="affff1"/>
        <w:ind w:end="0"/>
        <w:rPr>
          <w:rtl/>
        </w:rPr>
      </w:pPr>
      <w:r w:rsidRPr="00A81FD2">
        <w:rPr>
          <w:rtl/>
        </w:rPr>
        <w:t>שלשים יום</w:t>
      </w:r>
      <w:r w:rsidR="00BD37E2">
        <w:rPr>
          <w:rFonts w:hint="cs"/>
          <w:rtl/>
        </w:rPr>
        <w:t xml:space="preserve"> </w:t>
      </w:r>
      <w:r w:rsidR="00245A77">
        <w:rPr>
          <w:rFonts w:hint="cs"/>
          <w:rtl/>
        </w:rPr>
        <w:t>[</w:t>
      </w:r>
      <w:r w:rsidR="00BD37E2">
        <w:rPr>
          <w:rFonts w:hint="cs"/>
          <w:rtl/>
        </w:rPr>
        <w:t>לגילוח</w:t>
      </w:r>
      <w:r w:rsidR="00245A77">
        <w:rPr>
          <w:rFonts w:hint="cs"/>
          <w:rtl/>
        </w:rPr>
        <w:t>]</w:t>
      </w:r>
    </w:p>
    <w:p w14:paraId="16141E96" w14:textId="6BC6B959" w:rsidR="00E31AD5" w:rsidRDefault="00BD37E2" w:rsidP="00E026D1">
      <w:pPr>
        <w:pStyle w:val="36"/>
        <w:framePr w:wrap="notBeside"/>
        <w:rPr>
          <w:rtl/>
        </w:rPr>
      </w:pPr>
      <w:r w:rsidRPr="00E026D1">
        <w:rPr>
          <w:rFonts w:hint="eastAsia"/>
          <w:rtl/>
        </w:rPr>
        <w:t>כאן</w:t>
      </w:r>
      <w:r>
        <w:rPr>
          <w:rFonts w:hint="cs"/>
          <w:rtl/>
        </w:rPr>
        <w:t xml:space="preserve"> כתוב</w:t>
      </w:r>
      <w:del w:id="41013" w:author="Claude" w:date="2026-10-07T09:24:59Z">
        <w:r>
          <w:rPr>
            <w:rFonts w:hint="cs"/>
            <w:rtl/>
          </w:rPr>
          <w:delText xml:space="preserve"> </w:delText>
        </w:r>
      </w:del>
      <w:r w:rsidR="00E31AD5">
        <w:rPr>
          <w:rtl/>
        </w:rPr>
        <w:t>:</w:t>
      </w:r>
    </w:p>
    <w:p w14:paraId="6A6252EE" w14:textId="22544628" w:rsidR="001F616E" w:rsidRPr="00BD4B55" w:rsidRDefault="001F616E" w:rsidP="00164685">
      <w:pPr>
        <w:rPr>
          <w:rFonts w:cs="Guttman Vilna"/>
          <w:b/>
          <w:spacing w:val="-4"/>
          <w:rtl/>
        </w:rPr>
      </w:pPr>
      <w:r w:rsidRPr="00BD4B55">
        <w:rPr>
          <w:rStyle w:val="af4"/>
          <w:rFonts w:hint="cs"/>
          <w:spacing w:val="-4"/>
          <w:rtl/>
        </w:rPr>
        <w:t>'</w:t>
      </w:r>
      <w:r w:rsidRPr="00BD4B55">
        <w:rPr>
          <w:rStyle w:val="af4"/>
          <w:spacing w:val="-4"/>
          <w:rtl/>
        </w:rPr>
        <w:t xml:space="preserve">ראשיכם אל </w:t>
      </w:r>
      <w:r w:rsidRPr="006E3034">
        <w:rPr>
          <w:rStyle w:val="af4"/>
          <w:b/>
          <w:bCs/>
          <w:spacing w:val="-4"/>
          <w:rtl/>
        </w:rPr>
        <w:t>תפרעו'</w:t>
      </w:r>
      <w:r w:rsidRPr="00BD4B55">
        <w:rPr>
          <w:rStyle w:val="af4"/>
          <w:spacing w:val="-4"/>
          <w:rtl/>
        </w:rPr>
        <w:t xml:space="preserve"> </w:t>
      </w:r>
      <w:r w:rsidR="00BD37E2" w:rsidRPr="006E3034">
        <w:rPr>
          <w:rStyle w:val="affe"/>
          <w:rFonts w:hint="eastAsia"/>
          <w:rtl/>
        </w:rPr>
        <w:t>וב</w:t>
      </w:r>
      <w:r w:rsidR="00BD37E2" w:rsidRPr="006E3034">
        <w:rPr>
          <w:rStyle w:val="affe"/>
          <w:rtl/>
        </w:rPr>
        <w:t>נזיר</w:t>
      </w:r>
      <w:r w:rsidR="00BD37E2" w:rsidRPr="00BD4B55">
        <w:rPr>
          <w:rStyle w:val="af4"/>
          <w:spacing w:val="-4"/>
          <w:rtl/>
        </w:rPr>
        <w:t xml:space="preserve"> </w:t>
      </w:r>
      <w:r w:rsidRPr="00BD4B55">
        <w:rPr>
          <w:rStyle w:val="af4"/>
          <w:rFonts w:hint="cs"/>
          <w:spacing w:val="-4"/>
          <w:rtl/>
        </w:rPr>
        <w:t>'</w:t>
      </w:r>
      <w:r w:rsidRPr="00BD4B55">
        <w:rPr>
          <w:rStyle w:val="af4"/>
          <w:spacing w:val="-4"/>
          <w:rtl/>
        </w:rPr>
        <w:t xml:space="preserve">גדל </w:t>
      </w:r>
      <w:r w:rsidRPr="006E3034">
        <w:rPr>
          <w:rStyle w:val="af4"/>
          <w:b/>
          <w:bCs/>
          <w:spacing w:val="-4"/>
          <w:rtl/>
        </w:rPr>
        <w:t>פרע</w:t>
      </w:r>
      <w:r w:rsidRPr="00BD4B55">
        <w:rPr>
          <w:rStyle w:val="af4"/>
          <w:spacing w:val="-4"/>
          <w:rtl/>
        </w:rPr>
        <w:t xml:space="preserve"> שער ראשו</w:t>
      </w:r>
      <w:r w:rsidRPr="00BD4B55">
        <w:rPr>
          <w:rStyle w:val="af4"/>
          <w:rFonts w:hint="cs"/>
          <w:spacing w:val="-4"/>
          <w:rtl/>
        </w:rPr>
        <w:t>'</w:t>
      </w:r>
      <w:r w:rsidR="00BD37E2">
        <w:rPr>
          <w:rFonts w:hint="cs"/>
          <w:spacing w:val="-4"/>
          <w:rtl/>
        </w:rPr>
        <w:t xml:space="preserve">- </w:t>
      </w:r>
      <w:r w:rsidRPr="007117F5">
        <w:rPr>
          <w:rFonts w:cs="PFT_Frank" w:hint="eastAsia"/>
          <w:b/>
          <w:bCs/>
          <w:spacing w:val="-4"/>
          <w:szCs w:val="14"/>
          <w:rtl/>
        </w:rPr>
        <w:t>שלשים</w:t>
      </w:r>
      <w:r w:rsidR="00BD37E2" w:rsidRPr="006E3034">
        <w:rPr>
          <w:rStyle w:val="affe"/>
          <w:rtl/>
        </w:rPr>
        <w:t xml:space="preserve"> </w:t>
      </w:r>
      <w:r w:rsidR="00BD37E2" w:rsidRPr="006E3034">
        <w:rPr>
          <w:rStyle w:val="affe"/>
          <w:rFonts w:hint="eastAsia"/>
          <w:rtl/>
        </w:rPr>
        <w:t>סתם</w:t>
      </w:r>
      <w:r w:rsidR="00BD37E2" w:rsidRPr="006E3034">
        <w:rPr>
          <w:rStyle w:val="affe"/>
          <w:rtl/>
        </w:rPr>
        <w:t xml:space="preserve"> </w:t>
      </w:r>
      <w:r w:rsidR="00BD37E2" w:rsidRPr="006E3034">
        <w:rPr>
          <w:rStyle w:val="affe"/>
          <w:rFonts w:hint="eastAsia"/>
          <w:rtl/>
        </w:rPr>
        <w:t>נזי</w:t>
      </w:r>
      <w:r w:rsidR="00BD37E2">
        <w:rPr>
          <w:rStyle w:val="affe"/>
          <w:rFonts w:hint="cs"/>
          <w:rtl/>
        </w:rPr>
        <w:t>רות</w:t>
      </w:r>
      <w:r w:rsidR="00BD37E2" w:rsidRPr="006E3034">
        <w:rPr>
          <w:rStyle w:val="affe"/>
          <w:rtl/>
        </w:rPr>
        <w:t xml:space="preserve"> ל'</w:t>
      </w:r>
    </w:p>
    <w:p w14:paraId="72F34251" w14:textId="2856EBC7" w:rsidR="00E31AD5" w:rsidRDefault="001F616E" w:rsidP="00E026D1">
      <w:pPr>
        <w:pStyle w:val="36"/>
        <w:framePr w:wrap="notBeside"/>
        <w:rPr>
          <w:rtl/>
        </w:rPr>
      </w:pPr>
      <w:r w:rsidRPr="00E026D1">
        <w:rPr>
          <w:rFonts w:hint="cs"/>
          <w:rtl/>
        </w:rPr>
        <w:t>רבה</w:t>
      </w:r>
      <w:r w:rsidR="00CA1FB2">
        <w:rPr>
          <w:rFonts w:hint="cs"/>
          <w:rtl/>
        </w:rPr>
        <w:t xml:space="preserve"> לאביי</w:t>
      </w:r>
      <w:r w:rsidR="00E31AD5">
        <w:rPr>
          <w:rtl/>
        </w:rPr>
        <w:t>:</w:t>
      </w:r>
    </w:p>
    <w:p w14:paraId="7261F4E1" w14:textId="77777777" w:rsidR="004E0BA3" w:rsidRDefault="001F616E" w:rsidP="00164685">
      <w:pPr>
        <w:rPr>
          <w:rFonts w:ascii="Fb Fontext" w:hAnsi="Fb Fontext"/>
          <w:spacing w:val="-6"/>
          <w:rtl/>
        </w:rPr>
      </w:pPr>
      <w:r w:rsidRPr="00E026D1">
        <w:rPr>
          <w:rStyle w:val="afffff3"/>
          <w:rtl/>
        </w:rPr>
        <w:t xml:space="preserve">קברו ברגל, </w:t>
      </w:r>
      <w:r w:rsidRPr="00E026D1">
        <w:rPr>
          <w:rStyle w:val="afffff3"/>
          <w:rFonts w:hint="cs"/>
          <w:rtl/>
        </w:rPr>
        <w:t>אי</w:t>
      </w:r>
      <w:r w:rsidR="00CA1FB2">
        <w:rPr>
          <w:rStyle w:val="afffff3"/>
          <w:rFonts w:hint="cs"/>
          <w:rtl/>
        </w:rPr>
        <w:t>נו</w:t>
      </w:r>
      <w:r w:rsidRPr="00E026D1">
        <w:rPr>
          <w:rStyle w:val="afffff3"/>
          <w:rFonts w:hint="cs"/>
          <w:rtl/>
        </w:rPr>
        <w:t xml:space="preserve"> </w:t>
      </w:r>
      <w:r w:rsidRPr="00E026D1">
        <w:rPr>
          <w:rStyle w:val="afffff3"/>
          <w:rtl/>
        </w:rPr>
        <w:t>עולה לשלשים</w:t>
      </w:r>
      <w:r w:rsidR="00EE2075">
        <w:rPr>
          <w:rFonts w:ascii="Fb Fontext" w:hAnsi="Fb Fontext" w:hint="cs"/>
          <w:spacing w:val="-6"/>
          <w:rtl/>
        </w:rPr>
        <w:t xml:space="preserve"> </w:t>
      </w:r>
      <w:r w:rsidR="00EE2075" w:rsidRPr="006E3034">
        <w:rPr>
          <w:rStyle w:val="affe"/>
          <w:rFonts w:hint="eastAsia"/>
          <w:rtl/>
        </w:rPr>
        <w:t>שנהג</w:t>
      </w:r>
      <w:r w:rsidR="00EE2075" w:rsidRPr="006E3034">
        <w:rPr>
          <w:rStyle w:val="affe"/>
          <w:rtl/>
        </w:rPr>
        <w:t xml:space="preserve"> </w:t>
      </w:r>
      <w:r w:rsidR="00EE2075" w:rsidRPr="006E3034">
        <w:rPr>
          <w:rStyle w:val="affe"/>
          <w:rFonts w:hint="eastAsia"/>
          <w:rtl/>
        </w:rPr>
        <w:t>ברגל</w:t>
      </w:r>
      <w:r w:rsidR="00F50240">
        <w:rPr>
          <w:rFonts w:ascii="Fb Fontext" w:hAnsi="Fb Fontext" w:hint="cs"/>
          <w:spacing w:val="-6"/>
          <w:rtl/>
        </w:rPr>
        <w:t>.</w:t>
      </w:r>
    </w:p>
    <w:p w14:paraId="0033E08F" w14:textId="3589612E" w:rsidR="001F616E" w:rsidRPr="006F178A" w:rsidRDefault="001F616E" w:rsidP="00800D78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כ.</w:t>
      </w:r>
    </w:p>
    <w:p w14:paraId="49CAD149" w14:textId="7BAFAAD5" w:rsidR="00E31AD5" w:rsidRDefault="00EE2075" w:rsidP="00E026D1">
      <w:pPr>
        <w:pStyle w:val="36"/>
        <w:framePr w:wrap="notBeside"/>
        <w:rPr>
          <w:rtl/>
        </w:rPr>
      </w:pPr>
      <w:r w:rsidRPr="00E026D1">
        <w:rPr>
          <w:rFonts w:hint="cs"/>
          <w:rtl/>
        </w:rPr>
        <w:t>ויקשה</w:t>
      </w:r>
      <w:r w:rsidR="00E31AD5">
        <w:rPr>
          <w:rFonts w:hint="cs"/>
          <w:rtl/>
        </w:rPr>
        <w:t>:</w:t>
      </w:r>
    </w:p>
    <w:p w14:paraId="643C2628" w14:textId="205075FB" w:rsidR="00EE2075" w:rsidRDefault="001F616E" w:rsidP="00164685">
      <w:pPr>
        <w:rPr>
          <w:rStyle w:val="affe"/>
          <w:rtl/>
        </w:rPr>
      </w:pPr>
      <w:r w:rsidRPr="007117F5">
        <w:rPr>
          <w:rFonts w:ascii="Fb Fontext" w:hAnsi="Fb Fontext" w:cs="PFT_Frank" w:hint="eastAsia"/>
          <w:b/>
          <w:bCs/>
          <w:szCs w:val="14"/>
          <w:rtl/>
        </w:rPr>
        <w:t>מ</w:t>
      </w:r>
      <w:r w:rsidRPr="007117F5">
        <w:rPr>
          <w:rFonts w:ascii="Fb Fontext" w:hAnsi="Fb Fontext" w:cs="PFT_Frank"/>
          <w:b/>
          <w:bCs/>
          <w:szCs w:val="14"/>
          <w:rtl/>
        </w:rPr>
        <w:t xml:space="preserve">קבר </w:t>
      </w:r>
      <w:r w:rsidR="00EE2075" w:rsidRPr="007117F5">
        <w:rPr>
          <w:rFonts w:ascii="Fb Fontext" w:hAnsi="Fb Fontext" w:cs="PFT_Frank" w:hint="eastAsia"/>
          <w:b/>
          <w:bCs/>
          <w:szCs w:val="14"/>
          <w:rtl/>
        </w:rPr>
        <w:t>ב</w:t>
      </w:r>
      <w:r w:rsidR="00EE2075" w:rsidRPr="007117F5">
        <w:rPr>
          <w:rFonts w:ascii="Fb Fontext" w:hAnsi="Fb Fontext" w:cs="PFT_Frank"/>
          <w:b/>
          <w:bCs/>
          <w:szCs w:val="14"/>
          <w:rtl/>
        </w:rPr>
        <w:t>'</w:t>
      </w:r>
      <w:r w:rsidRPr="007117F5">
        <w:rPr>
          <w:rFonts w:ascii="Fb Fontext" w:hAnsi="Fb Fontext" w:cs="PFT_Frank"/>
          <w:b/>
          <w:bCs/>
          <w:szCs w:val="14"/>
          <w:rtl/>
        </w:rPr>
        <w:t xml:space="preserve"> ימים קודם</w:t>
      </w:r>
      <w:r w:rsidRPr="006F178A">
        <w:rPr>
          <w:rFonts w:ascii="Fb Fontext" w:hAnsi="Fb Fontext"/>
          <w:rtl/>
        </w:rPr>
        <w:t xml:space="preserve"> - </w:t>
      </w:r>
      <w:r w:rsidRPr="007117F5">
        <w:rPr>
          <w:rFonts w:ascii="Fb Fontext" w:hAnsi="Fb Fontext" w:cs="PFT_Frank"/>
          <w:b/>
          <w:bCs/>
          <w:szCs w:val="14"/>
          <w:rtl/>
        </w:rPr>
        <w:t xml:space="preserve">מונה </w:t>
      </w:r>
      <w:r w:rsidR="009243A7" w:rsidRPr="007117F5">
        <w:rPr>
          <w:rFonts w:ascii="Fb Fontext" w:hAnsi="Fb Fontext" w:cs="PFT_Frank" w:hint="cs"/>
          <w:b/>
          <w:bCs/>
          <w:szCs w:val="14"/>
          <w:rtl/>
        </w:rPr>
        <w:t>ה'</w:t>
      </w:r>
      <w:r w:rsidR="009243A7"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/>
          <w:rtl/>
        </w:rPr>
        <w:t>אחר הרגל</w:t>
      </w:r>
      <w:r w:rsidR="009243A7">
        <w:rPr>
          <w:rStyle w:val="affe"/>
          <w:rFonts w:hint="cs"/>
          <w:rtl/>
        </w:rPr>
        <w:t xml:space="preserve"> שאין רגל עולה,</w:t>
      </w:r>
    </w:p>
    <w:p w14:paraId="613A6EC4" w14:textId="2CB8B669" w:rsidR="001F616E" w:rsidRDefault="001F616E" w:rsidP="00164685">
      <w:pPr>
        <w:rPr>
          <w:rtl/>
        </w:rPr>
      </w:pPr>
      <w:r w:rsidRPr="006E3034">
        <w:rPr>
          <w:rStyle w:val="affe"/>
          <w:rtl/>
        </w:rPr>
        <w:t xml:space="preserve">ומלאכתו נעשית </w:t>
      </w:r>
      <w:r w:rsidRPr="00D54BA1">
        <w:rPr>
          <w:rStyle w:val="affe"/>
          <w:rFonts w:cs="PFT_Frank"/>
          <w:b/>
          <w:bCs/>
          <w:szCs w:val="10"/>
          <w:rtl/>
        </w:rPr>
        <w:t>על ידי אחרים</w:t>
      </w:r>
      <w:r w:rsidRPr="006E3034">
        <w:rPr>
          <w:rStyle w:val="affe"/>
          <w:rtl/>
        </w:rPr>
        <w:t xml:space="preserve">, ועבדיו ושפחותיו עושים </w:t>
      </w:r>
      <w:r w:rsidRPr="00D54BA1">
        <w:rPr>
          <w:rStyle w:val="affe"/>
          <w:rFonts w:cs="PFT_Frank"/>
          <w:b/>
          <w:bCs/>
          <w:szCs w:val="10"/>
          <w:rtl/>
        </w:rPr>
        <w:t>בצנעא בתוך ביתו</w:t>
      </w:r>
      <w:r w:rsidRPr="006F178A">
        <w:rPr>
          <w:rFonts w:ascii="Fb Fontext" w:hAnsi="Fb Fontext"/>
          <w:rtl/>
        </w:rPr>
        <w:t xml:space="preserve">, </w:t>
      </w:r>
      <w:r w:rsidRPr="007117F5">
        <w:rPr>
          <w:rFonts w:ascii="Fb Fontext" w:hAnsi="Fb Fontext" w:cs="PFT_Frank"/>
          <w:b/>
          <w:bCs/>
          <w:szCs w:val="14"/>
          <w:rtl/>
        </w:rPr>
        <w:t>ואין</w:t>
      </w:r>
      <w:r w:rsidRPr="006F178A">
        <w:rPr>
          <w:rFonts w:ascii="Fb Fontext" w:hAnsi="Fb Fontext"/>
          <w:rtl/>
        </w:rPr>
        <w:t xml:space="preserve"> רבים </w:t>
      </w:r>
      <w:r w:rsidR="009243A7">
        <w:rPr>
          <w:rFonts w:ascii="Fb Fontext" w:hAnsi="Fb Fontext" w:hint="cs"/>
          <w:rtl/>
        </w:rPr>
        <w:t>מנחמים</w:t>
      </w:r>
      <w:r w:rsidRPr="006F178A">
        <w:rPr>
          <w:rFonts w:ascii="Fb Fontext" w:hAnsi="Fb Fontext"/>
          <w:rtl/>
        </w:rPr>
        <w:t xml:space="preserve">, שכבר </w:t>
      </w:r>
      <w:r w:rsidR="009243A7">
        <w:rPr>
          <w:rFonts w:ascii="Fb Fontext" w:hAnsi="Fb Fontext" w:hint="cs"/>
          <w:rtl/>
        </w:rPr>
        <w:t>ניחמו ז'</w:t>
      </w:r>
      <w:r w:rsidRPr="006F178A">
        <w:rPr>
          <w:rFonts w:ascii="Fb Fontext" w:hAnsi="Fb Fontext"/>
          <w:rtl/>
        </w:rPr>
        <w:t xml:space="preserve"> ברגל.</w:t>
      </w:r>
    </w:p>
    <w:p w14:paraId="063ED7C4" w14:textId="5545E7C4" w:rsidR="001F616E" w:rsidRPr="006F178A" w:rsidRDefault="001F616E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 xml:space="preserve">קבר </w:t>
      </w:r>
      <w:r w:rsidR="009243A7" w:rsidRPr="007117F5">
        <w:rPr>
          <w:rFonts w:cs="PFT_Frank" w:hint="eastAsia"/>
          <w:b/>
          <w:bCs/>
          <w:szCs w:val="14"/>
          <w:rtl/>
        </w:rPr>
        <w:t>בג</w:t>
      </w:r>
      <w:r w:rsidR="009243A7" w:rsidRPr="007117F5">
        <w:rPr>
          <w:rFonts w:cs="PFT_Frank"/>
          <w:b/>
          <w:bCs/>
          <w:szCs w:val="14"/>
          <w:rtl/>
        </w:rPr>
        <w:t xml:space="preserve">' </w:t>
      </w:r>
      <w:r w:rsidR="009243A7" w:rsidRPr="007117F5">
        <w:rPr>
          <w:rFonts w:cs="PFT_Frank" w:hint="eastAsia"/>
          <w:b/>
          <w:bCs/>
          <w:szCs w:val="14"/>
          <w:rtl/>
        </w:rPr>
        <w:t>ש</w:t>
      </w:r>
      <w:r w:rsidRPr="007117F5">
        <w:rPr>
          <w:rFonts w:cs="PFT_Frank"/>
          <w:b/>
          <w:bCs/>
          <w:szCs w:val="14"/>
          <w:rtl/>
        </w:rPr>
        <w:t>בסוף הרגל</w:t>
      </w:r>
      <w:r w:rsidRPr="006F178A">
        <w:rPr>
          <w:rtl/>
        </w:rPr>
        <w:t xml:space="preserve"> - </w:t>
      </w:r>
      <w:r w:rsidRPr="007117F5">
        <w:rPr>
          <w:rFonts w:cs="PFT_Frank"/>
          <w:b/>
          <w:bCs/>
          <w:szCs w:val="14"/>
          <w:rtl/>
        </w:rPr>
        <w:t>מונה</w:t>
      </w:r>
      <w:r w:rsidRPr="006F178A">
        <w:rPr>
          <w:rtl/>
        </w:rPr>
        <w:t xml:space="preserve"> </w:t>
      </w:r>
      <w:r w:rsidR="009243A7" w:rsidRPr="007117F5">
        <w:rPr>
          <w:rFonts w:cs="PFT_Frank" w:hint="eastAsia"/>
          <w:b/>
          <w:bCs/>
          <w:szCs w:val="14"/>
          <w:rtl/>
        </w:rPr>
        <w:t>ז</w:t>
      </w:r>
      <w:r w:rsidR="009243A7" w:rsidRPr="007117F5">
        <w:rPr>
          <w:rFonts w:cs="PFT_Frank"/>
          <w:b/>
          <w:bCs/>
          <w:szCs w:val="14"/>
          <w:rtl/>
        </w:rPr>
        <w:t>'</w:t>
      </w:r>
      <w:r w:rsidR="009243A7" w:rsidRPr="006F178A">
        <w:rPr>
          <w:rtl/>
        </w:rPr>
        <w:t xml:space="preserve"> </w:t>
      </w:r>
      <w:r w:rsidRPr="006F178A">
        <w:rPr>
          <w:rtl/>
        </w:rPr>
        <w:t>אחר הרגל</w:t>
      </w:r>
      <w:r w:rsidR="009243A7">
        <w:rPr>
          <w:rFonts w:hint="cs"/>
          <w:rtl/>
        </w:rPr>
        <w:t>,</w:t>
      </w:r>
    </w:p>
    <w:p w14:paraId="3D280EF8" w14:textId="130A3CBE" w:rsidR="009243A7" w:rsidRDefault="009243A7" w:rsidP="00164685">
      <w:pPr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ד</w:t>
      </w:r>
      <w:r w:rsidRPr="007117F5">
        <w:rPr>
          <w:rFonts w:cs="PFT_Frank"/>
          <w:b/>
          <w:bCs/>
          <w:szCs w:val="14"/>
          <w:rtl/>
        </w:rPr>
        <w:t>'</w:t>
      </w:r>
      <w:r w:rsidR="001F616E" w:rsidRPr="007117F5">
        <w:rPr>
          <w:rFonts w:cs="PFT_Frank"/>
          <w:b/>
          <w:bCs/>
          <w:szCs w:val="14"/>
          <w:rtl/>
        </w:rPr>
        <w:t xml:space="preserve"> ראשונים</w:t>
      </w:r>
      <w:r>
        <w:rPr>
          <w:rFonts w:hint="cs"/>
          <w:rtl/>
        </w:rPr>
        <w:t xml:space="preserve"> -</w:t>
      </w:r>
      <w:r w:rsidR="001F616E" w:rsidRPr="006F178A">
        <w:rPr>
          <w:rtl/>
        </w:rPr>
        <w:t xml:space="preserve"> רבים </w:t>
      </w:r>
      <w:r>
        <w:rPr>
          <w:rFonts w:hint="cs"/>
          <w:rtl/>
        </w:rPr>
        <w:t xml:space="preserve">מנחמים, </w:t>
      </w:r>
      <w:r w:rsidR="001F616E" w:rsidRPr="007117F5">
        <w:rPr>
          <w:rFonts w:cs="PFT_Frank" w:hint="eastAsia"/>
          <w:b/>
          <w:bCs/>
          <w:szCs w:val="14"/>
          <w:rtl/>
        </w:rPr>
        <w:t>ג</w:t>
      </w:r>
      <w:r w:rsidR="001F616E" w:rsidRPr="007117F5">
        <w:rPr>
          <w:rFonts w:cs="PFT_Frank"/>
          <w:b/>
          <w:bCs/>
          <w:szCs w:val="14"/>
          <w:rtl/>
        </w:rPr>
        <w:t>'</w:t>
      </w:r>
      <w:r w:rsidR="001F616E" w:rsidRPr="00BF71F9">
        <w:rPr>
          <w:rtl/>
        </w:rPr>
        <w:t xml:space="preserve"> </w:t>
      </w:r>
      <w:r w:rsidR="001F616E" w:rsidRPr="007117F5">
        <w:rPr>
          <w:rFonts w:cs="PFT_Frank"/>
          <w:b/>
          <w:bCs/>
          <w:szCs w:val="14"/>
          <w:rtl/>
        </w:rPr>
        <w:t>אחרונים</w:t>
      </w:r>
      <w:r w:rsidR="001F616E" w:rsidRPr="00BF71F9">
        <w:rPr>
          <w:rtl/>
        </w:rPr>
        <w:t xml:space="preserve"> - אין </w:t>
      </w:r>
      <w:r>
        <w:rPr>
          <w:rFonts w:hint="cs"/>
          <w:rtl/>
        </w:rPr>
        <w:t>מנחמים,</w:t>
      </w:r>
    </w:p>
    <w:p w14:paraId="43020664" w14:textId="0CEAEA3F" w:rsidR="0089324E" w:rsidRPr="009243A7" w:rsidRDefault="0089324E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ורגל עולה לו</w:t>
      </w:r>
      <w:r w:rsidR="009243A7">
        <w:rPr>
          <w:rFonts w:hint="cs"/>
          <w:rtl/>
        </w:rPr>
        <w:t xml:space="preserve"> </w:t>
      </w:r>
      <w:r w:rsidR="00287DB0" w:rsidRPr="00585F45">
        <w:rPr>
          <w:rFonts w:hint="cs"/>
          <w:rtl/>
        </w:rPr>
        <w:t>לשלושים</w:t>
      </w:r>
      <w:r w:rsidR="00287DB0" w:rsidRPr="00D54BA1">
        <w:rPr>
          <w:rStyle w:val="affe"/>
          <w:rFonts w:cs="PFT_Frank" w:hint="cs"/>
          <w:b/>
          <w:bCs/>
          <w:szCs w:val="10"/>
          <w:rtl/>
        </w:rPr>
        <w:t>,</w:t>
      </w:r>
      <w:r w:rsidRPr="009243A7">
        <w:rPr>
          <w:rFonts w:hint="cs"/>
          <w:rtl/>
        </w:rPr>
        <w:t xml:space="preserve"> </w:t>
      </w:r>
      <w:r w:rsidR="00585F45">
        <w:rPr>
          <w:rtl/>
        </w:rPr>
        <w:tab/>
      </w:r>
      <w:r w:rsidR="00287DB0" w:rsidRPr="006E3034">
        <w:rPr>
          <w:rStyle w:val="affc"/>
          <w:rFonts w:hint="eastAsia"/>
          <w:rtl/>
        </w:rPr>
        <w:t>ומתרץ</w:t>
      </w:r>
      <w:r w:rsidR="00287DB0">
        <w:rPr>
          <w:rFonts w:hint="cs"/>
          <w:rtl/>
        </w:rPr>
        <w:t xml:space="preserve">: </w:t>
      </w:r>
      <w:r w:rsidRPr="007117F5">
        <w:rPr>
          <w:rFonts w:cs="PFT_Frank" w:hint="eastAsia"/>
          <w:b/>
          <w:bCs/>
          <w:szCs w:val="14"/>
          <w:rtl/>
        </w:rPr>
        <w:t>ארישא</w:t>
      </w:r>
      <w:r w:rsidRPr="009243A7">
        <w:rPr>
          <w:rFonts w:hint="cs"/>
          <w:rtl/>
        </w:rPr>
        <w:t xml:space="preserve"> </w:t>
      </w:r>
      <w:r w:rsidR="00287DB0" w:rsidRPr="006E3034">
        <w:rPr>
          <w:rStyle w:val="affe"/>
          <w:rFonts w:hint="eastAsia"/>
          <w:rtl/>
        </w:rPr>
        <w:t>ב</w:t>
      </w:r>
      <w:r w:rsidR="00287DB0" w:rsidRPr="006E3034">
        <w:rPr>
          <w:rStyle w:val="affe"/>
          <w:rtl/>
        </w:rPr>
        <w:t>'</w:t>
      </w:r>
      <w:r w:rsidRPr="006E3034">
        <w:rPr>
          <w:rStyle w:val="affe"/>
          <w:rtl/>
        </w:rPr>
        <w:t xml:space="preserve"> </w:t>
      </w:r>
      <w:r w:rsidRPr="006E3034">
        <w:rPr>
          <w:rStyle w:val="affe"/>
          <w:rFonts w:hint="eastAsia"/>
          <w:rtl/>
        </w:rPr>
        <w:t>קודם</w:t>
      </w:r>
      <w:r w:rsidRPr="006E3034">
        <w:rPr>
          <w:rStyle w:val="affe"/>
          <w:rtl/>
        </w:rPr>
        <w:t xml:space="preserve"> </w:t>
      </w:r>
      <w:r w:rsidRPr="006E3034">
        <w:rPr>
          <w:rStyle w:val="affe"/>
          <w:rFonts w:hint="eastAsia"/>
          <w:rtl/>
        </w:rPr>
        <w:t>הרגל</w:t>
      </w:r>
      <w:r w:rsidR="00287DB0" w:rsidRPr="006E3034">
        <w:rPr>
          <w:rStyle w:val="affe"/>
          <w:rtl/>
        </w:rPr>
        <w:t xml:space="preserve">, </w:t>
      </w:r>
      <w:r w:rsidR="00287DB0" w:rsidRPr="006E3034">
        <w:rPr>
          <w:rStyle w:val="affe"/>
          <w:rFonts w:hint="eastAsia"/>
          <w:rtl/>
        </w:rPr>
        <w:t>שהתחיל</w:t>
      </w:r>
      <w:r w:rsidR="00287DB0">
        <w:rPr>
          <w:rStyle w:val="affe"/>
          <w:rFonts w:hint="cs"/>
          <w:rtl/>
        </w:rPr>
        <w:t>.</w:t>
      </w:r>
    </w:p>
    <w:p w14:paraId="39C043D4" w14:textId="45D9A080" w:rsidR="00E31AD5" w:rsidRDefault="00287DB0" w:rsidP="00CA1FB2">
      <w:pPr>
        <w:pStyle w:val="36"/>
        <w:framePr w:wrap="notBeside"/>
        <w:rPr>
          <w:rtl/>
        </w:rPr>
      </w:pPr>
      <w:r w:rsidRPr="00CA1FB2">
        <w:rPr>
          <w:rFonts w:hint="eastAsia"/>
          <w:rtl/>
        </w:rPr>
        <w:t>ו</w:t>
      </w:r>
      <w:r w:rsidR="00F50240">
        <w:rPr>
          <w:rFonts w:hint="cs"/>
          <w:rtl/>
        </w:rPr>
        <w:t>תיובתא</w:t>
      </w:r>
      <w:r w:rsidR="00E31AD5">
        <w:rPr>
          <w:rFonts w:hint="cs"/>
          <w:rtl/>
        </w:rPr>
        <w:t>:</w:t>
      </w:r>
    </w:p>
    <w:p w14:paraId="3FBC0E82" w14:textId="64BCCAE3" w:rsidR="0089324E" w:rsidRPr="006F178A" w:rsidRDefault="00287DB0" w:rsidP="00F50240">
      <w:pPr>
        <w:rPr>
          <w:rtl/>
        </w:rPr>
      </w:pPr>
      <w:r w:rsidRPr="007117F5">
        <w:rPr>
          <w:rFonts w:ascii="Fb Fontext" w:hAnsi="Fb Fontext" w:cs="PFT_Frank" w:hint="eastAsia"/>
          <w:b/>
          <w:bCs/>
          <w:szCs w:val="14"/>
          <w:rtl/>
        </w:rPr>
        <w:t>מ</w:t>
      </w:r>
      <w:r w:rsidR="0089324E" w:rsidRPr="007117F5">
        <w:rPr>
          <w:rFonts w:ascii="Fb Fontext" w:hAnsi="Fb Fontext" w:cs="PFT_Frank"/>
          <w:b/>
          <w:bCs/>
          <w:szCs w:val="14"/>
          <w:rtl/>
        </w:rPr>
        <w:t>קבר בתחילת הרגל</w:t>
      </w:r>
      <w:r w:rsidR="0089324E" w:rsidRPr="006F178A">
        <w:rPr>
          <w:rFonts w:ascii="Fb Fontext" w:hAnsi="Fb Fontext"/>
          <w:rtl/>
        </w:rPr>
        <w:t xml:space="preserve"> - מונה </w:t>
      </w:r>
      <w:r>
        <w:rPr>
          <w:rFonts w:ascii="Fb Fontext" w:hAnsi="Fb Fontext" w:hint="cs"/>
          <w:rtl/>
        </w:rPr>
        <w:t>ז'</w:t>
      </w:r>
      <w:r w:rsidRPr="006F178A">
        <w:rPr>
          <w:rFonts w:ascii="Fb Fontext" w:hAnsi="Fb Fontext"/>
          <w:rtl/>
        </w:rPr>
        <w:t xml:space="preserve"> </w:t>
      </w:r>
      <w:r w:rsidR="0089324E" w:rsidRPr="006F178A">
        <w:rPr>
          <w:rFonts w:ascii="Fb Fontext" w:hAnsi="Fb Fontext"/>
          <w:rtl/>
        </w:rPr>
        <w:t xml:space="preserve">אחר הרגל, </w:t>
      </w:r>
      <w:r w:rsidR="0089324E" w:rsidRPr="007117F5">
        <w:rPr>
          <w:rFonts w:ascii="Fb Fontext" w:hAnsi="Fb Fontext" w:cs="PFT_Frank"/>
          <w:b/>
          <w:bCs/>
          <w:szCs w:val="14"/>
          <w:rtl/>
        </w:rPr>
        <w:t>ורגל עולה לו</w:t>
      </w:r>
      <w:r w:rsidR="0089324E" w:rsidRPr="006F178A">
        <w:rPr>
          <w:rFonts w:ascii="Fb Fontext" w:hAnsi="Fb Fontext"/>
          <w:rtl/>
        </w:rPr>
        <w:t>!</w:t>
      </w:r>
    </w:p>
    <w:p w14:paraId="586FBAB8" w14:textId="1A7DFCAF" w:rsidR="00E31AD5" w:rsidRDefault="00287DB0" w:rsidP="00CA1FB2">
      <w:pPr>
        <w:pStyle w:val="36"/>
        <w:framePr w:wrap="notBeside"/>
        <w:rPr>
          <w:rtl/>
        </w:rPr>
      </w:pPr>
      <w:r w:rsidRPr="00CA1FB2">
        <w:rPr>
          <w:rFonts w:hint="cs"/>
          <w:rtl/>
        </w:rPr>
        <w:t>מ</w:t>
      </w:r>
      <w:r w:rsidR="0089324E" w:rsidRPr="00CA1FB2">
        <w:rPr>
          <w:rtl/>
        </w:rPr>
        <w:t>רי</w:t>
      </w:r>
      <w:r w:rsidRPr="00CA1FB2">
        <w:rPr>
          <w:rFonts w:hint="cs"/>
          <w:rtl/>
        </w:rPr>
        <w:t>"</w:t>
      </w:r>
      <w:r w:rsidR="0089324E" w:rsidRPr="00CA1FB2">
        <w:rPr>
          <w:rtl/>
        </w:rPr>
        <w:t>ו</w:t>
      </w:r>
      <w:r w:rsidRPr="00CA1FB2">
        <w:rPr>
          <w:rFonts w:hint="cs"/>
          <w:rtl/>
        </w:rPr>
        <w:t>, ור</w:t>
      </w:r>
      <w:r w:rsidRPr="00CA1FB2">
        <w:rPr>
          <w:rtl/>
        </w:rPr>
        <w:t>"</w:t>
      </w:r>
      <w:r w:rsidRPr="00CA1FB2">
        <w:rPr>
          <w:rFonts w:hint="cs"/>
          <w:rtl/>
        </w:rPr>
        <w:t>א לבנו</w:t>
      </w:r>
      <w:r w:rsidR="00E31AD5">
        <w:rPr>
          <w:rFonts w:hint="cs"/>
          <w:rtl/>
        </w:rPr>
        <w:t>:</w:t>
      </w:r>
    </w:p>
    <w:p w14:paraId="2C856573" w14:textId="6C7826A7" w:rsidR="0089324E" w:rsidRPr="006F178A" w:rsidRDefault="0089324E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אפילו</w:t>
      </w:r>
      <w:r w:rsidRPr="006F178A">
        <w:rPr>
          <w:rtl/>
        </w:rPr>
        <w:t xml:space="preserve"> קברו ברגל</w:t>
      </w:r>
      <w:r w:rsidR="00287DB0">
        <w:rPr>
          <w:rFonts w:hint="cs"/>
          <w:rtl/>
        </w:rPr>
        <w:t xml:space="preserve"> </w:t>
      </w:r>
      <w:r w:rsidR="00287DB0" w:rsidRPr="00D54BA1">
        <w:rPr>
          <w:rStyle w:val="affe"/>
          <w:rFonts w:cs="PFT_Frank" w:hint="eastAsia"/>
          <w:b/>
          <w:bCs/>
          <w:szCs w:val="10"/>
          <w:rtl/>
        </w:rPr>
        <w:t>עולה</w:t>
      </w:r>
      <w:r w:rsidR="00287DB0" w:rsidRPr="00D54BA1">
        <w:rPr>
          <w:rStyle w:val="affe"/>
          <w:rFonts w:cs="PFT_Frank"/>
          <w:b/>
          <w:bCs/>
          <w:szCs w:val="10"/>
          <w:rtl/>
        </w:rPr>
        <w:t xml:space="preserve"> </w:t>
      </w:r>
      <w:r w:rsidR="00287DB0" w:rsidRPr="00D54BA1">
        <w:rPr>
          <w:rStyle w:val="affe"/>
          <w:rFonts w:cs="PFT_Frank" w:hint="eastAsia"/>
          <w:b/>
          <w:bCs/>
          <w:szCs w:val="10"/>
          <w:rtl/>
        </w:rPr>
        <w:t>לשלושים</w:t>
      </w:r>
      <w:r w:rsidR="00287DB0" w:rsidRPr="00D54BA1">
        <w:rPr>
          <w:rStyle w:val="affe"/>
          <w:rFonts w:cs="PFT_Frank"/>
          <w:b/>
          <w:bCs/>
          <w:szCs w:val="10"/>
          <w:rtl/>
        </w:rPr>
        <w:t>.</w:t>
      </w:r>
    </w:p>
    <w:p w14:paraId="38AC25E5" w14:textId="7C2CD787" w:rsidR="000B6EB1" w:rsidRPr="005A1627" w:rsidRDefault="000B6EB1" w:rsidP="00164685">
      <w:pPr>
        <w:pStyle w:val="afffff2"/>
        <w:rPr>
          <w:rtl/>
        </w:rPr>
      </w:pPr>
      <w:r w:rsidRPr="005A1627">
        <w:rPr>
          <w:rFonts w:hint="cs"/>
          <w:rtl/>
        </w:rPr>
        <w:t>פסק הלכה מתי בטלה שבעה</w:t>
      </w:r>
    </w:p>
    <w:p w14:paraId="42F9D662" w14:textId="1645F7A5" w:rsidR="00E31AD5" w:rsidRDefault="003A3720" w:rsidP="00F50240">
      <w:pPr>
        <w:pStyle w:val="36"/>
        <w:framePr w:wrap="notBeside"/>
        <w:rPr>
          <w:rtl/>
        </w:rPr>
      </w:pPr>
      <w:r w:rsidRPr="00F50240">
        <w:rPr>
          <w:rFonts w:hint="eastAsia"/>
          <w:rtl/>
        </w:rPr>
        <w:t>ר</w:t>
      </w:r>
      <w:r w:rsidRPr="00F50240">
        <w:rPr>
          <w:rtl/>
        </w:rPr>
        <w:t>"</w:t>
      </w:r>
      <w:r w:rsidRPr="00F50240">
        <w:rPr>
          <w:rFonts w:hint="eastAsia"/>
          <w:rtl/>
        </w:rPr>
        <w:t>א</w:t>
      </w:r>
      <w:r w:rsidR="00E31AD5">
        <w:rPr>
          <w:rtl/>
        </w:rPr>
        <w:t>:</w:t>
      </w:r>
    </w:p>
    <w:p w14:paraId="14325764" w14:textId="77777777" w:rsidR="004E0BA3" w:rsidRDefault="003A3720" w:rsidP="00164685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נהג אבילות </w:t>
      </w:r>
      <w:r w:rsidR="00EF55BA" w:rsidRPr="007117F5">
        <w:rPr>
          <w:rFonts w:ascii="Fb Fontext" w:hAnsi="Fb Fontext" w:cs="PFT_Frank" w:hint="cs"/>
          <w:b/>
          <w:bCs/>
          <w:szCs w:val="14"/>
          <w:rtl/>
        </w:rPr>
        <w:t>ג'</w:t>
      </w:r>
      <w:r w:rsidR="00EF55BA" w:rsidRPr="007117F5">
        <w:rPr>
          <w:rFonts w:ascii="Fb Fontext" w:hAnsi="Fb Fontext" w:cs="PFT_Frank"/>
          <w:b/>
          <w:bCs/>
          <w:szCs w:val="14"/>
          <w:rtl/>
        </w:rPr>
        <w:t xml:space="preserve"> </w:t>
      </w:r>
      <w:r w:rsidR="00E461EC" w:rsidRPr="007117F5">
        <w:rPr>
          <w:rFonts w:ascii="Fb Fontext" w:hAnsi="Fb Fontext" w:cs="PFT_Frank" w:hint="cs"/>
          <w:b/>
          <w:bCs/>
          <w:szCs w:val="14"/>
          <w:rtl/>
        </w:rPr>
        <w:t>ימים</w:t>
      </w:r>
      <w:r w:rsidR="00E461EC">
        <w:rPr>
          <w:rFonts w:ascii="Fb Fontext" w:hAnsi="Fb Fontext" w:hint="cs"/>
          <w:rtl/>
        </w:rPr>
        <w:t xml:space="preserve"> </w:t>
      </w:r>
      <w:r w:rsidR="0089324E" w:rsidRPr="006F178A">
        <w:rPr>
          <w:rFonts w:ascii="Fb Fontext" w:hAnsi="Fb Fontext"/>
          <w:rtl/>
        </w:rPr>
        <w:t>קודם הרגל</w:t>
      </w:r>
      <w:r w:rsidR="000B6EB1">
        <w:rPr>
          <w:rFonts w:ascii="Fb Fontext" w:hAnsi="Fb Fontext" w:hint="cs"/>
          <w:rtl/>
        </w:rPr>
        <w:t xml:space="preserve"> -</w:t>
      </w:r>
      <w:r>
        <w:rPr>
          <w:rFonts w:ascii="Fb Fontext" w:hAnsi="Fb Fontext" w:hint="cs"/>
          <w:rtl/>
        </w:rPr>
        <w:t xml:space="preserve"> </w:t>
      </w:r>
      <w:r w:rsidR="00EF55BA">
        <w:rPr>
          <w:rFonts w:ascii="Fb Fontext" w:hAnsi="Fb Fontext" w:hint="cs"/>
          <w:rtl/>
        </w:rPr>
        <w:t>א</w:t>
      </w:r>
      <w:r>
        <w:rPr>
          <w:rFonts w:ascii="Fb Fontext" w:hAnsi="Fb Fontext" w:hint="cs"/>
          <w:rtl/>
        </w:rPr>
        <w:t>ין</w:t>
      </w:r>
      <w:r w:rsidR="0089324E"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נוהג</w:t>
      </w:r>
      <w:r w:rsidR="0089324E" w:rsidRPr="006F178A">
        <w:rPr>
          <w:rFonts w:ascii="Fb Fontext" w:hAnsi="Fb Fontext"/>
          <w:rtl/>
        </w:rPr>
        <w:t xml:space="preserve"> אחר הרגל,</w:t>
      </w:r>
    </w:p>
    <w:p w14:paraId="49FCDF13" w14:textId="32FC4D68" w:rsidR="00E31AD5" w:rsidRDefault="003A3720" w:rsidP="004C3171">
      <w:pPr>
        <w:pStyle w:val="36"/>
        <w:framePr w:wrap="notBeside"/>
        <w:rPr>
          <w:rtl/>
        </w:rPr>
      </w:pPr>
      <w:r w:rsidRPr="004C3171">
        <w:rPr>
          <w:rFonts w:hint="cs"/>
          <w:rtl/>
        </w:rPr>
        <w:t>ו</w:t>
      </w:r>
      <w:r w:rsidR="0089324E" w:rsidRPr="004C3171">
        <w:rPr>
          <w:rtl/>
        </w:rPr>
        <w:t>חכ"</w:t>
      </w:r>
      <w:r w:rsidR="0089324E" w:rsidRPr="004C3171">
        <w:rPr>
          <w:rFonts w:hint="cs"/>
          <w:rtl/>
        </w:rPr>
        <w:t>א</w:t>
      </w:r>
      <w:r w:rsidR="00E31AD5">
        <w:rPr>
          <w:rtl/>
        </w:rPr>
        <w:t>:</w:t>
      </w:r>
    </w:p>
    <w:p w14:paraId="1A52F499" w14:textId="661836D8" w:rsidR="000B6EB1" w:rsidRDefault="0089324E" w:rsidP="00164685">
      <w:pPr>
        <w:rPr>
          <w:rtl/>
        </w:rPr>
      </w:pPr>
      <w:r w:rsidRPr="006F178A">
        <w:rPr>
          <w:rtl/>
        </w:rPr>
        <w:t>אפי</w:t>
      </w:r>
      <w:r w:rsidRPr="006F178A">
        <w:rPr>
          <w:rFonts w:hint="cs"/>
          <w:rtl/>
        </w:rPr>
        <w:t>'</w:t>
      </w:r>
      <w:r w:rsidRPr="006F178A">
        <w:rPr>
          <w:rtl/>
        </w:rPr>
        <w:t xml:space="preserve"> </w:t>
      </w:r>
      <w:r w:rsidRPr="007117F5">
        <w:rPr>
          <w:rFonts w:cs="PFT_Frank"/>
          <w:b/>
          <w:bCs/>
          <w:szCs w:val="14"/>
          <w:rtl/>
        </w:rPr>
        <w:t>שעה אח</w:t>
      </w:r>
      <w:r w:rsidR="000B6EB1" w:rsidRPr="007117F5">
        <w:rPr>
          <w:rFonts w:cs="PFT_Frank" w:hint="cs"/>
          <w:b/>
          <w:bCs/>
          <w:szCs w:val="14"/>
          <w:rtl/>
        </w:rPr>
        <w:t>ת</w:t>
      </w:r>
      <w:r w:rsidR="000B6EB1">
        <w:rPr>
          <w:rFonts w:hint="cs"/>
          <w:rtl/>
        </w:rPr>
        <w:t>.</w:t>
      </w:r>
    </w:p>
    <w:p w14:paraId="22DB7C72" w14:textId="34ED18E6" w:rsidR="00E31AD5" w:rsidRDefault="0089324E" w:rsidP="004C3171">
      <w:pPr>
        <w:pStyle w:val="36"/>
        <w:framePr w:wrap="notBeside"/>
        <w:rPr>
          <w:rtl/>
        </w:rPr>
      </w:pPr>
      <w:r w:rsidRPr="004C3171">
        <w:rPr>
          <w:rFonts w:hint="cs"/>
          <w:rtl/>
        </w:rPr>
        <w:t>מרי</w:t>
      </w:r>
      <w:r w:rsidRPr="004C3171">
        <w:rPr>
          <w:rtl/>
        </w:rPr>
        <w:t>"</w:t>
      </w:r>
      <w:r w:rsidRPr="004C3171">
        <w:rPr>
          <w:rFonts w:hint="cs"/>
          <w:rtl/>
        </w:rPr>
        <w:t>ו</w:t>
      </w:r>
      <w:r w:rsidR="00E31AD5">
        <w:rPr>
          <w:rFonts w:hint="cs"/>
          <w:rtl/>
        </w:rPr>
        <w:t>:</w:t>
      </w:r>
    </w:p>
    <w:p w14:paraId="08990153" w14:textId="2888CADE" w:rsidR="0089324E" w:rsidRPr="006F178A" w:rsidRDefault="00E461EC" w:rsidP="00164685">
      <w:pPr>
        <w:rPr>
          <w:rtl/>
        </w:rPr>
      </w:pPr>
      <w:r w:rsidRPr="007117F5">
        <w:rPr>
          <w:rFonts w:cs="PFT_Frank" w:hint="cs"/>
          <w:b/>
          <w:bCs/>
          <w:szCs w:val="14"/>
          <w:rtl/>
        </w:rPr>
        <w:t>הלכה</w:t>
      </w:r>
      <w:r>
        <w:rPr>
          <w:rFonts w:hint="cs"/>
          <w:rtl/>
        </w:rPr>
        <w:t xml:space="preserve"> </w:t>
      </w:r>
      <w:r w:rsidR="0089324E" w:rsidRPr="006F178A">
        <w:rPr>
          <w:rtl/>
        </w:rPr>
        <w:t>אפילו שעה אחת</w:t>
      </w:r>
      <w:r>
        <w:rPr>
          <w:rStyle w:val="affc"/>
          <w:rFonts w:hint="cs"/>
          <w:rtl/>
        </w:rPr>
        <w:t xml:space="preserve">. </w:t>
      </w:r>
      <w:r w:rsidR="0089324E" w:rsidRPr="007509A9">
        <w:rPr>
          <w:rStyle w:val="affc"/>
          <w:rtl/>
        </w:rPr>
        <w:t>רבא:</w:t>
      </w:r>
      <w:r w:rsidR="0089324E" w:rsidRPr="006F178A">
        <w:rPr>
          <w:rtl/>
        </w:rPr>
        <w:t xml:space="preserve"> </w:t>
      </w:r>
      <w:r w:rsidR="0089324E" w:rsidRPr="007117F5">
        <w:rPr>
          <w:rFonts w:cs="PFT_Frank"/>
          <w:b/>
          <w:bCs/>
          <w:szCs w:val="14"/>
          <w:rtl/>
        </w:rPr>
        <w:t>הלכה</w:t>
      </w:r>
      <w:r w:rsidR="0089324E" w:rsidRPr="006F178A">
        <w:rPr>
          <w:rtl/>
        </w:rPr>
        <w:t xml:space="preserve"> </w:t>
      </w:r>
      <w:r w:rsidRPr="006E3034">
        <w:rPr>
          <w:rStyle w:val="affe"/>
          <w:rFonts w:hint="eastAsia"/>
          <w:rtl/>
        </w:rPr>
        <w:t>כתנא</w:t>
      </w:r>
      <w:r w:rsidRPr="006E3034">
        <w:rPr>
          <w:rStyle w:val="affe"/>
          <w:rtl/>
        </w:rPr>
        <w:t xml:space="preserve"> דידן </w:t>
      </w:r>
      <w:r w:rsidR="0089324E" w:rsidRPr="006F178A">
        <w:rPr>
          <w:rtl/>
        </w:rPr>
        <w:t>שלשה.</w:t>
      </w:r>
    </w:p>
    <w:p w14:paraId="066D11D4" w14:textId="024C1834" w:rsidR="00E31AD5" w:rsidRDefault="0089324E" w:rsidP="004C3171">
      <w:pPr>
        <w:pStyle w:val="36"/>
        <w:framePr w:wrap="notBeside"/>
        <w:rPr>
          <w:rtl/>
        </w:rPr>
      </w:pPr>
      <w:r w:rsidRPr="004C3171">
        <w:rPr>
          <w:rtl/>
        </w:rPr>
        <w:t>רבינא</w:t>
      </w:r>
      <w:r w:rsidR="00E31AD5">
        <w:rPr>
          <w:rFonts w:hint="cs"/>
          <w:rtl/>
        </w:rPr>
        <w:t>:</w:t>
      </w:r>
    </w:p>
    <w:p w14:paraId="11209291" w14:textId="11C67B18" w:rsidR="00372F2C" w:rsidRPr="006F178A" w:rsidRDefault="0089324E" w:rsidP="00164685">
      <w:pPr>
        <w:rPr>
          <w:rtl/>
        </w:rPr>
      </w:pPr>
      <w:r w:rsidRPr="007117F5">
        <w:rPr>
          <w:rFonts w:cs="PFT_Frank" w:hint="cs"/>
          <w:b/>
          <w:bCs/>
          <w:szCs w:val="14"/>
          <w:rtl/>
        </w:rPr>
        <w:t>הלכ</w:t>
      </w:r>
      <w:r w:rsidR="00E461EC" w:rsidRPr="007117F5">
        <w:rPr>
          <w:rFonts w:cs="PFT_Frank" w:hint="cs"/>
          <w:b/>
          <w:bCs/>
          <w:szCs w:val="14"/>
          <w:rtl/>
        </w:rPr>
        <w:t>ה</w:t>
      </w:r>
      <w:r w:rsidRPr="007117F5">
        <w:rPr>
          <w:rFonts w:cs="PFT_Frank"/>
          <w:b/>
          <w:bCs/>
          <w:szCs w:val="14"/>
          <w:rtl/>
        </w:rPr>
        <w:t xml:space="preserve"> אפי' יום אחד</w:t>
      </w:r>
      <w:r w:rsidR="00E461EC" w:rsidRPr="007117F5">
        <w:rPr>
          <w:rFonts w:cs="PFT_Frank"/>
          <w:b/>
          <w:bCs/>
          <w:szCs w:val="14"/>
          <w:rtl/>
        </w:rPr>
        <w:t>,</w:t>
      </w:r>
      <w:r w:rsidRPr="007117F5">
        <w:rPr>
          <w:rFonts w:cs="PFT_Frank"/>
          <w:b/>
          <w:bCs/>
          <w:szCs w:val="14"/>
          <w:rtl/>
        </w:rPr>
        <w:t xml:space="preserve"> אפי' שעה אחת</w:t>
      </w:r>
      <w:r w:rsidRPr="006F178A">
        <w:rPr>
          <w:rtl/>
        </w:rPr>
        <w:t>.</w:t>
      </w:r>
    </w:p>
    <w:p w14:paraId="2500DF06" w14:textId="03E96FD0" w:rsidR="0089324E" w:rsidRPr="006F178A" w:rsidRDefault="00372F2C" w:rsidP="00164685">
      <w:pPr>
        <w:pStyle w:val="afffff2"/>
        <w:rPr>
          <w:rtl/>
        </w:rPr>
      </w:pPr>
      <w:r>
        <w:rPr>
          <w:rFonts w:hint="cs"/>
          <w:rtl/>
        </w:rPr>
        <w:lastRenderedPageBreak/>
        <w:t>שמועה רחוקה</w:t>
      </w:r>
    </w:p>
    <w:p w14:paraId="395C91F5" w14:textId="5FD72466" w:rsidR="00E31AD5" w:rsidRDefault="00EF55BA" w:rsidP="004C3171">
      <w:pPr>
        <w:pStyle w:val="36"/>
        <w:framePr w:wrap="notBeside"/>
        <w:rPr>
          <w:rtl/>
        </w:rPr>
      </w:pPr>
      <w:r w:rsidRPr="004C3171">
        <w:rPr>
          <w:rFonts w:hint="cs"/>
          <w:rtl/>
        </w:rPr>
        <w:t>ר</w:t>
      </w:r>
      <w:r w:rsidR="0089324E" w:rsidRPr="004C3171">
        <w:rPr>
          <w:rFonts w:hint="cs"/>
          <w:rtl/>
        </w:rPr>
        <w:t>חב</w:t>
      </w:r>
      <w:r w:rsidR="0089324E" w:rsidRPr="004C3171">
        <w:rPr>
          <w:rtl/>
        </w:rPr>
        <w:t>"</w:t>
      </w:r>
      <w:r w:rsidR="0089324E" w:rsidRPr="004C3171">
        <w:rPr>
          <w:rFonts w:hint="cs"/>
          <w:rtl/>
        </w:rPr>
        <w:t>א ור</w:t>
      </w:r>
      <w:r w:rsidR="0089324E" w:rsidRPr="004C3171">
        <w:rPr>
          <w:rtl/>
        </w:rPr>
        <w:t>"</w:t>
      </w:r>
      <w:r w:rsidR="0089324E" w:rsidRPr="004C3171">
        <w:rPr>
          <w:rFonts w:hint="cs"/>
          <w:rtl/>
        </w:rPr>
        <w:t>א ורי</w:t>
      </w:r>
      <w:r w:rsidR="0089324E" w:rsidRPr="004C3171">
        <w:rPr>
          <w:rtl/>
        </w:rPr>
        <w:t>"</w:t>
      </w:r>
      <w:r w:rsidR="0089324E" w:rsidRPr="004C3171">
        <w:rPr>
          <w:rFonts w:hint="cs"/>
          <w:rtl/>
        </w:rPr>
        <w:t>נ</w:t>
      </w:r>
      <w:r w:rsidR="00E31AD5">
        <w:rPr>
          <w:rFonts w:hint="cs"/>
          <w:rtl/>
        </w:rPr>
        <w:t>:</w:t>
      </w:r>
    </w:p>
    <w:p w14:paraId="07A8A480" w14:textId="60C9D0CF" w:rsidR="0089324E" w:rsidRPr="006F178A" w:rsidRDefault="00E461EC" w:rsidP="00164685">
      <w:pPr>
        <w:rPr>
          <w:rtl/>
        </w:rPr>
      </w:pPr>
      <w:r w:rsidRPr="006F178A">
        <w:rPr>
          <w:rtl/>
        </w:rPr>
        <w:t xml:space="preserve">אבילות </w:t>
      </w:r>
      <w:r w:rsidRPr="007117F5">
        <w:rPr>
          <w:rFonts w:cs="PFT_Frank"/>
          <w:b/>
          <w:bCs/>
          <w:szCs w:val="14"/>
          <w:rtl/>
        </w:rPr>
        <w:t>שבעה</w:t>
      </w:r>
      <w:r w:rsidRPr="00A824E4">
        <w:rPr>
          <w:rStyle w:val="af4"/>
          <w:rFonts w:hint="cs"/>
          <w:rtl/>
        </w:rPr>
        <w:t xml:space="preserve"> </w:t>
      </w:r>
      <w:r>
        <w:rPr>
          <w:rStyle w:val="af4"/>
          <w:rFonts w:hint="cs"/>
          <w:rtl/>
        </w:rPr>
        <w:t>ד</w:t>
      </w:r>
      <w:r w:rsidR="0089324E" w:rsidRPr="00A824E4">
        <w:rPr>
          <w:rStyle w:val="af4"/>
          <w:rFonts w:hint="cs"/>
          <w:rtl/>
        </w:rPr>
        <w:t>'</w:t>
      </w:r>
      <w:r w:rsidR="0089324E" w:rsidRPr="00A824E4">
        <w:rPr>
          <w:rStyle w:val="af4"/>
          <w:rtl/>
        </w:rPr>
        <w:t>והפכתי חגיכם לאבל</w:t>
      </w:r>
      <w:r w:rsidR="0089324E" w:rsidRPr="00A824E4">
        <w:rPr>
          <w:rStyle w:val="af4"/>
          <w:rFonts w:hint="cs"/>
          <w:rtl/>
        </w:rPr>
        <w:t>'</w:t>
      </w:r>
      <w:r w:rsidR="0089324E" w:rsidRPr="00A824E4">
        <w:rPr>
          <w:rStyle w:val="af4"/>
          <w:rtl/>
        </w:rPr>
        <w:t xml:space="preserve"> </w:t>
      </w:r>
      <w:r>
        <w:rPr>
          <w:rFonts w:hint="cs"/>
          <w:rtl/>
        </w:rPr>
        <w:t>כ</w:t>
      </w:r>
      <w:r w:rsidR="0089324E" w:rsidRPr="006F178A">
        <w:rPr>
          <w:rtl/>
        </w:rPr>
        <w:t>חג</w:t>
      </w:r>
      <w:r>
        <w:rPr>
          <w:rFonts w:hint="cs"/>
          <w:rtl/>
        </w:rPr>
        <w:t xml:space="preserve"> </w:t>
      </w:r>
      <w:r w:rsidR="00372F2C" w:rsidRPr="007117F5">
        <w:rPr>
          <w:rFonts w:cs="PFT_Frank" w:hint="cs"/>
          <w:b/>
          <w:bCs/>
          <w:szCs w:val="14"/>
          <w:rtl/>
        </w:rPr>
        <w:t xml:space="preserve">- </w:t>
      </w:r>
      <w:r w:rsidRPr="007117F5">
        <w:rPr>
          <w:rFonts w:cs="PFT_Frank" w:hint="eastAsia"/>
          <w:b/>
          <w:bCs/>
          <w:szCs w:val="14"/>
          <w:rtl/>
        </w:rPr>
        <w:t>ז</w:t>
      </w:r>
      <w:r w:rsidRPr="007117F5">
        <w:rPr>
          <w:rFonts w:cs="PFT_Frank"/>
          <w:b/>
          <w:bCs/>
          <w:szCs w:val="14"/>
          <w:rtl/>
        </w:rPr>
        <w:t>'</w:t>
      </w:r>
    </w:p>
    <w:p w14:paraId="6BBB6F88" w14:textId="06432448" w:rsidR="0089324E" w:rsidRPr="007509A9" w:rsidRDefault="00E461EC" w:rsidP="004C3171">
      <w:pPr>
        <w:rPr>
          <w:rStyle w:val="affe"/>
          <w:rtl/>
        </w:rPr>
      </w:pPr>
      <w:r>
        <w:rPr>
          <w:rFonts w:hint="cs"/>
          <w:rtl/>
        </w:rPr>
        <w:t>ו</w:t>
      </w:r>
      <w:r w:rsidR="0089324E" w:rsidRPr="006F178A">
        <w:rPr>
          <w:rtl/>
        </w:rPr>
        <w:t xml:space="preserve">שמועה רחוקה </w:t>
      </w:r>
      <w:r w:rsidR="0089324E" w:rsidRPr="007117F5">
        <w:rPr>
          <w:rFonts w:cs="PFT_Frank"/>
          <w:b/>
          <w:bCs/>
          <w:szCs w:val="14"/>
          <w:rtl/>
        </w:rPr>
        <w:t>יום אחד</w:t>
      </w:r>
      <w:r w:rsidRPr="007117F5">
        <w:rPr>
          <w:rFonts w:cs="PFT_Frank" w:hint="cs"/>
          <w:b/>
          <w:bCs/>
          <w:szCs w:val="14"/>
          <w:rtl/>
        </w:rPr>
        <w:t xml:space="preserve"> </w:t>
      </w:r>
      <w:r w:rsidRPr="00F72B98">
        <w:rPr>
          <w:rFonts w:cs="PFT_Frank" w:hint="eastAsia"/>
          <w:b/>
          <w:bCs/>
          <w:szCs w:val="14"/>
          <w:rtl/>
        </w:rPr>
        <w:t>כעצרת</w:t>
      </w:r>
      <w:r w:rsidRPr="007117F5">
        <w:rPr>
          <w:rFonts w:cs="PFT_Frank" w:hint="cs"/>
          <w:b/>
          <w:bCs/>
          <w:szCs w:val="14"/>
          <w:rtl/>
        </w:rPr>
        <w:t xml:space="preserve"> </w:t>
      </w:r>
      <w:r>
        <w:rPr>
          <w:rStyle w:val="affe"/>
          <w:rFonts w:hint="cs"/>
          <w:rtl/>
        </w:rPr>
        <w:t xml:space="preserve">חג </w:t>
      </w:r>
      <w:r w:rsidR="00EF55BA" w:rsidRPr="007509A9">
        <w:rPr>
          <w:rStyle w:val="affe"/>
          <w:rFonts w:hint="cs"/>
          <w:rtl/>
        </w:rPr>
        <w:t>יום אחד</w:t>
      </w:r>
      <w:r>
        <w:rPr>
          <w:rStyle w:val="affe"/>
          <w:rFonts w:hint="cs"/>
          <w:rtl/>
        </w:rPr>
        <w:t>.</w:t>
      </w:r>
    </w:p>
    <w:p w14:paraId="0C8005D1" w14:textId="1548A5F7" w:rsidR="00E31AD5" w:rsidRDefault="00E461EC" w:rsidP="004C3171">
      <w:pPr>
        <w:pStyle w:val="36"/>
        <w:framePr w:wrap="notBeside"/>
        <w:rPr>
          <w:rtl/>
        </w:rPr>
      </w:pPr>
      <w:r w:rsidRPr="004C3171">
        <w:rPr>
          <w:rFonts w:hint="cs"/>
          <w:rtl/>
        </w:rPr>
        <w:t>ת"ר: ל</w:t>
      </w:r>
      <w:r w:rsidR="0089324E" w:rsidRPr="004C3171">
        <w:rPr>
          <w:rFonts w:hint="cs"/>
          <w:rtl/>
        </w:rPr>
        <w:t>ר</w:t>
      </w:r>
      <w:r w:rsidR="0089324E" w:rsidRPr="004C3171">
        <w:rPr>
          <w:rtl/>
        </w:rPr>
        <w:t>"</w:t>
      </w:r>
      <w:r w:rsidR="0089324E" w:rsidRPr="004C3171">
        <w:rPr>
          <w:rFonts w:hint="cs"/>
          <w:rtl/>
        </w:rPr>
        <w:t>ע</w:t>
      </w:r>
      <w:r w:rsidR="00E31AD5">
        <w:rPr>
          <w:rFonts w:hint="cs"/>
          <w:rtl/>
        </w:rPr>
        <w:t>:</w:t>
      </w:r>
    </w:p>
    <w:p w14:paraId="3E6CE80C" w14:textId="29E33549" w:rsidR="0089324E" w:rsidRPr="006F178A" w:rsidRDefault="0089324E" w:rsidP="00164685">
      <w:pPr>
        <w:rPr>
          <w:rtl/>
        </w:rPr>
      </w:pPr>
      <w:r w:rsidRPr="006F178A">
        <w:rPr>
          <w:rFonts w:ascii="Fb Fontext" w:hAnsi="Fb Fontext"/>
          <w:rtl/>
        </w:rPr>
        <w:t>שמועה קרובה</w:t>
      </w:r>
      <w:r w:rsidR="00EF55BA" w:rsidRPr="006F178A">
        <w:rPr>
          <w:rFonts w:ascii="Fb Fontext" w:hAnsi="Fb Fontext"/>
          <w:rtl/>
        </w:rPr>
        <w:t xml:space="preserve"> </w:t>
      </w:r>
      <w:r w:rsidRPr="006F178A">
        <w:rPr>
          <w:rFonts w:ascii="Fb Fontext" w:hAnsi="Fb Fontext"/>
          <w:rtl/>
        </w:rPr>
        <w:t xml:space="preserve">נוהגת </w:t>
      </w:r>
      <w:r w:rsidR="00EF55BA" w:rsidRPr="007117F5">
        <w:rPr>
          <w:rFonts w:ascii="Fb Fontext" w:hAnsi="Fb Fontext" w:cs="PFT_Frank" w:hint="eastAsia"/>
          <w:b/>
          <w:bCs/>
          <w:szCs w:val="14"/>
          <w:rtl/>
        </w:rPr>
        <w:t>ז</w:t>
      </w:r>
      <w:r w:rsidR="00EF55BA" w:rsidRPr="007117F5">
        <w:rPr>
          <w:rFonts w:ascii="Fb Fontext" w:hAnsi="Fb Fontext" w:cs="PFT_Frank"/>
          <w:b/>
          <w:bCs/>
          <w:szCs w:val="14"/>
          <w:rtl/>
        </w:rPr>
        <w:t>'</w:t>
      </w:r>
      <w:r w:rsidRPr="006F178A">
        <w:rPr>
          <w:rFonts w:ascii="Fb Fontext" w:hAnsi="Fb Fontext"/>
          <w:rtl/>
        </w:rPr>
        <w:t xml:space="preserve"> </w:t>
      </w:r>
      <w:r w:rsidR="00CC0148" w:rsidRPr="007117F5">
        <w:rPr>
          <w:rFonts w:cs="PFT_Frank" w:hint="eastAsia"/>
          <w:b/>
          <w:bCs/>
          <w:szCs w:val="14"/>
          <w:rtl/>
        </w:rPr>
        <w:t>ול</w:t>
      </w:r>
      <w:r w:rsidR="00CC0148" w:rsidRPr="007117F5">
        <w:rPr>
          <w:rFonts w:cs="PFT_Frank"/>
          <w:b/>
          <w:bCs/>
          <w:szCs w:val="14"/>
          <w:rtl/>
        </w:rPr>
        <w:t>'</w:t>
      </w:r>
      <w:r w:rsidR="00CC0148">
        <w:rPr>
          <w:rFonts w:hint="cs"/>
          <w:rtl/>
        </w:rPr>
        <w:t>,</w:t>
      </w:r>
      <w:r w:rsidRPr="006F178A">
        <w:rPr>
          <w:rtl/>
        </w:rPr>
        <w:t xml:space="preserve"> רחוקה</w:t>
      </w:r>
      <w:r w:rsidR="00CC0148">
        <w:rPr>
          <w:rFonts w:hint="cs"/>
          <w:rtl/>
        </w:rPr>
        <w:t xml:space="preserve"> </w:t>
      </w:r>
      <w:r w:rsidR="00CC0148" w:rsidRPr="006E3034">
        <w:rPr>
          <w:rStyle w:val="affe"/>
          <w:rFonts w:hint="eastAsia"/>
          <w:rtl/>
        </w:rPr>
        <w:t>לאחר</w:t>
      </w:r>
      <w:r w:rsidR="00CC0148" w:rsidRPr="006E3034">
        <w:rPr>
          <w:rStyle w:val="affe"/>
          <w:rtl/>
        </w:rPr>
        <w:t xml:space="preserve"> </w:t>
      </w:r>
      <w:r w:rsidR="00CC0148" w:rsidRPr="006E3034">
        <w:rPr>
          <w:rStyle w:val="affe"/>
          <w:rFonts w:hint="eastAsia"/>
          <w:rtl/>
        </w:rPr>
        <w:t>ל</w:t>
      </w:r>
      <w:r w:rsidR="00CC0148" w:rsidRPr="006E3034">
        <w:rPr>
          <w:rStyle w:val="affe"/>
          <w:rtl/>
        </w:rPr>
        <w:t>'</w:t>
      </w:r>
      <w:r w:rsidRPr="006F178A">
        <w:rPr>
          <w:rtl/>
        </w:rPr>
        <w:t xml:space="preserve"> </w:t>
      </w:r>
      <w:r w:rsidRPr="007117F5">
        <w:rPr>
          <w:rFonts w:cs="PFT_Frank"/>
          <w:b/>
          <w:bCs/>
          <w:szCs w:val="14"/>
          <w:rtl/>
        </w:rPr>
        <w:t>יום א</w:t>
      </w:r>
      <w:r w:rsidR="00CC0148" w:rsidRPr="007117F5">
        <w:rPr>
          <w:rFonts w:cs="PFT_Frank"/>
          <w:b/>
          <w:bCs/>
          <w:szCs w:val="14"/>
          <w:rtl/>
        </w:rPr>
        <w:t>'</w:t>
      </w:r>
      <w:r w:rsidRPr="006F178A">
        <w:rPr>
          <w:rtl/>
        </w:rPr>
        <w:t>.</w:t>
      </w:r>
    </w:p>
    <w:p w14:paraId="28715781" w14:textId="53DD603F" w:rsidR="00E31AD5" w:rsidRDefault="0089324E" w:rsidP="00E63F81">
      <w:pPr>
        <w:pStyle w:val="36"/>
        <w:framePr w:wrap="notBeside"/>
        <w:rPr>
          <w:rtl/>
        </w:rPr>
      </w:pPr>
      <w:r w:rsidRPr="00E63F81">
        <w:rPr>
          <w:rFonts w:hint="cs"/>
          <w:rtl/>
        </w:rPr>
        <w:t>וחכ</w:t>
      </w:r>
      <w:r w:rsidRPr="00E63F81">
        <w:rPr>
          <w:rtl/>
        </w:rPr>
        <w:t>"</w:t>
      </w:r>
      <w:r w:rsidRPr="00E63F81">
        <w:rPr>
          <w:rFonts w:hint="cs"/>
          <w:rtl/>
        </w:rPr>
        <w:t>א</w:t>
      </w:r>
      <w:r w:rsidR="00E31AD5">
        <w:rPr>
          <w:rtl/>
        </w:rPr>
        <w:t>:</w:t>
      </w:r>
    </w:p>
    <w:p w14:paraId="730EDC10" w14:textId="56522564" w:rsidR="0089324E" w:rsidRPr="006F178A" w:rsidRDefault="00CC0148" w:rsidP="00164685">
      <w:pPr>
        <w:rPr>
          <w:rtl/>
        </w:rPr>
      </w:pPr>
      <w:r>
        <w:rPr>
          <w:rFonts w:hint="cs"/>
          <w:rtl/>
        </w:rPr>
        <w:t>אפי'</w:t>
      </w:r>
      <w:r w:rsidR="0089324E" w:rsidRPr="006F178A">
        <w:rPr>
          <w:rtl/>
        </w:rPr>
        <w:t xml:space="preserve"> רחוקה </w:t>
      </w:r>
      <w:r w:rsidR="00EF55BA" w:rsidRPr="007117F5">
        <w:rPr>
          <w:rFonts w:cs="PFT_Frank" w:hint="eastAsia"/>
          <w:b/>
          <w:bCs/>
          <w:szCs w:val="14"/>
          <w:rtl/>
        </w:rPr>
        <w:t>ז</w:t>
      </w:r>
      <w:r w:rsidR="00EF55BA" w:rsidRPr="007117F5">
        <w:rPr>
          <w:rFonts w:cs="PFT_Frank"/>
          <w:b/>
          <w:bCs/>
          <w:szCs w:val="14"/>
          <w:rtl/>
        </w:rPr>
        <w:t>'</w:t>
      </w:r>
      <w:r w:rsidRPr="007117F5">
        <w:rPr>
          <w:rFonts w:cs="PFT_Frank"/>
          <w:b/>
          <w:bCs/>
          <w:szCs w:val="14"/>
          <w:rtl/>
        </w:rPr>
        <w:t xml:space="preserve"> ול'.</w:t>
      </w:r>
    </w:p>
    <w:p w14:paraId="60491C3E" w14:textId="2D074F8D" w:rsidR="00E31AD5" w:rsidRDefault="0089324E" w:rsidP="00497EC2">
      <w:pPr>
        <w:pStyle w:val="36"/>
        <w:framePr w:wrap="notBeside"/>
        <w:rPr>
          <w:rtl/>
        </w:rPr>
      </w:pPr>
      <w:r w:rsidRPr="00497EC2">
        <w:rPr>
          <w:rFonts w:hint="cs"/>
          <w:rtl/>
        </w:rPr>
        <w:t>מרי</w:t>
      </w:r>
      <w:r w:rsidRPr="00497EC2">
        <w:rPr>
          <w:rtl/>
        </w:rPr>
        <w:t>"</w:t>
      </w:r>
      <w:r w:rsidRPr="00497EC2">
        <w:rPr>
          <w:rFonts w:hint="cs"/>
          <w:rtl/>
        </w:rPr>
        <w:t>ו</w:t>
      </w:r>
      <w:r w:rsidR="00E31AD5">
        <w:rPr>
          <w:rtl/>
        </w:rPr>
        <w:t>:</w:t>
      </w:r>
    </w:p>
    <w:p w14:paraId="1C1D4B80" w14:textId="1B6A83A5" w:rsidR="0089324E" w:rsidRPr="00C36516" w:rsidRDefault="00912677" w:rsidP="00164685">
      <w:pPr>
        <w:rPr>
          <w:rStyle w:val="affe"/>
          <w:spacing w:val="-2"/>
          <w:rtl/>
        </w:rPr>
      </w:pPr>
      <w:r w:rsidRPr="00C36516">
        <w:rPr>
          <w:rFonts w:hint="cs"/>
          <w:spacing w:val="-2"/>
          <w:rtl/>
        </w:rPr>
        <w:t xml:space="preserve">כל מקום </w:t>
      </w:r>
      <w:r w:rsidR="00EF55BA" w:rsidRPr="00C36516">
        <w:rPr>
          <w:rFonts w:hint="cs"/>
          <w:spacing w:val="-2"/>
          <w:rtl/>
        </w:rPr>
        <w:t xml:space="preserve">הלכה כרבים, </w:t>
      </w:r>
      <w:r w:rsidRPr="00C36516">
        <w:rPr>
          <w:rFonts w:cs="PFT_Frank" w:hint="eastAsia"/>
          <w:b/>
          <w:bCs/>
          <w:spacing w:val="-2"/>
          <w:szCs w:val="14"/>
          <w:rtl/>
        </w:rPr>
        <w:t>אבל</w:t>
      </w:r>
      <w:r w:rsidRPr="00C36516">
        <w:rPr>
          <w:rFonts w:cs="PFT_Frank"/>
          <w:b/>
          <w:bCs/>
          <w:spacing w:val="-2"/>
          <w:szCs w:val="14"/>
          <w:rtl/>
        </w:rPr>
        <w:t xml:space="preserve"> </w:t>
      </w:r>
      <w:r w:rsidRPr="00C36516">
        <w:rPr>
          <w:rFonts w:cs="PFT_Frank" w:hint="eastAsia"/>
          <w:b/>
          <w:bCs/>
          <w:spacing w:val="-2"/>
          <w:szCs w:val="14"/>
          <w:rtl/>
        </w:rPr>
        <w:t>ב</w:t>
      </w:r>
      <w:r w:rsidR="0089324E" w:rsidRPr="00C36516">
        <w:rPr>
          <w:rFonts w:cs="PFT_Frank"/>
          <w:b/>
          <w:bCs/>
          <w:spacing w:val="-2"/>
          <w:szCs w:val="14"/>
          <w:rtl/>
        </w:rPr>
        <w:t>זו</w:t>
      </w:r>
      <w:r w:rsidR="00EF55BA" w:rsidRPr="00C36516">
        <w:rPr>
          <w:rFonts w:cs="PFT_Frank"/>
          <w:b/>
          <w:bCs/>
          <w:spacing w:val="-2"/>
          <w:szCs w:val="14"/>
          <w:rtl/>
        </w:rPr>
        <w:t xml:space="preserve"> </w:t>
      </w:r>
      <w:r w:rsidRPr="00C36516">
        <w:rPr>
          <w:rFonts w:hint="eastAsia"/>
          <w:spacing w:val="-2"/>
          <w:rtl/>
        </w:rPr>
        <w:t>הלכה</w:t>
      </w:r>
      <w:r w:rsidRPr="00C36516">
        <w:rPr>
          <w:rStyle w:val="affc"/>
          <w:rFonts w:hint="cs"/>
          <w:spacing w:val="-2"/>
          <w:rtl/>
        </w:rPr>
        <w:t xml:space="preserve"> </w:t>
      </w:r>
      <w:r w:rsidR="00EF55BA" w:rsidRPr="00C36516">
        <w:rPr>
          <w:rStyle w:val="affc"/>
          <w:rFonts w:hint="cs"/>
          <w:spacing w:val="-2"/>
          <w:rtl/>
        </w:rPr>
        <w:t>כר''ע</w:t>
      </w:r>
      <w:r w:rsidRPr="00C36516">
        <w:rPr>
          <w:rFonts w:hint="cs"/>
          <w:spacing w:val="-2"/>
          <w:rtl/>
        </w:rPr>
        <w:t>,</w:t>
      </w:r>
      <w:r w:rsidRPr="00C36516">
        <w:rPr>
          <w:rStyle w:val="affe"/>
          <w:rFonts w:hint="cs"/>
          <w:spacing w:val="-2"/>
          <w:rtl/>
        </w:rPr>
        <w:t xml:space="preserve"> </w:t>
      </w:r>
      <w:r w:rsidRPr="00C36516">
        <w:rPr>
          <w:rStyle w:val="affe"/>
          <w:rFonts w:hint="eastAsia"/>
          <w:spacing w:val="-2"/>
          <w:rtl/>
        </w:rPr>
        <w:t>שבאבל</w:t>
      </w:r>
      <w:r w:rsidRPr="00C36516">
        <w:rPr>
          <w:rStyle w:val="affe"/>
          <w:spacing w:val="-2"/>
          <w:rtl/>
        </w:rPr>
        <w:t xml:space="preserve"> </w:t>
      </w:r>
      <w:r w:rsidRPr="00C36516">
        <w:rPr>
          <w:rStyle w:val="affe"/>
          <w:rFonts w:hint="eastAsia"/>
          <w:spacing w:val="-2"/>
          <w:rtl/>
        </w:rPr>
        <w:t>כמיקל</w:t>
      </w:r>
      <w:r w:rsidRPr="00C36516">
        <w:rPr>
          <w:rStyle w:val="affe"/>
          <w:rFonts w:hint="cs"/>
          <w:spacing w:val="-2"/>
          <w:rtl/>
        </w:rPr>
        <w:t>.</w:t>
      </w:r>
    </w:p>
    <w:p w14:paraId="5974E987" w14:textId="278A1204" w:rsidR="0089324E" w:rsidRPr="006E3034" w:rsidRDefault="00A47FD3" w:rsidP="00164685">
      <w:pPr>
        <w:rPr>
          <w:rStyle w:val="affe"/>
          <w:rtl/>
        </w:rPr>
      </w:pPr>
      <w:r>
        <w:rPr>
          <w:rStyle w:val="affc"/>
          <w:rFonts w:hint="cs"/>
          <w:rtl/>
        </w:rPr>
        <w:t xml:space="preserve">וכן הורו ר' </w:t>
      </w:r>
      <w:r w:rsidR="00996510">
        <w:rPr>
          <w:rStyle w:val="affc"/>
          <w:rFonts w:hint="cs"/>
          <w:rtl/>
        </w:rPr>
        <w:t>ח</w:t>
      </w:r>
      <w:r>
        <w:rPr>
          <w:rStyle w:val="affc"/>
          <w:rFonts w:hint="cs"/>
          <w:rtl/>
        </w:rPr>
        <w:t>סדא</w:t>
      </w:r>
      <w:r w:rsidR="00996510">
        <w:rPr>
          <w:rStyle w:val="affc"/>
          <w:rFonts w:hint="cs"/>
          <w:rtl/>
        </w:rPr>
        <w:t xml:space="preserve"> ל</w:t>
      </w:r>
      <w:r w:rsidR="0089324E" w:rsidRPr="007509A9">
        <w:rPr>
          <w:rStyle w:val="affc"/>
          <w:rtl/>
        </w:rPr>
        <w:t>ר</w:t>
      </w:r>
      <w:r>
        <w:rPr>
          <w:rStyle w:val="affc"/>
          <w:rFonts w:hint="cs"/>
          <w:rtl/>
        </w:rPr>
        <w:t>"</w:t>
      </w:r>
      <w:r w:rsidR="0089324E" w:rsidRPr="007509A9">
        <w:rPr>
          <w:rStyle w:val="affc"/>
          <w:rtl/>
        </w:rPr>
        <w:t>ח</w:t>
      </w:r>
      <w:r w:rsidR="0089324E" w:rsidRPr="006F178A">
        <w:rPr>
          <w:rFonts w:ascii="Fb Fontext" w:hAnsi="Fb Fontext"/>
          <w:rtl/>
        </w:rPr>
        <w:t xml:space="preserve"> </w:t>
      </w:r>
      <w:r w:rsidRPr="006E3034">
        <w:rPr>
          <w:rStyle w:val="affc"/>
          <w:rFonts w:hint="eastAsia"/>
          <w:rtl/>
        </w:rPr>
        <w:t>ו</w:t>
      </w:r>
      <w:r w:rsidRPr="00A47FD3">
        <w:rPr>
          <w:rStyle w:val="affc"/>
          <w:rFonts w:hint="cs"/>
          <w:rtl/>
        </w:rPr>
        <w:t>רבא</w:t>
      </w:r>
      <w:r w:rsidRPr="007509A9">
        <w:rPr>
          <w:rStyle w:val="affc"/>
          <w:rFonts w:hint="cs"/>
          <w:rtl/>
        </w:rPr>
        <w:t xml:space="preserve"> לרנב''א</w:t>
      </w:r>
      <w:r>
        <w:rPr>
          <w:rFonts w:hint="cs"/>
          <w:rtl/>
        </w:rPr>
        <w:t xml:space="preserve"> </w:t>
      </w:r>
      <w:r w:rsidR="0089324E" w:rsidRPr="007117F5">
        <w:rPr>
          <w:rFonts w:ascii="Fb Fontext" w:hAnsi="Fb Fontext" w:cs="PFT_Frank" w:hint="eastAsia"/>
          <w:b/>
          <w:bCs/>
          <w:szCs w:val="14"/>
          <w:rtl/>
        </w:rPr>
        <w:t>יום</w:t>
      </w:r>
      <w:r w:rsidR="0089324E" w:rsidRPr="007117F5">
        <w:rPr>
          <w:rFonts w:ascii="Fb Fontext" w:hAnsi="Fb Fontext" w:cs="PFT_Frank"/>
          <w:b/>
          <w:bCs/>
          <w:szCs w:val="14"/>
          <w:rtl/>
        </w:rPr>
        <w:t xml:space="preserve"> </w:t>
      </w:r>
      <w:r w:rsidR="0089324E" w:rsidRPr="007117F5">
        <w:rPr>
          <w:rFonts w:ascii="Fb Fontext" w:hAnsi="Fb Fontext" w:cs="PFT_Frank" w:hint="eastAsia"/>
          <w:b/>
          <w:bCs/>
          <w:szCs w:val="14"/>
          <w:rtl/>
        </w:rPr>
        <w:t>אחד</w:t>
      </w:r>
      <w:r>
        <w:rPr>
          <w:rFonts w:ascii="Fb Fontext" w:hAnsi="Fb Fontext" w:hint="cs"/>
          <w:rtl/>
        </w:rPr>
        <w:t xml:space="preserve"> </w:t>
      </w:r>
      <w:r w:rsidRPr="006E3034">
        <w:rPr>
          <w:rStyle w:val="affe"/>
          <w:rFonts w:hint="eastAsia"/>
          <w:rtl/>
        </w:rPr>
        <w:t>שמועה</w:t>
      </w:r>
      <w:r>
        <w:rPr>
          <w:rStyle w:val="affe"/>
          <w:rFonts w:hint="cs"/>
          <w:rtl/>
        </w:rPr>
        <w:t xml:space="preserve"> רחוקה</w:t>
      </w:r>
      <w:r w:rsidRPr="006E3034">
        <w:rPr>
          <w:rStyle w:val="affe"/>
          <w:rtl/>
        </w:rPr>
        <w:t xml:space="preserve"> </w:t>
      </w:r>
      <w:r w:rsidRPr="00D54BA1">
        <w:rPr>
          <w:rStyle w:val="affe"/>
          <w:rFonts w:cs="PFT_Frank" w:hint="eastAsia"/>
          <w:b/>
          <w:bCs/>
          <w:szCs w:val="10"/>
          <w:rtl/>
        </w:rPr>
        <w:t>אביו</w:t>
      </w:r>
      <w:r w:rsidRPr="00D54BA1">
        <w:rPr>
          <w:rStyle w:val="affe"/>
          <w:rFonts w:cs="PFT_Frank"/>
          <w:b/>
          <w:bCs/>
          <w:szCs w:val="10"/>
          <w:rtl/>
        </w:rPr>
        <w:t xml:space="preserve"> </w:t>
      </w:r>
      <w:r w:rsidRPr="00D54BA1">
        <w:rPr>
          <w:rStyle w:val="affe"/>
          <w:rFonts w:cs="PFT_Frank" w:hint="eastAsia"/>
          <w:b/>
          <w:bCs/>
          <w:szCs w:val="10"/>
          <w:rtl/>
        </w:rPr>
        <w:t>ואמו</w:t>
      </w:r>
      <w:r w:rsidRPr="006E3034">
        <w:rPr>
          <w:rStyle w:val="affe"/>
          <w:rtl/>
        </w:rPr>
        <w:t>.</w:t>
      </w:r>
    </w:p>
    <w:p w14:paraId="23665E44" w14:textId="77777777" w:rsidR="00E31AD5" w:rsidRDefault="0089324E" w:rsidP="00B20673">
      <w:pPr>
        <w:pStyle w:val="36"/>
        <w:framePr w:wrap="notBeside"/>
        <w:rPr>
          <w:rtl/>
        </w:rPr>
      </w:pPr>
      <w:r w:rsidRPr="00B20673">
        <w:rPr>
          <w:rFonts w:hint="eastAsia"/>
          <w:rtl/>
        </w:rPr>
        <w:t>והך</w:t>
      </w:r>
      <w:r w:rsidR="00E31AD5">
        <w:rPr>
          <w:rtl/>
        </w:rPr>
        <w:t>:</w:t>
      </w:r>
    </w:p>
    <w:p w14:paraId="752FB409" w14:textId="040A8A40" w:rsidR="0089324E" w:rsidRPr="006F178A" w:rsidRDefault="00EF55BA" w:rsidP="00164685">
      <w:pPr>
        <w:pStyle w:val="affd"/>
        <w:rPr>
          <w:rtl/>
        </w:rPr>
      </w:pPr>
      <w:r>
        <w:rPr>
          <w:rFonts w:hint="cs"/>
          <w:rtl/>
        </w:rPr>
        <w:t>ד</w:t>
      </w:r>
      <w:r w:rsidR="00A47FD3">
        <w:rPr>
          <w:rFonts w:hint="cs"/>
          <w:rtl/>
        </w:rPr>
        <w:t>ב</w:t>
      </w:r>
      <w:r w:rsidR="0089324E" w:rsidRPr="006F178A">
        <w:rPr>
          <w:rtl/>
        </w:rPr>
        <w:t xml:space="preserve">אביו ואמו </w:t>
      </w:r>
      <w:r w:rsidRPr="00D54BA1">
        <w:rPr>
          <w:rFonts w:cs="PFT_Frank" w:hint="eastAsia"/>
          <w:b/>
          <w:bCs/>
          <w:szCs w:val="10"/>
          <w:rtl/>
        </w:rPr>
        <w:t>ז</w:t>
      </w:r>
      <w:r w:rsidRPr="00D54BA1">
        <w:rPr>
          <w:rFonts w:cs="PFT_Frank"/>
          <w:b/>
          <w:bCs/>
          <w:szCs w:val="10"/>
          <w:rtl/>
        </w:rPr>
        <w:t>'</w:t>
      </w:r>
      <w:r w:rsidR="00A47FD3" w:rsidRPr="00D54BA1">
        <w:rPr>
          <w:rFonts w:cs="PFT_Frank"/>
          <w:b/>
          <w:bCs/>
          <w:szCs w:val="10"/>
          <w:rtl/>
        </w:rPr>
        <w:t xml:space="preserve"> ול'</w:t>
      </w:r>
      <w:r w:rsidR="00A47FD3">
        <w:rPr>
          <w:rFonts w:hint="cs"/>
          <w:rtl/>
        </w:rPr>
        <w:t xml:space="preserve"> </w:t>
      </w:r>
      <w:r w:rsidR="00A47FD3" w:rsidRPr="006E3034">
        <w:rPr>
          <w:rFonts w:hint="eastAsia"/>
          <w:rtl/>
        </w:rPr>
        <w:t>אף</w:t>
      </w:r>
      <w:r w:rsidR="00A47FD3" w:rsidRPr="006E3034">
        <w:rPr>
          <w:rtl/>
        </w:rPr>
        <w:t xml:space="preserve"> </w:t>
      </w:r>
      <w:r w:rsidR="00A47FD3" w:rsidRPr="006E3034">
        <w:rPr>
          <w:rFonts w:hint="eastAsia"/>
          <w:rtl/>
        </w:rPr>
        <w:t>ברחוקה</w:t>
      </w:r>
      <w:r w:rsidR="0089324E" w:rsidRPr="006F178A">
        <w:rPr>
          <w:rFonts w:hint="cs"/>
          <w:rtl/>
        </w:rPr>
        <w:t xml:space="preserve"> </w:t>
      </w:r>
      <w:r w:rsidR="00A47FD3">
        <w:rPr>
          <w:rtl/>
        </w:rPr>
        <w:t>–</w:t>
      </w:r>
      <w:r w:rsidR="00996510">
        <w:rPr>
          <w:rFonts w:hint="cs"/>
          <w:rtl/>
        </w:rPr>
        <w:t xml:space="preserve"> </w:t>
      </w:r>
      <w:r w:rsidR="0089324E" w:rsidRPr="00D54BA1">
        <w:rPr>
          <w:rFonts w:cs="PFT_Frank" w:hint="eastAsia"/>
          <w:b/>
          <w:bCs/>
          <w:szCs w:val="10"/>
          <w:rtl/>
        </w:rPr>
        <w:t>יחיד</w:t>
      </w:r>
      <w:r w:rsidR="00A47FD3" w:rsidRPr="00D54BA1">
        <w:rPr>
          <w:rFonts w:cs="PFT_Frank" w:hint="eastAsia"/>
          <w:b/>
          <w:bCs/>
          <w:szCs w:val="10"/>
          <w:rtl/>
        </w:rPr>
        <w:t>אה</w:t>
      </w:r>
      <w:r w:rsidR="00A47FD3">
        <w:rPr>
          <w:rFonts w:hint="cs"/>
          <w:rtl/>
        </w:rPr>
        <w:t>.</w:t>
      </w:r>
    </w:p>
    <w:p w14:paraId="421AAEDC" w14:textId="65611CC5" w:rsidR="0089324E" w:rsidRPr="006E3034" w:rsidRDefault="00AA720D" w:rsidP="00164685">
      <w:pPr>
        <w:pStyle w:val="affd"/>
        <w:rPr>
          <w:rtl/>
        </w:rPr>
      </w:pPr>
      <w:r>
        <w:rPr>
          <w:rStyle w:val="affc"/>
          <w:rFonts w:hint="cs"/>
          <w:rtl/>
        </w:rPr>
        <w:t xml:space="preserve">- </w:t>
      </w:r>
      <w:r w:rsidR="0089324E" w:rsidRPr="007509A9">
        <w:rPr>
          <w:rStyle w:val="affc"/>
          <w:rtl/>
        </w:rPr>
        <w:t>ש</w:t>
      </w:r>
      <w:r w:rsidRPr="00AA720D">
        <w:rPr>
          <w:rStyle w:val="affc"/>
          <w:rFonts w:hint="cs"/>
          <w:rtl/>
        </w:rPr>
        <w:t xml:space="preserve">הורה </w:t>
      </w:r>
      <w:r w:rsidRPr="006E3034">
        <w:rPr>
          <w:rStyle w:val="affc"/>
          <w:rtl/>
        </w:rPr>
        <w:t>אלישע ב</w:t>
      </w:r>
      <w:r>
        <w:rPr>
          <w:rStyle w:val="affc"/>
          <w:rFonts w:hint="cs"/>
          <w:rtl/>
        </w:rPr>
        <w:t>"א</w:t>
      </w:r>
      <w:r w:rsidRPr="006E3034">
        <w:rPr>
          <w:rStyle w:val="affc"/>
          <w:rtl/>
        </w:rPr>
        <w:t xml:space="preserve"> </w:t>
      </w:r>
      <w:r w:rsidR="0089324E" w:rsidRPr="00AA720D">
        <w:rPr>
          <w:rStyle w:val="affc"/>
          <w:rtl/>
        </w:rPr>
        <w:t>לר</w:t>
      </w:r>
      <w:r>
        <w:rPr>
          <w:rStyle w:val="affc"/>
          <w:rFonts w:hint="cs"/>
          <w:rtl/>
        </w:rPr>
        <w:t>"צ</w:t>
      </w:r>
      <w:r w:rsidR="0089324E" w:rsidRPr="006F178A">
        <w:rPr>
          <w:rtl/>
        </w:rPr>
        <w:t xml:space="preserve"> </w:t>
      </w:r>
      <w:r>
        <w:rPr>
          <w:rFonts w:hint="cs"/>
          <w:rtl/>
        </w:rPr>
        <w:t>ש</w:t>
      </w:r>
      <w:r w:rsidR="0089324E" w:rsidRPr="006F178A">
        <w:rPr>
          <w:rtl/>
        </w:rPr>
        <w:t xml:space="preserve">הודיעוהו </w:t>
      </w:r>
      <w:r>
        <w:rPr>
          <w:rFonts w:hint="cs"/>
          <w:rtl/>
        </w:rPr>
        <w:t xml:space="preserve">על </w:t>
      </w:r>
      <w:r w:rsidRPr="004F7CDD">
        <w:rPr>
          <w:rFonts w:hint="cs"/>
          <w:rtl/>
        </w:rPr>
        <w:t>אביו</w:t>
      </w:r>
      <w:r w:rsidRPr="006E3034">
        <w:rPr>
          <w:rtl/>
        </w:rPr>
        <w:t xml:space="preserve"> </w:t>
      </w:r>
      <w:r w:rsidRPr="00D54BA1">
        <w:rPr>
          <w:rFonts w:cs="PFT_Frank"/>
          <w:b/>
          <w:bCs/>
          <w:szCs w:val="10"/>
          <w:rtl/>
        </w:rPr>
        <w:t xml:space="preserve">– </w:t>
      </w:r>
      <w:r w:rsidRPr="00D54BA1">
        <w:rPr>
          <w:rFonts w:cs="PFT_Frank" w:hint="eastAsia"/>
          <w:b/>
          <w:bCs/>
          <w:szCs w:val="10"/>
          <w:rtl/>
        </w:rPr>
        <w:t>ז</w:t>
      </w:r>
      <w:r w:rsidRPr="00D54BA1">
        <w:rPr>
          <w:rFonts w:cs="PFT_Frank"/>
          <w:b/>
          <w:bCs/>
          <w:szCs w:val="10"/>
          <w:rtl/>
        </w:rPr>
        <w:t xml:space="preserve">' </w:t>
      </w:r>
      <w:r w:rsidRPr="00D54BA1">
        <w:rPr>
          <w:rFonts w:cs="PFT_Frank" w:hint="eastAsia"/>
          <w:b/>
          <w:bCs/>
          <w:szCs w:val="10"/>
          <w:rtl/>
        </w:rPr>
        <w:t>ול</w:t>
      </w:r>
      <w:r w:rsidRPr="00D54BA1">
        <w:rPr>
          <w:rFonts w:cs="PFT_Frank"/>
          <w:b/>
          <w:bCs/>
          <w:szCs w:val="10"/>
          <w:rtl/>
        </w:rPr>
        <w:t>'</w:t>
      </w:r>
      <w:r w:rsidRPr="006E3034">
        <w:rPr>
          <w:rtl/>
        </w:rPr>
        <w:t>.</w:t>
      </w:r>
    </w:p>
    <w:p w14:paraId="21AF8A56" w14:textId="77777777" w:rsidR="00E31AD5" w:rsidRDefault="0089324E" w:rsidP="008D17E5">
      <w:pPr>
        <w:pStyle w:val="36"/>
        <w:framePr w:wrap="notBeside"/>
        <w:rPr>
          <w:rtl/>
        </w:rPr>
      </w:pPr>
      <w:r w:rsidRPr="008D17E5">
        <w:rPr>
          <w:rtl/>
        </w:rPr>
        <w:t>כשמת ב</w:t>
      </w:r>
      <w:r w:rsidR="00EF55BA" w:rsidRPr="008D17E5">
        <w:rPr>
          <w:rFonts w:hint="cs"/>
          <w:rtl/>
        </w:rPr>
        <w:t xml:space="preserve">ן </w:t>
      </w:r>
      <w:r w:rsidR="00EF55BA" w:rsidRPr="008D17E5">
        <w:rPr>
          <w:rFonts w:hint="eastAsia"/>
          <w:rtl/>
        </w:rPr>
        <w:t>ר</w:t>
      </w:r>
      <w:r w:rsidR="00AA720D" w:rsidRPr="008D17E5">
        <w:rPr>
          <w:rtl/>
        </w:rPr>
        <w:t xml:space="preserve">' </w:t>
      </w:r>
      <w:r w:rsidR="00AA720D" w:rsidRPr="008D17E5">
        <w:rPr>
          <w:rFonts w:hint="eastAsia"/>
          <w:rtl/>
        </w:rPr>
        <w:t>אחייה</w:t>
      </w:r>
      <w:r w:rsidR="00E31AD5">
        <w:rPr>
          <w:rtl/>
        </w:rPr>
        <w:t>:</w:t>
      </w:r>
    </w:p>
    <w:p w14:paraId="3559FD33" w14:textId="64E43419" w:rsidR="0089324E" w:rsidRPr="006F178A" w:rsidRDefault="004F7CDD" w:rsidP="00164685">
      <w:pPr>
        <w:rPr>
          <w:rtl/>
        </w:rPr>
      </w:pPr>
      <w:r>
        <w:rPr>
          <w:rFonts w:ascii="Fb Fontext" w:hAnsi="Fb Fontext" w:hint="cs"/>
          <w:sz w:val="20"/>
          <w:rtl/>
        </w:rPr>
        <w:t>-</w:t>
      </w:r>
      <w:r w:rsidRPr="006F178A">
        <w:rPr>
          <w:rFonts w:ascii="Fb Fontext" w:hAnsi="Fb Fontext"/>
          <w:sz w:val="20"/>
          <w:rtl/>
        </w:rPr>
        <w:t xml:space="preserve"> </w:t>
      </w:r>
      <w:r w:rsidR="00EF55BA" w:rsidRPr="007117F5">
        <w:rPr>
          <w:rFonts w:ascii="Fb Fontext" w:hAnsi="Fb Fontext" w:cs="PFT_Frank" w:hint="eastAsia"/>
          <w:b/>
          <w:bCs/>
          <w:sz w:val="20"/>
          <w:szCs w:val="14"/>
          <w:rtl/>
        </w:rPr>
        <w:t>ז</w:t>
      </w:r>
      <w:r w:rsidR="00EF55BA" w:rsidRPr="007117F5">
        <w:rPr>
          <w:rFonts w:ascii="Fb Fontext" w:hAnsi="Fb Fontext" w:cs="PFT_Frank"/>
          <w:b/>
          <w:bCs/>
          <w:sz w:val="20"/>
          <w:szCs w:val="14"/>
          <w:rtl/>
        </w:rPr>
        <w:t xml:space="preserve">' </w:t>
      </w:r>
      <w:r w:rsidRPr="007117F5">
        <w:rPr>
          <w:rFonts w:cs="PFT_Frank" w:hint="eastAsia"/>
          <w:b/>
          <w:bCs/>
          <w:szCs w:val="14"/>
          <w:rtl/>
        </w:rPr>
        <w:t>ול</w:t>
      </w:r>
      <w:r w:rsidRPr="007117F5">
        <w:rPr>
          <w:rFonts w:cs="PFT_Frank"/>
          <w:b/>
          <w:bCs/>
          <w:szCs w:val="14"/>
          <w:rtl/>
        </w:rPr>
        <w:t>'</w:t>
      </w:r>
      <w:r>
        <w:rPr>
          <w:rFonts w:hint="cs"/>
          <w:rtl/>
        </w:rPr>
        <w:t xml:space="preserve"> </w:t>
      </w:r>
      <w:r>
        <w:rPr>
          <w:rStyle w:val="affe"/>
          <w:rFonts w:hint="cs"/>
          <w:rtl/>
        </w:rPr>
        <w:t>ב</w:t>
      </w:r>
      <w:r w:rsidRPr="006E3034">
        <w:rPr>
          <w:rStyle w:val="affe"/>
          <w:rFonts w:hint="eastAsia"/>
          <w:rtl/>
        </w:rPr>
        <w:t>שמועה</w:t>
      </w:r>
      <w:r w:rsidRPr="006E3034">
        <w:rPr>
          <w:rStyle w:val="affe"/>
          <w:rtl/>
        </w:rPr>
        <w:t xml:space="preserve"> </w:t>
      </w:r>
      <w:r w:rsidRPr="006E3034">
        <w:rPr>
          <w:rStyle w:val="affe"/>
          <w:rFonts w:hint="eastAsia"/>
          <w:rtl/>
        </w:rPr>
        <w:t>רחוקה</w:t>
      </w:r>
      <w:r w:rsidRPr="006E3034">
        <w:rPr>
          <w:rStyle w:val="affe"/>
          <w:rtl/>
        </w:rPr>
        <w:t>.</w:t>
      </w:r>
    </w:p>
    <w:p w14:paraId="11D2D66C" w14:textId="77777777" w:rsidR="00E31AD5" w:rsidRDefault="004F7CDD" w:rsidP="008D17E5">
      <w:pPr>
        <w:pStyle w:val="36"/>
        <w:framePr w:wrap="notBeside"/>
        <w:rPr>
          <w:rtl/>
        </w:rPr>
      </w:pPr>
      <w:r w:rsidRPr="008D17E5">
        <w:rPr>
          <w:rFonts w:hint="eastAsia"/>
          <w:rtl/>
        </w:rPr>
        <w:t>וכשהודיע</w:t>
      </w:r>
      <w:r w:rsidR="0089324E" w:rsidRPr="008D17E5">
        <w:rPr>
          <w:rFonts w:hint="eastAsia"/>
          <w:rtl/>
        </w:rPr>
        <w:t>ו</w:t>
      </w:r>
      <w:r w:rsidR="0089324E" w:rsidRPr="008D17E5">
        <w:rPr>
          <w:rFonts w:hint="cs"/>
          <w:rtl/>
        </w:rPr>
        <w:t xml:space="preserve"> </w:t>
      </w:r>
      <w:r w:rsidRPr="008D17E5">
        <w:rPr>
          <w:rFonts w:hint="cs"/>
          <w:rtl/>
        </w:rPr>
        <w:t>ל</w:t>
      </w:r>
      <w:r w:rsidR="0089324E" w:rsidRPr="008D17E5">
        <w:rPr>
          <w:rFonts w:hint="cs"/>
          <w:rtl/>
        </w:rPr>
        <w:t>ר</w:t>
      </w:r>
      <w:r w:rsidRPr="008D17E5">
        <w:rPr>
          <w:rFonts w:hint="cs"/>
          <w:rtl/>
        </w:rPr>
        <w:t>'</w:t>
      </w:r>
      <w:r w:rsidR="0089324E" w:rsidRPr="008D17E5">
        <w:rPr>
          <w:rFonts w:hint="cs"/>
          <w:rtl/>
        </w:rPr>
        <w:t xml:space="preserve"> </w:t>
      </w:r>
      <w:r w:rsidR="0089324E" w:rsidRPr="008D17E5">
        <w:rPr>
          <w:rFonts w:hint="eastAsia"/>
          <w:rtl/>
        </w:rPr>
        <w:t>חייא</w:t>
      </w:r>
      <w:del w:id="41014" w:author="Claude" w:date="2026-10-07T09:24:59Z">
        <w:r>
          <w:rPr>
            <w:rFonts w:hint="cs"/>
            <w:rtl/>
          </w:rPr>
          <w:delText xml:space="preserve"> </w:delText>
        </w:r>
      </w:del>
      <w:r w:rsidR="00E31AD5">
        <w:rPr>
          <w:rtl/>
        </w:rPr>
        <w:t>:</w:t>
      </w:r>
    </w:p>
    <w:p w14:paraId="7F03F1DC" w14:textId="77777777" w:rsidR="004E0BA3" w:rsidRDefault="004F7CDD" w:rsidP="00B20673">
      <w:pPr>
        <w:rPr>
          <w:rtl/>
        </w:rPr>
      </w:pPr>
      <w:r>
        <w:rPr>
          <w:rFonts w:ascii="Fb Fontext" w:hAnsi="Fb Fontext" w:hint="cs"/>
          <w:rtl/>
        </w:rPr>
        <w:t xml:space="preserve">על </w:t>
      </w:r>
      <w:r w:rsidR="0089324E" w:rsidRPr="006F178A">
        <w:rPr>
          <w:rFonts w:ascii="Fb Fontext" w:hAnsi="Fb Fontext" w:hint="cs"/>
          <w:rtl/>
        </w:rPr>
        <w:t xml:space="preserve">אחיו ואחותו </w:t>
      </w:r>
      <w:r>
        <w:rPr>
          <w:rFonts w:ascii="Fb Fontext" w:hAnsi="Fb Fontext" w:hint="cs"/>
          <w:rtl/>
        </w:rPr>
        <w:t xml:space="preserve">- </w:t>
      </w:r>
      <w:r w:rsidRPr="006F178A">
        <w:rPr>
          <w:rFonts w:ascii="Fb Fontext" w:hAnsi="Fb Fontext" w:hint="cs"/>
          <w:rtl/>
        </w:rPr>
        <w:t xml:space="preserve"> </w:t>
      </w:r>
      <w:r w:rsidR="0089324E" w:rsidRPr="007509A9">
        <w:rPr>
          <w:rStyle w:val="affc"/>
          <w:rFonts w:hint="cs"/>
          <w:rtl/>
        </w:rPr>
        <w:t>א</w:t>
      </w:r>
      <w:r>
        <w:rPr>
          <w:rStyle w:val="affc"/>
          <w:rFonts w:hint="cs"/>
          <w:rtl/>
        </w:rPr>
        <w:t>מר</w:t>
      </w:r>
      <w:r w:rsidR="0089324E" w:rsidRPr="007509A9">
        <w:rPr>
          <w:rStyle w:val="affc"/>
          <w:rFonts w:hint="cs"/>
          <w:rtl/>
        </w:rPr>
        <w:t xml:space="preserve"> לשמשו</w:t>
      </w:r>
      <w:r w:rsidR="00CD74EB">
        <w:rPr>
          <w:rFonts w:hint="cs"/>
          <w:rtl/>
        </w:rPr>
        <w:t xml:space="preserve"> </w:t>
      </w:r>
      <w:r w:rsidR="0089324E" w:rsidRPr="006F178A">
        <w:rPr>
          <w:rFonts w:hint="cs"/>
          <w:rtl/>
        </w:rPr>
        <w:t>חלוץ מנעל</w:t>
      </w:r>
      <w:r>
        <w:rPr>
          <w:rFonts w:hint="cs"/>
          <w:rtl/>
        </w:rPr>
        <w:t>י</w:t>
      </w:r>
      <w:r w:rsidR="00CD74EB">
        <w:rPr>
          <w:rFonts w:hint="cs"/>
          <w:rtl/>
        </w:rPr>
        <w:t xml:space="preserve"> -</w:t>
      </w:r>
      <w:r>
        <w:rPr>
          <w:rFonts w:hint="cs"/>
          <w:rtl/>
        </w:rPr>
        <w:t xml:space="preserve"> </w:t>
      </w:r>
      <w:r w:rsidR="00CD74EB" w:rsidRPr="00CB5BF9">
        <w:rPr>
          <w:rStyle w:val="affc"/>
          <w:rFonts w:hint="cs"/>
          <w:rtl/>
        </w:rPr>
        <w:t>א</w:t>
      </w:r>
      <w:r w:rsidR="00CD74EB">
        <w:rPr>
          <w:rFonts w:hint="cs"/>
          <w:rtl/>
        </w:rPr>
        <w:t xml:space="preserve">. </w:t>
      </w:r>
      <w:r w:rsidRPr="006E3034">
        <w:rPr>
          <w:rStyle w:val="affe"/>
          <w:rtl/>
        </w:rPr>
        <w:t xml:space="preserve">אסור </w:t>
      </w:r>
      <w:r w:rsidRPr="00D54BA1">
        <w:rPr>
          <w:rStyle w:val="affe"/>
          <w:rFonts w:cs="PFT_Frank"/>
          <w:b/>
          <w:bCs/>
          <w:szCs w:val="10"/>
          <w:rtl/>
        </w:rPr>
        <w:t>בסנדל</w:t>
      </w:r>
      <w:r w:rsidR="00CD74EB">
        <w:rPr>
          <w:rStyle w:val="affe"/>
          <w:rFonts w:hint="cs"/>
          <w:rtl/>
        </w:rPr>
        <w:t>,</w:t>
      </w:r>
    </w:p>
    <w:p w14:paraId="1D77E06D" w14:textId="6A4F4B2D" w:rsidR="005D74AE" w:rsidRPr="005D74AE" w:rsidRDefault="00061D27" w:rsidP="005D74AE">
      <w:pPr>
        <w:rPr>
          <w:rStyle w:val="affff2"/>
          <w:rFonts w:ascii="BA Fontov Regular" w:hAnsi="BA Fontov Regular" w:cs="FrankRuehl"/>
          <w:spacing w:val="0"/>
          <w:sz w:val="18"/>
        </w:rPr>
      </w:pPr>
      <w:r>
        <w:rPr>
          <w:rFonts w:hint="cs"/>
          <w:rtl/>
        </w:rPr>
        <w:t>קח</w:t>
      </w:r>
      <w:r w:rsidR="0089324E" w:rsidRPr="006F178A">
        <w:rPr>
          <w:rFonts w:hint="cs"/>
          <w:rtl/>
        </w:rPr>
        <w:t xml:space="preserve"> </w:t>
      </w:r>
      <w:r w:rsidR="00CD74EB">
        <w:rPr>
          <w:rFonts w:hint="cs"/>
          <w:rtl/>
        </w:rPr>
        <w:t>בגדי</w:t>
      </w:r>
      <w:r w:rsidR="00CD74EB" w:rsidRPr="006F178A">
        <w:rPr>
          <w:rFonts w:hint="cs"/>
          <w:rtl/>
        </w:rPr>
        <w:t xml:space="preserve"> </w:t>
      </w:r>
      <w:r w:rsidR="0089324E" w:rsidRPr="006F178A">
        <w:rPr>
          <w:rFonts w:hint="cs"/>
          <w:rtl/>
        </w:rPr>
        <w:t>למרחץ</w:t>
      </w:r>
      <w:r w:rsidR="00CD74EB">
        <w:rPr>
          <w:rFonts w:hint="cs"/>
          <w:rtl/>
        </w:rPr>
        <w:t xml:space="preserve">- </w:t>
      </w:r>
      <w:r w:rsidR="00CD74EB" w:rsidRPr="00CB5BF9">
        <w:rPr>
          <w:rStyle w:val="affc"/>
          <w:rFonts w:hint="cs"/>
          <w:rtl/>
        </w:rPr>
        <w:t>ב.</w:t>
      </w:r>
      <w:r w:rsidR="00CD74EB">
        <w:rPr>
          <w:rFonts w:hint="cs"/>
          <w:rtl/>
        </w:rPr>
        <w:t xml:space="preserve"> </w:t>
      </w:r>
      <w:r w:rsidR="00CD74EB">
        <w:rPr>
          <w:rStyle w:val="affe"/>
          <w:rFonts w:hint="cs"/>
          <w:rtl/>
        </w:rPr>
        <w:t>שמועה ר</w:t>
      </w:r>
      <w:r w:rsidR="0089324E" w:rsidRPr="006E3034">
        <w:rPr>
          <w:rStyle w:val="affe"/>
          <w:rtl/>
        </w:rPr>
        <w:t xml:space="preserve">חוקה </w:t>
      </w:r>
      <w:r w:rsidR="0089324E" w:rsidRPr="00D54BA1">
        <w:rPr>
          <w:rStyle w:val="affe"/>
          <w:rFonts w:cs="PFT_Frank"/>
          <w:b/>
          <w:bCs/>
          <w:szCs w:val="10"/>
          <w:rtl/>
        </w:rPr>
        <w:t>יום אחד</w:t>
      </w:r>
      <w:r w:rsidR="00CD74EB">
        <w:rPr>
          <w:rStyle w:val="affc"/>
          <w:rFonts w:hint="cs"/>
          <w:rtl/>
        </w:rPr>
        <w:t xml:space="preserve"> </w:t>
      </w:r>
      <w:r w:rsidR="00CD74EB" w:rsidRPr="00CB5BF9">
        <w:rPr>
          <w:rStyle w:val="affc"/>
          <w:rFonts w:hint="cs"/>
          <w:rtl/>
        </w:rPr>
        <w:t>ג.</w:t>
      </w:r>
      <w:r w:rsidR="00CD74EB">
        <w:rPr>
          <w:rFonts w:hint="cs"/>
          <w:rtl/>
        </w:rPr>
        <w:t xml:space="preserve"> </w:t>
      </w:r>
      <w:r w:rsidR="0089324E" w:rsidRPr="006E3034">
        <w:rPr>
          <w:rStyle w:val="affe"/>
          <w:rtl/>
        </w:rPr>
        <w:t xml:space="preserve">מקצת היום </w:t>
      </w:r>
      <w:r w:rsidR="0089324E" w:rsidRPr="00D54BA1">
        <w:rPr>
          <w:rStyle w:val="affe"/>
          <w:rFonts w:cs="PFT_Frank"/>
          <w:b/>
          <w:bCs/>
          <w:szCs w:val="10"/>
          <w:rtl/>
        </w:rPr>
        <w:t>ככולו</w:t>
      </w:r>
      <w:r w:rsidR="00CD74EB" w:rsidRPr="00D54BA1">
        <w:rPr>
          <w:rStyle w:val="affe"/>
          <w:rFonts w:cs="PFT_Frank" w:hint="cs"/>
          <w:b/>
          <w:bCs/>
          <w:szCs w:val="10"/>
          <w:rtl/>
        </w:rPr>
        <w:t>.</w:t>
      </w:r>
    </w:p>
    <w:p w14:paraId="3C7232CA" w14:textId="77777777" w:rsidR="004E0BA3" w:rsidRDefault="009B5345" w:rsidP="00CB63F3">
      <w:pPr>
        <w:pStyle w:val="affff1"/>
        <w:rPr>
          <w:rStyle w:val="affc"/>
          <w:rtl/>
        </w:rPr>
      </w:pPr>
      <w:ins w:id="9834" w:author="מספור קטעי משנה" w:date="2026-10-06T06:45:36Z">
        <w:r>
          <w:rPr>
            <w:rStyle w:val="MisparKeta"/>
          </w:rPr>
          <w:t xml:space="preserve">ג. </w:t>
        </w:r>
      </w:ins>
      <w:r w:rsidRPr="00CB5BF9">
        <w:rPr>
          <w:rStyle w:val="affff2"/>
          <w:rFonts w:hint="cs"/>
          <w:rtl/>
        </w:rPr>
        <w:t>בשבת</w:t>
      </w:r>
      <w:r w:rsidRPr="009B5345">
        <w:rPr>
          <w:rStyle w:val="affff2"/>
          <w:rFonts w:hint="cs"/>
          <w:rtl/>
        </w:rPr>
        <w:t xml:space="preserve"> </w:t>
      </w:r>
      <w:r>
        <w:rPr>
          <w:rStyle w:val="affff2"/>
          <w:rFonts w:hint="cs"/>
          <w:rtl/>
        </w:rPr>
        <w:t>ו</w:t>
      </w:r>
      <w:r w:rsidRPr="006E3034">
        <w:rPr>
          <w:rStyle w:val="affff2"/>
          <w:rFonts w:hint="eastAsia"/>
          <w:rtl/>
        </w:rPr>
        <w:t>ברגל</w:t>
      </w:r>
      <w:r>
        <w:rPr>
          <w:rStyle w:val="affc"/>
          <w:rFonts w:hint="cs"/>
          <w:rtl/>
        </w:rPr>
        <w:t>.</w:t>
      </w:r>
    </w:p>
    <w:p w14:paraId="6C795A07" w14:textId="55627012" w:rsidR="0089324E" w:rsidRPr="004F2F1F" w:rsidRDefault="0089324E" w:rsidP="00164685">
      <w:pPr>
        <w:rPr>
          <w:spacing w:val="-6"/>
          <w:rtl/>
        </w:rPr>
      </w:pPr>
      <w:r w:rsidRPr="004F2F1F">
        <w:rPr>
          <w:rFonts w:ascii="Fb Fontext" w:hAnsi="Fb Fontext"/>
          <w:spacing w:val="-6"/>
          <w:rtl/>
        </w:rPr>
        <w:t>שמועה קרובה</w:t>
      </w:r>
      <w:r w:rsidR="009B5345" w:rsidRPr="004F2F1F">
        <w:rPr>
          <w:rFonts w:ascii="Fb Fontext" w:hAnsi="Fb Fontext" w:hint="cs"/>
          <w:spacing w:val="-6"/>
          <w:rtl/>
        </w:rPr>
        <w:t>,</w:t>
      </w:r>
      <w:r w:rsidRPr="004F2F1F">
        <w:rPr>
          <w:rFonts w:ascii="Fb Fontext" w:hAnsi="Fb Fontext"/>
          <w:spacing w:val="-6"/>
          <w:rtl/>
        </w:rPr>
        <w:t xml:space="preserve"> </w:t>
      </w:r>
      <w:r w:rsidR="009B5345" w:rsidRPr="004F2F1F">
        <w:rPr>
          <w:rFonts w:ascii="Fb Fontext" w:hAnsi="Fb Fontext" w:hint="cs"/>
          <w:spacing w:val="-6"/>
          <w:rtl/>
        </w:rPr>
        <w:t xml:space="preserve">ובמוצ"ש ורגל </w:t>
      </w:r>
      <w:r w:rsidRPr="004F2F1F">
        <w:rPr>
          <w:rFonts w:ascii="Fb Fontext" w:hAnsi="Fb Fontext"/>
          <w:spacing w:val="-6"/>
          <w:rtl/>
        </w:rPr>
        <w:t>נעשית רחוקה עולה</w:t>
      </w:r>
      <w:r w:rsidR="009B5345" w:rsidRPr="004F2F1F">
        <w:rPr>
          <w:rFonts w:ascii="Fb Fontext" w:hAnsi="Fb Fontext" w:hint="cs"/>
          <w:spacing w:val="-6"/>
          <w:rtl/>
        </w:rPr>
        <w:t>,</w:t>
      </w:r>
      <w:r w:rsidRPr="004F2F1F">
        <w:rPr>
          <w:rFonts w:ascii="Fb Fontext" w:hAnsi="Fb Fontext"/>
          <w:spacing w:val="-6"/>
          <w:rtl/>
        </w:rPr>
        <w:t xml:space="preserve"> </w:t>
      </w:r>
      <w:r w:rsidRPr="004F2F1F">
        <w:rPr>
          <w:rFonts w:ascii="Fb Fontext" w:hAnsi="Fb Fontext" w:hint="cs"/>
          <w:spacing w:val="-6"/>
          <w:rtl/>
        </w:rPr>
        <w:t>ו</w:t>
      </w:r>
      <w:r w:rsidRPr="004F2F1F">
        <w:rPr>
          <w:rFonts w:ascii="Fb Fontext" w:hAnsi="Fb Fontext"/>
          <w:spacing w:val="-6"/>
          <w:rtl/>
        </w:rPr>
        <w:t>נוהג</w:t>
      </w:r>
      <w:r w:rsidRPr="004F2F1F">
        <w:rPr>
          <w:rFonts w:ascii="Fb Fontext" w:hAnsi="Fb Fontext" w:hint="cs"/>
          <w:spacing w:val="-6"/>
          <w:rtl/>
        </w:rPr>
        <w:t xml:space="preserve"> </w:t>
      </w:r>
      <w:r w:rsidRPr="004F2F1F">
        <w:rPr>
          <w:rFonts w:ascii="Fb Fontext" w:hAnsi="Fb Fontext" w:cs="PFT_Frank"/>
          <w:b/>
          <w:bCs/>
          <w:spacing w:val="-6"/>
          <w:szCs w:val="14"/>
          <w:rtl/>
        </w:rPr>
        <w:t>יום אחד</w:t>
      </w:r>
      <w:r w:rsidRPr="004F2F1F">
        <w:rPr>
          <w:rFonts w:ascii="Fb Fontext" w:hAnsi="Fb Fontext"/>
          <w:spacing w:val="-6"/>
          <w:rtl/>
        </w:rPr>
        <w:t>.</w:t>
      </w:r>
    </w:p>
    <w:p w14:paraId="4A8B68E4" w14:textId="77777777" w:rsidR="00CB63F3" w:rsidRDefault="009B5345" w:rsidP="00CB63F3">
      <w:pPr>
        <w:pStyle w:val="affff1"/>
        <w:rPr>
          <w:rtl/>
        </w:rPr>
      </w:pPr>
      <w:ins w:id="9818" w:author="מספור קטעי משנה" w:date="2026-10-06T10:04:49Z">
        <w:r>
          <w:rPr>
            <w:rStyle w:val="MisparKeta"/>
          </w:rPr>
          <w:t xml:space="preserve">ב. </w:t>
        </w:r>
      </w:ins>
      <w:r w:rsidRPr="006E3034">
        <w:rPr>
          <w:rStyle w:val="affff2"/>
          <w:rFonts w:hint="eastAsia"/>
          <w:rtl/>
        </w:rPr>
        <w:t>קריעה</w:t>
      </w:r>
      <w:r w:rsidRPr="006E3034">
        <w:rPr>
          <w:rtl/>
        </w:rPr>
        <w:t>.</w:t>
      </w:r>
    </w:p>
    <w:p w14:paraId="4068C310" w14:textId="2EF398F0" w:rsidR="00E31AD5" w:rsidRDefault="004F2F1F" w:rsidP="004F2F1F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רב </w:t>
      </w:r>
      <w:r w:rsidR="0089324E" w:rsidRPr="004F2F1F">
        <w:rPr>
          <w:rFonts w:hint="cs"/>
          <w:rtl/>
        </w:rPr>
        <w:t>מ</w:t>
      </w:r>
      <w:r>
        <w:rPr>
          <w:rFonts w:hint="cs"/>
          <w:rtl/>
        </w:rPr>
        <w:t>ני</w:t>
      </w:r>
      <w:r w:rsidR="00E31AD5">
        <w:rPr>
          <w:rtl/>
        </w:rPr>
        <w:t>:</w:t>
      </w:r>
    </w:p>
    <w:p w14:paraId="678E09E2" w14:textId="5F64FDC8" w:rsidR="0089324E" w:rsidRPr="006E3034" w:rsidRDefault="009B5345" w:rsidP="00164685">
      <w:pPr>
        <w:rPr>
          <w:rtl/>
        </w:rPr>
      </w:pPr>
      <w:r>
        <w:rPr>
          <w:rFonts w:hint="cs"/>
          <w:rtl/>
        </w:rPr>
        <w:t>לא</w:t>
      </w:r>
      <w:r w:rsidRPr="009B5345">
        <w:rPr>
          <w:rtl/>
        </w:rPr>
        <w:t xml:space="preserve"> </w:t>
      </w:r>
      <w:r w:rsidR="0089324E" w:rsidRPr="009B5345">
        <w:rPr>
          <w:rtl/>
        </w:rPr>
        <w:t>קורע</w:t>
      </w:r>
      <w:r w:rsidR="0089324E" w:rsidRPr="009B5345">
        <w:rPr>
          <w:rFonts w:hint="cs"/>
          <w:rtl/>
        </w:rPr>
        <w:t xml:space="preserve"> </w:t>
      </w:r>
      <w:r w:rsidRPr="00D54BA1">
        <w:rPr>
          <w:rStyle w:val="affe"/>
          <w:rFonts w:cs="PFT_Frank" w:hint="eastAsia"/>
          <w:b/>
          <w:bCs/>
          <w:szCs w:val="10"/>
          <w:rtl/>
        </w:rPr>
        <w:t>כי</w:t>
      </w:r>
      <w:r w:rsidRPr="00D54BA1">
        <w:rPr>
          <w:rStyle w:val="affe"/>
          <w:rFonts w:cs="PFT_Frank"/>
          <w:b/>
          <w:bCs/>
          <w:szCs w:val="10"/>
          <w:rtl/>
        </w:rPr>
        <w:t xml:space="preserve"> </w:t>
      </w:r>
      <w:r w:rsidR="00996510" w:rsidRPr="00D54BA1">
        <w:rPr>
          <w:rStyle w:val="affe"/>
          <w:rFonts w:cs="PFT_Frank" w:hint="eastAsia"/>
          <w:b/>
          <w:bCs/>
          <w:szCs w:val="10"/>
          <w:rtl/>
        </w:rPr>
        <w:t>אין</w:t>
      </w:r>
      <w:r w:rsidR="00996510" w:rsidRPr="00D54BA1">
        <w:rPr>
          <w:rStyle w:val="affe"/>
          <w:rFonts w:cs="PFT_Frank"/>
          <w:b/>
          <w:bCs/>
          <w:szCs w:val="10"/>
          <w:rtl/>
        </w:rPr>
        <w:t xml:space="preserve"> </w:t>
      </w:r>
      <w:r w:rsidR="0089324E" w:rsidRPr="00D54BA1">
        <w:rPr>
          <w:rStyle w:val="affe"/>
          <w:rFonts w:cs="PFT_Frank" w:hint="eastAsia"/>
          <w:b/>
          <w:bCs/>
          <w:szCs w:val="10"/>
          <w:rtl/>
        </w:rPr>
        <w:t>שבעה</w:t>
      </w:r>
      <w:r w:rsidR="00996510" w:rsidRPr="006E3034">
        <w:rPr>
          <w:rtl/>
        </w:rPr>
        <w:t xml:space="preserve">, </w:t>
      </w:r>
      <w:r>
        <w:rPr>
          <w:rStyle w:val="affc"/>
          <w:rtl/>
        </w:rPr>
        <w:tab/>
      </w:r>
      <w:r>
        <w:rPr>
          <w:rStyle w:val="affc"/>
          <w:rtl/>
        </w:rPr>
        <w:tab/>
      </w:r>
      <w:r>
        <w:rPr>
          <w:rStyle w:val="affc"/>
          <w:rtl/>
        </w:rPr>
        <w:tab/>
      </w:r>
      <w:r>
        <w:rPr>
          <w:rStyle w:val="affc"/>
          <w:rtl/>
        </w:rPr>
        <w:tab/>
      </w:r>
      <w:r w:rsidR="00372F2C">
        <w:rPr>
          <w:rStyle w:val="affc"/>
          <w:rtl/>
        </w:rPr>
        <w:tab/>
      </w:r>
      <w:r w:rsidR="00372F2C">
        <w:rPr>
          <w:rStyle w:val="affc"/>
          <w:rtl/>
        </w:rPr>
        <w:tab/>
      </w:r>
      <w:r w:rsidR="004F2F1F">
        <w:rPr>
          <w:rStyle w:val="affc"/>
          <w:rFonts w:hint="cs"/>
          <w:rtl/>
        </w:rPr>
        <w:t>רב חנינא</w:t>
      </w:r>
      <w:r w:rsidR="0089324E" w:rsidRPr="006E3034">
        <w:rPr>
          <w:rtl/>
        </w:rPr>
        <w:t xml:space="preserve">: </w:t>
      </w:r>
      <w:r w:rsidR="0089324E" w:rsidRPr="009B5345">
        <w:rPr>
          <w:rtl/>
        </w:rPr>
        <w:t>קורע.</w:t>
      </w:r>
    </w:p>
    <w:p w14:paraId="0E1A72A7" w14:textId="57C2DDC8" w:rsidR="00E31AD5" w:rsidRDefault="0089324E" w:rsidP="004F2F1F">
      <w:pPr>
        <w:pStyle w:val="36"/>
        <w:framePr w:wrap="notBeside"/>
        <w:rPr>
          <w:rtl/>
        </w:rPr>
      </w:pPr>
      <w:r w:rsidRPr="004F2F1F">
        <w:rPr>
          <w:rFonts w:hint="eastAsia"/>
          <w:rtl/>
        </w:rPr>
        <w:t>וה</w:t>
      </w:r>
      <w:r w:rsidR="009B5345" w:rsidRPr="004F2F1F">
        <w:rPr>
          <w:rFonts w:hint="cs"/>
          <w:rtl/>
        </w:rPr>
        <w:t>ך</w:t>
      </w:r>
      <w:r w:rsidR="00E31AD5">
        <w:rPr>
          <w:rtl/>
        </w:rPr>
        <w:t>:</w:t>
      </w:r>
    </w:p>
    <w:p w14:paraId="51A1FFFE" w14:textId="357CC190" w:rsidR="0089324E" w:rsidRPr="006F178A" w:rsidRDefault="009B5345" w:rsidP="00164685">
      <w:pPr>
        <w:rPr>
          <w:rFonts w:cs="Guttman Vilna"/>
          <w:b/>
          <w:bCs/>
          <w:rtl/>
        </w:rPr>
      </w:pPr>
      <w:r>
        <w:rPr>
          <w:rFonts w:hint="cs"/>
          <w:rtl/>
        </w:rPr>
        <w:t>ד</w:t>
      </w:r>
      <w:r w:rsidR="0089324E" w:rsidRPr="009B5345">
        <w:rPr>
          <w:rtl/>
        </w:rPr>
        <w:t xml:space="preserve">אין לו חלוק </w:t>
      </w:r>
      <w:r w:rsidRPr="006E3034">
        <w:rPr>
          <w:rStyle w:val="affe"/>
          <w:rFonts w:hint="eastAsia"/>
          <w:rtl/>
        </w:rPr>
        <w:t>שלו</w:t>
      </w:r>
      <w:r>
        <w:rPr>
          <w:rFonts w:hint="cs"/>
          <w:rtl/>
        </w:rPr>
        <w:t xml:space="preserve"> </w:t>
      </w:r>
      <w:r w:rsidR="0089324E" w:rsidRPr="009B5345">
        <w:rPr>
          <w:rtl/>
        </w:rPr>
        <w:t xml:space="preserve">לקרוע, ונזדמן לאחר שבעה </w:t>
      </w:r>
      <w:r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="0089324E" w:rsidRPr="006F178A">
        <w:rPr>
          <w:rtl/>
        </w:rPr>
        <w:t>קורע</w:t>
      </w:r>
      <w:r>
        <w:rPr>
          <w:rFonts w:hint="cs"/>
          <w:rtl/>
        </w:rPr>
        <w:t>,</w:t>
      </w:r>
      <w:r w:rsidR="0089324E" w:rsidRPr="006F178A">
        <w:rPr>
          <w:rFonts w:hint="cs"/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וב</w:t>
      </w:r>
      <w:r w:rsidR="0089324E" w:rsidRPr="007117F5">
        <w:rPr>
          <w:rFonts w:cs="PFT_Frank"/>
          <w:b/>
          <w:bCs/>
          <w:szCs w:val="14"/>
          <w:rtl/>
        </w:rPr>
        <w:t>אביו ואמו קורע</w:t>
      </w:r>
      <w:r w:rsidR="0089324E" w:rsidRPr="006F178A">
        <w:rPr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6E3034">
        <w:rPr>
          <w:rStyle w:val="affc"/>
          <w:rFonts w:hint="eastAsia"/>
          <w:rtl/>
        </w:rPr>
        <w:t>יתרץ</w:t>
      </w:r>
      <w:r w:rsidRPr="006E3034">
        <w:rPr>
          <w:rStyle w:val="affc"/>
          <w:rtl/>
        </w:rPr>
        <w:t xml:space="preserve"> </w:t>
      </w:r>
      <w:r w:rsidRPr="006E3034">
        <w:rPr>
          <w:rStyle w:val="affc"/>
          <w:rFonts w:hint="eastAsia"/>
          <w:rtl/>
        </w:rPr>
        <w:t>ר</w:t>
      </w:r>
      <w:r w:rsidRPr="006E3034">
        <w:rPr>
          <w:rStyle w:val="affc"/>
          <w:rtl/>
        </w:rPr>
        <w:t>"מ</w:t>
      </w:r>
      <w:r>
        <w:rPr>
          <w:rStyle w:val="affc"/>
          <w:rFonts w:hint="cs"/>
          <w:rtl/>
        </w:rPr>
        <w:t xml:space="preserve"> </w:t>
      </w:r>
      <w:r w:rsidR="0089324E" w:rsidRPr="007117F5">
        <w:rPr>
          <w:rStyle w:val="afffe"/>
          <w:rFonts w:ascii="Fb Fontext" w:hAnsi="Fb Fontext" w:cs="PFT_Frank"/>
          <w:b/>
          <w:szCs w:val="14"/>
          <w:rtl/>
        </w:rPr>
        <w:t>לכבוד</w:t>
      </w:r>
      <w:r w:rsidR="0089324E" w:rsidRPr="006F178A">
        <w:rPr>
          <w:rtl/>
        </w:rPr>
        <w:t xml:space="preserve"> אביו ואמו</w:t>
      </w:r>
      <w:r w:rsidR="0089324E" w:rsidRPr="006E3034">
        <w:rPr>
          <w:rStyle w:val="affe"/>
          <w:rtl/>
        </w:rPr>
        <w:t xml:space="preserve"> </w:t>
      </w:r>
      <w:r w:rsidRPr="006E3034">
        <w:rPr>
          <w:rStyle w:val="affe"/>
          <w:rFonts w:hint="eastAsia"/>
          <w:rtl/>
        </w:rPr>
        <w:t>ולא</w:t>
      </w:r>
      <w:r w:rsidRPr="006E3034">
        <w:rPr>
          <w:rStyle w:val="affe"/>
          <w:rtl/>
        </w:rPr>
        <w:t xml:space="preserve"> מדין </w:t>
      </w:r>
      <w:r w:rsidRPr="00D54BA1">
        <w:rPr>
          <w:rStyle w:val="affe"/>
          <w:rFonts w:cs="PFT_Frank" w:hint="eastAsia"/>
          <w:b/>
          <w:bCs/>
          <w:szCs w:val="10"/>
          <w:rtl/>
        </w:rPr>
        <w:t>אבילות</w:t>
      </w:r>
      <w:r w:rsidRPr="00D54BA1">
        <w:rPr>
          <w:rStyle w:val="affe"/>
          <w:rFonts w:cs="PFT_Frank" w:hint="cs"/>
          <w:b/>
          <w:bCs/>
          <w:szCs w:val="10"/>
          <w:rtl/>
        </w:rPr>
        <w:t>.</w:t>
      </w:r>
    </w:p>
    <w:p w14:paraId="1C3EAA25" w14:textId="38FAFBB3" w:rsidR="009B5345" w:rsidRPr="006E3034" w:rsidRDefault="009B5345" w:rsidP="00164685">
      <w:pPr>
        <w:pStyle w:val="afffff2"/>
        <w:rPr>
          <w:rtl/>
        </w:rPr>
      </w:pPr>
      <w:r w:rsidRPr="006E3034">
        <w:rPr>
          <w:rFonts w:hint="eastAsia"/>
          <w:rtl/>
        </w:rPr>
        <w:t>על</w:t>
      </w:r>
      <w:r w:rsidRPr="006E3034">
        <w:rPr>
          <w:rtl/>
        </w:rPr>
        <w:t xml:space="preserve"> </w:t>
      </w:r>
      <w:r w:rsidRPr="006E3034">
        <w:rPr>
          <w:rFonts w:hint="eastAsia"/>
          <w:rtl/>
        </w:rPr>
        <w:t>איזה</w:t>
      </w:r>
      <w:r w:rsidRPr="006E3034">
        <w:rPr>
          <w:rtl/>
        </w:rPr>
        <w:t xml:space="preserve"> </w:t>
      </w:r>
      <w:r w:rsidRPr="006E3034">
        <w:rPr>
          <w:rFonts w:hint="eastAsia"/>
          <w:rtl/>
        </w:rPr>
        <w:t>קרובים</w:t>
      </w:r>
      <w:r w:rsidRPr="006E3034">
        <w:rPr>
          <w:rtl/>
        </w:rPr>
        <w:t xml:space="preserve"> </w:t>
      </w:r>
      <w:r w:rsidRPr="006E3034">
        <w:rPr>
          <w:rFonts w:hint="eastAsia"/>
          <w:rtl/>
        </w:rPr>
        <w:t>מתאבל</w:t>
      </w:r>
    </w:p>
    <w:p w14:paraId="7AE980DF" w14:textId="7FC00940" w:rsidR="00E31AD5" w:rsidRDefault="0089324E" w:rsidP="003A0ADC">
      <w:pPr>
        <w:pStyle w:val="36"/>
        <w:framePr w:wrap="notBeside"/>
        <w:rPr>
          <w:rtl/>
        </w:rPr>
      </w:pPr>
      <w:r w:rsidRPr="003A0ADC">
        <w:rPr>
          <w:rtl/>
        </w:rPr>
        <w:t>ת"ר</w:t>
      </w:r>
      <w:r w:rsidR="00E31AD5">
        <w:rPr>
          <w:rtl/>
        </w:rPr>
        <w:t>:</w:t>
      </w:r>
    </w:p>
    <w:p w14:paraId="7C89F12C" w14:textId="2812F90F" w:rsidR="0089324E" w:rsidRPr="006F178A" w:rsidRDefault="0089324E" w:rsidP="00164685">
      <w:pPr>
        <w:rPr>
          <w:rtl/>
        </w:rPr>
      </w:pPr>
      <w:r w:rsidRPr="006F178A">
        <w:rPr>
          <w:rFonts w:ascii="Fb Fontext" w:hAnsi="Fb Fontext"/>
          <w:rtl/>
        </w:rPr>
        <w:t xml:space="preserve">כל </w:t>
      </w:r>
      <w:r w:rsidR="009B5345">
        <w:rPr>
          <w:rFonts w:ascii="Fb Fontext" w:hAnsi="Fb Fontext" w:hint="cs"/>
          <w:rtl/>
        </w:rPr>
        <w:t>ש</w:t>
      </w:r>
      <w:r w:rsidRPr="006F178A">
        <w:rPr>
          <w:rFonts w:ascii="Fb Fontext" w:hAnsi="Fb Fontext"/>
          <w:rtl/>
        </w:rPr>
        <w:t xml:space="preserve">בפרשת כהנים </w:t>
      </w:r>
      <w:r w:rsidRPr="006E3034">
        <w:rPr>
          <w:rStyle w:val="affe"/>
          <w:rtl/>
        </w:rPr>
        <w:t>שכהן מיטמא</w:t>
      </w:r>
      <w:r w:rsidR="009B5345"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/>
          <w:rtl/>
        </w:rPr>
        <w:t>- אבל מתאבל עליה</w:t>
      </w:r>
      <w:r w:rsidR="009B5345">
        <w:rPr>
          <w:rFonts w:ascii="Fb Fontext" w:hAnsi="Fb Fontext" w:hint="cs"/>
          <w:rtl/>
        </w:rPr>
        <w:t>ם -</w:t>
      </w:r>
    </w:p>
    <w:p w14:paraId="45A1CF58" w14:textId="61C44770" w:rsidR="0089324E" w:rsidRPr="006F178A" w:rsidRDefault="0089324E" w:rsidP="00164685">
      <w:pPr>
        <w:pStyle w:val="affd"/>
        <w:rPr>
          <w:rtl/>
        </w:rPr>
      </w:pPr>
      <w:r w:rsidRPr="006F178A">
        <w:rPr>
          <w:rtl/>
        </w:rPr>
        <w:t>אשתו, אביו, אמו, אחיו, אחותו, בנו, בתו</w:t>
      </w:r>
      <w:r w:rsidR="009B5345">
        <w:rPr>
          <w:rFonts w:hint="cs"/>
          <w:rtl/>
        </w:rPr>
        <w:t xml:space="preserve">, </w:t>
      </w:r>
      <w:r w:rsidR="009B5345" w:rsidRPr="00D54BA1">
        <w:rPr>
          <w:rFonts w:cs="PFT_Frank" w:hint="cs"/>
          <w:b/>
          <w:bCs/>
          <w:szCs w:val="10"/>
          <w:rtl/>
        </w:rPr>
        <w:t>ו</w:t>
      </w:r>
      <w:r w:rsidRPr="00D54BA1">
        <w:rPr>
          <w:rFonts w:cs="PFT_Frank"/>
          <w:b/>
          <w:bCs/>
          <w:szCs w:val="10"/>
          <w:rtl/>
        </w:rPr>
        <w:t>הוסיפו</w:t>
      </w:r>
      <w:r w:rsidR="009B5345">
        <w:rPr>
          <w:rFonts w:hint="cs"/>
          <w:rtl/>
        </w:rPr>
        <w:t>:</w:t>
      </w:r>
      <w:r w:rsidRPr="006F178A">
        <w:rPr>
          <w:rtl/>
        </w:rPr>
        <w:t xml:space="preserve"> אח</w:t>
      </w:r>
      <w:r w:rsidR="009B5345">
        <w:rPr>
          <w:rFonts w:hint="cs"/>
          <w:rtl/>
        </w:rPr>
        <w:t>ים</w:t>
      </w:r>
      <w:r w:rsidRPr="006F178A">
        <w:rPr>
          <w:rtl/>
        </w:rPr>
        <w:t xml:space="preserve"> </w:t>
      </w:r>
      <w:r w:rsidRPr="00D54BA1">
        <w:rPr>
          <w:rFonts w:cs="PFT_Frank"/>
          <w:b/>
          <w:bCs/>
          <w:szCs w:val="10"/>
          <w:rtl/>
        </w:rPr>
        <w:t>מאמו</w:t>
      </w:r>
      <w:r w:rsidRPr="006F178A">
        <w:rPr>
          <w:rtl/>
        </w:rPr>
        <w:t xml:space="preserve">, אחותו </w:t>
      </w:r>
      <w:r w:rsidRPr="00D54BA1">
        <w:rPr>
          <w:rFonts w:cs="PFT_Frank"/>
          <w:b/>
          <w:bCs/>
          <w:szCs w:val="10"/>
          <w:rtl/>
        </w:rPr>
        <w:t>נשואה</w:t>
      </w:r>
      <w:r w:rsidRPr="006F178A">
        <w:rPr>
          <w:rtl/>
        </w:rPr>
        <w:t>.</w:t>
      </w:r>
    </w:p>
    <w:p w14:paraId="1B53F1D3" w14:textId="16E16EA2" w:rsidR="00E31AD5" w:rsidRDefault="0089324E" w:rsidP="001907F7">
      <w:pPr>
        <w:pStyle w:val="36"/>
        <w:framePr w:wrap="notBeside"/>
        <w:rPr>
          <w:rtl/>
        </w:rPr>
      </w:pPr>
      <w:r w:rsidRPr="001907F7">
        <w:rPr>
          <w:rFonts w:hint="cs"/>
          <w:rtl/>
        </w:rPr>
        <w:t>ר</w:t>
      </w:r>
      <w:r w:rsidRPr="001907F7">
        <w:rPr>
          <w:rtl/>
        </w:rPr>
        <w:t>"</w:t>
      </w:r>
      <w:r w:rsidRPr="001907F7">
        <w:rPr>
          <w:rFonts w:hint="cs"/>
          <w:rtl/>
        </w:rPr>
        <w:t>ע</w:t>
      </w:r>
      <w:r w:rsidR="00E31AD5">
        <w:rPr>
          <w:rFonts w:hint="cs"/>
          <w:rtl/>
        </w:rPr>
        <w:t>:</w:t>
      </w:r>
    </w:p>
    <w:p w14:paraId="624614D8" w14:textId="248B9EB3" w:rsidR="0089324E" w:rsidRPr="006F178A" w:rsidRDefault="0089324E" w:rsidP="00164685">
      <w:pPr>
        <w:rPr>
          <w:rtl/>
        </w:rPr>
      </w:pPr>
      <w:r w:rsidRPr="006F178A">
        <w:rPr>
          <w:rtl/>
        </w:rPr>
        <w:t>מתאבל על שניים שלהם.</w:t>
      </w:r>
      <w:r w:rsidR="009B5345">
        <w:rPr>
          <w:rtl/>
        </w:rPr>
        <w:tab/>
      </w:r>
      <w:r w:rsidR="009B5345">
        <w:rPr>
          <w:rFonts w:hint="cs"/>
          <w:rtl/>
        </w:rPr>
        <w:t xml:space="preserve">    </w:t>
      </w:r>
      <w:r w:rsidRPr="007509A9">
        <w:rPr>
          <w:rStyle w:val="affc"/>
          <w:rtl/>
        </w:rPr>
        <w:t>ר</w:t>
      </w:r>
      <w:r w:rsidRPr="007509A9">
        <w:rPr>
          <w:rStyle w:val="affc"/>
          <w:rFonts w:hint="cs"/>
          <w:rtl/>
        </w:rPr>
        <w:t>שב</w:t>
      </w:r>
      <w:r w:rsidRPr="007509A9">
        <w:rPr>
          <w:rStyle w:val="affc"/>
          <w:rtl/>
        </w:rPr>
        <w:t>"</w:t>
      </w:r>
      <w:r w:rsidRPr="007509A9">
        <w:rPr>
          <w:rStyle w:val="affc"/>
          <w:rFonts w:hint="cs"/>
          <w:rtl/>
        </w:rPr>
        <w:t>א</w:t>
      </w:r>
      <w:r w:rsidRPr="007509A9">
        <w:rPr>
          <w:rStyle w:val="affc"/>
          <w:rtl/>
        </w:rPr>
        <w:t xml:space="preserve">: </w:t>
      </w:r>
      <w:r w:rsidR="009B5345">
        <w:rPr>
          <w:rFonts w:hint="cs"/>
          <w:rtl/>
        </w:rPr>
        <w:t>רק</w:t>
      </w:r>
      <w:r w:rsidRPr="006F178A">
        <w:rPr>
          <w:rtl/>
        </w:rPr>
        <w:t xml:space="preserve"> בן בנו </w:t>
      </w:r>
      <w:r w:rsidR="009B5345">
        <w:rPr>
          <w:rFonts w:hint="cs"/>
          <w:rtl/>
        </w:rPr>
        <w:t>ו</w:t>
      </w:r>
      <w:r w:rsidRPr="006F178A">
        <w:rPr>
          <w:rtl/>
        </w:rPr>
        <w:t>אבי אביו.</w:t>
      </w:r>
    </w:p>
    <w:p w14:paraId="733C0636" w14:textId="6E3DDCA3" w:rsidR="00E31AD5" w:rsidRDefault="0089324E" w:rsidP="003A0ADC">
      <w:pPr>
        <w:pStyle w:val="36"/>
        <w:framePr w:wrap="notBeside"/>
        <w:rPr>
          <w:rtl/>
        </w:rPr>
      </w:pPr>
      <w:r w:rsidRPr="003A0ADC">
        <w:rPr>
          <w:rFonts w:hint="cs"/>
          <w:rtl/>
        </w:rPr>
        <w:t>וחכ</w:t>
      </w:r>
      <w:r w:rsidRPr="003A0ADC">
        <w:rPr>
          <w:rtl/>
        </w:rPr>
        <w:t>"</w:t>
      </w:r>
      <w:r w:rsidRPr="003A0ADC">
        <w:rPr>
          <w:rFonts w:hint="cs"/>
          <w:rtl/>
        </w:rPr>
        <w:t>א</w:t>
      </w:r>
      <w:r w:rsidR="00E31AD5">
        <w:rPr>
          <w:rFonts w:hint="cs"/>
          <w:rtl/>
        </w:rPr>
        <w:t>:</w:t>
      </w:r>
    </w:p>
    <w:p w14:paraId="0043880C" w14:textId="5412E084" w:rsidR="009B5345" w:rsidRDefault="0089324E" w:rsidP="00164685">
      <w:pPr>
        <w:rPr>
          <w:rtl/>
        </w:rPr>
      </w:pPr>
      <w:r w:rsidRPr="006F178A">
        <w:rPr>
          <w:rtl/>
        </w:rPr>
        <w:t>כל שמתאבל עליו</w:t>
      </w:r>
      <w:r w:rsidR="009B5345">
        <w:rPr>
          <w:rFonts w:hint="cs"/>
          <w:rtl/>
        </w:rPr>
        <w:t xml:space="preserve"> </w:t>
      </w:r>
      <w:r w:rsidR="009B5345">
        <w:rPr>
          <w:rStyle w:val="affe"/>
          <w:rFonts w:hint="cs"/>
          <w:rtl/>
        </w:rPr>
        <w:t>כש</w:t>
      </w:r>
      <w:r w:rsidR="009B5345" w:rsidRPr="006E3034">
        <w:rPr>
          <w:rStyle w:val="affe"/>
          <w:rFonts w:hint="eastAsia"/>
          <w:rtl/>
        </w:rPr>
        <w:t>מת</w:t>
      </w:r>
      <w:r w:rsidRPr="006F178A">
        <w:rPr>
          <w:rtl/>
        </w:rPr>
        <w:t xml:space="preserve"> מתאבל </w:t>
      </w:r>
      <w:r w:rsidRPr="007117F5">
        <w:rPr>
          <w:rFonts w:cs="PFT_Frank"/>
          <w:b/>
          <w:bCs/>
          <w:szCs w:val="14"/>
          <w:rtl/>
        </w:rPr>
        <w:t>עמו</w:t>
      </w:r>
      <w:r w:rsidR="009B5345" w:rsidRPr="006E3034">
        <w:rPr>
          <w:rStyle w:val="affe"/>
          <w:rtl/>
        </w:rPr>
        <w:t xml:space="preserve"> כשמת לו</w:t>
      </w:r>
      <w:r w:rsidR="009B5345">
        <w:rPr>
          <w:rFonts w:hint="cs"/>
          <w:rtl/>
        </w:rPr>
        <w:t>.</w:t>
      </w:r>
    </w:p>
    <w:p w14:paraId="367990FC" w14:textId="600CD8F7" w:rsidR="00531375" w:rsidRDefault="009B5345" w:rsidP="00531375">
      <w:pPr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והיינו</w:t>
      </w:r>
      <w:r>
        <w:rPr>
          <w:rFonts w:hint="cs"/>
          <w:rtl/>
        </w:rPr>
        <w:t xml:space="preserve"> - </w:t>
      </w:r>
      <w:r w:rsidR="0089324E" w:rsidRPr="007117F5">
        <w:rPr>
          <w:rFonts w:cs="PFT_Frank"/>
          <w:b/>
          <w:bCs/>
          <w:szCs w:val="14"/>
          <w:rtl/>
        </w:rPr>
        <w:t>עמו בבית</w:t>
      </w:r>
      <w:r>
        <w:rPr>
          <w:rFonts w:hint="cs"/>
          <w:rtl/>
        </w:rPr>
        <w:t xml:space="preserve"> </w:t>
      </w:r>
      <w:r>
        <w:rPr>
          <w:rStyle w:val="affc"/>
          <w:rFonts w:hint="cs"/>
          <w:rtl/>
        </w:rPr>
        <w:t>כ</w:t>
      </w:r>
      <w:r w:rsidR="0089324E" w:rsidRPr="007509A9">
        <w:rPr>
          <w:rStyle w:val="affc"/>
          <w:rFonts w:hint="cs"/>
          <w:rtl/>
        </w:rPr>
        <w:t xml:space="preserve">רב </w:t>
      </w:r>
      <w:r>
        <w:rPr>
          <w:rStyle w:val="affc"/>
          <w:rFonts w:hint="cs"/>
          <w:rtl/>
        </w:rPr>
        <w:t xml:space="preserve">ור"ה </w:t>
      </w:r>
      <w:r w:rsidR="0089324E" w:rsidRPr="007509A9">
        <w:rPr>
          <w:rStyle w:val="affc"/>
          <w:rFonts w:hint="cs"/>
          <w:rtl/>
        </w:rPr>
        <w:t>לבנ</w:t>
      </w:r>
      <w:r>
        <w:rPr>
          <w:rStyle w:val="affc"/>
          <w:rFonts w:hint="cs"/>
          <w:rtl/>
        </w:rPr>
        <w:t xml:space="preserve">יהם </w:t>
      </w:r>
      <w:r w:rsidR="0089324E" w:rsidRPr="007509A9">
        <w:rPr>
          <w:rStyle w:val="affc"/>
          <w:rFonts w:hint="cs"/>
          <w:rtl/>
        </w:rPr>
        <w:t xml:space="preserve"> </w:t>
      </w:r>
      <w:r>
        <w:rPr>
          <w:rFonts w:hint="cs"/>
          <w:rtl/>
        </w:rPr>
        <w:t xml:space="preserve">רק </w:t>
      </w:r>
      <w:r w:rsidR="000441E2" w:rsidRPr="00392931">
        <w:rPr>
          <w:rFonts w:hint="cs"/>
          <w:rtl/>
        </w:rPr>
        <w:t>ב</w:t>
      </w:r>
      <w:r w:rsidR="000441E2">
        <w:rPr>
          <w:rFonts w:hint="cs"/>
          <w:rtl/>
        </w:rPr>
        <w:t xml:space="preserve">פניה </w:t>
      </w:r>
      <w:r w:rsidRPr="006E3034">
        <w:rPr>
          <w:rStyle w:val="affe"/>
          <w:rFonts w:hint="eastAsia"/>
          <w:rtl/>
        </w:rPr>
        <w:t>דאשה</w:t>
      </w:r>
      <w:r>
        <w:rPr>
          <w:rFonts w:hint="cs"/>
          <w:rtl/>
        </w:rPr>
        <w:t xml:space="preserve"> </w:t>
      </w:r>
      <w:r w:rsidR="0089324E" w:rsidRPr="00392931">
        <w:rPr>
          <w:rFonts w:hint="cs"/>
          <w:rtl/>
        </w:rPr>
        <w:t>נהוג אבלות</w:t>
      </w:r>
      <w:r>
        <w:rPr>
          <w:rFonts w:hint="cs"/>
          <w:rtl/>
        </w:rPr>
        <w:t>.</w:t>
      </w:r>
    </w:p>
    <w:p w14:paraId="39CC4EEF" w14:textId="5767E0D2" w:rsidR="00362F8D" w:rsidRDefault="00FA2A88" w:rsidP="00164685">
      <w:pPr>
        <w:rPr>
          <w:rtl/>
        </w:rPr>
      </w:pPr>
      <w:r w:rsidRPr="006E3034">
        <w:rPr>
          <w:rFonts w:hint="eastAsia"/>
          <w:rtl/>
        </w:rPr>
        <w:t>וכן</w:t>
      </w:r>
      <w:r>
        <w:rPr>
          <w:rStyle w:val="affc"/>
          <w:rFonts w:hint="cs"/>
          <w:rtl/>
        </w:rPr>
        <w:t xml:space="preserve"> </w:t>
      </w:r>
      <w:r w:rsidR="0089324E" w:rsidRPr="006F178A">
        <w:rPr>
          <w:rFonts w:hint="cs"/>
          <w:rtl/>
        </w:rPr>
        <w:t xml:space="preserve">לא </w:t>
      </w:r>
      <w:r w:rsidR="0089324E" w:rsidRPr="006F178A">
        <w:rPr>
          <w:rtl/>
        </w:rPr>
        <w:t xml:space="preserve">אמרו </w:t>
      </w:r>
      <w:r w:rsidRPr="007117F5">
        <w:rPr>
          <w:rFonts w:cs="PFT_Frank" w:hint="eastAsia"/>
          <w:b/>
          <w:bCs/>
          <w:szCs w:val="14"/>
          <w:rtl/>
        </w:rPr>
        <w:t>ב</w:t>
      </w:r>
      <w:r w:rsidR="0089324E" w:rsidRPr="007117F5">
        <w:rPr>
          <w:rFonts w:cs="PFT_Frank"/>
          <w:b/>
          <w:bCs/>
          <w:szCs w:val="14"/>
          <w:rtl/>
        </w:rPr>
        <w:t>אשתו</w:t>
      </w:r>
      <w:r w:rsidR="0089324E" w:rsidRPr="006F178A">
        <w:rPr>
          <w:rtl/>
        </w:rPr>
        <w:t xml:space="preserve"> </w:t>
      </w:r>
      <w:r w:rsidRPr="006E3034">
        <w:rPr>
          <w:rStyle w:val="affe"/>
          <w:rFonts w:hint="eastAsia"/>
          <w:rtl/>
        </w:rPr>
        <w:t>שינהג</w:t>
      </w:r>
      <w:r>
        <w:rPr>
          <w:rStyle w:val="affe"/>
          <w:rFonts w:hint="cs"/>
          <w:rtl/>
        </w:rPr>
        <w:t>,</w:t>
      </w:r>
      <w:r>
        <w:rPr>
          <w:rFonts w:hint="cs"/>
          <w:rtl/>
        </w:rPr>
        <w:t xml:space="preserve"> </w:t>
      </w:r>
      <w:r w:rsidR="0089324E" w:rsidRPr="006F178A">
        <w:rPr>
          <w:rtl/>
        </w:rPr>
        <w:t>אלא</w:t>
      </w:r>
      <w:r>
        <w:rPr>
          <w:rFonts w:hint="cs"/>
          <w:rtl/>
        </w:rPr>
        <w:t xml:space="preserve"> </w:t>
      </w:r>
      <w:r w:rsidRPr="006E3034">
        <w:rPr>
          <w:rStyle w:val="affe"/>
          <w:rFonts w:hint="eastAsia"/>
          <w:rtl/>
        </w:rPr>
        <w:t>כשמתו</w:t>
      </w:r>
      <w:r w:rsidR="0089324E" w:rsidRPr="006F178A">
        <w:rPr>
          <w:rtl/>
        </w:rPr>
        <w:t xml:space="preserve"> חמיו וחמותו</w:t>
      </w:r>
      <w:r>
        <w:rPr>
          <w:rFonts w:hint="cs"/>
          <w:rtl/>
        </w:rPr>
        <w:t xml:space="preserve"> </w:t>
      </w:r>
      <w:r w:rsidRPr="006E3034">
        <w:rPr>
          <w:rStyle w:val="affe"/>
          <w:rFonts w:hint="eastAsia"/>
          <w:rtl/>
        </w:rPr>
        <w:t>ולא</w:t>
      </w:r>
      <w:r w:rsidRPr="006E3034">
        <w:rPr>
          <w:rStyle w:val="affe"/>
          <w:rtl/>
        </w:rPr>
        <w:t xml:space="preserve"> </w:t>
      </w:r>
      <w:r w:rsidRPr="006E3034">
        <w:rPr>
          <w:rStyle w:val="affe"/>
          <w:rFonts w:hint="eastAsia"/>
          <w:rtl/>
        </w:rPr>
        <w:t>אחיה</w:t>
      </w:r>
      <w:r>
        <w:rPr>
          <w:rStyle w:val="affe"/>
          <w:rFonts w:hint="cs"/>
          <w:rtl/>
        </w:rPr>
        <w:t>.</w:t>
      </w:r>
    </w:p>
    <w:p w14:paraId="512040D9" w14:textId="039423D6" w:rsidR="0089324E" w:rsidRPr="006F178A" w:rsidRDefault="00FA2A88" w:rsidP="00164685">
      <w:pPr>
        <w:pStyle w:val="affd"/>
        <w:rPr>
          <w:rtl/>
        </w:rPr>
      </w:pPr>
      <w:r w:rsidRPr="00D54BA1">
        <w:rPr>
          <w:rFonts w:cs="PFT_Frank" w:hint="eastAsia"/>
          <w:b/>
          <w:bCs/>
          <w:szCs w:val="10"/>
          <w:rtl/>
        </w:rPr>
        <w:t>כשאבילה</w:t>
      </w:r>
      <w:r>
        <w:rPr>
          <w:rFonts w:hint="cs"/>
          <w:rtl/>
        </w:rPr>
        <w:t xml:space="preserve"> -</w:t>
      </w:r>
      <w:r w:rsidRPr="006F178A">
        <w:rPr>
          <w:rFonts w:hint="cs"/>
          <w:rtl/>
        </w:rPr>
        <w:t xml:space="preserve"> </w:t>
      </w:r>
      <w:r w:rsidR="0089324E" w:rsidRPr="00D54BA1">
        <w:rPr>
          <w:rFonts w:cs="PFT_Frank"/>
          <w:b/>
          <w:bCs/>
          <w:szCs w:val="10"/>
          <w:rtl/>
        </w:rPr>
        <w:t>אינו</w:t>
      </w:r>
      <w:r w:rsidR="0089324E" w:rsidRPr="006F178A">
        <w:rPr>
          <w:rtl/>
        </w:rPr>
        <w:t xml:space="preserve"> כו</w:t>
      </w:r>
      <w:r>
        <w:rPr>
          <w:rFonts w:hint="cs"/>
          <w:rtl/>
        </w:rPr>
        <w:t>פה</w:t>
      </w:r>
      <w:r w:rsidR="0089324E" w:rsidRPr="006F178A">
        <w:rPr>
          <w:rtl/>
        </w:rPr>
        <w:t xml:space="preserve"> </w:t>
      </w:r>
      <w:r>
        <w:rPr>
          <w:rFonts w:hint="cs"/>
          <w:rtl/>
        </w:rPr>
        <w:t>ל</w:t>
      </w:r>
      <w:r w:rsidR="0089324E" w:rsidRPr="006F178A">
        <w:rPr>
          <w:rtl/>
        </w:rPr>
        <w:t>כח</w:t>
      </w:r>
      <w:r>
        <w:rPr>
          <w:rFonts w:hint="cs"/>
          <w:rtl/>
        </w:rPr>
        <w:t>ו</w:t>
      </w:r>
      <w:r w:rsidR="0089324E" w:rsidRPr="006F178A">
        <w:rPr>
          <w:rtl/>
        </w:rPr>
        <w:t>ל</w:t>
      </w:r>
      <w:r>
        <w:rPr>
          <w:rFonts w:hint="cs"/>
          <w:rtl/>
        </w:rPr>
        <w:t xml:space="preserve">, </w:t>
      </w:r>
      <w:r w:rsidR="0089324E" w:rsidRPr="00D54BA1">
        <w:rPr>
          <w:rFonts w:cs="PFT_Frank"/>
          <w:b/>
          <w:bCs/>
          <w:szCs w:val="10"/>
          <w:rtl/>
        </w:rPr>
        <w:t>אלא</w:t>
      </w:r>
      <w:r w:rsidR="0089324E" w:rsidRPr="006F178A">
        <w:rPr>
          <w:rtl/>
        </w:rPr>
        <w:t xml:space="preserve"> נוהג </w:t>
      </w:r>
      <w:r w:rsidR="0089324E" w:rsidRPr="00D54BA1">
        <w:rPr>
          <w:rFonts w:cs="PFT_Frank"/>
          <w:b/>
          <w:bCs/>
          <w:szCs w:val="10"/>
          <w:rtl/>
        </w:rPr>
        <w:t>עמה</w:t>
      </w:r>
      <w:r w:rsidR="0089324E" w:rsidRPr="006F178A">
        <w:rPr>
          <w:rtl/>
        </w:rPr>
        <w:t xml:space="preserve"> אבילות.</w:t>
      </w:r>
    </w:p>
    <w:p w14:paraId="5D64AA5C" w14:textId="49AF2A7D" w:rsidR="0089324E" w:rsidRPr="006F178A" w:rsidRDefault="00FA2A88" w:rsidP="00164685">
      <w:pPr>
        <w:pStyle w:val="affd"/>
        <w:rPr>
          <w:rtl/>
        </w:rPr>
      </w:pPr>
      <w:r w:rsidRPr="00D54BA1">
        <w:rPr>
          <w:rFonts w:cs="PFT_Frank" w:hint="eastAsia"/>
          <w:b/>
          <w:bCs/>
          <w:szCs w:val="10"/>
          <w:rtl/>
        </w:rPr>
        <w:lastRenderedPageBreak/>
        <w:t>כשאבל</w:t>
      </w:r>
      <w:r w:rsidR="0089324E" w:rsidRPr="006F178A">
        <w:rPr>
          <w:rtl/>
        </w:rPr>
        <w:t xml:space="preserve"> - </w:t>
      </w:r>
      <w:r w:rsidR="0089324E" w:rsidRPr="00D54BA1">
        <w:rPr>
          <w:rFonts w:cs="PFT_Frank"/>
          <w:b/>
          <w:bCs/>
          <w:szCs w:val="10"/>
          <w:rtl/>
        </w:rPr>
        <w:t>אינה</w:t>
      </w:r>
      <w:r w:rsidR="0089324E" w:rsidRPr="006F178A">
        <w:rPr>
          <w:rtl/>
        </w:rPr>
        <w:t xml:space="preserve"> רשאה ל</w:t>
      </w:r>
      <w:r w:rsidR="000441E2">
        <w:rPr>
          <w:rFonts w:hint="cs"/>
          <w:rtl/>
        </w:rPr>
        <w:t>כחול</w:t>
      </w:r>
      <w:r w:rsidR="0089324E" w:rsidRPr="006F178A">
        <w:rPr>
          <w:rtl/>
        </w:rPr>
        <w:t xml:space="preserve">, </w:t>
      </w:r>
      <w:r w:rsidR="0089324E" w:rsidRPr="00D54BA1">
        <w:rPr>
          <w:rFonts w:cs="PFT_Frank"/>
          <w:b/>
          <w:bCs/>
          <w:szCs w:val="10"/>
          <w:rtl/>
        </w:rPr>
        <w:t>אלא</w:t>
      </w:r>
      <w:r w:rsidR="0089324E" w:rsidRPr="006F178A">
        <w:rPr>
          <w:rtl/>
        </w:rPr>
        <w:t xml:space="preserve"> נוהגת </w:t>
      </w:r>
      <w:r w:rsidR="0089324E" w:rsidRPr="00D54BA1">
        <w:rPr>
          <w:rFonts w:cs="PFT_Frank"/>
          <w:b/>
          <w:bCs/>
          <w:szCs w:val="10"/>
          <w:rtl/>
        </w:rPr>
        <w:t>עמו</w:t>
      </w:r>
      <w:r w:rsidR="0089324E" w:rsidRPr="006F178A">
        <w:rPr>
          <w:rtl/>
        </w:rPr>
        <w:t xml:space="preserve"> אבילות.</w:t>
      </w:r>
    </w:p>
    <w:p w14:paraId="75427F16" w14:textId="77777777" w:rsidR="00E31AD5" w:rsidRDefault="0089324E" w:rsidP="005D3437">
      <w:pPr>
        <w:pStyle w:val="36"/>
        <w:framePr w:wrap="notBeside"/>
        <w:rPr>
          <w:rtl/>
        </w:rPr>
      </w:pPr>
      <w:r w:rsidRPr="005D3437">
        <w:rPr>
          <w:rFonts w:hint="eastAsia"/>
          <w:rtl/>
        </w:rPr>
        <w:t>והך</w:t>
      </w:r>
      <w:r w:rsidR="00E31AD5">
        <w:rPr>
          <w:rtl/>
        </w:rPr>
        <w:t>:</w:t>
      </w:r>
    </w:p>
    <w:p w14:paraId="68912AFA" w14:textId="2B657797" w:rsidR="00FA2A88" w:rsidRPr="00746BBB" w:rsidRDefault="0089324E" w:rsidP="00746BBB">
      <w:pPr>
        <w:pStyle w:val="affd"/>
        <w:rPr>
          <w:rStyle w:val="affc"/>
          <w:rFonts w:ascii="BA Fontov Regular" w:hAnsi="BA Fontov Regular" w:cs="FrankRuehl"/>
          <w:b w:val="0"/>
          <w:bCs w:val="0"/>
          <w:szCs w:val="14"/>
          <w:rtl/>
        </w:rPr>
      </w:pPr>
      <w:r w:rsidRPr="006F178A">
        <w:rPr>
          <w:rFonts w:hint="cs"/>
          <w:rtl/>
        </w:rPr>
        <w:t>ד</w:t>
      </w:r>
      <w:r w:rsidR="00FA2A88">
        <w:rPr>
          <w:rFonts w:hint="cs"/>
          <w:rtl/>
        </w:rPr>
        <w:t xml:space="preserve">מוזגת לו, </w:t>
      </w:r>
      <w:r w:rsidRPr="00C44ACC">
        <w:rPr>
          <w:rtl/>
        </w:rPr>
        <w:t>מצעת לו מטה</w:t>
      </w:r>
      <w:r w:rsidR="00FA2A88">
        <w:rPr>
          <w:rFonts w:hint="cs"/>
          <w:rtl/>
        </w:rPr>
        <w:t xml:space="preserve">, רוחצת פיו"ר </w:t>
      </w:r>
      <w:r w:rsidRPr="00C44ACC">
        <w:rPr>
          <w:rtl/>
        </w:rPr>
        <w:t xml:space="preserve">- </w:t>
      </w:r>
      <w:r w:rsidRPr="00D54BA1">
        <w:rPr>
          <w:rFonts w:cs="PFT_Frank" w:hint="eastAsia"/>
          <w:b/>
          <w:bCs/>
          <w:szCs w:val="10"/>
          <w:rtl/>
        </w:rPr>
        <w:t>בשאר</w:t>
      </w:r>
      <w:r w:rsidRPr="00D54BA1">
        <w:rPr>
          <w:rFonts w:cs="PFT_Frank"/>
          <w:b/>
          <w:bCs/>
          <w:szCs w:val="10"/>
          <w:rtl/>
        </w:rPr>
        <w:t xml:space="preserve"> </w:t>
      </w:r>
      <w:r w:rsidRPr="00D54BA1">
        <w:rPr>
          <w:rFonts w:cs="PFT_Frank" w:hint="eastAsia"/>
          <w:b/>
          <w:bCs/>
          <w:szCs w:val="10"/>
          <w:rtl/>
        </w:rPr>
        <w:t>קרובים</w:t>
      </w:r>
      <w:r w:rsidRPr="00C44ACC">
        <w:rPr>
          <w:rtl/>
        </w:rPr>
        <w:t>.</w:t>
      </w:r>
    </w:p>
    <w:p w14:paraId="31E8B71A" w14:textId="77777777" w:rsidR="00E31AD5" w:rsidRDefault="0050309C" w:rsidP="0050309C">
      <w:pPr>
        <w:pStyle w:val="36"/>
        <w:framePr w:wrap="notBeside"/>
        <w:rPr>
          <w:rtl/>
        </w:rPr>
      </w:pPr>
      <w:r w:rsidRPr="0050309C">
        <w:rPr>
          <w:rFonts w:hint="cs"/>
          <w:rtl/>
        </w:rPr>
        <w:t>אמימר</w:t>
      </w:r>
      <w:r w:rsidR="00E31AD5">
        <w:rPr>
          <w:rtl/>
        </w:rPr>
        <w:t>:</w:t>
      </w:r>
    </w:p>
    <w:p w14:paraId="71C39687" w14:textId="4FF2D52B" w:rsidR="00362F8D" w:rsidRDefault="0050309C" w:rsidP="00164685">
      <w:pPr>
        <w:rPr>
          <w:rtl/>
        </w:rPr>
      </w:pPr>
      <w:r w:rsidRPr="0050309C">
        <w:rPr>
          <w:rFonts w:hint="cs"/>
          <w:rtl/>
        </w:rPr>
        <w:t xml:space="preserve">קרע </w:t>
      </w:r>
      <w:r w:rsidR="0089324E" w:rsidRPr="0050309C">
        <w:rPr>
          <w:rFonts w:hint="cs"/>
          <w:rtl/>
        </w:rPr>
        <w:t xml:space="preserve">כשמת </w:t>
      </w:r>
      <w:r w:rsidR="00FA2A88" w:rsidRPr="0050309C">
        <w:rPr>
          <w:rFonts w:hint="cs"/>
          <w:rtl/>
        </w:rPr>
        <w:t>נכד</w:t>
      </w:r>
      <w:r w:rsidRPr="0050309C">
        <w:rPr>
          <w:rFonts w:hint="cs"/>
          <w:rtl/>
        </w:rPr>
        <w:t>ו</w:t>
      </w:r>
      <w:r w:rsidR="00FA2A88">
        <w:rPr>
          <w:rFonts w:ascii="Fb Fontext" w:hAnsi="Fb Fontext" w:hint="cs"/>
          <w:rtl/>
        </w:rPr>
        <w:t>,</w:t>
      </w:r>
      <w:r w:rsidR="0089324E" w:rsidRPr="006F178A">
        <w:rPr>
          <w:rFonts w:ascii="Fb Fontext" w:hAnsi="Fb Fontext" w:hint="cs"/>
          <w:rtl/>
        </w:rPr>
        <w:t xml:space="preserve"> </w:t>
      </w:r>
      <w:r w:rsidR="0089324E" w:rsidRPr="007117F5">
        <w:rPr>
          <w:rFonts w:ascii="Fb Fontext" w:hAnsi="Fb Fontext" w:cs="PFT_Frank" w:hint="eastAsia"/>
          <w:b/>
          <w:bCs/>
          <w:szCs w:val="14"/>
          <w:rtl/>
        </w:rPr>
        <w:t>ו</w:t>
      </w:r>
      <w:r w:rsidR="00FA2A88" w:rsidRPr="007117F5">
        <w:rPr>
          <w:rFonts w:ascii="Fb Fontext" w:hAnsi="Fb Fontext" w:cs="PFT_Frank" w:hint="eastAsia"/>
          <w:b/>
          <w:bCs/>
          <w:szCs w:val="14"/>
          <w:rtl/>
        </w:rPr>
        <w:t>שוב</w:t>
      </w:r>
      <w:r w:rsidR="00FA2A88">
        <w:rPr>
          <w:rFonts w:ascii="Fb Fontext" w:hAnsi="Fb Fontext" w:hint="cs"/>
          <w:rtl/>
        </w:rPr>
        <w:t xml:space="preserve"> </w:t>
      </w:r>
      <w:r w:rsidR="0089324E" w:rsidRPr="006F178A">
        <w:rPr>
          <w:rFonts w:ascii="Fb Fontext" w:hAnsi="Fb Fontext" w:hint="cs"/>
          <w:rtl/>
        </w:rPr>
        <w:t>כשהגיע בנו</w:t>
      </w:r>
      <w:r w:rsidR="00FA2A88">
        <w:rPr>
          <w:rFonts w:ascii="Fb Fontext" w:hAnsi="Fb Fontext" w:hint="cs"/>
          <w:rtl/>
        </w:rPr>
        <w:t>,</w:t>
      </w:r>
      <w:r w:rsidR="00362F8D" w:rsidRPr="006F178A">
        <w:rPr>
          <w:rFonts w:ascii="Fb Fontext" w:hAnsi="Fb Fontext" w:hint="cs"/>
          <w:rtl/>
        </w:rPr>
        <w:t xml:space="preserve"> </w:t>
      </w:r>
      <w:r w:rsidR="00FA2A88" w:rsidRPr="007117F5">
        <w:rPr>
          <w:rFonts w:ascii="Fb Fontext" w:hAnsi="Fb Fontext" w:cs="PFT_Frank" w:hint="eastAsia"/>
          <w:b/>
          <w:bCs/>
          <w:szCs w:val="14"/>
          <w:rtl/>
        </w:rPr>
        <w:t>ושוב</w:t>
      </w:r>
      <w:r w:rsidR="00FA2A88">
        <w:rPr>
          <w:rFonts w:ascii="Fb Fontext" w:hAnsi="Fb Fontext" w:hint="cs"/>
          <w:rtl/>
        </w:rPr>
        <w:t xml:space="preserve"> כי </w:t>
      </w:r>
      <w:r w:rsidR="0089324E" w:rsidRPr="006F178A">
        <w:rPr>
          <w:rFonts w:ascii="Fb Fontext" w:hAnsi="Fb Fontext" w:hint="cs"/>
          <w:rtl/>
        </w:rPr>
        <w:t>קרע מיושב</w:t>
      </w:r>
      <w:r w:rsidR="00FA2A88">
        <w:rPr>
          <w:rFonts w:ascii="Fb Fontext" w:hAnsi="Fb Fontext" w:hint="cs"/>
          <w:rtl/>
        </w:rPr>
        <w:t>.</w:t>
      </w:r>
    </w:p>
    <w:p w14:paraId="03A40B96" w14:textId="647F4894" w:rsidR="00E31AD5" w:rsidRDefault="00F126C3" w:rsidP="00F126C3">
      <w:pPr>
        <w:pStyle w:val="36"/>
        <w:framePr w:wrap="notBeside"/>
        <w:rPr>
          <w:rtl/>
        </w:rPr>
      </w:pPr>
      <w:r w:rsidRPr="00F126C3">
        <w:rPr>
          <w:rFonts w:hint="cs"/>
          <w:rtl/>
        </w:rPr>
        <w:t>לאמימר ורמב"ח</w:t>
      </w:r>
      <w:r w:rsidR="00E31AD5">
        <w:rPr>
          <w:rFonts w:hint="cs"/>
          <w:rtl/>
        </w:rPr>
        <w:t>:</w:t>
      </w:r>
    </w:p>
    <w:p w14:paraId="1F5F94AB" w14:textId="180B46B3" w:rsidR="0089324E" w:rsidRPr="006F178A" w:rsidRDefault="00FA2A88" w:rsidP="00164685">
      <w:pPr>
        <w:rPr>
          <w:rtl/>
        </w:rPr>
      </w:pPr>
      <w:r w:rsidRPr="00F72B98">
        <w:rPr>
          <w:rFonts w:cs="PFT_Frank" w:hint="cs"/>
          <w:b/>
          <w:bCs/>
          <w:szCs w:val="14"/>
          <w:rtl/>
        </w:rPr>
        <w:t>וקריעה דמעומד</w:t>
      </w:r>
      <w:r>
        <w:rPr>
          <w:rStyle w:val="affc"/>
          <w:rFonts w:hint="cs"/>
          <w:rtl/>
        </w:rPr>
        <w:t xml:space="preserve"> </w:t>
      </w:r>
      <w:r w:rsidRPr="006E3034">
        <w:rPr>
          <w:rStyle w:val="af4"/>
          <w:rFonts w:hint="eastAsia"/>
          <w:b/>
          <w:bCs/>
          <w:rtl/>
        </w:rPr>
        <w:t>מ</w:t>
      </w:r>
      <w:r w:rsidRPr="006E3034">
        <w:rPr>
          <w:rStyle w:val="af4"/>
          <w:b/>
          <w:bCs/>
          <w:rtl/>
        </w:rPr>
        <w:t>'</w:t>
      </w:r>
      <w:r w:rsidR="0089324E" w:rsidRPr="006E3034">
        <w:rPr>
          <w:rStyle w:val="af4"/>
          <w:b/>
          <w:bCs/>
          <w:rtl/>
        </w:rPr>
        <w:t>ויקם</w:t>
      </w:r>
      <w:r w:rsidR="0089324E" w:rsidRPr="007509A9">
        <w:rPr>
          <w:rStyle w:val="af4"/>
          <w:rtl/>
        </w:rPr>
        <w:t xml:space="preserve"> איוב ויקרע את מע</w:t>
      </w:r>
      <w:r>
        <w:rPr>
          <w:rStyle w:val="af4"/>
          <w:rFonts w:hint="cs"/>
          <w:rtl/>
        </w:rPr>
        <w:t>י</w:t>
      </w:r>
      <w:r w:rsidR="0089324E" w:rsidRPr="007509A9">
        <w:rPr>
          <w:rStyle w:val="af4"/>
          <w:rtl/>
        </w:rPr>
        <w:t>לו</w:t>
      </w:r>
      <w:r>
        <w:rPr>
          <w:rFonts w:hint="cs"/>
          <w:rtl/>
        </w:rPr>
        <w:t>'.</w:t>
      </w:r>
    </w:p>
    <w:p w14:paraId="7D8939A8" w14:textId="448BA1A0" w:rsidR="00E31AD5" w:rsidRDefault="00FA2A88" w:rsidP="00F126C3">
      <w:pPr>
        <w:pStyle w:val="36"/>
        <w:framePr w:wrap="notBeside"/>
        <w:rPr>
          <w:rtl/>
        </w:rPr>
      </w:pPr>
      <w:r w:rsidRPr="00F126C3">
        <w:rPr>
          <w:rFonts w:hint="cs"/>
          <w:rtl/>
        </w:rPr>
        <w:t>ו</w:t>
      </w:r>
      <w:r w:rsidRPr="00F126C3">
        <w:rPr>
          <w:rFonts w:hint="eastAsia"/>
          <w:rtl/>
        </w:rPr>
        <w:t>דוחים</w:t>
      </w:r>
      <w:r w:rsidR="00E31AD5">
        <w:rPr>
          <w:rtl/>
        </w:rPr>
        <w:t>:</w:t>
      </w:r>
    </w:p>
    <w:p w14:paraId="45F21145" w14:textId="2C6A1A8C" w:rsidR="00B946F3" w:rsidRDefault="0089324E" w:rsidP="00164685">
      <w:pPr>
        <w:rPr>
          <w:rtl/>
        </w:rPr>
      </w:pPr>
      <w:r w:rsidRPr="006E3034">
        <w:rPr>
          <w:rStyle w:val="af4"/>
          <w:rFonts w:hint="eastAsia"/>
          <w:b/>
          <w:bCs/>
          <w:rtl/>
        </w:rPr>
        <w:t>מ</w:t>
      </w:r>
      <w:r w:rsidRPr="006E3034">
        <w:rPr>
          <w:rStyle w:val="af4"/>
          <w:b/>
          <w:bCs/>
          <w:rtl/>
        </w:rPr>
        <w:t>'ויקם</w:t>
      </w:r>
      <w:r w:rsidRPr="009C2527">
        <w:rPr>
          <w:rStyle w:val="af4"/>
          <w:rtl/>
        </w:rPr>
        <w:t xml:space="preserve"> המלך ויקרע</w:t>
      </w:r>
      <w:r w:rsidR="00FA2A88">
        <w:rPr>
          <w:rStyle w:val="af4"/>
          <w:rFonts w:hint="cs"/>
          <w:rtl/>
        </w:rPr>
        <w:t>..</w:t>
      </w:r>
      <w:r w:rsidRPr="009C2527">
        <w:rPr>
          <w:rStyle w:val="af4"/>
          <w:rtl/>
        </w:rPr>
        <w:t xml:space="preserve"> בגדיו</w:t>
      </w:r>
      <w:r w:rsidRPr="009C2527">
        <w:rPr>
          <w:rStyle w:val="af4"/>
          <w:rFonts w:hint="cs"/>
          <w:rtl/>
        </w:rPr>
        <w:t>'</w:t>
      </w:r>
      <w:r w:rsidR="00B946F3">
        <w:rPr>
          <w:rStyle w:val="af4"/>
          <w:rFonts w:hint="cs"/>
          <w:rtl/>
        </w:rPr>
        <w:t>,</w:t>
      </w:r>
      <w:r w:rsidR="00FA2A88">
        <w:rPr>
          <w:rStyle w:val="af4"/>
          <w:rFonts w:hint="cs"/>
          <w:rtl/>
        </w:rPr>
        <w:t xml:space="preserve"> </w:t>
      </w:r>
      <w:r w:rsidR="00DC4924">
        <w:rPr>
          <w:rStyle w:val="af4"/>
          <w:rtl/>
        </w:rPr>
        <w:tab/>
      </w:r>
      <w:r w:rsidR="00B946F3" w:rsidRPr="006E3034">
        <w:rPr>
          <w:rStyle w:val="af4"/>
          <w:rFonts w:hint="eastAsia"/>
          <w:rtl/>
        </w:rPr>
        <w:t>ו</w:t>
      </w:r>
      <w:r w:rsidR="00FA2A88" w:rsidRPr="00B946F3">
        <w:rPr>
          <w:rStyle w:val="af4"/>
          <w:rFonts w:hint="cs"/>
          <w:rtl/>
        </w:rPr>
        <w:t>'</w:t>
      </w:r>
      <w:r w:rsidRPr="00B946F3">
        <w:rPr>
          <w:rStyle w:val="af4"/>
          <w:rtl/>
        </w:rPr>
        <w:t>וישכב</w:t>
      </w:r>
      <w:r w:rsidRPr="007509A9">
        <w:rPr>
          <w:rStyle w:val="af4"/>
          <w:rtl/>
        </w:rPr>
        <w:t xml:space="preserve"> ארצה'</w:t>
      </w:r>
      <w:r w:rsidR="00FA2A88">
        <w:rPr>
          <w:rFonts w:hint="cs"/>
          <w:rtl/>
        </w:rPr>
        <w:t xml:space="preserve"> שכפה מיטתו</w:t>
      </w:r>
      <w:r w:rsidR="00DC4924">
        <w:rPr>
          <w:rFonts w:hint="cs"/>
          <w:rtl/>
        </w:rPr>
        <w:t>.</w:t>
      </w:r>
    </w:p>
    <w:p w14:paraId="4F66A9A1" w14:textId="7FF11A36" w:rsidR="00E31AD5" w:rsidRDefault="00FA2A88" w:rsidP="003C312E">
      <w:pPr>
        <w:pStyle w:val="36"/>
        <w:framePr w:wrap="notBeside"/>
        <w:rPr>
          <w:rtl/>
        </w:rPr>
      </w:pPr>
      <w:r w:rsidRPr="003C312E">
        <w:rPr>
          <w:rFonts w:hint="cs"/>
          <w:rtl/>
        </w:rPr>
        <w:t xml:space="preserve"> </w:t>
      </w:r>
      <w:r w:rsidR="00EC2D8F">
        <w:rPr>
          <w:rFonts w:hint="cs"/>
          <w:rtl/>
        </w:rPr>
        <w:t>-</w:t>
      </w:r>
    </w:p>
    <w:p w14:paraId="2F01F9F7" w14:textId="74C1F1D0" w:rsidR="0089324E" w:rsidRPr="006F178A" w:rsidRDefault="00FA2A88" w:rsidP="00164685">
      <w:pPr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דקיי</w:t>
      </w:r>
      <w:r w:rsidRPr="007117F5">
        <w:rPr>
          <w:rFonts w:cs="PFT_Frank"/>
          <w:b/>
          <w:bCs/>
          <w:szCs w:val="14"/>
          <w:rtl/>
        </w:rPr>
        <w:t>"ל</w:t>
      </w:r>
      <w:r>
        <w:rPr>
          <w:rFonts w:hint="cs"/>
          <w:rtl/>
        </w:rPr>
        <w:t xml:space="preserve"> </w:t>
      </w:r>
      <w:r w:rsidR="00B946F3">
        <w:rPr>
          <w:rFonts w:hint="cs"/>
          <w:rtl/>
        </w:rPr>
        <w:t xml:space="preserve">אפי' </w:t>
      </w:r>
      <w:r>
        <w:rPr>
          <w:rFonts w:hint="cs"/>
          <w:rtl/>
        </w:rPr>
        <w:t>ישן</w:t>
      </w:r>
      <w:r w:rsidR="0089324E" w:rsidRPr="006F178A">
        <w:rPr>
          <w:rtl/>
        </w:rPr>
        <w:t xml:space="preserve"> ע"</w:t>
      </w:r>
      <w:r w:rsidR="0089324E" w:rsidRPr="006F178A">
        <w:rPr>
          <w:rFonts w:hint="cs"/>
          <w:rtl/>
        </w:rPr>
        <w:t>ג</w:t>
      </w:r>
      <w:r w:rsidR="0089324E" w:rsidRPr="006F178A">
        <w:rPr>
          <w:rtl/>
        </w:rPr>
        <w:t xml:space="preserve"> קרקע לא קיים כפיית המטה.</w:t>
      </w:r>
    </w:p>
    <w:p w14:paraId="745D7D3B" w14:textId="47BC0D4A" w:rsidR="00F33EA5" w:rsidRDefault="00F33EA5" w:rsidP="00164685">
      <w:pPr>
        <w:pStyle w:val="afffff2"/>
        <w:rPr>
          <w:rtl/>
        </w:rPr>
      </w:pPr>
      <w:r>
        <w:rPr>
          <w:rFonts w:hint="cs"/>
          <w:rtl/>
        </w:rPr>
        <w:t>איסורי אבילות</w:t>
      </w:r>
    </w:p>
    <w:p w14:paraId="6A6A6260" w14:textId="731B76A8" w:rsidR="00E31AD5" w:rsidRDefault="0089324E" w:rsidP="005D75FE">
      <w:pPr>
        <w:pStyle w:val="36"/>
        <w:framePr w:wrap="notBeside"/>
        <w:rPr>
          <w:rtl/>
        </w:rPr>
      </w:pPr>
      <w:r w:rsidRPr="005D75FE">
        <w:rPr>
          <w:rtl/>
        </w:rPr>
        <w:t>ת"ר</w:t>
      </w:r>
      <w:r w:rsidR="00E31AD5">
        <w:rPr>
          <w:rFonts w:hint="cs"/>
          <w:rtl/>
        </w:rPr>
        <w:t>:</w:t>
      </w:r>
    </w:p>
    <w:p w14:paraId="4E7282E7" w14:textId="7123185C" w:rsidR="00F33EA5" w:rsidRDefault="0089324E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אבל אסור</w:t>
      </w:r>
      <w:r w:rsidRPr="006F178A">
        <w:rPr>
          <w:rFonts w:ascii="Fb Fontext" w:hAnsi="Fb Fontext"/>
          <w:rtl/>
        </w:rPr>
        <w:t xml:space="preserve"> </w:t>
      </w:r>
      <w:r w:rsidRPr="006F178A">
        <w:rPr>
          <w:rtl/>
        </w:rPr>
        <w:t xml:space="preserve">במלאכה, ברחיצה, </w:t>
      </w:r>
      <w:r w:rsidR="00F33EA5">
        <w:rPr>
          <w:rFonts w:hint="cs"/>
          <w:rtl/>
        </w:rPr>
        <w:t>ב</w:t>
      </w:r>
      <w:r w:rsidRPr="006F178A">
        <w:rPr>
          <w:rtl/>
        </w:rPr>
        <w:t xml:space="preserve">סיכה, </w:t>
      </w:r>
      <w:r w:rsidR="00F33EA5" w:rsidRPr="006F178A">
        <w:rPr>
          <w:rtl/>
        </w:rPr>
        <w:t xml:space="preserve">בסנדל </w:t>
      </w:r>
      <w:r w:rsidRPr="006F178A">
        <w:rPr>
          <w:rtl/>
        </w:rPr>
        <w:t>ובתשמיש,</w:t>
      </w:r>
    </w:p>
    <w:p w14:paraId="703F8E3D" w14:textId="2E55B189" w:rsidR="0089324E" w:rsidRPr="006F178A" w:rsidRDefault="0089324E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ואסור</w:t>
      </w:r>
      <w:r w:rsidRPr="006F178A">
        <w:rPr>
          <w:rtl/>
        </w:rPr>
        <w:t xml:space="preserve"> בתורה </w:t>
      </w:r>
      <w:r w:rsidR="00F33EA5">
        <w:rPr>
          <w:rFonts w:hint="cs"/>
          <w:rtl/>
        </w:rPr>
        <w:t xml:space="preserve">שבכתב ושבע"פ, </w:t>
      </w:r>
      <w:r w:rsidRPr="007117F5">
        <w:rPr>
          <w:rFonts w:cs="PFT_Frank"/>
          <w:b/>
          <w:bCs/>
          <w:szCs w:val="14"/>
          <w:rtl/>
        </w:rPr>
        <w:t>היו רבים צריכין לו</w:t>
      </w:r>
      <w:r w:rsidRPr="006F178A">
        <w:rPr>
          <w:rtl/>
        </w:rPr>
        <w:t xml:space="preserve"> - </w:t>
      </w:r>
      <w:r w:rsidR="003F7CD8">
        <w:rPr>
          <w:rFonts w:hint="cs"/>
          <w:rtl/>
        </w:rPr>
        <w:t>לא</w:t>
      </w:r>
      <w:r w:rsidR="003F7CD8" w:rsidRPr="006F178A">
        <w:rPr>
          <w:rtl/>
        </w:rPr>
        <w:t xml:space="preserve"> </w:t>
      </w:r>
      <w:r w:rsidRPr="006F178A">
        <w:rPr>
          <w:rtl/>
        </w:rPr>
        <w:t>נמנע.</w:t>
      </w:r>
    </w:p>
    <w:p w14:paraId="1A0951DC" w14:textId="77777777" w:rsidR="00E31AD5" w:rsidRDefault="003F7CD8" w:rsidP="00F32FD0">
      <w:pPr>
        <w:pStyle w:val="36"/>
        <w:framePr w:wrap="notBeside"/>
        <w:rPr>
          <w:rtl/>
        </w:rPr>
      </w:pPr>
      <w:r w:rsidRPr="00F32FD0">
        <w:rPr>
          <w:rFonts w:hint="cs"/>
          <w:rtl/>
        </w:rPr>
        <w:t>וכן הורה רב ל</w:t>
      </w:r>
      <w:r w:rsidR="0089324E" w:rsidRPr="00F32FD0">
        <w:rPr>
          <w:rtl/>
        </w:rPr>
        <w:t>רבב</w:t>
      </w:r>
      <w:r w:rsidRPr="00F32FD0">
        <w:rPr>
          <w:rFonts w:hint="cs"/>
          <w:rtl/>
        </w:rPr>
        <w:t>"</w:t>
      </w:r>
      <w:r w:rsidR="0089324E" w:rsidRPr="00F32FD0">
        <w:rPr>
          <w:rtl/>
        </w:rPr>
        <w:t>ח</w:t>
      </w:r>
      <w:r w:rsidR="00E31AD5">
        <w:rPr>
          <w:rtl/>
        </w:rPr>
        <w:t>:</w:t>
      </w:r>
    </w:p>
    <w:p w14:paraId="4873D967" w14:textId="73A4F2F3" w:rsidR="003F7CD8" w:rsidRDefault="003F7CD8" w:rsidP="00164685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וכשסבר </w:t>
      </w:r>
      <w:r w:rsidR="0089324E" w:rsidRPr="006F178A">
        <w:rPr>
          <w:rFonts w:ascii="Fb Fontext" w:hAnsi="Fb Fontext" w:hint="cs"/>
          <w:rtl/>
        </w:rPr>
        <w:t xml:space="preserve">להעמיד </w:t>
      </w:r>
      <w:r>
        <w:rPr>
          <w:rFonts w:ascii="Fb Fontext" w:hAnsi="Fb Fontext" w:hint="cs"/>
          <w:rtl/>
        </w:rPr>
        <w:t>מתורגמן</w:t>
      </w:r>
      <w:r w:rsidRPr="006F178A">
        <w:rPr>
          <w:rFonts w:ascii="Fb Fontext" w:hAnsi="Fb Fontext" w:hint="cs"/>
          <w:rtl/>
        </w:rPr>
        <w:t xml:space="preserve"> </w:t>
      </w:r>
      <w:r w:rsidR="0089324E" w:rsidRPr="007509A9">
        <w:rPr>
          <w:rStyle w:val="affc"/>
          <w:rFonts w:hint="cs"/>
          <w:rtl/>
        </w:rPr>
        <w:t>א</w:t>
      </w:r>
      <w:r w:rsidR="0089324E" w:rsidRPr="007509A9">
        <w:rPr>
          <w:rStyle w:val="affc"/>
          <w:rtl/>
        </w:rPr>
        <w:t>"</w:t>
      </w:r>
      <w:r w:rsidR="0089324E" w:rsidRPr="007509A9">
        <w:rPr>
          <w:rStyle w:val="affc"/>
          <w:rFonts w:hint="cs"/>
          <w:rtl/>
        </w:rPr>
        <w:t>ל</w:t>
      </w:r>
      <w:r w:rsidR="00F32FD0">
        <w:rPr>
          <w:rStyle w:val="affc"/>
          <w:rFonts w:hint="cs"/>
          <w:rtl/>
        </w:rPr>
        <w:t>:</w:t>
      </w:r>
      <w:r w:rsidR="0089324E" w:rsidRPr="007509A9">
        <w:rPr>
          <w:rStyle w:val="affc"/>
          <w:rFonts w:hint="cs"/>
          <w:rtl/>
        </w:rPr>
        <w:t xml:space="preserve"> </w:t>
      </w:r>
      <w:r>
        <w:rPr>
          <w:rStyle w:val="affc"/>
          <w:rFonts w:hint="cs"/>
          <w:rtl/>
        </w:rPr>
        <w:t xml:space="preserve">תנינא </w:t>
      </w:r>
      <w:r w:rsidR="0089324E" w:rsidRPr="006F178A">
        <w:rPr>
          <w:rFonts w:ascii="Fb Fontext" w:hAnsi="Fb Fontext" w:hint="cs"/>
          <w:rtl/>
        </w:rPr>
        <w:t>שלא</w:t>
      </w:r>
      <w:r>
        <w:rPr>
          <w:rFonts w:ascii="Fb Fontext" w:hAnsi="Fb Fontext" w:hint="cs"/>
          <w:rtl/>
        </w:rPr>
        <w:t>,</w:t>
      </w:r>
    </w:p>
    <w:p w14:paraId="0FD811F2" w14:textId="77777777" w:rsidR="00E31AD5" w:rsidRDefault="003F7CD8" w:rsidP="00F32FD0">
      <w:pPr>
        <w:pStyle w:val="36"/>
        <w:framePr w:wrap="notBeside"/>
        <w:rPr>
          <w:rtl/>
        </w:rPr>
      </w:pPr>
      <w:r w:rsidRPr="00F32FD0">
        <w:rPr>
          <w:rFonts w:hint="cs"/>
          <w:rtl/>
        </w:rPr>
        <w:t xml:space="preserve">אלא </w:t>
      </w:r>
      <w:r w:rsidR="0089324E" w:rsidRPr="00F32FD0">
        <w:rPr>
          <w:rFonts w:hint="cs"/>
          <w:rtl/>
        </w:rPr>
        <w:t>כ</w:t>
      </w:r>
      <w:r w:rsidR="0089324E" w:rsidRPr="00F32FD0">
        <w:rPr>
          <w:rtl/>
        </w:rPr>
        <w:t>ר</w:t>
      </w:r>
      <w:r w:rsidR="002B50AD" w:rsidRPr="00F32FD0">
        <w:rPr>
          <w:rFonts w:hint="cs"/>
          <w:rtl/>
        </w:rPr>
        <w:t>יב''א</w:t>
      </w:r>
      <w:r w:rsidR="00E31AD5">
        <w:rPr>
          <w:rtl/>
        </w:rPr>
        <w:t>:</w:t>
      </w:r>
    </w:p>
    <w:p w14:paraId="02CA901A" w14:textId="44239845" w:rsidR="007B4617" w:rsidRPr="00746BBB" w:rsidRDefault="003F7CD8" w:rsidP="00746BBB">
      <w:r>
        <w:rPr>
          <w:rFonts w:hint="cs"/>
          <w:rtl/>
        </w:rPr>
        <w:t>ש</w:t>
      </w:r>
      <w:r w:rsidR="0089324E" w:rsidRPr="006F178A">
        <w:rPr>
          <w:rtl/>
        </w:rPr>
        <w:t xml:space="preserve">לחש </w:t>
      </w:r>
      <w:r w:rsidR="0089324E" w:rsidRPr="007509A9">
        <w:rPr>
          <w:rStyle w:val="affc"/>
          <w:rtl/>
        </w:rPr>
        <w:t>לר</w:t>
      </w:r>
      <w:r w:rsidR="0089324E" w:rsidRPr="007509A9">
        <w:rPr>
          <w:rStyle w:val="affc"/>
          <w:rFonts w:hint="cs"/>
          <w:rtl/>
        </w:rPr>
        <w:t>חב</w:t>
      </w:r>
      <w:r w:rsidR="0089324E" w:rsidRPr="007509A9">
        <w:rPr>
          <w:rStyle w:val="affc"/>
          <w:rtl/>
        </w:rPr>
        <w:t>"</w:t>
      </w:r>
      <w:r w:rsidR="0089324E" w:rsidRPr="007509A9">
        <w:rPr>
          <w:rStyle w:val="affc"/>
          <w:rFonts w:hint="cs"/>
          <w:rtl/>
        </w:rPr>
        <w:t>ע</w:t>
      </w:r>
      <w:r w:rsidR="002B50AD">
        <w:rPr>
          <w:rStyle w:val="affc"/>
          <w:rFonts w:hint="cs"/>
          <w:rtl/>
        </w:rPr>
        <w:t>,</w:t>
      </w:r>
      <w:r w:rsidR="0089324E" w:rsidRPr="007509A9">
        <w:rPr>
          <w:rStyle w:val="affc"/>
          <w:rFonts w:hint="cs"/>
          <w:rtl/>
        </w:rPr>
        <w:t xml:space="preserve"> </w:t>
      </w:r>
      <w:r>
        <w:rPr>
          <w:rStyle w:val="affc"/>
          <w:rFonts w:hint="cs"/>
          <w:rtl/>
        </w:rPr>
        <w:t xml:space="preserve">והוא </w:t>
      </w:r>
      <w:r w:rsidR="0089324E" w:rsidRPr="006E3034">
        <w:rPr>
          <w:rtl/>
        </w:rPr>
        <w:t>לתורגמן</w:t>
      </w:r>
      <w:r w:rsidR="0089324E" w:rsidRPr="007509A9">
        <w:rPr>
          <w:rStyle w:val="affc"/>
          <w:rtl/>
        </w:rPr>
        <w:t>,</w:t>
      </w:r>
      <w:r w:rsidR="0089324E" w:rsidRPr="006F178A">
        <w:rPr>
          <w:rtl/>
        </w:rPr>
        <w:t xml:space="preserve"> ותורגמן לרבים.</w:t>
      </w:r>
    </w:p>
    <w:p w14:paraId="6E638E60" w14:textId="31A785F3" w:rsidR="004826E2" w:rsidRDefault="004826E2" w:rsidP="00164685">
      <w:pPr>
        <w:pStyle w:val="afffff2"/>
        <w:rPr>
          <w:rtl/>
        </w:rPr>
      </w:pPr>
      <w:r>
        <w:rPr>
          <w:rFonts w:hint="cs"/>
          <w:rtl/>
        </w:rPr>
        <w:t>חילוקים שיש בין ג' ימים ראשונים לאח"כ</w:t>
      </w:r>
    </w:p>
    <w:p w14:paraId="62E915D7" w14:textId="116C344E" w:rsidR="00E8250B" w:rsidRPr="006E3034" w:rsidRDefault="00E8250B" w:rsidP="00164685">
      <w:pPr>
        <w:pStyle w:val="affff1"/>
        <w:ind w:end="0"/>
        <w:rPr>
          <w:rtl/>
        </w:rPr>
      </w:pPr>
      <w:r w:rsidRPr="006E3034">
        <w:rPr>
          <w:rFonts w:hint="eastAsia"/>
          <w:rtl/>
        </w:rPr>
        <w:t>תפילין</w:t>
      </w:r>
    </w:p>
    <w:p w14:paraId="2D0CC8AC" w14:textId="50C62BC5" w:rsidR="00E31AD5" w:rsidRDefault="0089324E" w:rsidP="007B4617">
      <w:pPr>
        <w:pStyle w:val="36"/>
        <w:framePr w:wrap="notBeside"/>
        <w:rPr>
          <w:rtl/>
        </w:rPr>
      </w:pPr>
      <w:r w:rsidRPr="007B4617">
        <w:rPr>
          <w:rFonts w:hint="cs"/>
          <w:rtl/>
        </w:rPr>
        <w:t>ר</w:t>
      </w:r>
      <w:r w:rsidRPr="007B4617">
        <w:rPr>
          <w:rtl/>
        </w:rPr>
        <w:t>"</w:t>
      </w:r>
      <w:r w:rsidRPr="007B4617">
        <w:rPr>
          <w:rFonts w:hint="cs"/>
          <w:rtl/>
        </w:rPr>
        <w:t>א</w:t>
      </w:r>
      <w:r w:rsidR="00E31AD5">
        <w:rPr>
          <w:rFonts w:hint="cs"/>
          <w:rtl/>
        </w:rPr>
        <w:t>:</w:t>
      </w:r>
    </w:p>
    <w:p w14:paraId="18C04C70" w14:textId="18631AEE" w:rsidR="0089324E" w:rsidRPr="006F178A" w:rsidRDefault="0089324E" w:rsidP="00164685">
      <w:pPr>
        <w:rPr>
          <w:rFonts w:cs="Guttman Vilna"/>
          <w:b/>
          <w:bCs/>
          <w:rtl/>
        </w:rPr>
      </w:pPr>
      <w:r w:rsidRPr="007117F5">
        <w:rPr>
          <w:rFonts w:cs="PFT_Frank"/>
          <w:b/>
          <w:bCs/>
          <w:szCs w:val="14"/>
          <w:rtl/>
        </w:rPr>
        <w:t>מ</w:t>
      </w:r>
      <w:r w:rsidR="004826E2" w:rsidRPr="007117F5">
        <w:rPr>
          <w:rFonts w:cs="PFT_Frank" w:hint="eastAsia"/>
          <w:b/>
          <w:bCs/>
          <w:szCs w:val="14"/>
          <w:rtl/>
        </w:rPr>
        <w:t>ג</w:t>
      </w:r>
      <w:r w:rsidR="004826E2" w:rsidRPr="007117F5">
        <w:rPr>
          <w:rFonts w:cs="PFT_Frank"/>
          <w:b/>
          <w:bCs/>
          <w:szCs w:val="14"/>
          <w:rtl/>
        </w:rPr>
        <w:t>'</w:t>
      </w:r>
      <w:r w:rsidRPr="006F178A">
        <w:rPr>
          <w:rtl/>
        </w:rPr>
        <w:t xml:space="preserve"> ואילך</w:t>
      </w:r>
      <w:r w:rsidR="004826E2">
        <w:rPr>
          <w:rFonts w:hint="cs"/>
          <w:rtl/>
        </w:rPr>
        <w:t xml:space="preserve"> </w:t>
      </w:r>
      <w:r w:rsidRPr="006F178A">
        <w:rPr>
          <w:rtl/>
        </w:rPr>
        <w:t xml:space="preserve">מותר </w:t>
      </w:r>
      <w:r w:rsidR="004826E2">
        <w:rPr>
          <w:rFonts w:hint="cs"/>
          <w:rtl/>
        </w:rPr>
        <w:t>ב</w:t>
      </w:r>
      <w:r w:rsidRPr="006F178A">
        <w:rPr>
          <w:rtl/>
        </w:rPr>
        <w:t>תפילי</w:t>
      </w:r>
      <w:r w:rsidR="004826E2">
        <w:rPr>
          <w:rFonts w:hint="cs"/>
          <w:rtl/>
        </w:rPr>
        <w:t xml:space="preserve">ן, </w:t>
      </w:r>
      <w:r w:rsidRPr="005275F0">
        <w:rPr>
          <w:rtl/>
        </w:rPr>
        <w:t>באו</w:t>
      </w:r>
      <w:r w:rsidRPr="006F178A">
        <w:rPr>
          <w:rtl/>
        </w:rPr>
        <w:t xml:space="preserve"> פנים חדשות</w:t>
      </w:r>
      <w:r w:rsidR="004826E2">
        <w:rPr>
          <w:rFonts w:hint="cs"/>
          <w:rtl/>
        </w:rPr>
        <w:t xml:space="preserve"> -</w:t>
      </w:r>
      <w:r w:rsidRPr="006F178A">
        <w:rPr>
          <w:rtl/>
        </w:rPr>
        <w:t xml:space="preserve"> </w:t>
      </w:r>
      <w:r w:rsidR="004826E2" w:rsidRPr="007117F5">
        <w:rPr>
          <w:rFonts w:cs="PFT_Frank" w:hint="eastAsia"/>
          <w:b/>
          <w:bCs/>
          <w:szCs w:val="14"/>
          <w:rtl/>
        </w:rPr>
        <w:t>לא</w:t>
      </w:r>
      <w:r w:rsidR="004826E2" w:rsidRPr="007117F5">
        <w:rPr>
          <w:rFonts w:cs="PFT_Frank"/>
          <w:b/>
          <w:bCs/>
          <w:szCs w:val="14"/>
          <w:rtl/>
        </w:rPr>
        <w:t xml:space="preserve"> </w:t>
      </w:r>
      <w:r w:rsidRPr="007117F5">
        <w:rPr>
          <w:rFonts w:cs="PFT_Frank"/>
          <w:b/>
          <w:bCs/>
          <w:szCs w:val="14"/>
          <w:rtl/>
        </w:rPr>
        <w:t>חולץ</w:t>
      </w:r>
      <w:r w:rsidRPr="006F178A">
        <w:rPr>
          <w:rtl/>
        </w:rPr>
        <w:t>.</w:t>
      </w:r>
    </w:p>
    <w:p w14:paraId="028206D9" w14:textId="1486CFB6" w:rsidR="00E31AD5" w:rsidRDefault="0089324E" w:rsidP="007B4617">
      <w:pPr>
        <w:pStyle w:val="36"/>
        <w:framePr w:wrap="notBeside"/>
        <w:rPr>
          <w:rtl/>
        </w:rPr>
      </w:pPr>
      <w:r w:rsidRPr="007B4617">
        <w:rPr>
          <w:rFonts w:hint="cs"/>
          <w:rtl/>
        </w:rPr>
        <w:t>רי</w:t>
      </w:r>
      <w:r w:rsidRPr="007B4617">
        <w:rPr>
          <w:rtl/>
        </w:rPr>
        <w:t>"</w:t>
      </w:r>
      <w:r w:rsidRPr="007B4617">
        <w:rPr>
          <w:rFonts w:hint="cs"/>
          <w:rtl/>
        </w:rPr>
        <w:t>ה</w:t>
      </w:r>
      <w:r w:rsidR="00E31AD5">
        <w:rPr>
          <w:rtl/>
        </w:rPr>
        <w:t>:</w:t>
      </w:r>
    </w:p>
    <w:p w14:paraId="72CCB7F5" w14:textId="1CC6679F" w:rsidR="0089324E" w:rsidRPr="006F178A" w:rsidRDefault="0089324E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משני</w:t>
      </w:r>
      <w:r w:rsidRPr="006F178A">
        <w:rPr>
          <w:rtl/>
        </w:rPr>
        <w:t xml:space="preserve"> ו</w:t>
      </w:r>
      <w:r w:rsidR="004826E2">
        <w:rPr>
          <w:rFonts w:hint="cs"/>
          <w:rtl/>
        </w:rPr>
        <w:t xml:space="preserve">אילך </w:t>
      </w:r>
      <w:r w:rsidRPr="006F178A">
        <w:rPr>
          <w:rtl/>
        </w:rPr>
        <w:t xml:space="preserve">מותר </w:t>
      </w:r>
      <w:r w:rsidR="004826E2">
        <w:rPr>
          <w:rFonts w:hint="cs"/>
          <w:rtl/>
        </w:rPr>
        <w:t>ב</w:t>
      </w:r>
      <w:r w:rsidRPr="006F178A">
        <w:rPr>
          <w:rtl/>
        </w:rPr>
        <w:t xml:space="preserve">תפילין, באו פנים חדשות - </w:t>
      </w:r>
      <w:r w:rsidRPr="007117F5">
        <w:rPr>
          <w:rFonts w:cs="PFT_Frank"/>
          <w:b/>
          <w:bCs/>
          <w:szCs w:val="14"/>
          <w:rtl/>
        </w:rPr>
        <w:t>חולץ</w:t>
      </w:r>
      <w:r w:rsidRPr="006F178A">
        <w:rPr>
          <w:rtl/>
        </w:rPr>
        <w:t>.</w:t>
      </w:r>
    </w:p>
    <w:p w14:paraId="353B7045" w14:textId="7EE88244" w:rsidR="00E31AD5" w:rsidRDefault="0089324E" w:rsidP="0047136E">
      <w:pPr>
        <w:pStyle w:val="36"/>
        <w:framePr w:wrap="notBeside"/>
        <w:rPr>
          <w:rtl/>
        </w:rPr>
      </w:pPr>
      <w:r w:rsidRPr="0047136E">
        <w:rPr>
          <w:rtl/>
        </w:rPr>
        <w:t>טע</w:t>
      </w:r>
      <w:r w:rsidR="005275F0" w:rsidRPr="0047136E">
        <w:rPr>
          <w:rFonts w:hint="cs"/>
          <w:rtl/>
        </w:rPr>
        <w:t>ם</w:t>
      </w:r>
      <w:r w:rsidRPr="0047136E">
        <w:rPr>
          <w:rtl/>
        </w:rPr>
        <w:t xml:space="preserve"> ר"</w:t>
      </w:r>
      <w:r w:rsidRPr="0047136E">
        <w:rPr>
          <w:rFonts w:hint="cs"/>
          <w:rtl/>
        </w:rPr>
        <w:t>א</w:t>
      </w:r>
      <w:r w:rsidR="00E31AD5">
        <w:rPr>
          <w:rFonts w:hint="cs"/>
          <w:rtl/>
        </w:rPr>
        <w:t>:</w:t>
      </w:r>
    </w:p>
    <w:p w14:paraId="7043A007" w14:textId="77777777" w:rsidR="004E0BA3" w:rsidRDefault="0089324E" w:rsidP="00164685">
      <w:pPr>
        <w:rPr>
          <w:spacing w:val="-2"/>
          <w:rtl/>
        </w:rPr>
      </w:pPr>
      <w:r w:rsidRPr="006E3034">
        <w:rPr>
          <w:rStyle w:val="af4"/>
          <w:b/>
          <w:bCs/>
          <w:rtl/>
        </w:rPr>
        <w:t>'ימי</w:t>
      </w:r>
      <w:r w:rsidRPr="002C641B">
        <w:rPr>
          <w:rStyle w:val="af4"/>
          <w:rtl/>
        </w:rPr>
        <w:t xml:space="preserve"> בכי אבל משה'.</w:t>
      </w:r>
      <w:r w:rsidR="005275F0">
        <w:rPr>
          <w:rFonts w:ascii="Fb Fontext" w:hAnsi="Fb Fontext"/>
          <w:rtl/>
        </w:rPr>
        <w:tab/>
      </w:r>
      <w:r w:rsidR="005275F0">
        <w:rPr>
          <w:rFonts w:ascii="Fb Fontext" w:hAnsi="Fb Fontext"/>
          <w:rtl/>
        </w:rPr>
        <w:tab/>
      </w:r>
      <w:r w:rsidR="005275F0">
        <w:rPr>
          <w:rFonts w:ascii="Fb Fontext" w:hAnsi="Fb Fontext" w:hint="cs"/>
          <w:rtl/>
        </w:rPr>
        <w:t xml:space="preserve"> </w:t>
      </w:r>
      <w:r w:rsidR="00D90EB7" w:rsidRPr="007509A9">
        <w:rPr>
          <w:rStyle w:val="affc"/>
          <w:rtl/>
        </w:rPr>
        <w:t>טע</w:t>
      </w:r>
      <w:r w:rsidR="00D90EB7" w:rsidRPr="007509A9">
        <w:rPr>
          <w:rStyle w:val="affc"/>
          <w:rFonts w:hint="cs"/>
          <w:rtl/>
        </w:rPr>
        <w:t>ם</w:t>
      </w:r>
      <w:r w:rsidR="00D90EB7" w:rsidRPr="007509A9">
        <w:rPr>
          <w:rStyle w:val="affc"/>
          <w:rtl/>
        </w:rPr>
        <w:t xml:space="preserve"> </w:t>
      </w:r>
      <w:r w:rsidRPr="007509A9">
        <w:rPr>
          <w:rStyle w:val="affc"/>
          <w:rtl/>
        </w:rPr>
        <w:t>רי</w:t>
      </w:r>
      <w:r w:rsidR="005275F0">
        <w:rPr>
          <w:rStyle w:val="affc"/>
          <w:rFonts w:hint="cs"/>
          <w:rtl/>
        </w:rPr>
        <w:t>"ה</w:t>
      </w:r>
      <w:r w:rsidR="005275F0">
        <w:rPr>
          <w:rFonts w:hint="cs"/>
          <w:spacing w:val="-2"/>
          <w:rtl/>
        </w:rPr>
        <w:t>:</w:t>
      </w:r>
      <w:r w:rsidRPr="00C44ACC">
        <w:rPr>
          <w:spacing w:val="-2"/>
          <w:rtl/>
        </w:rPr>
        <w:t xml:space="preserve"> </w:t>
      </w:r>
      <w:r w:rsidR="005275F0">
        <w:rPr>
          <w:rStyle w:val="af4"/>
          <w:rFonts w:hint="cs"/>
          <w:rtl/>
        </w:rPr>
        <w:t>'</w:t>
      </w:r>
      <w:r w:rsidRPr="007509A9">
        <w:rPr>
          <w:rStyle w:val="af4"/>
          <w:rtl/>
        </w:rPr>
        <w:t xml:space="preserve">ואחריתה </w:t>
      </w:r>
      <w:r w:rsidRPr="006E3034">
        <w:rPr>
          <w:rStyle w:val="af4"/>
          <w:b/>
          <w:bCs/>
          <w:rtl/>
        </w:rPr>
        <w:t>כיום</w:t>
      </w:r>
      <w:r w:rsidRPr="007509A9">
        <w:rPr>
          <w:rStyle w:val="af4"/>
          <w:rtl/>
        </w:rPr>
        <w:t xml:space="preserve"> מר</w:t>
      </w:r>
      <w:r w:rsidR="005275F0">
        <w:rPr>
          <w:rStyle w:val="af4"/>
          <w:rFonts w:hint="cs"/>
          <w:rtl/>
        </w:rPr>
        <w:t>'</w:t>
      </w:r>
      <w:r w:rsidRPr="007509A9">
        <w:rPr>
          <w:rStyle w:val="af4"/>
          <w:rtl/>
        </w:rPr>
        <w:t>.</w:t>
      </w:r>
    </w:p>
    <w:p w14:paraId="4215FBAC" w14:textId="04133778" w:rsidR="00E31AD5" w:rsidRDefault="0089324E" w:rsidP="00CC0AFE">
      <w:pPr>
        <w:pStyle w:val="36"/>
        <w:framePr w:wrap="notBeside"/>
        <w:rPr>
          <w:rtl/>
        </w:rPr>
      </w:pPr>
      <w:r w:rsidRPr="00CC0AFE">
        <w:rPr>
          <w:rtl/>
        </w:rPr>
        <w:t>עולא</w:t>
      </w:r>
      <w:r w:rsidR="00E31AD5">
        <w:rPr>
          <w:rtl/>
        </w:rPr>
        <w:t>:</w:t>
      </w:r>
    </w:p>
    <w:p w14:paraId="41314183" w14:textId="0ED95170" w:rsidR="0089324E" w:rsidRPr="006F178A" w:rsidRDefault="0089324E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הלכה</w:t>
      </w:r>
      <w:r w:rsidRPr="006F178A">
        <w:rPr>
          <w:rtl/>
        </w:rPr>
        <w:t xml:space="preserve"> </w:t>
      </w:r>
      <w:r w:rsidRPr="006E3034">
        <w:rPr>
          <w:rStyle w:val="affc"/>
          <w:rtl/>
        </w:rPr>
        <w:t>כר</w:t>
      </w:r>
      <w:r w:rsidR="00D90EB7" w:rsidRPr="006E3034">
        <w:rPr>
          <w:rStyle w:val="affc"/>
          <w:rtl/>
        </w:rPr>
        <w:t>"א</w:t>
      </w:r>
      <w:r w:rsidRPr="006F178A">
        <w:rPr>
          <w:rtl/>
        </w:rPr>
        <w:t xml:space="preserve"> בחליצה</w:t>
      </w:r>
      <w:r w:rsidR="00CC0AFE">
        <w:rPr>
          <w:rFonts w:hint="cs"/>
          <w:rtl/>
        </w:rPr>
        <w:t>,</w:t>
      </w:r>
      <w:r w:rsidR="005275F0">
        <w:rPr>
          <w:rFonts w:hint="cs"/>
          <w:rtl/>
        </w:rPr>
        <w:t xml:space="preserve"> </w:t>
      </w:r>
      <w:r w:rsidR="005275F0" w:rsidRPr="006E3034">
        <w:rPr>
          <w:rStyle w:val="affc"/>
          <w:rFonts w:hint="eastAsia"/>
          <w:rtl/>
        </w:rPr>
        <w:t>ו</w:t>
      </w:r>
      <w:r w:rsidRPr="006E3034">
        <w:rPr>
          <w:rStyle w:val="affc"/>
          <w:rtl/>
        </w:rPr>
        <w:t>כרי</w:t>
      </w:r>
      <w:r w:rsidR="005275F0">
        <w:rPr>
          <w:rStyle w:val="affc"/>
          <w:rFonts w:hint="cs"/>
          <w:rtl/>
        </w:rPr>
        <w:t>"</w:t>
      </w:r>
      <w:r w:rsidRPr="006E3034">
        <w:rPr>
          <w:rStyle w:val="affc"/>
          <w:rtl/>
        </w:rPr>
        <w:t>ה</w:t>
      </w:r>
      <w:r w:rsidRPr="006F178A">
        <w:rPr>
          <w:rtl/>
        </w:rPr>
        <w:t xml:space="preserve"> בהנחה</w:t>
      </w:r>
      <w:r w:rsidR="005275F0">
        <w:rPr>
          <w:rFonts w:hint="cs"/>
          <w:rtl/>
        </w:rPr>
        <w:t>.</w:t>
      </w:r>
    </w:p>
    <w:p w14:paraId="6D1444FE" w14:textId="370710AB" w:rsidR="0089324E" w:rsidRPr="006F178A" w:rsidRDefault="00E8250B" w:rsidP="00164685">
      <w:pPr>
        <w:rPr>
          <w:rtl/>
        </w:rPr>
      </w:pPr>
      <w:r w:rsidRPr="00D54BA1">
        <w:rPr>
          <w:rStyle w:val="affe"/>
          <w:rFonts w:cs="PFT_Frank" w:hint="cs"/>
          <w:b/>
          <w:bCs/>
          <w:szCs w:val="10"/>
          <w:rtl/>
        </w:rPr>
        <w:t xml:space="preserve"> </w:t>
      </w:r>
      <w:r w:rsidR="005275F0" w:rsidRPr="00F72B98">
        <w:rPr>
          <w:rFonts w:cs="PFT_Frank" w:hint="eastAsia"/>
          <w:b/>
          <w:bCs/>
          <w:szCs w:val="14"/>
          <w:rtl/>
        </w:rPr>
        <w:t>בשני</w:t>
      </w:r>
      <w:r w:rsidR="005275F0">
        <w:rPr>
          <w:rStyle w:val="affc"/>
          <w:rFonts w:hint="cs"/>
          <w:rtl/>
        </w:rPr>
        <w:t xml:space="preserve">  </w:t>
      </w:r>
      <w:r w:rsidR="005275F0" w:rsidRPr="00CC0AFE">
        <w:rPr>
          <w:rStyle w:val="affc"/>
          <w:rFonts w:hint="cs"/>
          <w:rtl/>
        </w:rPr>
        <w:t>לעולא:</w:t>
      </w:r>
      <w:r w:rsidR="005275F0">
        <w:rPr>
          <w:rStyle w:val="affc"/>
          <w:rFonts w:hint="cs"/>
          <w:rtl/>
        </w:rPr>
        <w:t xml:space="preserve"> </w:t>
      </w:r>
      <w:r w:rsidR="005275F0" w:rsidRPr="007117F5">
        <w:rPr>
          <w:rFonts w:cs="PFT_Frank" w:hint="cs"/>
          <w:b/>
          <w:bCs/>
          <w:szCs w:val="14"/>
          <w:rtl/>
        </w:rPr>
        <w:t>חולץ</w:t>
      </w:r>
      <w:r w:rsidR="005275F0" w:rsidRPr="007117F5">
        <w:rPr>
          <w:rFonts w:cs="PFT_Frank"/>
          <w:b/>
          <w:bCs/>
          <w:szCs w:val="14"/>
          <w:rtl/>
        </w:rPr>
        <w:tab/>
      </w:r>
      <w:r w:rsidR="005275F0">
        <w:rPr>
          <w:rStyle w:val="affc"/>
          <w:rFonts w:hint="cs"/>
          <w:rtl/>
        </w:rPr>
        <w:t xml:space="preserve"> ל</w:t>
      </w:r>
      <w:r w:rsidR="0089324E" w:rsidRPr="007509A9">
        <w:rPr>
          <w:rStyle w:val="affc"/>
          <w:rtl/>
        </w:rPr>
        <w:t>רבא:</w:t>
      </w:r>
      <w:r w:rsidR="0089324E" w:rsidRPr="006F178A">
        <w:rPr>
          <w:rtl/>
        </w:rPr>
        <w:t xml:space="preserve"> </w:t>
      </w:r>
      <w:r w:rsidR="0089324E" w:rsidRPr="007117F5">
        <w:rPr>
          <w:rFonts w:cs="PFT_Frank"/>
          <w:b/>
          <w:bCs/>
          <w:szCs w:val="14"/>
          <w:rtl/>
        </w:rPr>
        <w:t>אינו חולץ</w:t>
      </w:r>
      <w:r w:rsidR="005275F0">
        <w:rPr>
          <w:rFonts w:hint="cs"/>
          <w:rtl/>
        </w:rPr>
        <w:t xml:space="preserve"> </w:t>
      </w:r>
      <w:r w:rsidR="0089324E" w:rsidRPr="006E3034">
        <w:rPr>
          <w:rStyle w:val="affc"/>
          <w:rFonts w:hint="eastAsia"/>
          <w:b w:val="0"/>
          <w:bCs w:val="0"/>
          <w:rtl/>
        </w:rPr>
        <w:t>ו</w:t>
      </w:r>
      <w:r w:rsidR="00202556">
        <w:rPr>
          <w:rStyle w:val="affe"/>
          <w:rFonts w:hint="cs"/>
          <w:rtl/>
        </w:rPr>
        <w:t>שאמר</w:t>
      </w:r>
      <w:r w:rsidR="0089324E" w:rsidRPr="006E3034">
        <w:rPr>
          <w:rStyle w:val="affe"/>
          <w:rtl/>
        </w:rPr>
        <w:t xml:space="preserve"> שלשה - </w:t>
      </w:r>
      <w:r w:rsidR="0089324E" w:rsidRPr="00D54BA1">
        <w:rPr>
          <w:rStyle w:val="affe"/>
          <w:rFonts w:cs="PFT_Frank"/>
          <w:b/>
          <w:bCs/>
          <w:szCs w:val="10"/>
          <w:rtl/>
        </w:rPr>
        <w:t>מצוה</w:t>
      </w:r>
      <w:r w:rsidR="0089324E" w:rsidRPr="007117F5">
        <w:rPr>
          <w:rFonts w:cs="PFT_Frank"/>
          <w:b/>
          <w:bCs/>
          <w:szCs w:val="14"/>
          <w:rtl/>
        </w:rPr>
        <w:t xml:space="preserve"> </w:t>
      </w:r>
      <w:r w:rsidR="0089324E" w:rsidRPr="00D54BA1">
        <w:rPr>
          <w:rStyle w:val="affe"/>
          <w:rFonts w:cs="PFT_Frank"/>
          <w:b/>
          <w:bCs/>
          <w:szCs w:val="10"/>
          <w:rtl/>
        </w:rPr>
        <w:t>שאני</w:t>
      </w:r>
      <w:r w:rsidR="0089324E" w:rsidRPr="006F178A">
        <w:rPr>
          <w:rtl/>
        </w:rPr>
        <w:t>.</w:t>
      </w:r>
    </w:p>
    <w:p w14:paraId="66F5BBD4" w14:textId="77777777" w:rsidR="0089324E" w:rsidRPr="006F178A" w:rsidRDefault="0089324E" w:rsidP="00800D78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כא:</w:t>
      </w:r>
    </w:p>
    <w:p w14:paraId="6B3C186C" w14:textId="317EE0C6" w:rsidR="00E8250B" w:rsidRPr="006E3034" w:rsidRDefault="00E8250B" w:rsidP="00164685">
      <w:pPr>
        <w:pStyle w:val="affff1"/>
        <w:rPr>
          <w:rtl/>
        </w:rPr>
      </w:pPr>
      <w:ins w:id="9835" w:author="מספור קטעי משנה" w:date="2026-10-06T06:45:36Z">
        <w:r>
          <w:rPr>
            <w:rStyle w:val="MisparKeta"/>
          </w:rPr>
          <w:t xml:space="preserve">א. </w:t>
        </w:r>
      </w:ins>
      <w:r w:rsidRPr="006E3034">
        <w:rPr>
          <w:rFonts w:hint="eastAsia"/>
          <w:rtl/>
        </w:rPr>
        <w:t>מלאכה</w:t>
      </w:r>
    </w:p>
    <w:p w14:paraId="639BDC49" w14:textId="78A0E864" w:rsidR="0089324E" w:rsidRPr="007117F5" w:rsidRDefault="00E8250B" w:rsidP="00164685">
      <w:pPr>
        <w:rPr>
          <w:rFonts w:cs="PFT_Frank"/>
          <w:b/>
          <w:bCs/>
          <w:szCs w:val="14"/>
          <w:rtl/>
        </w:rPr>
      </w:pPr>
      <w:r w:rsidRPr="007117F5">
        <w:rPr>
          <w:rFonts w:ascii="Fb Fontext" w:hAnsi="Fb Fontext" w:cs="PFT_Frank" w:hint="eastAsia"/>
          <w:b/>
          <w:bCs/>
          <w:szCs w:val="14"/>
          <w:rtl/>
        </w:rPr>
        <w:t>ג</w:t>
      </w:r>
      <w:r w:rsidRPr="007117F5">
        <w:rPr>
          <w:rFonts w:ascii="Fb Fontext" w:hAnsi="Fb Fontext" w:cs="PFT_Frank"/>
          <w:b/>
          <w:bCs/>
          <w:szCs w:val="14"/>
          <w:rtl/>
        </w:rPr>
        <w:t>"י</w:t>
      </w:r>
      <w:r w:rsidR="00372F2C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-</w:t>
      </w:r>
      <w:r w:rsidR="0089324E" w:rsidRPr="006F178A">
        <w:rPr>
          <w:rFonts w:ascii="Fb Fontext" w:hAnsi="Fb Fontext"/>
          <w:rtl/>
        </w:rPr>
        <w:t xml:space="preserve"> אסור במלאכה</w:t>
      </w:r>
      <w:r>
        <w:rPr>
          <w:rFonts w:ascii="Fb Fontext" w:hAnsi="Fb Fontext" w:hint="cs"/>
          <w:rtl/>
        </w:rPr>
        <w:t xml:space="preserve"> </w:t>
      </w:r>
      <w:r w:rsidR="0089324E" w:rsidRPr="006E3034">
        <w:rPr>
          <w:rStyle w:val="affe"/>
          <w:rtl/>
        </w:rPr>
        <w:t>א</w:t>
      </w:r>
      <w:r w:rsidRPr="006E3034">
        <w:rPr>
          <w:rStyle w:val="affe"/>
          <w:rFonts w:hint="eastAsia"/>
          <w:rtl/>
        </w:rPr>
        <w:t>ף</w:t>
      </w:r>
      <w:r w:rsidR="0089324E" w:rsidRPr="006E3034">
        <w:rPr>
          <w:rStyle w:val="affe"/>
          <w:rtl/>
        </w:rPr>
        <w:t xml:space="preserve"> עני</w:t>
      </w:r>
      <w:r>
        <w:rPr>
          <w:rFonts w:ascii="Fb Fontext" w:hAnsi="Fb Fontext" w:hint="cs"/>
          <w:rtl/>
        </w:rPr>
        <w:t>,</w:t>
      </w:r>
      <w:r>
        <w:rPr>
          <w:rFonts w:hint="cs"/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אח</w:t>
      </w:r>
      <w:r w:rsidRPr="007117F5">
        <w:rPr>
          <w:rFonts w:cs="PFT_Frank"/>
          <w:b/>
          <w:bCs/>
          <w:szCs w:val="14"/>
          <w:rtl/>
        </w:rPr>
        <w:t>"כ</w:t>
      </w:r>
      <w:r w:rsidR="00372F2C">
        <w:rPr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 w:rsidR="0089324E" w:rsidRPr="006F178A">
        <w:rPr>
          <w:rtl/>
        </w:rPr>
        <w:t xml:space="preserve">עושה בצינעא </w:t>
      </w:r>
      <w:r>
        <w:rPr>
          <w:rFonts w:hint="cs"/>
          <w:rtl/>
        </w:rPr>
        <w:t>ב</w:t>
      </w:r>
      <w:r w:rsidR="0089324E" w:rsidRPr="006F178A">
        <w:rPr>
          <w:rtl/>
        </w:rPr>
        <w:t>ביתו.</w:t>
      </w:r>
    </w:p>
    <w:p w14:paraId="14BD8638" w14:textId="34EDD8CA" w:rsidR="00E8250B" w:rsidRPr="006E3034" w:rsidRDefault="00E8250B" w:rsidP="00164685">
      <w:pPr>
        <w:pStyle w:val="affff1"/>
        <w:rPr>
          <w:rtl/>
        </w:rPr>
      </w:pPr>
      <w:ins w:id="9836" w:author="מספור קטעי משנה" w:date="2026-10-06T06:45:36Z">
        <w:r>
          <w:rPr>
            <w:rStyle w:val="MisparKeta"/>
          </w:rPr>
          <w:t xml:space="preserve">א. </w:t>
        </w:r>
      </w:ins>
      <w:r w:rsidRPr="006E3034">
        <w:rPr>
          <w:rFonts w:hint="eastAsia"/>
          <w:rtl/>
        </w:rPr>
        <w:t>בית</w:t>
      </w:r>
      <w:r w:rsidRPr="006E3034">
        <w:rPr>
          <w:rtl/>
        </w:rPr>
        <w:t xml:space="preserve"> </w:t>
      </w:r>
      <w:r w:rsidRPr="006E3034">
        <w:rPr>
          <w:rFonts w:hint="eastAsia"/>
          <w:rtl/>
        </w:rPr>
        <w:t>האבל</w:t>
      </w:r>
    </w:p>
    <w:p w14:paraId="6D5EC7E4" w14:textId="6E935040" w:rsidR="0089324E" w:rsidRPr="00C36516" w:rsidRDefault="00E8250B" w:rsidP="00164685">
      <w:pPr>
        <w:rPr>
          <w:spacing w:val="-4"/>
          <w:rtl/>
        </w:rPr>
      </w:pPr>
      <w:r w:rsidRPr="00C36516">
        <w:rPr>
          <w:rFonts w:cs="PFT_Frank" w:hint="eastAsia"/>
          <w:b/>
          <w:bCs/>
          <w:spacing w:val="-4"/>
          <w:szCs w:val="14"/>
          <w:rtl/>
        </w:rPr>
        <w:t>ג</w:t>
      </w:r>
      <w:r w:rsidRPr="00C36516">
        <w:rPr>
          <w:rFonts w:cs="PFT_Frank"/>
          <w:b/>
          <w:bCs/>
          <w:spacing w:val="-4"/>
          <w:szCs w:val="14"/>
          <w:rtl/>
        </w:rPr>
        <w:t>"י</w:t>
      </w:r>
      <w:r w:rsidRPr="00C36516">
        <w:rPr>
          <w:rFonts w:hint="cs"/>
          <w:spacing w:val="-4"/>
          <w:rtl/>
        </w:rPr>
        <w:t xml:space="preserve"> </w:t>
      </w:r>
      <w:r w:rsidR="00372F2C" w:rsidRPr="00C36516">
        <w:rPr>
          <w:rFonts w:hint="cs"/>
          <w:spacing w:val="-4"/>
          <w:rtl/>
        </w:rPr>
        <w:t>-</w:t>
      </w:r>
      <w:r w:rsidRPr="00C36516">
        <w:rPr>
          <w:rFonts w:hint="cs"/>
          <w:spacing w:val="-4"/>
          <w:rtl/>
        </w:rPr>
        <w:t xml:space="preserve"> לא</w:t>
      </w:r>
      <w:r w:rsidR="0089324E" w:rsidRPr="00C36516">
        <w:rPr>
          <w:spacing w:val="-4"/>
          <w:rtl/>
        </w:rPr>
        <w:t xml:space="preserve"> הולך לבית האבל, </w:t>
      </w:r>
      <w:r w:rsidRPr="00C36516">
        <w:rPr>
          <w:rFonts w:cs="PFT_Frank" w:hint="eastAsia"/>
          <w:b/>
          <w:bCs/>
          <w:spacing w:val="-4"/>
          <w:szCs w:val="14"/>
          <w:rtl/>
        </w:rPr>
        <w:t>אח</w:t>
      </w:r>
      <w:r w:rsidRPr="00C36516">
        <w:rPr>
          <w:rFonts w:cs="PFT_Frank"/>
          <w:b/>
          <w:bCs/>
          <w:spacing w:val="-4"/>
          <w:szCs w:val="14"/>
          <w:rtl/>
        </w:rPr>
        <w:t>"כ</w:t>
      </w:r>
      <w:r w:rsidRPr="00C36516">
        <w:rPr>
          <w:rFonts w:hint="cs"/>
          <w:spacing w:val="-4"/>
          <w:rtl/>
        </w:rPr>
        <w:t xml:space="preserve"> - </w:t>
      </w:r>
      <w:r w:rsidR="0089324E" w:rsidRPr="00C36516">
        <w:rPr>
          <w:spacing w:val="-4"/>
          <w:rtl/>
        </w:rPr>
        <w:t xml:space="preserve">הולך </w:t>
      </w:r>
      <w:r w:rsidRPr="00C36516">
        <w:rPr>
          <w:rFonts w:hint="cs"/>
          <w:spacing w:val="-4"/>
          <w:rtl/>
        </w:rPr>
        <w:t>ו</w:t>
      </w:r>
      <w:r w:rsidR="0089324E" w:rsidRPr="00C36516">
        <w:rPr>
          <w:spacing w:val="-4"/>
          <w:rtl/>
        </w:rPr>
        <w:t>יושב במקום מתנחמין</w:t>
      </w:r>
    </w:p>
    <w:p w14:paraId="3216C5E8" w14:textId="499AB020" w:rsidR="00202556" w:rsidRPr="006F178A" w:rsidRDefault="00202556" w:rsidP="00164685">
      <w:pPr>
        <w:pStyle w:val="affff1"/>
        <w:rPr>
          <w:rtl/>
        </w:rPr>
      </w:pPr>
      <w:ins w:id="9837" w:author="מספור קטעי משנה" w:date="2026-10-06T06:45:36Z">
        <w:r>
          <w:rPr>
            <w:rStyle w:val="MisparKeta"/>
          </w:rPr>
          <w:t xml:space="preserve">ב. </w:t>
        </w:r>
      </w:ins>
      <w:r w:rsidRPr="00202556">
        <w:rPr>
          <w:rFonts w:hint="cs"/>
          <w:rtl/>
        </w:rPr>
        <w:t>שאילת שלום</w:t>
      </w:r>
    </w:p>
    <w:p w14:paraId="48D47186" w14:textId="364CF7D7" w:rsidR="0089324E" w:rsidRPr="006F178A" w:rsidRDefault="00202556" w:rsidP="00164685">
      <w:pPr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ג</w:t>
      </w:r>
      <w:r w:rsidRPr="007117F5">
        <w:rPr>
          <w:rFonts w:cs="PFT_Frank"/>
          <w:b/>
          <w:bCs/>
          <w:szCs w:val="14"/>
          <w:rtl/>
        </w:rPr>
        <w:t>"י</w:t>
      </w:r>
      <w:r>
        <w:rPr>
          <w:rFonts w:hint="cs"/>
          <w:b/>
          <w:rtl/>
        </w:rPr>
        <w:t xml:space="preserve"> </w:t>
      </w:r>
      <w:r w:rsidR="0089324E" w:rsidRPr="006F178A">
        <w:rPr>
          <w:rFonts w:ascii="Fb Fontext" w:hAnsi="Fb Fontext"/>
          <w:rtl/>
        </w:rPr>
        <w:t xml:space="preserve">- אסור בשאילת שלום, </w:t>
      </w:r>
      <w:r w:rsidRPr="007117F5">
        <w:rPr>
          <w:rFonts w:cs="PFT_Frank" w:hint="eastAsia"/>
          <w:b/>
          <w:bCs/>
          <w:szCs w:val="14"/>
          <w:rtl/>
        </w:rPr>
        <w:t>מג</w:t>
      </w:r>
      <w:r w:rsidRPr="007117F5">
        <w:rPr>
          <w:rFonts w:cs="PFT_Frank"/>
          <w:b/>
          <w:bCs/>
          <w:szCs w:val="14"/>
          <w:rtl/>
        </w:rPr>
        <w:t xml:space="preserve">' </w:t>
      </w:r>
      <w:r w:rsidRPr="007117F5">
        <w:rPr>
          <w:rFonts w:cs="PFT_Frank" w:hint="eastAsia"/>
          <w:b/>
          <w:bCs/>
          <w:szCs w:val="14"/>
          <w:rtl/>
        </w:rPr>
        <w:t>עד</w:t>
      </w:r>
      <w:r w:rsidRPr="007117F5">
        <w:rPr>
          <w:rFonts w:cs="PFT_Frank"/>
          <w:b/>
          <w:bCs/>
          <w:szCs w:val="14"/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ז</w:t>
      </w:r>
      <w:r w:rsidRPr="007117F5">
        <w:rPr>
          <w:rFonts w:cs="PFT_Frank"/>
          <w:b/>
          <w:bCs/>
          <w:szCs w:val="14"/>
          <w:rtl/>
        </w:rPr>
        <w:t>'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משיב ולא שואל,</w:t>
      </w:r>
    </w:p>
    <w:p w14:paraId="49742029" w14:textId="4A15C617" w:rsidR="00202556" w:rsidRPr="006E3034" w:rsidRDefault="00202556" w:rsidP="00164685">
      <w:pPr>
        <w:ind w:left="680" w:firstLine="170"/>
        <w:rPr>
          <w:rtl/>
        </w:rPr>
      </w:pPr>
      <w:r w:rsidRPr="006E3034">
        <w:rPr>
          <w:rFonts w:hint="eastAsia"/>
          <w:rtl/>
        </w:rPr>
        <w:t>מז</w:t>
      </w:r>
      <w:r w:rsidRPr="006E3034">
        <w:rPr>
          <w:rtl/>
        </w:rPr>
        <w:t xml:space="preserve">' </w:t>
      </w:r>
      <w:r w:rsidRPr="006E3034">
        <w:rPr>
          <w:rFonts w:hint="eastAsia"/>
          <w:rtl/>
        </w:rPr>
        <w:t>ואילך</w:t>
      </w:r>
      <w:r w:rsidRPr="006E3034">
        <w:rPr>
          <w:rtl/>
        </w:rPr>
        <w:t xml:space="preserve"> – שואל ומשיב</w:t>
      </w:r>
    </w:p>
    <w:p w14:paraId="74775C20" w14:textId="77777777" w:rsidR="00E31AD5" w:rsidRDefault="0089324E" w:rsidP="00CC0AFE">
      <w:pPr>
        <w:pStyle w:val="36"/>
        <w:framePr w:wrap="notBeside"/>
        <w:rPr>
          <w:rtl/>
        </w:rPr>
      </w:pPr>
      <w:r w:rsidRPr="00CC0AFE">
        <w:rPr>
          <w:rtl/>
        </w:rPr>
        <w:t>וה</w:t>
      </w:r>
      <w:r w:rsidR="0048011A" w:rsidRPr="00CC0AFE">
        <w:rPr>
          <w:rFonts w:hint="eastAsia"/>
          <w:rtl/>
        </w:rPr>
        <w:t>ך</w:t>
      </w:r>
      <w:r w:rsidR="00E31AD5">
        <w:rPr>
          <w:rtl/>
        </w:rPr>
        <w:t>:</w:t>
      </w:r>
    </w:p>
    <w:p w14:paraId="5D013B5F" w14:textId="1302FB82" w:rsidR="0089324E" w:rsidRPr="006F178A" w:rsidRDefault="0048011A" w:rsidP="00164685">
      <w:pPr>
        <w:rPr>
          <w:rFonts w:cs="Guttman Vilna"/>
          <w:b/>
          <w:bCs/>
          <w:rtl/>
        </w:rPr>
      </w:pPr>
      <w:r>
        <w:rPr>
          <w:rStyle w:val="affc"/>
          <w:rFonts w:hint="cs"/>
          <w:rtl/>
        </w:rPr>
        <w:t>ד</w:t>
      </w:r>
      <w:r w:rsidRPr="007509A9">
        <w:rPr>
          <w:rStyle w:val="affc"/>
          <w:rFonts w:hint="cs"/>
          <w:rtl/>
        </w:rPr>
        <w:t>כשמתו בני</w:t>
      </w:r>
      <w:r w:rsidR="0089324E" w:rsidRPr="007509A9">
        <w:rPr>
          <w:rStyle w:val="affc"/>
          <w:rtl/>
        </w:rPr>
        <w:t xml:space="preserve"> ר</w:t>
      </w:r>
      <w:r>
        <w:rPr>
          <w:rStyle w:val="affc"/>
          <w:rFonts w:hint="cs"/>
          <w:rtl/>
        </w:rPr>
        <w:t>"ע</w:t>
      </w:r>
      <w:r w:rsidR="0089324E" w:rsidRPr="006F178A">
        <w:rPr>
          <w:rtl/>
        </w:rPr>
        <w:t xml:space="preserve"> נכנסו כל ישראל והספידום הספד גדול</w:t>
      </w:r>
      <w:r w:rsidR="00202556">
        <w:rPr>
          <w:rFonts w:cs="Guttman Vilna" w:hint="cs"/>
          <w:b/>
          <w:bCs/>
          <w:rtl/>
        </w:rPr>
        <w:t>,</w:t>
      </w:r>
    </w:p>
    <w:p w14:paraId="7F24C601" w14:textId="6D20D58A" w:rsidR="0089324E" w:rsidRPr="006F178A" w:rsidRDefault="00202556" w:rsidP="00164685">
      <w:pPr>
        <w:rPr>
          <w:rFonts w:cs="Guttman Vilna"/>
          <w:b/>
          <w:bCs/>
          <w:rtl/>
        </w:rPr>
      </w:pPr>
      <w:r>
        <w:rPr>
          <w:rStyle w:val="affc"/>
          <w:rFonts w:hint="cs"/>
          <w:rtl/>
        </w:rPr>
        <w:lastRenderedPageBreak/>
        <w:t>אמר</w:t>
      </w:r>
      <w:r w:rsidR="0089324E" w:rsidRPr="007509A9">
        <w:rPr>
          <w:rStyle w:val="affc"/>
          <w:rtl/>
        </w:rPr>
        <w:t xml:space="preserve">: </w:t>
      </w:r>
      <w:r>
        <w:rPr>
          <w:rFonts w:hint="cs"/>
          <w:rtl/>
        </w:rPr>
        <w:t>עשיתם לכבוד תורתי</w:t>
      </w:r>
      <w:r w:rsidR="0089324E" w:rsidRPr="007509A9">
        <w:rPr>
          <w:rStyle w:val="af4"/>
          <w:rtl/>
        </w:rPr>
        <w:t xml:space="preserve"> </w:t>
      </w:r>
      <w:r w:rsidR="0089324E" w:rsidRPr="006F178A">
        <w:rPr>
          <w:rtl/>
        </w:rPr>
        <w:t>ושכרכם כפול</w:t>
      </w:r>
      <w:r w:rsidR="00E21908">
        <w:rPr>
          <w:rFonts w:hint="cs"/>
          <w:rtl/>
        </w:rPr>
        <w:t xml:space="preserve">, </w:t>
      </w:r>
      <w:r w:rsidR="0089324E" w:rsidRPr="006F178A">
        <w:rPr>
          <w:rtl/>
        </w:rPr>
        <w:t xml:space="preserve">לכו לבתיכם </w:t>
      </w:r>
      <w:r w:rsidR="0089324E" w:rsidRPr="007117F5">
        <w:rPr>
          <w:rFonts w:cs="PFT_Frank"/>
          <w:b/>
          <w:bCs/>
          <w:szCs w:val="14"/>
          <w:rtl/>
        </w:rPr>
        <w:t>לשלום</w:t>
      </w:r>
    </w:p>
    <w:p w14:paraId="100FF9CC" w14:textId="6B7A6928" w:rsidR="00E31AD5" w:rsidRDefault="00EC2D8F" w:rsidP="00862EBA">
      <w:pPr>
        <w:pStyle w:val="36"/>
        <w:framePr w:wrap="notBeside"/>
        <w:rPr>
          <w:rtl/>
        </w:rPr>
      </w:pPr>
      <w:r>
        <w:rPr>
          <w:rtl/>
        </w:rPr>
        <w:t>-</w:t>
      </w:r>
    </w:p>
    <w:p w14:paraId="7416F1A8" w14:textId="77777777" w:rsidR="004E0BA3" w:rsidRDefault="0048011A" w:rsidP="00862EBA">
      <w:pPr>
        <w:rPr>
          <w:rtl/>
        </w:rPr>
      </w:pPr>
      <w:r>
        <w:rPr>
          <w:rFonts w:hint="cs"/>
          <w:rtl/>
        </w:rPr>
        <w:t xml:space="preserve">שאני </w:t>
      </w:r>
      <w:r w:rsidR="0089324E" w:rsidRPr="006F178A">
        <w:rPr>
          <w:rtl/>
        </w:rPr>
        <w:t>כבוד רבים.</w:t>
      </w:r>
    </w:p>
    <w:p w14:paraId="3F367907" w14:textId="6D5F178A" w:rsidR="00E31AD5" w:rsidRDefault="0089324E" w:rsidP="00862EBA">
      <w:pPr>
        <w:pStyle w:val="36"/>
        <w:framePr w:wrap="notBeside"/>
        <w:rPr>
          <w:rtl/>
        </w:rPr>
      </w:pPr>
      <w:r w:rsidRPr="00862EBA">
        <w:rPr>
          <w:rFonts w:hint="eastAsia"/>
          <w:rtl/>
        </w:rPr>
        <w:t>וה</w:t>
      </w:r>
      <w:r w:rsidR="00E21908" w:rsidRPr="00862EBA">
        <w:rPr>
          <w:rFonts w:hint="eastAsia"/>
          <w:rtl/>
        </w:rPr>
        <w:t>ך</w:t>
      </w:r>
      <w:r w:rsidR="00E31AD5">
        <w:rPr>
          <w:rtl/>
        </w:rPr>
        <w:t>:</w:t>
      </w:r>
    </w:p>
    <w:p w14:paraId="548D7480" w14:textId="0BC27CB2" w:rsidR="0089324E" w:rsidRPr="006F178A" w:rsidRDefault="0089324E" w:rsidP="00164685">
      <w:pPr>
        <w:rPr>
          <w:rFonts w:cs="Guttman Vilna"/>
          <w:b/>
          <w:rtl/>
        </w:rPr>
      </w:pPr>
      <w:r w:rsidRPr="006F178A">
        <w:rPr>
          <w:rFonts w:hint="cs"/>
          <w:rtl/>
        </w:rPr>
        <w:t>ד</w:t>
      </w:r>
      <w:r w:rsidRPr="007117F5">
        <w:rPr>
          <w:rFonts w:cs="PFT_Frank" w:hint="eastAsia"/>
          <w:b/>
          <w:bCs/>
          <w:szCs w:val="14"/>
          <w:rtl/>
        </w:rPr>
        <w:t>בתוך</w:t>
      </w:r>
      <w:r w:rsidRPr="007117F5">
        <w:rPr>
          <w:rFonts w:cs="PFT_Frank"/>
          <w:b/>
          <w:bCs/>
          <w:szCs w:val="14"/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ל</w:t>
      </w:r>
      <w:r w:rsidRPr="007117F5">
        <w:rPr>
          <w:rFonts w:cs="PFT_Frank"/>
          <w:b/>
          <w:bCs/>
          <w:szCs w:val="14"/>
          <w:rtl/>
        </w:rPr>
        <w:t>'</w:t>
      </w:r>
      <w:r w:rsidRPr="006F178A">
        <w:rPr>
          <w:rFonts w:hint="cs"/>
          <w:rtl/>
        </w:rPr>
        <w:t xml:space="preserve"> </w:t>
      </w:r>
      <w:r w:rsidR="00E21908">
        <w:rPr>
          <w:rFonts w:hint="cs"/>
          <w:rtl/>
        </w:rPr>
        <w:t>מנחמו,</w:t>
      </w:r>
      <w:r w:rsidRPr="006F178A">
        <w:rPr>
          <w:rFonts w:hint="cs"/>
          <w:rtl/>
        </w:rPr>
        <w:t xml:space="preserve"> ו</w:t>
      </w:r>
      <w:r w:rsidR="00E21908">
        <w:rPr>
          <w:rFonts w:hint="cs"/>
          <w:rtl/>
        </w:rPr>
        <w:t>לא</w:t>
      </w:r>
      <w:r w:rsidRPr="006F178A">
        <w:rPr>
          <w:rFonts w:hint="cs"/>
          <w:rtl/>
        </w:rPr>
        <w:t xml:space="preserve"> </w:t>
      </w:r>
      <w:r w:rsidRPr="00E21908">
        <w:rPr>
          <w:rFonts w:hint="cs"/>
          <w:rtl/>
        </w:rPr>
        <w:t>שואל בשלומו</w:t>
      </w:r>
      <w:r w:rsidR="00E21908" w:rsidRPr="00E21908">
        <w:rPr>
          <w:rFonts w:hint="cs"/>
          <w:rtl/>
        </w:rPr>
        <w:t xml:space="preserve">, </w:t>
      </w:r>
      <w:r w:rsidR="00E21908" w:rsidRPr="007117F5">
        <w:rPr>
          <w:rFonts w:cs="PFT_Frank" w:hint="eastAsia"/>
          <w:b/>
          <w:bCs/>
          <w:szCs w:val="14"/>
          <w:rtl/>
        </w:rPr>
        <w:t>ואח</w:t>
      </w:r>
      <w:r w:rsidR="00E21908" w:rsidRPr="007117F5">
        <w:rPr>
          <w:rFonts w:cs="PFT_Frank"/>
          <w:b/>
          <w:bCs/>
          <w:szCs w:val="14"/>
          <w:rtl/>
        </w:rPr>
        <w:t>"כ</w:t>
      </w:r>
      <w:r w:rsidR="00E21908" w:rsidRPr="006E3034">
        <w:rPr>
          <w:rtl/>
        </w:rPr>
        <w:t xml:space="preserve"> להיפך</w:t>
      </w:r>
    </w:p>
    <w:p w14:paraId="0BD5C78F" w14:textId="5BA41DA2" w:rsidR="00E31AD5" w:rsidRDefault="00EC2D8F" w:rsidP="00862EBA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041189E6" w14:textId="77777777" w:rsidR="004E0BA3" w:rsidRDefault="0089324E" w:rsidP="00862EBA">
      <w:pPr>
        <w:rPr>
          <w:rStyle w:val="affe"/>
          <w:rtl/>
        </w:rPr>
      </w:pPr>
      <w:r w:rsidRPr="007117F5">
        <w:rPr>
          <w:rFonts w:cs="PFT_Frank" w:hint="eastAsia"/>
          <w:b/>
          <w:bCs/>
          <w:szCs w:val="14"/>
          <w:rtl/>
        </w:rPr>
        <w:t>הו</w:t>
      </w:r>
      <w:r w:rsidR="00E21908" w:rsidRPr="007117F5">
        <w:rPr>
          <w:rFonts w:cs="PFT_Frank" w:hint="eastAsia"/>
          <w:b/>
          <w:bCs/>
          <w:szCs w:val="14"/>
          <w:rtl/>
        </w:rPr>
        <w:t>א</w:t>
      </w:r>
      <w:r w:rsidRPr="007117F5">
        <w:rPr>
          <w:rFonts w:cs="PFT_Frank"/>
          <w:b/>
          <w:bCs/>
          <w:szCs w:val="14"/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שואל</w:t>
      </w:r>
      <w:r w:rsidRPr="006F178A">
        <w:rPr>
          <w:rFonts w:hint="cs"/>
          <w:rtl/>
        </w:rPr>
        <w:t xml:space="preserve"> </w:t>
      </w:r>
      <w:r w:rsidRPr="006E3034">
        <w:rPr>
          <w:rStyle w:val="affe"/>
          <w:rFonts w:hint="eastAsia"/>
          <w:rtl/>
        </w:rPr>
        <w:t>שהם</w:t>
      </w:r>
      <w:r w:rsidRPr="006E3034">
        <w:rPr>
          <w:rStyle w:val="affe"/>
          <w:rtl/>
        </w:rPr>
        <w:t xml:space="preserve"> </w:t>
      </w:r>
      <w:r w:rsidRPr="006E3034">
        <w:rPr>
          <w:rStyle w:val="affe"/>
          <w:rFonts w:hint="eastAsia"/>
          <w:rtl/>
        </w:rPr>
        <w:t>שרויין</w:t>
      </w:r>
      <w:r w:rsidRPr="006E3034">
        <w:rPr>
          <w:rStyle w:val="affe"/>
          <w:rtl/>
        </w:rPr>
        <w:t xml:space="preserve"> </w:t>
      </w:r>
      <w:r w:rsidRPr="006E3034">
        <w:rPr>
          <w:rStyle w:val="affe"/>
          <w:rFonts w:hint="eastAsia"/>
          <w:rtl/>
        </w:rPr>
        <w:t>בשלום</w:t>
      </w:r>
      <w:r w:rsidRPr="006F178A">
        <w:rPr>
          <w:rFonts w:hint="cs"/>
          <w:rtl/>
        </w:rPr>
        <w:t xml:space="preserve">, </w:t>
      </w:r>
      <w:r w:rsidR="00E21908" w:rsidRPr="007117F5">
        <w:rPr>
          <w:rFonts w:cs="PFT_Frank" w:hint="eastAsia"/>
          <w:b/>
          <w:bCs/>
          <w:szCs w:val="14"/>
          <w:rtl/>
        </w:rPr>
        <w:t>ו</w:t>
      </w:r>
      <w:r w:rsidRPr="007117F5">
        <w:rPr>
          <w:rFonts w:cs="PFT_Frank" w:hint="eastAsia"/>
          <w:b/>
          <w:bCs/>
          <w:szCs w:val="14"/>
          <w:rtl/>
        </w:rPr>
        <w:t>אחרים</w:t>
      </w:r>
      <w:r w:rsidRPr="007117F5">
        <w:rPr>
          <w:rFonts w:cs="PFT_Frank"/>
          <w:b/>
          <w:bCs/>
          <w:szCs w:val="14"/>
          <w:rtl/>
        </w:rPr>
        <w:t xml:space="preserve"> </w:t>
      </w:r>
      <w:r w:rsidR="00E21908" w:rsidRPr="007117F5">
        <w:rPr>
          <w:rFonts w:cs="PFT_Frank" w:hint="eastAsia"/>
          <w:b/>
          <w:bCs/>
          <w:szCs w:val="14"/>
          <w:rtl/>
        </w:rPr>
        <w:t>לא</w:t>
      </w:r>
      <w:r w:rsidR="00E21908">
        <w:rPr>
          <w:rFonts w:hint="cs"/>
          <w:rtl/>
        </w:rPr>
        <w:t xml:space="preserve"> </w:t>
      </w:r>
      <w:r w:rsidRPr="006E3034">
        <w:rPr>
          <w:rStyle w:val="affe"/>
          <w:rFonts w:hint="eastAsia"/>
          <w:rtl/>
        </w:rPr>
        <w:t>שאינו</w:t>
      </w:r>
      <w:r w:rsidRPr="006E3034">
        <w:rPr>
          <w:rStyle w:val="affe"/>
          <w:rtl/>
        </w:rPr>
        <w:t xml:space="preserve"> שרוי בשלום</w:t>
      </w:r>
      <w:r w:rsidR="00862EBA">
        <w:rPr>
          <w:rStyle w:val="affe"/>
          <w:rFonts w:hint="cs"/>
          <w:rtl/>
        </w:rPr>
        <w:t>.</w:t>
      </w:r>
    </w:p>
    <w:p w14:paraId="6D718C4A" w14:textId="2F41A2DB" w:rsidR="00E31AD5" w:rsidRDefault="008E6146" w:rsidP="00281911">
      <w:pPr>
        <w:pStyle w:val="36"/>
        <w:framePr w:wrap="notBeside"/>
        <w:rPr>
          <w:rtl/>
        </w:rPr>
      </w:pPr>
      <w:r w:rsidRPr="00281911">
        <w:rPr>
          <w:rFonts w:hint="eastAsia"/>
          <w:rtl/>
        </w:rPr>
        <w:t>ומ</w:t>
      </w:r>
      <w:r w:rsidRPr="00281911">
        <w:rPr>
          <w:rtl/>
        </w:rPr>
        <w:t>"מ</w:t>
      </w:r>
      <w:r w:rsidR="00E31AD5">
        <w:rPr>
          <w:rtl/>
        </w:rPr>
        <w:t>:</w:t>
      </w:r>
    </w:p>
    <w:p w14:paraId="13844415" w14:textId="194E5723" w:rsidR="0089324E" w:rsidRPr="006F178A" w:rsidRDefault="008E6146" w:rsidP="00164685">
      <w:pPr>
        <w:rPr>
          <w:rFonts w:cs="Guttman Vilna"/>
          <w:b/>
          <w:rtl/>
        </w:rPr>
      </w:pPr>
      <w:r>
        <w:rPr>
          <w:rFonts w:hint="cs"/>
          <w:rtl/>
        </w:rPr>
        <w:t>אחר ג'</w:t>
      </w:r>
      <w:r w:rsidR="0089324E" w:rsidRPr="006F178A">
        <w:rPr>
          <w:rFonts w:hint="cs"/>
          <w:rtl/>
        </w:rPr>
        <w:t xml:space="preserve"> </w:t>
      </w:r>
      <w:r w:rsidR="0089324E" w:rsidRPr="007117F5">
        <w:rPr>
          <w:rFonts w:cs="PFT_Frank" w:hint="eastAsia"/>
          <w:b/>
          <w:bCs/>
          <w:szCs w:val="14"/>
          <w:rtl/>
        </w:rPr>
        <w:t>משיב</w:t>
      </w:r>
      <w:r w:rsidR="0089324E" w:rsidRPr="006F178A">
        <w:rPr>
          <w:rFonts w:hint="cs"/>
          <w:rtl/>
        </w:rPr>
        <w:t xml:space="preserve"> </w:t>
      </w:r>
      <w:r>
        <w:rPr>
          <w:rFonts w:hint="cs"/>
          <w:rtl/>
        </w:rPr>
        <w:t>ל</w:t>
      </w:r>
      <w:r w:rsidR="0089324E" w:rsidRPr="006F178A">
        <w:rPr>
          <w:rFonts w:hint="cs"/>
          <w:rtl/>
        </w:rPr>
        <w:t xml:space="preserve">שואל </w:t>
      </w:r>
      <w:r w:rsidRPr="006E3034">
        <w:rPr>
          <w:rStyle w:val="affe"/>
          <w:rFonts w:hint="eastAsia"/>
          <w:rtl/>
        </w:rPr>
        <w:t>ש</w:t>
      </w:r>
      <w:r w:rsidR="0089324E" w:rsidRPr="006E3034">
        <w:rPr>
          <w:rStyle w:val="affe"/>
          <w:rFonts w:hint="eastAsia"/>
          <w:rtl/>
        </w:rPr>
        <w:t>לא</w:t>
      </w:r>
      <w:r w:rsidR="0089324E" w:rsidRPr="006E3034">
        <w:rPr>
          <w:rStyle w:val="affe"/>
          <w:rtl/>
        </w:rPr>
        <w:t xml:space="preserve"> </w:t>
      </w:r>
      <w:r w:rsidR="0089324E" w:rsidRPr="006E3034">
        <w:rPr>
          <w:rStyle w:val="affe"/>
          <w:rFonts w:hint="eastAsia"/>
          <w:rtl/>
        </w:rPr>
        <w:t>ידע</w:t>
      </w:r>
      <w:r>
        <w:rPr>
          <w:rFonts w:hint="cs"/>
          <w:rtl/>
        </w:rPr>
        <w:t>, ובג'</w:t>
      </w:r>
      <w:r w:rsidR="0089324E" w:rsidRPr="006F178A">
        <w:rPr>
          <w:rFonts w:hint="cs"/>
          <w:rtl/>
        </w:rPr>
        <w:t xml:space="preserve"> </w:t>
      </w:r>
      <w:r w:rsidR="0089324E" w:rsidRPr="007117F5">
        <w:rPr>
          <w:rFonts w:cs="PFT_Frank" w:hint="eastAsia"/>
          <w:b/>
          <w:bCs/>
          <w:szCs w:val="14"/>
          <w:rtl/>
        </w:rPr>
        <w:t>מודיע</w:t>
      </w:r>
      <w:r>
        <w:rPr>
          <w:rFonts w:hint="cs"/>
          <w:rtl/>
        </w:rPr>
        <w:t xml:space="preserve"> שאבל </w:t>
      </w:r>
      <w:r w:rsidRPr="00D54BA1">
        <w:rPr>
          <w:rStyle w:val="affe"/>
          <w:rFonts w:cs="PFT_Frank" w:hint="eastAsia"/>
          <w:b/>
          <w:bCs/>
          <w:szCs w:val="10"/>
          <w:rtl/>
        </w:rPr>
        <w:t>ולא</w:t>
      </w:r>
      <w:r w:rsidRPr="00D54BA1">
        <w:rPr>
          <w:rStyle w:val="affe"/>
          <w:rFonts w:cs="PFT_Frank"/>
          <w:b/>
          <w:bCs/>
          <w:szCs w:val="10"/>
          <w:rtl/>
        </w:rPr>
        <w:t xml:space="preserve"> </w:t>
      </w:r>
      <w:r w:rsidRPr="00D54BA1">
        <w:rPr>
          <w:rStyle w:val="affe"/>
          <w:rFonts w:cs="PFT_Frank" w:hint="eastAsia"/>
          <w:b/>
          <w:bCs/>
          <w:szCs w:val="10"/>
          <w:rtl/>
        </w:rPr>
        <w:t>עונה</w:t>
      </w:r>
      <w:r w:rsidR="000674C6">
        <w:rPr>
          <w:rFonts w:hint="cs"/>
          <w:rtl/>
        </w:rPr>
        <w:t>.</w:t>
      </w:r>
    </w:p>
    <w:p w14:paraId="025CEBDF" w14:textId="11D71334" w:rsidR="00653654" w:rsidRDefault="00142714" w:rsidP="00164685">
      <w:pPr>
        <w:pStyle w:val="affd"/>
        <w:rPr>
          <w:rFonts w:ascii="Fb Fontext" w:hAnsi="Fb Fontext"/>
          <w:rtl/>
        </w:rPr>
      </w:pPr>
      <w:r w:rsidRPr="00D54BA1">
        <w:rPr>
          <w:rFonts w:cs="PFT_Frank" w:hint="eastAsia"/>
          <w:b/>
          <w:bCs/>
          <w:szCs w:val="10"/>
          <w:rtl/>
        </w:rPr>
        <w:t>ובאביו</w:t>
      </w:r>
      <w:r w:rsidRPr="00D54BA1">
        <w:rPr>
          <w:rFonts w:cs="PFT_Frank"/>
          <w:b/>
          <w:bCs/>
          <w:szCs w:val="10"/>
          <w:rtl/>
        </w:rPr>
        <w:t xml:space="preserve"> </w:t>
      </w:r>
      <w:r w:rsidRPr="00D54BA1">
        <w:rPr>
          <w:rFonts w:cs="PFT_Frank" w:hint="eastAsia"/>
          <w:b/>
          <w:bCs/>
          <w:szCs w:val="10"/>
          <w:rtl/>
        </w:rPr>
        <w:t>ואמו</w:t>
      </w:r>
      <w:r>
        <w:rPr>
          <w:rFonts w:hint="cs"/>
          <w:rtl/>
        </w:rPr>
        <w:t xml:space="preserve"> - </w:t>
      </w:r>
      <w:r w:rsidR="0089324E" w:rsidRPr="00D54BA1">
        <w:rPr>
          <w:rFonts w:ascii="Fb Fontext" w:hAnsi="Fb Fontext" w:cs="PFT_Frank"/>
          <w:b/>
          <w:bCs/>
          <w:szCs w:val="10"/>
          <w:rtl/>
        </w:rPr>
        <w:t xml:space="preserve">תוך </w:t>
      </w:r>
      <w:r w:rsidR="0089324E" w:rsidRPr="00D54BA1">
        <w:rPr>
          <w:rFonts w:ascii="Fb Fontext" w:hAnsi="Fb Fontext" w:cs="PFT_Frank" w:hint="eastAsia"/>
          <w:b/>
          <w:bCs/>
          <w:szCs w:val="10"/>
          <w:rtl/>
        </w:rPr>
        <w:t>י</w:t>
      </w:r>
      <w:r w:rsidR="0089324E" w:rsidRPr="00D54BA1">
        <w:rPr>
          <w:rFonts w:ascii="Fb Fontext" w:hAnsi="Fb Fontext" w:cs="PFT_Frank"/>
          <w:b/>
          <w:bCs/>
          <w:szCs w:val="10"/>
          <w:rtl/>
        </w:rPr>
        <w:t>"</w:t>
      </w:r>
      <w:r w:rsidR="0089324E" w:rsidRPr="00D54BA1">
        <w:rPr>
          <w:rFonts w:ascii="Fb Fontext" w:hAnsi="Fb Fontext" w:cs="PFT_Frank" w:hint="eastAsia"/>
          <w:b/>
          <w:bCs/>
          <w:szCs w:val="10"/>
          <w:rtl/>
        </w:rPr>
        <w:t>ב</w:t>
      </w:r>
      <w:r w:rsidR="0089324E" w:rsidRPr="00D54BA1">
        <w:rPr>
          <w:rFonts w:ascii="Fb Fontext" w:hAnsi="Fb Fontext" w:cs="PFT_Frank"/>
          <w:b/>
          <w:bCs/>
          <w:szCs w:val="10"/>
          <w:rtl/>
        </w:rPr>
        <w:t xml:space="preserve"> </w:t>
      </w:r>
      <w:r w:rsidR="0089324E" w:rsidRPr="00D54BA1">
        <w:rPr>
          <w:rFonts w:ascii="Fb Fontext" w:hAnsi="Fb Fontext" w:cs="PFT_Frank" w:hint="eastAsia"/>
          <w:b/>
          <w:bCs/>
          <w:szCs w:val="10"/>
          <w:rtl/>
        </w:rPr>
        <w:t>חודש</w:t>
      </w:r>
      <w:r w:rsidR="0089324E" w:rsidRPr="006F178A">
        <w:rPr>
          <w:rFonts w:ascii="Fb Fontext" w:hAnsi="Fb Fontext" w:hint="cs"/>
          <w:rtl/>
        </w:rPr>
        <w:t xml:space="preserve"> </w:t>
      </w:r>
      <w:r>
        <w:rPr>
          <w:rFonts w:ascii="Fb Fontext" w:hAnsi="Fb Fontext"/>
          <w:rtl/>
        </w:rPr>
        <w:t>–</w:t>
      </w:r>
      <w:r w:rsidR="0089324E"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 w:hint="cs"/>
          <w:rtl/>
        </w:rPr>
        <w:t>מנחמו,</w:t>
      </w:r>
      <w:r w:rsidR="0089324E" w:rsidRPr="006F178A">
        <w:rPr>
          <w:rFonts w:ascii="Fb Fontext" w:hAnsi="Fb Fontext"/>
          <w:rtl/>
        </w:rPr>
        <w:t xml:space="preserve"> ו</w:t>
      </w:r>
      <w:r>
        <w:rPr>
          <w:rFonts w:ascii="Fb Fontext" w:hAnsi="Fb Fontext" w:hint="cs"/>
          <w:rtl/>
        </w:rPr>
        <w:t>לא</w:t>
      </w:r>
      <w:r w:rsidR="0089324E" w:rsidRPr="006F178A">
        <w:rPr>
          <w:rFonts w:ascii="Fb Fontext" w:hAnsi="Fb Fontext"/>
          <w:rtl/>
        </w:rPr>
        <w:t xml:space="preserve"> שואל בשלומו,</w:t>
      </w:r>
      <w:r>
        <w:rPr>
          <w:rFonts w:ascii="Fb Fontext" w:hAnsi="Fb Fontext" w:hint="cs"/>
          <w:rtl/>
        </w:rPr>
        <w:t xml:space="preserve"> </w:t>
      </w:r>
      <w:r w:rsidRPr="00D54BA1">
        <w:rPr>
          <w:rFonts w:ascii="Fb Fontext" w:hAnsi="Fb Fontext" w:cs="PFT_Frank" w:hint="eastAsia"/>
          <w:b/>
          <w:bCs/>
          <w:szCs w:val="10"/>
          <w:rtl/>
        </w:rPr>
        <w:t>ואח</w:t>
      </w:r>
      <w:r w:rsidRPr="00D54BA1">
        <w:rPr>
          <w:rFonts w:ascii="Fb Fontext" w:hAnsi="Fb Fontext" w:cs="PFT_Frank"/>
          <w:b/>
          <w:bCs/>
          <w:szCs w:val="10"/>
          <w:rtl/>
        </w:rPr>
        <w:t>"כ</w:t>
      </w:r>
      <w:r>
        <w:rPr>
          <w:rFonts w:ascii="Fb Fontext" w:hAnsi="Fb Fontext" w:hint="cs"/>
          <w:rtl/>
        </w:rPr>
        <w:t xml:space="preserve"> להיפך</w:t>
      </w:r>
      <w:r w:rsidR="00A533C8">
        <w:rPr>
          <w:rFonts w:ascii="Fb Fontext" w:hAnsi="Fb Fontext" w:hint="cs"/>
          <w:rtl/>
        </w:rPr>
        <w:t xml:space="preserve"> -</w:t>
      </w:r>
    </w:p>
    <w:p w14:paraId="5C2DEA31" w14:textId="6105BED8" w:rsidR="0089324E" w:rsidRDefault="00A533C8" w:rsidP="00164685">
      <w:pPr>
        <w:pStyle w:val="affd"/>
        <w:rPr>
          <w:rtl/>
        </w:rPr>
      </w:pPr>
      <w:r>
        <w:rPr>
          <w:rFonts w:ascii="Fb Fontext" w:hAnsi="Fb Fontext" w:hint="cs"/>
          <w:rtl/>
        </w:rPr>
        <w:t>ש</w:t>
      </w:r>
      <w:r w:rsidR="0089324E" w:rsidRPr="006F178A">
        <w:rPr>
          <w:rFonts w:hint="cs"/>
          <w:rtl/>
        </w:rPr>
        <w:t xml:space="preserve">אינו </w:t>
      </w:r>
      <w:r>
        <w:rPr>
          <w:rFonts w:hint="cs"/>
          <w:rtl/>
        </w:rPr>
        <w:t>מנחם דכשובר אחר שנרפא -</w:t>
      </w:r>
      <w:r w:rsidR="0089324E" w:rsidRPr="006F178A">
        <w:rPr>
          <w:rFonts w:hint="cs"/>
          <w:rtl/>
        </w:rPr>
        <w:t xml:space="preserve"> אלא מדבר מהצד </w:t>
      </w:r>
      <w:r>
        <w:rPr>
          <w:rFonts w:hint="cs"/>
          <w:rtl/>
        </w:rPr>
        <w:t>[תתנחם]</w:t>
      </w:r>
      <w:r w:rsidR="000674C6">
        <w:rPr>
          <w:rFonts w:hint="cs"/>
          <w:rtl/>
        </w:rPr>
        <w:t xml:space="preserve">, </w:t>
      </w:r>
      <w:r w:rsidR="000674C6" w:rsidRPr="00D54BA1">
        <w:rPr>
          <w:rFonts w:cs="PFT_Frank" w:hint="eastAsia"/>
          <w:b/>
          <w:bCs/>
          <w:szCs w:val="10"/>
          <w:rtl/>
        </w:rPr>
        <w:t>וה</w:t>
      </w:r>
      <w:r w:rsidR="000674C6" w:rsidRPr="00D54BA1">
        <w:rPr>
          <w:rFonts w:cs="PFT_Frank"/>
          <w:b/>
          <w:bCs/>
          <w:szCs w:val="10"/>
          <w:rtl/>
        </w:rPr>
        <w:t xml:space="preserve">"ה </w:t>
      </w:r>
      <w:r w:rsidR="000674C6" w:rsidRPr="00D54BA1">
        <w:rPr>
          <w:rFonts w:cs="PFT_Frank" w:hint="eastAsia"/>
          <w:b/>
          <w:bCs/>
          <w:szCs w:val="10"/>
          <w:rtl/>
        </w:rPr>
        <w:t>בקרובים</w:t>
      </w:r>
      <w:r w:rsidR="000674C6" w:rsidRPr="00D54BA1">
        <w:rPr>
          <w:rFonts w:cs="PFT_Frank" w:hint="cs"/>
          <w:b/>
          <w:bCs/>
          <w:szCs w:val="10"/>
          <w:rtl/>
        </w:rPr>
        <w:t>.</w:t>
      </w:r>
    </w:p>
    <w:p w14:paraId="687E4ACA" w14:textId="5102FF09" w:rsidR="0089324E" w:rsidRPr="006F178A" w:rsidRDefault="00A533C8" w:rsidP="00164685">
      <w:pPr>
        <w:pStyle w:val="affd"/>
        <w:rPr>
          <w:rtl/>
        </w:rPr>
      </w:pPr>
      <w:r w:rsidRPr="00D54BA1">
        <w:rPr>
          <w:rFonts w:cs="PFT_Frank" w:hint="eastAsia"/>
          <w:b/>
          <w:bCs/>
          <w:szCs w:val="10"/>
          <w:rtl/>
        </w:rPr>
        <w:t>וב</w:t>
      </w:r>
      <w:r w:rsidRPr="00D54BA1">
        <w:rPr>
          <w:rFonts w:cs="PFT_Frank"/>
          <w:b/>
          <w:bCs/>
          <w:szCs w:val="10"/>
          <w:rtl/>
        </w:rPr>
        <w:t xml:space="preserve">אשתו </w:t>
      </w:r>
      <w:r w:rsidRPr="00D54BA1">
        <w:rPr>
          <w:rFonts w:cs="PFT_Frank" w:hint="eastAsia"/>
          <w:b/>
          <w:bCs/>
          <w:szCs w:val="10"/>
          <w:rtl/>
        </w:rPr>
        <w:t>כש</w:t>
      </w:r>
      <w:r w:rsidRPr="00D54BA1">
        <w:rPr>
          <w:rFonts w:cs="PFT_Frank"/>
          <w:b/>
          <w:bCs/>
          <w:szCs w:val="10"/>
          <w:rtl/>
        </w:rPr>
        <w:t>נשא אחרת</w:t>
      </w:r>
      <w:r>
        <w:rPr>
          <w:rFonts w:hint="cs"/>
          <w:rtl/>
        </w:rPr>
        <w:t xml:space="preserve"> [תוך ל']</w:t>
      </w:r>
      <w:r w:rsidRPr="006F178A">
        <w:rPr>
          <w:rtl/>
        </w:rPr>
        <w:t xml:space="preserve"> - אי</w:t>
      </w:r>
      <w:r>
        <w:rPr>
          <w:rFonts w:hint="cs"/>
          <w:rtl/>
        </w:rPr>
        <w:t>ן</w:t>
      </w:r>
      <w:r w:rsidRPr="006F178A">
        <w:rPr>
          <w:rtl/>
        </w:rPr>
        <w:t xml:space="preserve"> רשאי </w:t>
      </w:r>
      <w:r>
        <w:rPr>
          <w:rFonts w:hint="cs"/>
          <w:rtl/>
        </w:rPr>
        <w:t>לנחמו</w:t>
      </w:r>
      <w:r w:rsidRPr="006F178A">
        <w:rPr>
          <w:rtl/>
        </w:rPr>
        <w:t xml:space="preserve"> </w:t>
      </w:r>
      <w:r>
        <w:rPr>
          <w:rFonts w:hint="cs"/>
          <w:rtl/>
        </w:rPr>
        <w:t>ב</w:t>
      </w:r>
      <w:r w:rsidRPr="006F178A">
        <w:rPr>
          <w:rtl/>
        </w:rPr>
        <w:t>ביתו</w:t>
      </w:r>
      <w:r>
        <w:rPr>
          <w:rFonts w:hint="cs"/>
          <w:rtl/>
        </w:rPr>
        <w:t>, רק</w:t>
      </w:r>
      <w:r w:rsidRPr="006F178A">
        <w:rPr>
          <w:rtl/>
        </w:rPr>
        <w:t xml:space="preserve"> בשוק בשפה רפה</w:t>
      </w:r>
      <w:r>
        <w:rPr>
          <w:rFonts w:hint="cs"/>
          <w:rtl/>
        </w:rPr>
        <w:t>.</w:t>
      </w:r>
    </w:p>
    <w:p w14:paraId="5008244A" w14:textId="77777777" w:rsidR="0089324E" w:rsidRPr="006F178A" w:rsidRDefault="0089324E" w:rsidP="00800D78">
      <w:pPr>
        <w:pStyle w:val="afff3"/>
        <w:framePr w:wrap="around"/>
        <w:rPr>
          <w:rFonts w:cs="FontbitDavid"/>
          <w:rtl/>
        </w:rPr>
      </w:pPr>
      <w:r w:rsidRPr="006F178A">
        <w:rPr>
          <w:rFonts w:hint="cs"/>
          <w:rtl/>
        </w:rPr>
        <w:t>כב</w:t>
      </w:r>
      <w:r w:rsidRPr="006F178A">
        <w:rPr>
          <w:rFonts w:cs="FontbitDavid" w:hint="cs"/>
          <w:rtl/>
        </w:rPr>
        <w:t>.</w:t>
      </w:r>
    </w:p>
    <w:p w14:paraId="37D3D457" w14:textId="29974A8B" w:rsidR="0069788C" w:rsidRDefault="0069788C" w:rsidP="00164685">
      <w:pPr>
        <w:pStyle w:val="affff1"/>
        <w:rPr>
          <w:rtl/>
        </w:rPr>
      </w:pPr>
      <w:ins w:id="9838" w:author="מספור קטעי משנה" w:date="2026-10-06T06:45:36Z">
        <w:r>
          <w:rPr>
            <w:rStyle w:val="MisparKeta"/>
          </w:rPr>
          <w:t xml:space="preserve">א. </w:t>
        </w:r>
      </w:ins>
      <w:r>
        <w:rPr>
          <w:rFonts w:hint="cs"/>
          <w:rtl/>
        </w:rPr>
        <w:t>בא אחרי שהתחיל השבעה</w:t>
      </w:r>
    </w:p>
    <w:p w14:paraId="34452C76" w14:textId="0A3EADE3" w:rsidR="0089324E" w:rsidRPr="00281911" w:rsidRDefault="00122B93" w:rsidP="00164685">
      <w:pPr>
        <w:rPr>
          <w:rtl/>
        </w:rPr>
      </w:pPr>
      <w:r w:rsidRPr="00281911">
        <w:rPr>
          <w:rFonts w:hint="eastAsia"/>
          <w:rtl/>
        </w:rPr>
        <w:t>ג</w:t>
      </w:r>
      <w:r w:rsidRPr="00281911">
        <w:rPr>
          <w:rtl/>
        </w:rPr>
        <w:t>"י</w:t>
      </w:r>
      <w:r w:rsidRPr="00281911">
        <w:rPr>
          <w:rFonts w:hint="cs"/>
          <w:rtl/>
        </w:rPr>
        <w:t xml:space="preserve"> -</w:t>
      </w:r>
      <w:r w:rsidR="0089324E" w:rsidRPr="00281911">
        <w:rPr>
          <w:rtl/>
        </w:rPr>
        <w:t xml:space="preserve"> בא ממקום קרוב - מונה עמ</w:t>
      </w:r>
      <w:r w:rsidRPr="00281911">
        <w:rPr>
          <w:rFonts w:hint="cs"/>
          <w:rtl/>
        </w:rPr>
        <w:t>ם</w:t>
      </w:r>
      <w:r w:rsidR="0089324E" w:rsidRPr="00281911">
        <w:rPr>
          <w:rtl/>
        </w:rPr>
        <w:t xml:space="preserve">, </w:t>
      </w:r>
      <w:r w:rsidRPr="00281911">
        <w:rPr>
          <w:rFonts w:hint="eastAsia"/>
          <w:rtl/>
        </w:rPr>
        <w:t>אח</w:t>
      </w:r>
      <w:r w:rsidRPr="00281911">
        <w:rPr>
          <w:rtl/>
        </w:rPr>
        <w:t>"כ</w:t>
      </w:r>
      <w:r w:rsidRPr="00281911">
        <w:rPr>
          <w:rFonts w:hint="cs"/>
          <w:rtl/>
        </w:rPr>
        <w:t xml:space="preserve"> -</w:t>
      </w:r>
      <w:r w:rsidR="0089324E" w:rsidRPr="00281911">
        <w:rPr>
          <w:rtl/>
        </w:rPr>
        <w:t xml:space="preserve"> מונה לעצמו</w:t>
      </w:r>
      <w:r w:rsidRPr="00281911">
        <w:rPr>
          <w:rFonts w:hint="cs"/>
          <w:rtl/>
        </w:rPr>
        <w:t>,</w:t>
      </w:r>
    </w:p>
    <w:p w14:paraId="1AC4C746" w14:textId="635D44A5" w:rsidR="00757585" w:rsidRPr="00757585" w:rsidRDefault="00122B93" w:rsidP="00757585">
      <w:pPr>
        <w:pStyle w:val="affd"/>
        <w:rPr>
          <w:rStyle w:val="affc"/>
          <w:rFonts w:ascii="BA Fontov Regular" w:hAnsi="BA Fontov Regular" w:cs="FrankRuehl"/>
          <w:b w:val="0"/>
          <w:bCs w:val="0"/>
          <w:szCs w:val="14"/>
          <w:rtl/>
        </w:rPr>
      </w:pPr>
      <w:r w:rsidRPr="00C44ACC">
        <w:rPr>
          <w:rtl/>
        </w:rPr>
        <w:t xml:space="preserve">ממקום רחוק </w:t>
      </w:r>
      <w:r>
        <w:rPr>
          <w:rtl/>
        </w:rPr>
        <w:t>–</w:t>
      </w:r>
      <w:r w:rsidRPr="00C44ACC">
        <w:rPr>
          <w:rtl/>
        </w:rPr>
        <w:t xml:space="preserve"> </w:t>
      </w:r>
      <w:r>
        <w:rPr>
          <w:rFonts w:hint="cs"/>
          <w:rtl/>
        </w:rPr>
        <w:t xml:space="preserve">תמיד </w:t>
      </w:r>
      <w:r w:rsidRPr="00C44ACC">
        <w:rPr>
          <w:rtl/>
        </w:rPr>
        <w:t>מונה לעצמו.</w:t>
      </w:r>
    </w:p>
    <w:p w14:paraId="0D7A060F" w14:textId="561FEA24" w:rsidR="00E31AD5" w:rsidRDefault="0089324E" w:rsidP="00757585">
      <w:pPr>
        <w:pStyle w:val="36"/>
        <w:framePr w:wrap="notBeside"/>
        <w:rPr>
          <w:rtl/>
        </w:rPr>
      </w:pPr>
      <w:r w:rsidRPr="00757585">
        <w:rPr>
          <w:rtl/>
        </w:rPr>
        <w:t>ר"</w:t>
      </w:r>
      <w:r w:rsidRPr="00757585">
        <w:rPr>
          <w:rFonts w:hint="eastAsia"/>
          <w:rtl/>
        </w:rPr>
        <w:t>ש</w:t>
      </w:r>
      <w:r w:rsidR="00E31AD5">
        <w:rPr>
          <w:rtl/>
        </w:rPr>
        <w:t>:</w:t>
      </w:r>
    </w:p>
    <w:p w14:paraId="279F49DD" w14:textId="338842DE" w:rsidR="00757585" w:rsidRPr="00757585" w:rsidRDefault="0089324E" w:rsidP="00757585">
      <w:pPr>
        <w:rPr>
          <w:rStyle w:val="affc"/>
          <w:rFonts w:ascii="BA Fontov Regular" w:hAnsi="BA Fontov Regular" w:cs="FrankRuehl"/>
          <w:b w:val="0"/>
          <w:bCs w:val="0"/>
          <w:sz w:val="18"/>
          <w:szCs w:val="18"/>
          <w:rtl/>
        </w:rPr>
      </w:pPr>
      <w:r w:rsidRPr="006F178A">
        <w:rPr>
          <w:rFonts w:ascii="Fb Fontext" w:hAnsi="Fb Fontext"/>
          <w:sz w:val="20"/>
          <w:rtl/>
        </w:rPr>
        <w:t>אפי</w:t>
      </w:r>
      <w:r w:rsidR="00122B93">
        <w:rPr>
          <w:rFonts w:ascii="Fb Fontext" w:hAnsi="Fb Fontext" w:hint="cs"/>
          <w:sz w:val="20"/>
          <w:rtl/>
        </w:rPr>
        <w:t>'</w:t>
      </w:r>
      <w:r w:rsidRPr="006F178A">
        <w:rPr>
          <w:rFonts w:ascii="Fb Fontext" w:hAnsi="Fb Fontext"/>
          <w:sz w:val="20"/>
          <w:rtl/>
        </w:rPr>
        <w:t xml:space="preserve"> </w:t>
      </w:r>
      <w:r w:rsidRPr="007117F5">
        <w:rPr>
          <w:rFonts w:ascii="Fb Fontext" w:hAnsi="Fb Fontext" w:cs="PFT_Frank"/>
          <w:b/>
          <w:bCs/>
          <w:sz w:val="20"/>
          <w:szCs w:val="14"/>
          <w:rtl/>
        </w:rPr>
        <w:t>בשביעי</w:t>
      </w:r>
      <w:r w:rsidRPr="006F178A">
        <w:rPr>
          <w:rFonts w:ascii="Fb Fontext" w:hAnsi="Fb Fontext"/>
          <w:sz w:val="20"/>
          <w:rtl/>
        </w:rPr>
        <w:t xml:space="preserve"> </w:t>
      </w:r>
      <w:r w:rsidRPr="006E3034">
        <w:rPr>
          <w:rStyle w:val="affe"/>
          <w:rtl/>
        </w:rPr>
        <w:t>ממקום קרוב</w:t>
      </w:r>
      <w:r w:rsidRPr="006F178A">
        <w:rPr>
          <w:rFonts w:ascii="Fb Fontext" w:hAnsi="Fb Fontext"/>
          <w:sz w:val="20"/>
          <w:rtl/>
        </w:rPr>
        <w:t xml:space="preserve"> - מונה עמ</w:t>
      </w:r>
      <w:r w:rsidR="00122B93">
        <w:rPr>
          <w:rFonts w:ascii="Fb Fontext" w:hAnsi="Fb Fontext" w:hint="cs"/>
          <w:sz w:val="20"/>
          <w:rtl/>
        </w:rPr>
        <w:t>ם</w:t>
      </w:r>
      <w:r w:rsidRPr="006F178A">
        <w:rPr>
          <w:rFonts w:ascii="Fb Fontext" w:hAnsi="Fb Fontext"/>
          <w:sz w:val="20"/>
          <w:rtl/>
        </w:rPr>
        <w:t>.</w:t>
      </w:r>
    </w:p>
    <w:p w14:paraId="686DA2F9" w14:textId="6C1FDA2B" w:rsidR="00E31AD5" w:rsidRDefault="00122B93" w:rsidP="00757585">
      <w:pPr>
        <w:pStyle w:val="36"/>
        <w:framePr w:wrap="notBeside"/>
        <w:rPr>
          <w:rtl/>
        </w:rPr>
      </w:pPr>
      <w:r w:rsidRPr="00757585">
        <w:rPr>
          <w:rFonts w:hint="cs"/>
          <w:rtl/>
        </w:rPr>
        <w:t>מ</w:t>
      </w:r>
      <w:r w:rsidR="0089324E" w:rsidRPr="00757585">
        <w:rPr>
          <w:rFonts w:hint="eastAsia"/>
          <w:rtl/>
        </w:rPr>
        <w:t>רי</w:t>
      </w:r>
      <w:r w:rsidR="0089324E" w:rsidRPr="00757585">
        <w:rPr>
          <w:rtl/>
        </w:rPr>
        <w:t>"</w:t>
      </w:r>
      <w:r w:rsidR="0089324E" w:rsidRPr="00757585">
        <w:rPr>
          <w:rFonts w:hint="eastAsia"/>
          <w:rtl/>
        </w:rPr>
        <w:t>ו</w:t>
      </w:r>
      <w:r w:rsidR="00E31AD5">
        <w:rPr>
          <w:rFonts w:hint="cs"/>
          <w:rtl/>
        </w:rPr>
        <w:t>:</w:t>
      </w:r>
    </w:p>
    <w:p w14:paraId="7E5B42FC" w14:textId="5C634C29" w:rsidR="0089324E" w:rsidRPr="006F178A" w:rsidRDefault="00122B93" w:rsidP="00164685">
      <w:pPr>
        <w:rPr>
          <w:rFonts w:cs="Guttman Vilna"/>
          <w:b/>
          <w:rtl/>
        </w:rPr>
      </w:pPr>
      <w:r>
        <w:rPr>
          <w:rFonts w:hint="cs"/>
          <w:rtl/>
        </w:rPr>
        <w:t>רק כש</w:t>
      </w:r>
      <w:r w:rsidR="0089324E" w:rsidRPr="006F178A">
        <w:rPr>
          <w:rtl/>
        </w:rPr>
        <w:t>גדול הבית בבית.</w:t>
      </w:r>
    </w:p>
    <w:p w14:paraId="29ADD0C6" w14:textId="60DD1F82" w:rsidR="00E31AD5" w:rsidRDefault="00122B93" w:rsidP="00342B4E">
      <w:pPr>
        <w:pStyle w:val="36"/>
        <w:framePr w:wrap="notBeside"/>
        <w:rPr>
          <w:rtl/>
        </w:rPr>
      </w:pPr>
      <w:r w:rsidRPr="00342B4E">
        <w:rPr>
          <w:rFonts w:hint="eastAsia"/>
          <w:rtl/>
        </w:rPr>
        <w:t>איבעיא</w:t>
      </w:r>
      <w:r w:rsidRPr="00342B4E">
        <w:rPr>
          <w:rtl/>
        </w:rPr>
        <w:t xml:space="preserve"> </w:t>
      </w:r>
      <w:r w:rsidRPr="00342B4E">
        <w:rPr>
          <w:rFonts w:hint="eastAsia"/>
          <w:rtl/>
        </w:rPr>
        <w:t>ונפשט</w:t>
      </w:r>
      <w:r w:rsidR="00E31AD5">
        <w:rPr>
          <w:rtl/>
        </w:rPr>
        <w:t>:</w:t>
      </w:r>
    </w:p>
    <w:p w14:paraId="54AD6966" w14:textId="77777777" w:rsidR="004E0BA3" w:rsidRDefault="0089324E" w:rsidP="0077736C">
      <w:pPr>
        <w:rPr>
          <w:spacing w:val="-4"/>
          <w:rtl/>
        </w:rPr>
      </w:pPr>
      <w:r w:rsidRPr="006F178A">
        <w:rPr>
          <w:rFonts w:hint="cs"/>
          <w:rtl/>
        </w:rPr>
        <w:t xml:space="preserve">הלך גדול </w:t>
      </w:r>
      <w:r w:rsidR="0077736C">
        <w:rPr>
          <w:rFonts w:hint="cs"/>
          <w:rtl/>
        </w:rPr>
        <w:t>לביה''ק</w:t>
      </w:r>
      <w:r w:rsidR="00122B93">
        <w:rPr>
          <w:rFonts w:hint="cs"/>
          <w:rtl/>
        </w:rPr>
        <w:t xml:space="preserve"> </w:t>
      </w:r>
      <w:r w:rsidR="00122B93" w:rsidRPr="0077736C">
        <w:rPr>
          <w:rStyle w:val="affe"/>
          <w:rFonts w:hint="eastAsia"/>
          <w:spacing w:val="-4"/>
          <w:rtl/>
        </w:rPr>
        <w:t>והשתהה</w:t>
      </w:r>
      <w:r w:rsidR="005B2C63" w:rsidRPr="0077736C">
        <w:rPr>
          <w:rStyle w:val="affe"/>
          <w:rFonts w:hint="cs"/>
          <w:spacing w:val="-4"/>
          <w:rtl/>
        </w:rPr>
        <w:t>, ואחיו התחילו</w:t>
      </w:r>
      <w:r w:rsidRPr="006F178A">
        <w:rPr>
          <w:rFonts w:hint="cs"/>
          <w:rtl/>
        </w:rPr>
        <w:t xml:space="preserve"> מונה עמ</w:t>
      </w:r>
      <w:r w:rsidR="00122B93">
        <w:rPr>
          <w:rFonts w:hint="cs"/>
          <w:rtl/>
        </w:rPr>
        <w:t>ם</w:t>
      </w:r>
      <w:r w:rsidR="005B2C63">
        <w:rPr>
          <w:rFonts w:hint="cs"/>
          <w:rtl/>
        </w:rPr>
        <w:t xml:space="preserve"> </w:t>
      </w:r>
      <w:r w:rsidR="005B2C63" w:rsidRPr="0077736C">
        <w:rPr>
          <w:rStyle w:val="affe"/>
          <w:rFonts w:hint="eastAsia"/>
          <w:spacing w:val="-4"/>
          <w:rtl/>
        </w:rPr>
        <w:t>אם</w:t>
      </w:r>
      <w:r w:rsidR="005B2C63" w:rsidRPr="0077736C">
        <w:rPr>
          <w:rStyle w:val="affe"/>
          <w:spacing w:val="-4"/>
          <w:rtl/>
        </w:rPr>
        <w:t xml:space="preserve"> בא </w:t>
      </w:r>
      <w:r w:rsidR="005B2C63" w:rsidRPr="00D54BA1">
        <w:rPr>
          <w:rStyle w:val="affe"/>
          <w:rFonts w:cs="PFT_Frank" w:hint="eastAsia"/>
          <w:b/>
          <w:bCs/>
          <w:spacing w:val="-4"/>
          <w:szCs w:val="10"/>
          <w:rtl/>
        </w:rPr>
        <w:t>בתוך</w:t>
      </w:r>
      <w:r w:rsidR="005B2C63" w:rsidRPr="00D54BA1">
        <w:rPr>
          <w:rStyle w:val="affe"/>
          <w:rFonts w:cs="PFT_Frank"/>
          <w:b/>
          <w:bCs/>
          <w:spacing w:val="-4"/>
          <w:szCs w:val="10"/>
          <w:rtl/>
        </w:rPr>
        <w:t xml:space="preserve"> </w:t>
      </w:r>
      <w:r w:rsidR="005B2C63" w:rsidRPr="00D54BA1">
        <w:rPr>
          <w:rStyle w:val="affe"/>
          <w:rFonts w:cs="PFT_Frank" w:hint="eastAsia"/>
          <w:b/>
          <w:bCs/>
          <w:spacing w:val="-4"/>
          <w:szCs w:val="10"/>
          <w:rtl/>
        </w:rPr>
        <w:t>ג</w:t>
      </w:r>
      <w:r w:rsidR="005B2C63" w:rsidRPr="00D54BA1">
        <w:rPr>
          <w:rStyle w:val="affe"/>
          <w:rFonts w:cs="PFT_Frank"/>
          <w:b/>
          <w:bCs/>
          <w:spacing w:val="-4"/>
          <w:szCs w:val="10"/>
          <w:rtl/>
        </w:rPr>
        <w:t>'.</w:t>
      </w:r>
    </w:p>
    <w:p w14:paraId="1CCE726D" w14:textId="2FE3E3F8" w:rsidR="00E31AD5" w:rsidRDefault="005B2C63" w:rsidP="00342B4E">
      <w:pPr>
        <w:pStyle w:val="36"/>
        <w:framePr w:wrap="notBeside"/>
        <w:rPr>
          <w:rtl/>
        </w:rPr>
      </w:pPr>
      <w:r w:rsidRPr="00342B4E">
        <w:rPr>
          <w:rFonts w:hint="cs"/>
          <w:rtl/>
        </w:rPr>
        <w:t>ר</w:t>
      </w:r>
      <w:r w:rsidR="0089324E" w:rsidRPr="00342B4E">
        <w:rPr>
          <w:rFonts w:hint="eastAsia"/>
          <w:rtl/>
        </w:rPr>
        <w:t>בא</w:t>
      </w:r>
      <w:r w:rsidR="00E31AD5">
        <w:rPr>
          <w:rFonts w:hint="cs"/>
          <w:rtl/>
        </w:rPr>
        <w:t>:</w:t>
      </w:r>
    </w:p>
    <w:p w14:paraId="7CC0BB1C" w14:textId="77777777" w:rsidR="004E0BA3" w:rsidRDefault="005B2C63" w:rsidP="00164685">
      <w:pPr>
        <w:rPr>
          <w:rFonts w:ascii="Fb Fontext" w:hAnsi="Fb Fontext"/>
          <w:sz w:val="20"/>
          <w:rtl/>
        </w:rPr>
      </w:pPr>
      <w:r>
        <w:rPr>
          <w:rFonts w:ascii="Fb Fontext" w:hAnsi="Fb Fontext" w:hint="cs"/>
          <w:sz w:val="20"/>
          <w:rtl/>
        </w:rPr>
        <w:t xml:space="preserve">מי </w:t>
      </w:r>
      <w:r w:rsidR="0089324E" w:rsidRPr="006F178A">
        <w:rPr>
          <w:rFonts w:ascii="Fb Fontext" w:hAnsi="Fb Fontext" w:hint="cs"/>
          <w:sz w:val="20"/>
          <w:rtl/>
        </w:rPr>
        <w:t>שלא ה</w:t>
      </w:r>
      <w:r>
        <w:rPr>
          <w:rFonts w:ascii="Fb Fontext" w:hAnsi="Fb Fontext" w:hint="cs"/>
          <w:sz w:val="20"/>
          <w:rtl/>
        </w:rPr>
        <w:t>ולך</w:t>
      </w:r>
      <w:r w:rsidR="0089324E" w:rsidRPr="006F178A">
        <w:rPr>
          <w:rFonts w:ascii="Fb Fontext" w:hAnsi="Fb Fontext" w:hint="cs"/>
          <w:sz w:val="20"/>
          <w:rtl/>
        </w:rPr>
        <w:t xml:space="preserve"> אחר המיטה</w:t>
      </w:r>
      <w:r w:rsidRPr="006E3034">
        <w:rPr>
          <w:rStyle w:val="affe"/>
          <w:rtl/>
        </w:rPr>
        <w:t xml:space="preserve"> לא"י</w:t>
      </w:r>
      <w:r>
        <w:rPr>
          <w:rFonts w:ascii="Fb Fontext" w:hAnsi="Fb Fontext" w:hint="cs"/>
          <w:sz w:val="20"/>
          <w:rtl/>
        </w:rPr>
        <w:t>,</w:t>
      </w:r>
      <w:r w:rsidR="0089324E" w:rsidRPr="006F178A">
        <w:rPr>
          <w:rFonts w:ascii="Fb Fontext" w:hAnsi="Fb Fontext" w:hint="cs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>י</w:t>
      </w:r>
      <w:r w:rsidR="0089324E" w:rsidRPr="006F178A">
        <w:rPr>
          <w:rFonts w:ascii="Fb Fontext" w:hAnsi="Fb Fontext" w:hint="cs"/>
          <w:sz w:val="20"/>
          <w:rtl/>
        </w:rPr>
        <w:t>מנ</w:t>
      </w:r>
      <w:r>
        <w:rPr>
          <w:rFonts w:ascii="Fb Fontext" w:hAnsi="Fb Fontext" w:hint="cs"/>
          <w:sz w:val="20"/>
          <w:rtl/>
        </w:rPr>
        <w:t>ה</w:t>
      </w:r>
      <w:r w:rsidR="0089324E" w:rsidRPr="006F178A">
        <w:rPr>
          <w:rFonts w:ascii="Fb Fontext" w:hAnsi="Fb Fontext" w:hint="cs"/>
          <w:sz w:val="20"/>
          <w:rtl/>
        </w:rPr>
        <w:t xml:space="preserve"> משיסב </w:t>
      </w:r>
      <w:r>
        <w:rPr>
          <w:rFonts w:ascii="Fb Fontext" w:hAnsi="Fb Fontext" w:hint="cs"/>
          <w:sz w:val="20"/>
          <w:rtl/>
        </w:rPr>
        <w:t>פניו לחזור.</w:t>
      </w:r>
    </w:p>
    <w:p w14:paraId="04206218" w14:textId="1BB152C3" w:rsidR="007E1CF2" w:rsidRPr="00BB2BE7" w:rsidRDefault="0089324E" w:rsidP="00BB2BE7">
      <w:pPr>
        <w:pStyle w:val="affff1"/>
        <w:rPr>
          <w:rtl/>
        </w:rPr>
      </w:pPr>
      <w:ins w:id="9839" w:author="מספור קטעי משנה" w:date="2026-10-06T06:45:36Z">
        <w:r>
          <w:rPr>
            <w:rStyle w:val="MisparKeta"/>
          </w:rPr>
          <w:t xml:space="preserve">א. </w:t>
        </w:r>
      </w:ins>
      <w:r w:rsidRPr="00BB2BE7">
        <w:rPr>
          <w:rFonts w:hint="cs"/>
          <w:rtl/>
        </w:rPr>
        <w:t>ר</w:t>
      </w:r>
      <w:r w:rsidRPr="00BB2BE7">
        <w:rPr>
          <w:rtl/>
        </w:rPr>
        <w:t>"</w:t>
      </w:r>
      <w:r w:rsidRPr="00BB2BE7">
        <w:rPr>
          <w:rFonts w:hint="cs"/>
          <w:rtl/>
        </w:rPr>
        <w:t>ש</w:t>
      </w:r>
      <w:r w:rsidR="007E1CF2" w:rsidRPr="00BB2BE7">
        <w:rPr>
          <w:rFonts w:hint="cs"/>
          <w:rtl/>
        </w:rPr>
        <w:t>:</w:t>
      </w:r>
      <w:r w:rsidRPr="00BB2BE7">
        <w:rPr>
          <w:rFonts w:hint="cs"/>
          <w:rtl/>
        </w:rPr>
        <w:t xml:space="preserve"> </w:t>
      </w:r>
      <w:r w:rsidRPr="00BB2BE7">
        <w:rPr>
          <w:rtl/>
        </w:rPr>
        <w:t xml:space="preserve">אפילו בא בשביעי </w:t>
      </w:r>
      <w:r w:rsidRPr="00BB2BE7">
        <w:rPr>
          <w:rStyle w:val="affe"/>
          <w:rtl/>
        </w:rPr>
        <w:t>ממקום קרוב</w:t>
      </w:r>
      <w:r w:rsidRPr="00BB2BE7">
        <w:rPr>
          <w:rtl/>
        </w:rPr>
        <w:t xml:space="preserve"> מונה עמ</w:t>
      </w:r>
      <w:r w:rsidR="007E1CF2" w:rsidRPr="00BB2BE7">
        <w:rPr>
          <w:rFonts w:hint="cs"/>
          <w:rtl/>
        </w:rPr>
        <w:t>ם.</w:t>
      </w:r>
    </w:p>
    <w:p w14:paraId="36A29A46" w14:textId="75E6B3D6" w:rsidR="00E31AD5" w:rsidRDefault="0089324E" w:rsidP="00573235">
      <w:pPr>
        <w:pStyle w:val="36"/>
        <w:framePr w:wrap="notBeside"/>
        <w:rPr>
          <w:rtl/>
        </w:rPr>
      </w:pPr>
      <w:r w:rsidRPr="00573235">
        <w:rPr>
          <w:rFonts w:hint="cs"/>
          <w:rtl/>
        </w:rPr>
        <w:t>מרבי</w:t>
      </w:r>
      <w:r w:rsidR="00E31AD5">
        <w:rPr>
          <w:rtl/>
        </w:rPr>
        <w:t>:</w:t>
      </w:r>
    </w:p>
    <w:p w14:paraId="3C4A55C2" w14:textId="047FD1DC" w:rsidR="0089324E" w:rsidRPr="006F178A" w:rsidRDefault="007E1CF2" w:rsidP="00164685">
      <w:pPr>
        <w:rPr>
          <w:rtl/>
        </w:rPr>
      </w:pPr>
      <w:r w:rsidRPr="007117F5">
        <w:rPr>
          <w:rFonts w:cs="PFT_Frank" w:hint="cs"/>
          <w:b/>
          <w:bCs/>
          <w:szCs w:val="14"/>
          <w:rtl/>
        </w:rPr>
        <w:t>דוקא</w:t>
      </w:r>
      <w:r w:rsidRPr="006F178A">
        <w:rPr>
          <w:rtl/>
        </w:rPr>
        <w:t xml:space="preserve"> </w:t>
      </w:r>
      <w:r>
        <w:rPr>
          <w:rFonts w:hint="cs"/>
          <w:rtl/>
        </w:rPr>
        <w:t>כ</w:t>
      </w:r>
      <w:r w:rsidR="0089324E" w:rsidRPr="006F178A">
        <w:rPr>
          <w:rtl/>
        </w:rPr>
        <w:t>ש</w:t>
      </w:r>
      <w:r>
        <w:rPr>
          <w:rFonts w:hint="cs"/>
          <w:rtl/>
        </w:rPr>
        <w:t>לא עמדו</w:t>
      </w:r>
      <w:r w:rsidR="0089324E" w:rsidRPr="006F178A">
        <w:rPr>
          <w:rtl/>
        </w:rPr>
        <w:t xml:space="preserve"> מנחמין.</w:t>
      </w:r>
      <w:r w:rsidR="00157F86">
        <w:rPr>
          <w:rFonts w:hint="cs"/>
          <w:rtl/>
        </w:rPr>
        <w:t xml:space="preserve"> </w:t>
      </w:r>
      <w:r w:rsidR="00573235">
        <w:rPr>
          <w:rtl/>
        </w:rPr>
        <w:tab/>
      </w:r>
      <w:r w:rsidR="0089324E" w:rsidRPr="006E3034">
        <w:rPr>
          <w:rStyle w:val="affc"/>
          <w:rtl/>
        </w:rPr>
        <w:t>רב ענן</w:t>
      </w:r>
      <w:r w:rsidR="0089324E" w:rsidRPr="00964093">
        <w:rPr>
          <w:rtl/>
        </w:rPr>
        <w:t xml:space="preserve">: </w:t>
      </w:r>
      <w:r w:rsidR="0089324E" w:rsidRPr="002354D0">
        <w:rPr>
          <w:rtl/>
        </w:rPr>
        <w:t>ננערו</w:t>
      </w:r>
      <w:r w:rsidR="0089324E" w:rsidRPr="00964093">
        <w:rPr>
          <w:rtl/>
        </w:rPr>
        <w:t xml:space="preserve"> </w:t>
      </w:r>
      <w:r w:rsidR="0089324E" w:rsidRPr="002354D0">
        <w:rPr>
          <w:rtl/>
        </w:rPr>
        <w:t>לעמוד</w:t>
      </w:r>
      <w:r w:rsidR="0089324E" w:rsidRPr="00964093">
        <w:rPr>
          <w:rtl/>
        </w:rPr>
        <w:t xml:space="preserve"> - </w:t>
      </w:r>
      <w:r w:rsidR="0089324E" w:rsidRPr="007117F5">
        <w:rPr>
          <w:rFonts w:cs="PFT_Frank"/>
          <w:b/>
          <w:bCs/>
          <w:szCs w:val="14"/>
          <w:rtl/>
        </w:rPr>
        <w:t>תיקו</w:t>
      </w:r>
      <w:r w:rsidR="0089324E" w:rsidRPr="00964093">
        <w:rPr>
          <w:rtl/>
        </w:rPr>
        <w:t>.</w:t>
      </w:r>
    </w:p>
    <w:p w14:paraId="1BD8CC33" w14:textId="77777777" w:rsidR="00E31AD5" w:rsidRDefault="00573235" w:rsidP="00573235">
      <w:pPr>
        <w:pStyle w:val="36"/>
        <w:framePr w:wrap="notBeside"/>
        <w:rPr>
          <w:rtl/>
        </w:rPr>
      </w:pPr>
      <w:r w:rsidRPr="00573235">
        <w:rPr>
          <w:rFonts w:hint="cs"/>
          <w:rtl/>
        </w:rPr>
        <w:t xml:space="preserve">ר''ז </w:t>
      </w:r>
      <w:r w:rsidR="002B45DB">
        <w:rPr>
          <w:rFonts w:hint="cs"/>
          <w:rtl/>
        </w:rPr>
        <w:t xml:space="preserve">או </w:t>
      </w:r>
      <w:r w:rsidRPr="00573235">
        <w:rPr>
          <w:rFonts w:hint="cs"/>
          <w:rtl/>
        </w:rPr>
        <w:t>רי''ו</w:t>
      </w:r>
      <w:r w:rsidR="00E31AD5">
        <w:rPr>
          <w:rtl/>
        </w:rPr>
        <w:t>:</w:t>
      </w:r>
    </w:p>
    <w:p w14:paraId="3CC6F8A0" w14:textId="77777777" w:rsidR="004E0BA3" w:rsidRDefault="0089324E" w:rsidP="00164685">
      <w:pPr>
        <w:rPr>
          <w:rStyle w:val="affe"/>
          <w:rtl/>
        </w:rPr>
      </w:pPr>
      <w:r w:rsidRPr="007117F5">
        <w:rPr>
          <w:rFonts w:cs="PFT_Frank"/>
          <w:b/>
          <w:bCs/>
          <w:szCs w:val="14"/>
          <w:rtl/>
        </w:rPr>
        <w:t>הלכה</w:t>
      </w:r>
      <w:r w:rsidRPr="006F178A">
        <w:rPr>
          <w:rtl/>
        </w:rPr>
        <w:t xml:space="preserve"> </w:t>
      </w:r>
      <w:r w:rsidRPr="006E3034">
        <w:rPr>
          <w:rStyle w:val="affc"/>
          <w:rtl/>
        </w:rPr>
        <w:t>כר</w:t>
      </w:r>
      <w:r w:rsidRPr="006E3034">
        <w:rPr>
          <w:rStyle w:val="affc"/>
          <w:rFonts w:hint="cs"/>
          <w:rtl/>
        </w:rPr>
        <w:t>שב</w:t>
      </w:r>
      <w:r w:rsidRPr="006E3034">
        <w:rPr>
          <w:rStyle w:val="affc"/>
          <w:rtl/>
        </w:rPr>
        <w:t>"</w:t>
      </w:r>
      <w:r w:rsidRPr="006E3034">
        <w:rPr>
          <w:rStyle w:val="affc"/>
          <w:rFonts w:hint="cs"/>
          <w:rtl/>
        </w:rPr>
        <w:t>ג</w:t>
      </w:r>
      <w:r w:rsidRPr="006F178A">
        <w:rPr>
          <w:rFonts w:hint="cs"/>
          <w:rtl/>
        </w:rPr>
        <w:t xml:space="preserve"> בטריפ</w:t>
      </w:r>
      <w:r w:rsidR="00F6709C">
        <w:rPr>
          <w:rFonts w:hint="cs"/>
          <w:rtl/>
        </w:rPr>
        <w:t>ות</w:t>
      </w:r>
      <w:r w:rsidR="00157F86" w:rsidRPr="006E3034">
        <w:rPr>
          <w:rStyle w:val="affe"/>
          <w:rFonts w:hint="cs"/>
          <w:rtl/>
        </w:rPr>
        <w:t xml:space="preserve"> </w:t>
      </w:r>
      <w:r w:rsidR="00157F86" w:rsidRPr="006E3034">
        <w:rPr>
          <w:rStyle w:val="affe"/>
          <w:rtl/>
        </w:rPr>
        <w:t xml:space="preserve">מעים שניקבו וליחה </w:t>
      </w:r>
      <w:r w:rsidR="00F6709C">
        <w:rPr>
          <w:rStyle w:val="affe"/>
          <w:rFonts w:hint="cs"/>
          <w:rtl/>
        </w:rPr>
        <w:t xml:space="preserve">שבפנים </w:t>
      </w:r>
      <w:r w:rsidR="00157F86" w:rsidRPr="006E3034">
        <w:rPr>
          <w:rStyle w:val="affe"/>
          <w:rtl/>
        </w:rPr>
        <w:t>סותמת</w:t>
      </w:r>
      <w:r w:rsidR="00F6709C">
        <w:rPr>
          <w:rStyle w:val="affe"/>
          <w:rFonts w:hint="cs"/>
          <w:rtl/>
        </w:rPr>
        <w:t>ם</w:t>
      </w:r>
      <w:r w:rsidR="00157F86" w:rsidRPr="006E3034">
        <w:rPr>
          <w:rStyle w:val="affe"/>
          <w:rtl/>
        </w:rPr>
        <w:t xml:space="preserve"> כשר</w:t>
      </w:r>
      <w:r w:rsidR="006335BC">
        <w:rPr>
          <w:rStyle w:val="affe"/>
          <w:rFonts w:hint="cs"/>
          <w:rtl/>
        </w:rPr>
        <w:t>ה.</w:t>
      </w:r>
    </w:p>
    <w:p w14:paraId="579391FC" w14:textId="08D70AD3" w:rsidR="0089324E" w:rsidRPr="006F178A" w:rsidRDefault="00F6709C" w:rsidP="00164685">
      <w:pPr>
        <w:ind w:left="170" w:firstLine="170"/>
        <w:rPr>
          <w:rtl/>
        </w:rPr>
      </w:pPr>
      <w:r>
        <w:rPr>
          <w:rStyle w:val="affc"/>
          <w:rFonts w:hint="cs"/>
          <w:rtl/>
        </w:rPr>
        <w:t xml:space="preserve"> </w:t>
      </w:r>
      <w:r w:rsidR="0089324E" w:rsidRPr="006E3034">
        <w:rPr>
          <w:rStyle w:val="affc"/>
          <w:rFonts w:hint="cs"/>
          <w:rtl/>
        </w:rPr>
        <w:t>וכר</w:t>
      </w:r>
      <w:r w:rsidR="0089324E" w:rsidRPr="006E3034">
        <w:rPr>
          <w:rStyle w:val="affc"/>
          <w:rtl/>
        </w:rPr>
        <w:t>"</w:t>
      </w:r>
      <w:r w:rsidR="0089324E" w:rsidRPr="006E3034">
        <w:rPr>
          <w:rStyle w:val="affc"/>
          <w:rFonts w:hint="cs"/>
          <w:rtl/>
        </w:rPr>
        <w:t>ש</w:t>
      </w:r>
      <w:r w:rsidR="0089324E" w:rsidRPr="006F178A">
        <w:rPr>
          <w:rFonts w:hint="cs"/>
          <w:rtl/>
        </w:rPr>
        <w:t xml:space="preserve"> באבל </w:t>
      </w:r>
      <w:r w:rsidR="00157F86" w:rsidRPr="006E3034">
        <w:rPr>
          <w:rStyle w:val="affe"/>
          <w:rtl/>
        </w:rPr>
        <w:t>דאמרן</w:t>
      </w:r>
      <w:r>
        <w:rPr>
          <w:rStyle w:val="affe"/>
          <w:rFonts w:hint="cs"/>
          <w:rtl/>
        </w:rPr>
        <w:t>.</w:t>
      </w:r>
    </w:p>
    <w:p w14:paraId="316B1D85" w14:textId="1CAD6A3F" w:rsidR="00E31AD5" w:rsidRDefault="00F6709C" w:rsidP="00852489">
      <w:pPr>
        <w:pStyle w:val="36"/>
        <w:framePr w:wrap="notBeside"/>
        <w:rPr>
          <w:rtl/>
        </w:rPr>
      </w:pPr>
      <w:r w:rsidRPr="00852489">
        <w:rPr>
          <w:rFonts w:hint="cs"/>
          <w:rtl/>
        </w:rPr>
        <w:t xml:space="preserve">אמר </w:t>
      </w:r>
      <w:r w:rsidR="0089324E" w:rsidRPr="00852489">
        <w:rPr>
          <w:rtl/>
        </w:rPr>
        <w:t>מאן דהוא</w:t>
      </w:r>
      <w:r w:rsidR="00E31AD5">
        <w:rPr>
          <w:rFonts w:hint="cs"/>
          <w:rtl/>
        </w:rPr>
        <w:t>:</w:t>
      </w:r>
    </w:p>
    <w:p w14:paraId="1266693A" w14:textId="77777777" w:rsidR="004E0BA3" w:rsidRDefault="0089324E" w:rsidP="00164685">
      <w:pPr>
        <w:rPr>
          <w:rtl/>
        </w:rPr>
      </w:pPr>
      <w:r w:rsidRPr="006F178A">
        <w:rPr>
          <w:rFonts w:ascii="Fb Fontext" w:hAnsi="Fb Fontext" w:hint="cs"/>
          <w:rtl/>
        </w:rPr>
        <w:t xml:space="preserve">אזכה לשמוע מפי </w:t>
      </w:r>
      <w:r w:rsidRPr="006E3034">
        <w:rPr>
          <w:rStyle w:val="affc"/>
          <w:rFonts w:hint="cs"/>
          <w:rtl/>
        </w:rPr>
        <w:t>מריה</w:t>
      </w:r>
      <w:r w:rsidR="00157F86">
        <w:rPr>
          <w:rFonts w:ascii="Fb Fontext" w:hAnsi="Fb Fontext" w:hint="cs"/>
          <w:rtl/>
        </w:rPr>
        <w:t xml:space="preserve">, עלה לא"י </w:t>
      </w:r>
      <w:r w:rsidR="00157F86">
        <w:rPr>
          <w:rFonts w:hint="cs"/>
          <w:rtl/>
        </w:rPr>
        <w:t>ו</w:t>
      </w:r>
      <w:r w:rsidRPr="006F178A">
        <w:rPr>
          <w:rFonts w:hint="cs"/>
          <w:rtl/>
        </w:rPr>
        <w:t xml:space="preserve">מצא </w:t>
      </w:r>
      <w:r w:rsidRPr="006E3034">
        <w:rPr>
          <w:rStyle w:val="affc"/>
          <w:rFonts w:hint="cs"/>
          <w:rtl/>
        </w:rPr>
        <w:t>לר</w:t>
      </w:r>
      <w:r w:rsidRPr="006E3034">
        <w:rPr>
          <w:rStyle w:val="affc"/>
          <w:rtl/>
        </w:rPr>
        <w:t>"</w:t>
      </w:r>
      <w:r w:rsidRPr="006E3034">
        <w:rPr>
          <w:rStyle w:val="affc"/>
          <w:rFonts w:hint="cs"/>
          <w:rtl/>
        </w:rPr>
        <w:t>א</w:t>
      </w:r>
      <w:r w:rsidR="00F6709C">
        <w:rPr>
          <w:rStyle w:val="affc"/>
          <w:rFonts w:hint="cs"/>
          <w:rtl/>
        </w:rPr>
        <w:t>,</w:t>
      </w:r>
    </w:p>
    <w:p w14:paraId="095EB3EE" w14:textId="383CDFE7" w:rsidR="00E31AD5" w:rsidRDefault="0089324E" w:rsidP="00357C72">
      <w:pPr>
        <w:pStyle w:val="36"/>
        <w:framePr w:wrap="notBeside"/>
        <w:rPr>
          <w:rtl/>
        </w:rPr>
      </w:pPr>
      <w:r w:rsidRPr="00357C72">
        <w:rPr>
          <w:rFonts w:hint="cs"/>
          <w:rtl/>
        </w:rPr>
        <w:t>וא</w:t>
      </w:r>
      <w:r w:rsidRPr="00357C72">
        <w:rPr>
          <w:rtl/>
        </w:rPr>
        <w:t>"</w:t>
      </w:r>
      <w:r w:rsidRPr="00357C72">
        <w:rPr>
          <w:rFonts w:hint="cs"/>
          <w:rtl/>
        </w:rPr>
        <w:t>ל</w:t>
      </w:r>
      <w:r w:rsidR="00157F86" w:rsidRPr="00357C72">
        <w:rPr>
          <w:rFonts w:hint="cs"/>
          <w:rtl/>
        </w:rPr>
        <w:t xml:space="preserve"> שאמר</w:t>
      </w:r>
      <w:r w:rsidR="00E31AD5">
        <w:rPr>
          <w:rFonts w:hint="cs"/>
          <w:rtl/>
        </w:rPr>
        <w:t>:</w:t>
      </w:r>
    </w:p>
    <w:p w14:paraId="5665508C" w14:textId="79533D2C" w:rsidR="00157F86" w:rsidRDefault="0089324E" w:rsidP="00164685">
      <w:pPr>
        <w:rPr>
          <w:rtl/>
        </w:rPr>
      </w:pPr>
      <w:r w:rsidRPr="007117F5">
        <w:rPr>
          <w:rFonts w:cs="PFT_Frank" w:hint="cs"/>
          <w:b/>
          <w:bCs/>
          <w:szCs w:val="14"/>
          <w:rtl/>
        </w:rPr>
        <w:t>אין הלכה</w:t>
      </w:r>
      <w:r w:rsidRPr="006F178A">
        <w:rPr>
          <w:rFonts w:hint="cs"/>
          <w:rtl/>
        </w:rPr>
        <w:t xml:space="preserve"> </w:t>
      </w:r>
      <w:r w:rsidR="00157F86" w:rsidRPr="006E3034">
        <w:rPr>
          <w:rStyle w:val="affc"/>
          <w:rFonts w:hint="cs"/>
          <w:rtl/>
        </w:rPr>
        <w:t>כרשב"ג</w:t>
      </w:r>
      <w:r w:rsidR="00157F86">
        <w:rPr>
          <w:rFonts w:hint="cs"/>
          <w:rtl/>
        </w:rPr>
        <w:t>,</w:t>
      </w:r>
      <w:r w:rsidR="00F6709C">
        <w:rPr>
          <w:rtl/>
        </w:rPr>
        <w:tab/>
      </w:r>
      <w:r w:rsidR="00F6709C">
        <w:rPr>
          <w:rFonts w:hint="cs"/>
          <w:rtl/>
        </w:rPr>
        <w:t xml:space="preserve"> </w:t>
      </w:r>
      <w:r w:rsidR="00F02191">
        <w:rPr>
          <w:rStyle w:val="affff2"/>
          <w:rFonts w:hint="cs"/>
          <w:rtl/>
        </w:rPr>
        <w:t xml:space="preserve"> </w:t>
      </w:r>
      <w:r w:rsidRPr="006E3034">
        <w:rPr>
          <w:rStyle w:val="affff2"/>
          <w:rFonts w:hint="cs"/>
          <w:rtl/>
        </w:rPr>
        <w:t>ובאבל</w:t>
      </w:r>
      <w:r w:rsidR="00F6709C">
        <w:rPr>
          <w:rStyle w:val="affff2"/>
          <w:rFonts w:hint="cs"/>
          <w:rtl/>
        </w:rPr>
        <w:t xml:space="preserve"> -</w:t>
      </w:r>
      <w:r w:rsidRPr="006F178A">
        <w:rPr>
          <w:rFonts w:hint="cs"/>
          <w:rtl/>
        </w:rPr>
        <w:t xml:space="preserve"> </w:t>
      </w:r>
      <w:r w:rsidR="00F6709C">
        <w:rPr>
          <w:rStyle w:val="affc"/>
          <w:rFonts w:hint="cs"/>
          <w:rtl/>
        </w:rPr>
        <w:t>י"</w:t>
      </w:r>
      <w:r w:rsidR="00F6709C" w:rsidRPr="006E3034">
        <w:rPr>
          <w:rStyle w:val="affc"/>
          <w:rFonts w:hint="cs"/>
          <w:rtl/>
        </w:rPr>
        <w:t>א</w:t>
      </w:r>
      <w:r w:rsidRPr="006E3034">
        <w:rPr>
          <w:rStyle w:val="affc"/>
          <w:rFonts w:hint="cs"/>
          <w:rtl/>
        </w:rPr>
        <w:t xml:space="preserve"> </w:t>
      </w:r>
      <w:r w:rsidRPr="007117F5">
        <w:rPr>
          <w:rFonts w:cs="PFT_Frank" w:hint="cs"/>
          <w:b/>
          <w:bCs/>
          <w:szCs w:val="14"/>
          <w:rtl/>
        </w:rPr>
        <w:t>הלכה</w:t>
      </w:r>
      <w:r w:rsidR="00F6709C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="00F6709C">
        <w:rPr>
          <w:rStyle w:val="affc"/>
          <w:rFonts w:hint="cs"/>
          <w:rtl/>
        </w:rPr>
        <w:t>וי"</w:t>
      </w:r>
      <w:r w:rsidR="00F6709C" w:rsidRPr="00CB5BF9">
        <w:rPr>
          <w:rStyle w:val="affc"/>
          <w:rFonts w:hint="cs"/>
          <w:rtl/>
        </w:rPr>
        <w:t>א</w:t>
      </w:r>
      <w:r w:rsidR="00F6709C">
        <w:rPr>
          <w:rFonts w:hint="cs"/>
          <w:rtl/>
        </w:rPr>
        <w:t xml:space="preserve"> </w:t>
      </w:r>
      <w:r w:rsidR="00F6709C" w:rsidRPr="007117F5">
        <w:rPr>
          <w:rFonts w:cs="PFT_Frank" w:hint="cs"/>
          <w:b/>
          <w:bCs/>
          <w:szCs w:val="14"/>
          <w:rtl/>
        </w:rPr>
        <w:t>שלא</w:t>
      </w:r>
      <w:r w:rsidR="00F6709C">
        <w:rPr>
          <w:rFonts w:hint="cs"/>
          <w:rtl/>
        </w:rPr>
        <w:t>.</w:t>
      </w:r>
    </w:p>
    <w:p w14:paraId="15CE0F0E" w14:textId="77777777" w:rsidR="00E31AD5" w:rsidRDefault="00157F86" w:rsidP="007E1E1B">
      <w:pPr>
        <w:pStyle w:val="36"/>
        <w:framePr w:wrap="notBeside"/>
        <w:rPr>
          <w:rtl/>
        </w:rPr>
      </w:pPr>
      <w:r w:rsidRPr="007E1E1B">
        <w:rPr>
          <w:rFonts w:hint="cs"/>
          <w:rtl/>
        </w:rPr>
        <w:t>ו</w:t>
      </w:r>
      <w:r w:rsidR="00F6709C" w:rsidRPr="007E1E1B">
        <w:rPr>
          <w:rFonts w:hint="cs"/>
          <w:rtl/>
        </w:rPr>
        <w:t>המסקנא</w:t>
      </w:r>
      <w:r w:rsidR="00E31AD5">
        <w:rPr>
          <w:rtl/>
        </w:rPr>
        <w:t>:</w:t>
      </w:r>
    </w:p>
    <w:p w14:paraId="60882486" w14:textId="1B4DE16F" w:rsidR="0089324E" w:rsidRPr="006F178A" w:rsidRDefault="00157F86" w:rsidP="00164685">
      <w:pPr>
        <w:rPr>
          <w:rtl/>
        </w:rPr>
      </w:pPr>
      <w:r>
        <w:rPr>
          <w:rFonts w:hint="cs"/>
          <w:rtl/>
        </w:rPr>
        <w:t xml:space="preserve"> </w:t>
      </w:r>
      <w:r w:rsidR="0089324E" w:rsidRPr="007117F5">
        <w:rPr>
          <w:rFonts w:cs="PFT_Frank" w:hint="cs"/>
          <w:b/>
          <w:bCs/>
          <w:szCs w:val="14"/>
          <w:rtl/>
        </w:rPr>
        <w:t>אין הלכה</w:t>
      </w:r>
      <w:r w:rsidR="0089324E" w:rsidRPr="006F178A">
        <w:rPr>
          <w:rFonts w:hint="cs"/>
          <w:rtl/>
        </w:rPr>
        <w:t xml:space="preserve"> </w:t>
      </w:r>
      <w:r w:rsidR="0089324E" w:rsidRPr="006E3034">
        <w:rPr>
          <w:rStyle w:val="affc"/>
          <w:rFonts w:hint="cs"/>
          <w:rtl/>
        </w:rPr>
        <w:t>כרשב</w:t>
      </w:r>
      <w:r w:rsidR="0089324E" w:rsidRPr="006E3034">
        <w:rPr>
          <w:rStyle w:val="affc"/>
          <w:rtl/>
        </w:rPr>
        <w:t>"</w:t>
      </w:r>
      <w:r w:rsidR="0089324E" w:rsidRPr="006E3034">
        <w:rPr>
          <w:rStyle w:val="affc"/>
          <w:rFonts w:hint="cs"/>
          <w:rtl/>
        </w:rPr>
        <w:t>ג</w:t>
      </w:r>
      <w:r>
        <w:rPr>
          <w:rFonts w:hint="cs"/>
          <w:rtl/>
        </w:rPr>
        <w:t xml:space="preserve">, </w:t>
      </w:r>
      <w:r w:rsidR="0089324E" w:rsidRPr="007117F5">
        <w:rPr>
          <w:rFonts w:cs="PFT_Frank"/>
          <w:b/>
          <w:bCs/>
          <w:szCs w:val="14"/>
          <w:rtl/>
        </w:rPr>
        <w:t>והלכה</w:t>
      </w:r>
      <w:r w:rsidR="0089324E" w:rsidRPr="006F178A">
        <w:rPr>
          <w:rtl/>
        </w:rPr>
        <w:t xml:space="preserve"> </w:t>
      </w:r>
      <w:r w:rsidR="0089324E" w:rsidRPr="006E3034">
        <w:rPr>
          <w:rStyle w:val="affc"/>
          <w:rtl/>
        </w:rPr>
        <w:t>כרבי שמעון</w:t>
      </w:r>
      <w:r w:rsidR="00F6709C">
        <w:rPr>
          <w:rStyle w:val="affc"/>
          <w:rFonts w:hint="cs"/>
          <w:rtl/>
        </w:rPr>
        <w:t>,</w:t>
      </w:r>
      <w:r w:rsidR="0089324E" w:rsidRPr="006E3034">
        <w:rPr>
          <w:rStyle w:val="affc"/>
          <w:rtl/>
        </w:rPr>
        <w:t xml:space="preserve"> </w:t>
      </w:r>
      <w:r>
        <w:rPr>
          <w:rFonts w:hint="cs"/>
          <w:rtl/>
        </w:rPr>
        <w:t>ד</w:t>
      </w:r>
      <w:r w:rsidR="0089324E" w:rsidRPr="006F178A">
        <w:rPr>
          <w:rFonts w:hint="cs"/>
          <w:rtl/>
        </w:rPr>
        <w:t xml:space="preserve">באבל </w:t>
      </w:r>
      <w:r>
        <w:rPr>
          <w:rFonts w:hint="cs"/>
          <w:rtl/>
        </w:rPr>
        <w:t>כמיקל.</w:t>
      </w:r>
    </w:p>
    <w:p w14:paraId="04FA21F0" w14:textId="77777777" w:rsidR="0089324E" w:rsidRPr="006F178A" w:rsidRDefault="0089324E" w:rsidP="00800D78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כב:</w:t>
      </w:r>
    </w:p>
    <w:p w14:paraId="3476F4F4" w14:textId="0F408B11" w:rsidR="00157F86" w:rsidRDefault="004001D4" w:rsidP="00164685">
      <w:pPr>
        <w:pStyle w:val="afffff2"/>
        <w:rPr>
          <w:rtl/>
        </w:rPr>
      </w:pPr>
      <w:r>
        <w:rPr>
          <w:rFonts w:hint="cs"/>
          <w:rtl/>
        </w:rPr>
        <w:t>חילוקים שיש בין אביו ואמו לשאר קרובים</w:t>
      </w:r>
    </w:p>
    <w:p w14:paraId="03D8129E" w14:textId="2B33B694" w:rsidR="00E31AD5" w:rsidRDefault="003F08DE" w:rsidP="004834BA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ת''ר </w:t>
      </w:r>
      <w:r w:rsidR="00E8746A" w:rsidRPr="004834BA">
        <w:rPr>
          <w:rFonts w:hint="cs"/>
          <w:rtl/>
        </w:rPr>
        <w:t>א</w:t>
      </w:r>
      <w:r w:rsidR="00E31AD5">
        <w:rPr>
          <w:rFonts w:hint="cs"/>
          <w:rtl/>
        </w:rPr>
        <w:t>.</w:t>
      </w:r>
    </w:p>
    <w:p w14:paraId="0AF4A7F7" w14:textId="37F31777" w:rsidR="0089324E" w:rsidRPr="006F178A" w:rsidRDefault="0089324E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כול</w:t>
      </w:r>
      <w:r w:rsidR="004001D4" w:rsidRPr="007117F5">
        <w:rPr>
          <w:rFonts w:ascii="Fb Fontext" w:hAnsi="Fb Fontext" w:cs="PFT_Frank" w:hint="cs"/>
          <w:b/>
          <w:bCs/>
          <w:szCs w:val="14"/>
          <w:rtl/>
        </w:rPr>
        <w:t>ם</w:t>
      </w:r>
      <w:r w:rsidR="004001D4">
        <w:rPr>
          <w:rFonts w:ascii="Fb Fontext" w:hAnsi="Fb Fontext" w:hint="cs"/>
          <w:rtl/>
        </w:rPr>
        <w:t xml:space="preserve"> -</w:t>
      </w:r>
      <w:r w:rsidRPr="006F178A">
        <w:rPr>
          <w:rFonts w:ascii="Fb Fontext" w:hAnsi="Fb Fontext"/>
          <w:rtl/>
        </w:rPr>
        <w:t xml:space="preserve"> ד</w:t>
      </w:r>
      <w:r w:rsidR="004001D4">
        <w:rPr>
          <w:rFonts w:ascii="Fb Fontext" w:hAnsi="Fb Fontext" w:hint="cs"/>
          <w:rtl/>
        </w:rPr>
        <w:t>ו</w:t>
      </w:r>
      <w:r w:rsidRPr="006F178A">
        <w:rPr>
          <w:rFonts w:ascii="Fb Fontext" w:hAnsi="Fb Fontext"/>
          <w:rtl/>
        </w:rPr>
        <w:t xml:space="preserve">חה מטתו משובח, </w:t>
      </w:r>
      <w:r w:rsidRPr="007117F5">
        <w:rPr>
          <w:rFonts w:ascii="Fb Fontext" w:hAnsi="Fb Fontext" w:cs="PFT_Frank"/>
          <w:b/>
          <w:bCs/>
          <w:szCs w:val="14"/>
          <w:rtl/>
        </w:rPr>
        <w:t>אביו ואמו</w:t>
      </w:r>
      <w:r w:rsidRPr="006F178A">
        <w:rPr>
          <w:rFonts w:ascii="Fb Fontext" w:hAnsi="Fb Fontext"/>
          <w:rtl/>
        </w:rPr>
        <w:t xml:space="preserve"> - מגונה.</w:t>
      </w:r>
    </w:p>
    <w:p w14:paraId="66DC75E9" w14:textId="0E2E5C2F" w:rsidR="0089324E" w:rsidRPr="006F178A" w:rsidRDefault="0089324E" w:rsidP="00164685">
      <w:pPr>
        <w:pStyle w:val="affd"/>
        <w:rPr>
          <w:rtl/>
        </w:rPr>
      </w:pPr>
      <w:r w:rsidRPr="006F178A">
        <w:rPr>
          <w:rFonts w:hint="cs"/>
          <w:rtl/>
        </w:rPr>
        <w:t xml:space="preserve">   </w:t>
      </w:r>
      <w:r w:rsidR="00E8746A">
        <w:rPr>
          <w:rtl/>
        </w:rPr>
        <w:tab/>
      </w:r>
      <w:r w:rsidR="00E8746A">
        <w:rPr>
          <w:rtl/>
        </w:rPr>
        <w:tab/>
      </w:r>
      <w:r w:rsidR="00E8746A">
        <w:rPr>
          <w:rFonts w:hint="cs"/>
          <w:rtl/>
        </w:rPr>
        <w:t xml:space="preserve">   </w:t>
      </w:r>
      <w:r w:rsidR="004001D4">
        <w:rPr>
          <w:rFonts w:hint="cs"/>
          <w:rtl/>
        </w:rPr>
        <w:t xml:space="preserve">אא"כ </w:t>
      </w:r>
      <w:r>
        <w:rPr>
          <w:rtl/>
        </w:rPr>
        <w:t xml:space="preserve">היה </w:t>
      </w:r>
      <w:r>
        <w:rPr>
          <w:rStyle w:val="affc"/>
          <w:rtl/>
          <w:rPrChange w:id="9034" w:author="מנוע אמוראים" w:date="2026-10-05T16:41:44Z">
            <w:rPr>
              <w:rtl/>
            </w:rPr>
          </w:rPrChange>
        </w:rPr>
        <w:t xml:space="preserve">ער</w:t>
      </w:r>
      <w:r>
        <w:rPr>
          <w:rStyle w:val="affc"/>
          <w:rFonts w:hint="cs"/>
          <w:rtl/>
          <w:rPrChange w:id="9035" w:author="מנוע אמוראים" w:date="2026-10-05T16:41:44Z">
            <w:rPr>
              <w:rFonts w:hint="cs"/>
              <w:rtl/>
            </w:rPr>
          </w:rPrChange>
        </w:rPr>
        <w:t xml:space="preserve">"ש</w:t>
      </w:r>
      <w:r>
        <w:rPr>
          <w:rFonts w:hint="cs"/>
          <w:rtl/>
        </w:rPr>
        <w:t xml:space="preserve"> </w:t>
      </w:r>
      <w:r w:rsidRPr="006F178A">
        <w:rPr>
          <w:rtl/>
        </w:rPr>
        <w:t>ויו"ט</w:t>
      </w:r>
      <w:r w:rsidR="004001D4">
        <w:rPr>
          <w:rFonts w:hint="cs"/>
          <w:rtl/>
        </w:rPr>
        <w:t>, גשמים</w:t>
      </w:r>
      <w:r w:rsidRPr="006F178A">
        <w:rPr>
          <w:rtl/>
        </w:rPr>
        <w:t xml:space="preserve"> </w:t>
      </w:r>
      <w:r w:rsidR="004001D4">
        <w:rPr>
          <w:rtl/>
        </w:rPr>
        <w:t>–</w:t>
      </w:r>
      <w:r w:rsidRPr="006F178A">
        <w:rPr>
          <w:rtl/>
        </w:rPr>
        <w:t xml:space="preserve"> משובח</w:t>
      </w:r>
      <w:r w:rsidR="004001D4">
        <w:rPr>
          <w:rFonts w:hint="cs"/>
          <w:rtl/>
        </w:rPr>
        <w:t>.</w:t>
      </w:r>
    </w:p>
    <w:p w14:paraId="1EA1AD76" w14:textId="0D2FF95D" w:rsidR="00E31AD5" w:rsidRDefault="004001D4" w:rsidP="00EA648D">
      <w:pPr>
        <w:pStyle w:val="36"/>
        <w:framePr w:wrap="notBeside"/>
        <w:rPr>
          <w:rtl/>
        </w:rPr>
      </w:pPr>
      <w:r w:rsidRPr="00EA648D">
        <w:rPr>
          <w:rFonts w:hint="cs"/>
          <w:rtl/>
        </w:rPr>
        <w:t>ב</w:t>
      </w:r>
      <w:r w:rsidR="00E31AD5">
        <w:rPr>
          <w:rFonts w:hint="cs"/>
          <w:rtl/>
        </w:rPr>
        <w:t>.</w:t>
      </w:r>
    </w:p>
    <w:p w14:paraId="664092BB" w14:textId="023E6D91" w:rsidR="00D54BA1" w:rsidRDefault="004001D4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כול</w:t>
      </w:r>
      <w:r w:rsidRPr="007117F5">
        <w:rPr>
          <w:rFonts w:ascii="Fb Fontext" w:hAnsi="Fb Fontext" w:cs="PFT_Frank" w:hint="cs"/>
          <w:b/>
          <w:bCs/>
          <w:szCs w:val="14"/>
          <w:rtl/>
        </w:rPr>
        <w:t>ם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 w:rsidR="0089324E" w:rsidRPr="006F178A">
        <w:rPr>
          <w:rtl/>
        </w:rPr>
        <w:t xml:space="preserve"> </w:t>
      </w:r>
      <w:r>
        <w:rPr>
          <w:rFonts w:hint="cs"/>
          <w:rtl/>
        </w:rPr>
        <w:t>לא חייב</w:t>
      </w:r>
      <w:r w:rsidRPr="006F178A">
        <w:rPr>
          <w:rtl/>
        </w:rPr>
        <w:t xml:space="preserve"> </w:t>
      </w:r>
      <w:r>
        <w:rPr>
          <w:rFonts w:hint="cs"/>
          <w:rtl/>
        </w:rPr>
        <w:t>ל</w:t>
      </w:r>
      <w:r w:rsidR="0089324E" w:rsidRPr="006F178A">
        <w:rPr>
          <w:rtl/>
        </w:rPr>
        <w:t>מעט בעסקו</w:t>
      </w:r>
      <w:r w:rsidRPr="006E3034">
        <w:rPr>
          <w:rStyle w:val="affe"/>
          <w:rFonts w:hint="cs"/>
          <w:rtl/>
        </w:rPr>
        <w:t xml:space="preserve"> </w:t>
      </w:r>
      <w:r w:rsidRPr="00D54BA1">
        <w:rPr>
          <w:rStyle w:val="affe"/>
          <w:rFonts w:cs="PFT_Frank" w:hint="cs"/>
          <w:b/>
          <w:bCs/>
          <w:szCs w:val="10"/>
          <w:rtl/>
        </w:rPr>
        <w:t>עני</w:t>
      </w:r>
      <w:r w:rsidRPr="006E3034">
        <w:rPr>
          <w:rStyle w:val="affe"/>
          <w:rFonts w:hint="cs"/>
          <w:rtl/>
        </w:rPr>
        <w:t xml:space="preserve"> או </w:t>
      </w:r>
      <w:r w:rsidRPr="00D54BA1">
        <w:rPr>
          <w:rStyle w:val="affe"/>
          <w:rFonts w:cs="PFT_Frank" w:hint="cs"/>
          <w:b/>
          <w:bCs/>
          <w:szCs w:val="10"/>
          <w:rtl/>
        </w:rPr>
        <w:t>אבד</w:t>
      </w:r>
      <w:r w:rsidR="0089324E" w:rsidRPr="006F178A">
        <w:rPr>
          <w:rtl/>
        </w:rPr>
        <w:t xml:space="preserve">, </w:t>
      </w:r>
      <w:r w:rsidR="0089324E" w:rsidRPr="007117F5">
        <w:rPr>
          <w:rFonts w:cs="PFT_Frank"/>
          <w:b/>
          <w:bCs/>
          <w:szCs w:val="14"/>
          <w:rtl/>
        </w:rPr>
        <w:t>אביו ואמו</w:t>
      </w:r>
      <w:r w:rsidR="0089324E" w:rsidRPr="006F178A">
        <w:rPr>
          <w:rtl/>
        </w:rPr>
        <w:t xml:space="preserve"> - ממעט.</w:t>
      </w:r>
    </w:p>
    <w:p w14:paraId="2FFE0940" w14:textId="77777777" w:rsidR="00D54BA1" w:rsidRDefault="00D54BA1">
      <w:pPr>
        <w:bidi w:val="0"/>
        <w:spacing w:after="160" w:line="259" w:lineRule="auto"/>
        <w:jc w:val="left"/>
        <w:rPr>
          <w:rtl/>
        </w:rPr>
      </w:pPr>
      <w:r>
        <w:rPr>
          <w:rtl/>
        </w:rPr>
        <w:br w:type="page"/>
      </w:r>
    </w:p>
    <w:p w14:paraId="29089ED9" w14:textId="745E950B" w:rsidR="00E31AD5" w:rsidRDefault="004001D4" w:rsidP="003F08DE">
      <w:pPr>
        <w:pStyle w:val="36"/>
        <w:framePr w:wrap="notBeside"/>
        <w:rPr>
          <w:rtl/>
        </w:rPr>
      </w:pPr>
      <w:r w:rsidRPr="003F08DE">
        <w:rPr>
          <w:rFonts w:hint="cs"/>
          <w:rtl/>
        </w:rPr>
        <w:lastRenderedPageBreak/>
        <w:t>ג</w:t>
      </w:r>
      <w:r w:rsidR="00E31AD5">
        <w:rPr>
          <w:rFonts w:hint="cs"/>
          <w:rtl/>
        </w:rPr>
        <w:t>.</w:t>
      </w:r>
    </w:p>
    <w:p w14:paraId="6E211103" w14:textId="2DBF901E" w:rsidR="0089324E" w:rsidRPr="006F178A" w:rsidRDefault="004001D4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כול</w:t>
      </w:r>
      <w:r w:rsidRPr="007117F5">
        <w:rPr>
          <w:rFonts w:ascii="Fb Fontext" w:hAnsi="Fb Fontext" w:cs="PFT_Frank" w:hint="cs"/>
          <w:b/>
          <w:bCs/>
          <w:szCs w:val="14"/>
          <w:rtl/>
        </w:rPr>
        <w:t>ם</w:t>
      </w:r>
      <w:r>
        <w:rPr>
          <w:rFonts w:ascii="Fb Fontext" w:hAnsi="Fb Fontext"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לא חייב לחלוץ </w:t>
      </w:r>
      <w:r w:rsidRPr="006E3034">
        <w:rPr>
          <w:rStyle w:val="affe"/>
          <w:rFonts w:hint="cs"/>
          <w:rtl/>
        </w:rPr>
        <w:t>כתף</w:t>
      </w:r>
      <w:r>
        <w:rPr>
          <w:rStyle w:val="affe"/>
          <w:rFonts w:hint="cs"/>
          <w:rtl/>
        </w:rPr>
        <w:t xml:space="preserve">, </w:t>
      </w:r>
      <w:r w:rsidR="0089324E" w:rsidRPr="007117F5">
        <w:rPr>
          <w:rFonts w:ascii="Fb Fontext" w:hAnsi="Fb Fontext" w:cs="PFT_Frank"/>
          <w:b/>
          <w:bCs/>
          <w:sz w:val="20"/>
          <w:szCs w:val="14"/>
          <w:rtl/>
        </w:rPr>
        <w:t>אביו ואמו</w:t>
      </w:r>
      <w:r w:rsidR="0089324E" w:rsidRPr="006F178A">
        <w:rPr>
          <w:rFonts w:ascii="Fb Fontext" w:hAnsi="Fb Fontext"/>
          <w:sz w:val="20"/>
          <w:rtl/>
        </w:rPr>
        <w:t xml:space="preserve"> - חולץ.</w:t>
      </w:r>
    </w:p>
    <w:p w14:paraId="054D5EC8" w14:textId="77777777" w:rsidR="004E0BA3" w:rsidRDefault="0089324E" w:rsidP="00164685">
      <w:pPr>
        <w:pStyle w:val="affd"/>
        <w:rPr>
          <w:rtl/>
        </w:rPr>
      </w:pPr>
      <w:r w:rsidRPr="00D54BA1">
        <w:rPr>
          <w:rFonts w:cs="PFT_Frank"/>
          <w:b/>
          <w:bCs/>
          <w:szCs w:val="10"/>
          <w:rtl/>
        </w:rPr>
        <w:t>מעשה בגדול הדור</w:t>
      </w:r>
      <w:r w:rsidRPr="006F178A">
        <w:rPr>
          <w:rtl/>
        </w:rPr>
        <w:t xml:space="preserve"> שביקש לחלוץ</w:t>
      </w:r>
      <w:r w:rsidR="004001D4">
        <w:rPr>
          <w:rFonts w:hint="cs"/>
          <w:rtl/>
        </w:rPr>
        <w:t xml:space="preserve"> על אביו</w:t>
      </w:r>
      <w:r w:rsidRPr="006F178A">
        <w:rPr>
          <w:rtl/>
        </w:rPr>
        <w:t xml:space="preserve">, וביקש </w:t>
      </w:r>
      <w:r w:rsidRPr="00D54BA1">
        <w:rPr>
          <w:rFonts w:cs="PFT_Frank"/>
          <w:b/>
          <w:bCs/>
          <w:szCs w:val="10"/>
          <w:rtl/>
        </w:rPr>
        <w:t>גדול שעמו</w:t>
      </w:r>
      <w:r w:rsidRPr="006F178A">
        <w:rPr>
          <w:rtl/>
        </w:rPr>
        <w:t xml:space="preserve"> לחלוץ </w:t>
      </w:r>
      <w:r w:rsidR="004001D4">
        <w:rPr>
          <w:rtl/>
        </w:rPr>
        <w:t>–</w:t>
      </w:r>
      <w:r w:rsidRPr="006F178A">
        <w:rPr>
          <w:rtl/>
        </w:rPr>
        <w:t xml:space="preserve"> ונמנע</w:t>
      </w:r>
      <w:r w:rsidR="004001D4">
        <w:rPr>
          <w:rFonts w:hint="cs"/>
          <w:rtl/>
        </w:rPr>
        <w:t>.</w:t>
      </w:r>
    </w:p>
    <w:p w14:paraId="00F01D68" w14:textId="7DDF9468" w:rsidR="0089324E" w:rsidRPr="006F178A" w:rsidRDefault="0089324E" w:rsidP="00164685">
      <w:pPr>
        <w:pStyle w:val="affd"/>
        <w:rPr>
          <w:rtl/>
        </w:rPr>
      </w:pPr>
      <w:r w:rsidRPr="006F178A">
        <w:rPr>
          <w:rtl/>
        </w:rPr>
        <w:t xml:space="preserve">אביי: </w:t>
      </w:r>
      <w:r w:rsidRPr="00D54BA1">
        <w:rPr>
          <w:rFonts w:cs="PFT_Frank"/>
          <w:b/>
          <w:bCs/>
          <w:szCs w:val="10"/>
          <w:rtl/>
        </w:rPr>
        <w:t>גדול הדור</w:t>
      </w:r>
      <w:r w:rsidRPr="006F178A">
        <w:rPr>
          <w:rtl/>
        </w:rPr>
        <w:t xml:space="preserve"> - רבי, </w:t>
      </w:r>
      <w:r w:rsidRPr="00D54BA1">
        <w:rPr>
          <w:rFonts w:cs="PFT_Frank"/>
          <w:b/>
          <w:bCs/>
          <w:szCs w:val="10"/>
          <w:rtl/>
        </w:rPr>
        <w:t>שעמו</w:t>
      </w:r>
      <w:r>
        <w:rPr>
          <w:rtl/>
        </w:rPr>
        <w:t xml:space="preserve"> - </w:t>
      </w:r>
      <w:r>
        <w:rPr>
          <w:rStyle w:val="affc"/>
          <w:rtl/>
          <w:rPrChange w:id="9036" w:author="מנוע אמוראים" w:date="2026-10-05T16:41:44Z">
            <w:rPr>
              <w:rtl/>
            </w:rPr>
          </w:rPrChange>
        </w:rPr>
        <w:t xml:space="preserve">ריב</w:t>
      </w:r>
      <w:r>
        <w:rPr>
          <w:rStyle w:val="affc"/>
          <w:rFonts w:hint="cs"/>
          <w:rtl/>
          <w:rPrChange w:id="9037" w:author="מנוע אמוראים" w:date="2026-10-05T16:41:44Z">
            <w:rPr>
              <w:rFonts w:hint="cs"/>
              <w:rtl/>
            </w:rPr>
          </w:rPrChange>
        </w:rPr>
        <w:t xml:space="preserve">"</w:t>
      </w:r>
      <w:r>
        <w:rPr>
          <w:rStyle w:val="affc"/>
          <w:rtl/>
          <w:rPrChange w:id="9038" w:author="מנוע אמוראים" w:date="2026-10-05T16:41:44Z">
            <w:rPr>
              <w:rtl/>
            </w:rPr>
          </w:rPrChange>
        </w:rPr>
        <w:t xml:space="preserve">א</w:t>
      </w:r>
      <w:r w:rsidR="004001D4">
        <w:rPr>
          <w:rFonts w:hint="cs"/>
          <w:rtl/>
        </w:rPr>
        <w:t>.</w:t>
      </w:r>
      <w:r w:rsidR="004001D4">
        <w:rPr>
          <w:rtl/>
        </w:rPr>
        <w:tab/>
      </w:r>
      <w:r w:rsidR="004001D4">
        <w:rPr>
          <w:rtl/>
        </w:rPr>
        <w:tab/>
      </w:r>
      <w:r w:rsidR="004001D4">
        <w:rPr>
          <w:rtl/>
        </w:rPr>
        <w:tab/>
      </w:r>
      <w:r w:rsidR="004001D4">
        <w:rPr>
          <w:rtl/>
        </w:rPr>
        <w:tab/>
      </w:r>
      <w:r w:rsidR="004001D4">
        <w:rPr>
          <w:rtl/>
        </w:rPr>
        <w:tab/>
      </w:r>
      <w:r w:rsidR="004001D4">
        <w:rPr>
          <w:rtl/>
        </w:rPr>
        <w:tab/>
      </w:r>
      <w:r w:rsidR="004001D4">
        <w:rPr>
          <w:rtl/>
        </w:rPr>
        <w:tab/>
      </w:r>
      <w:r w:rsidR="004001D4">
        <w:rPr>
          <w:rFonts w:hint="cs"/>
          <w:rtl/>
        </w:rPr>
        <w:t xml:space="preserve">    </w:t>
      </w:r>
      <w:r w:rsidRPr="006F178A">
        <w:rPr>
          <w:rFonts w:hint="cs"/>
          <w:sz w:val="20"/>
          <w:rtl/>
        </w:rPr>
        <w:t>א</w:t>
      </w:r>
      <w:r w:rsidRPr="006F178A">
        <w:rPr>
          <w:sz w:val="20"/>
          <w:rtl/>
        </w:rPr>
        <w:t>"</w:t>
      </w:r>
      <w:r w:rsidRPr="006F178A">
        <w:rPr>
          <w:rFonts w:hint="cs"/>
          <w:sz w:val="20"/>
          <w:rtl/>
        </w:rPr>
        <w:t>ד</w:t>
      </w:r>
      <w:r w:rsidRPr="006F178A">
        <w:rPr>
          <w:sz w:val="20"/>
          <w:rtl/>
        </w:rPr>
        <w:t xml:space="preserve">: </w:t>
      </w:r>
      <w:r w:rsidR="004001D4">
        <w:rPr>
          <w:rFonts w:hint="cs"/>
          <w:sz w:val="20"/>
          <w:rtl/>
        </w:rPr>
        <w:t>להיפך.</w:t>
      </w:r>
    </w:p>
    <w:p w14:paraId="492C21CB" w14:textId="7DE39BAA" w:rsidR="0089324E" w:rsidRPr="006F178A" w:rsidRDefault="004001D4" w:rsidP="00164685">
      <w:pPr>
        <w:pStyle w:val="affd"/>
        <w:rPr>
          <w:rtl/>
        </w:rPr>
      </w:pPr>
      <w:r>
        <w:rPr>
          <w:rFonts w:hint="cs"/>
          <w:rtl/>
        </w:rPr>
        <w:t xml:space="preserve">ויקשה: </w:t>
      </w:r>
      <w:r w:rsidR="0089324E" w:rsidRPr="006F178A">
        <w:rPr>
          <w:rFonts w:hint="cs"/>
          <w:rtl/>
        </w:rPr>
        <w:t>למ</w:t>
      </w:r>
      <w:r w:rsidR="0089324E" w:rsidRPr="006F178A">
        <w:rPr>
          <w:rtl/>
        </w:rPr>
        <w:t>"</w:t>
      </w:r>
      <w:r w:rsidR="0089324E" w:rsidRPr="006F178A">
        <w:rPr>
          <w:rFonts w:hint="cs"/>
          <w:rtl/>
        </w:rPr>
        <w:t xml:space="preserve">ד </w:t>
      </w:r>
      <w:r w:rsidR="00A55683" w:rsidRPr="00D54BA1">
        <w:rPr>
          <w:rFonts w:cs="PFT_Frank"/>
          <w:b/>
          <w:bCs/>
          <w:szCs w:val="10"/>
          <w:rtl/>
        </w:rPr>
        <w:t>שעמו</w:t>
      </w:r>
      <w:r>
        <w:rPr>
          <w:rtl/>
        </w:rPr>
        <w:t xml:space="preserve"> - </w:t>
      </w:r>
      <w:r>
        <w:rPr>
          <w:rStyle w:val="affc"/>
          <w:rtl/>
          <w:rPrChange w:id="9039" w:author="מנוע אמוראים" w:date="2026-10-05T16:41:44Z">
            <w:rPr>
              <w:rtl/>
            </w:rPr>
          </w:rPrChange>
        </w:rPr>
        <w:t xml:space="preserve">ריב</w:t>
      </w:r>
      <w:r>
        <w:rPr>
          <w:rStyle w:val="affc"/>
          <w:rFonts w:hint="cs"/>
          <w:rtl/>
          <w:rPrChange w:id="9040" w:author="מנוע אמוראים" w:date="2026-10-05T16:41:44Z">
            <w:rPr>
              <w:rFonts w:hint="cs"/>
              <w:rtl/>
            </w:rPr>
          </w:rPrChange>
        </w:rPr>
        <w:t xml:space="preserve">"</w:t>
      </w:r>
      <w:r>
        <w:rPr>
          <w:rStyle w:val="affc"/>
          <w:rtl/>
          <w:rPrChange w:id="9041" w:author="מנוע אמוראים" w:date="2026-10-05T16:41:44Z">
            <w:rPr>
              <w:rtl/>
            </w:rPr>
          </w:rPrChange>
        </w:rPr>
        <w:t xml:space="preserve">א</w:t>
      </w:r>
      <w:r w:rsidR="00A55683">
        <w:rPr>
          <w:rFonts w:hint="cs"/>
          <w:rtl/>
        </w:rPr>
        <w:t>, למה</w:t>
      </w:r>
      <w:r w:rsidR="0089324E" w:rsidRPr="006F178A">
        <w:rPr>
          <w:rFonts w:hint="cs"/>
          <w:rtl/>
        </w:rPr>
        <w:t xml:space="preserve"> נמנע רבי</w:t>
      </w:r>
      <w:r w:rsidR="00E8746A">
        <w:rPr>
          <w:rFonts w:hint="cs"/>
          <w:rtl/>
        </w:rPr>
        <w:t>,</w:t>
      </w:r>
      <w:r w:rsidR="0089324E" w:rsidRPr="006F178A">
        <w:rPr>
          <w:rFonts w:hint="cs"/>
          <w:rtl/>
        </w:rPr>
        <w:t xml:space="preserve"> </w:t>
      </w:r>
      <w:r w:rsidR="00A55683">
        <w:rPr>
          <w:rFonts w:hint="cs"/>
          <w:rtl/>
        </w:rPr>
        <w:t>אביו</w:t>
      </w:r>
      <w:r w:rsidR="0089324E" w:rsidRPr="006F178A">
        <w:rPr>
          <w:rFonts w:hint="cs"/>
          <w:rtl/>
        </w:rPr>
        <w:t xml:space="preserve"> נשיא</w:t>
      </w:r>
      <w:r w:rsidR="00E8746A">
        <w:rPr>
          <w:rFonts w:hint="cs"/>
          <w:rtl/>
        </w:rPr>
        <w:t>,</w:t>
      </w:r>
      <w:r w:rsidR="0089324E" w:rsidRPr="006F178A">
        <w:rPr>
          <w:rFonts w:hint="cs"/>
          <w:rtl/>
        </w:rPr>
        <w:t xml:space="preserve"> </w:t>
      </w:r>
      <w:r w:rsidR="00A55683">
        <w:rPr>
          <w:rFonts w:hint="cs"/>
          <w:rtl/>
        </w:rPr>
        <w:t>והכל חולצין עליו</w:t>
      </w:r>
      <w:r w:rsidR="00A55683">
        <w:rPr>
          <w:rFonts w:ascii="Fb Fontext" w:hAnsi="Fb Fontext" w:hint="cs"/>
          <w:rtl/>
        </w:rPr>
        <w:t>!</w:t>
      </w:r>
    </w:p>
    <w:p w14:paraId="5F7B0F4A" w14:textId="786E8B5C" w:rsidR="00E31AD5" w:rsidRDefault="00E8746A" w:rsidP="00F46A9D">
      <w:pPr>
        <w:pStyle w:val="36"/>
        <w:framePr w:wrap="notBeside"/>
        <w:rPr>
          <w:rtl/>
        </w:rPr>
      </w:pPr>
      <w:r w:rsidRPr="00F46A9D">
        <w:rPr>
          <w:rFonts w:hint="cs"/>
          <w:rtl/>
        </w:rPr>
        <w:t>ד</w:t>
      </w:r>
      <w:r w:rsidR="00E31AD5">
        <w:rPr>
          <w:rFonts w:hint="cs"/>
          <w:rtl/>
        </w:rPr>
        <w:t>.</w:t>
      </w:r>
    </w:p>
    <w:p w14:paraId="0B156D8C" w14:textId="2399D487" w:rsidR="0089324E" w:rsidRPr="00A55683" w:rsidRDefault="0089324E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כול</w:t>
      </w:r>
      <w:r w:rsidR="00A55683" w:rsidRPr="007117F5">
        <w:rPr>
          <w:rFonts w:cs="PFT_Frank" w:hint="cs"/>
          <w:b/>
          <w:bCs/>
          <w:szCs w:val="14"/>
          <w:rtl/>
        </w:rPr>
        <w:t>ם</w:t>
      </w:r>
      <w:r w:rsidR="00A55683">
        <w:rPr>
          <w:rFonts w:hint="cs"/>
          <w:rtl/>
        </w:rPr>
        <w:t xml:space="preserve"> -</w:t>
      </w:r>
      <w:r w:rsidRPr="00A55683">
        <w:rPr>
          <w:rtl/>
        </w:rPr>
        <w:t xml:space="preserve"> מסתפר אחר </w:t>
      </w:r>
      <w:r w:rsidR="00A55683">
        <w:rPr>
          <w:rFonts w:hint="cs"/>
          <w:rtl/>
        </w:rPr>
        <w:t xml:space="preserve">ל' </w:t>
      </w:r>
      <w:r w:rsidRPr="00A55683">
        <w:rPr>
          <w:rtl/>
        </w:rPr>
        <w:t xml:space="preserve">יום, </w:t>
      </w:r>
      <w:r w:rsidRPr="007117F5">
        <w:rPr>
          <w:rFonts w:cs="PFT_Frank"/>
          <w:b/>
          <w:bCs/>
          <w:szCs w:val="14"/>
          <w:rtl/>
        </w:rPr>
        <w:t>אביו ואמו</w:t>
      </w:r>
      <w:r w:rsidRPr="00A55683">
        <w:rPr>
          <w:rtl/>
        </w:rPr>
        <w:t xml:space="preserve"> - עד שיגערו </w:t>
      </w:r>
      <w:r w:rsidR="00E8746A">
        <w:rPr>
          <w:rFonts w:hint="cs"/>
          <w:rtl/>
        </w:rPr>
        <w:t>ח</w:t>
      </w:r>
      <w:r w:rsidRPr="00A55683">
        <w:rPr>
          <w:rtl/>
        </w:rPr>
        <w:t>ב</w:t>
      </w:r>
      <w:r w:rsidR="00E8746A">
        <w:rPr>
          <w:rFonts w:hint="cs"/>
          <w:rtl/>
        </w:rPr>
        <w:t>יריו</w:t>
      </w:r>
      <w:r w:rsidR="00A55683">
        <w:rPr>
          <w:rFonts w:hint="cs"/>
          <w:rtl/>
        </w:rPr>
        <w:t>.</w:t>
      </w:r>
    </w:p>
    <w:p w14:paraId="07AADDFA" w14:textId="4B8AD19E" w:rsidR="00E31AD5" w:rsidRDefault="00A55683" w:rsidP="00F86488">
      <w:pPr>
        <w:pStyle w:val="36"/>
        <w:framePr w:wrap="notBeside"/>
        <w:rPr>
          <w:rtl/>
        </w:rPr>
      </w:pPr>
      <w:r w:rsidRPr="00F86488">
        <w:rPr>
          <w:rFonts w:hint="cs"/>
          <w:rtl/>
        </w:rPr>
        <w:t>ה</w:t>
      </w:r>
      <w:r w:rsidR="00E31AD5">
        <w:rPr>
          <w:rFonts w:hint="cs"/>
          <w:rtl/>
        </w:rPr>
        <w:t>.</w:t>
      </w:r>
    </w:p>
    <w:p w14:paraId="50185951" w14:textId="53232E0F" w:rsidR="0089324E" w:rsidRPr="006F178A" w:rsidRDefault="0089324E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כול</w:t>
      </w:r>
      <w:r w:rsidR="00A55683" w:rsidRPr="007117F5">
        <w:rPr>
          <w:rFonts w:cs="PFT_Frank" w:hint="cs"/>
          <w:b/>
          <w:bCs/>
          <w:szCs w:val="14"/>
          <w:rtl/>
        </w:rPr>
        <w:t>ם</w:t>
      </w:r>
      <w:r w:rsidR="00A55683">
        <w:rPr>
          <w:rFonts w:hint="cs"/>
          <w:rtl/>
        </w:rPr>
        <w:t xml:space="preserve"> </w:t>
      </w:r>
      <w:r w:rsidRPr="006F178A">
        <w:rPr>
          <w:rtl/>
        </w:rPr>
        <w:t>נכנס ל</w:t>
      </w:r>
      <w:r w:rsidR="00A55683">
        <w:rPr>
          <w:rFonts w:hint="cs"/>
          <w:rtl/>
        </w:rPr>
        <w:t>בית ה</w:t>
      </w:r>
      <w:r w:rsidRPr="006F178A">
        <w:rPr>
          <w:rtl/>
        </w:rPr>
        <w:t xml:space="preserve">שמחה אחר </w:t>
      </w:r>
      <w:r w:rsidRPr="006F178A">
        <w:rPr>
          <w:rFonts w:hint="cs"/>
          <w:rtl/>
        </w:rPr>
        <w:t>ל'</w:t>
      </w:r>
      <w:r w:rsidR="00F86488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7117F5">
        <w:rPr>
          <w:rFonts w:cs="PFT_Frank"/>
          <w:b/>
          <w:bCs/>
          <w:szCs w:val="14"/>
          <w:rtl/>
        </w:rPr>
        <w:t>אביו ואמו</w:t>
      </w:r>
      <w:r w:rsidRPr="006F178A">
        <w:rPr>
          <w:rtl/>
        </w:rPr>
        <w:t xml:space="preserve"> אחר </w:t>
      </w:r>
      <w:r w:rsidRPr="006F178A">
        <w:rPr>
          <w:rFonts w:hint="cs"/>
          <w:rtl/>
        </w:rPr>
        <w:t>י</w:t>
      </w:r>
      <w:r w:rsidRPr="006F178A">
        <w:rPr>
          <w:rtl/>
        </w:rPr>
        <w:t>"</w:t>
      </w:r>
      <w:r w:rsidRPr="006F178A">
        <w:rPr>
          <w:rFonts w:hint="cs"/>
          <w:rtl/>
        </w:rPr>
        <w:t>ב</w:t>
      </w:r>
      <w:r w:rsidRPr="006F178A">
        <w:rPr>
          <w:rtl/>
        </w:rPr>
        <w:t xml:space="preserve"> ח</w:t>
      </w:r>
      <w:r w:rsidR="00A55683">
        <w:rPr>
          <w:rFonts w:hint="cs"/>
          <w:rtl/>
        </w:rPr>
        <w:t>ו</w:t>
      </w:r>
      <w:r w:rsidRPr="006F178A">
        <w:rPr>
          <w:rtl/>
        </w:rPr>
        <w:t>דש.</w:t>
      </w:r>
    </w:p>
    <w:p w14:paraId="49CF00F2" w14:textId="6179ED43" w:rsidR="0089324E" w:rsidRPr="006F178A" w:rsidRDefault="00A55683" w:rsidP="00164685">
      <w:pPr>
        <w:pStyle w:val="affd"/>
        <w:rPr>
          <w:rtl/>
        </w:rPr>
      </w:pPr>
      <w:r w:rsidRPr="00D54BA1">
        <w:rPr>
          <w:rFonts w:cs="PFT_Frank" w:hint="cs"/>
          <w:b/>
          <w:bCs/>
          <w:szCs w:val="10"/>
          <w:rtl/>
        </w:rPr>
        <w:t>ושאמרנו ל'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D54BA1">
        <w:rPr>
          <w:rFonts w:cs="PFT_Frank" w:hint="cs"/>
          <w:b/>
          <w:bCs/>
          <w:szCs w:val="10"/>
          <w:rtl/>
        </w:rPr>
        <w:t>בין</w:t>
      </w:r>
      <w:r>
        <w:rPr>
          <w:rFonts w:hint="cs"/>
          <w:rtl/>
        </w:rPr>
        <w:t xml:space="preserve"> שמחת נישואין </w:t>
      </w:r>
      <w:r w:rsidRPr="00D54BA1">
        <w:rPr>
          <w:rFonts w:cs="PFT_Frank" w:hint="cs"/>
          <w:b/>
          <w:bCs/>
          <w:szCs w:val="10"/>
          <w:rtl/>
        </w:rPr>
        <w:t>בין</w:t>
      </w:r>
      <w:r>
        <w:rPr>
          <w:rFonts w:hint="cs"/>
          <w:rtl/>
        </w:rPr>
        <w:t xml:space="preserve"> מריעות דהלוואה, </w:t>
      </w:r>
      <w:r w:rsidRPr="00D54BA1">
        <w:rPr>
          <w:rFonts w:cs="PFT_Frank" w:hint="cs"/>
          <w:b/>
          <w:bCs/>
          <w:szCs w:val="10"/>
          <w:rtl/>
        </w:rPr>
        <w:t>אבל</w:t>
      </w:r>
      <w:r>
        <w:rPr>
          <w:rFonts w:hint="cs"/>
          <w:rtl/>
        </w:rPr>
        <w:t xml:space="preserve"> של פירעון לאלתר.</w:t>
      </w:r>
    </w:p>
    <w:p w14:paraId="2D933470" w14:textId="1DFB01FB" w:rsidR="00E31AD5" w:rsidRDefault="00A55683" w:rsidP="00F86488">
      <w:pPr>
        <w:pStyle w:val="36"/>
        <w:framePr w:wrap="notBeside"/>
        <w:rPr>
          <w:rtl/>
        </w:rPr>
      </w:pPr>
      <w:r w:rsidRPr="00F86488">
        <w:rPr>
          <w:rFonts w:hint="cs"/>
          <w:rtl/>
        </w:rPr>
        <w:t>ו</w:t>
      </w:r>
      <w:r w:rsidR="00E31AD5">
        <w:rPr>
          <w:rFonts w:hint="cs"/>
          <w:rtl/>
        </w:rPr>
        <w:t>.</w:t>
      </w:r>
    </w:p>
    <w:p w14:paraId="25640E78" w14:textId="46E07FCA" w:rsidR="0089324E" w:rsidRPr="00C36516" w:rsidRDefault="0089324E" w:rsidP="00164685">
      <w:pPr>
        <w:rPr>
          <w:spacing w:val="-2"/>
          <w:rtl/>
        </w:rPr>
      </w:pPr>
      <w:r w:rsidRPr="00C36516">
        <w:rPr>
          <w:rFonts w:ascii="Fb Fontext" w:hAnsi="Fb Fontext" w:cs="PFT_Frank"/>
          <w:b/>
          <w:bCs/>
          <w:spacing w:val="-2"/>
          <w:szCs w:val="14"/>
          <w:rtl/>
        </w:rPr>
        <w:t>כול</w:t>
      </w:r>
      <w:r w:rsidR="00A55683" w:rsidRPr="00C36516">
        <w:rPr>
          <w:rFonts w:ascii="Fb Fontext" w:hAnsi="Fb Fontext" w:cs="PFT_Frank" w:hint="cs"/>
          <w:b/>
          <w:bCs/>
          <w:spacing w:val="-2"/>
          <w:szCs w:val="14"/>
          <w:rtl/>
        </w:rPr>
        <w:t>ם</w:t>
      </w:r>
      <w:r w:rsidRPr="00C36516">
        <w:rPr>
          <w:rFonts w:ascii="Fb Fontext" w:hAnsi="Fb Fontext"/>
          <w:spacing w:val="-2"/>
          <w:rtl/>
        </w:rPr>
        <w:t xml:space="preserve"> קורע טפח</w:t>
      </w:r>
      <w:r w:rsidR="00A55683" w:rsidRPr="00C36516">
        <w:rPr>
          <w:rFonts w:ascii="Fb Fontext" w:hAnsi="Fb Fontext" w:hint="cs"/>
          <w:spacing w:val="-2"/>
          <w:rtl/>
        </w:rPr>
        <w:t xml:space="preserve"> </w:t>
      </w:r>
      <w:r w:rsidR="00A55683" w:rsidRPr="00F86488">
        <w:rPr>
          <w:rStyle w:val="af4"/>
          <w:rtl/>
        </w:rPr>
        <w:t>ויחזק</w:t>
      </w:r>
      <w:r w:rsidR="00A55683" w:rsidRPr="00F86488">
        <w:rPr>
          <w:rStyle w:val="af4"/>
          <w:rFonts w:hint="cs"/>
          <w:rtl/>
        </w:rPr>
        <w:t>..</w:t>
      </w:r>
      <w:r w:rsidR="00A55683" w:rsidRPr="00F86488">
        <w:rPr>
          <w:rStyle w:val="af4"/>
          <w:rtl/>
        </w:rPr>
        <w:t xml:space="preserve"> ויקרעם</w:t>
      </w:r>
      <w:r w:rsidR="00A55683" w:rsidRPr="00C36516">
        <w:rPr>
          <w:rStyle w:val="affe"/>
          <w:spacing w:val="-2"/>
          <w:rtl/>
        </w:rPr>
        <w:t xml:space="preserve"> אחיזה טפח</w:t>
      </w:r>
      <w:r w:rsidRPr="00C36516">
        <w:rPr>
          <w:rFonts w:ascii="Fb Fontext" w:hAnsi="Fb Fontext"/>
          <w:spacing w:val="-2"/>
          <w:rtl/>
        </w:rPr>
        <w:t xml:space="preserve"> </w:t>
      </w:r>
      <w:r w:rsidRPr="00C36516">
        <w:rPr>
          <w:rFonts w:ascii="Fb Fontext" w:hAnsi="Fb Fontext" w:cs="PFT_Frank"/>
          <w:b/>
          <w:bCs/>
          <w:spacing w:val="-2"/>
          <w:szCs w:val="14"/>
          <w:rtl/>
        </w:rPr>
        <w:t>אביו ואמו</w:t>
      </w:r>
      <w:r w:rsidRPr="00C36516">
        <w:rPr>
          <w:rFonts w:ascii="Fb Fontext" w:hAnsi="Fb Fontext"/>
          <w:spacing w:val="-2"/>
          <w:rtl/>
        </w:rPr>
        <w:t xml:space="preserve"> </w:t>
      </w:r>
      <w:r w:rsidR="00A55683" w:rsidRPr="00C36516">
        <w:rPr>
          <w:rFonts w:ascii="Fb Fontext" w:hAnsi="Fb Fontext" w:hint="cs"/>
          <w:spacing w:val="-2"/>
          <w:rtl/>
        </w:rPr>
        <w:t>מ</w:t>
      </w:r>
      <w:r w:rsidRPr="00C36516">
        <w:rPr>
          <w:rFonts w:ascii="Fb Fontext" w:hAnsi="Fb Fontext"/>
          <w:spacing w:val="-2"/>
          <w:rtl/>
        </w:rPr>
        <w:t>גלה לבו.</w:t>
      </w:r>
    </w:p>
    <w:p w14:paraId="0D379958" w14:textId="11766C05" w:rsidR="00E31AD5" w:rsidRDefault="00E8746A" w:rsidP="00F86488">
      <w:pPr>
        <w:pStyle w:val="36"/>
        <w:framePr w:wrap="notBeside"/>
        <w:rPr>
          <w:rtl/>
        </w:rPr>
      </w:pPr>
      <w:r w:rsidRPr="00F86488">
        <w:rPr>
          <w:rFonts w:hint="cs"/>
          <w:rtl/>
        </w:rPr>
        <w:t>ז</w:t>
      </w:r>
      <w:r w:rsidR="00E31AD5">
        <w:rPr>
          <w:rFonts w:hint="cs"/>
          <w:rtl/>
        </w:rPr>
        <w:t>.</w:t>
      </w:r>
    </w:p>
    <w:p w14:paraId="7C363513" w14:textId="27EB6969" w:rsidR="00A55683" w:rsidRDefault="0089324E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כול</w:t>
      </w:r>
      <w:r w:rsidR="00A55683" w:rsidRPr="007117F5">
        <w:rPr>
          <w:rFonts w:cs="PFT_Frank" w:hint="cs"/>
          <w:b/>
          <w:bCs/>
          <w:szCs w:val="14"/>
          <w:rtl/>
        </w:rPr>
        <w:t>ם</w:t>
      </w:r>
      <w:r w:rsidR="00A55683">
        <w:rPr>
          <w:rFonts w:hint="cs"/>
          <w:rtl/>
        </w:rPr>
        <w:t xml:space="preserve"> -</w:t>
      </w:r>
      <w:r w:rsidRPr="006F178A">
        <w:rPr>
          <w:rtl/>
        </w:rPr>
        <w:t xml:space="preserve"> אפילו לבוש עשרה קורע </w:t>
      </w:r>
      <w:r w:rsidR="00E8746A">
        <w:rPr>
          <w:rFonts w:hint="cs"/>
          <w:rtl/>
        </w:rPr>
        <w:t xml:space="preserve">רק </w:t>
      </w:r>
      <w:r w:rsidRPr="006F178A">
        <w:rPr>
          <w:rtl/>
        </w:rPr>
        <w:t>עליון</w:t>
      </w:r>
      <w:r w:rsidR="00A55683">
        <w:rPr>
          <w:rFonts w:hint="cs"/>
          <w:rtl/>
        </w:rPr>
        <w:t>,</w:t>
      </w:r>
    </w:p>
    <w:p w14:paraId="1A895F60" w14:textId="70659BD1" w:rsidR="00A55683" w:rsidRDefault="00A55683" w:rsidP="00164685">
      <w:pPr>
        <w:rPr>
          <w:rtl/>
        </w:rPr>
      </w:pPr>
      <w:r>
        <w:rPr>
          <w:rFonts w:hint="cs"/>
          <w:rtl/>
        </w:rPr>
        <w:t xml:space="preserve">   </w:t>
      </w:r>
      <w:r w:rsidR="0089324E" w:rsidRPr="007117F5">
        <w:rPr>
          <w:rFonts w:cs="PFT_Frank"/>
          <w:b/>
          <w:bCs/>
          <w:szCs w:val="14"/>
          <w:rtl/>
        </w:rPr>
        <w:t>אביו ואמו</w:t>
      </w:r>
      <w:r w:rsidR="0089324E" w:rsidRPr="006F178A">
        <w:rPr>
          <w:rtl/>
        </w:rPr>
        <w:t xml:space="preserve"> - קורע כולן</w:t>
      </w:r>
      <w:r>
        <w:rPr>
          <w:rFonts w:hint="cs"/>
          <w:rtl/>
        </w:rPr>
        <w:t>, וסודר ראשו</w:t>
      </w:r>
      <w:r w:rsidR="0089324E" w:rsidRPr="006F178A">
        <w:rPr>
          <w:rtl/>
        </w:rPr>
        <w:t xml:space="preserve"> א</w:t>
      </w:r>
      <w:r w:rsidR="00E8746A">
        <w:rPr>
          <w:rFonts w:hint="cs"/>
          <w:rtl/>
        </w:rPr>
        <w:t>"צ</w:t>
      </w:r>
      <w:r>
        <w:rPr>
          <w:rFonts w:hint="cs"/>
          <w:rtl/>
        </w:rPr>
        <w:t>.</w:t>
      </w:r>
    </w:p>
    <w:p w14:paraId="577DA0FD" w14:textId="04ADC5D7" w:rsidR="0089324E" w:rsidRPr="006F178A" w:rsidRDefault="00A55683" w:rsidP="00164685">
      <w:pPr>
        <w:pStyle w:val="affd"/>
        <w:rPr>
          <w:rtl/>
        </w:rPr>
      </w:pPr>
      <w:r>
        <w:rPr>
          <w:rFonts w:hint="cs"/>
          <w:rtl/>
        </w:rPr>
        <w:t xml:space="preserve"> </w:t>
      </w:r>
      <w:r w:rsidR="00DE09B9">
        <w:rPr>
          <w:rFonts w:hint="cs"/>
          <w:rtl/>
        </w:rPr>
        <w:t xml:space="preserve"> </w:t>
      </w:r>
      <w:r>
        <w:rPr>
          <w:rFonts w:hint="cs"/>
          <w:rtl/>
        </w:rPr>
        <w:t xml:space="preserve">  בין</w:t>
      </w:r>
      <w:r w:rsidR="0089324E" w:rsidRPr="006F178A">
        <w:rPr>
          <w:rtl/>
        </w:rPr>
        <w:t xml:space="preserve"> איש </w:t>
      </w:r>
      <w:r>
        <w:rPr>
          <w:rFonts w:hint="cs"/>
          <w:rtl/>
        </w:rPr>
        <w:t>בין</w:t>
      </w:r>
      <w:r w:rsidR="0089324E" w:rsidRPr="006F178A">
        <w:rPr>
          <w:rtl/>
        </w:rPr>
        <w:t xml:space="preserve"> אשה</w:t>
      </w:r>
      <w:r>
        <w:rPr>
          <w:rFonts w:hint="cs"/>
          <w:rtl/>
        </w:rPr>
        <w:t>,</w:t>
      </w:r>
      <w:r w:rsidRPr="00D54BA1">
        <w:rPr>
          <w:rFonts w:cs="PFT_Frank"/>
          <w:b/>
          <w:bCs/>
          <w:szCs w:val="10"/>
          <w:rtl/>
        </w:rPr>
        <w:tab/>
      </w:r>
      <w:r>
        <w:rPr>
          <w:rStyle w:val="affc"/>
          <w:rFonts w:cs="PFT_Frank" w:hint="cs"/>
          <w:b/>
          <w:bCs/>
          <w:szCs w:val="10"/>
          <w:rtl/>
          <w:rPrChange w:id="9042" w:author="מנוע אמוראים" w:date="2026-10-05T16:41:44Z">
            <w:rPr>
              <w:rFonts w:cs="PFT_Frank" w:hint="cs"/>
              <w:b/>
              <w:bCs/>
              <w:szCs w:val="10"/>
              <w:rtl/>
            </w:rPr>
          </w:rPrChange>
        </w:rPr>
        <w:t xml:space="preserve">רשב</w:t>
      </w:r>
      <w:r>
        <w:rPr>
          <w:rStyle w:val="affc"/>
          <w:rFonts w:cs="PFT_Frank"/>
          <w:b/>
          <w:bCs/>
          <w:szCs w:val="10"/>
          <w:rtl/>
          <w:rPrChange w:id="9043" w:author="מנוע אמוראים" w:date="2026-10-05T16:41:44Z">
            <w:rPr>
              <w:rFonts w:cs="PFT_Frank"/>
              <w:b/>
              <w:bCs/>
              <w:szCs w:val="10"/>
              <w:rtl/>
            </w:rPr>
          </w:rPrChange>
        </w:rPr>
        <w:t xml:space="preserve">"</w:t>
      </w:r>
      <w:r>
        <w:rPr>
          <w:rStyle w:val="affc"/>
          <w:rFonts w:cs="PFT_Frank" w:hint="cs"/>
          <w:b/>
          <w:bCs/>
          <w:szCs w:val="10"/>
          <w:rtl/>
          <w:rPrChange w:id="9044" w:author="מנוע אמוראים" w:date="2026-10-05T16:41:44Z">
            <w:rPr>
              <w:rFonts w:cs="PFT_Frank" w:hint="cs"/>
              <w:b/>
              <w:bCs/>
              <w:szCs w:val="10"/>
              <w:rtl/>
            </w:rPr>
          </w:rPrChange>
        </w:rPr>
        <w:t xml:space="preserve">א</w:t>
      </w:r>
      <w:r w:rsidR="0089324E" w:rsidRPr="00D54BA1">
        <w:rPr>
          <w:rFonts w:cs="PFT_Frank"/>
          <w:b/>
          <w:bCs/>
          <w:szCs w:val="10"/>
          <w:rtl/>
        </w:rPr>
        <w:t>:</w:t>
      </w:r>
      <w:r w:rsidR="0089324E" w:rsidRPr="006F178A">
        <w:rPr>
          <w:rtl/>
        </w:rPr>
        <w:t xml:space="preserve"> אשה קורעת</w:t>
      </w:r>
      <w:r>
        <w:rPr>
          <w:rFonts w:hint="cs"/>
          <w:rtl/>
        </w:rPr>
        <w:t xml:space="preserve"> </w:t>
      </w:r>
      <w:r w:rsidR="0089324E" w:rsidRPr="006F178A">
        <w:rPr>
          <w:rtl/>
        </w:rPr>
        <w:t>תחתון ומחזירתו, וקורעת העליון.</w:t>
      </w:r>
    </w:p>
    <w:p w14:paraId="34759DC1" w14:textId="2827E660" w:rsidR="00E31AD5" w:rsidRDefault="00A55683" w:rsidP="000E4188">
      <w:pPr>
        <w:pStyle w:val="36"/>
        <w:framePr w:wrap="notBeside"/>
        <w:rPr>
          <w:rtl/>
        </w:rPr>
      </w:pPr>
      <w:r w:rsidRPr="000E4188">
        <w:rPr>
          <w:rFonts w:hint="cs"/>
          <w:rtl/>
        </w:rPr>
        <w:t>ח</w:t>
      </w:r>
      <w:r w:rsidR="00E31AD5">
        <w:rPr>
          <w:rFonts w:hint="cs"/>
          <w:rtl/>
        </w:rPr>
        <w:t>.</w:t>
      </w:r>
    </w:p>
    <w:p w14:paraId="5782A095" w14:textId="4734177B" w:rsidR="0089324E" w:rsidRPr="006F178A" w:rsidRDefault="0089324E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כול</w:t>
      </w:r>
      <w:r w:rsidR="00DE09B9" w:rsidRPr="007117F5">
        <w:rPr>
          <w:rFonts w:cs="PFT_Frank" w:hint="cs"/>
          <w:b/>
          <w:bCs/>
          <w:szCs w:val="14"/>
          <w:rtl/>
        </w:rPr>
        <w:t>ם</w:t>
      </w:r>
      <w:r w:rsidRPr="006F178A">
        <w:rPr>
          <w:rtl/>
        </w:rPr>
        <w:t xml:space="preserve"> </w:t>
      </w:r>
      <w:r w:rsidR="00DE09B9">
        <w:rPr>
          <w:rtl/>
        </w:rPr>
        <w:t>–</w:t>
      </w:r>
      <w:r w:rsidR="00DE09B9">
        <w:rPr>
          <w:rFonts w:hint="cs"/>
          <w:rtl/>
        </w:rPr>
        <w:t xml:space="preserve"> לא חייב לקרוע מהשפה</w:t>
      </w:r>
      <w:r w:rsidR="00DE09B9" w:rsidRPr="006E3034">
        <w:rPr>
          <w:rStyle w:val="affe"/>
          <w:rFonts w:hint="cs"/>
          <w:rtl/>
        </w:rPr>
        <w:t xml:space="preserve"> צווארון</w:t>
      </w:r>
      <w:r w:rsidR="00DE09B9">
        <w:rPr>
          <w:rFonts w:hint="cs"/>
          <w:rtl/>
        </w:rPr>
        <w:t xml:space="preserve">, </w:t>
      </w:r>
      <w:r w:rsidRPr="007117F5">
        <w:rPr>
          <w:rFonts w:cs="PFT_Frank"/>
          <w:b/>
          <w:bCs/>
          <w:szCs w:val="14"/>
          <w:rtl/>
        </w:rPr>
        <w:t>אביו ו</w:t>
      </w:r>
      <w:r w:rsidR="00DE09B9" w:rsidRPr="007117F5">
        <w:rPr>
          <w:rFonts w:cs="PFT_Frank" w:hint="cs"/>
          <w:b/>
          <w:bCs/>
          <w:szCs w:val="14"/>
          <w:rtl/>
        </w:rPr>
        <w:t>אמו</w:t>
      </w:r>
      <w:r w:rsidRPr="006F178A">
        <w:rPr>
          <w:rtl/>
        </w:rPr>
        <w:t xml:space="preserve"> - </w:t>
      </w:r>
      <w:r w:rsidR="00DE09B9">
        <w:rPr>
          <w:rFonts w:hint="cs"/>
          <w:rtl/>
        </w:rPr>
        <w:t>חייב</w:t>
      </w:r>
      <w:r w:rsidRPr="006F178A">
        <w:rPr>
          <w:rtl/>
        </w:rPr>
        <w:t>.</w:t>
      </w:r>
    </w:p>
    <w:p w14:paraId="7C28C815" w14:textId="241FB4B6" w:rsidR="00F3080E" w:rsidRPr="00F3080E" w:rsidRDefault="0089324E" w:rsidP="00F3080E">
      <w:pPr>
        <w:pStyle w:val="affd"/>
        <w:rPr>
          <w:rStyle w:val="affc"/>
          <w:rFonts w:ascii="BA Fontov Regular" w:hAnsi="BA Fontov Regular" w:cs="FrankRuehl"/>
          <w:b w:val="0"/>
          <w:bCs w:val="0"/>
          <w:szCs w:val="14"/>
          <w:rtl/>
        </w:rPr>
      </w:pPr>
      <w:r>
        <w:rPr>
          <w:rStyle w:val="affc"/>
          <w:rtl/>
          <w:rPrChange w:id="9045" w:author="מנוע אמוראים" w:date="2026-10-05T16:41:44Z">
            <w:rPr>
              <w:rtl/>
            </w:rPr>
          </w:rPrChange>
        </w:rPr>
        <w:t xml:space="preserve">ר"י</w:t>
      </w:r>
      <w:r>
        <w:rPr>
          <w:rtl/>
        </w:rPr>
        <w:t xml:space="preserve">: </w:t>
      </w:r>
      <w:r w:rsidRPr="00D54BA1">
        <w:rPr>
          <w:rFonts w:cs="PFT_Frank"/>
          <w:b/>
          <w:bCs/>
          <w:szCs w:val="10"/>
          <w:rtl/>
        </w:rPr>
        <w:t>כל</w:t>
      </w:r>
      <w:r w:rsidRPr="006F178A">
        <w:rPr>
          <w:rtl/>
        </w:rPr>
        <w:t xml:space="preserve"> קריעה שאינ</w:t>
      </w:r>
      <w:r w:rsidR="00DE09B9">
        <w:rPr>
          <w:rFonts w:hint="cs"/>
          <w:rtl/>
        </w:rPr>
        <w:t>ה</w:t>
      </w:r>
      <w:r w:rsidRPr="006F178A">
        <w:rPr>
          <w:rtl/>
        </w:rPr>
        <w:t xml:space="preserve"> </w:t>
      </w:r>
      <w:r w:rsidR="00DE09B9">
        <w:rPr>
          <w:rFonts w:hint="cs"/>
          <w:rtl/>
        </w:rPr>
        <w:t>מה</w:t>
      </w:r>
      <w:r w:rsidRPr="006F178A">
        <w:rPr>
          <w:rtl/>
        </w:rPr>
        <w:t>שפה - אינו קר</w:t>
      </w:r>
      <w:r w:rsidR="00DE09B9">
        <w:rPr>
          <w:rFonts w:hint="cs"/>
          <w:rtl/>
        </w:rPr>
        <w:t>י</w:t>
      </w:r>
      <w:r w:rsidRPr="006F178A">
        <w:rPr>
          <w:rtl/>
        </w:rPr>
        <w:t>ע</w:t>
      </w:r>
      <w:r w:rsidR="00DE09B9">
        <w:rPr>
          <w:rFonts w:hint="cs"/>
          <w:rtl/>
        </w:rPr>
        <w:t xml:space="preserve">ה, </w:t>
      </w:r>
      <w:r w:rsidR="00F3080E">
        <w:rPr>
          <w:rFonts w:hint="cs"/>
          <w:rtl/>
        </w:rPr>
        <w:t xml:space="preserve"> </w:t>
      </w:r>
      <w:r w:rsidR="00DE09B9">
        <w:rPr>
          <w:rStyle w:val="af4"/>
          <w:rFonts w:hint="cs"/>
          <w:rtl/>
        </w:rPr>
        <w:t>ד'</w:t>
      </w:r>
      <w:r w:rsidRPr="00A824E4">
        <w:rPr>
          <w:rStyle w:val="af4"/>
          <w:rtl/>
        </w:rPr>
        <w:t xml:space="preserve">ויקרעם </w:t>
      </w:r>
      <w:r w:rsidRPr="006E3034">
        <w:rPr>
          <w:rStyle w:val="af4"/>
          <w:b/>
          <w:bCs/>
          <w:rtl/>
        </w:rPr>
        <w:t>לשנים</w:t>
      </w:r>
      <w:r w:rsidRPr="00A824E4">
        <w:rPr>
          <w:rStyle w:val="af4"/>
          <w:rtl/>
        </w:rPr>
        <w:t xml:space="preserve"> קרעים</w:t>
      </w:r>
      <w:r w:rsidRPr="00A824E4">
        <w:rPr>
          <w:rStyle w:val="af4"/>
          <w:rFonts w:hint="cs"/>
          <w:rtl/>
        </w:rPr>
        <w:t>'</w:t>
      </w:r>
      <w:r w:rsidR="00DE09B9">
        <w:rPr>
          <w:rStyle w:val="af4"/>
          <w:rFonts w:hint="cs"/>
          <w:rtl/>
        </w:rPr>
        <w:t>.</w:t>
      </w:r>
    </w:p>
    <w:p w14:paraId="0E88F1B0" w14:textId="0FF4FB42" w:rsidR="00E31AD5" w:rsidRDefault="00DE09B9" w:rsidP="00F3080E">
      <w:pPr>
        <w:pStyle w:val="36"/>
        <w:framePr w:wrap="notBeside"/>
        <w:rPr>
          <w:rtl/>
        </w:rPr>
      </w:pPr>
      <w:r w:rsidRPr="00F3080E">
        <w:rPr>
          <w:rFonts w:hint="cs"/>
          <w:rtl/>
        </w:rPr>
        <w:t>ט</w:t>
      </w:r>
      <w:r w:rsidR="00E31AD5">
        <w:rPr>
          <w:rFonts w:hint="cs"/>
          <w:rtl/>
        </w:rPr>
        <w:t>.</w:t>
      </w:r>
    </w:p>
    <w:p w14:paraId="617FD191" w14:textId="55B7FD9A" w:rsidR="00DE09B9" w:rsidRDefault="0089324E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כול</w:t>
      </w:r>
      <w:r w:rsidR="00DE09B9" w:rsidRPr="007117F5">
        <w:rPr>
          <w:rFonts w:ascii="Fb Fontext" w:hAnsi="Fb Fontext" w:cs="PFT_Frank" w:hint="cs"/>
          <w:b/>
          <w:bCs/>
          <w:szCs w:val="14"/>
          <w:rtl/>
        </w:rPr>
        <w:t>ם</w:t>
      </w:r>
      <w:r w:rsidRPr="006F178A">
        <w:rPr>
          <w:rFonts w:ascii="Fb Fontext" w:hAnsi="Fb Fontext"/>
          <w:rtl/>
        </w:rPr>
        <w:t xml:space="preserve"> </w:t>
      </w:r>
      <w:r w:rsidR="00DE09B9">
        <w:rPr>
          <w:rFonts w:ascii="Fb Fontext" w:hAnsi="Fb Fontext"/>
          <w:rtl/>
        </w:rPr>
        <w:t>–</w:t>
      </w:r>
      <w:r w:rsidRPr="006F178A">
        <w:rPr>
          <w:rFonts w:ascii="Fb Fontext" w:hAnsi="Fb Fontext"/>
          <w:rtl/>
        </w:rPr>
        <w:t xml:space="preserve"> שולל</w:t>
      </w:r>
      <w:r w:rsidR="00DE09B9">
        <w:rPr>
          <w:rFonts w:ascii="Fb Fontext" w:hAnsi="Fb Fontext" w:hint="cs"/>
          <w:rtl/>
        </w:rPr>
        <w:t xml:space="preserve"> </w:t>
      </w:r>
      <w:r w:rsidR="00DE09B9">
        <w:rPr>
          <w:rStyle w:val="affe"/>
          <w:rFonts w:hint="cs"/>
          <w:rtl/>
        </w:rPr>
        <w:t xml:space="preserve">תופר </w:t>
      </w:r>
      <w:r w:rsidR="00DE09B9" w:rsidRPr="006E3034">
        <w:rPr>
          <w:rStyle w:val="affe"/>
          <w:rFonts w:hint="cs"/>
          <w:rtl/>
        </w:rPr>
        <w:t>עקום</w:t>
      </w:r>
      <w:r w:rsidRPr="006F178A">
        <w:rPr>
          <w:rFonts w:ascii="Fb Fontext" w:hAnsi="Fb Fontext"/>
          <w:rtl/>
        </w:rPr>
        <w:t xml:space="preserve"> אחר </w:t>
      </w:r>
      <w:r w:rsidR="00DE09B9" w:rsidRPr="007117F5">
        <w:rPr>
          <w:rFonts w:ascii="Fb Fontext" w:hAnsi="Fb Fontext" w:cs="PFT_Frank" w:hint="cs"/>
          <w:b/>
          <w:bCs/>
          <w:szCs w:val="14"/>
          <w:rtl/>
        </w:rPr>
        <w:t>ז'</w:t>
      </w:r>
      <w:r w:rsidR="00DE09B9">
        <w:rPr>
          <w:rFonts w:ascii="Fb Fontext" w:hAnsi="Fb Fontext" w:hint="cs"/>
          <w:rtl/>
        </w:rPr>
        <w:t>,</w:t>
      </w:r>
      <w:r w:rsidRPr="006F178A">
        <w:rPr>
          <w:rFonts w:ascii="Fb Fontext" w:hAnsi="Fb Fontext"/>
          <w:rtl/>
        </w:rPr>
        <w:t xml:space="preserve"> ומאחה</w:t>
      </w:r>
      <w:r w:rsidR="00DE09B9">
        <w:rPr>
          <w:rFonts w:ascii="Fb Fontext" w:hAnsi="Fb Fontext" w:hint="cs"/>
          <w:rtl/>
        </w:rPr>
        <w:t xml:space="preserve"> </w:t>
      </w:r>
      <w:r w:rsidR="00DE09B9" w:rsidRPr="006E3034">
        <w:rPr>
          <w:rStyle w:val="affe"/>
          <w:rFonts w:hint="cs"/>
          <w:rtl/>
        </w:rPr>
        <w:t>כדרכו</w:t>
      </w:r>
      <w:r w:rsidRPr="006F178A">
        <w:rPr>
          <w:rFonts w:ascii="Fb Fontext" w:hAnsi="Fb Fontext"/>
          <w:rtl/>
        </w:rPr>
        <w:t xml:space="preserve"> אחר </w:t>
      </w:r>
      <w:r w:rsidR="00DE09B9" w:rsidRPr="007117F5">
        <w:rPr>
          <w:rFonts w:ascii="Fb Fontext" w:hAnsi="Fb Fontext" w:cs="PFT_Frank" w:hint="cs"/>
          <w:b/>
          <w:bCs/>
          <w:szCs w:val="14"/>
          <w:rtl/>
        </w:rPr>
        <w:t>ל'</w:t>
      </w:r>
      <w:r w:rsidR="00DE09B9">
        <w:rPr>
          <w:rFonts w:hint="cs"/>
          <w:rtl/>
        </w:rPr>
        <w:t>,</w:t>
      </w:r>
    </w:p>
    <w:p w14:paraId="28EE9686" w14:textId="04A0E881" w:rsidR="0089324E" w:rsidRPr="003374C6" w:rsidRDefault="0089324E" w:rsidP="003374C6">
      <w:pPr>
        <w:rPr>
          <w:rStyle w:val="affe"/>
          <w:spacing w:val="-4"/>
          <w:rtl/>
        </w:rPr>
      </w:pPr>
      <w:r w:rsidRPr="003374C6">
        <w:rPr>
          <w:rFonts w:cs="PFT_Frank"/>
          <w:b/>
          <w:bCs/>
          <w:spacing w:val="-4"/>
          <w:szCs w:val="14"/>
          <w:rtl/>
        </w:rPr>
        <w:t>אביו ואמו</w:t>
      </w:r>
      <w:r w:rsidRPr="003374C6">
        <w:rPr>
          <w:spacing w:val="-4"/>
          <w:rtl/>
        </w:rPr>
        <w:t xml:space="preserve"> - שולל אחר </w:t>
      </w:r>
      <w:r w:rsidR="00DE09B9" w:rsidRPr="003374C6">
        <w:rPr>
          <w:rFonts w:cs="PFT_Frank" w:hint="cs"/>
          <w:b/>
          <w:bCs/>
          <w:spacing w:val="-4"/>
          <w:szCs w:val="14"/>
          <w:rtl/>
        </w:rPr>
        <w:t>ל'</w:t>
      </w:r>
      <w:r w:rsidRPr="003374C6">
        <w:rPr>
          <w:spacing w:val="-4"/>
          <w:rtl/>
        </w:rPr>
        <w:t>, ואי</w:t>
      </w:r>
      <w:r w:rsidR="00E8746A" w:rsidRPr="003374C6">
        <w:rPr>
          <w:rFonts w:hint="cs"/>
          <w:spacing w:val="-4"/>
          <w:rtl/>
        </w:rPr>
        <w:t>נו</w:t>
      </w:r>
      <w:r w:rsidRPr="003374C6">
        <w:rPr>
          <w:spacing w:val="-4"/>
          <w:rtl/>
        </w:rPr>
        <w:t xml:space="preserve"> מאחה </w:t>
      </w:r>
      <w:r w:rsidRPr="003374C6">
        <w:rPr>
          <w:rFonts w:cs="PFT_Frank"/>
          <w:b/>
          <w:bCs/>
          <w:spacing w:val="-4"/>
          <w:szCs w:val="14"/>
          <w:rtl/>
        </w:rPr>
        <w:t>לעולם</w:t>
      </w:r>
      <w:r w:rsidRPr="003374C6">
        <w:rPr>
          <w:spacing w:val="-4"/>
          <w:rtl/>
        </w:rPr>
        <w:t>.</w:t>
      </w:r>
      <w:r w:rsidR="003374C6" w:rsidRPr="003374C6">
        <w:rPr>
          <w:rStyle w:val="affe"/>
          <w:rFonts w:hint="cs"/>
          <w:spacing w:val="-4"/>
          <w:rtl/>
        </w:rPr>
        <w:t xml:space="preserve"> </w:t>
      </w:r>
      <w:r w:rsidR="00DE09B9" w:rsidRPr="003374C6">
        <w:rPr>
          <w:rStyle w:val="affe"/>
          <w:rFonts w:hint="cs"/>
          <w:spacing w:val="-4"/>
          <w:rtl/>
        </w:rPr>
        <w:t>ו</w:t>
      </w:r>
      <w:r w:rsidRPr="003374C6">
        <w:rPr>
          <w:rStyle w:val="affe"/>
          <w:spacing w:val="-4"/>
          <w:rtl/>
        </w:rPr>
        <w:t>האשה שוללת לאלתר.</w:t>
      </w:r>
    </w:p>
    <w:p w14:paraId="6DA48D43" w14:textId="67C18241" w:rsidR="00E31AD5" w:rsidRDefault="00DE09B9" w:rsidP="00A2088B">
      <w:pPr>
        <w:pStyle w:val="36"/>
        <w:framePr w:wrap="notBeside"/>
        <w:rPr>
          <w:rtl/>
        </w:rPr>
      </w:pPr>
      <w:r w:rsidRPr="00A2088B">
        <w:rPr>
          <w:rFonts w:hint="cs"/>
          <w:rtl/>
        </w:rPr>
        <w:t>י.</w:t>
      </w:r>
      <w:r w:rsidR="0089324E" w:rsidRPr="00A2088B">
        <w:rPr>
          <w:rtl/>
        </w:rPr>
        <w:t xml:space="preserve"> </w:t>
      </w:r>
      <w:r w:rsidR="0089324E" w:rsidRPr="00A2088B">
        <w:rPr>
          <w:rFonts w:hint="cs"/>
          <w:rtl/>
        </w:rPr>
        <w:t>מרי</w:t>
      </w:r>
      <w:r w:rsidR="0089324E" w:rsidRPr="00A2088B">
        <w:rPr>
          <w:rtl/>
        </w:rPr>
        <w:t>"</w:t>
      </w:r>
      <w:r w:rsidR="0089324E" w:rsidRPr="00A2088B">
        <w:rPr>
          <w:rFonts w:hint="cs"/>
          <w:rtl/>
        </w:rPr>
        <w:t>ו</w:t>
      </w:r>
      <w:r w:rsidR="00E31AD5">
        <w:rPr>
          <w:rtl/>
        </w:rPr>
        <w:t>:</w:t>
      </w:r>
    </w:p>
    <w:p w14:paraId="0A0D0C8C" w14:textId="1A55EE52" w:rsidR="0089324E" w:rsidRPr="006F178A" w:rsidRDefault="00DE09B9" w:rsidP="00A2088B">
      <w:pPr>
        <w:rPr>
          <w:rtl/>
        </w:rPr>
      </w:pPr>
      <w:r w:rsidRPr="007117F5">
        <w:rPr>
          <w:rFonts w:ascii="Fb Fontext" w:hAnsi="Fb Fontext" w:cs="PFT_Frank" w:hint="cs"/>
          <w:b/>
          <w:bCs/>
          <w:szCs w:val="14"/>
          <w:rtl/>
        </w:rPr>
        <w:t>כולם</w:t>
      </w:r>
      <w:r>
        <w:rPr>
          <w:rFonts w:ascii="Fb Fontext" w:hAnsi="Fb Fontext" w:hint="cs"/>
          <w:rtl/>
        </w:rPr>
        <w:t xml:space="preserve"> -</w:t>
      </w:r>
      <w:r w:rsidR="0089324E" w:rsidRPr="006F178A">
        <w:rPr>
          <w:rFonts w:ascii="Fb Fontext" w:hAnsi="Fb Fontext"/>
          <w:rtl/>
        </w:rPr>
        <w:t xml:space="preserve"> קורע ביד</w:t>
      </w:r>
      <w:r>
        <w:rPr>
          <w:rFonts w:ascii="Fb Fontext" w:hAnsi="Fb Fontext" w:hint="cs"/>
          <w:rtl/>
        </w:rPr>
        <w:t xml:space="preserve"> או</w:t>
      </w:r>
      <w:r w:rsidR="0089324E" w:rsidRPr="006F178A">
        <w:rPr>
          <w:rFonts w:ascii="Fb Fontext" w:hAnsi="Fb Fontext"/>
          <w:rtl/>
        </w:rPr>
        <w:t xml:space="preserve"> בכלי</w:t>
      </w:r>
      <w:r>
        <w:rPr>
          <w:rFonts w:ascii="Fb Fontext" w:hAnsi="Fb Fontext" w:hint="cs"/>
          <w:rtl/>
        </w:rPr>
        <w:t>,</w:t>
      </w:r>
      <w:r w:rsidR="0089324E" w:rsidRPr="006F178A">
        <w:rPr>
          <w:rtl/>
        </w:rPr>
        <w:t xml:space="preserve"> </w:t>
      </w:r>
      <w:r w:rsidR="0089324E" w:rsidRPr="007117F5">
        <w:rPr>
          <w:rFonts w:cs="PFT_Frank"/>
          <w:b/>
          <w:bCs/>
          <w:szCs w:val="14"/>
          <w:rtl/>
        </w:rPr>
        <w:t>אביו ואמו</w:t>
      </w:r>
      <w:r w:rsidR="0089324E" w:rsidRPr="006F178A">
        <w:rPr>
          <w:rtl/>
        </w:rPr>
        <w:t xml:space="preserve"> - ביד.</w:t>
      </w:r>
    </w:p>
    <w:p w14:paraId="22C11C26" w14:textId="76DAFC82" w:rsidR="00E31AD5" w:rsidRDefault="00DE09B9" w:rsidP="00A2088B">
      <w:pPr>
        <w:pStyle w:val="36"/>
        <w:framePr w:wrap="notBeside"/>
        <w:rPr>
          <w:rtl/>
        </w:rPr>
      </w:pPr>
      <w:r w:rsidRPr="00A2088B">
        <w:rPr>
          <w:rFonts w:hint="cs"/>
          <w:rtl/>
        </w:rPr>
        <w:t>יא</w:t>
      </w:r>
      <w:r w:rsidR="00E31AD5">
        <w:rPr>
          <w:rFonts w:hint="cs"/>
          <w:rtl/>
        </w:rPr>
        <w:t>.</w:t>
      </w:r>
    </w:p>
    <w:p w14:paraId="31A7004C" w14:textId="1DF03229" w:rsidR="0089324E" w:rsidRPr="006F178A" w:rsidRDefault="0089324E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כול</w:t>
      </w:r>
      <w:r w:rsidR="00DE09B9" w:rsidRPr="007117F5">
        <w:rPr>
          <w:rFonts w:cs="PFT_Frank" w:hint="cs"/>
          <w:b/>
          <w:bCs/>
          <w:szCs w:val="14"/>
          <w:rtl/>
        </w:rPr>
        <w:t>ם</w:t>
      </w:r>
      <w:r w:rsidRPr="006F178A">
        <w:rPr>
          <w:rtl/>
        </w:rPr>
        <w:t xml:space="preserve"> </w:t>
      </w:r>
      <w:r w:rsidR="00DE09B9">
        <w:rPr>
          <w:rtl/>
        </w:rPr>
        <w:t>–</w:t>
      </w:r>
      <w:r w:rsidRPr="006F178A">
        <w:rPr>
          <w:rtl/>
        </w:rPr>
        <w:t xml:space="preserve"> </w:t>
      </w:r>
      <w:r w:rsidR="00DE09B9">
        <w:rPr>
          <w:rFonts w:hint="cs"/>
          <w:rtl/>
        </w:rPr>
        <w:t xml:space="preserve">קורע </w:t>
      </w:r>
      <w:r w:rsidRPr="006F178A">
        <w:rPr>
          <w:rtl/>
        </w:rPr>
        <w:t xml:space="preserve">בפנים, </w:t>
      </w:r>
      <w:r w:rsidRPr="007117F5">
        <w:rPr>
          <w:rFonts w:cs="PFT_Frank"/>
          <w:b/>
          <w:bCs/>
          <w:szCs w:val="14"/>
          <w:rtl/>
        </w:rPr>
        <w:t>אביו ואמו</w:t>
      </w:r>
      <w:r w:rsidRPr="006F178A">
        <w:rPr>
          <w:rtl/>
        </w:rPr>
        <w:t xml:space="preserve"> - בחוץ.</w:t>
      </w:r>
    </w:p>
    <w:p w14:paraId="26D8B3D1" w14:textId="208BBCCB" w:rsidR="00DE09B9" w:rsidRDefault="00DE09B9" w:rsidP="00164685">
      <w:pPr>
        <w:pStyle w:val="afffff2"/>
        <w:rPr>
          <w:rtl/>
        </w:rPr>
      </w:pPr>
      <w:r>
        <w:rPr>
          <w:rFonts w:hint="cs"/>
          <w:rtl/>
        </w:rPr>
        <w:t>חכם, אב"ד ונשיא</w:t>
      </w:r>
    </w:p>
    <w:p w14:paraId="735CDE30" w14:textId="211BA47E" w:rsidR="00E31AD5" w:rsidRDefault="00DE09B9" w:rsidP="00A2088B">
      <w:pPr>
        <w:pStyle w:val="36"/>
        <w:framePr w:wrap="notBeside"/>
        <w:rPr>
          <w:rtl/>
        </w:rPr>
      </w:pPr>
      <w:r w:rsidRPr="00A2088B">
        <w:rPr>
          <w:rFonts w:hint="cs"/>
          <w:rtl/>
        </w:rPr>
        <w:t>תניא</w:t>
      </w:r>
      <w:r w:rsidR="00E31AD5">
        <w:rPr>
          <w:rFonts w:hint="cs"/>
          <w:rtl/>
        </w:rPr>
        <w:t>:</w:t>
      </w:r>
    </w:p>
    <w:p w14:paraId="5A2BFEFC" w14:textId="24A54536" w:rsidR="00DE09B9" w:rsidRDefault="0089324E" w:rsidP="00164685">
      <w:pPr>
        <w:rPr>
          <w:rFonts w:ascii="Fb Fontext" w:hAnsi="Fb Fontext"/>
          <w:sz w:val="20"/>
          <w:rtl/>
        </w:rPr>
      </w:pPr>
      <w:r w:rsidRPr="006F178A">
        <w:rPr>
          <w:rFonts w:ascii="Fb Fontext" w:hAnsi="Fb Fontext"/>
          <w:sz w:val="20"/>
          <w:rtl/>
        </w:rPr>
        <w:t>לא הושוו</w:t>
      </w:r>
      <w:r w:rsidRPr="006F178A">
        <w:rPr>
          <w:rFonts w:ascii="Fb Fontext" w:hAnsi="Fb Fontext" w:hint="cs"/>
          <w:sz w:val="20"/>
          <w:rtl/>
        </w:rPr>
        <w:t xml:space="preserve"> </w:t>
      </w:r>
      <w:r w:rsidRPr="006E3034">
        <w:rPr>
          <w:rStyle w:val="affe"/>
          <w:rFonts w:hint="cs"/>
          <w:rtl/>
        </w:rPr>
        <w:t>רבו</w:t>
      </w:r>
      <w:r w:rsidR="00E8746A">
        <w:rPr>
          <w:rStyle w:val="affe"/>
          <w:rFonts w:hint="cs"/>
          <w:rtl/>
        </w:rPr>
        <w:t>,</w:t>
      </w:r>
      <w:r w:rsidRPr="006E3034">
        <w:rPr>
          <w:rStyle w:val="affe"/>
          <w:rFonts w:hint="cs"/>
          <w:rtl/>
        </w:rPr>
        <w:t xml:space="preserve"> אב</w:t>
      </w:r>
      <w:r w:rsidRPr="006E3034">
        <w:rPr>
          <w:rStyle w:val="affe"/>
          <w:rtl/>
        </w:rPr>
        <w:t>"</w:t>
      </w:r>
      <w:r w:rsidRPr="006E3034">
        <w:rPr>
          <w:rStyle w:val="affe"/>
          <w:rFonts w:hint="cs"/>
          <w:rtl/>
        </w:rPr>
        <w:t>ד</w:t>
      </w:r>
      <w:r w:rsidR="00DE09B9">
        <w:rPr>
          <w:rStyle w:val="affe"/>
          <w:rFonts w:hint="cs"/>
          <w:rtl/>
        </w:rPr>
        <w:t xml:space="preserve"> ונשיא</w:t>
      </w:r>
      <w:r w:rsidRPr="006E3034">
        <w:rPr>
          <w:rStyle w:val="affe"/>
          <w:rtl/>
        </w:rPr>
        <w:t xml:space="preserve"> </w:t>
      </w:r>
      <w:r w:rsidRPr="006F178A">
        <w:rPr>
          <w:rFonts w:ascii="Fb Fontext" w:hAnsi="Fb Fontext"/>
          <w:sz w:val="20"/>
          <w:rtl/>
        </w:rPr>
        <w:t xml:space="preserve">לאביו ואמו אלא </w:t>
      </w:r>
      <w:r w:rsidRPr="007117F5">
        <w:rPr>
          <w:rFonts w:ascii="Fb Fontext" w:hAnsi="Fb Fontext" w:cs="PFT_Frank"/>
          <w:b/>
          <w:bCs/>
          <w:sz w:val="20"/>
          <w:szCs w:val="14"/>
          <w:rtl/>
        </w:rPr>
        <w:t>לאיחוי</w:t>
      </w:r>
      <w:r w:rsidR="00DE09B9">
        <w:rPr>
          <w:rStyle w:val="affe"/>
          <w:rFonts w:hint="cs"/>
          <w:rtl/>
        </w:rPr>
        <w:t>.</w:t>
      </w:r>
    </w:p>
    <w:p w14:paraId="3BA0989B" w14:textId="77777777" w:rsidR="004E0BA3" w:rsidRDefault="00DE09B9" w:rsidP="00164685">
      <w:pPr>
        <w:rPr>
          <w:rtl/>
        </w:rPr>
      </w:pPr>
      <w:r>
        <w:rPr>
          <w:rFonts w:ascii="Fb Fontext" w:hAnsi="Fb Fontext" w:hint="cs"/>
          <w:sz w:val="20"/>
          <w:rtl/>
        </w:rPr>
        <w:t>חוץ מ</w:t>
      </w:r>
      <w:r w:rsidR="0089324E" w:rsidRPr="006F178A">
        <w:rPr>
          <w:rFonts w:ascii="Fb Fontext" w:hAnsi="Fb Fontext" w:hint="cs"/>
          <w:sz w:val="20"/>
          <w:rtl/>
        </w:rPr>
        <w:t>נשיא</w:t>
      </w:r>
      <w:r>
        <w:rPr>
          <w:rFonts w:hint="cs"/>
          <w:rtl/>
        </w:rPr>
        <w:t xml:space="preserve"> שהושווה גם </w:t>
      </w:r>
      <w:r w:rsidRPr="007117F5">
        <w:rPr>
          <w:rFonts w:cs="PFT_Frank" w:hint="cs"/>
          <w:b/>
          <w:bCs/>
          <w:szCs w:val="14"/>
          <w:rtl/>
        </w:rPr>
        <w:t>לקריעה בחוץ</w:t>
      </w:r>
      <w:r>
        <w:rPr>
          <w:rFonts w:hint="cs"/>
          <w:rtl/>
        </w:rPr>
        <w:t xml:space="preserve"> </w:t>
      </w:r>
      <w:r>
        <w:rPr>
          <w:rStyle w:val="affc"/>
          <w:rFonts w:hint="cs"/>
          <w:rtl/>
          <w:rPrChange w:id="9046" w:author="מנוע אמוראים" w:date="2026-10-05T16:41:44Z">
            <w:rPr>
              <w:rStyle w:val="affe"/>
              <w:rFonts w:hint="cs"/>
              <w:rtl/>
            </w:rPr>
          </w:rPrChange>
        </w:rPr>
        <w:t xml:space="preserve">כ</w:t>
      </w:r>
      <w:r>
        <w:rPr>
          <w:rStyle w:val="affc"/>
          <w:rFonts w:hint="cs"/>
          <w:rtl/>
          <w:rPrChange w:id="9047" w:author="מנוע אמוראים" w:date="2026-10-05T16:41:44Z">
            <w:rPr>
              <w:rStyle w:val="affe"/>
              <w:rFonts w:hint="cs"/>
              <w:rtl/>
            </w:rPr>
          </w:rPrChange>
        </w:rPr>
        <w:t xml:space="preserve">רנב</w:t>
      </w:r>
      <w:r>
        <w:rPr>
          <w:rStyle w:val="affc"/>
          <w:rtl/>
          <w:rPrChange w:id="9048" w:author="מנוע אמוראים" w:date="2026-10-05T16:41:44Z">
            <w:rPr>
              <w:rStyle w:val="affe"/>
              <w:rtl/>
            </w:rPr>
          </w:rPrChange>
        </w:rPr>
        <w:t xml:space="preserve">"</w:t>
      </w:r>
      <w:r>
        <w:rPr>
          <w:rStyle w:val="affc"/>
          <w:rFonts w:hint="cs"/>
          <w:rtl/>
          <w:rPrChange w:id="9049" w:author="מנוע אמוראים" w:date="2026-10-05T16:41:44Z">
            <w:rPr>
              <w:rStyle w:val="affe"/>
              <w:rFonts w:hint="cs"/>
              <w:rtl/>
            </w:rPr>
          </w:rPrChange>
        </w:rPr>
        <w:t xml:space="preserve">א</w:t>
      </w:r>
      <w:r w:rsidR="0089324E" w:rsidRPr="006F178A">
        <w:rPr>
          <w:rFonts w:hint="cs"/>
          <w:rtl/>
        </w:rPr>
        <w:t xml:space="preserve"> </w:t>
      </w:r>
      <w:r w:rsidRPr="006E3034">
        <w:rPr>
          <w:rStyle w:val="affe"/>
          <w:rFonts w:hint="cs"/>
          <w:rtl/>
        </w:rPr>
        <w:t>ש</w:t>
      </w:r>
      <w:r w:rsidR="0089324E" w:rsidRPr="006E3034">
        <w:rPr>
          <w:rStyle w:val="affe"/>
          <w:rFonts w:hint="cs"/>
          <w:rtl/>
        </w:rPr>
        <w:t>קרע</w:t>
      </w:r>
      <w:r w:rsidR="0089324E" w:rsidRPr="006F178A">
        <w:rPr>
          <w:rFonts w:hint="cs"/>
          <w:rtl/>
        </w:rPr>
        <w:t xml:space="preserve"> </w:t>
      </w:r>
      <w:r w:rsidR="0089324E" w:rsidRPr="006E3034">
        <w:rPr>
          <w:rStyle w:val="affe"/>
          <w:rFonts w:hint="cs"/>
          <w:rtl/>
        </w:rPr>
        <w:t>לעיני</w:t>
      </w:r>
      <w:r w:rsidR="0089324E" w:rsidRPr="006F178A">
        <w:rPr>
          <w:rFonts w:hint="cs"/>
          <w:rtl/>
        </w:rPr>
        <w:t xml:space="preserve"> </w:t>
      </w:r>
      <w:r w:rsidR="0089324E" w:rsidRPr="006E3034">
        <w:rPr>
          <w:rStyle w:val="affe"/>
          <w:rFonts w:hint="cs"/>
          <w:rtl/>
        </w:rPr>
        <w:t>כולם</w:t>
      </w:r>
      <w:r>
        <w:rPr>
          <w:rStyle w:val="affe"/>
          <w:rFonts w:hint="cs"/>
          <w:rtl/>
        </w:rPr>
        <w:t>.</w:t>
      </w:r>
    </w:p>
    <w:p w14:paraId="3AA6A63A" w14:textId="0439E205" w:rsidR="0089324E" w:rsidRPr="006F178A" w:rsidRDefault="0089324E" w:rsidP="00800D78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כב:</w:t>
      </w:r>
    </w:p>
    <w:p w14:paraId="10C33867" w14:textId="1AAFB56C" w:rsidR="0089324E" w:rsidRPr="006F178A" w:rsidRDefault="00DE09B9" w:rsidP="00164685">
      <w:pPr>
        <w:rPr>
          <w:rFonts w:cs="Guttman Vilna"/>
          <w:b/>
          <w:rtl/>
        </w:rPr>
      </w:pPr>
      <w:r w:rsidRPr="007117F5">
        <w:rPr>
          <w:rFonts w:cs="PFT_Frank" w:hint="cs"/>
          <w:b/>
          <w:bCs/>
          <w:szCs w:val="14"/>
          <w:rtl/>
        </w:rPr>
        <w:t>חליצה</w:t>
      </w:r>
      <w:r>
        <w:rPr>
          <w:rFonts w:hint="cs"/>
          <w:rtl/>
        </w:rPr>
        <w:t xml:space="preserve"> </w:t>
      </w:r>
      <w:r w:rsidR="00E8746A">
        <w:rPr>
          <w:rtl/>
        </w:rPr>
        <w:t>–</w:t>
      </w:r>
      <w:r>
        <w:rPr>
          <w:rFonts w:hint="cs"/>
          <w:rtl/>
        </w:rPr>
        <w:t xml:space="preserve"> </w:t>
      </w:r>
      <w:r w:rsidR="0089324E" w:rsidRPr="006F178A">
        <w:rPr>
          <w:rtl/>
        </w:rPr>
        <w:t xml:space="preserve">על </w:t>
      </w:r>
      <w:r w:rsidR="0089324E" w:rsidRPr="007117F5">
        <w:rPr>
          <w:rFonts w:cs="PFT_Frank"/>
          <w:b/>
          <w:bCs/>
          <w:szCs w:val="14"/>
          <w:rtl/>
        </w:rPr>
        <w:t>חכם</w:t>
      </w:r>
      <w:r w:rsidR="0089324E" w:rsidRPr="006F178A">
        <w:rPr>
          <w:rtl/>
        </w:rPr>
        <w:t xml:space="preserve"> מימין, </w:t>
      </w:r>
      <w:r w:rsidR="0089324E" w:rsidRPr="007117F5">
        <w:rPr>
          <w:rFonts w:cs="PFT_Frank"/>
          <w:b/>
          <w:bCs/>
          <w:szCs w:val="14"/>
          <w:rtl/>
        </w:rPr>
        <w:t>אב"ד</w:t>
      </w:r>
      <w:r w:rsidR="0089324E" w:rsidRPr="006F178A">
        <w:rPr>
          <w:rFonts w:hint="cs"/>
          <w:rtl/>
        </w:rPr>
        <w:t xml:space="preserve"> </w:t>
      </w:r>
      <w:r w:rsidR="0089324E" w:rsidRPr="006F178A">
        <w:rPr>
          <w:rtl/>
        </w:rPr>
        <w:t xml:space="preserve">משמאל, </w:t>
      </w:r>
      <w:r w:rsidR="0089324E" w:rsidRPr="007117F5">
        <w:rPr>
          <w:rFonts w:cs="PFT_Frank"/>
          <w:b/>
          <w:bCs/>
          <w:szCs w:val="14"/>
          <w:rtl/>
        </w:rPr>
        <w:t>נשיא</w:t>
      </w:r>
      <w:r w:rsidR="0089324E" w:rsidRPr="006F178A">
        <w:rPr>
          <w:rtl/>
        </w:rPr>
        <w:t xml:space="preserve"> </w:t>
      </w:r>
      <w:r w:rsidR="00E8746A">
        <w:rPr>
          <w:rtl/>
        </w:rPr>
        <w:t>–</w:t>
      </w:r>
      <w:r w:rsidR="0089324E" w:rsidRPr="006F178A">
        <w:rPr>
          <w:rtl/>
        </w:rPr>
        <w:t xml:space="preserve"> מכאן ומכאן.</w:t>
      </w:r>
    </w:p>
    <w:p w14:paraId="229D4DA3" w14:textId="59A806B4" w:rsidR="00DE09B9" w:rsidRPr="006E3034" w:rsidRDefault="0089324E" w:rsidP="00164685">
      <w:pPr>
        <w:rPr>
          <w:rFonts w:cs="Guttman Vilna"/>
          <w:b/>
          <w:bCs/>
          <w:rtl/>
        </w:rPr>
      </w:pPr>
      <w:r w:rsidRPr="007117F5">
        <w:rPr>
          <w:rFonts w:cs="PFT_Frank"/>
          <w:b/>
          <w:bCs/>
          <w:szCs w:val="14"/>
          <w:rtl/>
        </w:rPr>
        <w:t>חכם שמת</w:t>
      </w:r>
      <w:r w:rsidRPr="006F178A">
        <w:rPr>
          <w:rtl/>
        </w:rPr>
        <w:t xml:space="preserve"> </w:t>
      </w:r>
      <w:r w:rsidR="00DE09B9">
        <w:rPr>
          <w:rtl/>
        </w:rPr>
        <w:t>–</w:t>
      </w:r>
      <w:r w:rsidRPr="006F178A">
        <w:rPr>
          <w:rtl/>
        </w:rPr>
        <w:t xml:space="preserve"> בי</w:t>
      </w:r>
      <w:r w:rsidR="00DE09B9">
        <w:rPr>
          <w:rFonts w:hint="cs"/>
          <w:rtl/>
        </w:rPr>
        <w:t>המ"ד שלו</w:t>
      </w:r>
      <w:r w:rsidRPr="006F178A">
        <w:rPr>
          <w:rtl/>
        </w:rPr>
        <w:t xml:space="preserve"> בטל</w:t>
      </w:r>
      <w:r w:rsidR="00DE09B9">
        <w:rPr>
          <w:rFonts w:hint="cs"/>
          <w:rtl/>
        </w:rPr>
        <w:t xml:space="preserve"> </w:t>
      </w:r>
      <w:r w:rsidR="00DE09B9">
        <w:rPr>
          <w:rStyle w:val="affe"/>
          <w:rFonts w:hint="cs"/>
          <w:rtl/>
        </w:rPr>
        <w:t xml:space="preserve">כל </w:t>
      </w:r>
      <w:r w:rsidR="00DE09B9" w:rsidRPr="006E3034">
        <w:rPr>
          <w:rStyle w:val="affe"/>
          <w:rFonts w:hint="cs"/>
          <w:rtl/>
        </w:rPr>
        <w:t>שבעה</w:t>
      </w:r>
      <w:r w:rsidR="00DE09B9">
        <w:rPr>
          <w:rStyle w:val="affe"/>
          <w:rFonts w:hint="cs"/>
          <w:rtl/>
        </w:rPr>
        <w:t>, ולומדים בביתם.</w:t>
      </w:r>
    </w:p>
    <w:p w14:paraId="32D61795" w14:textId="1E8FB172" w:rsidR="0089324E" w:rsidRPr="006F178A" w:rsidRDefault="0089324E" w:rsidP="00164685">
      <w:pPr>
        <w:rPr>
          <w:rFonts w:cs="Guttman Vilna"/>
          <w:b/>
          <w:rtl/>
        </w:rPr>
      </w:pPr>
      <w:r w:rsidRPr="007117F5">
        <w:rPr>
          <w:rFonts w:cs="PFT_Frank"/>
          <w:b/>
          <w:bCs/>
          <w:szCs w:val="14"/>
          <w:rtl/>
        </w:rPr>
        <w:t>אב ב"ד</w:t>
      </w:r>
      <w:r w:rsidRPr="006F178A">
        <w:rPr>
          <w:rtl/>
        </w:rPr>
        <w:t xml:space="preserve"> </w:t>
      </w:r>
      <w:r w:rsidR="00DE09B9">
        <w:rPr>
          <w:rtl/>
        </w:rPr>
        <w:t>–</w:t>
      </w:r>
      <w:r w:rsidRPr="006F178A">
        <w:rPr>
          <w:rtl/>
        </w:rPr>
        <w:t xml:space="preserve"> </w:t>
      </w:r>
      <w:r w:rsidR="00DE09B9">
        <w:rPr>
          <w:rFonts w:hint="cs"/>
          <w:rtl/>
        </w:rPr>
        <w:t>ביהמ"ד</w:t>
      </w:r>
      <w:r w:rsidRPr="006F178A">
        <w:rPr>
          <w:rtl/>
        </w:rPr>
        <w:t xml:space="preserve"> שבעירו</w:t>
      </w:r>
      <w:r w:rsidR="00DE09B9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DE09B9">
        <w:rPr>
          <w:rFonts w:hint="cs"/>
          <w:rtl/>
        </w:rPr>
        <w:t>ו</w:t>
      </w:r>
      <w:r w:rsidRPr="006F178A">
        <w:rPr>
          <w:rtl/>
        </w:rPr>
        <w:t>בי</w:t>
      </w:r>
      <w:r w:rsidRPr="006F178A">
        <w:rPr>
          <w:rFonts w:hint="cs"/>
          <w:rtl/>
        </w:rPr>
        <w:t>הכנ</w:t>
      </w:r>
      <w:r w:rsidRPr="006F178A">
        <w:rPr>
          <w:rtl/>
        </w:rPr>
        <w:t>"</w:t>
      </w:r>
      <w:r w:rsidRPr="006F178A">
        <w:rPr>
          <w:rFonts w:hint="cs"/>
          <w:rtl/>
        </w:rPr>
        <w:t>ס</w:t>
      </w:r>
      <w:r w:rsidRPr="006F178A">
        <w:rPr>
          <w:rtl/>
        </w:rPr>
        <w:t xml:space="preserve"> משנין מקומן</w:t>
      </w:r>
      <w:r w:rsidR="00DE09B9" w:rsidRPr="006E3034">
        <w:rPr>
          <w:rStyle w:val="affe"/>
          <w:rFonts w:hint="cs"/>
          <w:rtl/>
        </w:rPr>
        <w:t xml:space="preserve"> צפון </w:t>
      </w:r>
      <w:r w:rsidR="00DE09B9">
        <w:rPr>
          <w:rStyle w:val="affe"/>
          <w:rFonts w:hint="cs"/>
          <w:rtl/>
        </w:rPr>
        <w:t>ו</w:t>
      </w:r>
      <w:r w:rsidR="00DE09B9" w:rsidRPr="006E3034">
        <w:rPr>
          <w:rStyle w:val="affe"/>
          <w:rFonts w:hint="cs"/>
          <w:rtl/>
        </w:rPr>
        <w:t>דרום</w:t>
      </w:r>
      <w:r w:rsidR="00E8746A">
        <w:rPr>
          <w:rStyle w:val="affe"/>
          <w:rFonts w:hint="cs"/>
          <w:rtl/>
        </w:rPr>
        <w:t>.</w:t>
      </w:r>
    </w:p>
    <w:p w14:paraId="4D61F5D0" w14:textId="3DBDDDBB" w:rsidR="0089324E" w:rsidRPr="006F178A" w:rsidRDefault="0089324E" w:rsidP="00164685">
      <w:pPr>
        <w:rPr>
          <w:rFonts w:cs="Guttman Vilna"/>
          <w:b/>
          <w:rtl/>
        </w:rPr>
      </w:pPr>
      <w:r w:rsidRPr="007117F5">
        <w:rPr>
          <w:rFonts w:cs="PFT_Frank"/>
          <w:b/>
          <w:bCs/>
          <w:szCs w:val="14"/>
          <w:rtl/>
        </w:rPr>
        <w:t>נשיא</w:t>
      </w:r>
      <w:r w:rsidR="00DE09B9">
        <w:rPr>
          <w:rFonts w:hint="cs"/>
          <w:rtl/>
        </w:rPr>
        <w:t xml:space="preserve"> </w:t>
      </w:r>
      <w:r w:rsidR="00DE09B9">
        <w:rPr>
          <w:rtl/>
        </w:rPr>
        <w:t>–</w:t>
      </w:r>
      <w:r w:rsidRPr="006F178A">
        <w:rPr>
          <w:rtl/>
        </w:rPr>
        <w:t xml:space="preserve"> </w:t>
      </w:r>
      <w:r w:rsidR="00DE09B9">
        <w:rPr>
          <w:rFonts w:hint="cs"/>
          <w:rtl/>
        </w:rPr>
        <w:t xml:space="preserve">כל </w:t>
      </w:r>
      <w:r w:rsidRPr="006F178A">
        <w:rPr>
          <w:rtl/>
        </w:rPr>
        <w:t>ב</w:t>
      </w:r>
      <w:r w:rsidR="00DE09B9">
        <w:rPr>
          <w:rFonts w:hint="cs"/>
          <w:rtl/>
        </w:rPr>
        <w:t>יהמ"ד</w:t>
      </w:r>
      <w:r w:rsidRPr="006F178A">
        <w:rPr>
          <w:rtl/>
        </w:rPr>
        <w:t xml:space="preserve"> כולן, </w:t>
      </w:r>
      <w:r w:rsidR="00DE09B9">
        <w:rPr>
          <w:rFonts w:hint="cs"/>
          <w:rtl/>
        </w:rPr>
        <w:t>וב</w:t>
      </w:r>
      <w:r w:rsidRPr="006F178A">
        <w:rPr>
          <w:rtl/>
        </w:rPr>
        <w:t>בי</w:t>
      </w:r>
      <w:r w:rsidRPr="006F178A">
        <w:rPr>
          <w:rFonts w:hint="cs"/>
          <w:rtl/>
        </w:rPr>
        <w:t>הכנ</w:t>
      </w:r>
      <w:r w:rsidRPr="00DE09B9">
        <w:rPr>
          <w:rtl/>
        </w:rPr>
        <w:t>"</w:t>
      </w:r>
      <w:r w:rsidRPr="00DE09B9">
        <w:rPr>
          <w:rFonts w:hint="cs"/>
          <w:rtl/>
        </w:rPr>
        <w:t>ס</w:t>
      </w:r>
      <w:r w:rsidRPr="00DE09B9">
        <w:rPr>
          <w:rtl/>
        </w:rPr>
        <w:t xml:space="preserve"> </w:t>
      </w:r>
      <w:r>
        <w:rPr>
          <w:rFonts w:hint="cs"/>
          <w:rtl/>
        </w:rPr>
        <w:t xml:space="preserve">רק </w:t>
      </w:r>
      <w:r>
        <w:rPr>
          <w:rStyle w:val="affc"/>
          <w:rFonts w:hint="cs"/>
          <w:rtl/>
          <w:rPrChange w:id="9050" w:author="מנוע אמוראים" w:date="2026-10-05T16:41:44Z">
            <w:rPr>
              <w:rFonts w:hint="cs"/>
              <w:rtl/>
            </w:rPr>
          </w:rPrChange>
        </w:rPr>
        <w:t xml:space="preserve">קריה"ת</w:t>
      </w:r>
      <w:r>
        <w:rPr>
          <w:rFonts w:hint="cs"/>
          <w:rtl/>
        </w:rPr>
        <w:t xml:space="preserve">,</w:t>
      </w:r>
      <w:r w:rsidR="00DE09B9" w:rsidRPr="006E3034">
        <w:rPr>
          <w:rStyle w:val="affe"/>
          <w:rFonts w:hint="cs"/>
          <w:rtl/>
        </w:rPr>
        <w:t xml:space="preserve"> ותפילה בביתם.</w:t>
      </w:r>
    </w:p>
    <w:p w14:paraId="42201BE8" w14:textId="3482AD5A" w:rsidR="0089324E" w:rsidRPr="006F178A" w:rsidRDefault="00E8746A" w:rsidP="00164685">
      <w:pPr>
        <w:pStyle w:val="affd"/>
        <w:ind w:left="850" w:firstLine="170"/>
        <w:rPr>
          <w:rFonts w:cs="Guttman Vilna"/>
          <w:b/>
          <w:rtl/>
        </w:rPr>
      </w:pPr>
      <w:r>
        <w:rPr>
          <w:rFonts w:hint="cs"/>
          <w:rtl/>
        </w:rPr>
        <w:t xml:space="preserve">ולא שיטיילו אלא </w:t>
      </w:r>
      <w:r w:rsidR="0089324E" w:rsidRPr="006F178A">
        <w:rPr>
          <w:rtl/>
        </w:rPr>
        <w:t>יושבין ו</w:t>
      </w:r>
      <w:r w:rsidR="00DE09B9">
        <w:rPr>
          <w:rFonts w:hint="cs"/>
          <w:rtl/>
        </w:rPr>
        <w:t>דו</w:t>
      </w:r>
      <w:r w:rsidR="00C12250">
        <w:rPr>
          <w:rFonts w:hint="cs"/>
          <w:rtl/>
        </w:rPr>
        <w:t>מ</w:t>
      </w:r>
      <w:r w:rsidR="0089324E" w:rsidRPr="006F178A">
        <w:rPr>
          <w:rtl/>
        </w:rPr>
        <w:t>ין.</w:t>
      </w:r>
    </w:p>
    <w:p w14:paraId="507D555D" w14:textId="616734A6" w:rsidR="0089324E" w:rsidRPr="006F178A" w:rsidRDefault="00DE09B9" w:rsidP="00164685">
      <w:pPr>
        <w:rPr>
          <w:rFonts w:cs="Guttman Vilna"/>
          <w:b/>
          <w:rtl/>
        </w:rPr>
      </w:pPr>
      <w:r>
        <w:rPr>
          <w:rStyle w:val="affc"/>
          <w:rFonts w:hint="cs"/>
          <w:rtl/>
        </w:rPr>
        <w:t>וכן</w:t>
      </w:r>
      <w:r w:rsidRPr="006E3034">
        <w:rPr>
          <w:rStyle w:val="affc"/>
          <w:rFonts w:hint="cs"/>
          <w:rtl/>
        </w:rPr>
        <w:t>:</w:t>
      </w:r>
      <w:r>
        <w:rPr>
          <w:rFonts w:hint="cs"/>
          <w:rtl/>
        </w:rPr>
        <w:t xml:space="preserve"> </w:t>
      </w:r>
      <w:r w:rsidR="0089324E" w:rsidRPr="006F178A">
        <w:rPr>
          <w:rtl/>
        </w:rPr>
        <w:t xml:space="preserve">אין אומרים שמועה ואגדה בבית </w:t>
      </w:r>
      <w:r w:rsidR="0089324E" w:rsidRPr="00DE09B9">
        <w:rPr>
          <w:rtl/>
        </w:rPr>
        <w:t>האבל</w:t>
      </w:r>
      <w:r w:rsidRPr="006E3034">
        <w:rPr>
          <w:rFonts w:hint="cs"/>
          <w:rtl/>
        </w:rPr>
        <w:t>,</w:t>
      </w:r>
      <w:r>
        <w:rPr>
          <w:rFonts w:cs="Guttman Vilna" w:hint="cs"/>
          <w:b/>
          <w:rtl/>
        </w:rPr>
        <w:t xml:space="preserve"> </w:t>
      </w:r>
      <w:r>
        <w:rPr>
          <w:rStyle w:val="affc"/>
          <w:rFonts w:hint="cs"/>
          <w:rtl/>
        </w:rPr>
        <w:t>ור</w:t>
      </w:r>
      <w:r w:rsidR="0089324E" w:rsidRPr="006E3034">
        <w:rPr>
          <w:rStyle w:val="affc"/>
          <w:rtl/>
        </w:rPr>
        <w:t>חב</w:t>
      </w:r>
      <w:r>
        <w:rPr>
          <w:rStyle w:val="affc"/>
          <w:rFonts w:hint="cs"/>
          <w:rtl/>
        </w:rPr>
        <w:t>"ג</w:t>
      </w:r>
      <w:r>
        <w:rPr>
          <w:rFonts w:hint="cs"/>
          <w:rtl/>
        </w:rPr>
        <w:t xml:space="preserve"> </w:t>
      </w:r>
      <w:r w:rsidR="0089324E" w:rsidRPr="006F178A">
        <w:rPr>
          <w:rtl/>
        </w:rPr>
        <w:t>היה אומר.</w:t>
      </w:r>
    </w:p>
    <w:p w14:paraId="197E41D0" w14:textId="77777777" w:rsidR="00D54BA1" w:rsidRDefault="00D54BA1">
      <w:pPr>
        <w:bidi w:val="0"/>
        <w:spacing w:after="160" w:line="259" w:lineRule="auto"/>
        <w:jc w:val="left"/>
        <w:rPr>
          <w:rFonts w:ascii="BA Esthetic Regular" w:hAnsi="BA Esthetic Regular" w:cs="PFT_Frank"/>
          <w:bCs/>
          <w:szCs w:val="15"/>
          <w:rtl/>
        </w:rPr>
      </w:pPr>
      <w:r>
        <w:rPr>
          <w:rtl/>
        </w:rPr>
        <w:br w:type="page"/>
      </w:r>
    </w:p>
    <w:p w14:paraId="63D1C92D" w14:textId="26C61E1F" w:rsidR="005E3CC5" w:rsidRDefault="005E3CC5" w:rsidP="00164685">
      <w:pPr>
        <w:pStyle w:val="afffff2"/>
        <w:rPr>
          <w:rtl/>
        </w:rPr>
      </w:pPr>
      <w:r>
        <w:rPr>
          <w:rFonts w:hint="cs"/>
          <w:rtl/>
        </w:rPr>
        <w:lastRenderedPageBreak/>
        <w:t>הלכות שלושים</w:t>
      </w:r>
    </w:p>
    <w:p w14:paraId="10D60868" w14:textId="77777777" w:rsidR="00E31AD5" w:rsidRDefault="005E3CC5" w:rsidP="00B33290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א.</w:t>
      </w:r>
      <w:del w:id="41015" w:author="Claude" w:date="2026-10-07T09:24:59Z">
        <w:r>
          <w:rPr>
            <w:rFonts w:hint="cs"/>
            <w:rtl/>
          </w:rPr>
          <w:delText xml:space="preserve"> </w:delText>
        </w:r>
      </w:del>
      <w:r w:rsidR="00E31AD5">
        <w:rPr>
          <w:rtl/>
        </w:rPr>
        <w:t>:</w:t>
      </w:r>
    </w:p>
    <w:p w14:paraId="15BE6CB1" w14:textId="0716CD7E" w:rsidR="0089324E" w:rsidRPr="006F178A" w:rsidRDefault="0089324E" w:rsidP="000F2D48">
      <w:pPr>
        <w:rPr>
          <w:rtl/>
        </w:rPr>
      </w:pPr>
      <w:r w:rsidRPr="000F2D48">
        <w:rPr>
          <w:rFonts w:ascii="Fb Fontext" w:hAnsi="Fb Fontext" w:cs="PFT_Frank"/>
          <w:b/>
          <w:bCs/>
          <w:spacing w:val="-4"/>
          <w:szCs w:val="14"/>
          <w:rtl/>
        </w:rPr>
        <w:t>שב</w:t>
      </w:r>
      <w:r w:rsidR="005E3CC5" w:rsidRPr="000F2D48">
        <w:rPr>
          <w:rFonts w:ascii="Fb Fontext" w:hAnsi="Fb Fontext" w:cs="PFT_Frank" w:hint="cs"/>
          <w:b/>
          <w:bCs/>
          <w:spacing w:val="-4"/>
          <w:szCs w:val="14"/>
          <w:rtl/>
        </w:rPr>
        <w:t>וע</w:t>
      </w:r>
      <w:r w:rsidRPr="000F2D48">
        <w:rPr>
          <w:rFonts w:ascii="Fb Fontext" w:hAnsi="Fb Fontext" w:cs="PFT_Frank"/>
          <w:b/>
          <w:bCs/>
          <w:spacing w:val="-4"/>
          <w:szCs w:val="14"/>
          <w:rtl/>
        </w:rPr>
        <w:t xml:space="preserve"> ראשו</w:t>
      </w:r>
      <w:r w:rsidR="005E3CC5" w:rsidRPr="000F2D48">
        <w:rPr>
          <w:rFonts w:ascii="Fb Fontext" w:hAnsi="Fb Fontext" w:cs="PFT_Frank" w:hint="cs"/>
          <w:b/>
          <w:bCs/>
          <w:spacing w:val="-4"/>
          <w:szCs w:val="14"/>
          <w:rtl/>
        </w:rPr>
        <w:t>ן</w:t>
      </w:r>
      <w:r w:rsidRPr="000F2D48">
        <w:rPr>
          <w:rFonts w:ascii="Fb Fontext" w:hAnsi="Fb Fontext"/>
          <w:spacing w:val="-4"/>
          <w:rtl/>
        </w:rPr>
        <w:t xml:space="preserve">- </w:t>
      </w:r>
      <w:r w:rsidR="005E3CC5" w:rsidRPr="000F2D48">
        <w:rPr>
          <w:rFonts w:ascii="Fb Fontext" w:hAnsi="Fb Fontext" w:hint="cs"/>
          <w:spacing w:val="-4"/>
          <w:rtl/>
        </w:rPr>
        <w:t>ל</w:t>
      </w:r>
      <w:r w:rsidRPr="000F2D48">
        <w:rPr>
          <w:rFonts w:ascii="Fb Fontext" w:hAnsi="Fb Fontext"/>
          <w:spacing w:val="-4"/>
          <w:rtl/>
        </w:rPr>
        <w:t xml:space="preserve">א יוצא מביתו, </w:t>
      </w:r>
      <w:r w:rsidRPr="000F2D48">
        <w:rPr>
          <w:rFonts w:ascii="Fb Fontext" w:hAnsi="Fb Fontext" w:cs="PFT_Frank"/>
          <w:b/>
          <w:bCs/>
          <w:spacing w:val="-4"/>
          <w:szCs w:val="14"/>
          <w:rtl/>
        </w:rPr>
        <w:t>שני</w:t>
      </w:r>
      <w:r w:rsidRPr="000F2D48">
        <w:rPr>
          <w:rFonts w:ascii="Fb Fontext" w:hAnsi="Fb Fontext"/>
          <w:spacing w:val="-4"/>
          <w:rtl/>
        </w:rPr>
        <w:t xml:space="preserve"> יוצא ו</w:t>
      </w:r>
      <w:r w:rsidR="005E3CC5" w:rsidRPr="000F2D48">
        <w:rPr>
          <w:rFonts w:ascii="Fb Fontext" w:hAnsi="Fb Fontext" w:hint="cs"/>
          <w:spacing w:val="-4"/>
          <w:rtl/>
        </w:rPr>
        <w:t>ל</w:t>
      </w:r>
      <w:r w:rsidRPr="000F2D48">
        <w:rPr>
          <w:rFonts w:ascii="Fb Fontext" w:hAnsi="Fb Fontext"/>
          <w:spacing w:val="-4"/>
          <w:rtl/>
        </w:rPr>
        <w:t>א יושב במקומו</w:t>
      </w:r>
      <w:r w:rsidR="005E3CC5" w:rsidRPr="000F2D48">
        <w:rPr>
          <w:rFonts w:ascii="Fb Fontext" w:hAnsi="Fb Fontext" w:hint="cs"/>
          <w:spacing w:val="-4"/>
          <w:rtl/>
        </w:rPr>
        <w:t xml:space="preserve"> </w:t>
      </w:r>
      <w:r w:rsidR="005E3CC5" w:rsidRPr="000F2D48">
        <w:rPr>
          <w:rStyle w:val="affe"/>
          <w:rFonts w:hint="cs"/>
          <w:spacing w:val="-4"/>
          <w:rtl/>
        </w:rPr>
        <w:t>בביהכנ"ס</w:t>
      </w:r>
      <w:r w:rsidRPr="006F178A">
        <w:rPr>
          <w:rFonts w:ascii="Fb Fontext" w:hAnsi="Fb Fontext"/>
          <w:rtl/>
        </w:rPr>
        <w:t xml:space="preserve"> </w:t>
      </w:r>
      <w:r w:rsidRPr="007117F5">
        <w:rPr>
          <w:rFonts w:ascii="Fb Fontext" w:hAnsi="Fb Fontext" w:cs="PFT_Frank"/>
          <w:b/>
          <w:bCs/>
          <w:szCs w:val="14"/>
          <w:rtl/>
        </w:rPr>
        <w:t>שלישי</w:t>
      </w:r>
      <w:r w:rsidRPr="006F178A">
        <w:rPr>
          <w:rFonts w:ascii="Fb Fontext" w:hAnsi="Fb Fontext"/>
          <w:rtl/>
        </w:rPr>
        <w:t xml:space="preserve"> - יושב במקומו ו</w:t>
      </w:r>
      <w:r w:rsidR="005E3CC5">
        <w:rPr>
          <w:rFonts w:ascii="Fb Fontext" w:hAnsi="Fb Fontext" w:hint="cs"/>
          <w:rtl/>
        </w:rPr>
        <w:t>לא</w:t>
      </w:r>
      <w:r w:rsidRPr="006F178A">
        <w:rPr>
          <w:rFonts w:ascii="Fb Fontext" w:hAnsi="Fb Fontext"/>
          <w:rtl/>
        </w:rPr>
        <w:t xml:space="preserve"> מדבר</w:t>
      </w:r>
      <w:r w:rsidR="005E3CC5">
        <w:rPr>
          <w:rFonts w:ascii="Fb Fontext" w:hAnsi="Fb Fontext" w:hint="cs"/>
          <w:rtl/>
        </w:rPr>
        <w:t xml:space="preserve"> </w:t>
      </w:r>
      <w:r w:rsidR="005E3CC5" w:rsidRPr="006E3034">
        <w:rPr>
          <w:rStyle w:val="affe"/>
          <w:rFonts w:hint="cs"/>
          <w:rtl/>
        </w:rPr>
        <w:t>ברבים</w:t>
      </w:r>
      <w:r w:rsidRPr="006E3034">
        <w:rPr>
          <w:rStyle w:val="affe"/>
          <w:rtl/>
        </w:rPr>
        <w:t>,</w:t>
      </w:r>
      <w:r w:rsidR="000F2D48">
        <w:rPr>
          <w:rFonts w:ascii="Fb Fontext" w:hAnsi="Fb Fontext" w:cs="PFT_Frank" w:hint="cs"/>
          <w:b/>
          <w:bCs/>
          <w:szCs w:val="14"/>
          <w:rtl/>
        </w:rPr>
        <w:t xml:space="preserve"> </w:t>
      </w:r>
      <w:r w:rsidR="000F2D48">
        <w:rPr>
          <w:rFonts w:ascii="Fb Fontext" w:hAnsi="Fb Fontext" w:cs="PFT_Frank"/>
          <w:b/>
          <w:bCs/>
          <w:szCs w:val="14"/>
          <w:rtl/>
        </w:rPr>
        <w:tab/>
      </w:r>
      <w:r w:rsidRPr="007117F5">
        <w:rPr>
          <w:rFonts w:ascii="Fb Fontext" w:hAnsi="Fb Fontext" w:cs="PFT_Frank"/>
          <w:b/>
          <w:bCs/>
          <w:szCs w:val="14"/>
          <w:rtl/>
        </w:rPr>
        <w:t>רביעי</w:t>
      </w:r>
      <w:r w:rsidRPr="006F178A">
        <w:rPr>
          <w:rFonts w:ascii="Fb Fontext" w:hAnsi="Fb Fontext"/>
          <w:rtl/>
        </w:rPr>
        <w:t xml:space="preserve"> - ככל אדם.</w:t>
      </w:r>
    </w:p>
    <w:p w14:paraId="61D2F209" w14:textId="6B1E8F45" w:rsidR="00E31AD5" w:rsidRDefault="0089324E" w:rsidP="005848AB">
      <w:pPr>
        <w:pStyle w:val="36"/>
        <w:framePr w:wrap="notBeside"/>
        <w:rPr>
          <w:rtl/>
        </w:rPr>
      </w:pPr>
      <w:r w:rsidRPr="005848AB">
        <w:rPr>
          <w:rtl/>
        </w:rPr>
        <w:t>ר"י</w:t>
      </w:r>
      <w:r w:rsidR="00E31AD5">
        <w:rPr>
          <w:rFonts w:hint="cs"/>
          <w:rtl/>
        </w:rPr>
        <w:t>:</w:t>
      </w:r>
    </w:p>
    <w:p w14:paraId="6E18B099" w14:textId="22FD131D" w:rsidR="00A4682D" w:rsidRDefault="005E3CC5" w:rsidP="00164685">
      <w:pPr>
        <w:rPr>
          <w:rtl/>
        </w:rPr>
      </w:pPr>
      <w:r w:rsidRPr="007117F5">
        <w:rPr>
          <w:rFonts w:cs="PFT_Frank" w:hint="cs"/>
          <w:b/>
          <w:bCs/>
          <w:szCs w:val="14"/>
          <w:rtl/>
        </w:rPr>
        <w:t>ב</w:t>
      </w:r>
      <w:r w:rsidR="0089324E" w:rsidRPr="007117F5">
        <w:rPr>
          <w:rFonts w:cs="PFT_Frank"/>
          <w:b/>
          <w:bCs/>
          <w:szCs w:val="14"/>
          <w:rtl/>
        </w:rPr>
        <w:t>ראש</w:t>
      </w:r>
      <w:r w:rsidRPr="007117F5">
        <w:rPr>
          <w:rFonts w:cs="PFT_Frank" w:hint="cs"/>
          <w:b/>
          <w:bCs/>
          <w:szCs w:val="14"/>
          <w:rtl/>
        </w:rPr>
        <w:t>ון</w:t>
      </w:r>
      <w:r w:rsidR="0089324E" w:rsidRPr="006F178A">
        <w:rPr>
          <w:rtl/>
        </w:rPr>
        <w:t xml:space="preserve"> </w:t>
      </w:r>
      <w:r>
        <w:rPr>
          <w:rFonts w:hint="cs"/>
          <w:rtl/>
        </w:rPr>
        <w:t>א</w:t>
      </w:r>
      <w:r w:rsidR="00A4682D">
        <w:rPr>
          <w:rFonts w:hint="cs"/>
          <w:rtl/>
        </w:rPr>
        <w:t xml:space="preserve">ין </w:t>
      </w:r>
      <w:r>
        <w:rPr>
          <w:rFonts w:hint="cs"/>
          <w:rtl/>
        </w:rPr>
        <w:t xml:space="preserve">צ"ל </w:t>
      </w:r>
      <w:r w:rsidR="0089324E" w:rsidRPr="006F178A">
        <w:rPr>
          <w:rtl/>
        </w:rPr>
        <w:t>לא יצא</w:t>
      </w:r>
      <w:r>
        <w:rPr>
          <w:rFonts w:hint="cs"/>
          <w:rtl/>
        </w:rPr>
        <w:t>,</w:t>
      </w:r>
      <w:r w:rsidR="0089324E" w:rsidRPr="006F178A">
        <w:rPr>
          <w:rtl/>
        </w:rPr>
        <w:t xml:space="preserve"> שהרי נכנסין לביתו לנחמו</w:t>
      </w:r>
      <w:r>
        <w:rPr>
          <w:rFonts w:hint="cs"/>
          <w:rtl/>
        </w:rPr>
        <w:t>,</w:t>
      </w:r>
    </w:p>
    <w:p w14:paraId="5E2A2D91" w14:textId="0ED7B5F7" w:rsidR="0089324E" w:rsidRPr="006F178A" w:rsidRDefault="0089324E" w:rsidP="00164685">
      <w:pPr>
        <w:rPr>
          <w:rtl/>
        </w:rPr>
      </w:pPr>
      <w:r w:rsidRPr="006E3034">
        <w:rPr>
          <w:rStyle w:val="affc"/>
          <w:rtl/>
        </w:rPr>
        <w:t>אלא</w:t>
      </w:r>
      <w:r w:rsidRPr="006F178A">
        <w:rPr>
          <w:rtl/>
        </w:rPr>
        <w:t xml:space="preserve">: </w:t>
      </w:r>
      <w:r w:rsidR="005E3CC5" w:rsidRPr="007117F5">
        <w:rPr>
          <w:rFonts w:cs="PFT_Frank" w:hint="cs"/>
          <w:b/>
          <w:bCs/>
          <w:szCs w:val="14"/>
          <w:rtl/>
        </w:rPr>
        <w:t>מ</w:t>
      </w:r>
      <w:r w:rsidRPr="007117F5">
        <w:rPr>
          <w:rFonts w:cs="PFT_Frank"/>
          <w:b/>
          <w:bCs/>
          <w:szCs w:val="14"/>
          <w:rtl/>
        </w:rPr>
        <w:t>שני</w:t>
      </w:r>
      <w:r w:rsidRPr="006F178A">
        <w:rPr>
          <w:rtl/>
        </w:rPr>
        <w:t xml:space="preserve"> - </w:t>
      </w:r>
      <w:r w:rsidRPr="007117F5">
        <w:rPr>
          <w:rFonts w:cs="PFT_Frank"/>
          <w:b/>
          <w:bCs/>
          <w:szCs w:val="14"/>
          <w:rtl/>
        </w:rPr>
        <w:t>חמישי</w:t>
      </w:r>
      <w:r w:rsidRPr="006F178A">
        <w:rPr>
          <w:rtl/>
        </w:rPr>
        <w:t xml:space="preserve"> </w:t>
      </w:r>
      <w:r w:rsidR="005E3CC5">
        <w:rPr>
          <w:rFonts w:ascii="FrankRuehl" w:hAnsi="FrankRuehl" w:hint="cs"/>
          <w:rtl/>
        </w:rPr>
        <w:t>דינו כנ"ל.</w:t>
      </w:r>
    </w:p>
    <w:p w14:paraId="3107F95A" w14:textId="47C39454" w:rsidR="00E31AD5" w:rsidRDefault="005E3CC5" w:rsidP="005848AB">
      <w:pPr>
        <w:pStyle w:val="36"/>
        <w:framePr w:wrap="notBeside"/>
        <w:rPr>
          <w:rtl/>
        </w:rPr>
      </w:pPr>
      <w:r w:rsidRPr="005848AB">
        <w:rPr>
          <w:rFonts w:hint="cs"/>
          <w:rtl/>
        </w:rPr>
        <w:t>ב</w:t>
      </w:r>
      <w:r w:rsidR="00E31AD5">
        <w:rPr>
          <w:rFonts w:hint="cs"/>
          <w:rtl/>
        </w:rPr>
        <w:t>.</w:t>
      </w:r>
    </w:p>
    <w:p w14:paraId="71BBC1F7" w14:textId="51BF4006" w:rsidR="005E3CC5" w:rsidRPr="005848AB" w:rsidRDefault="00897955" w:rsidP="00164685">
      <w:pPr>
        <w:rPr>
          <w:rtl/>
        </w:rPr>
      </w:pPr>
      <w:r w:rsidRPr="005848AB">
        <w:rPr>
          <w:rFonts w:hint="cs"/>
          <w:rtl/>
        </w:rPr>
        <w:t>ל'</w:t>
      </w:r>
      <w:r w:rsidR="0089324E" w:rsidRPr="005848AB">
        <w:rPr>
          <w:rtl/>
        </w:rPr>
        <w:t xml:space="preserve"> יום </w:t>
      </w:r>
      <w:r w:rsidR="005E3CC5" w:rsidRPr="005848AB">
        <w:rPr>
          <w:rFonts w:hint="cs"/>
          <w:rtl/>
        </w:rPr>
        <w:t>אסור ב</w:t>
      </w:r>
      <w:r w:rsidR="0089324E" w:rsidRPr="005848AB">
        <w:rPr>
          <w:rtl/>
        </w:rPr>
        <w:t>נישואין,</w:t>
      </w:r>
    </w:p>
    <w:p w14:paraId="3EE78826" w14:textId="46C369A3" w:rsidR="0089324E" w:rsidRPr="006F178A" w:rsidRDefault="0089324E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pacing w:val="-4"/>
          <w:szCs w:val="14"/>
          <w:rtl/>
        </w:rPr>
        <w:t xml:space="preserve">מתה אשתו </w:t>
      </w:r>
      <w:r w:rsidRPr="00C44ACC">
        <w:rPr>
          <w:rFonts w:ascii="Fb Fontext" w:hAnsi="Fb Fontext"/>
          <w:spacing w:val="-4"/>
          <w:rtl/>
        </w:rPr>
        <w:t xml:space="preserve">- </w:t>
      </w:r>
      <w:r w:rsidR="005E3CC5">
        <w:rPr>
          <w:rFonts w:ascii="Fb Fontext" w:hAnsi="Fb Fontext" w:hint="cs"/>
          <w:spacing w:val="-4"/>
          <w:rtl/>
        </w:rPr>
        <w:t>לא</w:t>
      </w:r>
      <w:r w:rsidRPr="00C44ACC">
        <w:rPr>
          <w:rFonts w:ascii="Fb Fontext" w:hAnsi="Fb Fontext"/>
          <w:spacing w:val="-4"/>
          <w:rtl/>
        </w:rPr>
        <w:t xml:space="preserve"> ישא אחרת עד </w:t>
      </w:r>
      <w:r w:rsidR="005E3CC5">
        <w:rPr>
          <w:rFonts w:ascii="Fb Fontext" w:hAnsi="Fb Fontext" w:hint="cs"/>
          <w:spacing w:val="-4"/>
          <w:rtl/>
        </w:rPr>
        <w:t>אחרי</w:t>
      </w:r>
      <w:r w:rsidRPr="00C44ACC">
        <w:rPr>
          <w:rFonts w:ascii="Fb Fontext" w:hAnsi="Fb Fontext"/>
          <w:spacing w:val="-4"/>
          <w:rtl/>
        </w:rPr>
        <w:t xml:space="preserve"> </w:t>
      </w:r>
      <w:r w:rsidRPr="00C44ACC">
        <w:rPr>
          <w:rFonts w:ascii="Fb Fontext" w:hAnsi="Fb Fontext" w:hint="eastAsia"/>
          <w:spacing w:val="-4"/>
          <w:rtl/>
        </w:rPr>
        <w:t>ג</w:t>
      </w:r>
      <w:r w:rsidRPr="00C44ACC">
        <w:rPr>
          <w:rFonts w:ascii="Fb Fontext" w:hAnsi="Fb Fontext"/>
          <w:spacing w:val="-4"/>
          <w:rtl/>
        </w:rPr>
        <w:t>' רגלים</w:t>
      </w:r>
      <w:r w:rsidR="005E3CC5">
        <w:rPr>
          <w:rFonts w:hint="cs"/>
          <w:spacing w:val="-4"/>
          <w:rtl/>
        </w:rPr>
        <w:t>,</w:t>
      </w:r>
      <w:r w:rsidR="005E3CC5">
        <w:rPr>
          <w:rFonts w:hint="cs"/>
          <w:rtl/>
        </w:rPr>
        <w:t xml:space="preserve"> </w:t>
      </w:r>
      <w:r w:rsidR="005E3CC5">
        <w:rPr>
          <w:rStyle w:val="affc"/>
          <w:rFonts w:hint="cs"/>
          <w:rtl/>
        </w:rPr>
        <w:t>ר</w:t>
      </w:r>
      <w:r w:rsidRPr="006E3034">
        <w:rPr>
          <w:rStyle w:val="affc"/>
          <w:rtl/>
        </w:rPr>
        <w:t>"י:</w:t>
      </w:r>
      <w:r w:rsidRPr="006F178A">
        <w:rPr>
          <w:rtl/>
        </w:rPr>
        <w:t xml:space="preserve"> שלישי מותר</w:t>
      </w:r>
      <w:r w:rsidR="005E3CC5">
        <w:rPr>
          <w:rFonts w:hint="cs"/>
          <w:rtl/>
        </w:rPr>
        <w:t>,</w:t>
      </w:r>
    </w:p>
    <w:p w14:paraId="7E5C5F99" w14:textId="51A10D18" w:rsidR="0089324E" w:rsidRPr="006F178A" w:rsidRDefault="0089324E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אין</w:t>
      </w:r>
      <w:r w:rsidRPr="006F178A">
        <w:rPr>
          <w:rtl/>
        </w:rPr>
        <w:t xml:space="preserve"> לו בנים</w:t>
      </w:r>
      <w:r w:rsidR="005E3CC5" w:rsidRPr="007117F5">
        <w:rPr>
          <w:rFonts w:cs="PFT_Frank" w:hint="cs"/>
          <w:b/>
          <w:bCs/>
          <w:szCs w:val="14"/>
          <w:rtl/>
        </w:rPr>
        <w:t xml:space="preserve"> או</w:t>
      </w:r>
      <w:r w:rsidR="005E3CC5">
        <w:rPr>
          <w:rFonts w:hint="cs"/>
          <w:rtl/>
        </w:rPr>
        <w:t xml:space="preserve"> </w:t>
      </w:r>
      <w:r w:rsidR="005E3CC5" w:rsidRPr="006F178A">
        <w:rPr>
          <w:rtl/>
        </w:rPr>
        <w:t>בנים קטנים</w:t>
      </w:r>
      <w:r w:rsidR="005E3CC5">
        <w:rPr>
          <w:rFonts w:hint="cs"/>
          <w:rtl/>
        </w:rPr>
        <w:t xml:space="preserve"> </w:t>
      </w:r>
      <w:r w:rsidRPr="006F178A">
        <w:rPr>
          <w:rtl/>
        </w:rPr>
        <w:t xml:space="preserve">- </w:t>
      </w:r>
      <w:r w:rsidR="005E3CC5">
        <w:rPr>
          <w:rFonts w:hint="cs"/>
          <w:rtl/>
        </w:rPr>
        <w:t>נו</w:t>
      </w:r>
      <w:r w:rsidRPr="006F178A">
        <w:rPr>
          <w:rtl/>
        </w:rPr>
        <w:t>שא לאלתר</w:t>
      </w:r>
      <w:r w:rsidR="005E3CC5" w:rsidRPr="006E3034">
        <w:rPr>
          <w:rStyle w:val="affe"/>
          <w:rFonts w:hint="cs"/>
          <w:rtl/>
        </w:rPr>
        <w:t xml:space="preserve"> פ</w:t>
      </w:r>
      <w:r w:rsidR="005E3CC5">
        <w:rPr>
          <w:rStyle w:val="affe"/>
          <w:rFonts w:hint="cs"/>
          <w:rtl/>
        </w:rPr>
        <w:t>ריה ורביה,</w:t>
      </w:r>
      <w:r w:rsidR="005E3CC5" w:rsidRPr="006E3034">
        <w:rPr>
          <w:rStyle w:val="affe"/>
          <w:rFonts w:hint="cs"/>
          <w:rtl/>
        </w:rPr>
        <w:t xml:space="preserve"> </w:t>
      </w:r>
      <w:r w:rsidR="005E3CC5">
        <w:rPr>
          <w:rStyle w:val="affe"/>
          <w:rFonts w:hint="cs"/>
          <w:rtl/>
        </w:rPr>
        <w:t>ו</w:t>
      </w:r>
      <w:r w:rsidR="005E3CC5" w:rsidRPr="006E3034">
        <w:rPr>
          <w:rStyle w:val="affe"/>
          <w:rFonts w:hint="cs"/>
          <w:rtl/>
        </w:rPr>
        <w:t>שתגדל</w:t>
      </w:r>
      <w:r w:rsidR="005E3CC5">
        <w:rPr>
          <w:rStyle w:val="affe"/>
          <w:rFonts w:hint="cs"/>
          <w:rtl/>
        </w:rPr>
        <w:t>ם</w:t>
      </w:r>
      <w:r w:rsidRPr="006F178A">
        <w:rPr>
          <w:rtl/>
        </w:rPr>
        <w:t>.</w:t>
      </w:r>
    </w:p>
    <w:p w14:paraId="1731F3A2" w14:textId="5C804AE4" w:rsidR="0089324E" w:rsidRPr="006F178A" w:rsidRDefault="005E3CC5" w:rsidP="00164685">
      <w:pPr>
        <w:rPr>
          <w:rtl/>
        </w:rPr>
      </w:pPr>
      <w:r w:rsidRPr="006E3034">
        <w:rPr>
          <w:rStyle w:val="affc"/>
          <w:rFonts w:hint="cs"/>
          <w:rtl/>
        </w:rPr>
        <w:t>וכן עשה</w:t>
      </w:r>
      <w:r w:rsidR="0089324E" w:rsidRPr="006E3034">
        <w:rPr>
          <w:rStyle w:val="affc"/>
          <w:rtl/>
        </w:rPr>
        <w:t xml:space="preserve"> יוסף הכהן</w:t>
      </w:r>
      <w:r w:rsidR="0089324E" w:rsidRPr="006F178A">
        <w:rPr>
          <w:rtl/>
        </w:rPr>
        <w:t xml:space="preserve"> </w:t>
      </w:r>
      <w:r>
        <w:rPr>
          <w:rFonts w:hint="cs"/>
          <w:rtl/>
        </w:rPr>
        <w:t>שנשא</w:t>
      </w:r>
      <w:r w:rsidR="0089324E" w:rsidRPr="006F178A">
        <w:rPr>
          <w:rtl/>
        </w:rPr>
        <w:t xml:space="preserve"> אחותה </w:t>
      </w:r>
      <w:r w:rsidRPr="007117F5">
        <w:rPr>
          <w:rFonts w:cs="PFT_Frank" w:hint="cs"/>
          <w:b/>
          <w:bCs/>
          <w:szCs w:val="14"/>
          <w:rtl/>
        </w:rPr>
        <w:t>מיד</w:t>
      </w:r>
      <w:r>
        <w:rPr>
          <w:rFonts w:hint="cs"/>
          <w:rtl/>
        </w:rPr>
        <w:t xml:space="preserve"> </w:t>
      </w:r>
      <w:r w:rsidRPr="006E3034">
        <w:rPr>
          <w:rStyle w:val="affe"/>
          <w:rFonts w:hint="cs"/>
          <w:rtl/>
        </w:rPr>
        <w:t>שתגדלם</w:t>
      </w:r>
      <w:r>
        <w:rPr>
          <w:rStyle w:val="affe"/>
          <w:rFonts w:hint="cs"/>
          <w:rtl/>
        </w:rPr>
        <w:t xml:space="preserve">, </w:t>
      </w:r>
      <w:r>
        <w:rPr>
          <w:rFonts w:hint="cs"/>
          <w:rtl/>
        </w:rPr>
        <w:t xml:space="preserve">וביאה </w:t>
      </w:r>
      <w:r w:rsidR="0089324E" w:rsidRPr="007117F5">
        <w:rPr>
          <w:rFonts w:cs="PFT_Frank"/>
          <w:b/>
          <w:bCs/>
          <w:szCs w:val="14"/>
          <w:rtl/>
        </w:rPr>
        <w:t>אחר</w:t>
      </w:r>
      <w:r w:rsidRPr="007117F5">
        <w:rPr>
          <w:rFonts w:cs="PFT_Frank" w:hint="cs"/>
          <w:b/>
          <w:bCs/>
          <w:szCs w:val="14"/>
          <w:rtl/>
        </w:rPr>
        <w:t xml:space="preserve"> </w:t>
      </w:r>
      <w:r w:rsidR="0089324E" w:rsidRPr="007117F5">
        <w:rPr>
          <w:rFonts w:cs="PFT_Frank"/>
          <w:b/>
          <w:bCs/>
          <w:szCs w:val="14"/>
          <w:rtl/>
        </w:rPr>
        <w:t>ל</w:t>
      </w:r>
      <w:r w:rsidRPr="007117F5">
        <w:rPr>
          <w:rFonts w:cs="PFT_Frank" w:hint="cs"/>
          <w:b/>
          <w:bCs/>
          <w:szCs w:val="14"/>
          <w:rtl/>
        </w:rPr>
        <w:t>'</w:t>
      </w:r>
      <w:r w:rsidR="0089324E" w:rsidRPr="006F178A">
        <w:rPr>
          <w:rtl/>
        </w:rPr>
        <w:t>.</w:t>
      </w:r>
    </w:p>
    <w:p w14:paraId="0D1375F1" w14:textId="64216957" w:rsidR="00E31AD5" w:rsidRDefault="00897955" w:rsidP="00B5593C">
      <w:pPr>
        <w:pStyle w:val="36"/>
        <w:framePr w:wrap="notBeside"/>
        <w:rPr>
          <w:rtl/>
        </w:rPr>
      </w:pPr>
      <w:r w:rsidRPr="00B5593C">
        <w:rPr>
          <w:rFonts w:hint="cs"/>
          <w:rtl/>
        </w:rPr>
        <w:t>ג</w:t>
      </w:r>
      <w:r w:rsidR="00E31AD5">
        <w:rPr>
          <w:rFonts w:hint="cs"/>
          <w:rtl/>
        </w:rPr>
        <w:t>.</w:t>
      </w:r>
    </w:p>
    <w:p w14:paraId="590F1C01" w14:textId="25F041A7" w:rsidR="0089324E" w:rsidRPr="006F178A" w:rsidRDefault="0089324E" w:rsidP="00B5593C">
      <w:pPr>
        <w:rPr>
          <w:rtl/>
        </w:rPr>
      </w:pPr>
      <w:r w:rsidRPr="006F178A">
        <w:rPr>
          <w:rtl/>
        </w:rPr>
        <w:t xml:space="preserve"> </w:t>
      </w:r>
      <w:r w:rsidRPr="007117F5">
        <w:rPr>
          <w:rFonts w:cs="PFT_Frank" w:hint="cs"/>
          <w:b/>
          <w:bCs/>
          <w:szCs w:val="14"/>
          <w:rtl/>
        </w:rPr>
        <w:t>ל'</w:t>
      </w:r>
      <w:r w:rsidRPr="007117F5">
        <w:rPr>
          <w:rFonts w:cs="PFT_Frank"/>
          <w:b/>
          <w:bCs/>
          <w:szCs w:val="14"/>
          <w:rtl/>
        </w:rPr>
        <w:t xml:space="preserve"> יום</w:t>
      </w:r>
      <w:r w:rsidRPr="006F178A">
        <w:rPr>
          <w:rtl/>
        </w:rPr>
        <w:t xml:space="preserve"> </w:t>
      </w:r>
      <w:r w:rsidR="00897955">
        <w:rPr>
          <w:rFonts w:hint="cs"/>
          <w:rtl/>
        </w:rPr>
        <w:t>אסור ב</w:t>
      </w:r>
      <w:r w:rsidRPr="006F178A">
        <w:rPr>
          <w:rtl/>
        </w:rPr>
        <w:t>גיהוץ,</w:t>
      </w:r>
      <w:r w:rsidR="00B5593C">
        <w:rPr>
          <w:rFonts w:cs="PFT_Frank" w:hint="cs"/>
          <w:b/>
          <w:bCs/>
          <w:szCs w:val="14"/>
          <w:rtl/>
        </w:rPr>
        <w:t xml:space="preserve"> </w:t>
      </w:r>
      <w:r w:rsidR="00141B50" w:rsidRPr="007117F5">
        <w:rPr>
          <w:rFonts w:cs="PFT_Frank" w:hint="cs"/>
          <w:b/>
          <w:bCs/>
          <w:szCs w:val="14"/>
          <w:rtl/>
        </w:rPr>
        <w:t>בין</w:t>
      </w:r>
      <w:r w:rsidR="00141B50" w:rsidRPr="006F178A">
        <w:rPr>
          <w:rtl/>
        </w:rPr>
        <w:t xml:space="preserve"> </w:t>
      </w:r>
      <w:r w:rsidRPr="006F178A">
        <w:rPr>
          <w:rtl/>
        </w:rPr>
        <w:t>חדשים</w:t>
      </w:r>
      <w:r w:rsidR="00141B50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141B50" w:rsidRPr="007117F5">
        <w:rPr>
          <w:rFonts w:cs="PFT_Frank" w:hint="cs"/>
          <w:b/>
          <w:bCs/>
          <w:szCs w:val="14"/>
          <w:rtl/>
        </w:rPr>
        <w:t>בין</w:t>
      </w:r>
      <w:r w:rsidRPr="006F178A">
        <w:rPr>
          <w:rtl/>
        </w:rPr>
        <w:t xml:space="preserve"> ישנים </w:t>
      </w:r>
      <w:r w:rsidR="00141B50">
        <w:rPr>
          <w:rFonts w:hint="cs"/>
          <w:rtl/>
        </w:rPr>
        <w:t>ש</w:t>
      </w:r>
      <w:r w:rsidRPr="006F178A">
        <w:rPr>
          <w:rtl/>
        </w:rPr>
        <w:t>יצא</w:t>
      </w:r>
      <w:r w:rsidR="00141B50">
        <w:rPr>
          <w:rFonts w:hint="cs"/>
          <w:rtl/>
        </w:rPr>
        <w:t>ו</w:t>
      </w:r>
      <w:r w:rsidRPr="006F178A">
        <w:rPr>
          <w:rtl/>
        </w:rPr>
        <w:t xml:space="preserve"> מהמכבש</w:t>
      </w:r>
      <w:r w:rsidR="00141B50">
        <w:rPr>
          <w:rFonts w:hint="cs"/>
          <w:rtl/>
        </w:rPr>
        <w:t>,</w:t>
      </w:r>
    </w:p>
    <w:p w14:paraId="576D4082" w14:textId="16952E1B" w:rsidR="0089324E" w:rsidRPr="006F178A" w:rsidRDefault="0089324E" w:rsidP="00164685">
      <w:pPr>
        <w:rPr>
          <w:rtl/>
        </w:rPr>
      </w:pPr>
      <w:r w:rsidRPr="006E3034">
        <w:rPr>
          <w:rStyle w:val="affc"/>
          <w:rtl/>
        </w:rPr>
        <w:t>רבי</w:t>
      </w:r>
      <w:r w:rsidRPr="006F178A">
        <w:rPr>
          <w:rtl/>
        </w:rPr>
        <w:t xml:space="preserve">: לא אסרו אלא </w:t>
      </w:r>
      <w:r w:rsidRPr="007117F5">
        <w:rPr>
          <w:rFonts w:cs="PFT_Frank"/>
          <w:b/>
          <w:bCs/>
          <w:szCs w:val="14"/>
          <w:rtl/>
        </w:rPr>
        <w:t>חדשים</w:t>
      </w:r>
      <w:r w:rsidR="00141B50">
        <w:rPr>
          <w:rFonts w:hint="cs"/>
          <w:rtl/>
        </w:rPr>
        <w:t xml:space="preserve">. </w:t>
      </w:r>
      <w:r w:rsidR="00B5593C">
        <w:rPr>
          <w:rtl/>
        </w:rPr>
        <w:tab/>
      </w:r>
      <w:r w:rsidR="00B5593C">
        <w:rPr>
          <w:rtl/>
        </w:rPr>
        <w:tab/>
      </w:r>
      <w:r w:rsidRPr="006E3034">
        <w:rPr>
          <w:rStyle w:val="affc"/>
          <w:rtl/>
        </w:rPr>
        <w:t>ר</w:t>
      </w:r>
      <w:r w:rsidRPr="006E3034">
        <w:rPr>
          <w:rStyle w:val="affc"/>
          <w:rFonts w:hint="cs"/>
          <w:rtl/>
        </w:rPr>
        <w:t>אבר</w:t>
      </w:r>
      <w:r w:rsidRPr="006E3034">
        <w:rPr>
          <w:rStyle w:val="affc"/>
          <w:rtl/>
        </w:rPr>
        <w:t>"</w:t>
      </w:r>
      <w:r w:rsidRPr="006E3034">
        <w:rPr>
          <w:rStyle w:val="affc"/>
          <w:rFonts w:hint="cs"/>
          <w:rtl/>
        </w:rPr>
        <w:t>ש</w:t>
      </w:r>
      <w:r w:rsidRPr="006E3034">
        <w:rPr>
          <w:rStyle w:val="affc"/>
          <w:rtl/>
        </w:rPr>
        <w:t>:</w:t>
      </w:r>
      <w:r w:rsidRPr="006F178A">
        <w:rPr>
          <w:rtl/>
        </w:rPr>
        <w:t xml:space="preserve"> לא אסרו אלא </w:t>
      </w:r>
      <w:r w:rsidRPr="007117F5">
        <w:rPr>
          <w:rFonts w:cs="PFT_Frank"/>
          <w:b/>
          <w:bCs/>
          <w:szCs w:val="14"/>
          <w:rtl/>
        </w:rPr>
        <w:t>לבנים.</w:t>
      </w:r>
    </w:p>
    <w:p w14:paraId="4A0A6A0E" w14:textId="02016AA8" w:rsidR="006D084F" w:rsidRDefault="0089324E" w:rsidP="00164685">
      <w:pPr>
        <w:rPr>
          <w:rStyle w:val="affc"/>
          <w:rtl/>
        </w:rPr>
      </w:pPr>
      <w:r w:rsidRPr="006E3034">
        <w:rPr>
          <w:rStyle w:val="affc"/>
          <w:rtl/>
        </w:rPr>
        <w:t>אביי</w:t>
      </w:r>
      <w:r w:rsidRPr="006F178A">
        <w:rPr>
          <w:rtl/>
        </w:rPr>
        <w:t xml:space="preserve"> </w:t>
      </w:r>
      <w:r w:rsidR="00141B50">
        <w:rPr>
          <w:rFonts w:hint="cs"/>
          <w:rtl/>
        </w:rPr>
        <w:t>יצא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ב</w:t>
      </w:r>
      <w:r w:rsidR="00141B50">
        <w:rPr>
          <w:rFonts w:hint="cs"/>
          <w:rtl/>
        </w:rPr>
        <w:t xml:space="preserve">מגוהץ </w:t>
      </w:r>
      <w:r w:rsidRPr="007117F5">
        <w:rPr>
          <w:rFonts w:cs="PFT_Frank" w:hint="cs"/>
          <w:b/>
          <w:bCs/>
          <w:szCs w:val="14"/>
          <w:rtl/>
        </w:rPr>
        <w:t>ישן</w:t>
      </w:r>
      <w:r w:rsidR="00141B50" w:rsidRPr="007117F5">
        <w:rPr>
          <w:rFonts w:cs="PFT_Frank" w:hint="cs"/>
          <w:b/>
          <w:bCs/>
          <w:szCs w:val="14"/>
          <w:rtl/>
        </w:rPr>
        <w:t xml:space="preserve"> לבן</w:t>
      </w:r>
      <w:r w:rsidRPr="006F178A">
        <w:rPr>
          <w:rFonts w:hint="cs"/>
          <w:rtl/>
        </w:rPr>
        <w:t xml:space="preserve"> </w:t>
      </w:r>
      <w:r w:rsidRPr="006E3034">
        <w:rPr>
          <w:rStyle w:val="affc"/>
          <w:rFonts w:hint="cs"/>
          <w:rtl/>
        </w:rPr>
        <w:t>כר</w:t>
      </w:r>
      <w:r w:rsidRPr="006E3034">
        <w:rPr>
          <w:rStyle w:val="affc"/>
          <w:rtl/>
        </w:rPr>
        <w:t>בי</w:t>
      </w:r>
      <w:r w:rsidR="00141B50">
        <w:rPr>
          <w:rStyle w:val="affc"/>
          <w:rFonts w:hint="cs"/>
          <w:rtl/>
        </w:rPr>
        <w:t>.</w:t>
      </w:r>
      <w:r w:rsidR="00A4682D">
        <w:rPr>
          <w:rStyle w:val="affc"/>
          <w:rFonts w:hint="cs"/>
          <w:rtl/>
        </w:rPr>
        <w:t xml:space="preserve">   </w:t>
      </w:r>
      <w:r w:rsidR="00141B50">
        <w:rPr>
          <w:rStyle w:val="affc"/>
          <w:rFonts w:hint="cs"/>
          <w:rtl/>
        </w:rPr>
        <w:t>ר</w:t>
      </w:r>
      <w:r w:rsidRPr="006E3034">
        <w:rPr>
          <w:rStyle w:val="affc"/>
          <w:rtl/>
        </w:rPr>
        <w:t>בא</w:t>
      </w:r>
      <w:r w:rsidRPr="006F178A">
        <w:rPr>
          <w:rtl/>
        </w:rPr>
        <w:t xml:space="preserve"> </w:t>
      </w:r>
      <w:r w:rsidR="00141B50">
        <w:rPr>
          <w:rFonts w:hint="cs"/>
          <w:rtl/>
        </w:rPr>
        <w:t xml:space="preserve">יצא </w:t>
      </w:r>
      <w:r w:rsidRPr="006F178A">
        <w:rPr>
          <w:rFonts w:hint="cs"/>
          <w:rtl/>
        </w:rPr>
        <w:t>ב</w:t>
      </w:r>
      <w:r w:rsidRPr="007117F5">
        <w:rPr>
          <w:rFonts w:cs="PFT_Frank" w:hint="cs"/>
          <w:b/>
          <w:bCs/>
          <w:szCs w:val="14"/>
          <w:rtl/>
        </w:rPr>
        <w:t>אדום חדש</w:t>
      </w:r>
      <w:r w:rsidRPr="006F178A">
        <w:rPr>
          <w:rFonts w:hint="cs"/>
          <w:rtl/>
        </w:rPr>
        <w:t xml:space="preserve"> </w:t>
      </w:r>
      <w:r w:rsidRPr="006E3034">
        <w:rPr>
          <w:rStyle w:val="affc"/>
          <w:rFonts w:hint="cs"/>
          <w:rtl/>
        </w:rPr>
        <w:t>כראבר</w:t>
      </w:r>
      <w:r w:rsidRPr="006E3034">
        <w:rPr>
          <w:rStyle w:val="affc"/>
          <w:rtl/>
        </w:rPr>
        <w:t>"</w:t>
      </w:r>
      <w:r w:rsidRPr="006E3034">
        <w:rPr>
          <w:rStyle w:val="affc"/>
          <w:rFonts w:hint="cs"/>
          <w:rtl/>
        </w:rPr>
        <w:t>ש</w:t>
      </w:r>
      <w:r w:rsidR="006D084F">
        <w:rPr>
          <w:rStyle w:val="affc"/>
          <w:rFonts w:hint="cs"/>
          <w:rtl/>
        </w:rPr>
        <w:t>.</w:t>
      </w:r>
    </w:p>
    <w:p w14:paraId="6B69ADBE" w14:textId="77777777" w:rsidR="0089324E" w:rsidRPr="006F178A" w:rsidRDefault="0089324E" w:rsidP="00800D78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כג:</w:t>
      </w:r>
    </w:p>
    <w:p w14:paraId="503B360D" w14:textId="692653E6" w:rsidR="0089324E" w:rsidRPr="006F178A" w:rsidRDefault="0089324E" w:rsidP="00164685">
      <w:pPr>
        <w:pStyle w:val="affff1"/>
        <w:rPr>
          <w:rtl/>
        </w:rPr>
      </w:pPr>
      <w:ins w:id="9840" w:author="מספור קטעי משנה" w:date="2026-10-06T06:45:36Z">
        <w:r>
          <w:rPr>
            <w:rStyle w:val="MisparKeta"/>
          </w:rPr>
          <w:t xml:space="preserve">ד. </w:t>
        </w:r>
      </w:ins>
      <w:r w:rsidRPr="006F178A">
        <w:rPr>
          <w:rtl/>
        </w:rPr>
        <w:t>שבת עולה ואינה מפסקת.</w:t>
      </w:r>
    </w:p>
    <w:p w14:paraId="0A957D72" w14:textId="1B771387" w:rsidR="0089324E" w:rsidRPr="006F178A" w:rsidRDefault="0089324E" w:rsidP="00164685">
      <w:pPr>
        <w:rPr>
          <w:rtl/>
        </w:rPr>
      </w:pPr>
      <w:r w:rsidRPr="006E3034">
        <w:rPr>
          <w:rStyle w:val="affc"/>
          <w:rtl/>
        </w:rPr>
        <w:t xml:space="preserve">בני יהודה וגליל </w:t>
      </w:r>
      <w:r w:rsidR="006D084F" w:rsidRPr="006E3034">
        <w:rPr>
          <w:rStyle w:val="affc"/>
          <w:rFonts w:hint="cs"/>
          <w:rtl/>
        </w:rPr>
        <w:t>נחלקו</w:t>
      </w:r>
      <w:r w:rsidRPr="006E3034">
        <w:rPr>
          <w:rStyle w:val="affc"/>
          <w:rtl/>
        </w:rPr>
        <w:t>:</w:t>
      </w:r>
      <w:r w:rsidR="006D084F" w:rsidRPr="006E3034">
        <w:rPr>
          <w:rStyle w:val="affc"/>
          <w:rFonts w:hint="cs"/>
          <w:rtl/>
        </w:rPr>
        <w:t xml:space="preserve"> </w:t>
      </w:r>
      <w:r w:rsidR="00A4682D">
        <w:rPr>
          <w:rStyle w:val="affc"/>
          <w:rFonts w:hint="cs"/>
          <w:rtl/>
        </w:rPr>
        <w:t>ל</w:t>
      </w:r>
      <w:r w:rsidR="006D084F" w:rsidRPr="006E3034">
        <w:rPr>
          <w:rStyle w:val="affc"/>
          <w:rFonts w:hint="cs"/>
          <w:rtl/>
        </w:rPr>
        <w:t>אלו:</w:t>
      </w:r>
      <w:r w:rsidRPr="006F178A">
        <w:rPr>
          <w:rtl/>
        </w:rPr>
        <w:t xml:space="preserve"> יש אבילות בשבת</w:t>
      </w:r>
      <w:r w:rsidR="006D084F" w:rsidRPr="006E3034">
        <w:rPr>
          <w:rStyle w:val="affe"/>
          <w:rFonts w:hint="cs"/>
          <w:rtl/>
        </w:rPr>
        <w:t xml:space="preserve"> ב</w:t>
      </w:r>
      <w:r w:rsidR="00FE39F7">
        <w:rPr>
          <w:rStyle w:val="affe"/>
          <w:rFonts w:hint="cs"/>
          <w:rtl/>
        </w:rPr>
        <w:t>דבר שב</w:t>
      </w:r>
      <w:r w:rsidR="006D084F" w:rsidRPr="006E3034">
        <w:rPr>
          <w:rStyle w:val="affe"/>
          <w:rFonts w:hint="cs"/>
          <w:rtl/>
        </w:rPr>
        <w:t>צינעא</w:t>
      </w:r>
      <w:r w:rsidR="006D084F">
        <w:rPr>
          <w:rStyle w:val="affe"/>
          <w:rFonts w:hint="cs"/>
          <w:rtl/>
        </w:rPr>
        <w:t>,</w:t>
      </w:r>
      <w:r w:rsidRPr="006F178A">
        <w:rPr>
          <w:rtl/>
        </w:rPr>
        <w:t xml:space="preserve"> </w:t>
      </w:r>
      <w:r w:rsidRPr="006F178A">
        <w:rPr>
          <w:rtl/>
        </w:rPr>
        <w:tab/>
      </w:r>
    </w:p>
    <w:p w14:paraId="23FA4765" w14:textId="5ACBD64D" w:rsidR="0089324E" w:rsidRPr="006F178A" w:rsidRDefault="00A4682D" w:rsidP="00164685">
      <w:pPr>
        <w:ind w:left="850" w:firstLine="170"/>
        <w:rPr>
          <w:rFonts w:cs="Guttman Vilna"/>
          <w:b/>
          <w:bCs/>
          <w:rtl/>
        </w:rPr>
      </w:pPr>
      <w:r>
        <w:rPr>
          <w:rStyle w:val="affc"/>
          <w:rFonts w:hint="cs"/>
          <w:rtl/>
        </w:rPr>
        <w:t xml:space="preserve">  </w:t>
      </w:r>
      <w:r w:rsidR="0089324E" w:rsidRPr="006E3034">
        <w:rPr>
          <w:rStyle w:val="affc"/>
          <w:rtl/>
        </w:rPr>
        <w:t>ו</w:t>
      </w:r>
      <w:r>
        <w:rPr>
          <w:rStyle w:val="affc"/>
          <w:rFonts w:hint="cs"/>
          <w:rtl/>
        </w:rPr>
        <w:t>ל</w:t>
      </w:r>
      <w:r w:rsidR="006D084F" w:rsidRPr="006E3034">
        <w:rPr>
          <w:rStyle w:val="affc"/>
          <w:rFonts w:hint="cs"/>
          <w:rtl/>
        </w:rPr>
        <w:t>אלו</w:t>
      </w:r>
      <w:r w:rsidR="0089324E" w:rsidRPr="006F178A">
        <w:rPr>
          <w:rtl/>
        </w:rPr>
        <w:t>: אין אבילות בשבת.</w:t>
      </w:r>
    </w:p>
    <w:p w14:paraId="1A27C383" w14:textId="0DC481D6" w:rsidR="0089324E" w:rsidRPr="006F178A" w:rsidRDefault="0089324E" w:rsidP="00164685">
      <w:pPr>
        <w:rPr>
          <w:rtl/>
        </w:rPr>
      </w:pPr>
      <w:r w:rsidRPr="007117F5">
        <w:rPr>
          <w:rFonts w:cs="PFT_Frank" w:hint="cs"/>
          <w:b/>
          <w:bCs/>
          <w:szCs w:val="14"/>
          <w:rtl/>
        </w:rPr>
        <w:t>יש</w:t>
      </w:r>
      <w:r w:rsidR="00EA030F">
        <w:rPr>
          <w:rFonts w:hint="cs"/>
          <w:rtl/>
        </w:rPr>
        <w:t>-</w:t>
      </w:r>
      <w:r w:rsidRPr="006F178A">
        <w:rPr>
          <w:rFonts w:hint="cs"/>
          <w:rtl/>
        </w:rPr>
        <w:t xml:space="preserve"> </w:t>
      </w:r>
      <w:r w:rsidR="006D084F">
        <w:rPr>
          <w:rFonts w:hint="cs"/>
          <w:rtl/>
        </w:rPr>
        <w:t xml:space="preserve">ששנינו </w:t>
      </w:r>
      <w:r w:rsidR="006D084F" w:rsidRPr="007117F5">
        <w:rPr>
          <w:rFonts w:cs="PFT_Frank" w:hint="cs"/>
          <w:b/>
          <w:bCs/>
          <w:szCs w:val="14"/>
          <w:rtl/>
        </w:rPr>
        <w:t>עולה</w:t>
      </w:r>
      <w:r w:rsidR="006D084F" w:rsidRPr="006E3034">
        <w:rPr>
          <w:rStyle w:val="affe"/>
          <w:rFonts w:hint="cs"/>
          <w:rtl/>
        </w:rPr>
        <w:t xml:space="preserve"> ולא </w:t>
      </w:r>
      <w:r w:rsidR="006D084F">
        <w:rPr>
          <w:rStyle w:val="affe"/>
          <w:rFonts w:hint="cs"/>
          <w:rtl/>
        </w:rPr>
        <w:t>הדגיש</w:t>
      </w:r>
      <w:r w:rsidR="006D084F" w:rsidRPr="006E3034">
        <w:rPr>
          <w:rStyle w:val="affe"/>
          <w:rFonts w:hint="cs"/>
          <w:rtl/>
        </w:rPr>
        <w:t xml:space="preserve"> </w:t>
      </w:r>
      <w:r w:rsidR="006D084F" w:rsidRPr="00D54BA1">
        <w:rPr>
          <w:rStyle w:val="affe"/>
          <w:rFonts w:cs="PFT_Frank" w:hint="cs"/>
          <w:b/>
          <w:bCs/>
          <w:szCs w:val="10"/>
          <w:rtl/>
        </w:rPr>
        <w:t>שלא נוהג</w:t>
      </w:r>
      <w:r w:rsidR="006D084F">
        <w:rPr>
          <w:rFonts w:hint="cs"/>
          <w:rtl/>
        </w:rPr>
        <w:t xml:space="preserve">, </w:t>
      </w:r>
      <w:r w:rsidR="006D084F" w:rsidRPr="007117F5">
        <w:rPr>
          <w:rFonts w:ascii="Fb Fontext" w:hAnsi="Fb Fontext" w:cs="PFT_Frank" w:hint="cs"/>
          <w:b/>
          <w:bCs/>
          <w:sz w:val="20"/>
          <w:szCs w:val="14"/>
          <w:rtl/>
        </w:rPr>
        <w:t>אין</w:t>
      </w:r>
      <w:r w:rsidR="00EA030F">
        <w:rPr>
          <w:rFonts w:ascii="Fb Fontext" w:hAnsi="Fb Fontext" w:hint="cs"/>
          <w:sz w:val="20"/>
          <w:rtl/>
        </w:rPr>
        <w:t>-</w:t>
      </w:r>
      <w:r w:rsidRPr="006F178A">
        <w:rPr>
          <w:rFonts w:ascii="Fb Fontext" w:hAnsi="Fb Fontext"/>
          <w:sz w:val="20"/>
          <w:rtl/>
        </w:rPr>
        <w:t xml:space="preserve"> </w:t>
      </w:r>
      <w:r w:rsidR="006D084F" w:rsidRPr="006E3034">
        <w:rPr>
          <w:rStyle w:val="affe"/>
          <w:rFonts w:hint="cs"/>
          <w:rtl/>
        </w:rPr>
        <w:t>שהוצרך</w:t>
      </w:r>
      <w:r w:rsidR="006D084F">
        <w:rPr>
          <w:rFonts w:ascii="Fb Fontext" w:hAnsi="Fb Fontext" w:hint="cs"/>
          <w:sz w:val="20"/>
          <w:rtl/>
        </w:rPr>
        <w:t xml:space="preserve"> </w:t>
      </w:r>
      <w:r w:rsidRPr="007117F5">
        <w:rPr>
          <w:rFonts w:ascii="Fb Fontext" w:hAnsi="Fb Fontext" w:cs="PFT_Frank"/>
          <w:b/>
          <w:bCs/>
          <w:sz w:val="20"/>
          <w:szCs w:val="14"/>
          <w:rtl/>
        </w:rPr>
        <w:t>אי</w:t>
      </w:r>
      <w:r w:rsidR="006D084F" w:rsidRPr="007117F5">
        <w:rPr>
          <w:rFonts w:ascii="Fb Fontext" w:hAnsi="Fb Fontext" w:cs="PFT_Frank" w:hint="cs"/>
          <w:b/>
          <w:bCs/>
          <w:sz w:val="20"/>
          <w:szCs w:val="14"/>
          <w:rtl/>
        </w:rPr>
        <w:t>נה מפסקת</w:t>
      </w:r>
      <w:r w:rsidR="00EA030F">
        <w:rPr>
          <w:rFonts w:ascii="Fb Fontext" w:hAnsi="Fb Fontext" w:hint="cs"/>
          <w:sz w:val="20"/>
          <w:rtl/>
        </w:rPr>
        <w:t>.</w:t>
      </w:r>
    </w:p>
    <w:p w14:paraId="28881B90" w14:textId="5B182C89" w:rsidR="00E31AD5" w:rsidRDefault="0089324E" w:rsidP="002C20C7">
      <w:pPr>
        <w:pStyle w:val="36"/>
        <w:framePr w:wrap="notBeside"/>
        <w:rPr>
          <w:rtl/>
        </w:rPr>
      </w:pPr>
      <w:r w:rsidRPr="002C20C7">
        <w:rPr>
          <w:rtl/>
        </w:rPr>
        <w:t>כתנאי</w:t>
      </w:r>
      <w:r w:rsidR="00E31AD5">
        <w:rPr>
          <w:rtl/>
        </w:rPr>
        <w:t>:</w:t>
      </w:r>
    </w:p>
    <w:p w14:paraId="10B1FD58" w14:textId="0EA69AAA" w:rsidR="00EA030F" w:rsidRPr="006F178A" w:rsidRDefault="00BD02EB" w:rsidP="00164685">
      <w:pPr>
        <w:rPr>
          <w:rFonts w:cs="Guttman Vilna"/>
          <w:b/>
          <w:bCs/>
          <w:rtl/>
        </w:rPr>
      </w:pPr>
      <w:r>
        <w:rPr>
          <w:rFonts w:ascii="Fb Fontext" w:hAnsi="Fb Fontext" w:cs="PFT_Frank" w:hint="cs"/>
          <w:b/>
          <w:bCs/>
          <w:szCs w:val="14"/>
          <w:rtl/>
        </w:rPr>
        <w:t>מ</w:t>
      </w:r>
      <w:r w:rsidR="0089324E" w:rsidRPr="007117F5">
        <w:rPr>
          <w:rFonts w:ascii="Fb Fontext" w:hAnsi="Fb Fontext" w:cs="PFT_Frank"/>
          <w:b/>
          <w:bCs/>
          <w:szCs w:val="14"/>
          <w:rtl/>
        </w:rPr>
        <w:t>תו מוטל לפניו</w:t>
      </w:r>
      <w:r w:rsidR="0089324E" w:rsidRPr="006F178A">
        <w:rPr>
          <w:rFonts w:ascii="Fb Fontext" w:hAnsi="Fb Fontext"/>
          <w:rtl/>
        </w:rPr>
        <w:t xml:space="preserve"> - אוכל בבית אחר</w:t>
      </w:r>
      <w:r w:rsidR="00EA030F">
        <w:rPr>
          <w:rFonts w:ascii="Fb Fontext" w:hAnsi="Fb Fontext" w:hint="cs"/>
          <w:rtl/>
        </w:rPr>
        <w:t>, אין -</w:t>
      </w:r>
      <w:r w:rsidR="0089324E" w:rsidRPr="006F178A">
        <w:rPr>
          <w:rtl/>
        </w:rPr>
        <w:t xml:space="preserve"> בית חברו,</w:t>
      </w:r>
    </w:p>
    <w:p w14:paraId="0F82AAD9" w14:textId="50E6D911" w:rsidR="0089324E" w:rsidRPr="006F178A" w:rsidRDefault="00EA030F" w:rsidP="00164685">
      <w:pPr>
        <w:rPr>
          <w:rFonts w:cs="Guttman Vilna"/>
          <w:b/>
          <w:bCs/>
          <w:rtl/>
        </w:rPr>
      </w:pPr>
      <w:r>
        <w:rPr>
          <w:rFonts w:hint="cs"/>
          <w:rtl/>
        </w:rPr>
        <w:t>אין -</w:t>
      </w:r>
      <w:r w:rsidR="0089324E" w:rsidRPr="006F178A">
        <w:rPr>
          <w:rtl/>
        </w:rPr>
        <w:t xml:space="preserve"> עושה מחיצה </w:t>
      </w:r>
      <w:r>
        <w:rPr>
          <w:rFonts w:hint="cs"/>
          <w:rtl/>
        </w:rPr>
        <w:t>י'</w:t>
      </w:r>
      <w:r w:rsidR="0089324E" w:rsidRPr="006F178A">
        <w:rPr>
          <w:rtl/>
        </w:rPr>
        <w:t xml:space="preserve"> טפחים,</w:t>
      </w:r>
      <w:r>
        <w:rPr>
          <w:rFonts w:hint="cs"/>
          <w:rtl/>
        </w:rPr>
        <w:t xml:space="preserve"> </w:t>
      </w:r>
      <w:r w:rsidR="0089324E" w:rsidRPr="006F178A">
        <w:rPr>
          <w:rtl/>
        </w:rPr>
        <w:t>אין</w:t>
      </w:r>
      <w:r>
        <w:rPr>
          <w:rFonts w:hint="cs"/>
          <w:rtl/>
        </w:rPr>
        <w:t xml:space="preserve"> -</w:t>
      </w:r>
      <w:r w:rsidR="0089324E" w:rsidRPr="006F178A">
        <w:rPr>
          <w:rtl/>
        </w:rPr>
        <w:t xml:space="preserve"> מחזיר פניו.</w:t>
      </w:r>
    </w:p>
    <w:p w14:paraId="715F2610" w14:textId="37C186E5" w:rsidR="0079265C" w:rsidRDefault="0089324E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ו</w:t>
      </w:r>
      <w:r w:rsidR="00EA030F" w:rsidRPr="007117F5">
        <w:rPr>
          <w:rFonts w:cs="PFT_Frank" w:hint="cs"/>
          <w:b/>
          <w:bCs/>
          <w:szCs w:val="14"/>
          <w:rtl/>
        </w:rPr>
        <w:t>ל</w:t>
      </w:r>
      <w:r w:rsidRPr="007117F5">
        <w:rPr>
          <w:rFonts w:cs="PFT_Frank"/>
          <w:b/>
          <w:bCs/>
          <w:szCs w:val="14"/>
          <w:rtl/>
        </w:rPr>
        <w:t>א</w:t>
      </w:r>
      <w:r w:rsidR="00EA030F">
        <w:rPr>
          <w:rFonts w:hint="cs"/>
          <w:rtl/>
        </w:rPr>
        <w:t>-</w:t>
      </w:r>
      <w:r w:rsidRPr="006F178A">
        <w:rPr>
          <w:rtl/>
        </w:rPr>
        <w:t xml:space="preserve"> מיסב, אוכל בשר</w:t>
      </w:r>
      <w:r w:rsidR="00EA030F">
        <w:rPr>
          <w:rFonts w:hint="cs"/>
          <w:rtl/>
        </w:rPr>
        <w:t xml:space="preserve"> ו</w:t>
      </w:r>
      <w:r w:rsidRPr="006F178A">
        <w:rPr>
          <w:rtl/>
        </w:rPr>
        <w:t>יין, מברך</w:t>
      </w:r>
      <w:r w:rsidR="0079265C">
        <w:rPr>
          <w:rFonts w:hint="cs"/>
          <w:rtl/>
        </w:rPr>
        <w:t xml:space="preserve"> ומזמן</w:t>
      </w:r>
      <w:r w:rsidRPr="006F178A">
        <w:rPr>
          <w:rtl/>
        </w:rPr>
        <w:t xml:space="preserve">, </w:t>
      </w:r>
      <w:r w:rsidRPr="007117F5">
        <w:rPr>
          <w:rFonts w:cs="PFT_Frank"/>
          <w:b/>
          <w:bCs/>
          <w:szCs w:val="14"/>
          <w:rtl/>
        </w:rPr>
        <w:t>ופטור</w:t>
      </w:r>
      <w:r w:rsidR="0079265C">
        <w:rPr>
          <w:rFonts w:hint="cs"/>
          <w:rtl/>
        </w:rPr>
        <w:t>-</w:t>
      </w:r>
      <w:r w:rsidRPr="006F178A">
        <w:rPr>
          <w:rtl/>
        </w:rPr>
        <w:t xml:space="preserve"> מכל </w:t>
      </w:r>
      <w:r w:rsidR="0079265C">
        <w:rPr>
          <w:rFonts w:hint="cs"/>
          <w:rtl/>
        </w:rPr>
        <w:t>ה</w:t>
      </w:r>
      <w:r w:rsidRPr="006F178A">
        <w:rPr>
          <w:rtl/>
        </w:rPr>
        <w:t>מצות</w:t>
      </w:r>
      <w:r w:rsidR="0079265C">
        <w:rPr>
          <w:rFonts w:hint="cs"/>
          <w:rtl/>
        </w:rPr>
        <w:t>.</w:t>
      </w:r>
    </w:p>
    <w:p w14:paraId="60223BFE" w14:textId="63978E23" w:rsidR="0079265C" w:rsidRDefault="0089324E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ובשבת</w:t>
      </w:r>
      <w:r w:rsidR="00A4682D">
        <w:rPr>
          <w:rFonts w:hint="cs"/>
          <w:rtl/>
        </w:rPr>
        <w:t xml:space="preserve"> </w:t>
      </w:r>
      <w:r w:rsidRPr="006F178A">
        <w:rPr>
          <w:rtl/>
        </w:rPr>
        <w:t>- מיסב, אוכל בשר</w:t>
      </w:r>
      <w:r w:rsidR="0079265C">
        <w:rPr>
          <w:rFonts w:hint="cs"/>
          <w:rtl/>
        </w:rPr>
        <w:t xml:space="preserve"> ו</w:t>
      </w:r>
      <w:r w:rsidRPr="006F178A">
        <w:rPr>
          <w:rtl/>
        </w:rPr>
        <w:t>יין, מברך ומזמן,</w:t>
      </w:r>
    </w:p>
    <w:p w14:paraId="48A27BB2" w14:textId="66F13D8E" w:rsidR="0089324E" w:rsidRPr="006F178A" w:rsidRDefault="0089324E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וחייב</w:t>
      </w:r>
      <w:r w:rsidRPr="006F178A">
        <w:rPr>
          <w:rtl/>
        </w:rPr>
        <w:t xml:space="preserve"> </w:t>
      </w:r>
      <w:r w:rsidR="00A4682D">
        <w:rPr>
          <w:rFonts w:hint="cs"/>
          <w:rtl/>
        </w:rPr>
        <w:t xml:space="preserve">- </w:t>
      </w:r>
      <w:r w:rsidRPr="006F178A">
        <w:rPr>
          <w:rtl/>
        </w:rPr>
        <w:t xml:space="preserve">בכל </w:t>
      </w:r>
      <w:r w:rsidR="0079265C">
        <w:rPr>
          <w:rFonts w:hint="cs"/>
          <w:rtl/>
        </w:rPr>
        <w:t>ה</w:t>
      </w:r>
      <w:r w:rsidRPr="006F178A">
        <w:rPr>
          <w:rtl/>
        </w:rPr>
        <w:t>מצו</w:t>
      </w:r>
      <w:r w:rsidRPr="0079265C">
        <w:rPr>
          <w:rtl/>
        </w:rPr>
        <w:t>ת</w:t>
      </w:r>
      <w:r w:rsidR="0079265C" w:rsidRPr="006E3034">
        <w:rPr>
          <w:rFonts w:hint="cs"/>
          <w:rtl/>
        </w:rPr>
        <w:t>,</w:t>
      </w:r>
      <w:r w:rsidR="0079265C">
        <w:rPr>
          <w:rFonts w:hint="cs"/>
          <w:rtl/>
        </w:rPr>
        <w:t xml:space="preserve"> </w:t>
      </w:r>
      <w:r w:rsidR="00A4682D">
        <w:rPr>
          <w:rStyle w:val="affc"/>
          <w:rFonts w:hint="cs"/>
          <w:rtl/>
        </w:rPr>
        <w:t>ר"</w:t>
      </w:r>
      <w:r w:rsidRPr="006E3034">
        <w:rPr>
          <w:rStyle w:val="affc"/>
          <w:rFonts w:hint="cs"/>
          <w:rtl/>
        </w:rPr>
        <w:t>ג</w:t>
      </w:r>
      <w:r w:rsidRPr="006E3034">
        <w:rPr>
          <w:rStyle w:val="affc"/>
          <w:rtl/>
        </w:rPr>
        <w:t>:</w:t>
      </w:r>
      <w:r w:rsidRPr="006F178A">
        <w:rPr>
          <w:rFonts w:ascii="Fb Fontext" w:hAnsi="Fb Fontext"/>
          <w:sz w:val="20"/>
          <w:rtl/>
        </w:rPr>
        <w:t xml:space="preserve"> מתוך שנתחייב - נתחייב בכל.</w:t>
      </w:r>
    </w:p>
    <w:p w14:paraId="5CBDB99A" w14:textId="77777777" w:rsidR="00E31AD5" w:rsidRDefault="0089324E" w:rsidP="006B67CF">
      <w:pPr>
        <w:pStyle w:val="36"/>
        <w:framePr w:wrap="notBeside"/>
        <w:rPr>
          <w:rtl/>
        </w:rPr>
      </w:pPr>
      <w:r w:rsidRPr="006B67CF">
        <w:rPr>
          <w:rFonts w:hint="cs"/>
          <w:rtl/>
        </w:rPr>
        <w:t>וארי</w:t>
      </w:r>
      <w:r w:rsidRPr="006B67CF">
        <w:rPr>
          <w:rtl/>
        </w:rPr>
        <w:t>"</w:t>
      </w:r>
      <w:r w:rsidRPr="006B67CF">
        <w:rPr>
          <w:rFonts w:hint="cs"/>
          <w:rtl/>
        </w:rPr>
        <w:t>ו</w:t>
      </w:r>
      <w:r w:rsidR="00E31AD5">
        <w:rPr>
          <w:rtl/>
        </w:rPr>
        <w:t>:</w:t>
      </w:r>
    </w:p>
    <w:p w14:paraId="5F3B78E4" w14:textId="66155DD6" w:rsidR="0079265C" w:rsidRDefault="0089324E" w:rsidP="00164685">
      <w:pPr>
        <w:rPr>
          <w:rFonts w:ascii="Fb Fontext" w:hAnsi="Fb Fontext"/>
          <w:rtl/>
        </w:rPr>
      </w:pPr>
      <w:r w:rsidRPr="006E3034">
        <w:rPr>
          <w:rStyle w:val="affc"/>
          <w:rFonts w:hint="cs"/>
          <w:rtl/>
        </w:rPr>
        <w:t>איכא ב</w:t>
      </w:r>
      <w:r w:rsidR="0079265C" w:rsidRPr="006E3034">
        <w:rPr>
          <w:rStyle w:val="affc"/>
          <w:rFonts w:hint="cs"/>
          <w:rtl/>
        </w:rPr>
        <w:t>י</w:t>
      </w:r>
      <w:r w:rsidRPr="006E3034">
        <w:rPr>
          <w:rStyle w:val="affc"/>
          <w:rFonts w:hint="cs"/>
          <w:rtl/>
        </w:rPr>
        <w:t>נייהו</w:t>
      </w:r>
      <w:r w:rsidR="0079265C">
        <w:rPr>
          <w:rFonts w:ascii="Fb Fontext" w:hAnsi="Fb Fontext" w:hint="cs"/>
          <w:rtl/>
        </w:rPr>
        <w:t>:</w:t>
      </w:r>
      <w:r w:rsidRPr="006F178A"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/>
          <w:rtl/>
        </w:rPr>
        <w:t>תשמיש המטה</w:t>
      </w:r>
      <w:r w:rsidR="0079265C">
        <w:rPr>
          <w:rFonts w:ascii="Fb Fontext" w:hAnsi="Fb Fontext" w:hint="cs"/>
          <w:rtl/>
        </w:rPr>
        <w:t xml:space="preserve">, </w:t>
      </w:r>
      <w:r>
        <w:rPr>
          <w:rStyle w:val="affe"/>
          <w:rFonts w:hint="cs"/>
          <w:rtl/>
        </w:rPr>
        <w:t xml:space="preserve">שחייב בעונה </w:t>
      </w:r>
      <w:r>
        <w:rPr>
          <w:rStyle w:val="affc"/>
          <w:rFonts w:hint="cs"/>
          <w:rtl/>
          <w:rPrChange w:id="9051" w:author="מנוע אמוראים" w:date="2026-10-05T16:41:44Z">
            <w:rPr>
              <w:rStyle w:val="affe"/>
              <w:rFonts w:hint="cs"/>
              <w:rtl/>
            </w:rPr>
          </w:rPrChange>
        </w:rPr>
        <w:t xml:space="preserve">לר"ג</w:t>
      </w:r>
      <w:r w:rsidR="00A4682D" w:rsidRPr="006E3034">
        <w:rPr>
          <w:rStyle w:val="affe"/>
          <w:rFonts w:hint="cs"/>
          <w:rtl/>
        </w:rPr>
        <w:t>, ו</w:t>
      </w:r>
      <w:r w:rsidR="00A4682D">
        <w:rPr>
          <w:rStyle w:val="affe"/>
          <w:rFonts w:hint="cs"/>
          <w:rtl/>
        </w:rPr>
        <w:t>ל</w:t>
      </w:r>
      <w:r w:rsidR="00A4682D" w:rsidRPr="006E3034">
        <w:rPr>
          <w:rStyle w:val="affe"/>
          <w:rFonts w:hint="cs"/>
          <w:rtl/>
        </w:rPr>
        <w:t>ת"ק אס</w:t>
      </w:r>
      <w:r w:rsidR="00A4682D">
        <w:rPr>
          <w:rStyle w:val="affe"/>
          <w:rFonts w:hint="cs"/>
          <w:rtl/>
        </w:rPr>
        <w:t>ו</w:t>
      </w:r>
      <w:r w:rsidR="00A4682D" w:rsidRPr="006E3034">
        <w:rPr>
          <w:rStyle w:val="affe"/>
          <w:rFonts w:hint="cs"/>
          <w:rtl/>
        </w:rPr>
        <w:t>ר.</w:t>
      </w:r>
    </w:p>
    <w:p w14:paraId="3C150D11" w14:textId="77777777" w:rsidR="00E31AD5" w:rsidRDefault="00FE39F7" w:rsidP="008D3DE9">
      <w:pPr>
        <w:pStyle w:val="36"/>
        <w:framePr w:wrap="notBeside"/>
        <w:rPr>
          <w:rtl/>
        </w:rPr>
      </w:pPr>
      <w:r w:rsidRPr="008D3DE9">
        <w:rPr>
          <w:rFonts w:hint="cs"/>
          <w:rtl/>
        </w:rPr>
        <w:t>וד</w:t>
      </w:r>
      <w:r w:rsidR="0079265C" w:rsidRPr="008D3DE9">
        <w:rPr>
          <w:rFonts w:hint="cs"/>
          <w:rtl/>
        </w:rPr>
        <w:t>ו</w:t>
      </w:r>
      <w:r w:rsidR="0089324E" w:rsidRPr="008D3DE9">
        <w:rPr>
          <w:rFonts w:hint="cs"/>
          <w:rtl/>
        </w:rPr>
        <w:t>חי</w:t>
      </w:r>
      <w:r w:rsidR="0079265C" w:rsidRPr="008D3DE9">
        <w:rPr>
          <w:rFonts w:hint="cs"/>
          <w:rtl/>
        </w:rPr>
        <w:t>ם</w:t>
      </w:r>
      <w:r w:rsidR="00E31AD5">
        <w:rPr>
          <w:rtl/>
        </w:rPr>
        <w:t>:</w:t>
      </w:r>
    </w:p>
    <w:p w14:paraId="18C9DBA4" w14:textId="0ABE2819" w:rsidR="0089324E" w:rsidRPr="006F178A" w:rsidRDefault="00FE39F7" w:rsidP="00164685">
      <w:pPr>
        <w:rPr>
          <w:rtl/>
        </w:rPr>
      </w:pPr>
      <w:r w:rsidRPr="006E3034">
        <w:rPr>
          <w:rStyle w:val="affc"/>
          <w:rFonts w:hint="cs"/>
          <w:rtl/>
        </w:rPr>
        <w:t>דדווקא שם</w:t>
      </w:r>
      <w:r w:rsidR="0079265C" w:rsidRPr="006E3034">
        <w:rPr>
          <w:rStyle w:val="affc"/>
          <w:rFonts w:hint="cs"/>
          <w:rtl/>
        </w:rPr>
        <w:t>:</w:t>
      </w:r>
      <w:r w:rsidR="0089324E" w:rsidRPr="006E3034">
        <w:rPr>
          <w:rStyle w:val="affc"/>
          <w:rFonts w:hint="cs"/>
          <w:rtl/>
        </w:rPr>
        <w:t xml:space="preserve"> </w:t>
      </w:r>
      <w:r w:rsidR="0089324E" w:rsidRPr="007117F5">
        <w:rPr>
          <w:rFonts w:ascii="Fb Fontext" w:hAnsi="Fb Fontext" w:cs="PFT_Frank" w:hint="cs"/>
          <w:b/>
          <w:bCs/>
          <w:sz w:val="20"/>
          <w:szCs w:val="14"/>
          <w:rtl/>
        </w:rPr>
        <w:t>לת</w:t>
      </w:r>
      <w:r w:rsidR="0089324E" w:rsidRPr="007117F5">
        <w:rPr>
          <w:rFonts w:ascii="Fb Fontext" w:hAnsi="Fb Fontext" w:cs="PFT_Frank"/>
          <w:b/>
          <w:bCs/>
          <w:sz w:val="20"/>
          <w:szCs w:val="14"/>
          <w:rtl/>
        </w:rPr>
        <w:t>"</w:t>
      </w:r>
      <w:r w:rsidR="0089324E" w:rsidRPr="007117F5">
        <w:rPr>
          <w:rFonts w:ascii="Fb Fontext" w:hAnsi="Fb Fontext" w:cs="PFT_Frank" w:hint="cs"/>
          <w:b/>
          <w:bCs/>
          <w:sz w:val="20"/>
          <w:szCs w:val="14"/>
          <w:rtl/>
        </w:rPr>
        <w:t>ק</w:t>
      </w:r>
      <w:r w:rsidR="0089324E" w:rsidRPr="006F178A">
        <w:rPr>
          <w:rFonts w:ascii="Fb Fontext" w:hAnsi="Fb Fontext" w:hint="cs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>ש</w:t>
      </w:r>
      <w:r w:rsidR="0089324E" w:rsidRPr="006F178A">
        <w:rPr>
          <w:rFonts w:ascii="Fb Fontext" w:hAnsi="Fb Fontext" w:hint="cs"/>
          <w:sz w:val="20"/>
          <w:rtl/>
        </w:rPr>
        <w:t>מוטל לפניו</w:t>
      </w:r>
      <w:r>
        <w:rPr>
          <w:rFonts w:ascii="Fb Fontext" w:hAnsi="Fb Fontext" w:hint="cs"/>
          <w:sz w:val="20"/>
          <w:rtl/>
        </w:rPr>
        <w:t>,</w:t>
      </w:r>
      <w:r w:rsidR="0089324E" w:rsidRPr="006F178A">
        <w:rPr>
          <w:rFonts w:ascii="Fb Fontext" w:hAnsi="Fb Fontext" w:hint="cs"/>
          <w:sz w:val="20"/>
          <w:rtl/>
        </w:rPr>
        <w:t xml:space="preserve"> </w:t>
      </w:r>
      <w:r>
        <w:rPr>
          <w:rStyle w:val="affc"/>
          <w:rFonts w:ascii="Fb Fontext" w:hAnsi="Fb Fontext" w:cs="PFT_Frank" w:hint="cs"/>
          <w:b/>
          <w:bCs/>
          <w:sz w:val="20"/>
          <w:szCs w:val="14"/>
          <w:rtl/>
          <w:rPrChange w:id="9052" w:author="מנוע אמוראים" w:date="2026-10-05T16:41:44Z">
            <w:rPr>
              <w:rFonts w:ascii="Fb Fontext" w:hAnsi="Fb Fontext" w:cs="PFT_Frank" w:hint="cs"/>
              <w:b/>
              <w:bCs/>
              <w:sz w:val="20"/>
              <w:szCs w:val="14"/>
              <w:rtl/>
            </w:rPr>
          </w:rPrChange>
        </w:rPr>
        <w:t xml:space="preserve">ולר</w:t>
      </w:r>
      <w:r>
        <w:rPr>
          <w:rStyle w:val="affc"/>
          <w:rFonts w:ascii="Fb Fontext" w:hAnsi="Fb Fontext" w:cs="PFT_Frank"/>
          <w:b/>
          <w:bCs/>
          <w:sz w:val="20"/>
          <w:szCs w:val="14"/>
          <w:rtl/>
          <w:rPrChange w:id="9053" w:author="מנוע אמוראים" w:date="2026-10-05T16:41:44Z">
            <w:rPr>
              <w:rFonts w:ascii="Fb Fontext" w:hAnsi="Fb Fontext" w:cs="PFT_Frank"/>
              <w:b/>
              <w:bCs/>
              <w:sz w:val="20"/>
              <w:szCs w:val="14"/>
              <w:rtl/>
            </w:rPr>
          </w:rPrChange>
        </w:rPr>
        <w:t xml:space="preserve">"</w:t>
      </w:r>
      <w:r>
        <w:rPr>
          <w:rStyle w:val="affc"/>
          <w:rFonts w:ascii="Fb Fontext" w:hAnsi="Fb Fontext" w:cs="PFT_Frank" w:hint="cs"/>
          <w:b/>
          <w:bCs/>
          <w:sz w:val="20"/>
          <w:szCs w:val="14"/>
          <w:rtl/>
          <w:rPrChange w:id="9054" w:author="מנוע אמוראים" w:date="2026-10-05T16:41:44Z">
            <w:rPr>
              <w:rFonts w:ascii="Fb Fontext" w:hAnsi="Fb Fontext" w:cs="PFT_Frank" w:hint="cs"/>
              <w:b/>
              <w:bCs/>
              <w:sz w:val="20"/>
              <w:szCs w:val="14"/>
              <w:rtl/>
            </w:rPr>
          </w:rPrChange>
        </w:rPr>
        <w:t xml:space="preserve">ג</w:t>
      </w:r>
      <w:r w:rsidR="0089324E" w:rsidRPr="006F178A">
        <w:rPr>
          <w:rFonts w:ascii="Fb Fontext" w:hAnsi="Fb Fontext" w:hint="cs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>שלא חל אבילות.</w:t>
      </w:r>
    </w:p>
    <w:p w14:paraId="12FBDA1A" w14:textId="77777777" w:rsidR="0089324E" w:rsidRPr="006F178A" w:rsidRDefault="0089324E" w:rsidP="00800D78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כד.</w:t>
      </w:r>
    </w:p>
    <w:p w14:paraId="62EAE1C6" w14:textId="7D7F1983" w:rsidR="0089324E" w:rsidRPr="006F178A" w:rsidRDefault="0089324E" w:rsidP="00164685">
      <w:pPr>
        <w:pStyle w:val="afffff2"/>
        <w:rPr>
          <w:rtl/>
        </w:rPr>
      </w:pPr>
      <w:r w:rsidRPr="006F178A">
        <w:rPr>
          <w:rtl/>
        </w:rPr>
        <w:t xml:space="preserve"> </w:t>
      </w:r>
      <w:r w:rsidR="00A4682D">
        <w:rPr>
          <w:rFonts w:hint="cs"/>
          <w:rtl/>
        </w:rPr>
        <w:t>פסק ההלכה</w:t>
      </w:r>
    </w:p>
    <w:p w14:paraId="04D43297" w14:textId="42584A0E" w:rsidR="00E31AD5" w:rsidRDefault="0089324E" w:rsidP="007653E9">
      <w:pPr>
        <w:pStyle w:val="36"/>
        <w:framePr w:wrap="notBeside"/>
        <w:rPr>
          <w:rtl/>
        </w:rPr>
      </w:pPr>
      <w:r w:rsidRPr="007653E9">
        <w:rPr>
          <w:rFonts w:hint="cs"/>
          <w:rtl/>
        </w:rPr>
        <w:t>שמואל</w:t>
      </w:r>
      <w:r w:rsidR="00FE39F7" w:rsidRPr="007653E9">
        <w:rPr>
          <w:rFonts w:hint="cs"/>
          <w:rtl/>
        </w:rPr>
        <w:t xml:space="preserve"> לרי"ו</w:t>
      </w:r>
      <w:r w:rsidR="00E31AD5">
        <w:rPr>
          <w:rtl/>
        </w:rPr>
        <w:t>:</w:t>
      </w:r>
    </w:p>
    <w:p w14:paraId="67E449F6" w14:textId="4CD43A7A" w:rsidR="0089324E" w:rsidRPr="006F178A" w:rsidRDefault="0089324E" w:rsidP="00164685">
      <w:pPr>
        <w:rPr>
          <w:rtl/>
        </w:rPr>
      </w:pPr>
      <w:r w:rsidRPr="006F178A">
        <w:rPr>
          <w:rtl/>
        </w:rPr>
        <w:t>אין אבילות בשבת</w:t>
      </w:r>
      <w:r w:rsidR="00FE39F7" w:rsidRPr="006E3034">
        <w:rPr>
          <w:rStyle w:val="affe"/>
          <w:rFonts w:hint="cs"/>
          <w:rtl/>
        </w:rPr>
        <w:t xml:space="preserve"> אף ב</w:t>
      </w:r>
      <w:r w:rsidR="00FE39F7">
        <w:rPr>
          <w:rStyle w:val="affe"/>
          <w:rFonts w:hint="cs"/>
          <w:rtl/>
        </w:rPr>
        <w:t>דבר שב</w:t>
      </w:r>
      <w:r w:rsidR="00FE39F7" w:rsidRPr="006E3034">
        <w:rPr>
          <w:rStyle w:val="affe"/>
          <w:rFonts w:hint="cs"/>
          <w:rtl/>
        </w:rPr>
        <w:t>צינעא</w:t>
      </w:r>
      <w:r w:rsidR="00FE39F7">
        <w:rPr>
          <w:rStyle w:val="affe"/>
          <w:rFonts w:hint="cs"/>
          <w:rtl/>
        </w:rPr>
        <w:t>.</w:t>
      </w:r>
    </w:p>
    <w:p w14:paraId="58FDB87F" w14:textId="24DFE9DD" w:rsidR="00E31AD5" w:rsidRDefault="0089324E" w:rsidP="006849E7">
      <w:pPr>
        <w:pStyle w:val="36"/>
        <w:framePr w:wrap="notBeside"/>
        <w:rPr>
          <w:rtl/>
        </w:rPr>
      </w:pPr>
      <w:r w:rsidRPr="006849E7">
        <w:rPr>
          <w:rtl/>
        </w:rPr>
        <w:t>ר"</w:t>
      </w:r>
      <w:r w:rsidRPr="006849E7">
        <w:rPr>
          <w:rFonts w:hint="cs"/>
          <w:rtl/>
        </w:rPr>
        <w:t>פ</w:t>
      </w:r>
      <w:r w:rsidR="00FE39F7" w:rsidRPr="006849E7">
        <w:rPr>
          <w:rFonts w:hint="cs"/>
          <w:rtl/>
        </w:rPr>
        <w:t xml:space="preserve"> לרבנן</w:t>
      </w:r>
      <w:r w:rsidRPr="006849E7">
        <w:rPr>
          <w:rFonts w:hint="cs"/>
          <w:rtl/>
        </w:rPr>
        <w:t xml:space="preserve"> </w:t>
      </w:r>
      <w:r w:rsidRPr="006849E7">
        <w:rPr>
          <w:rtl/>
        </w:rPr>
        <w:t>מ</w:t>
      </w:r>
      <w:r w:rsidR="00FE39F7" w:rsidRPr="006849E7">
        <w:rPr>
          <w:rFonts w:hint="cs"/>
          <w:rtl/>
        </w:rPr>
        <w:t>רי"ו</w:t>
      </w:r>
      <w:r w:rsidR="00E31AD5">
        <w:rPr>
          <w:rtl/>
        </w:rPr>
        <w:t>:</w:t>
      </w:r>
    </w:p>
    <w:p w14:paraId="71BB200D" w14:textId="5B9AB424" w:rsidR="0089324E" w:rsidRPr="006F178A" w:rsidRDefault="0089324E" w:rsidP="00164685">
      <w:pPr>
        <w:rPr>
          <w:rtl/>
        </w:rPr>
      </w:pPr>
      <w:r w:rsidRPr="006F178A">
        <w:rPr>
          <w:rtl/>
        </w:rPr>
        <w:t>אבל</w:t>
      </w:r>
      <w:r w:rsidR="00FE39F7">
        <w:rPr>
          <w:rFonts w:hint="cs"/>
          <w:rtl/>
        </w:rPr>
        <w:t xml:space="preserve"> </w:t>
      </w:r>
      <w:r w:rsidR="00FE39F7" w:rsidRPr="007117F5">
        <w:rPr>
          <w:rFonts w:cs="PFT_Frank" w:hint="cs"/>
          <w:b/>
          <w:bCs/>
          <w:szCs w:val="14"/>
          <w:rtl/>
        </w:rPr>
        <w:t>אסור</w:t>
      </w:r>
      <w:r w:rsidR="00FE39F7">
        <w:rPr>
          <w:rFonts w:hint="cs"/>
          <w:rtl/>
        </w:rPr>
        <w:t xml:space="preserve"> ל</w:t>
      </w:r>
      <w:r w:rsidRPr="006F178A">
        <w:rPr>
          <w:rtl/>
        </w:rPr>
        <w:t>שמש</w:t>
      </w:r>
      <w:r w:rsidR="00A4682D">
        <w:rPr>
          <w:rFonts w:hint="cs"/>
          <w:rtl/>
        </w:rPr>
        <w:t xml:space="preserve"> באבלו</w:t>
      </w:r>
      <w:r w:rsidR="00FE39F7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FE39F7">
        <w:rPr>
          <w:rStyle w:val="affe"/>
          <w:rFonts w:hint="cs"/>
          <w:rtl/>
        </w:rPr>
        <w:t>ו</w:t>
      </w:r>
      <w:r w:rsidR="00FE39F7" w:rsidRPr="006E3034">
        <w:rPr>
          <w:rStyle w:val="affe"/>
          <w:rFonts w:hint="cs"/>
          <w:rtl/>
        </w:rPr>
        <w:t xml:space="preserve">לא </w:t>
      </w:r>
      <w:r w:rsidR="00FE39F7" w:rsidRPr="00D54BA1">
        <w:rPr>
          <w:rStyle w:val="affe"/>
          <w:rFonts w:cs="PFT_Frank" w:hint="cs"/>
          <w:b/>
          <w:bCs/>
          <w:szCs w:val="10"/>
          <w:rtl/>
        </w:rPr>
        <w:t>חייב</w:t>
      </w:r>
      <w:r w:rsidR="00FE39F7" w:rsidRPr="007117F5">
        <w:rPr>
          <w:rFonts w:cs="PFT_Frank" w:hint="cs"/>
          <w:b/>
          <w:bCs/>
          <w:szCs w:val="14"/>
          <w:rtl/>
        </w:rPr>
        <w:t xml:space="preserve"> </w:t>
      </w:r>
      <w:r w:rsidR="00FE39F7" w:rsidRPr="00D54BA1">
        <w:rPr>
          <w:rStyle w:val="affe"/>
          <w:rFonts w:cs="PFT_Frank" w:hint="cs"/>
          <w:b/>
          <w:bCs/>
          <w:szCs w:val="10"/>
          <w:rtl/>
        </w:rPr>
        <w:t>מיתה</w:t>
      </w:r>
      <w:r w:rsidR="00FE39F7">
        <w:rPr>
          <w:rFonts w:hint="cs"/>
          <w:rtl/>
        </w:rPr>
        <w:t>.</w:t>
      </w:r>
    </w:p>
    <w:p w14:paraId="23C527D3" w14:textId="661D152B" w:rsidR="00E31AD5" w:rsidRDefault="0089324E" w:rsidP="006849E7">
      <w:pPr>
        <w:pStyle w:val="36"/>
        <w:framePr w:wrap="notBeside"/>
        <w:rPr>
          <w:rtl/>
        </w:rPr>
      </w:pPr>
      <w:r w:rsidRPr="006849E7">
        <w:rPr>
          <w:rFonts w:hint="cs"/>
          <w:rtl/>
        </w:rPr>
        <w:t>ו</w:t>
      </w:r>
      <w:r w:rsidR="00FE39F7" w:rsidRPr="006849E7">
        <w:rPr>
          <w:rFonts w:hint="cs"/>
          <w:rtl/>
        </w:rPr>
        <w:t>מ</w:t>
      </w:r>
      <w:r w:rsidRPr="006849E7">
        <w:rPr>
          <w:rFonts w:hint="cs"/>
          <w:rtl/>
        </w:rPr>
        <w:t>שמואל</w:t>
      </w:r>
      <w:r w:rsidR="00E31AD5">
        <w:rPr>
          <w:rFonts w:hint="cs"/>
          <w:rtl/>
        </w:rPr>
        <w:t>:</w:t>
      </w:r>
    </w:p>
    <w:p w14:paraId="07E6C250" w14:textId="3BF43C96" w:rsidR="00FE39F7" w:rsidRDefault="0089324E" w:rsidP="00164685">
      <w:pPr>
        <w:rPr>
          <w:rStyle w:val="af4"/>
          <w:rtl/>
        </w:rPr>
      </w:pPr>
      <w:r w:rsidRPr="006F178A">
        <w:rPr>
          <w:rtl/>
        </w:rPr>
        <w:t xml:space="preserve">אבל שלא פרע ופירם </w:t>
      </w:r>
      <w:r w:rsidRPr="007117F5">
        <w:rPr>
          <w:rFonts w:cs="PFT_Frank"/>
          <w:b/>
          <w:bCs/>
          <w:szCs w:val="14"/>
          <w:rtl/>
        </w:rPr>
        <w:t>חייב מיתה</w:t>
      </w:r>
      <w:r w:rsidRPr="006F178A">
        <w:rPr>
          <w:rtl/>
        </w:rPr>
        <w:t>,</w:t>
      </w:r>
      <w:r w:rsidRPr="00A824E4">
        <w:rPr>
          <w:rStyle w:val="af4"/>
          <w:rtl/>
        </w:rPr>
        <w:t xml:space="preserve"> ולא תמתו</w:t>
      </w:r>
      <w:r w:rsidR="00FE39F7">
        <w:rPr>
          <w:rStyle w:val="af4"/>
          <w:rFonts w:hint="cs"/>
          <w:rtl/>
        </w:rPr>
        <w:t xml:space="preserve"> </w:t>
      </w:r>
      <w:r w:rsidR="00FE39F7" w:rsidRPr="006E3034">
        <w:rPr>
          <w:rStyle w:val="affe"/>
          <w:rFonts w:hint="cs"/>
          <w:rtl/>
        </w:rPr>
        <w:t>- אחר חייב</w:t>
      </w:r>
      <w:r w:rsidR="00FE39F7">
        <w:rPr>
          <w:rStyle w:val="af4"/>
          <w:rFonts w:hint="cs"/>
          <w:rtl/>
        </w:rPr>
        <w:t>.</w:t>
      </w:r>
    </w:p>
    <w:p w14:paraId="683A07FD" w14:textId="209045E9" w:rsidR="00E31AD5" w:rsidRDefault="0089324E" w:rsidP="006849E7">
      <w:pPr>
        <w:pStyle w:val="36"/>
        <w:framePr w:wrap="notBeside"/>
        <w:rPr>
          <w:rtl/>
        </w:rPr>
      </w:pPr>
      <w:r w:rsidRPr="006849E7">
        <w:rPr>
          <w:rtl/>
        </w:rPr>
        <w:lastRenderedPageBreak/>
        <w:t>באבל רבתי</w:t>
      </w:r>
      <w:r w:rsidR="00E31AD5">
        <w:rPr>
          <w:rtl/>
        </w:rPr>
        <w:t>:</w:t>
      </w:r>
    </w:p>
    <w:p w14:paraId="39F58867" w14:textId="76279989" w:rsidR="0089324E" w:rsidRDefault="0089324E" w:rsidP="00164685">
      <w:pPr>
        <w:rPr>
          <w:rtl/>
        </w:rPr>
      </w:pPr>
      <w:r w:rsidRPr="006F178A">
        <w:rPr>
          <w:rtl/>
        </w:rPr>
        <w:t>מעשה באחד ששימש</w:t>
      </w:r>
      <w:r w:rsidR="00FE39F7">
        <w:rPr>
          <w:rFonts w:hint="cs"/>
          <w:rtl/>
        </w:rPr>
        <w:t xml:space="preserve"> באבלו,</w:t>
      </w:r>
      <w:r w:rsidRPr="006F178A">
        <w:rPr>
          <w:rtl/>
        </w:rPr>
        <w:t xml:space="preserve"> ושמטו חזירים </w:t>
      </w:r>
      <w:r w:rsidR="00FE39F7">
        <w:rPr>
          <w:rFonts w:hint="cs"/>
          <w:rtl/>
        </w:rPr>
        <w:t>אברו.</w:t>
      </w:r>
    </w:p>
    <w:p w14:paraId="506EE5F1" w14:textId="1D1FDD64" w:rsidR="00E31AD5" w:rsidRDefault="00FB767C" w:rsidP="006849E7">
      <w:pPr>
        <w:pStyle w:val="36"/>
        <w:framePr w:wrap="notBeside"/>
        <w:rPr>
          <w:rtl/>
        </w:rPr>
      </w:pPr>
      <w:r w:rsidRPr="006849E7">
        <w:rPr>
          <w:rFonts w:hint="cs"/>
          <w:rtl/>
        </w:rPr>
        <w:t>לש</w:t>
      </w:r>
      <w:r w:rsidR="0089324E" w:rsidRPr="006849E7">
        <w:rPr>
          <w:rtl/>
        </w:rPr>
        <w:t>מואל</w:t>
      </w:r>
      <w:r w:rsidR="00E31AD5">
        <w:rPr>
          <w:rtl/>
        </w:rPr>
        <w:t>:</w:t>
      </w:r>
    </w:p>
    <w:p w14:paraId="6DCEFAB0" w14:textId="25FC0595" w:rsidR="0089324E" w:rsidRPr="006F178A" w:rsidRDefault="00A31A9F" w:rsidP="00164685">
      <w:pPr>
        <w:rPr>
          <w:rtl/>
        </w:rPr>
      </w:pPr>
      <w:r w:rsidRPr="007117F5">
        <w:rPr>
          <w:rFonts w:ascii="Fb Fontext" w:hAnsi="Fb Fontext" w:cs="PFT_Frank" w:hint="cs"/>
          <w:b/>
          <w:bCs/>
          <w:szCs w:val="14"/>
          <w:rtl/>
        </w:rPr>
        <w:t>גילוי</w:t>
      </w:r>
      <w:r w:rsidR="0089324E" w:rsidRPr="006F178A">
        <w:rPr>
          <w:rtl/>
        </w:rPr>
        <w:t xml:space="preserve"> ראש, </w:t>
      </w:r>
      <w:r w:rsidR="0089324E" w:rsidRPr="007117F5">
        <w:rPr>
          <w:rFonts w:cs="PFT_Frank"/>
          <w:b/>
          <w:bCs/>
          <w:szCs w:val="14"/>
          <w:rtl/>
        </w:rPr>
        <w:t>חזרת</w:t>
      </w:r>
      <w:r w:rsidR="0089324E" w:rsidRPr="006F178A">
        <w:rPr>
          <w:rtl/>
        </w:rPr>
        <w:t xml:space="preserve"> קרע, </w:t>
      </w:r>
      <w:r w:rsidR="0089324E" w:rsidRPr="007117F5">
        <w:rPr>
          <w:rFonts w:cs="PFT_Frank"/>
          <w:b/>
          <w:bCs/>
          <w:szCs w:val="14"/>
          <w:rtl/>
        </w:rPr>
        <w:t>זקיפת</w:t>
      </w:r>
      <w:r w:rsidR="0089324E" w:rsidRPr="006F178A">
        <w:rPr>
          <w:rtl/>
        </w:rPr>
        <w:t xml:space="preserve"> מטה - </w:t>
      </w:r>
      <w:r w:rsidR="0089324E" w:rsidRPr="00A31A9F">
        <w:rPr>
          <w:rtl/>
        </w:rPr>
        <w:t>חובה</w:t>
      </w:r>
      <w:r>
        <w:rPr>
          <w:rFonts w:hint="cs"/>
          <w:rtl/>
        </w:rPr>
        <w:t xml:space="preserve"> </w:t>
      </w:r>
      <w:r w:rsidRPr="006E3034">
        <w:rPr>
          <w:rStyle w:val="affe"/>
          <w:rFonts w:hint="cs"/>
          <w:rtl/>
        </w:rPr>
        <w:t>בשבת.</w:t>
      </w:r>
    </w:p>
    <w:p w14:paraId="387434EA" w14:textId="40E01285" w:rsidR="0089324E" w:rsidRPr="006F178A" w:rsidRDefault="0089324E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סנדל</w:t>
      </w:r>
      <w:r w:rsidRPr="006F178A">
        <w:rPr>
          <w:rtl/>
        </w:rPr>
        <w:t xml:space="preserve">, </w:t>
      </w:r>
      <w:r w:rsidRPr="007117F5">
        <w:rPr>
          <w:rFonts w:cs="PFT_Frank"/>
          <w:b/>
          <w:bCs/>
          <w:szCs w:val="14"/>
          <w:rtl/>
        </w:rPr>
        <w:t>תשמיש</w:t>
      </w:r>
      <w:r w:rsidRPr="006F178A">
        <w:rPr>
          <w:rtl/>
        </w:rPr>
        <w:t xml:space="preserve">, </w:t>
      </w:r>
      <w:r w:rsidRPr="007117F5">
        <w:rPr>
          <w:rFonts w:cs="PFT_Frank"/>
          <w:b/>
          <w:bCs/>
          <w:szCs w:val="14"/>
          <w:rtl/>
        </w:rPr>
        <w:t>רחיצת</w:t>
      </w:r>
      <w:r w:rsidRPr="006F178A">
        <w:rPr>
          <w:rtl/>
        </w:rPr>
        <w:t xml:space="preserve"> י</w:t>
      </w:r>
      <w:r w:rsidR="00A31A9F">
        <w:rPr>
          <w:rFonts w:hint="cs"/>
          <w:rtl/>
        </w:rPr>
        <w:t>ו"ר</w:t>
      </w:r>
      <w:r w:rsidRPr="006F178A">
        <w:rPr>
          <w:rtl/>
        </w:rPr>
        <w:t xml:space="preserve"> בחמין </w:t>
      </w:r>
      <w:r w:rsidR="00FB767C">
        <w:rPr>
          <w:rFonts w:hint="cs"/>
          <w:rtl/>
        </w:rPr>
        <w:t>-</w:t>
      </w:r>
      <w:r w:rsidRPr="006F178A">
        <w:rPr>
          <w:rtl/>
        </w:rPr>
        <w:t xml:space="preserve"> רשות</w:t>
      </w:r>
      <w:r w:rsidR="00FB767C" w:rsidRPr="006E3034">
        <w:rPr>
          <w:rStyle w:val="affe"/>
          <w:rFonts w:hint="cs"/>
          <w:rtl/>
        </w:rPr>
        <w:t xml:space="preserve"> ולא חובה, צינעא</w:t>
      </w:r>
      <w:r w:rsidR="008B50FF">
        <w:rPr>
          <w:rStyle w:val="affe"/>
          <w:rFonts w:hint="cs"/>
          <w:rtl/>
        </w:rPr>
        <w:t>.</w:t>
      </w:r>
    </w:p>
    <w:p w14:paraId="68AF41EB" w14:textId="5AA642DF" w:rsidR="00E31AD5" w:rsidRDefault="0089324E" w:rsidP="00431062">
      <w:pPr>
        <w:pStyle w:val="36"/>
        <w:framePr w:wrap="notBeside"/>
        <w:rPr>
          <w:rtl/>
        </w:rPr>
      </w:pPr>
      <w:r w:rsidRPr="00431062">
        <w:rPr>
          <w:rtl/>
        </w:rPr>
        <w:t>ו</w:t>
      </w:r>
      <w:r w:rsidR="00A31A9F" w:rsidRPr="00431062">
        <w:rPr>
          <w:rFonts w:hint="cs"/>
          <w:rtl/>
        </w:rPr>
        <w:t>ל</w:t>
      </w:r>
      <w:r w:rsidRPr="00431062">
        <w:rPr>
          <w:rtl/>
        </w:rPr>
        <w:t>רב</w:t>
      </w:r>
      <w:r w:rsidR="00E31AD5">
        <w:rPr>
          <w:rtl/>
        </w:rPr>
        <w:t>:</w:t>
      </w:r>
    </w:p>
    <w:p w14:paraId="5D1EBBF7" w14:textId="186152B9" w:rsidR="0089324E" w:rsidRPr="006F178A" w:rsidRDefault="0089324E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 w:val="20"/>
          <w:szCs w:val="14"/>
          <w:rtl/>
        </w:rPr>
        <w:t xml:space="preserve">אף </w:t>
      </w:r>
      <w:r w:rsidR="00A31A9F" w:rsidRPr="007117F5">
        <w:rPr>
          <w:rFonts w:ascii="Fb Fontext" w:hAnsi="Fb Fontext" w:cs="PFT_Frank" w:hint="cs"/>
          <w:b/>
          <w:bCs/>
          <w:sz w:val="20"/>
          <w:szCs w:val="14"/>
          <w:rtl/>
        </w:rPr>
        <w:t>גילוי</w:t>
      </w:r>
      <w:r w:rsidR="00A31A9F">
        <w:rPr>
          <w:rFonts w:ascii="Fb Fontext" w:hAnsi="Fb Fontext" w:hint="cs"/>
          <w:sz w:val="20"/>
          <w:rtl/>
        </w:rPr>
        <w:t xml:space="preserve"> </w:t>
      </w:r>
      <w:r w:rsidRPr="006F178A">
        <w:rPr>
          <w:rFonts w:ascii="Fb Fontext" w:hAnsi="Fb Fontext"/>
          <w:sz w:val="20"/>
          <w:rtl/>
        </w:rPr>
        <w:t>ראש</w:t>
      </w:r>
      <w:r w:rsidR="00A31A9F">
        <w:rPr>
          <w:rFonts w:ascii="Fb Fontext" w:hAnsi="Fb Fontext" w:hint="cs"/>
          <w:sz w:val="20"/>
          <w:rtl/>
        </w:rPr>
        <w:t xml:space="preserve"> -</w:t>
      </w:r>
      <w:r w:rsidRPr="006F178A">
        <w:rPr>
          <w:rFonts w:ascii="Fb Fontext" w:hAnsi="Fb Fontext"/>
          <w:sz w:val="20"/>
          <w:rtl/>
        </w:rPr>
        <w:t xml:space="preserve"> רשות.</w:t>
      </w:r>
    </w:p>
    <w:p w14:paraId="0DFE8DEC" w14:textId="068832A2" w:rsidR="00E31AD5" w:rsidRDefault="00FB767C" w:rsidP="00431062">
      <w:pPr>
        <w:pStyle w:val="36"/>
        <w:framePr w:wrap="notBeside"/>
        <w:rPr>
          <w:rtl/>
        </w:rPr>
      </w:pPr>
      <w:r w:rsidRPr="00431062">
        <w:rPr>
          <w:rFonts w:hint="cs"/>
          <w:rtl/>
        </w:rPr>
        <w:t>ש</w:t>
      </w:r>
      <w:r w:rsidR="0089324E" w:rsidRPr="00431062">
        <w:rPr>
          <w:rFonts w:hint="cs"/>
          <w:rtl/>
        </w:rPr>
        <w:t>מואל ל</w:t>
      </w:r>
      <w:r w:rsidRPr="00431062">
        <w:rPr>
          <w:rFonts w:hint="cs"/>
          <w:rtl/>
        </w:rPr>
        <w:t>שיטתו</w:t>
      </w:r>
      <w:r w:rsidR="00E31AD5">
        <w:rPr>
          <w:rFonts w:hint="cs"/>
          <w:rtl/>
        </w:rPr>
        <w:t>:</w:t>
      </w:r>
    </w:p>
    <w:p w14:paraId="3551EDCE" w14:textId="7946036E" w:rsidR="0089324E" w:rsidRPr="006F178A" w:rsidRDefault="00FB767C" w:rsidP="00164685">
      <w:pPr>
        <w:rPr>
          <w:rtl/>
        </w:rPr>
      </w:pPr>
      <w:r>
        <w:rPr>
          <w:rFonts w:hint="cs"/>
          <w:rtl/>
        </w:rPr>
        <w:t>ש</w:t>
      </w:r>
      <w:r w:rsidR="0089324E" w:rsidRPr="006F178A">
        <w:rPr>
          <w:rtl/>
        </w:rPr>
        <w:t xml:space="preserve">עטיפה </w:t>
      </w:r>
      <w:r>
        <w:rPr>
          <w:rFonts w:hint="cs"/>
          <w:rtl/>
        </w:rPr>
        <w:t>לא</w:t>
      </w:r>
      <w:r w:rsidRPr="006F178A">
        <w:rPr>
          <w:rtl/>
        </w:rPr>
        <w:t xml:space="preserve"> </w:t>
      </w:r>
      <w:r w:rsidR="0089324E" w:rsidRPr="006F178A">
        <w:rPr>
          <w:rtl/>
        </w:rPr>
        <w:t>כישמעאלים - אינה עטיפה</w:t>
      </w:r>
      <w:r>
        <w:rPr>
          <w:rFonts w:hint="cs"/>
          <w:rtl/>
        </w:rPr>
        <w:t xml:space="preserve"> </w:t>
      </w:r>
      <w:r w:rsidRPr="006E3034">
        <w:rPr>
          <w:rStyle w:val="affe"/>
          <w:rFonts w:hint="cs"/>
          <w:rtl/>
        </w:rPr>
        <w:t>וניכר.</w:t>
      </w:r>
    </w:p>
    <w:p w14:paraId="17F1C65D" w14:textId="77777777" w:rsidR="00E31AD5" w:rsidRDefault="00FB767C" w:rsidP="00431062">
      <w:pPr>
        <w:pStyle w:val="36"/>
        <w:framePr w:wrap="notBeside"/>
        <w:rPr>
          <w:rtl/>
        </w:rPr>
      </w:pPr>
      <w:r w:rsidRPr="00431062">
        <w:rPr>
          <w:rFonts w:hint="cs"/>
          <w:rtl/>
        </w:rPr>
        <w:t>אבל לרב</w:t>
      </w:r>
      <w:r w:rsidR="00E31AD5">
        <w:rPr>
          <w:rtl/>
        </w:rPr>
        <w:t>:</w:t>
      </w:r>
    </w:p>
    <w:p w14:paraId="0B213F56" w14:textId="4A25671E" w:rsidR="008B50FF" w:rsidRDefault="00FB767C" w:rsidP="004A4E67">
      <w:pPr>
        <w:pStyle w:val="affd"/>
        <w:spacing w:after="60"/>
        <w:rPr>
          <w:rFonts w:ascii="Fb Fontext" w:hAnsi="Fb Fontext"/>
          <w:rtl/>
        </w:rPr>
      </w:pPr>
      <w:r>
        <w:rPr>
          <w:rFonts w:hint="cs"/>
          <w:rtl/>
        </w:rPr>
        <w:t>אינו ניכר, וכמו סנדל שכמה אינם נועלים.</w:t>
      </w:r>
    </w:p>
    <w:p w14:paraId="689398FC" w14:textId="7007A17D" w:rsidR="00E31AD5" w:rsidRDefault="008B50FF" w:rsidP="00431062">
      <w:pPr>
        <w:pStyle w:val="36"/>
        <w:framePr w:wrap="notBeside"/>
        <w:rPr>
          <w:rtl/>
        </w:rPr>
      </w:pPr>
      <w:r w:rsidRPr="00431062">
        <w:rPr>
          <w:rFonts w:hint="cs"/>
          <w:rtl/>
        </w:rPr>
        <w:t>מרי"ו</w:t>
      </w:r>
      <w:r w:rsidR="00E31AD5">
        <w:rPr>
          <w:rFonts w:hint="cs"/>
          <w:rtl/>
        </w:rPr>
        <w:t>:</w:t>
      </w:r>
    </w:p>
    <w:p w14:paraId="25035BBE" w14:textId="5307AD63" w:rsidR="0089324E" w:rsidRPr="006F178A" w:rsidRDefault="00B27AF4" w:rsidP="00164685">
      <w:pPr>
        <w:rPr>
          <w:rtl/>
        </w:rPr>
      </w:pPr>
      <w:r>
        <w:rPr>
          <w:rFonts w:ascii="Fb Fontext" w:hAnsi="Fb Fontext" w:hint="cs"/>
          <w:rtl/>
        </w:rPr>
        <w:t>אם</w:t>
      </w:r>
      <w:r w:rsidR="0089324E" w:rsidRPr="006F178A">
        <w:rPr>
          <w:rFonts w:ascii="Fb Fontext" w:hAnsi="Fb Fontext" w:hint="cs"/>
          <w:rtl/>
        </w:rPr>
        <w:t xml:space="preserve"> מנעלים </w:t>
      </w:r>
      <w:r>
        <w:rPr>
          <w:rFonts w:ascii="Fb Fontext" w:hAnsi="Fb Fontext" w:hint="cs"/>
          <w:rtl/>
        </w:rPr>
        <w:t>ב</w:t>
      </w:r>
      <w:r w:rsidR="0089324E" w:rsidRPr="006F178A">
        <w:rPr>
          <w:rFonts w:ascii="Fb Fontext" w:hAnsi="Fb Fontext" w:hint="cs"/>
          <w:rtl/>
        </w:rPr>
        <w:t>רגליו</w:t>
      </w:r>
      <w:r>
        <w:rPr>
          <w:rFonts w:ascii="Fb Fontext" w:hAnsi="Fb Fontext" w:hint="cs"/>
          <w:rtl/>
        </w:rPr>
        <w:t xml:space="preserve"> </w:t>
      </w:r>
      <w:r w:rsidR="00397494">
        <w:rPr>
          <w:rFonts w:ascii="Fb Fontext" w:hAnsi="Fb Fontext" w:hint="cs"/>
          <w:rtl/>
        </w:rPr>
        <w:t xml:space="preserve">- </w:t>
      </w:r>
      <w:r w:rsidRPr="007117F5">
        <w:rPr>
          <w:rFonts w:ascii="Fb Fontext" w:hAnsi="Fb Fontext" w:cs="PFT_Frank" w:hint="cs"/>
          <w:b/>
          <w:bCs/>
          <w:szCs w:val="14"/>
          <w:rtl/>
        </w:rPr>
        <w:t>אינו חייב</w:t>
      </w:r>
      <w:r>
        <w:rPr>
          <w:rFonts w:ascii="Fb Fontext" w:hAnsi="Fb Fontext" w:hint="cs"/>
          <w:rtl/>
        </w:rPr>
        <w:t xml:space="preserve"> לגלות ראשו</w:t>
      </w:r>
      <w:r w:rsidR="0089324E" w:rsidRPr="006F178A">
        <w:rPr>
          <w:rFonts w:ascii="Fb Fontext" w:hAnsi="Fb Fontext" w:hint="cs"/>
          <w:rtl/>
        </w:rPr>
        <w:t xml:space="preserve"> </w:t>
      </w:r>
      <w:r w:rsidR="0089324E" w:rsidRPr="006E3034">
        <w:rPr>
          <w:rStyle w:val="affe"/>
          <w:rFonts w:hint="cs"/>
          <w:rtl/>
        </w:rPr>
        <w:t>שמוכיחי</w:t>
      </w:r>
      <w:r w:rsidR="00AE0739">
        <w:rPr>
          <w:rStyle w:val="affe"/>
          <w:rFonts w:hint="cs"/>
          <w:rtl/>
        </w:rPr>
        <w:t>ם</w:t>
      </w:r>
      <w:r w:rsidRPr="006E3034">
        <w:rPr>
          <w:rStyle w:val="affe"/>
          <w:rFonts w:hint="cs"/>
          <w:rtl/>
        </w:rPr>
        <w:t>.</w:t>
      </w:r>
    </w:p>
    <w:p w14:paraId="4547A414" w14:textId="5EC9B8ED" w:rsidR="00E31AD5" w:rsidRDefault="00AE0739" w:rsidP="004A4E67">
      <w:pPr>
        <w:pStyle w:val="36"/>
        <w:framePr w:wrap="notBeside"/>
        <w:rPr>
          <w:rtl/>
        </w:rPr>
      </w:pPr>
      <w:r w:rsidRPr="004A4E67">
        <w:rPr>
          <w:rtl/>
        </w:rPr>
        <w:t>רבא</w:t>
      </w:r>
      <w:r w:rsidR="00E31AD5">
        <w:rPr>
          <w:rtl/>
        </w:rPr>
        <w:t>:</w:t>
      </w:r>
    </w:p>
    <w:p w14:paraId="26A32766" w14:textId="561D836C" w:rsidR="00AE0739" w:rsidRPr="006F178A" w:rsidRDefault="00AE0739" w:rsidP="00164685">
      <w:pPr>
        <w:rPr>
          <w:rtl/>
        </w:rPr>
      </w:pPr>
      <w:r w:rsidRPr="006F178A">
        <w:rPr>
          <w:rFonts w:ascii="Fb Fontext" w:hAnsi="Fb Fontext"/>
          <w:rtl/>
        </w:rPr>
        <w:t>מטייל ב</w:t>
      </w:r>
      <w:r w:rsidRPr="006F178A">
        <w:rPr>
          <w:rFonts w:ascii="Fb Fontext" w:hAnsi="Fb Fontext" w:hint="cs"/>
          <w:rtl/>
        </w:rPr>
        <w:t xml:space="preserve">חלוק </w:t>
      </w:r>
      <w:r>
        <w:rPr>
          <w:rFonts w:ascii="Fb Fontext" w:hAnsi="Fb Fontext" w:hint="cs"/>
          <w:rtl/>
        </w:rPr>
        <w:t>ה</w:t>
      </w:r>
      <w:r w:rsidRPr="006F178A">
        <w:rPr>
          <w:rFonts w:ascii="Fb Fontext" w:hAnsi="Fb Fontext" w:hint="cs"/>
          <w:rtl/>
        </w:rPr>
        <w:t>קר</w:t>
      </w:r>
      <w:r>
        <w:rPr>
          <w:rFonts w:ascii="Fb Fontext" w:hAnsi="Fb Fontext" w:hint="cs"/>
          <w:rtl/>
        </w:rPr>
        <w:t>ו</w:t>
      </w:r>
      <w:r w:rsidRPr="006F178A">
        <w:rPr>
          <w:rFonts w:ascii="Fb Fontext" w:hAnsi="Fb Fontext" w:hint="cs"/>
          <w:rtl/>
        </w:rPr>
        <w:t>ע</w:t>
      </w:r>
      <w:r w:rsidRPr="006F178A">
        <w:rPr>
          <w:rFonts w:ascii="Fb Fontext" w:hAnsi="Fb Fontext"/>
          <w:rtl/>
        </w:rPr>
        <w:t xml:space="preserve"> בביתו</w:t>
      </w:r>
      <w:r>
        <w:rPr>
          <w:rFonts w:hint="cs"/>
          <w:rtl/>
        </w:rPr>
        <w:t xml:space="preserve"> </w:t>
      </w:r>
      <w:r w:rsidRPr="006E3034">
        <w:rPr>
          <w:rStyle w:val="affe"/>
          <w:rFonts w:hint="cs"/>
          <w:rtl/>
        </w:rPr>
        <w:t>צינעא.</w:t>
      </w:r>
    </w:p>
    <w:p w14:paraId="04D49F62" w14:textId="4D146F7A" w:rsidR="00E31AD5" w:rsidRDefault="00AE0739" w:rsidP="004A4E67">
      <w:pPr>
        <w:pStyle w:val="36"/>
        <w:framePr w:wrap="notBeside"/>
        <w:rPr>
          <w:rtl/>
        </w:rPr>
      </w:pPr>
      <w:r w:rsidRPr="004A4E67">
        <w:rPr>
          <w:rtl/>
        </w:rPr>
        <w:t>רב יוסף</w:t>
      </w:r>
      <w:r w:rsidR="00E31AD5">
        <w:rPr>
          <w:rFonts w:hint="cs"/>
          <w:rtl/>
        </w:rPr>
        <w:t>:</w:t>
      </w:r>
    </w:p>
    <w:p w14:paraId="29FCCC4E" w14:textId="62702F54" w:rsidR="00AE0739" w:rsidRPr="004A4E67" w:rsidRDefault="002B1A64" w:rsidP="004A4E67">
      <w:pPr>
        <w:spacing w:after="60"/>
        <w:rPr>
          <w:rStyle w:val="affc"/>
          <w:rFonts w:ascii="BA Fontov Regular" w:hAnsi="BA Fontov Regular" w:cs="FrankRuehl"/>
          <w:b w:val="0"/>
          <w:bCs w:val="0"/>
          <w:sz w:val="18"/>
          <w:szCs w:val="18"/>
          <w:rtl/>
        </w:rPr>
      </w:pPr>
      <w:r>
        <w:rPr>
          <w:rFonts w:hint="cs"/>
          <w:rtl/>
        </w:rPr>
        <w:t>עטף ראשו</w:t>
      </w:r>
      <w:r w:rsidR="00AE0739">
        <w:rPr>
          <w:rFonts w:hint="cs"/>
          <w:rtl/>
        </w:rPr>
        <w:t xml:space="preserve"> </w:t>
      </w:r>
      <w:r w:rsidR="00AE0739" w:rsidRPr="006F178A">
        <w:rPr>
          <w:rtl/>
        </w:rPr>
        <w:t>בבית</w:t>
      </w:r>
      <w:r w:rsidR="00AE0739">
        <w:rPr>
          <w:rFonts w:hint="cs"/>
          <w:rtl/>
        </w:rPr>
        <w:t>ו</w:t>
      </w:r>
      <w:r>
        <w:rPr>
          <w:rFonts w:hint="cs"/>
          <w:rtl/>
        </w:rPr>
        <w:t xml:space="preserve"> </w:t>
      </w:r>
      <w:r w:rsidRPr="006E3034">
        <w:rPr>
          <w:rStyle w:val="affe"/>
          <w:rFonts w:hint="cs"/>
          <w:rtl/>
        </w:rPr>
        <w:t>בשבת</w:t>
      </w:r>
      <w:r>
        <w:rPr>
          <w:rFonts w:hint="cs"/>
          <w:rtl/>
        </w:rPr>
        <w:t xml:space="preserve"> </w:t>
      </w:r>
      <w:r>
        <w:rPr>
          <w:rStyle w:val="affc"/>
          <w:rFonts w:hint="cs"/>
          <w:rtl/>
        </w:rPr>
        <w:t>דר</w:t>
      </w:r>
      <w:r w:rsidR="00AE0739" w:rsidRPr="006E3034">
        <w:rPr>
          <w:rStyle w:val="affc"/>
          <w:rFonts w:hint="cs"/>
          <w:rtl/>
        </w:rPr>
        <w:t>י</w:t>
      </w:r>
      <w:r w:rsidR="00AE0739" w:rsidRPr="006E3034">
        <w:rPr>
          <w:rStyle w:val="affc"/>
          <w:rtl/>
        </w:rPr>
        <w:t>"</w:t>
      </w:r>
      <w:r w:rsidR="00AE0739" w:rsidRPr="006E3034">
        <w:rPr>
          <w:rStyle w:val="affc"/>
          <w:rFonts w:hint="cs"/>
          <w:rtl/>
        </w:rPr>
        <w:t>ו</w:t>
      </w:r>
      <w:r w:rsidRPr="006E3034">
        <w:rPr>
          <w:rStyle w:val="affc"/>
          <w:rFonts w:hint="cs"/>
          <w:rtl/>
        </w:rPr>
        <w:t>:</w:t>
      </w:r>
      <w:r w:rsidR="00AE0739" w:rsidRPr="006F178A">
        <w:rPr>
          <w:rFonts w:hint="cs"/>
          <w:rtl/>
        </w:rPr>
        <w:t xml:space="preserve"> </w:t>
      </w:r>
      <w:r w:rsidR="00AE0739" w:rsidRPr="006F178A">
        <w:rPr>
          <w:rtl/>
        </w:rPr>
        <w:t xml:space="preserve">דבר </w:t>
      </w:r>
      <w:r>
        <w:rPr>
          <w:rFonts w:hint="cs"/>
          <w:rtl/>
        </w:rPr>
        <w:t>שב</w:t>
      </w:r>
      <w:r w:rsidR="00AE0739" w:rsidRPr="006F178A">
        <w:rPr>
          <w:rtl/>
        </w:rPr>
        <w:t xml:space="preserve">צינעא </w:t>
      </w:r>
      <w:r w:rsidR="00AE0739" w:rsidRPr="007117F5">
        <w:rPr>
          <w:rFonts w:cs="PFT_Frank"/>
          <w:b/>
          <w:bCs/>
          <w:szCs w:val="14"/>
          <w:rtl/>
        </w:rPr>
        <w:t>נוהג</w:t>
      </w:r>
      <w:r w:rsidR="00AE0739" w:rsidRPr="006F178A">
        <w:rPr>
          <w:rtl/>
        </w:rPr>
        <w:t xml:space="preserve"> </w:t>
      </w:r>
      <w:r w:rsidRPr="006E3034">
        <w:rPr>
          <w:rStyle w:val="affe"/>
          <w:rFonts w:hint="cs"/>
          <w:rtl/>
        </w:rPr>
        <w:t>חובה</w:t>
      </w:r>
    </w:p>
    <w:p w14:paraId="628AACDD" w14:textId="00DF7266" w:rsidR="00E31AD5" w:rsidRDefault="00AE0739" w:rsidP="004A4E67">
      <w:pPr>
        <w:pStyle w:val="36"/>
        <w:framePr w:wrap="notBeside"/>
        <w:rPr>
          <w:rtl/>
        </w:rPr>
      </w:pPr>
      <w:r w:rsidRPr="004A4E67">
        <w:rPr>
          <w:rFonts w:hint="cs"/>
          <w:rtl/>
        </w:rPr>
        <w:t>שמואל</w:t>
      </w:r>
      <w:r w:rsidR="00E31AD5">
        <w:rPr>
          <w:rFonts w:hint="cs"/>
          <w:rtl/>
        </w:rPr>
        <w:t>:</w:t>
      </w:r>
    </w:p>
    <w:p w14:paraId="0CE35D5F" w14:textId="4E711049" w:rsidR="0089324E" w:rsidRPr="006F178A" w:rsidRDefault="0089324E" w:rsidP="00164685">
      <w:pPr>
        <w:rPr>
          <w:rtl/>
        </w:rPr>
      </w:pPr>
      <w:r w:rsidRPr="006F178A">
        <w:rPr>
          <w:rtl/>
        </w:rPr>
        <w:t xml:space="preserve">קרע שאינו בשעת חימום </w:t>
      </w:r>
      <w:r w:rsidR="00AE0739">
        <w:rPr>
          <w:rFonts w:hint="cs"/>
          <w:rtl/>
        </w:rPr>
        <w:t xml:space="preserve">- </w:t>
      </w:r>
      <w:r w:rsidRPr="006F178A">
        <w:rPr>
          <w:rtl/>
        </w:rPr>
        <w:t>אינו קרע</w:t>
      </w:r>
      <w:r w:rsidR="002B1A64">
        <w:rPr>
          <w:rFonts w:hint="cs"/>
          <w:rtl/>
        </w:rPr>
        <w:t>.</w:t>
      </w:r>
    </w:p>
    <w:p w14:paraId="0981B4B8" w14:textId="08FD13F3" w:rsidR="0089324E" w:rsidRPr="006F178A" w:rsidRDefault="002B1A64" w:rsidP="00164685">
      <w:pPr>
        <w:rPr>
          <w:rtl/>
        </w:rPr>
      </w:pPr>
      <w:r w:rsidRPr="007117F5">
        <w:rPr>
          <w:rFonts w:cs="PFT_Frank" w:hint="cs"/>
          <w:b/>
          <w:bCs/>
          <w:szCs w:val="14"/>
          <w:rtl/>
        </w:rPr>
        <w:t>אבל</w:t>
      </w:r>
      <w:r w:rsidRPr="006F178A">
        <w:rPr>
          <w:rFonts w:hint="cs"/>
          <w:rtl/>
        </w:rPr>
        <w:t xml:space="preserve"> </w:t>
      </w:r>
      <w:r w:rsidR="0089324E" w:rsidRPr="007117F5">
        <w:rPr>
          <w:rFonts w:cs="PFT_Frank" w:hint="cs"/>
          <w:b/>
          <w:bCs/>
          <w:szCs w:val="14"/>
          <w:rtl/>
        </w:rPr>
        <w:t>רבנן</w:t>
      </w:r>
      <w:r w:rsidR="0089324E" w:rsidRPr="006F178A">
        <w:rPr>
          <w:rFonts w:hint="cs"/>
          <w:rtl/>
        </w:rPr>
        <w:t xml:space="preserve"> שנזכרים בשמועתם </w:t>
      </w:r>
      <w:r w:rsidR="00402026">
        <w:rPr>
          <w:rtl/>
        </w:rPr>
        <w:t>–</w:t>
      </w:r>
      <w:r>
        <w:rPr>
          <w:rFonts w:hint="cs"/>
          <w:rtl/>
        </w:rPr>
        <w:t xml:space="preserve"> </w:t>
      </w:r>
      <w:r w:rsidR="00402026">
        <w:rPr>
          <w:rFonts w:hint="cs"/>
          <w:rtl/>
        </w:rPr>
        <w:t xml:space="preserve">תמיד </w:t>
      </w:r>
      <w:r w:rsidR="0089324E" w:rsidRPr="006F178A">
        <w:rPr>
          <w:rFonts w:hint="cs"/>
          <w:rtl/>
        </w:rPr>
        <w:t>כשעת חימום</w:t>
      </w:r>
      <w:r w:rsidR="00402026">
        <w:rPr>
          <w:rFonts w:hint="cs"/>
          <w:rtl/>
        </w:rPr>
        <w:t>.</w:t>
      </w:r>
    </w:p>
    <w:p w14:paraId="76C4A4FB" w14:textId="68243829" w:rsidR="0089324E" w:rsidRPr="006F178A" w:rsidRDefault="00402026" w:rsidP="00164685">
      <w:pPr>
        <w:rPr>
          <w:rtl/>
        </w:rPr>
      </w:pPr>
      <w:r w:rsidRPr="007117F5">
        <w:rPr>
          <w:rFonts w:cs="PFT_Frank" w:hint="cs"/>
          <w:b/>
          <w:bCs/>
          <w:szCs w:val="14"/>
          <w:rtl/>
        </w:rPr>
        <w:t>וכן לכבוד אביו ואמו</w:t>
      </w:r>
      <w:r>
        <w:rPr>
          <w:rFonts w:hint="cs"/>
          <w:rtl/>
        </w:rPr>
        <w:t xml:space="preserve"> </w:t>
      </w:r>
      <w:r w:rsidRPr="006E3034">
        <w:rPr>
          <w:rStyle w:val="affc"/>
          <w:rFonts w:hint="cs"/>
          <w:rtl/>
        </w:rPr>
        <w:t>כ</w:t>
      </w:r>
      <w:r>
        <w:rPr>
          <w:rStyle w:val="affc"/>
          <w:rFonts w:hint="cs"/>
          <w:rtl/>
        </w:rPr>
        <w:t>ד</w:t>
      </w:r>
      <w:r w:rsidRPr="006E3034">
        <w:rPr>
          <w:rStyle w:val="affc"/>
          <w:rFonts w:hint="cs"/>
          <w:rtl/>
        </w:rPr>
        <w:t>תניא</w:t>
      </w:r>
      <w:r>
        <w:rPr>
          <w:rStyle w:val="affc"/>
          <w:rFonts w:hint="cs"/>
          <w:rtl/>
        </w:rPr>
        <w:t xml:space="preserve"> </w:t>
      </w:r>
      <w:r w:rsidR="0089324E" w:rsidRPr="006F178A">
        <w:rPr>
          <w:rFonts w:ascii="Fb Fontext" w:hAnsi="Fb Fontext"/>
          <w:rtl/>
        </w:rPr>
        <w:t xml:space="preserve">כל </w:t>
      </w:r>
      <w:r>
        <w:rPr>
          <w:rFonts w:ascii="Fb Fontext" w:hAnsi="Fb Fontext" w:hint="cs"/>
          <w:rtl/>
        </w:rPr>
        <w:t>ז'</w:t>
      </w:r>
      <w:r w:rsidRPr="006F178A">
        <w:rPr>
          <w:rFonts w:ascii="Fb Fontext" w:hAnsi="Fb Fontext"/>
          <w:rtl/>
        </w:rPr>
        <w:t xml:space="preserve"> </w:t>
      </w:r>
      <w:r w:rsidR="0089324E" w:rsidRPr="006F178A">
        <w:rPr>
          <w:rFonts w:ascii="Fb Fontext" w:hAnsi="Fb Fontext"/>
          <w:rtl/>
        </w:rPr>
        <w:t>קרעו לפניו, מחליף</w:t>
      </w:r>
      <w:r>
        <w:rPr>
          <w:rFonts w:ascii="Fb Fontext" w:hAnsi="Fb Fontext" w:hint="cs"/>
          <w:rtl/>
        </w:rPr>
        <w:t xml:space="preserve"> </w:t>
      </w:r>
      <w:r w:rsidR="00AD5C4C">
        <w:rPr>
          <w:rFonts w:ascii="Fb Fontext" w:hAnsi="Fb Fontext" w:hint="cs"/>
          <w:rtl/>
        </w:rPr>
        <w:t>-</w:t>
      </w:r>
      <w:r w:rsidR="0089324E" w:rsidRPr="006F178A">
        <w:rPr>
          <w:rFonts w:ascii="Fb Fontext" w:hAnsi="Fb Fontext"/>
          <w:rtl/>
        </w:rPr>
        <w:t xml:space="preserve"> </w:t>
      </w:r>
      <w:r w:rsidR="0089324E" w:rsidRPr="007117F5">
        <w:rPr>
          <w:rFonts w:ascii="Fb Fontext" w:hAnsi="Fb Fontext" w:cs="PFT_Frank"/>
          <w:b/>
          <w:bCs/>
          <w:szCs w:val="14"/>
          <w:rtl/>
        </w:rPr>
        <w:t>קורע</w:t>
      </w:r>
      <w:r>
        <w:rPr>
          <w:rFonts w:ascii="Fb Fontext" w:hAnsi="Fb Fontext" w:hint="cs"/>
          <w:rtl/>
        </w:rPr>
        <w:t>,</w:t>
      </w:r>
    </w:p>
    <w:p w14:paraId="4881FD81" w14:textId="3D937159" w:rsidR="0089324E" w:rsidRPr="006F178A" w:rsidRDefault="00402026" w:rsidP="00164685">
      <w:pPr>
        <w:pStyle w:val="affd"/>
        <w:rPr>
          <w:rtl/>
        </w:rPr>
      </w:pP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 w:rsidR="0089324E" w:rsidRPr="006F178A">
        <w:rPr>
          <w:rFonts w:ascii="Fb Fontext" w:hAnsi="Fb Fontext"/>
          <w:sz w:val="20"/>
          <w:rtl/>
        </w:rPr>
        <w:t>בשבת - קרעו לאחוריו, מחליף</w:t>
      </w:r>
      <w:r>
        <w:rPr>
          <w:rFonts w:ascii="Fb Fontext" w:hAnsi="Fb Fontext" w:hint="cs"/>
          <w:sz w:val="20"/>
          <w:rtl/>
        </w:rPr>
        <w:t xml:space="preserve"> -</w:t>
      </w:r>
      <w:r w:rsidR="00EE7E63">
        <w:rPr>
          <w:rFonts w:ascii="Fb Fontext" w:hAnsi="Fb Fontext" w:hint="cs"/>
          <w:sz w:val="20"/>
          <w:rtl/>
        </w:rPr>
        <w:t xml:space="preserve"> </w:t>
      </w:r>
      <w:r w:rsidR="0089324E" w:rsidRPr="006F178A">
        <w:rPr>
          <w:rFonts w:ascii="Fb Fontext" w:hAnsi="Fb Fontext"/>
          <w:sz w:val="20"/>
          <w:rtl/>
        </w:rPr>
        <w:t>אינו קורע</w:t>
      </w:r>
      <w:r>
        <w:rPr>
          <w:rFonts w:ascii="Fb Fontext" w:hAnsi="Fb Fontext" w:hint="cs"/>
          <w:sz w:val="20"/>
          <w:rtl/>
        </w:rPr>
        <w:t>.</w:t>
      </w:r>
    </w:p>
    <w:p w14:paraId="0AF1BE84" w14:textId="7D9D0FC4" w:rsidR="0089324E" w:rsidRPr="006F178A" w:rsidRDefault="00EE7E63" w:rsidP="00BB2BE7">
      <w:pPr>
        <w:rPr>
          <w:rtl/>
        </w:rPr>
      </w:pPr>
      <w:r w:rsidRPr="007117F5">
        <w:rPr>
          <w:rFonts w:ascii="Fb Fontext" w:hAnsi="Fb Fontext" w:cs="PFT_Frank" w:hint="cs"/>
          <w:b/>
          <w:bCs/>
          <w:szCs w:val="14"/>
          <w:rtl/>
        </w:rPr>
        <w:t>ו</w:t>
      </w:r>
      <w:r w:rsidR="0089324E" w:rsidRPr="007117F5">
        <w:rPr>
          <w:rFonts w:ascii="Fb Fontext" w:hAnsi="Fb Fontext" w:cs="PFT_Frank"/>
          <w:b/>
          <w:bCs/>
          <w:szCs w:val="14"/>
          <w:rtl/>
        </w:rPr>
        <w:t>אותן קרעין</w:t>
      </w:r>
      <w:r w:rsidR="0089324E" w:rsidRPr="006F178A">
        <w:rPr>
          <w:rFonts w:ascii="Fb Fontext" w:hAnsi="Fb Fontext"/>
          <w:rtl/>
        </w:rPr>
        <w:t xml:space="preserve"> </w:t>
      </w:r>
      <w:r w:rsidRPr="006E3034">
        <w:rPr>
          <w:rStyle w:val="affc"/>
          <w:rFonts w:hint="cs"/>
          <w:rtl/>
        </w:rPr>
        <w:t>ר"א וב"ק</w:t>
      </w:r>
      <w:r>
        <w:rPr>
          <w:rFonts w:ascii="Fb Fontext" w:hAnsi="Fb Fontext" w:hint="cs"/>
          <w:rtl/>
        </w:rPr>
        <w:t xml:space="preserve">: </w:t>
      </w:r>
      <w:r w:rsidRPr="006E3034">
        <w:rPr>
          <w:rStyle w:val="affc"/>
          <w:rFonts w:hint="cs"/>
          <w:rtl/>
        </w:rPr>
        <w:t>לחד</w:t>
      </w:r>
      <w:r>
        <w:rPr>
          <w:rFonts w:ascii="Fb Fontext" w:hAnsi="Fb Fontext" w:hint="cs"/>
          <w:rtl/>
        </w:rPr>
        <w:t xml:space="preserve">: </w:t>
      </w:r>
      <w:r w:rsidR="0089324E" w:rsidRPr="006F178A">
        <w:rPr>
          <w:rFonts w:ascii="Fb Fontext" w:hAnsi="Fb Fontext"/>
          <w:rtl/>
        </w:rPr>
        <w:t>מתאחין</w:t>
      </w:r>
      <w:r w:rsidR="00AD5C4C">
        <w:rPr>
          <w:rFonts w:ascii="Fb Fontext" w:hAnsi="Fb Fontext" w:hint="cs"/>
          <w:rtl/>
        </w:rPr>
        <w:t>.</w:t>
      </w:r>
      <w:r w:rsidR="00AD5C4C">
        <w:rPr>
          <w:rFonts w:ascii="Fb Fontext" w:hAnsi="Fb Fontext"/>
          <w:rtl/>
        </w:rPr>
        <w:tab/>
      </w:r>
      <w:r w:rsidR="00AD5C4C">
        <w:rPr>
          <w:rFonts w:ascii="Fb Fontext" w:hAnsi="Fb Fontext" w:hint="cs"/>
          <w:rtl/>
        </w:rPr>
        <w:t xml:space="preserve">   </w:t>
      </w:r>
      <w:r w:rsidR="0089324E" w:rsidRPr="006F178A">
        <w:rPr>
          <w:rFonts w:ascii="Fb Fontext" w:hAnsi="Fb Fontext"/>
          <w:rtl/>
        </w:rPr>
        <w:t xml:space="preserve"> </w:t>
      </w:r>
      <w:r w:rsidRPr="006E3034">
        <w:rPr>
          <w:rStyle w:val="affc"/>
          <w:rFonts w:hint="cs"/>
          <w:rtl/>
        </w:rPr>
        <w:t>ולחד</w:t>
      </w:r>
      <w:r>
        <w:rPr>
          <w:rFonts w:ascii="Fb Fontext" w:hAnsi="Fb Fontext" w:hint="cs"/>
          <w:rtl/>
        </w:rPr>
        <w:t xml:space="preserve">: </w:t>
      </w:r>
      <w:r w:rsidR="0089324E" w:rsidRPr="006F178A">
        <w:rPr>
          <w:rFonts w:ascii="Fb Fontext" w:hAnsi="Fb Fontext"/>
          <w:rtl/>
        </w:rPr>
        <w:t>אין מתאחין</w:t>
      </w:r>
      <w:r>
        <w:rPr>
          <w:rFonts w:ascii="Fb Fontext" w:hAnsi="Fb Fontext" w:hint="cs"/>
          <w:rtl/>
        </w:rPr>
        <w:t>.</w:t>
      </w:r>
    </w:p>
    <w:p w14:paraId="77267C68" w14:textId="77777777" w:rsidR="0089324E" w:rsidRPr="006F178A" w:rsidRDefault="0089324E" w:rsidP="00800D78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כד:</w:t>
      </w:r>
    </w:p>
    <w:p w14:paraId="3181F3D0" w14:textId="099C5B6A" w:rsidR="007B20ED" w:rsidRDefault="0089324E" w:rsidP="00164685">
      <w:pPr>
        <w:pStyle w:val="affff1"/>
        <w:rPr>
          <w:rtl/>
        </w:rPr>
      </w:pPr>
      <w:ins w:id="9841" w:author="מספור קטעי משנה" w:date="2026-10-06T06:45:36Z">
        <w:r>
          <w:rPr>
            <w:rStyle w:val="MisparKeta"/>
          </w:rPr>
          <w:t xml:space="preserve">א. </w:t>
        </w:r>
      </w:ins>
      <w:r w:rsidRPr="002B60C6">
        <w:rPr>
          <w:rtl/>
        </w:rPr>
        <w:t>ר</w:t>
      </w:r>
      <w:r w:rsidR="007B20ED">
        <w:rPr>
          <w:rFonts w:hint="cs"/>
          <w:rtl/>
        </w:rPr>
        <w:t>"</w:t>
      </w:r>
      <w:r w:rsidRPr="002B60C6">
        <w:rPr>
          <w:rtl/>
        </w:rPr>
        <w:t>א</w:t>
      </w:r>
      <w:r w:rsidR="007B20ED">
        <w:rPr>
          <w:rFonts w:hint="cs"/>
          <w:rtl/>
        </w:rPr>
        <w:t>:</w:t>
      </w:r>
      <w:r w:rsidRPr="002B60C6">
        <w:rPr>
          <w:rtl/>
        </w:rPr>
        <w:t xml:space="preserve"> משחרב ביהמ"ק עצרת כשבת</w:t>
      </w:r>
      <w:r w:rsidR="007B20ED">
        <w:rPr>
          <w:rFonts w:hint="cs"/>
          <w:rtl/>
        </w:rPr>
        <w:t>, ר"ג: ר"ה ויו"כ כרגלים.</w:t>
      </w:r>
    </w:p>
    <w:p w14:paraId="564723F3" w14:textId="4E881583" w:rsidR="00E31AD5" w:rsidRDefault="00E115FD" w:rsidP="00573BD4">
      <w:pPr>
        <w:pStyle w:val="36"/>
        <w:framePr w:wrap="notBeside"/>
        <w:rPr>
          <w:rtl/>
        </w:rPr>
      </w:pPr>
      <w:r w:rsidRPr="00573BD4">
        <w:rPr>
          <w:rFonts w:hint="cs"/>
          <w:rtl/>
        </w:rPr>
        <w:t>רגב"מ מ</w:t>
      </w:r>
      <w:r w:rsidR="0089324E" w:rsidRPr="00573BD4">
        <w:rPr>
          <w:rtl/>
        </w:rPr>
        <w:t>שמואל</w:t>
      </w:r>
      <w:r w:rsidR="00E31AD5">
        <w:rPr>
          <w:rtl/>
        </w:rPr>
        <w:t>:</w:t>
      </w:r>
    </w:p>
    <w:p w14:paraId="4F8FDDE6" w14:textId="43EF817B" w:rsidR="00E115FD" w:rsidRDefault="0089324E" w:rsidP="00573BD4">
      <w:pPr>
        <w:rPr>
          <w:rtl/>
        </w:rPr>
      </w:pPr>
      <w:r w:rsidRPr="007117F5">
        <w:rPr>
          <w:rFonts w:ascii="Fb Fontext" w:hAnsi="Fb Fontext" w:cs="PFT_Frank"/>
          <w:b/>
          <w:bCs/>
          <w:sz w:val="20"/>
          <w:szCs w:val="14"/>
          <w:rtl/>
        </w:rPr>
        <w:t>הלכה</w:t>
      </w:r>
      <w:r w:rsidRPr="006F178A">
        <w:rPr>
          <w:rFonts w:ascii="Fb Fontext" w:hAnsi="Fb Fontext"/>
          <w:sz w:val="20"/>
          <w:rtl/>
        </w:rPr>
        <w:t xml:space="preserve"> </w:t>
      </w:r>
      <w:r w:rsidRPr="006E3034">
        <w:rPr>
          <w:rStyle w:val="affc"/>
          <w:rtl/>
        </w:rPr>
        <w:t>כרבן גמליאל</w:t>
      </w:r>
      <w:r w:rsidRPr="006F178A">
        <w:rPr>
          <w:rFonts w:ascii="Fb Fontext" w:hAnsi="Fb Fontext"/>
          <w:sz w:val="20"/>
          <w:rtl/>
        </w:rPr>
        <w:t>.</w:t>
      </w:r>
      <w:r w:rsidR="00573BD4">
        <w:rPr>
          <w:rStyle w:val="affc"/>
          <w:rFonts w:hint="cs"/>
          <w:rtl/>
        </w:rPr>
        <w:t xml:space="preserve"> </w:t>
      </w:r>
      <w:r w:rsidR="00E115FD">
        <w:rPr>
          <w:rStyle w:val="affc"/>
          <w:rFonts w:hint="cs"/>
          <w:rtl/>
        </w:rPr>
        <w:t>ואי</w:t>
      </w:r>
      <w:r w:rsidRPr="006E3034">
        <w:rPr>
          <w:rStyle w:val="affc"/>
          <w:rtl/>
        </w:rPr>
        <w:t xml:space="preserve">כא דמתני </w:t>
      </w:r>
      <w:r w:rsidRPr="006E3034">
        <w:rPr>
          <w:rStyle w:val="affc"/>
          <w:rFonts w:hint="cs"/>
          <w:rtl/>
        </w:rPr>
        <w:t>אהא</w:t>
      </w:r>
      <w:r w:rsidR="00E115FD">
        <w:rPr>
          <w:rFonts w:hint="cs"/>
          <w:rtl/>
        </w:rPr>
        <w:t xml:space="preserve">: </w:t>
      </w:r>
      <w:r w:rsidR="007A6DC0" w:rsidRPr="007117F5">
        <w:rPr>
          <w:rFonts w:cs="PFT_Frank" w:hint="cs"/>
          <w:b/>
          <w:bCs/>
          <w:szCs w:val="14"/>
          <w:rtl/>
        </w:rPr>
        <w:t>תוך</w:t>
      </w:r>
      <w:r w:rsidRPr="007117F5">
        <w:rPr>
          <w:rFonts w:cs="PFT_Frank"/>
          <w:b/>
          <w:bCs/>
          <w:szCs w:val="14"/>
          <w:rtl/>
        </w:rPr>
        <w:t xml:space="preserve"> </w:t>
      </w:r>
      <w:r w:rsidR="00E115FD" w:rsidRPr="007117F5">
        <w:rPr>
          <w:rFonts w:cs="PFT_Frank" w:hint="cs"/>
          <w:b/>
          <w:bCs/>
          <w:szCs w:val="14"/>
          <w:rtl/>
        </w:rPr>
        <w:t>ל'</w:t>
      </w:r>
      <w:r w:rsidR="00E115FD" w:rsidRPr="007A6DC0">
        <w:rPr>
          <w:rtl/>
        </w:rPr>
        <w:t xml:space="preserve"> </w:t>
      </w:r>
      <w:r w:rsidR="00E115FD">
        <w:rPr>
          <w:rFonts w:hint="cs"/>
          <w:rtl/>
        </w:rPr>
        <w:t xml:space="preserve">- </w:t>
      </w:r>
      <w:r w:rsidRPr="007A6DC0">
        <w:rPr>
          <w:rtl/>
        </w:rPr>
        <w:t>תינוק יוצא בחיק,</w:t>
      </w:r>
    </w:p>
    <w:p w14:paraId="4FB538B8" w14:textId="0977AF70" w:rsidR="00E115FD" w:rsidRDefault="0089324E" w:rsidP="00164685">
      <w:pPr>
        <w:rPr>
          <w:rtl/>
        </w:rPr>
      </w:pPr>
      <w:r w:rsidRPr="007A6DC0">
        <w:rPr>
          <w:rtl/>
        </w:rPr>
        <w:t>ונקבר באשה א</w:t>
      </w:r>
      <w:r w:rsidR="00E115FD">
        <w:rPr>
          <w:rFonts w:hint="cs"/>
          <w:rtl/>
        </w:rPr>
        <w:t>'</w:t>
      </w:r>
      <w:r w:rsidRPr="007A6DC0">
        <w:rPr>
          <w:rtl/>
        </w:rPr>
        <w:t xml:space="preserve"> </w:t>
      </w:r>
      <w:r w:rsidR="00E115FD">
        <w:rPr>
          <w:rFonts w:hint="cs"/>
          <w:rtl/>
        </w:rPr>
        <w:t>וב'</w:t>
      </w:r>
      <w:r w:rsidR="00E115FD" w:rsidRPr="007A6DC0">
        <w:rPr>
          <w:rtl/>
        </w:rPr>
        <w:t xml:space="preserve"> </w:t>
      </w:r>
      <w:r w:rsidRPr="007A6DC0">
        <w:rPr>
          <w:rtl/>
        </w:rPr>
        <w:t>אנשים</w:t>
      </w:r>
      <w:r w:rsidR="00E115FD">
        <w:rPr>
          <w:rFonts w:hint="cs"/>
          <w:rtl/>
        </w:rPr>
        <w:t xml:space="preserve">, </w:t>
      </w:r>
      <w:r w:rsidR="00E115FD">
        <w:rPr>
          <w:rStyle w:val="affc"/>
          <w:rFonts w:hint="cs"/>
          <w:rtl/>
        </w:rPr>
        <w:t xml:space="preserve">אבא </w:t>
      </w:r>
      <w:r w:rsidRPr="006E3034">
        <w:rPr>
          <w:rStyle w:val="affc"/>
          <w:rtl/>
        </w:rPr>
        <w:t>שאול</w:t>
      </w:r>
      <w:r w:rsidRPr="006F178A">
        <w:rPr>
          <w:rtl/>
        </w:rPr>
        <w:t>: אף באיש א</w:t>
      </w:r>
      <w:r w:rsidR="00E115FD">
        <w:rPr>
          <w:rFonts w:hint="cs"/>
          <w:rtl/>
        </w:rPr>
        <w:t>'</w:t>
      </w:r>
      <w:r w:rsidRPr="006F178A">
        <w:rPr>
          <w:rtl/>
        </w:rPr>
        <w:t xml:space="preserve"> ו</w:t>
      </w:r>
      <w:r w:rsidR="00E115FD">
        <w:rPr>
          <w:rFonts w:hint="cs"/>
          <w:rtl/>
        </w:rPr>
        <w:t>ב'</w:t>
      </w:r>
      <w:r w:rsidRPr="006F178A">
        <w:rPr>
          <w:rtl/>
        </w:rPr>
        <w:t xml:space="preserve"> נשים.</w:t>
      </w:r>
    </w:p>
    <w:p w14:paraId="4E179902" w14:textId="781E8F53" w:rsidR="0089324E" w:rsidRPr="006F178A" w:rsidRDefault="0089324E" w:rsidP="00164685">
      <w:pPr>
        <w:rPr>
          <w:rtl/>
        </w:rPr>
      </w:pPr>
      <w:r w:rsidRPr="006F178A">
        <w:rPr>
          <w:rtl/>
        </w:rPr>
        <w:t>ואין עומדין בשורה, ברכת אבלים ותנחומים.</w:t>
      </w:r>
    </w:p>
    <w:p w14:paraId="4679964E" w14:textId="06973C8C" w:rsidR="0089324E" w:rsidRPr="006F178A" w:rsidRDefault="0089324E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 xml:space="preserve">בן </w:t>
      </w:r>
      <w:r w:rsidR="007A6DC0" w:rsidRPr="007117F5">
        <w:rPr>
          <w:rFonts w:cs="PFT_Frank" w:hint="cs"/>
          <w:b/>
          <w:bCs/>
          <w:szCs w:val="14"/>
          <w:rtl/>
        </w:rPr>
        <w:t>ל'</w:t>
      </w:r>
      <w:r w:rsidR="007A6DC0">
        <w:rPr>
          <w:rFonts w:hint="cs"/>
          <w:rtl/>
        </w:rPr>
        <w:t xml:space="preserve"> -</w:t>
      </w:r>
      <w:r w:rsidR="007A6DC0" w:rsidRPr="006F178A">
        <w:rPr>
          <w:rtl/>
        </w:rPr>
        <w:t xml:space="preserve"> </w:t>
      </w:r>
      <w:r w:rsidRPr="006F178A">
        <w:rPr>
          <w:rtl/>
        </w:rPr>
        <w:t>בדלוסקמא</w:t>
      </w:r>
      <w:r w:rsidRPr="006F178A">
        <w:rPr>
          <w:rFonts w:hint="cs"/>
          <w:rtl/>
        </w:rPr>
        <w:t xml:space="preserve"> </w:t>
      </w:r>
      <w:r w:rsidRPr="006E3034">
        <w:rPr>
          <w:rStyle w:val="affe"/>
          <w:rFonts w:hint="cs"/>
          <w:rtl/>
        </w:rPr>
        <w:t>ארון</w:t>
      </w:r>
      <w:r w:rsidR="007A6DC0">
        <w:rPr>
          <w:rFonts w:hint="cs"/>
          <w:rtl/>
        </w:rPr>
        <w:t xml:space="preserve"> </w:t>
      </w:r>
      <w:r w:rsidRPr="006F178A">
        <w:rPr>
          <w:rtl/>
        </w:rPr>
        <w:t>הניטלת ב</w:t>
      </w:r>
      <w:r w:rsidRPr="006F178A">
        <w:rPr>
          <w:rFonts w:hint="cs"/>
          <w:rtl/>
        </w:rPr>
        <w:t xml:space="preserve">שנים </w:t>
      </w:r>
      <w:r w:rsidRPr="006E3034">
        <w:rPr>
          <w:rStyle w:val="affe"/>
          <w:rFonts w:hint="cs"/>
          <w:rtl/>
        </w:rPr>
        <w:t>כבוד</w:t>
      </w:r>
      <w:r w:rsidR="007A6DC0">
        <w:rPr>
          <w:rFonts w:hint="cs"/>
          <w:rtl/>
        </w:rPr>
        <w:t>,</w:t>
      </w:r>
    </w:p>
    <w:p w14:paraId="41880088" w14:textId="06B22E4A" w:rsidR="0089324E" w:rsidRPr="006F178A" w:rsidRDefault="0089324E" w:rsidP="00164685">
      <w:pPr>
        <w:rPr>
          <w:rtl/>
        </w:rPr>
      </w:pPr>
      <w:r w:rsidRPr="006F178A">
        <w:rPr>
          <w:rFonts w:ascii="Fb Fontext" w:hAnsi="Fb Fontext"/>
          <w:sz w:val="20"/>
          <w:rtl/>
        </w:rPr>
        <w:t>ועומדין בשורה, ברכת אבלים ותנחומים.</w:t>
      </w:r>
    </w:p>
    <w:p w14:paraId="4231005C" w14:textId="24047B10" w:rsidR="0089324E" w:rsidRPr="006F178A" w:rsidRDefault="0089324E" w:rsidP="00D8367A">
      <w:pPr>
        <w:spacing w:after="60"/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 xml:space="preserve">בן </w:t>
      </w:r>
      <w:r w:rsidR="007A6DC0" w:rsidRPr="007117F5">
        <w:rPr>
          <w:rFonts w:ascii="Fb Fontext" w:hAnsi="Fb Fontext" w:cs="PFT_Frank" w:hint="cs"/>
          <w:b/>
          <w:bCs/>
          <w:szCs w:val="14"/>
          <w:rtl/>
        </w:rPr>
        <w:t>י"ב</w:t>
      </w:r>
      <w:r w:rsidRPr="007117F5">
        <w:rPr>
          <w:rFonts w:ascii="Fb Fontext" w:hAnsi="Fb Fontext" w:cs="PFT_Frank"/>
          <w:b/>
          <w:bCs/>
          <w:szCs w:val="14"/>
          <w:rtl/>
        </w:rPr>
        <w:t xml:space="preserve"> ח</w:t>
      </w:r>
      <w:r w:rsidR="007A6DC0" w:rsidRPr="007117F5">
        <w:rPr>
          <w:rFonts w:ascii="Fb Fontext" w:hAnsi="Fb Fontext" w:cs="PFT_Frank" w:hint="cs"/>
          <w:b/>
          <w:bCs/>
          <w:szCs w:val="14"/>
          <w:rtl/>
        </w:rPr>
        <w:t>ו</w:t>
      </w:r>
      <w:r w:rsidRPr="007117F5">
        <w:rPr>
          <w:rFonts w:ascii="Fb Fontext" w:hAnsi="Fb Fontext" w:cs="PFT_Frank"/>
          <w:b/>
          <w:bCs/>
          <w:szCs w:val="14"/>
          <w:rtl/>
        </w:rPr>
        <w:t>דש</w:t>
      </w:r>
      <w:r w:rsidRPr="006F178A">
        <w:rPr>
          <w:rFonts w:ascii="Fb Fontext" w:hAnsi="Fb Fontext"/>
          <w:rtl/>
        </w:rPr>
        <w:t xml:space="preserve"> </w:t>
      </w:r>
      <w:r w:rsidR="00397494">
        <w:rPr>
          <w:rFonts w:ascii="Fb Fontext" w:hAnsi="Fb Fontext" w:hint="cs"/>
          <w:rtl/>
        </w:rPr>
        <w:t>-</w:t>
      </w:r>
      <w:r w:rsidRPr="006F178A">
        <w:rPr>
          <w:rFonts w:ascii="Fb Fontext" w:hAnsi="Fb Fontext"/>
          <w:rtl/>
        </w:rPr>
        <w:t xml:space="preserve"> במטה</w:t>
      </w:r>
      <w:r w:rsidR="00397494">
        <w:rPr>
          <w:rFonts w:hint="cs"/>
          <w:rtl/>
        </w:rPr>
        <w:t>.</w:t>
      </w:r>
      <w:r w:rsidR="00FA15C5">
        <w:rPr>
          <w:rFonts w:hint="cs"/>
          <w:rtl/>
        </w:rPr>
        <w:t xml:space="preserve"> </w:t>
      </w:r>
      <w:r w:rsidR="00FA15C5">
        <w:rPr>
          <w:rStyle w:val="affc"/>
          <w:rFonts w:hint="cs"/>
          <w:rtl/>
        </w:rPr>
        <w:t>ר"</w:t>
      </w:r>
      <w:r w:rsidRPr="006E3034">
        <w:rPr>
          <w:rStyle w:val="affc"/>
          <w:rFonts w:hint="cs"/>
          <w:rtl/>
        </w:rPr>
        <w:t>ע</w:t>
      </w:r>
      <w:r w:rsidRPr="006F178A">
        <w:rPr>
          <w:rtl/>
        </w:rPr>
        <w:t xml:space="preserve">: </w:t>
      </w:r>
      <w:r w:rsidR="00FA15C5">
        <w:rPr>
          <w:rFonts w:hint="cs"/>
          <w:rtl/>
        </w:rPr>
        <w:t>ב</w:t>
      </w:r>
      <w:r w:rsidRPr="006F178A">
        <w:rPr>
          <w:rtl/>
        </w:rPr>
        <w:t xml:space="preserve">בן שנה ואבריו כשתים, </w:t>
      </w:r>
      <w:r w:rsidR="00FA15C5">
        <w:rPr>
          <w:rFonts w:hint="cs"/>
          <w:rtl/>
        </w:rPr>
        <w:t>ולהיפך</w:t>
      </w:r>
      <w:r w:rsidR="00397494">
        <w:rPr>
          <w:rFonts w:hint="cs"/>
          <w:rtl/>
        </w:rPr>
        <w:t>.</w:t>
      </w:r>
    </w:p>
    <w:p w14:paraId="2911475A" w14:textId="15053868" w:rsidR="00E31AD5" w:rsidRDefault="00D8367A" w:rsidP="00D8367A">
      <w:pPr>
        <w:pStyle w:val="36"/>
        <w:framePr w:wrap="notBeside"/>
        <w:rPr>
          <w:rtl/>
        </w:rPr>
      </w:pPr>
      <w:r w:rsidRPr="00D8367A">
        <w:rPr>
          <w:rFonts w:hint="cs"/>
          <w:rtl/>
        </w:rPr>
        <w:t>רשב</w:t>
      </w:r>
      <w:r w:rsidRPr="00D8367A">
        <w:rPr>
          <w:rtl/>
        </w:rPr>
        <w:t>"</w:t>
      </w:r>
      <w:r w:rsidRPr="00D8367A">
        <w:rPr>
          <w:rFonts w:hint="cs"/>
          <w:rtl/>
        </w:rPr>
        <w:t>א</w:t>
      </w:r>
      <w:r w:rsidR="00E31AD5">
        <w:rPr>
          <w:rtl/>
        </w:rPr>
        <w:t>:</w:t>
      </w:r>
    </w:p>
    <w:p w14:paraId="182C3BEB" w14:textId="0B1112F7" w:rsidR="00FA15C5" w:rsidRDefault="00FA15C5" w:rsidP="00164685">
      <w:pPr>
        <w:rPr>
          <w:rtl/>
        </w:rPr>
      </w:pPr>
      <w:r w:rsidRPr="007117F5">
        <w:rPr>
          <w:rFonts w:cs="PFT_Frank" w:hint="cs"/>
          <w:b/>
          <w:bCs/>
          <w:szCs w:val="14"/>
          <w:rtl/>
        </w:rPr>
        <w:t>רבים</w:t>
      </w:r>
      <w:r>
        <w:rPr>
          <w:rFonts w:hint="cs"/>
          <w:rtl/>
        </w:rPr>
        <w:t xml:space="preserve"> רק </w:t>
      </w:r>
      <w:r w:rsidR="0089324E" w:rsidRPr="006F178A">
        <w:rPr>
          <w:rtl/>
        </w:rPr>
        <w:t>היוצא במטה</w:t>
      </w:r>
      <w:r>
        <w:rPr>
          <w:rFonts w:hint="cs"/>
          <w:rtl/>
        </w:rPr>
        <w:t xml:space="preserve"> -</w:t>
      </w:r>
      <w:r w:rsidR="0089324E" w:rsidRPr="006F178A">
        <w:rPr>
          <w:rtl/>
        </w:rPr>
        <w:t xml:space="preserve"> </w:t>
      </w:r>
      <w:r w:rsidR="0089324E" w:rsidRPr="007117F5">
        <w:rPr>
          <w:rFonts w:cs="PFT_Frank"/>
          <w:b/>
          <w:bCs/>
          <w:szCs w:val="14"/>
          <w:rtl/>
        </w:rPr>
        <w:t>רבים</w:t>
      </w:r>
      <w:r w:rsidR="0089324E" w:rsidRPr="00E20862">
        <w:rPr>
          <w:rtl/>
        </w:rPr>
        <w:t xml:space="preserve"> </w:t>
      </w:r>
      <w:r w:rsidRPr="00E20862">
        <w:rPr>
          <w:rFonts w:hint="cs"/>
          <w:rtl/>
        </w:rPr>
        <w:t>מצערין פניהם</w:t>
      </w:r>
      <w:r w:rsidRPr="00E20862">
        <w:rPr>
          <w:rtl/>
        </w:rPr>
        <w:t xml:space="preserve"> </w:t>
      </w:r>
      <w:r w:rsidR="0089324E" w:rsidRPr="00E20862">
        <w:rPr>
          <w:rtl/>
        </w:rPr>
        <w:t>עליו</w:t>
      </w:r>
      <w:r>
        <w:rPr>
          <w:rFonts w:hint="cs"/>
          <w:rtl/>
        </w:rPr>
        <w:t>.</w:t>
      </w:r>
    </w:p>
    <w:p w14:paraId="714BDA39" w14:textId="4EE2C1C3" w:rsidR="00E31AD5" w:rsidRDefault="00FA15C5" w:rsidP="00D8367A">
      <w:pPr>
        <w:pStyle w:val="36"/>
        <w:framePr w:wrap="notBeside"/>
        <w:rPr>
          <w:rtl/>
        </w:rPr>
      </w:pPr>
      <w:r w:rsidRPr="00D8367A">
        <w:rPr>
          <w:rFonts w:hint="cs"/>
          <w:rtl/>
        </w:rPr>
        <w:t>ר</w:t>
      </w:r>
      <w:r w:rsidR="0089324E" w:rsidRPr="00D8367A">
        <w:rPr>
          <w:rFonts w:hint="eastAsia"/>
          <w:rtl/>
        </w:rPr>
        <w:t>אב</w:t>
      </w:r>
      <w:r w:rsidR="0089324E" w:rsidRPr="00D8367A">
        <w:rPr>
          <w:rtl/>
        </w:rPr>
        <w:t>"</w:t>
      </w:r>
      <w:r w:rsidR="0089324E" w:rsidRPr="00D8367A">
        <w:rPr>
          <w:rFonts w:hint="eastAsia"/>
          <w:rtl/>
        </w:rPr>
        <w:t>ע</w:t>
      </w:r>
      <w:r w:rsidR="00E31AD5">
        <w:rPr>
          <w:rtl/>
        </w:rPr>
        <w:t>:</w:t>
      </w:r>
    </w:p>
    <w:p w14:paraId="3A0D9F76" w14:textId="67959A43" w:rsidR="00E20862" w:rsidRDefault="00E20862" w:rsidP="00164685">
      <w:pPr>
        <w:rPr>
          <w:rFonts w:ascii="Fb Fontext" w:hAnsi="Fb Fontext"/>
          <w:spacing w:val="-4"/>
          <w:sz w:val="20"/>
          <w:rtl/>
        </w:rPr>
      </w:pPr>
      <w:r w:rsidRPr="00216C8D">
        <w:rPr>
          <w:rFonts w:hint="cs"/>
          <w:rtl/>
        </w:rPr>
        <w:t xml:space="preserve">רק </w:t>
      </w:r>
      <w:r w:rsidR="00FA15C5" w:rsidRPr="00216C8D">
        <w:rPr>
          <w:rFonts w:hint="cs"/>
          <w:rtl/>
        </w:rPr>
        <w:t>הכירוהו</w:t>
      </w:r>
      <w:r w:rsidR="00FA15C5" w:rsidRPr="00216C8D">
        <w:rPr>
          <w:rtl/>
        </w:rPr>
        <w:t xml:space="preserve"> </w:t>
      </w:r>
      <w:r w:rsidR="0089324E" w:rsidRPr="00216C8D">
        <w:rPr>
          <w:rtl/>
        </w:rPr>
        <w:t>רבים</w:t>
      </w:r>
      <w:r w:rsidR="00FA15C5" w:rsidRPr="00216C8D">
        <w:rPr>
          <w:rFonts w:hint="cs"/>
          <w:rtl/>
        </w:rPr>
        <w:t xml:space="preserve"> -</w:t>
      </w:r>
      <w:r w:rsidR="0089324E" w:rsidRPr="00216C8D">
        <w:rPr>
          <w:rtl/>
        </w:rPr>
        <w:t xml:space="preserve"> רבים מתעסקים עמו</w:t>
      </w:r>
      <w:r>
        <w:rPr>
          <w:rFonts w:ascii="Fb Fontext" w:hAnsi="Fb Fontext" w:hint="cs"/>
          <w:spacing w:val="-4"/>
          <w:sz w:val="20"/>
          <w:rtl/>
        </w:rPr>
        <w:t xml:space="preserve"> </w:t>
      </w:r>
      <w:r w:rsidRPr="006E3034">
        <w:rPr>
          <w:rStyle w:val="affe"/>
          <w:rFonts w:hint="cs"/>
          <w:rtl/>
        </w:rPr>
        <w:t>לקבור ולנחם.</w:t>
      </w:r>
    </w:p>
    <w:p w14:paraId="35181A2E" w14:textId="11D55E8A" w:rsidR="00E31AD5" w:rsidRDefault="00216C8D" w:rsidP="00216C8D">
      <w:pPr>
        <w:pStyle w:val="36"/>
        <w:framePr w:wrap="notBeside"/>
        <w:rPr>
          <w:rtl/>
        </w:rPr>
      </w:pPr>
      <w:r w:rsidRPr="00216C8D">
        <w:rPr>
          <w:rFonts w:hint="cs"/>
          <w:rtl/>
        </w:rPr>
        <w:t>ר</w:t>
      </w:r>
      <w:r w:rsidRPr="00216C8D">
        <w:rPr>
          <w:rtl/>
        </w:rPr>
        <w:t>"</w:t>
      </w:r>
      <w:r w:rsidRPr="00216C8D">
        <w:rPr>
          <w:rFonts w:hint="cs"/>
          <w:rtl/>
        </w:rPr>
        <w:t>מ מרי</w:t>
      </w:r>
      <w:r w:rsidRPr="00216C8D">
        <w:rPr>
          <w:rtl/>
        </w:rPr>
        <w:t>"</w:t>
      </w:r>
      <w:r w:rsidRPr="00216C8D">
        <w:rPr>
          <w:rFonts w:hint="cs"/>
          <w:rtl/>
        </w:rPr>
        <w:t>ש</w:t>
      </w:r>
      <w:r w:rsidR="00E31AD5">
        <w:rPr>
          <w:rtl/>
        </w:rPr>
        <w:t>:</w:t>
      </w:r>
    </w:p>
    <w:p w14:paraId="1123EA49" w14:textId="2DFF4573" w:rsidR="0089324E" w:rsidRPr="006F178A" w:rsidRDefault="0089324E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הספד</w:t>
      </w:r>
      <w:r w:rsidRPr="006F178A"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/>
          <w:rtl/>
        </w:rPr>
        <w:t xml:space="preserve">עניים - בני </w:t>
      </w:r>
      <w:r w:rsidR="00E20862">
        <w:rPr>
          <w:rFonts w:ascii="Fb Fontext" w:hAnsi="Fb Fontext" w:hint="cs"/>
          <w:rtl/>
        </w:rPr>
        <w:t>ג'</w:t>
      </w:r>
      <w:r w:rsidR="00E20862" w:rsidRPr="006F178A">
        <w:rPr>
          <w:rFonts w:ascii="Fb Fontext" w:hAnsi="Fb Fontext"/>
          <w:rtl/>
        </w:rPr>
        <w:t xml:space="preserve"> </w:t>
      </w:r>
      <w:r w:rsidRPr="006E3034">
        <w:rPr>
          <w:rStyle w:val="affe"/>
          <w:rFonts w:hint="cs"/>
          <w:rtl/>
        </w:rPr>
        <w:t>מצטערין יותר</w:t>
      </w:r>
      <w:r w:rsidRPr="006E3034">
        <w:rPr>
          <w:rStyle w:val="affe"/>
          <w:rtl/>
        </w:rPr>
        <w:t>,</w:t>
      </w:r>
      <w:r w:rsidRPr="006F178A">
        <w:rPr>
          <w:rFonts w:ascii="Fb Fontext" w:hAnsi="Fb Fontext"/>
          <w:rtl/>
        </w:rPr>
        <w:t xml:space="preserve"> עשירים </w:t>
      </w:r>
      <w:r w:rsidR="00E20862">
        <w:rPr>
          <w:rFonts w:ascii="Fb Fontext" w:hAnsi="Fb Fontext" w:hint="cs"/>
          <w:rtl/>
        </w:rPr>
        <w:t>-</w:t>
      </w:r>
      <w:r w:rsidRPr="006F178A">
        <w:rPr>
          <w:rFonts w:ascii="Fb Fontext" w:hAnsi="Fb Fontext"/>
          <w:rtl/>
        </w:rPr>
        <w:t xml:space="preserve"> </w:t>
      </w:r>
      <w:r w:rsidR="00E20862">
        <w:rPr>
          <w:rFonts w:ascii="Fb Fontext" w:hAnsi="Fb Fontext" w:hint="cs"/>
          <w:rtl/>
        </w:rPr>
        <w:t>בני ה'.</w:t>
      </w:r>
    </w:p>
    <w:p w14:paraId="570CA04E" w14:textId="133B417C" w:rsidR="00E31AD5" w:rsidRDefault="0089324E" w:rsidP="00216C8D">
      <w:pPr>
        <w:pStyle w:val="36"/>
        <w:framePr w:wrap="notBeside"/>
        <w:rPr>
          <w:rtl/>
        </w:rPr>
      </w:pPr>
      <w:r w:rsidRPr="00216C8D">
        <w:rPr>
          <w:rtl/>
        </w:rPr>
        <w:t xml:space="preserve">ר"י </w:t>
      </w:r>
      <w:r w:rsidR="00145477" w:rsidRPr="00216C8D">
        <w:rPr>
          <w:rFonts w:hint="cs"/>
          <w:rtl/>
        </w:rPr>
        <w:t>מרי"ש</w:t>
      </w:r>
      <w:r w:rsidR="00E31AD5">
        <w:rPr>
          <w:rtl/>
        </w:rPr>
        <w:t>:</w:t>
      </w:r>
    </w:p>
    <w:p w14:paraId="5F205E62" w14:textId="568F6B1A" w:rsidR="00145477" w:rsidRDefault="0089324E" w:rsidP="00164685">
      <w:pPr>
        <w:rPr>
          <w:rtl/>
        </w:rPr>
      </w:pPr>
      <w:r w:rsidRPr="006F178A">
        <w:rPr>
          <w:rtl/>
        </w:rPr>
        <w:t>עניים</w:t>
      </w:r>
      <w:r w:rsidR="00145477">
        <w:rPr>
          <w:rFonts w:hint="cs"/>
          <w:rtl/>
        </w:rPr>
        <w:t xml:space="preserve"> - ה',</w:t>
      </w:r>
      <w:r w:rsidRPr="006F178A">
        <w:rPr>
          <w:rtl/>
        </w:rPr>
        <w:t xml:space="preserve"> עשירים </w:t>
      </w:r>
      <w:r w:rsidR="00145477">
        <w:rPr>
          <w:rFonts w:hint="cs"/>
          <w:rtl/>
        </w:rPr>
        <w:t>- ו'.</w:t>
      </w:r>
    </w:p>
    <w:p w14:paraId="3DE79E42" w14:textId="7423BB28" w:rsidR="00E31AD5" w:rsidRDefault="00145477" w:rsidP="00216C8D">
      <w:pPr>
        <w:pStyle w:val="36"/>
        <w:framePr w:wrap="notBeside"/>
        <w:rPr>
          <w:rtl/>
        </w:rPr>
      </w:pPr>
      <w:r w:rsidRPr="00216C8D">
        <w:rPr>
          <w:rFonts w:hint="cs"/>
          <w:rtl/>
        </w:rPr>
        <w:t xml:space="preserve">וע"ז רגב"מ </w:t>
      </w:r>
      <w:r w:rsidR="0089324E" w:rsidRPr="00216C8D">
        <w:rPr>
          <w:rFonts w:hint="cs"/>
          <w:rtl/>
        </w:rPr>
        <w:t>משמואל</w:t>
      </w:r>
      <w:r w:rsidR="00E31AD5">
        <w:rPr>
          <w:rtl/>
        </w:rPr>
        <w:t>:</w:t>
      </w:r>
    </w:p>
    <w:p w14:paraId="06263FD6" w14:textId="204CD081" w:rsidR="0089324E" w:rsidRPr="006F178A" w:rsidRDefault="0089324E" w:rsidP="00164685">
      <w:pPr>
        <w:rPr>
          <w:rFonts w:cs="Guttman Vilna"/>
          <w:b/>
          <w:bCs/>
          <w:rtl/>
        </w:rPr>
      </w:pPr>
      <w:r w:rsidRPr="007117F5">
        <w:rPr>
          <w:rFonts w:cs="PFT_Frank"/>
          <w:b/>
          <w:bCs/>
          <w:szCs w:val="14"/>
          <w:rtl/>
        </w:rPr>
        <w:t>הלכה</w:t>
      </w:r>
      <w:r w:rsidRPr="006F178A">
        <w:rPr>
          <w:rtl/>
        </w:rPr>
        <w:t xml:space="preserve"> </w:t>
      </w:r>
      <w:r w:rsidRPr="006E3034">
        <w:rPr>
          <w:rStyle w:val="affc"/>
          <w:rtl/>
        </w:rPr>
        <w:t>כר"י מרי</w:t>
      </w:r>
      <w:r w:rsidR="00145477">
        <w:rPr>
          <w:rStyle w:val="affc"/>
          <w:rFonts w:hint="cs"/>
          <w:rtl/>
        </w:rPr>
        <w:t>"</w:t>
      </w:r>
      <w:r w:rsidRPr="006E3034">
        <w:rPr>
          <w:rStyle w:val="affc"/>
          <w:rtl/>
        </w:rPr>
        <w:t>ש</w:t>
      </w:r>
      <w:r w:rsidRPr="006F178A">
        <w:rPr>
          <w:rtl/>
        </w:rPr>
        <w:t>.</w:t>
      </w:r>
    </w:p>
    <w:p w14:paraId="046BA18E" w14:textId="34028158" w:rsidR="0089324E" w:rsidRPr="006F178A" w:rsidRDefault="00790E10" w:rsidP="00550708">
      <w:pPr>
        <w:pStyle w:val="afff1"/>
        <w:rPr>
          <w:rtl/>
        </w:rPr>
      </w:pPr>
      <w:r>
        <w:rPr>
          <w:rFonts w:ascii="MS Mincho" w:hAnsi="MS Mincho" w:hint="cs"/>
          <w:rtl/>
        </w:rPr>
        <w:lastRenderedPageBreak/>
        <w:t>****</w:t>
      </w:r>
    </w:p>
    <w:p w14:paraId="42B524E0" w14:textId="5667B37F" w:rsidR="00E31AD5" w:rsidRDefault="0089324E" w:rsidP="00550708">
      <w:pPr>
        <w:pStyle w:val="36"/>
        <w:framePr w:wrap="notBeside"/>
        <w:rPr>
          <w:rtl/>
        </w:rPr>
      </w:pPr>
      <w:r w:rsidRPr="00550708">
        <w:rPr>
          <w:rtl/>
        </w:rPr>
        <w:t>דרש ר</w:t>
      </w:r>
      <w:r w:rsidRPr="00550708">
        <w:rPr>
          <w:rFonts w:hint="cs"/>
          <w:rtl/>
        </w:rPr>
        <w:t>עב</w:t>
      </w:r>
      <w:r w:rsidRPr="00550708">
        <w:rPr>
          <w:rtl/>
        </w:rPr>
        <w:t>"</w:t>
      </w:r>
      <w:r w:rsidRPr="00550708">
        <w:rPr>
          <w:rFonts w:hint="cs"/>
          <w:rtl/>
        </w:rPr>
        <w:t>ש</w:t>
      </w:r>
      <w:r w:rsidR="00AD5C4C" w:rsidRPr="00550708">
        <w:rPr>
          <w:rFonts w:hint="cs"/>
          <w:rtl/>
        </w:rPr>
        <w:t xml:space="preserve"> ו</w:t>
      </w:r>
      <w:r w:rsidR="00AD5C4C" w:rsidRPr="00550708">
        <w:rPr>
          <w:rtl/>
        </w:rPr>
        <w:t>ר</w:t>
      </w:r>
      <w:r w:rsidR="00AD5C4C" w:rsidRPr="00550708">
        <w:rPr>
          <w:rFonts w:hint="cs"/>
          <w:rtl/>
        </w:rPr>
        <w:t>יצ</w:t>
      </w:r>
      <w:r w:rsidR="002F576F" w:rsidRPr="00550708">
        <w:rPr>
          <w:rFonts w:hint="cs"/>
          <w:rtl/>
        </w:rPr>
        <w:t>"נ</w:t>
      </w:r>
      <w:r w:rsidR="00E31AD5">
        <w:rPr>
          <w:rtl/>
        </w:rPr>
        <w:t>:</w:t>
      </w:r>
    </w:p>
    <w:p w14:paraId="6A904D35" w14:textId="22F8ED52" w:rsidR="00AD5C4C" w:rsidRDefault="0089324E" w:rsidP="00164685">
      <w:pPr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>יום א</w:t>
      </w:r>
      <w:r w:rsidR="00AD5C4C">
        <w:rPr>
          <w:rFonts w:ascii="Fb Fontext" w:hAnsi="Fb Fontext" w:hint="cs"/>
          <w:rtl/>
        </w:rPr>
        <w:t>'</w:t>
      </w:r>
      <w:r w:rsidRPr="006F178A">
        <w:rPr>
          <w:rFonts w:ascii="Fb Fontext" w:hAnsi="Fb Fontext"/>
          <w:rtl/>
        </w:rPr>
        <w:t xml:space="preserve"> לפני עצרת</w:t>
      </w:r>
      <w:r w:rsidR="00AD5C4C">
        <w:rPr>
          <w:rFonts w:ascii="Fb Fontext" w:hAnsi="Fb Fontext" w:hint="cs"/>
          <w:rtl/>
        </w:rPr>
        <w:t>,</w:t>
      </w:r>
      <w:r w:rsidRPr="006F178A">
        <w:rPr>
          <w:rFonts w:ascii="Fb Fontext" w:hAnsi="Fb Fontext"/>
          <w:rtl/>
        </w:rPr>
        <w:t xml:space="preserve"> ועצרת - </w:t>
      </w:r>
      <w:r w:rsidRPr="007117F5">
        <w:rPr>
          <w:rFonts w:ascii="Fb Fontext" w:hAnsi="Fb Fontext" w:cs="PFT_Frank"/>
          <w:b/>
          <w:bCs/>
          <w:szCs w:val="14"/>
          <w:rtl/>
        </w:rPr>
        <w:t xml:space="preserve">הרי </w:t>
      </w:r>
      <w:r w:rsidR="00AD5C4C" w:rsidRPr="007117F5">
        <w:rPr>
          <w:rFonts w:ascii="Fb Fontext" w:hAnsi="Fb Fontext" w:cs="PFT_Frank" w:hint="cs"/>
          <w:b/>
          <w:bCs/>
          <w:szCs w:val="14"/>
          <w:rtl/>
        </w:rPr>
        <w:t>י"ד</w:t>
      </w:r>
      <w:r w:rsidR="002F576F">
        <w:rPr>
          <w:rFonts w:ascii="Fb Fontext" w:hAnsi="Fb Fontext" w:hint="cs"/>
          <w:rtl/>
        </w:rPr>
        <w:t xml:space="preserve"> </w:t>
      </w:r>
      <w:r w:rsidR="002F576F" w:rsidRPr="00D54BA1">
        <w:rPr>
          <w:rStyle w:val="affe"/>
          <w:rFonts w:cs="PFT_Frank" w:hint="cs"/>
          <w:b/>
          <w:bCs/>
          <w:szCs w:val="10"/>
          <w:rtl/>
        </w:rPr>
        <w:t>משלושים</w:t>
      </w:r>
    </w:p>
    <w:p w14:paraId="4924E52B" w14:textId="239D3D8E" w:rsidR="00E31AD5" w:rsidRDefault="002F576F" w:rsidP="00550708">
      <w:pPr>
        <w:pStyle w:val="36"/>
        <w:framePr w:wrap="notBeside"/>
        <w:rPr>
          <w:rtl/>
        </w:rPr>
      </w:pPr>
      <w:r w:rsidRPr="00550708">
        <w:rPr>
          <w:rFonts w:hint="cs"/>
          <w:rtl/>
        </w:rPr>
        <w:t xml:space="preserve">דרב </w:t>
      </w:r>
      <w:r w:rsidR="00AD5C4C" w:rsidRPr="00550708">
        <w:rPr>
          <w:rFonts w:hint="cs"/>
          <w:rtl/>
        </w:rPr>
        <w:t>אושעי</w:t>
      </w:r>
      <w:r w:rsidR="0089324E" w:rsidRPr="00550708">
        <w:rPr>
          <w:rFonts w:hint="cs"/>
          <w:rtl/>
        </w:rPr>
        <w:t>א</w:t>
      </w:r>
      <w:r w:rsidR="00E31AD5">
        <w:rPr>
          <w:rFonts w:hint="cs"/>
          <w:rtl/>
        </w:rPr>
        <w:t>:</w:t>
      </w:r>
    </w:p>
    <w:p w14:paraId="6B3B23D7" w14:textId="2A48E278" w:rsidR="0089324E" w:rsidRPr="006F178A" w:rsidRDefault="0089324E" w:rsidP="00164685">
      <w:pPr>
        <w:rPr>
          <w:rtl/>
        </w:rPr>
      </w:pPr>
      <w:r w:rsidRPr="006F178A">
        <w:rPr>
          <w:rtl/>
        </w:rPr>
        <w:t xml:space="preserve">מנין </w:t>
      </w:r>
      <w:r w:rsidR="00AD5C4C">
        <w:rPr>
          <w:rFonts w:hint="cs"/>
          <w:rtl/>
        </w:rPr>
        <w:t>ש</w:t>
      </w:r>
      <w:r w:rsidRPr="006F178A">
        <w:rPr>
          <w:rtl/>
        </w:rPr>
        <w:t xml:space="preserve">לעצרת תשלומין כל </w:t>
      </w:r>
      <w:r w:rsidR="00AD5C4C">
        <w:rPr>
          <w:rFonts w:hint="cs"/>
          <w:rtl/>
        </w:rPr>
        <w:t>ז'</w:t>
      </w:r>
      <w:r w:rsidR="00AD5C4C" w:rsidRPr="006F178A">
        <w:rPr>
          <w:rtl/>
        </w:rPr>
        <w:t xml:space="preserve"> </w:t>
      </w:r>
      <w:r w:rsidR="00AD5C4C">
        <w:rPr>
          <w:rStyle w:val="af4"/>
          <w:rFonts w:hint="cs"/>
          <w:rtl/>
        </w:rPr>
        <w:t>-</w:t>
      </w:r>
      <w:r w:rsidRPr="00A824E4">
        <w:rPr>
          <w:rStyle w:val="af4"/>
          <w:rtl/>
        </w:rPr>
        <w:t xml:space="preserve"> 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בחג המצות ובחג השבעות'</w:t>
      </w:r>
      <w:r w:rsidR="00AD5C4C">
        <w:rPr>
          <w:rFonts w:ascii="Fb Fontext" w:hAnsi="Fb Fontext" w:hint="cs"/>
          <w:sz w:val="20"/>
          <w:rtl/>
        </w:rPr>
        <w:t xml:space="preserve"> - כ</w:t>
      </w:r>
      <w:r w:rsidRPr="006F178A">
        <w:rPr>
          <w:rFonts w:ascii="Fb Fontext" w:hAnsi="Fb Fontext"/>
          <w:sz w:val="20"/>
          <w:rtl/>
        </w:rPr>
        <w:t xml:space="preserve">חג המצות </w:t>
      </w:r>
      <w:r w:rsidR="00AD5C4C">
        <w:rPr>
          <w:rFonts w:ascii="Fb Fontext" w:hAnsi="Fb Fontext" w:hint="cs"/>
          <w:sz w:val="20"/>
          <w:rtl/>
        </w:rPr>
        <w:t>ש</w:t>
      </w:r>
      <w:r w:rsidRPr="006F178A">
        <w:rPr>
          <w:rFonts w:ascii="Fb Fontext" w:hAnsi="Fb Fontext"/>
          <w:sz w:val="20"/>
          <w:rtl/>
        </w:rPr>
        <w:t xml:space="preserve">יש לה תשלומין </w:t>
      </w:r>
      <w:r w:rsidR="00AD5C4C">
        <w:rPr>
          <w:rFonts w:ascii="Fb Fontext" w:hAnsi="Fb Fontext" w:hint="cs"/>
          <w:sz w:val="20"/>
          <w:rtl/>
        </w:rPr>
        <w:t>ז'.</w:t>
      </w:r>
    </w:p>
    <w:p w14:paraId="351E2FC4" w14:textId="15F87402" w:rsidR="00E31AD5" w:rsidRDefault="0089324E" w:rsidP="002A559F">
      <w:pPr>
        <w:pStyle w:val="36"/>
        <w:framePr w:wrap="notBeside"/>
        <w:rPr>
          <w:rtl/>
        </w:rPr>
      </w:pPr>
      <w:r w:rsidRPr="002A559F">
        <w:rPr>
          <w:rFonts w:hint="cs"/>
          <w:rtl/>
        </w:rPr>
        <w:t>ר</w:t>
      </w:r>
      <w:r w:rsidRPr="002A559F">
        <w:rPr>
          <w:rtl/>
        </w:rPr>
        <w:t>"</w:t>
      </w:r>
      <w:r w:rsidRPr="002A559F">
        <w:rPr>
          <w:rFonts w:hint="cs"/>
          <w:rtl/>
        </w:rPr>
        <w:t xml:space="preserve">פ </w:t>
      </w:r>
      <w:r w:rsidR="00AD5C4C" w:rsidRPr="002A559F">
        <w:rPr>
          <w:rFonts w:hint="cs"/>
          <w:rtl/>
        </w:rPr>
        <w:t>לר"</w:t>
      </w:r>
      <w:r w:rsidRPr="002A559F">
        <w:rPr>
          <w:rtl/>
        </w:rPr>
        <w:t>א</w:t>
      </w:r>
      <w:r w:rsidR="00E31AD5">
        <w:rPr>
          <w:rFonts w:hint="cs"/>
          <w:rtl/>
        </w:rPr>
        <w:t>:</w:t>
      </w:r>
    </w:p>
    <w:p w14:paraId="56DAEBA3" w14:textId="679AB4FD" w:rsidR="0089324E" w:rsidRPr="006F178A" w:rsidRDefault="0089324E" w:rsidP="00164685">
      <w:pPr>
        <w:rPr>
          <w:rtl/>
        </w:rPr>
      </w:pPr>
      <w:r w:rsidRPr="006F178A">
        <w:rPr>
          <w:rFonts w:ascii="Fb Fontext" w:hAnsi="Fb Fontext"/>
          <w:rtl/>
        </w:rPr>
        <w:t xml:space="preserve">יום </w:t>
      </w:r>
      <w:r w:rsidR="00AD5C4C">
        <w:rPr>
          <w:rFonts w:ascii="Fb Fontext" w:hAnsi="Fb Fontext" w:hint="cs"/>
          <w:rtl/>
        </w:rPr>
        <w:t>א'</w:t>
      </w:r>
      <w:r w:rsidR="00AD5C4C" w:rsidRPr="006F178A">
        <w:rPr>
          <w:rFonts w:ascii="Fb Fontext" w:hAnsi="Fb Fontext"/>
          <w:rtl/>
        </w:rPr>
        <w:t xml:space="preserve"> </w:t>
      </w:r>
      <w:r>
        <w:rPr>
          <w:rFonts w:ascii="Fb Fontext" w:hAnsi="Fb Fontext"/>
          <w:rtl/>
        </w:rPr>
        <w:t xml:space="preserve">לפני </w:t>
      </w:r>
      <w:r>
        <w:rPr>
          <w:rStyle w:val="affc"/>
          <w:rFonts w:ascii="Fb Fontext" w:hAnsi="Fb Fontext"/>
          <w:rtl/>
          <w:rPrChange w:id="9055" w:author="מנוע אמוראים" w:date="2026-10-05T16:41:44Z">
            <w:rPr>
              <w:rFonts w:ascii="Fb Fontext" w:hAnsi="Fb Fontext"/>
              <w:rtl/>
            </w:rPr>
          </w:rPrChange>
        </w:rPr>
        <w:t xml:space="preserve">ר"ה</w:t>
      </w:r>
      <w:r>
        <w:rPr>
          <w:rFonts w:ascii="Fb Fontext" w:hAnsi="Fb Fontext"/>
          <w:rtl/>
        </w:rPr>
        <w:t xml:space="preserve">, </w:t>
      </w:r>
      <w:r>
        <w:rPr>
          <w:rStyle w:val="affc"/>
          <w:rFonts w:ascii="Fb Fontext" w:hAnsi="Fb Fontext"/>
          <w:rtl/>
          <w:rPrChange w:id="9056" w:author="מנוע אמוראים" w:date="2026-10-05T16:41:44Z">
            <w:rPr>
              <w:rFonts w:ascii="Fb Fontext" w:hAnsi="Fb Fontext"/>
              <w:rtl/>
            </w:rPr>
          </w:rPrChange>
        </w:rPr>
        <w:t xml:space="preserve">ור"ה</w:t>
      </w:r>
      <w:r>
        <w:rPr>
          <w:rFonts w:ascii="Fb Fontext" w:hAnsi="Fb Fontext"/>
          <w:rtl/>
        </w:rPr>
        <w:t xml:space="preserve"> - </w:t>
      </w:r>
      <w:r w:rsidRPr="007117F5">
        <w:rPr>
          <w:rFonts w:ascii="Fb Fontext" w:hAnsi="Fb Fontext" w:cs="PFT_Frank"/>
          <w:b/>
          <w:bCs/>
          <w:szCs w:val="14"/>
          <w:rtl/>
        </w:rPr>
        <w:t xml:space="preserve">הרי </w:t>
      </w:r>
      <w:r w:rsidR="009B2E55" w:rsidRPr="007117F5">
        <w:rPr>
          <w:rFonts w:ascii="Fb Fontext" w:hAnsi="Fb Fontext" w:cs="PFT_Frank" w:hint="cs"/>
          <w:b/>
          <w:bCs/>
          <w:szCs w:val="14"/>
          <w:rtl/>
        </w:rPr>
        <w:t>י"ד.</w:t>
      </w:r>
    </w:p>
    <w:p w14:paraId="3D2B06EE" w14:textId="15F7D6E7" w:rsidR="00E31AD5" w:rsidRDefault="0089324E" w:rsidP="002A559F">
      <w:pPr>
        <w:pStyle w:val="36"/>
        <w:framePr w:wrap="notBeside"/>
        <w:rPr>
          <w:rtl/>
        </w:rPr>
      </w:pPr>
      <w:r w:rsidRPr="002A559F">
        <w:rPr>
          <w:rtl/>
        </w:rPr>
        <w:t>רבינא</w:t>
      </w:r>
      <w:r w:rsidR="00E31AD5">
        <w:rPr>
          <w:rtl/>
        </w:rPr>
        <w:t>:</w:t>
      </w:r>
    </w:p>
    <w:p w14:paraId="278EA1DC" w14:textId="12F7880D" w:rsidR="0089324E" w:rsidRPr="006F178A" w:rsidRDefault="0089324E" w:rsidP="00164685">
      <w:pPr>
        <w:rPr>
          <w:rtl/>
        </w:rPr>
      </w:pPr>
      <w:r w:rsidRPr="006F178A">
        <w:rPr>
          <w:rFonts w:ascii="Fb Fontext" w:hAnsi="Fb Fontext"/>
          <w:sz w:val="20"/>
          <w:rtl/>
        </w:rPr>
        <w:t>יום א</w:t>
      </w:r>
      <w:r w:rsidR="009B2E55">
        <w:rPr>
          <w:rFonts w:ascii="Fb Fontext" w:hAnsi="Fb Fontext" w:hint="cs"/>
          <w:sz w:val="20"/>
          <w:rtl/>
        </w:rPr>
        <w:t>'</w:t>
      </w:r>
      <w:r w:rsidRPr="006F178A">
        <w:rPr>
          <w:rFonts w:ascii="Fb Fontext" w:hAnsi="Fb Fontext"/>
          <w:sz w:val="20"/>
          <w:rtl/>
        </w:rPr>
        <w:t xml:space="preserve"> לפני החג, וחג, ושמיני - </w:t>
      </w:r>
      <w:r w:rsidRPr="007117F5">
        <w:rPr>
          <w:rFonts w:ascii="Fb Fontext" w:hAnsi="Fb Fontext" w:cs="PFT_Frank"/>
          <w:b/>
          <w:bCs/>
          <w:sz w:val="20"/>
          <w:szCs w:val="14"/>
          <w:rtl/>
        </w:rPr>
        <w:t xml:space="preserve">הרי </w:t>
      </w:r>
      <w:r w:rsidR="009B2E55" w:rsidRPr="007117F5">
        <w:rPr>
          <w:rFonts w:ascii="Fb Fontext" w:hAnsi="Fb Fontext" w:cs="PFT_Frank" w:hint="cs"/>
          <w:b/>
          <w:bCs/>
          <w:sz w:val="20"/>
          <w:szCs w:val="14"/>
          <w:rtl/>
        </w:rPr>
        <w:t>כ"א</w:t>
      </w:r>
      <w:r w:rsidR="009B2E55">
        <w:rPr>
          <w:rFonts w:ascii="Fb Fontext" w:hAnsi="Fb Fontext" w:hint="cs"/>
          <w:sz w:val="20"/>
          <w:rtl/>
        </w:rPr>
        <w:t>.</w:t>
      </w:r>
    </w:p>
    <w:p w14:paraId="407819FD" w14:textId="3BD88B27" w:rsidR="0089324E" w:rsidRPr="006F178A" w:rsidRDefault="00790E10" w:rsidP="00164685">
      <w:pPr>
        <w:pStyle w:val="afff1"/>
        <w:rPr>
          <w:rtl/>
        </w:rPr>
      </w:pPr>
      <w:r>
        <w:rPr>
          <w:rFonts w:ascii="MS Mincho" w:hAnsi="MS Mincho" w:hint="cs"/>
          <w:rtl/>
        </w:rPr>
        <w:t>****</w:t>
      </w:r>
    </w:p>
    <w:p>
      <w:pPr>
        <w:pStyle w:val="MishnaBatzad"/>
        <w:rPr>
          <w:ins w:id="20106" w:author="קלוד" w:date="2026-10-06T10:09:29Z"/>
        </w:rPr>
      </w:pPr>
      <w:ins w:id="20105" w:author="קלוד" w:date="2026-10-06T10:09:29Z">
        <w:r>
          <w:t xml:space="preserve">משנה ז</w:t>
        </w:r>
      </w:ins>
    </w:p>
    <w:p w14:paraId="762A6576" w14:textId="5FE9CD78" w:rsidR="0089324E" w:rsidRPr="006F178A" w:rsidRDefault="0089324E" w:rsidP="00164685">
      <w:pPr>
        <w:pStyle w:val="afff9"/>
        <w:rPr>
          <w:rtl/>
        </w:rPr>
      </w:pPr>
      <w:r w:rsidRPr="006F178A">
        <w:rPr>
          <w:rtl/>
        </w:rPr>
        <w:t>אין</w:t>
      </w:r>
      <w:r w:rsidR="00DC7803">
        <w:rPr>
          <w:rFonts w:hint="cs"/>
          <w:rtl/>
        </w:rPr>
        <w:t xml:space="preserve"> -</w:t>
      </w:r>
      <w:r w:rsidRPr="006F178A">
        <w:rPr>
          <w:rtl/>
        </w:rPr>
        <w:t xml:space="preserve"> קורעין, חולצין, מברין</w:t>
      </w:r>
      <w:r w:rsidR="00DC7803">
        <w:rPr>
          <w:rFonts w:hint="cs"/>
          <w:rtl/>
        </w:rPr>
        <w:t xml:space="preserve"> </w:t>
      </w:r>
      <w:r w:rsidR="00DC7803" w:rsidRPr="006E3034">
        <w:rPr>
          <w:rStyle w:val="HesberMishna"/>
          <w:rFonts w:hint="cs"/>
          <w:rtl/>
          <w:rPrChange w:id="20057" w:author="קלוד" w:date="2026-10-06T10:09:29Z">
            <w:rPr>
              <w:rStyle w:val="affe"/>
              <w:rFonts w:hint="cs"/>
              <w:rtl/>
            </w:rPr>
          </w:rPrChange>
        </w:rPr>
        <w:t>במועד</w:t>
      </w:r>
      <w:r w:rsidRPr="006F178A">
        <w:rPr>
          <w:rtl/>
        </w:rPr>
        <w:t>, אלא קרוביו של מת.</w:t>
      </w:r>
    </w:p>
    <w:p w14:paraId="53835534" w14:textId="2C44C7E0" w:rsidR="0089324E" w:rsidRPr="006F178A" w:rsidRDefault="0089324E" w:rsidP="002A559F">
      <w:pPr>
        <w:pStyle w:val="afff9"/>
        <w:spacing w:after="60"/>
        <w:rPr>
          <w:rtl/>
        </w:rPr>
      </w:pPr>
      <w:r w:rsidRPr="006F178A">
        <w:rPr>
          <w:rtl/>
        </w:rPr>
        <w:t xml:space="preserve">ואין מברין </w:t>
      </w:r>
      <w:r w:rsidR="00DC7803" w:rsidRPr="00CB5BF9">
        <w:rPr>
          <w:rStyle w:val="HesberMishna"/>
          <w:rFonts w:hint="cs"/>
          <w:rtl/>
          <w:rPrChange w:id="20058" w:author="קלוד" w:date="2026-10-06T10:09:29Z">
            <w:rPr>
              <w:rStyle w:val="affe"/>
              <w:rFonts w:hint="cs"/>
              <w:rtl/>
            </w:rPr>
          </w:rPrChange>
        </w:rPr>
        <w:t>במועד</w:t>
      </w:r>
      <w:r w:rsidR="00DC7803" w:rsidRPr="006F178A">
        <w:rPr>
          <w:rtl/>
        </w:rPr>
        <w:t xml:space="preserve"> </w:t>
      </w:r>
      <w:r w:rsidRPr="006F178A">
        <w:rPr>
          <w:rtl/>
        </w:rPr>
        <w:t>אלא על מטה זקופה.</w:t>
      </w:r>
    </w:p>
    <w:p w14:paraId="777A0A99" w14:textId="77777777" w:rsidR="0089324E" w:rsidRPr="006F178A" w:rsidRDefault="0089324E" w:rsidP="00800D78">
      <w:pPr>
        <w:pStyle w:val="afff3"/>
        <w:framePr w:wrap="around"/>
        <w:rPr>
          <w:rFonts w:cs="FontbitDavid"/>
          <w:rtl/>
        </w:rPr>
      </w:pPr>
      <w:r w:rsidRPr="006F178A">
        <w:rPr>
          <w:rFonts w:hint="cs"/>
          <w:rtl/>
        </w:rPr>
        <w:t>כה</w:t>
      </w:r>
      <w:r w:rsidRPr="006F178A">
        <w:rPr>
          <w:rFonts w:cs="FontbitDavid" w:hint="cs"/>
          <w:rtl/>
        </w:rPr>
        <w:t>.</w:t>
      </w:r>
    </w:p>
    <w:p w14:paraId="1CB15141" w14:textId="77777777" w:rsidR="004E0BA3" w:rsidRDefault="00DC7803" w:rsidP="00164685">
      <w:pPr>
        <w:rPr>
          <w:rFonts w:ascii="Fb Fontext" w:hAnsi="Fb Fontext"/>
          <w:sz w:val="20"/>
          <w:rtl/>
        </w:rPr>
      </w:pPr>
      <w:r w:rsidRPr="007117F5">
        <w:rPr>
          <w:rFonts w:ascii="Fb Fontext" w:hAnsi="Fb Fontext" w:cs="PFT_Frank" w:hint="cs"/>
          <w:b/>
          <w:bCs/>
          <w:szCs w:val="14"/>
          <w:rtl/>
        </w:rPr>
        <w:t>ובחכם</w:t>
      </w:r>
      <w:r>
        <w:rPr>
          <w:rFonts w:ascii="Fb Fontext" w:hAnsi="Fb Fontext" w:hint="cs"/>
          <w:rtl/>
        </w:rPr>
        <w:t xml:space="preserve"> - </w:t>
      </w:r>
      <w:r w:rsidR="0089324E" w:rsidRPr="006F178A">
        <w:rPr>
          <w:rFonts w:ascii="Fb Fontext" w:hAnsi="Fb Fontext" w:hint="cs"/>
          <w:sz w:val="20"/>
          <w:rtl/>
        </w:rPr>
        <w:t>הכל</w:t>
      </w:r>
      <w:r w:rsidR="0089324E" w:rsidRPr="006F178A">
        <w:rPr>
          <w:rFonts w:ascii="Fb Fontext" w:hAnsi="Fb Fontext"/>
          <w:sz w:val="20"/>
          <w:rtl/>
        </w:rPr>
        <w:t xml:space="preserve"> קורעין </w:t>
      </w:r>
      <w:r>
        <w:rPr>
          <w:rFonts w:ascii="Fb Fontext" w:hAnsi="Fb Fontext" w:hint="cs"/>
          <w:sz w:val="20"/>
          <w:rtl/>
        </w:rPr>
        <w:t>ו</w:t>
      </w:r>
      <w:r w:rsidR="0089324E" w:rsidRPr="006F178A">
        <w:rPr>
          <w:rFonts w:ascii="Fb Fontext" w:hAnsi="Fb Fontext"/>
          <w:sz w:val="20"/>
          <w:rtl/>
        </w:rPr>
        <w:t>חולצין ומברין עליו</w:t>
      </w:r>
      <w:r>
        <w:rPr>
          <w:rFonts w:ascii="Fb Fontext" w:hAnsi="Fb Fontext" w:hint="cs"/>
          <w:sz w:val="20"/>
          <w:rtl/>
        </w:rPr>
        <w:t>.</w:t>
      </w:r>
    </w:p>
    <w:p w14:paraId="21FAC3B8" w14:textId="1B0B5464" w:rsidR="0089324E" w:rsidRPr="006E3034" w:rsidRDefault="00DC7803" w:rsidP="00164685">
      <w:pPr>
        <w:rPr>
          <w:rStyle w:val="affe"/>
          <w:rtl/>
        </w:rPr>
      </w:pPr>
      <w:r w:rsidRPr="007117F5">
        <w:rPr>
          <w:rFonts w:ascii="Fb Fontext" w:hAnsi="Fb Fontext" w:cs="PFT_Frank" w:hint="cs"/>
          <w:b/>
          <w:bCs/>
          <w:szCs w:val="14"/>
          <w:rtl/>
        </w:rPr>
        <w:t>ו</w:t>
      </w:r>
      <w:r w:rsidR="0089324E" w:rsidRPr="007117F5">
        <w:rPr>
          <w:rFonts w:ascii="Fb Fontext" w:hAnsi="Fb Fontext" w:cs="PFT_Frank" w:hint="cs"/>
          <w:b/>
          <w:bCs/>
          <w:szCs w:val="14"/>
          <w:rtl/>
        </w:rPr>
        <w:t>באדם כשר</w:t>
      </w:r>
      <w:r w:rsidR="0089324E" w:rsidRPr="006F178A">
        <w:rPr>
          <w:rFonts w:ascii="Fb Fontext" w:hAnsi="Fb Fontext" w:hint="cs"/>
          <w:rtl/>
        </w:rPr>
        <w:t xml:space="preserve"> </w:t>
      </w:r>
      <w:r>
        <w:rPr>
          <w:rFonts w:hint="cs"/>
          <w:rtl/>
        </w:rPr>
        <w:t xml:space="preserve">- </w:t>
      </w:r>
      <w:r w:rsidR="0089324E" w:rsidRPr="006F178A">
        <w:rPr>
          <w:rtl/>
        </w:rPr>
        <w:t xml:space="preserve"> חייב לקר</w:t>
      </w:r>
      <w:r>
        <w:rPr>
          <w:rFonts w:hint="cs"/>
          <w:rtl/>
        </w:rPr>
        <w:t>ו</w:t>
      </w:r>
      <w:r w:rsidR="0089324E" w:rsidRPr="006F178A">
        <w:rPr>
          <w:rtl/>
        </w:rPr>
        <w:t xml:space="preserve">ע, </w:t>
      </w:r>
      <w:r w:rsidRPr="006E3034">
        <w:rPr>
          <w:rStyle w:val="affe"/>
          <w:rFonts w:hint="cs"/>
          <w:rtl/>
        </w:rPr>
        <w:t>ד</w:t>
      </w:r>
      <w:r w:rsidR="0089324E" w:rsidRPr="006E3034">
        <w:rPr>
          <w:rStyle w:val="affe"/>
          <w:rtl/>
        </w:rPr>
        <w:t>בניו מתים קטנים</w:t>
      </w:r>
      <w:r w:rsidR="00D4702E">
        <w:rPr>
          <w:rStyle w:val="affe"/>
          <w:rFonts w:hint="cs"/>
          <w:rtl/>
        </w:rPr>
        <w:t>,</w:t>
      </w:r>
      <w:r w:rsidR="0089324E" w:rsidRPr="006E3034">
        <w:rPr>
          <w:rStyle w:val="affe"/>
          <w:rtl/>
        </w:rPr>
        <w:t xml:space="preserve"> שלא בכה על אדם כשר.</w:t>
      </w:r>
    </w:p>
    <w:p w14:paraId="41ECCDF5" w14:textId="35AADF26" w:rsidR="0089324E" w:rsidRPr="006F178A" w:rsidRDefault="00D4702E" w:rsidP="00164685">
      <w:pPr>
        <w:rPr>
          <w:rtl/>
        </w:rPr>
      </w:pPr>
      <w:r w:rsidRPr="007117F5">
        <w:rPr>
          <w:rFonts w:ascii="Fb Fontext" w:hAnsi="Fb Fontext" w:cs="PFT_Frank" w:hint="cs"/>
          <w:b/>
          <w:bCs/>
          <w:sz w:val="20"/>
          <w:szCs w:val="14"/>
          <w:rtl/>
        </w:rPr>
        <w:t>והעומד</w:t>
      </w:r>
      <w:r w:rsidR="0089324E" w:rsidRPr="007117F5">
        <w:rPr>
          <w:rFonts w:ascii="Fb Fontext" w:hAnsi="Fb Fontext" w:cs="PFT_Frank" w:hint="cs"/>
          <w:b/>
          <w:bCs/>
          <w:sz w:val="20"/>
          <w:szCs w:val="14"/>
          <w:rtl/>
        </w:rPr>
        <w:t xml:space="preserve"> ביציאת נשמה</w:t>
      </w:r>
      <w:r>
        <w:rPr>
          <w:rFonts w:ascii="Fb Fontext" w:hAnsi="Fb Fontext" w:hint="cs"/>
          <w:sz w:val="20"/>
          <w:rtl/>
        </w:rPr>
        <w:t xml:space="preserve"> - </w:t>
      </w:r>
      <w:r w:rsidR="0089324E" w:rsidRPr="006F178A">
        <w:rPr>
          <w:rFonts w:ascii="Fb Fontext" w:hAnsi="Fb Fontext" w:hint="cs"/>
          <w:sz w:val="20"/>
          <w:rtl/>
        </w:rPr>
        <w:t>חייב לקרוע</w:t>
      </w:r>
      <w:r>
        <w:rPr>
          <w:rFonts w:ascii="Fb Fontext" w:hAnsi="Fb Fontext" w:hint="cs"/>
          <w:sz w:val="20"/>
          <w:rtl/>
        </w:rPr>
        <w:t>,</w:t>
      </w:r>
      <w:r w:rsidR="0089324E" w:rsidRPr="006F178A">
        <w:rPr>
          <w:rFonts w:ascii="Fb Fontext" w:hAnsi="Fb Fontext" w:hint="cs"/>
          <w:sz w:val="20"/>
          <w:rtl/>
        </w:rPr>
        <w:t xml:space="preserve"> </w:t>
      </w:r>
      <w:r w:rsidR="0089324E" w:rsidRPr="006E3034">
        <w:rPr>
          <w:rStyle w:val="affe"/>
          <w:rFonts w:hint="cs"/>
          <w:rtl/>
        </w:rPr>
        <w:t>דדומה לס</w:t>
      </w:r>
      <w:r w:rsidR="0089324E" w:rsidRPr="006E3034">
        <w:rPr>
          <w:rStyle w:val="affe"/>
          <w:rtl/>
        </w:rPr>
        <w:t>"</w:t>
      </w:r>
      <w:r w:rsidR="0089324E" w:rsidRPr="006E3034">
        <w:rPr>
          <w:rStyle w:val="affe"/>
          <w:rFonts w:hint="cs"/>
          <w:rtl/>
        </w:rPr>
        <w:t>ת שנשרף</w:t>
      </w:r>
      <w:r>
        <w:rPr>
          <w:rStyle w:val="affe"/>
          <w:rFonts w:hint="cs"/>
          <w:rtl/>
        </w:rPr>
        <w:t xml:space="preserve">, </w:t>
      </w:r>
      <w:r w:rsidRPr="00D54BA1">
        <w:rPr>
          <w:rStyle w:val="affe"/>
          <w:rFonts w:cs="PFT_Frank" w:hint="cs"/>
          <w:b/>
          <w:bCs/>
          <w:szCs w:val="10"/>
          <w:rtl/>
        </w:rPr>
        <w:t>אף ריקן</w:t>
      </w:r>
      <w:r>
        <w:rPr>
          <w:rStyle w:val="affe"/>
          <w:rFonts w:hint="cs"/>
          <w:rtl/>
        </w:rPr>
        <w:t>.</w:t>
      </w:r>
    </w:p>
    <w:p w14:paraId="5DC4E464" w14:textId="2C0B429E" w:rsidR="00D4702E" w:rsidRDefault="00D4702E" w:rsidP="00164685">
      <w:pPr>
        <w:rPr>
          <w:rFonts w:ascii="Fb Fontext" w:hAnsi="Fb Fontext"/>
          <w:rtl/>
        </w:rPr>
      </w:pPr>
      <w:r w:rsidRPr="007117F5">
        <w:rPr>
          <w:rFonts w:ascii="Fb Fontext" w:hAnsi="Fb Fontext" w:cs="PFT_Frank" w:hint="cs"/>
          <w:b/>
          <w:bCs/>
          <w:szCs w:val="14"/>
          <w:rtl/>
        </w:rPr>
        <w:t>והמשנה</w:t>
      </w:r>
      <w:r>
        <w:rPr>
          <w:rFonts w:ascii="Fb Fontext" w:hAnsi="Fb Fontext" w:hint="cs"/>
          <w:rtl/>
        </w:rPr>
        <w:t xml:space="preserve"> </w:t>
      </w:r>
      <w:r w:rsidRPr="006E3034">
        <w:rPr>
          <w:rStyle w:val="affe"/>
          <w:rFonts w:hint="cs"/>
          <w:rtl/>
        </w:rPr>
        <w:t>שרק קרובים</w:t>
      </w:r>
      <w:r>
        <w:rPr>
          <w:rFonts w:ascii="Fb Fontext" w:hAnsi="Fb Fontext" w:hint="cs"/>
          <w:rtl/>
        </w:rPr>
        <w:t xml:space="preserve"> - כשאין כל אלה.</w:t>
      </w:r>
    </w:p>
    <w:p w14:paraId="4501156B" w14:textId="01739B70" w:rsidR="00D4702E" w:rsidRDefault="00BA0A7D" w:rsidP="00BA0A7D">
      <w:pPr>
        <w:pStyle w:val="afffff2"/>
        <w:rPr>
          <w:rFonts w:ascii="Fb Fontext" w:hAnsi="Fb Fontext"/>
          <w:rtl/>
        </w:rPr>
      </w:pPr>
      <w:r>
        <w:rPr>
          <w:rFonts w:hint="cs"/>
          <w:rtl/>
        </w:rPr>
        <w:t xml:space="preserve">הנהגות בחכם שמת </w:t>
      </w:r>
      <w:r w:rsidR="005D74AE">
        <w:rPr>
          <w:rFonts w:ascii="Fb Fontext" w:hAnsi="Fb Fontext" w:hint="cs"/>
          <w:rtl/>
        </w:rPr>
        <w:t>[ה]</w:t>
      </w:r>
    </w:p>
    <w:p w14:paraId="081FD09F" w14:textId="77777777" w:rsidR="00E31AD5" w:rsidRDefault="00BA0A7D" w:rsidP="00B36D6F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א. </w:t>
      </w:r>
      <w:r w:rsidR="00B36D6F" w:rsidRPr="00B36D6F">
        <w:rPr>
          <w:rFonts w:hint="cs"/>
          <w:rtl/>
        </w:rPr>
        <w:t>אביי</w:t>
      </w:r>
      <w:r w:rsidR="00E31AD5">
        <w:rPr>
          <w:rtl/>
        </w:rPr>
        <w:t>:</w:t>
      </w:r>
    </w:p>
    <w:p w14:paraId="12B426C4" w14:textId="033AF6EF" w:rsidR="00D4702E" w:rsidRDefault="0089324E" w:rsidP="00164685">
      <w:pPr>
        <w:rPr>
          <w:rtl/>
        </w:rPr>
      </w:pPr>
      <w:r w:rsidRPr="007117F5">
        <w:rPr>
          <w:rFonts w:ascii="Fb Fontext" w:hAnsi="Fb Fontext" w:cs="PFT_Frank" w:hint="cs"/>
          <w:b/>
          <w:bCs/>
          <w:szCs w:val="14"/>
          <w:rtl/>
        </w:rPr>
        <w:t>כשנפטר</w:t>
      </w:r>
      <w:r w:rsidRPr="006F178A">
        <w:rPr>
          <w:rFonts w:ascii="Fb Fontext" w:hAnsi="Fb Fontext" w:hint="cs"/>
          <w:rtl/>
        </w:rPr>
        <w:t xml:space="preserve"> </w:t>
      </w:r>
      <w:r w:rsidRPr="006E3034">
        <w:rPr>
          <w:rStyle w:val="affc"/>
          <w:rFonts w:hint="cs"/>
          <w:rtl/>
        </w:rPr>
        <w:t>ר</w:t>
      </w:r>
      <w:r w:rsidR="00D4702E" w:rsidRPr="006E3034">
        <w:rPr>
          <w:rStyle w:val="affc"/>
          <w:rFonts w:hint="cs"/>
          <w:rtl/>
        </w:rPr>
        <w:t>ב ספרא</w:t>
      </w:r>
      <w:r w:rsidR="00D4702E">
        <w:rPr>
          <w:rStyle w:val="affc"/>
          <w:rFonts w:hint="cs"/>
          <w:rtl/>
        </w:rPr>
        <w:t>,</w:t>
      </w:r>
      <w:r w:rsidRPr="006F178A">
        <w:rPr>
          <w:rFonts w:ascii="Fb Fontext" w:hAnsi="Fb Fontext" w:hint="cs"/>
          <w:rtl/>
        </w:rPr>
        <w:t xml:space="preserve"> </w:t>
      </w:r>
      <w:r w:rsidR="00D4702E">
        <w:rPr>
          <w:rFonts w:hint="cs"/>
          <w:rtl/>
        </w:rPr>
        <w:t>שיקרעו, ד'</w:t>
      </w:r>
      <w:r w:rsidRPr="006F178A">
        <w:rPr>
          <w:rFonts w:hint="cs"/>
          <w:rtl/>
        </w:rPr>
        <w:t>חכם שמת</w:t>
      </w:r>
      <w:r w:rsidR="00D4702E">
        <w:rPr>
          <w:rFonts w:hint="cs"/>
          <w:rtl/>
        </w:rPr>
        <w:t>'</w:t>
      </w:r>
      <w:r w:rsidRPr="006F178A">
        <w:rPr>
          <w:rFonts w:hint="cs"/>
          <w:rtl/>
        </w:rPr>
        <w:t xml:space="preserve"> </w:t>
      </w:r>
      <w:r w:rsidRPr="006E3034">
        <w:rPr>
          <w:rStyle w:val="affe"/>
          <w:rFonts w:hint="cs"/>
          <w:rtl/>
        </w:rPr>
        <w:t>ולא רב</w:t>
      </w:r>
      <w:r w:rsidR="00D4702E">
        <w:rPr>
          <w:rFonts w:hint="cs"/>
          <w:rtl/>
        </w:rPr>
        <w:t>,</w:t>
      </w:r>
    </w:p>
    <w:p w14:paraId="410D4E50" w14:textId="77777777" w:rsidR="004E0BA3" w:rsidRDefault="0089324E" w:rsidP="00164685">
      <w:pPr>
        <w:rPr>
          <w:rtl/>
        </w:rPr>
      </w:pPr>
      <w:r w:rsidRPr="006F178A">
        <w:rPr>
          <w:rFonts w:hint="cs"/>
          <w:rtl/>
        </w:rPr>
        <w:t>ועוד</w:t>
      </w:r>
      <w:r w:rsidR="00D4702E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="00D4702E">
        <w:rPr>
          <w:rFonts w:hint="cs"/>
          <w:rtl/>
        </w:rPr>
        <w:t>ש</w:t>
      </w:r>
      <w:r w:rsidRPr="006F178A">
        <w:rPr>
          <w:rFonts w:hint="cs"/>
          <w:rtl/>
        </w:rPr>
        <w:t>שמועתו בפי</w:t>
      </w:r>
      <w:r w:rsidR="00D4702E">
        <w:rPr>
          <w:rFonts w:hint="cs"/>
          <w:rtl/>
        </w:rPr>
        <w:t>נו</w:t>
      </w:r>
      <w:r w:rsidRPr="006F178A">
        <w:rPr>
          <w:rFonts w:hint="cs"/>
          <w:rtl/>
        </w:rPr>
        <w:t xml:space="preserve"> בביהמ</w:t>
      </w:r>
      <w:r w:rsidRPr="006F178A">
        <w:rPr>
          <w:rtl/>
        </w:rPr>
        <w:t>"</w:t>
      </w:r>
      <w:r w:rsidRPr="006F178A">
        <w:rPr>
          <w:rFonts w:hint="cs"/>
          <w:rtl/>
        </w:rPr>
        <w:t>ד</w:t>
      </w:r>
      <w:r w:rsidR="00D4702E">
        <w:rPr>
          <w:rFonts w:hint="cs"/>
          <w:rtl/>
        </w:rPr>
        <w:t>.</w:t>
      </w:r>
    </w:p>
    <w:p w14:paraId="4773CBA4" w14:textId="5986E4AE" w:rsidR="0089324E" w:rsidRPr="006F178A" w:rsidRDefault="00D7191D" w:rsidP="00164685">
      <w:pPr>
        <w:rPr>
          <w:rtl/>
        </w:rPr>
      </w:pPr>
      <w:r w:rsidRPr="007117F5">
        <w:rPr>
          <w:rFonts w:cs="PFT_Frank" w:hint="cs"/>
          <w:b/>
          <w:bCs/>
          <w:szCs w:val="14"/>
          <w:rtl/>
        </w:rPr>
        <w:t>ואף</w:t>
      </w:r>
      <w:r>
        <w:rPr>
          <w:rFonts w:hint="cs"/>
          <w:rtl/>
        </w:rPr>
        <w:t xml:space="preserve"> שלא קרעו מיד, </w:t>
      </w:r>
      <w:r>
        <w:rPr>
          <w:rStyle w:val="affc"/>
          <w:rFonts w:hint="cs"/>
          <w:rtl/>
        </w:rPr>
        <w:t>תני</w:t>
      </w:r>
      <w:r w:rsidR="0089324E" w:rsidRPr="006E3034">
        <w:rPr>
          <w:rStyle w:val="affc"/>
          <w:rFonts w:hint="cs"/>
          <w:rtl/>
        </w:rPr>
        <w:t>נא</w:t>
      </w:r>
      <w:r>
        <w:rPr>
          <w:rStyle w:val="affc"/>
          <w:rFonts w:hint="cs"/>
          <w:rtl/>
        </w:rPr>
        <w:t>:</w:t>
      </w:r>
      <w:r w:rsidR="0089324E" w:rsidRPr="006F178A">
        <w:rPr>
          <w:rtl/>
        </w:rPr>
        <w:t xml:space="preserve"> כל זמן שעוסקין בהספד חייבי</w:t>
      </w:r>
      <w:r>
        <w:rPr>
          <w:rFonts w:hint="cs"/>
          <w:rtl/>
        </w:rPr>
        <w:t>ם</w:t>
      </w:r>
      <w:r w:rsidR="0089324E" w:rsidRPr="006F178A">
        <w:rPr>
          <w:rtl/>
        </w:rPr>
        <w:t>.</w:t>
      </w:r>
    </w:p>
    <w:p w14:paraId="3B064BFF" w14:textId="1AADD163" w:rsidR="00397494" w:rsidRPr="006F178A" w:rsidRDefault="00D7191D" w:rsidP="00011AF5">
      <w:pPr>
        <w:spacing w:after="60"/>
        <w:rPr>
          <w:rtl/>
        </w:rPr>
      </w:pPr>
      <w:r w:rsidRPr="007117F5">
        <w:rPr>
          <w:rFonts w:cs="PFT_Frank" w:hint="cs"/>
          <w:b/>
          <w:bCs/>
          <w:szCs w:val="14"/>
          <w:rtl/>
        </w:rPr>
        <w:t>וימתינו</w:t>
      </w:r>
      <w:r>
        <w:rPr>
          <w:rFonts w:hint="cs"/>
          <w:rtl/>
        </w:rPr>
        <w:t xml:space="preserve"> להספד,</w:t>
      </w:r>
      <w:r w:rsidR="0089324E" w:rsidRPr="006F178A">
        <w:rPr>
          <w:rtl/>
        </w:rPr>
        <w:t xml:space="preserve"> </w:t>
      </w:r>
      <w:r w:rsidRPr="006E3034">
        <w:rPr>
          <w:rStyle w:val="affc"/>
          <w:rFonts w:hint="cs"/>
          <w:rtl/>
        </w:rPr>
        <w:t>ד</w:t>
      </w:r>
      <w:r w:rsidR="0089324E" w:rsidRPr="006E3034">
        <w:rPr>
          <w:rStyle w:val="affc"/>
          <w:rtl/>
        </w:rPr>
        <w:t>תניא</w:t>
      </w:r>
      <w:r w:rsidR="0089324E" w:rsidRPr="006F178A">
        <w:rPr>
          <w:rtl/>
        </w:rPr>
        <w:t>: כבודו בהספידו.</w:t>
      </w:r>
    </w:p>
    <w:p w14:paraId="52E99ACC" w14:textId="77777777" w:rsidR="00E31AD5" w:rsidRDefault="00BA0A7D" w:rsidP="00011AF5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ב. </w:t>
      </w:r>
      <w:r w:rsidR="00D73175" w:rsidRPr="00011AF5">
        <w:rPr>
          <w:rFonts w:hint="cs"/>
          <w:rtl/>
        </w:rPr>
        <w:t>ר''ח</w:t>
      </w:r>
      <w:r w:rsidR="00E31AD5">
        <w:rPr>
          <w:rtl/>
        </w:rPr>
        <w:t>:</w:t>
      </w:r>
    </w:p>
    <w:p w14:paraId="3874E8F3" w14:textId="77777777" w:rsidR="004E0BA3" w:rsidRDefault="00D73175" w:rsidP="00164685">
      <w:pPr>
        <w:rPr>
          <w:rFonts w:ascii="Fb Fontext" w:hAnsi="Fb Fontext"/>
          <w:rtl/>
        </w:rPr>
      </w:pPr>
      <w:r>
        <w:rPr>
          <w:rFonts w:ascii="Fb Fontext" w:hAnsi="Fb Fontext" w:cs="PFT_Frank" w:hint="cs"/>
          <w:b/>
          <w:bCs/>
          <w:szCs w:val="14"/>
          <w:rtl/>
        </w:rPr>
        <w:t xml:space="preserve">כשנפטר ר''ה, </w:t>
      </w:r>
      <w:r w:rsidR="00D7191D">
        <w:rPr>
          <w:rFonts w:ascii="Fb Fontext" w:hAnsi="Fb Fontext" w:hint="cs"/>
          <w:sz w:val="20"/>
          <w:rtl/>
        </w:rPr>
        <w:t xml:space="preserve">שלא </w:t>
      </w:r>
      <w:r w:rsidR="00D7191D">
        <w:rPr>
          <w:rFonts w:ascii="Fb Fontext" w:hAnsi="Fb Fontext" w:hint="cs"/>
          <w:rtl/>
        </w:rPr>
        <w:t>יניחו לצידו</w:t>
      </w:r>
      <w:r w:rsidR="0089324E" w:rsidRPr="006F178A">
        <w:rPr>
          <w:rFonts w:ascii="Fb Fontext" w:hAnsi="Fb Fontext" w:hint="cs"/>
          <w:rtl/>
        </w:rPr>
        <w:t xml:space="preserve"> ס</w:t>
      </w:r>
      <w:r w:rsidR="0089324E" w:rsidRPr="006F178A">
        <w:rPr>
          <w:rFonts w:ascii="Fb Fontext" w:hAnsi="Fb Fontext"/>
          <w:rtl/>
        </w:rPr>
        <w:t>"</w:t>
      </w:r>
      <w:r w:rsidR="0089324E" w:rsidRPr="006F178A">
        <w:rPr>
          <w:rFonts w:ascii="Fb Fontext" w:hAnsi="Fb Fontext" w:hint="cs"/>
          <w:rtl/>
        </w:rPr>
        <w:t>ת</w:t>
      </w:r>
      <w:r w:rsidR="00D7191D">
        <w:rPr>
          <w:rFonts w:ascii="Fb Fontext" w:hAnsi="Fb Fontext" w:hint="cs"/>
          <w:rtl/>
        </w:rPr>
        <w:t xml:space="preserve"> </w:t>
      </w:r>
      <w:r w:rsidR="00D7191D" w:rsidRPr="006E3034">
        <w:rPr>
          <w:rStyle w:val="affc"/>
          <w:rFonts w:hint="cs"/>
          <w:rtl/>
        </w:rPr>
        <w:t>שסבר</w:t>
      </w:r>
      <w:r w:rsidR="00D7191D">
        <w:rPr>
          <w:rFonts w:ascii="Fb Fontext" w:hAnsi="Fb Fontext" w:hint="cs"/>
          <w:rtl/>
        </w:rPr>
        <w:t xml:space="preserve"> בחייו לאסור</w:t>
      </w:r>
      <w:r w:rsidR="00AC2E7B">
        <w:rPr>
          <w:rFonts w:ascii="Fb Fontext" w:hAnsi="Fb Fontext" w:hint="cs"/>
          <w:rtl/>
        </w:rPr>
        <w:t>,</w:t>
      </w:r>
    </w:p>
    <w:p w14:paraId="03867617" w14:textId="77777777" w:rsidR="004E0BA3" w:rsidRDefault="006C12D5" w:rsidP="00164685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>ו</w:t>
      </w:r>
      <w:r w:rsidR="00D7191D">
        <w:rPr>
          <w:rFonts w:ascii="Fb Fontext" w:hAnsi="Fb Fontext" w:hint="cs"/>
          <w:rtl/>
        </w:rPr>
        <w:t>שלא יוציאו</w:t>
      </w:r>
      <w:r>
        <w:rPr>
          <w:rFonts w:ascii="Fb Fontext" w:hAnsi="Fb Fontext" w:hint="cs"/>
          <w:rtl/>
        </w:rPr>
        <w:t>הו</w:t>
      </w:r>
      <w:r w:rsidR="00D7191D">
        <w:rPr>
          <w:rFonts w:ascii="Fb Fontext" w:hAnsi="Fb Fontext" w:hint="cs"/>
          <w:rtl/>
        </w:rPr>
        <w:t xml:space="preserve"> מהגג </w:t>
      </w:r>
      <w:r w:rsidR="00D7191D">
        <w:rPr>
          <w:rStyle w:val="affc"/>
          <w:rFonts w:hint="cs"/>
          <w:rtl/>
        </w:rPr>
        <w:t>שסבר</w:t>
      </w:r>
      <w:r w:rsidR="00D7191D">
        <w:rPr>
          <w:rFonts w:ascii="Fb Fontext" w:hAnsi="Fb Fontext" w:hint="cs"/>
          <w:rtl/>
        </w:rPr>
        <w:t xml:space="preserve"> </w:t>
      </w:r>
      <w:r w:rsidR="0089324E" w:rsidRPr="006F178A">
        <w:rPr>
          <w:rFonts w:ascii="Fb Fontext" w:hAnsi="Fb Fontext" w:hint="cs"/>
          <w:rtl/>
        </w:rPr>
        <w:t>כבודו בפתח</w:t>
      </w:r>
      <w:r>
        <w:rPr>
          <w:rFonts w:ascii="Fb Fontext" w:hAnsi="Fb Fontext" w:hint="cs"/>
          <w:rtl/>
        </w:rPr>
        <w:t>.</w:t>
      </w:r>
    </w:p>
    <w:p w14:paraId="16D5153D" w14:textId="78197410" w:rsidR="0089324E" w:rsidRPr="006F178A" w:rsidRDefault="00D7191D" w:rsidP="00164685">
      <w:pPr>
        <w:rPr>
          <w:rFonts w:cs="Guttman Vilna"/>
          <w:b/>
          <w:bCs/>
          <w:rtl/>
        </w:rPr>
      </w:pPr>
      <w:r w:rsidRPr="007117F5">
        <w:rPr>
          <w:rFonts w:cs="PFT_Frank" w:hint="cs"/>
          <w:b/>
          <w:bCs/>
          <w:szCs w:val="14"/>
          <w:rtl/>
        </w:rPr>
        <w:t>ולא י</w:t>
      </w:r>
      <w:r w:rsidR="0089324E" w:rsidRPr="007117F5">
        <w:rPr>
          <w:rFonts w:cs="PFT_Frank" w:hint="cs"/>
          <w:b/>
          <w:bCs/>
          <w:szCs w:val="14"/>
          <w:rtl/>
        </w:rPr>
        <w:t>עבירו</w:t>
      </w:r>
      <w:r w:rsidR="0089324E" w:rsidRPr="006F178A">
        <w:rPr>
          <w:rFonts w:hint="cs"/>
          <w:rtl/>
        </w:rPr>
        <w:t xml:space="preserve"> </w:t>
      </w:r>
      <w:r>
        <w:rPr>
          <w:rFonts w:hint="cs"/>
          <w:rtl/>
        </w:rPr>
        <w:t>מ</w:t>
      </w:r>
      <w:r w:rsidR="0089324E" w:rsidRPr="006F178A">
        <w:rPr>
          <w:rFonts w:hint="cs"/>
          <w:rtl/>
        </w:rPr>
        <w:t xml:space="preserve">מיטה למיטה </w:t>
      </w:r>
      <w:r w:rsidRPr="006E3034">
        <w:rPr>
          <w:rStyle w:val="affc"/>
          <w:rFonts w:hint="cs"/>
          <w:rtl/>
        </w:rPr>
        <w:t>שסבר</w:t>
      </w:r>
      <w:r w:rsidR="0089324E" w:rsidRPr="006F178A">
        <w:rPr>
          <w:rFonts w:hint="cs"/>
          <w:rtl/>
        </w:rPr>
        <w:t xml:space="preserve"> </w:t>
      </w:r>
      <w:r w:rsidR="0089324E" w:rsidRPr="006F178A">
        <w:rPr>
          <w:rtl/>
        </w:rPr>
        <w:t>כבודו במטה ראשונה</w:t>
      </w:r>
      <w:r w:rsidRPr="006E3034">
        <w:rPr>
          <w:rStyle w:val="affc"/>
          <w:rFonts w:hint="cs"/>
          <w:rtl/>
        </w:rPr>
        <w:t xml:space="preserve"> שעשו</w:t>
      </w:r>
      <w:r>
        <w:rPr>
          <w:rStyle w:val="affc"/>
          <w:rFonts w:hint="cs"/>
          <w:rtl/>
        </w:rPr>
        <w:t>.</w:t>
      </w:r>
    </w:p>
    <w:p w14:paraId="079C79B0" w14:textId="5AF8E4D9" w:rsidR="0089324E" w:rsidRPr="002D2494" w:rsidRDefault="0089324E" w:rsidP="00164685">
      <w:pPr>
        <w:rPr>
          <w:rtl/>
        </w:rPr>
      </w:pPr>
      <w:r w:rsidRPr="007117F5">
        <w:rPr>
          <w:rFonts w:ascii="Fb Fontext" w:hAnsi="Fb Fontext" w:cs="PFT_Frank" w:hint="cs"/>
          <w:b/>
          <w:bCs/>
          <w:sz w:val="20"/>
          <w:szCs w:val="14"/>
          <w:rtl/>
        </w:rPr>
        <w:t xml:space="preserve">שברו </w:t>
      </w:r>
      <w:r w:rsidRPr="002D2494">
        <w:rPr>
          <w:rFonts w:ascii="Fb Fontext" w:hAnsi="Fb Fontext" w:hint="cs"/>
          <w:sz w:val="20"/>
          <w:rtl/>
        </w:rPr>
        <w:t>הפתח והוציאוהו</w:t>
      </w:r>
      <w:r w:rsidR="00D7191D" w:rsidRPr="006E3034">
        <w:rPr>
          <w:rFonts w:hint="cs"/>
          <w:rtl/>
        </w:rPr>
        <w:t>.</w:t>
      </w:r>
    </w:p>
    <w:p w14:paraId="0F9588AD" w14:textId="655D168D" w:rsidR="00E31AD5" w:rsidRDefault="007318C6" w:rsidP="00AC2E7B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ג. </w:t>
      </w:r>
      <w:r w:rsidR="00AC2E7B" w:rsidRPr="00AC2E7B">
        <w:rPr>
          <w:rFonts w:hint="cs"/>
          <w:rtl/>
        </w:rPr>
        <w:t>רבי אבא</w:t>
      </w:r>
      <w:r w:rsidR="00E31AD5">
        <w:rPr>
          <w:rFonts w:hint="cs"/>
          <w:rtl/>
        </w:rPr>
        <w:t>:</w:t>
      </w:r>
    </w:p>
    <w:p w14:paraId="18F51514" w14:textId="32480285" w:rsidR="0089324E" w:rsidRPr="006F178A" w:rsidRDefault="00D7191D" w:rsidP="00164685">
      <w:pPr>
        <w:rPr>
          <w:rtl/>
        </w:rPr>
      </w:pPr>
      <w:r w:rsidRPr="007117F5">
        <w:rPr>
          <w:rFonts w:cs="PFT_Frank" w:hint="cs"/>
          <w:b/>
          <w:bCs/>
          <w:szCs w:val="14"/>
          <w:rtl/>
        </w:rPr>
        <w:t>הספידו</w:t>
      </w:r>
      <w:r w:rsidR="0089324E" w:rsidRPr="006E3034">
        <w:rPr>
          <w:rStyle w:val="affc"/>
          <w:rtl/>
        </w:rPr>
        <w:t xml:space="preserve"> </w:t>
      </w:r>
      <w:r w:rsidR="0089324E" w:rsidRPr="006F178A">
        <w:rPr>
          <w:rFonts w:ascii="Fb Fontext" w:hAnsi="Fb Fontext"/>
          <w:rtl/>
        </w:rPr>
        <w:t>ראוי שתשרה עליו שכינה, אלא שבבל גרמה.</w:t>
      </w:r>
    </w:p>
    <w:p w14:paraId="7B00519F" w14:textId="26DCE4F7" w:rsidR="0089324E" w:rsidRPr="006F178A" w:rsidRDefault="00D7191D" w:rsidP="00164685">
      <w:pPr>
        <w:pStyle w:val="affd"/>
        <w:rPr>
          <w:rtl/>
        </w:rPr>
      </w:pPr>
      <w:r w:rsidRPr="00D54BA1">
        <w:rPr>
          <w:rFonts w:cs="PFT_Frank" w:hint="cs"/>
          <w:b/>
          <w:bCs/>
          <w:szCs w:val="10"/>
          <w:rtl/>
        </w:rPr>
        <w:t>ויחזקאל שונה</w:t>
      </w:r>
      <w:r>
        <w:rPr>
          <w:rFonts w:hint="cs"/>
          <w:rtl/>
        </w:rPr>
        <w:t xml:space="preserve"> שכבר שרתה בא"י.</w:t>
      </w:r>
    </w:p>
    <w:p w14:paraId="5A6ADA75" w14:textId="77777777" w:rsidR="00E31AD5" w:rsidRDefault="007318C6" w:rsidP="007318C6">
      <w:pPr>
        <w:pStyle w:val="36"/>
        <w:framePr w:wrap="notBeside"/>
        <w:rPr>
          <w:rtl/>
        </w:rPr>
      </w:pPr>
      <w:r w:rsidRPr="007318C6">
        <w:rPr>
          <w:rFonts w:hint="cs"/>
          <w:rtl/>
        </w:rPr>
        <w:t>ד.</w:t>
      </w:r>
      <w:del w:id="41016" w:author="Claude" w:date="2026-10-07T09:24:59Z">
        <w:r>
          <w:rPr>
            <w:rtl/>
          </w:rPr>
          <w:delText xml:space="preserve">	</w:delText>
        </w:r>
      </w:del>
      <w:del w:id="41017" w:author="Claude" w:date="2026-10-07T09:24:59Z">
        <w:r>
          <w:rPr>
            <w:rtl/>
          </w:rPr>
          <w:delText xml:space="preserve">	</w:delText>
        </w:r>
      </w:del>
      <w:del w:id="41018" w:author="Claude" w:date="2026-10-07T09:24:59Z">
        <w:r>
          <w:rPr>
            <w:rtl/>
          </w:rPr>
          <w:delText xml:space="preserve">	</w:delText>
        </w:r>
      </w:del>
      <w:r w:rsidR="00E31AD5">
        <w:rPr>
          <w:rtl/>
        </w:rPr>
        <w:t>:</w:t>
      </w:r>
    </w:p>
    <w:p w14:paraId="498C77A5" w14:textId="37AF4806" w:rsidR="00FD2DF1" w:rsidRDefault="006038A6" w:rsidP="00164685">
      <w:pPr>
        <w:rPr>
          <w:rFonts w:ascii="Fb Fontext" w:hAnsi="Fb Fontext"/>
          <w:rtl/>
        </w:rPr>
      </w:pPr>
      <w:r>
        <w:rPr>
          <w:rFonts w:cs="PFT_Frank" w:hint="cs"/>
          <w:b/>
          <w:bCs/>
          <w:szCs w:val="14"/>
          <w:rtl/>
        </w:rPr>
        <w:t>וכש</w:t>
      </w:r>
      <w:r w:rsidR="00FD2DF1" w:rsidRPr="007117F5">
        <w:rPr>
          <w:rFonts w:cs="PFT_Frank" w:hint="cs"/>
          <w:b/>
          <w:bCs/>
          <w:szCs w:val="14"/>
          <w:rtl/>
        </w:rPr>
        <w:t>העלו</w:t>
      </w:r>
      <w:r>
        <w:rPr>
          <w:rFonts w:cs="PFT_Frank" w:hint="cs"/>
          <w:b/>
          <w:bCs/>
          <w:szCs w:val="14"/>
          <w:rtl/>
        </w:rPr>
        <w:t xml:space="preserve"> את ר''ה </w:t>
      </w:r>
      <w:r w:rsidR="00FD2DF1" w:rsidRPr="007117F5">
        <w:rPr>
          <w:rFonts w:cs="PFT_Frank" w:hint="cs"/>
          <w:b/>
          <w:bCs/>
          <w:szCs w:val="14"/>
          <w:rtl/>
        </w:rPr>
        <w:t xml:space="preserve"> לא"י</w:t>
      </w:r>
      <w:r w:rsidR="00CE0916">
        <w:rPr>
          <w:rStyle w:val="affc"/>
          <w:rFonts w:hint="cs"/>
          <w:rtl/>
        </w:rPr>
        <w:t>,</w:t>
      </w:r>
      <w:r w:rsidR="0089324E" w:rsidRPr="006F178A">
        <w:rPr>
          <w:rFonts w:ascii="Fb Fontext" w:hAnsi="Fb Fontext" w:hint="cs"/>
          <w:rtl/>
        </w:rPr>
        <w:t xml:space="preserve"> אמרו </w:t>
      </w:r>
      <w:r w:rsidR="0089324E" w:rsidRPr="006E3034">
        <w:rPr>
          <w:rStyle w:val="affc"/>
          <w:rFonts w:hint="cs"/>
          <w:rtl/>
        </w:rPr>
        <w:t>לרב אמי ורב אסי</w:t>
      </w:r>
      <w:r w:rsidR="0089324E" w:rsidRPr="006F178A">
        <w:rPr>
          <w:rFonts w:ascii="Fb Fontext" w:hAnsi="Fb Fontext" w:hint="cs"/>
          <w:rtl/>
        </w:rPr>
        <w:t xml:space="preserve"> שארונו הגיע</w:t>
      </w:r>
      <w:r w:rsidR="00CE0916">
        <w:rPr>
          <w:rFonts w:ascii="Fb Fontext" w:hAnsi="Fb Fontext" w:hint="cs"/>
          <w:rtl/>
        </w:rPr>
        <w:t>,</w:t>
      </w:r>
    </w:p>
    <w:p w14:paraId="60705C9D" w14:textId="6D146734" w:rsidR="00FD2DF1" w:rsidRDefault="009F224F" w:rsidP="00164685">
      <w:pPr>
        <w:rPr>
          <w:rtl/>
        </w:rPr>
      </w:pPr>
      <w:r w:rsidRPr="009F224F">
        <w:rPr>
          <w:rStyle w:val="affc"/>
          <w:rFonts w:hint="cs"/>
          <w:rtl/>
        </w:rPr>
        <w:t>ר''א ור''א</w:t>
      </w:r>
      <w:r>
        <w:rPr>
          <w:rStyle w:val="affc"/>
          <w:rFonts w:hint="cs"/>
          <w:rtl/>
        </w:rPr>
        <w:t>:</w:t>
      </w:r>
      <w:r>
        <w:rPr>
          <w:rFonts w:ascii="Fb Fontext" w:hAnsi="Fb Fontext" w:hint="cs"/>
          <w:rtl/>
        </w:rPr>
        <w:t xml:space="preserve"> </w:t>
      </w:r>
      <w:r w:rsidR="00FD2DF1">
        <w:rPr>
          <w:rFonts w:ascii="Fb Fontext" w:hAnsi="Fb Fontext" w:hint="cs"/>
          <w:rtl/>
        </w:rPr>
        <w:t>יצאו ללוותו,</w:t>
      </w:r>
      <w:r w:rsidR="0089324E" w:rsidRPr="006F178A">
        <w:rPr>
          <w:rtl/>
        </w:rPr>
        <w:t xml:space="preserve"> </w:t>
      </w:r>
      <w:r w:rsidR="00FD2DF1" w:rsidRPr="006E3034">
        <w:rPr>
          <w:rStyle w:val="affc"/>
          <w:rFonts w:hint="cs"/>
          <w:rtl/>
        </w:rPr>
        <w:t>ו</w:t>
      </w:r>
      <w:r w:rsidR="0089324E" w:rsidRPr="006E3034">
        <w:rPr>
          <w:rStyle w:val="affc"/>
          <w:rtl/>
        </w:rPr>
        <w:t>רבי אילא ורבי חנינא</w:t>
      </w:r>
      <w:r w:rsidR="0089324E" w:rsidRPr="006F178A">
        <w:rPr>
          <w:rtl/>
        </w:rPr>
        <w:t xml:space="preserve"> לא </w:t>
      </w:r>
      <w:r w:rsidR="00FD2DF1">
        <w:rPr>
          <w:rFonts w:hint="cs"/>
          <w:rtl/>
        </w:rPr>
        <w:t>יצאו</w:t>
      </w:r>
      <w:r w:rsidR="0089324E" w:rsidRPr="006F178A">
        <w:rPr>
          <w:rtl/>
        </w:rPr>
        <w:t>.</w:t>
      </w:r>
    </w:p>
    <w:p w14:paraId="38A23E98" w14:textId="45C35377" w:rsidR="0089324E" w:rsidRPr="006F178A" w:rsidRDefault="0089324E" w:rsidP="00164685">
      <w:pPr>
        <w:pStyle w:val="affd"/>
        <w:rPr>
          <w:rtl/>
        </w:rPr>
      </w:pPr>
      <w:r w:rsidRPr="006F178A">
        <w:rPr>
          <w:rtl/>
        </w:rPr>
        <w:lastRenderedPageBreak/>
        <w:t>ד</w:t>
      </w:r>
      <w:r w:rsidR="00FD2DF1">
        <w:rPr>
          <w:rFonts w:hint="cs"/>
          <w:rtl/>
        </w:rPr>
        <w:t xml:space="preserve">תניא: </w:t>
      </w:r>
      <w:r w:rsidRPr="006F178A">
        <w:rPr>
          <w:rtl/>
        </w:rPr>
        <w:t xml:space="preserve">ארון </w:t>
      </w:r>
      <w:r w:rsidR="00FD2DF1">
        <w:rPr>
          <w:rFonts w:hint="cs"/>
          <w:rtl/>
        </w:rPr>
        <w:t>המגיע</w:t>
      </w:r>
      <w:r w:rsidR="00FD2DF1" w:rsidRPr="006F178A">
        <w:rPr>
          <w:rtl/>
        </w:rPr>
        <w:t xml:space="preserve"> </w:t>
      </w:r>
      <w:r w:rsidRPr="006F178A">
        <w:rPr>
          <w:rtl/>
        </w:rPr>
        <w:t xml:space="preserve">ממקום </w:t>
      </w:r>
      <w:r w:rsidR="00FD2DF1">
        <w:rPr>
          <w:rFonts w:hint="cs"/>
          <w:rtl/>
        </w:rPr>
        <w:t>אחר [רחוק מהמיתה]</w:t>
      </w:r>
      <w:r w:rsidRPr="006F178A">
        <w:rPr>
          <w:rtl/>
        </w:rPr>
        <w:t xml:space="preserve"> - עומדים בשורה, ברכת אבלים ותנחומים</w:t>
      </w:r>
      <w:r w:rsidR="00FD2DF1">
        <w:rPr>
          <w:rFonts w:hint="cs"/>
          <w:rtl/>
        </w:rPr>
        <w:t xml:space="preserve"> </w:t>
      </w:r>
      <w:r w:rsidR="00FD2DF1">
        <w:rPr>
          <w:rtl/>
        </w:rPr>
        <w:t>–</w:t>
      </w:r>
      <w:r w:rsidR="00FD2DF1">
        <w:rPr>
          <w:rFonts w:hint="cs"/>
          <w:rtl/>
        </w:rPr>
        <w:t xml:space="preserve"> בשלדו קיימת -</w:t>
      </w:r>
      <w:r w:rsidR="00FD2DF1" w:rsidRPr="00D54BA1">
        <w:rPr>
          <w:rFonts w:cs="PFT_Frank" w:hint="cs"/>
          <w:b/>
          <w:bCs/>
          <w:szCs w:val="10"/>
          <w:rtl/>
        </w:rPr>
        <w:t xml:space="preserve"> ולכן יצאו.</w:t>
      </w:r>
    </w:p>
    <w:p w14:paraId="15509FB0" w14:textId="01E1E9D9" w:rsidR="0089324E" w:rsidRPr="006F178A" w:rsidRDefault="00C13B7F" w:rsidP="00164685">
      <w:pPr>
        <w:pStyle w:val="affd"/>
        <w:rPr>
          <w:rtl/>
        </w:rPr>
      </w:pPr>
      <w:r>
        <w:rPr>
          <w:rFonts w:hint="cs"/>
          <w:rtl/>
        </w:rPr>
        <w:t>ובאידך תניא:</w:t>
      </w:r>
      <w:r w:rsidR="0089324E" w:rsidRPr="006F178A">
        <w:rPr>
          <w:rtl/>
        </w:rPr>
        <w:t xml:space="preserve"> </w:t>
      </w:r>
      <w:r w:rsidR="00397494">
        <w:rPr>
          <w:rFonts w:hint="cs"/>
          <w:rtl/>
        </w:rPr>
        <w:t>שלא</w:t>
      </w:r>
      <w:r w:rsidR="0089324E" w:rsidRPr="006F178A">
        <w:rPr>
          <w:rtl/>
        </w:rPr>
        <w:t xml:space="preserve"> עומדין</w:t>
      </w:r>
      <w:r w:rsidR="00397494">
        <w:rPr>
          <w:rFonts w:hint="cs"/>
          <w:rtl/>
        </w:rPr>
        <w:t xml:space="preserve"> וכו'</w:t>
      </w:r>
      <w:r>
        <w:rPr>
          <w:rFonts w:hint="cs"/>
          <w:rtl/>
        </w:rPr>
        <w:t xml:space="preserve"> </w:t>
      </w:r>
      <w:r w:rsidR="00397494">
        <w:rPr>
          <w:rFonts w:hint="cs"/>
          <w:rtl/>
        </w:rPr>
        <w:t>-</w:t>
      </w:r>
      <w:r>
        <w:rPr>
          <w:rFonts w:hint="cs"/>
          <w:rtl/>
        </w:rPr>
        <w:t xml:space="preserve"> כשלא קיימת,</w:t>
      </w:r>
      <w:r w:rsidR="00397494">
        <w:rPr>
          <w:rFonts w:hint="cs"/>
          <w:rtl/>
        </w:rPr>
        <w:t xml:space="preserve"> </w:t>
      </w:r>
      <w:r>
        <w:rPr>
          <w:rFonts w:ascii="Fb Fontext" w:hAnsi="Fb Fontext" w:hint="cs"/>
          <w:sz w:val="20"/>
          <w:rtl/>
        </w:rPr>
        <w:t>ו</w:t>
      </w:r>
      <w:r w:rsidR="0089324E" w:rsidRPr="006F178A">
        <w:rPr>
          <w:rFonts w:ascii="Fb Fontext" w:hAnsi="Fb Fontext" w:hint="cs"/>
          <w:sz w:val="20"/>
          <w:rtl/>
        </w:rPr>
        <w:t xml:space="preserve">לא ידעו </w:t>
      </w:r>
      <w:r w:rsidR="00397494">
        <w:rPr>
          <w:rFonts w:ascii="Fb Fontext" w:hAnsi="Fb Fontext" w:hint="cs"/>
          <w:sz w:val="20"/>
          <w:rtl/>
        </w:rPr>
        <w:t>ש</w:t>
      </w:r>
      <w:r w:rsidR="0089324E" w:rsidRPr="006F178A">
        <w:rPr>
          <w:rFonts w:ascii="Fb Fontext" w:hAnsi="Fb Fontext" w:hint="cs"/>
          <w:sz w:val="20"/>
          <w:rtl/>
        </w:rPr>
        <w:t>קיימת</w:t>
      </w:r>
      <w:r>
        <w:rPr>
          <w:rFonts w:ascii="Fb Fontext" w:hAnsi="Fb Fontext" w:hint="cs"/>
          <w:sz w:val="20"/>
          <w:rtl/>
        </w:rPr>
        <w:t xml:space="preserve"> </w:t>
      </w:r>
      <w:r>
        <w:rPr>
          <w:rFonts w:ascii="Fb Fontext" w:hAnsi="Fb Fontext"/>
          <w:sz w:val="20"/>
          <w:rtl/>
        </w:rPr>
        <w:t>–</w:t>
      </w:r>
      <w:r w:rsidR="00397494" w:rsidRPr="00D54BA1">
        <w:rPr>
          <w:rFonts w:ascii="Fb Fontext" w:hAnsi="Fb Fontext" w:cs="PFT_Frank" w:hint="cs"/>
          <w:b/>
          <w:bCs/>
          <w:sz w:val="20"/>
          <w:szCs w:val="10"/>
          <w:rtl/>
        </w:rPr>
        <w:t xml:space="preserve"> </w:t>
      </w:r>
      <w:r w:rsidRPr="00D54BA1">
        <w:rPr>
          <w:rFonts w:ascii="Fb Fontext" w:hAnsi="Fb Fontext" w:cs="PFT_Frank" w:hint="cs"/>
          <w:b/>
          <w:bCs/>
          <w:sz w:val="20"/>
          <w:szCs w:val="10"/>
          <w:rtl/>
        </w:rPr>
        <w:t>לא יצאו.</w:t>
      </w:r>
    </w:p>
    <w:p w14:paraId="28D44854" w14:textId="7D46549B" w:rsidR="00CE0916" w:rsidRDefault="00CE0916" w:rsidP="00164685">
      <w:pPr>
        <w:rPr>
          <w:rFonts w:ascii="Fb Fontext" w:hAnsi="Fb Fontext"/>
          <w:rtl/>
        </w:rPr>
      </w:pPr>
      <w:r w:rsidRPr="007117F5">
        <w:rPr>
          <w:rFonts w:ascii="Fb Fontext" w:hAnsi="Fb Fontext" w:cs="PFT_Frank" w:hint="cs"/>
          <w:b/>
          <w:bCs/>
          <w:szCs w:val="14"/>
          <w:rtl/>
        </w:rPr>
        <w:t>ואמרו</w:t>
      </w:r>
      <w:r w:rsidR="0089324E" w:rsidRPr="007117F5">
        <w:rPr>
          <w:rFonts w:ascii="Fb Fontext" w:hAnsi="Fb Fontext" w:cs="PFT_Frank" w:hint="cs"/>
          <w:b/>
          <w:bCs/>
          <w:szCs w:val="14"/>
          <w:rtl/>
        </w:rPr>
        <w:t xml:space="preserve"> לקוברו</w:t>
      </w:r>
      <w:r w:rsidR="0089324E" w:rsidRPr="006F178A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 xml:space="preserve">אצל </w:t>
      </w:r>
      <w:r w:rsidRPr="006E3034">
        <w:rPr>
          <w:rStyle w:val="affc"/>
          <w:rFonts w:hint="cs"/>
          <w:rtl/>
        </w:rPr>
        <w:t xml:space="preserve">רבי חייא </w:t>
      </w:r>
      <w:r>
        <w:rPr>
          <w:rFonts w:ascii="Fb Fontext" w:hAnsi="Fb Fontext" w:hint="cs"/>
          <w:rtl/>
        </w:rPr>
        <w:t>ש</w:t>
      </w:r>
      <w:r w:rsidR="0089324E" w:rsidRPr="006F178A">
        <w:rPr>
          <w:rFonts w:ascii="Fb Fontext" w:hAnsi="Fb Fontext" w:hint="cs"/>
          <w:rtl/>
        </w:rPr>
        <w:t>ריבץ תורה בישראל</w:t>
      </w:r>
      <w:r>
        <w:rPr>
          <w:rFonts w:ascii="Fb Fontext" w:hAnsi="Fb Fontext" w:hint="cs"/>
          <w:rtl/>
        </w:rPr>
        <w:t xml:space="preserve"> כמותו.</w:t>
      </w:r>
    </w:p>
    <w:p w14:paraId="405D7811" w14:textId="77777777" w:rsidR="00E31AD5" w:rsidRDefault="00CE0916" w:rsidP="00860D25">
      <w:pPr>
        <w:pStyle w:val="36"/>
        <w:framePr w:wrap="notBeside"/>
        <w:rPr>
          <w:rtl/>
        </w:rPr>
      </w:pPr>
      <w:r w:rsidRPr="00860D25">
        <w:rPr>
          <w:rFonts w:hint="cs"/>
          <w:rtl/>
        </w:rPr>
        <w:t>ו</w:t>
      </w:r>
      <w:r w:rsidR="0089324E" w:rsidRPr="00860D25">
        <w:rPr>
          <w:rFonts w:hint="cs"/>
          <w:rtl/>
        </w:rPr>
        <w:t>אמר רב חגא</w:t>
      </w:r>
      <w:r w:rsidR="00E31AD5">
        <w:rPr>
          <w:rtl/>
        </w:rPr>
        <w:t>:</w:t>
      </w:r>
    </w:p>
    <w:p w14:paraId="2906E437" w14:textId="42B1F6FF" w:rsidR="0089324E" w:rsidRPr="006F178A" w:rsidRDefault="0089324E" w:rsidP="006038A6">
      <w:pPr>
        <w:rPr>
          <w:rtl/>
        </w:rPr>
      </w:pPr>
      <w:r w:rsidRPr="006F178A">
        <w:rPr>
          <w:rFonts w:ascii="Fb Fontext" w:hAnsi="Fb Fontext" w:hint="cs"/>
          <w:rtl/>
        </w:rPr>
        <w:t>שהוא יכניסו</w:t>
      </w:r>
      <w:r w:rsidR="00CE0916">
        <w:rPr>
          <w:rFonts w:ascii="Fb Fontext" w:hAnsi="Fb Fontext" w:hint="cs"/>
          <w:rtl/>
        </w:rPr>
        <w:t>,</w:t>
      </w:r>
      <w:r w:rsidRPr="006F178A">
        <w:rPr>
          <w:rFonts w:ascii="Fb Fontext" w:hAnsi="Fb Fontext" w:hint="cs"/>
          <w:rtl/>
        </w:rPr>
        <w:t xml:space="preserve"> </w:t>
      </w:r>
      <w:r w:rsidR="001D3A31" w:rsidRPr="006E3034">
        <w:rPr>
          <w:rStyle w:val="affe"/>
          <w:rFonts w:hint="cs"/>
          <w:rtl/>
        </w:rPr>
        <w:t>ש</w:t>
      </w:r>
      <w:r w:rsidRPr="006E3034">
        <w:rPr>
          <w:rStyle w:val="affe"/>
          <w:rFonts w:hint="cs"/>
          <w:rtl/>
        </w:rPr>
        <w:t>סידר תלמודו</w:t>
      </w:r>
      <w:r w:rsidR="001D3A31" w:rsidRPr="006E3034">
        <w:rPr>
          <w:rStyle w:val="affe"/>
          <w:rFonts w:hint="cs"/>
          <w:rtl/>
        </w:rPr>
        <w:t>,</w:t>
      </w:r>
      <w:r w:rsidRPr="006E3034">
        <w:rPr>
          <w:rStyle w:val="affe"/>
          <w:rFonts w:hint="cs"/>
          <w:rtl/>
        </w:rPr>
        <w:t xml:space="preserve"> ולא ראה קרי</w:t>
      </w:r>
      <w:r w:rsidR="001D3A31" w:rsidRPr="006E3034">
        <w:rPr>
          <w:rStyle w:val="affe"/>
          <w:rFonts w:hint="cs"/>
          <w:rtl/>
        </w:rPr>
        <w:t>,</w:t>
      </w:r>
      <w:r w:rsidRPr="006E3034">
        <w:rPr>
          <w:rStyle w:val="affe"/>
          <w:rFonts w:hint="cs"/>
          <w:rtl/>
        </w:rPr>
        <w:t xml:space="preserve"> ויודע במעשיו</w:t>
      </w:r>
      <w:r w:rsidR="001D3A31">
        <w:rPr>
          <w:rFonts w:ascii="Fb Fontext" w:hAnsi="Fb Fontext" w:hint="cs"/>
          <w:rtl/>
        </w:rPr>
        <w:t>.</w:t>
      </w:r>
      <w:r w:rsidR="006038A6">
        <w:rPr>
          <w:rFonts w:ascii="Fb Fontext" w:hAnsi="Fb Fontext" w:hint="cs"/>
          <w:rtl/>
        </w:rPr>
        <w:t xml:space="preserve"> </w:t>
      </w:r>
      <w:r w:rsidR="001D3A31" w:rsidRPr="007117F5">
        <w:rPr>
          <w:rFonts w:ascii="Fb Fontext" w:hAnsi="Fb Fontext" w:cs="PFT_Frank" w:hint="cs"/>
          <w:b/>
          <w:bCs/>
          <w:szCs w:val="14"/>
          <w:rtl/>
        </w:rPr>
        <w:t>כשהכניסו,</w:t>
      </w:r>
      <w:r w:rsidRPr="00392931">
        <w:rPr>
          <w:rFonts w:ascii="Fb Fontext" w:hAnsi="Fb Fontext"/>
          <w:rtl/>
        </w:rPr>
        <w:t xml:space="preserve"> </w:t>
      </w:r>
      <w:r w:rsidRPr="006038A6">
        <w:rPr>
          <w:rStyle w:val="affc"/>
          <w:spacing w:val="-2"/>
          <w:rtl/>
        </w:rPr>
        <w:t>יהודה</w:t>
      </w:r>
      <w:r w:rsidRPr="006038A6">
        <w:rPr>
          <w:rFonts w:ascii="Fb Fontext" w:hAnsi="Fb Fontext"/>
          <w:spacing w:val="-2"/>
          <w:rtl/>
        </w:rPr>
        <w:t xml:space="preserve"> </w:t>
      </w:r>
      <w:r w:rsidR="001D3A31" w:rsidRPr="006038A6">
        <w:rPr>
          <w:rStyle w:val="affe"/>
          <w:rFonts w:hint="cs"/>
          <w:spacing w:val="-2"/>
          <w:rtl/>
        </w:rPr>
        <w:t>ש</w:t>
      </w:r>
      <w:r w:rsidRPr="006038A6">
        <w:rPr>
          <w:rStyle w:val="affe"/>
          <w:spacing w:val="-2"/>
          <w:rtl/>
        </w:rPr>
        <w:t>שכב מימין אביו</w:t>
      </w:r>
      <w:r w:rsidRPr="006038A6">
        <w:rPr>
          <w:rFonts w:ascii="Fb Fontext" w:hAnsi="Fb Fontext"/>
          <w:spacing w:val="-2"/>
          <w:rtl/>
        </w:rPr>
        <w:t xml:space="preserve"> </w:t>
      </w:r>
      <w:r w:rsidR="001D3A31" w:rsidRPr="006038A6">
        <w:rPr>
          <w:rStyle w:val="affc"/>
          <w:rFonts w:hint="cs"/>
          <w:spacing w:val="-2"/>
          <w:rtl/>
        </w:rPr>
        <w:t>אמר ל</w:t>
      </w:r>
      <w:r w:rsidRPr="006038A6">
        <w:rPr>
          <w:rStyle w:val="affc"/>
          <w:spacing w:val="-2"/>
          <w:rtl/>
        </w:rPr>
        <w:t>חזקיה</w:t>
      </w:r>
      <w:r w:rsidRPr="006038A6">
        <w:rPr>
          <w:rFonts w:ascii="Fb Fontext" w:hAnsi="Fb Fontext"/>
          <w:spacing w:val="-2"/>
          <w:rtl/>
        </w:rPr>
        <w:t xml:space="preserve"> </w:t>
      </w:r>
      <w:r w:rsidR="001D3A31" w:rsidRPr="006038A6">
        <w:rPr>
          <w:rStyle w:val="affe"/>
          <w:rFonts w:hint="cs"/>
          <w:spacing w:val="-2"/>
          <w:rtl/>
        </w:rPr>
        <w:t>ש</w:t>
      </w:r>
      <w:r w:rsidRPr="006038A6">
        <w:rPr>
          <w:rStyle w:val="affe"/>
          <w:spacing w:val="-2"/>
          <w:rtl/>
        </w:rPr>
        <w:t>משמאל</w:t>
      </w:r>
      <w:r w:rsidR="001D3A31" w:rsidRPr="006038A6">
        <w:rPr>
          <w:rFonts w:hint="cs"/>
          <w:spacing w:val="-2"/>
          <w:rtl/>
        </w:rPr>
        <w:t xml:space="preserve"> שיעמוד</w:t>
      </w:r>
      <w:r w:rsidRPr="006038A6">
        <w:rPr>
          <w:spacing w:val="-2"/>
          <w:rtl/>
        </w:rPr>
        <w:t xml:space="preserve"> </w:t>
      </w:r>
      <w:r w:rsidR="001D3A31" w:rsidRPr="006038A6">
        <w:rPr>
          <w:rFonts w:hint="cs"/>
          <w:spacing w:val="-2"/>
          <w:rtl/>
        </w:rPr>
        <w:t>לכבוד</w:t>
      </w:r>
      <w:r w:rsidRPr="006038A6">
        <w:rPr>
          <w:spacing w:val="-2"/>
          <w:rtl/>
        </w:rPr>
        <w:t xml:space="preserve"> </w:t>
      </w:r>
      <w:r w:rsidRPr="006038A6">
        <w:rPr>
          <w:rStyle w:val="affc"/>
          <w:spacing w:val="-2"/>
          <w:rtl/>
        </w:rPr>
        <w:t>רב הונא</w:t>
      </w:r>
      <w:r w:rsidRPr="006038A6">
        <w:rPr>
          <w:spacing w:val="-2"/>
          <w:rtl/>
        </w:rPr>
        <w:t>.</w:t>
      </w:r>
    </w:p>
    <w:p w14:paraId="6CFC8521" w14:textId="6107A508" w:rsidR="00397494" w:rsidRPr="006F178A" w:rsidRDefault="001D3A31" w:rsidP="000C1FEC">
      <w:pPr>
        <w:spacing w:after="60"/>
        <w:rPr>
          <w:rtl/>
        </w:rPr>
      </w:pPr>
      <w:r w:rsidRPr="007117F5">
        <w:rPr>
          <w:rFonts w:cs="PFT_Frank" w:hint="cs"/>
          <w:b/>
          <w:bCs/>
          <w:szCs w:val="14"/>
          <w:rtl/>
        </w:rPr>
        <w:t>עמד</w:t>
      </w:r>
      <w:r w:rsidR="0089324E" w:rsidRPr="007117F5">
        <w:rPr>
          <w:rFonts w:cs="PFT_Frank" w:hint="cs"/>
          <w:b/>
          <w:bCs/>
          <w:szCs w:val="14"/>
          <w:rtl/>
        </w:rPr>
        <w:t xml:space="preserve"> חזקיה</w:t>
      </w:r>
      <w:r>
        <w:rPr>
          <w:rFonts w:hint="cs"/>
          <w:rtl/>
        </w:rPr>
        <w:t>,</w:t>
      </w:r>
      <w:r w:rsidR="0089324E" w:rsidRPr="006F178A">
        <w:rPr>
          <w:rFonts w:hint="cs"/>
          <w:rtl/>
        </w:rPr>
        <w:t xml:space="preserve"> </w:t>
      </w:r>
      <w:r>
        <w:rPr>
          <w:rFonts w:hint="cs"/>
          <w:rtl/>
        </w:rPr>
        <w:t>ו</w:t>
      </w:r>
      <w:r w:rsidR="0089324E" w:rsidRPr="006F178A">
        <w:rPr>
          <w:rFonts w:hint="cs"/>
          <w:rtl/>
        </w:rPr>
        <w:t>עמו עמוד אש</w:t>
      </w:r>
      <w:r>
        <w:rPr>
          <w:rFonts w:hint="cs"/>
          <w:rtl/>
        </w:rPr>
        <w:t>,</w:t>
      </w:r>
      <w:r w:rsidR="0089324E" w:rsidRPr="006F178A">
        <w:rPr>
          <w:rFonts w:hint="cs"/>
          <w:rtl/>
        </w:rPr>
        <w:t xml:space="preserve"> </w:t>
      </w:r>
      <w:r>
        <w:rPr>
          <w:rFonts w:hint="cs"/>
          <w:rtl/>
        </w:rPr>
        <w:t>נבהל</w:t>
      </w:r>
      <w:r w:rsidRPr="006F178A">
        <w:rPr>
          <w:rFonts w:hint="cs"/>
          <w:rtl/>
        </w:rPr>
        <w:t xml:space="preserve"> </w:t>
      </w:r>
      <w:r w:rsidR="0089324E" w:rsidRPr="006E3034">
        <w:rPr>
          <w:rStyle w:val="affc"/>
          <w:rFonts w:hint="cs"/>
          <w:rtl/>
        </w:rPr>
        <w:t>רב חגא</w:t>
      </w:r>
      <w:r w:rsidR="0089324E" w:rsidRPr="006F178A">
        <w:rPr>
          <w:rFonts w:hint="cs"/>
          <w:rtl/>
        </w:rPr>
        <w:t xml:space="preserve"> </w:t>
      </w:r>
      <w:r>
        <w:rPr>
          <w:rFonts w:hint="cs"/>
          <w:rtl/>
        </w:rPr>
        <w:t>והעמיד</w:t>
      </w:r>
      <w:r w:rsidR="0089324E" w:rsidRPr="006F178A">
        <w:rPr>
          <w:rFonts w:hint="cs"/>
          <w:rtl/>
        </w:rPr>
        <w:t xml:space="preserve"> </w:t>
      </w:r>
      <w:r>
        <w:rPr>
          <w:rFonts w:hint="cs"/>
          <w:rtl/>
        </w:rPr>
        <w:t>ה</w:t>
      </w:r>
      <w:r w:rsidR="0089324E" w:rsidRPr="006F178A">
        <w:rPr>
          <w:rFonts w:hint="cs"/>
          <w:rtl/>
        </w:rPr>
        <w:t>ארו</w:t>
      </w:r>
      <w:r>
        <w:rPr>
          <w:rFonts w:hint="cs"/>
          <w:rtl/>
        </w:rPr>
        <w:t>ן</w:t>
      </w:r>
      <w:r w:rsidR="0089324E" w:rsidRPr="006F178A">
        <w:rPr>
          <w:rFonts w:hint="cs"/>
          <w:rtl/>
        </w:rPr>
        <w:t xml:space="preserve"> </w:t>
      </w:r>
      <w:r>
        <w:rPr>
          <w:rFonts w:hint="cs"/>
          <w:rtl/>
        </w:rPr>
        <w:t>להגן.</w:t>
      </w:r>
    </w:p>
    <w:p w14:paraId="10BA4589" w14:textId="77777777" w:rsidR="00E31AD5" w:rsidRDefault="007B5297" w:rsidP="000C1FEC">
      <w:pPr>
        <w:pStyle w:val="36"/>
        <w:framePr w:wrap="notBeside"/>
        <w:jc w:val="center"/>
        <w:rPr>
          <w:rtl/>
        </w:rPr>
      </w:pPr>
      <w:r>
        <w:rPr>
          <w:rFonts w:hint="cs"/>
          <w:rtl/>
        </w:rPr>
        <w:t xml:space="preserve">ה. </w:t>
      </w:r>
      <w:r w:rsidR="000C1FEC" w:rsidRPr="000C1FEC">
        <w:rPr>
          <w:rFonts w:hint="cs"/>
          <w:rtl/>
        </w:rPr>
        <w:t>רי"צ</w:t>
      </w:r>
      <w:r w:rsidR="00E31AD5">
        <w:rPr>
          <w:rtl/>
        </w:rPr>
        <w:t>:</w:t>
      </w:r>
    </w:p>
    <w:p w14:paraId="6630B6F7" w14:textId="77777777" w:rsidR="004E0BA3" w:rsidRDefault="0089324E" w:rsidP="00164685">
      <w:pPr>
        <w:rPr>
          <w:rFonts w:ascii="Fb Fontext" w:hAnsi="Fb Fontext"/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כ</w:t>
      </w:r>
      <w:r w:rsidRPr="007117F5">
        <w:rPr>
          <w:rFonts w:ascii="Fb Fontext" w:hAnsi="Fb Fontext" w:cs="PFT_Frank" w:hint="cs"/>
          <w:b/>
          <w:bCs/>
          <w:szCs w:val="14"/>
          <w:rtl/>
        </w:rPr>
        <w:t>שנפטר</w:t>
      </w:r>
      <w:r w:rsidRPr="006F178A">
        <w:rPr>
          <w:rFonts w:ascii="Fb Fontext" w:hAnsi="Fb Fontext" w:hint="cs"/>
          <w:rtl/>
        </w:rPr>
        <w:t xml:space="preserve"> </w:t>
      </w:r>
      <w:r w:rsidRPr="006E3034">
        <w:rPr>
          <w:rStyle w:val="affc"/>
          <w:rFonts w:hint="cs"/>
          <w:rtl/>
        </w:rPr>
        <w:t>ר</w:t>
      </w:r>
      <w:r w:rsidRPr="006E3034">
        <w:rPr>
          <w:rStyle w:val="affc"/>
          <w:rtl/>
        </w:rPr>
        <w:t>"</w:t>
      </w:r>
      <w:r w:rsidRPr="006E3034">
        <w:rPr>
          <w:rStyle w:val="affc"/>
          <w:rFonts w:hint="cs"/>
          <w:rtl/>
        </w:rPr>
        <w:t>ח</w:t>
      </w:r>
      <w:r w:rsidR="003672AD">
        <w:rPr>
          <w:rStyle w:val="affc"/>
          <w:rFonts w:hint="cs"/>
          <w:rtl/>
        </w:rPr>
        <w:t xml:space="preserve">, </w:t>
      </w:r>
      <w:r w:rsidR="003672AD">
        <w:rPr>
          <w:rFonts w:ascii="Fb Fontext" w:hAnsi="Fb Fontext" w:hint="cs"/>
          <w:sz w:val="20"/>
          <w:rtl/>
        </w:rPr>
        <w:t xml:space="preserve">שלא </w:t>
      </w:r>
      <w:r w:rsidR="003672AD">
        <w:rPr>
          <w:rFonts w:ascii="Fb Fontext" w:hAnsi="Fb Fontext" w:hint="cs"/>
          <w:rtl/>
        </w:rPr>
        <w:t xml:space="preserve">יניחו לצידו </w:t>
      </w:r>
      <w:r w:rsidR="003672AD" w:rsidRPr="006F178A">
        <w:rPr>
          <w:rFonts w:ascii="Fb Fontext" w:hAnsi="Fb Fontext" w:hint="cs"/>
          <w:rtl/>
        </w:rPr>
        <w:t>ס</w:t>
      </w:r>
      <w:r w:rsidR="003672AD" w:rsidRPr="006F178A">
        <w:rPr>
          <w:rFonts w:ascii="Fb Fontext" w:hAnsi="Fb Fontext"/>
          <w:rtl/>
        </w:rPr>
        <w:t>"</w:t>
      </w:r>
      <w:r w:rsidR="003672AD" w:rsidRPr="006F178A">
        <w:rPr>
          <w:rFonts w:ascii="Fb Fontext" w:hAnsi="Fb Fontext" w:hint="cs"/>
          <w:rtl/>
        </w:rPr>
        <w:t>ת</w:t>
      </w:r>
      <w:r w:rsidR="003672AD">
        <w:rPr>
          <w:rFonts w:ascii="Fb Fontext" w:hAnsi="Fb Fontext" w:hint="cs"/>
          <w:rtl/>
        </w:rPr>
        <w:t xml:space="preserve">, </w:t>
      </w:r>
      <w:r w:rsidR="003672AD" w:rsidRPr="00CB5BF9">
        <w:rPr>
          <w:rStyle w:val="affc"/>
          <w:rFonts w:hint="cs"/>
          <w:rtl/>
        </w:rPr>
        <w:t>ש</w:t>
      </w:r>
      <w:r w:rsidR="003672AD">
        <w:rPr>
          <w:rStyle w:val="affc"/>
          <w:rFonts w:hint="cs"/>
          <w:rtl/>
        </w:rPr>
        <w:t xml:space="preserve">רבו </w:t>
      </w:r>
      <w:r w:rsidR="003672AD" w:rsidRPr="00CB5BF9">
        <w:rPr>
          <w:rStyle w:val="affc"/>
          <w:rFonts w:hint="cs"/>
          <w:rtl/>
        </w:rPr>
        <w:t>סבר</w:t>
      </w:r>
      <w:r w:rsidR="003672AD">
        <w:rPr>
          <w:rFonts w:ascii="Fb Fontext" w:hAnsi="Fb Fontext" w:hint="cs"/>
          <w:rtl/>
        </w:rPr>
        <w:t xml:space="preserve"> לאסור.</w:t>
      </w:r>
    </w:p>
    <w:p w14:paraId="595211B5" w14:textId="586CEF99" w:rsidR="00E31AD5" w:rsidRDefault="003672AD" w:rsidP="000C1FEC">
      <w:pPr>
        <w:pStyle w:val="36"/>
        <w:framePr w:wrap="notBeside"/>
        <w:rPr>
          <w:rtl/>
        </w:rPr>
      </w:pPr>
      <w:r w:rsidRPr="000C1FEC">
        <w:rPr>
          <w:rFonts w:hint="cs"/>
          <w:rtl/>
        </w:rPr>
        <w:t>ואמר ריב"א</w:t>
      </w:r>
      <w:r w:rsidR="00E31AD5">
        <w:rPr>
          <w:rtl/>
        </w:rPr>
        <w:t>:</w:t>
      </w:r>
    </w:p>
    <w:p w14:paraId="0B0A871D" w14:textId="48FAD1DE" w:rsidR="0089324E" w:rsidRDefault="003672AD" w:rsidP="008F704C">
      <w:pPr>
        <w:spacing w:after="60"/>
        <w:rPr>
          <w:rtl/>
        </w:rPr>
      </w:pPr>
      <w:r>
        <w:rPr>
          <w:rFonts w:ascii="Fb Fontext" w:hAnsi="Fb Fontext" w:hint="cs"/>
          <w:sz w:val="20"/>
          <w:rtl/>
        </w:rPr>
        <w:t>שיכולים לשלול הקרע מיד</w:t>
      </w:r>
      <w:r w:rsidR="0089324E" w:rsidRPr="006F178A">
        <w:rPr>
          <w:rFonts w:ascii="Fb Fontext" w:hAnsi="Fb Fontext"/>
          <w:sz w:val="20"/>
          <w:rtl/>
        </w:rPr>
        <w:t xml:space="preserve"> שהחזירו </w:t>
      </w:r>
      <w:r>
        <w:rPr>
          <w:rFonts w:ascii="Fb Fontext" w:hAnsi="Fb Fontext" w:hint="cs"/>
          <w:sz w:val="20"/>
          <w:rtl/>
        </w:rPr>
        <w:t>מ</w:t>
      </w:r>
      <w:r w:rsidR="0089324E" w:rsidRPr="006F178A">
        <w:rPr>
          <w:rFonts w:ascii="Fb Fontext" w:hAnsi="Fb Fontext"/>
          <w:sz w:val="20"/>
          <w:rtl/>
        </w:rPr>
        <w:t>המטה</w:t>
      </w:r>
      <w:r>
        <w:rPr>
          <w:rFonts w:ascii="Fb Fontext" w:hAnsi="Fb Fontext" w:hint="cs"/>
          <w:sz w:val="20"/>
          <w:rtl/>
        </w:rPr>
        <w:t>.</w:t>
      </w:r>
    </w:p>
    <w:p w14:paraId="15A89B09" w14:textId="46BB1707" w:rsidR="00D05E9C" w:rsidRPr="006F178A" w:rsidRDefault="00D05E9C" w:rsidP="009C137D">
      <w:pPr>
        <w:pStyle w:val="afffff2"/>
        <w:rPr>
          <w:rtl/>
        </w:rPr>
      </w:pPr>
      <w:r>
        <w:rPr>
          <w:rFonts w:hint="cs"/>
          <w:rtl/>
        </w:rPr>
        <w:t xml:space="preserve">דברי הספד </w:t>
      </w:r>
      <w:r w:rsidR="009C137D">
        <w:rPr>
          <w:rFonts w:hint="cs"/>
          <w:rtl/>
        </w:rPr>
        <w:t>אצל אמוראים</w:t>
      </w:r>
    </w:p>
    <w:p w14:paraId="2DEE0927" w14:textId="77777777" w:rsidR="0089324E" w:rsidRPr="006F178A" w:rsidRDefault="0089324E" w:rsidP="00800D78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כה:</w:t>
      </w:r>
    </w:p>
    <w:p w14:paraId="1B34CE61" w14:textId="6C25A181" w:rsidR="00E31AD5" w:rsidRDefault="009C137D" w:rsidP="007B5297">
      <w:pPr>
        <w:pStyle w:val="36"/>
        <w:framePr w:wrap="notBeside"/>
        <w:rPr>
          <w:rtl/>
        </w:rPr>
      </w:pPr>
      <w:r>
        <w:rPr>
          <w:rFonts w:hint="cs"/>
          <w:rtl/>
        </w:rPr>
        <w:t>א</w:t>
      </w:r>
      <w:r w:rsidR="00E31AD5">
        <w:rPr>
          <w:rFonts w:hint="cs"/>
          <w:rtl/>
        </w:rPr>
        <w:t>.</w:t>
      </w:r>
    </w:p>
    <w:p w14:paraId="1FE1D7B0" w14:textId="13861DE0" w:rsidR="0089324E" w:rsidRPr="006F178A" w:rsidRDefault="0089324E" w:rsidP="00164685">
      <w:pPr>
        <w:rPr>
          <w:rtl/>
        </w:rPr>
      </w:pPr>
      <w:r w:rsidRPr="006E3034">
        <w:rPr>
          <w:rStyle w:val="affc"/>
          <w:rFonts w:hint="cs"/>
          <w:rtl/>
        </w:rPr>
        <w:t>כשנפטרו רבר</w:t>
      </w:r>
      <w:r w:rsidRPr="006E3034">
        <w:rPr>
          <w:rStyle w:val="affc"/>
          <w:rtl/>
        </w:rPr>
        <w:t>"</w:t>
      </w:r>
      <w:r w:rsidRPr="006E3034">
        <w:rPr>
          <w:rStyle w:val="affc"/>
          <w:rFonts w:hint="cs"/>
          <w:rtl/>
        </w:rPr>
        <w:t>ה ור</w:t>
      </w:r>
      <w:r w:rsidRPr="006E3034">
        <w:rPr>
          <w:rStyle w:val="affc"/>
          <w:rtl/>
        </w:rPr>
        <w:t>"</w:t>
      </w:r>
      <w:r w:rsidRPr="006E3034">
        <w:rPr>
          <w:rStyle w:val="affc"/>
          <w:rFonts w:hint="cs"/>
          <w:rtl/>
        </w:rPr>
        <w:t>ה</w:t>
      </w:r>
      <w:r w:rsidRPr="006F178A">
        <w:rPr>
          <w:rFonts w:ascii="Fb Fontext" w:hAnsi="Fb Fontext" w:hint="cs"/>
          <w:rtl/>
        </w:rPr>
        <w:t xml:space="preserve"> </w:t>
      </w:r>
      <w:r w:rsidRPr="006E3034">
        <w:rPr>
          <w:rStyle w:val="affe"/>
          <w:rFonts w:hint="cs"/>
          <w:rtl/>
        </w:rPr>
        <w:t xml:space="preserve">העלום </w:t>
      </w:r>
      <w:r w:rsidR="003672AD" w:rsidRPr="006E3034">
        <w:rPr>
          <w:rStyle w:val="affe"/>
          <w:rFonts w:hint="cs"/>
          <w:rtl/>
        </w:rPr>
        <w:t>לא"י,</w:t>
      </w:r>
      <w:r w:rsidR="003672AD" w:rsidRPr="006E3034">
        <w:rPr>
          <w:rStyle w:val="affe"/>
          <w:rtl/>
        </w:rPr>
        <w:t xml:space="preserve"> </w:t>
      </w:r>
      <w:r w:rsidR="003672AD" w:rsidRPr="006E3034">
        <w:rPr>
          <w:rStyle w:val="affe"/>
          <w:rFonts w:hint="cs"/>
          <w:rtl/>
        </w:rPr>
        <w:t>וב</w:t>
      </w:r>
      <w:r w:rsidRPr="006E3034">
        <w:rPr>
          <w:rStyle w:val="affe"/>
          <w:rFonts w:hint="cs"/>
          <w:rtl/>
        </w:rPr>
        <w:t>גשר</w:t>
      </w:r>
      <w:r w:rsidR="003672AD" w:rsidRPr="006E3034">
        <w:rPr>
          <w:rStyle w:val="affe"/>
          <w:rFonts w:hint="cs"/>
          <w:rtl/>
        </w:rPr>
        <w:t xml:space="preserve"> הצר</w:t>
      </w:r>
      <w:r w:rsidRPr="006E3034">
        <w:rPr>
          <w:rStyle w:val="affe"/>
          <w:rFonts w:hint="cs"/>
          <w:rtl/>
        </w:rPr>
        <w:t xml:space="preserve"> נעמדו הגמלים</w:t>
      </w:r>
      <w:r w:rsidR="003672AD">
        <w:rPr>
          <w:rFonts w:ascii="Fb Fontext" w:hAnsi="Fb Fontext" w:hint="cs"/>
          <w:rtl/>
        </w:rPr>
        <w:t>,</w:t>
      </w:r>
    </w:p>
    <w:p w14:paraId="4A9BA9E2" w14:textId="7B8037B3" w:rsidR="0089324E" w:rsidRPr="006F178A" w:rsidRDefault="00FB1CA2" w:rsidP="00164685">
      <w:pPr>
        <w:pStyle w:val="affd"/>
        <w:rPr>
          <w:rtl/>
        </w:rPr>
      </w:pPr>
      <w:r w:rsidRPr="00D54BA1">
        <w:rPr>
          <w:rFonts w:cs="PFT_Frank" w:hint="cs"/>
          <w:b/>
          <w:bCs/>
          <w:szCs w:val="10"/>
          <w:rtl/>
        </w:rPr>
        <w:t>וכשישמעאלי</w:t>
      </w:r>
      <w:r w:rsidR="0089324E" w:rsidRPr="006F178A">
        <w:rPr>
          <w:rFonts w:hint="cs"/>
          <w:rtl/>
        </w:rPr>
        <w:t xml:space="preserve"> אמר </w:t>
      </w:r>
      <w:r>
        <w:rPr>
          <w:rStyle w:val="affc"/>
          <w:rFonts w:hint="cs"/>
          <w:rtl/>
        </w:rPr>
        <w:t>דינא ד</w:t>
      </w:r>
      <w:r w:rsidRPr="00CB5BF9">
        <w:rPr>
          <w:rStyle w:val="affc"/>
          <w:rFonts w:hint="cs"/>
          <w:rtl/>
        </w:rPr>
        <w:t>רבר</w:t>
      </w:r>
      <w:r w:rsidRPr="00CB5BF9">
        <w:rPr>
          <w:rStyle w:val="affc"/>
          <w:rtl/>
        </w:rPr>
        <w:t>"</w:t>
      </w:r>
      <w:r w:rsidRPr="00CB5BF9">
        <w:rPr>
          <w:rStyle w:val="affc"/>
          <w:rFonts w:hint="cs"/>
          <w:rtl/>
        </w:rPr>
        <w:t>ה</w:t>
      </w:r>
      <w:r w:rsidR="0089324E" w:rsidRPr="006F178A">
        <w:rPr>
          <w:rtl/>
        </w:rPr>
        <w:t xml:space="preserve"> </w:t>
      </w:r>
      <w:r w:rsidR="002D2494">
        <w:rPr>
          <w:rFonts w:hint="cs"/>
          <w:rtl/>
        </w:rPr>
        <w:t xml:space="preserve">- </w:t>
      </w:r>
      <w:r>
        <w:rPr>
          <w:rFonts w:hint="cs"/>
          <w:rtl/>
        </w:rPr>
        <w:t>עבר</w:t>
      </w:r>
      <w:r w:rsidR="0089324E" w:rsidRPr="006F178A">
        <w:rPr>
          <w:rtl/>
        </w:rPr>
        <w:t xml:space="preserve"> גמל</w:t>
      </w:r>
      <w:r>
        <w:rPr>
          <w:rFonts w:hint="cs"/>
          <w:rtl/>
        </w:rPr>
        <w:t>ו, ונש</w:t>
      </w:r>
      <w:r w:rsidR="0089324E" w:rsidRPr="006F178A">
        <w:rPr>
          <w:rtl/>
        </w:rPr>
        <w:t>ר</w:t>
      </w:r>
      <w:r>
        <w:rPr>
          <w:rFonts w:hint="cs"/>
          <w:rtl/>
        </w:rPr>
        <w:t>ו</w:t>
      </w:r>
      <w:r w:rsidR="0089324E" w:rsidRPr="006F178A">
        <w:rPr>
          <w:rtl/>
        </w:rPr>
        <w:t xml:space="preserve"> ש</w:t>
      </w:r>
      <w:r>
        <w:rPr>
          <w:rFonts w:hint="cs"/>
          <w:rtl/>
        </w:rPr>
        <w:t>י</w:t>
      </w:r>
      <w:r w:rsidR="0089324E" w:rsidRPr="006F178A">
        <w:rPr>
          <w:rtl/>
        </w:rPr>
        <w:t>נ</w:t>
      </w:r>
      <w:r>
        <w:rPr>
          <w:rFonts w:hint="cs"/>
          <w:rtl/>
        </w:rPr>
        <w:t xml:space="preserve">י </w:t>
      </w:r>
      <w:r>
        <w:rPr>
          <w:rStyle w:val="affe"/>
          <w:rFonts w:hint="cs"/>
          <w:rtl/>
        </w:rPr>
        <w:t>י</w:t>
      </w:r>
      <w:r w:rsidRPr="006E3034">
        <w:rPr>
          <w:rStyle w:val="affe"/>
          <w:rFonts w:hint="cs"/>
          <w:rtl/>
        </w:rPr>
        <w:t>שמעאלי</w:t>
      </w:r>
      <w:r>
        <w:rPr>
          <w:rFonts w:hint="cs"/>
          <w:rtl/>
        </w:rPr>
        <w:t>.</w:t>
      </w:r>
    </w:p>
    <w:p w14:paraId="015B9AB6" w14:textId="0B55F7D6" w:rsidR="0089324E" w:rsidRDefault="00FB1CA2" w:rsidP="00164685">
      <w:pPr>
        <w:pStyle w:val="affd"/>
        <w:rPr>
          <w:rtl/>
        </w:rPr>
      </w:pPr>
      <w:r w:rsidRPr="006E3034">
        <w:rPr>
          <w:rStyle w:val="affc"/>
          <w:rFonts w:hint="cs"/>
          <w:rtl/>
        </w:rPr>
        <w:t>הספידו</w:t>
      </w:r>
      <w:r w:rsidR="0089324E" w:rsidRPr="006E3034">
        <w:rPr>
          <w:rStyle w:val="affc"/>
          <w:rtl/>
        </w:rPr>
        <w:t xml:space="preserve"> ינוקא</w:t>
      </w:r>
      <w:r w:rsidR="0089324E" w:rsidRPr="006F178A">
        <w:rPr>
          <w:rtl/>
        </w:rPr>
        <w:t xml:space="preserve">: </w:t>
      </w:r>
      <w:r w:rsidR="0089324E" w:rsidRPr="00D54BA1">
        <w:rPr>
          <w:rFonts w:cs="PFT_Frank"/>
          <w:b/>
          <w:bCs/>
          <w:szCs w:val="10"/>
          <w:rtl/>
        </w:rPr>
        <w:t>גזע</w:t>
      </w:r>
      <w:r w:rsidR="0089324E" w:rsidRPr="006F178A">
        <w:rPr>
          <w:rtl/>
        </w:rPr>
        <w:t xml:space="preserve"> ישישים עלה ע</w:t>
      </w:r>
      <w:r>
        <w:rPr>
          <w:rFonts w:hint="cs"/>
          <w:rtl/>
        </w:rPr>
        <w:t>ם</w:t>
      </w:r>
      <w:r w:rsidR="0089324E" w:rsidRPr="006F178A">
        <w:rPr>
          <w:rtl/>
        </w:rPr>
        <w:t xml:space="preserve"> ספר מלחמות</w:t>
      </w:r>
      <w:r>
        <w:rPr>
          <w:rFonts w:hint="cs"/>
          <w:rtl/>
        </w:rPr>
        <w:t xml:space="preserve">, </w:t>
      </w:r>
      <w:r w:rsidRPr="00D54BA1">
        <w:rPr>
          <w:rFonts w:cs="PFT_Frank" w:hint="cs"/>
          <w:b/>
          <w:bCs/>
          <w:szCs w:val="10"/>
          <w:rtl/>
        </w:rPr>
        <w:t>קללות</w:t>
      </w:r>
      <w:r w:rsidR="0089324E" w:rsidRPr="006F178A">
        <w:rPr>
          <w:rtl/>
        </w:rPr>
        <w:t xml:space="preserve"> הוכפלו</w:t>
      </w:r>
      <w:r w:rsidR="00F901A4">
        <w:rPr>
          <w:rFonts w:hint="cs"/>
          <w:rtl/>
        </w:rPr>
        <w:t xml:space="preserve"> משבר שנער</w:t>
      </w:r>
    </w:p>
    <w:p w14:paraId="7CB3551E" w14:textId="59B18AAC" w:rsidR="0089324E" w:rsidRPr="006F178A" w:rsidRDefault="0089324E" w:rsidP="00164685">
      <w:pPr>
        <w:pStyle w:val="affd"/>
        <w:rPr>
          <w:rtl/>
        </w:rPr>
      </w:pPr>
      <w:r w:rsidRPr="00D54BA1">
        <w:rPr>
          <w:rFonts w:cs="PFT_Frank"/>
          <w:b/>
          <w:bCs/>
          <w:szCs w:val="10"/>
          <w:rtl/>
        </w:rPr>
        <w:t>קצף</w:t>
      </w:r>
      <w:r w:rsidRPr="006F178A">
        <w:rPr>
          <w:rtl/>
        </w:rPr>
        <w:t xml:space="preserve"> על עולמו וחמס נפשות ושמח בהם ככלה</w:t>
      </w:r>
      <w:r w:rsidR="00F901A4">
        <w:rPr>
          <w:rFonts w:hint="cs"/>
          <w:rtl/>
        </w:rPr>
        <w:t xml:space="preserve">, </w:t>
      </w:r>
      <w:r w:rsidR="00F901A4" w:rsidRPr="00D54BA1">
        <w:rPr>
          <w:rFonts w:cs="PFT_Frank" w:hint="cs"/>
          <w:b/>
          <w:bCs/>
          <w:szCs w:val="10"/>
          <w:rtl/>
        </w:rPr>
        <w:t>ו</w:t>
      </w:r>
      <w:r w:rsidRPr="00D54BA1">
        <w:rPr>
          <w:rFonts w:cs="PFT_Frank"/>
          <w:b/>
          <w:bCs/>
          <w:szCs w:val="10"/>
          <w:rtl/>
        </w:rPr>
        <w:t>שש</w:t>
      </w:r>
      <w:r w:rsidRPr="006F178A">
        <w:rPr>
          <w:rtl/>
        </w:rPr>
        <w:t xml:space="preserve"> בבא אליו נפש נקי וצדיק.</w:t>
      </w:r>
    </w:p>
    <w:p w14:paraId="5BE8F742" w14:textId="3B202AEF" w:rsidR="00E31AD5" w:rsidRDefault="009C137D" w:rsidP="00406B01">
      <w:pPr>
        <w:pStyle w:val="36"/>
        <w:framePr w:wrap="notBeside"/>
        <w:rPr>
          <w:rtl/>
        </w:rPr>
      </w:pPr>
      <w:r>
        <w:rPr>
          <w:rFonts w:hint="cs"/>
          <w:rtl/>
        </w:rPr>
        <w:t>ב</w:t>
      </w:r>
      <w:r w:rsidR="0033668C">
        <w:rPr>
          <w:rFonts w:hint="cs"/>
          <w:rtl/>
        </w:rPr>
        <w:t xml:space="preserve">. </w:t>
      </w:r>
      <w:r w:rsidR="00F901A4" w:rsidRPr="00406B01">
        <w:rPr>
          <w:rFonts w:hint="cs"/>
          <w:rtl/>
        </w:rPr>
        <w:t>כשנפטר</w:t>
      </w:r>
      <w:r w:rsidR="0089324E" w:rsidRPr="00406B01">
        <w:rPr>
          <w:rtl/>
        </w:rPr>
        <w:t xml:space="preserve"> רבינא </w:t>
      </w:r>
      <w:r w:rsidR="00F901A4" w:rsidRPr="00406B01">
        <w:rPr>
          <w:rFonts w:hint="cs"/>
          <w:rtl/>
        </w:rPr>
        <w:t>הספיד</w:t>
      </w:r>
      <w:r w:rsidR="00E31AD5">
        <w:rPr>
          <w:rtl/>
        </w:rPr>
        <w:t>:</w:t>
      </w:r>
    </w:p>
    <w:p w14:paraId="18877A6D" w14:textId="18CBC248" w:rsidR="0089324E" w:rsidRPr="00406B01" w:rsidRDefault="00F901A4" w:rsidP="00406B01">
      <w:pPr>
        <w:rPr>
          <w:rStyle w:val="affe"/>
          <w:rtl/>
        </w:rPr>
      </w:pPr>
      <w:r w:rsidRPr="00D54BA1">
        <w:rPr>
          <w:rStyle w:val="affe"/>
          <w:rFonts w:cs="PFT_Frank" w:hint="cs"/>
          <w:b/>
          <w:bCs/>
          <w:szCs w:val="10"/>
          <w:rtl/>
        </w:rPr>
        <w:t>ת</w:t>
      </w:r>
      <w:r w:rsidR="0089324E" w:rsidRPr="00D54BA1">
        <w:rPr>
          <w:rStyle w:val="affe"/>
          <w:rFonts w:cs="PFT_Frank"/>
          <w:b/>
          <w:bCs/>
          <w:szCs w:val="10"/>
          <w:rtl/>
        </w:rPr>
        <w:t>מרים</w:t>
      </w:r>
      <w:r w:rsidR="0089324E" w:rsidRPr="006E3034">
        <w:rPr>
          <w:rStyle w:val="affe"/>
          <w:rtl/>
        </w:rPr>
        <w:t xml:space="preserve"> הניעו ראש על צדיק כתמר</w:t>
      </w:r>
      <w:r w:rsidR="0089324E" w:rsidRPr="00F901A4">
        <w:rPr>
          <w:rtl/>
        </w:rPr>
        <w:t>,</w:t>
      </w:r>
      <w:r w:rsidRPr="00406B01">
        <w:rPr>
          <w:rStyle w:val="affe"/>
          <w:rFonts w:hint="cs"/>
          <w:rtl/>
        </w:rPr>
        <w:t xml:space="preserve"> </w:t>
      </w:r>
      <w:r w:rsidR="0089324E" w:rsidRPr="00D54BA1">
        <w:rPr>
          <w:rStyle w:val="affe"/>
          <w:rFonts w:cs="PFT_Frank"/>
          <w:b/>
          <w:bCs/>
          <w:szCs w:val="10"/>
          <w:rtl/>
        </w:rPr>
        <w:t>נשים</w:t>
      </w:r>
      <w:r w:rsidR="0089324E" w:rsidRPr="00406B01">
        <w:rPr>
          <w:rStyle w:val="affe"/>
          <w:rtl/>
        </w:rPr>
        <w:t xml:space="preserve"> לילות כימים על משים לילות כימים.</w:t>
      </w:r>
    </w:p>
    <w:p w14:paraId="3944731D" w14:textId="77777777" w:rsidR="00E31AD5" w:rsidRDefault="009C137D" w:rsidP="008B55FA">
      <w:pPr>
        <w:pStyle w:val="36"/>
        <w:framePr w:wrap="notBeside"/>
        <w:rPr>
          <w:rtl/>
        </w:rPr>
      </w:pPr>
      <w:r>
        <w:rPr>
          <w:rFonts w:hint="cs"/>
          <w:rtl/>
        </w:rPr>
        <w:t>ג.</w:t>
      </w:r>
      <w:r w:rsidR="00F00EE3">
        <w:rPr>
          <w:rFonts w:hint="cs"/>
          <w:rtl/>
        </w:rPr>
        <w:t xml:space="preserve"> </w:t>
      </w:r>
      <w:r w:rsidR="0089324E" w:rsidRPr="008B55FA">
        <w:rPr>
          <w:rtl/>
        </w:rPr>
        <w:t xml:space="preserve">בר קיפוק </w:t>
      </w:r>
      <w:r w:rsidR="00F901A4" w:rsidRPr="008B55FA">
        <w:rPr>
          <w:rFonts w:hint="cs"/>
          <w:rtl/>
        </w:rPr>
        <w:t>ל</w:t>
      </w:r>
      <w:r w:rsidR="0033668C">
        <w:rPr>
          <w:rFonts w:hint="cs"/>
          <w:rtl/>
        </w:rPr>
        <w:t>ר"א</w:t>
      </w:r>
      <w:r w:rsidR="00F901A4" w:rsidRPr="008B55FA">
        <w:rPr>
          <w:rFonts w:hint="cs"/>
          <w:rtl/>
        </w:rPr>
        <w:t>,</w:t>
      </w:r>
      <w:r w:rsidR="00E31AD5">
        <w:rPr>
          <w:rtl/>
        </w:rPr>
        <w:t>:</w:t>
      </w:r>
    </w:p>
    <w:p w14:paraId="5B3657CB" w14:textId="4777BB50" w:rsidR="005D74AE" w:rsidRDefault="0089324E" w:rsidP="008B55FA">
      <w:pPr>
        <w:pStyle w:val="affd"/>
        <w:rPr>
          <w:rtl/>
        </w:rPr>
      </w:pPr>
      <w:r w:rsidRPr="00D54BA1">
        <w:rPr>
          <w:rFonts w:cs="PFT_Frank"/>
          <w:b/>
          <w:bCs/>
          <w:szCs w:val="10"/>
          <w:rtl/>
        </w:rPr>
        <w:t>אם</w:t>
      </w:r>
      <w:r w:rsidRPr="006F178A">
        <w:rPr>
          <w:rtl/>
        </w:rPr>
        <w:t xml:space="preserve"> בארזים שלהבת - מה יעשו איזובי קיר, </w:t>
      </w:r>
      <w:r w:rsidRPr="00D54BA1">
        <w:rPr>
          <w:rFonts w:cs="PFT_Frank"/>
          <w:b/>
          <w:bCs/>
          <w:szCs w:val="10"/>
          <w:rtl/>
        </w:rPr>
        <w:t>לויתן</w:t>
      </w:r>
      <w:r w:rsidRPr="006F178A">
        <w:rPr>
          <w:rtl/>
        </w:rPr>
        <w:t xml:space="preserve"> בחכה - מה יעשו דגי רקק,</w:t>
      </w:r>
    </w:p>
    <w:p w14:paraId="317C7567" w14:textId="5A571E68" w:rsidR="008B55FA" w:rsidRPr="008B55FA" w:rsidRDefault="0089324E" w:rsidP="008B55FA">
      <w:pPr>
        <w:pStyle w:val="affd"/>
        <w:rPr>
          <w:rStyle w:val="affc"/>
          <w:rFonts w:ascii="BA Fontov Regular" w:hAnsi="BA Fontov Regular" w:cs="FrankRuehl"/>
          <w:b w:val="0"/>
          <w:bCs w:val="0"/>
          <w:szCs w:val="14"/>
          <w:rtl/>
        </w:rPr>
      </w:pPr>
      <w:r w:rsidRPr="00D54BA1">
        <w:rPr>
          <w:rFonts w:cs="PFT_Frank"/>
          <w:b/>
          <w:bCs/>
          <w:szCs w:val="10"/>
          <w:rtl/>
        </w:rPr>
        <w:t>בנחל</w:t>
      </w:r>
      <w:r w:rsidRPr="006F178A">
        <w:rPr>
          <w:rtl/>
        </w:rPr>
        <w:t xml:space="preserve"> שוטף חכה - מה יעשו מי גבים.</w:t>
      </w:r>
    </w:p>
    <w:p w14:paraId="0800B452" w14:textId="34985B59" w:rsidR="00E31AD5" w:rsidRDefault="009C137D" w:rsidP="008B55FA">
      <w:pPr>
        <w:pStyle w:val="36"/>
        <w:framePr w:wrap="notBeside"/>
        <w:rPr>
          <w:rtl/>
        </w:rPr>
      </w:pPr>
      <w:r>
        <w:rPr>
          <w:rFonts w:hint="cs"/>
          <w:rtl/>
        </w:rPr>
        <w:t>ד</w:t>
      </w:r>
      <w:r w:rsidR="00F00EE3">
        <w:rPr>
          <w:rFonts w:hint="cs"/>
          <w:rtl/>
        </w:rPr>
        <w:t xml:space="preserve">. </w:t>
      </w:r>
      <w:r w:rsidR="0089324E" w:rsidRPr="008B55FA">
        <w:rPr>
          <w:rtl/>
        </w:rPr>
        <w:t>בר אבין</w:t>
      </w:r>
      <w:r w:rsidR="00F901A4" w:rsidRPr="008B55FA">
        <w:rPr>
          <w:rFonts w:hint="cs"/>
          <w:rtl/>
        </w:rPr>
        <w:t>, אספידך</w:t>
      </w:r>
      <w:r w:rsidR="00E31AD5">
        <w:rPr>
          <w:rtl/>
        </w:rPr>
        <w:t>:</w:t>
      </w:r>
    </w:p>
    <w:p w14:paraId="563BADE2" w14:textId="14291B15" w:rsidR="0089324E" w:rsidRPr="006F178A" w:rsidRDefault="0089324E" w:rsidP="00164685">
      <w:pPr>
        <w:pStyle w:val="affd"/>
        <w:rPr>
          <w:rtl/>
        </w:rPr>
      </w:pPr>
      <w:r w:rsidRPr="00D54BA1">
        <w:rPr>
          <w:rFonts w:cs="PFT_Frank"/>
          <w:b/>
          <w:bCs/>
          <w:szCs w:val="10"/>
          <w:rtl/>
        </w:rPr>
        <w:t>בכו</w:t>
      </w:r>
      <w:r w:rsidRPr="006F178A">
        <w:rPr>
          <w:rtl/>
        </w:rPr>
        <w:t xml:space="preserve"> לאבלים ולא לאבידה, </w:t>
      </w:r>
      <w:r w:rsidR="00F901A4">
        <w:rPr>
          <w:rtl/>
        </w:rPr>
        <w:tab/>
      </w:r>
      <w:r w:rsidR="00F901A4">
        <w:rPr>
          <w:rtl/>
        </w:rPr>
        <w:tab/>
      </w:r>
      <w:r w:rsidRPr="006F178A">
        <w:rPr>
          <w:rtl/>
        </w:rPr>
        <w:t>שהיא למנוחה ואנו לאנחה.</w:t>
      </w:r>
    </w:p>
    <w:p w14:paraId="3DC98AE3" w14:textId="7FD36BB1" w:rsidR="00E31AD5" w:rsidRDefault="00F00EE3" w:rsidP="008B55FA">
      <w:pPr>
        <w:pStyle w:val="36"/>
        <w:framePr w:wrap="notBeside"/>
        <w:rPr>
          <w:rtl/>
        </w:rPr>
      </w:pPr>
      <w:r>
        <w:rPr>
          <w:rFonts w:hint="cs"/>
          <w:rtl/>
        </w:rPr>
        <w:t xml:space="preserve"> </w:t>
      </w:r>
      <w:r w:rsidR="008B55FA" w:rsidRPr="008B55FA">
        <w:rPr>
          <w:rFonts w:hint="cs"/>
          <w:rtl/>
        </w:rPr>
        <w:t xml:space="preserve">התפלל </w:t>
      </w:r>
      <w:r w:rsidR="008B55FA" w:rsidRPr="008B55FA">
        <w:rPr>
          <w:rtl/>
        </w:rPr>
        <w:t>בר אבין</w:t>
      </w:r>
      <w:r w:rsidR="00E31AD5">
        <w:rPr>
          <w:rtl/>
        </w:rPr>
        <w:t>:</w:t>
      </w:r>
    </w:p>
    <w:p w14:paraId="3792D8A9" w14:textId="6D5DAD2D" w:rsidR="0089324E" w:rsidRPr="006F178A" w:rsidRDefault="0089324E" w:rsidP="008809DF">
      <w:pPr>
        <w:pStyle w:val="affd"/>
        <w:rPr>
          <w:rtl/>
        </w:rPr>
      </w:pPr>
      <w:r w:rsidRPr="00D54BA1">
        <w:rPr>
          <w:rFonts w:cs="PFT_Frank"/>
          <w:b/>
          <w:bCs/>
          <w:szCs w:val="10"/>
          <w:rtl/>
        </w:rPr>
        <w:t>כש</w:t>
      </w:r>
      <w:r w:rsidR="00F901A4" w:rsidRPr="00D54BA1">
        <w:rPr>
          <w:rFonts w:cs="PFT_Frank" w:hint="cs"/>
          <w:b/>
          <w:bCs/>
          <w:szCs w:val="10"/>
          <w:rtl/>
        </w:rPr>
        <w:t xml:space="preserve">חידקל </w:t>
      </w:r>
      <w:r w:rsidRPr="00D54BA1">
        <w:rPr>
          <w:rFonts w:cs="PFT_Frank"/>
          <w:b/>
          <w:bCs/>
          <w:szCs w:val="10"/>
          <w:rtl/>
        </w:rPr>
        <w:t>ה</w:t>
      </w:r>
      <w:r w:rsidR="00F901A4" w:rsidRPr="00D54BA1">
        <w:rPr>
          <w:rFonts w:cs="PFT_Frank" w:hint="cs"/>
          <w:b/>
          <w:bCs/>
          <w:szCs w:val="10"/>
          <w:rtl/>
        </w:rPr>
        <w:t>ציף</w:t>
      </w:r>
      <w:r w:rsidRPr="006F178A">
        <w:rPr>
          <w:rtl/>
        </w:rPr>
        <w:t xml:space="preserve"> </w:t>
      </w:r>
      <w:r w:rsidR="008B55FA" w:rsidRPr="00D54BA1">
        <w:rPr>
          <w:rFonts w:cs="PFT_Frank" w:hint="cs"/>
          <w:b/>
          <w:bCs/>
          <w:szCs w:val="10"/>
          <w:rtl/>
        </w:rPr>
        <w:t xml:space="preserve"> </w:t>
      </w:r>
      <w:r w:rsidRPr="00D54BA1">
        <w:rPr>
          <w:rFonts w:cs="PFT_Frank"/>
          <w:b/>
          <w:bCs/>
          <w:szCs w:val="10"/>
          <w:rtl/>
        </w:rPr>
        <w:t>באו</w:t>
      </w:r>
      <w:r w:rsidRPr="006F178A">
        <w:rPr>
          <w:rtl/>
        </w:rPr>
        <w:t xml:space="preserve"> רוב שלישית</w:t>
      </w:r>
      <w:r w:rsidR="00F901A4">
        <w:rPr>
          <w:rFonts w:hint="cs"/>
          <w:rtl/>
        </w:rPr>
        <w:t xml:space="preserve"> [ישראל]</w:t>
      </w:r>
      <w:r w:rsidRPr="006F178A">
        <w:rPr>
          <w:rtl/>
        </w:rPr>
        <w:t xml:space="preserve"> במים, זכור ורחם.</w:t>
      </w:r>
      <w:r w:rsidR="008809DF">
        <w:rPr>
          <w:rFonts w:hint="cs"/>
          <w:rtl/>
        </w:rPr>
        <w:t xml:space="preserve"> </w:t>
      </w:r>
      <w:r w:rsidRPr="00D54BA1">
        <w:rPr>
          <w:rFonts w:cs="PFT_Frank"/>
          <w:b/>
          <w:bCs/>
          <w:szCs w:val="10"/>
          <w:rtl/>
        </w:rPr>
        <w:t>תעינו</w:t>
      </w:r>
      <w:r w:rsidRPr="006F178A">
        <w:rPr>
          <w:rtl/>
        </w:rPr>
        <w:t xml:space="preserve"> כאשה מבעלה, אל תזניחנו כאות מי מרה</w:t>
      </w:r>
      <w:r w:rsidR="00F901A4">
        <w:rPr>
          <w:rFonts w:hint="cs"/>
          <w:rtl/>
        </w:rPr>
        <w:t xml:space="preserve"> [סוטה].</w:t>
      </w:r>
    </w:p>
    <w:p w14:paraId="4472F699" w14:textId="1D0AA6DF" w:rsidR="00E31AD5" w:rsidRDefault="00984221" w:rsidP="008809DF">
      <w:pPr>
        <w:pStyle w:val="36"/>
        <w:framePr w:wrap="notBeside"/>
        <w:rPr>
          <w:rtl/>
        </w:rPr>
      </w:pPr>
      <w:r>
        <w:rPr>
          <w:rFonts w:hint="cs"/>
          <w:rtl/>
        </w:rPr>
        <w:t>ה</w:t>
      </w:r>
      <w:r w:rsidR="00F00EE3">
        <w:rPr>
          <w:rFonts w:hint="cs"/>
          <w:rtl/>
        </w:rPr>
        <w:t xml:space="preserve">. </w:t>
      </w:r>
      <w:r w:rsidR="008809DF" w:rsidRPr="008809DF">
        <w:rPr>
          <w:rFonts w:hint="cs"/>
          <w:rtl/>
        </w:rPr>
        <w:t>המספיד</w:t>
      </w:r>
      <w:r w:rsidR="00E31AD5">
        <w:rPr>
          <w:rFonts w:hint="cs"/>
          <w:rtl/>
        </w:rPr>
        <w:t>:</w:t>
      </w:r>
    </w:p>
    <w:p w14:paraId="53BF5EFD" w14:textId="3DE63B05" w:rsidR="0089324E" w:rsidRPr="008809DF" w:rsidRDefault="0089324E" w:rsidP="008809DF">
      <w:pPr>
        <w:pStyle w:val="affd"/>
        <w:rPr>
          <w:rFonts w:ascii="Fb Fontext" w:hAnsi="Fb Fontext"/>
          <w:sz w:val="20"/>
          <w:rtl/>
        </w:rPr>
      </w:pPr>
      <w:r w:rsidRPr="006E3034">
        <w:rPr>
          <w:rStyle w:val="affc"/>
          <w:rtl/>
        </w:rPr>
        <w:t>רבי חנין</w:t>
      </w:r>
      <w:r w:rsidR="00553196">
        <w:rPr>
          <w:rStyle w:val="affc"/>
          <w:rFonts w:hint="cs"/>
          <w:rtl/>
        </w:rPr>
        <w:t xml:space="preserve"> נפטר</w:t>
      </w:r>
      <w:r w:rsidRPr="006F178A">
        <w:rPr>
          <w:rtl/>
        </w:rPr>
        <w:t xml:space="preserve"> </w:t>
      </w:r>
      <w:r w:rsidR="00553196" w:rsidRPr="00D54BA1">
        <w:rPr>
          <w:rStyle w:val="affe"/>
          <w:rFonts w:cs="PFT_Frank" w:hint="cs"/>
          <w:b/>
          <w:bCs/>
          <w:szCs w:val="10"/>
          <w:rtl/>
        </w:rPr>
        <w:t xml:space="preserve">ביום לידת בנו ראשון, </w:t>
      </w:r>
      <w:r w:rsidRPr="00D54BA1">
        <w:rPr>
          <w:rFonts w:ascii="Fb Fontext" w:hAnsi="Fb Fontext" w:cs="PFT_Frank"/>
          <w:b/>
          <w:bCs/>
          <w:sz w:val="20"/>
          <w:szCs w:val="10"/>
          <w:rtl/>
        </w:rPr>
        <w:t>שמחה</w:t>
      </w:r>
      <w:r w:rsidRPr="006F178A">
        <w:rPr>
          <w:rFonts w:ascii="Fb Fontext" w:hAnsi="Fb Fontext"/>
          <w:sz w:val="20"/>
          <w:rtl/>
        </w:rPr>
        <w:t xml:space="preserve"> לתוגה, </w:t>
      </w:r>
      <w:r w:rsidRPr="00D54BA1">
        <w:rPr>
          <w:rFonts w:ascii="Fb Fontext" w:hAnsi="Fb Fontext" w:cs="PFT_Frank"/>
          <w:b/>
          <w:bCs/>
          <w:sz w:val="20"/>
          <w:szCs w:val="10"/>
          <w:rtl/>
        </w:rPr>
        <w:t>ששון</w:t>
      </w:r>
      <w:r w:rsidRPr="006F178A">
        <w:rPr>
          <w:rFonts w:ascii="Fb Fontext" w:hAnsi="Fb Fontext"/>
          <w:sz w:val="20"/>
          <w:rtl/>
        </w:rPr>
        <w:t xml:space="preserve"> ויגון</w:t>
      </w:r>
      <w:r w:rsidR="00553196">
        <w:rPr>
          <w:rFonts w:ascii="Fb Fontext" w:hAnsi="Fb Fontext" w:hint="cs"/>
          <w:sz w:val="20"/>
          <w:rtl/>
        </w:rPr>
        <w:t xml:space="preserve"> נדבקו</w:t>
      </w:r>
      <w:r w:rsidR="000A3852">
        <w:rPr>
          <w:rFonts w:ascii="Fb Fontext" w:hAnsi="Fb Fontext" w:hint="cs"/>
          <w:sz w:val="20"/>
          <w:rtl/>
        </w:rPr>
        <w:t>,</w:t>
      </w:r>
      <w:r w:rsidR="001762D9" w:rsidRPr="00D54BA1">
        <w:rPr>
          <w:rFonts w:ascii="Fb Fontext" w:hAnsi="Fb Fontext" w:cs="PFT_Frank" w:hint="cs"/>
          <w:b/>
          <w:bCs/>
          <w:sz w:val="20"/>
          <w:szCs w:val="10"/>
          <w:rtl/>
        </w:rPr>
        <w:t xml:space="preserve"> </w:t>
      </w:r>
      <w:r w:rsidR="00553196" w:rsidRPr="00D54BA1">
        <w:rPr>
          <w:rFonts w:ascii="Fb Fontext" w:hAnsi="Fb Fontext" w:cs="PFT_Frank" w:hint="cs"/>
          <w:b/>
          <w:bCs/>
          <w:sz w:val="20"/>
          <w:szCs w:val="10"/>
          <w:rtl/>
        </w:rPr>
        <w:t>ב</w:t>
      </w:r>
      <w:r w:rsidRPr="00D54BA1">
        <w:rPr>
          <w:rFonts w:ascii="Fb Fontext" w:hAnsi="Fb Fontext" w:cs="PFT_Frank"/>
          <w:b/>
          <w:bCs/>
          <w:sz w:val="20"/>
          <w:szCs w:val="10"/>
          <w:rtl/>
        </w:rPr>
        <w:t>שמחתו</w:t>
      </w:r>
      <w:r w:rsidRPr="006F178A">
        <w:rPr>
          <w:rFonts w:ascii="Fb Fontext" w:hAnsi="Fb Fontext"/>
          <w:sz w:val="20"/>
          <w:rtl/>
        </w:rPr>
        <w:t xml:space="preserve"> נאנח, </w:t>
      </w:r>
      <w:r w:rsidRPr="00D54BA1">
        <w:rPr>
          <w:rFonts w:ascii="Fb Fontext" w:hAnsi="Fb Fontext" w:cs="PFT_Frank"/>
          <w:b/>
          <w:bCs/>
          <w:sz w:val="20"/>
          <w:szCs w:val="10"/>
          <w:rtl/>
        </w:rPr>
        <w:t>בעת</w:t>
      </w:r>
      <w:r w:rsidRPr="006F178A">
        <w:rPr>
          <w:rFonts w:ascii="Fb Fontext" w:hAnsi="Fb Fontext"/>
          <w:sz w:val="20"/>
          <w:rtl/>
        </w:rPr>
        <w:t xml:space="preserve"> חנינתו אבד חנינו.</w:t>
      </w:r>
    </w:p>
    <w:p w14:paraId="364F3801" w14:textId="5C1E50F4" w:rsidR="00E31AD5" w:rsidRDefault="00984221" w:rsidP="008809DF">
      <w:pPr>
        <w:pStyle w:val="36"/>
        <w:framePr w:wrap="notBeside"/>
        <w:rPr>
          <w:rtl/>
        </w:rPr>
      </w:pPr>
      <w:r>
        <w:rPr>
          <w:rFonts w:hint="cs"/>
          <w:rtl/>
        </w:rPr>
        <w:t>ו</w:t>
      </w:r>
      <w:r w:rsidR="00D05E9C">
        <w:rPr>
          <w:rFonts w:hint="cs"/>
          <w:rtl/>
        </w:rPr>
        <w:t xml:space="preserve">. </w:t>
      </w:r>
      <w:r w:rsidR="000A3852" w:rsidRPr="008809DF">
        <w:rPr>
          <w:rFonts w:hint="cs"/>
          <w:rtl/>
        </w:rPr>
        <w:t xml:space="preserve">על </w:t>
      </w:r>
      <w:r w:rsidR="0089324E" w:rsidRPr="008809DF">
        <w:rPr>
          <w:rFonts w:hint="cs"/>
          <w:rtl/>
        </w:rPr>
        <w:t>ר</w:t>
      </w:r>
      <w:r w:rsidR="000449F9" w:rsidRPr="008809DF">
        <w:rPr>
          <w:rFonts w:hint="cs"/>
          <w:rtl/>
        </w:rPr>
        <w:t>בי יוחנן</w:t>
      </w:r>
      <w:r w:rsidR="00E31AD5">
        <w:rPr>
          <w:rFonts w:hint="cs"/>
          <w:rtl/>
        </w:rPr>
        <w:t>:</w:t>
      </w:r>
    </w:p>
    <w:p w14:paraId="655F2003" w14:textId="77777777" w:rsidR="004E0BA3" w:rsidRDefault="0089324E" w:rsidP="00164685">
      <w:pPr>
        <w:rPr>
          <w:rFonts w:ascii="Fb Fontext" w:hAnsi="Fb Fontext"/>
          <w:rtl/>
        </w:rPr>
      </w:pPr>
      <w:r w:rsidRPr="00D54BA1">
        <w:rPr>
          <w:rStyle w:val="affe"/>
          <w:rFonts w:cs="PFT_Frank"/>
          <w:b/>
          <w:bCs/>
          <w:szCs w:val="10"/>
          <w:rtl/>
        </w:rPr>
        <w:t>קשה</w:t>
      </w:r>
      <w:r w:rsidRPr="006E3034">
        <w:rPr>
          <w:rStyle w:val="affe"/>
          <w:rtl/>
        </w:rPr>
        <w:t xml:space="preserve"> היום לישראל</w:t>
      </w:r>
      <w:r w:rsidR="000A3852">
        <w:rPr>
          <w:rStyle w:val="affe"/>
          <w:rFonts w:hint="cs"/>
          <w:rtl/>
        </w:rPr>
        <w:t>,</w:t>
      </w:r>
      <w:r w:rsidRPr="006E3034">
        <w:rPr>
          <w:rStyle w:val="affe"/>
          <w:rtl/>
        </w:rPr>
        <w:t xml:space="preserve"> כיום בא השמש בצהרים</w:t>
      </w:r>
      <w:r w:rsidR="000A3852">
        <w:rPr>
          <w:rFonts w:ascii="Fb Fontext" w:hAnsi="Fb Fontext" w:hint="cs"/>
          <w:rtl/>
        </w:rPr>
        <w:t>.</w:t>
      </w:r>
    </w:p>
    <w:p w14:paraId="3A454FA2" w14:textId="75E821A1" w:rsidR="0089324E" w:rsidRPr="006F178A" w:rsidRDefault="000A3852" w:rsidP="00164685">
      <w:pPr>
        <w:pStyle w:val="affd"/>
        <w:rPr>
          <w:rFonts w:cs="Guttman Vilna"/>
          <w:b/>
          <w:bCs/>
          <w:rtl/>
        </w:rPr>
      </w:pPr>
      <w:r w:rsidRPr="00D54BA1">
        <w:rPr>
          <w:rFonts w:cs="PFT_Frank" w:hint="cs"/>
          <w:b/>
          <w:bCs/>
          <w:szCs w:val="10"/>
          <w:rtl/>
        </w:rPr>
        <w:t>ו</w:t>
      </w:r>
      <w:r w:rsidR="007462A2" w:rsidRPr="00D54BA1">
        <w:rPr>
          <w:rFonts w:cs="PFT_Frank" w:hint="cs"/>
          <w:b/>
          <w:bCs/>
          <w:szCs w:val="10"/>
          <w:rtl/>
        </w:rPr>
        <w:t>אין הלכה</w:t>
      </w:r>
      <w:r w:rsidRPr="00D54BA1">
        <w:rPr>
          <w:rFonts w:cs="PFT_Frank" w:hint="cs"/>
          <w:b/>
          <w:bCs/>
          <w:szCs w:val="10"/>
          <w:rtl/>
        </w:rPr>
        <w:t xml:space="preserve"> כ</w:t>
      </w:r>
      <w:r w:rsidR="0089324E" w:rsidRPr="00D54BA1">
        <w:rPr>
          <w:rFonts w:cs="PFT_Frank"/>
          <w:b/>
          <w:bCs/>
          <w:szCs w:val="10"/>
          <w:rtl/>
        </w:rPr>
        <w:t>רבי אמי</w:t>
      </w:r>
      <w:r w:rsidR="0089324E" w:rsidRPr="006F178A">
        <w:rPr>
          <w:rtl/>
        </w:rPr>
        <w:t xml:space="preserve"> </w:t>
      </w:r>
      <w:r>
        <w:rPr>
          <w:rFonts w:hint="cs"/>
          <w:rtl/>
        </w:rPr>
        <w:t xml:space="preserve">שישב עליו </w:t>
      </w:r>
      <w:r w:rsidR="007462A2">
        <w:rPr>
          <w:rFonts w:hint="cs"/>
          <w:rtl/>
        </w:rPr>
        <w:t>ז'</w:t>
      </w:r>
      <w:r w:rsidR="007462A2" w:rsidRPr="006F178A">
        <w:rPr>
          <w:rtl/>
        </w:rPr>
        <w:t xml:space="preserve"> </w:t>
      </w:r>
      <w:r w:rsidR="0089324E" w:rsidRPr="006F178A">
        <w:rPr>
          <w:rtl/>
        </w:rPr>
        <w:t>ול</w:t>
      </w:r>
      <w:r w:rsidR="007462A2">
        <w:rPr>
          <w:rFonts w:hint="cs"/>
          <w:rtl/>
        </w:rPr>
        <w:t>'</w:t>
      </w:r>
      <w:r>
        <w:rPr>
          <w:rFonts w:hint="cs"/>
          <w:rtl/>
        </w:rPr>
        <w:t xml:space="preserve"> </w:t>
      </w:r>
      <w:r w:rsidR="000449F9">
        <w:rPr>
          <w:rtl/>
        </w:rPr>
        <w:t>–</w:t>
      </w:r>
      <w:r w:rsidR="000449F9">
        <w:rPr>
          <w:rFonts w:hint="cs"/>
          <w:rtl/>
        </w:rPr>
        <w:t xml:space="preserve"> דאפי' לימדו </w:t>
      </w:r>
      <w:r w:rsidR="0089324E" w:rsidRPr="006F178A">
        <w:rPr>
          <w:rtl/>
        </w:rPr>
        <w:t xml:space="preserve">יושב </w:t>
      </w:r>
      <w:r w:rsidR="000449F9">
        <w:rPr>
          <w:rFonts w:hint="cs"/>
          <w:rtl/>
        </w:rPr>
        <w:t>רק</w:t>
      </w:r>
      <w:r w:rsidR="0089324E" w:rsidRPr="006F178A">
        <w:rPr>
          <w:rtl/>
        </w:rPr>
        <w:t xml:space="preserve"> יום אחד.</w:t>
      </w:r>
    </w:p>
    <w:p w14:paraId="7E91C85F" w14:textId="38C7FA0B" w:rsidR="00E31AD5" w:rsidRDefault="00984221" w:rsidP="001762D9">
      <w:pPr>
        <w:pStyle w:val="36"/>
        <w:framePr w:wrap="notBeside"/>
        <w:rPr>
          <w:rtl/>
        </w:rPr>
      </w:pPr>
      <w:r>
        <w:rPr>
          <w:rFonts w:hint="cs"/>
          <w:rtl/>
        </w:rPr>
        <w:t>ז</w:t>
      </w:r>
      <w:r w:rsidR="00D05E9C">
        <w:rPr>
          <w:rFonts w:hint="cs"/>
          <w:rtl/>
        </w:rPr>
        <w:t xml:space="preserve">. </w:t>
      </w:r>
      <w:r w:rsidR="000449F9" w:rsidRPr="001762D9">
        <w:rPr>
          <w:rFonts w:hint="cs"/>
          <w:rtl/>
        </w:rPr>
        <w:t xml:space="preserve">על </w:t>
      </w:r>
      <w:r w:rsidR="0089324E" w:rsidRPr="001762D9">
        <w:rPr>
          <w:rFonts w:hint="cs"/>
          <w:rtl/>
        </w:rPr>
        <w:t>ר</w:t>
      </w:r>
      <w:r w:rsidR="000449F9" w:rsidRPr="001762D9">
        <w:rPr>
          <w:rFonts w:hint="cs"/>
          <w:rtl/>
        </w:rPr>
        <w:t>בי זירא</w:t>
      </w:r>
      <w:r w:rsidR="00E31AD5">
        <w:rPr>
          <w:rFonts w:hint="cs"/>
          <w:rtl/>
        </w:rPr>
        <w:t>:</w:t>
      </w:r>
    </w:p>
    <w:p w14:paraId="552DD579" w14:textId="7ADCAACF" w:rsidR="0089324E" w:rsidRPr="006E3034" w:rsidRDefault="0089324E" w:rsidP="00164685">
      <w:pPr>
        <w:pStyle w:val="affd"/>
        <w:rPr>
          <w:rtl/>
        </w:rPr>
      </w:pPr>
      <w:r w:rsidRPr="00D54BA1">
        <w:rPr>
          <w:rFonts w:cs="PFT_Frank"/>
          <w:b/>
          <w:bCs/>
          <w:szCs w:val="10"/>
          <w:rtl/>
        </w:rPr>
        <w:t>ארץ</w:t>
      </w:r>
      <w:r w:rsidRPr="00BF5396">
        <w:rPr>
          <w:rtl/>
        </w:rPr>
        <w:t xml:space="preserve"> שנער ילדה, </w:t>
      </w:r>
      <w:r w:rsidRPr="00D54BA1">
        <w:rPr>
          <w:rFonts w:cs="PFT_Frank"/>
          <w:b/>
          <w:bCs/>
          <w:szCs w:val="10"/>
          <w:rtl/>
        </w:rPr>
        <w:t>ארץ</w:t>
      </w:r>
      <w:r w:rsidRPr="00BF5396">
        <w:rPr>
          <w:rtl/>
        </w:rPr>
        <w:t xml:space="preserve"> צבי גידלה</w:t>
      </w:r>
      <w:r w:rsidR="000449F9">
        <w:rPr>
          <w:rFonts w:hint="cs"/>
          <w:rtl/>
        </w:rPr>
        <w:t xml:space="preserve">, </w:t>
      </w:r>
      <w:r w:rsidRPr="00D54BA1">
        <w:rPr>
          <w:rFonts w:cs="PFT_Frank"/>
          <w:b/>
          <w:bCs/>
          <w:szCs w:val="10"/>
          <w:rtl/>
        </w:rPr>
        <w:t>אוי</w:t>
      </w:r>
      <w:r w:rsidRPr="00BF5396">
        <w:rPr>
          <w:rtl/>
        </w:rPr>
        <w:t xml:space="preserve"> </w:t>
      </w:r>
      <w:r w:rsidR="000449F9">
        <w:rPr>
          <w:rFonts w:hint="cs"/>
          <w:rtl/>
        </w:rPr>
        <w:t>ל</w:t>
      </w:r>
      <w:r w:rsidRPr="00BF5396">
        <w:rPr>
          <w:rtl/>
        </w:rPr>
        <w:t xml:space="preserve">רקת </w:t>
      </w:r>
      <w:r w:rsidR="000449F9">
        <w:rPr>
          <w:rFonts w:hint="cs"/>
          <w:rtl/>
        </w:rPr>
        <w:t>ש</w:t>
      </w:r>
      <w:r w:rsidRPr="00BF5396">
        <w:rPr>
          <w:rtl/>
        </w:rPr>
        <w:t>אבדה כלי חמדתה.</w:t>
      </w:r>
    </w:p>
    <w:p w14:paraId="5A0669A4" w14:textId="77777777" w:rsidR="00D54BA1" w:rsidRDefault="00D54BA1">
      <w:pPr>
        <w:bidi w:val="0"/>
        <w:spacing w:after="160" w:line="259" w:lineRule="auto"/>
        <w:jc w:val="left"/>
        <w:rPr>
          <w:rFonts w:ascii="BA Esthetic Regular" w:hAnsi="BA Esthetic Regular" w:cs="PFT_Frank"/>
          <w:bCs/>
          <w:szCs w:val="15"/>
          <w:rtl/>
        </w:rPr>
      </w:pPr>
      <w:r>
        <w:rPr>
          <w:rtl/>
        </w:rPr>
        <w:br w:type="page"/>
      </w:r>
    </w:p>
    <w:p w14:paraId="49C3BA1E" w14:textId="55091F66" w:rsidR="000449F9" w:rsidRPr="006F178A" w:rsidRDefault="00A27BF8" w:rsidP="00A27BF8">
      <w:pPr>
        <w:pStyle w:val="afffff2"/>
        <w:rPr>
          <w:rtl/>
        </w:rPr>
      </w:pPr>
      <w:r>
        <w:rPr>
          <w:rFonts w:hint="cs"/>
          <w:rtl/>
        </w:rPr>
        <w:lastRenderedPageBreak/>
        <w:t>י''ב קלקולים בפטירת החכמים</w:t>
      </w:r>
    </w:p>
    <w:p w14:paraId="34D422C7" w14:textId="21944FD0" w:rsidR="0089324E" w:rsidRPr="006F178A" w:rsidRDefault="0089324E" w:rsidP="00164685">
      <w:pPr>
        <w:pStyle w:val="affd"/>
        <w:rPr>
          <w:rtl/>
        </w:rPr>
      </w:pPr>
      <w:r w:rsidRPr="00D54BA1">
        <w:rPr>
          <w:rFonts w:cs="PFT_Frank" w:hint="cs"/>
          <w:b/>
          <w:bCs/>
          <w:szCs w:val="10"/>
          <w:rtl/>
        </w:rPr>
        <w:t>כשנפטר</w:t>
      </w:r>
      <w:r w:rsidRPr="00D54BA1">
        <w:rPr>
          <w:rFonts w:cs="PFT_Frank"/>
          <w:b/>
          <w:bCs/>
          <w:szCs w:val="10"/>
          <w:rtl/>
        </w:rPr>
        <w:t xml:space="preserve"> רבי אבהו</w:t>
      </w:r>
      <w:r w:rsidR="000449F9">
        <w:rPr>
          <w:rFonts w:hint="cs"/>
          <w:rtl/>
        </w:rPr>
        <w:t>: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עמודי קיסריה דמעות</w:t>
      </w:r>
      <w:r w:rsidR="000449F9">
        <w:rPr>
          <w:rFonts w:hint="cs"/>
          <w:rtl/>
        </w:rPr>
        <w:t xml:space="preserve">. </w:t>
      </w:r>
      <w:r w:rsidR="00695015" w:rsidRPr="00D54BA1">
        <w:rPr>
          <w:rFonts w:cs="PFT_Frank"/>
          <w:b/>
          <w:bCs/>
          <w:szCs w:val="10"/>
          <w:rtl/>
        </w:rPr>
        <w:tab/>
      </w:r>
      <w:r w:rsidR="00695015" w:rsidRPr="00D54BA1">
        <w:rPr>
          <w:rFonts w:cs="PFT_Frank" w:hint="cs"/>
          <w:b/>
          <w:bCs/>
          <w:szCs w:val="10"/>
          <w:rtl/>
        </w:rPr>
        <w:t xml:space="preserve">    </w:t>
      </w:r>
      <w:r w:rsidRPr="00D54BA1">
        <w:rPr>
          <w:rFonts w:cs="PFT_Frank"/>
          <w:b/>
          <w:bCs/>
          <w:szCs w:val="10"/>
          <w:rtl/>
        </w:rPr>
        <w:t>רבי יוסי</w:t>
      </w:r>
      <w:r w:rsidRPr="006F178A">
        <w:rPr>
          <w:rtl/>
        </w:rPr>
        <w:t xml:space="preserve"> - מרזבי ציפורי ד</w:t>
      </w:r>
      <w:r w:rsidR="000449F9">
        <w:rPr>
          <w:rFonts w:hint="cs"/>
          <w:rtl/>
        </w:rPr>
        <w:t>ם.</w:t>
      </w:r>
    </w:p>
    <w:p w14:paraId="1D0A1C33" w14:textId="77777777" w:rsidR="004E0BA3" w:rsidRDefault="0089324E" w:rsidP="00164685">
      <w:pPr>
        <w:pStyle w:val="affd"/>
        <w:rPr>
          <w:rtl/>
        </w:rPr>
      </w:pPr>
      <w:r w:rsidRPr="00D54BA1">
        <w:rPr>
          <w:rFonts w:cs="PFT_Frank"/>
          <w:b/>
          <w:bCs/>
          <w:szCs w:val="10"/>
          <w:rtl/>
        </w:rPr>
        <w:t>רבי יעקב</w:t>
      </w:r>
      <w:r w:rsidRPr="006F178A">
        <w:rPr>
          <w:rtl/>
        </w:rPr>
        <w:t xml:space="preserve"> –</w:t>
      </w:r>
      <w:r w:rsidR="000449F9">
        <w:rPr>
          <w:rFonts w:hint="cs"/>
          <w:rtl/>
        </w:rPr>
        <w:t xml:space="preserve"> </w:t>
      </w:r>
      <w:r w:rsidRPr="006F178A">
        <w:rPr>
          <w:rFonts w:hint="cs"/>
          <w:rtl/>
        </w:rPr>
        <w:t>כוכבים ביום</w:t>
      </w:r>
      <w:r w:rsidR="000449F9">
        <w:rPr>
          <w:rFonts w:hint="cs"/>
          <w:rtl/>
        </w:rPr>
        <w:t xml:space="preserve">. </w:t>
      </w:r>
      <w:r w:rsidR="00695015" w:rsidRPr="00D54BA1">
        <w:rPr>
          <w:rFonts w:cs="PFT_Frank" w:hint="cs"/>
          <w:b/>
          <w:bCs/>
          <w:szCs w:val="10"/>
          <w:rtl/>
        </w:rPr>
        <w:t xml:space="preserve"> </w:t>
      </w:r>
      <w:r w:rsidR="00695015" w:rsidRPr="00D54BA1">
        <w:rPr>
          <w:rFonts w:cs="PFT_Frank"/>
          <w:b/>
          <w:bCs/>
          <w:szCs w:val="10"/>
          <w:rtl/>
        </w:rPr>
        <w:tab/>
      </w:r>
      <w:r w:rsidR="00695015" w:rsidRPr="00D54BA1">
        <w:rPr>
          <w:rFonts w:cs="PFT_Frank"/>
          <w:b/>
          <w:bCs/>
          <w:szCs w:val="10"/>
          <w:rtl/>
        </w:rPr>
        <w:tab/>
      </w:r>
      <w:r w:rsidR="00695015" w:rsidRPr="00D54BA1">
        <w:rPr>
          <w:rFonts w:cs="PFT_Frank"/>
          <w:b/>
          <w:bCs/>
          <w:szCs w:val="10"/>
          <w:rtl/>
        </w:rPr>
        <w:tab/>
      </w:r>
      <w:r w:rsidR="00695015" w:rsidRPr="00D54BA1">
        <w:rPr>
          <w:rFonts w:cs="PFT_Frank"/>
          <w:b/>
          <w:bCs/>
          <w:szCs w:val="10"/>
          <w:rtl/>
        </w:rPr>
        <w:tab/>
      </w:r>
      <w:r w:rsidR="00695015" w:rsidRPr="00D54BA1">
        <w:rPr>
          <w:rFonts w:cs="PFT_Frank"/>
          <w:b/>
          <w:bCs/>
          <w:szCs w:val="10"/>
          <w:rtl/>
        </w:rPr>
        <w:tab/>
      </w:r>
      <w:r w:rsidR="00695015" w:rsidRPr="00D54BA1">
        <w:rPr>
          <w:rFonts w:cs="PFT_Frank"/>
          <w:b/>
          <w:bCs/>
          <w:szCs w:val="10"/>
          <w:rtl/>
        </w:rPr>
        <w:tab/>
      </w:r>
      <w:r w:rsidR="00695015" w:rsidRPr="00D54BA1">
        <w:rPr>
          <w:rFonts w:cs="PFT_Frank" w:hint="cs"/>
          <w:b/>
          <w:bCs/>
          <w:szCs w:val="10"/>
          <w:rtl/>
        </w:rPr>
        <w:t xml:space="preserve">    </w:t>
      </w:r>
      <w:r w:rsidRPr="00D54BA1">
        <w:rPr>
          <w:rFonts w:cs="PFT_Frank"/>
          <w:b/>
          <w:bCs/>
          <w:szCs w:val="10"/>
          <w:rtl/>
        </w:rPr>
        <w:t>רבי אסי</w:t>
      </w:r>
      <w:r w:rsidRPr="006F178A">
        <w:rPr>
          <w:rtl/>
        </w:rPr>
        <w:t xml:space="preserve"> – </w:t>
      </w:r>
      <w:r w:rsidRPr="006F178A">
        <w:rPr>
          <w:rFonts w:hint="cs"/>
          <w:rtl/>
        </w:rPr>
        <w:t xml:space="preserve">נעקרו </w:t>
      </w:r>
      <w:r w:rsidRPr="006F178A">
        <w:rPr>
          <w:rtl/>
        </w:rPr>
        <w:t>כל אילנ</w:t>
      </w:r>
      <w:r w:rsidR="000449F9">
        <w:rPr>
          <w:rFonts w:hint="cs"/>
          <w:rtl/>
        </w:rPr>
        <w:t>ות.</w:t>
      </w:r>
    </w:p>
    <w:p w14:paraId="22A0780C" w14:textId="77777777" w:rsidR="004E0BA3" w:rsidRDefault="0089324E" w:rsidP="00164685">
      <w:pPr>
        <w:pStyle w:val="affd"/>
        <w:rPr>
          <w:rtl/>
        </w:rPr>
      </w:pPr>
      <w:r w:rsidRPr="00D54BA1">
        <w:rPr>
          <w:rFonts w:cs="PFT_Frank"/>
          <w:b/>
          <w:bCs/>
          <w:szCs w:val="10"/>
          <w:rtl/>
        </w:rPr>
        <w:t>רבי חייא</w:t>
      </w:r>
      <w:r w:rsidRPr="006F178A">
        <w:rPr>
          <w:rtl/>
        </w:rPr>
        <w:t xml:space="preserve"> – </w:t>
      </w:r>
      <w:r w:rsidRPr="006F178A">
        <w:rPr>
          <w:rFonts w:hint="cs"/>
          <w:rtl/>
        </w:rPr>
        <w:t xml:space="preserve">ירדו אבני </w:t>
      </w:r>
      <w:r w:rsidR="000449F9">
        <w:rPr>
          <w:rFonts w:hint="cs"/>
          <w:rtl/>
        </w:rPr>
        <w:t>אש</w:t>
      </w:r>
      <w:r w:rsidR="000449F9" w:rsidRPr="006F178A">
        <w:rPr>
          <w:rFonts w:hint="cs"/>
          <w:rtl/>
        </w:rPr>
        <w:t xml:space="preserve"> </w:t>
      </w:r>
      <w:r w:rsidRPr="006F178A">
        <w:rPr>
          <w:rFonts w:hint="cs"/>
          <w:rtl/>
        </w:rPr>
        <w:t>מהרקיע</w:t>
      </w:r>
      <w:r w:rsidR="000449F9">
        <w:rPr>
          <w:rFonts w:hint="cs"/>
          <w:rtl/>
        </w:rPr>
        <w:t xml:space="preserve">. </w:t>
      </w:r>
      <w:r w:rsidRPr="00D54BA1">
        <w:rPr>
          <w:rFonts w:cs="PFT_Frank" w:hint="cs"/>
          <w:b/>
          <w:bCs/>
          <w:szCs w:val="10"/>
          <w:rtl/>
        </w:rPr>
        <w:t>ר</w:t>
      </w:r>
      <w:r w:rsidR="000449F9" w:rsidRPr="00D54BA1">
        <w:rPr>
          <w:rFonts w:cs="PFT_Frank" w:hint="cs"/>
          <w:b/>
          <w:bCs/>
          <w:szCs w:val="10"/>
          <w:rtl/>
        </w:rPr>
        <w:t xml:space="preserve">' </w:t>
      </w:r>
      <w:r w:rsidRPr="00D54BA1">
        <w:rPr>
          <w:rFonts w:cs="PFT_Frank" w:hint="cs"/>
          <w:b/>
          <w:bCs/>
          <w:szCs w:val="10"/>
          <w:rtl/>
        </w:rPr>
        <w:t>מ</w:t>
      </w:r>
      <w:r w:rsidR="000449F9" w:rsidRPr="00D54BA1">
        <w:rPr>
          <w:rFonts w:cs="PFT_Frank" w:hint="cs"/>
          <w:b/>
          <w:bCs/>
          <w:szCs w:val="10"/>
          <w:rtl/>
        </w:rPr>
        <w:t xml:space="preserve">נחם </w:t>
      </w:r>
      <w:r w:rsidRPr="00D54BA1">
        <w:rPr>
          <w:rFonts w:cs="PFT_Frank" w:hint="cs"/>
          <w:b/>
          <w:bCs/>
          <w:szCs w:val="10"/>
          <w:rtl/>
        </w:rPr>
        <w:t>ב</w:t>
      </w:r>
      <w:r w:rsidR="000449F9" w:rsidRPr="00D54BA1">
        <w:rPr>
          <w:rFonts w:cs="PFT_Frank" w:hint="cs"/>
          <w:b/>
          <w:bCs/>
          <w:szCs w:val="10"/>
          <w:rtl/>
        </w:rPr>
        <w:t xml:space="preserve">ן </w:t>
      </w:r>
      <w:r w:rsidRPr="00D54BA1">
        <w:rPr>
          <w:rFonts w:cs="PFT_Frank" w:hint="cs"/>
          <w:b/>
          <w:bCs/>
          <w:szCs w:val="10"/>
          <w:rtl/>
        </w:rPr>
        <w:t>ס</w:t>
      </w:r>
      <w:r w:rsidR="000449F9" w:rsidRPr="00D54BA1">
        <w:rPr>
          <w:rFonts w:cs="PFT_Frank" w:hint="cs"/>
          <w:b/>
          <w:bCs/>
          <w:szCs w:val="10"/>
          <w:rtl/>
        </w:rPr>
        <w:t>ימאי</w:t>
      </w:r>
      <w:r w:rsidRPr="006F178A">
        <w:rPr>
          <w:rtl/>
        </w:rPr>
        <w:t xml:space="preserve"> – </w:t>
      </w:r>
      <w:r w:rsidRPr="006F178A">
        <w:rPr>
          <w:rFonts w:hint="cs"/>
          <w:rtl/>
        </w:rPr>
        <w:t xml:space="preserve">נמחו </w:t>
      </w:r>
      <w:r w:rsidR="000449F9">
        <w:rPr>
          <w:rFonts w:hint="cs"/>
          <w:rtl/>
        </w:rPr>
        <w:t xml:space="preserve">צורות </w:t>
      </w:r>
      <w:r w:rsidRPr="006F178A">
        <w:rPr>
          <w:rFonts w:hint="cs"/>
          <w:rtl/>
        </w:rPr>
        <w:t>המטבעות</w:t>
      </w:r>
      <w:r w:rsidR="000449F9">
        <w:rPr>
          <w:rFonts w:hint="cs"/>
          <w:rtl/>
        </w:rPr>
        <w:t>.</w:t>
      </w:r>
    </w:p>
    <w:p w14:paraId="0908CF62" w14:textId="27E8A220" w:rsidR="0089324E" w:rsidRPr="006F178A" w:rsidRDefault="0089324E" w:rsidP="00164685">
      <w:pPr>
        <w:pStyle w:val="affd"/>
        <w:rPr>
          <w:rtl/>
        </w:rPr>
      </w:pPr>
      <w:r w:rsidRPr="00D54BA1">
        <w:rPr>
          <w:rFonts w:cs="PFT_Frank"/>
          <w:b/>
          <w:bCs/>
          <w:szCs w:val="10"/>
          <w:rtl/>
        </w:rPr>
        <w:t>רבי תנחום בר חייא</w:t>
      </w:r>
      <w:r w:rsidRPr="006F178A">
        <w:rPr>
          <w:rtl/>
        </w:rPr>
        <w:t xml:space="preserve"> – </w:t>
      </w:r>
      <w:r w:rsidRPr="006F178A">
        <w:rPr>
          <w:rFonts w:hint="cs"/>
          <w:rtl/>
        </w:rPr>
        <w:t>נקצצו אנדרטאות</w:t>
      </w:r>
      <w:r w:rsidR="000449F9">
        <w:rPr>
          <w:rFonts w:hint="cs"/>
          <w:rtl/>
        </w:rPr>
        <w:t xml:space="preserve">. </w:t>
      </w:r>
      <w:r w:rsidRPr="00D54BA1">
        <w:rPr>
          <w:rFonts w:cs="PFT_Frank"/>
          <w:b/>
          <w:bCs/>
          <w:szCs w:val="10"/>
          <w:rtl/>
        </w:rPr>
        <w:t>רבי אלישיב</w:t>
      </w:r>
      <w:r w:rsidRPr="006F178A">
        <w:rPr>
          <w:rtl/>
        </w:rPr>
        <w:t xml:space="preserve"> </w:t>
      </w:r>
      <w:r w:rsidR="00695015"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 xml:space="preserve">נחתרו </w:t>
      </w:r>
      <w:r w:rsidR="000449F9">
        <w:rPr>
          <w:rFonts w:hint="cs"/>
          <w:rtl/>
        </w:rPr>
        <w:t>ע'</w:t>
      </w:r>
      <w:r w:rsidR="000449F9" w:rsidRPr="006F178A">
        <w:rPr>
          <w:rFonts w:hint="cs"/>
          <w:rtl/>
        </w:rPr>
        <w:t xml:space="preserve"> </w:t>
      </w:r>
      <w:r w:rsidRPr="006F178A">
        <w:rPr>
          <w:rFonts w:hint="cs"/>
          <w:rtl/>
        </w:rPr>
        <w:t>מחתרות גנבים</w:t>
      </w:r>
      <w:r w:rsidR="00695015">
        <w:rPr>
          <w:rFonts w:hint="cs"/>
          <w:rtl/>
        </w:rPr>
        <w:t>.</w:t>
      </w:r>
    </w:p>
    <w:p w14:paraId="1049B9BB" w14:textId="5C5949EE" w:rsidR="0089324E" w:rsidRPr="006F178A" w:rsidRDefault="0089324E" w:rsidP="00164685">
      <w:pPr>
        <w:pStyle w:val="affd"/>
        <w:rPr>
          <w:rtl/>
        </w:rPr>
      </w:pPr>
      <w:r w:rsidRPr="00D54BA1">
        <w:rPr>
          <w:rFonts w:cs="PFT_Frank"/>
          <w:b/>
          <w:bCs/>
          <w:szCs w:val="10"/>
          <w:rtl/>
        </w:rPr>
        <w:t>רב המנונא</w:t>
      </w:r>
      <w:r w:rsidRPr="006F178A">
        <w:rPr>
          <w:rtl/>
        </w:rPr>
        <w:t xml:space="preserve"> – </w:t>
      </w:r>
      <w:r w:rsidRPr="006F178A">
        <w:rPr>
          <w:rFonts w:hint="cs"/>
          <w:rtl/>
        </w:rPr>
        <w:t>ירדו אבני ברד מ</w:t>
      </w:r>
      <w:r w:rsidR="00BF5396">
        <w:rPr>
          <w:rFonts w:hint="cs"/>
          <w:rtl/>
        </w:rPr>
        <w:t xml:space="preserve">הרקיע. </w:t>
      </w:r>
      <w:r w:rsidRPr="00D54BA1">
        <w:rPr>
          <w:rFonts w:cs="PFT_Frank"/>
          <w:b/>
          <w:bCs/>
          <w:szCs w:val="10"/>
          <w:rtl/>
        </w:rPr>
        <w:t>רבה ורב יוסף</w:t>
      </w:r>
      <w:r w:rsidRPr="006F178A">
        <w:rPr>
          <w:rtl/>
        </w:rPr>
        <w:t xml:space="preserve"> - </w:t>
      </w:r>
      <w:r w:rsidR="00BF5396">
        <w:rPr>
          <w:rFonts w:hint="cs"/>
          <w:rtl/>
        </w:rPr>
        <w:t>נשברו</w:t>
      </w:r>
      <w:r w:rsidRPr="006F178A">
        <w:rPr>
          <w:rFonts w:hint="cs"/>
          <w:rtl/>
        </w:rPr>
        <w:t xml:space="preserve"> הגשרים של </w:t>
      </w:r>
      <w:r w:rsidRPr="006F178A">
        <w:rPr>
          <w:rtl/>
        </w:rPr>
        <w:t>פרת</w:t>
      </w:r>
      <w:r w:rsidR="00BF5396">
        <w:rPr>
          <w:rFonts w:hint="cs"/>
          <w:rtl/>
        </w:rPr>
        <w:t>.</w:t>
      </w:r>
    </w:p>
    <w:p w14:paraId="5942D98A" w14:textId="1995117E" w:rsidR="0089324E" w:rsidRPr="006F178A" w:rsidRDefault="0089324E" w:rsidP="00BB2BE7">
      <w:pPr>
        <w:pStyle w:val="affd"/>
        <w:rPr>
          <w:rtl/>
        </w:rPr>
      </w:pPr>
      <w:r w:rsidRPr="00D54BA1">
        <w:rPr>
          <w:rFonts w:cs="PFT_Frank"/>
          <w:b/>
          <w:bCs/>
          <w:szCs w:val="10"/>
          <w:rtl/>
        </w:rPr>
        <w:t>אביי ורבא</w:t>
      </w:r>
      <w:r w:rsidRPr="006F178A">
        <w:rPr>
          <w:rtl/>
        </w:rPr>
        <w:t xml:space="preserve"> - </w:t>
      </w:r>
      <w:r w:rsidR="00BF5396">
        <w:rPr>
          <w:rFonts w:hint="cs"/>
          <w:rtl/>
        </w:rPr>
        <w:t>נשברו</w:t>
      </w:r>
      <w:r w:rsidRPr="006F178A">
        <w:rPr>
          <w:rFonts w:hint="cs"/>
          <w:rtl/>
        </w:rPr>
        <w:t xml:space="preserve"> הגשרים </w:t>
      </w:r>
      <w:r w:rsidR="00BF5396">
        <w:rPr>
          <w:rFonts w:hint="cs"/>
          <w:rtl/>
        </w:rPr>
        <w:t xml:space="preserve">של חידקל. </w:t>
      </w:r>
      <w:r w:rsidR="00695015">
        <w:rPr>
          <w:rFonts w:hint="cs"/>
          <w:rtl/>
        </w:rPr>
        <w:t xml:space="preserve">  </w:t>
      </w:r>
      <w:r w:rsidRPr="00D54BA1">
        <w:rPr>
          <w:rFonts w:cs="PFT_Frank"/>
          <w:b/>
          <w:bCs/>
          <w:szCs w:val="10"/>
          <w:rtl/>
        </w:rPr>
        <w:t>רב משרשיא</w:t>
      </w:r>
      <w:r w:rsidR="00BF5396">
        <w:rPr>
          <w:rFonts w:hint="cs"/>
          <w:rtl/>
        </w:rPr>
        <w:t xml:space="preserve"> -</w:t>
      </w:r>
      <w:r w:rsidRPr="006F178A">
        <w:rPr>
          <w:rtl/>
        </w:rPr>
        <w:t xml:space="preserve"> </w:t>
      </w:r>
      <w:r w:rsidRPr="006F178A">
        <w:rPr>
          <w:rFonts w:hint="cs"/>
          <w:rtl/>
        </w:rPr>
        <w:t>הוציאו הדקלים קוצים</w:t>
      </w:r>
      <w:r w:rsidR="00BF5396">
        <w:rPr>
          <w:rFonts w:hint="cs"/>
          <w:rtl/>
        </w:rPr>
        <w:t>.</w:t>
      </w:r>
    </w:p>
    <w:p w14:paraId="74A0722C" w14:textId="77777777" w:rsidR="0089324E" w:rsidRPr="006F178A" w:rsidRDefault="0089324E" w:rsidP="00800D78">
      <w:pPr>
        <w:pStyle w:val="afff3"/>
        <w:framePr w:wrap="around"/>
        <w:rPr>
          <w:rFonts w:cs="FontbitDavid"/>
          <w:rtl/>
        </w:rPr>
      </w:pPr>
      <w:r w:rsidRPr="006F178A">
        <w:rPr>
          <w:rFonts w:hint="cs"/>
          <w:rtl/>
        </w:rPr>
        <w:t>כו</w:t>
      </w:r>
      <w:r w:rsidRPr="006F178A">
        <w:rPr>
          <w:rFonts w:cs="FontbitDavid" w:hint="cs"/>
          <w:rtl/>
        </w:rPr>
        <w:t>.</w:t>
      </w:r>
    </w:p>
    <w:p w14:paraId="355031AF" w14:textId="22A4AC7B" w:rsidR="00BE63AA" w:rsidRDefault="0089324E" w:rsidP="002C117D">
      <w:pPr>
        <w:pStyle w:val="affff1"/>
        <w:rPr>
          <w:rtl/>
        </w:rPr>
      </w:pPr>
      <w:ins w:id="9843" w:author="מספור קטעי משנה" w:date="2026-10-06T06:45:36Z">
        <w:r>
          <w:rPr>
            <w:rStyle w:val="MisparKeta"/>
          </w:rPr>
          <w:t xml:space="preserve">ב. </w:t>
        </w:r>
      </w:ins>
      <w:r w:rsidRPr="00BE63AA">
        <w:rPr>
          <w:rtl/>
        </w:rPr>
        <w:t>קרעין שאין מתאחין:</w:t>
      </w:r>
      <w:r w:rsidR="002C117D">
        <w:rPr>
          <w:rFonts w:hint="cs"/>
          <w:rtl/>
        </w:rPr>
        <w:t xml:space="preserve"> </w:t>
      </w:r>
      <w:r w:rsidRPr="006F178A">
        <w:rPr>
          <w:rtl/>
        </w:rPr>
        <w:t xml:space="preserve">על אביו </w:t>
      </w:r>
      <w:r w:rsidR="00A758C0">
        <w:rPr>
          <w:rFonts w:hint="cs"/>
          <w:rtl/>
        </w:rPr>
        <w:t>ו</w:t>
      </w:r>
      <w:r w:rsidRPr="006F178A">
        <w:rPr>
          <w:rtl/>
        </w:rPr>
        <w:t>אמו, רבו שלימדו תורה</w:t>
      </w:r>
      <w:r w:rsidR="00E14D8F">
        <w:rPr>
          <w:rFonts w:hint="cs"/>
          <w:rtl/>
        </w:rPr>
        <w:t xml:space="preserve"> -</w:t>
      </w:r>
    </w:p>
    <w:p w14:paraId="521D1F99" w14:textId="3DE31F92" w:rsidR="00BE63AA" w:rsidRDefault="0089324E" w:rsidP="00164685">
      <w:pPr>
        <w:rPr>
          <w:rtl/>
        </w:rPr>
      </w:pPr>
      <w:r w:rsidRPr="006F178A">
        <w:rPr>
          <w:rFonts w:hint="cs"/>
          <w:rtl/>
        </w:rPr>
        <w:t>'</w:t>
      </w:r>
      <w:r w:rsidR="00BE63AA">
        <w:rPr>
          <w:rStyle w:val="af4"/>
          <w:rFonts w:hint="cs"/>
          <w:rtl/>
        </w:rPr>
        <w:t>ואלי</w:t>
      </w:r>
      <w:r w:rsidRPr="0014673B">
        <w:rPr>
          <w:rStyle w:val="af4"/>
          <w:rtl/>
        </w:rPr>
        <w:t>שע ר</w:t>
      </w:r>
      <w:r w:rsidR="00BE63AA" w:rsidRPr="0014673B">
        <w:rPr>
          <w:rStyle w:val="af4"/>
          <w:rFonts w:hint="eastAsia"/>
          <w:rtl/>
        </w:rPr>
        <w:t>ו</w:t>
      </w:r>
      <w:r w:rsidRPr="0014673B">
        <w:rPr>
          <w:rStyle w:val="af4"/>
          <w:rtl/>
        </w:rPr>
        <w:t>אה</w:t>
      </w:r>
      <w:r w:rsidR="00BE63AA" w:rsidRPr="0014673B">
        <w:rPr>
          <w:rStyle w:val="af4"/>
          <w:rtl/>
        </w:rPr>
        <w:t>..</w:t>
      </w:r>
      <w:r w:rsidRPr="0014673B">
        <w:rPr>
          <w:rStyle w:val="af4"/>
          <w:rtl/>
        </w:rPr>
        <w:t xml:space="preserve"> מצעק אבי אבי</w:t>
      </w:r>
      <w:r w:rsidRPr="006F178A">
        <w:rPr>
          <w:rtl/>
        </w:rPr>
        <w:t xml:space="preserve"> </w:t>
      </w:r>
      <w:r w:rsidR="00BE63AA">
        <w:rPr>
          <w:rtl/>
        </w:rPr>
        <w:t>–</w:t>
      </w:r>
      <w:r w:rsidR="00BE63AA">
        <w:rPr>
          <w:rFonts w:hint="cs"/>
          <w:rtl/>
        </w:rPr>
        <w:t xml:space="preserve"> </w:t>
      </w:r>
      <w:r w:rsidR="00BE63AA">
        <w:rPr>
          <w:rStyle w:val="affe"/>
          <w:rFonts w:hint="cs"/>
          <w:rtl/>
        </w:rPr>
        <w:t>ש</w:t>
      </w:r>
      <w:r w:rsidR="00BE63AA" w:rsidRPr="0014673B">
        <w:rPr>
          <w:rStyle w:val="affe"/>
          <w:rFonts w:hint="eastAsia"/>
          <w:rtl/>
        </w:rPr>
        <w:t>קול</w:t>
      </w:r>
      <w:r w:rsidR="00BE63AA" w:rsidRPr="0014673B">
        <w:rPr>
          <w:rStyle w:val="affe"/>
          <w:rtl/>
        </w:rPr>
        <w:t xml:space="preserve"> </w:t>
      </w:r>
      <w:r w:rsidR="00BE63AA" w:rsidRPr="0014673B">
        <w:rPr>
          <w:rStyle w:val="affe"/>
          <w:rFonts w:hint="eastAsia"/>
          <w:rtl/>
        </w:rPr>
        <w:t>כ</w:t>
      </w:r>
      <w:r w:rsidRPr="007117F5">
        <w:rPr>
          <w:rFonts w:cs="PFT_Frank"/>
          <w:b/>
          <w:bCs/>
          <w:szCs w:val="14"/>
          <w:rtl/>
        </w:rPr>
        <w:t>אביו ואמו</w:t>
      </w:r>
      <w:r w:rsidRPr="00BE63AA">
        <w:rPr>
          <w:rtl/>
        </w:rPr>
        <w:t>,</w:t>
      </w:r>
    </w:p>
    <w:p w14:paraId="10AF2A41" w14:textId="43F52907" w:rsidR="0089324E" w:rsidRPr="006F178A" w:rsidRDefault="0089324E" w:rsidP="00164685">
      <w:pPr>
        <w:rPr>
          <w:rtl/>
        </w:rPr>
      </w:pPr>
      <w:r w:rsidRPr="0014673B">
        <w:rPr>
          <w:rStyle w:val="af4"/>
          <w:rtl/>
        </w:rPr>
        <w:t>רכב ישראל ופרשיו</w:t>
      </w:r>
      <w:r w:rsidRPr="00BE63AA">
        <w:rPr>
          <w:rtl/>
        </w:rPr>
        <w:t xml:space="preserve">  </w:t>
      </w:r>
      <w:r w:rsidRPr="007117F5">
        <w:rPr>
          <w:rFonts w:cs="PFT_Frank"/>
          <w:b/>
          <w:bCs/>
          <w:szCs w:val="14"/>
          <w:rtl/>
        </w:rPr>
        <w:t>רבו</w:t>
      </w:r>
      <w:r w:rsidR="001405D3" w:rsidRPr="007117F5">
        <w:rPr>
          <w:rFonts w:cs="PFT_Frank" w:hint="cs"/>
          <w:b/>
          <w:bCs/>
          <w:szCs w:val="14"/>
          <w:rtl/>
        </w:rPr>
        <w:t>,</w:t>
      </w:r>
      <w:r w:rsidRPr="00BE63AA">
        <w:rPr>
          <w:rtl/>
        </w:rPr>
        <w:t xml:space="preserve"> </w:t>
      </w:r>
      <w:r w:rsidR="00B556CA">
        <w:rPr>
          <w:rFonts w:hint="cs"/>
          <w:rtl/>
        </w:rPr>
        <w:t>ו</w:t>
      </w:r>
      <w:r w:rsidRPr="00BE63AA">
        <w:rPr>
          <w:rtl/>
        </w:rPr>
        <w:t>ט</w:t>
      </w:r>
      <w:r w:rsidR="00BE63AA">
        <w:rPr>
          <w:rFonts w:hint="cs"/>
          <w:rtl/>
        </w:rPr>
        <w:t>ו</w:t>
      </w:r>
      <w:r w:rsidRPr="00BE63AA">
        <w:rPr>
          <w:rtl/>
        </w:rPr>
        <w:t>ב</w:t>
      </w:r>
      <w:r w:rsidRPr="006F178A">
        <w:rPr>
          <w:rtl/>
        </w:rPr>
        <w:t xml:space="preserve"> לישראל</w:t>
      </w:r>
      <w:r w:rsidR="00B556CA">
        <w:rPr>
          <w:rFonts w:hint="cs"/>
          <w:rtl/>
        </w:rPr>
        <w:t xml:space="preserve"> </w:t>
      </w:r>
      <w:r w:rsidR="00B556CA" w:rsidRPr="0014673B">
        <w:rPr>
          <w:rStyle w:val="affe"/>
          <w:rFonts w:hint="eastAsia"/>
          <w:rtl/>
        </w:rPr>
        <w:t>בתפילתו</w:t>
      </w:r>
      <w:r w:rsidRPr="006F178A">
        <w:rPr>
          <w:rtl/>
        </w:rPr>
        <w:t xml:space="preserve"> מר</w:t>
      </w:r>
      <w:r w:rsidR="001405D3">
        <w:rPr>
          <w:rFonts w:hint="cs"/>
          <w:rtl/>
        </w:rPr>
        <w:t>כב</w:t>
      </w:r>
      <w:r w:rsidRPr="006F178A">
        <w:rPr>
          <w:rtl/>
        </w:rPr>
        <w:t xml:space="preserve"> ופרשי</w:t>
      </w:r>
      <w:r w:rsidR="001405D3">
        <w:rPr>
          <w:rFonts w:hint="cs"/>
          <w:rtl/>
        </w:rPr>
        <w:t>ם</w:t>
      </w:r>
      <w:r w:rsidRPr="006F178A">
        <w:rPr>
          <w:rtl/>
        </w:rPr>
        <w:t>.</w:t>
      </w:r>
    </w:p>
    <w:p w14:paraId="080310FB" w14:textId="1495D7E2" w:rsidR="0089324E" w:rsidRPr="006F178A" w:rsidRDefault="001405D3" w:rsidP="00164685">
      <w:pPr>
        <w:rPr>
          <w:rtl/>
        </w:rPr>
      </w:pPr>
      <w:r>
        <w:rPr>
          <w:rFonts w:hint="cs"/>
          <w:rtl/>
        </w:rPr>
        <w:t>'</w:t>
      </w:r>
      <w:r w:rsidR="0089324E" w:rsidRPr="0014673B">
        <w:rPr>
          <w:rStyle w:val="af4"/>
          <w:rtl/>
        </w:rPr>
        <w:t xml:space="preserve">ויקרעם לשנים </w:t>
      </w:r>
      <w:r w:rsidR="0089324E" w:rsidRPr="0014673B">
        <w:rPr>
          <w:rStyle w:val="af4"/>
          <w:b/>
          <w:bCs/>
          <w:rtl/>
        </w:rPr>
        <w:t>קרעים</w:t>
      </w:r>
      <w:r w:rsidRPr="007117F5">
        <w:rPr>
          <w:rFonts w:cs="PFT_Frank"/>
          <w:b/>
          <w:bCs/>
          <w:szCs w:val="14"/>
          <w:rtl/>
        </w:rPr>
        <w:t>'</w:t>
      </w:r>
      <w:r>
        <w:rPr>
          <w:rFonts w:hint="cs"/>
          <w:rtl/>
        </w:rPr>
        <w:t xml:space="preserve"> - </w:t>
      </w:r>
      <w:r w:rsidR="0089324E" w:rsidRPr="006F178A">
        <w:rPr>
          <w:rtl/>
        </w:rPr>
        <w:t>שקרועים ועומדים לעולם</w:t>
      </w:r>
      <w:r w:rsidRPr="0014673B">
        <w:rPr>
          <w:rStyle w:val="affe"/>
          <w:rtl/>
        </w:rPr>
        <w:t xml:space="preserve"> </w:t>
      </w:r>
      <w:r w:rsidRPr="00D54BA1">
        <w:rPr>
          <w:rStyle w:val="affe"/>
          <w:rFonts w:cs="PFT_Frank" w:hint="eastAsia"/>
          <w:b/>
          <w:bCs/>
          <w:szCs w:val="10"/>
          <w:rtl/>
        </w:rPr>
        <w:t>ולא</w:t>
      </w:r>
      <w:r w:rsidRPr="00D54BA1">
        <w:rPr>
          <w:rStyle w:val="affe"/>
          <w:rFonts w:cs="PFT_Frank"/>
          <w:b/>
          <w:bCs/>
          <w:szCs w:val="10"/>
          <w:rtl/>
        </w:rPr>
        <w:t xml:space="preserve"> </w:t>
      </w:r>
      <w:r w:rsidRPr="00D54BA1">
        <w:rPr>
          <w:rStyle w:val="affe"/>
          <w:rFonts w:cs="PFT_Frank" w:hint="eastAsia"/>
          <w:b/>
          <w:bCs/>
          <w:szCs w:val="10"/>
          <w:rtl/>
        </w:rPr>
        <w:t>מתאחין</w:t>
      </w:r>
      <w:r w:rsidRPr="0014673B">
        <w:rPr>
          <w:rStyle w:val="affe"/>
          <w:rtl/>
        </w:rPr>
        <w:t>.</w:t>
      </w:r>
    </w:p>
    <w:p w14:paraId="752D2281" w14:textId="1A11D8DF" w:rsidR="001405D3" w:rsidRDefault="00A758C0" w:rsidP="00164685">
      <w:pPr>
        <w:pStyle w:val="affff1"/>
        <w:rPr>
          <w:rtl/>
        </w:rPr>
      </w:pPr>
      <w:ins w:id="9844" w:author="מספור קטעי משנה" w:date="2026-10-06T06:45:36Z">
        <w:r>
          <w:rPr>
            <w:rStyle w:val="MisparKeta"/>
          </w:rPr>
          <w:t xml:space="preserve">א. </w:t>
        </w:r>
      </w:ins>
      <w:r>
        <w:rPr>
          <w:rFonts w:hint="cs"/>
          <w:rtl/>
        </w:rPr>
        <w:t xml:space="preserve">על </w:t>
      </w:r>
      <w:r w:rsidR="0089324E" w:rsidRPr="006F178A">
        <w:rPr>
          <w:rtl/>
        </w:rPr>
        <w:t>נשיא</w:t>
      </w:r>
      <w:r w:rsidR="001405D3">
        <w:rPr>
          <w:rFonts w:hint="cs"/>
          <w:rtl/>
        </w:rPr>
        <w:t>,</w:t>
      </w:r>
      <w:r w:rsidR="0089324E" w:rsidRPr="006F178A">
        <w:rPr>
          <w:rtl/>
        </w:rPr>
        <w:t xml:space="preserve"> אב ב"ד</w:t>
      </w:r>
      <w:r w:rsidR="001405D3">
        <w:rPr>
          <w:rFonts w:hint="cs"/>
          <w:rtl/>
        </w:rPr>
        <w:t>,</w:t>
      </w:r>
      <w:r w:rsidR="0089324E" w:rsidRPr="006F178A">
        <w:rPr>
          <w:rFonts w:hint="cs"/>
          <w:rtl/>
        </w:rPr>
        <w:t xml:space="preserve"> </w:t>
      </w:r>
      <w:r w:rsidR="0089324E" w:rsidRPr="006F178A">
        <w:rPr>
          <w:rtl/>
        </w:rPr>
        <w:t>שמועות הרעות</w:t>
      </w:r>
      <w:r w:rsidR="00E14D8F">
        <w:rPr>
          <w:rFonts w:hint="cs"/>
          <w:rtl/>
        </w:rPr>
        <w:t xml:space="preserve"> -</w:t>
      </w:r>
    </w:p>
    <w:p w14:paraId="4651567F" w14:textId="29F191E0" w:rsidR="001405D3" w:rsidRDefault="0089324E" w:rsidP="00164685">
      <w:pPr>
        <w:rPr>
          <w:rFonts w:ascii="Fb Fontext" w:hAnsi="Fb Fontext"/>
          <w:sz w:val="20"/>
          <w:rtl/>
        </w:rPr>
      </w:pPr>
      <w:r w:rsidRPr="00A824E4">
        <w:rPr>
          <w:rStyle w:val="af4"/>
          <w:rtl/>
        </w:rPr>
        <w:t xml:space="preserve"> 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ויחזק דוד בבגדיו ויקרעם</w:t>
      </w:r>
      <w:r w:rsidR="001405D3">
        <w:rPr>
          <w:rStyle w:val="af4"/>
          <w:rFonts w:hint="cs"/>
          <w:rtl/>
        </w:rPr>
        <w:t>..</w:t>
      </w:r>
      <w:r w:rsidRPr="00A824E4">
        <w:rPr>
          <w:rStyle w:val="af4"/>
          <w:rtl/>
        </w:rPr>
        <w:t xml:space="preserve"> על שאול</w:t>
      </w:r>
      <w:r w:rsidR="001405D3">
        <w:rPr>
          <w:rStyle w:val="af4"/>
          <w:rFonts w:hint="cs"/>
          <w:rtl/>
        </w:rPr>
        <w:t xml:space="preserve">  </w:t>
      </w:r>
      <w:r w:rsidRPr="006F178A">
        <w:rPr>
          <w:rFonts w:ascii="Fb Fontext" w:hAnsi="Fb Fontext"/>
          <w:sz w:val="20"/>
          <w:rtl/>
        </w:rPr>
        <w:t xml:space="preserve">- </w:t>
      </w:r>
      <w:r w:rsidRPr="007117F5">
        <w:rPr>
          <w:rFonts w:ascii="Fb Fontext" w:hAnsi="Fb Fontext" w:cs="PFT_Frank"/>
          <w:b/>
          <w:bCs/>
          <w:sz w:val="20"/>
          <w:szCs w:val="14"/>
          <w:rtl/>
        </w:rPr>
        <w:t>נשיא</w:t>
      </w:r>
      <w:r w:rsidRPr="006F178A">
        <w:rPr>
          <w:rFonts w:ascii="Fb Fontext" w:hAnsi="Fb Fontext"/>
          <w:sz w:val="20"/>
          <w:rtl/>
        </w:rPr>
        <w:t>,</w:t>
      </w:r>
      <w:r w:rsidR="00B556CA">
        <w:rPr>
          <w:rFonts w:ascii="Fb Fontext" w:hAnsi="Fb Fontext"/>
          <w:sz w:val="20"/>
          <w:rtl/>
        </w:rPr>
        <w:tab/>
      </w:r>
      <w:r w:rsidR="00786DA3">
        <w:rPr>
          <w:rFonts w:ascii="Fb Fontext" w:hAnsi="Fb Fontext" w:hint="cs"/>
          <w:sz w:val="20"/>
          <w:rtl/>
        </w:rPr>
        <w:t xml:space="preserve"> </w:t>
      </w:r>
      <w:r w:rsidRPr="0014673B">
        <w:rPr>
          <w:rStyle w:val="af4"/>
          <w:rtl/>
        </w:rPr>
        <w:t>יהונתן</w:t>
      </w:r>
      <w:r w:rsidRPr="006F178A">
        <w:rPr>
          <w:rFonts w:ascii="Fb Fontext" w:hAnsi="Fb Fontext"/>
          <w:sz w:val="20"/>
          <w:rtl/>
        </w:rPr>
        <w:t xml:space="preserve"> </w:t>
      </w:r>
      <w:r w:rsidR="00786DA3">
        <w:rPr>
          <w:rFonts w:ascii="Fb Fontext" w:hAnsi="Fb Fontext" w:hint="cs"/>
          <w:sz w:val="20"/>
          <w:rtl/>
        </w:rPr>
        <w:t>-</w:t>
      </w:r>
      <w:r w:rsidRPr="006F178A">
        <w:rPr>
          <w:rFonts w:ascii="Fb Fontext" w:hAnsi="Fb Fontext"/>
          <w:sz w:val="20"/>
          <w:rtl/>
        </w:rPr>
        <w:t xml:space="preserve"> </w:t>
      </w:r>
      <w:r w:rsidRPr="007117F5">
        <w:rPr>
          <w:rFonts w:ascii="Fb Fontext" w:hAnsi="Fb Fontext" w:cs="PFT_Frank"/>
          <w:b/>
          <w:bCs/>
          <w:sz w:val="20"/>
          <w:szCs w:val="14"/>
          <w:rtl/>
        </w:rPr>
        <w:t>אב</w:t>
      </w:r>
      <w:r w:rsidR="001405D3" w:rsidRPr="007117F5">
        <w:rPr>
          <w:rFonts w:ascii="Fb Fontext" w:hAnsi="Fb Fontext" w:cs="PFT_Frank"/>
          <w:b/>
          <w:bCs/>
          <w:sz w:val="20"/>
          <w:szCs w:val="14"/>
          <w:rtl/>
        </w:rPr>
        <w:t>"ד</w:t>
      </w:r>
      <w:r w:rsidR="001405D3">
        <w:rPr>
          <w:rFonts w:ascii="Fb Fontext" w:hAnsi="Fb Fontext" w:hint="cs"/>
          <w:sz w:val="20"/>
          <w:rtl/>
        </w:rPr>
        <w:t>.</w:t>
      </w:r>
    </w:p>
    <w:p w14:paraId="63B25F6A" w14:textId="0CA2C93D" w:rsidR="0089324E" w:rsidRPr="006F178A" w:rsidRDefault="0089324E" w:rsidP="00164685">
      <w:pPr>
        <w:rPr>
          <w:rtl/>
        </w:rPr>
      </w:pPr>
      <w:r w:rsidRPr="0014673B">
        <w:rPr>
          <w:rStyle w:val="af4"/>
          <w:rtl/>
        </w:rPr>
        <w:t>עם ה'</w:t>
      </w:r>
      <w:r w:rsidR="00A758C0" w:rsidRPr="0014673B">
        <w:rPr>
          <w:rStyle w:val="af4"/>
          <w:rtl/>
        </w:rPr>
        <w:t>..</w:t>
      </w:r>
      <w:r w:rsidRPr="0014673B">
        <w:rPr>
          <w:rStyle w:val="af4"/>
          <w:rtl/>
        </w:rPr>
        <w:t xml:space="preserve"> בית ישראל</w:t>
      </w:r>
      <w:r w:rsidR="00A758C0" w:rsidRPr="0014673B">
        <w:rPr>
          <w:rStyle w:val="af4"/>
          <w:rtl/>
        </w:rPr>
        <w:t>..</w:t>
      </w:r>
      <w:r w:rsidRPr="006F178A">
        <w:rPr>
          <w:rFonts w:ascii="Fb Fontext" w:hAnsi="Fb Fontext"/>
          <w:sz w:val="20"/>
          <w:rtl/>
        </w:rPr>
        <w:t xml:space="preserve"> </w:t>
      </w:r>
      <w:r w:rsidR="00A758C0">
        <w:rPr>
          <w:rFonts w:ascii="Fb Fontext" w:hAnsi="Fb Fontext" w:hint="cs"/>
          <w:sz w:val="20"/>
          <w:rtl/>
        </w:rPr>
        <w:t>-</w:t>
      </w:r>
      <w:r w:rsidR="00A758C0" w:rsidRPr="006F178A">
        <w:rPr>
          <w:rFonts w:ascii="Fb Fontext" w:hAnsi="Fb Fontext"/>
          <w:sz w:val="20"/>
          <w:rtl/>
        </w:rPr>
        <w:t xml:space="preserve"> </w:t>
      </w:r>
      <w:r w:rsidRPr="007117F5">
        <w:rPr>
          <w:rFonts w:ascii="Fb Fontext" w:hAnsi="Fb Fontext" w:cs="PFT_Frank"/>
          <w:b/>
          <w:bCs/>
          <w:sz w:val="20"/>
          <w:szCs w:val="14"/>
          <w:rtl/>
        </w:rPr>
        <w:t>שמועות הרעות</w:t>
      </w:r>
      <w:r w:rsidR="00A758C0">
        <w:rPr>
          <w:rFonts w:hint="cs"/>
          <w:rtl/>
        </w:rPr>
        <w:t>,</w:t>
      </w:r>
      <w:r w:rsidR="00A758C0" w:rsidRPr="00D54BA1">
        <w:rPr>
          <w:rStyle w:val="affe"/>
          <w:rFonts w:cs="PFT_Frank"/>
          <w:b/>
          <w:bCs/>
          <w:szCs w:val="10"/>
          <w:rtl/>
        </w:rPr>
        <w:t xml:space="preserve"> ולא מתאחין</w:t>
      </w:r>
      <w:r w:rsidR="00A758C0">
        <w:rPr>
          <w:rStyle w:val="affe"/>
          <w:rFonts w:hint="cs"/>
          <w:rtl/>
        </w:rPr>
        <w:t xml:space="preserve"> -</w:t>
      </w:r>
      <w:r w:rsidR="00A758C0" w:rsidRPr="0014673B">
        <w:rPr>
          <w:rStyle w:val="affe"/>
          <w:rtl/>
        </w:rPr>
        <w:t xml:space="preserve"> גז"ש מאלישע</w:t>
      </w:r>
      <w:r w:rsidR="00A758C0">
        <w:rPr>
          <w:rStyle w:val="affe"/>
          <w:rFonts w:hint="cs"/>
          <w:rtl/>
        </w:rPr>
        <w:t>.</w:t>
      </w:r>
    </w:p>
    <w:p w14:paraId="4D03620A" w14:textId="6E8FDEB6" w:rsidR="0089324E" w:rsidRPr="006F178A" w:rsidRDefault="0089324E" w:rsidP="00164685">
      <w:pPr>
        <w:rPr>
          <w:rtl/>
        </w:rPr>
      </w:pPr>
      <w:r w:rsidRPr="007117F5">
        <w:rPr>
          <w:rFonts w:ascii="Fb Fontext" w:hAnsi="Fb Fontext" w:cs="PFT_Frank" w:hint="eastAsia"/>
          <w:b/>
          <w:bCs/>
          <w:szCs w:val="14"/>
          <w:rtl/>
        </w:rPr>
        <w:t>וה</w:t>
      </w:r>
      <w:r w:rsidR="00A758C0" w:rsidRPr="007117F5">
        <w:rPr>
          <w:rFonts w:ascii="Fb Fontext" w:hAnsi="Fb Fontext" w:cs="PFT_Frank" w:hint="eastAsia"/>
          <w:b/>
          <w:bCs/>
          <w:szCs w:val="14"/>
          <w:rtl/>
        </w:rPr>
        <w:t>ך</w:t>
      </w:r>
      <w:r w:rsidRPr="006F178A">
        <w:rPr>
          <w:rFonts w:ascii="Fb Fontext" w:hAnsi="Fb Fontext" w:hint="cs"/>
          <w:rtl/>
        </w:rPr>
        <w:t xml:space="preserve"> </w:t>
      </w:r>
      <w:r w:rsidRPr="0014673B">
        <w:rPr>
          <w:rStyle w:val="affc"/>
          <w:rFonts w:hint="eastAsia"/>
          <w:rtl/>
        </w:rPr>
        <w:t>דשמואל</w:t>
      </w:r>
      <w:r w:rsidRPr="006F178A">
        <w:rPr>
          <w:rFonts w:ascii="Fb Fontext" w:hAnsi="Fb Fontext" w:hint="cs"/>
          <w:rtl/>
        </w:rPr>
        <w:t xml:space="preserve"> </w:t>
      </w:r>
      <w:r w:rsidR="00A758C0">
        <w:rPr>
          <w:rFonts w:ascii="Fb Fontext" w:hAnsi="Fb Fontext" w:hint="cs"/>
          <w:rtl/>
        </w:rPr>
        <w:t>לא קרע על</w:t>
      </w:r>
      <w:r w:rsidRPr="006F178A">
        <w:rPr>
          <w:rFonts w:ascii="Fb Fontext" w:hAnsi="Fb Fontext" w:hint="cs"/>
          <w:rtl/>
        </w:rPr>
        <w:t xml:space="preserve"> י</w:t>
      </w:r>
      <w:r w:rsidRPr="006F178A">
        <w:rPr>
          <w:rFonts w:ascii="Fb Fontext" w:hAnsi="Fb Fontext"/>
          <w:rtl/>
        </w:rPr>
        <w:t>"</w:t>
      </w:r>
      <w:r w:rsidRPr="006F178A">
        <w:rPr>
          <w:rFonts w:ascii="Fb Fontext" w:hAnsi="Fb Fontext" w:hint="cs"/>
          <w:rtl/>
        </w:rPr>
        <w:t>ב אלף</w:t>
      </w:r>
      <w:r w:rsidR="00786DA3">
        <w:rPr>
          <w:rFonts w:ascii="Fb Fontext" w:hAnsi="Fb Fontext" w:hint="cs"/>
          <w:rtl/>
        </w:rPr>
        <w:t xml:space="preserve"> -</w:t>
      </w:r>
      <w:r w:rsidRPr="006F178A">
        <w:rPr>
          <w:rFonts w:ascii="Fb Fontext" w:hAnsi="Fb Fontext" w:hint="cs"/>
          <w:rtl/>
        </w:rPr>
        <w:t xml:space="preserve"> </w:t>
      </w:r>
      <w:r w:rsidR="00786DA3">
        <w:rPr>
          <w:rFonts w:ascii="Fb Fontext" w:hAnsi="Fb Fontext" w:hint="cs"/>
          <w:rtl/>
        </w:rPr>
        <w:t>ש</w:t>
      </w:r>
      <w:r w:rsidRPr="006F178A">
        <w:rPr>
          <w:rFonts w:ascii="Fb Fontext" w:hAnsi="Fb Fontext" w:hint="cs"/>
          <w:rtl/>
        </w:rPr>
        <w:t>דווקא ברוב ציבור</w:t>
      </w:r>
      <w:r w:rsidR="00786DA3">
        <w:rPr>
          <w:rFonts w:ascii="Fb Fontext" w:hAnsi="Fb Fontext" w:hint="cs"/>
          <w:rtl/>
        </w:rPr>
        <w:t xml:space="preserve">, </w:t>
      </w:r>
      <w:r w:rsidR="00786DA3" w:rsidRPr="0014673B">
        <w:rPr>
          <w:rStyle w:val="affe"/>
          <w:rFonts w:hint="eastAsia"/>
          <w:rtl/>
        </w:rPr>
        <w:t>כמעשה</w:t>
      </w:r>
    </w:p>
    <w:p w14:paraId="2873B7FA" w14:textId="1A46D929" w:rsidR="00A758C0" w:rsidRDefault="0089324E" w:rsidP="00164685">
      <w:pPr>
        <w:pStyle w:val="affff1"/>
        <w:rPr>
          <w:rtl/>
        </w:rPr>
      </w:pPr>
      <w:ins w:id="9845" w:author="מספור קטעי משנה" w:date="2026-10-06T06:45:36Z">
        <w:r>
          <w:rPr>
            <w:rStyle w:val="MisparKeta"/>
          </w:rPr>
          <w:t xml:space="preserve">ב. </w:t>
        </w:r>
      </w:ins>
      <w:r w:rsidRPr="006F178A">
        <w:rPr>
          <w:rtl/>
        </w:rPr>
        <w:t>על ברכת השם</w:t>
      </w:r>
      <w:r w:rsidR="00E14D8F">
        <w:rPr>
          <w:rFonts w:hint="cs"/>
          <w:rtl/>
        </w:rPr>
        <w:t xml:space="preserve"> -</w:t>
      </w:r>
    </w:p>
    <w:p w14:paraId="466A1A92" w14:textId="2F5F4189" w:rsidR="00E14D8F" w:rsidRPr="0014673B" w:rsidRDefault="0089324E" w:rsidP="00164685">
      <w:pPr>
        <w:rPr>
          <w:rStyle w:val="affe"/>
          <w:rtl/>
        </w:rPr>
      </w:pPr>
      <w:r w:rsidRPr="00A824E4">
        <w:rPr>
          <w:rStyle w:val="af4"/>
          <w:rtl/>
        </w:rPr>
        <w:t xml:space="preserve"> 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ויבא אליקים</w:t>
      </w:r>
      <w:r w:rsidR="00E14D8F">
        <w:rPr>
          <w:rStyle w:val="af4"/>
          <w:rFonts w:hint="cs"/>
          <w:rtl/>
        </w:rPr>
        <w:t>..</w:t>
      </w:r>
      <w:r w:rsidRPr="00A824E4">
        <w:rPr>
          <w:rStyle w:val="af4"/>
          <w:rtl/>
        </w:rPr>
        <w:t xml:space="preserve"> אל חזקיהו קרועי בגדים</w:t>
      </w:r>
      <w:r w:rsidRPr="00A824E4">
        <w:rPr>
          <w:rStyle w:val="af4"/>
          <w:rFonts w:hint="cs"/>
          <w:rtl/>
        </w:rPr>
        <w:t>'</w:t>
      </w:r>
      <w:r w:rsidR="00E14D8F">
        <w:rPr>
          <w:rFonts w:hint="cs"/>
          <w:rtl/>
        </w:rPr>
        <w:t xml:space="preserve">, </w:t>
      </w:r>
      <w:r w:rsidR="00E14D8F" w:rsidRPr="0014673B">
        <w:rPr>
          <w:rStyle w:val="affe"/>
          <w:rtl/>
        </w:rPr>
        <w:t xml:space="preserve">ולא מתאחין </w:t>
      </w:r>
      <w:r w:rsidR="00606485">
        <w:rPr>
          <w:rStyle w:val="affe"/>
          <w:rFonts w:hint="cs"/>
          <w:rtl/>
        </w:rPr>
        <w:t xml:space="preserve">- </w:t>
      </w:r>
      <w:r w:rsidR="00E14D8F">
        <w:rPr>
          <w:rStyle w:val="affe"/>
          <w:rFonts w:hint="cs"/>
          <w:rtl/>
        </w:rPr>
        <w:t xml:space="preserve">גז"ש </w:t>
      </w:r>
      <w:r w:rsidR="00606485">
        <w:rPr>
          <w:rStyle w:val="affe"/>
          <w:rFonts w:hint="cs"/>
          <w:rtl/>
        </w:rPr>
        <w:t>מדוד.</w:t>
      </w:r>
    </w:p>
    <w:p w14:paraId="4D59D71E" w14:textId="347EB8C6" w:rsidR="00606485" w:rsidRDefault="0089324E" w:rsidP="00164685">
      <w:pPr>
        <w:rPr>
          <w:rtl/>
        </w:rPr>
      </w:pPr>
      <w:r w:rsidRPr="0014673B">
        <w:rPr>
          <w:rStyle w:val="affc"/>
          <w:rtl/>
        </w:rPr>
        <w:t>ת"ר:</w:t>
      </w:r>
      <w:r w:rsidRPr="006F178A">
        <w:rPr>
          <w:rtl/>
        </w:rPr>
        <w:t xml:space="preserve"> </w:t>
      </w:r>
      <w:r w:rsidR="00606485" w:rsidRPr="007117F5">
        <w:rPr>
          <w:rFonts w:cs="PFT_Frank" w:hint="eastAsia"/>
          <w:b/>
          <w:bCs/>
          <w:szCs w:val="14"/>
          <w:rtl/>
        </w:rPr>
        <w:t>בין</w:t>
      </w:r>
      <w:r w:rsidR="00606485" w:rsidRPr="006F178A">
        <w:rPr>
          <w:rtl/>
        </w:rPr>
        <w:t xml:space="preserve"> </w:t>
      </w:r>
      <w:r w:rsidRPr="006F178A">
        <w:rPr>
          <w:rtl/>
        </w:rPr>
        <w:t xml:space="preserve">שומע </w:t>
      </w:r>
      <w:r w:rsidR="00606485" w:rsidRPr="007117F5">
        <w:rPr>
          <w:rFonts w:cs="PFT_Frank" w:hint="eastAsia"/>
          <w:b/>
          <w:bCs/>
          <w:szCs w:val="14"/>
          <w:rtl/>
        </w:rPr>
        <w:t>בין</w:t>
      </w:r>
      <w:r w:rsidR="00606485" w:rsidRPr="006F178A">
        <w:rPr>
          <w:rtl/>
        </w:rPr>
        <w:t xml:space="preserve"> </w:t>
      </w:r>
      <w:r w:rsidRPr="006F178A">
        <w:rPr>
          <w:rtl/>
        </w:rPr>
        <w:t>השומע מהשומע</w:t>
      </w:r>
      <w:r w:rsidR="00606485">
        <w:rPr>
          <w:rFonts w:hint="cs"/>
          <w:rtl/>
        </w:rPr>
        <w:t xml:space="preserve">, </w:t>
      </w:r>
      <w:r w:rsidRPr="007117F5">
        <w:rPr>
          <w:rFonts w:cs="PFT_Frank"/>
          <w:b/>
          <w:bCs/>
          <w:szCs w:val="14"/>
          <w:rtl/>
        </w:rPr>
        <w:t xml:space="preserve">והעדים </w:t>
      </w:r>
      <w:r w:rsidR="00606485" w:rsidRPr="007117F5">
        <w:rPr>
          <w:rFonts w:cs="PFT_Frank" w:hint="eastAsia"/>
          <w:b/>
          <w:bCs/>
          <w:szCs w:val="14"/>
          <w:rtl/>
        </w:rPr>
        <w:t>לא</w:t>
      </w:r>
      <w:r w:rsidR="00606485" w:rsidRPr="00757D20">
        <w:rPr>
          <w:rtl/>
        </w:rPr>
        <w:t xml:space="preserve"> </w:t>
      </w:r>
      <w:r w:rsidRPr="00757D20">
        <w:rPr>
          <w:rtl/>
        </w:rPr>
        <w:t>שכבר קרעו</w:t>
      </w:r>
      <w:r w:rsidR="00606485">
        <w:rPr>
          <w:rFonts w:hint="cs"/>
          <w:rtl/>
        </w:rPr>
        <w:t>.</w:t>
      </w:r>
    </w:p>
    <w:p w14:paraId="360E4D38" w14:textId="617244EB" w:rsidR="00606485" w:rsidRDefault="00606485" w:rsidP="00164685">
      <w:pPr>
        <w:pStyle w:val="affff1"/>
        <w:rPr>
          <w:rtl/>
        </w:rPr>
      </w:pPr>
      <w:ins w:id="9846" w:author="מספור קטעי משנה" w:date="2026-10-06T06:45:36Z">
        <w:r>
          <w:rPr>
            <w:rStyle w:val="MisparKeta"/>
          </w:rPr>
          <w:t xml:space="preserve">ג. </w:t>
        </w:r>
      </w:ins>
      <w:r>
        <w:rPr>
          <w:rFonts w:hint="cs"/>
          <w:rtl/>
        </w:rPr>
        <w:t xml:space="preserve">על </w:t>
      </w:r>
      <w:r w:rsidR="0089324E" w:rsidRPr="006F178A">
        <w:rPr>
          <w:rtl/>
        </w:rPr>
        <w:t xml:space="preserve">ספר </w:t>
      </w:r>
      <w:r w:rsidR="0089324E" w:rsidRPr="00606485">
        <w:rPr>
          <w:rtl/>
        </w:rPr>
        <w:t>תורה</w:t>
      </w:r>
      <w:r w:rsidR="0089324E" w:rsidRPr="006F178A">
        <w:rPr>
          <w:rtl/>
        </w:rPr>
        <w:t xml:space="preserve"> שנשרף</w:t>
      </w:r>
      <w:r>
        <w:rPr>
          <w:rFonts w:hint="cs"/>
          <w:rtl/>
        </w:rPr>
        <w:t xml:space="preserve"> -</w:t>
      </w:r>
    </w:p>
    <w:p w14:paraId="0224D6A3" w14:textId="00B02367" w:rsidR="00606485" w:rsidRPr="006A0A47" w:rsidRDefault="0089324E" w:rsidP="006A0A47">
      <w:pPr>
        <w:pStyle w:val="af3"/>
        <w:rPr>
          <w:rtl/>
        </w:rPr>
      </w:pPr>
      <w:r w:rsidRPr="006A0A47">
        <w:rPr>
          <w:rFonts w:hint="cs"/>
          <w:rtl/>
        </w:rPr>
        <w:t>'</w:t>
      </w:r>
      <w:r w:rsidRPr="006A0A47">
        <w:rPr>
          <w:rtl/>
        </w:rPr>
        <w:t>ויהי כקרוא</w:t>
      </w:r>
      <w:r w:rsidR="00606485" w:rsidRPr="006A0A47">
        <w:rPr>
          <w:rFonts w:hint="cs"/>
          <w:rtl/>
        </w:rPr>
        <w:t>..</w:t>
      </w:r>
      <w:r w:rsidRPr="006A0A47">
        <w:rPr>
          <w:rtl/>
        </w:rPr>
        <w:t xml:space="preserve"> שלש דלתות</w:t>
      </w:r>
      <w:r w:rsidR="00786DA3" w:rsidRPr="006A0A47">
        <w:rPr>
          <w:rFonts w:hint="cs"/>
          <w:rtl/>
        </w:rPr>
        <w:t xml:space="preserve"> וארבעה,</w:t>
      </w:r>
      <w:r w:rsidRPr="006A0A47">
        <w:rPr>
          <w:rtl/>
        </w:rPr>
        <w:t xml:space="preserve"> יקרעה בתער</w:t>
      </w:r>
      <w:r w:rsidR="00606485" w:rsidRPr="006A0A47">
        <w:rPr>
          <w:rFonts w:hint="cs"/>
          <w:rtl/>
        </w:rPr>
        <w:t>..</w:t>
      </w:r>
      <w:r w:rsidRPr="006A0A47">
        <w:rPr>
          <w:rtl/>
        </w:rPr>
        <w:t xml:space="preserve"> והשלך אל האש</w:t>
      </w:r>
      <w:r w:rsidR="00606485" w:rsidRPr="006A0A47">
        <w:rPr>
          <w:rFonts w:hint="cs"/>
          <w:rtl/>
        </w:rPr>
        <w:t>.</w:t>
      </w:r>
    </w:p>
    <w:p w14:paraId="29CFBB43" w14:textId="3E0EEF05" w:rsidR="0089324E" w:rsidRPr="006F178A" w:rsidRDefault="00606485" w:rsidP="00164685">
      <w:pPr>
        <w:rPr>
          <w:rtl/>
        </w:rPr>
      </w:pPr>
      <w:r>
        <w:rPr>
          <w:rStyle w:val="affc"/>
          <w:rFonts w:hint="cs"/>
          <w:rtl/>
        </w:rPr>
        <w:t>ש</w:t>
      </w:r>
      <w:r w:rsidR="0089324E" w:rsidRPr="0014673B">
        <w:rPr>
          <w:rStyle w:val="affc"/>
          <w:rtl/>
        </w:rPr>
        <w:t>א</w:t>
      </w:r>
      <w:r w:rsidRPr="0014673B">
        <w:rPr>
          <w:rStyle w:val="affc"/>
          <w:rFonts w:hint="eastAsia"/>
          <w:rtl/>
        </w:rPr>
        <w:t>מרו</w:t>
      </w:r>
      <w:r w:rsidR="0089324E" w:rsidRPr="0014673B">
        <w:rPr>
          <w:rStyle w:val="affc"/>
          <w:rtl/>
        </w:rPr>
        <w:t xml:space="preserve"> ליהויקים</w:t>
      </w:r>
      <w:r w:rsidR="0089324E" w:rsidRPr="006F178A">
        <w:rPr>
          <w:rtl/>
        </w:rPr>
        <w:t xml:space="preserve">: כתב </w:t>
      </w:r>
      <w:r w:rsidR="0089324E" w:rsidRPr="0014673B">
        <w:rPr>
          <w:rStyle w:val="affc"/>
          <w:rtl/>
        </w:rPr>
        <w:t>ירמיה</w:t>
      </w:r>
      <w:r w:rsidR="0089324E" w:rsidRPr="006F178A">
        <w:rPr>
          <w:rtl/>
        </w:rPr>
        <w:t xml:space="preserve"> קינות</w:t>
      </w:r>
      <w:r>
        <w:rPr>
          <w:rFonts w:hint="cs"/>
          <w:rtl/>
        </w:rPr>
        <w:t>,</w:t>
      </w:r>
      <w:r w:rsidR="0089324E" w:rsidRPr="006F178A">
        <w:rPr>
          <w:rFonts w:hint="cs"/>
          <w:rtl/>
        </w:rPr>
        <w:t xml:space="preserve"> </w:t>
      </w:r>
      <w:r w:rsidR="0089324E" w:rsidRPr="000114E8">
        <w:rPr>
          <w:rStyle w:val="affc"/>
          <w:rFonts w:hint="eastAsia"/>
          <w:rtl/>
        </w:rPr>
        <w:t>שאלם</w:t>
      </w:r>
      <w:r w:rsidR="00786DA3">
        <w:rPr>
          <w:rFonts w:hint="cs"/>
          <w:rtl/>
        </w:rPr>
        <w:t>:</w:t>
      </w:r>
      <w:r w:rsidR="0089324E" w:rsidRPr="006F178A">
        <w:rPr>
          <w:rFonts w:hint="cs"/>
          <w:rtl/>
        </w:rPr>
        <w:t xml:space="preserve"> מה כתוב</w:t>
      </w:r>
      <w:r>
        <w:rPr>
          <w:rFonts w:hint="cs"/>
          <w:rtl/>
        </w:rPr>
        <w:t>,</w:t>
      </w:r>
    </w:p>
    <w:p w14:paraId="0A51EC55" w14:textId="2105A4F8" w:rsidR="0089324E" w:rsidRPr="006F178A" w:rsidRDefault="0089324E" w:rsidP="00164685">
      <w:pPr>
        <w:rPr>
          <w:rtl/>
        </w:rPr>
      </w:pPr>
      <w:r w:rsidRPr="000114E8">
        <w:rPr>
          <w:rStyle w:val="affc"/>
          <w:rFonts w:hint="eastAsia"/>
          <w:rtl/>
        </w:rPr>
        <w:t>א</w:t>
      </w:r>
      <w:r w:rsidRPr="000114E8">
        <w:rPr>
          <w:rStyle w:val="affc"/>
          <w:rtl/>
        </w:rPr>
        <w:t>"</w:t>
      </w:r>
      <w:r w:rsidRPr="000114E8">
        <w:rPr>
          <w:rStyle w:val="affc"/>
          <w:rFonts w:hint="eastAsia"/>
          <w:rtl/>
        </w:rPr>
        <w:t>ל</w:t>
      </w:r>
      <w:r w:rsidR="00606485">
        <w:rPr>
          <w:rFonts w:hint="cs"/>
          <w:rtl/>
        </w:rPr>
        <w:t>:</w:t>
      </w:r>
      <w:r w:rsidRPr="006F178A">
        <w:rPr>
          <w:rtl/>
        </w:rPr>
        <w:t xml:space="preserve"> </w:t>
      </w:r>
      <w:r w:rsidRPr="000114E8">
        <w:rPr>
          <w:rStyle w:val="af4"/>
          <w:rtl/>
        </w:rPr>
        <w:t>איכה ישבה בדד</w:t>
      </w:r>
      <w:r w:rsidRPr="006F178A">
        <w:rPr>
          <w:rFonts w:hint="cs"/>
          <w:rtl/>
        </w:rPr>
        <w:t xml:space="preserve"> </w:t>
      </w:r>
      <w:r w:rsidRPr="000114E8">
        <w:rPr>
          <w:rStyle w:val="affc"/>
          <w:rFonts w:hint="eastAsia"/>
          <w:rtl/>
        </w:rPr>
        <w:t>א</w:t>
      </w:r>
      <w:r w:rsidRPr="000114E8">
        <w:rPr>
          <w:rStyle w:val="affc"/>
          <w:rtl/>
        </w:rPr>
        <w:t>"</w:t>
      </w:r>
      <w:r w:rsidRPr="000114E8">
        <w:rPr>
          <w:rStyle w:val="affc"/>
          <w:rFonts w:hint="eastAsia"/>
          <w:rtl/>
        </w:rPr>
        <w:t>ל</w:t>
      </w:r>
      <w:r w:rsidR="00606485">
        <w:rPr>
          <w:rStyle w:val="affc"/>
          <w:rFonts w:hint="cs"/>
          <w:rtl/>
        </w:rPr>
        <w:t>:</w:t>
      </w:r>
      <w:r w:rsidRPr="006F178A">
        <w:rPr>
          <w:rFonts w:hint="cs"/>
          <w:rtl/>
        </w:rPr>
        <w:t xml:space="preserve"> אנא מלכא</w:t>
      </w:r>
      <w:r w:rsidR="00606485">
        <w:rPr>
          <w:rFonts w:hint="cs"/>
          <w:rtl/>
        </w:rPr>
        <w:t xml:space="preserve">, </w:t>
      </w:r>
      <w:r w:rsidR="00606485">
        <w:rPr>
          <w:rStyle w:val="af4"/>
          <w:rFonts w:hint="cs"/>
          <w:rtl/>
        </w:rPr>
        <w:t>בכו ת</w:t>
      </w:r>
      <w:r w:rsidRPr="000114E8">
        <w:rPr>
          <w:rStyle w:val="af4"/>
          <w:rtl/>
        </w:rPr>
        <w:t>בכה</w:t>
      </w:r>
      <w:r w:rsidRPr="006F178A">
        <w:rPr>
          <w:rtl/>
        </w:rPr>
        <w:t xml:space="preserve"> </w:t>
      </w:r>
      <w:r w:rsidR="00606485">
        <w:rPr>
          <w:rFonts w:hint="cs"/>
          <w:rtl/>
        </w:rPr>
        <w:t>-</w:t>
      </w:r>
      <w:r w:rsidRPr="006F178A">
        <w:rPr>
          <w:rFonts w:hint="cs"/>
          <w:rtl/>
        </w:rPr>
        <w:t xml:space="preserve"> </w:t>
      </w:r>
      <w:r w:rsidRPr="006F178A">
        <w:rPr>
          <w:rtl/>
        </w:rPr>
        <w:t>אנא מלכא</w:t>
      </w:r>
      <w:r w:rsidR="00606485">
        <w:rPr>
          <w:rFonts w:hint="cs"/>
          <w:rtl/>
        </w:rPr>
        <w:t>,</w:t>
      </w:r>
    </w:p>
    <w:p w14:paraId="636C91E4" w14:textId="0FAAB4C8" w:rsidR="0089324E" w:rsidRPr="006F178A" w:rsidRDefault="0089324E" w:rsidP="00164685">
      <w:pPr>
        <w:rPr>
          <w:rtl/>
        </w:rPr>
      </w:pPr>
      <w:r w:rsidRPr="000114E8">
        <w:rPr>
          <w:rStyle w:val="af4"/>
          <w:rtl/>
        </w:rPr>
        <w:t>גלתה יהודה</w:t>
      </w:r>
      <w:r w:rsidR="00606485">
        <w:rPr>
          <w:rStyle w:val="af4"/>
          <w:rFonts w:hint="cs"/>
          <w:rtl/>
        </w:rPr>
        <w:t xml:space="preserve"> מעוני -</w:t>
      </w:r>
      <w:r w:rsidRPr="006F178A">
        <w:rPr>
          <w:rtl/>
        </w:rPr>
        <w:t xml:space="preserve"> אנא מלכא</w:t>
      </w:r>
      <w:r w:rsidR="00606485">
        <w:rPr>
          <w:rFonts w:hint="cs"/>
          <w:rtl/>
        </w:rPr>
        <w:t xml:space="preserve">, </w:t>
      </w:r>
      <w:r w:rsidR="006A0A47">
        <w:rPr>
          <w:rtl/>
        </w:rPr>
        <w:tab/>
      </w:r>
      <w:r w:rsidR="006A0A47">
        <w:rPr>
          <w:rFonts w:hint="cs"/>
          <w:rtl/>
        </w:rPr>
        <w:t xml:space="preserve">   </w:t>
      </w:r>
      <w:r w:rsidRPr="000114E8">
        <w:rPr>
          <w:rStyle w:val="af4"/>
          <w:rtl/>
        </w:rPr>
        <w:t>דרכי ציון אבלות</w:t>
      </w:r>
      <w:r w:rsidRPr="006F178A">
        <w:rPr>
          <w:rFonts w:hint="cs"/>
          <w:rtl/>
        </w:rPr>
        <w:t xml:space="preserve"> </w:t>
      </w:r>
      <w:r w:rsidR="00606485">
        <w:rPr>
          <w:rFonts w:hint="cs"/>
          <w:rtl/>
        </w:rPr>
        <w:t>-</w:t>
      </w:r>
      <w:r w:rsidRPr="006F178A">
        <w:rPr>
          <w:rtl/>
        </w:rPr>
        <w:t xml:space="preserve"> אנא מלכא</w:t>
      </w:r>
      <w:r w:rsidR="00606485">
        <w:rPr>
          <w:rFonts w:hint="cs"/>
          <w:rtl/>
        </w:rPr>
        <w:t>,</w:t>
      </w:r>
    </w:p>
    <w:p w14:paraId="4D119933" w14:textId="0826120B" w:rsidR="00962299" w:rsidRPr="006F178A" w:rsidRDefault="0089324E" w:rsidP="00164685">
      <w:pPr>
        <w:rPr>
          <w:rtl/>
        </w:rPr>
      </w:pPr>
      <w:r w:rsidRPr="000114E8">
        <w:rPr>
          <w:rStyle w:val="af4"/>
          <w:rtl/>
        </w:rPr>
        <w:t>היו צריה לראש</w:t>
      </w:r>
      <w:r w:rsidR="00606485">
        <w:rPr>
          <w:rStyle w:val="af4"/>
          <w:rFonts w:hint="cs"/>
          <w:rtl/>
        </w:rPr>
        <w:t xml:space="preserve"> </w:t>
      </w:r>
      <w:r w:rsidR="00606485"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Pr="000114E8">
        <w:rPr>
          <w:rStyle w:val="affc"/>
          <w:rtl/>
        </w:rPr>
        <w:t>א</w:t>
      </w:r>
      <w:r w:rsidR="00606485" w:rsidRPr="000114E8">
        <w:rPr>
          <w:rStyle w:val="affc"/>
          <w:rtl/>
        </w:rPr>
        <w:t>"</w:t>
      </w:r>
      <w:r w:rsidRPr="000114E8">
        <w:rPr>
          <w:rStyle w:val="affc"/>
          <w:rtl/>
        </w:rPr>
        <w:t>ל</w:t>
      </w:r>
      <w:r w:rsidRPr="006F178A">
        <w:rPr>
          <w:rtl/>
        </w:rPr>
        <w:t xml:space="preserve">: </w:t>
      </w:r>
      <w:r w:rsidR="00606485">
        <w:rPr>
          <w:rFonts w:hint="cs"/>
          <w:rtl/>
        </w:rPr>
        <w:t>מי</w:t>
      </w:r>
      <w:r w:rsidR="00606485" w:rsidRPr="006F178A">
        <w:rPr>
          <w:rtl/>
        </w:rPr>
        <w:t xml:space="preserve"> </w:t>
      </w:r>
      <w:r w:rsidRPr="006F178A">
        <w:rPr>
          <w:rtl/>
        </w:rPr>
        <w:t xml:space="preserve">אמרה? - </w:t>
      </w:r>
      <w:r w:rsidRPr="000114E8">
        <w:rPr>
          <w:rStyle w:val="af4"/>
          <w:rtl/>
        </w:rPr>
        <w:t>כי ה' הוגה על ר</w:t>
      </w:r>
      <w:r w:rsidR="00606485">
        <w:rPr>
          <w:rStyle w:val="af4"/>
          <w:rFonts w:hint="cs"/>
          <w:rtl/>
        </w:rPr>
        <w:t>ו</w:t>
      </w:r>
      <w:r w:rsidRPr="000114E8">
        <w:rPr>
          <w:rStyle w:val="af4"/>
          <w:rtl/>
        </w:rPr>
        <w:t>ב פשעיה</w:t>
      </w:r>
      <w:r w:rsidR="00606485">
        <w:rPr>
          <w:rFonts w:hint="cs"/>
          <w:rtl/>
        </w:rPr>
        <w:t>,</w:t>
      </w:r>
    </w:p>
    <w:p w14:paraId="18ABFEF6" w14:textId="1EB673EF" w:rsidR="005C4984" w:rsidRDefault="0089324E" w:rsidP="004B6711">
      <w:pPr>
        <w:rPr>
          <w:rFonts w:ascii="Fb Fontext" w:hAnsi="Fb Fontext"/>
          <w:rtl/>
        </w:rPr>
      </w:pPr>
      <w:r w:rsidRPr="006F178A">
        <w:rPr>
          <w:rtl/>
        </w:rPr>
        <w:t xml:space="preserve">קדר </w:t>
      </w:r>
      <w:r w:rsidR="00606485">
        <w:rPr>
          <w:rFonts w:hint="cs"/>
          <w:rtl/>
        </w:rPr>
        <w:t>ה</w:t>
      </w:r>
      <w:r w:rsidRPr="006F178A">
        <w:rPr>
          <w:rtl/>
        </w:rPr>
        <w:t>אזכרות ושרפן</w:t>
      </w:r>
      <w:r w:rsidR="00606485">
        <w:rPr>
          <w:rStyle w:val="affc"/>
          <w:rFonts w:hint="cs"/>
          <w:rtl/>
        </w:rPr>
        <w:t xml:space="preserve"> </w:t>
      </w:r>
      <w:r w:rsidRPr="000114E8">
        <w:rPr>
          <w:rStyle w:val="affc"/>
          <w:rtl/>
        </w:rPr>
        <w:t>וכתיב</w:t>
      </w:r>
      <w:r w:rsidRPr="006F178A">
        <w:rPr>
          <w:rFonts w:ascii="Fb Fontext" w:hAnsi="Fb Fontext"/>
          <w:sz w:val="20"/>
          <w:rtl/>
        </w:rPr>
        <w:t xml:space="preserve"> </w:t>
      </w:r>
      <w:r w:rsidRPr="000114E8">
        <w:rPr>
          <w:rStyle w:val="af4"/>
          <w:rtl/>
        </w:rPr>
        <w:t>ולא קרעו</w:t>
      </w:r>
      <w:r w:rsidR="00606485" w:rsidRPr="000114E8">
        <w:rPr>
          <w:rStyle w:val="af4"/>
          <w:rtl/>
        </w:rPr>
        <w:t>..</w:t>
      </w:r>
      <w:r w:rsidRPr="000114E8">
        <w:rPr>
          <w:rStyle w:val="af4"/>
          <w:rtl/>
        </w:rPr>
        <w:t xml:space="preserve"> בגדיהם</w:t>
      </w:r>
      <w:r w:rsidR="00606485">
        <w:rPr>
          <w:rFonts w:ascii="Fb Fontext" w:hAnsi="Fb Fontext" w:hint="cs"/>
          <w:sz w:val="20"/>
          <w:rtl/>
        </w:rPr>
        <w:t xml:space="preserve"> </w:t>
      </w:r>
      <w:r w:rsidR="00786DA3">
        <w:rPr>
          <w:rFonts w:ascii="Fb Fontext" w:hAnsi="Fb Fontext" w:hint="cs"/>
          <w:sz w:val="20"/>
          <w:rtl/>
        </w:rPr>
        <w:t>-</w:t>
      </w:r>
      <w:r w:rsidRPr="006F178A">
        <w:rPr>
          <w:rFonts w:ascii="Fb Fontext" w:hAnsi="Fb Fontext"/>
          <w:sz w:val="20"/>
          <w:rtl/>
        </w:rPr>
        <w:t xml:space="preserve"> </w:t>
      </w:r>
      <w:r w:rsidR="00606485">
        <w:rPr>
          <w:rFonts w:ascii="Fb Fontext" w:hAnsi="Fb Fontext" w:hint="cs"/>
          <w:sz w:val="20"/>
          <w:rtl/>
        </w:rPr>
        <w:t>שחייבים</w:t>
      </w:r>
      <w:r w:rsidR="00786DA3">
        <w:rPr>
          <w:rFonts w:ascii="Fb Fontext" w:hAnsi="Fb Fontext" w:hint="cs"/>
          <w:sz w:val="20"/>
          <w:rtl/>
        </w:rPr>
        <w:t>.</w:t>
      </w:r>
    </w:p>
    <w:p w14:paraId="434F0A2E" w14:textId="1A99019F" w:rsidR="00D54BA1" w:rsidRDefault="004B6711" w:rsidP="00D54BA1">
      <w:pPr>
        <w:pStyle w:val="afff1"/>
        <w:rPr>
          <w:bCs w:val="0"/>
          <w:rtl/>
        </w:rPr>
      </w:pPr>
      <w:r>
        <w:rPr>
          <w:rFonts w:hint="cs"/>
          <w:rtl/>
        </w:rPr>
        <w:t>***</w:t>
      </w:r>
      <w:r w:rsidR="00D54BA1">
        <w:rPr>
          <w:rtl/>
        </w:rPr>
        <w:br w:type="page"/>
      </w:r>
    </w:p>
    <w:p w14:paraId="2963E47A" w14:textId="53AF9E1F" w:rsidR="00E31AD5" w:rsidRDefault="0089324E" w:rsidP="004B6711">
      <w:pPr>
        <w:pStyle w:val="36"/>
        <w:framePr w:wrap="notBeside"/>
        <w:rPr>
          <w:rtl/>
        </w:rPr>
      </w:pPr>
      <w:r w:rsidRPr="004B6711">
        <w:rPr>
          <w:rFonts w:hint="eastAsia"/>
          <w:rtl/>
        </w:rPr>
        <w:lastRenderedPageBreak/>
        <w:t>ר</w:t>
      </w:r>
      <w:r w:rsidRPr="004B6711">
        <w:rPr>
          <w:rtl/>
        </w:rPr>
        <w:t>"</w:t>
      </w:r>
      <w:r w:rsidRPr="004B6711">
        <w:rPr>
          <w:rFonts w:hint="eastAsia"/>
          <w:rtl/>
        </w:rPr>
        <w:t>ה</w:t>
      </w:r>
      <w:r w:rsidR="00E31AD5">
        <w:rPr>
          <w:rFonts w:hint="cs"/>
          <w:rtl/>
        </w:rPr>
        <w:t>:</w:t>
      </w:r>
    </w:p>
    <w:p w14:paraId="2CB18BBE" w14:textId="0B968B1F" w:rsidR="0089324E" w:rsidRPr="006F178A" w:rsidRDefault="0089324E" w:rsidP="00164685">
      <w:pPr>
        <w:rPr>
          <w:rtl/>
        </w:rPr>
      </w:pPr>
      <w:r w:rsidRPr="006F178A">
        <w:rPr>
          <w:rtl/>
        </w:rPr>
        <w:t xml:space="preserve">חייב </w:t>
      </w:r>
      <w:r w:rsidRPr="007117F5">
        <w:rPr>
          <w:rFonts w:cs="PFT_Frank"/>
          <w:b/>
          <w:bCs/>
          <w:szCs w:val="14"/>
          <w:rtl/>
        </w:rPr>
        <w:t>שתי קריעות</w:t>
      </w:r>
      <w:r w:rsidR="005C4984">
        <w:rPr>
          <w:rFonts w:hint="cs"/>
          <w:rtl/>
        </w:rPr>
        <w:t>,</w:t>
      </w:r>
      <w:r w:rsidRPr="006F178A">
        <w:rPr>
          <w:rtl/>
        </w:rPr>
        <w:t xml:space="preserve"> על הגויל והכתב</w:t>
      </w:r>
      <w:r w:rsidR="005C4984" w:rsidRPr="000114E8">
        <w:rPr>
          <w:rStyle w:val="af4"/>
          <w:rtl/>
        </w:rPr>
        <w:t xml:space="preserve"> </w:t>
      </w:r>
      <w:r w:rsidR="005C4984">
        <w:rPr>
          <w:rStyle w:val="af4"/>
          <w:rFonts w:hint="cs"/>
          <w:rtl/>
        </w:rPr>
        <w:t xml:space="preserve">- </w:t>
      </w:r>
      <w:r w:rsidR="005C4984" w:rsidRPr="000114E8">
        <w:rPr>
          <w:rStyle w:val="af4"/>
          <w:rFonts w:hint="eastAsia"/>
          <w:rtl/>
        </w:rPr>
        <w:t>המגילה</w:t>
      </w:r>
      <w:r w:rsidR="005C4984" w:rsidRPr="000114E8">
        <w:rPr>
          <w:rStyle w:val="af4"/>
          <w:rtl/>
        </w:rPr>
        <w:t xml:space="preserve"> </w:t>
      </w:r>
      <w:r w:rsidR="005C4984" w:rsidRPr="000114E8">
        <w:rPr>
          <w:rStyle w:val="af4"/>
          <w:rFonts w:hint="eastAsia"/>
          <w:rtl/>
        </w:rPr>
        <w:t>ו</w:t>
      </w:r>
      <w:r w:rsidR="005C4984">
        <w:rPr>
          <w:rStyle w:val="af4"/>
          <w:rFonts w:hint="cs"/>
          <w:rtl/>
        </w:rPr>
        <w:t>..</w:t>
      </w:r>
      <w:r w:rsidR="005C4984" w:rsidRPr="000114E8">
        <w:rPr>
          <w:rStyle w:val="af4"/>
          <w:rFonts w:hint="eastAsia"/>
          <w:rtl/>
        </w:rPr>
        <w:t>הדברים</w:t>
      </w:r>
      <w:r w:rsidR="005C4984">
        <w:rPr>
          <w:rStyle w:val="af4"/>
          <w:rFonts w:hint="cs"/>
          <w:rtl/>
        </w:rPr>
        <w:t>.</w:t>
      </w:r>
    </w:p>
    <w:p w14:paraId="0B965FAD" w14:textId="49F6CF49" w:rsidR="00E31AD5" w:rsidRDefault="0089324E" w:rsidP="004B6711">
      <w:pPr>
        <w:pStyle w:val="36"/>
        <w:framePr w:wrap="notBeside"/>
        <w:rPr>
          <w:rtl/>
        </w:rPr>
      </w:pPr>
      <w:r w:rsidRPr="004B6711">
        <w:rPr>
          <w:rtl/>
        </w:rPr>
        <w:t>ר"</w:t>
      </w:r>
      <w:r w:rsidRPr="004B6711">
        <w:rPr>
          <w:rFonts w:hint="eastAsia"/>
          <w:rtl/>
        </w:rPr>
        <w:t>א</w:t>
      </w:r>
      <w:r w:rsidRPr="004B6711">
        <w:rPr>
          <w:rtl/>
        </w:rPr>
        <w:t xml:space="preserve"> </w:t>
      </w:r>
      <w:r w:rsidR="00EE1851" w:rsidRPr="004B6711">
        <w:rPr>
          <w:rFonts w:hint="eastAsia"/>
          <w:rtl/>
        </w:rPr>
        <w:t>סבר</w:t>
      </w:r>
      <w:r w:rsidR="00E31AD5">
        <w:rPr>
          <w:rFonts w:hint="cs"/>
          <w:rtl/>
        </w:rPr>
        <w:t>:</w:t>
      </w:r>
    </w:p>
    <w:p w14:paraId="34D28193" w14:textId="03205CD7" w:rsidR="00EE1851" w:rsidRDefault="00EE1851" w:rsidP="00164685">
      <w:pPr>
        <w:rPr>
          <w:rtl/>
        </w:rPr>
      </w:pPr>
      <w:r>
        <w:rPr>
          <w:rFonts w:hint="cs"/>
          <w:rtl/>
        </w:rPr>
        <w:t>אילו אכלה בת היענה לתפילין היה חייב לקרוע</w:t>
      </w:r>
      <w:r w:rsidR="0018426B">
        <w:rPr>
          <w:rFonts w:hint="cs"/>
          <w:rtl/>
        </w:rPr>
        <w:t xml:space="preserve"> שתים</w:t>
      </w:r>
    </w:p>
    <w:p w14:paraId="44F22960" w14:textId="376D2C0A" w:rsidR="00E31AD5" w:rsidRDefault="0018426B" w:rsidP="004B6711">
      <w:pPr>
        <w:pStyle w:val="36"/>
        <w:framePr w:wrap="notBeside"/>
        <w:rPr>
          <w:rtl/>
        </w:rPr>
      </w:pPr>
      <w:r w:rsidRPr="004B6711">
        <w:rPr>
          <w:rFonts w:hint="eastAsia"/>
          <w:rtl/>
        </w:rPr>
        <w:t>א</w:t>
      </w:r>
      <w:r w:rsidRPr="004B6711">
        <w:rPr>
          <w:rtl/>
        </w:rPr>
        <w:t xml:space="preserve">"ל </w:t>
      </w:r>
      <w:r w:rsidR="0089324E" w:rsidRPr="004B6711">
        <w:rPr>
          <w:rFonts w:hint="eastAsia"/>
          <w:rtl/>
        </w:rPr>
        <w:t>רהב</w:t>
      </w:r>
      <w:r w:rsidR="0089324E" w:rsidRPr="004B6711">
        <w:rPr>
          <w:rtl/>
        </w:rPr>
        <w:t>"</w:t>
      </w:r>
      <w:r w:rsidR="0089324E" w:rsidRPr="004B6711">
        <w:rPr>
          <w:rFonts w:hint="eastAsia"/>
          <w:rtl/>
        </w:rPr>
        <w:t>ח</w:t>
      </w:r>
      <w:r w:rsidRPr="004B6711">
        <w:rPr>
          <w:rtl/>
        </w:rPr>
        <w:t xml:space="preserve"> מר"י</w:t>
      </w:r>
      <w:r w:rsidR="00E31AD5">
        <w:rPr>
          <w:rtl/>
        </w:rPr>
        <w:t>:</w:t>
      </w:r>
    </w:p>
    <w:p w14:paraId="3B4CD4D5" w14:textId="17FC4BBC" w:rsidR="0089324E" w:rsidRPr="006F178A" w:rsidRDefault="0089324E" w:rsidP="00164685">
      <w:pPr>
        <w:rPr>
          <w:rtl/>
        </w:rPr>
      </w:pPr>
      <w:r w:rsidRPr="006F178A">
        <w:rPr>
          <w:rtl/>
        </w:rPr>
        <w:t xml:space="preserve">לא אמרו </w:t>
      </w:r>
      <w:r w:rsidRPr="007117F5">
        <w:rPr>
          <w:rFonts w:cs="PFT_Frank"/>
          <w:b/>
          <w:bCs/>
          <w:szCs w:val="14"/>
          <w:rtl/>
        </w:rPr>
        <w:t>אלא בזרוע</w:t>
      </w:r>
      <w:r w:rsidR="0018426B" w:rsidRPr="000114E8">
        <w:rPr>
          <w:rStyle w:val="affe"/>
          <w:rtl/>
        </w:rPr>
        <w:t xml:space="preserve"> אדם במזיד</w:t>
      </w:r>
      <w:r w:rsidRPr="006F178A">
        <w:rPr>
          <w:rtl/>
        </w:rPr>
        <w:t xml:space="preserve">, </w:t>
      </w:r>
      <w:r w:rsidRPr="000114E8">
        <w:rPr>
          <w:rStyle w:val="affe"/>
          <w:rtl/>
        </w:rPr>
        <w:t>כמעשה</w:t>
      </w:r>
      <w:r w:rsidR="00786DA3">
        <w:rPr>
          <w:rFonts w:hint="cs"/>
          <w:rtl/>
        </w:rPr>
        <w:t>.</w:t>
      </w:r>
    </w:p>
    <w:p w14:paraId="6F800FC7" w14:textId="2ED34A46" w:rsidR="00962299" w:rsidRDefault="00962299" w:rsidP="00164685">
      <w:pPr>
        <w:pStyle w:val="affff1"/>
        <w:rPr>
          <w:rtl/>
        </w:rPr>
      </w:pPr>
      <w:ins w:id="9847" w:author="מספור קטעי משנה" w:date="2026-10-06T06:45:36Z">
        <w:r>
          <w:rPr>
            <w:rStyle w:val="MisparKeta"/>
          </w:rPr>
          <w:t xml:space="preserve">ב. </w:t>
        </w:r>
      </w:ins>
      <w:r>
        <w:rPr>
          <w:rFonts w:hint="cs"/>
          <w:rtl/>
        </w:rPr>
        <w:t xml:space="preserve">על </w:t>
      </w:r>
      <w:r w:rsidR="0089324E" w:rsidRPr="006F178A">
        <w:rPr>
          <w:rtl/>
        </w:rPr>
        <w:t>ערי יהודה</w:t>
      </w:r>
      <w:r>
        <w:rPr>
          <w:rFonts w:hint="cs"/>
          <w:rtl/>
        </w:rPr>
        <w:t xml:space="preserve">, מקדש, ירושלים </w:t>
      </w:r>
      <w:r w:rsidRPr="000114E8">
        <w:rPr>
          <w:rStyle w:val="affe"/>
          <w:rFonts w:hint="eastAsia"/>
          <w:rtl/>
        </w:rPr>
        <w:t>וקורע</w:t>
      </w:r>
      <w:r w:rsidRPr="000114E8">
        <w:rPr>
          <w:rStyle w:val="affe"/>
          <w:rtl/>
        </w:rPr>
        <w:t xml:space="preserve"> </w:t>
      </w:r>
      <w:r w:rsidRPr="000114E8">
        <w:rPr>
          <w:rStyle w:val="affe"/>
          <w:rFonts w:hint="eastAsia"/>
          <w:rtl/>
        </w:rPr>
        <w:t>אמקדש</w:t>
      </w:r>
      <w:r w:rsidRPr="000114E8">
        <w:rPr>
          <w:rStyle w:val="affe"/>
          <w:rtl/>
        </w:rPr>
        <w:t xml:space="preserve"> </w:t>
      </w:r>
      <w:r w:rsidRPr="000114E8">
        <w:rPr>
          <w:rStyle w:val="affe"/>
          <w:rFonts w:hint="eastAsia"/>
          <w:rtl/>
        </w:rPr>
        <w:t>ומוסיף</w:t>
      </w:r>
      <w:r w:rsidRPr="000114E8">
        <w:rPr>
          <w:rStyle w:val="affe"/>
          <w:rtl/>
        </w:rPr>
        <w:t xml:space="preserve"> </w:t>
      </w:r>
      <w:r w:rsidRPr="000114E8">
        <w:rPr>
          <w:rStyle w:val="affe"/>
          <w:rFonts w:hint="eastAsia"/>
          <w:rtl/>
        </w:rPr>
        <w:t>אירושלים</w:t>
      </w:r>
      <w:r w:rsidR="0089324E" w:rsidRPr="006F178A">
        <w:rPr>
          <w:rtl/>
        </w:rPr>
        <w:t xml:space="preserve"> </w:t>
      </w:r>
      <w:r>
        <w:rPr>
          <w:rFonts w:hint="cs"/>
          <w:rtl/>
        </w:rPr>
        <w:t>-</w:t>
      </w:r>
    </w:p>
    <w:p w14:paraId="11791185" w14:textId="611EE75D" w:rsidR="0089324E" w:rsidRPr="006F178A" w:rsidRDefault="0089324E" w:rsidP="00421E4E">
      <w:pPr>
        <w:pStyle w:val="af3"/>
        <w:spacing w:after="60"/>
        <w:rPr>
          <w:rtl/>
        </w:rPr>
      </w:pPr>
      <w:r w:rsidRPr="006F178A">
        <w:rPr>
          <w:rtl/>
        </w:rPr>
        <w:t xml:space="preserve"> </w:t>
      </w:r>
      <w:r w:rsidRPr="006F178A">
        <w:rPr>
          <w:rFonts w:hint="cs"/>
          <w:rtl/>
        </w:rPr>
        <w:t>'</w:t>
      </w:r>
      <w:r w:rsidRPr="006F178A">
        <w:rPr>
          <w:rtl/>
        </w:rPr>
        <w:t>ויבאו אנשים משכם</w:t>
      </w:r>
      <w:r w:rsidR="00962299">
        <w:rPr>
          <w:rFonts w:hint="cs"/>
          <w:rtl/>
        </w:rPr>
        <w:t>..</w:t>
      </w:r>
      <w:r w:rsidRPr="006F178A">
        <w:rPr>
          <w:rtl/>
        </w:rPr>
        <w:t xml:space="preserve"> וקר</w:t>
      </w:r>
      <w:r w:rsidR="00962299">
        <w:rPr>
          <w:rFonts w:hint="cs"/>
          <w:rtl/>
        </w:rPr>
        <w:t>ו</w:t>
      </w:r>
      <w:r w:rsidRPr="006F178A">
        <w:rPr>
          <w:rtl/>
        </w:rPr>
        <w:t>עי בגדים</w:t>
      </w:r>
      <w:r w:rsidR="00962299">
        <w:rPr>
          <w:rFonts w:hint="cs"/>
          <w:rtl/>
        </w:rPr>
        <w:t>,</w:t>
      </w:r>
      <w:r w:rsidR="00962299" w:rsidRPr="000114E8">
        <w:rPr>
          <w:rStyle w:val="affe"/>
          <w:rtl/>
        </w:rPr>
        <w:t xml:space="preserve"> </w:t>
      </w:r>
      <w:r w:rsidR="00962299" w:rsidRPr="000114E8">
        <w:rPr>
          <w:rStyle w:val="affe"/>
          <w:rFonts w:hint="eastAsia"/>
          <w:rtl/>
        </w:rPr>
        <w:t>שקרעו</w:t>
      </w:r>
      <w:r w:rsidR="00962299" w:rsidRPr="000114E8">
        <w:rPr>
          <w:rStyle w:val="affe"/>
          <w:rtl/>
        </w:rPr>
        <w:t xml:space="preserve"> </w:t>
      </w:r>
      <w:r w:rsidR="00E73E4C">
        <w:rPr>
          <w:rStyle w:val="affe"/>
          <w:rFonts w:hint="cs"/>
          <w:rtl/>
        </w:rPr>
        <w:t>על</w:t>
      </w:r>
      <w:r w:rsidR="00962299" w:rsidRPr="000114E8">
        <w:rPr>
          <w:rStyle w:val="affe"/>
          <w:rtl/>
        </w:rPr>
        <w:t xml:space="preserve"> יהודה</w:t>
      </w:r>
      <w:r w:rsidR="00E73E4C">
        <w:rPr>
          <w:rStyle w:val="affe"/>
          <w:rFonts w:hint="cs"/>
          <w:rtl/>
        </w:rPr>
        <w:t>,</w:t>
      </w:r>
      <w:r w:rsidR="00962299" w:rsidRPr="000114E8">
        <w:rPr>
          <w:rStyle w:val="affe"/>
          <w:rtl/>
        </w:rPr>
        <w:t xml:space="preserve"> </w:t>
      </w:r>
      <w:r w:rsidR="00962299" w:rsidRPr="00D54BA1">
        <w:rPr>
          <w:rStyle w:val="affe"/>
          <w:rFonts w:cs="PFT_Frank" w:hint="eastAsia"/>
          <w:b/>
          <w:bCs/>
          <w:szCs w:val="10"/>
          <w:rtl/>
        </w:rPr>
        <w:t>ק</w:t>
      </w:r>
      <w:r w:rsidR="00962299" w:rsidRPr="00D54BA1">
        <w:rPr>
          <w:rStyle w:val="affe"/>
          <w:rFonts w:cs="PFT_Frank"/>
          <w:b/>
          <w:bCs/>
          <w:szCs w:val="10"/>
          <w:rtl/>
        </w:rPr>
        <w:t xml:space="preserve">"ו </w:t>
      </w:r>
      <w:r w:rsidR="00962299" w:rsidRPr="00D54BA1">
        <w:rPr>
          <w:rStyle w:val="affe"/>
          <w:rFonts w:cs="PFT_Frank" w:hint="eastAsia"/>
          <w:b/>
          <w:bCs/>
          <w:szCs w:val="10"/>
          <w:rtl/>
        </w:rPr>
        <w:t>ירושלים</w:t>
      </w:r>
      <w:r w:rsidR="00E73E4C">
        <w:rPr>
          <w:rStyle w:val="affe"/>
          <w:rFonts w:hint="cs"/>
          <w:rtl/>
        </w:rPr>
        <w:t>.</w:t>
      </w:r>
    </w:p>
    <w:p w14:paraId="12E4EE1E" w14:textId="77777777" w:rsidR="00E31AD5" w:rsidRDefault="00E73E4C" w:rsidP="004B6711">
      <w:pPr>
        <w:pStyle w:val="36"/>
        <w:framePr w:wrap="notBeside"/>
        <w:rPr>
          <w:rtl/>
        </w:rPr>
      </w:pPr>
      <w:r w:rsidRPr="004B6711">
        <w:rPr>
          <w:rFonts w:hint="eastAsia"/>
          <w:rtl/>
        </w:rPr>
        <w:t>והך</w:t>
      </w:r>
      <w:r w:rsidR="00E31AD5">
        <w:rPr>
          <w:rtl/>
        </w:rPr>
        <w:t>:</w:t>
      </w:r>
    </w:p>
    <w:p w14:paraId="2013D85E" w14:textId="0ED16A3A" w:rsidR="00E73E4C" w:rsidRDefault="00E73E4C" w:rsidP="00164685">
      <w:pPr>
        <w:rPr>
          <w:rtl/>
        </w:rPr>
      </w:pPr>
      <w:r>
        <w:rPr>
          <w:rFonts w:hint="cs"/>
          <w:rtl/>
        </w:rPr>
        <w:t>ד</w:t>
      </w:r>
      <w:r w:rsidRPr="006F178A">
        <w:rPr>
          <w:rtl/>
        </w:rPr>
        <w:t>קורע על מקדש בפנ</w:t>
      </w:r>
      <w:r>
        <w:rPr>
          <w:rFonts w:hint="cs"/>
          <w:rtl/>
        </w:rPr>
        <w:t>"ע</w:t>
      </w:r>
      <w:r w:rsidRPr="006F178A">
        <w:rPr>
          <w:rtl/>
        </w:rPr>
        <w:t xml:space="preserve"> וירושלים בפ</w:t>
      </w:r>
      <w:r>
        <w:rPr>
          <w:rFonts w:hint="cs"/>
          <w:rtl/>
        </w:rPr>
        <w:t>נ"</w:t>
      </w:r>
      <w:r w:rsidRPr="006F178A">
        <w:rPr>
          <w:rtl/>
        </w:rPr>
        <w:t>ע</w:t>
      </w:r>
      <w:r w:rsidRPr="000114E8">
        <w:rPr>
          <w:rStyle w:val="affe"/>
          <w:rtl/>
        </w:rPr>
        <w:t xml:space="preserve"> משהגיע לצ</w:t>
      </w:r>
      <w:r w:rsidRPr="000114E8">
        <w:rPr>
          <w:rStyle w:val="affe"/>
          <w:rFonts w:hint="eastAsia"/>
          <w:rtl/>
        </w:rPr>
        <w:t>ופים</w:t>
      </w:r>
    </w:p>
    <w:p w14:paraId="4695484A" w14:textId="2BE67362" w:rsidR="00E73E4C" w:rsidRPr="006F178A" w:rsidRDefault="00E73E4C" w:rsidP="00421E4E">
      <w:pPr>
        <w:spacing w:after="60"/>
        <w:rPr>
          <w:rtl/>
        </w:rPr>
      </w:pPr>
      <w:r>
        <w:rPr>
          <w:rFonts w:hint="cs"/>
          <w:rtl/>
        </w:rPr>
        <w:t>- ב</w:t>
      </w:r>
      <w:r w:rsidRPr="006F178A">
        <w:rPr>
          <w:rtl/>
        </w:rPr>
        <w:t xml:space="preserve">פגע בירושלים </w:t>
      </w:r>
      <w:r>
        <w:rPr>
          <w:rFonts w:hint="cs"/>
          <w:rtl/>
        </w:rPr>
        <w:t>קודם,</w:t>
      </w:r>
      <w:r w:rsidRPr="006F178A">
        <w:rPr>
          <w:rFonts w:hint="cs"/>
          <w:rtl/>
        </w:rPr>
        <w:t xml:space="preserve"> </w:t>
      </w:r>
      <w:r>
        <w:rPr>
          <w:rFonts w:hint="cs"/>
          <w:rtl/>
        </w:rPr>
        <w:t>וכאן</w:t>
      </w:r>
      <w:r w:rsidRPr="006F178A">
        <w:rPr>
          <w:rtl/>
        </w:rPr>
        <w:t xml:space="preserve"> </w:t>
      </w:r>
      <w:r>
        <w:rPr>
          <w:rFonts w:hint="cs"/>
          <w:rtl/>
        </w:rPr>
        <w:t>ב</w:t>
      </w:r>
      <w:r w:rsidRPr="006F178A">
        <w:rPr>
          <w:rtl/>
        </w:rPr>
        <w:t xml:space="preserve">פגע במקדש </w:t>
      </w:r>
      <w:r>
        <w:rPr>
          <w:rFonts w:hint="cs"/>
          <w:rtl/>
        </w:rPr>
        <w:t>קודם</w:t>
      </w:r>
      <w:r w:rsidRPr="000114E8">
        <w:rPr>
          <w:rStyle w:val="affe"/>
          <w:rtl/>
        </w:rPr>
        <w:t xml:space="preserve"> רק מוסיף.</w:t>
      </w:r>
    </w:p>
    <w:p w14:paraId="53559E2F" w14:textId="02CA541E" w:rsidR="00E31AD5" w:rsidRDefault="0089324E" w:rsidP="00421E4E">
      <w:pPr>
        <w:pStyle w:val="36"/>
        <w:framePr w:wrap="notBeside"/>
        <w:rPr>
          <w:rtl/>
        </w:rPr>
      </w:pPr>
      <w:r w:rsidRPr="00421E4E">
        <w:rPr>
          <w:rFonts w:hint="eastAsia"/>
          <w:rtl/>
        </w:rPr>
        <w:t>מר</w:t>
      </w:r>
      <w:r w:rsidRPr="00421E4E">
        <w:rPr>
          <w:rtl/>
        </w:rPr>
        <w:t>"</w:t>
      </w:r>
      <w:r w:rsidRPr="00421E4E">
        <w:rPr>
          <w:rFonts w:hint="eastAsia"/>
          <w:rtl/>
        </w:rPr>
        <w:t>ה</w:t>
      </w:r>
      <w:r w:rsidR="00E31AD5">
        <w:rPr>
          <w:rtl/>
        </w:rPr>
        <w:t>:</w:t>
      </w:r>
    </w:p>
    <w:p w14:paraId="1A6F666A" w14:textId="0480915F" w:rsidR="0089324E" w:rsidRPr="006F178A" w:rsidRDefault="0089324E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ערי יהודה בחורבנן</w:t>
      </w:r>
      <w:r w:rsidRPr="006F178A">
        <w:rPr>
          <w:rtl/>
        </w:rPr>
        <w:t xml:space="preserve"> </w:t>
      </w:r>
      <w:r w:rsidRPr="000114E8">
        <w:rPr>
          <w:rStyle w:val="affc"/>
          <w:rtl/>
        </w:rPr>
        <w:t>אומר</w:t>
      </w:r>
      <w:r w:rsidRPr="006F178A">
        <w:rPr>
          <w:rtl/>
        </w:rPr>
        <w:t xml:space="preserve">: </w:t>
      </w:r>
      <w:r w:rsidRPr="000114E8">
        <w:rPr>
          <w:rStyle w:val="af4"/>
          <w:rtl/>
        </w:rPr>
        <w:t>ערי קדשך היו מדבר</w:t>
      </w:r>
      <w:r w:rsidRPr="006F178A">
        <w:rPr>
          <w:rtl/>
        </w:rPr>
        <w:t>, וקורע.</w:t>
      </w:r>
    </w:p>
    <w:p w14:paraId="3EB8BB5D" w14:textId="304E3F10" w:rsidR="0089324E" w:rsidRPr="006F178A" w:rsidRDefault="0089324E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ירושלים בחורבנה</w:t>
      </w:r>
      <w:r w:rsidRPr="006F178A">
        <w:rPr>
          <w:rtl/>
        </w:rPr>
        <w:t xml:space="preserve"> </w:t>
      </w:r>
      <w:r w:rsidRPr="000114E8">
        <w:rPr>
          <w:rStyle w:val="affc"/>
          <w:rtl/>
        </w:rPr>
        <w:t>אומר</w:t>
      </w:r>
      <w:r w:rsidRPr="006F178A">
        <w:rPr>
          <w:rtl/>
        </w:rPr>
        <w:t xml:space="preserve">: </w:t>
      </w:r>
      <w:r w:rsidRPr="000114E8">
        <w:rPr>
          <w:rStyle w:val="af4"/>
          <w:rtl/>
        </w:rPr>
        <w:t>ציון מדבר היתה ירושלים שממה</w:t>
      </w:r>
      <w:r w:rsidRPr="006F178A">
        <w:rPr>
          <w:rtl/>
        </w:rPr>
        <w:t>, וקורע.</w:t>
      </w:r>
    </w:p>
    <w:p w14:paraId="544DFC0B" w14:textId="513E7C53" w:rsidR="0089324E" w:rsidRPr="006F178A" w:rsidRDefault="0089324E" w:rsidP="00BB2BE7">
      <w:pPr>
        <w:rPr>
          <w:rtl/>
        </w:rPr>
      </w:pPr>
      <w:r w:rsidRPr="00421E4E">
        <w:rPr>
          <w:rtl/>
        </w:rPr>
        <w:t>ביהמ"ק בחורבנו</w:t>
      </w:r>
      <w:r w:rsidRPr="006F178A">
        <w:rPr>
          <w:rtl/>
        </w:rPr>
        <w:t xml:space="preserve"> </w:t>
      </w:r>
      <w:r w:rsidRPr="000114E8">
        <w:rPr>
          <w:rStyle w:val="affc"/>
          <w:rtl/>
        </w:rPr>
        <w:t>אומר</w:t>
      </w:r>
      <w:r w:rsidR="006E6C68">
        <w:rPr>
          <w:rStyle w:val="affc"/>
          <w:rFonts w:hint="cs"/>
          <w:rtl/>
        </w:rPr>
        <w:t>:</w:t>
      </w:r>
      <w:r w:rsidRPr="006F178A">
        <w:rPr>
          <w:rtl/>
        </w:rPr>
        <w:t xml:space="preserve"> </w:t>
      </w:r>
      <w:r w:rsidRPr="000114E8">
        <w:rPr>
          <w:rStyle w:val="af4"/>
          <w:rtl/>
        </w:rPr>
        <w:t>בית קדשנו</w:t>
      </w:r>
      <w:r w:rsidR="006E6C68">
        <w:rPr>
          <w:rStyle w:val="af4"/>
          <w:rFonts w:hint="cs"/>
          <w:rtl/>
        </w:rPr>
        <w:t>..</w:t>
      </w:r>
      <w:r w:rsidRPr="000114E8">
        <w:rPr>
          <w:rStyle w:val="af4"/>
          <w:rtl/>
        </w:rPr>
        <w:t xml:space="preserve"> היה לשרפת אש</w:t>
      </w:r>
      <w:r w:rsidR="006E6C68">
        <w:rPr>
          <w:rStyle w:val="af4"/>
          <w:rFonts w:hint="cs"/>
          <w:rtl/>
        </w:rPr>
        <w:t>..</w:t>
      </w:r>
      <w:r w:rsidR="006E6C68">
        <w:rPr>
          <w:rFonts w:hint="cs"/>
          <w:rtl/>
        </w:rPr>
        <w:t>,</w:t>
      </w:r>
      <w:r w:rsidRPr="006F178A">
        <w:rPr>
          <w:rtl/>
        </w:rPr>
        <w:t xml:space="preserve"> וקורע.</w:t>
      </w:r>
    </w:p>
    <w:p w14:paraId="4ECB2516" w14:textId="77777777" w:rsidR="0089324E" w:rsidRPr="006F178A" w:rsidRDefault="0089324E" w:rsidP="00800D78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כו:</w:t>
      </w:r>
    </w:p>
    <w:p w14:paraId="6CCC15FE" w14:textId="701B3265" w:rsidR="00585D02" w:rsidRPr="000114E8" w:rsidRDefault="00585D02" w:rsidP="00164685">
      <w:pPr>
        <w:pStyle w:val="afffff2"/>
        <w:rPr>
          <w:rtl/>
        </w:rPr>
      </w:pPr>
      <w:r w:rsidRPr="000114E8">
        <w:rPr>
          <w:rFonts w:hint="eastAsia"/>
          <w:rtl/>
        </w:rPr>
        <w:t>דיני</w:t>
      </w:r>
      <w:r w:rsidRPr="000114E8">
        <w:rPr>
          <w:rtl/>
        </w:rPr>
        <w:t xml:space="preserve"> </w:t>
      </w:r>
      <w:r w:rsidRPr="000114E8">
        <w:rPr>
          <w:rFonts w:hint="eastAsia"/>
          <w:rtl/>
        </w:rPr>
        <w:t>איחוי</w:t>
      </w:r>
    </w:p>
    <w:p w14:paraId="5B90BA27" w14:textId="38226F85" w:rsidR="00E31AD5" w:rsidRDefault="0089324E" w:rsidP="008F2E83">
      <w:pPr>
        <w:pStyle w:val="36"/>
        <w:framePr w:wrap="notBeside"/>
        <w:rPr>
          <w:rtl/>
        </w:rPr>
      </w:pPr>
      <w:r w:rsidRPr="008F2E83">
        <w:rPr>
          <w:rtl/>
        </w:rPr>
        <w:t>ת"ר</w:t>
      </w:r>
      <w:r w:rsidR="00E31AD5">
        <w:rPr>
          <w:rtl/>
        </w:rPr>
        <w:t>:</w:t>
      </w:r>
    </w:p>
    <w:p w14:paraId="48593B0D" w14:textId="4ECAF7C9" w:rsidR="0089324E" w:rsidRPr="007117F5" w:rsidRDefault="0089324E" w:rsidP="00164685">
      <w:pPr>
        <w:rPr>
          <w:rFonts w:cs="PFT_Frank"/>
          <w:b/>
          <w:bCs/>
          <w:szCs w:val="14"/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רשאין</w:t>
      </w:r>
      <w:r w:rsidRPr="006F178A">
        <w:rPr>
          <w:rFonts w:ascii="Fb Fontext" w:hAnsi="Fb Fontext"/>
          <w:rtl/>
        </w:rPr>
        <w:t xml:space="preserve"> </w:t>
      </w:r>
      <w:r w:rsidR="0084714F">
        <w:rPr>
          <w:rFonts w:ascii="Fb Fontext" w:hAnsi="Fb Fontext" w:hint="cs"/>
          <w:rtl/>
        </w:rPr>
        <w:t>לתפור ברווחים, קיפול, עקום,</w:t>
      </w:r>
      <w:r w:rsidRPr="006F178A">
        <w:rPr>
          <w:rFonts w:ascii="Fb Fontext" w:hAnsi="Fb Fontext"/>
          <w:rtl/>
        </w:rPr>
        <w:t xml:space="preserve"> </w:t>
      </w:r>
      <w:r w:rsidR="0084714F" w:rsidRPr="007117F5">
        <w:rPr>
          <w:rFonts w:ascii="Fb Fontext" w:hAnsi="Fb Fontext" w:cs="PFT_Frank" w:hint="eastAsia"/>
          <w:b/>
          <w:bCs/>
          <w:szCs w:val="14"/>
          <w:rtl/>
        </w:rPr>
        <w:t>ו</w:t>
      </w:r>
      <w:r w:rsidRPr="007117F5">
        <w:rPr>
          <w:rFonts w:ascii="Fb Fontext" w:hAnsi="Fb Fontext" w:cs="PFT_Frank"/>
          <w:b/>
          <w:bCs/>
          <w:szCs w:val="14"/>
          <w:rtl/>
        </w:rPr>
        <w:t>לא</w:t>
      </w:r>
      <w:r w:rsidRPr="006F178A">
        <w:rPr>
          <w:rFonts w:ascii="Fb Fontext" w:hAnsi="Fb Fontext"/>
          <w:rtl/>
        </w:rPr>
        <w:t xml:space="preserve"> </w:t>
      </w:r>
      <w:r w:rsidR="0084714F">
        <w:rPr>
          <w:rFonts w:ascii="Fb Fontext" w:hAnsi="Fb Fontext" w:hint="cs"/>
          <w:rtl/>
        </w:rPr>
        <w:t>ביושר</w:t>
      </w:r>
      <w:r w:rsidR="0084714F">
        <w:rPr>
          <w:rFonts w:hint="cs"/>
          <w:rtl/>
        </w:rPr>
        <w:t xml:space="preserve"> </w:t>
      </w:r>
      <w:r w:rsidRPr="000114E8">
        <w:rPr>
          <w:rStyle w:val="affe"/>
          <w:rtl/>
        </w:rPr>
        <w:t>אלכסנדרי</w:t>
      </w:r>
    </w:p>
    <w:p w14:paraId="501B544D" w14:textId="77777777" w:rsidR="00E31AD5" w:rsidRDefault="0084714F" w:rsidP="008F2E83">
      <w:pPr>
        <w:pStyle w:val="36"/>
        <w:framePr w:wrap="notBeside"/>
        <w:rPr>
          <w:rtl/>
        </w:rPr>
      </w:pPr>
      <w:r w:rsidRPr="008F2E83">
        <w:rPr>
          <w:rFonts w:hint="eastAsia"/>
          <w:rtl/>
        </w:rPr>
        <w:t>וכן</w:t>
      </w:r>
      <w:r w:rsidR="00E31AD5">
        <w:rPr>
          <w:rtl/>
        </w:rPr>
        <w:t>:</w:t>
      </w:r>
    </w:p>
    <w:p w14:paraId="427705F2" w14:textId="4FE2EFEE" w:rsidR="0084714F" w:rsidRDefault="0089324E" w:rsidP="008F2E83">
      <w:pPr>
        <w:spacing w:after="60"/>
        <w:rPr>
          <w:rFonts w:ascii="Fb Fontext" w:hAnsi="Fb Fontext"/>
          <w:sz w:val="20"/>
          <w:rtl/>
        </w:rPr>
      </w:pPr>
      <w:r w:rsidRPr="007117F5">
        <w:rPr>
          <w:rFonts w:cs="PFT_Frank"/>
          <w:b/>
          <w:bCs/>
          <w:szCs w:val="14"/>
          <w:rtl/>
        </w:rPr>
        <w:t>הקורע</w:t>
      </w:r>
      <w:r w:rsidRPr="006F178A">
        <w:rPr>
          <w:rtl/>
        </w:rPr>
        <w:t xml:space="preserve"> מתוך </w:t>
      </w:r>
      <w:r w:rsidR="0084714F">
        <w:rPr>
          <w:rFonts w:hint="cs"/>
          <w:rtl/>
        </w:rPr>
        <w:t>אלו - לא יצא,</w:t>
      </w:r>
      <w:r w:rsidR="0084714F">
        <w:rPr>
          <w:rFonts w:ascii="Fb Fontext" w:hAnsi="Fb Fontext" w:hint="cs"/>
          <w:sz w:val="20"/>
          <w:rtl/>
        </w:rPr>
        <w:t xml:space="preserve"> </w:t>
      </w:r>
      <w:r w:rsidRPr="007117F5">
        <w:rPr>
          <w:rFonts w:ascii="Fb Fontext" w:hAnsi="Fb Fontext" w:cs="PFT_Frank"/>
          <w:b/>
          <w:bCs/>
          <w:sz w:val="20"/>
          <w:szCs w:val="14"/>
          <w:rtl/>
        </w:rPr>
        <w:t>מתוך</w:t>
      </w:r>
      <w:r w:rsidRPr="006F178A">
        <w:rPr>
          <w:rFonts w:ascii="Fb Fontext" w:hAnsi="Fb Fontext"/>
          <w:sz w:val="20"/>
          <w:rtl/>
        </w:rPr>
        <w:t xml:space="preserve"> </w:t>
      </w:r>
      <w:r w:rsidR="0084714F">
        <w:rPr>
          <w:rFonts w:ascii="Fb Fontext" w:hAnsi="Fb Fontext" w:hint="cs"/>
          <w:sz w:val="20"/>
          <w:rtl/>
        </w:rPr>
        <w:t>יושר</w:t>
      </w:r>
      <w:r w:rsidR="0084714F" w:rsidRPr="006F178A">
        <w:rPr>
          <w:rFonts w:ascii="Fb Fontext" w:hAnsi="Fb Fontext"/>
          <w:sz w:val="20"/>
          <w:rtl/>
        </w:rPr>
        <w:t xml:space="preserve"> </w:t>
      </w:r>
      <w:r w:rsidR="0084714F" w:rsidRPr="00CB5BF9">
        <w:rPr>
          <w:rStyle w:val="affe"/>
          <w:rtl/>
        </w:rPr>
        <w:t>אלכסנדרי</w:t>
      </w:r>
      <w:r w:rsidR="0084714F" w:rsidRPr="006F178A">
        <w:rPr>
          <w:rFonts w:ascii="Fb Fontext" w:hAnsi="Fb Fontext"/>
          <w:sz w:val="20"/>
          <w:rtl/>
        </w:rPr>
        <w:t xml:space="preserve"> </w:t>
      </w:r>
      <w:r w:rsidRPr="006F178A">
        <w:rPr>
          <w:rFonts w:ascii="Fb Fontext" w:hAnsi="Fb Fontext"/>
          <w:sz w:val="20"/>
          <w:rtl/>
        </w:rPr>
        <w:t>- יצא.</w:t>
      </w:r>
    </w:p>
    <w:p w14:paraId="45C4E8CD" w14:textId="21A5165B" w:rsidR="00E31AD5" w:rsidRDefault="0089324E" w:rsidP="008F2E83">
      <w:pPr>
        <w:pStyle w:val="36"/>
        <w:framePr w:wrap="notBeside"/>
        <w:rPr>
          <w:rtl/>
        </w:rPr>
      </w:pPr>
      <w:r w:rsidRPr="008F2E83">
        <w:rPr>
          <w:rtl/>
        </w:rPr>
        <w:t>ת"ר</w:t>
      </w:r>
      <w:r w:rsidR="00E31AD5">
        <w:rPr>
          <w:rtl/>
        </w:rPr>
        <w:t>:</w:t>
      </w:r>
    </w:p>
    <w:p w14:paraId="3EDDC8BB" w14:textId="4F748FFE" w:rsidR="0084714F" w:rsidRDefault="0089324E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רשאי</w:t>
      </w:r>
      <w:r w:rsidRPr="006F178A">
        <w:rPr>
          <w:rFonts w:ascii="Fb Fontext" w:hAnsi="Fb Fontext"/>
          <w:rtl/>
        </w:rPr>
        <w:t xml:space="preserve"> להופכו למטה ולאחות</w:t>
      </w:r>
      <w:r w:rsidR="0084714F">
        <w:rPr>
          <w:rFonts w:ascii="Fb Fontext" w:hAnsi="Fb Fontext" w:hint="cs"/>
          <w:rtl/>
        </w:rPr>
        <w:t>,</w:t>
      </w:r>
      <w:r w:rsidRPr="006F178A">
        <w:rPr>
          <w:rFonts w:ascii="Fb Fontext" w:hAnsi="Fb Fontext" w:hint="cs"/>
          <w:rtl/>
        </w:rPr>
        <w:t xml:space="preserve"> </w:t>
      </w:r>
      <w:r w:rsidRPr="000114E8">
        <w:rPr>
          <w:rStyle w:val="affc"/>
          <w:rFonts w:hint="eastAsia"/>
          <w:rtl/>
        </w:rPr>
        <w:t>רשב</w:t>
      </w:r>
      <w:r w:rsidRPr="000114E8">
        <w:rPr>
          <w:rStyle w:val="affc"/>
          <w:rtl/>
        </w:rPr>
        <w:t>"</w:t>
      </w:r>
      <w:r w:rsidRPr="000114E8">
        <w:rPr>
          <w:rStyle w:val="affc"/>
          <w:rFonts w:hint="eastAsia"/>
          <w:rtl/>
        </w:rPr>
        <w:t>א</w:t>
      </w:r>
      <w:r w:rsidR="0084714F">
        <w:rPr>
          <w:rStyle w:val="affc"/>
          <w:rFonts w:hint="cs"/>
          <w:rtl/>
        </w:rPr>
        <w:t>:</w:t>
      </w:r>
      <w:r w:rsidRPr="006F178A">
        <w:rPr>
          <w:rFonts w:ascii="Fb Fontext" w:hAnsi="Fb Fontext" w:hint="cs"/>
          <w:rtl/>
        </w:rPr>
        <w:t xml:space="preserve"> אוסר</w:t>
      </w:r>
      <w:r w:rsidR="0084714F">
        <w:rPr>
          <w:rFonts w:ascii="Fb Fontext" w:hAnsi="Fb Fontext" w:hint="cs"/>
          <w:rtl/>
        </w:rPr>
        <w:t>.</w:t>
      </w:r>
    </w:p>
    <w:p w14:paraId="79E1D30B" w14:textId="4043941F" w:rsidR="0089324E" w:rsidRPr="006F178A" w:rsidRDefault="0084714F" w:rsidP="00164685">
      <w:pPr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וגם</w:t>
      </w:r>
      <w:r w:rsidR="0089324E" w:rsidRPr="007117F5">
        <w:rPr>
          <w:rFonts w:cs="PFT_Frank"/>
          <w:b/>
          <w:bCs/>
          <w:szCs w:val="14"/>
          <w:rtl/>
        </w:rPr>
        <w:t xml:space="preserve"> הלוקח</w:t>
      </w:r>
      <w:r w:rsidR="0089324E" w:rsidRPr="006F178A">
        <w:rPr>
          <w:rtl/>
        </w:rPr>
        <w:t xml:space="preserve"> אסור לאחותו</w:t>
      </w:r>
      <w:r>
        <w:rPr>
          <w:rFonts w:hint="cs"/>
          <w:rtl/>
        </w:rPr>
        <w:t xml:space="preserve">, </w:t>
      </w:r>
      <w:r w:rsidR="0089324E" w:rsidRPr="006F178A">
        <w:rPr>
          <w:rtl/>
        </w:rPr>
        <w:t>לפיכך צריך להודיעו.</w:t>
      </w:r>
    </w:p>
    <w:p w14:paraId="491007BD" w14:textId="1C3145E8" w:rsidR="008F2E83" w:rsidRPr="005D74AE" w:rsidRDefault="00585D02" w:rsidP="005D74AE">
      <w:pPr>
        <w:pStyle w:val="afffff2"/>
        <w:rPr>
          <w:rStyle w:val="affc"/>
          <w:rFonts w:ascii="BA Esthetic Regular" w:hAnsi="BA Esthetic Regular"/>
          <w:b w:val="0"/>
          <w:bCs/>
          <w:sz w:val="18"/>
          <w:szCs w:val="15"/>
          <w:rtl/>
        </w:rPr>
      </w:pPr>
      <w:r w:rsidRPr="00585D02">
        <w:rPr>
          <w:rFonts w:hint="cs"/>
          <w:rtl/>
        </w:rPr>
        <w:t>תוספת על קריעה</w:t>
      </w:r>
    </w:p>
    <w:p w14:paraId="3F26BBF0" w14:textId="1391EF17" w:rsidR="00E31AD5" w:rsidRDefault="0089324E" w:rsidP="008F2E83">
      <w:pPr>
        <w:pStyle w:val="36"/>
        <w:framePr w:wrap="notBeside"/>
        <w:rPr>
          <w:rtl/>
        </w:rPr>
      </w:pPr>
      <w:r w:rsidRPr="008F2E83">
        <w:rPr>
          <w:rtl/>
        </w:rPr>
        <w:t>ת"ר</w:t>
      </w:r>
      <w:r w:rsidR="008F2E83">
        <w:rPr>
          <w:rFonts w:hint="cs"/>
          <w:rtl/>
        </w:rPr>
        <w:t xml:space="preserve"> לר''מ</w:t>
      </w:r>
      <w:r w:rsidR="00E31AD5">
        <w:rPr>
          <w:rtl/>
        </w:rPr>
        <w:t>:</w:t>
      </w:r>
    </w:p>
    <w:p w14:paraId="73545861" w14:textId="1D2C14CD" w:rsidR="0089324E" w:rsidRPr="006F178A" w:rsidRDefault="0089324E" w:rsidP="00164685">
      <w:pPr>
        <w:rPr>
          <w:rtl/>
        </w:rPr>
      </w:pPr>
      <w:r w:rsidRPr="006F178A">
        <w:rPr>
          <w:rFonts w:ascii="Fb Fontext" w:hAnsi="Fb Fontext"/>
          <w:rtl/>
        </w:rPr>
        <w:t xml:space="preserve">קריעה </w:t>
      </w:r>
      <w:r w:rsidR="00282E28">
        <w:rPr>
          <w:rFonts w:ascii="Fb Fontext" w:hAnsi="Fb Fontext" w:hint="cs"/>
          <w:rtl/>
        </w:rPr>
        <w:t xml:space="preserve">- </w:t>
      </w:r>
      <w:r w:rsidRPr="007117F5">
        <w:rPr>
          <w:rFonts w:ascii="Fb Fontext" w:hAnsi="Fb Fontext" w:cs="PFT_Frank"/>
          <w:b/>
          <w:bCs/>
          <w:szCs w:val="14"/>
          <w:rtl/>
        </w:rPr>
        <w:t>טפח</w:t>
      </w:r>
      <w:r w:rsidRPr="006F178A">
        <w:rPr>
          <w:rFonts w:ascii="Fb Fontext" w:hAnsi="Fb Fontext"/>
          <w:rtl/>
        </w:rPr>
        <w:t>, תוספת</w:t>
      </w:r>
      <w:r w:rsidR="00282E28">
        <w:rPr>
          <w:rFonts w:ascii="Fb Fontext" w:hAnsi="Fb Fontext" w:hint="cs"/>
          <w:rtl/>
        </w:rPr>
        <w:t xml:space="preserve"> -</w:t>
      </w:r>
      <w:r w:rsidRPr="006F178A">
        <w:rPr>
          <w:rFonts w:ascii="Fb Fontext" w:hAnsi="Fb Fontext"/>
          <w:rtl/>
        </w:rPr>
        <w:t xml:space="preserve"> </w:t>
      </w:r>
      <w:r w:rsidR="00282E28" w:rsidRPr="007117F5">
        <w:rPr>
          <w:rFonts w:ascii="Fb Fontext" w:hAnsi="Fb Fontext" w:cs="PFT_Frank" w:hint="eastAsia"/>
          <w:b/>
          <w:bCs/>
          <w:szCs w:val="14"/>
          <w:rtl/>
        </w:rPr>
        <w:t>ג</w:t>
      </w:r>
      <w:r w:rsidR="00282E28" w:rsidRPr="007117F5">
        <w:rPr>
          <w:rFonts w:ascii="Fb Fontext" w:hAnsi="Fb Fontext" w:cs="PFT_Frank"/>
          <w:b/>
          <w:bCs/>
          <w:szCs w:val="14"/>
          <w:rtl/>
        </w:rPr>
        <w:t xml:space="preserve">' </w:t>
      </w:r>
      <w:r w:rsidRPr="007117F5">
        <w:rPr>
          <w:rFonts w:ascii="Fb Fontext" w:hAnsi="Fb Fontext" w:cs="PFT_Frank"/>
          <w:b/>
          <w:bCs/>
          <w:szCs w:val="14"/>
          <w:rtl/>
        </w:rPr>
        <w:t>אצבעות</w:t>
      </w:r>
      <w:r w:rsidRPr="006F178A">
        <w:rPr>
          <w:rFonts w:ascii="Fb Fontext" w:hAnsi="Fb Fontext"/>
          <w:rtl/>
        </w:rPr>
        <w:t>.</w:t>
      </w:r>
    </w:p>
    <w:p w14:paraId="241B5420" w14:textId="41EEB0C8" w:rsidR="00E31AD5" w:rsidRDefault="0089324E" w:rsidP="008F2E83">
      <w:pPr>
        <w:pStyle w:val="36"/>
        <w:framePr w:wrap="notBeside"/>
        <w:rPr>
          <w:rtl/>
        </w:rPr>
      </w:pPr>
      <w:r w:rsidRPr="008F2E83">
        <w:rPr>
          <w:rtl/>
        </w:rPr>
        <w:t>ר"י</w:t>
      </w:r>
      <w:r w:rsidR="00E31AD5">
        <w:rPr>
          <w:rtl/>
        </w:rPr>
        <w:t>:</w:t>
      </w:r>
    </w:p>
    <w:p w14:paraId="05CF72AF" w14:textId="445FA3CA" w:rsidR="0089324E" w:rsidRPr="006F178A" w:rsidRDefault="00282E28" w:rsidP="00164685">
      <w:pPr>
        <w:rPr>
          <w:rtl/>
        </w:rPr>
      </w:pPr>
      <w:r>
        <w:rPr>
          <w:rFonts w:hint="cs"/>
          <w:rtl/>
        </w:rPr>
        <w:t>קריעה -</w:t>
      </w:r>
      <w:r w:rsidR="0089324E" w:rsidRPr="006F178A">
        <w:rPr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ג</w:t>
      </w:r>
      <w:r w:rsidRPr="007117F5">
        <w:rPr>
          <w:rFonts w:cs="PFT_Frank"/>
          <w:b/>
          <w:bCs/>
          <w:szCs w:val="14"/>
          <w:rtl/>
        </w:rPr>
        <w:t>'</w:t>
      </w:r>
      <w:r w:rsidR="0089324E" w:rsidRPr="007117F5">
        <w:rPr>
          <w:rFonts w:cs="PFT_Frank"/>
          <w:b/>
          <w:bCs/>
          <w:szCs w:val="14"/>
          <w:rtl/>
        </w:rPr>
        <w:t xml:space="preserve"> אצבעות</w:t>
      </w:r>
      <w:r w:rsidR="0089324E" w:rsidRPr="006F178A">
        <w:rPr>
          <w:rtl/>
        </w:rPr>
        <w:t>, תוספת</w:t>
      </w:r>
      <w:r>
        <w:rPr>
          <w:rFonts w:hint="cs"/>
          <w:rtl/>
        </w:rPr>
        <w:t xml:space="preserve"> -</w:t>
      </w:r>
      <w:r w:rsidR="0089324E" w:rsidRPr="006F178A">
        <w:rPr>
          <w:rtl/>
        </w:rPr>
        <w:t xml:space="preserve"> </w:t>
      </w:r>
      <w:r w:rsidR="0089324E" w:rsidRPr="007117F5">
        <w:rPr>
          <w:rFonts w:cs="PFT_Frank"/>
          <w:b/>
          <w:bCs/>
          <w:szCs w:val="14"/>
          <w:rtl/>
        </w:rPr>
        <w:t>כל שהו</w:t>
      </w:r>
      <w:r w:rsidRPr="007117F5">
        <w:rPr>
          <w:rFonts w:cs="PFT_Frank" w:hint="eastAsia"/>
          <w:b/>
          <w:bCs/>
          <w:szCs w:val="14"/>
          <w:rtl/>
        </w:rPr>
        <w:t>א</w:t>
      </w:r>
      <w:r w:rsidR="0089324E" w:rsidRPr="006F178A">
        <w:rPr>
          <w:rtl/>
        </w:rPr>
        <w:t>.</w:t>
      </w:r>
    </w:p>
    <w:p w14:paraId="1C5F13E7" w14:textId="23BED674" w:rsidR="00E31AD5" w:rsidRDefault="0089324E" w:rsidP="0031251A">
      <w:pPr>
        <w:pStyle w:val="36"/>
        <w:framePr w:wrap="notBeside"/>
        <w:rPr>
          <w:rtl/>
        </w:rPr>
      </w:pPr>
      <w:r w:rsidRPr="0031251A">
        <w:rPr>
          <w:rFonts w:hint="eastAsia"/>
          <w:rtl/>
        </w:rPr>
        <w:t>לרי</w:t>
      </w:r>
      <w:r w:rsidR="00282E28" w:rsidRPr="0031251A">
        <w:rPr>
          <w:rFonts w:hint="eastAsia"/>
          <w:rtl/>
        </w:rPr>
        <w:t>ו</w:t>
      </w:r>
      <w:r w:rsidR="00282E28" w:rsidRPr="0031251A">
        <w:rPr>
          <w:rtl/>
        </w:rPr>
        <w:t>"ס</w:t>
      </w:r>
      <w:r w:rsidR="00E31AD5">
        <w:rPr>
          <w:rtl/>
        </w:rPr>
        <w:t>:</w:t>
      </w:r>
    </w:p>
    <w:p w14:paraId="026F575B" w14:textId="46B4AD09" w:rsidR="0089324E" w:rsidRPr="006F178A" w:rsidRDefault="0089324E" w:rsidP="00164685">
      <w:pPr>
        <w:rPr>
          <w:rtl/>
        </w:rPr>
      </w:pPr>
      <w:r w:rsidRPr="006F178A">
        <w:rPr>
          <w:rFonts w:ascii="Fb Fontext" w:hAnsi="Fb Fontext"/>
          <w:sz w:val="20"/>
          <w:rtl/>
        </w:rPr>
        <w:t xml:space="preserve">קריעה </w:t>
      </w:r>
      <w:r w:rsidR="00282E28">
        <w:rPr>
          <w:rFonts w:ascii="Fb Fontext" w:hAnsi="Fb Fontext" w:hint="cs"/>
          <w:sz w:val="20"/>
          <w:rtl/>
        </w:rPr>
        <w:t xml:space="preserve">- </w:t>
      </w:r>
      <w:r w:rsidRPr="007117F5">
        <w:rPr>
          <w:rFonts w:ascii="Fb Fontext" w:hAnsi="Fb Fontext" w:cs="PFT_Frank"/>
          <w:b/>
          <w:bCs/>
          <w:sz w:val="20"/>
          <w:szCs w:val="14"/>
          <w:rtl/>
        </w:rPr>
        <w:t>טפח</w:t>
      </w:r>
      <w:r w:rsidR="00282E28">
        <w:rPr>
          <w:rFonts w:ascii="Fb Fontext" w:hAnsi="Fb Fontext" w:hint="cs"/>
          <w:sz w:val="20"/>
          <w:rtl/>
        </w:rPr>
        <w:t>,</w:t>
      </w:r>
      <w:r w:rsidRPr="006F178A">
        <w:rPr>
          <w:rFonts w:ascii="Fb Fontext" w:hAnsi="Fb Fontext"/>
          <w:sz w:val="20"/>
          <w:rtl/>
        </w:rPr>
        <w:t xml:space="preserve"> תוספת</w:t>
      </w:r>
      <w:r w:rsidR="00282E28">
        <w:rPr>
          <w:rFonts w:ascii="Fb Fontext" w:hAnsi="Fb Fontext" w:hint="cs"/>
          <w:sz w:val="20"/>
          <w:rtl/>
        </w:rPr>
        <w:t xml:space="preserve"> -</w:t>
      </w:r>
      <w:r w:rsidRPr="006F178A">
        <w:rPr>
          <w:rFonts w:ascii="Fb Fontext" w:hAnsi="Fb Fontext"/>
          <w:sz w:val="20"/>
          <w:rtl/>
        </w:rPr>
        <w:t xml:space="preserve"> </w:t>
      </w:r>
      <w:r w:rsidRPr="007117F5">
        <w:rPr>
          <w:rFonts w:ascii="Fb Fontext" w:hAnsi="Fb Fontext" w:cs="PFT_Frank"/>
          <w:b/>
          <w:bCs/>
          <w:sz w:val="20"/>
          <w:szCs w:val="14"/>
          <w:rtl/>
        </w:rPr>
        <w:t>כל שהו</w:t>
      </w:r>
      <w:r w:rsidR="00282E28" w:rsidRPr="007117F5">
        <w:rPr>
          <w:rFonts w:ascii="Fb Fontext" w:hAnsi="Fb Fontext" w:cs="PFT_Frank" w:hint="eastAsia"/>
          <w:b/>
          <w:bCs/>
          <w:sz w:val="20"/>
          <w:szCs w:val="14"/>
          <w:rtl/>
        </w:rPr>
        <w:t>א</w:t>
      </w:r>
      <w:r w:rsidR="00282E28">
        <w:rPr>
          <w:rFonts w:hint="cs"/>
          <w:rtl/>
        </w:rPr>
        <w:t>.</w:t>
      </w:r>
      <w:r w:rsidR="00282E28">
        <w:rPr>
          <w:rtl/>
        </w:rPr>
        <w:tab/>
      </w:r>
      <w:r w:rsidR="00282E28">
        <w:rPr>
          <w:rtl/>
        </w:rPr>
        <w:tab/>
      </w:r>
      <w:r w:rsidR="00282E28" w:rsidRPr="000114E8">
        <w:rPr>
          <w:rStyle w:val="affc"/>
          <w:rFonts w:hint="eastAsia"/>
          <w:rtl/>
        </w:rPr>
        <w:t>עולא</w:t>
      </w:r>
      <w:r w:rsidR="00282E28">
        <w:rPr>
          <w:rFonts w:hint="cs"/>
          <w:rtl/>
        </w:rPr>
        <w:t xml:space="preserve">: </w:t>
      </w:r>
      <w:r w:rsidR="00282E28" w:rsidRPr="007117F5">
        <w:rPr>
          <w:rFonts w:cs="PFT_Frank" w:hint="eastAsia"/>
          <w:b/>
          <w:bCs/>
          <w:szCs w:val="14"/>
          <w:rtl/>
        </w:rPr>
        <w:t>כן</w:t>
      </w:r>
      <w:r w:rsidR="00282E28" w:rsidRPr="007117F5">
        <w:rPr>
          <w:rFonts w:cs="PFT_Frank"/>
          <w:b/>
          <w:bCs/>
          <w:szCs w:val="14"/>
          <w:rtl/>
        </w:rPr>
        <w:t xml:space="preserve"> </w:t>
      </w:r>
      <w:r w:rsidR="00282E28" w:rsidRPr="007117F5">
        <w:rPr>
          <w:rFonts w:cs="PFT_Frank" w:hint="eastAsia"/>
          <w:b/>
          <w:bCs/>
          <w:szCs w:val="14"/>
          <w:rtl/>
        </w:rPr>
        <w:t>הלכה</w:t>
      </w:r>
      <w:r w:rsidR="00282E28">
        <w:rPr>
          <w:rFonts w:hint="cs"/>
          <w:rtl/>
        </w:rPr>
        <w:t>.</w:t>
      </w:r>
    </w:p>
    <w:p w14:paraId="0476DEE2" w14:textId="64B318FB" w:rsidR="0089324E" w:rsidRPr="006F178A" w:rsidRDefault="0089324E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מת אביו</w:t>
      </w:r>
      <w:r w:rsidRPr="006F178A">
        <w:rPr>
          <w:rFonts w:ascii="Fb Fontext" w:hAnsi="Fb Fontext"/>
          <w:rtl/>
        </w:rPr>
        <w:t xml:space="preserve"> וקרע, </w:t>
      </w:r>
      <w:r w:rsidRPr="007117F5">
        <w:rPr>
          <w:rFonts w:ascii="Fb Fontext" w:hAnsi="Fb Fontext" w:cs="PFT_Frank"/>
          <w:b/>
          <w:bCs/>
          <w:szCs w:val="14"/>
          <w:rtl/>
        </w:rPr>
        <w:t>בנו</w:t>
      </w:r>
      <w:r w:rsidRPr="006F178A">
        <w:rPr>
          <w:rFonts w:ascii="Fb Fontext" w:hAnsi="Fb Fontext"/>
          <w:rtl/>
        </w:rPr>
        <w:t xml:space="preserve"> והוסיף</w:t>
      </w:r>
      <w:r w:rsidR="00496B8C">
        <w:rPr>
          <w:rStyle w:val="affe"/>
          <w:rFonts w:hint="cs"/>
          <w:rtl/>
        </w:rPr>
        <w:t xml:space="preserve"> </w:t>
      </w:r>
      <w:r w:rsidR="00496B8C" w:rsidRPr="00CB5BF9">
        <w:rPr>
          <w:rStyle w:val="affe"/>
          <w:rFonts w:hint="cs"/>
          <w:rtl/>
        </w:rPr>
        <w:t xml:space="preserve">אחר </w:t>
      </w:r>
      <w:r w:rsidR="00496B8C">
        <w:rPr>
          <w:rStyle w:val="affe"/>
          <w:rFonts w:hint="cs"/>
          <w:rtl/>
        </w:rPr>
        <w:t xml:space="preserve">אבילות </w:t>
      </w:r>
      <w:r w:rsidR="00496B8C">
        <w:rPr>
          <w:rFonts w:ascii="Fb Fontext" w:hAnsi="Fb Fontext" w:hint="cs"/>
          <w:rtl/>
        </w:rPr>
        <w:t xml:space="preserve">- רק </w:t>
      </w:r>
      <w:r w:rsidRPr="006F178A">
        <w:rPr>
          <w:rFonts w:ascii="Fb Fontext" w:hAnsi="Fb Fontext"/>
          <w:rtl/>
        </w:rPr>
        <w:t>תחתון מתאחה</w:t>
      </w:r>
      <w:r w:rsidR="00496B8C">
        <w:rPr>
          <w:rFonts w:ascii="Fb Fontext" w:hAnsi="Fb Fontext" w:hint="cs"/>
          <w:rtl/>
        </w:rPr>
        <w:t>.</w:t>
      </w:r>
    </w:p>
    <w:p w14:paraId="4B818922" w14:textId="77777777" w:rsidR="004E0BA3" w:rsidRDefault="0089324E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בנו</w:t>
      </w:r>
      <w:r w:rsidRPr="006F178A">
        <w:rPr>
          <w:rtl/>
        </w:rPr>
        <w:t xml:space="preserve"> וקרע, </w:t>
      </w:r>
      <w:r w:rsidRPr="007117F5">
        <w:rPr>
          <w:rFonts w:cs="PFT_Frank"/>
          <w:b/>
          <w:bCs/>
          <w:szCs w:val="14"/>
          <w:rtl/>
        </w:rPr>
        <w:t>אביו</w:t>
      </w:r>
      <w:r w:rsidRPr="006F178A">
        <w:rPr>
          <w:rtl/>
        </w:rPr>
        <w:t xml:space="preserve"> והוסיף</w:t>
      </w:r>
      <w:r w:rsidR="00496B8C">
        <w:rPr>
          <w:rFonts w:hint="cs"/>
          <w:rtl/>
        </w:rPr>
        <w:t xml:space="preserve"> </w:t>
      </w:r>
      <w:r w:rsidR="00496B8C">
        <w:rPr>
          <w:rtl/>
        </w:rPr>
        <w:t>–</w:t>
      </w:r>
      <w:r w:rsidR="00496B8C">
        <w:rPr>
          <w:rFonts w:hint="cs"/>
          <w:rtl/>
        </w:rPr>
        <w:t xml:space="preserve"> רק </w:t>
      </w:r>
      <w:r w:rsidRPr="006F178A">
        <w:rPr>
          <w:rtl/>
        </w:rPr>
        <w:t>עליון מתאחה</w:t>
      </w:r>
      <w:r w:rsidR="00496B8C">
        <w:rPr>
          <w:rFonts w:hint="cs"/>
          <w:rtl/>
        </w:rPr>
        <w:t>.</w:t>
      </w:r>
    </w:p>
    <w:p w14:paraId="47446EA9" w14:textId="012A36B6" w:rsidR="0089324E" w:rsidRPr="006F178A" w:rsidRDefault="0089324E" w:rsidP="0031251A">
      <w:pPr>
        <w:spacing w:after="60"/>
        <w:rPr>
          <w:rtl/>
        </w:rPr>
      </w:pPr>
      <w:r w:rsidRPr="007117F5">
        <w:rPr>
          <w:rFonts w:cs="PFT_Frank"/>
          <w:b/>
          <w:bCs/>
          <w:szCs w:val="14"/>
          <w:rtl/>
        </w:rPr>
        <w:t>אביו, אמו, אחיו, אחותו</w:t>
      </w:r>
      <w:r w:rsidR="00496B8C">
        <w:rPr>
          <w:rFonts w:hint="cs"/>
          <w:rtl/>
        </w:rPr>
        <w:t xml:space="preserve"> </w:t>
      </w:r>
      <w:r w:rsidR="00496B8C" w:rsidRPr="000114E8">
        <w:rPr>
          <w:rStyle w:val="affe"/>
          <w:rFonts w:hint="eastAsia"/>
          <w:rtl/>
        </w:rPr>
        <w:t>ביחד</w:t>
      </w:r>
      <w:r w:rsidR="00496B8C">
        <w:rPr>
          <w:rFonts w:hint="cs"/>
          <w:rtl/>
        </w:rPr>
        <w:t xml:space="preserve"> -</w:t>
      </w:r>
      <w:r w:rsidRPr="006F178A">
        <w:rPr>
          <w:rtl/>
        </w:rPr>
        <w:t xml:space="preserve"> קרע אחד לכולן.</w:t>
      </w:r>
    </w:p>
    <w:p w14:paraId="6AA3F3EE" w14:textId="0E7F3DFC" w:rsidR="00E31AD5" w:rsidRDefault="0089324E" w:rsidP="0031251A">
      <w:pPr>
        <w:pStyle w:val="36"/>
        <w:framePr w:wrap="notBeside"/>
        <w:rPr>
          <w:rtl/>
        </w:rPr>
      </w:pPr>
      <w:r w:rsidRPr="0031251A">
        <w:rPr>
          <w:rtl/>
        </w:rPr>
        <w:t>ר</w:t>
      </w:r>
      <w:r w:rsidRPr="0031251A">
        <w:rPr>
          <w:rFonts w:hint="eastAsia"/>
          <w:rtl/>
        </w:rPr>
        <w:t>יב</w:t>
      </w:r>
      <w:r w:rsidRPr="0031251A">
        <w:rPr>
          <w:rtl/>
        </w:rPr>
        <w:t>"</w:t>
      </w:r>
      <w:r w:rsidRPr="0031251A">
        <w:rPr>
          <w:rFonts w:hint="eastAsia"/>
          <w:rtl/>
        </w:rPr>
        <w:t>ב</w:t>
      </w:r>
      <w:r w:rsidR="00E31AD5">
        <w:rPr>
          <w:rtl/>
        </w:rPr>
        <w:t>:</w:t>
      </w:r>
    </w:p>
    <w:p w14:paraId="3AD201C9" w14:textId="77777777" w:rsidR="004E0BA3" w:rsidRDefault="00496B8C" w:rsidP="00164685">
      <w:pPr>
        <w:rPr>
          <w:rtl/>
        </w:rPr>
      </w:pPr>
      <w:r>
        <w:rPr>
          <w:rFonts w:hint="cs"/>
          <w:rtl/>
        </w:rPr>
        <w:t xml:space="preserve">על </w:t>
      </w:r>
      <w:r w:rsidR="0089324E" w:rsidRPr="006F178A">
        <w:rPr>
          <w:rtl/>
        </w:rPr>
        <w:t xml:space="preserve">אביו ואמו </w:t>
      </w:r>
      <w:r w:rsidR="0089324E" w:rsidRPr="007117F5">
        <w:rPr>
          <w:rFonts w:cs="PFT_Frank"/>
          <w:b/>
          <w:bCs/>
          <w:szCs w:val="14"/>
          <w:rtl/>
        </w:rPr>
        <w:t xml:space="preserve">קרע </w:t>
      </w:r>
      <w:r w:rsidRPr="007117F5">
        <w:rPr>
          <w:rFonts w:cs="PFT_Frank" w:hint="eastAsia"/>
          <w:b/>
          <w:bCs/>
          <w:szCs w:val="14"/>
          <w:rtl/>
        </w:rPr>
        <w:t>אחר</w:t>
      </w:r>
      <w:r w:rsidR="0089324E" w:rsidRPr="006F178A">
        <w:rPr>
          <w:rtl/>
        </w:rPr>
        <w:t>, שאין מוסיפין על אביו ואמו.</w:t>
      </w:r>
    </w:p>
    <w:p w14:paraId="77825D01" w14:textId="4376ACDA" w:rsidR="00E31AD5" w:rsidRDefault="0089324E" w:rsidP="00971161">
      <w:pPr>
        <w:pStyle w:val="36"/>
        <w:framePr w:wrap="notBeside"/>
        <w:rPr>
          <w:rtl/>
        </w:rPr>
      </w:pPr>
      <w:r w:rsidRPr="00971161">
        <w:rPr>
          <w:rtl/>
        </w:rPr>
        <w:t>שמואל</w:t>
      </w:r>
      <w:r w:rsidR="00E31AD5">
        <w:rPr>
          <w:rtl/>
        </w:rPr>
        <w:t>:</w:t>
      </w:r>
    </w:p>
    <w:p w14:paraId="5C4155A5" w14:textId="0AD70FB6" w:rsidR="0089324E" w:rsidRPr="006F178A" w:rsidRDefault="0089324E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הלכה</w:t>
      </w:r>
      <w:r w:rsidRPr="006F178A">
        <w:rPr>
          <w:rtl/>
        </w:rPr>
        <w:t xml:space="preserve"> </w:t>
      </w:r>
      <w:r w:rsidRPr="000114E8">
        <w:rPr>
          <w:rStyle w:val="affc"/>
          <w:rtl/>
        </w:rPr>
        <w:t>כר</w:t>
      </w:r>
      <w:r w:rsidR="00496B8C" w:rsidRPr="000114E8">
        <w:rPr>
          <w:rStyle w:val="affc"/>
          <w:rFonts w:hint="eastAsia"/>
          <w:rtl/>
        </w:rPr>
        <w:t>יב</w:t>
      </w:r>
      <w:r w:rsidR="00496B8C" w:rsidRPr="000114E8">
        <w:rPr>
          <w:rStyle w:val="affc"/>
          <w:rtl/>
        </w:rPr>
        <w:t>"</w:t>
      </w:r>
      <w:r w:rsidRPr="000114E8">
        <w:rPr>
          <w:rStyle w:val="affc"/>
          <w:rtl/>
        </w:rPr>
        <w:t>ב</w:t>
      </w:r>
      <w:r w:rsidR="00496B8C">
        <w:rPr>
          <w:rFonts w:hint="cs"/>
          <w:rtl/>
        </w:rPr>
        <w:t xml:space="preserve">, </w:t>
      </w:r>
      <w:r w:rsidR="00496B8C">
        <w:rPr>
          <w:rtl/>
        </w:rPr>
        <w:tab/>
      </w:r>
      <w:r w:rsidR="00786DA3">
        <w:rPr>
          <w:rStyle w:val="affc"/>
          <w:rFonts w:hint="cs"/>
          <w:rtl/>
        </w:rPr>
        <w:t>אף ש</w:t>
      </w:r>
      <w:r w:rsidR="00786DA3" w:rsidRPr="000114E8">
        <w:rPr>
          <w:rStyle w:val="affc"/>
          <w:rFonts w:hint="eastAsia"/>
          <w:rtl/>
        </w:rPr>
        <w:t>אמר</w:t>
      </w:r>
      <w:r w:rsidR="00786DA3">
        <w:rPr>
          <w:rStyle w:val="affc"/>
          <w:rFonts w:hint="cs"/>
          <w:rtl/>
        </w:rPr>
        <w:t>:</w:t>
      </w:r>
      <w:r w:rsidRPr="006F178A">
        <w:rPr>
          <w:rFonts w:ascii="Fb Fontext" w:hAnsi="Fb Fontext" w:hint="cs"/>
          <w:sz w:val="20"/>
          <w:rtl/>
        </w:rPr>
        <w:t xml:space="preserve"> </w:t>
      </w:r>
      <w:r w:rsidR="00496B8C">
        <w:rPr>
          <w:rFonts w:ascii="Fb Fontext" w:hAnsi="Fb Fontext" w:hint="cs"/>
          <w:sz w:val="20"/>
          <w:rtl/>
        </w:rPr>
        <w:t>כ</w:t>
      </w:r>
      <w:r w:rsidRPr="006F178A">
        <w:rPr>
          <w:rFonts w:ascii="Fb Fontext" w:hAnsi="Fb Fontext" w:hint="cs"/>
          <w:sz w:val="20"/>
          <w:rtl/>
        </w:rPr>
        <w:t xml:space="preserve">מיקל </w:t>
      </w:r>
      <w:r w:rsidRPr="007117F5">
        <w:rPr>
          <w:rFonts w:ascii="Fb Fontext" w:hAnsi="Fb Fontext" w:cs="PFT_Frank" w:hint="eastAsia"/>
          <w:b/>
          <w:bCs/>
          <w:sz w:val="20"/>
          <w:szCs w:val="14"/>
          <w:rtl/>
        </w:rPr>
        <w:t>באבל</w:t>
      </w:r>
      <w:r w:rsidR="00496B8C">
        <w:rPr>
          <w:rFonts w:ascii="Fb Fontext" w:hAnsi="Fb Fontext" w:hint="cs"/>
          <w:sz w:val="20"/>
          <w:rtl/>
        </w:rPr>
        <w:t xml:space="preserve"> -</w:t>
      </w:r>
      <w:r w:rsidRPr="006F178A">
        <w:rPr>
          <w:rFonts w:ascii="Fb Fontext" w:hAnsi="Fb Fontext" w:hint="cs"/>
          <w:sz w:val="20"/>
          <w:rtl/>
        </w:rPr>
        <w:t xml:space="preserve"> </w:t>
      </w:r>
      <w:r w:rsidR="00496B8C" w:rsidRPr="007117F5">
        <w:rPr>
          <w:rFonts w:ascii="Fb Fontext" w:hAnsi="Fb Fontext" w:cs="PFT_Frank" w:hint="eastAsia"/>
          <w:b/>
          <w:bCs/>
          <w:sz w:val="20"/>
          <w:szCs w:val="14"/>
          <w:rtl/>
        </w:rPr>
        <w:t>ב</w:t>
      </w:r>
      <w:r w:rsidRPr="007117F5">
        <w:rPr>
          <w:rFonts w:ascii="Fb Fontext" w:hAnsi="Fb Fontext" w:cs="PFT_Frank"/>
          <w:b/>
          <w:bCs/>
          <w:sz w:val="20"/>
          <w:szCs w:val="14"/>
          <w:rtl/>
        </w:rPr>
        <w:t>קריעה</w:t>
      </w:r>
      <w:r w:rsidRPr="006F178A">
        <w:rPr>
          <w:rFonts w:ascii="Fb Fontext" w:hAnsi="Fb Fontext"/>
          <w:sz w:val="20"/>
          <w:rtl/>
        </w:rPr>
        <w:t xml:space="preserve"> ל</w:t>
      </w:r>
      <w:r w:rsidR="00496B8C">
        <w:rPr>
          <w:rFonts w:hint="cs"/>
          <w:rtl/>
        </w:rPr>
        <w:t>א.</w:t>
      </w:r>
    </w:p>
    <w:p w14:paraId="517F9573" w14:textId="0A4E8ACC" w:rsidR="0089324E" w:rsidRPr="006F178A" w:rsidRDefault="0089324E" w:rsidP="00164685">
      <w:pPr>
        <w:rPr>
          <w:rtl/>
        </w:rPr>
      </w:pPr>
      <w:r w:rsidRPr="006F178A">
        <w:rPr>
          <w:rFonts w:ascii="Fb Fontext" w:hAnsi="Fb Fontext"/>
          <w:rtl/>
        </w:rPr>
        <w:t xml:space="preserve">עד היכן </w:t>
      </w:r>
      <w:r w:rsidR="005B5092">
        <w:rPr>
          <w:rFonts w:ascii="Fb Fontext" w:hAnsi="Fb Fontext" w:hint="cs"/>
          <w:rtl/>
        </w:rPr>
        <w:t>מוסיף</w:t>
      </w:r>
      <w:r w:rsidRPr="006F178A">
        <w:rPr>
          <w:rFonts w:ascii="Fb Fontext" w:hAnsi="Fb Fontext"/>
          <w:rtl/>
        </w:rPr>
        <w:t xml:space="preserve">? - </w:t>
      </w:r>
      <w:r w:rsidRPr="007117F5">
        <w:rPr>
          <w:rFonts w:ascii="Fb Fontext" w:hAnsi="Fb Fontext" w:cs="PFT_Frank"/>
          <w:b/>
          <w:bCs/>
          <w:szCs w:val="14"/>
          <w:rtl/>
        </w:rPr>
        <w:t>טיבורו</w:t>
      </w:r>
      <w:r w:rsidRPr="006F178A">
        <w:rPr>
          <w:rFonts w:ascii="Fb Fontext" w:hAnsi="Fb Fontext"/>
          <w:rtl/>
        </w:rPr>
        <w:t>,</w:t>
      </w:r>
      <w:r w:rsidR="005B5092">
        <w:rPr>
          <w:rStyle w:val="affc"/>
          <w:rtl/>
        </w:rPr>
        <w:tab/>
      </w:r>
      <w:r w:rsidR="005B5092">
        <w:rPr>
          <w:rStyle w:val="affc"/>
          <w:rtl/>
        </w:rPr>
        <w:tab/>
      </w:r>
      <w:r w:rsidR="005B5092">
        <w:rPr>
          <w:rStyle w:val="affc"/>
          <w:rtl/>
        </w:rPr>
        <w:tab/>
      </w:r>
      <w:r w:rsidR="005B5092">
        <w:rPr>
          <w:rStyle w:val="affc"/>
          <w:rFonts w:hint="cs"/>
          <w:rtl/>
        </w:rPr>
        <w:t xml:space="preserve">   </w:t>
      </w:r>
      <w:r w:rsidRPr="000114E8">
        <w:rPr>
          <w:rStyle w:val="affc"/>
          <w:rtl/>
        </w:rPr>
        <w:t>וי"</w:t>
      </w:r>
      <w:r w:rsidRPr="000114E8">
        <w:rPr>
          <w:rStyle w:val="affc"/>
          <w:rFonts w:hint="eastAsia"/>
          <w:rtl/>
        </w:rPr>
        <w:t>א</w:t>
      </w:r>
      <w:r w:rsidRPr="006F178A">
        <w:rPr>
          <w:rFonts w:ascii="Fb Fontext" w:hAnsi="Fb Fontext"/>
          <w:rtl/>
        </w:rPr>
        <w:t xml:space="preserve">: </w:t>
      </w:r>
      <w:r w:rsidRPr="007117F5">
        <w:rPr>
          <w:rFonts w:ascii="Fb Fontext" w:hAnsi="Fb Fontext" w:cs="PFT_Frank"/>
          <w:b/>
          <w:bCs/>
          <w:szCs w:val="14"/>
          <w:rtl/>
        </w:rPr>
        <w:t>לבו</w:t>
      </w:r>
      <w:r w:rsidR="005B5092">
        <w:rPr>
          <w:rFonts w:ascii="Fb Fontext" w:hAnsi="Fb Fontext" w:hint="cs"/>
          <w:rtl/>
        </w:rPr>
        <w:t>,</w:t>
      </w:r>
      <w:r w:rsidR="005B5092">
        <w:rPr>
          <w:rStyle w:val="af4"/>
          <w:rFonts w:hint="cs"/>
          <w:rtl/>
        </w:rPr>
        <w:t xml:space="preserve"> ד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וקרעו לבבכם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.</w:t>
      </w:r>
    </w:p>
    <w:p w14:paraId="269535F2" w14:textId="4BC6CFAD" w:rsidR="0089324E" w:rsidRPr="006F178A" w:rsidRDefault="0089324E" w:rsidP="00164685">
      <w:pPr>
        <w:rPr>
          <w:rtl/>
        </w:rPr>
      </w:pPr>
      <w:r w:rsidRPr="006F178A">
        <w:rPr>
          <w:rtl/>
        </w:rPr>
        <w:lastRenderedPageBreak/>
        <w:t xml:space="preserve">הגיע </w:t>
      </w:r>
      <w:r w:rsidR="005B5092">
        <w:rPr>
          <w:rFonts w:hint="cs"/>
          <w:rtl/>
        </w:rPr>
        <w:t>לשם -</w:t>
      </w:r>
      <w:r w:rsidRPr="006F178A">
        <w:rPr>
          <w:rtl/>
        </w:rPr>
        <w:t xml:space="preserve"> מרחיק </w:t>
      </w:r>
      <w:r w:rsidR="005B5092">
        <w:rPr>
          <w:rFonts w:hint="cs"/>
          <w:rtl/>
        </w:rPr>
        <w:t>ג'</w:t>
      </w:r>
      <w:r w:rsidR="005B5092" w:rsidRPr="006F178A">
        <w:rPr>
          <w:rtl/>
        </w:rPr>
        <w:t xml:space="preserve"> </w:t>
      </w:r>
      <w:r w:rsidRPr="006F178A">
        <w:rPr>
          <w:rtl/>
        </w:rPr>
        <w:t>אצבעות</w:t>
      </w:r>
      <w:r w:rsidR="005B5092">
        <w:rPr>
          <w:rFonts w:hint="cs"/>
          <w:rtl/>
        </w:rPr>
        <w:t xml:space="preserve"> </w:t>
      </w:r>
      <w:r w:rsidR="005B5092">
        <w:rPr>
          <w:rStyle w:val="affe"/>
          <w:rFonts w:hint="cs"/>
          <w:rtl/>
        </w:rPr>
        <w:t>ל</w:t>
      </w:r>
      <w:r w:rsidR="005B5092" w:rsidRPr="000114E8">
        <w:rPr>
          <w:rStyle w:val="affe"/>
          <w:rFonts w:hint="eastAsia"/>
          <w:rtl/>
        </w:rPr>
        <w:t>צד</w:t>
      </w:r>
      <w:r w:rsidRPr="006F178A">
        <w:rPr>
          <w:rtl/>
        </w:rPr>
        <w:t xml:space="preserve"> וקורע.</w:t>
      </w:r>
    </w:p>
    <w:p w14:paraId="3FB75BEA" w14:textId="405FC7D3" w:rsidR="0089324E" w:rsidRPr="006F178A" w:rsidRDefault="0089324E" w:rsidP="00164685">
      <w:pPr>
        <w:rPr>
          <w:rtl/>
        </w:rPr>
      </w:pPr>
      <w:r w:rsidRPr="006F178A">
        <w:rPr>
          <w:rtl/>
        </w:rPr>
        <w:t>נתמלא - מחזירו לאחוריו</w:t>
      </w:r>
      <w:r w:rsidR="005B5092">
        <w:rPr>
          <w:rFonts w:hint="cs"/>
          <w:rtl/>
        </w:rPr>
        <w:t xml:space="preserve">, </w:t>
      </w:r>
      <w:r w:rsidRPr="006F178A">
        <w:rPr>
          <w:rtl/>
        </w:rPr>
        <w:t>נתמלא - הופכו מלמטה.</w:t>
      </w:r>
    </w:p>
    <w:p w14:paraId="25691AAF" w14:textId="46AB8F10" w:rsidR="005B5092" w:rsidRPr="006F178A" w:rsidRDefault="0089324E" w:rsidP="00164685">
      <w:pPr>
        <w:rPr>
          <w:rtl/>
        </w:rPr>
      </w:pPr>
      <w:r w:rsidRPr="006F178A">
        <w:rPr>
          <w:rtl/>
        </w:rPr>
        <w:t xml:space="preserve">מלמטה ומהצדדין </w:t>
      </w:r>
      <w:r w:rsidR="005B5092">
        <w:rPr>
          <w:rFonts w:hint="cs"/>
          <w:rtl/>
        </w:rPr>
        <w:t xml:space="preserve">- </w:t>
      </w:r>
      <w:r w:rsidRPr="006F178A">
        <w:rPr>
          <w:rtl/>
        </w:rPr>
        <w:t>לא יצא</w:t>
      </w:r>
      <w:r w:rsidR="005B5092">
        <w:rPr>
          <w:rFonts w:hint="cs"/>
          <w:rtl/>
        </w:rPr>
        <w:t xml:space="preserve">, </w:t>
      </w:r>
      <w:r w:rsidR="005B5092">
        <w:rPr>
          <w:rStyle w:val="affe"/>
          <w:rFonts w:hint="cs"/>
          <w:rtl/>
        </w:rPr>
        <w:t xml:space="preserve">ורק </w:t>
      </w:r>
      <w:r w:rsidRPr="000114E8">
        <w:rPr>
          <w:rStyle w:val="affe"/>
          <w:rtl/>
        </w:rPr>
        <w:t>כה</w:t>
      </w:r>
      <w:r w:rsidR="005B5092" w:rsidRPr="000114E8">
        <w:rPr>
          <w:rStyle w:val="affe"/>
          <w:rtl/>
        </w:rPr>
        <w:t>"ג</w:t>
      </w:r>
      <w:r w:rsidRPr="006F178A">
        <w:rPr>
          <w:rFonts w:ascii="Fb Fontext" w:hAnsi="Fb Fontext"/>
          <w:sz w:val="20"/>
          <w:rtl/>
        </w:rPr>
        <w:t xml:space="preserve"> </w:t>
      </w:r>
      <w:r w:rsidRPr="000114E8">
        <w:rPr>
          <w:rStyle w:val="affe"/>
          <w:rtl/>
        </w:rPr>
        <w:t>פורם</w:t>
      </w:r>
      <w:r w:rsidRPr="006F178A">
        <w:rPr>
          <w:rFonts w:ascii="Fb Fontext" w:hAnsi="Fb Fontext"/>
          <w:sz w:val="20"/>
          <w:rtl/>
        </w:rPr>
        <w:t xml:space="preserve"> </w:t>
      </w:r>
      <w:r w:rsidRPr="000114E8">
        <w:rPr>
          <w:rStyle w:val="affe"/>
          <w:rtl/>
        </w:rPr>
        <w:t>מלמטה</w:t>
      </w:r>
      <w:r w:rsidRPr="006F178A">
        <w:rPr>
          <w:rFonts w:ascii="Fb Fontext" w:hAnsi="Fb Fontext"/>
          <w:sz w:val="20"/>
          <w:rtl/>
        </w:rPr>
        <w:t>.</w:t>
      </w:r>
    </w:p>
    <w:p w14:paraId="445DF5D2" w14:textId="44D1EB46" w:rsidR="00E31AD5" w:rsidRDefault="005B5092" w:rsidP="00971161">
      <w:pPr>
        <w:pStyle w:val="36"/>
        <w:framePr w:wrap="notBeside"/>
        <w:rPr>
          <w:rtl/>
        </w:rPr>
      </w:pPr>
      <w:r w:rsidRPr="00971161">
        <w:rPr>
          <w:rFonts w:hint="eastAsia"/>
          <w:rtl/>
        </w:rPr>
        <w:t>חד</w:t>
      </w:r>
      <w:r w:rsidR="00E31AD5">
        <w:rPr>
          <w:rFonts w:hint="cs"/>
          <w:rtl/>
        </w:rPr>
        <w:t>:</w:t>
      </w:r>
    </w:p>
    <w:p w14:paraId="660829D7" w14:textId="03DCB024" w:rsidR="0089324E" w:rsidRPr="006F178A" w:rsidRDefault="005B5092" w:rsidP="00164685">
      <w:pPr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ז</w:t>
      </w:r>
      <w:r w:rsidRPr="007117F5">
        <w:rPr>
          <w:rFonts w:cs="PFT_Frank"/>
          <w:b/>
          <w:bCs/>
          <w:szCs w:val="14"/>
          <w:rtl/>
        </w:rPr>
        <w:t>'</w:t>
      </w:r>
      <w:r w:rsidR="0089324E" w:rsidRPr="007117F5">
        <w:rPr>
          <w:rFonts w:cs="PFT_Frank"/>
          <w:b/>
          <w:bCs/>
          <w:szCs w:val="14"/>
          <w:rtl/>
        </w:rPr>
        <w:t xml:space="preserve"> קורע</w:t>
      </w:r>
      <w:r w:rsidR="00576813" w:rsidRPr="000114E8">
        <w:rPr>
          <w:rtl/>
        </w:rPr>
        <w:t xml:space="preserve"> </w:t>
      </w:r>
      <w:r w:rsidR="0089324E" w:rsidRPr="006F178A">
        <w:rPr>
          <w:rtl/>
        </w:rPr>
        <w:t>אח</w:t>
      </w:r>
      <w:r>
        <w:rPr>
          <w:rFonts w:hint="cs"/>
          <w:rtl/>
        </w:rPr>
        <w:t>"כ</w:t>
      </w:r>
      <w:r w:rsidR="0089324E" w:rsidRPr="006F178A">
        <w:rPr>
          <w:rtl/>
        </w:rPr>
        <w:t xml:space="preserve"> מוסיף</w:t>
      </w:r>
      <w:r w:rsidR="00576813" w:rsidRPr="00576813">
        <w:rPr>
          <w:rStyle w:val="affe"/>
          <w:rFonts w:hint="cs"/>
          <w:rtl/>
        </w:rPr>
        <w:t xml:space="preserve"> </w:t>
      </w:r>
      <w:r w:rsidR="00576813">
        <w:rPr>
          <w:rStyle w:val="affe"/>
          <w:rFonts w:hint="cs"/>
          <w:rtl/>
        </w:rPr>
        <w:t>ד</w:t>
      </w:r>
      <w:r w:rsidR="00576813" w:rsidRPr="00CB5BF9">
        <w:rPr>
          <w:rStyle w:val="affe"/>
          <w:rFonts w:hint="cs"/>
          <w:rtl/>
        </w:rPr>
        <w:t>שולל</w:t>
      </w:r>
      <w:r w:rsidR="00576813">
        <w:rPr>
          <w:rFonts w:hint="cs"/>
          <w:rtl/>
        </w:rPr>
        <w:t xml:space="preserve"> </w:t>
      </w:r>
      <w:r w:rsidR="0089324E" w:rsidRPr="000114E8">
        <w:rPr>
          <w:rStyle w:val="affc"/>
          <w:rtl/>
        </w:rPr>
        <w:t>חד</w:t>
      </w:r>
      <w:r w:rsidR="00576813">
        <w:rPr>
          <w:rStyle w:val="affc"/>
          <w:rFonts w:hint="cs"/>
          <w:rtl/>
        </w:rPr>
        <w:t>:</w:t>
      </w:r>
      <w:r w:rsidR="0089324E" w:rsidRPr="006F178A">
        <w:rPr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ל</w:t>
      </w:r>
      <w:r w:rsidRPr="007117F5">
        <w:rPr>
          <w:rFonts w:cs="PFT_Frank"/>
          <w:b/>
          <w:bCs/>
          <w:szCs w:val="14"/>
          <w:rtl/>
        </w:rPr>
        <w:t>'</w:t>
      </w:r>
      <w:r w:rsidR="0089324E" w:rsidRPr="006F178A">
        <w:rPr>
          <w:rtl/>
        </w:rPr>
        <w:t xml:space="preserve"> </w:t>
      </w:r>
      <w:r w:rsidR="0089324E" w:rsidRPr="007117F5">
        <w:rPr>
          <w:rFonts w:cs="PFT_Frank"/>
          <w:b/>
          <w:bCs/>
          <w:szCs w:val="14"/>
          <w:rtl/>
        </w:rPr>
        <w:t>קורע</w:t>
      </w:r>
      <w:r w:rsidR="00576813">
        <w:rPr>
          <w:rStyle w:val="affe"/>
          <w:rFonts w:hint="cs"/>
          <w:rtl/>
        </w:rPr>
        <w:t xml:space="preserve"> </w:t>
      </w:r>
      <w:r w:rsidR="0089324E" w:rsidRPr="006F178A">
        <w:rPr>
          <w:rtl/>
        </w:rPr>
        <w:t>אח</w:t>
      </w:r>
      <w:r>
        <w:rPr>
          <w:rFonts w:hint="cs"/>
          <w:rtl/>
        </w:rPr>
        <w:t>"כ</w:t>
      </w:r>
      <w:r w:rsidR="0089324E" w:rsidRPr="006F178A">
        <w:rPr>
          <w:rtl/>
        </w:rPr>
        <w:t xml:space="preserve"> מוסיף</w:t>
      </w:r>
      <w:r w:rsidR="00576813">
        <w:rPr>
          <w:rFonts w:hint="cs"/>
          <w:rtl/>
        </w:rPr>
        <w:t xml:space="preserve"> </w:t>
      </w:r>
      <w:r w:rsidR="00576813">
        <w:rPr>
          <w:rStyle w:val="affe"/>
          <w:rFonts w:hint="cs"/>
          <w:rtl/>
        </w:rPr>
        <w:t>ד</w:t>
      </w:r>
      <w:r w:rsidR="00576813" w:rsidRPr="00CB5BF9">
        <w:rPr>
          <w:rStyle w:val="affe"/>
          <w:rFonts w:hint="cs"/>
          <w:rtl/>
        </w:rPr>
        <w:t>מאחה</w:t>
      </w:r>
    </w:p>
    <w:p w14:paraId="76381A60" w14:textId="77777777" w:rsidR="00E31AD5" w:rsidRDefault="0089324E" w:rsidP="00546D0E">
      <w:pPr>
        <w:pStyle w:val="36"/>
        <w:framePr w:wrap="notBeside"/>
        <w:rPr>
          <w:rtl/>
        </w:rPr>
      </w:pPr>
      <w:r w:rsidRPr="00546D0E">
        <w:rPr>
          <w:rFonts w:hint="eastAsia"/>
          <w:rtl/>
        </w:rPr>
        <w:t>והך</w:t>
      </w:r>
      <w:r w:rsidR="00E31AD5">
        <w:rPr>
          <w:rtl/>
        </w:rPr>
        <w:t>:</w:t>
      </w:r>
    </w:p>
    <w:p w14:paraId="1FC609A6" w14:textId="1F3603AF" w:rsidR="005B5092" w:rsidRPr="006F178A" w:rsidRDefault="0089324E" w:rsidP="00546D0E">
      <w:pPr>
        <w:spacing w:after="60"/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ד</w:t>
      </w:r>
      <w:r w:rsidRPr="007117F5">
        <w:rPr>
          <w:rFonts w:cs="PFT_Frank"/>
          <w:b/>
          <w:bCs/>
          <w:szCs w:val="14"/>
          <w:rtl/>
        </w:rPr>
        <w:t>אשה</w:t>
      </w:r>
      <w:r w:rsidRPr="006F178A">
        <w:rPr>
          <w:rtl/>
        </w:rPr>
        <w:t xml:space="preserve"> שוללתו לאלתר </w:t>
      </w:r>
      <w:r w:rsidR="005B5092" w:rsidRPr="007117F5">
        <w:rPr>
          <w:rFonts w:cs="PFT_Frank" w:hint="eastAsia"/>
          <w:b/>
          <w:bCs/>
          <w:szCs w:val="14"/>
          <w:rtl/>
        </w:rPr>
        <w:t>ואביו</w:t>
      </w:r>
      <w:r w:rsidR="005B5092" w:rsidRPr="007117F5">
        <w:rPr>
          <w:rFonts w:cs="PFT_Frank"/>
          <w:b/>
          <w:bCs/>
          <w:szCs w:val="14"/>
          <w:rtl/>
        </w:rPr>
        <w:t xml:space="preserve"> </w:t>
      </w:r>
      <w:r w:rsidR="005B5092" w:rsidRPr="007117F5">
        <w:rPr>
          <w:rFonts w:cs="PFT_Frank" w:hint="eastAsia"/>
          <w:b/>
          <w:bCs/>
          <w:szCs w:val="14"/>
          <w:rtl/>
        </w:rPr>
        <w:t>ואמו</w:t>
      </w:r>
      <w:r w:rsidR="005B5092">
        <w:rPr>
          <w:rFonts w:hint="cs"/>
          <w:rtl/>
        </w:rPr>
        <w:t xml:space="preserve"> אין מאחה כלל - </w:t>
      </w:r>
      <w:r w:rsidR="005B5092" w:rsidRPr="007117F5">
        <w:rPr>
          <w:rFonts w:cs="PFT_Frank" w:hint="eastAsia"/>
          <w:b/>
          <w:bCs/>
          <w:szCs w:val="14"/>
          <w:rtl/>
        </w:rPr>
        <w:t>כבוד</w:t>
      </w:r>
      <w:r w:rsidR="005B5092">
        <w:rPr>
          <w:rFonts w:hint="cs"/>
          <w:rtl/>
        </w:rPr>
        <w:t>.</w:t>
      </w:r>
    </w:p>
    <w:p w14:paraId="250B8C46" w14:textId="43A3B187" w:rsidR="00E31AD5" w:rsidRDefault="0089324E" w:rsidP="00546D0E">
      <w:pPr>
        <w:pStyle w:val="36"/>
        <w:framePr w:wrap="notBeside"/>
        <w:rPr>
          <w:rtl/>
        </w:rPr>
      </w:pPr>
      <w:r w:rsidRPr="00546D0E">
        <w:rPr>
          <w:rtl/>
        </w:rPr>
        <w:t>ת"ר</w:t>
      </w:r>
      <w:r w:rsidR="00E31AD5">
        <w:rPr>
          <w:rtl/>
        </w:rPr>
        <w:t>:</w:t>
      </w:r>
    </w:p>
    <w:p w14:paraId="627D1066" w14:textId="31FBD448" w:rsidR="0089324E" w:rsidRPr="006F178A" w:rsidRDefault="0089324E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היוצא בבגד קרוע</w:t>
      </w:r>
      <w:r w:rsidRPr="006F178A">
        <w:rPr>
          <w:rFonts w:ascii="Fb Fontext" w:hAnsi="Fb Fontext"/>
          <w:rtl/>
        </w:rPr>
        <w:t xml:space="preserve"> לפני המת </w:t>
      </w:r>
      <w:r w:rsidR="00077754">
        <w:rPr>
          <w:rFonts w:ascii="Fb Fontext" w:hAnsi="Fb Fontext" w:hint="cs"/>
          <w:rtl/>
        </w:rPr>
        <w:t>-</w:t>
      </w:r>
      <w:r w:rsidRPr="006F178A">
        <w:rPr>
          <w:rFonts w:ascii="Fb Fontext" w:hAnsi="Fb Fontext"/>
          <w:rtl/>
        </w:rPr>
        <w:t xml:space="preserve"> גוזל את המתים והחיים</w:t>
      </w:r>
      <w:r w:rsidR="00077754">
        <w:rPr>
          <w:rFonts w:ascii="Fb Fontext" w:hAnsi="Fb Fontext" w:hint="cs"/>
          <w:rtl/>
        </w:rPr>
        <w:t>.</w:t>
      </w:r>
    </w:p>
    <w:p w14:paraId="6258C880" w14:textId="65801433" w:rsidR="00E31AD5" w:rsidRDefault="0089324E" w:rsidP="00546D0E">
      <w:pPr>
        <w:pStyle w:val="36"/>
        <w:framePr w:wrap="notBeside"/>
        <w:rPr>
          <w:rtl/>
        </w:rPr>
      </w:pPr>
      <w:r w:rsidRPr="00546D0E">
        <w:rPr>
          <w:rFonts w:hint="eastAsia"/>
          <w:rtl/>
        </w:rPr>
        <w:t>רשב</w:t>
      </w:r>
      <w:r w:rsidRPr="00546D0E">
        <w:rPr>
          <w:rtl/>
        </w:rPr>
        <w:t>"</w:t>
      </w:r>
      <w:r w:rsidRPr="00546D0E">
        <w:rPr>
          <w:rFonts w:hint="eastAsia"/>
          <w:rtl/>
        </w:rPr>
        <w:t>ג</w:t>
      </w:r>
      <w:r w:rsidR="00E31AD5">
        <w:rPr>
          <w:rtl/>
        </w:rPr>
        <w:t>:</w:t>
      </w:r>
    </w:p>
    <w:p w14:paraId="72EAF6A3" w14:textId="5187D08E" w:rsidR="0089324E" w:rsidRPr="006F178A" w:rsidRDefault="00077754" w:rsidP="00164685">
      <w:pPr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המ</w:t>
      </w:r>
      <w:r w:rsidR="0089324E" w:rsidRPr="007117F5">
        <w:rPr>
          <w:rFonts w:cs="PFT_Frank"/>
          <w:b/>
          <w:bCs/>
          <w:szCs w:val="14"/>
          <w:rtl/>
        </w:rPr>
        <w:t xml:space="preserve">שאיל חלוק </w:t>
      </w:r>
      <w:r w:rsidRPr="007117F5">
        <w:rPr>
          <w:rFonts w:cs="PFT_Frank" w:hint="eastAsia"/>
          <w:b/>
          <w:bCs/>
          <w:szCs w:val="14"/>
          <w:rtl/>
        </w:rPr>
        <w:t>ל</w:t>
      </w:r>
      <w:r w:rsidR="0089324E" w:rsidRPr="007117F5">
        <w:rPr>
          <w:rFonts w:cs="PFT_Frank"/>
          <w:b/>
          <w:bCs/>
          <w:szCs w:val="14"/>
          <w:rtl/>
        </w:rPr>
        <w:t>בקר אבא חולה</w:t>
      </w:r>
      <w:r w:rsidR="0089324E" w:rsidRPr="006F178A">
        <w:rPr>
          <w:rtl/>
        </w:rPr>
        <w:t xml:space="preserve">, </w:t>
      </w:r>
      <w:r w:rsidR="001B6DCF">
        <w:rPr>
          <w:rtl/>
        </w:rPr>
        <w:tab/>
      </w:r>
      <w:r w:rsidR="0089324E" w:rsidRPr="006F178A">
        <w:rPr>
          <w:rtl/>
        </w:rPr>
        <w:t>מת - קורע ומאחו</w:t>
      </w:r>
      <w:r w:rsidR="00D4027E">
        <w:rPr>
          <w:rFonts w:hint="cs"/>
          <w:rtl/>
        </w:rPr>
        <w:t>,</w:t>
      </w:r>
    </w:p>
    <w:p w14:paraId="413C0235" w14:textId="5606529B" w:rsidR="0089324E" w:rsidRPr="006F178A" w:rsidRDefault="00D4027E" w:rsidP="00546D0E">
      <w:pPr>
        <w:spacing w:after="60"/>
        <w:rPr>
          <w:rtl/>
        </w:rPr>
      </w:pPr>
      <w:r>
        <w:rPr>
          <w:rFonts w:hint="cs"/>
          <w:rtl/>
        </w:rPr>
        <w:t>ו</w:t>
      </w:r>
      <w:r w:rsidR="0089324E" w:rsidRPr="006F178A">
        <w:rPr>
          <w:rtl/>
        </w:rPr>
        <w:t>מחזיר לו חלוקו ונותן דמי קרעו</w:t>
      </w:r>
      <w:r>
        <w:rPr>
          <w:rFonts w:hint="cs"/>
          <w:rtl/>
        </w:rPr>
        <w:t>,</w:t>
      </w:r>
      <w:r>
        <w:rPr>
          <w:rFonts w:ascii="Fb Fontext" w:hAnsi="Fb Fontext" w:hint="cs"/>
          <w:sz w:val="20"/>
          <w:rtl/>
        </w:rPr>
        <w:t xml:space="preserve"> </w:t>
      </w:r>
      <w:r w:rsidR="0089324E" w:rsidRPr="007117F5">
        <w:rPr>
          <w:rFonts w:ascii="Fb Fontext" w:hAnsi="Fb Fontext" w:cs="PFT_Frank"/>
          <w:b/>
          <w:bCs/>
          <w:sz w:val="20"/>
          <w:szCs w:val="14"/>
          <w:rtl/>
        </w:rPr>
        <w:t>לא הודיעו</w:t>
      </w:r>
      <w:r w:rsidR="0089324E" w:rsidRPr="006F178A">
        <w:rPr>
          <w:rFonts w:ascii="Fb Fontext" w:hAnsi="Fb Fontext"/>
          <w:sz w:val="20"/>
          <w:rtl/>
        </w:rPr>
        <w:t xml:space="preserve"> - לא יגע בו.</w:t>
      </w:r>
    </w:p>
    <w:p w14:paraId="2FC33857" w14:textId="2BE73B8B" w:rsidR="00E31AD5" w:rsidRDefault="0089324E" w:rsidP="00546D0E">
      <w:pPr>
        <w:pStyle w:val="36"/>
        <w:framePr w:wrap="notBeside"/>
        <w:rPr>
          <w:rtl/>
        </w:rPr>
      </w:pPr>
      <w:r w:rsidRPr="00546D0E">
        <w:rPr>
          <w:rtl/>
        </w:rPr>
        <w:t>ת"ר</w:t>
      </w:r>
      <w:r w:rsidR="00E31AD5">
        <w:rPr>
          <w:rtl/>
        </w:rPr>
        <w:t>:</w:t>
      </w:r>
    </w:p>
    <w:p w14:paraId="362D8C36" w14:textId="5D2D592F" w:rsidR="0089324E" w:rsidRPr="006F178A" w:rsidRDefault="0089324E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אין</w:t>
      </w:r>
      <w:r w:rsidRPr="006F178A">
        <w:rPr>
          <w:rFonts w:ascii="Fb Fontext" w:hAnsi="Fb Fontext"/>
          <w:rtl/>
        </w:rPr>
        <w:t xml:space="preserve"> מודיעין </w:t>
      </w:r>
      <w:r w:rsidR="00D4027E">
        <w:rPr>
          <w:rFonts w:ascii="Fb Fontext" w:hAnsi="Fb Fontext" w:hint="cs"/>
          <w:rtl/>
        </w:rPr>
        <w:t>לחולה שמת לו מת</w:t>
      </w:r>
      <w:r w:rsidRPr="006F178A">
        <w:rPr>
          <w:rFonts w:ascii="Fb Fontext" w:hAnsi="Fb Fontext"/>
          <w:rtl/>
        </w:rPr>
        <w:t>, שמא תטרף דעתו</w:t>
      </w:r>
      <w:r w:rsidR="00D4027E">
        <w:rPr>
          <w:rFonts w:hint="cs"/>
          <w:rtl/>
        </w:rPr>
        <w:t>,</w:t>
      </w:r>
    </w:p>
    <w:p w14:paraId="2BDE1055" w14:textId="5FEE76FF" w:rsidR="0089324E" w:rsidRPr="006F178A" w:rsidRDefault="0089324E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ומקרעין</w:t>
      </w:r>
      <w:r w:rsidRPr="006F178A">
        <w:rPr>
          <w:rtl/>
        </w:rPr>
        <w:t xml:space="preserve"> לקטן מפני עגמת נפש</w:t>
      </w:r>
      <w:r w:rsidR="00D4027E">
        <w:rPr>
          <w:rFonts w:hint="cs"/>
          <w:rtl/>
        </w:rPr>
        <w:t xml:space="preserve">, </w:t>
      </w:r>
      <w:r w:rsidRPr="007117F5">
        <w:rPr>
          <w:rFonts w:cs="PFT_Frank"/>
          <w:b/>
          <w:bCs/>
          <w:szCs w:val="14"/>
          <w:rtl/>
        </w:rPr>
        <w:t>וקורע</w:t>
      </w:r>
      <w:r w:rsidRPr="006F178A">
        <w:rPr>
          <w:rtl/>
        </w:rPr>
        <w:t xml:space="preserve"> על חמיו וחמותו</w:t>
      </w:r>
      <w:r w:rsidR="00D4027E">
        <w:rPr>
          <w:rFonts w:hint="cs"/>
          <w:rtl/>
        </w:rPr>
        <w:t>.</w:t>
      </w:r>
    </w:p>
    <w:p w14:paraId="421211FD" w14:textId="25A5F333" w:rsidR="00E31AD5" w:rsidRDefault="0089324E" w:rsidP="001B6DCF">
      <w:pPr>
        <w:pStyle w:val="36"/>
        <w:framePr w:wrap="notBeside"/>
        <w:rPr>
          <w:rtl/>
        </w:rPr>
      </w:pPr>
      <w:r w:rsidRPr="001B6DCF">
        <w:rPr>
          <w:rtl/>
        </w:rPr>
        <w:t>אבל רבתי</w:t>
      </w:r>
      <w:r w:rsidR="00E31AD5">
        <w:rPr>
          <w:rtl/>
        </w:rPr>
        <w:t>:</w:t>
      </w:r>
    </w:p>
    <w:p w14:paraId="01255856" w14:textId="38D798EA" w:rsidR="0089324E" w:rsidRPr="006F178A" w:rsidRDefault="00576813" w:rsidP="001B6DCF">
      <w:pPr>
        <w:rPr>
          <w:rtl/>
        </w:rPr>
      </w:pPr>
      <w:r>
        <w:rPr>
          <w:rFonts w:hint="cs"/>
          <w:rtl/>
        </w:rPr>
        <w:t xml:space="preserve">אבל </w:t>
      </w:r>
      <w:r w:rsidR="0089324E" w:rsidRPr="006F178A">
        <w:rPr>
          <w:rtl/>
        </w:rPr>
        <w:t>לא יניח תינוק בחיקו</w:t>
      </w:r>
      <w:r w:rsidR="00D4027E">
        <w:rPr>
          <w:rFonts w:hint="cs"/>
          <w:rtl/>
        </w:rPr>
        <w:t xml:space="preserve"> </w:t>
      </w:r>
      <w:r w:rsidR="00D4027E" w:rsidRPr="000114E8">
        <w:rPr>
          <w:rStyle w:val="affe"/>
          <w:rFonts w:hint="eastAsia"/>
          <w:rtl/>
        </w:rPr>
        <w:t>כל</w:t>
      </w:r>
      <w:r w:rsidR="00D4027E" w:rsidRPr="000114E8">
        <w:rPr>
          <w:rStyle w:val="affe"/>
          <w:rtl/>
        </w:rPr>
        <w:t xml:space="preserve"> </w:t>
      </w:r>
      <w:r w:rsidR="00D4027E" w:rsidRPr="000114E8">
        <w:rPr>
          <w:rStyle w:val="affe"/>
          <w:rFonts w:hint="eastAsia"/>
          <w:rtl/>
        </w:rPr>
        <w:t>ז</w:t>
      </w:r>
      <w:r w:rsidR="00D4027E" w:rsidRPr="000114E8">
        <w:rPr>
          <w:rStyle w:val="affe"/>
          <w:rtl/>
        </w:rPr>
        <w:t>'</w:t>
      </w:r>
      <w:r w:rsidR="00D4027E">
        <w:rPr>
          <w:rFonts w:hint="cs"/>
          <w:rtl/>
        </w:rPr>
        <w:t>,</w:t>
      </w:r>
      <w:r w:rsidR="0089324E" w:rsidRPr="006F178A">
        <w:rPr>
          <w:rtl/>
        </w:rPr>
        <w:t xml:space="preserve"> שמביאו לידי שחוק.</w:t>
      </w:r>
    </w:p>
    <w:p w14:paraId="5F80A056" w14:textId="761747ED" w:rsidR="0089324E" w:rsidRPr="002B60C6" w:rsidRDefault="0089324E" w:rsidP="00164685">
      <w:pPr>
        <w:pStyle w:val="affff1"/>
        <w:rPr>
          <w:rtl/>
        </w:rPr>
      </w:pPr>
      <w:ins w:id="9848" w:author="מספור קטעי משנה" w:date="2026-10-06T06:45:36Z">
        <w:r>
          <w:rPr>
            <w:rStyle w:val="MisparKeta"/>
          </w:rPr>
          <w:t xml:space="preserve">ב. </w:t>
        </w:r>
      </w:ins>
      <w:r w:rsidRPr="002B60C6">
        <w:rPr>
          <w:rtl/>
        </w:rPr>
        <w:t>אין מברין</w:t>
      </w:r>
      <w:r w:rsidR="00210E7B">
        <w:rPr>
          <w:rFonts w:hint="cs"/>
          <w:rtl/>
        </w:rPr>
        <w:t xml:space="preserve"> </w:t>
      </w:r>
      <w:r w:rsidR="00210E7B" w:rsidRPr="000114E8">
        <w:rPr>
          <w:rStyle w:val="affe"/>
          <w:rFonts w:hint="eastAsia"/>
          <w:rtl/>
        </w:rPr>
        <w:t>במועד</w:t>
      </w:r>
      <w:r w:rsidR="00210E7B">
        <w:rPr>
          <w:rStyle w:val="affe"/>
          <w:rFonts w:hint="cs"/>
          <w:rtl/>
        </w:rPr>
        <w:t>,</w:t>
      </w:r>
      <w:r w:rsidR="00210E7B" w:rsidRPr="000114E8">
        <w:rPr>
          <w:rStyle w:val="affe"/>
          <w:rtl/>
        </w:rPr>
        <w:t xml:space="preserve"> </w:t>
      </w:r>
      <w:r w:rsidR="00210E7B">
        <w:rPr>
          <w:rFonts w:hint="cs"/>
          <w:rtl/>
        </w:rPr>
        <w:t>אלא</w:t>
      </w:r>
      <w:r w:rsidRPr="002B60C6">
        <w:rPr>
          <w:rtl/>
        </w:rPr>
        <w:t xml:space="preserve"> על מטות זקופות.</w:t>
      </w:r>
    </w:p>
    <w:p w14:paraId="50F224D9" w14:textId="77777777" w:rsidR="004E0BA3" w:rsidRDefault="0089324E" w:rsidP="00164685">
      <w:pPr>
        <w:rPr>
          <w:rFonts w:ascii="Fb Fontext" w:hAnsi="Fb Fontext"/>
          <w:rtl/>
        </w:rPr>
      </w:pPr>
      <w:r w:rsidRPr="000114E8">
        <w:rPr>
          <w:rStyle w:val="affc"/>
          <w:rtl/>
        </w:rPr>
        <w:t xml:space="preserve">ת"ר: </w:t>
      </w:r>
      <w:r w:rsidRPr="007117F5">
        <w:rPr>
          <w:rFonts w:ascii="Fb Fontext" w:hAnsi="Fb Fontext" w:cs="PFT_Frank"/>
          <w:b/>
          <w:bCs/>
          <w:szCs w:val="14"/>
          <w:rtl/>
        </w:rPr>
        <w:t>ההולך ל</w:t>
      </w:r>
      <w:r w:rsidR="000A1F58" w:rsidRPr="007117F5">
        <w:rPr>
          <w:rFonts w:ascii="Fb Fontext" w:hAnsi="Fb Fontext" w:cs="PFT_Frank" w:hint="cs"/>
          <w:b/>
          <w:bCs/>
          <w:szCs w:val="14"/>
          <w:rtl/>
        </w:rPr>
        <w:t>בית ה</w:t>
      </w:r>
      <w:r w:rsidRPr="007117F5">
        <w:rPr>
          <w:rFonts w:ascii="Fb Fontext" w:hAnsi="Fb Fontext" w:cs="PFT_Frank"/>
          <w:b/>
          <w:bCs/>
          <w:szCs w:val="14"/>
          <w:rtl/>
        </w:rPr>
        <w:t>אבל</w:t>
      </w:r>
      <w:r w:rsidRPr="006F178A">
        <w:rPr>
          <w:rFonts w:ascii="Fb Fontext" w:hAnsi="Fb Fontext"/>
          <w:rtl/>
        </w:rPr>
        <w:t xml:space="preserve"> </w:t>
      </w:r>
      <w:r w:rsidR="00210E7B">
        <w:rPr>
          <w:rFonts w:ascii="Fb Fontext" w:hAnsi="Fb Fontext" w:hint="cs"/>
          <w:rtl/>
        </w:rPr>
        <w:t>ו</w:t>
      </w:r>
      <w:r w:rsidRPr="006F178A">
        <w:rPr>
          <w:rFonts w:ascii="Fb Fontext" w:hAnsi="Fb Fontext"/>
          <w:rtl/>
        </w:rPr>
        <w:t xml:space="preserve">לבו גס בו - יברוהו </w:t>
      </w:r>
      <w:r w:rsidR="00210E7B" w:rsidRPr="000114E8">
        <w:rPr>
          <w:rStyle w:val="affe"/>
          <w:rFonts w:hint="eastAsia"/>
          <w:rtl/>
        </w:rPr>
        <w:t>למנחם</w:t>
      </w:r>
      <w:r w:rsidR="00210E7B"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/>
          <w:rtl/>
        </w:rPr>
        <w:t>על כפויות</w:t>
      </w:r>
      <w:r w:rsidR="00210E7B">
        <w:rPr>
          <w:rFonts w:ascii="Fb Fontext" w:hAnsi="Fb Fontext" w:hint="cs"/>
          <w:rtl/>
        </w:rPr>
        <w:t>,</w:t>
      </w:r>
    </w:p>
    <w:p w14:paraId="40000D98" w14:textId="259B46A6" w:rsidR="0089324E" w:rsidRPr="000114E8" w:rsidRDefault="0089324E" w:rsidP="00164685">
      <w:pPr>
        <w:rPr>
          <w:rStyle w:val="affe"/>
          <w:rtl/>
        </w:rPr>
      </w:pPr>
      <w:r w:rsidRPr="006F178A">
        <w:rPr>
          <w:rtl/>
        </w:rPr>
        <w:t>ואם לא - על זקופות</w:t>
      </w:r>
      <w:r w:rsidR="00A55944">
        <w:rPr>
          <w:rFonts w:hint="cs"/>
          <w:rtl/>
        </w:rPr>
        <w:t>,</w:t>
      </w:r>
      <w:r w:rsidR="00A55944">
        <w:rPr>
          <w:rtl/>
        </w:rPr>
        <w:tab/>
      </w:r>
      <w:r w:rsidR="00A55944">
        <w:rPr>
          <w:rtl/>
        </w:rPr>
        <w:tab/>
      </w:r>
      <w:r w:rsidR="00A55944" w:rsidRPr="00D54BA1">
        <w:rPr>
          <w:rStyle w:val="affe"/>
          <w:rFonts w:cs="PFT_Frank" w:hint="eastAsia"/>
          <w:b/>
          <w:bCs/>
          <w:szCs w:val="10"/>
          <w:rtl/>
        </w:rPr>
        <w:t>רבא</w:t>
      </w:r>
      <w:r w:rsidR="00A55944">
        <w:rPr>
          <w:rStyle w:val="affe"/>
          <w:rFonts w:hint="cs"/>
          <w:rtl/>
        </w:rPr>
        <w:t xml:space="preserve"> [אבל] ז</w:t>
      </w:r>
      <w:r w:rsidR="00A55944" w:rsidRPr="000114E8">
        <w:rPr>
          <w:rStyle w:val="affe"/>
          <w:rFonts w:hint="eastAsia"/>
          <w:rtl/>
        </w:rPr>
        <w:t>קף</w:t>
      </w:r>
      <w:r w:rsidRPr="000114E8">
        <w:rPr>
          <w:rStyle w:val="affe"/>
          <w:rtl/>
        </w:rPr>
        <w:t xml:space="preserve"> </w:t>
      </w:r>
      <w:r w:rsidR="00A55944">
        <w:rPr>
          <w:rStyle w:val="affe"/>
          <w:rFonts w:hint="cs"/>
          <w:rtl/>
        </w:rPr>
        <w:t>ל</w:t>
      </w:r>
      <w:r w:rsidRPr="00D54BA1">
        <w:rPr>
          <w:rStyle w:val="affe"/>
          <w:rFonts w:cs="PFT_Frank" w:hint="eastAsia"/>
          <w:b/>
          <w:bCs/>
          <w:szCs w:val="10"/>
          <w:rtl/>
        </w:rPr>
        <w:t>אב</w:t>
      </w:r>
      <w:r w:rsidR="00A55944" w:rsidRPr="00D54BA1">
        <w:rPr>
          <w:rStyle w:val="affe"/>
          <w:rFonts w:cs="PFT_Frank"/>
          <w:b/>
          <w:bCs/>
          <w:szCs w:val="10"/>
          <w:rtl/>
        </w:rPr>
        <w:t>"</w:t>
      </w:r>
      <w:r w:rsidRPr="00D54BA1">
        <w:rPr>
          <w:rStyle w:val="affe"/>
          <w:rFonts w:cs="PFT_Frank" w:hint="eastAsia"/>
          <w:b/>
          <w:bCs/>
          <w:szCs w:val="10"/>
          <w:rtl/>
        </w:rPr>
        <w:t>מ</w:t>
      </w:r>
      <w:r w:rsidRPr="000114E8">
        <w:rPr>
          <w:rStyle w:val="affe"/>
          <w:rtl/>
        </w:rPr>
        <w:t xml:space="preserve"> </w:t>
      </w:r>
      <w:r w:rsidR="00A55944" w:rsidRPr="000114E8">
        <w:rPr>
          <w:rStyle w:val="affe"/>
          <w:rFonts w:hint="eastAsia"/>
          <w:rtl/>
        </w:rPr>
        <w:t>והוא</w:t>
      </w:r>
      <w:r w:rsidR="00A55944" w:rsidRPr="000114E8">
        <w:rPr>
          <w:rStyle w:val="affe"/>
          <w:rtl/>
        </w:rPr>
        <w:t xml:space="preserve"> </w:t>
      </w:r>
      <w:r w:rsidR="00A55944" w:rsidRPr="000114E8">
        <w:rPr>
          <w:rStyle w:val="affe"/>
          <w:rFonts w:hint="eastAsia"/>
          <w:rtl/>
        </w:rPr>
        <w:t>כפ</w:t>
      </w:r>
      <w:r w:rsidR="00A55944">
        <w:rPr>
          <w:rStyle w:val="affe"/>
          <w:rFonts w:hint="cs"/>
          <w:rtl/>
        </w:rPr>
        <w:t>או</w:t>
      </w:r>
      <w:r w:rsidR="00A55944" w:rsidRPr="000114E8">
        <w:rPr>
          <w:rStyle w:val="affe"/>
          <w:rtl/>
        </w:rPr>
        <w:t xml:space="preserve">, </w:t>
      </w:r>
      <w:r w:rsidR="00A55944" w:rsidRPr="00D54BA1">
        <w:rPr>
          <w:rStyle w:val="affe"/>
          <w:rFonts w:cs="PFT_Frank" w:hint="eastAsia"/>
          <w:b/>
          <w:bCs/>
          <w:szCs w:val="10"/>
          <w:rtl/>
        </w:rPr>
        <w:t>וחרה</w:t>
      </w:r>
      <w:r w:rsidR="00A55944" w:rsidRPr="00D54BA1">
        <w:rPr>
          <w:rStyle w:val="affe"/>
          <w:rFonts w:cs="PFT_Frank"/>
          <w:b/>
          <w:bCs/>
          <w:szCs w:val="10"/>
          <w:rtl/>
        </w:rPr>
        <w:t xml:space="preserve"> </w:t>
      </w:r>
      <w:r w:rsidR="00A55944" w:rsidRPr="00D54BA1">
        <w:rPr>
          <w:rStyle w:val="affe"/>
          <w:rFonts w:cs="PFT_Frank" w:hint="eastAsia"/>
          <w:b/>
          <w:bCs/>
          <w:szCs w:val="10"/>
          <w:rtl/>
        </w:rPr>
        <w:t>לרבא</w:t>
      </w:r>
      <w:r w:rsidR="00A55944" w:rsidRPr="000114E8">
        <w:rPr>
          <w:rStyle w:val="affe"/>
          <w:rtl/>
        </w:rPr>
        <w:t>.</w:t>
      </w:r>
    </w:p>
    <w:p w14:paraId="5387F76A" w14:textId="1252C588" w:rsidR="0089324E" w:rsidRPr="006F178A" w:rsidRDefault="00A55944" w:rsidP="00BB2BE7">
      <w:pPr>
        <w:rPr>
          <w:rtl/>
        </w:rPr>
      </w:pPr>
      <w:r>
        <w:rPr>
          <w:rStyle w:val="affc"/>
          <w:rFonts w:hint="cs"/>
          <w:rtl/>
        </w:rPr>
        <w:t>ת</w:t>
      </w:r>
      <w:r w:rsidR="0089324E" w:rsidRPr="000114E8">
        <w:rPr>
          <w:rStyle w:val="affc"/>
          <w:rtl/>
        </w:rPr>
        <w:t>"ר:</w:t>
      </w:r>
      <w:r w:rsidR="0089324E" w:rsidRPr="006F178A">
        <w:rPr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אבל</w:t>
      </w:r>
      <w:r w:rsidRPr="007117F5">
        <w:rPr>
          <w:rFonts w:cs="PFT_Frank"/>
          <w:b/>
          <w:bCs/>
          <w:szCs w:val="14"/>
          <w:rtl/>
        </w:rPr>
        <w:t xml:space="preserve"> </w:t>
      </w:r>
      <w:r w:rsidR="0089324E" w:rsidRPr="007117F5">
        <w:rPr>
          <w:rFonts w:cs="PFT_Frank"/>
          <w:b/>
          <w:bCs/>
          <w:szCs w:val="14"/>
          <w:rtl/>
        </w:rPr>
        <w:t xml:space="preserve">ההולך </w:t>
      </w:r>
      <w:r w:rsidRPr="007117F5">
        <w:rPr>
          <w:rFonts w:cs="PFT_Frank" w:hint="eastAsia"/>
          <w:b/>
          <w:bCs/>
          <w:szCs w:val="14"/>
          <w:rtl/>
        </w:rPr>
        <w:t>בדרך</w:t>
      </w:r>
      <w:r>
        <w:rPr>
          <w:rFonts w:hint="cs"/>
          <w:rtl/>
        </w:rPr>
        <w:t xml:space="preserve"> -</w:t>
      </w:r>
      <w:r w:rsidR="0089324E" w:rsidRPr="006F178A">
        <w:rPr>
          <w:rtl/>
        </w:rPr>
        <w:t xml:space="preserve"> </w:t>
      </w:r>
      <w:r>
        <w:rPr>
          <w:rFonts w:hint="cs"/>
          <w:rtl/>
        </w:rPr>
        <w:t xml:space="preserve">אם </w:t>
      </w:r>
      <w:r w:rsidR="0089324E" w:rsidRPr="006F178A">
        <w:rPr>
          <w:rtl/>
        </w:rPr>
        <w:t xml:space="preserve">יכול </w:t>
      </w:r>
      <w:r>
        <w:rPr>
          <w:rFonts w:hint="cs"/>
          <w:rtl/>
        </w:rPr>
        <w:t>י</w:t>
      </w:r>
      <w:r w:rsidR="0089324E" w:rsidRPr="006F178A">
        <w:rPr>
          <w:rtl/>
        </w:rPr>
        <w:t>מעט בעסקו</w:t>
      </w:r>
      <w:r w:rsidR="008A0E79">
        <w:rPr>
          <w:rStyle w:val="affe"/>
          <w:rFonts w:hint="cs"/>
          <w:rtl/>
        </w:rPr>
        <w:t>,</w:t>
      </w:r>
      <w:r w:rsidR="008A0E79" w:rsidRPr="000114E8">
        <w:rPr>
          <w:rStyle w:val="affe"/>
          <w:rtl/>
        </w:rPr>
        <w:t xml:space="preserve"> ואם לא יגלגל.</w:t>
      </w:r>
    </w:p>
    <w:p w14:paraId="222B7780" w14:textId="77777777" w:rsidR="0089324E" w:rsidRPr="006F178A" w:rsidRDefault="0089324E" w:rsidP="00800D78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כז.</w:t>
      </w:r>
    </w:p>
    <w:p w14:paraId="751B3431" w14:textId="45A582BA" w:rsidR="002B73AE" w:rsidRPr="000114E8" w:rsidRDefault="002B73AE" w:rsidP="00164685">
      <w:pPr>
        <w:pStyle w:val="afffff2"/>
        <w:rPr>
          <w:rtl/>
        </w:rPr>
      </w:pPr>
      <w:r>
        <w:rPr>
          <w:rFonts w:hint="cs"/>
          <w:rtl/>
        </w:rPr>
        <w:t xml:space="preserve">הלכות </w:t>
      </w:r>
      <w:r w:rsidRPr="000114E8">
        <w:rPr>
          <w:rFonts w:hint="eastAsia"/>
          <w:rtl/>
        </w:rPr>
        <w:t>כפיית</w:t>
      </w:r>
      <w:r w:rsidRPr="000114E8">
        <w:rPr>
          <w:rtl/>
        </w:rPr>
        <w:t xml:space="preserve"> </w:t>
      </w:r>
      <w:r w:rsidRPr="000114E8">
        <w:rPr>
          <w:rFonts w:hint="eastAsia"/>
          <w:rtl/>
        </w:rPr>
        <w:t>המיטה</w:t>
      </w:r>
    </w:p>
    <w:p w14:paraId="789422BE" w14:textId="3E3F201D" w:rsidR="0089324E" w:rsidRPr="00C44ACC" w:rsidRDefault="0089324E" w:rsidP="00164685">
      <w:pPr>
        <w:rPr>
          <w:spacing w:val="-2"/>
          <w:rtl/>
        </w:rPr>
      </w:pPr>
      <w:r w:rsidRPr="007117F5">
        <w:rPr>
          <w:rFonts w:ascii="Fb Fontext" w:hAnsi="Fb Fontext" w:cs="PFT_Frank"/>
          <w:b/>
          <w:bCs/>
          <w:spacing w:val="-2"/>
          <w:szCs w:val="14"/>
          <w:rtl/>
        </w:rPr>
        <w:t>ממתי כופ</w:t>
      </w:r>
      <w:r w:rsidR="008A0E79" w:rsidRPr="007117F5">
        <w:rPr>
          <w:rFonts w:ascii="Fb Fontext" w:hAnsi="Fb Fontext" w:cs="PFT_Frank" w:hint="eastAsia"/>
          <w:b/>
          <w:bCs/>
          <w:spacing w:val="-2"/>
          <w:szCs w:val="14"/>
          <w:rtl/>
        </w:rPr>
        <w:t>ה</w:t>
      </w:r>
      <w:r w:rsidR="008A0E79" w:rsidRPr="007117F5">
        <w:rPr>
          <w:rFonts w:ascii="Fb Fontext" w:hAnsi="Fb Fontext" w:cs="PFT_Frank"/>
          <w:b/>
          <w:bCs/>
          <w:spacing w:val="-2"/>
          <w:szCs w:val="14"/>
          <w:rtl/>
        </w:rPr>
        <w:t xml:space="preserve"> </w:t>
      </w:r>
      <w:r w:rsidR="008A0E79" w:rsidRPr="007117F5">
        <w:rPr>
          <w:rFonts w:ascii="Fb Fontext" w:hAnsi="Fb Fontext" w:cs="PFT_Frank" w:hint="eastAsia"/>
          <w:b/>
          <w:bCs/>
          <w:spacing w:val="-2"/>
          <w:szCs w:val="14"/>
          <w:rtl/>
        </w:rPr>
        <w:t>מיטה</w:t>
      </w:r>
      <w:r w:rsidRPr="00C44ACC">
        <w:rPr>
          <w:rFonts w:ascii="Fb Fontext" w:hAnsi="Fb Fontext"/>
          <w:spacing w:val="-2"/>
          <w:rtl/>
        </w:rPr>
        <w:t xml:space="preserve"> </w:t>
      </w:r>
      <w:r w:rsidR="008A0E79" w:rsidRPr="000114E8">
        <w:rPr>
          <w:rStyle w:val="affe"/>
          <w:rFonts w:hint="eastAsia"/>
          <w:rtl/>
        </w:rPr>
        <w:t>אבילות</w:t>
      </w:r>
      <w:r w:rsidR="008A0E79" w:rsidRPr="000114E8">
        <w:rPr>
          <w:rStyle w:val="affe"/>
          <w:rtl/>
        </w:rPr>
        <w:t xml:space="preserve"> </w:t>
      </w:r>
      <w:r w:rsidRPr="000114E8">
        <w:rPr>
          <w:rStyle w:val="affc"/>
          <w:rtl/>
        </w:rPr>
        <w:t>ר"</w:t>
      </w:r>
      <w:r w:rsidRPr="000114E8">
        <w:rPr>
          <w:rStyle w:val="affc"/>
          <w:rFonts w:hint="eastAsia"/>
          <w:rtl/>
        </w:rPr>
        <w:t>א</w:t>
      </w:r>
      <w:r w:rsidR="008A0E79" w:rsidRPr="000114E8">
        <w:rPr>
          <w:rStyle w:val="affc"/>
          <w:rtl/>
        </w:rPr>
        <w:t>:</w:t>
      </w:r>
      <w:r w:rsidRPr="00C44ACC">
        <w:rPr>
          <w:rFonts w:ascii="Fb Fontext" w:hAnsi="Fb Fontext"/>
          <w:spacing w:val="-2"/>
          <w:rtl/>
        </w:rPr>
        <w:t xml:space="preserve"> יצא מ</w:t>
      </w:r>
      <w:r w:rsidR="008A0E79">
        <w:rPr>
          <w:rFonts w:ascii="Fb Fontext" w:hAnsi="Fb Fontext" w:hint="cs"/>
          <w:spacing w:val="-2"/>
          <w:rtl/>
        </w:rPr>
        <w:t>הבית</w:t>
      </w:r>
      <w:r w:rsidRPr="00C44ACC">
        <w:rPr>
          <w:rFonts w:ascii="Fb Fontext" w:hAnsi="Fb Fontext"/>
          <w:spacing w:val="-2"/>
          <w:rtl/>
        </w:rPr>
        <w:t>,</w:t>
      </w:r>
      <w:r w:rsidRPr="000114E8">
        <w:rPr>
          <w:rStyle w:val="affc"/>
          <w:rtl/>
        </w:rPr>
        <w:t xml:space="preserve"> ריה</w:t>
      </w:r>
      <w:r w:rsidR="008A0E79" w:rsidRPr="000114E8">
        <w:rPr>
          <w:rStyle w:val="affc"/>
          <w:rtl/>
        </w:rPr>
        <w:t>"</w:t>
      </w:r>
      <w:r w:rsidRPr="000114E8">
        <w:rPr>
          <w:rStyle w:val="affc"/>
          <w:rtl/>
        </w:rPr>
        <w:t>ו:</w:t>
      </w:r>
      <w:r w:rsidRPr="00C44ACC">
        <w:rPr>
          <w:rFonts w:ascii="Fb Fontext" w:hAnsi="Fb Fontext"/>
          <w:spacing w:val="-2"/>
          <w:rtl/>
        </w:rPr>
        <w:t xml:space="preserve"> </w:t>
      </w:r>
      <w:r w:rsidR="008A0E79">
        <w:rPr>
          <w:rFonts w:ascii="Fb Fontext" w:hAnsi="Fb Fontext" w:hint="cs"/>
          <w:spacing w:val="-2"/>
          <w:rtl/>
        </w:rPr>
        <w:t>נסתם</w:t>
      </w:r>
      <w:r w:rsidR="008A0E79" w:rsidRPr="00C44ACC">
        <w:rPr>
          <w:rFonts w:ascii="Fb Fontext" w:hAnsi="Fb Fontext"/>
          <w:spacing w:val="-2"/>
          <w:rtl/>
        </w:rPr>
        <w:t xml:space="preserve"> </w:t>
      </w:r>
      <w:r w:rsidRPr="00C44ACC">
        <w:rPr>
          <w:rFonts w:ascii="Fb Fontext" w:hAnsi="Fb Fontext"/>
          <w:spacing w:val="-2"/>
          <w:rtl/>
        </w:rPr>
        <w:t>הגולל.</w:t>
      </w:r>
    </w:p>
    <w:p w14:paraId="1B987FCC" w14:textId="2956FBCA" w:rsidR="0089324E" w:rsidRPr="006F178A" w:rsidRDefault="0089324E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ממתי זוק</w:t>
      </w:r>
      <w:r w:rsidR="008A0E79" w:rsidRPr="007117F5">
        <w:rPr>
          <w:rFonts w:ascii="Fb Fontext" w:hAnsi="Fb Fontext" w:cs="PFT_Frank" w:hint="eastAsia"/>
          <w:b/>
          <w:bCs/>
          <w:szCs w:val="14"/>
          <w:rtl/>
        </w:rPr>
        <w:t>ף</w:t>
      </w:r>
      <w:r w:rsidRPr="007117F5">
        <w:rPr>
          <w:rFonts w:ascii="Fb Fontext" w:hAnsi="Fb Fontext" w:cs="PFT_Frank"/>
          <w:b/>
          <w:bCs/>
          <w:szCs w:val="14"/>
          <w:rtl/>
        </w:rPr>
        <w:t xml:space="preserve"> מ</w:t>
      </w:r>
      <w:r w:rsidR="008A0E79" w:rsidRPr="007117F5">
        <w:rPr>
          <w:rFonts w:ascii="Fb Fontext" w:hAnsi="Fb Fontext" w:cs="PFT_Frank" w:hint="eastAsia"/>
          <w:b/>
          <w:bCs/>
          <w:szCs w:val="14"/>
          <w:rtl/>
        </w:rPr>
        <w:t>י</w:t>
      </w:r>
      <w:r w:rsidRPr="007117F5">
        <w:rPr>
          <w:rFonts w:ascii="Fb Fontext" w:hAnsi="Fb Fontext" w:cs="PFT_Frank"/>
          <w:b/>
          <w:bCs/>
          <w:szCs w:val="14"/>
          <w:rtl/>
        </w:rPr>
        <w:t>ט</w:t>
      </w:r>
      <w:r w:rsidR="008A0E79" w:rsidRPr="007117F5">
        <w:rPr>
          <w:rFonts w:ascii="Fb Fontext" w:hAnsi="Fb Fontext" w:cs="PFT_Frank" w:hint="eastAsia"/>
          <w:b/>
          <w:bCs/>
          <w:szCs w:val="14"/>
          <w:rtl/>
        </w:rPr>
        <w:t>ה</w:t>
      </w:r>
      <w:r>
        <w:rPr>
          <w:rFonts w:ascii="Fb Fontext" w:hAnsi="Fb Fontext" w:cs="PFT_Frank"/>
          <w:b/>
          <w:bCs/>
          <w:szCs w:val="14"/>
          <w:rtl/>
        </w:rPr>
        <w:t xml:space="preserve"> </w:t>
      </w:r>
      <w:r>
        <w:rPr>
          <w:rStyle w:val="affc"/>
          <w:rFonts w:ascii="Fb Fontext" w:hAnsi="Fb Fontext" w:cs="PFT_Frank"/>
          <w:b/>
          <w:bCs/>
          <w:szCs w:val="14"/>
          <w:rtl/>
          <w:rPrChange w:id="9057" w:author="מנוע אמוראים" w:date="2026-10-05T16:41:44Z">
            <w:rPr>
              <w:rFonts w:ascii="Fb Fontext" w:hAnsi="Fb Fontext" w:cs="PFT_Frank"/>
              <w:b/>
              <w:bCs/>
              <w:szCs w:val="14"/>
              <w:rtl/>
            </w:rPr>
          </w:rPrChange>
        </w:rPr>
        <w:t xml:space="preserve">בער</w:t>
      </w:r>
      <w:r>
        <w:rPr>
          <w:rStyle w:val="affc"/>
          <w:rFonts w:ascii="Fb Fontext" w:hAnsi="Fb Fontext" w:cs="PFT_Frank"/>
          <w:b/>
          <w:bCs/>
          <w:szCs w:val="14"/>
          <w:rtl/>
          <w:rPrChange w:id="9058" w:author="מנוע אמוראים" w:date="2026-10-05T16:41:44Z">
            <w:rPr>
              <w:rFonts w:ascii="Fb Fontext" w:hAnsi="Fb Fontext" w:cs="PFT_Frank"/>
              <w:b/>
              <w:bCs/>
              <w:szCs w:val="14"/>
              <w:rtl/>
            </w:rPr>
          </w:rPrChange>
        </w:rPr>
        <w:t xml:space="preserve">"</w:t>
      </w:r>
      <w:r>
        <w:rPr>
          <w:rStyle w:val="affc"/>
          <w:rFonts w:ascii="Fb Fontext" w:hAnsi="Fb Fontext" w:cs="PFT_Frank"/>
          <w:b/>
          <w:bCs/>
          <w:szCs w:val="14"/>
          <w:rtl/>
          <w:rPrChange w:id="9059" w:author="מנוע אמוראים" w:date="2026-10-05T16:41:44Z">
            <w:rPr>
              <w:rFonts w:ascii="Fb Fontext" w:hAnsi="Fb Fontext" w:cs="PFT_Frank"/>
              <w:b/>
              <w:bCs/>
              <w:szCs w:val="14"/>
              <w:rtl/>
            </w:rPr>
          </w:rPrChange>
        </w:rPr>
        <w:t xml:space="preserve">ש</w:t>
      </w:r>
      <w:r w:rsidRPr="006F178A">
        <w:rPr>
          <w:rFonts w:ascii="Fb Fontext" w:hAnsi="Fb Fontext"/>
          <w:rtl/>
        </w:rPr>
        <w:t xml:space="preserve"> - מהמנחה</w:t>
      </w:r>
      <w:r w:rsidR="008A0E79">
        <w:rPr>
          <w:rFonts w:hint="cs"/>
          <w:rtl/>
        </w:rPr>
        <w:t>, ולא</w:t>
      </w:r>
      <w:r w:rsidRPr="006F178A">
        <w:rPr>
          <w:rtl/>
        </w:rPr>
        <w:t xml:space="preserve"> ישב עד שתחשך.</w:t>
      </w:r>
    </w:p>
    <w:p w14:paraId="446B63CA" w14:textId="7A68D034" w:rsidR="0089324E" w:rsidRPr="006F178A" w:rsidRDefault="0089324E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 w:val="20"/>
          <w:szCs w:val="14"/>
          <w:rtl/>
        </w:rPr>
        <w:t>ו</w:t>
      </w:r>
      <w:r w:rsidR="008A0E79" w:rsidRPr="007117F5">
        <w:rPr>
          <w:rFonts w:ascii="Fb Fontext" w:hAnsi="Fb Fontext" w:cs="PFT_Frank" w:hint="eastAsia"/>
          <w:b/>
          <w:bCs/>
          <w:sz w:val="20"/>
          <w:szCs w:val="14"/>
          <w:rtl/>
        </w:rPr>
        <w:t>ב</w:t>
      </w:r>
      <w:r w:rsidRPr="007117F5">
        <w:rPr>
          <w:rFonts w:ascii="Fb Fontext" w:hAnsi="Fb Fontext" w:cs="PFT_Frank"/>
          <w:b/>
          <w:bCs/>
          <w:sz w:val="20"/>
          <w:szCs w:val="14"/>
          <w:rtl/>
        </w:rPr>
        <w:t>מוצ"</w:t>
      </w:r>
      <w:r w:rsidRPr="007117F5">
        <w:rPr>
          <w:rFonts w:ascii="Fb Fontext" w:hAnsi="Fb Fontext" w:cs="PFT_Frank" w:hint="eastAsia"/>
          <w:b/>
          <w:bCs/>
          <w:sz w:val="20"/>
          <w:szCs w:val="14"/>
          <w:rtl/>
        </w:rPr>
        <w:t>ש</w:t>
      </w:r>
      <w:r w:rsidR="008A0E79">
        <w:rPr>
          <w:rFonts w:ascii="Fb Fontext" w:hAnsi="Fb Fontext" w:hint="cs"/>
          <w:sz w:val="20"/>
          <w:rtl/>
        </w:rPr>
        <w:t xml:space="preserve"> -</w:t>
      </w:r>
      <w:r w:rsidRPr="006F178A">
        <w:rPr>
          <w:rFonts w:ascii="Fb Fontext" w:hAnsi="Fb Fontext"/>
          <w:sz w:val="20"/>
          <w:rtl/>
        </w:rPr>
        <w:t xml:space="preserve"> </w:t>
      </w:r>
      <w:r w:rsidR="008A0E79" w:rsidRPr="006F178A">
        <w:rPr>
          <w:rFonts w:ascii="Fb Fontext" w:hAnsi="Fb Fontext"/>
          <w:sz w:val="20"/>
          <w:rtl/>
        </w:rPr>
        <w:t xml:space="preserve">חוזר וכופה </w:t>
      </w:r>
      <w:r w:rsidRPr="000114E8">
        <w:rPr>
          <w:rStyle w:val="affe"/>
          <w:rtl/>
        </w:rPr>
        <w:t>א</w:t>
      </w:r>
      <w:r w:rsidR="008A0E79" w:rsidRPr="000114E8">
        <w:rPr>
          <w:rStyle w:val="affe"/>
          <w:rFonts w:hint="eastAsia"/>
          <w:rtl/>
        </w:rPr>
        <w:t>ף</w:t>
      </w:r>
      <w:r w:rsidRPr="000114E8">
        <w:rPr>
          <w:rStyle w:val="affe"/>
          <w:rtl/>
        </w:rPr>
        <w:t xml:space="preserve"> </w:t>
      </w:r>
      <w:r w:rsidR="008A0E79" w:rsidRPr="000114E8">
        <w:rPr>
          <w:rStyle w:val="affe"/>
          <w:rFonts w:hint="eastAsia"/>
          <w:rtl/>
        </w:rPr>
        <w:t>ל</w:t>
      </w:r>
      <w:r w:rsidRPr="000114E8">
        <w:rPr>
          <w:rStyle w:val="affe"/>
          <w:rtl/>
        </w:rPr>
        <w:t>יום אחד</w:t>
      </w:r>
      <w:r w:rsidRPr="006F178A">
        <w:rPr>
          <w:rFonts w:ascii="Fb Fontext" w:hAnsi="Fb Fontext"/>
          <w:sz w:val="20"/>
          <w:rtl/>
        </w:rPr>
        <w:t>.</w:t>
      </w:r>
    </w:p>
    <w:p w14:paraId="66E01C70" w14:textId="0389EA62" w:rsidR="0089324E" w:rsidRPr="006F178A" w:rsidRDefault="008A0E79" w:rsidP="00164685">
      <w:pPr>
        <w:rPr>
          <w:rtl/>
        </w:rPr>
      </w:pPr>
      <w:r w:rsidRPr="007117F5">
        <w:rPr>
          <w:rFonts w:ascii="Fb Fontext" w:hAnsi="Fb Fontext" w:cs="PFT_Frank" w:hint="cs"/>
          <w:b/>
          <w:bCs/>
          <w:szCs w:val="14"/>
          <w:rtl/>
        </w:rPr>
        <w:t>ו</w:t>
      </w:r>
      <w:r w:rsidR="0089324E" w:rsidRPr="007117F5">
        <w:rPr>
          <w:rFonts w:ascii="Fb Fontext" w:hAnsi="Fb Fontext" w:cs="PFT_Frank"/>
          <w:b/>
          <w:bCs/>
          <w:szCs w:val="14"/>
          <w:rtl/>
        </w:rPr>
        <w:t>לא מטתו בלבד</w:t>
      </w:r>
      <w:r w:rsidR="00A92470">
        <w:rPr>
          <w:rFonts w:ascii="Fb Fontext" w:hAnsi="Fb Fontext" w:hint="cs"/>
          <w:rtl/>
        </w:rPr>
        <w:t xml:space="preserve"> - </w:t>
      </w:r>
      <w:r w:rsidR="0089324E" w:rsidRPr="006F178A">
        <w:rPr>
          <w:rFonts w:ascii="Fb Fontext" w:hAnsi="Fb Fontext"/>
          <w:rtl/>
        </w:rPr>
        <w:t xml:space="preserve">אלא כל מטות </w:t>
      </w:r>
      <w:r>
        <w:rPr>
          <w:rFonts w:ascii="Fb Fontext" w:hAnsi="Fb Fontext" w:hint="cs"/>
          <w:rtl/>
        </w:rPr>
        <w:t>שב</w:t>
      </w:r>
      <w:r w:rsidR="0089324E" w:rsidRPr="006F178A">
        <w:rPr>
          <w:rFonts w:ascii="Fb Fontext" w:hAnsi="Fb Fontext"/>
          <w:rtl/>
        </w:rPr>
        <w:t>ביתו</w:t>
      </w:r>
      <w:r>
        <w:rPr>
          <w:rFonts w:hint="cs"/>
          <w:rtl/>
        </w:rPr>
        <w:t>,</w:t>
      </w:r>
    </w:p>
    <w:p w14:paraId="3EAFEFA5" w14:textId="1729AEAC" w:rsidR="0089324E" w:rsidRPr="006F178A" w:rsidRDefault="0089324E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 xml:space="preserve">ואפילו </w:t>
      </w:r>
      <w:r w:rsidRPr="007117F5">
        <w:rPr>
          <w:rFonts w:cs="PFT_Frank" w:hint="eastAsia"/>
          <w:b/>
          <w:bCs/>
          <w:szCs w:val="14"/>
          <w:rtl/>
        </w:rPr>
        <w:t>י</w:t>
      </w:r>
      <w:r w:rsidRPr="007117F5">
        <w:rPr>
          <w:rFonts w:cs="PFT_Frank"/>
          <w:b/>
          <w:bCs/>
          <w:szCs w:val="14"/>
          <w:rtl/>
        </w:rPr>
        <w:t>' מטות ב</w:t>
      </w:r>
      <w:r w:rsidRPr="007117F5">
        <w:rPr>
          <w:rFonts w:cs="PFT_Frank" w:hint="eastAsia"/>
          <w:b/>
          <w:bCs/>
          <w:szCs w:val="14"/>
          <w:rtl/>
        </w:rPr>
        <w:t>י</w:t>
      </w:r>
      <w:r w:rsidRPr="007117F5">
        <w:rPr>
          <w:rFonts w:cs="PFT_Frank"/>
          <w:b/>
          <w:bCs/>
          <w:szCs w:val="14"/>
          <w:rtl/>
        </w:rPr>
        <w:t>' מקומות</w:t>
      </w:r>
      <w:r w:rsidRPr="000114E8">
        <w:rPr>
          <w:rStyle w:val="affe"/>
          <w:rtl/>
        </w:rPr>
        <w:t xml:space="preserve"> </w:t>
      </w:r>
      <w:r w:rsidR="008A0E79" w:rsidRPr="000114E8">
        <w:rPr>
          <w:rStyle w:val="affe"/>
          <w:rFonts w:hint="eastAsia"/>
          <w:rtl/>
        </w:rPr>
        <w:t>בתים</w:t>
      </w:r>
      <w:r w:rsidR="008A0E79" w:rsidRPr="000114E8">
        <w:rPr>
          <w:rStyle w:val="affe"/>
          <w:rtl/>
        </w:rPr>
        <w:t xml:space="preserve"> </w:t>
      </w:r>
      <w:r w:rsidR="008A0E79" w:rsidRPr="000114E8">
        <w:rPr>
          <w:rStyle w:val="affe"/>
          <w:rFonts w:hint="eastAsia"/>
          <w:rtl/>
        </w:rPr>
        <w:t>אחרים</w:t>
      </w:r>
      <w:r w:rsidR="00A92470">
        <w:rPr>
          <w:rStyle w:val="affe"/>
          <w:rFonts w:hint="cs"/>
          <w:rtl/>
        </w:rPr>
        <w:t xml:space="preserve"> -</w:t>
      </w:r>
      <w:r w:rsidR="008A0E79" w:rsidRPr="000114E8">
        <w:rPr>
          <w:rStyle w:val="affe"/>
          <w:rtl/>
        </w:rPr>
        <w:t xml:space="preserve"> </w:t>
      </w:r>
      <w:r w:rsidRPr="006F178A">
        <w:rPr>
          <w:rtl/>
        </w:rPr>
        <w:t>כופ</w:t>
      </w:r>
      <w:r w:rsidR="00A92470">
        <w:rPr>
          <w:rFonts w:hint="cs"/>
          <w:rtl/>
        </w:rPr>
        <w:t>ם</w:t>
      </w:r>
      <w:r w:rsidRPr="006F178A">
        <w:rPr>
          <w:rtl/>
        </w:rPr>
        <w:t>,</w:t>
      </w:r>
      <w:r w:rsidR="008A0E79">
        <w:rPr>
          <w:rFonts w:hint="cs"/>
          <w:rtl/>
        </w:rPr>
        <w:t xml:space="preserve"> </w:t>
      </w:r>
      <w:r w:rsidRPr="006F178A">
        <w:rPr>
          <w:rtl/>
        </w:rPr>
        <w:t xml:space="preserve">אפילו </w:t>
      </w:r>
      <w:r w:rsidR="008A0E79">
        <w:rPr>
          <w:rFonts w:hint="cs"/>
          <w:rtl/>
        </w:rPr>
        <w:t>ה'</w:t>
      </w:r>
      <w:r w:rsidR="008A0E79" w:rsidRPr="006F178A">
        <w:rPr>
          <w:rtl/>
        </w:rPr>
        <w:t xml:space="preserve"> </w:t>
      </w:r>
      <w:r w:rsidRPr="006F178A">
        <w:rPr>
          <w:rtl/>
        </w:rPr>
        <w:t>אחין</w:t>
      </w:r>
      <w:r w:rsidR="008A0E79">
        <w:rPr>
          <w:rFonts w:hint="cs"/>
          <w:rtl/>
        </w:rPr>
        <w:t>.</w:t>
      </w:r>
    </w:p>
    <w:p w14:paraId="380AF4F5" w14:textId="6806C421" w:rsidR="0089324E" w:rsidRPr="007117F5" w:rsidRDefault="0089324E" w:rsidP="00164685">
      <w:pPr>
        <w:rPr>
          <w:rFonts w:cs="PFT_Frank"/>
          <w:b/>
          <w:bCs/>
          <w:szCs w:val="14"/>
          <w:rtl/>
        </w:rPr>
      </w:pPr>
      <w:r w:rsidRPr="007117F5">
        <w:rPr>
          <w:rFonts w:cs="PFT_Frank"/>
          <w:b/>
          <w:bCs/>
          <w:szCs w:val="14"/>
          <w:rtl/>
        </w:rPr>
        <w:t>מטה לכלים</w:t>
      </w:r>
      <w:r w:rsidRPr="006F178A">
        <w:rPr>
          <w:rtl/>
        </w:rPr>
        <w:t xml:space="preserve"> </w:t>
      </w:r>
      <w:r w:rsidR="00A92470">
        <w:rPr>
          <w:rFonts w:hint="cs"/>
          <w:rtl/>
        </w:rPr>
        <w:t xml:space="preserve"> -</w:t>
      </w:r>
      <w:r w:rsidRPr="006F178A">
        <w:rPr>
          <w:rtl/>
        </w:rPr>
        <w:t xml:space="preserve"> א</w:t>
      </w:r>
      <w:r w:rsidR="00A92470">
        <w:rPr>
          <w:rFonts w:hint="cs"/>
          <w:rtl/>
        </w:rPr>
        <w:t xml:space="preserve">"צ, </w:t>
      </w:r>
      <w:r w:rsidR="00A92470" w:rsidRPr="007117F5">
        <w:rPr>
          <w:rFonts w:cs="PFT_Frank"/>
          <w:b/>
          <w:bCs/>
          <w:szCs w:val="14"/>
          <w:rtl/>
        </w:rPr>
        <w:tab/>
      </w:r>
      <w:r w:rsidR="00A92470" w:rsidRPr="007117F5">
        <w:rPr>
          <w:rFonts w:cs="PFT_Frank"/>
          <w:b/>
          <w:bCs/>
          <w:szCs w:val="14"/>
          <w:rtl/>
        </w:rPr>
        <w:tab/>
      </w:r>
      <w:r w:rsidRPr="007117F5">
        <w:rPr>
          <w:rFonts w:cs="PFT_Frank"/>
          <w:b/>
          <w:bCs/>
          <w:szCs w:val="14"/>
          <w:rtl/>
        </w:rPr>
        <w:t>דרגש</w:t>
      </w:r>
      <w:r w:rsidR="00A92470" w:rsidRPr="007117F5">
        <w:rPr>
          <w:rFonts w:cs="PFT_Frank" w:hint="cs"/>
          <w:b/>
          <w:bCs/>
          <w:szCs w:val="14"/>
          <w:rtl/>
        </w:rPr>
        <w:t xml:space="preserve"> </w:t>
      </w:r>
      <w:r w:rsidR="00A92470">
        <w:rPr>
          <w:rFonts w:hint="cs"/>
          <w:rtl/>
        </w:rPr>
        <w:t>-</w:t>
      </w:r>
      <w:r w:rsidRPr="006F178A">
        <w:rPr>
          <w:rtl/>
        </w:rPr>
        <w:t xml:space="preserve"> זוקפו</w:t>
      </w:r>
      <w:r w:rsidR="00A92470">
        <w:rPr>
          <w:rFonts w:hint="cs"/>
          <w:rtl/>
        </w:rPr>
        <w:t>,</w:t>
      </w:r>
      <w:r w:rsidR="00A92470">
        <w:rPr>
          <w:rStyle w:val="affe"/>
          <w:rFonts w:hint="cs"/>
          <w:rtl/>
        </w:rPr>
        <w:t xml:space="preserve"> </w:t>
      </w:r>
      <w:r w:rsidR="00A92470">
        <w:rPr>
          <w:rStyle w:val="affc"/>
          <w:rFonts w:hint="cs"/>
          <w:rtl/>
        </w:rPr>
        <w:t>ר</w:t>
      </w:r>
      <w:r w:rsidRPr="000114E8">
        <w:rPr>
          <w:rStyle w:val="affc"/>
          <w:rFonts w:hint="eastAsia"/>
          <w:rtl/>
        </w:rPr>
        <w:t>שב</w:t>
      </w:r>
      <w:r w:rsidRPr="000114E8">
        <w:rPr>
          <w:rStyle w:val="affc"/>
          <w:rtl/>
        </w:rPr>
        <w:t>"</w:t>
      </w:r>
      <w:r w:rsidRPr="000114E8">
        <w:rPr>
          <w:rStyle w:val="affc"/>
          <w:rFonts w:hint="eastAsia"/>
          <w:rtl/>
        </w:rPr>
        <w:t>ג</w:t>
      </w:r>
      <w:r w:rsidRPr="007117F5">
        <w:rPr>
          <w:rStyle w:val="afffe"/>
          <w:rFonts w:ascii="Fb Fontext" w:hAnsi="Fb Fontext" w:cs="PFT_Frank" w:hint="cs"/>
          <w:b/>
          <w:szCs w:val="14"/>
          <w:rtl/>
        </w:rPr>
        <w:t>:</w:t>
      </w:r>
      <w:r w:rsidRPr="007117F5">
        <w:rPr>
          <w:rStyle w:val="afffe"/>
          <w:rFonts w:ascii="Fb Fontext" w:hAnsi="Fb Fontext" w:cs="PFT_Frank"/>
          <w:b/>
          <w:szCs w:val="14"/>
          <w:rtl/>
        </w:rPr>
        <w:t xml:space="preserve"> </w:t>
      </w:r>
      <w:r w:rsidRPr="000114E8">
        <w:rPr>
          <w:rStyle w:val="afffe"/>
          <w:rFonts w:ascii="Fb Fontext" w:hAnsi="Fb Fontext"/>
          <w:b/>
          <w:bCs w:val="0"/>
          <w:rtl/>
        </w:rPr>
        <w:t>מתיר קרביטיו</w:t>
      </w:r>
      <w:r w:rsidRPr="007117F5">
        <w:rPr>
          <w:rFonts w:ascii="Fb Fontext" w:hAnsi="Fb Fontext" w:cs="PFT_Frank"/>
          <w:b/>
          <w:bCs/>
          <w:szCs w:val="14"/>
          <w:rtl/>
        </w:rPr>
        <w:t>.</w:t>
      </w:r>
    </w:p>
    <w:p w14:paraId="09BD3F01" w14:textId="362CD931" w:rsidR="0089324E" w:rsidRPr="006F178A" w:rsidRDefault="006B228E" w:rsidP="00164685">
      <w:pPr>
        <w:pStyle w:val="affd"/>
        <w:rPr>
          <w:rtl/>
        </w:rPr>
      </w:pPr>
      <w:r w:rsidRPr="00D54BA1">
        <w:rPr>
          <w:rFonts w:cs="PFT_Frank" w:hint="eastAsia"/>
          <w:b/>
          <w:bCs/>
          <w:sz w:val="20"/>
          <w:szCs w:val="10"/>
          <w:rtl/>
        </w:rPr>
        <w:t>דרגש</w:t>
      </w:r>
      <w:r>
        <w:rPr>
          <w:rFonts w:hint="cs"/>
          <w:sz w:val="20"/>
          <w:rtl/>
        </w:rPr>
        <w:t xml:space="preserve"> - </w:t>
      </w:r>
      <w:r w:rsidR="00A92470">
        <w:rPr>
          <w:rFonts w:hint="cs"/>
          <w:sz w:val="20"/>
          <w:rtl/>
        </w:rPr>
        <w:t>הוא מיטה</w:t>
      </w:r>
      <w:r w:rsidR="0089324E" w:rsidRPr="006F178A">
        <w:rPr>
          <w:sz w:val="20"/>
          <w:rtl/>
        </w:rPr>
        <w:t xml:space="preserve"> </w:t>
      </w:r>
      <w:r w:rsidR="00A92470">
        <w:rPr>
          <w:rFonts w:hint="cs"/>
          <w:sz w:val="20"/>
          <w:rtl/>
        </w:rPr>
        <w:t xml:space="preserve">של </w:t>
      </w:r>
      <w:r w:rsidR="0089324E" w:rsidRPr="006F178A">
        <w:rPr>
          <w:rFonts w:hint="cs"/>
          <w:sz w:val="20"/>
          <w:rtl/>
        </w:rPr>
        <w:t>עור</w:t>
      </w:r>
      <w:r w:rsidR="00A92470">
        <w:rPr>
          <w:rFonts w:hint="cs"/>
          <w:rtl/>
        </w:rPr>
        <w:t xml:space="preserve">, </w:t>
      </w:r>
      <w:r w:rsidR="005C7346" w:rsidRPr="00D54BA1">
        <w:rPr>
          <w:rFonts w:cs="PFT_Frank"/>
          <w:b/>
          <w:bCs/>
          <w:szCs w:val="10"/>
          <w:rtl/>
        </w:rPr>
        <w:tab/>
      </w:r>
      <w:r w:rsidR="00A92470" w:rsidRPr="00D54BA1">
        <w:rPr>
          <w:rFonts w:cs="PFT_Frank" w:hint="eastAsia"/>
          <w:b/>
          <w:bCs/>
          <w:szCs w:val="10"/>
          <w:rtl/>
        </w:rPr>
        <w:t>ולא</w:t>
      </w:r>
      <w:r w:rsidR="00A92470" w:rsidRPr="00D54BA1">
        <w:rPr>
          <w:rFonts w:cs="PFT_Frank"/>
          <w:b/>
          <w:bCs/>
          <w:szCs w:val="10"/>
          <w:rtl/>
        </w:rPr>
        <w:t xml:space="preserve"> </w:t>
      </w:r>
      <w:r w:rsidR="00A92470" w:rsidRPr="00D54BA1">
        <w:rPr>
          <w:rFonts w:cs="PFT_Frank" w:hint="eastAsia"/>
          <w:b/>
          <w:bCs/>
          <w:szCs w:val="10"/>
          <w:rtl/>
        </w:rPr>
        <w:t>מיטה</w:t>
      </w:r>
      <w:r w:rsidR="00A92470" w:rsidRPr="00D54BA1">
        <w:rPr>
          <w:rFonts w:cs="PFT_Frank"/>
          <w:b/>
          <w:bCs/>
          <w:szCs w:val="10"/>
          <w:rtl/>
        </w:rPr>
        <w:t xml:space="preserve"> </w:t>
      </w:r>
      <w:r w:rsidR="00A92470" w:rsidRPr="00D54BA1">
        <w:rPr>
          <w:rFonts w:cs="PFT_Frank" w:hint="eastAsia"/>
          <w:b/>
          <w:bCs/>
          <w:szCs w:val="10"/>
          <w:rtl/>
        </w:rPr>
        <w:t>למזל</w:t>
      </w:r>
      <w:r w:rsidR="00A92470" w:rsidRPr="006B228E">
        <w:rPr>
          <w:rFonts w:hint="cs"/>
          <w:rtl/>
        </w:rPr>
        <w:t xml:space="preserve"> </w:t>
      </w:r>
      <w:r>
        <w:rPr>
          <w:rFonts w:hint="cs"/>
          <w:rtl/>
        </w:rPr>
        <w:t xml:space="preserve">- </w:t>
      </w:r>
      <w:r w:rsidR="00A92470" w:rsidRPr="006B228E">
        <w:rPr>
          <w:rFonts w:hint="cs"/>
          <w:rtl/>
        </w:rPr>
        <w:t xml:space="preserve">שאין בה קרביטים </w:t>
      </w:r>
      <w:r w:rsidR="005C7346">
        <w:rPr>
          <w:rFonts w:hint="cs"/>
          <w:rtl/>
        </w:rPr>
        <w:t>[</w:t>
      </w:r>
      <w:r w:rsidR="00A92470" w:rsidRPr="006B228E">
        <w:rPr>
          <w:rFonts w:hint="cs"/>
          <w:rtl/>
        </w:rPr>
        <w:t>חבלים</w:t>
      </w:r>
      <w:r w:rsidR="005C7346">
        <w:rPr>
          <w:rFonts w:hint="cs"/>
          <w:rtl/>
        </w:rPr>
        <w:t>]</w:t>
      </w:r>
      <w:r>
        <w:rPr>
          <w:rFonts w:hint="cs"/>
          <w:rtl/>
        </w:rPr>
        <w:t>,</w:t>
      </w:r>
    </w:p>
    <w:p w14:paraId="34D9B945" w14:textId="290C2814" w:rsidR="0089324E" w:rsidRPr="006B228E" w:rsidRDefault="00BD480B" w:rsidP="00164685">
      <w:pPr>
        <w:rPr>
          <w:rtl/>
        </w:rPr>
      </w:pPr>
      <w:r w:rsidRPr="00D54BA1">
        <w:rPr>
          <w:rStyle w:val="affe"/>
          <w:rFonts w:cs="PFT_Frank" w:hint="eastAsia"/>
          <w:b/>
          <w:bCs/>
          <w:szCs w:val="10"/>
          <w:rtl/>
        </w:rPr>
        <w:t>ו</w:t>
      </w:r>
      <w:r w:rsidR="0089324E" w:rsidRPr="00D54BA1">
        <w:rPr>
          <w:rStyle w:val="affe"/>
          <w:rFonts w:cs="PFT_Frank"/>
          <w:b/>
          <w:bCs/>
          <w:szCs w:val="10"/>
          <w:rtl/>
        </w:rPr>
        <w:t>סירוגו</w:t>
      </w:r>
      <w:r w:rsidR="0089324E" w:rsidRPr="007117F5">
        <w:rPr>
          <w:rFonts w:cs="PFT_Frank"/>
          <w:b/>
          <w:bCs/>
          <w:szCs w:val="14"/>
          <w:rtl/>
        </w:rPr>
        <w:t xml:space="preserve"> </w:t>
      </w:r>
      <w:r w:rsidR="0089324E" w:rsidRPr="00D54BA1">
        <w:rPr>
          <w:rStyle w:val="affe"/>
          <w:rFonts w:cs="PFT_Frank"/>
          <w:b/>
          <w:bCs/>
          <w:szCs w:val="10"/>
          <w:rtl/>
        </w:rPr>
        <w:t>מתוכו</w:t>
      </w:r>
      <w:r w:rsidR="0089324E" w:rsidRPr="000114E8">
        <w:rPr>
          <w:rStyle w:val="affe"/>
          <w:rtl/>
        </w:rPr>
        <w:t xml:space="preserve">, </w:t>
      </w:r>
      <w:r w:rsidR="006B228E" w:rsidRPr="000114E8">
        <w:rPr>
          <w:rStyle w:val="affe"/>
          <w:rtl/>
        </w:rPr>
        <w:t>[</w:t>
      </w:r>
      <w:r w:rsidR="0089324E" w:rsidRPr="000114E8">
        <w:rPr>
          <w:rStyle w:val="affe"/>
          <w:rtl/>
        </w:rPr>
        <w:t xml:space="preserve">מטה </w:t>
      </w:r>
      <w:r w:rsidR="006B228E" w:rsidRPr="000114E8">
        <w:rPr>
          <w:rStyle w:val="affe"/>
          <w:rtl/>
        </w:rPr>
        <w:t xml:space="preserve">- </w:t>
      </w:r>
      <w:r w:rsidR="0089324E" w:rsidRPr="000114E8">
        <w:rPr>
          <w:rStyle w:val="affe"/>
          <w:rtl/>
        </w:rPr>
        <w:t>סירוגה על גבה</w:t>
      </w:r>
      <w:r w:rsidR="006B228E">
        <w:rPr>
          <w:rFonts w:hint="cs"/>
          <w:rtl/>
        </w:rPr>
        <w:t>]</w:t>
      </w:r>
      <w:r w:rsidR="006B228E">
        <w:rPr>
          <w:rtl/>
        </w:rPr>
        <w:tab/>
      </w:r>
      <w:r w:rsidRPr="006B228E">
        <w:rPr>
          <w:rFonts w:hint="cs"/>
          <w:rtl/>
        </w:rPr>
        <w:t xml:space="preserve"> </w:t>
      </w:r>
      <w:r w:rsidR="006B228E">
        <w:rPr>
          <w:rtl/>
        </w:rPr>
        <w:tab/>
      </w:r>
      <w:r w:rsidR="006B228E">
        <w:rPr>
          <w:rFonts w:hint="cs"/>
          <w:rtl/>
        </w:rPr>
        <w:t xml:space="preserve">  </w:t>
      </w:r>
      <w:r w:rsidR="006B228E">
        <w:rPr>
          <w:rStyle w:val="affc"/>
          <w:rFonts w:hint="cs"/>
          <w:rtl/>
        </w:rPr>
        <w:t>מ</w:t>
      </w:r>
      <w:r w:rsidR="0089324E" w:rsidRPr="000114E8">
        <w:rPr>
          <w:rStyle w:val="affc"/>
          <w:rFonts w:hint="eastAsia"/>
          <w:rtl/>
        </w:rPr>
        <w:t>ריב</w:t>
      </w:r>
      <w:r w:rsidR="0089324E" w:rsidRPr="000114E8">
        <w:rPr>
          <w:rStyle w:val="affc"/>
          <w:rtl/>
        </w:rPr>
        <w:t>"</w:t>
      </w:r>
      <w:r w:rsidR="0089324E" w:rsidRPr="000114E8">
        <w:rPr>
          <w:rStyle w:val="affc"/>
          <w:rFonts w:hint="eastAsia"/>
          <w:rtl/>
        </w:rPr>
        <w:t>ל</w:t>
      </w:r>
      <w:r w:rsidR="0089324E" w:rsidRPr="006B228E">
        <w:rPr>
          <w:rtl/>
        </w:rPr>
        <w:t>:</w:t>
      </w:r>
      <w:r w:rsidR="006B228E">
        <w:rPr>
          <w:rFonts w:hint="cs"/>
          <w:rtl/>
        </w:rPr>
        <w:t xml:space="preserve"> </w:t>
      </w:r>
      <w:r w:rsidR="0089324E" w:rsidRPr="007117F5">
        <w:rPr>
          <w:rFonts w:cs="PFT_Frank"/>
          <w:b/>
          <w:bCs/>
          <w:szCs w:val="14"/>
          <w:rtl/>
        </w:rPr>
        <w:t>הלכה</w:t>
      </w:r>
      <w:r w:rsidR="0089324E" w:rsidRPr="006B228E">
        <w:rPr>
          <w:rtl/>
        </w:rPr>
        <w:t xml:space="preserve"> </w:t>
      </w:r>
      <w:r w:rsidR="0089324E" w:rsidRPr="000114E8">
        <w:rPr>
          <w:rStyle w:val="affc"/>
          <w:rtl/>
        </w:rPr>
        <w:t>כר</w:t>
      </w:r>
      <w:r w:rsidR="0089324E" w:rsidRPr="000114E8">
        <w:rPr>
          <w:rStyle w:val="affc"/>
          <w:rFonts w:hint="eastAsia"/>
          <w:rtl/>
        </w:rPr>
        <w:t>שב</w:t>
      </w:r>
      <w:r w:rsidR="0089324E" w:rsidRPr="000114E8">
        <w:rPr>
          <w:rStyle w:val="affc"/>
          <w:rtl/>
        </w:rPr>
        <w:t>"</w:t>
      </w:r>
      <w:r w:rsidR="0089324E" w:rsidRPr="000114E8">
        <w:rPr>
          <w:rStyle w:val="affc"/>
          <w:rFonts w:hint="eastAsia"/>
          <w:rtl/>
        </w:rPr>
        <w:t>ג</w:t>
      </w:r>
      <w:r w:rsidR="0089324E" w:rsidRPr="006B228E">
        <w:rPr>
          <w:rtl/>
        </w:rPr>
        <w:t>.</w:t>
      </w:r>
    </w:p>
    <w:p w14:paraId="269F6E54" w14:textId="22FF499C" w:rsidR="0089324E" w:rsidRPr="006F178A" w:rsidRDefault="0089324E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נקליטיה יוצאין</w:t>
      </w:r>
      <w:r w:rsidRPr="006F178A">
        <w:rPr>
          <w:rFonts w:ascii="Fb Fontext" w:hAnsi="Fb Fontext"/>
          <w:rtl/>
        </w:rPr>
        <w:t xml:space="preserve"> - זוקפה.</w:t>
      </w:r>
    </w:p>
    <w:p w14:paraId="4E3F9D93" w14:textId="36CD650E" w:rsidR="0089324E" w:rsidRPr="006F178A" w:rsidRDefault="0089324E" w:rsidP="00596C95">
      <w:pPr>
        <w:spacing w:after="60"/>
        <w:rPr>
          <w:rtl/>
        </w:rPr>
      </w:pPr>
      <w:r w:rsidRPr="007117F5">
        <w:rPr>
          <w:rFonts w:cs="PFT_Frank"/>
          <w:b/>
          <w:bCs/>
          <w:szCs w:val="14"/>
          <w:rtl/>
        </w:rPr>
        <w:t>ישן על גבי כסא, אודייני, ע"</w:t>
      </w:r>
      <w:r w:rsidRPr="007117F5">
        <w:rPr>
          <w:rFonts w:cs="PFT_Frank" w:hint="eastAsia"/>
          <w:b/>
          <w:bCs/>
          <w:szCs w:val="14"/>
          <w:rtl/>
        </w:rPr>
        <w:t>ג</w:t>
      </w:r>
      <w:r w:rsidRPr="007117F5">
        <w:rPr>
          <w:rFonts w:cs="PFT_Frank"/>
          <w:b/>
          <w:bCs/>
          <w:szCs w:val="14"/>
          <w:rtl/>
        </w:rPr>
        <w:t xml:space="preserve"> קרקע</w:t>
      </w:r>
      <w:r w:rsidRPr="006F178A">
        <w:rPr>
          <w:rtl/>
        </w:rPr>
        <w:t xml:space="preserve"> - לא יצא</w:t>
      </w:r>
      <w:r w:rsidR="004A6E90">
        <w:rPr>
          <w:rStyle w:val="affe"/>
          <w:rFonts w:hint="cs"/>
          <w:rtl/>
        </w:rPr>
        <w:t>.</w:t>
      </w:r>
    </w:p>
    <w:p w14:paraId="296AC6E9" w14:textId="589DEABD" w:rsidR="00E31AD5" w:rsidRDefault="0089324E" w:rsidP="00596C95">
      <w:pPr>
        <w:pStyle w:val="36"/>
        <w:framePr w:wrap="notBeside"/>
        <w:rPr>
          <w:rtl/>
        </w:rPr>
      </w:pPr>
      <w:r w:rsidRPr="00596C95">
        <w:rPr>
          <w:rtl/>
        </w:rPr>
        <w:lastRenderedPageBreak/>
        <w:t>ת"ר</w:t>
      </w:r>
      <w:r w:rsidR="00E31AD5">
        <w:rPr>
          <w:rtl/>
        </w:rPr>
        <w:t>:</w:t>
      </w:r>
    </w:p>
    <w:p w14:paraId="201E5041" w14:textId="4A89F437" w:rsidR="002B73AE" w:rsidRDefault="0089324E" w:rsidP="00164685">
      <w:pPr>
        <w:rPr>
          <w:rFonts w:ascii="Fb Fontext" w:hAnsi="Fb Fontext"/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מכבדין</w:t>
      </w:r>
      <w:r w:rsidRPr="006F178A">
        <w:rPr>
          <w:rFonts w:ascii="Fb Fontext" w:hAnsi="Fb Fontext"/>
          <w:rtl/>
        </w:rPr>
        <w:t xml:space="preserve"> </w:t>
      </w:r>
      <w:r w:rsidRPr="007117F5">
        <w:rPr>
          <w:rFonts w:ascii="Fb Fontext" w:hAnsi="Fb Fontext" w:cs="PFT_Frank"/>
          <w:b/>
          <w:bCs/>
          <w:szCs w:val="14"/>
          <w:rtl/>
        </w:rPr>
        <w:t>ומרביצין</w:t>
      </w:r>
      <w:r w:rsidRPr="006F178A">
        <w:rPr>
          <w:rFonts w:ascii="Fb Fontext" w:hAnsi="Fb Fontext"/>
          <w:rtl/>
        </w:rPr>
        <w:t xml:space="preserve"> בבית האבל, </w:t>
      </w:r>
      <w:r w:rsidRPr="007117F5">
        <w:rPr>
          <w:rFonts w:ascii="Fb Fontext" w:hAnsi="Fb Fontext" w:cs="PFT_Frank"/>
          <w:b/>
          <w:bCs/>
          <w:szCs w:val="14"/>
          <w:rtl/>
        </w:rPr>
        <w:t>ומדיחין</w:t>
      </w:r>
      <w:r w:rsidR="002B73AE">
        <w:rPr>
          <w:rFonts w:ascii="Fb Fontext" w:hAnsi="Fb Fontext" w:hint="cs"/>
          <w:rtl/>
        </w:rPr>
        <w:t xml:space="preserve"> כלי אכילה</w:t>
      </w:r>
      <w:r w:rsidRPr="006F178A">
        <w:rPr>
          <w:rFonts w:ascii="Fb Fontext" w:hAnsi="Fb Fontext"/>
          <w:rtl/>
        </w:rPr>
        <w:t>,</w:t>
      </w:r>
    </w:p>
    <w:p w14:paraId="33DEC43D" w14:textId="5B9BCDB5" w:rsidR="002B73AE" w:rsidRDefault="0089324E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ואין מביאין</w:t>
      </w:r>
      <w:r w:rsidRPr="006F178A">
        <w:rPr>
          <w:rFonts w:ascii="Fb Fontext" w:hAnsi="Fb Fontext"/>
          <w:rtl/>
        </w:rPr>
        <w:t xml:space="preserve"> </w:t>
      </w:r>
      <w:r w:rsidR="002B73AE">
        <w:rPr>
          <w:rFonts w:ascii="Fb Fontext" w:hAnsi="Fb Fontext" w:hint="cs"/>
          <w:rtl/>
        </w:rPr>
        <w:t xml:space="preserve">שם </w:t>
      </w:r>
      <w:r w:rsidRPr="006F178A">
        <w:rPr>
          <w:rFonts w:ascii="Fb Fontext" w:hAnsi="Fb Fontext"/>
          <w:rtl/>
        </w:rPr>
        <w:t>מוגמר ובשמים</w:t>
      </w:r>
      <w:r w:rsidR="002B73AE">
        <w:rPr>
          <w:rFonts w:ascii="Fb Fontext" w:hAnsi="Fb Fontext" w:hint="cs"/>
          <w:rtl/>
        </w:rPr>
        <w:t>,</w:t>
      </w:r>
      <w:r w:rsidR="002B73AE">
        <w:rPr>
          <w:rFonts w:hint="cs"/>
          <w:rtl/>
        </w:rPr>
        <w:t xml:space="preserve"> ובבית המנחמין </w:t>
      </w:r>
      <w:r w:rsidR="002B73AE" w:rsidRPr="007117F5">
        <w:rPr>
          <w:rFonts w:cs="PFT_Frank" w:hint="eastAsia"/>
          <w:b/>
          <w:bCs/>
          <w:szCs w:val="14"/>
          <w:rtl/>
        </w:rPr>
        <w:t>ל</w:t>
      </w:r>
      <w:r w:rsidRPr="007117F5">
        <w:rPr>
          <w:rFonts w:cs="PFT_Frank" w:hint="eastAsia"/>
          <w:b/>
          <w:bCs/>
          <w:szCs w:val="14"/>
          <w:rtl/>
        </w:rPr>
        <w:t>א</w:t>
      </w:r>
      <w:r w:rsidRPr="007117F5">
        <w:rPr>
          <w:rFonts w:cs="PFT_Frank"/>
          <w:b/>
          <w:bCs/>
          <w:szCs w:val="14"/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מברכין</w:t>
      </w:r>
      <w:r w:rsidR="002B73AE">
        <w:rPr>
          <w:rFonts w:hint="cs"/>
          <w:rtl/>
        </w:rPr>
        <w:t>.</w:t>
      </w:r>
    </w:p>
    <w:p w14:paraId="627980B0" w14:textId="0BE50C27" w:rsidR="0089324E" w:rsidRPr="006F178A" w:rsidRDefault="00790E10" w:rsidP="00164685">
      <w:pPr>
        <w:pStyle w:val="afff1"/>
        <w:rPr>
          <w:rtl/>
        </w:rPr>
      </w:pPr>
      <w:r>
        <w:rPr>
          <w:rFonts w:ascii="MS Mincho" w:hAnsi="MS Mincho" w:hint="cs"/>
          <w:rtl/>
        </w:rPr>
        <w:t>****</w:t>
      </w:r>
    </w:p>
    <w:p>
      <w:pPr>
        <w:pStyle w:val="MishnaBatzad"/>
        <w:rPr>
          <w:ins w:id="20108" w:author="קלוד" w:date="2026-10-06T10:09:29Z"/>
        </w:rPr>
      </w:pPr>
      <w:ins w:id="20107" w:author="קלוד" w:date="2026-10-06T10:09:29Z">
        <w:r>
          <w:t xml:space="preserve">משנה ז</w:t>
        </w:r>
      </w:ins>
    </w:p>
    <w:p w14:paraId="54B6A00F" w14:textId="12C09A0D" w:rsidR="0089324E" w:rsidRPr="00C44ACC" w:rsidRDefault="0089324E" w:rsidP="00164685">
      <w:pPr>
        <w:pStyle w:val="afff9"/>
        <w:rPr>
          <w:spacing w:val="-6"/>
          <w:rtl/>
        </w:rPr>
      </w:pPr>
      <w:r w:rsidRPr="00596C95">
        <w:rPr>
          <w:rtl/>
        </w:rPr>
        <w:t>אין מוליכין לבית האבל</w:t>
      </w:r>
      <w:r w:rsidRPr="00C44ACC">
        <w:rPr>
          <w:spacing w:val="-6"/>
          <w:rtl/>
        </w:rPr>
        <w:t xml:space="preserve"> </w:t>
      </w:r>
      <w:r w:rsidRPr="003B604F">
        <w:rPr>
          <w:rtl/>
        </w:rPr>
        <w:t>בטבל</w:t>
      </w:r>
      <w:r w:rsidR="00596C95" w:rsidRPr="003B604F">
        <w:rPr>
          <w:rFonts w:hint="cs"/>
          <w:rtl/>
        </w:rPr>
        <w:t>א</w:t>
      </w:r>
      <w:r w:rsidRPr="003B604F">
        <w:rPr>
          <w:rtl/>
        </w:rPr>
        <w:t xml:space="preserve"> אסקוטלא</w:t>
      </w:r>
      <w:r w:rsidR="002B73AE" w:rsidRPr="003B604F">
        <w:rPr>
          <w:rFonts w:hint="cs"/>
          <w:rtl/>
        </w:rPr>
        <w:t>,</w:t>
      </w:r>
      <w:r w:rsidRPr="003B604F">
        <w:rPr>
          <w:rtl/>
        </w:rPr>
        <w:t xml:space="preserve"> קנון, אלא בסלים.</w:t>
      </w:r>
    </w:p>
    <w:p w14:paraId="7D275502" w14:textId="7901B59B" w:rsidR="0089324E" w:rsidRPr="003B604F" w:rsidRDefault="0089324E" w:rsidP="00164685">
      <w:pPr>
        <w:pStyle w:val="afff9"/>
        <w:rPr>
          <w:spacing w:val="0"/>
          <w:rtl/>
        </w:rPr>
      </w:pPr>
      <w:r w:rsidRPr="003B604F">
        <w:rPr>
          <w:spacing w:val="0"/>
          <w:rtl/>
        </w:rPr>
        <w:t xml:space="preserve">ואין אומרים ברכת אבלים </w:t>
      </w:r>
      <w:r w:rsidRPr="003B604F">
        <w:rPr>
          <w:rStyle w:val="HesberMishna"/>
          <w:spacing w:val="0"/>
          <w:rtl/>
          <w:rPrChange w:id="20059" w:author="קלוד" w:date="2026-10-06T10:09:29Z">
            <w:rPr>
              <w:rStyle w:val="affe"/>
              <w:spacing w:val="0"/>
              <w:rtl/>
            </w:rPr>
          </w:rPrChange>
        </w:rPr>
        <w:t>במועד</w:t>
      </w:r>
      <w:r w:rsidR="00D52231" w:rsidRPr="003B604F">
        <w:rPr>
          <w:rFonts w:hint="cs"/>
          <w:spacing w:val="0"/>
          <w:rtl/>
        </w:rPr>
        <w:t xml:space="preserve"> </w:t>
      </w:r>
      <w:r w:rsidRPr="003B604F">
        <w:rPr>
          <w:spacing w:val="0"/>
          <w:rtl/>
        </w:rPr>
        <w:t>עומדין בשורה, מנחמין</w:t>
      </w:r>
      <w:r w:rsidR="00D52231" w:rsidRPr="003B604F">
        <w:rPr>
          <w:rFonts w:hint="cs"/>
          <w:spacing w:val="0"/>
          <w:rtl/>
        </w:rPr>
        <w:t xml:space="preserve"> ונפטרין.</w:t>
      </w:r>
    </w:p>
    <w:p w14:paraId="68F52DB4" w14:textId="3E17CB8C" w:rsidR="0089324E" w:rsidRPr="006F178A" w:rsidRDefault="0089324E" w:rsidP="00164685">
      <w:pPr>
        <w:pStyle w:val="afff9"/>
        <w:rPr>
          <w:rtl/>
        </w:rPr>
      </w:pPr>
      <w:r w:rsidRPr="006F178A">
        <w:rPr>
          <w:rtl/>
        </w:rPr>
        <w:t>אין מניחין את המטה ברחוב</w:t>
      </w:r>
      <w:r w:rsidR="00D52231">
        <w:rPr>
          <w:rFonts w:hint="cs"/>
          <w:rtl/>
        </w:rPr>
        <w:t xml:space="preserve"> </w:t>
      </w:r>
      <w:r w:rsidR="00D52231" w:rsidRPr="000114E8">
        <w:rPr>
          <w:rStyle w:val="HesberMishna"/>
          <w:rFonts w:hint="eastAsia"/>
          <w:rtl/>
          <w:rPrChange w:id="20060" w:author="קלוד" w:date="2026-10-06T10:09:29Z">
            <w:rPr>
              <w:rStyle w:val="affe"/>
              <w:rFonts w:hint="eastAsia"/>
              <w:rtl/>
            </w:rPr>
          </w:rPrChange>
        </w:rPr>
        <w:t>במועד</w:t>
      </w:r>
      <w:r w:rsidR="00D52231">
        <w:rPr>
          <w:rStyle w:val="HesberMishna"/>
          <w:rFonts w:hint="cs"/>
          <w:rtl/>
          <w:rPrChange w:id="20061" w:author="קלוד" w:date="2026-10-06T10:09:29Z">
            <w:rPr>
              <w:rStyle w:val="affe"/>
              <w:rFonts w:hint="cs"/>
              <w:rtl/>
            </w:rPr>
          </w:rPrChange>
        </w:rPr>
        <w:t>,</w:t>
      </w:r>
      <w:r w:rsidRPr="006F178A">
        <w:rPr>
          <w:rtl/>
        </w:rPr>
        <w:t xml:space="preserve"> שלא להרגיל ההספד.</w:t>
      </w:r>
    </w:p>
    <w:p w14:paraId="20E73586" w14:textId="77777777" w:rsidR="0089324E" w:rsidRPr="006F178A" w:rsidRDefault="0089324E" w:rsidP="003B604F">
      <w:pPr>
        <w:pStyle w:val="afff9"/>
        <w:spacing w:after="60"/>
        <w:rPr>
          <w:rtl/>
        </w:rPr>
      </w:pPr>
      <w:r w:rsidRPr="006F178A">
        <w:rPr>
          <w:rtl/>
        </w:rPr>
        <w:t xml:space="preserve">ולא של נשים </w:t>
      </w:r>
      <w:r w:rsidRPr="000114E8">
        <w:rPr>
          <w:rStyle w:val="HesberMishna"/>
          <w:rtl/>
          <w:rPrChange w:id="20062" w:author="קלוד" w:date="2026-10-06T10:09:29Z">
            <w:rPr>
              <w:rStyle w:val="affe"/>
              <w:rtl/>
            </w:rPr>
          </w:rPrChange>
        </w:rPr>
        <w:t>לעולם</w:t>
      </w:r>
      <w:r w:rsidRPr="006F178A">
        <w:rPr>
          <w:rtl/>
        </w:rPr>
        <w:t>, מפני הכבוד.</w:t>
      </w:r>
    </w:p>
    <w:p w14:paraId="681E20A3" w14:textId="77777777" w:rsidR="0089324E" w:rsidRPr="006F178A" w:rsidRDefault="0089324E" w:rsidP="00800D78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t>כז.</w:t>
      </w:r>
    </w:p>
    <w:p w14:paraId="4A45B424" w14:textId="57F6982B" w:rsidR="00E31AD5" w:rsidRDefault="0089324E" w:rsidP="003B604F">
      <w:pPr>
        <w:pStyle w:val="36"/>
        <w:framePr w:wrap="notBeside"/>
        <w:rPr>
          <w:rtl/>
        </w:rPr>
      </w:pPr>
      <w:r w:rsidRPr="003B604F">
        <w:rPr>
          <w:rFonts w:hint="cs"/>
          <w:rtl/>
        </w:rPr>
        <w:t xml:space="preserve"> </w:t>
      </w:r>
      <w:r w:rsidRPr="003B604F">
        <w:rPr>
          <w:rtl/>
        </w:rPr>
        <w:t>ת"ר</w:t>
      </w:r>
      <w:r w:rsidR="00E31AD5">
        <w:rPr>
          <w:rtl/>
        </w:rPr>
        <w:t>:</w:t>
      </w:r>
    </w:p>
    <w:p w14:paraId="6C5855C7" w14:textId="163354B7" w:rsidR="00D52231" w:rsidRDefault="0089324E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בראשונה</w:t>
      </w:r>
      <w:r w:rsidRPr="006F178A">
        <w:rPr>
          <w:rtl/>
        </w:rPr>
        <w:t xml:space="preserve"> </w:t>
      </w:r>
      <w:r w:rsidR="00D52231" w:rsidRPr="006F178A">
        <w:rPr>
          <w:rtl/>
        </w:rPr>
        <w:t xml:space="preserve">עשירים </w:t>
      </w:r>
      <w:r w:rsidRPr="000114E8">
        <w:rPr>
          <w:rStyle w:val="affe"/>
          <w:rtl/>
        </w:rPr>
        <w:t>מוליכין</w:t>
      </w:r>
      <w:r w:rsidRPr="006F178A">
        <w:rPr>
          <w:rtl/>
        </w:rPr>
        <w:t xml:space="preserve"> ב</w:t>
      </w:r>
      <w:r w:rsidR="00BF44E5">
        <w:rPr>
          <w:rFonts w:hint="cs"/>
          <w:rtl/>
        </w:rPr>
        <w:t>סל</w:t>
      </w:r>
      <w:r w:rsidRPr="006F178A">
        <w:rPr>
          <w:rtl/>
        </w:rPr>
        <w:t xml:space="preserve"> </w:t>
      </w:r>
      <w:r w:rsidR="00BF44E5">
        <w:rPr>
          <w:rFonts w:hint="cs"/>
          <w:rtl/>
        </w:rPr>
        <w:t>מ</w:t>
      </w:r>
      <w:r w:rsidRPr="006F178A">
        <w:rPr>
          <w:rtl/>
        </w:rPr>
        <w:t>זהב, ועניים בסלי נצרים</w:t>
      </w:r>
      <w:r w:rsidR="00D52231">
        <w:rPr>
          <w:rFonts w:hint="cs"/>
          <w:rtl/>
        </w:rPr>
        <w:t>,</w:t>
      </w:r>
    </w:p>
    <w:p w14:paraId="347DA407" w14:textId="4C4E486F" w:rsidR="0089324E" w:rsidRPr="00964093" w:rsidRDefault="0089324E" w:rsidP="00164685">
      <w:pPr>
        <w:rPr>
          <w:rFonts w:cs="Guttman Vilna"/>
          <w:b/>
          <w:bCs/>
          <w:rtl/>
        </w:rPr>
      </w:pPr>
      <w:r w:rsidRPr="007117F5">
        <w:rPr>
          <w:rFonts w:cs="PFT_Frank"/>
          <w:b/>
          <w:bCs/>
          <w:szCs w:val="14"/>
          <w:rtl/>
        </w:rPr>
        <w:t>בראשונה</w:t>
      </w:r>
      <w:r w:rsidRPr="006F178A">
        <w:rPr>
          <w:rtl/>
        </w:rPr>
        <w:t xml:space="preserve"> </w:t>
      </w:r>
      <w:r w:rsidR="00D52231" w:rsidRPr="006F178A">
        <w:rPr>
          <w:rtl/>
        </w:rPr>
        <w:t xml:space="preserve">עשירים </w:t>
      </w:r>
      <w:r w:rsidRPr="00BF44E5">
        <w:rPr>
          <w:rtl/>
        </w:rPr>
        <w:t>משקין</w:t>
      </w:r>
      <w:r w:rsidRPr="006F178A">
        <w:rPr>
          <w:rtl/>
        </w:rPr>
        <w:t xml:space="preserve"> בזכוכית לבנה, ועניים בצבועה,</w:t>
      </w:r>
    </w:p>
    <w:p w14:paraId="4FA4C5B6" w14:textId="583E0B7C" w:rsidR="0089324E" w:rsidRDefault="0089324E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בראשונה</w:t>
      </w:r>
      <w:r w:rsidRPr="006F178A">
        <w:rPr>
          <w:rtl/>
        </w:rPr>
        <w:t xml:space="preserve"> מגלין פני עשירים</w:t>
      </w:r>
      <w:r w:rsidR="00DD7E26">
        <w:rPr>
          <w:rFonts w:hint="cs"/>
          <w:rtl/>
        </w:rPr>
        <w:t>,</w:t>
      </w:r>
      <w:r w:rsidRPr="006F178A">
        <w:rPr>
          <w:rtl/>
        </w:rPr>
        <w:t xml:space="preserve"> ומכסין עניים </w:t>
      </w:r>
      <w:r w:rsidRPr="000114E8">
        <w:rPr>
          <w:rStyle w:val="affe"/>
          <w:rtl/>
        </w:rPr>
        <w:t xml:space="preserve">מושחרין </w:t>
      </w:r>
      <w:r w:rsidR="00D52231">
        <w:rPr>
          <w:rStyle w:val="affe"/>
          <w:rFonts w:hint="cs"/>
          <w:rtl/>
        </w:rPr>
        <w:t>מ</w:t>
      </w:r>
      <w:r w:rsidRPr="000114E8">
        <w:rPr>
          <w:rStyle w:val="affe"/>
          <w:rtl/>
        </w:rPr>
        <w:t>בצורת</w:t>
      </w:r>
      <w:r w:rsidRPr="006F178A">
        <w:rPr>
          <w:rtl/>
        </w:rPr>
        <w:t xml:space="preserve">, </w:t>
      </w:r>
      <w:r w:rsidRPr="007117F5">
        <w:rPr>
          <w:rFonts w:cs="PFT_Frank"/>
          <w:b/>
          <w:bCs/>
          <w:szCs w:val="14"/>
          <w:rtl/>
        </w:rPr>
        <w:t>בראשונה</w:t>
      </w:r>
      <w:r w:rsidRPr="006F178A">
        <w:rPr>
          <w:rtl/>
        </w:rPr>
        <w:t xml:space="preserve"> מוציאין עשירים בדרגש, ועניים בכליכה</w:t>
      </w:r>
      <w:r w:rsidR="00DD7E26" w:rsidRPr="000114E8">
        <w:rPr>
          <w:rStyle w:val="affe"/>
          <w:rtl/>
        </w:rPr>
        <w:t xml:space="preserve"> כעין סולם,</w:t>
      </w:r>
    </w:p>
    <w:p w14:paraId="5D11A0F0" w14:textId="14E9B772" w:rsidR="00BF44E5" w:rsidRPr="00964093" w:rsidRDefault="00DD7E26" w:rsidP="00164685">
      <w:pPr>
        <w:ind w:left="170" w:firstLine="170"/>
        <w:rPr>
          <w:rFonts w:cs="Guttman Vilna"/>
          <w:b/>
          <w:bCs/>
          <w:rtl/>
        </w:rPr>
      </w:pPr>
      <w:r w:rsidRPr="007117F5">
        <w:rPr>
          <w:rFonts w:cs="PFT_Frank" w:hint="cs"/>
          <w:b/>
          <w:bCs/>
          <w:szCs w:val="14"/>
          <w:rtl/>
        </w:rPr>
        <w:t xml:space="preserve"> </w:t>
      </w:r>
      <w:r w:rsidR="00BF44E5" w:rsidRPr="007117F5">
        <w:rPr>
          <w:rFonts w:cs="PFT_Frank" w:hint="eastAsia"/>
          <w:b/>
          <w:bCs/>
          <w:szCs w:val="14"/>
          <w:rtl/>
        </w:rPr>
        <w:t>התקינו</w:t>
      </w:r>
      <w:r w:rsidR="00BF44E5">
        <w:rPr>
          <w:rFonts w:hint="cs"/>
          <w:rtl/>
        </w:rPr>
        <w:t xml:space="preserve"> שכולם יעשו כעניים </w:t>
      </w:r>
      <w:r w:rsidR="00BF44E5" w:rsidRPr="000114E8">
        <w:rPr>
          <w:rStyle w:val="affe"/>
          <w:rFonts w:hint="eastAsia"/>
          <w:rtl/>
        </w:rPr>
        <w:t>מפני</w:t>
      </w:r>
      <w:r w:rsidR="00BF44E5" w:rsidRPr="000114E8">
        <w:rPr>
          <w:rStyle w:val="affe"/>
          <w:rtl/>
        </w:rPr>
        <w:t xml:space="preserve"> </w:t>
      </w:r>
      <w:r w:rsidR="00BF44E5" w:rsidRPr="000114E8">
        <w:rPr>
          <w:rStyle w:val="affe"/>
          <w:rFonts w:hint="eastAsia"/>
          <w:rtl/>
        </w:rPr>
        <w:t>שהתביישו</w:t>
      </w:r>
      <w:r w:rsidR="00BF44E5" w:rsidRPr="000114E8">
        <w:rPr>
          <w:rStyle w:val="affe"/>
          <w:rtl/>
        </w:rPr>
        <w:t>.</w:t>
      </w:r>
    </w:p>
    <w:p w14:paraId="7F41AC75" w14:textId="58F90896" w:rsidR="0089324E" w:rsidRPr="00964093" w:rsidRDefault="0089324E" w:rsidP="00164685">
      <w:pPr>
        <w:rPr>
          <w:rFonts w:cs="Guttman Vilna"/>
          <w:b/>
          <w:bCs/>
          <w:rtl/>
        </w:rPr>
      </w:pPr>
      <w:r w:rsidRPr="007117F5">
        <w:rPr>
          <w:rFonts w:cs="PFT_Frank"/>
          <w:b/>
          <w:bCs/>
          <w:szCs w:val="14"/>
          <w:rtl/>
        </w:rPr>
        <w:t>בראשונה</w:t>
      </w:r>
      <w:r w:rsidRPr="006F178A">
        <w:rPr>
          <w:rtl/>
        </w:rPr>
        <w:t xml:space="preserve"> מניחין המוגמר תחת חולי מעים מתים,</w:t>
      </w:r>
    </w:p>
    <w:p w14:paraId="0E4A92F5" w14:textId="37BFC983" w:rsidR="00BF44E5" w:rsidRPr="00964093" w:rsidRDefault="0089324E" w:rsidP="00164685">
      <w:pPr>
        <w:rPr>
          <w:rFonts w:cs="Guttman Vilna"/>
          <w:b/>
          <w:bCs/>
          <w:rtl/>
        </w:rPr>
      </w:pPr>
      <w:r w:rsidRPr="007117F5">
        <w:rPr>
          <w:rFonts w:cs="PFT_Frank"/>
          <w:b/>
          <w:bCs/>
          <w:szCs w:val="14"/>
          <w:rtl/>
        </w:rPr>
        <w:t>בראשונה</w:t>
      </w:r>
      <w:r w:rsidRPr="006F178A">
        <w:rPr>
          <w:rtl/>
        </w:rPr>
        <w:t xml:space="preserve"> מטבילין את הכלים על גבי נדות </w:t>
      </w:r>
      <w:r w:rsidR="00BF44E5">
        <w:rPr>
          <w:rFonts w:hint="cs"/>
          <w:rtl/>
        </w:rPr>
        <w:t xml:space="preserve">וזבים </w:t>
      </w:r>
      <w:r w:rsidRPr="006F178A">
        <w:rPr>
          <w:rtl/>
        </w:rPr>
        <w:t>מת</w:t>
      </w:r>
      <w:r w:rsidR="00BF44E5">
        <w:rPr>
          <w:rFonts w:hint="cs"/>
          <w:rtl/>
        </w:rPr>
        <w:t>ים</w:t>
      </w:r>
      <w:r w:rsidRPr="006F178A">
        <w:rPr>
          <w:rtl/>
        </w:rPr>
        <w:t>,</w:t>
      </w:r>
    </w:p>
    <w:p w14:paraId="37578CF3" w14:textId="6FD9E566" w:rsidR="0089324E" w:rsidRPr="00964093" w:rsidRDefault="00BF44E5" w:rsidP="00164685">
      <w:pPr>
        <w:ind w:firstLine="170"/>
        <w:rPr>
          <w:rFonts w:cs="Guttman Vilna"/>
          <w:b/>
          <w:bCs/>
          <w:rtl/>
        </w:rPr>
      </w:pPr>
      <w:r w:rsidRPr="007117F5">
        <w:rPr>
          <w:rFonts w:cs="PFT_Frank" w:hint="cs"/>
          <w:b/>
          <w:bCs/>
          <w:szCs w:val="14"/>
          <w:rtl/>
        </w:rPr>
        <w:t xml:space="preserve">    </w:t>
      </w:r>
      <w:r w:rsidRPr="007117F5">
        <w:rPr>
          <w:rFonts w:cs="PFT_Frank" w:hint="eastAsia"/>
          <w:b/>
          <w:bCs/>
          <w:szCs w:val="14"/>
          <w:rtl/>
        </w:rPr>
        <w:t>והתקינו</w:t>
      </w:r>
      <w:r>
        <w:rPr>
          <w:rFonts w:hint="cs"/>
          <w:rtl/>
        </w:rPr>
        <w:t xml:space="preserve"> שלכולם יעשו כן </w:t>
      </w:r>
      <w:r w:rsidRPr="000114E8">
        <w:rPr>
          <w:rStyle w:val="affe"/>
          <w:rFonts w:hint="eastAsia"/>
          <w:rtl/>
        </w:rPr>
        <w:t>מפני</w:t>
      </w:r>
      <w:r w:rsidRPr="000114E8">
        <w:rPr>
          <w:rStyle w:val="affe"/>
          <w:rtl/>
        </w:rPr>
        <w:t xml:space="preserve"> </w:t>
      </w:r>
      <w:r w:rsidRPr="000114E8">
        <w:rPr>
          <w:rStyle w:val="affe"/>
          <w:rFonts w:hint="eastAsia"/>
          <w:rtl/>
        </w:rPr>
        <w:t>בושה</w:t>
      </w:r>
      <w:r w:rsidRPr="000114E8">
        <w:rPr>
          <w:rStyle w:val="affe"/>
          <w:rtl/>
        </w:rPr>
        <w:t xml:space="preserve"> </w:t>
      </w:r>
      <w:r w:rsidRPr="000114E8">
        <w:rPr>
          <w:rStyle w:val="affe"/>
          <w:rFonts w:hint="eastAsia"/>
          <w:rtl/>
        </w:rPr>
        <w:t>דחולים</w:t>
      </w:r>
      <w:r>
        <w:rPr>
          <w:rStyle w:val="affe"/>
          <w:rFonts w:hint="cs"/>
          <w:rtl/>
        </w:rPr>
        <w:t xml:space="preserve"> נדות</w:t>
      </w:r>
      <w:r w:rsidRPr="000114E8">
        <w:rPr>
          <w:rStyle w:val="affe"/>
          <w:rtl/>
        </w:rPr>
        <w:t xml:space="preserve"> וזבים </w:t>
      </w:r>
      <w:r w:rsidRPr="00D54BA1">
        <w:rPr>
          <w:rStyle w:val="affe"/>
          <w:rFonts w:cs="PFT_Frank" w:hint="eastAsia"/>
          <w:b/>
          <w:bCs/>
          <w:szCs w:val="10"/>
          <w:rtl/>
        </w:rPr>
        <w:t>חיים</w:t>
      </w:r>
      <w:r w:rsidRPr="000114E8">
        <w:rPr>
          <w:rStyle w:val="affe"/>
          <w:rtl/>
        </w:rPr>
        <w:t>.</w:t>
      </w:r>
    </w:p>
    <w:p w14:paraId="20527997" w14:textId="77777777" w:rsidR="004E0BA3" w:rsidRDefault="0089324E" w:rsidP="00164685">
      <w:pPr>
        <w:rPr>
          <w:rFonts w:cs="PFT_Frank"/>
          <w:b/>
          <w:bCs/>
          <w:szCs w:val="14"/>
          <w:rtl/>
        </w:rPr>
      </w:pPr>
      <w:r w:rsidRPr="007117F5">
        <w:rPr>
          <w:rFonts w:cs="PFT_Frank"/>
          <w:b/>
          <w:bCs/>
          <w:szCs w:val="14"/>
          <w:rtl/>
        </w:rPr>
        <w:t>בראשונה</w:t>
      </w:r>
      <w:r w:rsidRPr="006F178A">
        <w:rPr>
          <w:rtl/>
        </w:rPr>
        <w:t xml:space="preserve"> הוצאת המת קשה לקרוביו ממיתתו, </w:t>
      </w:r>
      <w:r w:rsidR="00BF44E5" w:rsidRPr="000114E8">
        <w:rPr>
          <w:rStyle w:val="affe"/>
          <w:rFonts w:hint="eastAsia"/>
          <w:rtl/>
        </w:rPr>
        <w:t>ו</w:t>
      </w:r>
      <w:r w:rsidRPr="000114E8">
        <w:rPr>
          <w:rStyle w:val="affe"/>
          <w:rtl/>
        </w:rPr>
        <w:t>מניחין ובורחין</w:t>
      </w:r>
      <w:r w:rsidR="00BF44E5">
        <w:rPr>
          <w:rStyle w:val="affe"/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</w:p>
    <w:p w14:paraId="7547A5D6" w14:textId="2459B3C6" w:rsidR="0089324E" w:rsidRPr="00964093" w:rsidRDefault="00BF44E5" w:rsidP="00164685">
      <w:pPr>
        <w:ind w:left="170"/>
        <w:rPr>
          <w:rFonts w:cs="Guttman Vilna"/>
          <w:b/>
          <w:bCs/>
          <w:rtl/>
        </w:rPr>
      </w:pPr>
      <w:r w:rsidRPr="007117F5">
        <w:rPr>
          <w:rFonts w:cs="PFT_Frank" w:hint="cs"/>
          <w:b/>
          <w:bCs/>
          <w:szCs w:val="14"/>
          <w:rtl/>
        </w:rPr>
        <w:t xml:space="preserve">    </w:t>
      </w:r>
      <w:r w:rsidR="0089324E" w:rsidRPr="007117F5">
        <w:rPr>
          <w:rFonts w:cs="PFT_Frank"/>
          <w:b/>
          <w:bCs/>
          <w:szCs w:val="14"/>
          <w:rtl/>
        </w:rPr>
        <w:t xml:space="preserve">בא </w:t>
      </w:r>
      <w:r w:rsidR="0089324E" w:rsidRPr="000114E8">
        <w:rPr>
          <w:rStyle w:val="affc"/>
          <w:rtl/>
        </w:rPr>
        <w:t>ר</w:t>
      </w:r>
      <w:r>
        <w:rPr>
          <w:rStyle w:val="affc"/>
          <w:rFonts w:hint="cs"/>
          <w:rtl/>
        </w:rPr>
        <w:t>"</w:t>
      </w:r>
      <w:r w:rsidR="0089324E" w:rsidRPr="000114E8">
        <w:rPr>
          <w:rStyle w:val="affc"/>
          <w:rtl/>
        </w:rPr>
        <w:t>ג</w:t>
      </w:r>
      <w:r w:rsidR="0089324E" w:rsidRPr="006F178A">
        <w:rPr>
          <w:rtl/>
        </w:rPr>
        <w:t xml:space="preserve"> ונהג קלות בעצמו בכלי פשתן, </w:t>
      </w:r>
      <w:r>
        <w:rPr>
          <w:rStyle w:val="affe"/>
          <w:rFonts w:hint="cs"/>
          <w:rtl/>
        </w:rPr>
        <w:t>עד ש</w:t>
      </w:r>
      <w:r w:rsidRPr="000114E8">
        <w:rPr>
          <w:rStyle w:val="affe"/>
          <w:rFonts w:hint="eastAsia"/>
          <w:rtl/>
        </w:rPr>
        <w:t>היום</w:t>
      </w:r>
      <w:r>
        <w:rPr>
          <w:rFonts w:hint="cs"/>
          <w:rtl/>
        </w:rPr>
        <w:t xml:space="preserve"> </w:t>
      </w:r>
      <w:r w:rsidRPr="000114E8">
        <w:rPr>
          <w:rStyle w:val="affe"/>
          <w:rFonts w:hint="eastAsia"/>
          <w:rtl/>
        </w:rPr>
        <w:t>בקנבוס</w:t>
      </w:r>
      <w:r>
        <w:rPr>
          <w:rStyle w:val="affe"/>
          <w:rFonts w:hint="cs"/>
          <w:rtl/>
        </w:rPr>
        <w:t>.</w:t>
      </w:r>
    </w:p>
    <w:p w14:paraId="1CF4142A" w14:textId="13436A75" w:rsidR="0034652A" w:rsidRPr="0034652A" w:rsidRDefault="0089324E" w:rsidP="0034652A">
      <w:pPr>
        <w:pStyle w:val="affff1"/>
        <w:rPr>
          <w:rStyle w:val="affc"/>
          <w:rFonts w:cs="FrankRuehl"/>
          <w:b w:val="0"/>
          <w:bCs w:val="0"/>
          <w:color w:val="A6A6A6" w:themeColor="background1" w:themeShade="A6"/>
          <w:sz w:val="32"/>
          <w:szCs w:val="18"/>
          <w:rtl/>
        </w:rPr>
      </w:pPr>
      <w:ins w:id="9850" w:author="מספור קטעי משנה" w:date="2026-10-06T06:45:36Z">
        <w:r>
          <w:rPr>
            <w:rStyle w:val="MisparKeta"/>
          </w:rPr>
          <w:t xml:space="preserve">ב. </w:t>
        </w:r>
      </w:ins>
      <w:r w:rsidRPr="000114E8">
        <w:rPr>
          <w:rStyle w:val="affff2"/>
          <w:rtl/>
        </w:rPr>
        <w:t>אין מניחין את המטה ברחוב</w:t>
      </w:r>
      <w:r w:rsidRPr="007117F5">
        <w:rPr>
          <w:rStyle w:val="afffe"/>
          <w:rFonts w:cs="PFT_Frank"/>
          <w:b/>
          <w:rtl/>
          <w:rPrChange w:id="40009" w:author="Claude" w:date="2026-10-06T13:34:42Z">
            <w:rPr>
              <w:rStyle w:val="afffe"/>
              <w:rFonts w:cs="PFT_Frank"/>
              <w:b/>
              <w:szCs w:val="14"/>
              <w:rtl/>
            </w:rPr>
          </w:rPrChange>
        </w:rPr>
        <w:t>.</w:t>
      </w:r>
    </w:p>
    <w:p w14:paraId="52CD266B" w14:textId="5579D324" w:rsidR="00E31AD5" w:rsidRDefault="0089324E" w:rsidP="0034652A">
      <w:pPr>
        <w:pStyle w:val="36"/>
        <w:framePr w:wrap="notBeside"/>
        <w:rPr>
          <w:rtl/>
        </w:rPr>
      </w:pPr>
      <w:r w:rsidRPr="0034652A">
        <w:rPr>
          <w:rtl/>
        </w:rPr>
        <w:t>אר"</w:t>
      </w:r>
      <w:r w:rsidRPr="0034652A">
        <w:rPr>
          <w:rFonts w:hint="eastAsia"/>
          <w:rtl/>
        </w:rPr>
        <w:t>פ</w:t>
      </w:r>
      <w:r w:rsidR="00E31AD5">
        <w:rPr>
          <w:rtl/>
        </w:rPr>
        <w:t>:</w:t>
      </w:r>
    </w:p>
    <w:p w14:paraId="0CC691ED" w14:textId="023F55D9" w:rsidR="005029C0" w:rsidRDefault="0089324E" w:rsidP="00164685">
      <w:pPr>
        <w:rPr>
          <w:rtl/>
        </w:rPr>
      </w:pPr>
      <w:r w:rsidRPr="009C1970">
        <w:rPr>
          <w:rtl/>
        </w:rPr>
        <w:t>אין מועד בפני ת</w:t>
      </w:r>
      <w:r w:rsidR="005029C0">
        <w:rPr>
          <w:rFonts w:hint="cs"/>
          <w:rtl/>
        </w:rPr>
        <w:t>"</w:t>
      </w:r>
      <w:r w:rsidRPr="009C1970">
        <w:rPr>
          <w:rtl/>
        </w:rPr>
        <w:t>ח, כ</w:t>
      </w:r>
      <w:r w:rsidR="005029C0">
        <w:rPr>
          <w:rFonts w:hint="cs"/>
          <w:rtl/>
        </w:rPr>
        <w:t>"</w:t>
      </w:r>
      <w:r w:rsidRPr="009C1970">
        <w:rPr>
          <w:rtl/>
        </w:rPr>
        <w:t>ש חנוכה ופורים.</w:t>
      </w:r>
    </w:p>
    <w:p w14:paraId="4E6C0B84" w14:textId="3CBFD0F4" w:rsidR="0089324E" w:rsidRPr="000114E8" w:rsidRDefault="0089324E" w:rsidP="00164685">
      <w:pPr>
        <w:rPr>
          <w:rStyle w:val="affe"/>
          <w:rtl/>
        </w:rPr>
      </w:pPr>
      <w:r w:rsidRPr="00392931">
        <w:rPr>
          <w:rtl/>
        </w:rPr>
        <w:t xml:space="preserve">- </w:t>
      </w:r>
      <w:r w:rsidR="005029C0" w:rsidRPr="007117F5">
        <w:rPr>
          <w:rFonts w:cs="PFT_Frank" w:hint="eastAsia"/>
          <w:b/>
          <w:bCs/>
          <w:szCs w:val="14"/>
          <w:rtl/>
        </w:rPr>
        <w:t>ודוקא</w:t>
      </w:r>
      <w:r w:rsidRPr="00392931">
        <w:rPr>
          <w:rtl/>
        </w:rPr>
        <w:t xml:space="preserve"> </w:t>
      </w:r>
      <w:r w:rsidRPr="00392931">
        <w:rPr>
          <w:rFonts w:hint="eastAsia"/>
          <w:rtl/>
        </w:rPr>
        <w:t>בפניו</w:t>
      </w:r>
      <w:r w:rsidR="005029C0">
        <w:rPr>
          <w:rFonts w:hint="cs"/>
          <w:rtl/>
        </w:rPr>
        <w:t>,</w:t>
      </w:r>
      <w:r w:rsidRPr="006F178A">
        <w:rPr>
          <w:rFonts w:ascii="Fb Fontext" w:hAnsi="Fb Fontext" w:hint="cs"/>
          <w:sz w:val="20"/>
          <w:rtl/>
        </w:rPr>
        <w:t xml:space="preserve"> </w:t>
      </w:r>
      <w:r w:rsidR="005029C0" w:rsidRPr="007117F5">
        <w:rPr>
          <w:rFonts w:ascii="Fb Fontext" w:hAnsi="Fb Fontext" w:cs="PFT_Frank" w:hint="eastAsia"/>
          <w:b/>
          <w:bCs/>
          <w:sz w:val="20"/>
          <w:szCs w:val="14"/>
          <w:rtl/>
        </w:rPr>
        <w:t>או</w:t>
      </w:r>
      <w:r w:rsidR="005029C0">
        <w:rPr>
          <w:rFonts w:ascii="Fb Fontext" w:hAnsi="Fb Fontext" w:hint="cs"/>
          <w:sz w:val="20"/>
          <w:rtl/>
        </w:rPr>
        <w:t xml:space="preserve"> ב</w:t>
      </w:r>
      <w:r w:rsidRPr="006F178A">
        <w:rPr>
          <w:rFonts w:ascii="Fb Fontext" w:hAnsi="Fb Fontext"/>
          <w:sz w:val="20"/>
          <w:rtl/>
        </w:rPr>
        <w:t>יום שמועה</w:t>
      </w:r>
      <w:r w:rsidR="005029C0">
        <w:rPr>
          <w:rFonts w:ascii="Fb Fontext" w:hAnsi="Fb Fontext" w:hint="cs"/>
          <w:sz w:val="20"/>
          <w:rtl/>
        </w:rPr>
        <w:t xml:space="preserve"> </w:t>
      </w:r>
      <w:r>
        <w:rPr>
          <w:rStyle w:val="affc"/>
          <w:rFonts w:hint="eastAsia"/>
          <w:rtl/>
          <w:rPrChange w:id="9060" w:author="מנוע אמוראים" w:date="2026-10-05T16:41:44Z">
            <w:rPr>
              <w:rStyle w:val="affe"/>
              <w:rFonts w:hint="eastAsia"/>
              <w:rtl/>
            </w:rPr>
          </w:rPrChange>
        </w:rPr>
        <w:t xml:space="preserve">כר</w:t>
      </w:r>
      <w:r>
        <w:rPr>
          <w:rStyle w:val="affc"/>
          <w:rtl/>
          <w:rPrChange w:id="9061" w:author="מנוע אמוראים" w:date="2026-10-05T16:41:44Z">
            <w:rPr>
              <w:rStyle w:val="affe"/>
              <w:rtl/>
            </w:rPr>
          </w:rPrChange>
        </w:rPr>
        <w:t xml:space="preserve">"</w:t>
      </w:r>
      <w:r>
        <w:rPr>
          <w:rStyle w:val="affc"/>
          <w:rFonts w:hint="eastAsia"/>
          <w:rtl/>
          <w:rPrChange w:id="9062" w:author="מנוע אמוראים" w:date="2026-10-05T16:41:44Z">
            <w:rPr>
              <w:rStyle w:val="affe"/>
              <w:rFonts w:hint="eastAsia"/>
              <w:rtl/>
            </w:rPr>
          </w:rPrChange>
        </w:rPr>
        <w:t xml:space="preserve">כ</w:t>
      </w:r>
      <w:r w:rsidR="005029C0" w:rsidRPr="000114E8">
        <w:rPr>
          <w:rStyle w:val="affe"/>
          <w:rtl/>
        </w:rPr>
        <w:t xml:space="preserve"> </w:t>
      </w:r>
      <w:r>
        <w:rPr>
          <w:rStyle w:val="affc"/>
          <w:rFonts w:hint="eastAsia"/>
          <w:rtl/>
          <w:rPrChange w:id="9063" w:author="מנוע אמוראים" w:date="2026-10-05T16:41:44Z">
            <w:rPr>
              <w:rStyle w:val="affe"/>
              <w:rFonts w:hint="eastAsia"/>
              <w:rtl/>
            </w:rPr>
          </w:rPrChange>
        </w:rPr>
        <w:t xml:space="preserve">לר</w:t>
      </w:r>
      <w:r>
        <w:rPr>
          <w:rStyle w:val="affc"/>
          <w:rtl/>
          <w:rPrChange w:id="9064" w:author="מנוע אמוראים" w:date="2026-10-05T16:41:44Z">
            <w:rPr>
              <w:rStyle w:val="affe"/>
              <w:rtl/>
            </w:rPr>
          </w:rPrChange>
        </w:rPr>
        <w:t xml:space="preserve">"</w:t>
      </w:r>
      <w:r>
        <w:rPr>
          <w:rStyle w:val="affc"/>
          <w:rFonts w:hint="eastAsia"/>
          <w:rtl/>
          <w:rPrChange w:id="9065" w:author="מנוע אמוראים" w:date="2026-10-05T16:41:44Z">
            <w:rPr>
              <w:rStyle w:val="affe"/>
              <w:rFonts w:hint="eastAsia"/>
              <w:rtl/>
            </w:rPr>
          </w:rPrChange>
        </w:rPr>
        <w:t xml:space="preserve">ז</w:t>
      </w:r>
      <w:r w:rsidR="005029C0" w:rsidRPr="000114E8">
        <w:rPr>
          <w:rStyle w:val="affe"/>
          <w:rtl/>
        </w:rPr>
        <w:t>.</w:t>
      </w:r>
    </w:p>
    <w:p w14:paraId="3EB8F734" w14:textId="2260A3CD" w:rsidR="00E31AD5" w:rsidRDefault="0089324E" w:rsidP="0034652A">
      <w:pPr>
        <w:pStyle w:val="36"/>
        <w:framePr w:wrap="notBeside"/>
        <w:rPr>
          <w:rtl/>
        </w:rPr>
      </w:pPr>
      <w:r w:rsidRPr="0034652A">
        <w:rPr>
          <w:rtl/>
        </w:rPr>
        <w:t>עולא</w:t>
      </w:r>
      <w:r w:rsidR="00E31AD5">
        <w:rPr>
          <w:rtl/>
        </w:rPr>
        <w:t>:</w:t>
      </w:r>
    </w:p>
    <w:p w14:paraId="2202ADC2" w14:textId="04AEBDEE" w:rsidR="0089324E" w:rsidRPr="006F178A" w:rsidRDefault="0089324E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הספד</w:t>
      </w:r>
      <w:r w:rsidRPr="006F178A">
        <w:rPr>
          <w:rFonts w:ascii="Fb Fontext" w:hAnsi="Fb Fontext"/>
          <w:rtl/>
        </w:rPr>
        <w:t xml:space="preserve"> על לב </w:t>
      </w:r>
      <w:r w:rsidR="005029C0">
        <w:rPr>
          <w:rStyle w:val="af4"/>
          <w:rFonts w:hint="cs"/>
          <w:rtl/>
        </w:rPr>
        <w:t>'</w:t>
      </w:r>
      <w:r w:rsidRPr="000114E8">
        <w:rPr>
          <w:rStyle w:val="af4"/>
          <w:rtl/>
        </w:rPr>
        <w:t>על שדים ס</w:t>
      </w:r>
      <w:r w:rsidR="005029C0">
        <w:rPr>
          <w:rStyle w:val="af4"/>
          <w:rFonts w:hint="cs"/>
          <w:rtl/>
        </w:rPr>
        <w:t>ו</w:t>
      </w:r>
      <w:r w:rsidRPr="000114E8">
        <w:rPr>
          <w:rStyle w:val="af4"/>
          <w:rtl/>
        </w:rPr>
        <w:t>פדים</w:t>
      </w:r>
      <w:r w:rsidR="005029C0">
        <w:rPr>
          <w:rStyle w:val="af4"/>
          <w:rFonts w:hint="cs"/>
          <w:rtl/>
        </w:rPr>
        <w:t>'</w:t>
      </w:r>
      <w:r w:rsidRPr="006F178A">
        <w:rPr>
          <w:rFonts w:ascii="Fb Fontext" w:hAnsi="Fb Fontext"/>
          <w:rtl/>
        </w:rPr>
        <w:t xml:space="preserve">, </w:t>
      </w:r>
      <w:r w:rsidRPr="007117F5">
        <w:rPr>
          <w:rFonts w:ascii="Fb Fontext" w:hAnsi="Fb Fontext" w:cs="PFT_Frank"/>
          <w:b/>
          <w:bCs/>
          <w:szCs w:val="14"/>
          <w:rtl/>
        </w:rPr>
        <w:t>טיפוח</w:t>
      </w:r>
      <w:r w:rsidRPr="006F178A">
        <w:rPr>
          <w:rFonts w:ascii="Fb Fontext" w:hAnsi="Fb Fontext"/>
          <w:rtl/>
        </w:rPr>
        <w:t xml:space="preserve"> ביד, </w:t>
      </w:r>
      <w:r w:rsidRPr="007117F5">
        <w:rPr>
          <w:rFonts w:ascii="Fb Fontext" w:hAnsi="Fb Fontext" w:cs="PFT_Frank"/>
          <w:b/>
          <w:bCs/>
          <w:szCs w:val="14"/>
          <w:rtl/>
        </w:rPr>
        <w:t>קילוס</w:t>
      </w:r>
      <w:r w:rsidRPr="006F178A">
        <w:rPr>
          <w:rFonts w:ascii="Fb Fontext" w:hAnsi="Fb Fontext"/>
          <w:rtl/>
        </w:rPr>
        <w:t xml:space="preserve">  ברגל.</w:t>
      </w:r>
    </w:p>
    <w:p w14:paraId="5D8A33B3" w14:textId="7DEC700E" w:rsidR="005D74AE" w:rsidRDefault="005029C0" w:rsidP="00746BBB">
      <w:pPr>
        <w:spacing w:after="60"/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ו</w:t>
      </w:r>
      <w:r w:rsidR="0089324E" w:rsidRPr="007117F5">
        <w:rPr>
          <w:rFonts w:cs="PFT_Frank"/>
          <w:b/>
          <w:bCs/>
          <w:szCs w:val="14"/>
          <w:rtl/>
        </w:rPr>
        <w:t>לא</w:t>
      </w:r>
      <w:r w:rsidR="0089324E" w:rsidRPr="006F178A">
        <w:rPr>
          <w:rtl/>
        </w:rPr>
        <w:t xml:space="preserve"> יקלס בסנדל אלא במנעל</w:t>
      </w:r>
      <w:r w:rsidR="00DD7E26">
        <w:rPr>
          <w:rFonts w:hint="cs"/>
          <w:rtl/>
        </w:rPr>
        <w:t>,</w:t>
      </w:r>
      <w:r w:rsidR="0089324E" w:rsidRPr="006F178A">
        <w:rPr>
          <w:rtl/>
        </w:rPr>
        <w:t xml:space="preserve"> </w:t>
      </w:r>
      <w:r w:rsidR="0089324E" w:rsidRPr="000114E8">
        <w:rPr>
          <w:rStyle w:val="affe"/>
          <w:rtl/>
        </w:rPr>
        <w:t>סכנה.</w:t>
      </w:r>
    </w:p>
    <w:p w14:paraId="2D3CDD26" w14:textId="112B3B11" w:rsidR="00E31AD5" w:rsidRDefault="0089324E" w:rsidP="002720FB">
      <w:pPr>
        <w:pStyle w:val="36"/>
        <w:framePr w:wrap="notBeside"/>
        <w:rPr>
          <w:rtl/>
        </w:rPr>
      </w:pPr>
      <w:r w:rsidRPr="002720FB">
        <w:rPr>
          <w:rFonts w:hint="eastAsia"/>
          <w:rtl/>
        </w:rPr>
        <w:t>רי</w:t>
      </w:r>
      <w:r w:rsidRPr="002720FB">
        <w:rPr>
          <w:rtl/>
        </w:rPr>
        <w:t>"</w:t>
      </w:r>
      <w:r w:rsidRPr="002720FB">
        <w:rPr>
          <w:rFonts w:hint="eastAsia"/>
          <w:rtl/>
        </w:rPr>
        <w:t>ו</w:t>
      </w:r>
      <w:r w:rsidRPr="002720FB">
        <w:rPr>
          <w:rtl/>
        </w:rPr>
        <w:t xml:space="preserve">: </w:t>
      </w:r>
      <w:r w:rsidR="009650C7" w:rsidRPr="002720FB">
        <w:rPr>
          <w:rFonts w:hint="eastAsia"/>
          <w:rtl/>
        </w:rPr>
        <w:t>א</w:t>
      </w:r>
      <w:r w:rsidR="00E31AD5">
        <w:rPr>
          <w:rFonts w:hint="cs"/>
          <w:rtl/>
        </w:rPr>
        <w:t>.</w:t>
      </w:r>
    </w:p>
    <w:p w14:paraId="022FE4A7" w14:textId="606C13B4" w:rsidR="002720FB" w:rsidRDefault="0089324E" w:rsidP="002720FB">
      <w:pPr>
        <w:rPr>
          <w:rtl/>
        </w:rPr>
      </w:pPr>
      <w:r w:rsidRPr="006F178A">
        <w:rPr>
          <w:rtl/>
        </w:rPr>
        <w:t xml:space="preserve">כיון שניענע ראשו </w:t>
      </w:r>
      <w:r w:rsidR="005029C0"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="005029C0">
        <w:rPr>
          <w:rFonts w:hint="cs"/>
          <w:rtl/>
        </w:rPr>
        <w:t>לא ישבו</w:t>
      </w:r>
      <w:r w:rsidRPr="006F178A">
        <w:rPr>
          <w:rtl/>
        </w:rPr>
        <w:t xml:space="preserve"> מנחמי</w:t>
      </w:r>
      <w:r w:rsidR="005029C0">
        <w:rPr>
          <w:rFonts w:hint="cs"/>
          <w:rtl/>
        </w:rPr>
        <w:t>ם</w:t>
      </w:r>
      <w:r w:rsidRPr="006F178A">
        <w:rPr>
          <w:rtl/>
        </w:rPr>
        <w:t xml:space="preserve"> אצלו.</w:t>
      </w:r>
    </w:p>
    <w:p w14:paraId="7B7E1FD1" w14:textId="1DF189B0" w:rsidR="00E31AD5" w:rsidRDefault="009650C7" w:rsidP="002720FB">
      <w:pPr>
        <w:pStyle w:val="36"/>
        <w:framePr w:wrap="notBeside"/>
        <w:rPr>
          <w:rtl/>
        </w:rPr>
      </w:pPr>
      <w:r w:rsidRPr="002720FB">
        <w:rPr>
          <w:rFonts w:hint="eastAsia"/>
          <w:rtl/>
        </w:rPr>
        <w:t>ב</w:t>
      </w:r>
      <w:r w:rsidR="00E31AD5">
        <w:rPr>
          <w:rFonts w:hint="cs"/>
          <w:rtl/>
        </w:rPr>
        <w:t>.</w:t>
      </w:r>
    </w:p>
    <w:p w14:paraId="53BC2AA5" w14:textId="6D65F53D" w:rsidR="0089324E" w:rsidRPr="006F178A" w:rsidRDefault="0089324E" w:rsidP="002720FB">
      <w:pPr>
        <w:rPr>
          <w:rtl/>
        </w:rPr>
      </w:pPr>
      <w:r w:rsidRPr="006F178A">
        <w:rPr>
          <w:rtl/>
        </w:rPr>
        <w:t xml:space="preserve">הכל </w:t>
      </w:r>
      <w:r w:rsidR="009650C7">
        <w:rPr>
          <w:rFonts w:hint="cs"/>
          <w:rtl/>
        </w:rPr>
        <w:t>עומדין</w:t>
      </w:r>
      <w:r w:rsidRPr="006F178A">
        <w:rPr>
          <w:rtl/>
        </w:rPr>
        <w:t xml:space="preserve"> מפני נשיא, חוץ מאבל וחולה.</w:t>
      </w:r>
    </w:p>
    <w:p w14:paraId="4C8DB369" w14:textId="519C6429" w:rsidR="00E31AD5" w:rsidRDefault="009650C7" w:rsidP="002720FB">
      <w:pPr>
        <w:pStyle w:val="36"/>
        <w:framePr w:wrap="notBeside"/>
        <w:rPr>
          <w:rtl/>
        </w:rPr>
      </w:pPr>
      <w:r w:rsidRPr="002720FB">
        <w:rPr>
          <w:rFonts w:hint="eastAsia"/>
          <w:rtl/>
        </w:rPr>
        <w:t>ג</w:t>
      </w:r>
      <w:r w:rsidR="00E31AD5">
        <w:rPr>
          <w:rFonts w:hint="cs"/>
          <w:rtl/>
        </w:rPr>
        <w:t>.</w:t>
      </w:r>
    </w:p>
    <w:p w14:paraId="74BCCC56" w14:textId="6EB5B92C" w:rsidR="0089324E" w:rsidRPr="006F178A" w:rsidRDefault="0089324E" w:rsidP="002720FB">
      <w:pPr>
        <w:rPr>
          <w:rtl/>
        </w:rPr>
      </w:pPr>
      <w:r w:rsidRPr="006F178A">
        <w:rPr>
          <w:rtl/>
        </w:rPr>
        <w:t>לכל אומר</w:t>
      </w:r>
      <w:r w:rsidR="00410B30">
        <w:rPr>
          <w:rFonts w:hint="cs"/>
          <w:rtl/>
        </w:rPr>
        <w:t xml:space="preserve"> </w:t>
      </w:r>
      <w:r w:rsidR="00410B30" w:rsidRPr="000114E8">
        <w:rPr>
          <w:rStyle w:val="affe"/>
          <w:rFonts w:hint="eastAsia"/>
          <w:rtl/>
        </w:rPr>
        <w:t>הנשיא</w:t>
      </w:r>
      <w:r w:rsidRPr="006F178A">
        <w:rPr>
          <w:rtl/>
        </w:rPr>
        <w:t xml:space="preserve"> שבו</w:t>
      </w:r>
      <w:r w:rsidR="00410B30">
        <w:rPr>
          <w:rFonts w:hint="cs"/>
          <w:rtl/>
        </w:rPr>
        <w:t>,</w:t>
      </w:r>
      <w:r w:rsidRPr="006F178A">
        <w:rPr>
          <w:rtl/>
        </w:rPr>
        <w:t xml:space="preserve"> חוץ מאבל וחולה.</w:t>
      </w:r>
    </w:p>
    <w:p w14:paraId="06D7CBF9" w14:textId="6A44B23D" w:rsidR="00E31AD5" w:rsidRDefault="0089324E" w:rsidP="002720FB">
      <w:pPr>
        <w:pStyle w:val="36"/>
        <w:framePr w:wrap="notBeside"/>
        <w:rPr>
          <w:rtl/>
        </w:rPr>
      </w:pPr>
      <w:r w:rsidRPr="002720FB">
        <w:rPr>
          <w:rFonts w:hint="eastAsia"/>
          <w:rtl/>
        </w:rPr>
        <w:t>ר</w:t>
      </w:r>
      <w:r w:rsidR="009650C7" w:rsidRPr="002720FB">
        <w:rPr>
          <w:rFonts w:hint="eastAsia"/>
          <w:rtl/>
        </w:rPr>
        <w:t>ב</w:t>
      </w:r>
      <w:r w:rsidRPr="002720FB">
        <w:rPr>
          <w:rtl/>
        </w:rPr>
        <w:t xml:space="preserve">: </w:t>
      </w:r>
      <w:r w:rsidR="009650C7" w:rsidRPr="002720FB">
        <w:rPr>
          <w:rFonts w:hint="eastAsia"/>
          <w:rtl/>
        </w:rPr>
        <w:t>א</w:t>
      </w:r>
      <w:r w:rsidR="00E31AD5">
        <w:rPr>
          <w:rtl/>
        </w:rPr>
        <w:t>.</w:t>
      </w:r>
    </w:p>
    <w:p w14:paraId="09F7FBA0" w14:textId="7B8A61D3" w:rsidR="0089324E" w:rsidRPr="006F178A" w:rsidRDefault="0089324E" w:rsidP="00D54BA1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 xml:space="preserve">אבל יום </w:t>
      </w:r>
      <w:r w:rsidR="009650C7" w:rsidRPr="007117F5">
        <w:rPr>
          <w:rFonts w:cs="PFT_Frank" w:hint="eastAsia"/>
          <w:b/>
          <w:bCs/>
          <w:szCs w:val="14"/>
          <w:rtl/>
        </w:rPr>
        <w:t>א</w:t>
      </w:r>
      <w:r w:rsidR="009650C7" w:rsidRPr="007117F5">
        <w:rPr>
          <w:rFonts w:cs="PFT_Frank"/>
          <w:b/>
          <w:bCs/>
          <w:szCs w:val="14"/>
          <w:rtl/>
        </w:rPr>
        <w:t>'</w:t>
      </w:r>
      <w:r w:rsidR="009650C7" w:rsidRPr="006F178A">
        <w:rPr>
          <w:rtl/>
        </w:rPr>
        <w:t xml:space="preserve"> </w:t>
      </w:r>
      <w:r w:rsidRPr="006F178A">
        <w:rPr>
          <w:rtl/>
        </w:rPr>
        <w:t xml:space="preserve">- אסור לאכול משלו, </w:t>
      </w:r>
      <w:r w:rsidR="009650C7">
        <w:rPr>
          <w:rStyle w:val="affc"/>
          <w:rFonts w:hint="cs"/>
          <w:rtl/>
        </w:rPr>
        <w:t>'</w:t>
      </w:r>
      <w:r w:rsidRPr="000114E8">
        <w:rPr>
          <w:rStyle w:val="af4"/>
          <w:rtl/>
        </w:rPr>
        <w:t>לחם אנשים לא תאכל</w:t>
      </w:r>
      <w:r w:rsidR="009650C7">
        <w:rPr>
          <w:rFonts w:hint="cs"/>
          <w:rtl/>
        </w:rPr>
        <w:t>'</w:t>
      </w:r>
      <w:r w:rsidRPr="006F178A">
        <w:rPr>
          <w:rtl/>
        </w:rPr>
        <w:t>.</w:t>
      </w:r>
    </w:p>
    <w:p w14:paraId="097CF0AF" w14:textId="5748178C" w:rsidR="0089324E" w:rsidRPr="006F178A" w:rsidRDefault="0089324E" w:rsidP="002720FB">
      <w:pPr>
        <w:pStyle w:val="affd"/>
        <w:rPr>
          <w:rtl/>
        </w:rPr>
      </w:pPr>
      <w:r w:rsidRPr="00D54BA1">
        <w:rPr>
          <w:rFonts w:cs="PFT_Frank"/>
          <w:b/>
          <w:bCs/>
          <w:szCs w:val="10"/>
          <w:rtl/>
        </w:rPr>
        <w:lastRenderedPageBreak/>
        <w:t>רבה ורב יוסף</w:t>
      </w:r>
      <w:r w:rsidRPr="006F178A">
        <w:rPr>
          <w:rtl/>
        </w:rPr>
        <w:t xml:space="preserve"> מחלפי סעודתייהו.</w:t>
      </w:r>
    </w:p>
    <w:p w14:paraId="06FDDF78" w14:textId="30871B14" w:rsidR="00E31AD5" w:rsidRDefault="009650C7" w:rsidP="002720FB">
      <w:pPr>
        <w:pStyle w:val="36"/>
        <w:framePr w:wrap="notBeside"/>
        <w:rPr>
          <w:rtl/>
        </w:rPr>
      </w:pPr>
      <w:r w:rsidRPr="002720FB">
        <w:rPr>
          <w:rFonts w:hint="cs"/>
          <w:rtl/>
        </w:rPr>
        <w:t xml:space="preserve">  </w:t>
      </w:r>
      <w:r w:rsidRPr="002720FB">
        <w:rPr>
          <w:rFonts w:hint="eastAsia"/>
          <w:rtl/>
        </w:rPr>
        <w:t>ב</w:t>
      </w:r>
      <w:r w:rsidR="00E31AD5">
        <w:rPr>
          <w:rtl/>
        </w:rPr>
        <w:t>.</w:t>
      </w:r>
    </w:p>
    <w:p w14:paraId="192A2EF6" w14:textId="48BC9DC8" w:rsidR="0089324E" w:rsidRPr="006F178A" w:rsidRDefault="0089324E" w:rsidP="002720FB">
      <w:pPr>
        <w:rPr>
          <w:rtl/>
        </w:rPr>
      </w:pPr>
      <w:r w:rsidRPr="006F178A">
        <w:rPr>
          <w:rtl/>
        </w:rPr>
        <w:t>מת בעיר - אסורין במלאכה.</w:t>
      </w:r>
    </w:p>
    <w:p w14:paraId="6F9130F0" w14:textId="77777777" w:rsidR="00E31AD5" w:rsidRDefault="0089324E" w:rsidP="002720FB">
      <w:pPr>
        <w:pStyle w:val="36"/>
        <w:framePr w:wrap="notBeside"/>
        <w:rPr>
          <w:rtl/>
        </w:rPr>
      </w:pPr>
      <w:r w:rsidRPr="002720FB">
        <w:rPr>
          <w:rtl/>
        </w:rPr>
        <w:t>רב המנונא</w:t>
      </w:r>
      <w:r w:rsidR="00E31AD5">
        <w:rPr>
          <w:rtl/>
        </w:rPr>
        <w:t>:</w:t>
      </w:r>
    </w:p>
    <w:p w14:paraId="02584E7D" w14:textId="591757D3" w:rsidR="0089324E" w:rsidRPr="002720FB" w:rsidRDefault="009650C7" w:rsidP="002720FB">
      <w:pPr>
        <w:rPr>
          <w:rtl/>
        </w:rPr>
      </w:pPr>
      <w:r w:rsidRPr="002720FB">
        <w:rPr>
          <w:rFonts w:hint="cs"/>
          <w:rtl/>
        </w:rPr>
        <w:t>נידה על זה, וכש</w:t>
      </w:r>
      <w:r w:rsidR="0089324E" w:rsidRPr="002720FB">
        <w:rPr>
          <w:rFonts w:hint="cs"/>
          <w:rtl/>
        </w:rPr>
        <w:t>אמרו לו ש</w:t>
      </w:r>
      <w:r w:rsidRPr="002720FB">
        <w:rPr>
          <w:rFonts w:hint="cs"/>
          <w:rtl/>
        </w:rPr>
        <w:t xml:space="preserve">כל </w:t>
      </w:r>
      <w:r w:rsidR="0089324E" w:rsidRPr="002720FB">
        <w:rPr>
          <w:rFonts w:hint="cs"/>
          <w:rtl/>
        </w:rPr>
        <w:t>חבור</w:t>
      </w:r>
      <w:r w:rsidRPr="002720FB">
        <w:rPr>
          <w:rFonts w:hint="cs"/>
          <w:rtl/>
        </w:rPr>
        <w:t>ה קוברת לעצמה</w:t>
      </w:r>
      <w:r w:rsidR="0089324E" w:rsidRPr="002720FB">
        <w:rPr>
          <w:rFonts w:hint="cs"/>
          <w:rtl/>
        </w:rPr>
        <w:t xml:space="preserve"> </w:t>
      </w:r>
      <w:r w:rsidRPr="002720FB">
        <w:rPr>
          <w:rFonts w:hint="cs"/>
          <w:rtl/>
        </w:rPr>
        <w:t xml:space="preserve">- </w:t>
      </w:r>
      <w:r w:rsidR="0089324E" w:rsidRPr="002720FB">
        <w:rPr>
          <w:rFonts w:hint="cs"/>
          <w:rtl/>
        </w:rPr>
        <w:t>התירם</w:t>
      </w:r>
      <w:r w:rsidR="0089324E" w:rsidRPr="002720FB">
        <w:rPr>
          <w:rtl/>
        </w:rPr>
        <w:t>.</w:t>
      </w:r>
    </w:p>
    <w:p w14:paraId="10C7D0F4" w14:textId="15228308" w:rsidR="0089324E" w:rsidRPr="006F178A" w:rsidRDefault="00790E10" w:rsidP="00BB2BE7">
      <w:pPr>
        <w:pStyle w:val="afff1"/>
        <w:rPr>
          <w:del w:id="90016" w:author="מנוע עיצוב" w:date="2026-10-08T11:01:28Z"/>
          <w:rtl/>
        </w:rPr>
      </w:pPr>
      <w:del w:id="90015" w:author="מנוע עיצוב" w:date="2026-10-08T11:01:28Z">
        <w:r>
          <w:rPr>
            <w:rFonts w:ascii="MS Mincho" w:hAnsi="MS Mincho" w:hint="cs"/>
            <w:rtl/>
          </w:rPr>
          <w:delText xml:space="preserve">****</w:delText>
        </w:r>
      </w:del>
    </w:p>
    <w:p w14:paraId="2FA70C81" w14:textId="02486C07" w:rsidR="00CA080B" w:rsidRPr="006F178A" w:rsidRDefault="00CA080B" w:rsidP="00D54BA1">
      <w:pPr>
        <w:pStyle w:val="afffff2"/>
        <w:rPr>
          <w:rtl/>
        </w:rPr>
      </w:pPr>
      <w:r>
        <w:rPr>
          <w:rStyle w:val="affc"/>
          <w:rFonts w:hint="cs"/>
          <w:rtl/>
        </w:rPr>
        <w:t xml:space="preserve">      </w:t>
      </w:r>
      <w:r w:rsidRPr="00CB5BF9">
        <w:rPr>
          <w:rStyle w:val="affc"/>
          <w:rFonts w:hint="cs"/>
          <w:rtl/>
        </w:rPr>
        <w:t xml:space="preserve">ג. </w:t>
      </w:r>
      <w:r w:rsidRPr="006F178A">
        <w:rPr>
          <w:rtl/>
        </w:rPr>
        <w:t xml:space="preserve">המתקשה על מתו </w:t>
      </w:r>
      <w:r w:rsidR="00A573DF">
        <w:rPr>
          <w:rFonts w:hint="cs"/>
          <w:rtl/>
        </w:rPr>
        <w:t>ביותר</w:t>
      </w:r>
      <w:r w:rsidRPr="006F178A">
        <w:rPr>
          <w:rtl/>
        </w:rPr>
        <w:t xml:space="preserve"> - בוכה על מת אחר</w:t>
      </w:r>
    </w:p>
    <w:p w14:paraId="36977F2A" w14:textId="5FCAB4C1" w:rsidR="00CA080B" w:rsidRDefault="00A573DF" w:rsidP="00164685">
      <w:pPr>
        <w:pStyle w:val="affd"/>
        <w:rPr>
          <w:spacing w:val="-6"/>
          <w:rtl/>
        </w:rPr>
      </w:pPr>
      <w:r w:rsidRPr="00D54BA1">
        <w:rPr>
          <w:rFonts w:cs="PFT_Frank" w:hint="cs"/>
          <w:b/>
          <w:bCs/>
          <w:szCs w:val="10"/>
          <w:rtl/>
        </w:rPr>
        <w:t xml:space="preserve">- </w:t>
      </w:r>
      <w:r w:rsidR="00CA080B" w:rsidRPr="00D54BA1">
        <w:rPr>
          <w:rFonts w:cs="PFT_Frank" w:hint="cs"/>
          <w:b/>
          <w:bCs/>
          <w:szCs w:val="10"/>
          <w:rtl/>
        </w:rPr>
        <w:t>כ</w:t>
      </w:r>
      <w:r w:rsidR="00CA080B" w:rsidRPr="00D54BA1">
        <w:rPr>
          <w:rFonts w:cs="PFT_Frank" w:hint="eastAsia"/>
          <w:b/>
          <w:bCs/>
          <w:szCs w:val="10"/>
          <w:rtl/>
        </w:rPr>
        <w:t>אשה</w:t>
      </w:r>
      <w:r w:rsidR="00CA080B" w:rsidRPr="00D54BA1">
        <w:rPr>
          <w:rFonts w:cs="PFT_Frank"/>
          <w:b/>
          <w:bCs/>
          <w:szCs w:val="10"/>
          <w:rtl/>
        </w:rPr>
        <w:t xml:space="preserve"> </w:t>
      </w:r>
      <w:r w:rsidR="00CA080B" w:rsidRPr="00D54BA1">
        <w:rPr>
          <w:rFonts w:cs="PFT_Frank" w:hint="cs"/>
          <w:b/>
          <w:bCs/>
          <w:szCs w:val="10"/>
          <w:rtl/>
        </w:rPr>
        <w:t>שמת בנה</w:t>
      </w:r>
      <w:r w:rsidR="00CA080B" w:rsidRPr="00C44ACC">
        <w:rPr>
          <w:rtl/>
        </w:rPr>
        <w:t xml:space="preserve"> </w:t>
      </w:r>
      <w:r w:rsidR="00CA080B">
        <w:rPr>
          <w:rFonts w:hint="cs"/>
          <w:rtl/>
        </w:rPr>
        <w:t>ובכתה</w:t>
      </w:r>
      <w:r w:rsidR="00CA080B" w:rsidRPr="00C44ACC">
        <w:rPr>
          <w:rtl/>
        </w:rPr>
        <w:t xml:space="preserve"> </w:t>
      </w:r>
      <w:r w:rsidR="00CA080B" w:rsidRPr="00C44ACC">
        <w:rPr>
          <w:rFonts w:hint="eastAsia"/>
          <w:rtl/>
        </w:rPr>
        <w:t>ביותר</w:t>
      </w:r>
      <w:r w:rsidR="00CA080B">
        <w:rPr>
          <w:rFonts w:hint="cs"/>
          <w:rtl/>
        </w:rPr>
        <w:t>,</w:t>
      </w:r>
      <w:r w:rsidR="00CA080B">
        <w:rPr>
          <w:rFonts w:hint="cs"/>
          <w:spacing w:val="-6"/>
          <w:rtl/>
        </w:rPr>
        <w:t xml:space="preserve"> </w:t>
      </w:r>
      <w:r w:rsidR="00CA080B" w:rsidRPr="00D54BA1">
        <w:rPr>
          <w:rFonts w:cs="PFT_Frank" w:hint="cs"/>
          <w:b/>
          <w:bCs/>
          <w:spacing w:val="-6"/>
          <w:szCs w:val="10"/>
          <w:rtl/>
        </w:rPr>
        <w:t>א"ל</w:t>
      </w:r>
      <w:r w:rsidR="00CA080B" w:rsidRPr="00D54BA1">
        <w:rPr>
          <w:rFonts w:cs="PFT_Frank"/>
          <w:b/>
          <w:bCs/>
          <w:spacing w:val="-6"/>
          <w:szCs w:val="10"/>
          <w:rtl/>
        </w:rPr>
        <w:t xml:space="preserve"> </w:t>
      </w:r>
      <w:r>
        <w:rPr>
          <w:rStyle w:val="affc"/>
          <w:rFonts w:cs="PFT_Frank" w:hint="eastAsia"/>
          <w:b/>
          <w:bCs/>
          <w:spacing w:val="-6"/>
          <w:szCs w:val="10"/>
          <w:rtl/>
          <w:rPrChange w:id="9066" w:author="מנוע אמוראים" w:date="2026-10-05T16:41:44Z">
            <w:rPr>
              <w:rFonts w:cs="PFT_Frank" w:hint="eastAsia"/>
              <w:b/>
              <w:bCs/>
              <w:spacing w:val="-6"/>
              <w:szCs w:val="10"/>
              <w:rtl/>
            </w:rPr>
          </w:rPrChange>
        </w:rPr>
        <w:t xml:space="preserve">ר</w:t>
      </w:r>
      <w:r>
        <w:rPr>
          <w:rStyle w:val="affc"/>
          <w:rFonts w:cs="PFT_Frank"/>
          <w:b/>
          <w:bCs/>
          <w:spacing w:val="-6"/>
          <w:szCs w:val="10"/>
          <w:rtl/>
          <w:rPrChange w:id="9067" w:author="מנוע אמוראים" w:date="2026-10-05T16:41:44Z">
            <w:rPr>
              <w:rFonts w:cs="PFT_Frank"/>
              <w:b/>
              <w:bCs/>
              <w:spacing w:val="-6"/>
              <w:szCs w:val="10"/>
              <w:rtl/>
            </w:rPr>
          </w:rPrChange>
        </w:rPr>
        <w:t xml:space="preserve">"</w:t>
      </w:r>
      <w:r>
        <w:rPr>
          <w:rStyle w:val="affc"/>
          <w:rFonts w:cs="PFT_Frank" w:hint="eastAsia"/>
          <w:b/>
          <w:bCs/>
          <w:spacing w:val="-6"/>
          <w:szCs w:val="10"/>
          <w:rtl/>
          <w:rPrChange w:id="9068" w:author="מנוע אמוראים" w:date="2026-10-05T16:41:44Z">
            <w:rPr>
              <w:rFonts w:cs="PFT_Frank" w:hint="eastAsia"/>
              <w:b/>
              <w:bCs/>
              <w:spacing w:val="-6"/>
              <w:szCs w:val="10"/>
              <w:rtl/>
            </w:rPr>
          </w:rPrChange>
        </w:rPr>
        <w:t xml:space="preserve">ה</w:t>
      </w:r>
      <w:r w:rsidR="00CA080B" w:rsidRPr="00C44ACC">
        <w:rPr>
          <w:spacing w:val="-6"/>
          <w:rtl/>
        </w:rPr>
        <w:t xml:space="preserve"> שלא תנהג כן</w:t>
      </w:r>
      <w:r w:rsidR="00CA080B">
        <w:rPr>
          <w:rFonts w:hint="cs"/>
          <w:spacing w:val="-6"/>
          <w:rtl/>
        </w:rPr>
        <w:t>, ואם לא תכין לשני תכריכים,</w:t>
      </w:r>
    </w:p>
    <w:p w14:paraId="6CF640FA" w14:textId="77777777" w:rsidR="00CA080B" w:rsidRPr="00BB2BE7" w:rsidRDefault="00CA080B" w:rsidP="00FB0060">
      <w:pPr>
        <w:pStyle w:val="affd"/>
        <w:spacing w:after="60"/>
        <w:rPr>
          <w:spacing w:val="-4"/>
          <w:rtl/>
        </w:rPr>
      </w:pPr>
      <w:r w:rsidRPr="00D54BA1">
        <w:rPr>
          <w:rFonts w:cs="PFT_Frank"/>
          <w:b/>
          <w:bCs/>
          <w:spacing w:val="-4"/>
          <w:szCs w:val="10"/>
          <w:rtl/>
        </w:rPr>
        <w:t>ולא</w:t>
      </w:r>
      <w:r w:rsidRPr="00BB2BE7">
        <w:rPr>
          <w:spacing w:val="-4"/>
          <w:rtl/>
        </w:rPr>
        <w:t xml:space="preserve"> </w:t>
      </w:r>
      <w:r w:rsidRPr="00BB2BE7">
        <w:rPr>
          <w:rFonts w:hint="cs"/>
          <w:spacing w:val="-4"/>
          <w:rtl/>
        </w:rPr>
        <w:t>שמעה,</w:t>
      </w:r>
      <w:r w:rsidRPr="00BB2BE7">
        <w:rPr>
          <w:spacing w:val="-4"/>
          <w:rtl/>
        </w:rPr>
        <w:t xml:space="preserve"> </w:t>
      </w:r>
      <w:r w:rsidRPr="00BB2BE7">
        <w:rPr>
          <w:rFonts w:hint="cs"/>
          <w:spacing w:val="-4"/>
          <w:rtl/>
        </w:rPr>
        <w:t xml:space="preserve">עד שמתו שבעת בניה, </w:t>
      </w:r>
      <w:r w:rsidRPr="00D54BA1">
        <w:rPr>
          <w:rFonts w:cs="PFT_Frank" w:hint="cs"/>
          <w:b/>
          <w:bCs/>
          <w:spacing w:val="-4"/>
          <w:szCs w:val="10"/>
          <w:rtl/>
        </w:rPr>
        <w:t>והמשיכה</w:t>
      </w:r>
      <w:r w:rsidRPr="00BB2BE7">
        <w:rPr>
          <w:rFonts w:hint="cs"/>
          <w:spacing w:val="-4"/>
          <w:rtl/>
        </w:rPr>
        <w:t xml:space="preserve"> לבכות והזהירה שתכין לעצמה, ומתה.</w:t>
      </w:r>
    </w:p>
    <w:p w14:paraId="2E8DF479" w14:textId="77777777" w:rsidR="00E31AD5" w:rsidRDefault="00CA080B" w:rsidP="00FB0060">
      <w:pPr>
        <w:pStyle w:val="36"/>
        <w:framePr w:wrap="notBeside"/>
        <w:rPr>
          <w:rtl/>
        </w:rPr>
      </w:pPr>
      <w:r w:rsidRPr="00FB0060">
        <w:rPr>
          <w:rtl/>
        </w:rPr>
        <w:t>•</w:t>
      </w:r>
      <w:r w:rsidR="00E31AD5">
        <w:rPr>
          <w:rtl/>
        </w:rPr>
        <w:t>:</w:t>
      </w:r>
    </w:p>
    <w:p w14:paraId="3E27A50A" w14:textId="64410C9E" w:rsidR="00CA080B" w:rsidRPr="006F178A" w:rsidRDefault="00CA080B" w:rsidP="00164685">
      <w:pPr>
        <w:rPr>
          <w:rtl/>
        </w:rPr>
      </w:pP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אל תבכו למת ואל תנ</w:t>
      </w:r>
      <w:r>
        <w:rPr>
          <w:rStyle w:val="af4"/>
          <w:rFonts w:hint="cs"/>
          <w:rtl/>
        </w:rPr>
        <w:t>ו</w:t>
      </w:r>
      <w:r w:rsidRPr="00A824E4">
        <w:rPr>
          <w:rStyle w:val="af4"/>
          <w:rtl/>
        </w:rPr>
        <w:t>דו לו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 xml:space="preserve"> </w:t>
      </w:r>
      <w:r w:rsidRPr="006F178A">
        <w:rPr>
          <w:rFonts w:ascii="Fb Fontext" w:hAnsi="Fb Fontext"/>
          <w:rtl/>
        </w:rPr>
        <w:t xml:space="preserve">- יותר </w:t>
      </w:r>
      <w:r>
        <w:rPr>
          <w:rFonts w:ascii="Fb Fontext" w:hAnsi="Fb Fontext" w:hint="cs"/>
          <w:rtl/>
        </w:rPr>
        <w:t>מדי</w:t>
      </w:r>
      <w:r>
        <w:rPr>
          <w:rFonts w:hint="cs"/>
          <w:rtl/>
        </w:rPr>
        <w:t xml:space="preserve">, </w:t>
      </w:r>
      <w:r w:rsidRPr="00CB5BF9">
        <w:rPr>
          <w:rStyle w:val="affe"/>
          <w:rFonts w:hint="cs"/>
          <w:rtl/>
        </w:rPr>
        <w:t>שאינכם רחמנים ממני</w:t>
      </w:r>
      <w:r>
        <w:rPr>
          <w:rStyle w:val="affe"/>
          <w:rFonts w:hint="cs"/>
          <w:rtl/>
        </w:rPr>
        <w:t>,</w:t>
      </w:r>
    </w:p>
    <w:p w14:paraId="11F351F8" w14:textId="77777777" w:rsidR="00CA080B" w:rsidRPr="00DB6D72" w:rsidRDefault="00CA080B" w:rsidP="00FB0060">
      <w:pPr>
        <w:pStyle w:val="affd"/>
        <w:rPr>
          <w:rtl/>
        </w:rPr>
      </w:pPr>
      <w:r w:rsidRPr="00D54BA1">
        <w:rPr>
          <w:rFonts w:cs="PFT_Frank" w:hint="cs"/>
          <w:b/>
          <w:bCs/>
          <w:szCs w:val="10"/>
          <w:rtl/>
        </w:rPr>
        <w:t xml:space="preserve">אלא: </w:t>
      </w:r>
      <w:r w:rsidRPr="00D54BA1">
        <w:rPr>
          <w:rFonts w:cs="PFT_Frank"/>
          <w:b/>
          <w:bCs/>
          <w:szCs w:val="10"/>
          <w:rtl/>
        </w:rPr>
        <w:t>שלשה ימים</w:t>
      </w:r>
      <w:r w:rsidRPr="00DB6D72">
        <w:rPr>
          <w:rtl/>
        </w:rPr>
        <w:t xml:space="preserve"> - לבכי, </w:t>
      </w:r>
      <w:r w:rsidRPr="00D54BA1">
        <w:rPr>
          <w:rFonts w:cs="PFT_Frank"/>
          <w:b/>
          <w:bCs/>
          <w:szCs w:val="10"/>
          <w:rtl/>
        </w:rPr>
        <w:t>שבעה</w:t>
      </w:r>
      <w:r w:rsidRPr="00DB6D72">
        <w:rPr>
          <w:rtl/>
        </w:rPr>
        <w:t xml:space="preserve"> - להספד, </w:t>
      </w:r>
      <w:r w:rsidRPr="00D54BA1">
        <w:rPr>
          <w:rFonts w:cs="PFT_Frank"/>
          <w:b/>
          <w:bCs/>
          <w:szCs w:val="10"/>
          <w:rtl/>
        </w:rPr>
        <w:t>של</w:t>
      </w:r>
      <w:r w:rsidRPr="00D54BA1">
        <w:rPr>
          <w:rFonts w:cs="PFT_Frank" w:hint="cs"/>
          <w:b/>
          <w:bCs/>
          <w:szCs w:val="10"/>
          <w:rtl/>
        </w:rPr>
        <w:t>ו</w:t>
      </w:r>
      <w:r w:rsidRPr="00D54BA1">
        <w:rPr>
          <w:rFonts w:cs="PFT_Frank"/>
          <w:b/>
          <w:bCs/>
          <w:szCs w:val="10"/>
          <w:rtl/>
        </w:rPr>
        <w:t>שים</w:t>
      </w:r>
      <w:r w:rsidRPr="00DB6D72">
        <w:rPr>
          <w:rtl/>
        </w:rPr>
        <w:t xml:space="preserve"> - לגיהוץ ותספורת.</w:t>
      </w:r>
    </w:p>
    <w:p w14:paraId="3E9C48B2" w14:textId="1F2656F1" w:rsidR="00CA080B" w:rsidRDefault="00CA080B" w:rsidP="00164685">
      <w:pPr>
        <w:rPr>
          <w:rtl/>
        </w:rPr>
      </w:pP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בכו בכו לה</w:t>
      </w:r>
      <w:r>
        <w:rPr>
          <w:rStyle w:val="af4"/>
          <w:rFonts w:hint="cs"/>
          <w:rtl/>
        </w:rPr>
        <w:t>ו</w:t>
      </w:r>
      <w:r w:rsidRPr="00A824E4">
        <w:rPr>
          <w:rStyle w:val="af4"/>
          <w:rtl/>
        </w:rPr>
        <w:t>לך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 xml:space="preserve"> </w:t>
      </w:r>
      <w:r w:rsidRPr="006F178A">
        <w:rPr>
          <w:rFonts w:hint="cs"/>
          <w:rtl/>
        </w:rPr>
        <w:t xml:space="preserve">- </w:t>
      </w:r>
      <w:r w:rsidRPr="006F178A">
        <w:rPr>
          <w:rtl/>
        </w:rPr>
        <w:t>בלא בנים</w:t>
      </w:r>
      <w:r>
        <w:rPr>
          <w:rFonts w:hint="cs"/>
          <w:rtl/>
        </w:rPr>
        <w:t xml:space="preserve">, </w:t>
      </w:r>
      <w:r>
        <w:rPr>
          <w:rStyle w:val="affe"/>
          <w:rFonts w:cs="PFT_Frank" w:hint="cs"/>
          <w:b/>
          <w:bCs/>
          <w:szCs w:val="10"/>
          <w:rtl/>
        </w:rPr>
        <w:t xml:space="preserve">וכן </w:t>
      </w:r>
      <w:r>
        <w:rPr>
          <w:rStyle w:val="affc"/>
          <w:rFonts w:cs="PFT_Frank" w:hint="cs"/>
          <w:b/>
          <w:bCs/>
          <w:szCs w:val="10"/>
          <w:rtl/>
          <w:rPrChange w:id="9069" w:author="מנוע אמוראים" w:date="2026-10-05T16:41:44Z">
            <w:rPr>
              <w:rStyle w:val="affe"/>
              <w:rFonts w:cs="PFT_Frank" w:hint="cs"/>
              <w:b/>
              <w:bCs/>
              <w:szCs w:val="10"/>
              <w:rtl/>
            </w:rPr>
          </w:rPrChange>
        </w:rPr>
        <w:t xml:space="preserve">ריב</w:t>
      </w:r>
      <w:r>
        <w:rPr>
          <w:rStyle w:val="affc"/>
          <w:rFonts w:cs="PFT_Frank"/>
          <w:b/>
          <w:bCs/>
          <w:szCs w:val="10"/>
          <w:rtl/>
          <w:rPrChange w:id="9070" w:author="מנוע אמוראים" w:date="2026-10-05T16:41:44Z">
            <w:rPr>
              <w:rStyle w:val="affe"/>
              <w:rFonts w:cs="PFT_Frank"/>
              <w:b/>
              <w:bCs/>
              <w:szCs w:val="10"/>
              <w:rtl/>
            </w:rPr>
          </w:rPrChange>
        </w:rPr>
        <w:t xml:space="preserve">"</w:t>
      </w:r>
      <w:r>
        <w:rPr>
          <w:rStyle w:val="affc"/>
          <w:rFonts w:cs="PFT_Frank" w:hint="cs"/>
          <w:b/>
          <w:bCs/>
          <w:szCs w:val="10"/>
          <w:rtl/>
          <w:rPrChange w:id="9071" w:author="מנוע אמוראים" w:date="2026-10-05T16:41:44Z">
            <w:rPr>
              <w:rStyle w:val="affe"/>
              <w:rFonts w:cs="PFT_Frank" w:hint="cs"/>
              <w:b/>
              <w:bCs/>
              <w:szCs w:val="10"/>
              <w:rtl/>
            </w:rPr>
          </w:rPrChange>
        </w:rPr>
        <w:t xml:space="preserve">ל</w:t>
      </w:r>
      <w:r w:rsidRPr="00CB5BF9">
        <w:rPr>
          <w:rStyle w:val="affe"/>
          <w:rFonts w:hint="cs"/>
          <w:rtl/>
        </w:rPr>
        <w:t xml:space="preserve">  הלך לנחם רק </w:t>
      </w:r>
      <w:r>
        <w:rPr>
          <w:rStyle w:val="affe"/>
          <w:rFonts w:hint="cs"/>
          <w:rtl/>
        </w:rPr>
        <w:t>לו.</w:t>
      </w:r>
    </w:p>
    <w:p w14:paraId="0C9DB7F3" w14:textId="77777777" w:rsidR="00CA080B" w:rsidRPr="006F178A" w:rsidRDefault="00CA080B" w:rsidP="00164685">
      <w:pPr>
        <w:rPr>
          <w:rtl/>
        </w:rPr>
      </w:pPr>
      <w:r>
        <w:rPr>
          <w:rFonts w:hint="cs"/>
          <w:rtl/>
        </w:rPr>
        <w:t>'</w:t>
      </w:r>
      <w:r w:rsidRPr="00DD3306">
        <w:rPr>
          <w:rStyle w:val="af4"/>
          <w:rtl/>
        </w:rPr>
        <w:t>כי לא ישוב עוד</w:t>
      </w:r>
      <w:r w:rsidRPr="00DD3306">
        <w:rPr>
          <w:rStyle w:val="af4"/>
          <w:rFonts w:hint="cs"/>
          <w:rtl/>
        </w:rPr>
        <w:t>'</w:t>
      </w:r>
      <w:r>
        <w:rPr>
          <w:rStyle w:val="af4"/>
          <w:rFonts w:hint="cs"/>
          <w:rtl/>
        </w:rPr>
        <w:t xml:space="preserve"> - </w:t>
      </w:r>
      <w:r w:rsidRPr="006F178A">
        <w:rPr>
          <w:rFonts w:ascii="Fb Fontext" w:hAnsi="Fb Fontext"/>
          <w:sz w:val="20"/>
          <w:rtl/>
        </w:rPr>
        <w:t>זה שעבר עבירה ושנה</w:t>
      </w:r>
      <w:r>
        <w:rPr>
          <w:rFonts w:ascii="Fb Fontext" w:hAnsi="Fb Fontext" w:hint="cs"/>
          <w:sz w:val="20"/>
          <w:rtl/>
        </w:rPr>
        <w:t>,</w:t>
      </w:r>
      <w:r w:rsidRPr="006F178A">
        <w:rPr>
          <w:rFonts w:ascii="Fb Fontext" w:hAnsi="Fb Fontext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>ש</w:t>
      </w:r>
      <w:r w:rsidRPr="006F178A">
        <w:rPr>
          <w:rFonts w:ascii="Fb Fontext" w:hAnsi="Fb Fontext"/>
          <w:sz w:val="20"/>
          <w:rtl/>
        </w:rPr>
        <w:t>נעשית לו כהיתר.</w:t>
      </w:r>
    </w:p>
    <w:p w14:paraId="6B39DD84" w14:textId="62013410" w:rsidR="00E31AD5" w:rsidRDefault="00CA080B" w:rsidP="00FB0060">
      <w:pPr>
        <w:pStyle w:val="36"/>
        <w:framePr w:wrap="notBeside"/>
        <w:rPr>
          <w:rtl/>
        </w:rPr>
      </w:pPr>
      <w:r w:rsidRPr="00FB0060">
        <w:rPr>
          <w:rtl/>
        </w:rPr>
        <w:t>רבי לוי</w:t>
      </w:r>
      <w:r w:rsidR="00E31AD5">
        <w:rPr>
          <w:rtl/>
        </w:rPr>
        <w:t>:</w:t>
      </w:r>
    </w:p>
    <w:p w14:paraId="19A68C3E" w14:textId="3651626E" w:rsidR="00CA080B" w:rsidRPr="006F178A" w:rsidRDefault="00CA080B" w:rsidP="00164685">
      <w:pPr>
        <w:rPr>
          <w:rtl/>
        </w:rPr>
      </w:pPr>
      <w:r w:rsidRPr="007117F5">
        <w:rPr>
          <w:rFonts w:ascii="Fb Fontext" w:hAnsi="Fb Fontext" w:cs="PFT_Frank" w:hint="cs"/>
          <w:b/>
          <w:bCs/>
          <w:szCs w:val="14"/>
          <w:rtl/>
        </w:rPr>
        <w:t>שלושה</w:t>
      </w:r>
      <w:r w:rsidRPr="006F178A">
        <w:rPr>
          <w:rFonts w:ascii="Fb Fontext" w:hAnsi="Fb Fontext"/>
          <w:rtl/>
        </w:rPr>
        <w:t xml:space="preserve"> - יראה כאילו חרב בין </w:t>
      </w:r>
      <w:r w:rsidRPr="006F178A">
        <w:rPr>
          <w:rFonts w:ascii="Fb Fontext" w:hAnsi="Fb Fontext" w:hint="cs"/>
          <w:rtl/>
        </w:rPr>
        <w:t>כתיפיו</w:t>
      </w:r>
      <w:r w:rsidR="00A573DF">
        <w:rPr>
          <w:rFonts w:hint="cs"/>
          <w:rtl/>
        </w:rPr>
        <w:t xml:space="preserve"> </w:t>
      </w:r>
      <w:r w:rsidR="00A573DF" w:rsidRPr="00113696">
        <w:rPr>
          <w:rStyle w:val="affe"/>
          <w:rFonts w:hint="eastAsia"/>
          <w:rtl/>
        </w:rPr>
        <w:t>וידאג</w:t>
      </w:r>
      <w:r w:rsidR="00A573DF">
        <w:rPr>
          <w:rFonts w:hint="cs"/>
          <w:rtl/>
        </w:rPr>
        <w:t>,</w:t>
      </w:r>
    </w:p>
    <w:p w14:paraId="4B2E7E5B" w14:textId="29E5395E" w:rsidR="0089324E" w:rsidRPr="006F178A" w:rsidRDefault="00CA080B" w:rsidP="00FB0060">
      <w:pPr>
        <w:rPr>
          <w:rtl/>
        </w:rPr>
      </w:pPr>
      <w:r w:rsidRPr="007117F5">
        <w:rPr>
          <w:rFonts w:cs="PFT_Frank" w:hint="cs"/>
          <w:b/>
          <w:bCs/>
          <w:spacing w:val="-2"/>
          <w:szCs w:val="14"/>
          <w:rtl/>
        </w:rPr>
        <w:t>עד</w:t>
      </w:r>
      <w:r w:rsidRPr="007117F5">
        <w:rPr>
          <w:rFonts w:cs="PFT_Frank"/>
          <w:b/>
          <w:bCs/>
          <w:spacing w:val="-2"/>
          <w:szCs w:val="14"/>
          <w:rtl/>
        </w:rPr>
        <w:t xml:space="preserve"> שבעה</w:t>
      </w:r>
      <w:r w:rsidRPr="00C44ACC">
        <w:rPr>
          <w:spacing w:val="-2"/>
          <w:rtl/>
        </w:rPr>
        <w:t xml:space="preserve"> - בקרן זוית, </w:t>
      </w:r>
      <w:r w:rsidRPr="007117F5">
        <w:rPr>
          <w:rFonts w:cs="PFT_Frank"/>
          <w:b/>
          <w:bCs/>
          <w:spacing w:val="-2"/>
          <w:szCs w:val="14"/>
          <w:rtl/>
        </w:rPr>
        <w:t>מכאן</w:t>
      </w:r>
      <w:r w:rsidRPr="00C44ACC">
        <w:rPr>
          <w:spacing w:val="-2"/>
          <w:rtl/>
        </w:rPr>
        <w:t xml:space="preserve"> - כנגדו בשוק</w:t>
      </w:r>
      <w:r w:rsidRPr="00CB5BF9">
        <w:rPr>
          <w:rStyle w:val="affe"/>
          <w:rFonts w:hint="cs"/>
          <w:rtl/>
        </w:rPr>
        <w:t xml:space="preserve"> עד י"ב חודש.</w:t>
      </w:r>
    </w:p>
    <w:p w14:paraId="51B24E23" w14:textId="77777777" w:rsidR="0089324E" w:rsidRPr="006F178A" w:rsidRDefault="0089324E" w:rsidP="00800D78">
      <w:pPr>
        <w:pStyle w:val="afff3"/>
        <w:framePr w:wrap="around"/>
        <w:rPr>
          <w:rFonts w:cs="FontbitDavid"/>
          <w:rtl/>
        </w:rPr>
      </w:pPr>
      <w:r w:rsidRPr="006F178A">
        <w:rPr>
          <w:rFonts w:hint="cs"/>
          <w:rtl/>
        </w:rPr>
        <w:t>כח</w:t>
      </w:r>
      <w:r w:rsidRPr="006F178A">
        <w:rPr>
          <w:rFonts w:cs="FontbitDavid" w:hint="cs"/>
          <w:rtl/>
        </w:rPr>
        <w:t>.</w:t>
      </w:r>
    </w:p>
    <w:p w14:paraId="2A1C9B99" w14:textId="63CDC2E8" w:rsidR="00AD3776" w:rsidRDefault="0089324E" w:rsidP="00164685">
      <w:pPr>
        <w:pStyle w:val="affff1"/>
        <w:rPr>
          <w:rtl/>
        </w:rPr>
      </w:pPr>
      <w:ins w:id="9851" w:author="מספור קטעי משנה" w:date="2026-10-06T06:45:36Z">
        <w:r>
          <w:rPr>
            <w:rStyle w:val="MisparKeta"/>
          </w:rPr>
          <w:t xml:space="preserve">ד. </w:t>
        </w:r>
      </w:ins>
      <w:r w:rsidRPr="006F178A">
        <w:rPr>
          <w:rtl/>
        </w:rPr>
        <w:t>ולא של נשים לעולם מפני הכבוד</w:t>
      </w:r>
      <w:r w:rsidR="00A573DF">
        <w:rPr>
          <w:rFonts w:hint="cs"/>
          <w:rtl/>
        </w:rPr>
        <w:t>.</w:t>
      </w:r>
    </w:p>
    <w:p w14:paraId="1B0AED10" w14:textId="77FC341D" w:rsidR="0089324E" w:rsidRPr="006F178A" w:rsidRDefault="0089324E" w:rsidP="00164685">
      <w:pPr>
        <w:rPr>
          <w:rtl/>
        </w:rPr>
      </w:pPr>
      <w:r w:rsidRPr="00113696">
        <w:rPr>
          <w:rStyle w:val="affc"/>
          <w:rtl/>
        </w:rPr>
        <w:t>נהרדעי</w:t>
      </w:r>
      <w:r w:rsidRPr="006F178A">
        <w:rPr>
          <w:rFonts w:ascii="Fb Fontext" w:hAnsi="Fb Fontext"/>
          <w:rtl/>
        </w:rPr>
        <w:t xml:space="preserve">: </w:t>
      </w:r>
      <w:r w:rsidRPr="00A573DF">
        <w:rPr>
          <w:rFonts w:ascii="Fb Fontext" w:hAnsi="Fb Fontext" w:hint="cs"/>
          <w:rtl/>
        </w:rPr>
        <w:t>דווקא</w:t>
      </w:r>
      <w:r w:rsidRPr="006F178A">
        <w:rPr>
          <w:rFonts w:ascii="Fb Fontext" w:hAnsi="Fb Fontext"/>
          <w:rtl/>
        </w:rPr>
        <w:t xml:space="preserve"> </w:t>
      </w:r>
      <w:r w:rsidRPr="007117F5">
        <w:rPr>
          <w:rFonts w:ascii="Fb Fontext" w:hAnsi="Fb Fontext" w:cs="PFT_Frank" w:hint="eastAsia"/>
          <w:b/>
          <w:bCs/>
          <w:szCs w:val="14"/>
          <w:rtl/>
        </w:rPr>
        <w:t>יולדת</w:t>
      </w:r>
      <w:r w:rsidR="00A573DF">
        <w:rPr>
          <w:rFonts w:ascii="Fb Fontext" w:hAnsi="Fb Fontext" w:hint="cs"/>
          <w:rtl/>
        </w:rPr>
        <w:t>,</w:t>
      </w:r>
      <w:r w:rsidR="00A573DF">
        <w:rPr>
          <w:rStyle w:val="affc"/>
          <w:rtl/>
        </w:rPr>
        <w:tab/>
      </w:r>
      <w:r w:rsidR="00A573DF">
        <w:rPr>
          <w:rStyle w:val="affc"/>
          <w:rFonts w:hint="cs"/>
          <w:rtl/>
        </w:rPr>
        <w:t xml:space="preserve"> </w:t>
      </w:r>
      <w:r w:rsidRPr="00113696">
        <w:rPr>
          <w:rStyle w:val="affc"/>
          <w:rtl/>
        </w:rPr>
        <w:t>ר</w:t>
      </w:r>
      <w:r w:rsidR="00AD3776" w:rsidRPr="00113696">
        <w:rPr>
          <w:rStyle w:val="affc"/>
          <w:rtl/>
        </w:rPr>
        <w:t>"</w:t>
      </w:r>
      <w:r w:rsidRPr="00113696">
        <w:rPr>
          <w:rStyle w:val="affc"/>
          <w:rFonts w:hint="eastAsia"/>
          <w:rtl/>
        </w:rPr>
        <w:t>א</w:t>
      </w:r>
      <w:r w:rsidRPr="006F178A">
        <w:rPr>
          <w:rFonts w:hint="cs"/>
          <w:rtl/>
        </w:rPr>
        <w:t xml:space="preserve">: </w:t>
      </w:r>
      <w:r w:rsidR="00AD3776" w:rsidRPr="007117F5">
        <w:rPr>
          <w:rFonts w:cs="PFT_Frank" w:hint="eastAsia"/>
          <w:b/>
          <w:bCs/>
          <w:szCs w:val="14"/>
          <w:rtl/>
        </w:rPr>
        <w:t>כולם</w:t>
      </w:r>
      <w:r w:rsidR="00AD3776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Pr="002C641B">
        <w:rPr>
          <w:rStyle w:val="af4"/>
          <w:rtl/>
        </w:rPr>
        <w:t>ד</w:t>
      </w:r>
      <w:r w:rsidRPr="002C641B">
        <w:rPr>
          <w:rStyle w:val="af4"/>
          <w:rFonts w:hint="cs"/>
          <w:rtl/>
        </w:rPr>
        <w:t>'</w:t>
      </w:r>
      <w:r w:rsidRPr="002C641B">
        <w:rPr>
          <w:rStyle w:val="af4"/>
          <w:rtl/>
        </w:rPr>
        <w:t>ותמת</w:t>
      </w:r>
      <w:r w:rsidR="00AD3776">
        <w:rPr>
          <w:rStyle w:val="af4"/>
          <w:rFonts w:hint="cs"/>
          <w:rtl/>
        </w:rPr>
        <w:t>..</w:t>
      </w:r>
      <w:r w:rsidRPr="002C641B">
        <w:rPr>
          <w:rStyle w:val="af4"/>
          <w:rtl/>
        </w:rPr>
        <w:t xml:space="preserve"> מרים ותקבר</w:t>
      </w:r>
      <w:r w:rsidR="00AD3776">
        <w:rPr>
          <w:rStyle w:val="af4"/>
          <w:rFonts w:hint="cs"/>
          <w:rtl/>
        </w:rPr>
        <w:t xml:space="preserve"> -</w:t>
      </w:r>
      <w:r w:rsidRPr="002C641B">
        <w:rPr>
          <w:rStyle w:val="af4"/>
          <w:rtl/>
        </w:rPr>
        <w:t xml:space="preserve"> </w:t>
      </w:r>
      <w:r w:rsidRPr="006F178A">
        <w:rPr>
          <w:rtl/>
        </w:rPr>
        <w:t>סמוך.</w:t>
      </w:r>
    </w:p>
    <w:p w14:paraId="0D353883" w14:textId="34612CB1" w:rsidR="0089324E" w:rsidRPr="006F178A" w:rsidRDefault="0089324E" w:rsidP="00164685">
      <w:pPr>
        <w:pStyle w:val="affd"/>
        <w:rPr>
          <w:rtl/>
        </w:rPr>
      </w:pPr>
      <w:r w:rsidRPr="00D54BA1">
        <w:rPr>
          <w:rFonts w:cs="PFT_Frank" w:hint="eastAsia"/>
          <w:b/>
          <w:bCs/>
          <w:szCs w:val="10"/>
          <w:rtl/>
        </w:rPr>
        <w:t>ר</w:t>
      </w:r>
      <w:r w:rsidR="00AD3776" w:rsidRPr="00D54BA1">
        <w:rPr>
          <w:rFonts w:cs="PFT_Frank" w:hint="eastAsia"/>
          <w:b/>
          <w:bCs/>
          <w:szCs w:val="10"/>
          <w:rtl/>
        </w:rPr>
        <w:t>בי</w:t>
      </w:r>
      <w:r w:rsidR="00AD3776" w:rsidRPr="00D54BA1">
        <w:rPr>
          <w:rFonts w:cs="PFT_Frank"/>
          <w:b/>
          <w:bCs/>
          <w:szCs w:val="10"/>
          <w:rtl/>
        </w:rPr>
        <w:t xml:space="preserve"> </w:t>
      </w:r>
      <w:r w:rsidR="00AD3776" w:rsidRPr="00D54BA1">
        <w:rPr>
          <w:rFonts w:cs="PFT_Frank" w:hint="eastAsia"/>
          <w:b/>
          <w:bCs/>
          <w:szCs w:val="10"/>
          <w:rtl/>
        </w:rPr>
        <w:t>אלעזר</w:t>
      </w:r>
      <w:r w:rsidRPr="006F178A">
        <w:rPr>
          <w:rtl/>
        </w:rPr>
        <w:t xml:space="preserve">: אף מרים </w:t>
      </w:r>
      <w:r w:rsidR="00113696">
        <w:rPr>
          <w:rFonts w:hint="cs"/>
          <w:rtl/>
        </w:rPr>
        <w:t xml:space="preserve">במיתת </w:t>
      </w:r>
      <w:r w:rsidRPr="006F178A">
        <w:rPr>
          <w:rtl/>
        </w:rPr>
        <w:t>בנשיקה</w:t>
      </w:r>
      <w:r w:rsidR="00AD3776">
        <w:rPr>
          <w:rStyle w:val="af4"/>
          <w:rFonts w:hint="cs"/>
          <w:rtl/>
        </w:rPr>
        <w:t xml:space="preserve"> -</w:t>
      </w:r>
      <w:r w:rsidRPr="00A824E4">
        <w:rPr>
          <w:rStyle w:val="af4"/>
          <w:rtl/>
        </w:rPr>
        <w:t xml:space="preserve"> 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שם שם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 xml:space="preserve"> </w:t>
      </w:r>
      <w:r w:rsidRPr="006F178A">
        <w:rPr>
          <w:rtl/>
        </w:rPr>
        <w:t>ממשה.</w:t>
      </w:r>
    </w:p>
    <w:p w14:paraId="4DC5A7D2" w14:textId="4AE7E977" w:rsidR="0089324E" w:rsidRPr="006F178A" w:rsidRDefault="0089324E" w:rsidP="00164685">
      <w:pPr>
        <w:pStyle w:val="affd"/>
        <w:rPr>
          <w:rtl/>
        </w:rPr>
      </w:pPr>
      <w:r w:rsidRPr="00D54BA1">
        <w:rPr>
          <w:rFonts w:cs="PFT_Frank"/>
          <w:b/>
          <w:bCs/>
          <w:szCs w:val="10"/>
          <w:rtl/>
        </w:rPr>
        <w:t>ר</w:t>
      </w:r>
      <w:r w:rsidR="00AD3776" w:rsidRPr="00D54BA1">
        <w:rPr>
          <w:rFonts w:cs="PFT_Frank" w:hint="eastAsia"/>
          <w:b/>
          <w:bCs/>
          <w:szCs w:val="10"/>
          <w:rtl/>
        </w:rPr>
        <w:t>בי</w:t>
      </w:r>
      <w:r w:rsidR="00AD3776" w:rsidRPr="00D54BA1">
        <w:rPr>
          <w:rFonts w:cs="PFT_Frank"/>
          <w:b/>
          <w:bCs/>
          <w:szCs w:val="10"/>
          <w:rtl/>
        </w:rPr>
        <w:t xml:space="preserve"> </w:t>
      </w:r>
      <w:r w:rsidR="00AD3776" w:rsidRPr="00D54BA1">
        <w:rPr>
          <w:rFonts w:cs="PFT_Frank" w:hint="eastAsia"/>
          <w:b/>
          <w:bCs/>
          <w:szCs w:val="10"/>
          <w:rtl/>
        </w:rPr>
        <w:t>אמי</w:t>
      </w:r>
      <w:r w:rsidRPr="006F178A">
        <w:rPr>
          <w:rtl/>
        </w:rPr>
        <w:t>: נסמכה מיתת</w:t>
      </w:r>
      <w:r w:rsidR="00AD3776">
        <w:rPr>
          <w:rFonts w:hint="cs"/>
          <w:rtl/>
        </w:rPr>
        <w:t>ה</w:t>
      </w:r>
      <w:r w:rsidRPr="006F178A">
        <w:rPr>
          <w:rtl/>
        </w:rPr>
        <w:t xml:space="preserve"> לפרה אדומה </w:t>
      </w:r>
      <w:r w:rsidR="00AD3776">
        <w:rPr>
          <w:rtl/>
        </w:rPr>
        <w:t>–</w:t>
      </w:r>
      <w:r w:rsidRPr="006F178A">
        <w:rPr>
          <w:rtl/>
        </w:rPr>
        <w:t xml:space="preserve"> </w:t>
      </w:r>
      <w:r w:rsidR="00AD3776">
        <w:rPr>
          <w:rFonts w:hint="cs"/>
          <w:rtl/>
        </w:rPr>
        <w:t>שמיתת צדיקים מכפרת כפרה אדומה.</w:t>
      </w:r>
    </w:p>
    <w:p w14:paraId="32C3FFE7" w14:textId="4D984C8F" w:rsidR="0089324E" w:rsidRPr="006F178A" w:rsidRDefault="0089324E" w:rsidP="00164685">
      <w:pPr>
        <w:pStyle w:val="affd"/>
        <w:rPr>
          <w:rtl/>
        </w:rPr>
      </w:pPr>
      <w:r w:rsidRPr="00D54BA1">
        <w:rPr>
          <w:rFonts w:cs="PFT_Frank"/>
          <w:b/>
          <w:bCs/>
          <w:szCs w:val="10"/>
          <w:rtl/>
        </w:rPr>
        <w:t>ר</w:t>
      </w:r>
      <w:r w:rsidR="00AD3776" w:rsidRPr="00D54BA1">
        <w:rPr>
          <w:rFonts w:cs="PFT_Frank" w:hint="eastAsia"/>
          <w:b/>
          <w:bCs/>
          <w:szCs w:val="10"/>
          <w:rtl/>
        </w:rPr>
        <w:t>בי</w:t>
      </w:r>
      <w:r w:rsidR="00AD3776" w:rsidRPr="00D54BA1">
        <w:rPr>
          <w:rFonts w:cs="PFT_Frank"/>
          <w:b/>
          <w:bCs/>
          <w:szCs w:val="10"/>
          <w:rtl/>
        </w:rPr>
        <w:t xml:space="preserve"> </w:t>
      </w:r>
      <w:r w:rsidR="00AD3776" w:rsidRPr="00D54BA1">
        <w:rPr>
          <w:rFonts w:cs="PFT_Frank" w:hint="eastAsia"/>
          <w:b/>
          <w:bCs/>
          <w:szCs w:val="10"/>
          <w:rtl/>
        </w:rPr>
        <w:t>אלעזר</w:t>
      </w:r>
      <w:r w:rsidRPr="006F178A">
        <w:rPr>
          <w:rtl/>
        </w:rPr>
        <w:t xml:space="preserve">: מיתת אהרן לבגדי כהונה </w:t>
      </w:r>
      <w:r w:rsidR="00AD3776">
        <w:rPr>
          <w:rtl/>
        </w:rPr>
        <w:t>–</w:t>
      </w:r>
      <w:r w:rsidRPr="006F178A">
        <w:rPr>
          <w:rtl/>
        </w:rPr>
        <w:t xml:space="preserve"> </w:t>
      </w:r>
      <w:r w:rsidR="00AD3776">
        <w:rPr>
          <w:rFonts w:hint="cs"/>
          <w:rtl/>
        </w:rPr>
        <w:t xml:space="preserve">שמיתת צדיקים </w:t>
      </w:r>
      <w:r w:rsidR="00A573DF">
        <w:rPr>
          <w:rFonts w:hint="cs"/>
          <w:rtl/>
        </w:rPr>
        <w:t>מ</w:t>
      </w:r>
      <w:r w:rsidR="00AD3776">
        <w:rPr>
          <w:rFonts w:hint="cs"/>
          <w:rtl/>
        </w:rPr>
        <w:t>כפר</w:t>
      </w:r>
      <w:r w:rsidR="00A573DF">
        <w:rPr>
          <w:rFonts w:hint="cs"/>
          <w:rtl/>
        </w:rPr>
        <w:t>ת</w:t>
      </w:r>
      <w:r w:rsidR="00AD3776">
        <w:rPr>
          <w:rFonts w:hint="cs"/>
          <w:rtl/>
        </w:rPr>
        <w:t xml:space="preserve"> כ</w:t>
      </w:r>
      <w:r w:rsidRPr="006F178A">
        <w:rPr>
          <w:rtl/>
        </w:rPr>
        <w:t>בגדי כהונה</w:t>
      </w:r>
      <w:r w:rsidR="00AD3776">
        <w:rPr>
          <w:rFonts w:hint="cs"/>
          <w:rtl/>
        </w:rPr>
        <w:t>.</w:t>
      </w:r>
    </w:p>
    <w:p w14:paraId="2A4CD6D8" w14:textId="2549E9E5" w:rsidR="00AD3776" w:rsidRDefault="00AD3776" w:rsidP="00164685">
      <w:pPr>
        <w:pStyle w:val="afffff2"/>
        <w:rPr>
          <w:rtl/>
        </w:rPr>
      </w:pPr>
      <w:r>
        <w:rPr>
          <w:rFonts w:hint="cs"/>
          <w:rtl/>
        </w:rPr>
        <w:t>גיל המיתה, וצורתה</w:t>
      </w:r>
    </w:p>
    <w:p w14:paraId="1D7C1DCF" w14:textId="5A395778" w:rsidR="00E31AD5" w:rsidRDefault="0089324E" w:rsidP="00FB0060">
      <w:pPr>
        <w:pStyle w:val="36"/>
        <w:framePr w:wrap="notBeside"/>
        <w:rPr>
          <w:rtl/>
        </w:rPr>
      </w:pPr>
      <w:r w:rsidRPr="00FB0060">
        <w:rPr>
          <w:rtl/>
        </w:rPr>
        <w:t>ת"ר</w:t>
      </w:r>
      <w:r w:rsidR="00E31AD5">
        <w:rPr>
          <w:rtl/>
        </w:rPr>
        <w:t>:</w:t>
      </w:r>
    </w:p>
    <w:p w14:paraId="19FD8CC0" w14:textId="4EE760DF" w:rsidR="0089324E" w:rsidRDefault="0089324E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מת פתאום</w:t>
      </w:r>
      <w:r w:rsidRPr="006F178A">
        <w:rPr>
          <w:rFonts w:ascii="Fb Fontext" w:hAnsi="Fb Fontext"/>
          <w:rtl/>
        </w:rPr>
        <w:t xml:space="preserve"> -  </w:t>
      </w:r>
      <w:r w:rsidR="00EA6146">
        <w:rPr>
          <w:rFonts w:ascii="Fb Fontext" w:hAnsi="Fb Fontext" w:hint="cs"/>
          <w:rtl/>
        </w:rPr>
        <w:t xml:space="preserve">זו </w:t>
      </w:r>
      <w:r w:rsidRPr="006F178A">
        <w:rPr>
          <w:rFonts w:ascii="Fb Fontext" w:hAnsi="Fb Fontext"/>
          <w:rtl/>
        </w:rPr>
        <w:t>מיתה חטופה,</w:t>
      </w:r>
      <w:r w:rsidR="00AD3776">
        <w:rPr>
          <w:rFonts w:hint="cs"/>
          <w:rtl/>
        </w:rPr>
        <w:t xml:space="preserve"> </w:t>
      </w:r>
      <w:r w:rsidRPr="007117F5">
        <w:rPr>
          <w:rFonts w:cs="PFT_Frank"/>
          <w:b/>
          <w:bCs/>
          <w:szCs w:val="14"/>
          <w:rtl/>
        </w:rPr>
        <w:t>חלה יום א</w:t>
      </w:r>
      <w:r w:rsidR="00AD3776" w:rsidRPr="007117F5">
        <w:rPr>
          <w:rFonts w:cs="PFT_Frank"/>
          <w:b/>
          <w:bCs/>
          <w:szCs w:val="14"/>
          <w:rtl/>
        </w:rPr>
        <w:t>'</w:t>
      </w:r>
      <w:r w:rsidRPr="006F178A">
        <w:rPr>
          <w:rtl/>
        </w:rPr>
        <w:t xml:space="preserve"> </w:t>
      </w:r>
      <w:r w:rsidR="00AD3776">
        <w:rPr>
          <w:rFonts w:hint="cs"/>
          <w:rtl/>
        </w:rPr>
        <w:t xml:space="preserve">- </w:t>
      </w:r>
      <w:r w:rsidRPr="006F178A">
        <w:rPr>
          <w:rtl/>
        </w:rPr>
        <w:t>מיתה דחופה</w:t>
      </w:r>
      <w:r w:rsidR="00AD3776">
        <w:rPr>
          <w:rFonts w:hint="cs"/>
          <w:rtl/>
        </w:rPr>
        <w:t>,</w:t>
      </w:r>
    </w:p>
    <w:p w14:paraId="2EB305FD" w14:textId="2187BD76" w:rsidR="00E31AD5" w:rsidRDefault="00DF38AA" w:rsidP="00137F6C">
      <w:pPr>
        <w:pStyle w:val="36"/>
        <w:framePr w:wrap="notBeside"/>
        <w:rPr>
          <w:rtl/>
        </w:rPr>
      </w:pPr>
      <w:r w:rsidRPr="00137F6C">
        <w:rPr>
          <w:rFonts w:hint="cs"/>
          <w:rtl/>
        </w:rPr>
        <w:t>ר</w:t>
      </w:r>
      <w:r w:rsidR="0089324E" w:rsidRPr="00137F6C">
        <w:rPr>
          <w:rFonts w:hint="eastAsia"/>
          <w:rtl/>
        </w:rPr>
        <w:t>חב</w:t>
      </w:r>
      <w:r w:rsidR="0089324E" w:rsidRPr="00137F6C">
        <w:rPr>
          <w:rtl/>
        </w:rPr>
        <w:t>"</w:t>
      </w:r>
      <w:r w:rsidR="0089324E" w:rsidRPr="00137F6C">
        <w:rPr>
          <w:rFonts w:hint="eastAsia"/>
          <w:rtl/>
        </w:rPr>
        <w:t>ג</w:t>
      </w:r>
      <w:r w:rsidR="00E31AD5">
        <w:rPr>
          <w:rtl/>
        </w:rPr>
        <w:t>:</w:t>
      </w:r>
    </w:p>
    <w:p w14:paraId="0FABD38B" w14:textId="77777777" w:rsidR="004E0BA3" w:rsidRDefault="00EA6146" w:rsidP="00137F6C">
      <w:pPr>
        <w:rPr>
          <w:rtl/>
        </w:rPr>
      </w:pPr>
      <w:r>
        <w:rPr>
          <w:rFonts w:hint="cs"/>
          <w:rtl/>
        </w:rPr>
        <w:t xml:space="preserve">זו </w:t>
      </w:r>
      <w:r w:rsidR="0089324E" w:rsidRPr="006F178A">
        <w:rPr>
          <w:rtl/>
        </w:rPr>
        <w:t xml:space="preserve">מיתת מגפה, </w:t>
      </w:r>
      <w:r w:rsidR="00DF38AA">
        <w:rPr>
          <w:rStyle w:val="affe"/>
          <w:rFonts w:hint="cs"/>
          <w:rtl/>
        </w:rPr>
        <w:t xml:space="preserve">מאשת </w:t>
      </w:r>
      <w:r w:rsidR="00AD3776" w:rsidRPr="00EA6146">
        <w:rPr>
          <w:rStyle w:val="affe"/>
          <w:rFonts w:hint="eastAsia"/>
          <w:rtl/>
        </w:rPr>
        <w:t>יחזקאל</w:t>
      </w:r>
      <w:r w:rsidR="00AD3776">
        <w:rPr>
          <w:rFonts w:hint="cs"/>
          <w:rtl/>
        </w:rPr>
        <w:t>,</w:t>
      </w:r>
    </w:p>
    <w:p w14:paraId="76C6562E" w14:textId="5BA6237A" w:rsidR="0089324E" w:rsidRPr="006F178A" w:rsidRDefault="00AD3776" w:rsidP="00164685">
      <w:pPr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ב</w:t>
      </w:r>
      <w:r w:rsidRPr="007117F5">
        <w:rPr>
          <w:rFonts w:cs="PFT_Frank"/>
          <w:b/>
          <w:bCs/>
          <w:szCs w:val="14"/>
          <w:rtl/>
        </w:rPr>
        <w:t xml:space="preserve">' </w:t>
      </w:r>
      <w:r w:rsidR="0089324E" w:rsidRPr="007117F5">
        <w:rPr>
          <w:rFonts w:cs="PFT_Frank"/>
          <w:b/>
          <w:bCs/>
          <w:szCs w:val="14"/>
          <w:rtl/>
        </w:rPr>
        <w:t>ימים</w:t>
      </w:r>
      <w:r w:rsidR="0089324E" w:rsidRPr="006F178A">
        <w:rPr>
          <w:rtl/>
        </w:rPr>
        <w:t>- דחויה,</w:t>
      </w:r>
      <w:r>
        <w:rPr>
          <w:rFonts w:hint="cs"/>
          <w:rtl/>
        </w:rPr>
        <w:t xml:space="preserve"> </w:t>
      </w:r>
      <w:r w:rsidRPr="007117F5">
        <w:rPr>
          <w:rFonts w:cs="PFT_Frank" w:hint="eastAsia"/>
          <w:b/>
          <w:bCs/>
          <w:szCs w:val="14"/>
          <w:rtl/>
        </w:rPr>
        <w:t>ג</w:t>
      </w:r>
      <w:r w:rsidRPr="007117F5">
        <w:rPr>
          <w:rFonts w:cs="PFT_Frank"/>
          <w:b/>
          <w:bCs/>
          <w:szCs w:val="14"/>
          <w:rtl/>
        </w:rPr>
        <w:t>'</w:t>
      </w:r>
      <w:r w:rsidR="0089324E" w:rsidRPr="006F178A">
        <w:rPr>
          <w:rtl/>
        </w:rPr>
        <w:t xml:space="preserve">- גערה, </w:t>
      </w:r>
      <w:r w:rsidRPr="007117F5">
        <w:rPr>
          <w:rFonts w:cs="PFT_Frank" w:hint="eastAsia"/>
          <w:b/>
          <w:bCs/>
          <w:szCs w:val="14"/>
          <w:rtl/>
        </w:rPr>
        <w:t>ד</w:t>
      </w:r>
      <w:r w:rsidRPr="007117F5">
        <w:rPr>
          <w:rFonts w:cs="PFT_Frank"/>
          <w:b/>
          <w:bCs/>
          <w:szCs w:val="14"/>
          <w:rtl/>
        </w:rPr>
        <w:t>'</w:t>
      </w:r>
      <w:r w:rsidR="0089324E" w:rsidRPr="006F178A">
        <w:rPr>
          <w:rtl/>
        </w:rPr>
        <w:t xml:space="preserve">- נזיפה, </w:t>
      </w:r>
      <w:r w:rsidRPr="007117F5">
        <w:rPr>
          <w:rFonts w:cs="PFT_Frank" w:hint="eastAsia"/>
          <w:b/>
          <w:bCs/>
          <w:szCs w:val="14"/>
          <w:rtl/>
        </w:rPr>
        <w:t>ה</w:t>
      </w:r>
      <w:r w:rsidRPr="007117F5">
        <w:rPr>
          <w:rFonts w:cs="PFT_Frank"/>
          <w:b/>
          <w:bCs/>
          <w:szCs w:val="14"/>
          <w:rtl/>
        </w:rPr>
        <w:t>'</w:t>
      </w:r>
      <w:r w:rsidR="0089324E" w:rsidRPr="006F178A">
        <w:rPr>
          <w:rtl/>
        </w:rPr>
        <w:t>- מיתת כל אדם</w:t>
      </w:r>
      <w:r w:rsidRPr="00EA6146">
        <w:rPr>
          <w:rStyle w:val="affe"/>
          <w:rtl/>
        </w:rPr>
        <w:t xml:space="preserve"> ממשה</w:t>
      </w:r>
      <w:r>
        <w:rPr>
          <w:rFonts w:hint="cs"/>
          <w:rtl/>
        </w:rPr>
        <w:t>.</w:t>
      </w:r>
    </w:p>
    <w:p w14:paraId="71C68421" w14:textId="38392150" w:rsidR="00AD3776" w:rsidRDefault="0089324E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בחמשים</w:t>
      </w:r>
      <w:r w:rsidRPr="00EA6146">
        <w:rPr>
          <w:rStyle w:val="affe"/>
          <w:rtl/>
        </w:rPr>
        <w:t xml:space="preserve"> </w:t>
      </w:r>
      <w:r w:rsidR="00AD3776" w:rsidRPr="00EA6146">
        <w:rPr>
          <w:rStyle w:val="affe"/>
          <w:rFonts w:hint="eastAsia"/>
          <w:rtl/>
        </w:rPr>
        <w:t>עד</w:t>
      </w:r>
      <w:r w:rsidR="00AD3776" w:rsidRPr="00EA6146">
        <w:rPr>
          <w:rStyle w:val="affe"/>
          <w:rtl/>
        </w:rPr>
        <w:t xml:space="preserve"> שישים </w:t>
      </w:r>
      <w:r w:rsidRPr="006F178A">
        <w:rPr>
          <w:rFonts w:ascii="Fb Fontext" w:hAnsi="Fb Fontext"/>
          <w:rtl/>
        </w:rPr>
        <w:t>- כרת,</w:t>
      </w:r>
      <w:r w:rsidR="00AD3776">
        <w:rPr>
          <w:rFonts w:hint="cs"/>
          <w:rtl/>
        </w:rPr>
        <w:t xml:space="preserve"> </w:t>
      </w:r>
      <w:r w:rsidR="00A573DF">
        <w:rPr>
          <w:rtl/>
        </w:rPr>
        <w:tab/>
      </w:r>
      <w:r w:rsidR="00A573DF">
        <w:rPr>
          <w:rtl/>
        </w:rPr>
        <w:tab/>
      </w:r>
      <w:r w:rsidR="00A573DF" w:rsidRPr="007117F5">
        <w:rPr>
          <w:rFonts w:cs="PFT_Frank" w:hint="eastAsia"/>
          <w:b/>
          <w:bCs/>
          <w:szCs w:val="14"/>
          <w:rtl/>
        </w:rPr>
        <w:t>נ</w:t>
      </w:r>
      <w:r w:rsidR="00A573DF" w:rsidRPr="007117F5">
        <w:rPr>
          <w:rFonts w:cs="PFT_Frank"/>
          <w:b/>
          <w:bCs/>
          <w:szCs w:val="14"/>
          <w:rtl/>
        </w:rPr>
        <w:t>"ב</w:t>
      </w:r>
      <w:r w:rsidR="00AD3776">
        <w:rPr>
          <w:rFonts w:hint="cs"/>
          <w:rtl/>
        </w:rPr>
        <w:t xml:space="preserve"> </w:t>
      </w:r>
      <w:r w:rsidRPr="006F178A">
        <w:rPr>
          <w:rtl/>
        </w:rPr>
        <w:t>- מיתת שמואל,</w:t>
      </w:r>
    </w:p>
    <w:p w14:paraId="7709C2CE" w14:textId="7C59AE6A" w:rsidR="0089324E" w:rsidRPr="006F178A" w:rsidRDefault="0052652D" w:rsidP="00164685">
      <w:pPr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ס</w:t>
      </w:r>
      <w:r w:rsidRPr="007117F5">
        <w:rPr>
          <w:rFonts w:cs="PFT_Frank"/>
          <w:b/>
          <w:bCs/>
          <w:szCs w:val="14"/>
          <w:rtl/>
        </w:rPr>
        <w:t>'</w:t>
      </w:r>
      <w:r w:rsidR="0089324E" w:rsidRPr="006F178A">
        <w:rPr>
          <w:rtl/>
        </w:rPr>
        <w:t xml:space="preserve"> - מיתה בידי שמים</w:t>
      </w:r>
      <w:r w:rsidR="00AD3776">
        <w:rPr>
          <w:rFonts w:hint="cs"/>
          <w:rtl/>
        </w:rPr>
        <w:t>,</w:t>
      </w:r>
      <w:r w:rsidR="0089324E" w:rsidRPr="00A824E4">
        <w:rPr>
          <w:rStyle w:val="af4"/>
          <w:rtl/>
        </w:rPr>
        <w:t xml:space="preserve"> </w:t>
      </w:r>
      <w:r w:rsidR="00AD3776" w:rsidRPr="00137F6C">
        <w:rPr>
          <w:rStyle w:val="af4"/>
          <w:rFonts w:hint="cs"/>
          <w:rtl/>
        </w:rPr>
        <w:t>ד</w:t>
      </w:r>
      <w:r w:rsidR="0089324E" w:rsidRPr="00137F6C">
        <w:rPr>
          <w:rStyle w:val="af4"/>
          <w:rFonts w:hint="cs"/>
          <w:rtl/>
        </w:rPr>
        <w:t>'</w:t>
      </w:r>
      <w:r w:rsidR="0089324E" w:rsidRPr="00137F6C">
        <w:rPr>
          <w:rStyle w:val="af4"/>
          <w:rtl/>
        </w:rPr>
        <w:t>תבוא בכלח אלי</w:t>
      </w:r>
      <w:r w:rsidR="00AD3776" w:rsidRPr="00137F6C">
        <w:rPr>
          <w:rStyle w:val="af4"/>
          <w:rFonts w:hint="cs"/>
          <w:rtl/>
        </w:rPr>
        <w:t xml:space="preserve"> קבר</w:t>
      </w:r>
      <w:r w:rsidR="0089324E" w:rsidRPr="00137F6C">
        <w:rPr>
          <w:rStyle w:val="af4"/>
          <w:rFonts w:hint="cs"/>
          <w:rtl/>
        </w:rPr>
        <w:t>'</w:t>
      </w:r>
      <w:r w:rsidR="00AD3776">
        <w:rPr>
          <w:rFonts w:hint="cs"/>
          <w:rtl/>
        </w:rPr>
        <w:t xml:space="preserve"> - </w:t>
      </w:r>
      <w:r w:rsidR="0089324E" w:rsidRPr="00EA6146">
        <w:rPr>
          <w:rStyle w:val="affe"/>
          <w:rtl/>
        </w:rPr>
        <w:t>גימטריא</w:t>
      </w:r>
      <w:r w:rsidR="0089324E" w:rsidRPr="006F178A">
        <w:rPr>
          <w:rtl/>
        </w:rPr>
        <w:t>.</w:t>
      </w:r>
    </w:p>
    <w:p w14:paraId="63CB1F85" w14:textId="04211364" w:rsidR="00D54BA1" w:rsidRDefault="0052652D" w:rsidP="00D635CE">
      <w:pPr>
        <w:spacing w:after="60"/>
        <w:rPr>
          <w:rStyle w:val="af4"/>
          <w:rtl/>
        </w:rPr>
      </w:pPr>
      <w:r w:rsidRPr="007117F5">
        <w:rPr>
          <w:rFonts w:cs="PFT_Frank" w:hint="eastAsia"/>
          <w:b/>
          <w:bCs/>
          <w:szCs w:val="14"/>
          <w:rtl/>
        </w:rPr>
        <w:t>ע</w:t>
      </w:r>
      <w:r w:rsidRPr="007117F5">
        <w:rPr>
          <w:rFonts w:cs="PFT_Frank"/>
          <w:b/>
          <w:bCs/>
          <w:szCs w:val="14"/>
          <w:rtl/>
        </w:rPr>
        <w:t>'</w:t>
      </w:r>
      <w:r>
        <w:rPr>
          <w:rFonts w:hint="cs"/>
          <w:rtl/>
        </w:rPr>
        <w:t xml:space="preserve"> </w:t>
      </w:r>
      <w:r w:rsidR="0089324E" w:rsidRPr="006F178A">
        <w:rPr>
          <w:rtl/>
        </w:rPr>
        <w:t xml:space="preserve">- שיבה, </w:t>
      </w:r>
      <w:r w:rsidRPr="007117F5">
        <w:rPr>
          <w:rFonts w:ascii="Fb Fontext" w:hAnsi="Fb Fontext" w:cs="PFT_Frank" w:hint="eastAsia"/>
          <w:b/>
          <w:bCs/>
          <w:sz w:val="20"/>
          <w:szCs w:val="14"/>
          <w:rtl/>
        </w:rPr>
        <w:t>פ</w:t>
      </w:r>
      <w:r w:rsidRPr="007117F5">
        <w:rPr>
          <w:rFonts w:ascii="Fb Fontext" w:hAnsi="Fb Fontext" w:cs="PFT_Frank"/>
          <w:b/>
          <w:bCs/>
          <w:sz w:val="20"/>
          <w:szCs w:val="14"/>
          <w:rtl/>
        </w:rPr>
        <w:t>'</w:t>
      </w:r>
      <w:r>
        <w:rPr>
          <w:rFonts w:ascii="Fb Fontext" w:hAnsi="Fb Fontext" w:hint="cs"/>
          <w:sz w:val="20"/>
          <w:rtl/>
        </w:rPr>
        <w:t xml:space="preserve"> </w:t>
      </w:r>
      <w:r>
        <w:rPr>
          <w:rFonts w:ascii="Fb Fontext" w:hAnsi="Fb Fontext"/>
          <w:sz w:val="20"/>
          <w:rtl/>
        </w:rPr>
        <w:t>–</w:t>
      </w:r>
      <w:r w:rsidR="0089324E" w:rsidRPr="006F178A">
        <w:rPr>
          <w:rFonts w:ascii="Fb Fontext" w:hAnsi="Fb Fontext"/>
          <w:sz w:val="20"/>
          <w:rtl/>
        </w:rPr>
        <w:t xml:space="preserve"> גבורות</w:t>
      </w:r>
      <w:r>
        <w:rPr>
          <w:rFonts w:ascii="Fb Fontext" w:hAnsi="Fb Fontext" w:hint="cs"/>
          <w:sz w:val="20"/>
          <w:rtl/>
        </w:rPr>
        <w:t xml:space="preserve">, </w:t>
      </w:r>
      <w:r w:rsidRPr="00EA6146">
        <w:rPr>
          <w:rStyle w:val="af4"/>
          <w:rFonts w:hint="eastAsia"/>
          <w:rtl/>
        </w:rPr>
        <w:t>ד</w:t>
      </w:r>
      <w:r w:rsidRPr="00EA6146">
        <w:rPr>
          <w:rStyle w:val="af4"/>
          <w:rtl/>
        </w:rPr>
        <w:t>'</w:t>
      </w:r>
      <w:r w:rsidR="0089324E" w:rsidRPr="00EA6146">
        <w:rPr>
          <w:rStyle w:val="af4"/>
          <w:rtl/>
        </w:rPr>
        <w:t>שנותינו שבעים</w:t>
      </w:r>
      <w:r w:rsidR="00AD3776" w:rsidRPr="00EA6146">
        <w:rPr>
          <w:rStyle w:val="af4"/>
          <w:rtl/>
        </w:rPr>
        <w:t>..</w:t>
      </w:r>
      <w:r>
        <w:rPr>
          <w:rStyle w:val="af4"/>
          <w:rFonts w:hint="cs"/>
          <w:rtl/>
        </w:rPr>
        <w:t xml:space="preserve"> </w:t>
      </w:r>
      <w:r w:rsidR="0089324E" w:rsidRPr="00EA6146">
        <w:rPr>
          <w:rStyle w:val="af4"/>
          <w:rtl/>
        </w:rPr>
        <w:t>בגבור</w:t>
      </w:r>
      <w:r>
        <w:rPr>
          <w:rStyle w:val="af4"/>
          <w:rFonts w:hint="cs"/>
          <w:rtl/>
        </w:rPr>
        <w:t>ו</w:t>
      </w:r>
      <w:r w:rsidR="0089324E" w:rsidRPr="00EA6146">
        <w:rPr>
          <w:rStyle w:val="af4"/>
          <w:rtl/>
        </w:rPr>
        <w:t>ת שמונים</w:t>
      </w:r>
      <w:r>
        <w:rPr>
          <w:rStyle w:val="af4"/>
          <w:rFonts w:hint="cs"/>
          <w:rtl/>
        </w:rPr>
        <w:t>'.</w:t>
      </w:r>
    </w:p>
    <w:p w14:paraId="03F18E6A" w14:textId="77777777" w:rsidR="00D54BA1" w:rsidRDefault="00D54BA1">
      <w:pPr>
        <w:bidi w:val="0"/>
        <w:spacing w:after="160" w:line="259" w:lineRule="auto"/>
        <w:jc w:val="left"/>
        <w:rPr>
          <w:rStyle w:val="af4"/>
          <w:rtl/>
        </w:rPr>
      </w:pPr>
      <w:r>
        <w:rPr>
          <w:rStyle w:val="af4"/>
          <w:rtl/>
        </w:rPr>
        <w:br w:type="page"/>
      </w:r>
    </w:p>
    <w:p w14:paraId="7BE38087" w14:textId="77777777" w:rsidR="00E31AD5" w:rsidRDefault="0052652D" w:rsidP="00D635CE">
      <w:pPr>
        <w:pStyle w:val="36"/>
        <w:framePr w:wrap="notBeside"/>
        <w:rPr>
          <w:rtl/>
        </w:rPr>
      </w:pPr>
      <w:r w:rsidRPr="00D635CE">
        <w:rPr>
          <w:rFonts w:hint="eastAsia"/>
          <w:rtl/>
        </w:rPr>
        <w:lastRenderedPageBreak/>
        <w:t>כש</w:t>
      </w:r>
      <w:r w:rsidR="0089324E" w:rsidRPr="00D635CE">
        <w:rPr>
          <w:rtl/>
        </w:rPr>
        <w:t>רב יוסף</w:t>
      </w:r>
      <w:r w:rsidR="00E31AD5">
        <w:rPr>
          <w:rtl/>
        </w:rPr>
        <w:t>:</w:t>
      </w:r>
    </w:p>
    <w:p w14:paraId="7A1EF8E8" w14:textId="5BBCFA84" w:rsidR="0089324E" w:rsidRPr="00D54BA1" w:rsidRDefault="0089324E" w:rsidP="00D54BA1">
      <w:pPr>
        <w:rPr>
          <w:rtl/>
        </w:rPr>
      </w:pPr>
      <w:r w:rsidRPr="00D54BA1">
        <w:rPr>
          <w:rtl/>
        </w:rPr>
        <w:t>ב</w:t>
      </w:r>
      <w:r w:rsidR="0052652D" w:rsidRPr="00D54BA1">
        <w:rPr>
          <w:rFonts w:hint="cs"/>
          <w:rtl/>
        </w:rPr>
        <w:t>ן</w:t>
      </w:r>
      <w:r w:rsidRPr="00D54BA1">
        <w:rPr>
          <w:rtl/>
        </w:rPr>
        <w:t xml:space="preserve"> שי</w:t>
      </w:r>
      <w:r w:rsidR="0052652D" w:rsidRPr="00D54BA1">
        <w:rPr>
          <w:rFonts w:hint="cs"/>
          <w:rtl/>
        </w:rPr>
        <w:t>שים,</w:t>
      </w:r>
      <w:r w:rsidRPr="00D54BA1">
        <w:rPr>
          <w:rtl/>
        </w:rPr>
        <w:t xml:space="preserve"> </w:t>
      </w:r>
      <w:r w:rsidR="0052652D" w:rsidRPr="00D54BA1">
        <w:rPr>
          <w:rFonts w:hint="cs"/>
          <w:rtl/>
        </w:rPr>
        <w:t>עשה</w:t>
      </w:r>
      <w:r w:rsidR="0052652D" w:rsidRPr="00D54BA1">
        <w:rPr>
          <w:rtl/>
        </w:rPr>
        <w:t xml:space="preserve"> </w:t>
      </w:r>
      <w:r w:rsidR="0052652D" w:rsidRPr="00D54BA1">
        <w:rPr>
          <w:rFonts w:hint="cs"/>
          <w:rtl/>
        </w:rPr>
        <w:t>יו"ט</w:t>
      </w:r>
      <w:r w:rsidRPr="00D54BA1">
        <w:rPr>
          <w:rtl/>
        </w:rPr>
        <w:t xml:space="preserve"> לרבנן</w:t>
      </w:r>
      <w:r w:rsidR="0052652D" w:rsidRPr="00D54BA1">
        <w:rPr>
          <w:rFonts w:hint="cs"/>
          <w:rtl/>
        </w:rPr>
        <w:t xml:space="preserve"> </w:t>
      </w:r>
      <w:r w:rsidRPr="00D54BA1">
        <w:rPr>
          <w:rFonts w:hint="cs"/>
          <w:rtl/>
        </w:rPr>
        <w:t xml:space="preserve">- </w:t>
      </w:r>
      <w:r w:rsidR="0052652D" w:rsidRPr="00D54BA1">
        <w:rPr>
          <w:rFonts w:hint="cs"/>
          <w:rtl/>
        </w:rPr>
        <w:t>שיצא</w:t>
      </w:r>
      <w:r w:rsidR="0052652D" w:rsidRPr="00D54BA1">
        <w:rPr>
          <w:rtl/>
        </w:rPr>
        <w:t xml:space="preserve"> </w:t>
      </w:r>
      <w:r w:rsidRPr="00D54BA1">
        <w:rPr>
          <w:rtl/>
        </w:rPr>
        <w:t>מכרת.</w:t>
      </w:r>
    </w:p>
    <w:p w14:paraId="164B8929" w14:textId="77777777" w:rsidR="00E31AD5" w:rsidRDefault="0089324E" w:rsidP="00D635CE">
      <w:pPr>
        <w:pStyle w:val="36"/>
        <w:framePr w:wrap="notBeside"/>
        <w:rPr>
          <w:rtl/>
        </w:rPr>
      </w:pPr>
      <w:r w:rsidRPr="00D635CE">
        <w:rPr>
          <w:rtl/>
        </w:rPr>
        <w:t>רב הונא</w:t>
      </w:r>
      <w:r w:rsidR="00E31AD5">
        <w:rPr>
          <w:rtl/>
        </w:rPr>
        <w:t>:</w:t>
      </w:r>
    </w:p>
    <w:p w14:paraId="59D4F48C" w14:textId="401DE5F6" w:rsidR="0089324E" w:rsidRPr="00D54BA1" w:rsidRDefault="0052652D" w:rsidP="00D54BA1">
      <w:pPr>
        <w:rPr>
          <w:rStyle w:val="affe"/>
          <w:rtl/>
        </w:rPr>
      </w:pPr>
      <w:r w:rsidRPr="00D54BA1">
        <w:rPr>
          <w:rFonts w:hint="cs"/>
          <w:rtl/>
        </w:rPr>
        <w:t>נפטר</w:t>
      </w:r>
      <w:r w:rsidR="0089324E" w:rsidRPr="00D54BA1">
        <w:rPr>
          <w:rtl/>
        </w:rPr>
        <w:t xml:space="preserve"> פתאום</w:t>
      </w:r>
      <w:r w:rsidR="0089324E" w:rsidRPr="00D54BA1">
        <w:rPr>
          <w:rStyle w:val="affc"/>
          <w:rFonts w:hint="cs"/>
          <w:rtl/>
        </w:rPr>
        <w:t xml:space="preserve"> </w:t>
      </w:r>
      <w:r w:rsidR="0089324E" w:rsidRPr="00D54BA1">
        <w:rPr>
          <w:rStyle w:val="affc"/>
          <w:rtl/>
        </w:rPr>
        <w:t>תנא:</w:t>
      </w:r>
      <w:r w:rsidR="0089324E" w:rsidRPr="00D54BA1">
        <w:rPr>
          <w:rtl/>
        </w:rPr>
        <w:t xml:space="preserve"> </w:t>
      </w:r>
      <w:r w:rsidRPr="00D54BA1">
        <w:rPr>
          <w:rFonts w:hint="cs"/>
          <w:rtl/>
        </w:rPr>
        <w:t>ש</w:t>
      </w:r>
      <w:r w:rsidR="0089324E" w:rsidRPr="00D54BA1">
        <w:rPr>
          <w:rFonts w:hint="cs"/>
          <w:rtl/>
        </w:rPr>
        <w:t>ב</w:t>
      </w:r>
      <w:r w:rsidR="0089324E" w:rsidRPr="00D54BA1">
        <w:rPr>
          <w:rtl/>
        </w:rPr>
        <w:t xml:space="preserve">הגיע לגבורות </w:t>
      </w:r>
      <w:r w:rsidRPr="00D54BA1">
        <w:rPr>
          <w:rFonts w:hint="cs"/>
          <w:rtl/>
        </w:rPr>
        <w:t xml:space="preserve">- </w:t>
      </w:r>
      <w:r w:rsidR="00D54BA1">
        <w:rPr>
          <w:rFonts w:hint="cs"/>
          <w:rtl/>
        </w:rPr>
        <w:t>זו</w:t>
      </w:r>
      <w:r w:rsidR="0089324E" w:rsidRPr="00D54BA1">
        <w:rPr>
          <w:rtl/>
        </w:rPr>
        <w:t xml:space="preserve"> נשיקה</w:t>
      </w:r>
      <w:r w:rsidRPr="00D54BA1">
        <w:rPr>
          <w:rFonts w:hint="cs"/>
          <w:rtl/>
        </w:rPr>
        <w:t xml:space="preserve"> </w:t>
      </w:r>
      <w:r w:rsidRPr="00D54BA1">
        <w:rPr>
          <w:rStyle w:val="affe"/>
          <w:rFonts w:hint="cs"/>
          <w:rtl/>
        </w:rPr>
        <w:t>לא חטופה</w:t>
      </w:r>
    </w:p>
    <w:p w14:paraId="46105898" w14:textId="04A98232" w:rsidR="00E31AD5" w:rsidRDefault="0089324E" w:rsidP="00D635CE">
      <w:pPr>
        <w:pStyle w:val="36"/>
        <w:framePr w:wrap="notBeside"/>
        <w:rPr>
          <w:rtl/>
        </w:rPr>
      </w:pPr>
      <w:r w:rsidRPr="00D635CE">
        <w:rPr>
          <w:rtl/>
        </w:rPr>
        <w:t>רבא</w:t>
      </w:r>
      <w:r w:rsidR="00E31AD5">
        <w:rPr>
          <w:rtl/>
        </w:rPr>
        <w:t>:</w:t>
      </w:r>
    </w:p>
    <w:p w14:paraId="070B4D45" w14:textId="4E4D2FCE" w:rsidR="004E0BA3" w:rsidRPr="00D54BA1" w:rsidRDefault="0089324E" w:rsidP="00D54BA1">
      <w:pPr>
        <w:rPr>
          <w:rtl/>
        </w:rPr>
      </w:pPr>
      <w:r w:rsidRPr="00D54BA1">
        <w:rPr>
          <w:b/>
          <w:bCs/>
          <w:rtl/>
        </w:rPr>
        <w:t>חיי, בני ומזוני,</w:t>
      </w:r>
      <w:r w:rsidRPr="00D54BA1">
        <w:rPr>
          <w:rtl/>
        </w:rPr>
        <w:t xml:space="preserve"> לא </w:t>
      </w:r>
      <w:r w:rsidR="0052652D" w:rsidRPr="00D54BA1">
        <w:rPr>
          <w:rFonts w:hint="cs"/>
          <w:rtl/>
        </w:rPr>
        <w:t xml:space="preserve">תלוי </w:t>
      </w:r>
      <w:r w:rsidRPr="00D54BA1">
        <w:rPr>
          <w:rtl/>
        </w:rPr>
        <w:t>בזכות אלא במזל</w:t>
      </w:r>
      <w:r w:rsidR="0052652D" w:rsidRPr="00D54BA1">
        <w:rPr>
          <w:rFonts w:hint="cs"/>
          <w:rtl/>
        </w:rPr>
        <w:t xml:space="preserve"> </w:t>
      </w:r>
      <w:r w:rsidR="0052652D" w:rsidRPr="00D54BA1">
        <w:rPr>
          <w:rStyle w:val="affe"/>
          <w:rFonts w:hint="cs"/>
          <w:rtl/>
        </w:rPr>
        <w:t>[השפעת הכוכבים]</w:t>
      </w:r>
      <w:r w:rsidR="0052652D" w:rsidRPr="00D54BA1">
        <w:rPr>
          <w:rFonts w:hint="cs"/>
          <w:rtl/>
        </w:rPr>
        <w:t xml:space="preserve"> </w:t>
      </w:r>
    </w:p>
    <w:p w14:paraId="4C8E2B2B" w14:textId="4DDF3544" w:rsidR="0089324E" w:rsidRPr="00D54BA1" w:rsidRDefault="0052652D" w:rsidP="00D54BA1">
      <w:pPr>
        <w:rPr>
          <w:rtl/>
        </w:rPr>
      </w:pPr>
      <w:r w:rsidRPr="00D54BA1">
        <w:rPr>
          <w:rFonts w:hint="cs"/>
          <w:rtl/>
        </w:rPr>
        <w:t>שהרי</w:t>
      </w:r>
      <w:r w:rsidRPr="00D54BA1">
        <w:rPr>
          <w:rtl/>
        </w:rPr>
        <w:t xml:space="preserve"> </w:t>
      </w:r>
      <w:r w:rsidR="0089324E" w:rsidRPr="00D54BA1">
        <w:rPr>
          <w:rStyle w:val="affc"/>
          <w:rtl/>
        </w:rPr>
        <w:t>רבה ורב חסדא</w:t>
      </w:r>
      <w:r w:rsidR="0089324E" w:rsidRPr="00D54BA1">
        <w:rPr>
          <w:rtl/>
        </w:rPr>
        <w:t xml:space="preserve"> </w:t>
      </w:r>
      <w:r w:rsidRPr="00D54BA1">
        <w:rPr>
          <w:rFonts w:hint="cs"/>
          <w:rtl/>
        </w:rPr>
        <w:t>שניהם</w:t>
      </w:r>
      <w:r w:rsidRPr="00D54BA1">
        <w:rPr>
          <w:rtl/>
        </w:rPr>
        <w:t xml:space="preserve"> </w:t>
      </w:r>
      <w:r w:rsidRPr="00D54BA1">
        <w:rPr>
          <w:rFonts w:hint="cs"/>
          <w:rtl/>
        </w:rPr>
        <w:t>חכמים ו</w:t>
      </w:r>
      <w:r w:rsidR="0089324E" w:rsidRPr="00D54BA1">
        <w:rPr>
          <w:rtl/>
        </w:rPr>
        <w:t>צדיקי</w:t>
      </w:r>
      <w:r w:rsidRPr="00D54BA1">
        <w:rPr>
          <w:rFonts w:hint="cs"/>
          <w:rtl/>
        </w:rPr>
        <w:t>ם:</w:t>
      </w:r>
    </w:p>
    <w:p w14:paraId="08383256" w14:textId="3E7031A1" w:rsidR="00E31AD5" w:rsidRDefault="0089324E" w:rsidP="00D635CE">
      <w:pPr>
        <w:pStyle w:val="36"/>
        <w:framePr w:wrap="notBeside"/>
        <w:rPr>
          <w:rtl/>
        </w:rPr>
      </w:pPr>
      <w:r w:rsidRPr="00D635CE">
        <w:rPr>
          <w:rtl/>
        </w:rPr>
        <w:t>ר</w:t>
      </w:r>
      <w:r w:rsidR="0052652D" w:rsidRPr="00D635CE">
        <w:rPr>
          <w:rtl/>
        </w:rPr>
        <w:t>"</w:t>
      </w:r>
      <w:r w:rsidRPr="00D635CE">
        <w:rPr>
          <w:rtl/>
        </w:rPr>
        <w:t>ח</w:t>
      </w:r>
      <w:r w:rsidR="00872101">
        <w:rPr>
          <w:rFonts w:hint="cs"/>
          <w:rtl/>
        </w:rPr>
        <w:t xml:space="preserve"> ורבה</w:t>
      </w:r>
      <w:r w:rsidR="00E31AD5">
        <w:rPr>
          <w:rFonts w:hint="cs"/>
          <w:rtl/>
        </w:rPr>
        <w:t>:</w:t>
      </w:r>
    </w:p>
    <w:p w14:paraId="73BE6CC1" w14:textId="052C1BEE" w:rsidR="0089324E" w:rsidRPr="006F178A" w:rsidRDefault="00872101" w:rsidP="00164685">
      <w:pPr>
        <w:pStyle w:val="affd"/>
        <w:rPr>
          <w:rFonts w:cs="Guttman Vilna"/>
          <w:b/>
          <w:bCs/>
          <w:rtl/>
        </w:rPr>
      </w:pPr>
      <w:r w:rsidRPr="00872101">
        <w:rPr>
          <w:rStyle w:val="affc"/>
          <w:rFonts w:hint="cs"/>
          <w:rtl/>
        </w:rPr>
        <w:t>ר''ח</w:t>
      </w:r>
      <w:r>
        <w:rPr>
          <w:rFonts w:hint="cs"/>
          <w:rtl/>
        </w:rPr>
        <w:t xml:space="preserve"> </w:t>
      </w:r>
      <w:r w:rsidR="0089324E" w:rsidRPr="006F178A">
        <w:rPr>
          <w:rtl/>
        </w:rPr>
        <w:t xml:space="preserve">חי </w:t>
      </w:r>
      <w:r w:rsidR="0052652D">
        <w:rPr>
          <w:rFonts w:hint="cs"/>
          <w:rtl/>
        </w:rPr>
        <w:t>צ"ב,</w:t>
      </w:r>
      <w:r w:rsidR="0089324E" w:rsidRPr="006F178A">
        <w:rPr>
          <w:rtl/>
        </w:rPr>
        <w:t xml:space="preserve"> </w:t>
      </w:r>
      <w:r w:rsidR="0052652D" w:rsidRPr="00D54BA1">
        <w:rPr>
          <w:rFonts w:cs="PFT_Frank" w:hint="eastAsia"/>
          <w:b/>
          <w:bCs/>
          <w:szCs w:val="10"/>
          <w:rtl/>
        </w:rPr>
        <w:t>ו</w:t>
      </w:r>
      <w:r w:rsidR="0089324E" w:rsidRPr="00D54BA1">
        <w:rPr>
          <w:rFonts w:cs="PFT_Frank"/>
          <w:b/>
          <w:bCs/>
          <w:szCs w:val="10"/>
          <w:rtl/>
        </w:rPr>
        <w:t>רבה</w:t>
      </w:r>
      <w:r w:rsidR="0089324E" w:rsidRPr="006F178A">
        <w:rPr>
          <w:rtl/>
        </w:rPr>
        <w:t xml:space="preserve"> </w:t>
      </w:r>
      <w:r w:rsidR="0052652D">
        <w:rPr>
          <w:rFonts w:hint="cs"/>
          <w:rtl/>
        </w:rPr>
        <w:t xml:space="preserve">- </w:t>
      </w:r>
      <w:r w:rsidR="0089324E" w:rsidRPr="006F178A">
        <w:rPr>
          <w:rtl/>
        </w:rPr>
        <w:t>ארבעי</w:t>
      </w:r>
      <w:r w:rsidR="0052652D">
        <w:rPr>
          <w:rFonts w:hint="cs"/>
          <w:rtl/>
        </w:rPr>
        <w:t>ם</w:t>
      </w:r>
      <w:r w:rsidR="0089324E" w:rsidRPr="006F178A">
        <w:rPr>
          <w:rtl/>
        </w:rPr>
        <w:t xml:space="preserve">, </w:t>
      </w:r>
      <w:r>
        <w:rPr>
          <w:rtl/>
        </w:rPr>
        <w:tab/>
      </w:r>
      <w:r>
        <w:rPr>
          <w:rStyle w:val="affc"/>
          <w:rFonts w:cs="PFT_Frank" w:hint="eastAsia"/>
          <w:b/>
          <w:bCs/>
          <w:szCs w:val="10"/>
          <w:rtl/>
          <w:rPrChange w:id="9072" w:author="מנוע אמוראים" w:date="2026-10-05T16:41:44Z">
            <w:rPr>
              <w:rFonts w:cs="PFT_Frank" w:hint="eastAsia"/>
              <w:b/>
              <w:bCs/>
              <w:szCs w:val="10"/>
              <w:rtl/>
            </w:rPr>
          </w:rPrChange>
        </w:rPr>
        <w:t xml:space="preserve">ר</w:t>
      </w:r>
      <w:r>
        <w:rPr>
          <w:rStyle w:val="affc"/>
          <w:rFonts w:cs="PFT_Frank"/>
          <w:b/>
          <w:bCs/>
          <w:szCs w:val="10"/>
          <w:rtl/>
          <w:rPrChange w:id="9073" w:author="מנוע אמוראים" w:date="2026-10-05T16:41:44Z">
            <w:rPr>
              <w:rFonts w:cs="PFT_Frank"/>
              <w:b/>
              <w:bCs/>
              <w:szCs w:val="10"/>
              <w:rtl/>
            </w:rPr>
          </w:rPrChange>
        </w:rPr>
        <w:t xml:space="preserve">"</w:t>
      </w:r>
      <w:r>
        <w:rPr>
          <w:rStyle w:val="affc"/>
          <w:rFonts w:cs="PFT_Frank"/>
          <w:b/>
          <w:bCs/>
          <w:szCs w:val="10"/>
          <w:rtl/>
          <w:rPrChange w:id="9074" w:author="מנוע אמוראים" w:date="2026-10-05T16:41:44Z">
            <w:rPr>
              <w:rFonts w:cs="PFT_Frank"/>
              <w:b/>
              <w:bCs/>
              <w:szCs w:val="10"/>
              <w:rtl/>
            </w:rPr>
          </w:rPrChange>
        </w:rPr>
        <w:t xml:space="preserve">ח</w:t>
      </w:r>
      <w:r w:rsidR="0089324E" w:rsidRPr="006F178A">
        <w:rPr>
          <w:rtl/>
        </w:rPr>
        <w:t xml:space="preserve"> –</w:t>
      </w:r>
      <w:r w:rsidR="0052652D">
        <w:rPr>
          <w:rFonts w:hint="cs"/>
          <w:rtl/>
        </w:rPr>
        <w:t xml:space="preserve"> </w:t>
      </w:r>
      <w:r w:rsidR="0089324E" w:rsidRPr="006F178A">
        <w:rPr>
          <w:rFonts w:hint="cs"/>
          <w:rtl/>
        </w:rPr>
        <w:t>שישים חתונות</w:t>
      </w:r>
      <w:r w:rsidR="0089324E" w:rsidRPr="006F178A">
        <w:rPr>
          <w:rtl/>
        </w:rPr>
        <w:t xml:space="preserve">, </w:t>
      </w:r>
      <w:r>
        <w:rPr>
          <w:rtl/>
        </w:rPr>
        <w:tab/>
      </w:r>
      <w:r w:rsidR="0089324E" w:rsidRPr="00D54BA1">
        <w:rPr>
          <w:rFonts w:cs="PFT_Frank"/>
          <w:b/>
          <w:bCs/>
          <w:szCs w:val="10"/>
          <w:rtl/>
        </w:rPr>
        <w:t>רבה</w:t>
      </w:r>
      <w:r w:rsidR="0089324E" w:rsidRPr="006F178A">
        <w:rPr>
          <w:rtl/>
        </w:rPr>
        <w:t xml:space="preserve"> </w:t>
      </w:r>
      <w:r>
        <w:rPr>
          <w:rFonts w:hint="cs"/>
          <w:rtl/>
        </w:rPr>
        <w:t>-</w:t>
      </w:r>
      <w:r w:rsidR="0089324E" w:rsidRPr="006F178A">
        <w:rPr>
          <w:rFonts w:hint="cs"/>
          <w:rtl/>
        </w:rPr>
        <w:t xml:space="preserve">שישים </w:t>
      </w:r>
      <w:r w:rsidR="0052652D">
        <w:rPr>
          <w:rFonts w:hint="cs"/>
          <w:rtl/>
        </w:rPr>
        <w:t>אבילויות,</w:t>
      </w:r>
    </w:p>
    <w:p w14:paraId="3080FF7F" w14:textId="77777777" w:rsidR="004E0BA3" w:rsidRDefault="0089324E" w:rsidP="00164685">
      <w:pPr>
        <w:pStyle w:val="affd"/>
        <w:rPr>
          <w:rtl/>
        </w:rPr>
      </w:pPr>
      <w:r>
        <w:rPr>
          <w:rStyle w:val="affc"/>
          <w:rFonts w:cs="PFT_Frank"/>
          <w:b/>
          <w:bCs/>
          <w:szCs w:val="10"/>
          <w:rtl/>
          <w:rPrChange w:id="9075" w:author="מנוע אמוראים" w:date="2026-10-05T16:41:44Z">
            <w:rPr>
              <w:rFonts w:cs="PFT_Frank"/>
              <w:b/>
              <w:bCs/>
              <w:szCs w:val="10"/>
              <w:rtl/>
            </w:rPr>
          </w:rPrChange>
        </w:rPr>
        <w:t xml:space="preserve">ר</w:t>
      </w:r>
      <w:r>
        <w:rPr>
          <w:rStyle w:val="affc"/>
          <w:rFonts w:cs="PFT_Frank"/>
          <w:b/>
          <w:bCs/>
          <w:szCs w:val="10"/>
          <w:rtl/>
          <w:rPrChange w:id="9076" w:author="מנוע אמוראים" w:date="2026-10-05T16:41:44Z">
            <w:rPr>
              <w:rFonts w:cs="PFT_Frank"/>
              <w:b/>
              <w:bCs/>
              <w:szCs w:val="10"/>
              <w:rtl/>
            </w:rPr>
          </w:rPrChange>
        </w:rPr>
        <w:t xml:space="preserve">"</w:t>
      </w:r>
      <w:r>
        <w:rPr>
          <w:rStyle w:val="affc"/>
          <w:rFonts w:cs="PFT_Frank"/>
          <w:b/>
          <w:bCs/>
          <w:szCs w:val="10"/>
          <w:rtl/>
          <w:rPrChange w:id="9077" w:author="מנוע אמוראים" w:date="2026-10-05T16:41:44Z">
            <w:rPr>
              <w:rFonts w:cs="PFT_Frank"/>
              <w:b/>
              <w:bCs/>
              <w:szCs w:val="10"/>
              <w:rtl/>
            </w:rPr>
          </w:rPrChange>
        </w:rPr>
        <w:t xml:space="preserve">ח</w:t>
      </w:r>
      <w:r w:rsidRPr="006F178A">
        <w:rPr>
          <w:rtl/>
        </w:rPr>
        <w:t xml:space="preserve"> – </w:t>
      </w:r>
      <w:r w:rsidR="0052652D">
        <w:rPr>
          <w:rFonts w:hint="cs"/>
          <w:rtl/>
        </w:rPr>
        <w:t xml:space="preserve">האכילו </w:t>
      </w:r>
      <w:r w:rsidRPr="006F178A">
        <w:rPr>
          <w:rFonts w:hint="cs"/>
          <w:rtl/>
        </w:rPr>
        <w:t xml:space="preserve">סולת לכלב, </w:t>
      </w:r>
      <w:r w:rsidRPr="00D54BA1">
        <w:rPr>
          <w:rFonts w:cs="PFT_Frank" w:hint="eastAsia"/>
          <w:b/>
          <w:bCs/>
          <w:szCs w:val="10"/>
          <w:rtl/>
        </w:rPr>
        <w:t>רבה</w:t>
      </w:r>
      <w:r w:rsidRPr="006F178A">
        <w:rPr>
          <w:rFonts w:hint="cs"/>
          <w:rtl/>
        </w:rPr>
        <w:t xml:space="preserve"> </w:t>
      </w:r>
      <w:r w:rsidR="00EA6146">
        <w:rPr>
          <w:rtl/>
        </w:rPr>
        <w:t>–</w:t>
      </w:r>
      <w:r w:rsidR="0052652D">
        <w:rPr>
          <w:rFonts w:hint="cs"/>
          <w:rtl/>
        </w:rPr>
        <w:t xml:space="preserve"> </w:t>
      </w:r>
      <w:r w:rsidR="00EA6146">
        <w:rPr>
          <w:rFonts w:hint="cs"/>
          <w:rtl/>
        </w:rPr>
        <w:t xml:space="preserve">אף </w:t>
      </w:r>
      <w:r w:rsidRPr="006F178A">
        <w:rPr>
          <w:rFonts w:hint="cs"/>
          <w:rtl/>
        </w:rPr>
        <w:t>לחם שעורים לאנשים</w:t>
      </w:r>
      <w:r w:rsidR="00EA6146">
        <w:rPr>
          <w:rFonts w:hint="cs"/>
          <w:rtl/>
        </w:rPr>
        <w:t xml:space="preserve"> לא תמיד היה </w:t>
      </w:r>
      <w:r w:rsidR="0052652D">
        <w:rPr>
          <w:rFonts w:hint="cs"/>
          <w:rtl/>
        </w:rPr>
        <w:t>.</w:t>
      </w:r>
    </w:p>
    <w:p w14:paraId="63850126" w14:textId="57A00231" w:rsidR="00E31AD5" w:rsidRDefault="0089324E" w:rsidP="00872101">
      <w:pPr>
        <w:pStyle w:val="36"/>
        <w:framePr w:wrap="notBeside"/>
        <w:rPr>
          <w:rtl/>
        </w:rPr>
      </w:pPr>
      <w:r w:rsidRPr="00872101">
        <w:rPr>
          <w:rtl/>
        </w:rPr>
        <w:t>רבא</w:t>
      </w:r>
      <w:r w:rsidR="00E31AD5">
        <w:rPr>
          <w:rtl/>
        </w:rPr>
        <w:t>:</w:t>
      </w:r>
    </w:p>
    <w:p w14:paraId="2DC67CB3" w14:textId="68B710B9" w:rsidR="0089324E" w:rsidRPr="00D54BA1" w:rsidRDefault="0052652D" w:rsidP="00D54BA1">
      <w:pPr>
        <w:rPr>
          <w:spacing w:val="-4"/>
          <w:rtl/>
        </w:rPr>
      </w:pPr>
      <w:r w:rsidRPr="00D54BA1">
        <w:rPr>
          <w:rFonts w:hint="cs"/>
          <w:spacing w:val="-4"/>
          <w:rtl/>
        </w:rPr>
        <w:t>ביקשתי</w:t>
      </w:r>
      <w:r w:rsidR="0089324E" w:rsidRPr="00D54BA1">
        <w:rPr>
          <w:spacing w:val="-4"/>
          <w:rtl/>
        </w:rPr>
        <w:t xml:space="preserve"> </w:t>
      </w:r>
      <w:r w:rsidR="0089324E" w:rsidRPr="00D54BA1">
        <w:rPr>
          <w:b/>
          <w:bCs/>
          <w:spacing w:val="-4"/>
          <w:rtl/>
        </w:rPr>
        <w:t>חכמת</w:t>
      </w:r>
      <w:r w:rsidRPr="00D54BA1">
        <w:rPr>
          <w:rFonts w:hint="eastAsia"/>
          <w:b/>
          <w:bCs/>
          <w:spacing w:val="-4"/>
          <w:rtl/>
        </w:rPr>
        <w:t>ו</w:t>
      </w:r>
      <w:r w:rsidRPr="00D54BA1">
        <w:rPr>
          <w:rFonts w:hint="cs"/>
          <w:spacing w:val="-4"/>
          <w:rtl/>
        </w:rPr>
        <w:t xml:space="preserve"> </w:t>
      </w:r>
      <w:r w:rsidRPr="00D54BA1">
        <w:rPr>
          <w:rStyle w:val="affc"/>
          <w:rFonts w:hint="cs"/>
          <w:spacing w:val="-4"/>
          <w:rtl/>
        </w:rPr>
        <w:t xml:space="preserve">של </w:t>
      </w:r>
      <w:r w:rsidR="0089324E" w:rsidRPr="00D54BA1">
        <w:rPr>
          <w:rStyle w:val="affc"/>
          <w:spacing w:val="-4"/>
          <w:rtl/>
        </w:rPr>
        <w:t>ר</w:t>
      </w:r>
      <w:r w:rsidRPr="00D54BA1">
        <w:rPr>
          <w:rStyle w:val="affc"/>
          <w:rFonts w:hint="cs"/>
          <w:spacing w:val="-4"/>
          <w:rtl/>
        </w:rPr>
        <w:t>"ה,</w:t>
      </w:r>
      <w:r w:rsidR="0089324E" w:rsidRPr="00D54BA1">
        <w:rPr>
          <w:spacing w:val="-4"/>
          <w:rtl/>
        </w:rPr>
        <w:t xml:space="preserve"> </w:t>
      </w:r>
      <w:r w:rsidR="0089324E" w:rsidRPr="00D54BA1">
        <w:rPr>
          <w:b/>
          <w:bCs/>
          <w:spacing w:val="-4"/>
          <w:rtl/>
        </w:rPr>
        <w:t>וע</w:t>
      </w:r>
      <w:r w:rsidRPr="00D54BA1">
        <w:rPr>
          <w:rFonts w:hint="eastAsia"/>
          <w:b/>
          <w:bCs/>
          <w:spacing w:val="-4"/>
          <w:rtl/>
        </w:rPr>
        <w:t>שרו</w:t>
      </w:r>
      <w:r w:rsidR="0089324E" w:rsidRPr="00D54BA1">
        <w:rPr>
          <w:spacing w:val="-4"/>
          <w:rtl/>
        </w:rPr>
        <w:t xml:space="preserve"> </w:t>
      </w:r>
      <w:r w:rsidR="0089324E" w:rsidRPr="00D54BA1">
        <w:rPr>
          <w:rStyle w:val="affc"/>
          <w:rFonts w:hint="cs"/>
          <w:spacing w:val="-4"/>
          <w:rtl/>
        </w:rPr>
        <w:t>דר</w:t>
      </w:r>
      <w:r w:rsidR="0089324E" w:rsidRPr="00D54BA1">
        <w:rPr>
          <w:rStyle w:val="affc"/>
          <w:spacing w:val="-4"/>
          <w:rtl/>
        </w:rPr>
        <w:t>"</w:t>
      </w:r>
      <w:r w:rsidR="0089324E" w:rsidRPr="00D54BA1">
        <w:rPr>
          <w:rStyle w:val="affc"/>
          <w:rFonts w:hint="cs"/>
          <w:spacing w:val="-4"/>
          <w:rtl/>
        </w:rPr>
        <w:t>ח</w:t>
      </w:r>
      <w:r w:rsidRPr="00D54BA1">
        <w:rPr>
          <w:rFonts w:hint="cs"/>
          <w:spacing w:val="-4"/>
          <w:rtl/>
        </w:rPr>
        <w:t xml:space="preserve"> </w:t>
      </w:r>
      <w:r w:rsidR="00D54BA1" w:rsidRPr="00D54BA1">
        <w:rPr>
          <w:rFonts w:hint="cs"/>
          <w:spacing w:val="-4"/>
          <w:rtl/>
        </w:rPr>
        <w:t>-</w:t>
      </w:r>
      <w:r w:rsidRPr="00D54BA1">
        <w:rPr>
          <w:rFonts w:hint="cs"/>
          <w:spacing w:val="-4"/>
          <w:rtl/>
        </w:rPr>
        <w:t>ונתנו,</w:t>
      </w:r>
      <w:r w:rsidR="0089324E" w:rsidRPr="00D54BA1">
        <w:rPr>
          <w:rFonts w:hint="cs"/>
          <w:spacing w:val="-4"/>
          <w:rtl/>
        </w:rPr>
        <w:t xml:space="preserve"> </w:t>
      </w:r>
      <w:r w:rsidR="0089324E" w:rsidRPr="00D54BA1">
        <w:rPr>
          <w:b/>
          <w:bCs/>
          <w:spacing w:val="-4"/>
          <w:rtl/>
        </w:rPr>
        <w:t>ענוה</w:t>
      </w:r>
      <w:r w:rsidR="0089324E" w:rsidRPr="00D54BA1">
        <w:rPr>
          <w:spacing w:val="-4"/>
          <w:rtl/>
        </w:rPr>
        <w:t xml:space="preserve"> </w:t>
      </w:r>
      <w:r w:rsidR="0089324E" w:rsidRPr="00D54BA1">
        <w:rPr>
          <w:rStyle w:val="affc"/>
          <w:spacing w:val="-4"/>
          <w:rtl/>
        </w:rPr>
        <w:t>דרבר</w:t>
      </w:r>
      <w:r w:rsidRPr="00D54BA1">
        <w:rPr>
          <w:rStyle w:val="affc"/>
          <w:rFonts w:hint="cs"/>
          <w:spacing w:val="-4"/>
          <w:rtl/>
        </w:rPr>
        <w:t>"</w:t>
      </w:r>
      <w:r w:rsidR="0089324E" w:rsidRPr="00D54BA1">
        <w:rPr>
          <w:rStyle w:val="affc"/>
          <w:spacing w:val="-4"/>
          <w:rtl/>
        </w:rPr>
        <w:t>ה</w:t>
      </w:r>
      <w:r w:rsidRPr="00D54BA1">
        <w:rPr>
          <w:spacing w:val="-4"/>
          <w:rtl/>
        </w:rPr>
        <w:t xml:space="preserve"> ולא נתנו.</w:t>
      </w:r>
    </w:p>
    <w:p w14:paraId="18B7389D" w14:textId="529BDC04" w:rsidR="00DF38AA" w:rsidRDefault="00DF38AA" w:rsidP="00164685">
      <w:pPr>
        <w:pStyle w:val="afffff2"/>
        <w:rPr>
          <w:rtl/>
        </w:rPr>
      </w:pPr>
      <w:r>
        <w:rPr>
          <w:rFonts w:hint="cs"/>
          <w:rtl/>
        </w:rPr>
        <w:t xml:space="preserve">מיתתם של אמוראים </w:t>
      </w:r>
      <w:r w:rsidR="00A573DF">
        <w:rPr>
          <w:rFonts w:hint="cs"/>
          <w:rtl/>
        </w:rPr>
        <w:t>ו</w:t>
      </w:r>
      <w:r>
        <w:rPr>
          <w:rFonts w:hint="cs"/>
          <w:rtl/>
        </w:rPr>
        <w:t>מלאך המוות</w:t>
      </w:r>
    </w:p>
    <w:p w14:paraId="57E14E8B" w14:textId="77777777" w:rsidR="00E31AD5" w:rsidRDefault="00DF38AA" w:rsidP="00FA1A84">
      <w:pPr>
        <w:pStyle w:val="36"/>
        <w:framePr w:wrap="notBeside"/>
        <w:rPr>
          <w:rtl/>
        </w:rPr>
      </w:pPr>
      <w:r w:rsidRPr="00FA1A84">
        <w:rPr>
          <w:rFonts w:hint="cs"/>
          <w:rtl/>
        </w:rPr>
        <w:t xml:space="preserve">א. </w:t>
      </w:r>
      <w:r w:rsidR="0089324E" w:rsidRPr="00FA1A84">
        <w:rPr>
          <w:rtl/>
        </w:rPr>
        <w:t>רב שעורים</w:t>
      </w:r>
      <w:r w:rsidR="00E31AD5">
        <w:rPr>
          <w:rtl/>
        </w:rPr>
        <w:t>:</w:t>
      </w:r>
    </w:p>
    <w:p w14:paraId="434541AA" w14:textId="77777777" w:rsidR="004E0BA3" w:rsidRDefault="00DF38AA" w:rsidP="00164685">
      <w:pPr>
        <w:rPr>
          <w:rStyle w:val="affc"/>
          <w:rtl/>
        </w:rPr>
      </w:pPr>
      <w:r>
        <w:rPr>
          <w:rFonts w:ascii="Fb Fontext" w:hAnsi="Fb Fontext" w:hint="cs"/>
          <w:rtl/>
        </w:rPr>
        <w:t xml:space="preserve">ישב לפני </w:t>
      </w:r>
      <w:r w:rsidRPr="00EA6146">
        <w:rPr>
          <w:rStyle w:val="affc"/>
          <w:rFonts w:hint="eastAsia"/>
          <w:rtl/>
        </w:rPr>
        <w:t>רבא</w:t>
      </w:r>
      <w:r>
        <w:rPr>
          <w:rFonts w:ascii="Fb Fontext" w:hAnsi="Fb Fontext" w:hint="cs"/>
          <w:rtl/>
        </w:rPr>
        <w:t xml:space="preserve"> כשהיה גוסס,</w:t>
      </w:r>
      <w:r>
        <w:rPr>
          <w:rFonts w:ascii="Fb Fontext" w:hAnsi="Fb Fontext" w:hint="cs"/>
          <w:sz w:val="20"/>
          <w:rtl/>
        </w:rPr>
        <w:t xml:space="preserve"> </w:t>
      </w:r>
      <w:r w:rsidR="0089324E" w:rsidRPr="00EA6146">
        <w:rPr>
          <w:rStyle w:val="affc"/>
          <w:rtl/>
        </w:rPr>
        <w:t>א"ל</w:t>
      </w:r>
      <w:r>
        <w:rPr>
          <w:rStyle w:val="affc"/>
          <w:rFonts w:hint="cs"/>
          <w:rtl/>
        </w:rPr>
        <w:t xml:space="preserve"> רבא</w:t>
      </w:r>
      <w:r w:rsidR="0089324E" w:rsidRPr="006F178A">
        <w:rPr>
          <w:rFonts w:ascii="Fb Fontext" w:hAnsi="Fb Fontext"/>
          <w:sz w:val="20"/>
          <w:rtl/>
        </w:rPr>
        <w:t xml:space="preserve">: </w:t>
      </w:r>
      <w:r w:rsidR="0089324E" w:rsidRPr="006F178A">
        <w:rPr>
          <w:rFonts w:ascii="Fb Fontext" w:hAnsi="Fb Fontext" w:hint="cs"/>
          <w:sz w:val="20"/>
          <w:rtl/>
        </w:rPr>
        <w:t>ש</w:t>
      </w:r>
      <w:r>
        <w:rPr>
          <w:rFonts w:ascii="Fb Fontext" w:hAnsi="Fb Fontext" w:hint="cs"/>
          <w:sz w:val="20"/>
          <w:rtl/>
        </w:rPr>
        <w:t>יבקש</w:t>
      </w:r>
      <w:r w:rsidR="0089324E" w:rsidRPr="006F178A">
        <w:rPr>
          <w:rFonts w:ascii="Fb Fontext" w:hAnsi="Fb Fontext" w:hint="cs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>מ</w:t>
      </w:r>
      <w:r w:rsidR="0089324E" w:rsidRPr="006F178A">
        <w:rPr>
          <w:rFonts w:ascii="Fb Fontext" w:hAnsi="Fb Fontext" w:hint="cs"/>
          <w:sz w:val="20"/>
          <w:rtl/>
        </w:rPr>
        <w:t>מלאך המוות שלא יצערו</w:t>
      </w:r>
      <w:r>
        <w:rPr>
          <w:rFonts w:ascii="Fb Fontext" w:hAnsi="Fb Fontext" w:hint="cs"/>
          <w:sz w:val="20"/>
          <w:rtl/>
        </w:rPr>
        <w:t>,</w:t>
      </w:r>
      <w:r w:rsidR="0089324E" w:rsidRPr="006F178A">
        <w:rPr>
          <w:rFonts w:ascii="Fb Fontext" w:hAnsi="Fb Fontext" w:hint="cs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 xml:space="preserve">אף שחבירו - </w:t>
      </w:r>
      <w:r w:rsidR="0089324E" w:rsidRPr="006F178A">
        <w:rPr>
          <w:rFonts w:ascii="Fb Fontext" w:hAnsi="Fb Fontext" w:hint="cs"/>
          <w:sz w:val="20"/>
          <w:rtl/>
        </w:rPr>
        <w:t>כיון שנמסר לא משגיח בו</w:t>
      </w:r>
      <w:r>
        <w:rPr>
          <w:rFonts w:ascii="Fb Fontext" w:hAnsi="Fb Fontext" w:hint="cs"/>
          <w:sz w:val="20"/>
          <w:rtl/>
        </w:rPr>
        <w:t>,</w:t>
      </w:r>
    </w:p>
    <w:p w14:paraId="1B629C60" w14:textId="77777777" w:rsidR="004E0BA3" w:rsidRDefault="00DF38AA" w:rsidP="00164685">
      <w:pPr>
        <w:rPr>
          <w:rFonts w:ascii="Fb Fontext" w:hAnsi="Fb Fontext"/>
          <w:sz w:val="20"/>
          <w:rtl/>
        </w:rPr>
      </w:pPr>
      <w:r w:rsidRPr="00EA6146">
        <w:rPr>
          <w:rStyle w:val="affc"/>
          <w:rFonts w:hint="eastAsia"/>
          <w:rtl/>
        </w:rPr>
        <w:t>ה</w:t>
      </w:r>
      <w:r w:rsidR="0089324E" w:rsidRPr="00EA6146">
        <w:rPr>
          <w:rStyle w:val="affc"/>
          <w:rFonts w:hint="eastAsia"/>
          <w:rtl/>
        </w:rPr>
        <w:t>תגלה</w:t>
      </w:r>
      <w:r w:rsidR="0089324E" w:rsidRPr="00EA6146">
        <w:rPr>
          <w:rStyle w:val="affc"/>
          <w:rtl/>
        </w:rPr>
        <w:t xml:space="preserve"> </w:t>
      </w:r>
      <w:r w:rsidR="0089324E" w:rsidRPr="00EA6146">
        <w:rPr>
          <w:rStyle w:val="affc"/>
          <w:rFonts w:hint="eastAsia"/>
          <w:rtl/>
        </w:rPr>
        <w:t>אליו</w:t>
      </w:r>
      <w:r w:rsidR="0089324E" w:rsidRPr="006F178A">
        <w:rPr>
          <w:rFonts w:ascii="Fb Fontext" w:hAnsi="Fb Fontext" w:hint="cs"/>
          <w:sz w:val="20"/>
          <w:rtl/>
        </w:rPr>
        <w:t xml:space="preserve"> אחר מותו </w:t>
      </w:r>
      <w:r w:rsidRPr="008D3D37">
        <w:rPr>
          <w:rStyle w:val="affc"/>
          <w:rFonts w:hint="eastAsia"/>
          <w:rtl/>
        </w:rPr>
        <w:t>וא</w:t>
      </w:r>
      <w:r w:rsidRPr="008D3D37">
        <w:rPr>
          <w:rStyle w:val="affc"/>
          <w:rtl/>
        </w:rPr>
        <w:t>"ל</w:t>
      </w:r>
      <w:r w:rsidR="0089324E" w:rsidRPr="006F178A">
        <w:rPr>
          <w:rFonts w:ascii="Fb Fontext" w:hAnsi="Fb Fontext" w:hint="cs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>ש</w:t>
      </w:r>
      <w:r w:rsidR="0089324E" w:rsidRPr="006F178A">
        <w:rPr>
          <w:rFonts w:ascii="Fb Fontext" w:hAnsi="Fb Fontext" w:hint="cs"/>
          <w:sz w:val="20"/>
          <w:rtl/>
        </w:rPr>
        <w:t xml:space="preserve">הרגיש צער </w:t>
      </w:r>
      <w:r>
        <w:rPr>
          <w:rFonts w:ascii="Fb Fontext" w:hAnsi="Fb Fontext" w:hint="cs"/>
          <w:sz w:val="20"/>
          <w:rtl/>
        </w:rPr>
        <w:t>כ</w:t>
      </w:r>
      <w:r w:rsidR="0089324E" w:rsidRPr="006F178A">
        <w:rPr>
          <w:rFonts w:ascii="Fb Fontext" w:hAnsi="Fb Fontext" w:hint="cs"/>
          <w:sz w:val="20"/>
          <w:rtl/>
        </w:rPr>
        <w:t>הקזת דם</w:t>
      </w:r>
      <w:r>
        <w:rPr>
          <w:rFonts w:ascii="Fb Fontext" w:hAnsi="Fb Fontext" w:hint="cs"/>
          <w:sz w:val="20"/>
          <w:rtl/>
        </w:rPr>
        <w:t>.</w:t>
      </w:r>
    </w:p>
    <w:p w14:paraId="51F514C8" w14:textId="52F4FB89" w:rsidR="00E31AD5" w:rsidRDefault="00DF38AA" w:rsidP="00FA1A84">
      <w:pPr>
        <w:pStyle w:val="36"/>
        <w:framePr w:wrap="notBeside"/>
        <w:rPr>
          <w:rtl/>
        </w:rPr>
      </w:pPr>
      <w:r w:rsidRPr="00FA1A84">
        <w:rPr>
          <w:rFonts w:hint="cs"/>
          <w:rtl/>
        </w:rPr>
        <w:t xml:space="preserve">ב. </w:t>
      </w:r>
      <w:r w:rsidRPr="00FA1A84">
        <w:rPr>
          <w:rtl/>
        </w:rPr>
        <w:t>רב</w:t>
      </w:r>
      <w:r w:rsidRPr="00FA1A84">
        <w:rPr>
          <w:rFonts w:hint="cs"/>
          <w:rtl/>
        </w:rPr>
        <w:t>א</w:t>
      </w:r>
      <w:r w:rsidR="00E31AD5">
        <w:rPr>
          <w:rtl/>
        </w:rPr>
        <w:t>:</w:t>
      </w:r>
    </w:p>
    <w:p w14:paraId="2C8E3432" w14:textId="77777777" w:rsidR="004E0BA3" w:rsidRDefault="00DF38AA" w:rsidP="00164685">
      <w:pPr>
        <w:rPr>
          <w:rFonts w:ascii="Fb Fontext" w:hAnsi="Fb Fontext"/>
          <w:rtl/>
        </w:rPr>
      </w:pPr>
      <w:r>
        <w:rPr>
          <w:rFonts w:ascii="Fb Fontext" w:hAnsi="Fb Fontext" w:hint="cs"/>
          <w:rtl/>
        </w:rPr>
        <w:t xml:space="preserve">ישב לפני </w:t>
      </w:r>
      <w:r>
        <w:rPr>
          <w:rStyle w:val="affc"/>
          <w:rFonts w:hint="cs"/>
          <w:rtl/>
        </w:rPr>
        <w:t>ר"נ</w:t>
      </w:r>
      <w:r>
        <w:rPr>
          <w:rFonts w:ascii="Fb Fontext" w:hAnsi="Fb Fontext" w:hint="cs"/>
          <w:rtl/>
        </w:rPr>
        <w:t xml:space="preserve"> כשהיה גוסס,</w:t>
      </w:r>
      <w:r>
        <w:rPr>
          <w:rFonts w:ascii="Fb Fontext" w:hAnsi="Fb Fontext" w:hint="cs"/>
          <w:sz w:val="20"/>
          <w:rtl/>
        </w:rPr>
        <w:t xml:space="preserve"> </w:t>
      </w:r>
      <w:r w:rsidRPr="00CB5BF9">
        <w:rPr>
          <w:rStyle w:val="affc"/>
          <w:rtl/>
        </w:rPr>
        <w:t>א"ל</w:t>
      </w:r>
      <w:r>
        <w:rPr>
          <w:rStyle w:val="affc"/>
          <w:rFonts w:hint="cs"/>
          <w:rtl/>
        </w:rPr>
        <w:t xml:space="preserve"> ר"נ</w:t>
      </w:r>
      <w:r w:rsidRPr="006F178A">
        <w:rPr>
          <w:rFonts w:ascii="Fb Fontext" w:hAnsi="Fb Fontext"/>
          <w:sz w:val="20"/>
          <w:rtl/>
        </w:rPr>
        <w:t xml:space="preserve">: </w:t>
      </w:r>
      <w:r w:rsidRPr="006F178A">
        <w:rPr>
          <w:rFonts w:ascii="Fb Fontext" w:hAnsi="Fb Fontext" w:hint="cs"/>
          <w:sz w:val="20"/>
          <w:rtl/>
        </w:rPr>
        <w:t>ש</w:t>
      </w:r>
      <w:r>
        <w:rPr>
          <w:rFonts w:ascii="Fb Fontext" w:hAnsi="Fb Fontext" w:hint="cs"/>
          <w:sz w:val="20"/>
          <w:rtl/>
        </w:rPr>
        <w:t>יבקש</w:t>
      </w:r>
      <w:r w:rsidRPr="006F178A">
        <w:rPr>
          <w:rFonts w:ascii="Fb Fontext" w:hAnsi="Fb Fontext" w:hint="cs"/>
          <w:sz w:val="20"/>
          <w:rtl/>
        </w:rPr>
        <w:t xml:space="preserve"> שלא יצערו</w:t>
      </w:r>
      <w:r>
        <w:rPr>
          <w:rFonts w:ascii="Fb Fontext" w:hAnsi="Fb Fontext" w:hint="cs"/>
          <w:sz w:val="20"/>
          <w:rtl/>
        </w:rPr>
        <w:t>,</w:t>
      </w:r>
    </w:p>
    <w:p w14:paraId="62B61AC7" w14:textId="3115CE0A" w:rsidR="00DF38AA" w:rsidRDefault="00DF38AA" w:rsidP="00164685">
      <w:pPr>
        <w:rPr>
          <w:rStyle w:val="affc"/>
          <w:rtl/>
        </w:rPr>
      </w:pPr>
      <w:r>
        <w:rPr>
          <w:rFonts w:ascii="Fb Fontext" w:hAnsi="Fb Fontext" w:hint="cs"/>
          <w:rtl/>
        </w:rPr>
        <w:t xml:space="preserve">אף שחשוב - </w:t>
      </w:r>
      <w:r w:rsidR="0089324E" w:rsidRPr="006F178A">
        <w:rPr>
          <w:rFonts w:ascii="Fb Fontext" w:hAnsi="Fb Fontext" w:hint="cs"/>
          <w:rtl/>
        </w:rPr>
        <w:t xml:space="preserve">אין </w:t>
      </w:r>
      <w:r w:rsidR="0089324E" w:rsidRPr="00EA6146">
        <w:rPr>
          <w:rStyle w:val="affe"/>
          <w:rFonts w:hint="eastAsia"/>
          <w:rtl/>
        </w:rPr>
        <w:t>חש</w:t>
      </w:r>
      <w:r w:rsidRPr="00EA6146">
        <w:rPr>
          <w:rStyle w:val="affe"/>
          <w:rFonts w:hint="eastAsia"/>
          <w:rtl/>
        </w:rPr>
        <w:t>וב</w:t>
      </w:r>
      <w:r w:rsidRPr="00EA6146">
        <w:rPr>
          <w:rStyle w:val="affe"/>
          <w:rtl/>
        </w:rPr>
        <w:t xml:space="preserve">, </w:t>
      </w:r>
      <w:r w:rsidRPr="00EA6146">
        <w:rPr>
          <w:rStyle w:val="affe"/>
          <w:rFonts w:hint="eastAsia"/>
          <w:rtl/>
        </w:rPr>
        <w:t>יראוי</w:t>
      </w:r>
      <w:r w:rsidRPr="00EA6146">
        <w:rPr>
          <w:rStyle w:val="affe"/>
          <w:rtl/>
        </w:rPr>
        <w:t xml:space="preserve">, </w:t>
      </w:r>
      <w:r w:rsidRPr="00EA6146">
        <w:rPr>
          <w:rStyle w:val="affe"/>
          <w:rFonts w:hint="eastAsia"/>
          <w:rtl/>
        </w:rPr>
        <w:t>מתוקן</w:t>
      </w:r>
      <w:r>
        <w:rPr>
          <w:rFonts w:ascii="Fb Fontext" w:hAnsi="Fb Fontext" w:hint="cs"/>
          <w:rtl/>
        </w:rPr>
        <w:t xml:space="preserve"> -</w:t>
      </w:r>
      <w:r w:rsidR="0089324E" w:rsidRPr="006F178A">
        <w:rPr>
          <w:rFonts w:ascii="Fb Fontext" w:hAnsi="Fb Fontext" w:hint="cs"/>
          <w:rtl/>
        </w:rPr>
        <w:t xml:space="preserve"> </w:t>
      </w:r>
      <w:r>
        <w:rPr>
          <w:rFonts w:ascii="Fb Fontext" w:hAnsi="Fb Fontext" w:hint="cs"/>
          <w:rtl/>
        </w:rPr>
        <w:t>אצלו</w:t>
      </w:r>
      <w:r w:rsidR="0089324E" w:rsidRPr="006F178A">
        <w:rPr>
          <w:rFonts w:ascii="Fb Fontext" w:hAnsi="Fb Fontext"/>
          <w:rtl/>
        </w:rPr>
        <w:t>,</w:t>
      </w:r>
    </w:p>
    <w:p w14:paraId="39943BCA" w14:textId="3AE5A7A0" w:rsidR="0089324E" w:rsidRPr="006F178A" w:rsidRDefault="00DF38AA" w:rsidP="00164685">
      <w:pPr>
        <w:rPr>
          <w:rtl/>
        </w:rPr>
      </w:pPr>
      <w:r w:rsidRPr="00CB5BF9">
        <w:rPr>
          <w:rStyle w:val="affc"/>
          <w:rFonts w:hint="cs"/>
          <w:rtl/>
        </w:rPr>
        <w:t>התגלה אליו</w:t>
      </w:r>
      <w:r w:rsidRPr="006F178A">
        <w:rPr>
          <w:rFonts w:ascii="Fb Fontext" w:hAnsi="Fb Fontext" w:hint="cs"/>
          <w:sz w:val="20"/>
          <w:rtl/>
        </w:rPr>
        <w:t xml:space="preserve"> אחר מותו </w:t>
      </w:r>
      <w:r w:rsidRPr="00CB5BF9">
        <w:rPr>
          <w:rStyle w:val="affc"/>
          <w:rFonts w:hint="cs"/>
          <w:rtl/>
        </w:rPr>
        <w:t>וא"ל</w:t>
      </w:r>
      <w:r w:rsidRPr="006F178A">
        <w:rPr>
          <w:rFonts w:ascii="Fb Fontext" w:hAnsi="Fb Fontext" w:hint="cs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>ש</w:t>
      </w:r>
      <w:r w:rsidRPr="006F178A">
        <w:rPr>
          <w:rFonts w:ascii="Fb Fontext" w:hAnsi="Fb Fontext" w:hint="cs"/>
          <w:sz w:val="20"/>
          <w:rtl/>
        </w:rPr>
        <w:t xml:space="preserve">הרגיש </w:t>
      </w:r>
      <w:r w:rsidR="0089324E" w:rsidRPr="006F178A">
        <w:rPr>
          <w:rFonts w:ascii="Fb Fontext" w:hAnsi="Fb Fontext" w:hint="cs"/>
          <w:rtl/>
        </w:rPr>
        <w:t>כמשיכת שערה מחלב</w:t>
      </w:r>
      <w:r>
        <w:rPr>
          <w:rFonts w:ascii="Fb Fontext" w:hAnsi="Fb Fontext" w:hint="cs"/>
          <w:rtl/>
        </w:rPr>
        <w:t>.</w:t>
      </w:r>
    </w:p>
    <w:p w14:paraId="50F4F0FF" w14:textId="77777777" w:rsidR="00E31AD5" w:rsidRDefault="00DF38AA" w:rsidP="006F1FF3">
      <w:pPr>
        <w:pStyle w:val="36"/>
        <w:framePr w:wrap="notBeside"/>
        <w:rPr>
          <w:rtl/>
        </w:rPr>
      </w:pPr>
      <w:r w:rsidRPr="006F1FF3">
        <w:rPr>
          <w:rFonts w:hint="eastAsia"/>
          <w:rtl/>
        </w:rPr>
        <w:t>ג</w:t>
      </w:r>
      <w:r w:rsidRPr="006F1FF3">
        <w:rPr>
          <w:rFonts w:hint="cs"/>
          <w:rtl/>
        </w:rPr>
        <w:t>. ר"א</w:t>
      </w:r>
      <w:r w:rsidR="00E31AD5">
        <w:rPr>
          <w:rtl/>
        </w:rPr>
        <w:t>:</w:t>
      </w:r>
    </w:p>
    <w:p w14:paraId="09A719C1" w14:textId="44CEEA07" w:rsidR="0089324E" w:rsidRPr="009C1970" w:rsidRDefault="0089324E" w:rsidP="00164685">
      <w:pPr>
        <w:rPr>
          <w:rtl/>
        </w:rPr>
      </w:pPr>
      <w:r w:rsidRPr="00392931">
        <w:rPr>
          <w:rFonts w:ascii="Fb Fontext" w:hAnsi="Fb Fontext" w:hint="cs"/>
          <w:rtl/>
        </w:rPr>
        <w:t>אכל תרומה</w:t>
      </w:r>
      <w:r w:rsidR="00DF38AA">
        <w:rPr>
          <w:rFonts w:ascii="Fb Fontext" w:hAnsi="Fb Fontext" w:hint="cs"/>
          <w:rtl/>
        </w:rPr>
        <w:t>,</w:t>
      </w:r>
      <w:r w:rsidRPr="00392931">
        <w:rPr>
          <w:rFonts w:ascii="Fb Fontext" w:hAnsi="Fb Fontext" w:hint="cs"/>
          <w:rtl/>
        </w:rPr>
        <w:t xml:space="preserve"> </w:t>
      </w:r>
      <w:r w:rsidRPr="00EA6146">
        <w:rPr>
          <w:rStyle w:val="affc"/>
          <w:rFonts w:hint="eastAsia"/>
          <w:rtl/>
        </w:rPr>
        <w:t>נראה</w:t>
      </w:r>
      <w:r w:rsidRPr="00EA6146">
        <w:rPr>
          <w:rStyle w:val="affc"/>
          <w:rtl/>
        </w:rPr>
        <w:t xml:space="preserve"> </w:t>
      </w:r>
      <w:r w:rsidRPr="00EA6146">
        <w:rPr>
          <w:rStyle w:val="affc"/>
          <w:rFonts w:hint="eastAsia"/>
          <w:rtl/>
        </w:rPr>
        <w:t>לפניו</w:t>
      </w:r>
      <w:r w:rsidR="00DF38AA" w:rsidRPr="00EA6146">
        <w:rPr>
          <w:rStyle w:val="affc"/>
          <w:rtl/>
        </w:rPr>
        <w:t>,</w:t>
      </w:r>
      <w:r w:rsidRPr="00EA6146">
        <w:rPr>
          <w:rStyle w:val="affc"/>
          <w:rtl/>
        </w:rPr>
        <w:t xml:space="preserve"> </w:t>
      </w:r>
      <w:r w:rsidRPr="00EA6146">
        <w:rPr>
          <w:rStyle w:val="affc"/>
          <w:rFonts w:hint="eastAsia"/>
          <w:rtl/>
        </w:rPr>
        <w:t>א</w:t>
      </w:r>
      <w:r w:rsidRPr="00EA6146">
        <w:rPr>
          <w:rStyle w:val="affc"/>
          <w:rtl/>
        </w:rPr>
        <w:t>"</w:t>
      </w:r>
      <w:r w:rsidRPr="00EA6146">
        <w:rPr>
          <w:rStyle w:val="affc"/>
          <w:rFonts w:hint="eastAsia"/>
          <w:rtl/>
        </w:rPr>
        <w:t>ל</w:t>
      </w:r>
      <w:r w:rsidR="00DF38AA">
        <w:rPr>
          <w:rStyle w:val="affc"/>
          <w:rFonts w:hint="cs"/>
          <w:rtl/>
        </w:rPr>
        <w:t>:</w:t>
      </w:r>
      <w:r w:rsidRPr="00392931">
        <w:rPr>
          <w:rFonts w:ascii="Fb Fontext" w:hAnsi="Fb Fontext" w:hint="cs"/>
          <w:rtl/>
        </w:rPr>
        <w:t xml:space="preserve"> תרומה אני </w:t>
      </w:r>
      <w:r w:rsidR="00DF38AA">
        <w:rPr>
          <w:rFonts w:ascii="Fb Fontext" w:hAnsi="Fb Fontext" w:hint="cs"/>
          <w:rtl/>
        </w:rPr>
        <w:t>אוכל - ונדחה.</w:t>
      </w:r>
    </w:p>
    <w:p w14:paraId="29463424" w14:textId="77777777" w:rsidR="00E31AD5" w:rsidRDefault="00DF38AA" w:rsidP="006F1FF3">
      <w:pPr>
        <w:pStyle w:val="36"/>
        <w:framePr w:wrap="notBeside"/>
        <w:rPr>
          <w:rtl/>
        </w:rPr>
      </w:pPr>
      <w:r w:rsidRPr="006F1FF3">
        <w:rPr>
          <w:rFonts w:hint="eastAsia"/>
          <w:rtl/>
        </w:rPr>
        <w:t>ד</w:t>
      </w:r>
      <w:r w:rsidRPr="006F1FF3">
        <w:rPr>
          <w:rFonts w:hint="cs"/>
          <w:rtl/>
        </w:rPr>
        <w:t xml:space="preserve">. </w:t>
      </w:r>
      <w:r w:rsidR="0089324E" w:rsidRPr="006F1FF3">
        <w:rPr>
          <w:rFonts w:hint="eastAsia"/>
          <w:rtl/>
        </w:rPr>
        <w:t>ר</w:t>
      </w:r>
      <w:r w:rsidRPr="006F1FF3">
        <w:rPr>
          <w:rFonts w:hint="cs"/>
          <w:rtl/>
        </w:rPr>
        <w:t>ב ששת</w:t>
      </w:r>
      <w:r w:rsidR="00E31AD5">
        <w:rPr>
          <w:rtl/>
        </w:rPr>
        <w:t>:</w:t>
      </w:r>
    </w:p>
    <w:p w14:paraId="6A93B8DC" w14:textId="5C905CD5" w:rsidR="0089324E" w:rsidRPr="006F178A" w:rsidRDefault="0089324E" w:rsidP="00164685">
      <w:pPr>
        <w:rPr>
          <w:rtl/>
        </w:rPr>
      </w:pPr>
      <w:r w:rsidRPr="006F178A">
        <w:rPr>
          <w:rFonts w:hint="cs"/>
          <w:rtl/>
        </w:rPr>
        <w:t xml:space="preserve">ראהו </w:t>
      </w:r>
      <w:r w:rsidRPr="007117F5">
        <w:rPr>
          <w:rFonts w:cs="PFT_Frank" w:hint="eastAsia"/>
          <w:b/>
          <w:bCs/>
          <w:szCs w:val="14"/>
          <w:rtl/>
        </w:rPr>
        <w:t>בשוק</w:t>
      </w:r>
      <w:r w:rsidR="00DF38AA">
        <w:rPr>
          <w:rFonts w:hint="cs"/>
          <w:rtl/>
        </w:rPr>
        <w:t>,</w:t>
      </w:r>
      <w:r w:rsidRPr="006F178A">
        <w:rPr>
          <w:rFonts w:hint="cs"/>
          <w:rtl/>
        </w:rPr>
        <w:t xml:space="preserve"> </w:t>
      </w:r>
      <w:r w:rsidR="00DF38AA" w:rsidRPr="008D3D37">
        <w:rPr>
          <w:rStyle w:val="affc"/>
          <w:rFonts w:hint="eastAsia"/>
          <w:rtl/>
        </w:rPr>
        <w:t>א</w:t>
      </w:r>
      <w:r w:rsidR="00DF38AA" w:rsidRPr="008D3D37">
        <w:rPr>
          <w:rStyle w:val="affc"/>
          <w:rtl/>
        </w:rPr>
        <w:t xml:space="preserve">"ל </w:t>
      </w:r>
      <w:r w:rsidRPr="006F178A">
        <w:rPr>
          <w:rFonts w:hint="cs"/>
          <w:rtl/>
        </w:rPr>
        <w:t>וכי כבהמה</w:t>
      </w:r>
      <w:r w:rsidR="00DF38AA">
        <w:rPr>
          <w:rFonts w:hint="cs"/>
          <w:rtl/>
        </w:rPr>
        <w:t>?</w:t>
      </w:r>
      <w:r w:rsidRPr="006F178A">
        <w:rPr>
          <w:rFonts w:hint="cs"/>
          <w:rtl/>
        </w:rPr>
        <w:t xml:space="preserve"> </w:t>
      </w:r>
      <w:r w:rsidR="00DF38AA">
        <w:rPr>
          <w:rFonts w:hint="cs"/>
          <w:rtl/>
        </w:rPr>
        <w:t>בוא</w:t>
      </w:r>
      <w:r w:rsidRPr="006F178A">
        <w:rPr>
          <w:rFonts w:hint="cs"/>
          <w:rtl/>
        </w:rPr>
        <w:t xml:space="preserve"> לבית</w:t>
      </w:r>
      <w:r w:rsidR="00DF38AA">
        <w:rPr>
          <w:rFonts w:ascii="Fb Fontext" w:hAnsi="Fb Fontext" w:hint="cs"/>
          <w:rtl/>
        </w:rPr>
        <w:t>!</w:t>
      </w:r>
      <w:r w:rsidRPr="006F178A">
        <w:rPr>
          <w:rFonts w:hint="cs"/>
          <w:rtl/>
        </w:rPr>
        <w:t xml:space="preserve"> </w:t>
      </w:r>
      <w:r w:rsidRPr="00EA6146">
        <w:rPr>
          <w:rStyle w:val="affe"/>
          <w:rFonts w:hint="eastAsia"/>
          <w:rtl/>
        </w:rPr>
        <w:t>ואז</w:t>
      </w:r>
      <w:r w:rsidRPr="00EA6146">
        <w:rPr>
          <w:rStyle w:val="affe"/>
          <w:rtl/>
        </w:rPr>
        <w:t xml:space="preserve"> </w:t>
      </w:r>
      <w:r w:rsidRPr="00EA6146">
        <w:rPr>
          <w:rStyle w:val="affe"/>
          <w:rFonts w:hint="eastAsia"/>
          <w:rtl/>
        </w:rPr>
        <w:t>נפטר</w:t>
      </w:r>
      <w:r w:rsidR="00DF38AA">
        <w:rPr>
          <w:rFonts w:hint="cs"/>
          <w:rtl/>
        </w:rPr>
        <w:t>.</w:t>
      </w:r>
    </w:p>
    <w:p w14:paraId="15F0D4CF" w14:textId="77777777" w:rsidR="00E31AD5" w:rsidRDefault="00DF38AA" w:rsidP="006F1FF3">
      <w:pPr>
        <w:pStyle w:val="36"/>
        <w:framePr w:wrap="notBeside"/>
        <w:rPr>
          <w:rtl/>
        </w:rPr>
      </w:pPr>
      <w:r w:rsidRPr="006F1FF3">
        <w:rPr>
          <w:rFonts w:hint="eastAsia"/>
          <w:rtl/>
        </w:rPr>
        <w:t>ה</w:t>
      </w:r>
      <w:r w:rsidRPr="006F1FF3">
        <w:rPr>
          <w:rtl/>
        </w:rPr>
        <w:t xml:space="preserve">. </w:t>
      </w:r>
      <w:r w:rsidR="0089324E" w:rsidRPr="006F1FF3">
        <w:rPr>
          <w:rtl/>
        </w:rPr>
        <w:t>רב אשי</w:t>
      </w:r>
      <w:r w:rsidR="00E31AD5">
        <w:rPr>
          <w:rtl/>
        </w:rPr>
        <w:t>:</w:t>
      </w:r>
    </w:p>
    <w:p w14:paraId="7A660F94" w14:textId="2CC8299A" w:rsidR="00DF38AA" w:rsidRDefault="0089324E" w:rsidP="00164685">
      <w:pPr>
        <w:rPr>
          <w:rFonts w:ascii="Fb Fontext" w:hAnsi="Fb Fontext"/>
          <w:sz w:val="20"/>
          <w:rtl/>
        </w:rPr>
      </w:pPr>
      <w:r w:rsidRPr="006F178A">
        <w:rPr>
          <w:rFonts w:ascii="Fb Fontext" w:hAnsi="Fb Fontext" w:hint="cs"/>
          <w:sz w:val="20"/>
          <w:rtl/>
        </w:rPr>
        <w:t>ראהו</w:t>
      </w:r>
      <w:r w:rsidR="00DF38AA">
        <w:rPr>
          <w:rFonts w:ascii="Fb Fontext" w:hAnsi="Fb Fontext" w:hint="cs"/>
          <w:sz w:val="20"/>
          <w:rtl/>
        </w:rPr>
        <w:t>,</w:t>
      </w:r>
      <w:r w:rsidRPr="006F178A">
        <w:rPr>
          <w:rFonts w:ascii="Fb Fontext" w:hAnsi="Fb Fontext" w:hint="cs"/>
          <w:sz w:val="20"/>
          <w:rtl/>
        </w:rPr>
        <w:t xml:space="preserve"> </w:t>
      </w:r>
      <w:r w:rsidRPr="00EA6146">
        <w:rPr>
          <w:rStyle w:val="affc"/>
          <w:rFonts w:hint="eastAsia"/>
          <w:rtl/>
        </w:rPr>
        <w:t>א</w:t>
      </w:r>
      <w:r w:rsidRPr="00EA6146">
        <w:rPr>
          <w:rStyle w:val="affc"/>
          <w:rtl/>
        </w:rPr>
        <w:t>"</w:t>
      </w:r>
      <w:r w:rsidRPr="00EA6146">
        <w:rPr>
          <w:rStyle w:val="affc"/>
          <w:rFonts w:hint="eastAsia"/>
          <w:rtl/>
        </w:rPr>
        <w:t>ל</w:t>
      </w:r>
      <w:r w:rsidRPr="006F178A">
        <w:rPr>
          <w:rFonts w:ascii="Fb Fontext" w:hAnsi="Fb Fontext" w:hint="cs"/>
          <w:sz w:val="20"/>
          <w:rtl/>
        </w:rPr>
        <w:t xml:space="preserve"> הנח </w:t>
      </w:r>
      <w:r w:rsidRPr="00EA6146">
        <w:rPr>
          <w:rStyle w:val="affe"/>
          <w:rFonts w:hint="eastAsia"/>
          <w:rtl/>
        </w:rPr>
        <w:t>ל</w:t>
      </w:r>
      <w:r w:rsidRPr="00EA6146">
        <w:rPr>
          <w:rStyle w:val="affe"/>
          <w:rtl/>
        </w:rPr>
        <w:t xml:space="preserve">' </w:t>
      </w:r>
      <w:r w:rsidRPr="00EA6146">
        <w:rPr>
          <w:rStyle w:val="affe"/>
          <w:rFonts w:hint="eastAsia"/>
          <w:rtl/>
        </w:rPr>
        <w:t>יום</w:t>
      </w:r>
      <w:r w:rsidRPr="006F178A">
        <w:rPr>
          <w:rFonts w:ascii="Fb Fontext" w:hAnsi="Fb Fontext" w:hint="cs"/>
          <w:sz w:val="20"/>
          <w:rtl/>
        </w:rPr>
        <w:t xml:space="preserve"> ואחזור תלמודי</w:t>
      </w:r>
      <w:r w:rsidR="00DF38AA">
        <w:rPr>
          <w:rFonts w:ascii="Fb Fontext" w:hAnsi="Fb Fontext" w:hint="cs"/>
          <w:sz w:val="20"/>
          <w:rtl/>
        </w:rPr>
        <w:t>, ב</w:t>
      </w:r>
      <w:r w:rsidRPr="006F178A">
        <w:rPr>
          <w:rFonts w:ascii="Fb Fontext" w:hAnsi="Fb Fontext" w:hint="cs"/>
          <w:sz w:val="20"/>
          <w:rtl/>
        </w:rPr>
        <w:t xml:space="preserve">יום </w:t>
      </w:r>
      <w:r w:rsidR="00DF38AA">
        <w:rPr>
          <w:rFonts w:ascii="Fb Fontext" w:hAnsi="Fb Fontext" w:hint="cs"/>
          <w:sz w:val="20"/>
          <w:rtl/>
        </w:rPr>
        <w:t>ל'</w:t>
      </w:r>
      <w:r w:rsidR="00DF38AA" w:rsidRPr="006F178A">
        <w:rPr>
          <w:rFonts w:ascii="Fb Fontext" w:hAnsi="Fb Fontext" w:hint="cs"/>
          <w:sz w:val="20"/>
          <w:rtl/>
        </w:rPr>
        <w:t xml:space="preserve"> </w:t>
      </w:r>
      <w:r w:rsidRPr="006F178A">
        <w:rPr>
          <w:rFonts w:ascii="Fb Fontext" w:hAnsi="Fb Fontext" w:hint="cs"/>
          <w:sz w:val="20"/>
          <w:rtl/>
        </w:rPr>
        <w:t>הגיע</w:t>
      </w:r>
      <w:r w:rsidR="00DF38AA">
        <w:rPr>
          <w:rFonts w:ascii="Fb Fontext" w:hAnsi="Fb Fontext" w:hint="cs"/>
          <w:sz w:val="20"/>
          <w:rtl/>
        </w:rPr>
        <w:t>,</w:t>
      </w:r>
    </w:p>
    <w:p w14:paraId="361F36FE" w14:textId="77777777" w:rsidR="004E0BA3" w:rsidRDefault="0089324E" w:rsidP="00164685">
      <w:pPr>
        <w:rPr>
          <w:rFonts w:ascii="Fb Fontext" w:hAnsi="Fb Fontext"/>
          <w:sz w:val="20"/>
          <w:rtl/>
        </w:rPr>
      </w:pPr>
      <w:r w:rsidRPr="00EA6146">
        <w:rPr>
          <w:rStyle w:val="affc"/>
          <w:rFonts w:hint="eastAsia"/>
          <w:rtl/>
        </w:rPr>
        <w:t>שאלו</w:t>
      </w:r>
      <w:r w:rsidRPr="006F178A">
        <w:rPr>
          <w:rFonts w:ascii="Fb Fontext" w:hAnsi="Fb Fontext" w:hint="cs"/>
          <w:sz w:val="20"/>
          <w:rtl/>
        </w:rPr>
        <w:t xml:space="preserve"> </w:t>
      </w:r>
      <w:r w:rsidRPr="006F178A">
        <w:rPr>
          <w:rFonts w:ascii="Fb Fontext" w:hAnsi="Fb Fontext"/>
          <w:sz w:val="20"/>
          <w:rtl/>
        </w:rPr>
        <w:t>מ</w:t>
      </w:r>
      <w:r w:rsidR="00DF38AA">
        <w:rPr>
          <w:rFonts w:ascii="Fb Fontext" w:hAnsi="Fb Fontext" w:hint="cs"/>
          <w:sz w:val="20"/>
          <w:rtl/>
        </w:rPr>
        <w:t>ה הדחף</w:t>
      </w:r>
      <w:r w:rsidRPr="006F178A">
        <w:rPr>
          <w:rFonts w:ascii="Fb Fontext" w:hAnsi="Fb Fontext"/>
          <w:sz w:val="20"/>
          <w:rtl/>
        </w:rPr>
        <w:t xml:space="preserve">? </w:t>
      </w:r>
      <w:r w:rsidRPr="00EA6146">
        <w:rPr>
          <w:rStyle w:val="affc"/>
          <w:rFonts w:hint="eastAsia"/>
          <w:rtl/>
        </w:rPr>
        <w:t>א</w:t>
      </w:r>
      <w:r w:rsidRPr="00EA6146">
        <w:rPr>
          <w:rStyle w:val="affc"/>
          <w:rtl/>
        </w:rPr>
        <w:t>"</w:t>
      </w:r>
      <w:r w:rsidRPr="00EA6146">
        <w:rPr>
          <w:rStyle w:val="affc"/>
          <w:rFonts w:hint="eastAsia"/>
          <w:rtl/>
        </w:rPr>
        <w:t>ל</w:t>
      </w:r>
      <w:r w:rsidRPr="006F178A">
        <w:rPr>
          <w:rFonts w:ascii="Fb Fontext" w:hAnsi="Fb Fontext" w:hint="cs"/>
          <w:sz w:val="20"/>
          <w:rtl/>
        </w:rPr>
        <w:t xml:space="preserve"> שדוחק נשיאות </w:t>
      </w:r>
      <w:r w:rsidR="00DF38AA" w:rsidRPr="00EA6146">
        <w:rPr>
          <w:rStyle w:val="affc"/>
          <w:rFonts w:hint="eastAsia"/>
          <w:rtl/>
        </w:rPr>
        <w:t>בר</w:t>
      </w:r>
      <w:r w:rsidR="00DF38AA" w:rsidRPr="00EA6146">
        <w:rPr>
          <w:rStyle w:val="affc"/>
          <w:rtl/>
        </w:rPr>
        <w:t xml:space="preserve"> </w:t>
      </w:r>
      <w:r w:rsidRPr="00EA6146">
        <w:rPr>
          <w:rStyle w:val="affc"/>
          <w:rFonts w:hint="eastAsia"/>
          <w:rtl/>
        </w:rPr>
        <w:t>נ</w:t>
      </w:r>
      <w:r w:rsidR="00DF38AA" w:rsidRPr="00EA6146">
        <w:rPr>
          <w:rStyle w:val="affc"/>
          <w:rFonts w:hint="eastAsia"/>
          <w:rtl/>
        </w:rPr>
        <w:t>תן</w:t>
      </w:r>
      <w:r w:rsidR="00DF38AA">
        <w:rPr>
          <w:rFonts w:ascii="Fb Fontext" w:hAnsi="Fb Fontext" w:hint="cs"/>
          <w:sz w:val="20"/>
          <w:rtl/>
        </w:rPr>
        <w:t>.</w:t>
      </w:r>
    </w:p>
    <w:p w14:paraId="3755FAC2" w14:textId="66751E7B" w:rsidR="00E31AD5" w:rsidRDefault="00DF38AA" w:rsidP="006F1FF3">
      <w:pPr>
        <w:pStyle w:val="36"/>
        <w:framePr w:wrap="notBeside"/>
        <w:rPr>
          <w:rtl/>
        </w:rPr>
      </w:pPr>
      <w:r w:rsidRPr="006F1FF3">
        <w:rPr>
          <w:rFonts w:hint="eastAsia"/>
          <w:rtl/>
        </w:rPr>
        <w:t>ו</w:t>
      </w:r>
      <w:r w:rsidRPr="006F1FF3">
        <w:rPr>
          <w:rtl/>
        </w:rPr>
        <w:t xml:space="preserve">. </w:t>
      </w:r>
      <w:r w:rsidR="0089324E" w:rsidRPr="006F1FF3">
        <w:rPr>
          <w:rtl/>
        </w:rPr>
        <w:t>רב חסדא</w:t>
      </w:r>
      <w:r w:rsidR="00E31AD5">
        <w:rPr>
          <w:rtl/>
        </w:rPr>
        <w:t>:</w:t>
      </w:r>
    </w:p>
    <w:p w14:paraId="5AB7BFBA" w14:textId="77777777" w:rsidR="004E0BA3" w:rsidRDefault="0089324E" w:rsidP="006F1FF3">
      <w:pPr>
        <w:rPr>
          <w:rFonts w:ascii="Fb Fontext" w:hAnsi="Fb Fontext"/>
          <w:spacing w:val="-6"/>
          <w:rtl/>
        </w:rPr>
      </w:pPr>
      <w:r w:rsidRPr="006F1FF3">
        <w:rPr>
          <w:rFonts w:ascii="Fb Fontext" w:hAnsi="Fb Fontext"/>
          <w:spacing w:val="-6"/>
          <w:rtl/>
        </w:rPr>
        <w:t>לא יכל ל</w:t>
      </w:r>
      <w:r w:rsidRPr="006F1FF3">
        <w:rPr>
          <w:rFonts w:ascii="Fb Fontext" w:hAnsi="Fb Fontext" w:hint="cs"/>
          <w:spacing w:val="-6"/>
          <w:rtl/>
        </w:rPr>
        <w:t>ו</w:t>
      </w:r>
      <w:r w:rsidR="00DF38AA" w:rsidRPr="006F1FF3">
        <w:rPr>
          <w:rFonts w:ascii="Fb Fontext" w:hAnsi="Fb Fontext" w:hint="cs"/>
          <w:spacing w:val="-6"/>
          <w:rtl/>
        </w:rPr>
        <w:t>,</w:t>
      </w:r>
      <w:r w:rsidRPr="006F1FF3">
        <w:rPr>
          <w:rFonts w:ascii="Fb Fontext" w:hAnsi="Fb Fontext"/>
          <w:spacing w:val="-6"/>
          <w:rtl/>
        </w:rPr>
        <w:t xml:space="preserve"> </w:t>
      </w:r>
      <w:r w:rsidR="00DF38AA" w:rsidRPr="006F1FF3">
        <w:rPr>
          <w:rFonts w:ascii="Fb Fontext" w:hAnsi="Fb Fontext" w:hint="cs"/>
          <w:spacing w:val="-6"/>
          <w:rtl/>
        </w:rPr>
        <w:t>ש</w:t>
      </w:r>
      <w:r w:rsidRPr="006F1FF3">
        <w:rPr>
          <w:rFonts w:ascii="Fb Fontext" w:hAnsi="Fb Fontext"/>
          <w:spacing w:val="-6"/>
          <w:rtl/>
        </w:rPr>
        <w:t xml:space="preserve">לא </w:t>
      </w:r>
      <w:r w:rsidRPr="006F1FF3">
        <w:rPr>
          <w:rFonts w:ascii="Fb Fontext" w:hAnsi="Fb Fontext" w:hint="cs"/>
          <w:spacing w:val="-6"/>
          <w:rtl/>
        </w:rPr>
        <w:t xml:space="preserve">פסק </w:t>
      </w:r>
      <w:r w:rsidR="00DF38AA" w:rsidRPr="006F1FF3">
        <w:rPr>
          <w:rFonts w:ascii="Fb Fontext" w:hAnsi="Fb Fontext" w:hint="cs"/>
          <w:spacing w:val="-6"/>
          <w:rtl/>
        </w:rPr>
        <w:t>מלגרוס</w:t>
      </w:r>
      <w:r w:rsidRPr="006F1FF3">
        <w:rPr>
          <w:rFonts w:ascii="Fb Fontext" w:hAnsi="Fb Fontext" w:hint="cs"/>
          <w:spacing w:val="-6"/>
          <w:rtl/>
        </w:rPr>
        <w:t>,</w:t>
      </w:r>
      <w:r w:rsidR="006F1FF3" w:rsidRPr="006F1FF3">
        <w:rPr>
          <w:rStyle w:val="affc"/>
          <w:rFonts w:hint="cs"/>
          <w:spacing w:val="-6"/>
          <w:rtl/>
        </w:rPr>
        <w:t xml:space="preserve"> </w:t>
      </w:r>
      <w:r w:rsidRPr="006F1FF3">
        <w:rPr>
          <w:rStyle w:val="affc"/>
          <w:rFonts w:hint="eastAsia"/>
          <w:spacing w:val="-6"/>
          <w:rtl/>
        </w:rPr>
        <w:t>עלה</w:t>
      </w:r>
      <w:r w:rsidRPr="006F1FF3">
        <w:rPr>
          <w:rStyle w:val="affc"/>
          <w:spacing w:val="-6"/>
          <w:rtl/>
        </w:rPr>
        <w:t xml:space="preserve"> </w:t>
      </w:r>
      <w:r w:rsidRPr="006F1FF3">
        <w:rPr>
          <w:rStyle w:val="affc"/>
          <w:rFonts w:hint="eastAsia"/>
          <w:spacing w:val="-6"/>
          <w:rtl/>
        </w:rPr>
        <w:t>וישב</w:t>
      </w:r>
      <w:r w:rsidRPr="006F1FF3">
        <w:rPr>
          <w:rFonts w:ascii="Fb Fontext" w:hAnsi="Fb Fontext" w:hint="cs"/>
          <w:spacing w:val="-6"/>
          <w:rtl/>
        </w:rPr>
        <w:t xml:space="preserve"> בארז </w:t>
      </w:r>
      <w:r w:rsidR="00DF38AA" w:rsidRPr="006F1FF3">
        <w:rPr>
          <w:rFonts w:ascii="Fb Fontext" w:hAnsi="Fb Fontext" w:hint="cs"/>
          <w:spacing w:val="-6"/>
          <w:rtl/>
        </w:rPr>
        <w:t>ושברו,</w:t>
      </w:r>
      <w:r w:rsidRPr="006F1FF3">
        <w:rPr>
          <w:rFonts w:ascii="Fb Fontext" w:hAnsi="Fb Fontext" w:hint="cs"/>
          <w:spacing w:val="-6"/>
          <w:rtl/>
        </w:rPr>
        <w:t xml:space="preserve"> שתק </w:t>
      </w:r>
      <w:r w:rsidRPr="006F1FF3">
        <w:rPr>
          <w:rStyle w:val="affc"/>
          <w:rFonts w:hint="eastAsia"/>
          <w:spacing w:val="-6"/>
          <w:rtl/>
        </w:rPr>
        <w:t>ר</w:t>
      </w:r>
      <w:r w:rsidRPr="006F1FF3">
        <w:rPr>
          <w:rStyle w:val="affc"/>
          <w:spacing w:val="-6"/>
          <w:rtl/>
        </w:rPr>
        <w:t>"</w:t>
      </w:r>
      <w:r w:rsidRPr="006F1FF3">
        <w:rPr>
          <w:rStyle w:val="affc"/>
          <w:rFonts w:hint="eastAsia"/>
          <w:spacing w:val="-6"/>
          <w:rtl/>
        </w:rPr>
        <w:t>ח</w:t>
      </w:r>
      <w:r w:rsidRPr="006F1FF3">
        <w:rPr>
          <w:rFonts w:ascii="Fb Fontext" w:hAnsi="Fb Fontext" w:hint="cs"/>
          <w:spacing w:val="-6"/>
          <w:rtl/>
        </w:rPr>
        <w:t xml:space="preserve"> ונפטר</w:t>
      </w:r>
    </w:p>
    <w:p w14:paraId="1D062961" w14:textId="668D6DBC" w:rsidR="00E31AD5" w:rsidRDefault="00DF38AA" w:rsidP="006F1FF3">
      <w:pPr>
        <w:pStyle w:val="36"/>
        <w:framePr w:wrap="notBeside"/>
        <w:rPr>
          <w:rtl/>
        </w:rPr>
      </w:pPr>
      <w:r w:rsidRPr="006F1FF3">
        <w:rPr>
          <w:rFonts w:hint="eastAsia"/>
          <w:rtl/>
        </w:rPr>
        <w:t>ז</w:t>
      </w:r>
      <w:r w:rsidRPr="006F1FF3">
        <w:rPr>
          <w:rtl/>
        </w:rPr>
        <w:t xml:space="preserve">. </w:t>
      </w:r>
      <w:r>
        <w:rPr>
          <w:rtl/>
        </w:rPr>
        <w:t xml:space="preserve">רבי חייא</w:t>
      </w:r>
      <w:del w:id="41019" w:author="Claude" w:date="2026-10-07T09:24:59Z">
        <w:r>
          <w:rPr>
            <w:rtl/>
          </w:rPr>
          <w:delText xml:space="preserve"> </w:delText>
        </w:r>
      </w:del>
      <w:r w:rsidR="00E31AD5">
        <w:rPr>
          <w:rtl/>
        </w:rPr>
        <w:t>:</w:t>
      </w:r>
    </w:p>
    <w:p w14:paraId="7898961B" w14:textId="77E4BBD1" w:rsidR="0089324E" w:rsidRDefault="0089324E" w:rsidP="00D70307">
      <w:pPr>
        <w:rPr>
          <w:rtl/>
        </w:rPr>
      </w:pPr>
      <w:r w:rsidRPr="006F178A">
        <w:rPr>
          <w:rtl/>
        </w:rPr>
        <w:t xml:space="preserve">לא </w:t>
      </w:r>
      <w:r>
        <w:rPr>
          <w:rFonts w:hint="cs"/>
          <w:rtl/>
        </w:rPr>
        <w:t>יכל להתקרב אליו,</w:t>
      </w:r>
      <w:r w:rsidRPr="006F178A">
        <w:rPr>
          <w:rFonts w:hint="cs"/>
          <w:rtl/>
        </w:rPr>
        <w:t xml:space="preserve"> </w:t>
      </w:r>
      <w:r w:rsidRPr="00EA6146">
        <w:rPr>
          <w:rStyle w:val="affc"/>
          <w:rFonts w:hint="eastAsia"/>
          <w:rtl/>
        </w:rPr>
        <w:t>נדמה</w:t>
      </w:r>
      <w:r w:rsidRPr="006F178A">
        <w:rPr>
          <w:rFonts w:hint="cs"/>
          <w:rtl/>
        </w:rPr>
        <w:t xml:space="preserve"> כעני</w:t>
      </w:r>
      <w:r w:rsidR="00DF38AA">
        <w:rPr>
          <w:rFonts w:hint="cs"/>
          <w:rtl/>
        </w:rPr>
        <w:t>, והוציא</w:t>
      </w:r>
      <w:r w:rsidRPr="006F178A">
        <w:rPr>
          <w:rFonts w:hint="cs"/>
          <w:rtl/>
        </w:rPr>
        <w:t xml:space="preserve"> לו לחם</w:t>
      </w:r>
      <w:r w:rsidR="00DF38AA">
        <w:rPr>
          <w:rFonts w:hint="cs"/>
          <w:rtl/>
        </w:rPr>
        <w:t>,</w:t>
      </w:r>
      <w:r w:rsidR="00D70307">
        <w:rPr>
          <w:rStyle w:val="affc"/>
          <w:rFonts w:hint="cs"/>
          <w:rtl/>
        </w:rPr>
        <w:t xml:space="preserve"> </w:t>
      </w:r>
      <w:r w:rsidR="00DF38AA" w:rsidRPr="00EA6146">
        <w:rPr>
          <w:rStyle w:val="affc"/>
          <w:rFonts w:hint="eastAsia"/>
          <w:rtl/>
        </w:rPr>
        <w:t>שאלו</w:t>
      </w:r>
      <w:r w:rsidR="00DF38AA" w:rsidRPr="00EA6146">
        <w:rPr>
          <w:rStyle w:val="affc"/>
          <w:rtl/>
        </w:rPr>
        <w:t xml:space="preserve"> </w:t>
      </w:r>
      <w:r w:rsidR="00DF38AA" w:rsidRPr="00EA6146">
        <w:rPr>
          <w:rStyle w:val="affc"/>
          <w:rFonts w:hint="eastAsia"/>
          <w:rtl/>
        </w:rPr>
        <w:t>מלאך</w:t>
      </w:r>
      <w:r w:rsidR="00DF38AA" w:rsidRPr="00EA6146">
        <w:rPr>
          <w:rStyle w:val="affc"/>
          <w:rtl/>
        </w:rPr>
        <w:t xml:space="preserve"> </w:t>
      </w:r>
      <w:r w:rsidR="00DF38AA" w:rsidRPr="00EA6146">
        <w:rPr>
          <w:rStyle w:val="affc"/>
          <w:rFonts w:hint="eastAsia"/>
          <w:rtl/>
        </w:rPr>
        <w:t>המוות</w:t>
      </w:r>
      <w:r w:rsidR="00DF38AA" w:rsidRPr="006F178A">
        <w:rPr>
          <w:rFonts w:hint="cs"/>
          <w:rtl/>
        </w:rPr>
        <w:t xml:space="preserve"> </w:t>
      </w:r>
      <w:r w:rsidRPr="006F178A">
        <w:rPr>
          <w:rFonts w:hint="cs"/>
          <w:rtl/>
        </w:rPr>
        <w:t xml:space="preserve">מדוע אינך מרחם עלי </w:t>
      </w:r>
      <w:r w:rsidR="00DF38AA">
        <w:rPr>
          <w:rFonts w:hint="cs"/>
          <w:rtl/>
        </w:rPr>
        <w:t>כעני?</w:t>
      </w:r>
      <w:r w:rsidR="00D70307">
        <w:rPr>
          <w:rStyle w:val="affc"/>
          <w:rFonts w:hint="cs"/>
          <w:rtl/>
        </w:rPr>
        <w:t xml:space="preserve"> </w:t>
      </w:r>
      <w:r w:rsidRPr="00EA6146">
        <w:rPr>
          <w:rStyle w:val="affc"/>
          <w:rFonts w:hint="eastAsia"/>
          <w:rtl/>
        </w:rPr>
        <w:t>הראה</w:t>
      </w:r>
      <w:r w:rsidRPr="00EA6146">
        <w:rPr>
          <w:rStyle w:val="affc"/>
          <w:rtl/>
        </w:rPr>
        <w:t xml:space="preserve"> </w:t>
      </w:r>
      <w:r w:rsidRPr="00EA6146">
        <w:rPr>
          <w:rStyle w:val="affc"/>
          <w:rFonts w:hint="eastAsia"/>
          <w:rtl/>
        </w:rPr>
        <w:t>לו</w:t>
      </w:r>
      <w:r w:rsidRPr="006F178A">
        <w:rPr>
          <w:rFonts w:hint="cs"/>
          <w:rtl/>
        </w:rPr>
        <w:t xml:space="preserve"> שוט </w:t>
      </w:r>
      <w:r w:rsidR="00DF38AA">
        <w:rPr>
          <w:rFonts w:hint="cs"/>
          <w:rtl/>
        </w:rPr>
        <w:t xml:space="preserve">אש - </w:t>
      </w:r>
      <w:r w:rsidR="00E96100">
        <w:rPr>
          <w:rFonts w:hint="cs"/>
          <w:rtl/>
        </w:rPr>
        <w:t>ונפטר</w:t>
      </w:r>
      <w:r w:rsidR="00DF38AA">
        <w:rPr>
          <w:rFonts w:hint="cs"/>
          <w:rtl/>
        </w:rPr>
        <w:t>.</w:t>
      </w:r>
    </w:p>
    <w:p w14:paraId="52E84EB8" w14:textId="32D5B61B" w:rsidR="00D54BA1" w:rsidRDefault="005D74AE" w:rsidP="00746BBB">
      <w:pPr>
        <w:pStyle w:val="afff1"/>
        <w:rPr>
          <w:rtl/>
        </w:rPr>
      </w:pPr>
      <w:r>
        <w:rPr>
          <w:rFonts w:hint="cs"/>
          <w:rtl/>
        </w:rPr>
        <w:t>****</w:t>
      </w:r>
    </w:p>
    <w:p w14:paraId="4BB7EB85" w14:textId="77777777" w:rsidR="00D54BA1" w:rsidRDefault="00D54BA1">
      <w:pPr>
        <w:bidi w:val="0"/>
        <w:spacing w:after="160" w:line="259" w:lineRule="auto"/>
        <w:jc w:val="left"/>
        <w:rPr>
          <w:rFonts w:cs="BA TM • Vilna Extra-Bold"/>
          <w:bCs/>
          <w:color w:val="A6A6A6" w:themeColor="background1" w:themeShade="A6"/>
          <w:rtl/>
        </w:rPr>
      </w:pPr>
      <w:r>
        <w:rPr>
          <w:rtl/>
        </w:rPr>
        <w:br w:type="page"/>
      </w:r>
    </w:p>
    <w:p w14:paraId="351FEE77" w14:textId="77777777" w:rsidR="0089324E" w:rsidRPr="006F178A" w:rsidRDefault="0089324E" w:rsidP="00800D78">
      <w:pPr>
        <w:pStyle w:val="afff3"/>
        <w:framePr w:wrap="around"/>
        <w:rPr>
          <w:rtl/>
        </w:rPr>
      </w:pPr>
      <w:r w:rsidRPr="006F178A">
        <w:rPr>
          <w:rFonts w:hint="cs"/>
          <w:rtl/>
        </w:rPr>
        <w:lastRenderedPageBreak/>
        <w:t>כח:</w:t>
      </w:r>
    </w:p>
    <w:p>
      <w:pPr>
        <w:pStyle w:val="MishnaBatzad"/>
        <w:rPr>
          <w:ins w:id="20110" w:author="קלוד" w:date="2026-10-06T10:09:29Z"/>
        </w:rPr>
      </w:pPr>
      <w:ins w:id="20109" w:author="קלוד" w:date="2026-10-06T10:09:29Z">
        <w:r>
          <w:t xml:space="preserve">משנה ח</w:t>
        </w:r>
      </w:ins>
    </w:p>
    <w:p w14:paraId="5DC61768" w14:textId="4CB87192" w:rsidR="0089324E" w:rsidRPr="006F178A" w:rsidRDefault="0089324E" w:rsidP="00164685">
      <w:pPr>
        <w:pStyle w:val="afff9"/>
        <w:jc w:val="center"/>
        <w:rPr>
          <w:rtl/>
        </w:rPr>
      </w:pPr>
      <w:r w:rsidRPr="006F178A">
        <w:rPr>
          <w:rtl/>
        </w:rPr>
        <w:t>נשים במועד מענות, אבל לא מטפחות</w:t>
      </w:r>
      <w:r w:rsidR="004936E8">
        <w:rPr>
          <w:rFonts w:hint="cs"/>
          <w:rtl/>
        </w:rPr>
        <w:t xml:space="preserve"> </w:t>
      </w:r>
      <w:r w:rsidR="004936E8" w:rsidRPr="00EA6146">
        <w:rPr>
          <w:rStyle w:val="HesberMishna"/>
          <w:rFonts w:hint="eastAsia"/>
          <w:rtl/>
          <w:rPrChange w:id="20063" w:author="קלוד" w:date="2026-10-06T10:09:29Z">
            <w:rPr>
              <w:rStyle w:val="affe"/>
              <w:rFonts w:hint="eastAsia"/>
              <w:rtl/>
            </w:rPr>
          </w:rPrChange>
        </w:rPr>
        <w:t>כף</w:t>
      </w:r>
      <w:r w:rsidR="004936E8" w:rsidRPr="00EA6146">
        <w:rPr>
          <w:rStyle w:val="HesberMishna"/>
          <w:rtl/>
          <w:rPrChange w:id="20064" w:author="קלוד" w:date="2026-10-06T10:09:29Z">
            <w:rPr>
              <w:rStyle w:val="affe"/>
              <w:rtl/>
            </w:rPr>
          </w:rPrChange>
        </w:rPr>
        <w:t xml:space="preserve"> </w:t>
      </w:r>
      <w:r w:rsidR="004936E8" w:rsidRPr="00EA6146">
        <w:rPr>
          <w:rStyle w:val="HesberMishna"/>
          <w:rFonts w:hint="eastAsia"/>
          <w:rtl/>
          <w:rPrChange w:id="20065" w:author="קלוד" w:date="2026-10-06T10:09:29Z">
            <w:rPr>
              <w:rStyle w:val="affe"/>
              <w:rFonts w:hint="eastAsia"/>
              <w:rtl/>
            </w:rPr>
          </w:rPrChange>
        </w:rPr>
        <w:t>אל</w:t>
      </w:r>
      <w:r w:rsidR="004936E8" w:rsidRPr="00EA6146">
        <w:rPr>
          <w:rStyle w:val="HesberMishna"/>
          <w:rtl/>
          <w:rPrChange w:id="20066" w:author="קלוד" w:date="2026-10-06T10:09:29Z">
            <w:rPr>
              <w:rStyle w:val="affe"/>
              <w:rtl/>
            </w:rPr>
          </w:rPrChange>
        </w:rPr>
        <w:t xml:space="preserve"> </w:t>
      </w:r>
      <w:r w:rsidR="004936E8" w:rsidRPr="00EA6146">
        <w:rPr>
          <w:rStyle w:val="HesberMishna"/>
          <w:rFonts w:hint="eastAsia"/>
          <w:rtl/>
          <w:rPrChange w:id="20067" w:author="קלוד" w:date="2026-10-06T10:09:29Z">
            <w:rPr>
              <w:rStyle w:val="affe"/>
              <w:rFonts w:hint="eastAsia"/>
              <w:rtl/>
            </w:rPr>
          </w:rPrChange>
        </w:rPr>
        <w:t>כף</w:t>
      </w:r>
      <w:r w:rsidR="004936E8">
        <w:rPr>
          <w:rStyle w:val="HesberMishna"/>
          <w:rFonts w:hint="cs"/>
          <w:rtl/>
          <w:rPrChange w:id="20068" w:author="קלוד" w:date="2026-10-06T10:09:29Z">
            <w:rPr>
              <w:rStyle w:val="affe"/>
              <w:rFonts w:hint="cs"/>
              <w:rtl/>
            </w:rPr>
          </w:rPrChange>
        </w:rPr>
        <w:t>,</w:t>
      </w:r>
    </w:p>
    <w:p w14:paraId="137CE9DE" w14:textId="765CFCD4" w:rsidR="0089324E" w:rsidRPr="006F178A" w:rsidRDefault="0089324E" w:rsidP="00E96100">
      <w:pPr>
        <w:pStyle w:val="afff9"/>
        <w:rPr>
          <w:rtl/>
        </w:rPr>
      </w:pPr>
      <w:r>
        <w:rPr>
          <w:rStyle w:val="TanaimMishna"/>
          <w:rFonts w:cs="BA TM • Vilna Extra-Bold"/>
          <w:rtl/>
          <w:rPrChange w:id="20069" w:author="קלוד" w:date="2026-10-06T10:09:29Z">
            <w:rPr>
              <w:rFonts w:cs="BA TM • Vilna Extra-Bold"/>
              <w:rtl/>
            </w:rPr>
          </w:rPrChange>
        </w:rPr>
        <w:t xml:space="preserve">רבי ישמעאל</w:t>
      </w:r>
      <w:r>
        <w:rPr>
          <w:rFonts w:cs="BA TM • Vilna Extra-Bold"/>
          <w:rtl/>
        </w:rPr>
        <w:t xml:space="preserve"> אומר</w:t>
      </w:r>
      <w:r>
        <w:rPr>
          <w:rStyle w:val="TanaimMishna"/>
          <w:rFonts w:cs="BA TM • Vilna Extra-Bold"/>
          <w:rtl/>
          <w:rPrChange w:id="41020" w:author="Claude" w:date="2026-10-07T09:24:59Z">
            <w:rPr>
              <w:rFonts w:cs="BA TM • Vilna Extra-Bold"/>
              <w:rtl/>
            </w:rPr>
          </w:rPrChange>
        </w:rPr>
        <w:t xml:space="preserve">:</w:t>
      </w:r>
      <w:r w:rsidRPr="006F178A">
        <w:rPr>
          <w:rtl/>
        </w:rPr>
        <w:t xml:space="preserve"> הסמוכות למטה מטפחות</w:t>
      </w:r>
      <w:r w:rsidR="004936E8">
        <w:rPr>
          <w:rFonts w:hint="cs"/>
          <w:rtl/>
        </w:rPr>
        <w:t>,</w:t>
      </w:r>
    </w:p>
    <w:p w14:paraId="3A24B181" w14:textId="7494ECC2" w:rsidR="0089324E" w:rsidRPr="00E96100" w:rsidRDefault="0089324E" w:rsidP="00164685">
      <w:pPr>
        <w:pStyle w:val="afff9"/>
        <w:jc w:val="center"/>
        <w:rPr>
          <w:rtl/>
        </w:rPr>
      </w:pPr>
      <w:r w:rsidRPr="00E96100">
        <w:rPr>
          <w:rtl/>
        </w:rPr>
        <w:t>בר</w:t>
      </w:r>
      <w:r w:rsidR="004936E8" w:rsidRPr="00E96100">
        <w:rPr>
          <w:rFonts w:hint="cs"/>
          <w:rtl/>
        </w:rPr>
        <w:t>"ח</w:t>
      </w:r>
      <w:r w:rsidRPr="00E96100">
        <w:rPr>
          <w:rtl/>
        </w:rPr>
        <w:t>, חנוכה ופורים - מענות ומטפחות, בזה וזה - לא מקוננות</w:t>
      </w:r>
      <w:r w:rsidR="004936E8" w:rsidRPr="00E96100">
        <w:rPr>
          <w:rFonts w:hint="cs"/>
          <w:rtl/>
        </w:rPr>
        <w:t>,</w:t>
      </w:r>
    </w:p>
    <w:p w14:paraId="2CBA831F" w14:textId="77777777" w:rsidR="0089324E" w:rsidRPr="006F178A" w:rsidRDefault="0089324E" w:rsidP="00E96100">
      <w:pPr>
        <w:pStyle w:val="afff9"/>
        <w:rPr>
          <w:rtl/>
        </w:rPr>
      </w:pPr>
      <w:r w:rsidRPr="006F178A">
        <w:rPr>
          <w:rtl/>
        </w:rPr>
        <w:t>נקבר המת - לא מענות ולא מטפחות.</w:t>
      </w:r>
    </w:p>
    <w:p w14:paraId="1EE76142" w14:textId="77777777" w:rsidR="004E0BA3" w:rsidRDefault="0089324E" w:rsidP="00841B22">
      <w:pPr>
        <w:pStyle w:val="afff9"/>
        <w:rPr>
          <w:rtl/>
        </w:rPr>
      </w:pPr>
      <w:r w:rsidRPr="006F178A">
        <w:rPr>
          <w:rtl/>
        </w:rPr>
        <w:t>עינוי - כולן עונות כאחד,</w:t>
      </w:r>
    </w:p>
    <w:p w14:paraId="161A8461" w14:textId="756781B1" w:rsidR="0089324E" w:rsidRPr="006F178A" w:rsidRDefault="0089324E" w:rsidP="00E96100">
      <w:pPr>
        <w:pStyle w:val="afff9"/>
        <w:rPr>
          <w:rtl/>
        </w:rPr>
      </w:pPr>
      <w:r w:rsidRPr="006F178A">
        <w:rPr>
          <w:rtl/>
        </w:rPr>
        <w:t>קינה - אחת מדברת וכולן אחריה,</w:t>
      </w:r>
      <w:r w:rsidR="00E96100">
        <w:rPr>
          <w:rFonts w:hint="cs"/>
          <w:rtl/>
        </w:rPr>
        <w:t xml:space="preserve">- </w:t>
      </w:r>
      <w:r w:rsidRPr="006F178A">
        <w:rPr>
          <w:rtl/>
        </w:rPr>
        <w:t xml:space="preserve"> </w:t>
      </w:r>
      <w:r w:rsidRPr="00EA6146">
        <w:rPr>
          <w:rStyle w:val="af4"/>
          <w:rtl/>
        </w:rPr>
        <w:t>ואשה רעותה קינה</w:t>
      </w:r>
      <w:r w:rsidRPr="006F178A">
        <w:rPr>
          <w:rtl/>
        </w:rPr>
        <w:t>.</w:t>
      </w:r>
    </w:p>
    <w:p w14:paraId="12554A31" w14:textId="3299FA46" w:rsidR="0089324E" w:rsidRPr="006F178A" w:rsidRDefault="0089324E" w:rsidP="00841B22">
      <w:pPr>
        <w:pStyle w:val="afff9"/>
        <w:rPr>
          <w:rtl/>
        </w:rPr>
      </w:pPr>
      <w:r w:rsidRPr="006F178A">
        <w:rPr>
          <w:rtl/>
        </w:rPr>
        <w:t>אבל לעתיד לבא אומר</w:t>
      </w:r>
      <w:r w:rsidR="004936E8">
        <w:rPr>
          <w:rFonts w:hint="cs"/>
          <w:rtl/>
        </w:rPr>
        <w:t>:</w:t>
      </w:r>
      <w:r w:rsidRPr="006F178A">
        <w:rPr>
          <w:rtl/>
        </w:rPr>
        <w:t xml:space="preserve"> </w:t>
      </w:r>
      <w:r w:rsidRPr="00EA6146">
        <w:rPr>
          <w:rStyle w:val="af4"/>
          <w:rtl/>
        </w:rPr>
        <w:t>בלע המות לנצח</w:t>
      </w:r>
      <w:r w:rsidR="004936E8" w:rsidRPr="00EA6146">
        <w:rPr>
          <w:rStyle w:val="af4"/>
          <w:rtl/>
        </w:rPr>
        <w:t>,</w:t>
      </w:r>
      <w:r w:rsidRPr="00EA6146">
        <w:rPr>
          <w:rStyle w:val="af4"/>
          <w:rtl/>
        </w:rPr>
        <w:t xml:space="preserve"> ומחה ה' אלהים דמעה מעל כל פנים</w:t>
      </w:r>
      <w:r w:rsidR="004936E8" w:rsidRPr="00EA6146">
        <w:rPr>
          <w:rStyle w:val="af4"/>
          <w:rtl/>
        </w:rPr>
        <w:t>,</w:t>
      </w:r>
      <w:r w:rsidRPr="00EA6146">
        <w:rPr>
          <w:rStyle w:val="af4"/>
          <w:rtl/>
        </w:rPr>
        <w:t xml:space="preserve"> </w:t>
      </w:r>
      <w:r w:rsidR="004936E8" w:rsidRPr="00EA6146">
        <w:rPr>
          <w:rStyle w:val="af4"/>
          <w:rFonts w:hint="eastAsia"/>
          <w:rtl/>
        </w:rPr>
        <w:t>וחרפת</w:t>
      </w:r>
      <w:r w:rsidR="004936E8" w:rsidRPr="00EA6146">
        <w:rPr>
          <w:rStyle w:val="af4"/>
          <w:rtl/>
        </w:rPr>
        <w:t xml:space="preserve"> </w:t>
      </w:r>
      <w:r w:rsidR="004936E8" w:rsidRPr="00EA6146">
        <w:rPr>
          <w:rStyle w:val="af4"/>
          <w:rFonts w:hint="eastAsia"/>
          <w:rtl/>
        </w:rPr>
        <w:t>עמו</w:t>
      </w:r>
      <w:r w:rsidR="004936E8" w:rsidRPr="00EA6146">
        <w:rPr>
          <w:rStyle w:val="af4"/>
          <w:rtl/>
        </w:rPr>
        <w:t xml:space="preserve"> </w:t>
      </w:r>
      <w:r w:rsidR="004936E8" w:rsidRPr="00EA6146">
        <w:rPr>
          <w:rStyle w:val="af4"/>
          <w:rFonts w:hint="eastAsia"/>
          <w:rtl/>
        </w:rPr>
        <w:t>יסיר</w:t>
      </w:r>
      <w:r w:rsidR="004936E8" w:rsidRPr="00EA6146">
        <w:rPr>
          <w:rStyle w:val="af4"/>
          <w:rtl/>
        </w:rPr>
        <w:t xml:space="preserve"> </w:t>
      </w:r>
      <w:r w:rsidR="004936E8" w:rsidRPr="00EA6146">
        <w:rPr>
          <w:rStyle w:val="af4"/>
          <w:rFonts w:hint="eastAsia"/>
          <w:rtl/>
        </w:rPr>
        <w:t>מעל</w:t>
      </w:r>
      <w:r w:rsidR="004936E8" w:rsidRPr="00EA6146">
        <w:rPr>
          <w:rStyle w:val="af4"/>
          <w:rtl/>
        </w:rPr>
        <w:t xml:space="preserve"> </w:t>
      </w:r>
      <w:r w:rsidR="004936E8" w:rsidRPr="00EA6146">
        <w:rPr>
          <w:rStyle w:val="af4"/>
          <w:rFonts w:hint="eastAsia"/>
          <w:rtl/>
        </w:rPr>
        <w:t>כל</w:t>
      </w:r>
      <w:r w:rsidR="004936E8" w:rsidRPr="00EA6146">
        <w:rPr>
          <w:rStyle w:val="af4"/>
          <w:rtl/>
        </w:rPr>
        <w:t xml:space="preserve"> </w:t>
      </w:r>
      <w:r w:rsidR="004936E8" w:rsidRPr="00EA6146">
        <w:rPr>
          <w:rStyle w:val="af4"/>
          <w:rFonts w:hint="eastAsia"/>
          <w:rtl/>
        </w:rPr>
        <w:t>הארץ</w:t>
      </w:r>
      <w:r w:rsidR="004936E8" w:rsidRPr="00EA6146">
        <w:rPr>
          <w:rStyle w:val="af4"/>
          <w:rtl/>
        </w:rPr>
        <w:t xml:space="preserve">, כי ה' </w:t>
      </w:r>
      <w:r w:rsidR="004936E8" w:rsidRPr="00EA6146">
        <w:rPr>
          <w:rStyle w:val="af4"/>
          <w:rFonts w:hint="eastAsia"/>
          <w:rtl/>
        </w:rPr>
        <w:t>דבר</w:t>
      </w:r>
      <w:r w:rsidRPr="006F178A">
        <w:rPr>
          <w:rtl/>
        </w:rPr>
        <w:t>.</w:t>
      </w:r>
    </w:p>
    <w:p w14:paraId="74B1B225" w14:textId="1D4C0E82" w:rsidR="00E31AD5" w:rsidRDefault="00A35FD9" w:rsidP="00841B22">
      <w:pPr>
        <w:pStyle w:val="36"/>
        <w:framePr w:wrap="notBeside"/>
        <w:rPr>
          <w:rtl/>
        </w:rPr>
      </w:pPr>
      <w:r w:rsidRPr="00841B22">
        <w:rPr>
          <w:rFonts w:hint="cs"/>
          <w:rtl/>
        </w:rPr>
        <w:t>א</w:t>
      </w:r>
      <w:r w:rsidRPr="00841B22">
        <w:rPr>
          <w:rFonts w:hint="eastAsia"/>
          <w:rtl/>
        </w:rPr>
        <w:t>ו</w:t>
      </w:r>
      <w:r w:rsidR="0089324E" w:rsidRPr="00841B22">
        <w:rPr>
          <w:rtl/>
        </w:rPr>
        <w:t>מר</w:t>
      </w:r>
      <w:r w:rsidRPr="00841B22">
        <w:rPr>
          <w:rFonts w:hint="eastAsia"/>
          <w:rtl/>
        </w:rPr>
        <w:t>ות</w:t>
      </w:r>
      <w:r w:rsidR="00E31AD5">
        <w:rPr>
          <w:rtl/>
        </w:rPr>
        <w:t>:</w:t>
      </w:r>
    </w:p>
    <w:p w14:paraId="00BC8A63" w14:textId="4B6ECCC0" w:rsidR="0089324E" w:rsidRPr="006F178A" w:rsidRDefault="0089324E" w:rsidP="00164685">
      <w:pPr>
        <w:rPr>
          <w:rtl/>
        </w:rPr>
      </w:pPr>
      <w:r w:rsidRPr="006F178A">
        <w:rPr>
          <w:rFonts w:ascii="Fb Fontext" w:hAnsi="Fb Fontext" w:hint="cs"/>
          <w:rtl/>
        </w:rPr>
        <w:t xml:space="preserve">אוי </w:t>
      </w:r>
      <w:r w:rsidR="00A35FD9">
        <w:rPr>
          <w:rFonts w:ascii="Fb Fontext" w:hAnsi="Fb Fontext" w:hint="cs"/>
          <w:rtl/>
        </w:rPr>
        <w:t>להליכה,</w:t>
      </w:r>
      <w:r w:rsidR="00A35FD9" w:rsidRPr="006F178A">
        <w:rPr>
          <w:rFonts w:ascii="Fb Fontext" w:hAnsi="Fb Fontext" w:hint="cs"/>
          <w:rtl/>
        </w:rPr>
        <w:t xml:space="preserve"> </w:t>
      </w:r>
      <w:r w:rsidRPr="006F178A">
        <w:rPr>
          <w:rFonts w:ascii="Fb Fontext" w:hAnsi="Fb Fontext" w:hint="cs"/>
          <w:rtl/>
        </w:rPr>
        <w:t>או</w:t>
      </w:r>
      <w:r w:rsidR="00A35FD9">
        <w:rPr>
          <w:rFonts w:ascii="Fb Fontext" w:hAnsi="Fb Fontext" w:hint="cs"/>
          <w:rtl/>
        </w:rPr>
        <w:t>י</w:t>
      </w:r>
      <w:r w:rsidRPr="006F178A">
        <w:rPr>
          <w:rFonts w:ascii="Fb Fontext" w:hAnsi="Fb Fontext" w:hint="cs"/>
          <w:rtl/>
        </w:rPr>
        <w:t xml:space="preserve"> למשא</w:t>
      </w:r>
      <w:r w:rsidR="00A35FD9">
        <w:rPr>
          <w:rFonts w:ascii="Fb Fontext" w:hAnsi="Fb Fontext" w:hint="cs"/>
          <w:rtl/>
        </w:rPr>
        <w:t>!</w:t>
      </w:r>
    </w:p>
    <w:p w14:paraId="0B1E357C" w14:textId="5A6B2002" w:rsidR="00E31AD5" w:rsidRDefault="0089324E" w:rsidP="00841B22">
      <w:pPr>
        <w:pStyle w:val="36"/>
        <w:framePr w:wrap="notBeside"/>
        <w:rPr>
          <w:rtl/>
        </w:rPr>
      </w:pPr>
      <w:r w:rsidRPr="00841B22">
        <w:rPr>
          <w:rtl/>
        </w:rPr>
        <w:t>נשי דשכנציב</w:t>
      </w:r>
      <w:r w:rsidR="00E31AD5">
        <w:rPr>
          <w:rFonts w:hint="cs"/>
          <w:rtl/>
        </w:rPr>
        <w:t>:</w:t>
      </w:r>
    </w:p>
    <w:p w14:paraId="127244DD" w14:textId="77777777" w:rsidR="004E0BA3" w:rsidRDefault="00A35FD9" w:rsidP="00164685">
      <w:pPr>
        <w:rPr>
          <w:rtl/>
        </w:rPr>
      </w:pPr>
      <w:r>
        <w:rPr>
          <w:rFonts w:hint="cs"/>
          <w:rtl/>
        </w:rPr>
        <w:t>נפלו הלחיים,</w:t>
      </w:r>
      <w:r w:rsidR="0089324E" w:rsidRPr="006F178A">
        <w:rPr>
          <w:rFonts w:hint="cs"/>
          <w:rtl/>
        </w:rPr>
        <w:t xml:space="preserve"> והמים </w:t>
      </w:r>
      <w:r w:rsidR="001E47C8">
        <w:rPr>
          <w:rFonts w:hint="cs"/>
          <w:rtl/>
        </w:rPr>
        <w:t>חזרו למעלה</w:t>
      </w:r>
      <w:r w:rsidR="001E47C8">
        <w:rPr>
          <w:rFonts w:ascii="Fb Fontext" w:hAnsi="Fb Fontext" w:hint="cs"/>
          <w:rtl/>
        </w:rPr>
        <w:t>!</w:t>
      </w:r>
    </w:p>
    <w:p w14:paraId="5CC8CF9D" w14:textId="77777777" w:rsidR="004E0BA3" w:rsidRDefault="001E47C8" w:rsidP="00841B22">
      <w:pPr>
        <w:rPr>
          <w:rtl/>
        </w:rPr>
      </w:pPr>
      <w:r>
        <w:rPr>
          <w:rFonts w:hint="cs"/>
          <w:rtl/>
        </w:rPr>
        <w:t xml:space="preserve"> הת</w:t>
      </w:r>
      <w:r w:rsidR="0089324E" w:rsidRPr="006F178A">
        <w:rPr>
          <w:rFonts w:hint="cs"/>
          <w:rtl/>
        </w:rPr>
        <w:t xml:space="preserve">עטפו </w:t>
      </w:r>
      <w:r>
        <w:rPr>
          <w:rFonts w:hint="cs"/>
          <w:rtl/>
        </w:rPr>
        <w:t>ה</w:t>
      </w:r>
      <w:r w:rsidR="0089324E" w:rsidRPr="006F178A">
        <w:rPr>
          <w:rFonts w:hint="cs"/>
          <w:rtl/>
        </w:rPr>
        <w:t>הרים</w:t>
      </w:r>
      <w:r w:rsidR="004F1640">
        <w:rPr>
          <w:rFonts w:hint="cs"/>
          <w:rtl/>
        </w:rPr>
        <w:t xml:space="preserve"> </w:t>
      </w:r>
      <w:r w:rsidR="004F1640" w:rsidRPr="00EA6146">
        <w:rPr>
          <w:rStyle w:val="affe"/>
          <w:rFonts w:hint="eastAsia"/>
          <w:rtl/>
        </w:rPr>
        <w:t>בחושך</w:t>
      </w:r>
      <w:r>
        <w:rPr>
          <w:rFonts w:hint="cs"/>
          <w:rtl/>
        </w:rPr>
        <w:t>,</w:t>
      </w:r>
      <w:r w:rsidR="0089324E" w:rsidRPr="006F178A">
        <w:rPr>
          <w:rFonts w:hint="cs"/>
          <w:rtl/>
        </w:rPr>
        <w:t xml:space="preserve"> שאדם גדול הוא</w:t>
      </w:r>
      <w:r>
        <w:rPr>
          <w:rFonts w:ascii="Fb Fontext" w:hAnsi="Fb Fontext" w:hint="cs"/>
          <w:rtl/>
        </w:rPr>
        <w:t>!</w:t>
      </w:r>
    </w:p>
    <w:p w14:paraId="6C5D3822" w14:textId="44C88CA8" w:rsidR="004F1640" w:rsidRPr="006F178A" w:rsidRDefault="004F1640" w:rsidP="00841B22">
      <w:pPr>
        <w:rPr>
          <w:rtl/>
        </w:rPr>
      </w:pPr>
      <w:r w:rsidRPr="006F178A">
        <w:rPr>
          <w:rFonts w:ascii="Fb Fontext" w:hAnsi="Fb Fontext" w:hint="cs"/>
          <w:sz w:val="20"/>
          <w:rtl/>
        </w:rPr>
        <w:t>מותו ככולם</w:t>
      </w:r>
      <w:r>
        <w:rPr>
          <w:rFonts w:ascii="Fb Fontext" w:hAnsi="Fb Fontext" w:hint="cs"/>
          <w:sz w:val="20"/>
          <w:rtl/>
        </w:rPr>
        <w:t>,</w:t>
      </w:r>
      <w:r w:rsidRPr="006F178A">
        <w:rPr>
          <w:rFonts w:ascii="Fb Fontext" w:hAnsi="Fb Fontext" w:hint="cs"/>
          <w:sz w:val="20"/>
          <w:rtl/>
        </w:rPr>
        <w:t xml:space="preserve"> </w:t>
      </w:r>
      <w:r>
        <w:rPr>
          <w:rFonts w:ascii="Fb Fontext" w:hAnsi="Fb Fontext" w:hint="cs"/>
          <w:sz w:val="20"/>
          <w:rtl/>
        </w:rPr>
        <w:t xml:space="preserve">אבל </w:t>
      </w:r>
      <w:r w:rsidRPr="006F178A">
        <w:rPr>
          <w:rFonts w:ascii="Fb Fontext" w:hAnsi="Fb Fontext" w:hint="cs"/>
          <w:sz w:val="20"/>
          <w:rtl/>
        </w:rPr>
        <w:t>ייסורי</w:t>
      </w:r>
      <w:r>
        <w:rPr>
          <w:rFonts w:ascii="Fb Fontext" w:hAnsi="Fb Fontext" w:hint="cs"/>
          <w:sz w:val="20"/>
          <w:rtl/>
        </w:rPr>
        <w:t>ו</w:t>
      </w:r>
      <w:r w:rsidRPr="006F178A">
        <w:rPr>
          <w:rFonts w:ascii="Fb Fontext" w:hAnsi="Fb Fontext" w:hint="cs"/>
          <w:sz w:val="20"/>
          <w:rtl/>
        </w:rPr>
        <w:t xml:space="preserve"> הם ריבית</w:t>
      </w:r>
      <w:r>
        <w:rPr>
          <w:rFonts w:ascii="Fb Fontext" w:hAnsi="Fb Fontext" w:hint="cs"/>
          <w:rtl/>
        </w:rPr>
        <w:t>!</w:t>
      </w:r>
    </w:p>
    <w:p w14:paraId="4ADF0BDD" w14:textId="566C244E" w:rsidR="00E31AD5" w:rsidRDefault="001E47C8" w:rsidP="00841B22">
      <w:pPr>
        <w:pStyle w:val="36"/>
        <w:framePr w:wrap="notBeside"/>
        <w:rPr>
          <w:rtl/>
        </w:rPr>
      </w:pPr>
      <w:r w:rsidRPr="00841B22">
        <w:rPr>
          <w:rFonts w:hint="eastAsia"/>
          <w:rtl/>
        </w:rPr>
        <w:t>על</w:t>
      </w:r>
      <w:r w:rsidRPr="00841B22">
        <w:rPr>
          <w:rtl/>
        </w:rPr>
        <w:t xml:space="preserve"> </w:t>
      </w:r>
      <w:r w:rsidRPr="00841B22">
        <w:rPr>
          <w:rFonts w:hint="eastAsia"/>
          <w:rtl/>
        </w:rPr>
        <w:t>מת</w:t>
      </w:r>
      <w:r w:rsidRPr="00841B22">
        <w:rPr>
          <w:rtl/>
        </w:rPr>
        <w:t xml:space="preserve"> </w:t>
      </w:r>
      <w:r w:rsidRPr="00841B22">
        <w:rPr>
          <w:rFonts w:hint="eastAsia"/>
          <w:rtl/>
        </w:rPr>
        <w:t>עני</w:t>
      </w:r>
      <w:r w:rsidR="00E31AD5">
        <w:rPr>
          <w:rtl/>
        </w:rPr>
        <w:t>:</w:t>
      </w:r>
    </w:p>
    <w:p w14:paraId="4D5FCB0C" w14:textId="4E310D7B" w:rsidR="0089324E" w:rsidRPr="006F178A" w:rsidRDefault="0089324E" w:rsidP="00164685">
      <w:pPr>
        <w:rPr>
          <w:rFonts w:cs="Guttman Vilna"/>
          <w:b/>
          <w:bCs/>
          <w:rtl/>
        </w:rPr>
      </w:pPr>
      <w:r w:rsidRPr="006F178A">
        <w:rPr>
          <w:rFonts w:hint="cs"/>
          <w:rtl/>
        </w:rPr>
        <w:t xml:space="preserve">גללו גלימה </w:t>
      </w:r>
      <w:r w:rsidR="001E47C8">
        <w:rPr>
          <w:rFonts w:hint="cs"/>
          <w:rtl/>
        </w:rPr>
        <w:t>לעשיר, שירד מנכסיו</w:t>
      </w:r>
      <w:r w:rsidR="001E47C8">
        <w:rPr>
          <w:rFonts w:ascii="Fb Fontext" w:hAnsi="Fb Fontext" w:hint="cs"/>
          <w:rtl/>
        </w:rPr>
        <w:t>!</w:t>
      </w:r>
      <w:r w:rsidRPr="00EA6146">
        <w:rPr>
          <w:rStyle w:val="affe"/>
          <w:rtl/>
        </w:rPr>
        <w:t xml:space="preserve"> </w:t>
      </w:r>
      <w:r w:rsidR="001E47C8">
        <w:rPr>
          <w:rStyle w:val="affe"/>
          <w:rFonts w:hint="cs"/>
          <w:rtl/>
        </w:rPr>
        <w:t>ש</w:t>
      </w:r>
      <w:r w:rsidR="001E47C8" w:rsidRPr="00EA6146">
        <w:rPr>
          <w:rStyle w:val="affe"/>
          <w:rFonts w:hint="eastAsia"/>
          <w:rtl/>
        </w:rPr>
        <w:t>יתנו</w:t>
      </w:r>
      <w:r w:rsidR="001E47C8" w:rsidRPr="00EA6146">
        <w:rPr>
          <w:rStyle w:val="affe"/>
          <w:rtl/>
        </w:rPr>
        <w:t xml:space="preserve"> </w:t>
      </w:r>
      <w:r w:rsidR="001E47C8" w:rsidRPr="00EA6146">
        <w:rPr>
          <w:rStyle w:val="affe"/>
          <w:rFonts w:hint="eastAsia"/>
          <w:rtl/>
        </w:rPr>
        <w:t>תכריכים</w:t>
      </w:r>
    </w:p>
    <w:p w14:paraId="6EFD6FE9" w14:textId="36A07BDF" w:rsidR="0089324E" w:rsidRPr="006F178A" w:rsidRDefault="0089324E" w:rsidP="00841B22">
      <w:pPr>
        <w:rPr>
          <w:rFonts w:cs="Guttman Vilna"/>
          <w:b/>
          <w:bCs/>
          <w:rtl/>
        </w:rPr>
      </w:pPr>
      <w:r w:rsidRPr="006F178A">
        <w:rPr>
          <w:rFonts w:hint="cs"/>
          <w:rtl/>
        </w:rPr>
        <w:t xml:space="preserve">רץ ונפל </w:t>
      </w:r>
      <w:r w:rsidR="001E47C8" w:rsidRPr="00EA6146">
        <w:rPr>
          <w:rStyle w:val="affe"/>
          <w:rFonts w:hint="eastAsia"/>
          <w:rtl/>
        </w:rPr>
        <w:t>כשטרח</w:t>
      </w:r>
      <w:r w:rsidR="001E47C8">
        <w:rPr>
          <w:rFonts w:hint="cs"/>
          <w:rtl/>
        </w:rPr>
        <w:t xml:space="preserve"> לפרנסתו, ועכשיו צריך ללוות</w:t>
      </w:r>
      <w:r w:rsidR="001E47C8">
        <w:rPr>
          <w:rFonts w:ascii="Fb Fontext" w:hAnsi="Fb Fontext" w:hint="cs"/>
          <w:rtl/>
        </w:rPr>
        <w:t>!</w:t>
      </w:r>
    </w:p>
    <w:p w14:paraId="0BBB34B6" w14:textId="402C9B12" w:rsidR="0089324E" w:rsidRPr="006F178A" w:rsidRDefault="004F1640" w:rsidP="00841B22">
      <w:pPr>
        <w:rPr>
          <w:rFonts w:cs="Guttman Vilna"/>
          <w:b/>
          <w:bCs/>
          <w:rtl/>
        </w:rPr>
      </w:pPr>
      <w:r>
        <w:rPr>
          <w:rFonts w:hint="cs"/>
          <w:rtl/>
        </w:rPr>
        <w:t>אחינו ה</w:t>
      </w:r>
      <w:r w:rsidR="0089324E" w:rsidRPr="006F178A">
        <w:rPr>
          <w:rFonts w:hint="cs"/>
          <w:rtl/>
        </w:rPr>
        <w:t>סוחרי</w:t>
      </w:r>
      <w:r>
        <w:rPr>
          <w:rFonts w:hint="cs"/>
          <w:rtl/>
        </w:rPr>
        <w:t>ם,</w:t>
      </w:r>
      <w:r w:rsidR="001E47C8">
        <w:rPr>
          <w:rFonts w:hint="cs"/>
          <w:rtl/>
        </w:rPr>
        <w:t xml:space="preserve"> </w:t>
      </w:r>
      <w:r>
        <w:rPr>
          <w:rFonts w:hint="cs"/>
          <w:rtl/>
        </w:rPr>
        <w:t>באחריתם</w:t>
      </w:r>
      <w:r w:rsidR="0089324E" w:rsidRPr="006F178A">
        <w:rPr>
          <w:rFonts w:hint="cs"/>
          <w:rtl/>
        </w:rPr>
        <w:t xml:space="preserve"> נבדקים</w:t>
      </w:r>
      <w:r>
        <w:rPr>
          <w:rFonts w:ascii="Fb Fontext" w:hAnsi="Fb Fontext" w:hint="cs"/>
          <w:rtl/>
        </w:rPr>
        <w:t>!</w:t>
      </w:r>
      <w:r>
        <w:rPr>
          <w:rFonts w:hint="cs"/>
          <w:rtl/>
        </w:rPr>
        <w:t xml:space="preserve"> </w:t>
      </w:r>
      <w:r w:rsidRPr="00EA6146">
        <w:rPr>
          <w:rStyle w:val="affe"/>
          <w:rFonts w:hint="eastAsia"/>
          <w:rtl/>
        </w:rPr>
        <w:t>שעניים</w:t>
      </w:r>
      <w:r w:rsidRPr="00EA6146">
        <w:rPr>
          <w:rStyle w:val="affe"/>
          <w:rtl/>
        </w:rPr>
        <w:t>.</w:t>
      </w:r>
    </w:p>
    <w:p w14:paraId="1075902C" w14:textId="267444D2" w:rsidR="00E31AD5" w:rsidRDefault="00454A6A" w:rsidP="00841B22">
      <w:pPr>
        <w:pStyle w:val="36"/>
        <w:framePr w:wrap="notBeside"/>
        <w:rPr>
          <w:rtl/>
        </w:rPr>
      </w:pPr>
      <w:r w:rsidRPr="00841B22">
        <w:rPr>
          <w:rFonts w:hint="cs"/>
          <w:rtl/>
        </w:rPr>
        <w:t>ר"</w:t>
      </w:r>
      <w:r w:rsidR="0089324E" w:rsidRPr="00841B22">
        <w:rPr>
          <w:rFonts w:hint="eastAsia"/>
          <w:rtl/>
        </w:rPr>
        <w:t>מ</w:t>
      </w:r>
      <w:r w:rsidR="00E31AD5">
        <w:rPr>
          <w:rtl/>
        </w:rPr>
        <w:t>:</w:t>
      </w:r>
    </w:p>
    <w:p w14:paraId="0B39882A" w14:textId="564E2F33" w:rsidR="00454A6A" w:rsidRDefault="0089324E" w:rsidP="00841B22">
      <w:pPr>
        <w:pStyle w:val="af3"/>
        <w:rPr>
          <w:rtl/>
        </w:rPr>
      </w:pPr>
      <w:r w:rsidRPr="00EA6146">
        <w:rPr>
          <w:rStyle w:val="af4"/>
          <w:rtl/>
        </w:rPr>
        <w:t>טוב ללכת אל בית אבל</w:t>
      </w:r>
      <w:r w:rsidR="00454A6A">
        <w:rPr>
          <w:rStyle w:val="af4"/>
          <w:rFonts w:hint="cs"/>
          <w:rtl/>
        </w:rPr>
        <w:t>..</w:t>
      </w:r>
      <w:r w:rsidRPr="00EA6146">
        <w:rPr>
          <w:rStyle w:val="af4"/>
          <w:rtl/>
        </w:rPr>
        <w:t xml:space="preserve"> </w:t>
      </w:r>
      <w:r w:rsidRPr="00EA6146">
        <w:rPr>
          <w:rStyle w:val="af4"/>
          <w:b/>
          <w:bCs/>
          <w:rtl/>
        </w:rPr>
        <w:t>והחי יתן אל לבו</w:t>
      </w:r>
      <w:r w:rsidR="00454A6A">
        <w:rPr>
          <w:rStyle w:val="af4"/>
          <w:rFonts w:hint="cs"/>
          <w:rtl/>
        </w:rPr>
        <w:t xml:space="preserve"> </w:t>
      </w:r>
      <w:r w:rsidR="00454A6A">
        <w:rPr>
          <w:rStyle w:val="af4"/>
          <w:rtl/>
        </w:rPr>
        <w:t>–</w:t>
      </w:r>
    </w:p>
    <w:p w14:paraId="19A7EC62" w14:textId="1F022CF4" w:rsidR="00454A6A" w:rsidRDefault="00454A6A" w:rsidP="00164685">
      <w:pPr>
        <w:rPr>
          <w:rtl/>
        </w:rPr>
      </w:pPr>
      <w:r w:rsidRPr="007117F5">
        <w:rPr>
          <w:rFonts w:ascii="Fb Fontext" w:hAnsi="Fb Fontext" w:cs="PFT_Frank" w:hint="eastAsia"/>
          <w:b/>
          <w:bCs/>
          <w:szCs w:val="14"/>
          <w:rtl/>
        </w:rPr>
        <w:t>המספיד</w:t>
      </w:r>
      <w:r>
        <w:rPr>
          <w:rFonts w:ascii="Fb Fontext" w:hAnsi="Fb Fontext" w:hint="cs"/>
          <w:rtl/>
        </w:rPr>
        <w:t xml:space="preserve"> יספידוהו, </w:t>
      </w:r>
      <w:r w:rsidRPr="007117F5">
        <w:rPr>
          <w:rFonts w:ascii="Fb Fontext" w:hAnsi="Fb Fontext" w:cs="PFT_Frank" w:hint="eastAsia"/>
          <w:b/>
          <w:bCs/>
          <w:szCs w:val="14"/>
          <w:rtl/>
        </w:rPr>
        <w:t>הקובר</w:t>
      </w:r>
      <w:r>
        <w:rPr>
          <w:rFonts w:ascii="Fb Fontext" w:hAnsi="Fb Fontext" w:hint="cs"/>
          <w:rtl/>
        </w:rPr>
        <w:t xml:space="preserve"> יקברוהו, </w:t>
      </w:r>
      <w:r w:rsidRPr="007117F5">
        <w:rPr>
          <w:rFonts w:cs="PFT_Frank" w:hint="eastAsia"/>
          <w:b/>
          <w:bCs/>
          <w:szCs w:val="14"/>
          <w:rtl/>
        </w:rPr>
        <w:t>ה</w:t>
      </w:r>
      <w:r w:rsidR="0089324E" w:rsidRPr="007117F5">
        <w:rPr>
          <w:rFonts w:cs="PFT_Frank"/>
          <w:b/>
          <w:bCs/>
          <w:szCs w:val="14"/>
          <w:rtl/>
        </w:rPr>
        <w:t>ט</w:t>
      </w:r>
      <w:r w:rsidRPr="007117F5">
        <w:rPr>
          <w:rFonts w:cs="PFT_Frank" w:hint="eastAsia"/>
          <w:b/>
          <w:bCs/>
          <w:szCs w:val="14"/>
          <w:rtl/>
        </w:rPr>
        <w:t>ו</w:t>
      </w:r>
      <w:r w:rsidR="0089324E" w:rsidRPr="007117F5">
        <w:rPr>
          <w:rFonts w:cs="PFT_Frank"/>
          <w:b/>
          <w:bCs/>
          <w:szCs w:val="14"/>
          <w:rtl/>
        </w:rPr>
        <w:t>ען</w:t>
      </w:r>
      <w:r w:rsidR="0089324E" w:rsidRPr="006F178A">
        <w:rPr>
          <w:rtl/>
        </w:rPr>
        <w:t xml:space="preserve"> יטענוה</w:t>
      </w:r>
      <w:r>
        <w:rPr>
          <w:rFonts w:hint="cs"/>
          <w:rtl/>
        </w:rPr>
        <w:t>ו</w:t>
      </w:r>
      <w:r w:rsidR="0089324E" w:rsidRPr="006F178A">
        <w:rPr>
          <w:rtl/>
        </w:rPr>
        <w:t>,</w:t>
      </w:r>
    </w:p>
    <w:p w14:paraId="5AEA29FE" w14:textId="3B9E7EB3" w:rsidR="0089324E" w:rsidRPr="006F178A" w:rsidRDefault="00454A6A" w:rsidP="00164685">
      <w:pPr>
        <w:rPr>
          <w:rtl/>
        </w:rPr>
      </w:pPr>
      <w:r w:rsidRPr="007117F5">
        <w:rPr>
          <w:rFonts w:cs="PFT_Frank" w:hint="eastAsia"/>
          <w:b/>
          <w:bCs/>
          <w:szCs w:val="14"/>
          <w:rtl/>
        </w:rPr>
        <w:t>המרים</w:t>
      </w:r>
      <w:r>
        <w:rPr>
          <w:rFonts w:hint="cs"/>
          <w:rtl/>
        </w:rPr>
        <w:t xml:space="preserve"> קולו בבכי </w:t>
      </w:r>
      <w:r w:rsidRPr="00EA6146">
        <w:rPr>
          <w:rStyle w:val="affe"/>
          <w:rFonts w:hint="eastAsia"/>
          <w:rtl/>
        </w:rPr>
        <w:t>או</w:t>
      </w:r>
      <w:r w:rsidRPr="00EA6146">
        <w:rPr>
          <w:rStyle w:val="affe"/>
          <w:rtl/>
        </w:rPr>
        <w:t xml:space="preserve"> </w:t>
      </w:r>
      <w:r w:rsidRPr="00D54BA1">
        <w:rPr>
          <w:rStyle w:val="affe"/>
          <w:rFonts w:cs="PFT_Frank" w:hint="eastAsia"/>
          <w:b/>
          <w:bCs/>
          <w:szCs w:val="10"/>
          <w:rtl/>
        </w:rPr>
        <w:t>שלא</w:t>
      </w:r>
      <w:r w:rsidRPr="00D54BA1">
        <w:rPr>
          <w:rStyle w:val="affe"/>
          <w:rFonts w:cs="PFT_Frank"/>
          <w:b/>
          <w:bCs/>
          <w:szCs w:val="10"/>
          <w:rtl/>
        </w:rPr>
        <w:t xml:space="preserve"> </w:t>
      </w:r>
      <w:r w:rsidRPr="00D54BA1">
        <w:rPr>
          <w:rStyle w:val="affe"/>
          <w:rFonts w:cs="PFT_Frank" w:hint="eastAsia"/>
          <w:b/>
          <w:bCs/>
          <w:szCs w:val="10"/>
          <w:rtl/>
        </w:rPr>
        <w:t>מרים</w:t>
      </w:r>
      <w:r w:rsidRPr="00EA6146">
        <w:rPr>
          <w:rStyle w:val="affe"/>
          <w:rtl/>
        </w:rPr>
        <w:t xml:space="preserve"> להתגאות</w:t>
      </w:r>
      <w:r w:rsidRPr="006F178A">
        <w:rPr>
          <w:rtl/>
        </w:rPr>
        <w:t xml:space="preserve"> </w:t>
      </w:r>
      <w:r w:rsidR="0089324E" w:rsidRPr="006F178A">
        <w:rPr>
          <w:rtl/>
        </w:rPr>
        <w:t xml:space="preserve">- </w:t>
      </w:r>
      <w:r>
        <w:rPr>
          <w:rFonts w:hint="cs"/>
          <w:rtl/>
        </w:rPr>
        <w:t>ירימוהו</w:t>
      </w:r>
      <w:r w:rsidR="0089324E" w:rsidRPr="006F178A">
        <w:rPr>
          <w:rtl/>
        </w:rPr>
        <w:t>.</w:t>
      </w:r>
    </w:p>
    <w:p w14:paraId="638287AE" w14:textId="50DC5619" w:rsidR="0089324E" w:rsidRPr="006F178A" w:rsidRDefault="00790E10" w:rsidP="00164685">
      <w:pPr>
        <w:pStyle w:val="afff1"/>
        <w:rPr>
          <w:rtl/>
        </w:rPr>
      </w:pPr>
      <w:r>
        <w:rPr>
          <w:rFonts w:ascii="MS Mincho" w:hAnsi="MS Mincho" w:hint="cs"/>
          <w:rtl/>
        </w:rPr>
        <w:t>****</w:t>
      </w:r>
    </w:p>
    <w:p w14:paraId="1E7F588A" w14:textId="501D2572" w:rsidR="00E31AD5" w:rsidRDefault="00FC0A46" w:rsidP="00841B22">
      <w:pPr>
        <w:pStyle w:val="36"/>
        <w:framePr w:wrap="notBeside"/>
        <w:rPr>
          <w:rtl/>
        </w:rPr>
      </w:pPr>
      <w:r>
        <w:rPr>
          <w:rFonts w:hint="cs"/>
          <w:rtl/>
        </w:rPr>
        <w:t>רי''ש</w:t>
      </w:r>
      <w:r w:rsidR="00E31AD5">
        <w:rPr>
          <w:rtl/>
        </w:rPr>
        <w:t>:</w:t>
      </w:r>
    </w:p>
    <w:p w14:paraId="1F11DC71" w14:textId="05BF7F32" w:rsidR="00454A6A" w:rsidRDefault="0089324E" w:rsidP="00164685">
      <w:pPr>
        <w:rPr>
          <w:rtl/>
        </w:rPr>
      </w:pPr>
      <w:r w:rsidRPr="00EA6146">
        <w:rPr>
          <w:rStyle w:val="affc"/>
          <w:rtl/>
        </w:rPr>
        <w:t>כשמתו בני</w:t>
      </w:r>
      <w:r w:rsidR="00FC0A46">
        <w:rPr>
          <w:rStyle w:val="affc"/>
          <w:rFonts w:hint="cs"/>
          <w:rtl/>
        </w:rPr>
        <w:t>ו</w:t>
      </w:r>
      <w:r w:rsidR="00454A6A">
        <w:rPr>
          <w:rFonts w:ascii="Fb Fontext" w:hAnsi="Fb Fontext" w:hint="cs"/>
          <w:rtl/>
        </w:rPr>
        <w:t>:</w:t>
      </w:r>
      <w:r w:rsidR="00454A6A">
        <w:rPr>
          <w:rFonts w:hint="cs"/>
          <w:rtl/>
        </w:rPr>
        <w:t xml:space="preserve"> </w:t>
      </w:r>
      <w:r w:rsidRPr="006F178A">
        <w:rPr>
          <w:rtl/>
        </w:rPr>
        <w:t xml:space="preserve">רבו עונותיו, אבליו, הטריח </w:t>
      </w:r>
      <w:r w:rsidR="00454A6A">
        <w:rPr>
          <w:rFonts w:hint="cs"/>
          <w:rtl/>
        </w:rPr>
        <w:t>א' וב',</w:t>
      </w:r>
    </w:p>
    <w:p w14:paraId="608223C6" w14:textId="21260D0C" w:rsidR="00E31AD5" w:rsidRDefault="00C23BA4" w:rsidP="00FC0A46">
      <w:pPr>
        <w:pStyle w:val="36"/>
        <w:framePr w:wrap="notBeside"/>
        <w:rPr>
          <w:rtl/>
        </w:rPr>
      </w:pPr>
      <w:r w:rsidRPr="00FC0A46">
        <w:rPr>
          <w:rFonts w:hint="cs"/>
          <w:rtl/>
        </w:rPr>
        <w:t xml:space="preserve">א. </w:t>
      </w:r>
      <w:r w:rsidR="0089324E" w:rsidRPr="00FC0A46">
        <w:rPr>
          <w:rtl/>
        </w:rPr>
        <w:t>נענה ר</w:t>
      </w:r>
      <w:r w:rsidR="00454A6A" w:rsidRPr="00FC0A46">
        <w:rPr>
          <w:rFonts w:hint="cs"/>
          <w:rtl/>
        </w:rPr>
        <w:t>"</w:t>
      </w:r>
      <w:r w:rsidR="0089324E" w:rsidRPr="00FC0A46">
        <w:rPr>
          <w:rtl/>
        </w:rPr>
        <w:t>ט</w:t>
      </w:r>
      <w:r w:rsidR="00E31AD5">
        <w:rPr>
          <w:rtl/>
        </w:rPr>
        <w:t>:</w:t>
      </w:r>
    </w:p>
    <w:p w14:paraId="69BE0310" w14:textId="77777777" w:rsidR="004E0BA3" w:rsidRDefault="00FC0A46" w:rsidP="00164685">
      <w:pPr>
        <w:pStyle w:val="affb"/>
        <w:rPr>
          <w:rStyle w:val="af4"/>
          <w:b w:val="0"/>
          <w:bCs w:val="0"/>
          <w:rtl/>
        </w:rPr>
      </w:pPr>
      <w:r>
        <w:rPr>
          <w:rStyle w:val="af4"/>
          <w:rFonts w:hint="cs"/>
          <w:rtl/>
        </w:rPr>
        <w:t>ו</w:t>
      </w:r>
      <w:r w:rsidR="0089324E" w:rsidRPr="00FC0A46">
        <w:rPr>
          <w:rStyle w:val="af4"/>
          <w:b w:val="0"/>
          <w:bCs w:val="0"/>
          <w:rtl/>
        </w:rPr>
        <w:t>אחיכם כל בית ישראל יבכו את השרפה</w:t>
      </w:r>
      <w:r w:rsidR="00454A6A" w:rsidRPr="00FC0A46">
        <w:rPr>
          <w:rStyle w:val="af4"/>
          <w:rFonts w:hint="cs"/>
          <w:b w:val="0"/>
          <w:bCs w:val="0"/>
          <w:rtl/>
        </w:rPr>
        <w:t xml:space="preserve"> -</w:t>
      </w:r>
    </w:p>
    <w:p w14:paraId="4FC37AEA" w14:textId="1ED197EC" w:rsidR="00454A6A" w:rsidRDefault="0089324E" w:rsidP="00164685">
      <w:pPr>
        <w:rPr>
          <w:rtl/>
        </w:rPr>
      </w:pPr>
      <w:r w:rsidRPr="006F178A">
        <w:rPr>
          <w:rtl/>
        </w:rPr>
        <w:t xml:space="preserve">מה </w:t>
      </w:r>
      <w:r w:rsidRPr="00EA6146">
        <w:rPr>
          <w:rStyle w:val="affc"/>
          <w:rtl/>
        </w:rPr>
        <w:t>נדב ואביהוא</w:t>
      </w:r>
      <w:r w:rsidRPr="006F178A">
        <w:rPr>
          <w:rtl/>
        </w:rPr>
        <w:t xml:space="preserve"> שלא עשו אלא מצוה אחת</w:t>
      </w:r>
      <w:r w:rsidR="00454A6A">
        <w:rPr>
          <w:rFonts w:hint="cs"/>
          <w:rtl/>
        </w:rPr>
        <w:t xml:space="preserve"> </w:t>
      </w:r>
      <w:r w:rsidR="00454A6A" w:rsidRPr="00EA6146">
        <w:rPr>
          <w:rStyle w:val="affe"/>
          <w:rFonts w:hint="eastAsia"/>
          <w:rtl/>
        </w:rPr>
        <w:t>ב</w:t>
      </w:r>
      <w:r w:rsidR="00454A6A">
        <w:rPr>
          <w:rStyle w:val="affe"/>
          <w:rFonts w:hint="cs"/>
          <w:rtl/>
        </w:rPr>
        <w:t xml:space="preserve">הקרבת </w:t>
      </w:r>
      <w:r w:rsidR="00454A6A" w:rsidRPr="00EA6146">
        <w:rPr>
          <w:rStyle w:val="affe"/>
          <w:rFonts w:hint="eastAsia"/>
          <w:rtl/>
        </w:rPr>
        <w:t>מילואים</w:t>
      </w:r>
      <w:r w:rsidRPr="006F178A">
        <w:rPr>
          <w:rtl/>
        </w:rPr>
        <w:t>, כך,</w:t>
      </w:r>
    </w:p>
    <w:p w14:paraId="1C4F3AF2" w14:textId="1F2DBBB0" w:rsidR="0089324E" w:rsidRPr="006F178A" w:rsidRDefault="0089324E" w:rsidP="005F33FF">
      <w:pPr>
        <w:spacing w:after="60"/>
        <w:rPr>
          <w:rtl/>
        </w:rPr>
      </w:pPr>
      <w:r w:rsidRPr="00EA6146">
        <w:rPr>
          <w:rStyle w:val="affc"/>
          <w:rtl/>
        </w:rPr>
        <w:t>בני רי</w:t>
      </w:r>
      <w:r w:rsidR="00454A6A" w:rsidRPr="00EA6146">
        <w:rPr>
          <w:rStyle w:val="affc"/>
          <w:rtl/>
        </w:rPr>
        <w:t>"</w:t>
      </w:r>
      <w:r w:rsidRPr="00EA6146">
        <w:rPr>
          <w:rStyle w:val="affc"/>
          <w:rtl/>
        </w:rPr>
        <w:t>ש</w:t>
      </w:r>
      <w:r w:rsidRPr="006F178A">
        <w:rPr>
          <w:rtl/>
        </w:rPr>
        <w:t xml:space="preserve"> </w:t>
      </w:r>
      <w:r w:rsidR="00C23BA4" w:rsidRPr="008D3D37">
        <w:rPr>
          <w:rStyle w:val="affe"/>
          <w:rFonts w:hint="eastAsia"/>
          <w:rtl/>
        </w:rPr>
        <w:t>שלמדו</w:t>
      </w:r>
      <w:r w:rsidR="00C23BA4" w:rsidRPr="008D3D37">
        <w:rPr>
          <w:rStyle w:val="affe"/>
          <w:rtl/>
        </w:rPr>
        <w:t xml:space="preserve"> ולימדו </w:t>
      </w:r>
      <w:r w:rsidRPr="006F178A">
        <w:rPr>
          <w:rtl/>
        </w:rPr>
        <w:t>עאכו"כ</w:t>
      </w:r>
      <w:r w:rsidR="00C23BA4">
        <w:rPr>
          <w:rFonts w:hint="cs"/>
          <w:rtl/>
        </w:rPr>
        <w:t xml:space="preserve">, </w:t>
      </w:r>
      <w:r w:rsidR="00C23BA4">
        <w:rPr>
          <w:rStyle w:val="affe"/>
          <w:rFonts w:hint="cs"/>
          <w:rtl/>
        </w:rPr>
        <w:t>[ו</w:t>
      </w:r>
      <w:r w:rsidR="00C23BA4" w:rsidRPr="00EA6146">
        <w:rPr>
          <w:rStyle w:val="affe"/>
          <w:rFonts w:hint="eastAsia"/>
          <w:rtl/>
        </w:rPr>
        <w:t>מחשיב</w:t>
      </w:r>
      <w:r w:rsidR="00C23BA4" w:rsidRPr="00EA6146">
        <w:rPr>
          <w:rStyle w:val="affe"/>
          <w:rtl/>
        </w:rPr>
        <w:t xml:space="preserve"> רק </w:t>
      </w:r>
      <w:r w:rsidR="00C23BA4" w:rsidRPr="00D54BA1">
        <w:rPr>
          <w:rStyle w:val="affe"/>
          <w:rFonts w:cs="PFT_Frank" w:hint="eastAsia"/>
          <w:b/>
          <w:bCs/>
          <w:szCs w:val="10"/>
          <w:rtl/>
        </w:rPr>
        <w:t>מצוות</w:t>
      </w:r>
      <w:r w:rsidR="00C23BA4" w:rsidRPr="00EA6146">
        <w:rPr>
          <w:rStyle w:val="affe"/>
          <w:rtl/>
        </w:rPr>
        <w:t xml:space="preserve"> </w:t>
      </w:r>
      <w:r w:rsidR="00C23BA4" w:rsidRPr="00D54BA1">
        <w:rPr>
          <w:rStyle w:val="affe"/>
          <w:rFonts w:cs="PFT_Frank" w:hint="eastAsia"/>
          <w:b/>
          <w:bCs/>
          <w:szCs w:val="10"/>
          <w:rtl/>
        </w:rPr>
        <w:t>הסמוכים</w:t>
      </w:r>
      <w:r w:rsidR="00C23BA4" w:rsidRPr="00D54BA1">
        <w:rPr>
          <w:rStyle w:val="affe"/>
          <w:rFonts w:cs="PFT_Frank"/>
          <w:b/>
          <w:bCs/>
          <w:szCs w:val="10"/>
          <w:rtl/>
        </w:rPr>
        <w:t xml:space="preserve"> </w:t>
      </w:r>
      <w:r w:rsidR="00C23BA4" w:rsidRPr="00D54BA1">
        <w:rPr>
          <w:rStyle w:val="affe"/>
          <w:rFonts w:cs="PFT_Frank" w:hint="eastAsia"/>
          <w:b/>
          <w:bCs/>
          <w:szCs w:val="10"/>
          <w:rtl/>
        </w:rPr>
        <w:t>למיתה</w:t>
      </w:r>
      <w:r w:rsidR="00C23BA4">
        <w:rPr>
          <w:rStyle w:val="affe"/>
          <w:rFonts w:hint="cs"/>
          <w:rtl/>
        </w:rPr>
        <w:t>]</w:t>
      </w:r>
      <w:r w:rsidR="00C23BA4" w:rsidRPr="00EA6146">
        <w:rPr>
          <w:rStyle w:val="affe"/>
          <w:rtl/>
        </w:rPr>
        <w:t>.</w:t>
      </w:r>
    </w:p>
    <w:p w14:paraId="476EECEC" w14:textId="6F133338" w:rsidR="00E31AD5" w:rsidRDefault="00C23BA4" w:rsidP="00FC0A46">
      <w:pPr>
        <w:pStyle w:val="36"/>
        <w:framePr w:wrap="notBeside"/>
        <w:rPr>
          <w:rtl/>
        </w:rPr>
      </w:pPr>
      <w:r w:rsidRPr="00FC0A46">
        <w:rPr>
          <w:rFonts w:hint="cs"/>
          <w:rtl/>
        </w:rPr>
        <w:t xml:space="preserve">ב. </w:t>
      </w:r>
      <w:r w:rsidR="0089324E" w:rsidRPr="00FC0A46">
        <w:rPr>
          <w:rtl/>
        </w:rPr>
        <w:t>נענה ר</w:t>
      </w:r>
      <w:r w:rsidR="0089324E" w:rsidRPr="00FC0A46">
        <w:rPr>
          <w:rFonts w:hint="eastAsia"/>
          <w:rtl/>
        </w:rPr>
        <w:t>יה</w:t>
      </w:r>
      <w:r w:rsidR="0089324E" w:rsidRPr="00FC0A46">
        <w:rPr>
          <w:rtl/>
        </w:rPr>
        <w:t>"</w:t>
      </w:r>
      <w:r w:rsidR="0089324E" w:rsidRPr="00FC0A46">
        <w:rPr>
          <w:rFonts w:hint="eastAsia"/>
          <w:rtl/>
        </w:rPr>
        <w:t>ג</w:t>
      </w:r>
      <w:r w:rsidR="00E31AD5">
        <w:rPr>
          <w:rtl/>
        </w:rPr>
        <w:t>:</w:t>
      </w:r>
    </w:p>
    <w:p w14:paraId="3F8509ED" w14:textId="77777777" w:rsidR="004E0BA3" w:rsidRDefault="0089324E" w:rsidP="005F33FF">
      <w:pPr>
        <w:spacing w:after="60"/>
        <w:rPr>
          <w:rtl/>
        </w:rPr>
      </w:pPr>
      <w:r w:rsidRPr="00EA6146">
        <w:rPr>
          <w:rStyle w:val="af4"/>
          <w:b/>
          <w:bCs/>
          <w:rtl/>
        </w:rPr>
        <w:t>וספדו</w:t>
      </w:r>
      <w:r w:rsidRPr="00EA6146">
        <w:rPr>
          <w:rStyle w:val="af4"/>
          <w:rtl/>
        </w:rPr>
        <w:t xml:space="preserve"> </w:t>
      </w:r>
      <w:r w:rsidRPr="00EA6146">
        <w:rPr>
          <w:rStyle w:val="af4"/>
          <w:b/>
          <w:bCs/>
          <w:rtl/>
        </w:rPr>
        <w:t>לו</w:t>
      </w:r>
      <w:r w:rsidRPr="00EA6146">
        <w:rPr>
          <w:rStyle w:val="af4"/>
          <w:rtl/>
        </w:rPr>
        <w:t xml:space="preserve"> כל ישראל</w:t>
      </w:r>
      <w:r w:rsidR="00167C78">
        <w:rPr>
          <w:rFonts w:hint="cs"/>
          <w:rtl/>
        </w:rPr>
        <w:t xml:space="preserve"> -</w:t>
      </w:r>
      <w:r w:rsidR="00FC0A46">
        <w:rPr>
          <w:rFonts w:hint="cs"/>
          <w:rtl/>
        </w:rPr>
        <w:t xml:space="preserve"> </w:t>
      </w:r>
      <w:r w:rsidRPr="006F178A">
        <w:rPr>
          <w:rtl/>
        </w:rPr>
        <w:t xml:space="preserve">מה </w:t>
      </w:r>
      <w:r w:rsidRPr="00EA6146">
        <w:rPr>
          <w:rStyle w:val="affc"/>
          <w:rtl/>
        </w:rPr>
        <w:t>אביה בן ירבעם</w:t>
      </w:r>
      <w:r w:rsidRPr="006F178A">
        <w:rPr>
          <w:rtl/>
        </w:rPr>
        <w:t xml:space="preserve"> שלא עשה אלא דבר אחד טוב</w:t>
      </w:r>
      <w:r w:rsidR="00C23BA4">
        <w:rPr>
          <w:rFonts w:hint="cs"/>
          <w:rtl/>
        </w:rPr>
        <w:t xml:space="preserve"> -</w:t>
      </w:r>
      <w:r w:rsidR="00FC0A46">
        <w:rPr>
          <w:rStyle w:val="affe"/>
          <w:rFonts w:hint="cs"/>
          <w:rtl/>
        </w:rPr>
        <w:t xml:space="preserve"> </w:t>
      </w:r>
      <w:r w:rsidR="00454A6A" w:rsidRPr="00EA6146">
        <w:rPr>
          <w:rStyle w:val="affe"/>
          <w:rFonts w:hint="eastAsia"/>
          <w:rtl/>
        </w:rPr>
        <w:t>שביטל</w:t>
      </w:r>
      <w:r w:rsidR="00454A6A" w:rsidRPr="00EA6146">
        <w:rPr>
          <w:rStyle w:val="affe"/>
          <w:rtl/>
        </w:rPr>
        <w:t xml:space="preserve"> השומרים </w:t>
      </w:r>
      <w:r w:rsidR="00454A6A">
        <w:rPr>
          <w:rStyle w:val="affe"/>
          <w:rFonts w:hint="cs"/>
          <w:rtl/>
        </w:rPr>
        <w:t>ב</w:t>
      </w:r>
      <w:r w:rsidR="00454A6A" w:rsidRPr="00EA6146">
        <w:rPr>
          <w:rStyle w:val="affe"/>
          <w:rFonts w:hint="eastAsia"/>
          <w:rtl/>
        </w:rPr>
        <w:t>רגל</w:t>
      </w:r>
      <w:r w:rsidR="00454A6A" w:rsidRPr="00EA6146">
        <w:rPr>
          <w:rStyle w:val="affe"/>
          <w:rtl/>
        </w:rPr>
        <w:t xml:space="preserve">, </w:t>
      </w:r>
      <w:r w:rsidR="00454A6A" w:rsidRPr="00D54BA1">
        <w:rPr>
          <w:rStyle w:val="affe"/>
          <w:rFonts w:cs="PFT_Frank" w:hint="eastAsia"/>
          <w:b/>
          <w:bCs/>
          <w:szCs w:val="10"/>
          <w:rtl/>
        </w:rPr>
        <w:t>או</w:t>
      </w:r>
      <w:r w:rsidR="00454A6A" w:rsidRPr="00EA6146">
        <w:rPr>
          <w:rStyle w:val="affe"/>
          <w:rtl/>
        </w:rPr>
        <w:t xml:space="preserve"> שעלה בעצמו </w:t>
      </w:r>
      <w:r w:rsidRPr="006F178A">
        <w:rPr>
          <w:rtl/>
        </w:rPr>
        <w:t>כך,</w:t>
      </w:r>
      <w:r w:rsidR="00EA6146">
        <w:rPr>
          <w:rFonts w:hint="cs"/>
          <w:rtl/>
        </w:rPr>
        <w:t xml:space="preserve"> כ''ש</w:t>
      </w:r>
      <w:r w:rsidRPr="006F178A">
        <w:rPr>
          <w:rtl/>
        </w:rPr>
        <w:t xml:space="preserve"> </w:t>
      </w:r>
      <w:r w:rsidR="00454A6A" w:rsidRPr="00CB5BF9">
        <w:rPr>
          <w:rStyle w:val="affc"/>
          <w:rtl/>
        </w:rPr>
        <w:t>בני רי</w:t>
      </w:r>
      <w:r w:rsidR="00454A6A" w:rsidRPr="00CB5BF9">
        <w:rPr>
          <w:rStyle w:val="affc"/>
          <w:rFonts w:hint="cs"/>
          <w:rtl/>
        </w:rPr>
        <w:t>"</w:t>
      </w:r>
      <w:r w:rsidR="00454A6A" w:rsidRPr="00CB5BF9">
        <w:rPr>
          <w:rStyle w:val="affc"/>
          <w:rtl/>
        </w:rPr>
        <w:t>ש</w:t>
      </w:r>
    </w:p>
    <w:p w14:paraId="05356A90" w14:textId="39885DD8" w:rsidR="00E31AD5" w:rsidRDefault="00C23BA4" w:rsidP="00FC0A46">
      <w:pPr>
        <w:pStyle w:val="36"/>
        <w:framePr w:wrap="notBeside"/>
        <w:rPr>
          <w:rtl/>
        </w:rPr>
      </w:pPr>
      <w:r w:rsidRPr="00FC0A46">
        <w:rPr>
          <w:rFonts w:hint="cs"/>
          <w:rtl/>
        </w:rPr>
        <w:t>ג. נע</w:t>
      </w:r>
      <w:r w:rsidR="0089324E" w:rsidRPr="00FC0A46">
        <w:rPr>
          <w:rtl/>
        </w:rPr>
        <w:t>נה ראב</w:t>
      </w:r>
      <w:r w:rsidRPr="00FC0A46">
        <w:rPr>
          <w:rtl/>
        </w:rPr>
        <w:t>"</w:t>
      </w:r>
      <w:r w:rsidR="0089324E" w:rsidRPr="00FC0A46">
        <w:rPr>
          <w:rtl/>
        </w:rPr>
        <w:t>ע</w:t>
      </w:r>
      <w:r w:rsidR="00E31AD5">
        <w:rPr>
          <w:rtl/>
        </w:rPr>
        <w:t>:</w:t>
      </w:r>
    </w:p>
    <w:p w14:paraId="6BBD4470" w14:textId="2067172B" w:rsidR="005D74AE" w:rsidRPr="005F33FF" w:rsidRDefault="0089324E" w:rsidP="00E40F4D">
      <w:pPr>
        <w:spacing w:after="60"/>
        <w:rPr>
          <w:rStyle w:val="affc"/>
          <w:rFonts w:ascii="BA Fontov Regular" w:hAnsi="BA Fontov Regular" w:cs="FrankRuehl"/>
          <w:b w:val="0"/>
          <w:bCs w:val="0"/>
          <w:sz w:val="18"/>
          <w:szCs w:val="18"/>
          <w:rtl/>
        </w:rPr>
      </w:pPr>
      <w:r w:rsidRPr="00EA6146">
        <w:rPr>
          <w:rStyle w:val="af4"/>
          <w:rtl/>
        </w:rPr>
        <w:t>בשלום תמות</w:t>
      </w:r>
      <w:r w:rsidR="00C23BA4" w:rsidRPr="00EA6146">
        <w:rPr>
          <w:rStyle w:val="af4"/>
          <w:rtl/>
        </w:rPr>
        <w:t xml:space="preserve">.. </w:t>
      </w:r>
      <w:r w:rsidR="00C23BA4" w:rsidRPr="00EA6146">
        <w:rPr>
          <w:rStyle w:val="af4"/>
          <w:rFonts w:hint="eastAsia"/>
          <w:rtl/>
        </w:rPr>
        <w:t>והוי</w:t>
      </w:r>
      <w:r w:rsidR="00C23BA4" w:rsidRPr="00EA6146">
        <w:rPr>
          <w:rStyle w:val="af4"/>
          <w:rtl/>
        </w:rPr>
        <w:t xml:space="preserve"> אדון </w:t>
      </w:r>
      <w:r w:rsidR="00C23BA4" w:rsidRPr="00EA6146">
        <w:rPr>
          <w:rStyle w:val="af4"/>
          <w:rFonts w:hint="eastAsia"/>
          <w:b/>
          <w:bCs/>
          <w:rtl/>
        </w:rPr>
        <w:t>יספדו</w:t>
      </w:r>
      <w:r w:rsidR="00C23BA4" w:rsidRPr="00EA6146">
        <w:rPr>
          <w:rStyle w:val="af4"/>
          <w:rtl/>
        </w:rPr>
        <w:t xml:space="preserve"> </w:t>
      </w:r>
      <w:r w:rsidR="00C23BA4" w:rsidRPr="00EA6146">
        <w:rPr>
          <w:rStyle w:val="af4"/>
          <w:rFonts w:hint="eastAsia"/>
          <w:b/>
          <w:bCs/>
          <w:rtl/>
        </w:rPr>
        <w:t>לך</w:t>
      </w:r>
      <w:r w:rsidR="00167C78">
        <w:rPr>
          <w:rStyle w:val="af4"/>
          <w:rFonts w:hint="cs"/>
          <w:rtl/>
        </w:rPr>
        <w:t xml:space="preserve"> </w:t>
      </w:r>
      <w:r w:rsidR="00167C78">
        <w:rPr>
          <w:rStyle w:val="af4"/>
          <w:rtl/>
        </w:rPr>
        <w:t>–</w:t>
      </w:r>
      <w:r w:rsidR="00FC0A46">
        <w:rPr>
          <w:rFonts w:hint="cs"/>
          <w:rtl/>
        </w:rPr>
        <w:t xml:space="preserve"> </w:t>
      </w:r>
      <w:r w:rsidRPr="006F178A">
        <w:rPr>
          <w:rtl/>
        </w:rPr>
        <w:t xml:space="preserve">מה </w:t>
      </w:r>
      <w:r w:rsidRPr="00EA6146">
        <w:rPr>
          <w:rStyle w:val="affc"/>
          <w:rtl/>
        </w:rPr>
        <w:t>צדקיהו</w:t>
      </w:r>
      <w:r w:rsidRPr="006F178A">
        <w:rPr>
          <w:rtl/>
        </w:rPr>
        <w:t xml:space="preserve"> </w:t>
      </w:r>
      <w:r w:rsidR="005F33FF">
        <w:rPr>
          <w:rFonts w:hint="cs"/>
          <w:rtl/>
        </w:rPr>
        <w:t>ש</w:t>
      </w:r>
      <w:r w:rsidRPr="006F178A">
        <w:rPr>
          <w:rtl/>
        </w:rPr>
        <w:t xml:space="preserve">עשה </w:t>
      </w:r>
      <w:r w:rsidR="005F33FF">
        <w:rPr>
          <w:rFonts w:hint="cs"/>
          <w:rtl/>
        </w:rPr>
        <w:t xml:space="preserve">רק </w:t>
      </w:r>
      <w:r w:rsidRPr="006F178A">
        <w:rPr>
          <w:rtl/>
        </w:rPr>
        <w:t xml:space="preserve">מצוה אחת </w:t>
      </w:r>
      <w:r w:rsidRPr="00EA6146">
        <w:rPr>
          <w:rStyle w:val="affe"/>
          <w:rtl/>
        </w:rPr>
        <w:t>שהעלה ירמיה מהטיט</w:t>
      </w:r>
      <w:r w:rsidR="005F33FF">
        <w:rPr>
          <w:rFonts w:hint="cs"/>
          <w:rtl/>
        </w:rPr>
        <w:t>,</w:t>
      </w:r>
      <w:r w:rsidRPr="006F178A">
        <w:rPr>
          <w:rtl/>
        </w:rPr>
        <w:t xml:space="preserve"> </w:t>
      </w:r>
      <w:r w:rsidR="00EA6146">
        <w:rPr>
          <w:rFonts w:hint="cs"/>
          <w:rtl/>
        </w:rPr>
        <w:t xml:space="preserve">כ''ש </w:t>
      </w:r>
      <w:r w:rsidR="00EA6146" w:rsidRPr="000114E8">
        <w:rPr>
          <w:rStyle w:val="affc"/>
          <w:rFonts w:hint="eastAsia"/>
          <w:rtl/>
        </w:rPr>
        <w:t>ב</w:t>
      </w:r>
      <w:r w:rsidR="00167C78" w:rsidRPr="00CB5BF9">
        <w:rPr>
          <w:rStyle w:val="affc"/>
          <w:rtl/>
        </w:rPr>
        <w:t>ני רי</w:t>
      </w:r>
      <w:r w:rsidR="00167C78" w:rsidRPr="00CB5BF9">
        <w:rPr>
          <w:rStyle w:val="affc"/>
          <w:rFonts w:hint="cs"/>
          <w:rtl/>
        </w:rPr>
        <w:t>"</w:t>
      </w:r>
      <w:r w:rsidR="00167C78" w:rsidRPr="00CB5BF9">
        <w:rPr>
          <w:rStyle w:val="affc"/>
          <w:rtl/>
        </w:rPr>
        <w:t>ש</w:t>
      </w:r>
      <w:r w:rsidRPr="006F178A">
        <w:rPr>
          <w:rtl/>
        </w:rPr>
        <w:t>.</w:t>
      </w:r>
    </w:p>
    <w:p w14:paraId="58D18535" w14:textId="081857AA" w:rsidR="00E31AD5" w:rsidRDefault="00167C78" w:rsidP="005F33FF">
      <w:pPr>
        <w:pStyle w:val="36"/>
        <w:framePr w:wrap="notBeside"/>
        <w:rPr>
          <w:rtl/>
        </w:rPr>
      </w:pPr>
      <w:r w:rsidRPr="005F33FF">
        <w:rPr>
          <w:rFonts w:hint="cs"/>
          <w:rtl/>
        </w:rPr>
        <w:lastRenderedPageBreak/>
        <w:t xml:space="preserve">ד. </w:t>
      </w:r>
      <w:r w:rsidR="0089324E" w:rsidRPr="005F33FF">
        <w:rPr>
          <w:rtl/>
        </w:rPr>
        <w:t>נענה ר"</w:t>
      </w:r>
      <w:r w:rsidR="0089324E" w:rsidRPr="005F33FF">
        <w:rPr>
          <w:rFonts w:hint="eastAsia"/>
          <w:rtl/>
        </w:rPr>
        <w:t>ע</w:t>
      </w:r>
      <w:r w:rsidR="00E31AD5">
        <w:rPr>
          <w:rtl/>
        </w:rPr>
        <w:t>:</w:t>
      </w:r>
    </w:p>
    <w:p w14:paraId="3A3D4DE0" w14:textId="1B6A51D1" w:rsidR="0089324E" w:rsidRPr="006F178A" w:rsidRDefault="0089324E" w:rsidP="009A4BB0">
      <w:pPr>
        <w:spacing w:after="60"/>
        <w:rPr>
          <w:rtl/>
        </w:rPr>
      </w:pPr>
      <w:r w:rsidRPr="00EA6146">
        <w:rPr>
          <w:rStyle w:val="af4"/>
          <w:rtl/>
        </w:rPr>
        <w:t>ביום ההוא יגדל המספד בירושלים</w:t>
      </w:r>
      <w:r w:rsidR="00167C78">
        <w:rPr>
          <w:rStyle w:val="af4"/>
          <w:rFonts w:hint="cs"/>
          <w:rtl/>
        </w:rPr>
        <w:t>,</w:t>
      </w:r>
      <w:r w:rsidRPr="006F178A">
        <w:rPr>
          <w:rtl/>
        </w:rPr>
        <w:t xml:space="preserve"> </w:t>
      </w:r>
      <w:r w:rsidR="00167C78" w:rsidRPr="00EA6146">
        <w:rPr>
          <w:rStyle w:val="af4"/>
          <w:b/>
          <w:bCs/>
          <w:rtl/>
        </w:rPr>
        <w:t>כמספד</w:t>
      </w:r>
      <w:r w:rsidR="00167C78" w:rsidRPr="006F178A">
        <w:rPr>
          <w:rtl/>
        </w:rPr>
        <w:t xml:space="preserve"> </w:t>
      </w:r>
      <w:r w:rsidR="00167C78" w:rsidRPr="00D54BA1">
        <w:rPr>
          <w:rStyle w:val="affe"/>
          <w:rFonts w:cs="PFT_Frank"/>
          <w:b/>
          <w:bCs/>
          <w:szCs w:val="10"/>
          <w:rtl/>
        </w:rPr>
        <w:t>אחאב</w:t>
      </w:r>
      <w:r w:rsidR="00167C78" w:rsidRPr="00EA6146">
        <w:rPr>
          <w:rStyle w:val="affe"/>
          <w:rtl/>
        </w:rPr>
        <w:t xml:space="preserve"> </w:t>
      </w:r>
      <w:r w:rsidR="00167C78" w:rsidRPr="00EA6146">
        <w:rPr>
          <w:rStyle w:val="affe"/>
          <w:rFonts w:hint="eastAsia"/>
          <w:rtl/>
        </w:rPr>
        <w:t>שהרגו</w:t>
      </w:r>
      <w:r w:rsidR="00167C78">
        <w:rPr>
          <w:rFonts w:hint="cs"/>
          <w:rtl/>
        </w:rPr>
        <w:t xml:space="preserve"> </w:t>
      </w:r>
      <w:r w:rsidR="00167C78" w:rsidRPr="00A31677">
        <w:rPr>
          <w:rStyle w:val="af4"/>
          <w:rtl/>
        </w:rPr>
        <w:t>הדדרימון</w:t>
      </w:r>
      <w:r w:rsidR="00167C78">
        <w:rPr>
          <w:rtl/>
        </w:rPr>
        <w:t xml:space="preserve">, </w:t>
      </w:r>
      <w:r w:rsidR="00167C78" w:rsidRPr="00EF3FB0">
        <w:rPr>
          <w:rStyle w:val="af4"/>
          <w:rtl/>
        </w:rPr>
        <w:t>וכמספד</w:t>
      </w:r>
      <w:r w:rsidR="00167C78" w:rsidRPr="006F178A">
        <w:rPr>
          <w:rtl/>
        </w:rPr>
        <w:t xml:space="preserve"> </w:t>
      </w:r>
      <w:r w:rsidR="00167C78" w:rsidRPr="00EA6146">
        <w:rPr>
          <w:rStyle w:val="affe"/>
          <w:rtl/>
        </w:rPr>
        <w:t xml:space="preserve">יאשיה </w:t>
      </w:r>
      <w:r w:rsidR="00167C78" w:rsidRPr="00EA6146">
        <w:rPr>
          <w:rStyle w:val="affe"/>
          <w:rFonts w:hint="eastAsia"/>
          <w:rtl/>
        </w:rPr>
        <w:t>שהרגו</w:t>
      </w:r>
      <w:r w:rsidR="00167C78" w:rsidRPr="00EA6146">
        <w:rPr>
          <w:rStyle w:val="affe"/>
          <w:rtl/>
        </w:rPr>
        <w:t xml:space="preserve"> פרעה </w:t>
      </w:r>
      <w:r w:rsidR="00167C78" w:rsidRPr="00EA6146">
        <w:rPr>
          <w:rStyle w:val="affe"/>
          <w:rFonts w:hint="eastAsia"/>
          <w:rtl/>
        </w:rPr>
        <w:t>נכה</w:t>
      </w:r>
      <w:r w:rsidR="00167C78" w:rsidRPr="006F178A">
        <w:rPr>
          <w:rtl/>
        </w:rPr>
        <w:t xml:space="preserve"> </w:t>
      </w:r>
      <w:r w:rsidR="00167C78" w:rsidRPr="00A31677">
        <w:rPr>
          <w:rStyle w:val="af4"/>
          <w:rtl/>
        </w:rPr>
        <w:t>בבקעת מגידו</w:t>
      </w:r>
      <w:r w:rsidR="00167C78">
        <w:rPr>
          <w:rFonts w:hint="cs"/>
          <w:rtl/>
        </w:rPr>
        <w:t xml:space="preserve"> -</w:t>
      </w:r>
      <w:r w:rsidR="00167C78" w:rsidRPr="006F178A" w:rsidDel="00167C78">
        <w:rPr>
          <w:rtl/>
        </w:rPr>
        <w:t xml:space="preserve"> </w:t>
      </w:r>
      <w:r w:rsidRPr="006F178A">
        <w:rPr>
          <w:rFonts w:ascii="Fb Fontext" w:hAnsi="Fb Fontext"/>
          <w:sz w:val="20"/>
          <w:rtl/>
        </w:rPr>
        <w:t xml:space="preserve">מה </w:t>
      </w:r>
      <w:r w:rsidRPr="00EA6146">
        <w:rPr>
          <w:rStyle w:val="affc"/>
          <w:rtl/>
        </w:rPr>
        <w:t>אחאב</w:t>
      </w:r>
      <w:r w:rsidRPr="006F178A">
        <w:rPr>
          <w:rFonts w:ascii="Fb Fontext" w:hAnsi="Fb Fontext"/>
          <w:sz w:val="20"/>
          <w:rtl/>
        </w:rPr>
        <w:t xml:space="preserve"> שלא עשה אלא דבר אחד טוב,</w:t>
      </w:r>
      <w:r w:rsidRPr="00EA6146">
        <w:rPr>
          <w:rStyle w:val="affe"/>
          <w:rtl/>
        </w:rPr>
        <w:t xml:space="preserve"> </w:t>
      </w:r>
      <w:r w:rsidR="00EB67D5" w:rsidRPr="008D3D37">
        <w:rPr>
          <w:rStyle w:val="affe"/>
          <w:rFonts w:hint="eastAsia"/>
          <w:rtl/>
        </w:rPr>
        <w:t>שעמד</w:t>
      </w:r>
      <w:r w:rsidR="00EB67D5" w:rsidRPr="008D3D37">
        <w:rPr>
          <w:rStyle w:val="affe"/>
          <w:rtl/>
        </w:rPr>
        <w:t xml:space="preserve"> </w:t>
      </w:r>
      <w:r w:rsidR="00EB67D5" w:rsidRPr="008D3D37">
        <w:rPr>
          <w:rStyle w:val="affe"/>
          <w:rFonts w:hint="eastAsia"/>
          <w:rtl/>
        </w:rPr>
        <w:t>במרכבה</w:t>
      </w:r>
      <w:r w:rsidR="00EB67D5" w:rsidRPr="008D3D37">
        <w:rPr>
          <w:rStyle w:val="affe"/>
          <w:rtl/>
        </w:rPr>
        <w:t xml:space="preserve"> </w:t>
      </w:r>
      <w:r w:rsidR="00EB67D5" w:rsidRPr="008D3D37">
        <w:rPr>
          <w:rStyle w:val="affe"/>
          <w:rFonts w:hint="eastAsia"/>
          <w:rtl/>
        </w:rPr>
        <w:t>להילחם</w:t>
      </w:r>
      <w:r w:rsidR="00EB67D5" w:rsidRPr="008D3D37">
        <w:rPr>
          <w:rStyle w:val="affe"/>
          <w:rtl/>
        </w:rPr>
        <w:t xml:space="preserve"> </w:t>
      </w:r>
      <w:r w:rsidR="00EB67D5" w:rsidRPr="008D3D37">
        <w:rPr>
          <w:rStyle w:val="affe"/>
          <w:rFonts w:hint="eastAsia"/>
          <w:rtl/>
        </w:rPr>
        <w:t>כשגסס</w:t>
      </w:r>
      <w:r w:rsidRPr="006F178A">
        <w:rPr>
          <w:rFonts w:ascii="Fb Fontext" w:hAnsi="Fb Fontext"/>
          <w:sz w:val="20"/>
          <w:rtl/>
        </w:rPr>
        <w:t xml:space="preserve"> כך, </w:t>
      </w:r>
      <w:r w:rsidR="008E5558">
        <w:rPr>
          <w:rStyle w:val="affc"/>
          <w:rFonts w:hint="cs"/>
          <w:rtl/>
        </w:rPr>
        <w:t>כ''ש ב</w:t>
      </w:r>
      <w:r w:rsidR="00EB67D5" w:rsidRPr="00CB5BF9">
        <w:rPr>
          <w:rStyle w:val="affc"/>
          <w:rtl/>
        </w:rPr>
        <w:t>ני רי</w:t>
      </w:r>
      <w:r w:rsidR="00EB67D5" w:rsidRPr="00CB5BF9">
        <w:rPr>
          <w:rStyle w:val="affc"/>
          <w:rFonts w:hint="cs"/>
          <w:rtl/>
        </w:rPr>
        <w:t>"</w:t>
      </w:r>
      <w:r w:rsidR="00EB67D5" w:rsidRPr="00CB5BF9">
        <w:rPr>
          <w:rStyle w:val="affc"/>
          <w:rtl/>
        </w:rPr>
        <w:t>ש</w:t>
      </w:r>
      <w:r w:rsidR="008E5558">
        <w:rPr>
          <w:rFonts w:hint="cs"/>
          <w:rtl/>
        </w:rPr>
        <w:t>.</w:t>
      </w:r>
    </w:p>
    <w:p w14:paraId="106D4F69" w14:textId="5DD164CA" w:rsidR="00E31AD5" w:rsidRDefault="0089324E" w:rsidP="008E5558">
      <w:pPr>
        <w:pStyle w:val="36"/>
        <w:framePr w:wrap="notBeside"/>
        <w:rPr>
          <w:rtl/>
        </w:rPr>
      </w:pPr>
      <w:r w:rsidRPr="008E5558">
        <w:rPr>
          <w:rtl/>
        </w:rPr>
        <w:t>רב</w:t>
      </w:r>
      <w:r w:rsidRPr="008E5558">
        <w:rPr>
          <w:rFonts w:hint="cs"/>
          <w:rtl/>
        </w:rPr>
        <w:t>"מ</w:t>
      </w:r>
      <w:r w:rsidRPr="008E5558">
        <w:rPr>
          <w:rtl/>
        </w:rPr>
        <w:t xml:space="preserve"> </w:t>
      </w:r>
      <w:r w:rsidR="00EB67D5" w:rsidRPr="008E5558">
        <w:rPr>
          <w:rFonts w:hint="cs"/>
          <w:rtl/>
        </w:rPr>
        <w:t>לרבא</w:t>
      </w:r>
      <w:r w:rsidR="00E31AD5">
        <w:rPr>
          <w:rFonts w:hint="cs"/>
          <w:rtl/>
        </w:rPr>
        <w:t>:</w:t>
      </w:r>
    </w:p>
    <w:p w14:paraId="4DF0E21A" w14:textId="0E5C9282" w:rsidR="0089324E" w:rsidRPr="006F178A" w:rsidRDefault="0089324E" w:rsidP="00164685">
      <w:pPr>
        <w:pStyle w:val="affd"/>
        <w:rPr>
          <w:rtl/>
        </w:rPr>
      </w:pPr>
      <w:r w:rsidRPr="00EA6146">
        <w:rPr>
          <w:rtl/>
        </w:rPr>
        <w:t>בצדקיהו</w:t>
      </w:r>
      <w:r w:rsidRPr="0095633D">
        <w:rPr>
          <w:rStyle w:val="af4"/>
          <w:rtl/>
        </w:rPr>
        <w:t xml:space="preserve"> </w:t>
      </w:r>
      <w:r w:rsidR="00EB67D5">
        <w:rPr>
          <w:rStyle w:val="af4"/>
          <w:rFonts w:hint="cs"/>
          <w:rtl/>
        </w:rPr>
        <w:t>'</w:t>
      </w:r>
      <w:r w:rsidRPr="0095633D">
        <w:rPr>
          <w:rStyle w:val="af4"/>
          <w:rtl/>
        </w:rPr>
        <w:t>בשלום תמות</w:t>
      </w:r>
      <w:r w:rsidR="00EB67D5">
        <w:rPr>
          <w:rStyle w:val="af4"/>
          <w:rFonts w:hint="cs"/>
          <w:rtl/>
        </w:rPr>
        <w:t>'</w:t>
      </w:r>
      <w:r w:rsidRPr="0095633D">
        <w:rPr>
          <w:rStyle w:val="af4"/>
          <w:rtl/>
        </w:rPr>
        <w:t xml:space="preserve"> </w:t>
      </w:r>
      <w:r w:rsidR="00EB67D5" w:rsidRPr="00EA6146">
        <w:rPr>
          <w:rFonts w:hint="eastAsia"/>
          <w:rtl/>
        </w:rPr>
        <w:t>אף</w:t>
      </w:r>
      <w:r w:rsidR="00EB67D5" w:rsidRPr="00EA6146">
        <w:rPr>
          <w:rtl/>
        </w:rPr>
        <w:t xml:space="preserve"> </w:t>
      </w:r>
      <w:r w:rsidR="00EB67D5" w:rsidRPr="00EA6146">
        <w:rPr>
          <w:rFonts w:hint="eastAsia"/>
          <w:rtl/>
        </w:rPr>
        <w:t>שעיור</w:t>
      </w:r>
      <w:r w:rsidR="00EB67D5">
        <w:rPr>
          <w:rFonts w:hint="cs"/>
          <w:rtl/>
        </w:rPr>
        <w:t xml:space="preserve"> - </w:t>
      </w:r>
      <w:r w:rsidRPr="006F178A">
        <w:rPr>
          <w:rtl/>
        </w:rPr>
        <w:t>שמת נבוכדנאצר בימיו</w:t>
      </w:r>
      <w:r w:rsidR="00EB67D5">
        <w:rPr>
          <w:rFonts w:hint="cs"/>
          <w:rtl/>
        </w:rPr>
        <w:t>,</w:t>
      </w:r>
    </w:p>
    <w:p w14:paraId="11C7EB1C" w14:textId="37744DE6" w:rsidR="0089324E" w:rsidRPr="006F178A" w:rsidRDefault="00EB67D5" w:rsidP="00164685">
      <w:pPr>
        <w:pStyle w:val="affd"/>
        <w:rPr>
          <w:rtl/>
        </w:rPr>
      </w:pPr>
      <w:r>
        <w:rPr>
          <w:rFonts w:hint="cs"/>
          <w:rtl/>
        </w:rPr>
        <w:t>וכן</w:t>
      </w:r>
      <w:r w:rsidR="0089324E" w:rsidRPr="006F178A">
        <w:rPr>
          <w:rtl/>
        </w:rPr>
        <w:t xml:space="preserve"> ביאשיהו</w:t>
      </w:r>
      <w:r w:rsidR="0089324E" w:rsidRPr="00A824E4">
        <w:rPr>
          <w:rStyle w:val="af4"/>
          <w:rtl/>
        </w:rPr>
        <w:t xml:space="preserve"> </w:t>
      </w:r>
      <w:r w:rsidR="0089324E" w:rsidRPr="00A824E4">
        <w:rPr>
          <w:rStyle w:val="af4"/>
          <w:rFonts w:hint="cs"/>
          <w:rtl/>
        </w:rPr>
        <w:t>'</w:t>
      </w:r>
      <w:r w:rsidR="0089324E" w:rsidRPr="00A824E4">
        <w:rPr>
          <w:rStyle w:val="af4"/>
          <w:rtl/>
        </w:rPr>
        <w:t>ונאספת</w:t>
      </w:r>
      <w:r>
        <w:rPr>
          <w:rStyle w:val="af4"/>
          <w:rFonts w:hint="cs"/>
          <w:rtl/>
        </w:rPr>
        <w:t>..</w:t>
      </w:r>
      <w:r w:rsidR="0089324E" w:rsidRPr="00A824E4">
        <w:rPr>
          <w:rStyle w:val="af4"/>
          <w:rtl/>
        </w:rPr>
        <w:t xml:space="preserve"> בשלום</w:t>
      </w:r>
      <w:r w:rsidR="0089324E" w:rsidRPr="00A824E4">
        <w:rPr>
          <w:rStyle w:val="af4"/>
          <w:rFonts w:hint="cs"/>
          <w:rtl/>
        </w:rPr>
        <w:t>'</w:t>
      </w:r>
      <w:r w:rsidR="0089324E" w:rsidRPr="00A824E4">
        <w:rPr>
          <w:rStyle w:val="af4"/>
          <w:rtl/>
        </w:rPr>
        <w:t xml:space="preserve"> </w:t>
      </w:r>
      <w:r>
        <w:rPr>
          <w:rFonts w:hint="cs"/>
          <w:rtl/>
        </w:rPr>
        <w:t xml:space="preserve">ועשאוהו ככברה - </w:t>
      </w:r>
      <w:r w:rsidR="0089324E" w:rsidRPr="006F178A">
        <w:rPr>
          <w:rtl/>
        </w:rPr>
        <w:t>שלא חרב ביהמ"ק בימיו.</w:t>
      </w:r>
    </w:p>
    <w:p w14:paraId="3D935907" w14:textId="3A981E25" w:rsidR="0089324E" w:rsidRPr="006F178A" w:rsidRDefault="00790E10" w:rsidP="00164685">
      <w:pPr>
        <w:pStyle w:val="afff1"/>
        <w:rPr>
          <w:rtl/>
        </w:rPr>
      </w:pPr>
      <w:r>
        <w:rPr>
          <w:rFonts w:ascii="MS Mincho" w:hAnsi="MS Mincho" w:hint="cs"/>
          <w:rtl/>
        </w:rPr>
        <w:t>****</w:t>
      </w:r>
    </w:p>
    <w:p w14:paraId="242EEE75" w14:textId="3CE2BFE3" w:rsidR="00E31AD5" w:rsidRDefault="00593E64" w:rsidP="00F13D95">
      <w:pPr>
        <w:pStyle w:val="36"/>
        <w:framePr w:wrap="notBeside"/>
        <w:rPr>
          <w:rtl/>
        </w:rPr>
      </w:pPr>
      <w:r w:rsidRPr="00F13D95">
        <w:rPr>
          <w:rFonts w:hint="cs"/>
          <w:rtl/>
        </w:rPr>
        <w:t>מרב</w:t>
      </w:r>
      <w:r w:rsidR="00E31AD5">
        <w:rPr>
          <w:rtl/>
        </w:rPr>
        <w:t>:</w:t>
      </w:r>
    </w:p>
    <w:p w14:paraId="098E4C84" w14:textId="104AE48F" w:rsidR="00593E64" w:rsidRPr="00EA6146" w:rsidRDefault="00593E64" w:rsidP="00164685">
      <w:pPr>
        <w:rPr>
          <w:rtl/>
        </w:rPr>
      </w:pPr>
      <w:r w:rsidRPr="00EA6146">
        <w:rPr>
          <w:rFonts w:hint="eastAsia"/>
          <w:rtl/>
        </w:rPr>
        <w:t>מנחמים</w:t>
      </w:r>
      <w:r w:rsidRPr="00EA6146">
        <w:rPr>
          <w:rtl/>
        </w:rPr>
        <w:t xml:space="preserve"> </w:t>
      </w:r>
      <w:r w:rsidRPr="00EA6146">
        <w:rPr>
          <w:rFonts w:hint="eastAsia"/>
          <w:rtl/>
        </w:rPr>
        <w:t>יושבים</w:t>
      </w:r>
      <w:r w:rsidRPr="00EA6146">
        <w:rPr>
          <w:rtl/>
        </w:rPr>
        <w:t xml:space="preserve"> ע"ג קרקע</w:t>
      </w:r>
      <w:r>
        <w:rPr>
          <w:rFonts w:hint="cs"/>
          <w:rtl/>
        </w:rPr>
        <w:t xml:space="preserve">, </w:t>
      </w:r>
      <w:r w:rsidRPr="00CB5BF9">
        <w:rPr>
          <w:rStyle w:val="affe"/>
          <w:rFonts w:hint="cs"/>
          <w:rtl/>
        </w:rPr>
        <w:t>כבאיוב</w:t>
      </w:r>
      <w:r>
        <w:rPr>
          <w:rFonts w:hint="cs"/>
          <w:rtl/>
        </w:rPr>
        <w:t>.</w:t>
      </w:r>
    </w:p>
    <w:p w14:paraId="431B4A5F" w14:textId="269F7931" w:rsidR="00E31AD5" w:rsidRDefault="00593E64" w:rsidP="00F13D95">
      <w:pPr>
        <w:pStyle w:val="36"/>
        <w:framePr w:wrap="notBeside"/>
        <w:rPr>
          <w:rtl/>
        </w:rPr>
      </w:pPr>
      <w:r w:rsidRPr="00F13D95">
        <w:rPr>
          <w:rFonts w:hint="cs"/>
          <w:rtl/>
        </w:rPr>
        <w:t>מרב</w:t>
      </w:r>
      <w:r w:rsidR="00E31AD5">
        <w:rPr>
          <w:rtl/>
        </w:rPr>
        <w:t>:</w:t>
      </w:r>
    </w:p>
    <w:p w14:paraId="58CB42CC" w14:textId="6CF30BDF" w:rsidR="0089324E" w:rsidRPr="006F178A" w:rsidRDefault="0089324E" w:rsidP="00164685">
      <w:pPr>
        <w:rPr>
          <w:rtl/>
        </w:rPr>
      </w:pPr>
      <w:r w:rsidRPr="007117F5">
        <w:rPr>
          <w:rFonts w:ascii="Fb Fontext" w:hAnsi="Fb Fontext" w:cs="PFT_Frank"/>
          <w:b/>
          <w:bCs/>
          <w:szCs w:val="14"/>
          <w:rtl/>
        </w:rPr>
        <w:t>אי</w:t>
      </w:r>
      <w:r w:rsidR="00593E64" w:rsidRPr="007117F5">
        <w:rPr>
          <w:rFonts w:ascii="Fb Fontext" w:hAnsi="Fb Fontext" w:cs="PFT_Frank" w:hint="eastAsia"/>
          <w:b/>
          <w:bCs/>
          <w:szCs w:val="14"/>
          <w:rtl/>
        </w:rPr>
        <w:t>נם</w:t>
      </w:r>
      <w:r w:rsidRPr="007117F5">
        <w:rPr>
          <w:rFonts w:ascii="Fb Fontext" w:hAnsi="Fb Fontext" w:cs="PFT_Frank"/>
          <w:b/>
          <w:bCs/>
          <w:szCs w:val="14"/>
          <w:rtl/>
        </w:rPr>
        <w:t xml:space="preserve"> </w:t>
      </w:r>
      <w:r w:rsidR="00593E64" w:rsidRPr="007117F5">
        <w:rPr>
          <w:rFonts w:ascii="Fb Fontext" w:hAnsi="Fb Fontext" w:cs="PFT_Frank" w:hint="eastAsia"/>
          <w:b/>
          <w:bCs/>
          <w:szCs w:val="14"/>
          <w:rtl/>
        </w:rPr>
        <w:t>מדברים</w:t>
      </w:r>
      <w:r w:rsidRPr="006F178A">
        <w:rPr>
          <w:rFonts w:ascii="Fb Fontext" w:hAnsi="Fb Fontext"/>
          <w:rtl/>
        </w:rPr>
        <w:t xml:space="preserve"> עד שיפתח אבל, </w:t>
      </w:r>
      <w:r w:rsidR="00593E64" w:rsidRPr="00EA6146">
        <w:rPr>
          <w:rStyle w:val="affe"/>
          <w:rFonts w:hint="eastAsia"/>
          <w:rtl/>
        </w:rPr>
        <w:t>כבאיוב</w:t>
      </w:r>
      <w:r w:rsidR="00593E64">
        <w:rPr>
          <w:rFonts w:ascii="Fb Fontext" w:hAnsi="Fb Fontext" w:hint="cs"/>
          <w:rtl/>
        </w:rPr>
        <w:t>.</w:t>
      </w:r>
    </w:p>
    <w:p w14:paraId="01653B30" w14:textId="426F8B40" w:rsidR="00E31AD5" w:rsidRDefault="00593E64" w:rsidP="00F13D95">
      <w:pPr>
        <w:pStyle w:val="36"/>
        <w:framePr w:wrap="notBeside"/>
        <w:rPr>
          <w:rtl/>
        </w:rPr>
      </w:pPr>
      <w:r w:rsidRPr="00F13D95">
        <w:rPr>
          <w:rFonts w:hint="eastAsia"/>
          <w:rtl/>
        </w:rPr>
        <w:t>ר</w:t>
      </w:r>
      <w:r w:rsidRPr="00F13D95">
        <w:rPr>
          <w:rtl/>
        </w:rPr>
        <w:t>"א</w:t>
      </w:r>
      <w:r w:rsidR="00E31AD5">
        <w:rPr>
          <w:rtl/>
        </w:rPr>
        <w:t>:</w:t>
      </w:r>
    </w:p>
    <w:p w14:paraId="40978150" w14:textId="12E1F448" w:rsidR="0089324E" w:rsidRPr="006F178A" w:rsidRDefault="0089324E" w:rsidP="00164685">
      <w:pPr>
        <w:rPr>
          <w:rtl/>
        </w:rPr>
      </w:pPr>
      <w:r w:rsidRPr="007117F5">
        <w:rPr>
          <w:rFonts w:cs="PFT_Frank"/>
          <w:b/>
          <w:bCs/>
          <w:szCs w:val="14"/>
          <w:rtl/>
        </w:rPr>
        <w:t>אבל</w:t>
      </w:r>
      <w:r w:rsidRPr="00DD3306">
        <w:rPr>
          <w:rtl/>
        </w:rPr>
        <w:t xml:space="preserve"> בראש</w:t>
      </w:r>
      <w:r w:rsidR="00593E64">
        <w:rPr>
          <w:rFonts w:hint="cs"/>
          <w:rtl/>
        </w:rPr>
        <w:t xml:space="preserve">, </w:t>
      </w:r>
      <w:r w:rsidRPr="00EA6146">
        <w:rPr>
          <w:rStyle w:val="af4"/>
          <w:rtl/>
        </w:rPr>
        <w:t>ואשב ראש</w:t>
      </w:r>
      <w:r w:rsidR="00593E64" w:rsidRPr="00EA6146">
        <w:rPr>
          <w:rStyle w:val="af4"/>
          <w:rtl/>
        </w:rPr>
        <w:t>..</w:t>
      </w:r>
      <w:r w:rsidRPr="00EA6146">
        <w:rPr>
          <w:rStyle w:val="af4"/>
          <w:rtl/>
        </w:rPr>
        <w:t xml:space="preserve"> כ</w:t>
      </w:r>
      <w:r w:rsidR="00593E64">
        <w:rPr>
          <w:rStyle w:val="af4"/>
          <w:rFonts w:hint="cs"/>
          <w:rtl/>
        </w:rPr>
        <w:t>..</w:t>
      </w:r>
      <w:r w:rsidRPr="00EA6146">
        <w:rPr>
          <w:rStyle w:val="af4"/>
          <w:rtl/>
        </w:rPr>
        <w:t>אבלים ינחם</w:t>
      </w:r>
      <w:r w:rsidR="00593E64">
        <w:rPr>
          <w:rFonts w:hint="cs"/>
          <w:rtl/>
        </w:rPr>
        <w:t xml:space="preserve"> </w:t>
      </w:r>
      <w:r w:rsidR="00593E64" w:rsidRPr="00EF1221">
        <w:rPr>
          <w:rFonts w:hint="cs"/>
          <w:rtl/>
        </w:rPr>
        <w:t>א</w:t>
      </w:r>
      <w:r w:rsidR="00593E64" w:rsidRPr="00EA6146">
        <w:rPr>
          <w:rFonts w:hint="eastAsia"/>
          <w:rtl/>
        </w:rPr>
        <w:t>ו</w:t>
      </w:r>
      <w:r w:rsidRPr="00EF1221">
        <w:rPr>
          <w:rtl/>
        </w:rPr>
        <w:t xml:space="preserve"> </w:t>
      </w:r>
      <w:r w:rsidRPr="00EA6146">
        <w:rPr>
          <w:rStyle w:val="af4"/>
          <w:rtl/>
        </w:rPr>
        <w:t>מרזח</w:t>
      </w:r>
      <w:r w:rsidRPr="006F178A">
        <w:rPr>
          <w:rtl/>
        </w:rPr>
        <w:t xml:space="preserve"> </w:t>
      </w:r>
      <w:r w:rsidRPr="00EA6146">
        <w:rPr>
          <w:rStyle w:val="af4"/>
          <w:rtl/>
        </w:rPr>
        <w:t>סרוחים</w:t>
      </w:r>
      <w:r w:rsidR="00593E64">
        <w:rPr>
          <w:rStyle w:val="af4"/>
          <w:rFonts w:hint="cs"/>
          <w:rtl/>
        </w:rPr>
        <w:t>.</w:t>
      </w:r>
    </w:p>
    <w:p w14:paraId="74293D24" w14:textId="7C537501" w:rsidR="00E31AD5" w:rsidRDefault="0089324E" w:rsidP="00F13D95">
      <w:pPr>
        <w:pStyle w:val="36"/>
        <w:framePr w:wrap="notBeside"/>
        <w:rPr>
          <w:rtl/>
        </w:rPr>
      </w:pPr>
      <w:r w:rsidRPr="00F13D95">
        <w:rPr>
          <w:rtl/>
        </w:rPr>
        <w:t>אר</w:t>
      </w:r>
      <w:r w:rsidRPr="00F13D95">
        <w:rPr>
          <w:rFonts w:hint="eastAsia"/>
          <w:rtl/>
        </w:rPr>
        <w:t>חב</w:t>
      </w:r>
      <w:r w:rsidRPr="00F13D95">
        <w:rPr>
          <w:rtl/>
        </w:rPr>
        <w:t>"</w:t>
      </w:r>
      <w:r w:rsidRPr="00F13D95">
        <w:rPr>
          <w:rFonts w:hint="eastAsia"/>
          <w:rtl/>
        </w:rPr>
        <w:t>ח</w:t>
      </w:r>
      <w:r w:rsidR="00E31AD5">
        <w:rPr>
          <w:rtl/>
        </w:rPr>
        <w:t>:</w:t>
      </w:r>
    </w:p>
    <w:p w14:paraId="718457AB" w14:textId="530B50D7" w:rsidR="00593E64" w:rsidRDefault="0089324E" w:rsidP="00164685">
      <w:pPr>
        <w:rPr>
          <w:rtl/>
        </w:rPr>
      </w:pPr>
      <w:r w:rsidRPr="00F13D95">
        <w:rPr>
          <w:rtl/>
        </w:rPr>
        <w:t>חתן בראש</w:t>
      </w:r>
      <w:r w:rsidRPr="006F178A">
        <w:rPr>
          <w:rtl/>
        </w:rPr>
        <w:t xml:space="preserve"> </w:t>
      </w:r>
      <w:r w:rsidRPr="00F13D95">
        <w:rPr>
          <w:rStyle w:val="af4"/>
          <w:rtl/>
        </w:rPr>
        <w:t>כחתן יכהן פאר</w:t>
      </w:r>
      <w:r w:rsidR="00EF1221" w:rsidRPr="00F13D95">
        <w:rPr>
          <w:rStyle w:val="af4"/>
          <w:rFonts w:hint="cs"/>
          <w:rtl/>
        </w:rPr>
        <w:t xml:space="preserve"> -</w:t>
      </w:r>
      <w:r w:rsidRPr="006F178A">
        <w:rPr>
          <w:rtl/>
        </w:rPr>
        <w:t xml:space="preserve"> </w:t>
      </w:r>
      <w:r w:rsidR="00593E64">
        <w:rPr>
          <w:rFonts w:hint="cs"/>
          <w:rtl/>
        </w:rPr>
        <w:t>כ</w:t>
      </w:r>
      <w:r w:rsidRPr="006F178A">
        <w:rPr>
          <w:rtl/>
        </w:rPr>
        <w:t>כהן</w:t>
      </w:r>
      <w:r w:rsidR="00593E64">
        <w:rPr>
          <w:rFonts w:hint="cs"/>
          <w:rtl/>
        </w:rPr>
        <w:t xml:space="preserve"> ד</w:t>
      </w:r>
      <w:r w:rsidRPr="00D739FE">
        <w:rPr>
          <w:rStyle w:val="af4"/>
          <w:rFonts w:hint="cs"/>
          <w:rtl/>
        </w:rPr>
        <w:t>'</w:t>
      </w:r>
      <w:r w:rsidRPr="00D739FE">
        <w:rPr>
          <w:rStyle w:val="af4"/>
          <w:rtl/>
        </w:rPr>
        <w:t>וקדשתו</w:t>
      </w:r>
      <w:r w:rsidRPr="00D739FE">
        <w:rPr>
          <w:rStyle w:val="af4"/>
          <w:rFonts w:hint="cs"/>
          <w:rtl/>
        </w:rPr>
        <w:t>'</w:t>
      </w:r>
      <w:r w:rsidR="00593E64">
        <w:rPr>
          <w:rFonts w:hint="cs"/>
          <w:rtl/>
        </w:rPr>
        <w:t>.</w:t>
      </w:r>
    </w:p>
    <w:p w14:paraId="474B7A09" w14:textId="5F25C622" w:rsidR="0089324E" w:rsidRPr="006F178A" w:rsidRDefault="00790E10" w:rsidP="00164685">
      <w:pPr>
        <w:pStyle w:val="afff1"/>
        <w:rPr>
          <w:rtl/>
        </w:rPr>
      </w:pPr>
      <w:r>
        <w:rPr>
          <w:rFonts w:ascii="MS Mincho" w:hAnsi="MS Mincho" w:hint="cs"/>
          <w:rtl/>
        </w:rPr>
        <w:t>****</w:t>
      </w:r>
    </w:p>
    <w:p w14:paraId="3E2C0FFA" w14:textId="64E6007E" w:rsidR="00E31AD5" w:rsidRDefault="0089324E" w:rsidP="00F13D95">
      <w:pPr>
        <w:pStyle w:val="36"/>
        <w:framePr w:wrap="notBeside"/>
        <w:rPr>
          <w:rtl/>
        </w:rPr>
      </w:pPr>
      <w:r w:rsidRPr="00F13D95">
        <w:rPr>
          <w:rtl/>
        </w:rPr>
        <w:t>ר"</w:t>
      </w:r>
      <w:r w:rsidRPr="00F13D95">
        <w:rPr>
          <w:rFonts w:hint="eastAsia"/>
          <w:rtl/>
        </w:rPr>
        <w:t>ח</w:t>
      </w:r>
      <w:r w:rsidR="00E31AD5">
        <w:rPr>
          <w:rtl/>
        </w:rPr>
        <w:t>:</w:t>
      </w:r>
    </w:p>
    <w:p w14:paraId="35958269" w14:textId="3D2E8EE1" w:rsidR="0089324E" w:rsidRPr="006F178A" w:rsidRDefault="0089324E" w:rsidP="00164685">
      <w:pPr>
        <w:rPr>
          <w:rtl/>
        </w:rPr>
      </w:pPr>
      <w:r w:rsidRPr="006F178A">
        <w:rPr>
          <w:rFonts w:ascii="Fb Fontext" w:hAnsi="Fb Fontext"/>
          <w:rtl/>
        </w:rPr>
        <w:t xml:space="preserve">קשה יציאת נשמה מהגוף </w:t>
      </w:r>
      <w:r w:rsidRPr="00D54BA1">
        <w:rPr>
          <w:rStyle w:val="affe"/>
          <w:rFonts w:cs="PFT_Frank" w:hint="eastAsia"/>
          <w:b/>
          <w:bCs/>
          <w:szCs w:val="10"/>
          <w:rtl/>
        </w:rPr>
        <w:t>כחבל</w:t>
      </w:r>
      <w:r w:rsidRPr="00D54BA1">
        <w:rPr>
          <w:rStyle w:val="affe"/>
          <w:rFonts w:cs="PFT_Frank"/>
          <w:b/>
          <w:bCs/>
          <w:szCs w:val="10"/>
          <w:rtl/>
        </w:rPr>
        <w:t xml:space="preserve"> </w:t>
      </w:r>
      <w:r w:rsidR="00EF1221" w:rsidRPr="00D54BA1">
        <w:rPr>
          <w:rStyle w:val="affe"/>
          <w:rFonts w:cs="PFT_Frank" w:hint="eastAsia"/>
          <w:b/>
          <w:bCs/>
          <w:szCs w:val="10"/>
          <w:rtl/>
        </w:rPr>
        <w:t>שבראשו</w:t>
      </w:r>
      <w:r w:rsidRPr="00D54BA1">
        <w:rPr>
          <w:rStyle w:val="affe"/>
          <w:rFonts w:cs="PFT_Frank"/>
          <w:b/>
          <w:bCs/>
          <w:szCs w:val="10"/>
          <w:rtl/>
        </w:rPr>
        <w:t xml:space="preserve"> קשר</w:t>
      </w:r>
      <w:r w:rsidRPr="006F178A">
        <w:rPr>
          <w:rFonts w:ascii="Fb Fontext" w:hAnsi="Fb Fontext" w:hint="cs"/>
          <w:rtl/>
        </w:rPr>
        <w:t xml:space="preserve"> </w:t>
      </w:r>
      <w:r w:rsidR="00EF1221">
        <w:rPr>
          <w:rFonts w:ascii="Fb Fontext" w:hAnsi="Fb Fontext" w:hint="cs"/>
          <w:rtl/>
        </w:rPr>
        <w:t>הנמשך מחור.</w:t>
      </w:r>
    </w:p>
    <w:p w14:paraId="1AE4295F" w14:textId="34564CF0" w:rsidR="00E31AD5" w:rsidRDefault="0089324E" w:rsidP="004D621C">
      <w:pPr>
        <w:pStyle w:val="36"/>
        <w:framePr w:wrap="notBeside"/>
        <w:rPr>
          <w:rtl/>
        </w:rPr>
      </w:pPr>
      <w:r w:rsidRPr="004D621C">
        <w:rPr>
          <w:rtl/>
        </w:rPr>
        <w:t>ר</w:t>
      </w:r>
      <w:r w:rsidRPr="004D621C">
        <w:rPr>
          <w:rFonts w:hint="eastAsia"/>
          <w:rtl/>
        </w:rPr>
        <w:t>י</w:t>
      </w:r>
      <w:r w:rsidRPr="004D621C">
        <w:rPr>
          <w:rtl/>
        </w:rPr>
        <w:t>"</w:t>
      </w:r>
      <w:r w:rsidRPr="004D621C">
        <w:rPr>
          <w:rFonts w:hint="eastAsia"/>
          <w:rtl/>
        </w:rPr>
        <w:t>ו</w:t>
      </w:r>
      <w:r w:rsidR="00E31AD5">
        <w:rPr>
          <w:rtl/>
        </w:rPr>
        <w:t>:</w:t>
      </w:r>
    </w:p>
    <w:p w14:paraId="43B8D980" w14:textId="0C0AF19F" w:rsidR="0089324E" w:rsidRPr="006F178A" w:rsidRDefault="00EF1221" w:rsidP="00164685">
      <w:pPr>
        <w:rPr>
          <w:rFonts w:cs="Guttman Vilna"/>
          <w:b/>
          <w:bCs/>
          <w:rtl/>
        </w:rPr>
      </w:pPr>
      <w:r w:rsidRPr="00D54BA1">
        <w:rPr>
          <w:rStyle w:val="affe"/>
          <w:rFonts w:cs="PFT_Frank" w:hint="eastAsia"/>
          <w:b/>
          <w:bCs/>
          <w:szCs w:val="10"/>
          <w:rtl/>
        </w:rPr>
        <w:t>כחבל</w:t>
      </w:r>
      <w:r w:rsidRPr="00D54BA1">
        <w:rPr>
          <w:rStyle w:val="affe"/>
          <w:rFonts w:cs="PFT_Frank"/>
          <w:b/>
          <w:bCs/>
          <w:szCs w:val="10"/>
          <w:rtl/>
        </w:rPr>
        <w:t xml:space="preserve"> </w:t>
      </w:r>
      <w:r w:rsidRPr="00D54BA1">
        <w:rPr>
          <w:rStyle w:val="affe"/>
          <w:rFonts w:cs="PFT_Frank" w:hint="eastAsia"/>
          <w:b/>
          <w:bCs/>
          <w:szCs w:val="10"/>
          <w:rtl/>
        </w:rPr>
        <w:t>עב</w:t>
      </w:r>
      <w:r w:rsidRPr="00EA6146">
        <w:rPr>
          <w:rStyle w:val="affe"/>
          <w:rtl/>
        </w:rPr>
        <w:t xml:space="preserve"> </w:t>
      </w:r>
      <w:r>
        <w:rPr>
          <w:rStyle w:val="affe"/>
          <w:rFonts w:hint="cs"/>
          <w:rtl/>
        </w:rPr>
        <w:t>[</w:t>
      </w:r>
      <w:r w:rsidRPr="00EA6146">
        <w:rPr>
          <w:rStyle w:val="affe"/>
          <w:rFonts w:hint="eastAsia"/>
          <w:rtl/>
        </w:rPr>
        <w:t>המחבר</w:t>
      </w:r>
      <w:r w:rsidRPr="00EA6146">
        <w:rPr>
          <w:rStyle w:val="affe"/>
          <w:rtl/>
        </w:rPr>
        <w:t xml:space="preserve"> </w:t>
      </w:r>
      <w:r w:rsidRPr="00EA6146">
        <w:rPr>
          <w:rStyle w:val="affe"/>
          <w:rFonts w:hint="eastAsia"/>
          <w:rtl/>
        </w:rPr>
        <w:t>ספינות</w:t>
      </w:r>
      <w:r>
        <w:rPr>
          <w:rStyle w:val="affe"/>
          <w:rFonts w:hint="cs"/>
          <w:rtl/>
        </w:rPr>
        <w:t>]</w:t>
      </w:r>
      <w:r w:rsidR="0089324E" w:rsidRPr="006F178A">
        <w:rPr>
          <w:rtl/>
        </w:rPr>
        <w:t xml:space="preserve"> </w:t>
      </w:r>
      <w:r>
        <w:rPr>
          <w:rFonts w:hint="cs"/>
          <w:rtl/>
        </w:rPr>
        <w:t xml:space="preserve">הנמשך מחור </w:t>
      </w:r>
      <w:r w:rsidRPr="00EA6146">
        <w:rPr>
          <w:rStyle w:val="affe"/>
          <w:rFonts w:hint="eastAsia"/>
          <w:rtl/>
        </w:rPr>
        <w:t>שמושחל</w:t>
      </w:r>
      <w:r w:rsidRPr="00EA6146">
        <w:rPr>
          <w:rStyle w:val="affe"/>
          <w:rtl/>
        </w:rPr>
        <w:t xml:space="preserve"> בו </w:t>
      </w:r>
      <w:r w:rsidRPr="00D54BA1">
        <w:rPr>
          <w:rStyle w:val="affe"/>
          <w:rFonts w:cs="PFT_Frank" w:hint="eastAsia"/>
          <w:b/>
          <w:bCs/>
          <w:szCs w:val="10"/>
          <w:rtl/>
        </w:rPr>
        <w:t>בדוחק</w:t>
      </w:r>
      <w:r w:rsidRPr="00EA6146">
        <w:rPr>
          <w:rStyle w:val="affe"/>
          <w:rtl/>
        </w:rPr>
        <w:t>.</w:t>
      </w:r>
    </w:p>
    <w:p w14:paraId="03FA9D8F" w14:textId="3B4067A4" w:rsidR="00E31AD5" w:rsidRDefault="0089324E" w:rsidP="004D621C">
      <w:pPr>
        <w:pStyle w:val="36"/>
        <w:framePr w:wrap="notBeside"/>
        <w:rPr>
          <w:rtl/>
        </w:rPr>
      </w:pPr>
      <w:r w:rsidRPr="004D621C">
        <w:rPr>
          <w:rFonts w:hint="eastAsia"/>
          <w:rtl/>
        </w:rPr>
        <w:t>ר</w:t>
      </w:r>
      <w:r w:rsidR="00EF1221" w:rsidRPr="004D621C">
        <w:rPr>
          <w:rFonts w:hint="eastAsia"/>
          <w:rtl/>
        </w:rPr>
        <w:t>בי</w:t>
      </w:r>
      <w:r w:rsidR="00EF1221" w:rsidRPr="004D621C">
        <w:rPr>
          <w:rtl/>
        </w:rPr>
        <w:t xml:space="preserve"> </w:t>
      </w:r>
      <w:r w:rsidR="00EF1221" w:rsidRPr="004D621C">
        <w:rPr>
          <w:rFonts w:hint="eastAsia"/>
          <w:rtl/>
        </w:rPr>
        <w:t>לוי</w:t>
      </w:r>
      <w:r w:rsidR="00792204" w:rsidRPr="004D621C">
        <w:rPr>
          <w:rFonts w:hint="cs"/>
          <w:rtl/>
        </w:rPr>
        <w:t xml:space="preserve"> ב"ח</w:t>
      </w:r>
      <w:r w:rsidR="00E31AD5">
        <w:rPr>
          <w:rFonts w:hint="cs"/>
          <w:rtl/>
        </w:rPr>
        <w:t>:</w:t>
      </w:r>
    </w:p>
    <w:p w14:paraId="257CD7CC" w14:textId="38C8A1F9" w:rsidR="0089324E" w:rsidRPr="006F178A" w:rsidRDefault="0089324E" w:rsidP="00164685">
      <w:pPr>
        <w:rPr>
          <w:rtl/>
        </w:rPr>
      </w:pPr>
      <w:r w:rsidRPr="006F178A">
        <w:rPr>
          <w:rtl/>
        </w:rPr>
        <w:t xml:space="preserve">הנפטר ממת </w:t>
      </w:r>
      <w:r w:rsidR="00792204">
        <w:rPr>
          <w:rFonts w:hint="cs"/>
          <w:rtl/>
        </w:rPr>
        <w:t>-</w:t>
      </w:r>
      <w:r w:rsidRPr="006F178A">
        <w:rPr>
          <w:rtl/>
        </w:rPr>
        <w:t xml:space="preserve"> </w:t>
      </w:r>
      <w:r w:rsidR="00792204">
        <w:rPr>
          <w:rFonts w:hint="cs"/>
          <w:rtl/>
        </w:rPr>
        <w:t>'</w:t>
      </w:r>
      <w:r w:rsidRPr="006F178A">
        <w:rPr>
          <w:rtl/>
        </w:rPr>
        <w:t xml:space="preserve">לך </w:t>
      </w:r>
      <w:r w:rsidRPr="007117F5">
        <w:rPr>
          <w:rStyle w:val="afffe"/>
          <w:rFonts w:ascii="Fb Fontext" w:hAnsi="Fb Fontext" w:cs="PFT_Frank"/>
          <w:b/>
          <w:szCs w:val="14"/>
          <w:rtl/>
        </w:rPr>
        <w:t>ב</w:t>
      </w:r>
      <w:r w:rsidRPr="006F178A">
        <w:rPr>
          <w:rtl/>
        </w:rPr>
        <w:t>שלום</w:t>
      </w:r>
      <w:r w:rsidR="00792204">
        <w:rPr>
          <w:rFonts w:hint="cs"/>
          <w:rtl/>
        </w:rPr>
        <w:t>'</w:t>
      </w:r>
      <w:r w:rsidRPr="00A824E4">
        <w:rPr>
          <w:rStyle w:val="af4"/>
          <w:rtl/>
        </w:rPr>
        <w:t xml:space="preserve"> </w:t>
      </w:r>
      <w:r w:rsidR="00792204">
        <w:rPr>
          <w:rStyle w:val="af4"/>
          <w:rFonts w:hint="cs"/>
          <w:rtl/>
        </w:rPr>
        <w:t>ד'</w:t>
      </w:r>
      <w:r w:rsidRPr="00A824E4">
        <w:rPr>
          <w:rStyle w:val="af4"/>
          <w:rtl/>
        </w:rPr>
        <w:t xml:space="preserve">תבוא אל אבתיך </w:t>
      </w:r>
      <w:r w:rsidRPr="00EA6146">
        <w:rPr>
          <w:rStyle w:val="af4"/>
          <w:b/>
          <w:bCs/>
          <w:rtl/>
        </w:rPr>
        <w:t>ב</w:t>
      </w:r>
      <w:r w:rsidRPr="00A824E4">
        <w:rPr>
          <w:rStyle w:val="af4"/>
          <w:rtl/>
        </w:rPr>
        <w:t>שלום</w:t>
      </w:r>
      <w:r w:rsidRPr="00A824E4">
        <w:rPr>
          <w:rStyle w:val="af4"/>
          <w:rFonts w:hint="cs"/>
          <w:rtl/>
        </w:rPr>
        <w:t>'</w:t>
      </w:r>
      <w:r w:rsidRPr="00A824E4">
        <w:rPr>
          <w:rStyle w:val="af4"/>
          <w:rtl/>
        </w:rPr>
        <w:t>.</w:t>
      </w:r>
    </w:p>
    <w:p w14:paraId="416F6DD9" w14:textId="0B33FAE4" w:rsidR="0089324E" w:rsidRPr="006F178A" w:rsidRDefault="0089324E" w:rsidP="00164685">
      <w:pPr>
        <w:rPr>
          <w:rtl/>
        </w:rPr>
      </w:pPr>
      <w:r w:rsidRPr="006F178A">
        <w:rPr>
          <w:rFonts w:ascii="Fb Fontext" w:hAnsi="Fb Fontext"/>
          <w:sz w:val="20"/>
          <w:rtl/>
        </w:rPr>
        <w:t>הנפטר מ</w:t>
      </w:r>
      <w:r w:rsidR="00792204">
        <w:rPr>
          <w:rFonts w:ascii="Fb Fontext" w:hAnsi="Fb Fontext" w:hint="cs"/>
          <w:sz w:val="20"/>
          <w:rtl/>
        </w:rPr>
        <w:t>ה</w:t>
      </w:r>
      <w:r w:rsidRPr="006F178A">
        <w:rPr>
          <w:rFonts w:ascii="Fb Fontext" w:hAnsi="Fb Fontext"/>
          <w:sz w:val="20"/>
          <w:rtl/>
        </w:rPr>
        <w:t xml:space="preserve">חי </w:t>
      </w:r>
      <w:r w:rsidR="00792204">
        <w:rPr>
          <w:rFonts w:ascii="Fb Fontext" w:hAnsi="Fb Fontext" w:hint="cs"/>
          <w:sz w:val="20"/>
          <w:rtl/>
        </w:rPr>
        <w:t>-</w:t>
      </w:r>
      <w:r w:rsidRPr="006F178A">
        <w:rPr>
          <w:rFonts w:ascii="Fb Fontext" w:hAnsi="Fb Fontext"/>
          <w:sz w:val="20"/>
          <w:rtl/>
        </w:rPr>
        <w:t xml:space="preserve"> </w:t>
      </w:r>
      <w:r w:rsidR="00792204">
        <w:rPr>
          <w:rFonts w:ascii="Fb Fontext" w:hAnsi="Fb Fontext" w:hint="cs"/>
          <w:sz w:val="20"/>
          <w:rtl/>
        </w:rPr>
        <w:t>'</w:t>
      </w:r>
      <w:r w:rsidRPr="006F178A">
        <w:rPr>
          <w:rFonts w:ascii="Fb Fontext" w:hAnsi="Fb Fontext"/>
          <w:sz w:val="20"/>
          <w:rtl/>
        </w:rPr>
        <w:t xml:space="preserve">לך </w:t>
      </w:r>
      <w:r w:rsidRPr="007117F5">
        <w:rPr>
          <w:rFonts w:cs="PFT_Frank"/>
          <w:b/>
          <w:bCs/>
          <w:szCs w:val="14"/>
          <w:rtl/>
        </w:rPr>
        <w:t>ל</w:t>
      </w:r>
      <w:r w:rsidRPr="006F178A">
        <w:rPr>
          <w:rFonts w:ascii="Fb Fontext" w:hAnsi="Fb Fontext"/>
          <w:sz w:val="20"/>
          <w:rtl/>
        </w:rPr>
        <w:t>שלום</w:t>
      </w:r>
      <w:r w:rsidR="00792204">
        <w:rPr>
          <w:rFonts w:ascii="Fb Fontext" w:hAnsi="Fb Fontext" w:hint="cs"/>
          <w:sz w:val="20"/>
          <w:rtl/>
        </w:rPr>
        <w:t>'</w:t>
      </w:r>
      <w:r w:rsidRPr="006F178A">
        <w:rPr>
          <w:rFonts w:ascii="Fb Fontext" w:hAnsi="Fb Fontext"/>
          <w:sz w:val="20"/>
          <w:rtl/>
        </w:rPr>
        <w:t xml:space="preserve"> </w:t>
      </w:r>
      <w:r w:rsidR="00792204" w:rsidRPr="00EA6146">
        <w:rPr>
          <w:rStyle w:val="affe"/>
          <w:rFonts w:hint="eastAsia"/>
          <w:rtl/>
        </w:rPr>
        <w:t>ד</w:t>
      </w:r>
      <w:r w:rsidRPr="00EA6146">
        <w:rPr>
          <w:rStyle w:val="affe"/>
          <w:rtl/>
        </w:rPr>
        <w:t>יתרו למשה</w:t>
      </w:r>
      <w:r w:rsidRPr="006F178A">
        <w:rPr>
          <w:rFonts w:ascii="Fb Fontext" w:hAnsi="Fb Fontext"/>
          <w:sz w:val="20"/>
          <w:rtl/>
        </w:rPr>
        <w:t xml:space="preserve"> </w:t>
      </w:r>
      <w:r w:rsidRPr="00EA6146">
        <w:rPr>
          <w:rStyle w:val="af4"/>
          <w:rtl/>
        </w:rPr>
        <w:t xml:space="preserve">לך </w:t>
      </w:r>
      <w:r w:rsidRPr="00EA6146">
        <w:rPr>
          <w:rStyle w:val="af4"/>
          <w:b/>
          <w:bCs/>
          <w:rtl/>
        </w:rPr>
        <w:t>ל</w:t>
      </w:r>
      <w:r w:rsidRPr="00EA6146">
        <w:rPr>
          <w:rStyle w:val="af4"/>
          <w:rtl/>
        </w:rPr>
        <w:t>שלום</w:t>
      </w:r>
      <w:r w:rsidRPr="006F178A">
        <w:rPr>
          <w:rFonts w:ascii="Fb Fontext" w:hAnsi="Fb Fontext"/>
          <w:sz w:val="20"/>
          <w:rtl/>
        </w:rPr>
        <w:t xml:space="preserve"> והצליח.</w:t>
      </w:r>
    </w:p>
    <w:p w14:paraId="0B1919C7" w14:textId="6E62EADB" w:rsidR="00E31AD5" w:rsidRDefault="0089324E" w:rsidP="004D621C">
      <w:pPr>
        <w:pStyle w:val="36"/>
        <w:framePr w:wrap="notBeside"/>
        <w:rPr>
          <w:rtl/>
        </w:rPr>
      </w:pPr>
      <w:r w:rsidRPr="004D621C">
        <w:rPr>
          <w:rtl/>
        </w:rPr>
        <w:t>רבי לוי</w:t>
      </w:r>
      <w:r w:rsidR="00E31AD5">
        <w:rPr>
          <w:rtl/>
        </w:rPr>
        <w:t>:</w:t>
      </w:r>
    </w:p>
    <w:p w14:paraId="304AE14A" w14:textId="03A925BB" w:rsidR="00792204" w:rsidRDefault="0089324E" w:rsidP="00164685">
      <w:pPr>
        <w:rPr>
          <w:rFonts w:ascii="Fb Fontext" w:hAnsi="Fb Fontext"/>
          <w:rtl/>
        </w:rPr>
      </w:pPr>
      <w:r w:rsidRPr="006F178A">
        <w:rPr>
          <w:rFonts w:ascii="Fb Fontext" w:hAnsi="Fb Fontext"/>
          <w:rtl/>
        </w:rPr>
        <w:t>היוצא מביהכ</w:t>
      </w:r>
      <w:r w:rsidR="00792204">
        <w:rPr>
          <w:rFonts w:ascii="Fb Fontext" w:hAnsi="Fb Fontext" w:hint="cs"/>
          <w:rtl/>
        </w:rPr>
        <w:t>"</w:t>
      </w:r>
      <w:r w:rsidRPr="006F178A">
        <w:rPr>
          <w:rFonts w:ascii="Fb Fontext" w:hAnsi="Fb Fontext"/>
          <w:rtl/>
        </w:rPr>
        <w:t>נ לביהמ</w:t>
      </w:r>
      <w:r w:rsidR="00792204">
        <w:rPr>
          <w:rFonts w:ascii="Fb Fontext" w:hAnsi="Fb Fontext" w:hint="cs"/>
          <w:rtl/>
        </w:rPr>
        <w:t>"</w:t>
      </w:r>
      <w:r w:rsidRPr="006F178A">
        <w:rPr>
          <w:rFonts w:ascii="Fb Fontext" w:hAnsi="Fb Fontext"/>
          <w:rtl/>
        </w:rPr>
        <w:t>ד - זוכה ומקבל פני שכינה</w:t>
      </w:r>
      <w:r w:rsidR="00474FC4">
        <w:rPr>
          <w:rFonts w:ascii="Fb Fontext" w:hAnsi="Fb Fontext" w:hint="cs"/>
          <w:rtl/>
        </w:rPr>
        <w:t xml:space="preserve"> -</w:t>
      </w:r>
    </w:p>
    <w:p w14:paraId="6A156980" w14:textId="0B8F27A6" w:rsidR="00E31AD5" w:rsidRDefault="0089324E" w:rsidP="004D621C">
      <w:pPr>
        <w:pStyle w:val="36"/>
        <w:framePr w:wrap="notBeside"/>
        <w:rPr>
          <w:rtl/>
        </w:rPr>
      </w:pPr>
      <w:r w:rsidRPr="004D621C">
        <w:rPr>
          <w:rFonts w:hint="eastAsia"/>
          <w:rtl/>
        </w:rPr>
        <w:t>מ</w:t>
      </w:r>
      <w:r w:rsidRPr="004D621C">
        <w:rPr>
          <w:rtl/>
        </w:rPr>
        <w:t>רב</w:t>
      </w:r>
      <w:r w:rsidR="00E31AD5">
        <w:rPr>
          <w:rtl/>
        </w:rPr>
        <w:t>:</w:t>
      </w:r>
    </w:p>
    <w:p w14:paraId="1F890A71" w14:textId="77777777" w:rsidR="004E0BA3" w:rsidRDefault="0089324E" w:rsidP="00164685">
      <w:pPr>
        <w:rPr>
          <w:rtl/>
        </w:rPr>
      </w:pPr>
      <w:r w:rsidRPr="006F178A">
        <w:rPr>
          <w:rtl/>
        </w:rPr>
        <w:t>ת"</w:t>
      </w:r>
      <w:r w:rsidRPr="006F178A">
        <w:rPr>
          <w:rFonts w:hint="cs"/>
          <w:rtl/>
        </w:rPr>
        <w:t>ח</w:t>
      </w:r>
      <w:r w:rsidRPr="006F178A">
        <w:rPr>
          <w:rtl/>
        </w:rPr>
        <w:t xml:space="preserve"> אין להם מנוחה אפילו לעו</w:t>
      </w:r>
      <w:r w:rsidRPr="006F178A">
        <w:rPr>
          <w:rFonts w:hint="cs"/>
          <w:rtl/>
        </w:rPr>
        <w:t>ה</w:t>
      </w:r>
      <w:r w:rsidRPr="006F178A">
        <w:rPr>
          <w:rtl/>
        </w:rPr>
        <w:t>"</w:t>
      </w:r>
      <w:r w:rsidRPr="006F178A">
        <w:rPr>
          <w:rFonts w:hint="cs"/>
          <w:rtl/>
        </w:rPr>
        <w:t>ב</w:t>
      </w:r>
    </w:p>
    <w:p w14:paraId="7998C157" w14:textId="018D29CB" w:rsidR="00E31AD5" w:rsidRDefault="000B3C93" w:rsidP="004D621C">
      <w:pPr>
        <w:pStyle w:val="36"/>
        <w:framePr w:wrap="notBeside"/>
        <w:rPr>
          <w:rtl/>
        </w:rPr>
      </w:pPr>
      <w:r>
        <w:rPr>
          <w:rFonts w:hint="cs"/>
          <w:rtl/>
        </w:rPr>
        <w:t>-</w:t>
      </w:r>
    </w:p>
    <w:p w14:paraId="69881B7E" w14:textId="74FF1A16" w:rsidR="00474FC4" w:rsidRPr="006F178A" w:rsidRDefault="00474FC4" w:rsidP="004D621C">
      <w:pPr>
        <w:rPr>
          <w:rtl/>
        </w:rPr>
      </w:pPr>
      <w:r w:rsidRPr="00CB5BF9">
        <w:rPr>
          <w:rStyle w:val="af4"/>
          <w:rFonts w:hint="cs"/>
          <w:rtl/>
        </w:rPr>
        <w:t>'</w:t>
      </w:r>
      <w:r w:rsidRPr="00CB5BF9">
        <w:rPr>
          <w:rStyle w:val="af4"/>
          <w:rtl/>
        </w:rPr>
        <w:t>ילכו</w:t>
      </w:r>
      <w:r w:rsidRPr="00DD3306">
        <w:rPr>
          <w:rStyle w:val="af4"/>
          <w:rtl/>
        </w:rPr>
        <w:t xml:space="preserve"> מחיל אל חיל יראה אל אלהים בציון</w:t>
      </w:r>
      <w:r w:rsidRPr="00DD3306">
        <w:rPr>
          <w:rStyle w:val="af4"/>
          <w:rFonts w:hint="cs"/>
          <w:rtl/>
        </w:rPr>
        <w:t>'</w:t>
      </w:r>
      <w:r w:rsidRPr="00DD3306">
        <w:rPr>
          <w:rStyle w:val="af4"/>
          <w:rtl/>
        </w:rPr>
        <w:t>.</w:t>
      </w:r>
    </w:p>
    <w:p w14:paraId="5F192B36" w14:textId="2B3503C8" w:rsidR="0089324E" w:rsidRPr="004D621C" w:rsidRDefault="004D621C" w:rsidP="004D621C">
      <w:pPr>
        <w:pStyle w:val="afff1"/>
        <w:rPr>
          <w:del w:id="90018" w:author="מנוע עיצוב" w:date="2026-10-08T11:01:28Z"/>
          <w:rtl/>
        </w:rPr>
      </w:pPr>
      <w:del w:id="90017" w:author="מנוע עיצוב" w:date="2026-10-08T11:01:28Z">
        <w:r w:rsidRPr="004D621C">
          <w:rPr>
            <w:rFonts w:hint="cs"/>
            <w:rtl/>
          </w:rPr>
          <w:delText xml:space="preserve">****</w:delText>
        </w:r>
      </w:del>
    </w:p>
    <w:p w14:paraId="5980301D" w14:textId="77777777" w:rsidR="004E0BA3" w:rsidRDefault="004949FD" w:rsidP="00B34500">
      <w:pPr>
        <w:pStyle w:val="affff"/>
        <w:rPr>
          <w:rtl/>
        </w:rPr>
      </w:pPr>
      <w:r w:rsidRPr="00B34500">
        <w:rPr>
          <w:rtl/>
        </w:rPr>
        <w:t>F</w:t>
      </w:r>
      <w:r w:rsidR="005637BC" w:rsidRPr="00B34500">
        <w:rPr>
          <w:rtl/>
        </w:rPr>
        <w:t>הדרן עלך ואלו מגלחין</w:t>
      </w:r>
      <w:r w:rsidRPr="00B34500">
        <w:rPr>
          <w:rtl/>
        </w:rPr>
        <w:t>E</w:t>
      </w:r>
    </w:p>
    <w:p w14:paraId="6F850F33" w14:textId="553B2826" w:rsidR="00A81AE4" w:rsidRPr="00B34500" w:rsidRDefault="004949FD" w:rsidP="00B34500">
      <w:pPr>
        <w:pStyle w:val="affff"/>
        <w:rPr>
          <w:rtl/>
        </w:rPr>
      </w:pPr>
      <w:r w:rsidRPr="00B34500">
        <w:rPr>
          <w:rtl/>
        </w:rPr>
        <w:t>F</w:t>
      </w:r>
      <w:r w:rsidR="005637BC" w:rsidRPr="00B34500">
        <w:rPr>
          <w:rFonts w:hint="cs"/>
          <w:rtl/>
        </w:rPr>
        <w:t>וסליקא לה מסכת מועד קטן</w:t>
      </w:r>
      <w:r w:rsidRPr="00B34500">
        <w:rPr>
          <w:rtl/>
        </w:rPr>
        <w:t>E</w:t>
      </w:r>
    </w:p>
    <w:p w14:paraId="55C89CCC" w14:textId="77777777" w:rsidR="004949FD" w:rsidRPr="004D621C" w:rsidRDefault="004949FD" w:rsidP="004949FD">
      <w:pPr>
        <w:pStyle w:val="afff1"/>
        <w:rPr>
          <w:del w:id="90020" w:author="מנוע עיצוב" w:date="2026-10-08T11:01:28Z"/>
          <w:rtl/>
        </w:rPr>
      </w:pPr>
      <w:del w:id="90019" w:author="מנוע עיצוב" w:date="2026-10-08T11:01:28Z">
        <w:r w:rsidRPr="004D621C">
          <w:rPr>
            <w:rFonts w:hint="cs"/>
            <w:rtl/>
          </w:rPr>
          <w:delText xml:space="preserve">****</w:delText>
        </w:r>
      </w:del>
    </w:p>
    <w:p w14:paraId="6E6BABC7" w14:textId="77777777" w:rsidR="004949FD" w:rsidRPr="00F26D33" w:rsidRDefault="004949FD" w:rsidP="00B34500">
      <w:pPr>
        <w:pStyle w:val="affff"/>
        <w:rPr>
          <w:rStyle w:val="afffe"/>
          <w:rFonts w:cs="BA Or Tzadikim Regular"/>
          <w:bCs/>
          <w:szCs w:val="24"/>
          <w:rtl/>
        </w:rPr>
      </w:pPr>
    </w:p>
    <w:p w14:paraId="043355E8" w14:textId="77777777" w:rsidR="000E519B" w:rsidRDefault="000E519B" w:rsidP="00164685">
      <w:pPr>
        <w:pStyle w:val="afff6"/>
        <w:framePr w:wrap="around"/>
        <w:spacing w:line="220" w:lineRule="exact"/>
      </w:pPr>
    </w:p>
    <w:sectPr w:rsidR="000E519B" w:rsidSect="0028750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5103" w:h="7371" w:code="8"/>
      <w:pgMar w:top="284" w:right="1134" w:bottom="284" w:left="567" w:header="284" w:footer="284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C39E16" w14:textId="77777777" w:rsidR="000101BA" w:rsidRDefault="000101BA" w:rsidP="0089324E">
      <w:pPr>
        <w:spacing w:line="240" w:lineRule="auto"/>
      </w:pPr>
      <w:r>
        <w:separator/>
      </w:r>
    </w:p>
  </w:endnote>
  <w:endnote w:type="continuationSeparator" w:id="0">
    <w:p w14:paraId="78AE6898" w14:textId="77777777" w:rsidR="000101BA" w:rsidRDefault="000101BA" w:rsidP="008932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Ruehl">
    <w:panose1 w:val="020E0503060101010101"/>
    <w:charset w:val="00"/>
    <w:family w:val="swiss"/>
    <w:pitch w:val="variable"/>
    <w:sig w:usb0="00000803" w:usb1="00000000" w:usb2="00000000" w:usb3="00000000" w:csb0="00000021" w:csb1="00000000"/>
  </w:font>
  <w:font w:name="Fb Fontext">
    <w:altName w:val="Times New Roman"/>
    <w:charset w:val="00"/>
    <w:family w:val="roman"/>
    <w:pitch w:val="variable"/>
    <w:sig w:usb0="80000827" w:usb1="5000004A" w:usb2="00000000" w:usb3="00000000" w:csb0="00000021" w:csb1="00000000"/>
  </w:font>
  <w:font w:name="PFT_Frank">
    <w:panose1 w:val="01000503000000020003"/>
    <w:charset w:val="B1"/>
    <w:family w:val="auto"/>
    <w:pitch w:val="variable"/>
    <w:sig w:usb0="80000827" w:usb1="5000004A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 Fontov Regular">
    <w:altName w:val="BA Fontov"/>
    <w:charset w:val="00"/>
    <w:family w:val="roman"/>
    <w:pitch w:val="variable"/>
    <w:sig w:usb0="00000803" w:usb1="5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uttman Vilna"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BA TM • Vilna Extra-Bold">
    <w:panose1 w:val="02000500000000000000"/>
    <w:charset w:val="00"/>
    <w:family w:val="modern"/>
    <w:notTrueType/>
    <w:pitch w:val="variable"/>
    <w:sig w:usb0="80000803" w:usb1="5000E00A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 TM • Tzlotana">
    <w:panose1 w:val="02000500000000000000"/>
    <w:charset w:val="00"/>
    <w:family w:val="modern"/>
    <w:notTrueType/>
    <w:pitch w:val="variable"/>
    <w:sig w:usb0="80000803" w:usb1="5000E00A" w:usb2="00000000" w:usb3="00000000" w:csb0="00000021" w:csb1="00000000"/>
  </w:font>
  <w:font w:name="BA Vilna Bold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Or Tzadikim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A Esthetic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 Haketer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FontbitDavid">
    <w:altName w:val="Times New Roman"/>
    <w:charset w:val="00"/>
    <w:family w:val="roman"/>
    <w:pitch w:val="variable"/>
    <w:sig w:usb0="80000827" w:usb1="5000004A" w:usb2="00000020" w:usb3="00000000" w:csb0="00000021" w:csb1="00000000"/>
  </w:font>
  <w:font w:name="BA  Leukmey Girsa Regular">
    <w:panose1 w:val="02020803050405020304"/>
    <w:charset w:val="00"/>
    <w:family w:val="roman"/>
    <w:pitch w:val="variable"/>
    <w:sig w:usb0="00000803" w:usb1="50000000" w:usb2="00000000" w:usb3="00000000" w:csb0="00000021" w:csb1="00000000"/>
  </w:font>
  <w:font w:name="BA • Vilna Light">
    <w:panose1 w:val="02000500000000000000"/>
    <w:charset w:val="00"/>
    <w:family w:val="modern"/>
    <w:notTrueType/>
    <w:pitch w:val="variable"/>
    <w:sig w:usb0="80000803" w:usb1="5000E00A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FFBC5" w14:textId="766E6AD4" w:rsidR="00800D78" w:rsidRDefault="00800D78" w:rsidP="00800D78">
    <w:pPr>
      <w:pStyle w:val="afff1"/>
      <w:spacing w:line="180" w:lineRule="exact"/>
    </w:pPr>
    <w:r>
      <w:rPr>
        <w:rFonts w:ascii="BA • Vilna Light" w:hAnsi="BA • Vilna Light" w:cs="BA • Vilna Light" w:hint="cs"/>
        <w:rtl/>
      </w:rPr>
      <w:t>**</w:t>
    </w:r>
    <w:r w:rsidRPr="00614972">
      <w:rPr>
        <w:rFonts w:ascii="BA • Vilna Light" w:hAnsi="BA • Vilna Light" w:cs="BA • Vilna Light"/>
        <w:rtl/>
      </w:rPr>
      <w:t>***</w:t>
    </w:r>
    <w:r>
      <w:rPr>
        <w:rFonts w:hint="cs"/>
        <w:rtl/>
      </w:rPr>
      <w:t xml:space="preserve"> </w:t>
    </w:r>
    <w:sdt>
      <w:sdtPr>
        <w:rPr>
          <w:rtl/>
        </w:rPr>
        <w:id w:val="-1568181572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rPr>
            <w:rFonts w:ascii="BA • Vilna Light" w:hAnsi="BA • Vilna Light" w:cs="BA • Vilna Light" w:hint="cs"/>
            <w:rtl/>
          </w:rPr>
          <w:t xml:space="preserve"> </w:t>
        </w:r>
        <w:r w:rsidRPr="00614972">
          <w:rPr>
            <w:rFonts w:ascii="BA • Vilna Light" w:hAnsi="BA • Vilna Light" w:cs="BA • Vilna Light"/>
            <w:rtl/>
          </w:rPr>
          <w:t>**</w:t>
        </w:r>
        <w:r>
          <w:rPr>
            <w:rFonts w:ascii="BA • Vilna Light" w:hAnsi="BA • Vilna Light" w:cs="BA • Vilna Light" w:hint="cs"/>
            <w:rtl/>
          </w:rPr>
          <w:t>**</w:t>
        </w:r>
        <w:r w:rsidRPr="00614972">
          <w:rPr>
            <w:rFonts w:ascii="BA • Vilna Light" w:hAnsi="BA • Vilna Light" w:cs="BA • Vilna Light"/>
            <w:rtl/>
          </w:rPr>
          <w:t>**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A7F38" w14:textId="77777777" w:rsidR="00746BBB" w:rsidRPr="005C779D" w:rsidRDefault="00746BBB" w:rsidP="00746BBB">
    <w:pPr>
      <w:pStyle w:val="afff1"/>
      <w:spacing w:line="180" w:lineRule="exact"/>
    </w:pPr>
    <w:r>
      <w:rPr>
        <w:rFonts w:ascii="BA • Vilna Light" w:hAnsi="BA • Vilna Light" w:cs="BA • Vilna Light" w:hint="cs"/>
        <w:rtl/>
      </w:rPr>
      <w:t>**</w:t>
    </w:r>
    <w:r w:rsidRPr="00614972">
      <w:rPr>
        <w:rFonts w:ascii="BA • Vilna Light" w:hAnsi="BA • Vilna Light" w:cs="BA • Vilna Light"/>
        <w:rtl/>
      </w:rPr>
      <w:t>***</w:t>
    </w:r>
    <w:r>
      <w:rPr>
        <w:rFonts w:hint="cs"/>
        <w:rtl/>
      </w:rPr>
      <w:t xml:space="preserve"> </w:t>
    </w:r>
    <w:sdt>
      <w:sdtPr>
        <w:rPr>
          <w:rtl/>
        </w:rPr>
        <w:id w:val="1418291470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rPr>
            <w:rFonts w:ascii="BA • Vilna Light" w:hAnsi="BA • Vilna Light" w:cs="BA • Vilna Light" w:hint="cs"/>
            <w:rtl/>
          </w:rPr>
          <w:t xml:space="preserve"> </w:t>
        </w:r>
        <w:r w:rsidRPr="00614972">
          <w:rPr>
            <w:rFonts w:ascii="BA • Vilna Light" w:hAnsi="BA • Vilna Light" w:cs="BA • Vilna Light"/>
            <w:rtl/>
          </w:rPr>
          <w:t>**</w:t>
        </w:r>
        <w:r>
          <w:rPr>
            <w:rFonts w:ascii="BA • Vilna Light" w:hAnsi="BA • Vilna Light" w:cs="BA • Vilna Light" w:hint="cs"/>
            <w:rtl/>
          </w:rPr>
          <w:t>**</w:t>
        </w:r>
        <w:r w:rsidRPr="00614972">
          <w:rPr>
            <w:rFonts w:ascii="BA • Vilna Light" w:hAnsi="BA • Vilna Light" w:cs="BA • Vilna Light"/>
            <w:rtl/>
          </w:rPr>
          <w:t>**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CD6FC" w14:textId="4178D087" w:rsidR="00800D78" w:rsidRDefault="00800D78" w:rsidP="00800D78">
    <w:pPr>
      <w:pStyle w:val="afff1"/>
      <w:spacing w:line="180" w:lineRule="exact"/>
    </w:pPr>
    <w:r>
      <w:rPr>
        <w:rFonts w:ascii="BA • Vilna Light" w:hAnsi="BA • Vilna Light" w:cs="BA • Vilna Light" w:hint="cs"/>
        <w:rtl/>
      </w:rPr>
      <w:t>**</w:t>
    </w:r>
    <w:r w:rsidRPr="00614972">
      <w:rPr>
        <w:rFonts w:ascii="BA • Vilna Light" w:hAnsi="BA • Vilna Light" w:cs="BA • Vilna Light"/>
        <w:rtl/>
      </w:rPr>
      <w:t>***</w:t>
    </w:r>
    <w:r>
      <w:rPr>
        <w:rFonts w:hint="cs"/>
        <w:rtl/>
      </w:rPr>
      <w:t xml:space="preserve"> </w:t>
    </w:r>
    <w:sdt>
      <w:sdtPr>
        <w:rPr>
          <w:rtl/>
        </w:rPr>
        <w:id w:val="-2047903176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rPr>
            <w:rFonts w:ascii="BA • Vilna Light" w:hAnsi="BA • Vilna Light" w:cs="BA • Vilna Light" w:hint="cs"/>
            <w:rtl/>
          </w:rPr>
          <w:t xml:space="preserve"> </w:t>
        </w:r>
        <w:r w:rsidRPr="00614972">
          <w:rPr>
            <w:rFonts w:ascii="BA • Vilna Light" w:hAnsi="BA • Vilna Light" w:cs="BA • Vilna Light"/>
            <w:rtl/>
          </w:rPr>
          <w:t>**</w:t>
        </w:r>
        <w:r>
          <w:rPr>
            <w:rFonts w:ascii="BA • Vilna Light" w:hAnsi="BA • Vilna Light" w:cs="BA • Vilna Light" w:hint="cs"/>
            <w:rtl/>
          </w:rPr>
          <w:t>**</w:t>
        </w:r>
        <w:r w:rsidRPr="00614972">
          <w:rPr>
            <w:rFonts w:ascii="BA • Vilna Light" w:hAnsi="BA • Vilna Light" w:cs="BA • Vilna Light"/>
            <w:rtl/>
          </w:rPr>
          <w:t>**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88076E" w14:textId="77777777" w:rsidR="000101BA" w:rsidRDefault="000101BA" w:rsidP="0089324E">
      <w:pPr>
        <w:spacing w:line="240" w:lineRule="auto"/>
      </w:pPr>
      <w:r>
        <w:separator/>
      </w:r>
    </w:p>
  </w:footnote>
  <w:footnote w:type="continuationSeparator" w:id="0">
    <w:p w14:paraId="78BD0660" w14:textId="77777777" w:rsidR="000101BA" w:rsidRDefault="000101BA" w:rsidP="0089324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35E53" w14:textId="2CA91E76" w:rsidR="00F26D33" w:rsidRDefault="00F26D33" w:rsidP="00F26D33">
    <w:pPr>
      <w:pStyle w:val="a3"/>
      <w:pBdr>
        <w:bottom w:val="double" w:sz="6" w:space="1" w:color="auto"/>
      </w:pBdr>
      <w:rPr>
        <w:color w:val="806000" w:themeColor="accent4" w:themeShade="80"/>
        <w:rtl/>
      </w:rPr>
    </w:pPr>
    <w:r w:rsidRPr="00670BFE">
      <w:rPr>
        <w:rFonts w:ascii="BA  Leukmey Girsa Regular" w:hAnsi="BA  Leukmey Girsa Regular" w:cs="BA  Leukmey Girsa Regular"/>
        <w:color w:val="806000" w:themeColor="accent4" w:themeShade="80"/>
        <w:sz w:val="28"/>
        <w:szCs w:val="28"/>
        <w:rtl/>
      </w:rPr>
      <w:t>׹</w:t>
    </w:r>
    <w:r w:rsidRPr="00670BFE">
      <w:rPr>
        <w:color w:val="806000" w:themeColor="accent4" w:themeShade="80"/>
        <w:sz w:val="40"/>
        <w:szCs w:val="24"/>
        <w:rtl/>
      </w:rPr>
      <w:t xml:space="preserve"> </w:t>
    </w:r>
    <w:r w:rsidRPr="00D83CE1">
      <w:rPr>
        <w:rFonts w:hint="cs"/>
        <w:color w:val="806000" w:themeColor="accent4" w:themeShade="80"/>
        <w:spacing w:val="6"/>
        <w:sz w:val="40"/>
        <w:szCs w:val="24"/>
        <w:rtl/>
      </w:rPr>
      <w:t>ל+אוקמי גיר+סא</w:t>
    </w:r>
    <w:r w:rsidRPr="00670BFE">
      <w:rPr>
        <w:color w:val="806000" w:themeColor="accent4" w:themeShade="80"/>
        <w:sz w:val="40"/>
        <w:szCs w:val="24"/>
        <w:rtl/>
      </w:rPr>
      <w:t xml:space="preserve"> </w:t>
    </w:r>
    <w:r w:rsidRPr="00670BFE">
      <w:rPr>
        <w:rFonts w:ascii="BA  Leukmey Girsa Regular" w:hAnsi="BA  Leukmey Girsa Regular" w:cs="BA  Leukmey Girsa Regular"/>
        <w:color w:val="806000" w:themeColor="accent4" w:themeShade="80"/>
        <w:sz w:val="28"/>
        <w:szCs w:val="28"/>
        <w:rtl/>
      </w:rPr>
      <w:t>׶</w:t>
    </w:r>
    <w:r w:rsidRPr="00670BFE">
      <w:rPr>
        <w:rFonts w:ascii="BA  Leukmey Girsa Regular" w:hAnsi="BA  Leukmey Girsa Regular" w:cs="BA  Leukmey Girsa Regular"/>
        <w:color w:val="806000" w:themeColor="accent4" w:themeShade="80"/>
        <w:sz w:val="28"/>
        <w:szCs w:val="28"/>
        <w:rtl/>
      </w:rPr>
      <w:br/>
    </w:r>
    <w:r w:rsidRPr="00670BFE">
      <w:rPr>
        <w:color w:val="806000" w:themeColor="accent4" w:themeShade="80"/>
        <w:rtl/>
      </w:rPr>
      <w:fldChar w:fldCharType="begin"/>
    </w:r>
    <w:r w:rsidRPr="00670BFE">
      <w:rPr>
        <w:color w:val="806000" w:themeColor="accent4" w:themeShade="80"/>
        <w:rtl/>
      </w:rPr>
      <w:instrText xml:space="preserve"> </w:instrText>
    </w:r>
    <w:r w:rsidRPr="00670BFE">
      <w:rPr>
        <w:color w:val="806000" w:themeColor="accent4" w:themeShade="80"/>
      </w:rPr>
      <w:instrText>STYLEREF</w:instrText>
    </w:r>
    <w:r w:rsidRPr="00670BFE">
      <w:rPr>
        <w:color w:val="806000" w:themeColor="accent4" w:themeShade="80"/>
        <w:rtl/>
      </w:rPr>
      <w:instrText xml:space="preserve">  פרק  \* </w:instrText>
    </w:r>
    <w:r w:rsidRPr="00670BFE">
      <w:rPr>
        <w:color w:val="806000" w:themeColor="accent4" w:themeShade="80"/>
      </w:rPr>
      <w:instrText xml:space="preserve">MERGEFORMAT </w:instrText>
    </w:r>
    <w:r w:rsidR="00D54BA1">
      <w:rPr>
        <w:color w:val="806000" w:themeColor="accent4" w:themeShade="80"/>
        <w:rtl/>
      </w:rPr>
      <w:fldChar w:fldCharType="separate"/>
    </w:r>
    <w:r w:rsidR="00D54BA1">
      <w:rPr>
        <w:noProof/>
        <w:color w:val="806000" w:themeColor="accent4" w:themeShade="80"/>
        <w:rtl/>
      </w:rPr>
      <w:t>פרק שלישי</w:t>
    </w:r>
    <w:r w:rsidRPr="00670BFE">
      <w:rPr>
        <w:color w:val="806000" w:themeColor="accent4" w:themeShade="80"/>
        <w:rtl/>
      </w:rPr>
      <w:fldChar w:fldCharType="end"/>
    </w:r>
    <w:r w:rsidRPr="00670BFE">
      <w:rPr>
        <w:rFonts w:hint="cs"/>
        <w:color w:val="806000" w:themeColor="accent4" w:themeShade="80"/>
        <w:rtl/>
      </w:rPr>
      <w:t xml:space="preserve">               </w:t>
    </w:r>
    <w:r w:rsidRPr="00670BFE">
      <w:rPr>
        <w:color w:val="806000" w:themeColor="accent4" w:themeShade="80"/>
        <w:rtl/>
      </w:rPr>
      <w:fldChar w:fldCharType="begin"/>
    </w:r>
    <w:r w:rsidRPr="00670BFE">
      <w:rPr>
        <w:color w:val="806000" w:themeColor="accent4" w:themeShade="80"/>
        <w:rtl/>
      </w:rPr>
      <w:instrText xml:space="preserve"> </w:instrText>
    </w:r>
    <w:r w:rsidRPr="00670BFE">
      <w:rPr>
        <w:color w:val="806000" w:themeColor="accent4" w:themeShade="80"/>
      </w:rPr>
      <w:instrText>STYLEREF</w:instrText>
    </w:r>
    <w:r w:rsidRPr="00670BFE">
      <w:rPr>
        <w:color w:val="806000" w:themeColor="accent4" w:themeShade="80"/>
        <w:rtl/>
      </w:rPr>
      <w:instrText xml:space="preserve">  מסכת  \* </w:instrText>
    </w:r>
    <w:r w:rsidRPr="00670BFE">
      <w:rPr>
        <w:color w:val="806000" w:themeColor="accent4" w:themeShade="80"/>
      </w:rPr>
      <w:instrText>MERGEFORMAT</w:instrText>
    </w:r>
    <w:r w:rsidRPr="00670BFE">
      <w:rPr>
        <w:color w:val="806000" w:themeColor="accent4" w:themeShade="80"/>
        <w:rtl/>
      </w:rPr>
      <w:instrText xml:space="preserve"> </w:instrText>
    </w:r>
    <w:r w:rsidRPr="00670BFE">
      <w:rPr>
        <w:color w:val="806000" w:themeColor="accent4" w:themeShade="80"/>
        <w:rtl/>
      </w:rPr>
      <w:fldChar w:fldCharType="separate"/>
    </w:r>
    <w:r w:rsidR="00D54BA1" w:rsidRPr="00D54BA1">
      <w:rPr>
        <w:noProof/>
        <w:rtl/>
      </w:rPr>
      <w:t>מועד</w:t>
    </w:r>
    <w:r w:rsidR="00D54BA1">
      <w:rPr>
        <w:noProof/>
        <w:color w:val="806000" w:themeColor="accent4" w:themeShade="80"/>
        <w:rtl/>
      </w:rPr>
      <w:t xml:space="preserve"> קטן</w:t>
    </w:r>
    <w:r w:rsidRPr="00670BFE">
      <w:rPr>
        <w:color w:val="806000" w:themeColor="accent4" w:themeShade="80"/>
        <w:rtl/>
      </w:rPr>
      <w:fldChar w:fldCharType="end"/>
    </w:r>
    <w:r w:rsidRPr="00670BFE">
      <w:rPr>
        <w:rFonts w:hint="cs"/>
        <w:color w:val="806000" w:themeColor="accent4" w:themeShade="80"/>
        <w:rtl/>
      </w:rPr>
      <w:t xml:space="preserve">         </w:t>
    </w:r>
    <w:r w:rsidRPr="00670BFE">
      <w:rPr>
        <w:color w:val="806000" w:themeColor="accent4" w:themeShade="80"/>
        <w:rtl/>
      </w:rPr>
      <w:fldChar w:fldCharType="begin"/>
    </w:r>
    <w:r w:rsidRPr="00670BFE">
      <w:rPr>
        <w:color w:val="806000" w:themeColor="accent4" w:themeShade="80"/>
        <w:rtl/>
      </w:rPr>
      <w:instrText xml:space="preserve"> </w:instrText>
    </w:r>
    <w:r w:rsidRPr="00670BFE">
      <w:rPr>
        <w:color w:val="806000" w:themeColor="accent4" w:themeShade="80"/>
      </w:rPr>
      <w:instrText>STYLEREF  "</w:instrText>
    </w:r>
    <w:r w:rsidRPr="00670BFE">
      <w:rPr>
        <w:color w:val="806000" w:themeColor="accent4" w:themeShade="80"/>
        <w:rtl/>
      </w:rPr>
      <w:instrText xml:space="preserve">פרק שם"  \* </w:instrText>
    </w:r>
    <w:r w:rsidRPr="00670BFE">
      <w:rPr>
        <w:color w:val="806000" w:themeColor="accent4" w:themeShade="80"/>
      </w:rPr>
      <w:instrText xml:space="preserve">MERGEFORMAT </w:instrText>
    </w:r>
    <w:r w:rsidRPr="00670BFE">
      <w:rPr>
        <w:color w:val="806000" w:themeColor="accent4" w:themeShade="80"/>
        <w:rtl/>
      </w:rPr>
      <w:fldChar w:fldCharType="separate"/>
    </w:r>
    <w:r w:rsidR="00D54BA1" w:rsidRPr="00D54BA1">
      <w:rPr>
        <w:noProof/>
        <w:rtl/>
      </w:rPr>
      <w:t>ואלו</w:t>
    </w:r>
    <w:r w:rsidR="00D54BA1">
      <w:rPr>
        <w:noProof/>
        <w:color w:val="806000" w:themeColor="accent4" w:themeShade="80"/>
        <w:rtl/>
      </w:rPr>
      <w:t xml:space="preserve"> מגלחין</w:t>
    </w:r>
    <w:r w:rsidRPr="00670BFE">
      <w:rPr>
        <w:color w:val="806000" w:themeColor="accent4" w:themeShade="80"/>
        <w:rtl/>
      </w:rPr>
      <w:fldChar w:fldCharType="end"/>
    </w:r>
    <w:r w:rsidRPr="00670BFE">
      <w:rPr>
        <w:rFonts w:hint="cs"/>
        <w:color w:val="806000" w:themeColor="accent4" w:themeShade="80"/>
        <w:rtl/>
      </w:rPr>
      <w:t xml:space="preserve">  </w:t>
    </w:r>
    <w:r w:rsidRPr="00670BFE">
      <w:rPr>
        <w:color w:val="806000" w:themeColor="accent4" w:themeShade="80"/>
        <w:rtl/>
      </w:rPr>
      <w:tab/>
    </w:r>
    <w:r w:rsidRPr="00670BFE">
      <w:rPr>
        <w:color w:val="806000" w:themeColor="accent4" w:themeShade="80"/>
        <w:rtl/>
      </w:rPr>
      <w:fldChar w:fldCharType="begin"/>
    </w:r>
    <w:r w:rsidRPr="00670BFE">
      <w:rPr>
        <w:color w:val="806000" w:themeColor="accent4" w:themeShade="80"/>
        <w:rtl/>
      </w:rPr>
      <w:instrText xml:space="preserve"> </w:instrText>
    </w:r>
    <w:r w:rsidRPr="00670BFE">
      <w:rPr>
        <w:rFonts w:hint="cs"/>
        <w:color w:val="806000" w:themeColor="accent4" w:themeShade="80"/>
      </w:rPr>
      <w:instrText>STYLEREF  "</w:instrText>
    </w:r>
    <w:r w:rsidRPr="00670BFE">
      <w:rPr>
        <w:rFonts w:hint="cs"/>
        <w:color w:val="806000" w:themeColor="accent4" w:themeShade="80"/>
        <w:rtl/>
      </w:rPr>
      <w:instrText xml:space="preserve">דף בצד"  \* </w:instrText>
    </w:r>
    <w:r w:rsidRPr="00670BFE">
      <w:rPr>
        <w:rFonts w:hint="cs"/>
        <w:color w:val="806000" w:themeColor="accent4" w:themeShade="80"/>
      </w:rPr>
      <w:instrText>MERGEFORMAT</w:instrText>
    </w:r>
    <w:r w:rsidRPr="00670BFE">
      <w:rPr>
        <w:color w:val="806000" w:themeColor="accent4" w:themeShade="80"/>
      </w:rPr>
      <w:instrText xml:space="preserve"> </w:instrText>
    </w:r>
    <w:r w:rsidRPr="00670BFE">
      <w:rPr>
        <w:color w:val="806000" w:themeColor="accent4" w:themeShade="80"/>
        <w:rtl/>
      </w:rPr>
      <w:fldChar w:fldCharType="separate"/>
    </w:r>
    <w:r w:rsidR="00D54BA1" w:rsidRPr="00D54BA1">
      <w:rPr>
        <w:noProof/>
        <w:rtl/>
      </w:rPr>
      <w:t>כח:</w:t>
    </w:r>
    <w:r w:rsidRPr="00670BFE">
      <w:rPr>
        <w:color w:val="806000" w:themeColor="accent4" w:themeShade="80"/>
        <w:rtl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697DF8" w14:textId="6576661D" w:rsidR="00F26D33" w:rsidRDefault="00F26D33" w:rsidP="00F26D33">
    <w:pPr>
      <w:pStyle w:val="a3"/>
      <w:pBdr>
        <w:bottom w:val="double" w:sz="6" w:space="1" w:color="auto"/>
      </w:pBdr>
      <w:rPr>
        <w:color w:val="806000" w:themeColor="accent4" w:themeShade="80"/>
        <w:rtl/>
      </w:rPr>
    </w:pPr>
    <w:r w:rsidRPr="00670BFE">
      <w:rPr>
        <w:rFonts w:ascii="BA  Leukmey Girsa Regular" w:hAnsi="BA  Leukmey Girsa Regular" w:cs="BA  Leukmey Girsa Regular"/>
        <w:color w:val="806000" w:themeColor="accent4" w:themeShade="80"/>
        <w:sz w:val="28"/>
        <w:szCs w:val="28"/>
        <w:rtl/>
      </w:rPr>
      <w:t>׹</w:t>
    </w:r>
    <w:r w:rsidRPr="00670BFE">
      <w:rPr>
        <w:color w:val="806000" w:themeColor="accent4" w:themeShade="80"/>
        <w:sz w:val="40"/>
        <w:szCs w:val="24"/>
        <w:rtl/>
      </w:rPr>
      <w:t xml:space="preserve"> </w:t>
    </w:r>
    <w:r w:rsidRPr="00D83CE1">
      <w:rPr>
        <w:rFonts w:hint="cs"/>
        <w:color w:val="806000" w:themeColor="accent4" w:themeShade="80"/>
        <w:spacing w:val="6"/>
        <w:sz w:val="40"/>
        <w:szCs w:val="24"/>
        <w:rtl/>
      </w:rPr>
      <w:t>ל+אוקמי גיר+סא</w:t>
    </w:r>
    <w:r w:rsidRPr="00670BFE">
      <w:rPr>
        <w:color w:val="806000" w:themeColor="accent4" w:themeShade="80"/>
        <w:sz w:val="40"/>
        <w:szCs w:val="24"/>
        <w:rtl/>
      </w:rPr>
      <w:t xml:space="preserve"> </w:t>
    </w:r>
    <w:r w:rsidRPr="00670BFE">
      <w:rPr>
        <w:rFonts w:ascii="BA  Leukmey Girsa Regular" w:hAnsi="BA  Leukmey Girsa Regular" w:cs="BA  Leukmey Girsa Regular"/>
        <w:color w:val="806000" w:themeColor="accent4" w:themeShade="80"/>
        <w:sz w:val="28"/>
        <w:szCs w:val="28"/>
        <w:rtl/>
      </w:rPr>
      <w:t>׶</w:t>
    </w:r>
    <w:r w:rsidRPr="00670BFE">
      <w:rPr>
        <w:rFonts w:ascii="BA  Leukmey Girsa Regular" w:hAnsi="BA  Leukmey Girsa Regular" w:cs="BA  Leukmey Girsa Regular"/>
        <w:color w:val="806000" w:themeColor="accent4" w:themeShade="80"/>
        <w:sz w:val="28"/>
        <w:szCs w:val="28"/>
        <w:rtl/>
      </w:rPr>
      <w:br/>
    </w:r>
    <w:r w:rsidRPr="00670BFE">
      <w:rPr>
        <w:color w:val="806000" w:themeColor="accent4" w:themeShade="80"/>
        <w:rtl/>
      </w:rPr>
      <w:fldChar w:fldCharType="begin"/>
    </w:r>
    <w:r w:rsidRPr="00670BFE">
      <w:rPr>
        <w:color w:val="806000" w:themeColor="accent4" w:themeShade="80"/>
        <w:rtl/>
      </w:rPr>
      <w:instrText xml:space="preserve"> </w:instrText>
    </w:r>
    <w:r w:rsidRPr="00670BFE">
      <w:rPr>
        <w:color w:val="806000" w:themeColor="accent4" w:themeShade="80"/>
      </w:rPr>
      <w:instrText>STYLEREF</w:instrText>
    </w:r>
    <w:r w:rsidRPr="00670BFE">
      <w:rPr>
        <w:color w:val="806000" w:themeColor="accent4" w:themeShade="80"/>
        <w:rtl/>
      </w:rPr>
      <w:instrText xml:space="preserve">  פרק  \* </w:instrText>
    </w:r>
    <w:r w:rsidRPr="00670BFE">
      <w:rPr>
        <w:color w:val="806000" w:themeColor="accent4" w:themeShade="80"/>
      </w:rPr>
      <w:instrText xml:space="preserve">MERGEFORMAT </w:instrText>
    </w:r>
    <w:r w:rsidRPr="00670BFE">
      <w:rPr>
        <w:color w:val="806000" w:themeColor="accent4" w:themeShade="80"/>
        <w:rtl/>
      </w:rPr>
      <w:fldChar w:fldCharType="end"/>
    </w:r>
    <w:r w:rsidRPr="00670BFE">
      <w:rPr>
        <w:rFonts w:hint="cs"/>
        <w:color w:val="806000" w:themeColor="accent4" w:themeShade="80"/>
        <w:rtl/>
      </w:rPr>
      <w:t xml:space="preserve">               </w:t>
    </w:r>
    <w:r w:rsidRPr="00AF35DE">
      <w:rPr>
        <w:color w:val="806000" w:themeColor="accent4" w:themeShade="80"/>
        <w:rtl/>
      </w:rPr>
      <w:fldChar w:fldCharType="begin"/>
    </w:r>
    <w:r w:rsidRPr="00AF35DE">
      <w:rPr>
        <w:color w:val="806000" w:themeColor="accent4" w:themeShade="80"/>
        <w:rtl/>
      </w:rPr>
      <w:instrText xml:space="preserve"> </w:instrText>
    </w:r>
    <w:r w:rsidRPr="00AF35DE">
      <w:rPr>
        <w:color w:val="806000" w:themeColor="accent4" w:themeShade="80"/>
      </w:rPr>
      <w:instrText>STYLEREF</w:instrText>
    </w:r>
    <w:r w:rsidRPr="00AF35DE">
      <w:rPr>
        <w:color w:val="806000" w:themeColor="accent4" w:themeShade="80"/>
        <w:rtl/>
      </w:rPr>
      <w:instrText xml:space="preserve">  מסכת  \* </w:instrText>
    </w:r>
    <w:r w:rsidRPr="00AF35DE">
      <w:rPr>
        <w:color w:val="806000" w:themeColor="accent4" w:themeShade="80"/>
      </w:rPr>
      <w:instrText>MERGEFORMAT</w:instrText>
    </w:r>
    <w:r w:rsidRPr="00AF35DE">
      <w:rPr>
        <w:color w:val="806000" w:themeColor="accent4" w:themeShade="80"/>
        <w:rtl/>
      </w:rPr>
      <w:instrText xml:space="preserve"> </w:instrText>
    </w:r>
    <w:r w:rsidRPr="00AF35DE">
      <w:rPr>
        <w:color w:val="806000" w:themeColor="accent4" w:themeShade="80"/>
        <w:rtl/>
      </w:rPr>
      <w:fldChar w:fldCharType="separate"/>
    </w:r>
    <w:r w:rsidR="00D54BA1">
      <w:rPr>
        <w:noProof/>
        <w:color w:val="806000" w:themeColor="accent4" w:themeShade="80"/>
        <w:rtl/>
      </w:rPr>
      <w:t>מועד קטן</w:t>
    </w:r>
    <w:r w:rsidRPr="00AF35DE">
      <w:rPr>
        <w:color w:val="806000" w:themeColor="accent4" w:themeShade="80"/>
        <w:rtl/>
      </w:rPr>
      <w:fldChar w:fldCharType="end"/>
    </w:r>
    <w:r w:rsidRPr="00670BFE">
      <w:rPr>
        <w:rFonts w:hint="cs"/>
        <w:color w:val="806000" w:themeColor="accent4" w:themeShade="80"/>
        <w:rtl/>
      </w:rPr>
      <w:t xml:space="preserve">         </w:t>
    </w:r>
    <w:r w:rsidRPr="00670BFE">
      <w:rPr>
        <w:color w:val="806000" w:themeColor="accent4" w:themeShade="80"/>
        <w:rtl/>
      </w:rPr>
      <w:fldChar w:fldCharType="begin"/>
    </w:r>
    <w:r w:rsidRPr="00670BFE">
      <w:rPr>
        <w:color w:val="806000" w:themeColor="accent4" w:themeShade="80"/>
        <w:rtl/>
      </w:rPr>
      <w:instrText xml:space="preserve"> </w:instrText>
    </w:r>
    <w:r w:rsidRPr="00670BFE">
      <w:rPr>
        <w:color w:val="806000" w:themeColor="accent4" w:themeShade="80"/>
      </w:rPr>
      <w:instrText>STYLEREF  "</w:instrText>
    </w:r>
    <w:r w:rsidRPr="00670BFE">
      <w:rPr>
        <w:color w:val="806000" w:themeColor="accent4" w:themeShade="80"/>
        <w:rtl/>
      </w:rPr>
      <w:instrText xml:space="preserve">פרק שם"  \* </w:instrText>
    </w:r>
    <w:r w:rsidRPr="00670BFE">
      <w:rPr>
        <w:color w:val="806000" w:themeColor="accent4" w:themeShade="80"/>
      </w:rPr>
      <w:instrText xml:space="preserve">MERGEFORMAT </w:instrText>
    </w:r>
    <w:r w:rsidRPr="00670BFE">
      <w:rPr>
        <w:color w:val="806000" w:themeColor="accent4" w:themeShade="80"/>
        <w:rtl/>
      </w:rPr>
      <w:fldChar w:fldCharType="separate"/>
    </w:r>
    <w:r w:rsidR="00D54BA1" w:rsidRPr="00D54BA1">
      <w:rPr>
        <w:noProof/>
        <w:rtl/>
      </w:rPr>
      <w:t>ואלו</w:t>
    </w:r>
    <w:r w:rsidR="00D54BA1">
      <w:rPr>
        <w:noProof/>
        <w:color w:val="806000" w:themeColor="accent4" w:themeShade="80"/>
        <w:rtl/>
      </w:rPr>
      <w:t xml:space="preserve"> מגלחין</w:t>
    </w:r>
    <w:r w:rsidRPr="00670BFE">
      <w:rPr>
        <w:color w:val="806000" w:themeColor="accent4" w:themeShade="80"/>
        <w:rtl/>
      </w:rPr>
      <w:fldChar w:fldCharType="end"/>
    </w:r>
    <w:r w:rsidRPr="00670BFE">
      <w:rPr>
        <w:rFonts w:hint="cs"/>
        <w:color w:val="806000" w:themeColor="accent4" w:themeShade="80"/>
        <w:rtl/>
      </w:rPr>
      <w:t xml:space="preserve">  </w:t>
    </w:r>
    <w:r w:rsidRPr="00670BFE">
      <w:rPr>
        <w:color w:val="806000" w:themeColor="accent4" w:themeShade="80"/>
        <w:rtl/>
      </w:rPr>
      <w:tab/>
    </w:r>
    <w:r w:rsidRPr="00670BFE">
      <w:rPr>
        <w:color w:val="806000" w:themeColor="accent4" w:themeShade="80"/>
        <w:rtl/>
      </w:rPr>
      <w:fldChar w:fldCharType="begin"/>
    </w:r>
    <w:r w:rsidRPr="00670BFE">
      <w:rPr>
        <w:color w:val="806000" w:themeColor="accent4" w:themeShade="80"/>
        <w:rtl/>
      </w:rPr>
      <w:instrText xml:space="preserve"> </w:instrText>
    </w:r>
    <w:r w:rsidRPr="00670BFE">
      <w:rPr>
        <w:rFonts w:hint="cs"/>
        <w:color w:val="806000" w:themeColor="accent4" w:themeShade="80"/>
      </w:rPr>
      <w:instrText>STYLEREF  "</w:instrText>
    </w:r>
    <w:r w:rsidRPr="00670BFE">
      <w:rPr>
        <w:rFonts w:hint="cs"/>
        <w:color w:val="806000" w:themeColor="accent4" w:themeShade="80"/>
        <w:rtl/>
      </w:rPr>
      <w:instrText xml:space="preserve">דף בצד"  \* </w:instrText>
    </w:r>
    <w:r w:rsidRPr="00670BFE">
      <w:rPr>
        <w:rFonts w:hint="cs"/>
        <w:color w:val="806000" w:themeColor="accent4" w:themeShade="80"/>
      </w:rPr>
      <w:instrText>MERGEFORMAT</w:instrText>
    </w:r>
    <w:r w:rsidRPr="00670BFE">
      <w:rPr>
        <w:color w:val="806000" w:themeColor="accent4" w:themeShade="80"/>
      </w:rPr>
      <w:instrText xml:space="preserve"> </w:instrText>
    </w:r>
    <w:r w:rsidRPr="00670BFE">
      <w:rPr>
        <w:color w:val="806000" w:themeColor="accent4" w:themeShade="80"/>
        <w:rtl/>
      </w:rPr>
      <w:fldChar w:fldCharType="separate"/>
    </w:r>
    <w:r w:rsidR="00D54BA1" w:rsidRPr="00D54BA1">
      <w:rPr>
        <w:noProof/>
        <w:rtl/>
      </w:rPr>
      <w:t>כח:</w:t>
    </w:r>
    <w:r w:rsidRPr="00670BFE">
      <w:rPr>
        <w:color w:val="806000" w:themeColor="accent4" w:themeShade="80"/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95A6B" w14:textId="5A395959" w:rsidR="00F26D33" w:rsidRDefault="00F26D33" w:rsidP="00F26D33">
    <w:pPr>
      <w:pStyle w:val="a3"/>
      <w:rPr>
        <w:rFonts w:ascii="BA  Leukmey Girsa Regular" w:hAnsi="BA  Leukmey Girsa Regular" w:cs="BA  Leukmey Girsa Regular"/>
        <w:sz w:val="28"/>
        <w:szCs w:val="28"/>
        <w:rtl/>
      </w:rPr>
    </w:pPr>
    <w:r w:rsidRPr="00670BFE">
      <w:rPr>
        <w:rFonts w:ascii="BA  Leukmey Girsa Regular" w:hAnsi="BA  Leukmey Girsa Regular" w:cs="BA  Leukmey Girsa Regular"/>
        <w:color w:val="806000" w:themeColor="accent4" w:themeShade="80"/>
        <w:sz w:val="28"/>
        <w:szCs w:val="28"/>
        <w:rtl/>
      </w:rPr>
      <w:t>׹</w:t>
    </w:r>
    <w:r w:rsidRPr="00670BFE">
      <w:rPr>
        <w:color w:val="806000" w:themeColor="accent4" w:themeShade="80"/>
        <w:sz w:val="40"/>
        <w:szCs w:val="24"/>
        <w:rtl/>
      </w:rPr>
      <w:t xml:space="preserve"> </w:t>
    </w:r>
    <w:r w:rsidRPr="00D83CE1">
      <w:rPr>
        <w:rFonts w:hint="cs"/>
        <w:color w:val="806000" w:themeColor="accent4" w:themeShade="80"/>
        <w:spacing w:val="6"/>
        <w:sz w:val="40"/>
        <w:szCs w:val="24"/>
        <w:rtl/>
      </w:rPr>
      <w:t>ל+אוקמי גיר+סא</w:t>
    </w:r>
    <w:r w:rsidRPr="00670BFE">
      <w:rPr>
        <w:color w:val="806000" w:themeColor="accent4" w:themeShade="80"/>
        <w:sz w:val="40"/>
        <w:szCs w:val="24"/>
        <w:rtl/>
      </w:rPr>
      <w:t xml:space="preserve"> </w:t>
    </w:r>
    <w:r w:rsidRPr="00670BFE">
      <w:rPr>
        <w:rFonts w:ascii="BA  Leukmey Girsa Regular" w:hAnsi="BA  Leukmey Girsa Regular" w:cs="BA  Leukmey Girsa Regular"/>
        <w:color w:val="806000" w:themeColor="accent4" w:themeShade="80"/>
        <w:sz w:val="28"/>
        <w:szCs w:val="28"/>
        <w:rtl/>
      </w:rPr>
      <w:t>׶</w:t>
    </w:r>
  </w:p>
  <w:p w14:paraId="161D95BC" w14:textId="0FCDA15A" w:rsidR="00A061EF" w:rsidRDefault="00F26D33" w:rsidP="00F26D33">
    <w:pPr>
      <w:pStyle w:val="a3"/>
      <w:pBdr>
        <w:bottom w:val="double" w:sz="6" w:space="1" w:color="auto"/>
      </w:pBdr>
      <w:rPr>
        <w:rtl/>
      </w:rPr>
    </w:pPr>
    <w:r w:rsidRPr="00670BFE">
      <w:rPr>
        <w:rtl/>
      </w:rPr>
      <w:fldChar w:fldCharType="begin"/>
    </w:r>
    <w:r w:rsidRPr="00670BFE">
      <w:rPr>
        <w:rtl/>
      </w:rPr>
      <w:instrText xml:space="preserve"> </w:instrText>
    </w:r>
    <w:r w:rsidRPr="00670BFE">
      <w:instrText>STYLEREF</w:instrText>
    </w:r>
    <w:r w:rsidRPr="00670BFE">
      <w:rPr>
        <w:rtl/>
      </w:rPr>
      <w:instrText xml:space="preserve">  פרק  \* </w:instrText>
    </w:r>
    <w:r w:rsidRPr="00670BFE">
      <w:instrText xml:space="preserve">MERGEFORMAT </w:instrText>
    </w:r>
    <w:r w:rsidRPr="00670BFE">
      <w:rPr>
        <w:rtl/>
      </w:rPr>
      <w:fldChar w:fldCharType="separate"/>
    </w:r>
    <w:r w:rsidR="00D54BA1">
      <w:rPr>
        <w:noProof/>
        <w:rtl/>
      </w:rPr>
      <w:t>פרק ראשון</w:t>
    </w:r>
    <w:r w:rsidRPr="00670BFE">
      <w:rPr>
        <w:rtl/>
      </w:rPr>
      <w:fldChar w:fldCharType="end"/>
    </w:r>
    <w:r w:rsidRPr="00670BFE">
      <w:rPr>
        <w:rFonts w:hint="cs"/>
        <w:rtl/>
      </w:rPr>
      <w:t xml:space="preserve">               </w:t>
    </w:r>
    <w:r w:rsidRPr="00670BFE">
      <w:rPr>
        <w:rtl/>
      </w:rPr>
      <w:fldChar w:fldCharType="begin"/>
    </w:r>
    <w:r w:rsidRPr="00670BFE">
      <w:rPr>
        <w:rtl/>
      </w:rPr>
      <w:instrText xml:space="preserve"> </w:instrText>
    </w:r>
    <w:r w:rsidRPr="00670BFE">
      <w:instrText>STYLEREF</w:instrText>
    </w:r>
    <w:r w:rsidRPr="00670BFE">
      <w:rPr>
        <w:rtl/>
      </w:rPr>
      <w:instrText xml:space="preserve">  מסכת  \* </w:instrText>
    </w:r>
    <w:r w:rsidRPr="00670BFE">
      <w:instrText>MERGEFORMAT</w:instrText>
    </w:r>
    <w:r w:rsidRPr="00670BFE">
      <w:rPr>
        <w:rtl/>
      </w:rPr>
      <w:instrText xml:space="preserve"> </w:instrText>
    </w:r>
    <w:r w:rsidRPr="00670BFE">
      <w:rPr>
        <w:rtl/>
      </w:rPr>
      <w:fldChar w:fldCharType="separate"/>
    </w:r>
    <w:r w:rsidR="00D54BA1">
      <w:rPr>
        <w:noProof/>
        <w:rtl/>
      </w:rPr>
      <w:t>מועד קטן</w:t>
    </w:r>
    <w:r w:rsidRPr="00670BFE">
      <w:rPr>
        <w:rtl/>
      </w:rPr>
      <w:fldChar w:fldCharType="end"/>
    </w:r>
    <w:r w:rsidRPr="00670BFE">
      <w:rPr>
        <w:rFonts w:hint="cs"/>
        <w:rtl/>
      </w:rPr>
      <w:t xml:space="preserve">         </w:t>
    </w:r>
    <w:r w:rsidRPr="00670BFE">
      <w:rPr>
        <w:rtl/>
      </w:rPr>
      <w:fldChar w:fldCharType="begin"/>
    </w:r>
    <w:r w:rsidRPr="00670BFE">
      <w:rPr>
        <w:rtl/>
      </w:rPr>
      <w:instrText xml:space="preserve"> </w:instrText>
    </w:r>
    <w:r w:rsidRPr="00670BFE">
      <w:instrText>STYLEREF  "</w:instrText>
    </w:r>
    <w:r w:rsidRPr="00670BFE">
      <w:rPr>
        <w:rtl/>
      </w:rPr>
      <w:instrText xml:space="preserve">פרק שם"  \* </w:instrText>
    </w:r>
    <w:r w:rsidRPr="00670BFE">
      <w:instrText xml:space="preserve">MERGEFORMAT </w:instrText>
    </w:r>
    <w:r w:rsidRPr="00670BFE">
      <w:rPr>
        <w:rtl/>
      </w:rPr>
      <w:fldChar w:fldCharType="separate"/>
    </w:r>
    <w:r w:rsidR="00D54BA1">
      <w:rPr>
        <w:noProof/>
        <w:rtl/>
      </w:rPr>
      <w:t>משקין</w:t>
    </w:r>
    <w:r w:rsidRPr="00670BFE">
      <w:rPr>
        <w:rtl/>
      </w:rPr>
      <w:fldChar w:fldCharType="end"/>
    </w:r>
    <w:r w:rsidRPr="00670BFE">
      <w:rPr>
        <w:rFonts w:hint="cs"/>
        <w:rtl/>
      </w:rPr>
      <w:t xml:space="preserve">  </w:t>
    </w:r>
    <w:r w:rsidRPr="00670BFE">
      <w:rPr>
        <w:rtl/>
      </w:rPr>
      <w:tab/>
    </w:r>
    <w:r w:rsidRPr="00670BFE">
      <w:rPr>
        <w:rtl/>
      </w:rPr>
      <w:fldChar w:fldCharType="begin"/>
    </w:r>
    <w:r w:rsidRPr="00670BFE">
      <w:rPr>
        <w:rtl/>
      </w:rPr>
      <w:instrText xml:space="preserve"> </w:instrText>
    </w:r>
    <w:r w:rsidRPr="00670BFE">
      <w:rPr>
        <w:rFonts w:hint="cs"/>
      </w:rPr>
      <w:instrText>STYLEREF  "</w:instrText>
    </w:r>
    <w:r w:rsidRPr="00670BFE">
      <w:rPr>
        <w:rFonts w:hint="cs"/>
        <w:rtl/>
      </w:rPr>
      <w:instrText xml:space="preserve">דף בצד"  \* </w:instrText>
    </w:r>
    <w:r w:rsidRPr="00670BFE">
      <w:rPr>
        <w:rFonts w:hint="cs"/>
      </w:rPr>
      <w:instrText>MERGEFORMAT</w:instrText>
    </w:r>
    <w:r w:rsidRPr="00670BFE">
      <w:instrText xml:space="preserve"> </w:instrText>
    </w:r>
    <w:r w:rsidRPr="00670BFE">
      <w:rPr>
        <w:rtl/>
      </w:rPr>
      <w:fldChar w:fldCharType="separate"/>
    </w:r>
    <w:r w:rsidR="00D54BA1">
      <w:rPr>
        <w:noProof/>
        <w:rtl/>
      </w:rPr>
      <w:t>ב:</w:t>
    </w:r>
    <w:r w:rsidRPr="00670BFE">
      <w:rPr>
        <w:rtl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928A36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0DED33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98C52D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A80893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4268DC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1CC34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274B6A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E766EC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68014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CF86E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381349"/>
    <w:multiLevelType w:val="hybridMultilevel"/>
    <w:tmpl w:val="8D56B880"/>
    <w:lvl w:ilvl="0" w:tplc="80F490FC">
      <w:start w:val="1"/>
      <w:numFmt w:val="hebrew1"/>
      <w:lvlText w:val="%1."/>
      <w:lvlJc w:val="left"/>
      <w:pPr>
        <w:ind w:left="720" w:hanging="360"/>
      </w:pPr>
      <w:rPr>
        <w:rFonts w:hint="default"/>
        <w:b w:val="0"/>
        <w:sz w:val="1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BB67120"/>
    <w:multiLevelType w:val="hybridMultilevel"/>
    <w:tmpl w:val="250CB148"/>
    <w:lvl w:ilvl="0" w:tplc="220C74F4">
      <w:start w:val="2"/>
      <w:numFmt w:val="bullet"/>
      <w:lvlText w:val="-"/>
      <w:lvlJc w:val="left"/>
      <w:pPr>
        <w:ind w:left="720" w:hanging="360"/>
      </w:pPr>
      <w:rPr>
        <w:rFonts w:ascii="David" w:eastAsiaTheme="minorHAnsi" w:hAnsi="David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1E0BB8"/>
    <w:multiLevelType w:val="hybridMultilevel"/>
    <w:tmpl w:val="9C9690AC"/>
    <w:lvl w:ilvl="0" w:tplc="8782F86A">
      <w:start w:val="1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471C54"/>
    <w:multiLevelType w:val="hybridMultilevel"/>
    <w:tmpl w:val="59AC88B2"/>
    <w:lvl w:ilvl="0" w:tplc="9E7222B2">
      <w:start w:val="7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C9236A"/>
    <w:multiLevelType w:val="hybridMultilevel"/>
    <w:tmpl w:val="B99E8A38"/>
    <w:lvl w:ilvl="0" w:tplc="19C04DF8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493765"/>
    <w:multiLevelType w:val="hybridMultilevel"/>
    <w:tmpl w:val="C5FCDBA4"/>
    <w:lvl w:ilvl="0" w:tplc="C6C62F5E">
      <w:numFmt w:val="bullet"/>
      <w:pStyle w:val="-04"/>
      <w:lvlText w:val="-"/>
      <w:lvlJc w:val="left"/>
      <w:pPr>
        <w:ind w:left="720" w:hanging="360"/>
      </w:pPr>
      <w:rPr>
        <w:rFonts w:ascii="David" w:eastAsiaTheme="minorHAnsi" w:hAnsi="David" w:cs="David" w:hint="default"/>
        <w:lang w:bidi="he-I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F639E2"/>
    <w:multiLevelType w:val="hybridMultilevel"/>
    <w:tmpl w:val="8D50E114"/>
    <w:lvl w:ilvl="0" w:tplc="9EAA57C4">
      <w:start w:val="3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A24550"/>
    <w:multiLevelType w:val="hybridMultilevel"/>
    <w:tmpl w:val="83D632CE"/>
    <w:lvl w:ilvl="0" w:tplc="AF3411C2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34006E"/>
    <w:multiLevelType w:val="hybridMultilevel"/>
    <w:tmpl w:val="DA72F146"/>
    <w:lvl w:ilvl="0" w:tplc="FB266B88">
      <w:start w:val="22"/>
      <w:numFmt w:val="bullet"/>
      <w:lvlText w:val="-"/>
      <w:lvlJc w:val="left"/>
      <w:pPr>
        <w:ind w:left="720" w:hanging="360"/>
      </w:pPr>
      <w:rPr>
        <w:rFonts w:ascii="FrankRuehl" w:eastAsiaTheme="minorHAnsi" w:hAnsi="FrankRuehl" w:cs="FrankRueh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945ECF"/>
    <w:multiLevelType w:val="hybridMultilevel"/>
    <w:tmpl w:val="777A0156"/>
    <w:lvl w:ilvl="0" w:tplc="BCAA576E">
      <w:start w:val="1"/>
      <w:numFmt w:val="hebrew1"/>
      <w:lvlText w:val="%1."/>
      <w:lvlJc w:val="left"/>
      <w:pPr>
        <w:ind w:left="720" w:hanging="360"/>
      </w:pPr>
      <w:rPr>
        <w:rFonts w:ascii="Fb Fontext" w:hAnsi="Fb Fontext" w:cs="PFT_Frank" w:hint="default"/>
        <w:b/>
        <w:sz w:val="1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7896963">
    <w:abstractNumId w:val="11"/>
  </w:num>
  <w:num w:numId="2" w16cid:durableId="1952084703">
    <w:abstractNumId w:val="15"/>
  </w:num>
  <w:num w:numId="3" w16cid:durableId="1001354836">
    <w:abstractNumId w:val="12"/>
  </w:num>
  <w:num w:numId="4" w16cid:durableId="1223056966">
    <w:abstractNumId w:val="16"/>
  </w:num>
  <w:num w:numId="5" w16cid:durableId="1658804472">
    <w:abstractNumId w:val="18"/>
  </w:num>
  <w:num w:numId="6" w16cid:durableId="2009096089">
    <w:abstractNumId w:val="8"/>
  </w:num>
  <w:num w:numId="7" w16cid:durableId="275910067">
    <w:abstractNumId w:val="3"/>
  </w:num>
  <w:num w:numId="8" w16cid:durableId="1346398922">
    <w:abstractNumId w:val="2"/>
  </w:num>
  <w:num w:numId="9" w16cid:durableId="409812563">
    <w:abstractNumId w:val="1"/>
  </w:num>
  <w:num w:numId="10" w16cid:durableId="157159198">
    <w:abstractNumId w:val="0"/>
  </w:num>
  <w:num w:numId="11" w16cid:durableId="1993288751">
    <w:abstractNumId w:val="9"/>
  </w:num>
  <w:num w:numId="12" w16cid:durableId="919489755">
    <w:abstractNumId w:val="7"/>
  </w:num>
  <w:num w:numId="13" w16cid:durableId="843280125">
    <w:abstractNumId w:val="6"/>
  </w:num>
  <w:num w:numId="14" w16cid:durableId="1372730442">
    <w:abstractNumId w:val="5"/>
  </w:num>
  <w:num w:numId="15" w16cid:durableId="808209642">
    <w:abstractNumId w:val="4"/>
  </w:num>
  <w:num w:numId="16" w16cid:durableId="325213162">
    <w:abstractNumId w:val="17"/>
  </w:num>
  <w:num w:numId="17" w16cid:durableId="1090807815">
    <w:abstractNumId w:val="14"/>
  </w:num>
  <w:num w:numId="18" w16cid:durableId="1210073461">
    <w:abstractNumId w:val="19"/>
  </w:num>
  <w:num w:numId="19" w16cid:durableId="415135969">
    <w:abstractNumId w:val="10"/>
  </w:num>
  <w:num w:numId="20" w16cid:durableId="9517438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Changes/>
  <w:zoom w:percent="176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170"/>
  <w:trackRevisions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324E"/>
    <w:rsid w:val="000023D8"/>
    <w:rsid w:val="000101BA"/>
    <w:rsid w:val="000114E8"/>
    <w:rsid w:val="00011AF5"/>
    <w:rsid w:val="00013B71"/>
    <w:rsid w:val="00013FF6"/>
    <w:rsid w:val="00014639"/>
    <w:rsid w:val="00024D35"/>
    <w:rsid w:val="00025195"/>
    <w:rsid w:val="00026725"/>
    <w:rsid w:val="000303C4"/>
    <w:rsid w:val="00032A9F"/>
    <w:rsid w:val="000353F8"/>
    <w:rsid w:val="00036B8B"/>
    <w:rsid w:val="000441E2"/>
    <w:rsid w:val="000449F9"/>
    <w:rsid w:val="0005624F"/>
    <w:rsid w:val="00057519"/>
    <w:rsid w:val="00061D27"/>
    <w:rsid w:val="000674C6"/>
    <w:rsid w:val="000723FA"/>
    <w:rsid w:val="0007583D"/>
    <w:rsid w:val="00077754"/>
    <w:rsid w:val="000814E2"/>
    <w:rsid w:val="000837F7"/>
    <w:rsid w:val="00093D27"/>
    <w:rsid w:val="000A1F58"/>
    <w:rsid w:val="000A3369"/>
    <w:rsid w:val="000A3852"/>
    <w:rsid w:val="000A4706"/>
    <w:rsid w:val="000A661D"/>
    <w:rsid w:val="000B14C2"/>
    <w:rsid w:val="000B2926"/>
    <w:rsid w:val="000B3C93"/>
    <w:rsid w:val="000B58CC"/>
    <w:rsid w:val="000B5932"/>
    <w:rsid w:val="000B68FE"/>
    <w:rsid w:val="000B6EB1"/>
    <w:rsid w:val="000C1FEC"/>
    <w:rsid w:val="000C29C6"/>
    <w:rsid w:val="000C5C40"/>
    <w:rsid w:val="000C725E"/>
    <w:rsid w:val="000D017C"/>
    <w:rsid w:val="000D266C"/>
    <w:rsid w:val="000E4188"/>
    <w:rsid w:val="000E519B"/>
    <w:rsid w:val="000E7DF8"/>
    <w:rsid w:val="000F2D48"/>
    <w:rsid w:val="000F30BC"/>
    <w:rsid w:val="000F405B"/>
    <w:rsid w:val="001045C5"/>
    <w:rsid w:val="00104A7B"/>
    <w:rsid w:val="001059B3"/>
    <w:rsid w:val="001071B1"/>
    <w:rsid w:val="001112CA"/>
    <w:rsid w:val="00113112"/>
    <w:rsid w:val="00113696"/>
    <w:rsid w:val="00115C03"/>
    <w:rsid w:val="001209AB"/>
    <w:rsid w:val="00122B93"/>
    <w:rsid w:val="001311A4"/>
    <w:rsid w:val="00137F16"/>
    <w:rsid w:val="00137F6C"/>
    <w:rsid w:val="001405D3"/>
    <w:rsid w:val="00140FDA"/>
    <w:rsid w:val="00141B50"/>
    <w:rsid w:val="00142714"/>
    <w:rsid w:val="0014393C"/>
    <w:rsid w:val="00143E8C"/>
    <w:rsid w:val="00145477"/>
    <w:rsid w:val="0014673B"/>
    <w:rsid w:val="00153EF2"/>
    <w:rsid w:val="00157F86"/>
    <w:rsid w:val="001618D1"/>
    <w:rsid w:val="00164685"/>
    <w:rsid w:val="00165C48"/>
    <w:rsid w:val="00167C78"/>
    <w:rsid w:val="00170751"/>
    <w:rsid w:val="001744F9"/>
    <w:rsid w:val="00174F53"/>
    <w:rsid w:val="0017508C"/>
    <w:rsid w:val="001762D9"/>
    <w:rsid w:val="001776D6"/>
    <w:rsid w:val="0018044F"/>
    <w:rsid w:val="0018171B"/>
    <w:rsid w:val="0018285E"/>
    <w:rsid w:val="00183913"/>
    <w:rsid w:val="0018426B"/>
    <w:rsid w:val="001907F7"/>
    <w:rsid w:val="00190D02"/>
    <w:rsid w:val="0019130F"/>
    <w:rsid w:val="00195994"/>
    <w:rsid w:val="00196C92"/>
    <w:rsid w:val="00197D42"/>
    <w:rsid w:val="001A5113"/>
    <w:rsid w:val="001B29F3"/>
    <w:rsid w:val="001B4CC9"/>
    <w:rsid w:val="001B6DCF"/>
    <w:rsid w:val="001D1194"/>
    <w:rsid w:val="001D26F4"/>
    <w:rsid w:val="001D3A31"/>
    <w:rsid w:val="001D3A6D"/>
    <w:rsid w:val="001D64CA"/>
    <w:rsid w:val="001D7C62"/>
    <w:rsid w:val="001E0596"/>
    <w:rsid w:val="001E3024"/>
    <w:rsid w:val="001E47C8"/>
    <w:rsid w:val="001F2356"/>
    <w:rsid w:val="001F616E"/>
    <w:rsid w:val="001F642F"/>
    <w:rsid w:val="001F767C"/>
    <w:rsid w:val="002008BA"/>
    <w:rsid w:val="00200A2C"/>
    <w:rsid w:val="00201200"/>
    <w:rsid w:val="00202556"/>
    <w:rsid w:val="0020313C"/>
    <w:rsid w:val="002032DA"/>
    <w:rsid w:val="002035BD"/>
    <w:rsid w:val="002049EA"/>
    <w:rsid w:val="0021090E"/>
    <w:rsid w:val="00210E7B"/>
    <w:rsid w:val="002152AD"/>
    <w:rsid w:val="002169B9"/>
    <w:rsid w:val="00216C8D"/>
    <w:rsid w:val="00216D63"/>
    <w:rsid w:val="00220DB5"/>
    <w:rsid w:val="00221E0C"/>
    <w:rsid w:val="00230A08"/>
    <w:rsid w:val="00237641"/>
    <w:rsid w:val="00241A2D"/>
    <w:rsid w:val="00242627"/>
    <w:rsid w:val="00242B8A"/>
    <w:rsid w:val="00244925"/>
    <w:rsid w:val="00244FA2"/>
    <w:rsid w:val="00245A77"/>
    <w:rsid w:val="00245FCA"/>
    <w:rsid w:val="00247B9E"/>
    <w:rsid w:val="00250A41"/>
    <w:rsid w:val="00257232"/>
    <w:rsid w:val="00260455"/>
    <w:rsid w:val="002617CC"/>
    <w:rsid w:val="00262A99"/>
    <w:rsid w:val="0026437A"/>
    <w:rsid w:val="002720FB"/>
    <w:rsid w:val="002740A2"/>
    <w:rsid w:val="00281911"/>
    <w:rsid w:val="00282E28"/>
    <w:rsid w:val="00287505"/>
    <w:rsid w:val="00287DB0"/>
    <w:rsid w:val="00293656"/>
    <w:rsid w:val="0029491A"/>
    <w:rsid w:val="002969FD"/>
    <w:rsid w:val="002A02BD"/>
    <w:rsid w:val="002A343B"/>
    <w:rsid w:val="002A481E"/>
    <w:rsid w:val="002A559F"/>
    <w:rsid w:val="002A55C4"/>
    <w:rsid w:val="002A6984"/>
    <w:rsid w:val="002A7477"/>
    <w:rsid w:val="002B0406"/>
    <w:rsid w:val="002B0526"/>
    <w:rsid w:val="002B1A64"/>
    <w:rsid w:val="002B23FF"/>
    <w:rsid w:val="002B45DB"/>
    <w:rsid w:val="002B50AD"/>
    <w:rsid w:val="002B60C6"/>
    <w:rsid w:val="002B73AE"/>
    <w:rsid w:val="002B7FB8"/>
    <w:rsid w:val="002C117D"/>
    <w:rsid w:val="002C19BD"/>
    <w:rsid w:val="002C20C7"/>
    <w:rsid w:val="002C2FF9"/>
    <w:rsid w:val="002C3FE1"/>
    <w:rsid w:val="002D2494"/>
    <w:rsid w:val="002D28CA"/>
    <w:rsid w:val="002D4699"/>
    <w:rsid w:val="002D6A58"/>
    <w:rsid w:val="002D6DBB"/>
    <w:rsid w:val="002E15B0"/>
    <w:rsid w:val="002E1652"/>
    <w:rsid w:val="002E2B70"/>
    <w:rsid w:val="002E6E79"/>
    <w:rsid w:val="002F3515"/>
    <w:rsid w:val="002F3FC9"/>
    <w:rsid w:val="002F4488"/>
    <w:rsid w:val="002F576F"/>
    <w:rsid w:val="00300E56"/>
    <w:rsid w:val="0030166E"/>
    <w:rsid w:val="0030491B"/>
    <w:rsid w:val="00306948"/>
    <w:rsid w:val="00307113"/>
    <w:rsid w:val="003073F1"/>
    <w:rsid w:val="0031251A"/>
    <w:rsid w:val="003175C7"/>
    <w:rsid w:val="00317C79"/>
    <w:rsid w:val="00330547"/>
    <w:rsid w:val="00330FFF"/>
    <w:rsid w:val="0033184A"/>
    <w:rsid w:val="00331C12"/>
    <w:rsid w:val="00332442"/>
    <w:rsid w:val="00335F8C"/>
    <w:rsid w:val="0033668C"/>
    <w:rsid w:val="003374C6"/>
    <w:rsid w:val="003429FC"/>
    <w:rsid w:val="00342B4E"/>
    <w:rsid w:val="00345D08"/>
    <w:rsid w:val="0034652A"/>
    <w:rsid w:val="00347284"/>
    <w:rsid w:val="00350C0E"/>
    <w:rsid w:val="00354AB7"/>
    <w:rsid w:val="00355710"/>
    <w:rsid w:val="00357C72"/>
    <w:rsid w:val="00360C34"/>
    <w:rsid w:val="003611A3"/>
    <w:rsid w:val="0036141B"/>
    <w:rsid w:val="00361C08"/>
    <w:rsid w:val="00362F75"/>
    <w:rsid w:val="00362F8D"/>
    <w:rsid w:val="00363EFE"/>
    <w:rsid w:val="0036506C"/>
    <w:rsid w:val="003672AD"/>
    <w:rsid w:val="00372453"/>
    <w:rsid w:val="0037297D"/>
    <w:rsid w:val="00372F2C"/>
    <w:rsid w:val="00375E27"/>
    <w:rsid w:val="00376DCD"/>
    <w:rsid w:val="003803BE"/>
    <w:rsid w:val="003824B9"/>
    <w:rsid w:val="00387A90"/>
    <w:rsid w:val="00391F4C"/>
    <w:rsid w:val="00394BDA"/>
    <w:rsid w:val="0039607A"/>
    <w:rsid w:val="00397494"/>
    <w:rsid w:val="003A078A"/>
    <w:rsid w:val="003A0ADC"/>
    <w:rsid w:val="003A298C"/>
    <w:rsid w:val="003A2B67"/>
    <w:rsid w:val="003A3720"/>
    <w:rsid w:val="003A3F0F"/>
    <w:rsid w:val="003A417E"/>
    <w:rsid w:val="003A6B55"/>
    <w:rsid w:val="003A7317"/>
    <w:rsid w:val="003B09EA"/>
    <w:rsid w:val="003B604F"/>
    <w:rsid w:val="003B7424"/>
    <w:rsid w:val="003C0EF7"/>
    <w:rsid w:val="003C312E"/>
    <w:rsid w:val="003C5F63"/>
    <w:rsid w:val="003D490E"/>
    <w:rsid w:val="003D699A"/>
    <w:rsid w:val="003E4A79"/>
    <w:rsid w:val="003E4BD5"/>
    <w:rsid w:val="003E7382"/>
    <w:rsid w:val="003E79B3"/>
    <w:rsid w:val="003E7FAB"/>
    <w:rsid w:val="003F08DE"/>
    <w:rsid w:val="003F114F"/>
    <w:rsid w:val="003F4CB4"/>
    <w:rsid w:val="003F5941"/>
    <w:rsid w:val="003F60EB"/>
    <w:rsid w:val="003F7902"/>
    <w:rsid w:val="003F7CD8"/>
    <w:rsid w:val="004001D4"/>
    <w:rsid w:val="00402026"/>
    <w:rsid w:val="0040296B"/>
    <w:rsid w:val="00403941"/>
    <w:rsid w:val="00406B01"/>
    <w:rsid w:val="00406F8C"/>
    <w:rsid w:val="004109AB"/>
    <w:rsid w:val="00410B30"/>
    <w:rsid w:val="00421E4E"/>
    <w:rsid w:val="00423E71"/>
    <w:rsid w:val="004255D9"/>
    <w:rsid w:val="00425B90"/>
    <w:rsid w:val="00431062"/>
    <w:rsid w:val="00432BA7"/>
    <w:rsid w:val="004404B4"/>
    <w:rsid w:val="004410E6"/>
    <w:rsid w:val="00450030"/>
    <w:rsid w:val="0045192B"/>
    <w:rsid w:val="004549B5"/>
    <w:rsid w:val="00454A6A"/>
    <w:rsid w:val="0047136E"/>
    <w:rsid w:val="00473EF7"/>
    <w:rsid w:val="00474FC4"/>
    <w:rsid w:val="004772A8"/>
    <w:rsid w:val="0048011A"/>
    <w:rsid w:val="004826E2"/>
    <w:rsid w:val="004830DF"/>
    <w:rsid w:val="004834BA"/>
    <w:rsid w:val="004862F1"/>
    <w:rsid w:val="00486687"/>
    <w:rsid w:val="00487A1B"/>
    <w:rsid w:val="004936E8"/>
    <w:rsid w:val="004949FD"/>
    <w:rsid w:val="00496158"/>
    <w:rsid w:val="00496B8C"/>
    <w:rsid w:val="00497E9D"/>
    <w:rsid w:val="00497EC2"/>
    <w:rsid w:val="004A0057"/>
    <w:rsid w:val="004A209B"/>
    <w:rsid w:val="004A4E67"/>
    <w:rsid w:val="004A582A"/>
    <w:rsid w:val="004A605C"/>
    <w:rsid w:val="004A6E90"/>
    <w:rsid w:val="004A79A6"/>
    <w:rsid w:val="004B2224"/>
    <w:rsid w:val="004B6711"/>
    <w:rsid w:val="004B6899"/>
    <w:rsid w:val="004B7B82"/>
    <w:rsid w:val="004C0C88"/>
    <w:rsid w:val="004C3171"/>
    <w:rsid w:val="004C4F19"/>
    <w:rsid w:val="004C5526"/>
    <w:rsid w:val="004D02F2"/>
    <w:rsid w:val="004D2B93"/>
    <w:rsid w:val="004D621C"/>
    <w:rsid w:val="004E0BA3"/>
    <w:rsid w:val="004E2A41"/>
    <w:rsid w:val="004E2EA2"/>
    <w:rsid w:val="004E618D"/>
    <w:rsid w:val="004F08AA"/>
    <w:rsid w:val="004F1640"/>
    <w:rsid w:val="004F28AC"/>
    <w:rsid w:val="004F2F1F"/>
    <w:rsid w:val="004F7CDD"/>
    <w:rsid w:val="00500AA4"/>
    <w:rsid w:val="00501B2B"/>
    <w:rsid w:val="005029C0"/>
    <w:rsid w:val="0050309C"/>
    <w:rsid w:val="005055DD"/>
    <w:rsid w:val="005107DC"/>
    <w:rsid w:val="00510EA3"/>
    <w:rsid w:val="00520EA7"/>
    <w:rsid w:val="00522FCA"/>
    <w:rsid w:val="0052300A"/>
    <w:rsid w:val="005248B1"/>
    <w:rsid w:val="00525B2A"/>
    <w:rsid w:val="00525F2C"/>
    <w:rsid w:val="005260C7"/>
    <w:rsid w:val="0052652D"/>
    <w:rsid w:val="005275F0"/>
    <w:rsid w:val="00530363"/>
    <w:rsid w:val="00531375"/>
    <w:rsid w:val="005317C3"/>
    <w:rsid w:val="00534900"/>
    <w:rsid w:val="00536BEB"/>
    <w:rsid w:val="00543362"/>
    <w:rsid w:val="00544CAB"/>
    <w:rsid w:val="0054503F"/>
    <w:rsid w:val="0054547C"/>
    <w:rsid w:val="00545F6B"/>
    <w:rsid w:val="00546D0E"/>
    <w:rsid w:val="00547F7D"/>
    <w:rsid w:val="00550708"/>
    <w:rsid w:val="00553196"/>
    <w:rsid w:val="00555AFB"/>
    <w:rsid w:val="00556201"/>
    <w:rsid w:val="005572FE"/>
    <w:rsid w:val="0056077B"/>
    <w:rsid w:val="00560FC6"/>
    <w:rsid w:val="005613C0"/>
    <w:rsid w:val="005637BC"/>
    <w:rsid w:val="00563A26"/>
    <w:rsid w:val="00565775"/>
    <w:rsid w:val="00567974"/>
    <w:rsid w:val="00571017"/>
    <w:rsid w:val="00571952"/>
    <w:rsid w:val="00573235"/>
    <w:rsid w:val="00573449"/>
    <w:rsid w:val="00573553"/>
    <w:rsid w:val="00573BD4"/>
    <w:rsid w:val="00575608"/>
    <w:rsid w:val="00576813"/>
    <w:rsid w:val="005818F9"/>
    <w:rsid w:val="00583B56"/>
    <w:rsid w:val="005847BF"/>
    <w:rsid w:val="005848AB"/>
    <w:rsid w:val="00585D02"/>
    <w:rsid w:val="00585F45"/>
    <w:rsid w:val="00593E64"/>
    <w:rsid w:val="00595DA3"/>
    <w:rsid w:val="00596C95"/>
    <w:rsid w:val="005A1627"/>
    <w:rsid w:val="005A4CDE"/>
    <w:rsid w:val="005A5EA0"/>
    <w:rsid w:val="005A7A14"/>
    <w:rsid w:val="005B2C63"/>
    <w:rsid w:val="005B5092"/>
    <w:rsid w:val="005B7717"/>
    <w:rsid w:val="005B781B"/>
    <w:rsid w:val="005C22D4"/>
    <w:rsid w:val="005C4984"/>
    <w:rsid w:val="005C53E2"/>
    <w:rsid w:val="005C7346"/>
    <w:rsid w:val="005D3437"/>
    <w:rsid w:val="005D74AE"/>
    <w:rsid w:val="005D75FE"/>
    <w:rsid w:val="005E0195"/>
    <w:rsid w:val="005E0B95"/>
    <w:rsid w:val="005E0CB2"/>
    <w:rsid w:val="005E2D54"/>
    <w:rsid w:val="005E2D6F"/>
    <w:rsid w:val="005E3CC5"/>
    <w:rsid w:val="005E5061"/>
    <w:rsid w:val="005E536F"/>
    <w:rsid w:val="005F33FF"/>
    <w:rsid w:val="005F3DD1"/>
    <w:rsid w:val="00600EAB"/>
    <w:rsid w:val="006017D8"/>
    <w:rsid w:val="006038A6"/>
    <w:rsid w:val="00605150"/>
    <w:rsid w:val="00606485"/>
    <w:rsid w:val="00611002"/>
    <w:rsid w:val="006133E4"/>
    <w:rsid w:val="00617196"/>
    <w:rsid w:val="00622063"/>
    <w:rsid w:val="0062290E"/>
    <w:rsid w:val="00625C9B"/>
    <w:rsid w:val="00627D1E"/>
    <w:rsid w:val="00630465"/>
    <w:rsid w:val="00631A0B"/>
    <w:rsid w:val="00632EEB"/>
    <w:rsid w:val="006335BC"/>
    <w:rsid w:val="00635D00"/>
    <w:rsid w:val="006372B8"/>
    <w:rsid w:val="00641241"/>
    <w:rsid w:val="00641B21"/>
    <w:rsid w:val="00641DC2"/>
    <w:rsid w:val="006524F3"/>
    <w:rsid w:val="00653654"/>
    <w:rsid w:val="00654B7B"/>
    <w:rsid w:val="00660598"/>
    <w:rsid w:val="00661348"/>
    <w:rsid w:val="006654B1"/>
    <w:rsid w:val="006671F9"/>
    <w:rsid w:val="00677BC4"/>
    <w:rsid w:val="006804C4"/>
    <w:rsid w:val="00680666"/>
    <w:rsid w:val="00680934"/>
    <w:rsid w:val="006823EA"/>
    <w:rsid w:val="00682686"/>
    <w:rsid w:val="0068489E"/>
    <w:rsid w:val="006849E7"/>
    <w:rsid w:val="00685B5B"/>
    <w:rsid w:val="00685E55"/>
    <w:rsid w:val="00691964"/>
    <w:rsid w:val="00695015"/>
    <w:rsid w:val="00696C72"/>
    <w:rsid w:val="0069788C"/>
    <w:rsid w:val="006A0A47"/>
    <w:rsid w:val="006A0C0C"/>
    <w:rsid w:val="006A1BB1"/>
    <w:rsid w:val="006A398E"/>
    <w:rsid w:val="006A56B9"/>
    <w:rsid w:val="006A5910"/>
    <w:rsid w:val="006B2270"/>
    <w:rsid w:val="006B228E"/>
    <w:rsid w:val="006B2B97"/>
    <w:rsid w:val="006B417C"/>
    <w:rsid w:val="006B462B"/>
    <w:rsid w:val="006B67CF"/>
    <w:rsid w:val="006B7705"/>
    <w:rsid w:val="006C12D5"/>
    <w:rsid w:val="006C1602"/>
    <w:rsid w:val="006C2327"/>
    <w:rsid w:val="006D084F"/>
    <w:rsid w:val="006D6267"/>
    <w:rsid w:val="006E14E7"/>
    <w:rsid w:val="006E3034"/>
    <w:rsid w:val="006E3FF7"/>
    <w:rsid w:val="006E4009"/>
    <w:rsid w:val="006E6C68"/>
    <w:rsid w:val="006F1FF3"/>
    <w:rsid w:val="006F2CB8"/>
    <w:rsid w:val="006F3760"/>
    <w:rsid w:val="006F4CCB"/>
    <w:rsid w:val="00700708"/>
    <w:rsid w:val="00704AA0"/>
    <w:rsid w:val="007117F5"/>
    <w:rsid w:val="00713D1C"/>
    <w:rsid w:val="00714DD2"/>
    <w:rsid w:val="007206D6"/>
    <w:rsid w:val="00721316"/>
    <w:rsid w:val="0072175C"/>
    <w:rsid w:val="007220C7"/>
    <w:rsid w:val="00725674"/>
    <w:rsid w:val="00727BBF"/>
    <w:rsid w:val="00730841"/>
    <w:rsid w:val="007318C6"/>
    <w:rsid w:val="0073235E"/>
    <w:rsid w:val="00732685"/>
    <w:rsid w:val="0073403B"/>
    <w:rsid w:val="0073405A"/>
    <w:rsid w:val="007341A6"/>
    <w:rsid w:val="00735846"/>
    <w:rsid w:val="007369D1"/>
    <w:rsid w:val="00737AAE"/>
    <w:rsid w:val="00740F38"/>
    <w:rsid w:val="00744DDE"/>
    <w:rsid w:val="007462A2"/>
    <w:rsid w:val="00746BBB"/>
    <w:rsid w:val="007474DC"/>
    <w:rsid w:val="007509A9"/>
    <w:rsid w:val="00752132"/>
    <w:rsid w:val="007542B1"/>
    <w:rsid w:val="00757585"/>
    <w:rsid w:val="00757730"/>
    <w:rsid w:val="007613B3"/>
    <w:rsid w:val="00763E68"/>
    <w:rsid w:val="007653E9"/>
    <w:rsid w:val="007666DD"/>
    <w:rsid w:val="0077161A"/>
    <w:rsid w:val="0077188A"/>
    <w:rsid w:val="007725D2"/>
    <w:rsid w:val="00773E94"/>
    <w:rsid w:val="00776927"/>
    <w:rsid w:val="0077736C"/>
    <w:rsid w:val="00781CC0"/>
    <w:rsid w:val="00786DA3"/>
    <w:rsid w:val="00790E10"/>
    <w:rsid w:val="00792204"/>
    <w:rsid w:val="0079265C"/>
    <w:rsid w:val="007A17CB"/>
    <w:rsid w:val="007A1B6A"/>
    <w:rsid w:val="007A388C"/>
    <w:rsid w:val="007A45D1"/>
    <w:rsid w:val="007A5CBF"/>
    <w:rsid w:val="007A6538"/>
    <w:rsid w:val="007A6DC0"/>
    <w:rsid w:val="007B20ED"/>
    <w:rsid w:val="007B2976"/>
    <w:rsid w:val="007B4617"/>
    <w:rsid w:val="007B5297"/>
    <w:rsid w:val="007B5560"/>
    <w:rsid w:val="007B6684"/>
    <w:rsid w:val="007B7E5C"/>
    <w:rsid w:val="007C24C2"/>
    <w:rsid w:val="007D03B8"/>
    <w:rsid w:val="007D1361"/>
    <w:rsid w:val="007D1C09"/>
    <w:rsid w:val="007E1CF2"/>
    <w:rsid w:val="007E1E1B"/>
    <w:rsid w:val="007E54B6"/>
    <w:rsid w:val="007F5A29"/>
    <w:rsid w:val="007F5C9E"/>
    <w:rsid w:val="00800D78"/>
    <w:rsid w:val="00806E8C"/>
    <w:rsid w:val="0081310A"/>
    <w:rsid w:val="00813B6D"/>
    <w:rsid w:val="00813D09"/>
    <w:rsid w:val="0082039F"/>
    <w:rsid w:val="008219A2"/>
    <w:rsid w:val="00822D28"/>
    <w:rsid w:val="0082346D"/>
    <w:rsid w:val="00824762"/>
    <w:rsid w:val="00827ED3"/>
    <w:rsid w:val="008339E6"/>
    <w:rsid w:val="00835349"/>
    <w:rsid w:val="00835F01"/>
    <w:rsid w:val="00841B22"/>
    <w:rsid w:val="00845DBC"/>
    <w:rsid w:val="0084714F"/>
    <w:rsid w:val="00852489"/>
    <w:rsid w:val="00852F42"/>
    <w:rsid w:val="00860B6F"/>
    <w:rsid w:val="00860D25"/>
    <w:rsid w:val="00860EBC"/>
    <w:rsid w:val="00862123"/>
    <w:rsid w:val="00862EBA"/>
    <w:rsid w:val="00872101"/>
    <w:rsid w:val="00873C59"/>
    <w:rsid w:val="00874277"/>
    <w:rsid w:val="008809DF"/>
    <w:rsid w:val="008862EF"/>
    <w:rsid w:val="00891CC2"/>
    <w:rsid w:val="0089324E"/>
    <w:rsid w:val="00893F6E"/>
    <w:rsid w:val="00895CF0"/>
    <w:rsid w:val="00897955"/>
    <w:rsid w:val="008A083A"/>
    <w:rsid w:val="008A0E79"/>
    <w:rsid w:val="008A4E41"/>
    <w:rsid w:val="008B06AC"/>
    <w:rsid w:val="008B50FF"/>
    <w:rsid w:val="008B55FA"/>
    <w:rsid w:val="008B5A75"/>
    <w:rsid w:val="008B6931"/>
    <w:rsid w:val="008B7D32"/>
    <w:rsid w:val="008C2A4B"/>
    <w:rsid w:val="008C5AE2"/>
    <w:rsid w:val="008D17E5"/>
    <w:rsid w:val="008D3C51"/>
    <w:rsid w:val="008D3D37"/>
    <w:rsid w:val="008D3DE9"/>
    <w:rsid w:val="008D51F9"/>
    <w:rsid w:val="008E0E27"/>
    <w:rsid w:val="008E1C16"/>
    <w:rsid w:val="008E2DA9"/>
    <w:rsid w:val="008E5558"/>
    <w:rsid w:val="008E6146"/>
    <w:rsid w:val="008E6830"/>
    <w:rsid w:val="008E708F"/>
    <w:rsid w:val="008F2E83"/>
    <w:rsid w:val="008F4341"/>
    <w:rsid w:val="008F704C"/>
    <w:rsid w:val="00907283"/>
    <w:rsid w:val="00912677"/>
    <w:rsid w:val="0092014C"/>
    <w:rsid w:val="00921E99"/>
    <w:rsid w:val="009243A7"/>
    <w:rsid w:val="0093233A"/>
    <w:rsid w:val="00933FBA"/>
    <w:rsid w:val="00934547"/>
    <w:rsid w:val="00935B1D"/>
    <w:rsid w:val="00940809"/>
    <w:rsid w:val="00941A1D"/>
    <w:rsid w:val="00946614"/>
    <w:rsid w:val="00953824"/>
    <w:rsid w:val="00957A14"/>
    <w:rsid w:val="00962299"/>
    <w:rsid w:val="00963125"/>
    <w:rsid w:val="00964B71"/>
    <w:rsid w:val="00964C37"/>
    <w:rsid w:val="009650C7"/>
    <w:rsid w:val="0096658B"/>
    <w:rsid w:val="00970E3A"/>
    <w:rsid w:val="00971161"/>
    <w:rsid w:val="009725A7"/>
    <w:rsid w:val="009745DB"/>
    <w:rsid w:val="00975ABB"/>
    <w:rsid w:val="009773C6"/>
    <w:rsid w:val="00977A29"/>
    <w:rsid w:val="00984221"/>
    <w:rsid w:val="009842AB"/>
    <w:rsid w:val="00985411"/>
    <w:rsid w:val="00991430"/>
    <w:rsid w:val="009915D8"/>
    <w:rsid w:val="00993B7B"/>
    <w:rsid w:val="0099605A"/>
    <w:rsid w:val="00996510"/>
    <w:rsid w:val="009A1BB9"/>
    <w:rsid w:val="009A278B"/>
    <w:rsid w:val="009A2CC9"/>
    <w:rsid w:val="009A2F05"/>
    <w:rsid w:val="009A3E4D"/>
    <w:rsid w:val="009A4BB0"/>
    <w:rsid w:val="009A4E05"/>
    <w:rsid w:val="009B0C8F"/>
    <w:rsid w:val="009B2781"/>
    <w:rsid w:val="009B2E55"/>
    <w:rsid w:val="009B3F37"/>
    <w:rsid w:val="009B5113"/>
    <w:rsid w:val="009B5345"/>
    <w:rsid w:val="009C137D"/>
    <w:rsid w:val="009C5FA1"/>
    <w:rsid w:val="009C71F1"/>
    <w:rsid w:val="009D47AC"/>
    <w:rsid w:val="009D4CB5"/>
    <w:rsid w:val="009D4EC0"/>
    <w:rsid w:val="009E30FB"/>
    <w:rsid w:val="009E4BB3"/>
    <w:rsid w:val="009E7F79"/>
    <w:rsid w:val="009F1989"/>
    <w:rsid w:val="009F1F63"/>
    <w:rsid w:val="009F224F"/>
    <w:rsid w:val="009F5E13"/>
    <w:rsid w:val="009F64C9"/>
    <w:rsid w:val="009F6CA6"/>
    <w:rsid w:val="009F6EAB"/>
    <w:rsid w:val="009F73BE"/>
    <w:rsid w:val="00A02757"/>
    <w:rsid w:val="00A03B15"/>
    <w:rsid w:val="00A061EF"/>
    <w:rsid w:val="00A06971"/>
    <w:rsid w:val="00A06D8E"/>
    <w:rsid w:val="00A07BD3"/>
    <w:rsid w:val="00A1691E"/>
    <w:rsid w:val="00A175C7"/>
    <w:rsid w:val="00A17B83"/>
    <w:rsid w:val="00A2088B"/>
    <w:rsid w:val="00A20E36"/>
    <w:rsid w:val="00A22835"/>
    <w:rsid w:val="00A24597"/>
    <w:rsid w:val="00A255FF"/>
    <w:rsid w:val="00A26FF8"/>
    <w:rsid w:val="00A27BF8"/>
    <w:rsid w:val="00A31A9F"/>
    <w:rsid w:val="00A32172"/>
    <w:rsid w:val="00A35FD9"/>
    <w:rsid w:val="00A37CE1"/>
    <w:rsid w:val="00A41FB2"/>
    <w:rsid w:val="00A43F3F"/>
    <w:rsid w:val="00A44637"/>
    <w:rsid w:val="00A4682D"/>
    <w:rsid w:val="00A47FD3"/>
    <w:rsid w:val="00A500D5"/>
    <w:rsid w:val="00A51AEA"/>
    <w:rsid w:val="00A533C8"/>
    <w:rsid w:val="00A544DB"/>
    <w:rsid w:val="00A55683"/>
    <w:rsid w:val="00A55944"/>
    <w:rsid w:val="00A573DF"/>
    <w:rsid w:val="00A63057"/>
    <w:rsid w:val="00A71852"/>
    <w:rsid w:val="00A74678"/>
    <w:rsid w:val="00A758C0"/>
    <w:rsid w:val="00A8055D"/>
    <w:rsid w:val="00A81406"/>
    <w:rsid w:val="00A81AE4"/>
    <w:rsid w:val="00A82DA4"/>
    <w:rsid w:val="00A8484E"/>
    <w:rsid w:val="00A92470"/>
    <w:rsid w:val="00A9386C"/>
    <w:rsid w:val="00AA18D2"/>
    <w:rsid w:val="00AA2F50"/>
    <w:rsid w:val="00AA4023"/>
    <w:rsid w:val="00AA5C81"/>
    <w:rsid w:val="00AA5D22"/>
    <w:rsid w:val="00AA5F60"/>
    <w:rsid w:val="00AA720D"/>
    <w:rsid w:val="00AB1185"/>
    <w:rsid w:val="00AB213C"/>
    <w:rsid w:val="00AB301C"/>
    <w:rsid w:val="00AB3B2E"/>
    <w:rsid w:val="00AB64A0"/>
    <w:rsid w:val="00AC00E2"/>
    <w:rsid w:val="00AC091C"/>
    <w:rsid w:val="00AC2E7B"/>
    <w:rsid w:val="00AC3ECE"/>
    <w:rsid w:val="00AC7BCC"/>
    <w:rsid w:val="00AD3776"/>
    <w:rsid w:val="00AD3B9C"/>
    <w:rsid w:val="00AD5C4C"/>
    <w:rsid w:val="00AE0739"/>
    <w:rsid w:val="00AE5089"/>
    <w:rsid w:val="00AF1FBF"/>
    <w:rsid w:val="00AF28D5"/>
    <w:rsid w:val="00AF35DE"/>
    <w:rsid w:val="00AF5C6D"/>
    <w:rsid w:val="00AF6F92"/>
    <w:rsid w:val="00B01256"/>
    <w:rsid w:val="00B03067"/>
    <w:rsid w:val="00B0362D"/>
    <w:rsid w:val="00B072A8"/>
    <w:rsid w:val="00B07E84"/>
    <w:rsid w:val="00B20673"/>
    <w:rsid w:val="00B21345"/>
    <w:rsid w:val="00B25246"/>
    <w:rsid w:val="00B26784"/>
    <w:rsid w:val="00B27460"/>
    <w:rsid w:val="00B27AF4"/>
    <w:rsid w:val="00B27B57"/>
    <w:rsid w:val="00B27BD3"/>
    <w:rsid w:val="00B33290"/>
    <w:rsid w:val="00B34500"/>
    <w:rsid w:val="00B36D6F"/>
    <w:rsid w:val="00B374CA"/>
    <w:rsid w:val="00B40329"/>
    <w:rsid w:val="00B40623"/>
    <w:rsid w:val="00B41FAC"/>
    <w:rsid w:val="00B4295C"/>
    <w:rsid w:val="00B434BE"/>
    <w:rsid w:val="00B44D71"/>
    <w:rsid w:val="00B47C66"/>
    <w:rsid w:val="00B538A5"/>
    <w:rsid w:val="00B556CA"/>
    <w:rsid w:val="00B5593C"/>
    <w:rsid w:val="00B56B1F"/>
    <w:rsid w:val="00B64EF3"/>
    <w:rsid w:val="00B65A92"/>
    <w:rsid w:val="00B67913"/>
    <w:rsid w:val="00B71A96"/>
    <w:rsid w:val="00B721E4"/>
    <w:rsid w:val="00B727EA"/>
    <w:rsid w:val="00B77828"/>
    <w:rsid w:val="00B8198D"/>
    <w:rsid w:val="00B87340"/>
    <w:rsid w:val="00B87F55"/>
    <w:rsid w:val="00B91390"/>
    <w:rsid w:val="00B914D9"/>
    <w:rsid w:val="00B916A1"/>
    <w:rsid w:val="00B946F3"/>
    <w:rsid w:val="00B94D23"/>
    <w:rsid w:val="00BA0A7D"/>
    <w:rsid w:val="00BA4BD2"/>
    <w:rsid w:val="00BA74B7"/>
    <w:rsid w:val="00BB26E6"/>
    <w:rsid w:val="00BB2BE7"/>
    <w:rsid w:val="00BB3E62"/>
    <w:rsid w:val="00BB6323"/>
    <w:rsid w:val="00BB7F4D"/>
    <w:rsid w:val="00BC0C26"/>
    <w:rsid w:val="00BC5A96"/>
    <w:rsid w:val="00BD02EB"/>
    <w:rsid w:val="00BD37E2"/>
    <w:rsid w:val="00BD4277"/>
    <w:rsid w:val="00BD43D0"/>
    <w:rsid w:val="00BD480B"/>
    <w:rsid w:val="00BD5220"/>
    <w:rsid w:val="00BD7D5B"/>
    <w:rsid w:val="00BE2292"/>
    <w:rsid w:val="00BE2DF1"/>
    <w:rsid w:val="00BE5648"/>
    <w:rsid w:val="00BE63AA"/>
    <w:rsid w:val="00BF0F69"/>
    <w:rsid w:val="00BF44E5"/>
    <w:rsid w:val="00BF5396"/>
    <w:rsid w:val="00BF6C41"/>
    <w:rsid w:val="00C10AC2"/>
    <w:rsid w:val="00C10F4C"/>
    <w:rsid w:val="00C12250"/>
    <w:rsid w:val="00C132AE"/>
    <w:rsid w:val="00C135A2"/>
    <w:rsid w:val="00C13B7F"/>
    <w:rsid w:val="00C14CE5"/>
    <w:rsid w:val="00C202FA"/>
    <w:rsid w:val="00C23BA4"/>
    <w:rsid w:val="00C25ED2"/>
    <w:rsid w:val="00C27FBA"/>
    <w:rsid w:val="00C3277C"/>
    <w:rsid w:val="00C36516"/>
    <w:rsid w:val="00C3651B"/>
    <w:rsid w:val="00C42847"/>
    <w:rsid w:val="00C435C6"/>
    <w:rsid w:val="00C44A25"/>
    <w:rsid w:val="00C44A4E"/>
    <w:rsid w:val="00C44ACC"/>
    <w:rsid w:val="00C52076"/>
    <w:rsid w:val="00C54DDE"/>
    <w:rsid w:val="00C609A6"/>
    <w:rsid w:val="00C71D7D"/>
    <w:rsid w:val="00C73F97"/>
    <w:rsid w:val="00C762E8"/>
    <w:rsid w:val="00C77637"/>
    <w:rsid w:val="00C913A7"/>
    <w:rsid w:val="00C93828"/>
    <w:rsid w:val="00C93A19"/>
    <w:rsid w:val="00C96259"/>
    <w:rsid w:val="00C972F7"/>
    <w:rsid w:val="00C9771A"/>
    <w:rsid w:val="00CA03C1"/>
    <w:rsid w:val="00CA080B"/>
    <w:rsid w:val="00CA1FB2"/>
    <w:rsid w:val="00CA3C56"/>
    <w:rsid w:val="00CA6A4F"/>
    <w:rsid w:val="00CA6F2C"/>
    <w:rsid w:val="00CB63F3"/>
    <w:rsid w:val="00CC0148"/>
    <w:rsid w:val="00CC0AFE"/>
    <w:rsid w:val="00CC4F0C"/>
    <w:rsid w:val="00CC5AF8"/>
    <w:rsid w:val="00CD2844"/>
    <w:rsid w:val="00CD74EB"/>
    <w:rsid w:val="00CD79C1"/>
    <w:rsid w:val="00CE0916"/>
    <w:rsid w:val="00CE35A3"/>
    <w:rsid w:val="00CE4461"/>
    <w:rsid w:val="00CE54F0"/>
    <w:rsid w:val="00CE762A"/>
    <w:rsid w:val="00CF5871"/>
    <w:rsid w:val="00CF5E17"/>
    <w:rsid w:val="00CF688F"/>
    <w:rsid w:val="00CF6AA6"/>
    <w:rsid w:val="00D00D4B"/>
    <w:rsid w:val="00D05E9C"/>
    <w:rsid w:val="00D06CCF"/>
    <w:rsid w:val="00D0775C"/>
    <w:rsid w:val="00D10085"/>
    <w:rsid w:val="00D14EEB"/>
    <w:rsid w:val="00D17489"/>
    <w:rsid w:val="00D175A1"/>
    <w:rsid w:val="00D208C1"/>
    <w:rsid w:val="00D2465D"/>
    <w:rsid w:val="00D27461"/>
    <w:rsid w:val="00D4027E"/>
    <w:rsid w:val="00D434F8"/>
    <w:rsid w:val="00D46DBF"/>
    <w:rsid w:val="00D4702E"/>
    <w:rsid w:val="00D52231"/>
    <w:rsid w:val="00D54BA1"/>
    <w:rsid w:val="00D56893"/>
    <w:rsid w:val="00D61FF0"/>
    <w:rsid w:val="00D635CE"/>
    <w:rsid w:val="00D64492"/>
    <w:rsid w:val="00D67CAA"/>
    <w:rsid w:val="00D70307"/>
    <w:rsid w:val="00D70B32"/>
    <w:rsid w:val="00D70B3B"/>
    <w:rsid w:val="00D7191D"/>
    <w:rsid w:val="00D73175"/>
    <w:rsid w:val="00D776BD"/>
    <w:rsid w:val="00D8367A"/>
    <w:rsid w:val="00D90EB7"/>
    <w:rsid w:val="00D97244"/>
    <w:rsid w:val="00D979DE"/>
    <w:rsid w:val="00DA1B66"/>
    <w:rsid w:val="00DA30F7"/>
    <w:rsid w:val="00DA50E7"/>
    <w:rsid w:val="00DA5378"/>
    <w:rsid w:val="00DA7D09"/>
    <w:rsid w:val="00DB1E3C"/>
    <w:rsid w:val="00DB418E"/>
    <w:rsid w:val="00DB4788"/>
    <w:rsid w:val="00DC09CA"/>
    <w:rsid w:val="00DC4924"/>
    <w:rsid w:val="00DC5634"/>
    <w:rsid w:val="00DC5DC4"/>
    <w:rsid w:val="00DC7803"/>
    <w:rsid w:val="00DC7B08"/>
    <w:rsid w:val="00DD632D"/>
    <w:rsid w:val="00DD7E26"/>
    <w:rsid w:val="00DE09B9"/>
    <w:rsid w:val="00DE284A"/>
    <w:rsid w:val="00DE3277"/>
    <w:rsid w:val="00DE7E7C"/>
    <w:rsid w:val="00DF32FB"/>
    <w:rsid w:val="00DF365F"/>
    <w:rsid w:val="00DF38AA"/>
    <w:rsid w:val="00E0071D"/>
    <w:rsid w:val="00E022AE"/>
    <w:rsid w:val="00E026D1"/>
    <w:rsid w:val="00E02C4B"/>
    <w:rsid w:val="00E032DE"/>
    <w:rsid w:val="00E03339"/>
    <w:rsid w:val="00E0401D"/>
    <w:rsid w:val="00E041F1"/>
    <w:rsid w:val="00E04DB0"/>
    <w:rsid w:val="00E051DF"/>
    <w:rsid w:val="00E076FA"/>
    <w:rsid w:val="00E10B3C"/>
    <w:rsid w:val="00E115FD"/>
    <w:rsid w:val="00E14D8F"/>
    <w:rsid w:val="00E20699"/>
    <w:rsid w:val="00E20862"/>
    <w:rsid w:val="00E21908"/>
    <w:rsid w:val="00E2558A"/>
    <w:rsid w:val="00E26AEF"/>
    <w:rsid w:val="00E26F56"/>
    <w:rsid w:val="00E30A2A"/>
    <w:rsid w:val="00E31AD5"/>
    <w:rsid w:val="00E36923"/>
    <w:rsid w:val="00E40584"/>
    <w:rsid w:val="00E40F4D"/>
    <w:rsid w:val="00E424E9"/>
    <w:rsid w:val="00E461EC"/>
    <w:rsid w:val="00E501C7"/>
    <w:rsid w:val="00E5172A"/>
    <w:rsid w:val="00E53545"/>
    <w:rsid w:val="00E5777A"/>
    <w:rsid w:val="00E60FC8"/>
    <w:rsid w:val="00E61296"/>
    <w:rsid w:val="00E634F1"/>
    <w:rsid w:val="00E63F81"/>
    <w:rsid w:val="00E65C22"/>
    <w:rsid w:val="00E73E4C"/>
    <w:rsid w:val="00E764EE"/>
    <w:rsid w:val="00E764FA"/>
    <w:rsid w:val="00E7735C"/>
    <w:rsid w:val="00E77619"/>
    <w:rsid w:val="00E8250B"/>
    <w:rsid w:val="00E82A1F"/>
    <w:rsid w:val="00E83824"/>
    <w:rsid w:val="00E84862"/>
    <w:rsid w:val="00E84A28"/>
    <w:rsid w:val="00E84F36"/>
    <w:rsid w:val="00E8746A"/>
    <w:rsid w:val="00E91627"/>
    <w:rsid w:val="00E934F0"/>
    <w:rsid w:val="00E94D55"/>
    <w:rsid w:val="00E96100"/>
    <w:rsid w:val="00EA030F"/>
    <w:rsid w:val="00EA3AA0"/>
    <w:rsid w:val="00EA3C50"/>
    <w:rsid w:val="00EA5FFF"/>
    <w:rsid w:val="00EA6146"/>
    <w:rsid w:val="00EA648D"/>
    <w:rsid w:val="00EA7191"/>
    <w:rsid w:val="00EB1070"/>
    <w:rsid w:val="00EB27D1"/>
    <w:rsid w:val="00EB3D04"/>
    <w:rsid w:val="00EB4D23"/>
    <w:rsid w:val="00EB67D5"/>
    <w:rsid w:val="00EB6BA0"/>
    <w:rsid w:val="00EC2D8F"/>
    <w:rsid w:val="00EC4C54"/>
    <w:rsid w:val="00ED33F5"/>
    <w:rsid w:val="00ED364F"/>
    <w:rsid w:val="00EE1851"/>
    <w:rsid w:val="00EE19C7"/>
    <w:rsid w:val="00EE2075"/>
    <w:rsid w:val="00EE2FD0"/>
    <w:rsid w:val="00EE32E9"/>
    <w:rsid w:val="00EE69A3"/>
    <w:rsid w:val="00EE7E63"/>
    <w:rsid w:val="00EE7EB9"/>
    <w:rsid w:val="00EF1221"/>
    <w:rsid w:val="00EF1B00"/>
    <w:rsid w:val="00EF55BA"/>
    <w:rsid w:val="00F00EE3"/>
    <w:rsid w:val="00F01BE9"/>
    <w:rsid w:val="00F02191"/>
    <w:rsid w:val="00F03D0C"/>
    <w:rsid w:val="00F048D2"/>
    <w:rsid w:val="00F066B5"/>
    <w:rsid w:val="00F126C3"/>
    <w:rsid w:val="00F13D95"/>
    <w:rsid w:val="00F159F5"/>
    <w:rsid w:val="00F162F0"/>
    <w:rsid w:val="00F21E4F"/>
    <w:rsid w:val="00F21E6C"/>
    <w:rsid w:val="00F231FC"/>
    <w:rsid w:val="00F26D33"/>
    <w:rsid w:val="00F3080E"/>
    <w:rsid w:val="00F32FD0"/>
    <w:rsid w:val="00F33EA5"/>
    <w:rsid w:val="00F402B9"/>
    <w:rsid w:val="00F43CA0"/>
    <w:rsid w:val="00F44165"/>
    <w:rsid w:val="00F458F2"/>
    <w:rsid w:val="00F46A9D"/>
    <w:rsid w:val="00F46B1E"/>
    <w:rsid w:val="00F50240"/>
    <w:rsid w:val="00F6038F"/>
    <w:rsid w:val="00F616A0"/>
    <w:rsid w:val="00F620EF"/>
    <w:rsid w:val="00F62C65"/>
    <w:rsid w:val="00F631D4"/>
    <w:rsid w:val="00F6709C"/>
    <w:rsid w:val="00F72B98"/>
    <w:rsid w:val="00F72C8E"/>
    <w:rsid w:val="00F75DEB"/>
    <w:rsid w:val="00F8311C"/>
    <w:rsid w:val="00F83645"/>
    <w:rsid w:val="00F83D54"/>
    <w:rsid w:val="00F86488"/>
    <w:rsid w:val="00F87000"/>
    <w:rsid w:val="00F901A4"/>
    <w:rsid w:val="00F91F81"/>
    <w:rsid w:val="00F97CBA"/>
    <w:rsid w:val="00FA15C5"/>
    <w:rsid w:val="00FA1A84"/>
    <w:rsid w:val="00FA1EBB"/>
    <w:rsid w:val="00FA2A88"/>
    <w:rsid w:val="00FA2EDA"/>
    <w:rsid w:val="00FB0060"/>
    <w:rsid w:val="00FB1CA2"/>
    <w:rsid w:val="00FB45EB"/>
    <w:rsid w:val="00FB6180"/>
    <w:rsid w:val="00FB6C09"/>
    <w:rsid w:val="00FB767C"/>
    <w:rsid w:val="00FC0A46"/>
    <w:rsid w:val="00FC1CBD"/>
    <w:rsid w:val="00FC2F63"/>
    <w:rsid w:val="00FC3B4B"/>
    <w:rsid w:val="00FC3E64"/>
    <w:rsid w:val="00FD16A0"/>
    <w:rsid w:val="00FD2DF1"/>
    <w:rsid w:val="00FD5644"/>
    <w:rsid w:val="00FD6649"/>
    <w:rsid w:val="00FD6ED6"/>
    <w:rsid w:val="00FE2385"/>
    <w:rsid w:val="00FE39F7"/>
    <w:rsid w:val="00FE3B40"/>
    <w:rsid w:val="00FE7A07"/>
    <w:rsid w:val="00FF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06DCD9"/>
  <w15:chartTrackingRefBased/>
  <w15:docId w15:val="{382E1C23-3B97-46FE-808D-EF4607464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6D33"/>
    <w:pPr>
      <w:bidi/>
      <w:spacing w:after="0" w:line="220" w:lineRule="exact"/>
      <w:jc w:val="both"/>
    </w:pPr>
    <w:rPr>
      <w:rFonts w:ascii="BA Fontov Regular" w:hAnsi="BA Fontov Regular" w:cs="FrankRuehl"/>
      <w:sz w:val="18"/>
      <w:szCs w:val="18"/>
    </w:rPr>
  </w:style>
  <w:style w:type="paragraph" w:styleId="1">
    <w:name w:val="heading 1"/>
    <w:aliases w:val="100,0.7 דחוס"/>
    <w:basedOn w:val="a"/>
    <w:next w:val="a"/>
    <w:link w:val="10"/>
    <w:uiPriority w:val="9"/>
    <w:rsid w:val="0089324E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</w:rPr>
  </w:style>
  <w:style w:type="paragraph" w:styleId="2">
    <w:name w:val="heading 2"/>
    <w:aliases w:val="וילנא 0.5,2,98"/>
    <w:basedOn w:val="a"/>
    <w:next w:val="a"/>
    <w:link w:val="20"/>
    <w:uiPriority w:val="9"/>
    <w:unhideWhenUsed/>
    <w:rsid w:val="0089324E"/>
    <w:pPr>
      <w:keepNext/>
      <w:outlineLvl w:val="1"/>
    </w:pPr>
    <w:rPr>
      <w:rFonts w:ascii="David" w:hAnsi="David"/>
      <w:b/>
      <w:bCs/>
      <w:w w:val="92"/>
    </w:rPr>
  </w:style>
  <w:style w:type="paragraph" w:styleId="3">
    <w:name w:val="heading 3"/>
    <w:basedOn w:val="a"/>
    <w:next w:val="a"/>
    <w:link w:val="30"/>
    <w:unhideWhenUsed/>
    <w:qFormat/>
    <w:rsid w:val="0089324E"/>
    <w:pPr>
      <w:keepNext/>
      <w:outlineLvl w:val="2"/>
    </w:pPr>
    <w:rPr>
      <w:rFonts w:ascii="David" w:hAnsi="David"/>
      <w:w w:val="92"/>
    </w:rPr>
  </w:style>
  <w:style w:type="paragraph" w:styleId="4">
    <w:name w:val="heading 4"/>
    <w:basedOn w:val="a"/>
    <w:next w:val="a"/>
    <w:link w:val="40"/>
    <w:uiPriority w:val="9"/>
    <w:unhideWhenUsed/>
    <w:qFormat/>
    <w:rsid w:val="0089324E"/>
    <w:pPr>
      <w:keepNext/>
      <w:outlineLvl w:val="3"/>
    </w:pPr>
    <w:rPr>
      <w:rFonts w:ascii="David" w:hAnsi="David"/>
      <w:b/>
      <w:bCs/>
      <w:w w:val="92"/>
    </w:rPr>
  </w:style>
  <w:style w:type="paragraph" w:styleId="5">
    <w:name w:val="heading 5"/>
    <w:basedOn w:val="a"/>
    <w:next w:val="a"/>
    <w:link w:val="50"/>
    <w:uiPriority w:val="9"/>
    <w:unhideWhenUsed/>
    <w:qFormat/>
    <w:rsid w:val="0089324E"/>
    <w:pPr>
      <w:keepNext/>
      <w:outlineLvl w:val="4"/>
    </w:pPr>
    <w:rPr>
      <w:rFonts w:ascii="David" w:hAnsi="David"/>
      <w:w w:val="92"/>
      <w:sz w:val="32"/>
    </w:rPr>
  </w:style>
  <w:style w:type="paragraph" w:styleId="6">
    <w:name w:val="heading 6"/>
    <w:basedOn w:val="a"/>
    <w:next w:val="a"/>
    <w:link w:val="60"/>
    <w:uiPriority w:val="9"/>
    <w:unhideWhenUsed/>
    <w:qFormat/>
    <w:rsid w:val="0089324E"/>
    <w:pPr>
      <w:keepNext/>
      <w:outlineLvl w:val="5"/>
    </w:pPr>
    <w:rPr>
      <w:rFonts w:ascii="David" w:hAnsi="David"/>
      <w:b/>
      <w:bCs/>
      <w:w w:val="92"/>
      <w:sz w:val="32"/>
    </w:rPr>
  </w:style>
  <w:style w:type="paragraph" w:styleId="7">
    <w:name w:val="heading 7"/>
    <w:basedOn w:val="a"/>
    <w:next w:val="a"/>
    <w:link w:val="70"/>
    <w:uiPriority w:val="9"/>
    <w:unhideWhenUsed/>
    <w:qFormat/>
    <w:rsid w:val="0089324E"/>
    <w:pPr>
      <w:keepNext/>
      <w:jc w:val="center"/>
      <w:outlineLvl w:val="6"/>
    </w:pPr>
    <w:rPr>
      <w:rFonts w:cs="Guttman Vilna"/>
      <w:bCs/>
      <w:w w:val="92"/>
      <w:szCs w:val="30"/>
    </w:rPr>
  </w:style>
  <w:style w:type="paragraph" w:styleId="8">
    <w:name w:val="heading 8"/>
    <w:basedOn w:val="a"/>
    <w:next w:val="a"/>
    <w:link w:val="80"/>
    <w:uiPriority w:val="9"/>
    <w:unhideWhenUsed/>
    <w:qFormat/>
    <w:rsid w:val="0089324E"/>
    <w:pPr>
      <w:keepNext/>
      <w:ind w:left="720"/>
      <w:outlineLvl w:val="7"/>
    </w:pPr>
    <w:rPr>
      <w:rFonts w:ascii="David" w:hAnsi="David"/>
      <w:w w:val="92"/>
    </w:rPr>
  </w:style>
  <w:style w:type="paragraph" w:styleId="9">
    <w:name w:val="heading 9"/>
    <w:basedOn w:val="a"/>
    <w:next w:val="a"/>
    <w:link w:val="90"/>
    <w:uiPriority w:val="9"/>
    <w:unhideWhenUsed/>
    <w:qFormat/>
    <w:rsid w:val="0089324E"/>
    <w:pPr>
      <w:keepNext/>
      <w:jc w:val="center"/>
      <w:outlineLvl w:val="8"/>
    </w:pPr>
    <w:rPr>
      <w:rFonts w:ascii="David" w:hAnsi="David"/>
      <w:b/>
      <w:bCs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aliases w:val="100 תו,0.7 דחוס תו"/>
    <w:basedOn w:val="a0"/>
    <w:link w:val="1"/>
    <w:uiPriority w:val="9"/>
    <w:rsid w:val="0089324E"/>
    <w:rPr>
      <w:rFonts w:asciiTheme="majorHAnsi" w:eastAsiaTheme="majorEastAsia" w:hAnsiTheme="majorHAnsi" w:cstheme="majorBidi"/>
      <w:color w:val="2E74B5" w:themeColor="accent1" w:themeShade="BF"/>
      <w:sz w:val="32"/>
      <w:szCs w:val="20"/>
    </w:rPr>
  </w:style>
  <w:style w:type="character" w:customStyle="1" w:styleId="20">
    <w:name w:val="כותרת 2 תו"/>
    <w:aliases w:val="וילנא 0.5 תו,2 תו,98 תו"/>
    <w:basedOn w:val="a0"/>
    <w:link w:val="2"/>
    <w:uiPriority w:val="9"/>
    <w:rsid w:val="0089324E"/>
    <w:rPr>
      <w:rFonts w:ascii="David" w:hAnsi="David" w:cs="FrankRuehl"/>
      <w:b/>
      <w:bCs/>
      <w:w w:val="92"/>
      <w:sz w:val="18"/>
      <w:szCs w:val="20"/>
    </w:rPr>
  </w:style>
  <w:style w:type="character" w:customStyle="1" w:styleId="30">
    <w:name w:val="כותרת 3 תו"/>
    <w:basedOn w:val="a0"/>
    <w:link w:val="3"/>
    <w:rsid w:val="0089324E"/>
    <w:rPr>
      <w:rFonts w:ascii="David" w:hAnsi="David" w:cs="FrankRuehl"/>
      <w:w w:val="92"/>
      <w:sz w:val="18"/>
      <w:szCs w:val="20"/>
    </w:rPr>
  </w:style>
  <w:style w:type="character" w:customStyle="1" w:styleId="40">
    <w:name w:val="כותרת 4 תו"/>
    <w:basedOn w:val="a0"/>
    <w:link w:val="4"/>
    <w:uiPriority w:val="9"/>
    <w:rsid w:val="0089324E"/>
    <w:rPr>
      <w:rFonts w:ascii="David" w:hAnsi="David" w:cs="FrankRuehl"/>
      <w:b/>
      <w:bCs/>
      <w:w w:val="92"/>
      <w:sz w:val="18"/>
      <w:szCs w:val="20"/>
    </w:rPr>
  </w:style>
  <w:style w:type="character" w:customStyle="1" w:styleId="50">
    <w:name w:val="כותרת 5 תו"/>
    <w:basedOn w:val="a0"/>
    <w:link w:val="5"/>
    <w:uiPriority w:val="9"/>
    <w:rsid w:val="0089324E"/>
    <w:rPr>
      <w:rFonts w:ascii="David" w:hAnsi="David" w:cs="FrankRuehl"/>
      <w:w w:val="92"/>
      <w:sz w:val="32"/>
      <w:szCs w:val="20"/>
    </w:rPr>
  </w:style>
  <w:style w:type="character" w:customStyle="1" w:styleId="60">
    <w:name w:val="כותרת 6 תו"/>
    <w:basedOn w:val="a0"/>
    <w:link w:val="6"/>
    <w:uiPriority w:val="9"/>
    <w:rsid w:val="0089324E"/>
    <w:rPr>
      <w:rFonts w:ascii="David" w:hAnsi="David" w:cs="FrankRuehl"/>
      <w:b/>
      <w:bCs/>
      <w:w w:val="92"/>
      <w:sz w:val="32"/>
      <w:szCs w:val="20"/>
    </w:rPr>
  </w:style>
  <w:style w:type="character" w:customStyle="1" w:styleId="70">
    <w:name w:val="כותרת 7 תו"/>
    <w:basedOn w:val="a0"/>
    <w:link w:val="7"/>
    <w:uiPriority w:val="9"/>
    <w:rsid w:val="0089324E"/>
    <w:rPr>
      <w:rFonts w:ascii="BA Fontov Regular" w:hAnsi="BA Fontov Regular" w:cs="Guttman Vilna"/>
      <w:bCs/>
      <w:w w:val="92"/>
      <w:sz w:val="18"/>
      <w:szCs w:val="30"/>
    </w:rPr>
  </w:style>
  <w:style w:type="character" w:customStyle="1" w:styleId="80">
    <w:name w:val="כותרת 8 תו"/>
    <w:basedOn w:val="a0"/>
    <w:link w:val="8"/>
    <w:uiPriority w:val="9"/>
    <w:rsid w:val="0089324E"/>
    <w:rPr>
      <w:rFonts w:ascii="David" w:hAnsi="David" w:cs="FrankRuehl"/>
      <w:w w:val="92"/>
      <w:sz w:val="18"/>
      <w:szCs w:val="20"/>
    </w:rPr>
  </w:style>
  <w:style w:type="character" w:customStyle="1" w:styleId="90">
    <w:name w:val="כותרת 9 תו"/>
    <w:basedOn w:val="a0"/>
    <w:link w:val="9"/>
    <w:uiPriority w:val="9"/>
    <w:rsid w:val="0089324E"/>
    <w:rPr>
      <w:rFonts w:ascii="David" w:hAnsi="David" w:cs="FrankRuehl"/>
      <w:b/>
      <w:bCs/>
      <w:sz w:val="30"/>
      <w:szCs w:val="30"/>
    </w:rPr>
  </w:style>
  <w:style w:type="paragraph" w:styleId="a3">
    <w:name w:val="header"/>
    <w:basedOn w:val="a"/>
    <w:link w:val="a4"/>
    <w:autoRedefine/>
    <w:uiPriority w:val="99"/>
    <w:unhideWhenUsed/>
    <w:rsid w:val="00F26D33"/>
    <w:pPr>
      <w:tabs>
        <w:tab w:val="center" w:pos="3260"/>
        <w:tab w:val="center" w:pos="4153"/>
        <w:tab w:val="right" w:pos="5670"/>
        <w:tab w:val="right" w:pos="8306"/>
      </w:tabs>
      <w:jc w:val="center"/>
    </w:pPr>
    <w:rPr>
      <w:rFonts w:cs="BA TM • Vilna Extra-Bold"/>
      <w:szCs w:val="20"/>
    </w:rPr>
  </w:style>
  <w:style w:type="character" w:customStyle="1" w:styleId="a4">
    <w:name w:val="כותרת עליונה תו"/>
    <w:basedOn w:val="a0"/>
    <w:link w:val="a3"/>
    <w:uiPriority w:val="99"/>
    <w:rsid w:val="00F26D33"/>
    <w:rPr>
      <w:rFonts w:ascii="BA Fontov Regular" w:hAnsi="BA Fontov Regular" w:cs="BA TM • Vilna Extra-Bold"/>
      <w:sz w:val="18"/>
      <w:szCs w:val="20"/>
    </w:rPr>
  </w:style>
  <w:style w:type="paragraph" w:styleId="a5">
    <w:name w:val="footer"/>
    <w:basedOn w:val="a"/>
    <w:link w:val="a6"/>
    <w:autoRedefine/>
    <w:uiPriority w:val="99"/>
    <w:unhideWhenUsed/>
    <w:rsid w:val="00800D78"/>
    <w:pPr>
      <w:tabs>
        <w:tab w:val="center" w:pos="4153"/>
        <w:tab w:val="right" w:pos="8306"/>
      </w:tabs>
      <w:spacing w:line="180" w:lineRule="exact"/>
    </w:pPr>
  </w:style>
  <w:style w:type="character" w:customStyle="1" w:styleId="a6">
    <w:name w:val="כותרת תחתונה תו"/>
    <w:basedOn w:val="a0"/>
    <w:link w:val="a5"/>
    <w:uiPriority w:val="99"/>
    <w:rsid w:val="00800D78"/>
    <w:rPr>
      <w:rFonts w:ascii="BA Fontov Regular" w:hAnsi="BA Fontov Regular" w:cs="FrankRuehl"/>
      <w:sz w:val="18"/>
      <w:szCs w:val="18"/>
    </w:rPr>
  </w:style>
  <w:style w:type="paragraph" w:styleId="a7">
    <w:name w:val="List Paragraph"/>
    <w:basedOn w:val="a"/>
    <w:link w:val="a8"/>
    <w:uiPriority w:val="34"/>
    <w:qFormat/>
    <w:rsid w:val="0089324E"/>
    <w:pPr>
      <w:ind w:left="720"/>
      <w:contextualSpacing/>
    </w:pPr>
  </w:style>
  <w:style w:type="character" w:customStyle="1" w:styleId="a8">
    <w:name w:val="פיסקת רשימה תו"/>
    <w:basedOn w:val="a0"/>
    <w:link w:val="a7"/>
    <w:uiPriority w:val="34"/>
    <w:rsid w:val="0089324E"/>
    <w:rPr>
      <w:rFonts w:ascii="BA Fontov Regular" w:hAnsi="BA Fontov Regular" w:cs="FrankRuehl"/>
      <w:sz w:val="18"/>
      <w:szCs w:val="20"/>
    </w:rPr>
  </w:style>
  <w:style w:type="paragraph" w:styleId="a9">
    <w:name w:val="Balloon Text"/>
    <w:basedOn w:val="a"/>
    <w:link w:val="aa"/>
    <w:uiPriority w:val="99"/>
    <w:unhideWhenUsed/>
    <w:rsid w:val="0089324E"/>
    <w:pPr>
      <w:spacing w:line="240" w:lineRule="auto"/>
    </w:pPr>
    <w:rPr>
      <w:rFonts w:ascii="Tahoma" w:hAnsi="Tahoma" w:cs="Tahoma"/>
    </w:rPr>
  </w:style>
  <w:style w:type="character" w:customStyle="1" w:styleId="aa">
    <w:name w:val="טקסט בלונים תו"/>
    <w:basedOn w:val="a0"/>
    <w:link w:val="a9"/>
    <w:uiPriority w:val="99"/>
    <w:rsid w:val="0089324E"/>
    <w:rPr>
      <w:rFonts w:ascii="Tahoma" w:hAnsi="Tahoma" w:cs="Tahoma"/>
      <w:sz w:val="18"/>
      <w:szCs w:val="20"/>
    </w:rPr>
  </w:style>
  <w:style w:type="table" w:styleId="ab">
    <w:name w:val="Table Grid"/>
    <w:basedOn w:val="a1"/>
    <w:uiPriority w:val="59"/>
    <w:rsid w:val="008932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ubtle Emphasis"/>
    <w:basedOn w:val="a0"/>
    <w:uiPriority w:val="19"/>
    <w:qFormat/>
    <w:rsid w:val="0089324E"/>
    <w:rPr>
      <w:i/>
      <w:iCs/>
      <w:color w:val="808080" w:themeColor="text1" w:themeTint="7F"/>
    </w:rPr>
  </w:style>
  <w:style w:type="table" w:styleId="ad">
    <w:name w:val="Light Grid"/>
    <w:basedOn w:val="a1"/>
    <w:uiPriority w:val="62"/>
    <w:rsid w:val="0089324E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paragraph" w:styleId="ae">
    <w:name w:val="Subtitle"/>
    <w:basedOn w:val="a"/>
    <w:next w:val="a"/>
    <w:link w:val="af"/>
    <w:uiPriority w:val="11"/>
    <w:qFormat/>
    <w:rsid w:val="0089324E"/>
    <w:pPr>
      <w:numPr>
        <w:ilvl w:val="1"/>
      </w:numPr>
      <w:ind w:left="454" w:hanging="454"/>
    </w:pPr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</w:rPr>
  </w:style>
  <w:style w:type="character" w:customStyle="1" w:styleId="af">
    <w:name w:val="כותרת משנה תו"/>
    <w:basedOn w:val="a0"/>
    <w:link w:val="ae"/>
    <w:uiPriority w:val="11"/>
    <w:rsid w:val="0089324E"/>
    <w:rPr>
      <w:rFonts w:asciiTheme="majorHAnsi" w:eastAsiaTheme="majorEastAsia" w:hAnsiTheme="majorHAnsi" w:cstheme="majorBidi"/>
      <w:i/>
      <w:iCs/>
      <w:color w:val="5B9BD5" w:themeColor="accent1"/>
      <w:spacing w:val="15"/>
      <w:w w:val="92"/>
      <w:sz w:val="24"/>
      <w:szCs w:val="20"/>
    </w:rPr>
  </w:style>
  <w:style w:type="table" w:styleId="af0">
    <w:name w:val="Light Shading"/>
    <w:basedOn w:val="a1"/>
    <w:uiPriority w:val="60"/>
    <w:rsid w:val="0089324E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af1">
    <w:name w:val="Body Text Indent"/>
    <w:basedOn w:val="a"/>
    <w:link w:val="af2"/>
    <w:uiPriority w:val="99"/>
    <w:unhideWhenUsed/>
    <w:rsid w:val="0089324E"/>
    <w:pPr>
      <w:ind w:left="2160" w:firstLine="720"/>
    </w:pPr>
    <w:rPr>
      <w:rFonts w:ascii="David" w:hAnsi="David"/>
      <w:w w:val="92"/>
    </w:rPr>
  </w:style>
  <w:style w:type="character" w:customStyle="1" w:styleId="af2">
    <w:name w:val="כניסה בגוף טקסט תו"/>
    <w:basedOn w:val="a0"/>
    <w:link w:val="af1"/>
    <w:uiPriority w:val="99"/>
    <w:rsid w:val="0089324E"/>
    <w:rPr>
      <w:rFonts w:ascii="David" w:hAnsi="David" w:cs="FrankRuehl"/>
      <w:w w:val="92"/>
      <w:sz w:val="18"/>
      <w:szCs w:val="20"/>
    </w:rPr>
  </w:style>
  <w:style w:type="paragraph" w:styleId="31">
    <w:name w:val="Body Text 3"/>
    <w:basedOn w:val="a"/>
    <w:link w:val="32"/>
    <w:uiPriority w:val="99"/>
    <w:unhideWhenUsed/>
    <w:rsid w:val="0089324E"/>
    <w:rPr>
      <w:rFonts w:ascii="David" w:hAnsi="David"/>
      <w:w w:val="92"/>
    </w:rPr>
  </w:style>
  <w:style w:type="character" w:customStyle="1" w:styleId="32">
    <w:name w:val="גוף טקסט 3 תו"/>
    <w:basedOn w:val="a0"/>
    <w:link w:val="31"/>
    <w:uiPriority w:val="99"/>
    <w:rsid w:val="0089324E"/>
    <w:rPr>
      <w:rFonts w:ascii="David" w:hAnsi="David" w:cs="FrankRuehl"/>
      <w:w w:val="92"/>
      <w:sz w:val="18"/>
      <w:szCs w:val="20"/>
    </w:rPr>
  </w:style>
  <w:style w:type="paragraph" w:customStyle="1" w:styleId="af3">
    <w:name w:val="פסוק"/>
    <w:basedOn w:val="a"/>
    <w:link w:val="af4"/>
    <w:autoRedefine/>
    <w:qFormat/>
    <w:rsid w:val="006A0A47"/>
    <w:pPr>
      <w:contextualSpacing/>
    </w:pPr>
    <w:rPr>
      <w:rFonts w:ascii="Fb Fontext" w:hAnsi="Fb Fontext" w:cs="BA TM • Tzlotana"/>
      <w:szCs w:val="17"/>
    </w:rPr>
  </w:style>
  <w:style w:type="character" w:customStyle="1" w:styleId="af4">
    <w:name w:val="פסוק תו"/>
    <w:basedOn w:val="a0"/>
    <w:link w:val="af3"/>
    <w:rsid w:val="006A0A47"/>
    <w:rPr>
      <w:rFonts w:ascii="Fb Fontext" w:hAnsi="Fb Fontext" w:cs="BA TM • Tzlotana"/>
      <w:sz w:val="18"/>
      <w:szCs w:val="17"/>
    </w:rPr>
  </w:style>
  <w:style w:type="paragraph" w:styleId="33">
    <w:name w:val="Body Text Indent 3"/>
    <w:basedOn w:val="a"/>
    <w:link w:val="34"/>
    <w:uiPriority w:val="99"/>
    <w:unhideWhenUsed/>
    <w:rsid w:val="0089324E"/>
    <w:pPr>
      <w:ind w:firstLine="720"/>
    </w:pPr>
    <w:rPr>
      <w:rFonts w:ascii="David" w:hAnsi="David"/>
      <w:w w:val="92"/>
    </w:rPr>
  </w:style>
  <w:style w:type="character" w:customStyle="1" w:styleId="34">
    <w:name w:val="כניסה בגוף טקסט 3 תו"/>
    <w:basedOn w:val="a0"/>
    <w:link w:val="33"/>
    <w:uiPriority w:val="99"/>
    <w:rsid w:val="0089324E"/>
    <w:rPr>
      <w:rFonts w:ascii="David" w:hAnsi="David" w:cs="FrankRuehl"/>
      <w:w w:val="92"/>
      <w:sz w:val="18"/>
      <w:szCs w:val="20"/>
    </w:rPr>
  </w:style>
  <w:style w:type="character" w:styleId="af5">
    <w:name w:val="Placeholder Text"/>
    <w:basedOn w:val="a0"/>
    <w:uiPriority w:val="99"/>
    <w:semiHidden/>
    <w:rsid w:val="0089324E"/>
    <w:rPr>
      <w:color w:val="808080"/>
    </w:rPr>
  </w:style>
  <w:style w:type="character" w:styleId="af6">
    <w:name w:val="line number"/>
    <w:basedOn w:val="a0"/>
    <w:uiPriority w:val="99"/>
    <w:semiHidden/>
    <w:unhideWhenUsed/>
    <w:rsid w:val="0089324E"/>
  </w:style>
  <w:style w:type="paragraph" w:styleId="af7">
    <w:name w:val="TOC Heading"/>
    <w:basedOn w:val="1"/>
    <w:next w:val="a"/>
    <w:uiPriority w:val="39"/>
    <w:unhideWhenUsed/>
    <w:qFormat/>
    <w:rsid w:val="0089324E"/>
    <w:pPr>
      <w:pageBreakBefore w:val="0"/>
      <w:outlineLvl w:val="9"/>
    </w:pPr>
    <w:rPr>
      <w:rtl/>
      <w:cs/>
    </w:rPr>
  </w:style>
  <w:style w:type="paragraph" w:styleId="TOC1">
    <w:name w:val="toc 1"/>
    <w:basedOn w:val="a"/>
    <w:next w:val="a"/>
    <w:autoRedefine/>
    <w:uiPriority w:val="39"/>
    <w:unhideWhenUsed/>
    <w:rsid w:val="0089324E"/>
    <w:pPr>
      <w:spacing w:after="100"/>
    </w:pPr>
  </w:style>
  <w:style w:type="paragraph" w:styleId="TOC2">
    <w:name w:val="toc 2"/>
    <w:basedOn w:val="a"/>
    <w:next w:val="a"/>
    <w:autoRedefine/>
    <w:uiPriority w:val="39"/>
    <w:unhideWhenUsed/>
    <w:rsid w:val="0089324E"/>
    <w:pPr>
      <w:spacing w:after="100"/>
      <w:ind w:left="220"/>
    </w:pPr>
  </w:style>
  <w:style w:type="character" w:styleId="Hyperlink">
    <w:name w:val="Hyperlink"/>
    <w:basedOn w:val="a0"/>
    <w:uiPriority w:val="99"/>
    <w:unhideWhenUsed/>
    <w:rsid w:val="0089324E"/>
    <w:rPr>
      <w:color w:val="0563C1" w:themeColor="hyperlink"/>
      <w:u w:val="single"/>
    </w:rPr>
  </w:style>
  <w:style w:type="character" w:styleId="af8">
    <w:name w:val="annotation reference"/>
    <w:uiPriority w:val="99"/>
    <w:rsid w:val="0089324E"/>
    <w:rPr>
      <w:sz w:val="16"/>
      <w:szCs w:val="16"/>
    </w:rPr>
  </w:style>
  <w:style w:type="paragraph" w:styleId="af9">
    <w:name w:val="annotation text"/>
    <w:basedOn w:val="a"/>
    <w:link w:val="afa"/>
    <w:uiPriority w:val="99"/>
    <w:rsid w:val="0089324E"/>
    <w:pPr>
      <w:spacing w:line="240" w:lineRule="auto"/>
    </w:pPr>
    <w:rPr>
      <w:rFonts w:ascii="Times New Roman" w:eastAsia="Times New Roman" w:hAnsi="Times New Roman" w:cs="Times New Roman"/>
    </w:rPr>
  </w:style>
  <w:style w:type="character" w:customStyle="1" w:styleId="afa">
    <w:name w:val="טקסט הערה תו"/>
    <w:basedOn w:val="a0"/>
    <w:link w:val="af9"/>
    <w:uiPriority w:val="99"/>
    <w:rsid w:val="0089324E"/>
    <w:rPr>
      <w:rFonts w:ascii="Times New Roman" w:eastAsia="Times New Roman" w:hAnsi="Times New Roman" w:cs="Times New Roman"/>
      <w:sz w:val="18"/>
      <w:szCs w:val="20"/>
    </w:rPr>
  </w:style>
  <w:style w:type="paragraph" w:styleId="afb">
    <w:name w:val="annotation subject"/>
    <w:basedOn w:val="af9"/>
    <w:next w:val="af9"/>
    <w:link w:val="afc"/>
    <w:uiPriority w:val="99"/>
    <w:rsid w:val="0089324E"/>
    <w:rPr>
      <w:b/>
      <w:bCs/>
    </w:rPr>
  </w:style>
  <w:style w:type="character" w:customStyle="1" w:styleId="afc">
    <w:name w:val="נושא הערה תו"/>
    <w:basedOn w:val="afa"/>
    <w:link w:val="afb"/>
    <w:uiPriority w:val="99"/>
    <w:rsid w:val="0089324E"/>
    <w:rPr>
      <w:rFonts w:ascii="Times New Roman" w:eastAsia="Times New Roman" w:hAnsi="Times New Roman" w:cs="Times New Roman"/>
      <w:b/>
      <w:bCs/>
      <w:sz w:val="18"/>
      <w:szCs w:val="20"/>
    </w:rPr>
  </w:style>
  <w:style w:type="character" w:styleId="afd">
    <w:name w:val="Emphasis"/>
    <w:qFormat/>
    <w:rsid w:val="0089324E"/>
    <w:rPr>
      <w:rFonts w:cs="David"/>
      <w:i/>
      <w:iCs w:val="0"/>
      <w:w w:val="96"/>
      <w:szCs w:val="18"/>
    </w:rPr>
  </w:style>
  <w:style w:type="paragraph" w:styleId="afe">
    <w:name w:val="caption"/>
    <w:basedOn w:val="a"/>
    <w:next w:val="a"/>
    <w:uiPriority w:val="35"/>
    <w:unhideWhenUsed/>
    <w:qFormat/>
    <w:rsid w:val="0089324E"/>
    <w:pPr>
      <w:spacing w:after="200" w:line="240" w:lineRule="auto"/>
    </w:pPr>
    <w:rPr>
      <w:i/>
      <w:iCs/>
      <w:color w:val="44546A" w:themeColor="text2"/>
    </w:rPr>
  </w:style>
  <w:style w:type="paragraph" w:styleId="aff">
    <w:name w:val="table of figures"/>
    <w:basedOn w:val="a"/>
    <w:next w:val="a"/>
    <w:uiPriority w:val="99"/>
    <w:semiHidden/>
    <w:unhideWhenUsed/>
    <w:rsid w:val="0089324E"/>
  </w:style>
  <w:style w:type="character" w:styleId="aff0">
    <w:name w:val="page number"/>
    <w:basedOn w:val="a0"/>
    <w:rsid w:val="0089324E"/>
  </w:style>
  <w:style w:type="paragraph" w:styleId="aff1">
    <w:name w:val="footnote text"/>
    <w:basedOn w:val="a"/>
    <w:link w:val="aff2"/>
    <w:uiPriority w:val="99"/>
    <w:unhideWhenUsed/>
    <w:rsid w:val="0089324E"/>
    <w:pPr>
      <w:spacing w:line="240" w:lineRule="auto"/>
    </w:pPr>
  </w:style>
  <w:style w:type="character" w:customStyle="1" w:styleId="aff2">
    <w:name w:val="טקסט הערת שוליים תו"/>
    <w:basedOn w:val="a0"/>
    <w:link w:val="aff1"/>
    <w:uiPriority w:val="99"/>
    <w:rsid w:val="0089324E"/>
    <w:rPr>
      <w:rFonts w:ascii="BA Fontov Regular" w:hAnsi="BA Fontov Regular" w:cs="FrankRuehl"/>
      <w:sz w:val="18"/>
      <w:szCs w:val="20"/>
    </w:rPr>
  </w:style>
  <w:style w:type="character" w:styleId="aff3">
    <w:name w:val="footnote reference"/>
    <w:basedOn w:val="a0"/>
    <w:uiPriority w:val="99"/>
    <w:semiHidden/>
    <w:unhideWhenUsed/>
    <w:rsid w:val="0089324E"/>
    <w:rPr>
      <w:vertAlign w:val="superscript"/>
    </w:rPr>
  </w:style>
  <w:style w:type="character" w:customStyle="1" w:styleId="35">
    <w:name w:val="סגנון 3"/>
    <w:basedOn w:val="a0"/>
    <w:uiPriority w:val="1"/>
    <w:qFormat/>
    <w:rsid w:val="0089324E"/>
  </w:style>
  <w:style w:type="paragraph" w:customStyle="1" w:styleId="04">
    <w:name w:val="0.4."/>
    <w:basedOn w:val="2"/>
    <w:link w:val="040"/>
    <w:rsid w:val="0089324E"/>
    <w:rPr>
      <w:bCs w:val="0"/>
      <w:spacing w:val="-8"/>
      <w:sz w:val="32"/>
    </w:rPr>
  </w:style>
  <w:style w:type="character" w:customStyle="1" w:styleId="040">
    <w:name w:val="0.4. תו"/>
    <w:basedOn w:val="a0"/>
    <w:link w:val="04"/>
    <w:rsid w:val="0089324E"/>
    <w:rPr>
      <w:rFonts w:ascii="David" w:hAnsi="David" w:cs="FrankRuehl"/>
      <w:b/>
      <w:spacing w:val="-8"/>
      <w:w w:val="92"/>
      <w:sz w:val="32"/>
      <w:szCs w:val="20"/>
    </w:rPr>
  </w:style>
  <w:style w:type="paragraph" w:customStyle="1" w:styleId="-04">
    <w:name w:val="טאב-  0.4"/>
    <w:basedOn w:val="a7"/>
    <w:link w:val="-040"/>
    <w:qFormat/>
    <w:rsid w:val="0089324E"/>
    <w:pPr>
      <w:numPr>
        <w:numId w:val="2"/>
      </w:numPr>
    </w:pPr>
    <w:rPr>
      <w:spacing w:val="-8"/>
      <w:sz w:val="32"/>
    </w:rPr>
  </w:style>
  <w:style w:type="character" w:customStyle="1" w:styleId="-040">
    <w:name w:val="טאב-  0.4 תו"/>
    <w:basedOn w:val="a8"/>
    <w:link w:val="-04"/>
    <w:rsid w:val="0089324E"/>
    <w:rPr>
      <w:rFonts w:ascii="BA Fontov Regular" w:hAnsi="BA Fontov Regular" w:cs="FrankRuehl"/>
      <w:spacing w:val="-8"/>
      <w:sz w:val="32"/>
      <w:szCs w:val="20"/>
    </w:rPr>
  </w:style>
  <w:style w:type="paragraph" w:customStyle="1" w:styleId="02">
    <w:name w:val="0.2 וילנא"/>
    <w:basedOn w:val="a"/>
    <w:link w:val="020"/>
    <w:rsid w:val="0089324E"/>
    <w:rPr>
      <w:rFonts w:ascii="David" w:hAnsi="David" w:cs="Guttman Vilna"/>
      <w:b/>
      <w:bCs/>
      <w:spacing w:val="-4"/>
      <w:sz w:val="30"/>
    </w:rPr>
  </w:style>
  <w:style w:type="character" w:customStyle="1" w:styleId="020">
    <w:name w:val="0.2 וילנא תו"/>
    <w:basedOn w:val="a0"/>
    <w:link w:val="02"/>
    <w:rsid w:val="0089324E"/>
    <w:rPr>
      <w:rFonts w:ascii="David" w:hAnsi="David" w:cs="Guttman Vilna"/>
      <w:b/>
      <w:bCs/>
      <w:spacing w:val="-4"/>
      <w:sz w:val="30"/>
      <w:szCs w:val="20"/>
    </w:rPr>
  </w:style>
  <w:style w:type="paragraph" w:styleId="aff4">
    <w:name w:val="Document Map"/>
    <w:basedOn w:val="a"/>
    <w:link w:val="aff5"/>
    <w:uiPriority w:val="99"/>
    <w:semiHidden/>
    <w:unhideWhenUsed/>
    <w:rsid w:val="0089324E"/>
    <w:pPr>
      <w:spacing w:line="240" w:lineRule="auto"/>
    </w:pPr>
    <w:rPr>
      <w:rFonts w:ascii="Tahoma" w:eastAsia="Times New Roman" w:hAnsi="Tahoma" w:cs="Tahoma"/>
      <w:spacing w:val="-10"/>
      <w:sz w:val="16"/>
      <w:szCs w:val="16"/>
    </w:rPr>
  </w:style>
  <w:style w:type="character" w:customStyle="1" w:styleId="aff5">
    <w:name w:val="מפת מסמך תו"/>
    <w:basedOn w:val="a0"/>
    <w:link w:val="aff4"/>
    <w:uiPriority w:val="99"/>
    <w:semiHidden/>
    <w:rsid w:val="0089324E"/>
    <w:rPr>
      <w:rFonts w:ascii="Tahoma" w:eastAsia="Times New Roman" w:hAnsi="Tahoma" w:cs="Tahoma"/>
      <w:spacing w:val="-10"/>
      <w:sz w:val="16"/>
      <w:szCs w:val="16"/>
    </w:rPr>
  </w:style>
  <w:style w:type="paragraph" w:customStyle="1" w:styleId="aff6">
    <w:name w:val="הערת שוליים מ''מ"/>
    <w:basedOn w:val="aff1"/>
    <w:link w:val="aff7"/>
    <w:autoRedefine/>
    <w:qFormat/>
    <w:rsid w:val="0089324E"/>
    <w:pPr>
      <w:spacing w:line="360" w:lineRule="auto"/>
    </w:pPr>
    <w:rPr>
      <w:rFonts w:ascii="David" w:hAnsi="David" w:cs="Guttman Vilna"/>
      <w:bCs/>
      <w:spacing w:val="-10"/>
      <w:position w:val="8"/>
      <w:szCs w:val="26"/>
    </w:rPr>
  </w:style>
  <w:style w:type="character" w:customStyle="1" w:styleId="aff7">
    <w:name w:val="הערת שוליים מ''מ תו"/>
    <w:basedOn w:val="aff2"/>
    <w:link w:val="aff6"/>
    <w:rsid w:val="0089324E"/>
    <w:rPr>
      <w:rFonts w:ascii="David" w:hAnsi="David" w:cs="Guttman Vilna"/>
      <w:bCs/>
      <w:spacing w:val="-10"/>
      <w:position w:val="8"/>
      <w:sz w:val="18"/>
      <w:szCs w:val="26"/>
    </w:rPr>
  </w:style>
  <w:style w:type="paragraph" w:customStyle="1" w:styleId="aff8">
    <w:name w:val="הערת שוליים"/>
    <w:basedOn w:val="aff1"/>
    <w:autoRedefine/>
    <w:qFormat/>
    <w:rsid w:val="0089324E"/>
    <w:pPr>
      <w:spacing w:line="360" w:lineRule="auto"/>
    </w:pPr>
    <w:rPr>
      <w:rFonts w:ascii="David" w:hAnsi="David" w:cs="Guttman Vilna"/>
      <w:bCs/>
      <w:position w:val="8"/>
      <w:sz w:val="22"/>
      <w:szCs w:val="26"/>
    </w:rPr>
  </w:style>
  <w:style w:type="paragraph" w:customStyle="1" w:styleId="aff9">
    <w:name w:val="הערת שולייים"/>
    <w:basedOn w:val="aff1"/>
    <w:link w:val="affa"/>
    <w:autoRedefine/>
    <w:qFormat/>
    <w:rsid w:val="0089324E"/>
    <w:pPr>
      <w:spacing w:line="360" w:lineRule="auto"/>
      <w:jc w:val="left"/>
    </w:pPr>
    <w:rPr>
      <w:rFonts w:ascii="David" w:hAnsi="David" w:cs="Guttman Vilna"/>
      <w:bCs/>
      <w:position w:val="8"/>
      <w:sz w:val="32"/>
      <w:szCs w:val="26"/>
    </w:rPr>
  </w:style>
  <w:style w:type="character" w:customStyle="1" w:styleId="affa">
    <w:name w:val="הערת שולייים תו"/>
    <w:basedOn w:val="a0"/>
    <w:link w:val="aff9"/>
    <w:rsid w:val="0089324E"/>
    <w:rPr>
      <w:rFonts w:ascii="David" w:hAnsi="David" w:cs="Guttman Vilna"/>
      <w:bCs/>
      <w:position w:val="8"/>
      <w:sz w:val="32"/>
      <w:szCs w:val="26"/>
    </w:rPr>
  </w:style>
  <w:style w:type="paragraph" w:customStyle="1" w:styleId="affb">
    <w:name w:val="אמוראים"/>
    <w:basedOn w:val="a"/>
    <w:link w:val="affc"/>
    <w:qFormat/>
    <w:rsid w:val="00C132AE"/>
    <w:rPr>
      <w:rFonts w:ascii="Fb Fontext" w:hAnsi="Fb Fontext" w:cs="PFT_Frank"/>
      <w:b/>
      <w:bCs/>
      <w:sz w:val="14"/>
      <w:szCs w:val="12"/>
    </w:rPr>
  </w:style>
  <w:style w:type="paragraph" w:customStyle="1" w:styleId="affd">
    <w:name w:val="רקע והסבר"/>
    <w:basedOn w:val="a"/>
    <w:link w:val="affe"/>
    <w:qFormat/>
    <w:rsid w:val="007666DD"/>
    <w:rPr>
      <w:sz w:val="14"/>
      <w:szCs w:val="14"/>
    </w:rPr>
  </w:style>
  <w:style w:type="paragraph" w:customStyle="1" w:styleId="afff">
    <w:name w:val="רגיל אדום"/>
    <w:basedOn w:val="a"/>
    <w:rsid w:val="0089324E"/>
    <w:rPr>
      <w:color w:val="FF0000"/>
    </w:rPr>
  </w:style>
  <w:style w:type="paragraph" w:customStyle="1" w:styleId="afff0">
    <w:name w:val="דף"/>
    <w:basedOn w:val="a"/>
    <w:qFormat/>
    <w:rsid w:val="0089324E"/>
    <w:rPr>
      <w:rFonts w:ascii="David" w:hAnsi="David" w:cs="Guttman Vilna"/>
      <w:b/>
      <w:bCs/>
      <w:color w:val="0070C0"/>
      <w:sz w:val="32"/>
      <w:szCs w:val="30"/>
    </w:rPr>
  </w:style>
  <w:style w:type="paragraph" w:customStyle="1" w:styleId="afff1">
    <w:name w:val="חציצה"/>
    <w:basedOn w:val="a"/>
    <w:link w:val="afff2"/>
    <w:qFormat/>
    <w:rsid w:val="00B721E4"/>
    <w:pPr>
      <w:jc w:val="center"/>
    </w:pPr>
    <w:rPr>
      <w:rFonts w:cs="BA TM • Vilna Extra-Bold"/>
      <w:bCs/>
      <w:color w:val="A6A6A6" w:themeColor="background1" w:themeShade="A6"/>
    </w:rPr>
  </w:style>
  <w:style w:type="character" w:customStyle="1" w:styleId="afff2">
    <w:name w:val="חציצה תו"/>
    <w:basedOn w:val="a0"/>
    <w:link w:val="afff1"/>
    <w:rsid w:val="00B721E4"/>
    <w:rPr>
      <w:rFonts w:ascii="BA Fontov Regular" w:hAnsi="BA Fontov Regular" w:cs="BA TM • Vilna Extra-Bold"/>
      <w:bCs/>
      <w:color w:val="A6A6A6" w:themeColor="background1" w:themeShade="A6"/>
      <w:sz w:val="18"/>
      <w:szCs w:val="18"/>
    </w:rPr>
  </w:style>
  <w:style w:type="paragraph" w:customStyle="1" w:styleId="afff3">
    <w:name w:val="דף בצד"/>
    <w:basedOn w:val="afff0"/>
    <w:link w:val="afff4"/>
    <w:qFormat/>
    <w:rsid w:val="00800D78"/>
    <w:pPr>
      <w:framePr w:h="510" w:hRule="exact" w:hSpace="113" w:vSpace="113" w:wrap="around" w:vAnchor="text" w:hAnchor="page" w:xAlign="inside" w:y="1"/>
    </w:pPr>
    <w:rPr>
      <w:rFonts w:ascii="BA TM • Vilna Extra-Bold" w:hAnsi="BA TM • Vilna Extra-Bold" w:cs="BA TM • Vilna Extra-Bold"/>
      <w:bCs w:val="0"/>
      <w:color w:val="auto"/>
      <w:sz w:val="20"/>
      <w:szCs w:val="18"/>
    </w:rPr>
  </w:style>
  <w:style w:type="paragraph" w:customStyle="1" w:styleId="afff5">
    <w:name w:val="מסכת"/>
    <w:basedOn w:val="a"/>
    <w:autoRedefine/>
    <w:rsid w:val="004A209B"/>
    <w:pPr>
      <w:framePr w:hSpace="113" w:vSpace="284" w:wrap="around" w:vAnchor="page" w:hAnchor="page" w:xAlign="center" w:yAlign="bottom"/>
      <w:spacing w:line="240" w:lineRule="auto"/>
      <w:jc w:val="center"/>
    </w:pPr>
    <w:rPr>
      <w:rFonts w:cs="Guttman Vilna"/>
      <w:bCs/>
      <w:color w:val="C00000"/>
      <w:szCs w:val="10"/>
    </w:rPr>
  </w:style>
  <w:style w:type="paragraph" w:customStyle="1" w:styleId="afff6">
    <w:name w:val="פרק"/>
    <w:basedOn w:val="a"/>
    <w:autoRedefine/>
    <w:rsid w:val="003611A3"/>
    <w:pPr>
      <w:framePr w:h="284" w:hRule="exact" w:hSpace="181" w:wrap="around" w:vAnchor="page" w:hAnchor="text" w:xAlign="right" w:yAlign="bottom"/>
      <w:widowControl w:val="0"/>
      <w:spacing w:line="240" w:lineRule="auto"/>
    </w:pPr>
    <w:rPr>
      <w:color w:val="FF0000"/>
      <w:szCs w:val="10"/>
    </w:rPr>
  </w:style>
  <w:style w:type="paragraph" w:customStyle="1" w:styleId="afff7">
    <w:name w:val="פרק שם"/>
    <w:basedOn w:val="a"/>
    <w:autoRedefine/>
    <w:rsid w:val="004A209B"/>
    <w:pPr>
      <w:framePr w:hSpace="567" w:wrap="around" w:vAnchor="page" w:hAnchor="text" w:yAlign="bottom"/>
      <w:spacing w:line="240" w:lineRule="auto"/>
      <w:jc w:val="right"/>
    </w:pPr>
    <w:rPr>
      <w:rFonts w:cs="Guttman Vilna"/>
      <w:bCs/>
      <w:color w:val="FF0000"/>
      <w:sz w:val="24"/>
      <w:szCs w:val="10"/>
    </w:rPr>
  </w:style>
  <w:style w:type="paragraph" w:customStyle="1" w:styleId="afff8">
    <w:name w:val="דפים בפרק ב"/>
    <w:basedOn w:val="a"/>
    <w:rsid w:val="0089324E"/>
    <w:pPr>
      <w:framePr w:h="284" w:hRule="exact" w:hSpace="181" w:wrap="around" w:vAnchor="page" w:hAnchor="page" w:x="2836" w:yAlign="bottom"/>
      <w:spacing w:after="60" w:line="300" w:lineRule="exact"/>
    </w:pPr>
    <w:rPr>
      <w:color w:val="FF0000"/>
    </w:rPr>
  </w:style>
  <w:style w:type="paragraph" w:customStyle="1" w:styleId="afff9">
    <w:name w:val="משניות"/>
    <w:basedOn w:val="a"/>
    <w:link w:val="afffa"/>
    <w:rsid w:val="005E0B95"/>
    <w:pPr>
      <w:shd w:val="clear" w:color="auto" w:fill="F2F2F2" w:themeFill="background1" w:themeFillShade="F2"/>
    </w:pPr>
    <w:rPr>
      <w:rFonts w:cs="BA Vilna Bold"/>
      <w:spacing w:val="4"/>
      <w:sz w:val="22"/>
      <w:szCs w:val="22"/>
    </w:rPr>
  </w:style>
  <w:style w:type="character" w:customStyle="1" w:styleId="afffa">
    <w:name w:val="משניות תו"/>
    <w:basedOn w:val="a0"/>
    <w:link w:val="afff9"/>
    <w:rsid w:val="005E0B95"/>
    <w:rPr>
      <w:rFonts w:ascii="BA Fontov Regular" w:hAnsi="BA Fontov Regular" w:cs="BA Vilna Bold"/>
      <w:spacing w:val="4"/>
      <w:sz w:val="22"/>
      <w:szCs w:val="22"/>
      <w:shd w:val="clear" w:color="auto" w:fill="F2F2F2" w:themeFill="background1" w:themeFillShade="F2"/>
    </w:rPr>
  </w:style>
  <w:style w:type="paragraph" w:customStyle="1" w:styleId="afffb">
    <w:name w:val="דעות"/>
    <w:basedOn w:val="a"/>
    <w:rsid w:val="0089324E"/>
    <w:pPr>
      <w:tabs>
        <w:tab w:val="right" w:pos="4677"/>
        <w:tab w:val="left" w:pos="4961"/>
      </w:tabs>
      <w:spacing w:after="50"/>
      <w:ind w:firstLine="720"/>
      <w:contextualSpacing/>
    </w:pPr>
  </w:style>
  <w:style w:type="paragraph" w:styleId="afffc">
    <w:name w:val="Intense Quote"/>
    <w:basedOn w:val="a"/>
    <w:next w:val="a"/>
    <w:link w:val="afffd"/>
    <w:uiPriority w:val="30"/>
    <w:qFormat/>
    <w:rsid w:val="0089324E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afffd">
    <w:name w:val="ציטוט חזק תו"/>
    <w:basedOn w:val="a0"/>
    <w:link w:val="afffc"/>
    <w:uiPriority w:val="30"/>
    <w:rsid w:val="0089324E"/>
    <w:rPr>
      <w:rFonts w:ascii="BA Fontov Regular" w:hAnsi="BA Fontov Regular" w:cs="FrankRuehl"/>
      <w:i/>
      <w:iCs/>
      <w:color w:val="5B9BD5" w:themeColor="accent1"/>
      <w:sz w:val="18"/>
      <w:szCs w:val="20"/>
    </w:rPr>
  </w:style>
  <w:style w:type="character" w:customStyle="1" w:styleId="afffe">
    <w:name w:val="מודגש"/>
    <w:basedOn w:val="a0"/>
    <w:uiPriority w:val="1"/>
    <w:rsid w:val="002B60C6"/>
    <w:rPr>
      <w:rFonts w:cs="FrankRuehl"/>
      <w:bCs/>
      <w:szCs w:val="18"/>
    </w:rPr>
  </w:style>
  <w:style w:type="paragraph" w:customStyle="1" w:styleId="affff">
    <w:name w:val="הדרן עלך"/>
    <w:basedOn w:val="a"/>
    <w:link w:val="affff0"/>
    <w:qFormat/>
    <w:rsid w:val="00B34500"/>
    <w:pPr>
      <w:jc w:val="center"/>
    </w:pPr>
    <w:rPr>
      <w:rFonts w:ascii="Fb Fontext" w:hAnsi="Fb Fontext" w:cs="BA Or Tzadikim Regular"/>
      <w:bCs/>
      <w:color w:val="808080" w:themeColor="background1" w:themeShade="80"/>
      <w:spacing w:val="4"/>
      <w:sz w:val="24"/>
      <w:szCs w:val="20"/>
    </w:rPr>
  </w:style>
  <w:style w:type="character" w:customStyle="1" w:styleId="affff0">
    <w:name w:val="הדרן עלך תו"/>
    <w:basedOn w:val="a0"/>
    <w:link w:val="affff"/>
    <w:rsid w:val="00B34500"/>
    <w:rPr>
      <w:rFonts w:ascii="Fb Fontext" w:hAnsi="Fb Fontext" w:cs="BA Or Tzadikim Regular"/>
      <w:bCs/>
      <w:color w:val="808080" w:themeColor="background1" w:themeShade="80"/>
      <w:spacing w:val="4"/>
      <w:sz w:val="24"/>
      <w:szCs w:val="20"/>
    </w:rPr>
  </w:style>
  <w:style w:type="paragraph" w:customStyle="1" w:styleId="21">
    <w:name w:val="כולל 2"/>
    <w:basedOn w:val="a"/>
    <w:link w:val="22"/>
    <w:qFormat/>
    <w:rsid w:val="00DA5378"/>
    <w:pPr>
      <w:spacing w:after="200" w:line="360" w:lineRule="exact"/>
    </w:pPr>
    <w:rPr>
      <w:rFonts w:ascii="Fb Fontext" w:hAnsi="Fb Fontext" w:cs="BA Vilna Bold"/>
      <w:spacing w:val="-4"/>
    </w:rPr>
  </w:style>
  <w:style w:type="character" w:customStyle="1" w:styleId="22">
    <w:name w:val="כולל 2 תו"/>
    <w:basedOn w:val="a0"/>
    <w:link w:val="21"/>
    <w:rsid w:val="00DA5378"/>
    <w:rPr>
      <w:rFonts w:ascii="Fb Fontext" w:hAnsi="Fb Fontext" w:cs="BA Vilna Bold"/>
      <w:spacing w:val="-4"/>
      <w:sz w:val="18"/>
      <w:szCs w:val="18"/>
    </w:rPr>
  </w:style>
  <w:style w:type="paragraph" w:customStyle="1" w:styleId="affff1">
    <w:name w:val="ד''ה משנה"/>
    <w:basedOn w:val="a"/>
    <w:link w:val="affff2"/>
    <w:autoRedefine/>
    <w:qFormat/>
    <w:rsid w:val="00B721E4"/>
    <w:pPr>
      <w:spacing w:before="60"/>
      <w:ind w:end="320"/>
      <w:contextualSpacing/>
      <w:jc w:val="center"/>
    </w:pPr>
    <w:rPr>
      <w:rFonts w:ascii="Fb Fontext" w:hAnsi="Fb Fontext" w:cs="BA Vilna Bold"/>
      <w:spacing w:val="4"/>
      <w:sz w:val="22"/>
      <w:szCs w:val="22"/>
    </w:rPr>
  </w:style>
  <w:style w:type="character" w:customStyle="1" w:styleId="affff2">
    <w:name w:val="ד''ה משנה תו"/>
    <w:basedOn w:val="a0"/>
    <w:link w:val="affff1"/>
    <w:rsid w:val="00B721E4"/>
    <w:rPr>
      <w:rFonts w:ascii="Fb Fontext" w:hAnsi="Fb Fontext" w:cs="BA Vilna Bold"/>
      <w:spacing w:val="4"/>
      <w:sz w:val="22"/>
      <w:szCs w:val="22"/>
    </w:rPr>
  </w:style>
  <w:style w:type="paragraph" w:customStyle="1" w:styleId="affff3">
    <w:name w:val="מבואה"/>
    <w:basedOn w:val="a"/>
    <w:link w:val="affff4"/>
    <w:qFormat/>
    <w:rsid w:val="0089324E"/>
    <w:pPr>
      <w:framePr w:hSpace="567" w:wrap="notBeside" w:vAnchor="text" w:hAnchor="page" w:xAlign="right" w:y="1"/>
      <w:pBdr>
        <w:top w:val="single" w:sz="4" w:space="2" w:color="auto"/>
        <w:bottom w:val="single" w:sz="4" w:space="2" w:color="auto"/>
      </w:pBdr>
      <w:spacing w:before="240" w:after="240"/>
      <w:ind w:left="2835"/>
      <w:jc w:val="center"/>
    </w:pPr>
    <w:rPr>
      <w:rFonts w:ascii="David" w:eastAsia="Times New Roman" w:hAnsi="David" w:cs="David"/>
      <w:b/>
      <w:bCs/>
      <w:color w:val="A6A6A6" w:themeColor="background1" w:themeShade="A6"/>
    </w:rPr>
  </w:style>
  <w:style w:type="character" w:customStyle="1" w:styleId="affff4">
    <w:name w:val="מבואה תו"/>
    <w:basedOn w:val="a0"/>
    <w:link w:val="affff3"/>
    <w:rsid w:val="0089324E"/>
    <w:rPr>
      <w:rFonts w:ascii="David" w:eastAsia="Times New Roman" w:hAnsi="David" w:cs="David"/>
      <w:b/>
      <w:bCs/>
      <w:color w:val="A6A6A6" w:themeColor="background1" w:themeShade="A6"/>
      <w:sz w:val="18"/>
      <w:szCs w:val="20"/>
    </w:rPr>
  </w:style>
  <w:style w:type="paragraph" w:customStyle="1" w:styleId="affff5">
    <w:name w:val="טור הערות לאוקמי"/>
    <w:basedOn w:val="aff1"/>
    <w:link w:val="affff6"/>
    <w:qFormat/>
    <w:rsid w:val="0089324E"/>
    <w:pPr>
      <w:ind w:left="113" w:hanging="113"/>
    </w:pPr>
  </w:style>
  <w:style w:type="character" w:customStyle="1" w:styleId="affff6">
    <w:name w:val="טור הערות לאוקמי תו"/>
    <w:basedOn w:val="aff2"/>
    <w:link w:val="affff5"/>
    <w:rsid w:val="0089324E"/>
    <w:rPr>
      <w:rFonts w:ascii="BA Fontov Regular" w:hAnsi="BA Fontov Regular" w:cs="FrankRuehl"/>
      <w:sz w:val="18"/>
      <w:szCs w:val="20"/>
    </w:rPr>
  </w:style>
  <w:style w:type="paragraph" w:styleId="affff7">
    <w:name w:val="Body Text"/>
    <w:basedOn w:val="a"/>
    <w:link w:val="affff8"/>
    <w:uiPriority w:val="99"/>
    <w:unhideWhenUsed/>
    <w:rsid w:val="0089324E"/>
    <w:pPr>
      <w:spacing w:after="120"/>
    </w:pPr>
  </w:style>
  <w:style w:type="character" w:customStyle="1" w:styleId="affff8">
    <w:name w:val="גוף טקסט תו"/>
    <w:basedOn w:val="a0"/>
    <w:link w:val="affff7"/>
    <w:uiPriority w:val="99"/>
    <w:rsid w:val="0089324E"/>
    <w:rPr>
      <w:rFonts w:ascii="BA Fontov Regular" w:hAnsi="BA Fontov Regular" w:cs="FrankRuehl"/>
      <w:sz w:val="18"/>
      <w:szCs w:val="20"/>
    </w:rPr>
  </w:style>
  <w:style w:type="paragraph" w:styleId="affff9">
    <w:name w:val="Body Text First Indent"/>
    <w:basedOn w:val="a"/>
    <w:link w:val="affffa"/>
    <w:uiPriority w:val="99"/>
    <w:semiHidden/>
    <w:unhideWhenUsed/>
    <w:rsid w:val="0089324E"/>
    <w:pPr>
      <w:spacing w:line="360" w:lineRule="exact"/>
      <w:ind w:firstLine="360"/>
    </w:pPr>
    <w:rPr>
      <w:rFonts w:asciiTheme="minorHAnsi" w:hAnsiTheme="minorHAnsi"/>
      <w:sz w:val="22"/>
    </w:rPr>
  </w:style>
  <w:style w:type="character" w:customStyle="1" w:styleId="affffa">
    <w:name w:val="כניסת שורה ראשונה בגוף טקסט תו"/>
    <w:basedOn w:val="affff8"/>
    <w:link w:val="affff9"/>
    <w:uiPriority w:val="99"/>
    <w:semiHidden/>
    <w:rsid w:val="0089324E"/>
    <w:rPr>
      <w:rFonts w:ascii="BA Fontov Regular" w:hAnsi="BA Fontov Regular" w:cs="FrankRuehl"/>
      <w:sz w:val="18"/>
      <w:szCs w:val="20"/>
    </w:rPr>
  </w:style>
  <w:style w:type="paragraph" w:customStyle="1" w:styleId="01">
    <w:name w:val="0.1 משנה"/>
    <w:basedOn w:val="afff9"/>
    <w:link w:val="010"/>
    <w:qFormat/>
    <w:rsid w:val="0089324E"/>
    <w:rPr>
      <w:b/>
      <w:spacing w:val="-4"/>
      <w:sz w:val="22"/>
      <w:szCs w:val="22"/>
    </w:rPr>
  </w:style>
  <w:style w:type="character" w:customStyle="1" w:styleId="010">
    <w:name w:val="0.1 משנה תו"/>
    <w:basedOn w:val="afffa"/>
    <w:link w:val="01"/>
    <w:rsid w:val="0089324E"/>
    <w:rPr>
      <w:rFonts w:ascii="BA Fontov Regular" w:hAnsi="BA Fontov Regular" w:cs="BA Vilna Bold"/>
      <w:b/>
      <w:spacing w:val="-4"/>
      <w:sz w:val="20"/>
      <w:szCs w:val="18"/>
      <w:shd w:val="clear" w:color="auto" w:fill="F2F2F2" w:themeFill="background1" w:themeFillShade="F2"/>
    </w:rPr>
  </w:style>
  <w:style w:type="paragraph" w:customStyle="1" w:styleId="03">
    <w:name w:val="0.3 משנה"/>
    <w:basedOn w:val="afff9"/>
    <w:link w:val="030"/>
    <w:qFormat/>
    <w:rsid w:val="0089324E"/>
    <w:rPr>
      <w:rFonts w:ascii="Fb Fontext" w:hAnsi="Fb Fontext"/>
      <w:b/>
      <w:spacing w:val="-8"/>
      <w:sz w:val="22"/>
      <w:szCs w:val="22"/>
    </w:rPr>
  </w:style>
  <w:style w:type="character" w:customStyle="1" w:styleId="030">
    <w:name w:val="0.3 משנה תו"/>
    <w:basedOn w:val="010"/>
    <w:link w:val="03"/>
    <w:rsid w:val="0089324E"/>
    <w:rPr>
      <w:rFonts w:ascii="Fb Fontext" w:hAnsi="Fb Fontext" w:cs="BA Vilna Bold"/>
      <w:b/>
      <w:spacing w:val="-8"/>
      <w:sz w:val="18"/>
      <w:szCs w:val="18"/>
      <w:shd w:val="clear" w:color="auto" w:fill="F2F2F2" w:themeFill="background1" w:themeFillShade="F2"/>
    </w:rPr>
  </w:style>
  <w:style w:type="paragraph" w:customStyle="1" w:styleId="11">
    <w:name w:val="סגנון1"/>
    <w:basedOn w:val="03"/>
    <w:link w:val="12"/>
    <w:qFormat/>
    <w:rsid w:val="0089324E"/>
  </w:style>
  <w:style w:type="character" w:customStyle="1" w:styleId="12">
    <w:name w:val="סגנון1 תו"/>
    <w:basedOn w:val="030"/>
    <w:link w:val="11"/>
    <w:rsid w:val="0089324E"/>
    <w:rPr>
      <w:rFonts w:ascii="Fb Fontext" w:hAnsi="Fb Fontext" w:cs="BA Vilna Bold"/>
      <w:b/>
      <w:spacing w:val="-8"/>
      <w:sz w:val="18"/>
      <w:szCs w:val="18"/>
      <w:shd w:val="clear" w:color="auto" w:fill="F2F2F2" w:themeFill="background1" w:themeFillShade="F2"/>
    </w:rPr>
  </w:style>
  <w:style w:type="paragraph" w:customStyle="1" w:styleId="affffb">
    <w:name w:val="פיסקת תשובה"/>
    <w:basedOn w:val="a7"/>
    <w:link w:val="affffc"/>
    <w:qFormat/>
    <w:rsid w:val="0089324E"/>
    <w:pPr>
      <w:ind w:left="397" w:hanging="113"/>
    </w:pPr>
    <w:rPr>
      <w:rFonts w:ascii="Fb Fontext" w:hAnsi="Fb Fontext"/>
    </w:rPr>
  </w:style>
  <w:style w:type="character" w:customStyle="1" w:styleId="affffc">
    <w:name w:val="פיסקת תשובה תו"/>
    <w:basedOn w:val="a8"/>
    <w:link w:val="affffb"/>
    <w:rsid w:val="0089324E"/>
    <w:rPr>
      <w:rFonts w:ascii="Fb Fontext" w:hAnsi="Fb Fontext" w:cs="FrankRuehl"/>
      <w:sz w:val="18"/>
      <w:szCs w:val="20"/>
    </w:rPr>
  </w:style>
  <w:style w:type="paragraph" w:styleId="23">
    <w:name w:val="Body Text 2"/>
    <w:basedOn w:val="a"/>
    <w:link w:val="24"/>
    <w:uiPriority w:val="99"/>
    <w:unhideWhenUsed/>
    <w:rsid w:val="0089324E"/>
    <w:rPr>
      <w:rFonts w:ascii="David" w:hAnsi="David"/>
      <w:w w:val="92"/>
    </w:rPr>
  </w:style>
  <w:style w:type="character" w:customStyle="1" w:styleId="24">
    <w:name w:val="גוף טקסט 2 תו"/>
    <w:basedOn w:val="a0"/>
    <w:link w:val="23"/>
    <w:uiPriority w:val="99"/>
    <w:rsid w:val="0089324E"/>
    <w:rPr>
      <w:rFonts w:ascii="David" w:hAnsi="David" w:cs="FrankRuehl"/>
      <w:w w:val="92"/>
      <w:sz w:val="18"/>
      <w:szCs w:val="20"/>
    </w:rPr>
  </w:style>
  <w:style w:type="paragraph" w:styleId="25">
    <w:name w:val="Body Text Indent 2"/>
    <w:basedOn w:val="a"/>
    <w:link w:val="26"/>
    <w:uiPriority w:val="99"/>
    <w:unhideWhenUsed/>
    <w:rsid w:val="0089324E"/>
    <w:pPr>
      <w:ind w:left="720"/>
    </w:pPr>
    <w:rPr>
      <w:rFonts w:ascii="David" w:hAnsi="David"/>
      <w:w w:val="92"/>
    </w:rPr>
  </w:style>
  <w:style w:type="character" w:customStyle="1" w:styleId="26">
    <w:name w:val="כניסה בגוף טקסט 2 תו"/>
    <w:basedOn w:val="a0"/>
    <w:link w:val="25"/>
    <w:uiPriority w:val="99"/>
    <w:rsid w:val="0089324E"/>
    <w:rPr>
      <w:rFonts w:ascii="David" w:hAnsi="David" w:cs="FrankRuehl"/>
      <w:w w:val="92"/>
      <w:sz w:val="18"/>
      <w:szCs w:val="20"/>
    </w:rPr>
  </w:style>
  <w:style w:type="paragraph" w:customStyle="1" w:styleId="affffd">
    <w:name w:val="כוכבים"/>
    <w:basedOn w:val="a"/>
    <w:rsid w:val="00345D08"/>
    <w:pPr>
      <w:jc w:val="center"/>
    </w:pPr>
    <w:rPr>
      <w:bCs/>
      <w:color w:val="A6A6A6" w:themeColor="background1" w:themeShade="A6"/>
    </w:rPr>
  </w:style>
  <w:style w:type="paragraph" w:customStyle="1" w:styleId="041">
    <w:name w:val="0.4"/>
    <w:basedOn w:val="a"/>
    <w:link w:val="042"/>
    <w:qFormat/>
    <w:rsid w:val="0089324E"/>
    <w:rPr>
      <w:rFonts w:ascii="Fb Fontext" w:hAnsi="Fb Fontext"/>
      <w:spacing w:val="-8"/>
    </w:rPr>
  </w:style>
  <w:style w:type="character" w:customStyle="1" w:styleId="042">
    <w:name w:val="0.4 תו"/>
    <w:basedOn w:val="a0"/>
    <w:link w:val="041"/>
    <w:rsid w:val="0089324E"/>
    <w:rPr>
      <w:rFonts w:ascii="Fb Fontext" w:hAnsi="Fb Fontext" w:cs="FrankRuehl"/>
      <w:spacing w:val="-8"/>
      <w:sz w:val="18"/>
      <w:szCs w:val="20"/>
    </w:rPr>
  </w:style>
  <w:style w:type="paragraph" w:customStyle="1" w:styleId="021">
    <w:name w:val="0.2"/>
    <w:basedOn w:val="041"/>
    <w:link w:val="022"/>
    <w:rsid w:val="0089324E"/>
  </w:style>
  <w:style w:type="character" w:customStyle="1" w:styleId="022">
    <w:name w:val="0.2 תו"/>
    <w:basedOn w:val="042"/>
    <w:link w:val="021"/>
    <w:rsid w:val="0089324E"/>
    <w:rPr>
      <w:rFonts w:ascii="Fb Fontext" w:hAnsi="Fb Fontext" w:cs="FrankRuehl"/>
      <w:spacing w:val="-8"/>
      <w:sz w:val="18"/>
      <w:szCs w:val="20"/>
    </w:rPr>
  </w:style>
  <w:style w:type="paragraph" w:styleId="affffe">
    <w:name w:val="No Spacing"/>
    <w:uiPriority w:val="1"/>
    <w:qFormat/>
    <w:rsid w:val="0089324E"/>
    <w:pPr>
      <w:bidi/>
      <w:spacing w:after="0" w:line="240" w:lineRule="auto"/>
      <w:ind w:left="454" w:hanging="454"/>
      <w:jc w:val="both"/>
    </w:pPr>
    <w:rPr>
      <w:rFonts w:ascii="BA Fontov Regular" w:hAnsi="BA Fontov Regular" w:cs="FrankRuehl"/>
      <w:sz w:val="18"/>
      <w:szCs w:val="20"/>
    </w:rPr>
  </w:style>
  <w:style w:type="character" w:customStyle="1" w:styleId="affc">
    <w:name w:val="אמוראים תו"/>
    <w:basedOn w:val="a0"/>
    <w:link w:val="affb"/>
    <w:rsid w:val="00C132AE"/>
    <w:rPr>
      <w:rFonts w:ascii="Fb Fontext" w:hAnsi="Fb Fontext" w:cs="PFT_Frank"/>
      <w:b/>
      <w:bCs/>
      <w:sz w:val="14"/>
      <w:szCs w:val="12"/>
    </w:rPr>
  </w:style>
  <w:style w:type="character" w:customStyle="1" w:styleId="affe">
    <w:name w:val="רקע והסבר תו"/>
    <w:basedOn w:val="a0"/>
    <w:link w:val="affd"/>
    <w:rsid w:val="007666DD"/>
    <w:rPr>
      <w:rFonts w:ascii="BA Fontov Regular" w:hAnsi="BA Fontov Regular" w:cs="FrankRuehl"/>
      <w:sz w:val="14"/>
      <w:szCs w:val="14"/>
    </w:rPr>
  </w:style>
  <w:style w:type="paragraph" w:styleId="afffff">
    <w:name w:val="Revision"/>
    <w:hidden/>
    <w:uiPriority w:val="99"/>
    <w:semiHidden/>
    <w:rsid w:val="001D26F4"/>
    <w:pPr>
      <w:spacing w:after="0" w:line="240" w:lineRule="auto"/>
    </w:pPr>
    <w:rPr>
      <w:rFonts w:ascii="BA Fontov Regular" w:hAnsi="BA Fontov Regular" w:cs="FrankRuehl"/>
      <w:sz w:val="18"/>
      <w:szCs w:val="18"/>
    </w:rPr>
  </w:style>
  <w:style w:type="paragraph" w:styleId="afffff0">
    <w:name w:val="Plain Text"/>
    <w:basedOn w:val="a"/>
    <w:link w:val="afffff1"/>
    <w:uiPriority w:val="99"/>
    <w:unhideWhenUsed/>
    <w:rsid w:val="00E02C4B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afffff1">
    <w:name w:val="טקסט רגיל תו"/>
    <w:basedOn w:val="a0"/>
    <w:link w:val="afffff0"/>
    <w:uiPriority w:val="99"/>
    <w:rsid w:val="00E02C4B"/>
    <w:rPr>
      <w:rFonts w:ascii="Consolas" w:hAnsi="Consolas" w:cs="FrankRuehl"/>
      <w:sz w:val="21"/>
      <w:szCs w:val="21"/>
    </w:rPr>
  </w:style>
  <w:style w:type="character" w:styleId="HTML">
    <w:name w:val="HTML Acronym"/>
    <w:basedOn w:val="a0"/>
    <w:uiPriority w:val="99"/>
    <w:unhideWhenUsed/>
    <w:rsid w:val="008A4E41"/>
  </w:style>
  <w:style w:type="paragraph" w:customStyle="1" w:styleId="afffff2">
    <w:name w:val="נושא"/>
    <w:basedOn w:val="a"/>
    <w:link w:val="afffff3"/>
    <w:qFormat/>
    <w:rsid w:val="001F767C"/>
    <w:pPr>
      <w:spacing w:before="60"/>
      <w:jc w:val="center"/>
    </w:pPr>
    <w:rPr>
      <w:rFonts w:ascii="BA Esthetic Regular" w:hAnsi="BA Esthetic Regular" w:cs="PFT_Frank"/>
      <w:bCs/>
      <w:szCs w:val="15"/>
    </w:rPr>
  </w:style>
  <w:style w:type="character" w:customStyle="1" w:styleId="afffff3">
    <w:name w:val="נושא תו"/>
    <w:basedOn w:val="a0"/>
    <w:link w:val="afffff2"/>
    <w:rsid w:val="001F767C"/>
    <w:rPr>
      <w:rFonts w:ascii="BA Esthetic Regular" w:hAnsi="BA Esthetic Regular" w:cs="PFT_Frank"/>
      <w:bCs/>
      <w:sz w:val="18"/>
      <w:szCs w:val="15"/>
    </w:rPr>
  </w:style>
  <w:style w:type="character" w:customStyle="1" w:styleId="afff4">
    <w:name w:val="דף בצד תו"/>
    <w:basedOn w:val="a0"/>
    <w:link w:val="afff3"/>
    <w:rsid w:val="00800D78"/>
    <w:rPr>
      <w:rFonts w:ascii="BA TM • Vilna Extra-Bold" w:hAnsi="BA TM • Vilna Extra-Bold" w:cs="BA TM • Vilna Extra-Bold"/>
      <w:b/>
      <w:sz w:val="20"/>
      <w:szCs w:val="18"/>
    </w:rPr>
  </w:style>
  <w:style w:type="paragraph" w:customStyle="1" w:styleId="afffff4">
    <w:name w:val="תנאי משנה"/>
    <w:basedOn w:val="afff9"/>
    <w:link w:val="afffff5"/>
    <w:qFormat/>
    <w:rsid w:val="00EE2FD0"/>
    <w:rPr>
      <w:rFonts w:cs="BA TM • Vilna Extra-Bold"/>
      <w:b/>
      <w:sz w:val="18"/>
      <w:szCs w:val="18"/>
    </w:rPr>
  </w:style>
  <w:style w:type="character" w:customStyle="1" w:styleId="afffff5">
    <w:name w:val="תנאי משנה תו"/>
    <w:basedOn w:val="afffa"/>
    <w:link w:val="afffff4"/>
    <w:rsid w:val="00EE2FD0"/>
    <w:rPr>
      <w:rFonts w:ascii="BA Fontov Regular" w:hAnsi="BA Fontov Regular" w:cs="BA TM • Vilna Extra-Bold"/>
      <w:b/>
      <w:spacing w:val="4"/>
      <w:sz w:val="18"/>
      <w:szCs w:val="18"/>
      <w:shd w:val="clear" w:color="auto" w:fill="F2F2F2" w:themeFill="background1" w:themeFillShade="F2"/>
    </w:rPr>
  </w:style>
  <w:style w:type="paragraph" w:customStyle="1" w:styleId="36">
    <w:name w:val="חלון 3"/>
    <w:basedOn w:val="a"/>
    <w:link w:val="37"/>
    <w:autoRedefine/>
    <w:qFormat/>
    <w:rsid w:val="00957A14"/>
    <w:pPr>
      <w:keepNext/>
      <w:framePr w:wrap="notBeside" w:vAnchor="text" w:hAnchor="text" w:x="3482" w:y="58"/>
      <w:spacing w:line="140" w:lineRule="exact"/>
      <w:jc w:val="right"/>
    </w:pPr>
    <w:rPr>
      <w:rFonts w:ascii="BA TM • Vilna Extra-Bold" w:hAnsi="BA TM • Vilna Extra-Bold" w:cs="BA TM • Vilna Extra-Bold"/>
      <w:color w:val="3B3838" w:themeColor="background2" w:themeShade="40"/>
      <w:spacing w:val="2"/>
      <w:sz w:val="14"/>
      <w:szCs w:val="14"/>
    </w:rPr>
  </w:style>
  <w:style w:type="character" w:customStyle="1" w:styleId="37">
    <w:name w:val="חלון 3 תו"/>
    <w:basedOn w:val="a0"/>
    <w:link w:val="36"/>
    <w:rsid w:val="00957A14"/>
    <w:rPr>
      <w:rFonts w:ascii="BA TM • Vilna Extra-Bold" w:hAnsi="BA TM • Vilna Extra-Bold" w:cs="BA TM • Vilna Extra-Bold"/>
      <w:color w:val="3B3838" w:themeColor="background2" w:themeShade="40"/>
      <w:spacing w:val="2"/>
      <w:sz w:val="14"/>
      <w:szCs w:val="14"/>
    </w:rPr>
  </w:style>
  <w:style w:type="character" w:customStyle="1" w:styleId="MisparKeta">
    <w:name w:val="מספר קטע"/>
    <w:basedOn w:val="a0"/>
    <w:uiPriority w:val="1"/>
    <w:qFormat/>
    <w:rPr>
      <w:rFonts w:cs="BA Vilna Bold"/>
      <w:bCs/>
      <w:color w:val="7A5A14"/>
      <w:szCs w:val="14"/>
    </w:rPr>
  </w:style>
  <w:style w:type="character" w:customStyle="1" w:styleId="NoseMishna">
    <w:name w:val="נושא משנה"/>
    <w:basedOn w:val="a0"/>
    <w:uiPriority w:val="1"/>
    <w:qFormat/>
    <w:rPr>
      <w:rFonts w:cs="BA TM • Vilna Extra-Bold"/>
      <w:spacing w:val="4"/>
      <w:sz w:val="22"/>
      <w:szCs w:val="22"/>
    </w:rPr>
  </w:style>
  <w:style w:type="character" w:customStyle="1" w:styleId="TanaimMishna">
    <w:name w:val="תנאי המשנה"/>
    <w:basedOn w:val="a0"/>
    <w:uiPriority w:val="1"/>
    <w:qFormat/>
    <w:rPr>
      <w:rFonts w:ascii="BA Vilna Bold" w:hAnsi="BA Vilna Bold" w:cs="BA Vilna Bold"/>
      <w:b/>
      <w:bCs/>
      <w:spacing w:val="4"/>
      <w:sz w:val="18"/>
      <w:szCs w:val="18"/>
    </w:rPr>
  </w:style>
  <w:style w:type="character" w:customStyle="1" w:styleId="HesberMishna">
    <w:name w:val="הסבר במשנה"/>
    <w:basedOn w:val="a0"/>
    <w:uiPriority w:val="1"/>
    <w:qFormat/>
    <w:rPr>
      <w:rFonts w:ascii="Fb Fontext" w:hAnsi="Fb Fontext" w:cs="FrankRuehl"/>
      <w:sz w:val="16"/>
      <w:szCs w:val="16"/>
    </w:rPr>
  </w:style>
  <w:style w:type="paragraph" w:customStyle="1" w:styleId="MishnaBatzad">
    <w:name w:val="משנה בצד"/>
    <w:basedOn w:val="a"/>
    <w:qFormat/>
    <w:pPr>
      <w:framePr w:w="700" w:hSpace="57" w:wrap="around" w:vAnchor="text" w:hAnchor="text" w:x="3516" w:y="1"/>
      <w:pBdr>
        <w:top w:val="single" w:sz="4" w:space="1" w:color="8A7D66"/>
        <w:left w:val="single" w:sz="4" w:space="1" w:color="8A7D66"/>
        <w:bottom w:val="single" w:sz="4" w:space="1" w:color="8A7D66"/>
        <w:right w:val="single" w:sz="4" w:space="1" w:color="8A7D66"/>
      </w:pBdr>
      <w:spacing w:line="200" w:lineRule="exact"/>
      <w:jc w:val="center"/>
    </w:pPr>
    <w:rPr>
      <w:rFonts w:ascii="BA Vilna Bold" w:hAnsi="BA Vilna Bold" w:cs="BA Vilna Bold"/>
      <w:bCs/>
      <w:color w:val="7A6A45"/>
      <w:sz w:val="14"/>
      <w:szCs w:val="14"/>
    </w:rPr>
  </w:style>
  <w:style w:type="paragraph" w:customStyle="1" w:styleId="PetichatPerek">
    <w:name w:val="פתיחת פרק"/>
    <w:basedOn w:val="a"/>
    <w:next w:val="a"/>
    <w:qFormat/>
    <w:pPr>
      <w:keepNext/>
      <w:keepLines/>
      <w:jc w:val="center"/>
    </w:pPr>
    <w:rPr>
      <w:rFonts w:ascii="BA Fontov Regular" w:hAnsi="BA Fontov Regular" w:cs="BA TM • Vilna Extra-Bold"/>
      <w:color w:val="000000"/>
      <w:spacing w:val="4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5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45193D-442C-4C8F-8E93-F9603629B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1804</TotalTime>
  <Pages>47</Pages>
  <Words>10540</Words>
  <Characters>46377</Characters>
  <Application>Microsoft Office Word</Application>
  <DocSecurity>0</DocSecurity>
  <Lines>1855</Lines>
  <Paragraphs>2032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m7654301@gmail.com</dc:creator>
  <cp:keywords/>
  <dc:description/>
  <cp:lastModifiedBy>מישהו אחד</cp:lastModifiedBy>
  <cp:revision>478</cp:revision>
  <dcterms:created xsi:type="dcterms:W3CDTF">2022-02-10T09:07:00Z</dcterms:created>
  <dcterms:modified xsi:type="dcterms:W3CDTF">2023-11-29T15:00:00Z</dcterms:modified>
</cp:coreProperties>
</file>